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EE63" w14:textId="77777777" w:rsidR="00DF513E" w:rsidRPr="009D6B7B" w:rsidRDefault="00DF513E" w:rsidP="00DF513E">
      <w:pPr>
        <w:jc w:val="center"/>
        <w:rPr>
          <w:rFonts w:ascii="Arial" w:hAnsi="Arial" w:cs="Arial"/>
          <w:b/>
          <w:bCs/>
          <w:sz w:val="28"/>
          <w:szCs w:val="28"/>
        </w:rPr>
      </w:pPr>
      <w:proofErr w:type="spellStart"/>
      <w:r w:rsidRPr="009D6B7B">
        <w:rPr>
          <w:rFonts w:ascii="Arial" w:hAnsi="Arial" w:cs="Arial"/>
          <w:b/>
          <w:bCs/>
          <w:sz w:val="28"/>
          <w:szCs w:val="28"/>
        </w:rPr>
        <w:t>Nzvimbo</w:t>
      </w:r>
      <w:proofErr w:type="spellEnd"/>
      <w:r w:rsidRPr="009D6B7B">
        <w:rPr>
          <w:rFonts w:ascii="Arial" w:hAnsi="Arial" w:cs="Arial"/>
          <w:b/>
          <w:bCs/>
          <w:sz w:val="28"/>
          <w:szCs w:val="28"/>
        </w:rPr>
        <w:t xml:space="preserve"> Tsvene (Part 3)- (Believers &amp; Their Children)</w:t>
      </w:r>
    </w:p>
    <w:p w14:paraId="34011D43" w14:textId="77777777" w:rsidR="00DF513E" w:rsidRPr="009D6B7B" w:rsidRDefault="00DF513E" w:rsidP="00DF513E">
      <w:pPr>
        <w:jc w:val="center"/>
        <w:rPr>
          <w:rFonts w:ascii="Arial" w:hAnsi="Arial" w:cs="Arial"/>
          <w:b/>
          <w:bCs/>
          <w:sz w:val="28"/>
          <w:szCs w:val="28"/>
        </w:rPr>
      </w:pPr>
      <w:r w:rsidRPr="009D6B7B">
        <w:rPr>
          <w:rFonts w:ascii="Arial" w:hAnsi="Arial" w:cs="Arial"/>
          <w:b/>
          <w:bCs/>
          <w:sz w:val="28"/>
          <w:szCs w:val="28"/>
        </w:rPr>
        <w:t>10-0625</w:t>
      </w:r>
    </w:p>
    <w:p w14:paraId="63129B7E" w14:textId="77777777" w:rsidR="001156DF" w:rsidRDefault="001156DF" w:rsidP="001156DF">
      <w:pPr>
        <w:spacing w:line="276" w:lineRule="auto"/>
        <w:jc w:val="both"/>
        <w:rPr>
          <w:rFonts w:ascii="Arial" w:hAnsi="Arial" w:cs="Arial"/>
          <w:sz w:val="28"/>
          <w:szCs w:val="28"/>
        </w:rPr>
      </w:pPr>
      <w:r w:rsidRPr="00FB252F">
        <w:rPr>
          <w:rFonts w:ascii="Arial" w:hAnsi="Arial" w:cs="Arial"/>
          <w:sz w:val="28"/>
          <w:szCs w:val="28"/>
          <w:vertAlign w:val="superscript"/>
        </w:rPr>
        <w:t>1</w:t>
      </w:r>
      <w:r>
        <w:rPr>
          <w:rFonts w:ascii="Arial" w:hAnsi="Arial" w:cs="Arial"/>
          <w:sz w:val="28"/>
          <w:szCs w:val="28"/>
        </w:rPr>
        <w:t xml:space="preserve"> </w:t>
      </w:r>
      <w:proofErr w:type="spellStart"/>
      <w:r w:rsidRPr="00C338A3">
        <w:rPr>
          <w:rFonts w:ascii="Arial" w:hAnsi="Arial" w:cs="Arial"/>
          <w:sz w:val="28"/>
          <w:szCs w:val="28"/>
        </w:rPr>
        <w:t>Totenda</w:t>
      </w:r>
      <w:proofErr w:type="spellEnd"/>
      <w:r w:rsidRPr="00C338A3">
        <w:rPr>
          <w:rFonts w:ascii="Arial" w:hAnsi="Arial" w:cs="Arial"/>
          <w:sz w:val="28"/>
          <w:szCs w:val="28"/>
        </w:rPr>
        <w:t xml:space="preserve"> Mwari </w:t>
      </w:r>
      <w:proofErr w:type="spellStart"/>
      <w:r w:rsidRPr="00C338A3">
        <w:rPr>
          <w:rFonts w:ascii="Arial" w:hAnsi="Arial" w:cs="Arial"/>
          <w:sz w:val="28"/>
          <w:szCs w:val="28"/>
        </w:rPr>
        <w:t>zvakare</w:t>
      </w:r>
      <w:proofErr w:type="spellEnd"/>
      <w:r w:rsidRPr="00C338A3">
        <w:rPr>
          <w:rFonts w:ascii="Arial" w:hAnsi="Arial" w:cs="Arial"/>
          <w:sz w:val="28"/>
          <w:szCs w:val="28"/>
        </w:rPr>
        <w:t xml:space="preserve"> </w:t>
      </w:r>
      <w:proofErr w:type="spellStart"/>
      <w:r w:rsidRPr="00C338A3">
        <w:rPr>
          <w:rFonts w:ascii="Arial" w:hAnsi="Arial" w:cs="Arial"/>
          <w:sz w:val="28"/>
          <w:szCs w:val="28"/>
        </w:rPr>
        <w:t>zuva</w:t>
      </w:r>
      <w:proofErr w:type="spellEnd"/>
      <w:r w:rsidRPr="00C338A3">
        <w:rPr>
          <w:rFonts w:ascii="Arial" w:hAnsi="Arial" w:cs="Arial"/>
          <w:sz w:val="28"/>
          <w:szCs w:val="28"/>
        </w:rPr>
        <w:t xml:space="preserve"> </w:t>
      </w:r>
      <w:proofErr w:type="spellStart"/>
      <w:r w:rsidRPr="00C338A3">
        <w:rPr>
          <w:rFonts w:ascii="Arial" w:hAnsi="Arial" w:cs="Arial"/>
          <w:sz w:val="28"/>
          <w:szCs w:val="28"/>
        </w:rPr>
        <w:t>remuteuro</w:t>
      </w:r>
      <w:proofErr w:type="spellEnd"/>
      <w:r w:rsidRPr="00C338A3">
        <w:rPr>
          <w:rFonts w:ascii="Arial" w:hAnsi="Arial" w:cs="Arial"/>
          <w:sz w:val="28"/>
          <w:szCs w:val="28"/>
        </w:rPr>
        <w:t xml:space="preserve"> </w:t>
      </w:r>
      <w:proofErr w:type="spellStart"/>
      <w:r w:rsidRPr="00C338A3">
        <w:rPr>
          <w:rFonts w:ascii="Arial" w:hAnsi="Arial" w:cs="Arial"/>
          <w:sz w:val="28"/>
          <w:szCs w:val="28"/>
        </w:rPr>
        <w:t>zvakare</w:t>
      </w:r>
      <w:proofErr w:type="spellEnd"/>
      <w:r w:rsidRPr="00C338A3">
        <w:rPr>
          <w:rFonts w:ascii="Arial" w:hAnsi="Arial" w:cs="Arial"/>
          <w:sz w:val="28"/>
          <w:szCs w:val="28"/>
        </w:rPr>
        <w:t xml:space="preserve"> </w:t>
      </w:r>
      <w:proofErr w:type="spellStart"/>
      <w:r w:rsidRPr="00C338A3">
        <w:rPr>
          <w:rFonts w:ascii="Arial" w:hAnsi="Arial" w:cs="Arial"/>
          <w:sz w:val="28"/>
          <w:szCs w:val="28"/>
        </w:rPr>
        <w:t>nhas</w:t>
      </w:r>
      <w:r>
        <w:rPr>
          <w:rFonts w:ascii="Arial" w:hAnsi="Arial" w:cs="Arial"/>
          <w:sz w:val="28"/>
          <w:szCs w:val="28"/>
        </w:rPr>
        <w:t>i</w:t>
      </w:r>
      <w:proofErr w:type="spellEnd"/>
      <w:r>
        <w:rPr>
          <w:rFonts w:ascii="Arial" w:hAnsi="Arial" w:cs="Arial"/>
          <w:sz w:val="28"/>
          <w:szCs w:val="28"/>
        </w:rPr>
        <w:t xml:space="preserve">, </w:t>
      </w:r>
      <w:proofErr w:type="spellStart"/>
      <w:r>
        <w:rPr>
          <w:rFonts w:ascii="Arial" w:hAnsi="Arial" w:cs="Arial"/>
          <w:sz w:val="28"/>
          <w:szCs w:val="28"/>
        </w:rPr>
        <w:t>mukana</w:t>
      </w:r>
      <w:proofErr w:type="spellEnd"/>
      <w:r>
        <w:rPr>
          <w:rFonts w:ascii="Arial" w:hAnsi="Arial" w:cs="Arial"/>
          <w:sz w:val="28"/>
          <w:szCs w:val="28"/>
        </w:rPr>
        <w:t xml:space="preserve"> </w:t>
      </w:r>
      <w:proofErr w:type="spellStart"/>
      <w:r>
        <w:rPr>
          <w:rFonts w:ascii="Arial" w:hAnsi="Arial" w:cs="Arial"/>
          <w:sz w:val="28"/>
          <w:szCs w:val="28"/>
        </w:rPr>
        <w:t>watapihwa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tigugudze</w:t>
      </w:r>
      <w:proofErr w:type="spellEnd"/>
      <w:r>
        <w:rPr>
          <w:rFonts w:ascii="Arial" w:hAnsi="Arial" w:cs="Arial"/>
          <w:sz w:val="28"/>
          <w:szCs w:val="28"/>
        </w:rPr>
        <w:t xml:space="preserve"> </w:t>
      </w:r>
      <w:proofErr w:type="spellStart"/>
      <w:r>
        <w:rPr>
          <w:rFonts w:ascii="Arial" w:hAnsi="Arial" w:cs="Arial"/>
          <w:sz w:val="28"/>
          <w:szCs w:val="28"/>
        </w:rPr>
        <w:t>asi</w:t>
      </w:r>
      <w:proofErr w:type="spellEnd"/>
      <w:r>
        <w:rPr>
          <w:rFonts w:ascii="Arial" w:hAnsi="Arial" w:cs="Arial"/>
          <w:sz w:val="28"/>
          <w:szCs w:val="28"/>
        </w:rPr>
        <w:t xml:space="preserve"> </w:t>
      </w:r>
      <w:proofErr w:type="spellStart"/>
      <w:r>
        <w:rPr>
          <w:rFonts w:ascii="Arial" w:hAnsi="Arial" w:cs="Arial"/>
          <w:sz w:val="28"/>
          <w:szCs w:val="28"/>
        </w:rPr>
        <w:t>ngatitendei</w:t>
      </w:r>
      <w:proofErr w:type="spellEnd"/>
      <w:r>
        <w:rPr>
          <w:rFonts w:ascii="Arial" w:hAnsi="Arial" w:cs="Arial"/>
          <w:sz w:val="28"/>
          <w:szCs w:val="28"/>
        </w:rPr>
        <w:t xml:space="preserve"> </w:t>
      </w:r>
      <w:proofErr w:type="spellStart"/>
      <w:r>
        <w:rPr>
          <w:rFonts w:ascii="Arial" w:hAnsi="Arial" w:cs="Arial"/>
          <w:sz w:val="28"/>
          <w:szCs w:val="28"/>
        </w:rPr>
        <w:t>chaizvo</w:t>
      </w:r>
      <w:proofErr w:type="spellEnd"/>
      <w:r>
        <w:rPr>
          <w:rFonts w:ascii="Arial" w:hAnsi="Arial" w:cs="Arial"/>
          <w:sz w:val="28"/>
          <w:szCs w:val="28"/>
        </w:rPr>
        <w:t xml:space="preserve"> </w:t>
      </w:r>
      <w:proofErr w:type="spellStart"/>
      <w:r>
        <w:rPr>
          <w:rFonts w:ascii="Arial" w:hAnsi="Arial" w:cs="Arial"/>
          <w:sz w:val="28"/>
          <w:szCs w:val="28"/>
        </w:rPr>
        <w:t>nekuda</w:t>
      </w:r>
      <w:proofErr w:type="spellEnd"/>
      <w:r>
        <w:rPr>
          <w:rFonts w:ascii="Arial" w:hAnsi="Arial" w:cs="Arial"/>
          <w:sz w:val="28"/>
          <w:szCs w:val="28"/>
        </w:rPr>
        <w:t xml:space="preserve"> </w:t>
      </w:r>
      <w:proofErr w:type="spellStart"/>
      <w:r>
        <w:rPr>
          <w:rFonts w:ascii="Arial" w:hAnsi="Arial" w:cs="Arial"/>
          <w:sz w:val="28"/>
          <w:szCs w:val="28"/>
        </w:rPr>
        <w:t>kwemharidzo</w:t>
      </w:r>
      <w:proofErr w:type="spellEnd"/>
      <w:r>
        <w:rPr>
          <w:rFonts w:ascii="Arial" w:hAnsi="Arial" w:cs="Arial"/>
          <w:sz w:val="28"/>
          <w:szCs w:val="28"/>
        </w:rPr>
        <w:t xml:space="preserve"> </w:t>
      </w:r>
      <w:proofErr w:type="spellStart"/>
      <w:r>
        <w:rPr>
          <w:rFonts w:ascii="Arial" w:hAnsi="Arial" w:cs="Arial"/>
          <w:sz w:val="28"/>
          <w:szCs w:val="28"/>
        </w:rPr>
        <w:t>yedu</w:t>
      </w:r>
      <w:proofErr w:type="spellEnd"/>
      <w:r>
        <w:rPr>
          <w:rFonts w:ascii="Arial" w:hAnsi="Arial" w:cs="Arial"/>
          <w:sz w:val="28"/>
          <w:szCs w:val="28"/>
        </w:rPr>
        <w:t xml:space="preserve"> </w:t>
      </w:r>
      <w:proofErr w:type="spellStart"/>
      <w:r>
        <w:rPr>
          <w:rFonts w:ascii="Arial" w:hAnsi="Arial" w:cs="Arial"/>
          <w:sz w:val="28"/>
          <w:szCs w:val="28"/>
        </w:rPr>
        <w:t>yane</w:t>
      </w:r>
      <w:proofErr w:type="spellEnd"/>
      <w:r>
        <w:rPr>
          <w:rFonts w:ascii="Arial" w:hAnsi="Arial" w:cs="Arial"/>
          <w:sz w:val="28"/>
          <w:szCs w:val="28"/>
        </w:rPr>
        <w:t xml:space="preserve"> </w:t>
      </w:r>
      <w:proofErr w:type="spellStart"/>
      <w:r>
        <w:rPr>
          <w:rFonts w:ascii="Arial" w:hAnsi="Arial" w:cs="Arial"/>
          <w:sz w:val="28"/>
          <w:szCs w:val="28"/>
        </w:rPr>
        <w:t>zuro</w:t>
      </w:r>
      <w:proofErr w:type="spellEnd"/>
      <w:r>
        <w:rPr>
          <w:rFonts w:ascii="Arial" w:hAnsi="Arial" w:cs="Arial"/>
          <w:sz w:val="28"/>
          <w:szCs w:val="28"/>
        </w:rPr>
        <w:t xml:space="preserve">. </w:t>
      </w:r>
      <w:bookmarkStart w:id="0" w:name="_Hlk206570485"/>
      <w:r w:rsidRPr="00DF6A73">
        <w:rPr>
          <w:rFonts w:ascii="Arial" w:hAnsi="Arial" w:cs="Arial"/>
          <w:sz w:val="18"/>
          <w:szCs w:val="18"/>
        </w:rPr>
        <w:t xml:space="preserve">[Congregation says, “Amen.”] </w:t>
      </w:r>
      <w:r>
        <w:rPr>
          <w:rFonts w:ascii="Arial" w:hAnsi="Arial" w:cs="Arial"/>
          <w:sz w:val="28"/>
          <w:szCs w:val="28"/>
        </w:rPr>
        <w:t xml:space="preserve"> </w:t>
      </w:r>
      <w:bookmarkEnd w:id="0"/>
      <w:proofErr w:type="spellStart"/>
      <w:r>
        <w:rPr>
          <w:rFonts w:ascii="Arial" w:hAnsi="Arial" w:cs="Arial"/>
          <w:sz w:val="28"/>
          <w:szCs w:val="28"/>
        </w:rPr>
        <w:t>Hachisi</w:t>
      </w:r>
      <w:proofErr w:type="spellEnd"/>
      <w:r>
        <w:rPr>
          <w:rFonts w:ascii="Arial" w:hAnsi="Arial" w:cs="Arial"/>
          <w:sz w:val="28"/>
          <w:szCs w:val="28"/>
        </w:rPr>
        <w:t xml:space="preserve"> </w:t>
      </w:r>
      <w:proofErr w:type="spellStart"/>
      <w:r>
        <w:rPr>
          <w:rFonts w:ascii="Arial" w:hAnsi="Arial" w:cs="Arial"/>
          <w:sz w:val="28"/>
          <w:szCs w:val="28"/>
        </w:rPr>
        <w:t>chinhu</w:t>
      </w:r>
      <w:proofErr w:type="spellEnd"/>
      <w:r>
        <w:rPr>
          <w:rFonts w:ascii="Arial" w:hAnsi="Arial" w:cs="Arial"/>
          <w:sz w:val="28"/>
          <w:szCs w:val="28"/>
        </w:rPr>
        <w:t xml:space="preserve"> </w:t>
      </w:r>
      <w:proofErr w:type="spellStart"/>
      <w:r>
        <w:rPr>
          <w:rFonts w:ascii="Arial" w:hAnsi="Arial" w:cs="Arial"/>
          <w:sz w:val="28"/>
          <w:szCs w:val="28"/>
        </w:rPr>
        <w:t>chiri</w:t>
      </w:r>
      <w:proofErr w:type="spellEnd"/>
      <w:r>
        <w:rPr>
          <w:rFonts w:ascii="Arial" w:hAnsi="Arial" w:cs="Arial"/>
          <w:sz w:val="28"/>
          <w:szCs w:val="28"/>
        </w:rPr>
        <w:t xml:space="preserve">  </w:t>
      </w:r>
      <w:proofErr w:type="spellStart"/>
      <w:r>
        <w:rPr>
          <w:rFonts w:ascii="Arial" w:hAnsi="Arial" w:cs="Arial"/>
          <w:sz w:val="28"/>
          <w:szCs w:val="28"/>
        </w:rPr>
        <w:t>nyore</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uzive</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nzvimbo</w:t>
      </w:r>
      <w:proofErr w:type="spellEnd"/>
      <w:r>
        <w:rPr>
          <w:rFonts w:ascii="Arial" w:hAnsi="Arial" w:cs="Arial"/>
          <w:sz w:val="28"/>
          <w:szCs w:val="28"/>
        </w:rPr>
        <w:t xml:space="preserve"> </w:t>
      </w:r>
      <w:proofErr w:type="spellStart"/>
      <w:r>
        <w:rPr>
          <w:rFonts w:ascii="Arial" w:hAnsi="Arial" w:cs="Arial"/>
          <w:sz w:val="28"/>
          <w:szCs w:val="28"/>
        </w:rPr>
        <w:t>yekunamatira</w:t>
      </w:r>
      <w:proofErr w:type="spellEnd"/>
      <w:r>
        <w:rPr>
          <w:rFonts w:ascii="Arial" w:hAnsi="Arial" w:cs="Arial"/>
          <w:sz w:val="28"/>
          <w:szCs w:val="28"/>
        </w:rPr>
        <w:t xml:space="preserve"> </w:t>
      </w:r>
      <w:proofErr w:type="spellStart"/>
      <w:r>
        <w:rPr>
          <w:rFonts w:ascii="Arial" w:hAnsi="Arial" w:cs="Arial"/>
          <w:sz w:val="28"/>
          <w:szCs w:val="28"/>
        </w:rPr>
        <w:t>imwe</w:t>
      </w:r>
      <w:proofErr w:type="spellEnd"/>
      <w:r>
        <w:rPr>
          <w:rFonts w:ascii="Arial" w:hAnsi="Arial" w:cs="Arial"/>
          <w:sz w:val="28"/>
          <w:szCs w:val="28"/>
        </w:rPr>
        <w:t xml:space="preserve">…? </w:t>
      </w:r>
      <w:r w:rsidRPr="000F338C">
        <w:rPr>
          <w:rFonts w:ascii="Arial" w:hAnsi="Arial" w:cs="Arial"/>
          <w:sz w:val="18"/>
          <w:szCs w:val="18"/>
        </w:rPr>
        <w:t>[Congregation says, “</w:t>
      </w:r>
      <w:proofErr w:type="spellStart"/>
      <w:r w:rsidRPr="000F338C">
        <w:rPr>
          <w:rFonts w:ascii="Arial" w:hAnsi="Arial" w:cs="Arial"/>
          <w:sz w:val="18"/>
          <w:szCs w:val="18"/>
        </w:rPr>
        <w:t>imwe</w:t>
      </w:r>
      <w:proofErr w:type="spellEnd"/>
      <w:r w:rsidRPr="000F338C">
        <w:rPr>
          <w:rFonts w:ascii="Arial" w:hAnsi="Arial" w:cs="Arial"/>
          <w:sz w:val="18"/>
          <w:szCs w:val="18"/>
        </w:rPr>
        <w:t xml:space="preserve"> </w:t>
      </w:r>
      <w:proofErr w:type="spellStart"/>
      <w:r w:rsidRPr="000F338C">
        <w:rPr>
          <w:rFonts w:ascii="Arial" w:hAnsi="Arial" w:cs="Arial"/>
          <w:sz w:val="18"/>
          <w:szCs w:val="18"/>
        </w:rPr>
        <w:t>chete</w:t>
      </w:r>
      <w:proofErr w:type="spellEnd"/>
      <w:r w:rsidRPr="000F338C">
        <w:rPr>
          <w:rFonts w:ascii="Arial" w:hAnsi="Arial" w:cs="Arial"/>
          <w:sz w:val="18"/>
          <w:szCs w:val="18"/>
        </w:rPr>
        <w:t xml:space="preserve">.”] </w:t>
      </w:r>
      <w:proofErr w:type="spellStart"/>
      <w:r>
        <w:rPr>
          <w:rFonts w:ascii="Arial" w:hAnsi="Arial" w:cs="Arial"/>
          <w:sz w:val="28"/>
          <w:szCs w:val="28"/>
        </w:rPr>
        <w:t>Unokura</w:t>
      </w:r>
      <w:proofErr w:type="spellEnd"/>
      <w:r>
        <w:rPr>
          <w:rFonts w:ascii="Arial" w:hAnsi="Arial" w:cs="Arial"/>
          <w:sz w:val="28"/>
          <w:szCs w:val="28"/>
        </w:rPr>
        <w:t xml:space="preserve"> </w:t>
      </w:r>
      <w:proofErr w:type="spellStart"/>
      <w:r>
        <w:rPr>
          <w:rFonts w:ascii="Arial" w:hAnsi="Arial" w:cs="Arial"/>
          <w:sz w:val="28"/>
          <w:szCs w:val="28"/>
        </w:rPr>
        <w:t>uchingofunga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dzakawanda</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ndozvazvakaita</w:t>
      </w:r>
      <w:proofErr w:type="spellEnd"/>
      <w:r>
        <w:rPr>
          <w:rFonts w:ascii="Arial" w:hAnsi="Arial" w:cs="Arial"/>
          <w:sz w:val="28"/>
          <w:szCs w:val="28"/>
        </w:rPr>
        <w:t xml:space="preserve"> </w:t>
      </w:r>
      <w:proofErr w:type="spellStart"/>
      <w:r>
        <w:rPr>
          <w:rFonts w:ascii="Arial" w:hAnsi="Arial" w:cs="Arial"/>
          <w:sz w:val="28"/>
          <w:szCs w:val="28"/>
        </w:rPr>
        <w:t>mukati</w:t>
      </w:r>
      <w:proofErr w:type="spellEnd"/>
      <w:r>
        <w:rPr>
          <w:rFonts w:ascii="Arial" w:hAnsi="Arial" w:cs="Arial"/>
          <w:sz w:val="28"/>
          <w:szCs w:val="28"/>
        </w:rPr>
        <w:t xml:space="preserve"> </w:t>
      </w:r>
      <w:proofErr w:type="spellStart"/>
      <w:r>
        <w:rPr>
          <w:rFonts w:ascii="Arial" w:hAnsi="Arial" w:cs="Arial"/>
          <w:sz w:val="28"/>
          <w:szCs w:val="28"/>
        </w:rPr>
        <w:t>menyi</w:t>
      </w:r>
      <w:proofErr w:type="spellEnd"/>
      <w:r>
        <w:rPr>
          <w:rFonts w:ascii="Arial" w:hAnsi="Arial" w:cs="Arial"/>
          <w:sz w:val="28"/>
          <w:szCs w:val="28"/>
        </w:rPr>
        <w:t xml:space="preserve">…? </w:t>
      </w:r>
      <w:r w:rsidRPr="000F338C">
        <w:rPr>
          <w:rFonts w:ascii="Arial" w:hAnsi="Arial" w:cs="Arial"/>
          <w:sz w:val="18"/>
          <w:szCs w:val="18"/>
        </w:rPr>
        <w:t>[Congregation says, “</w:t>
      </w:r>
      <w:proofErr w:type="spellStart"/>
      <w:r w:rsidRPr="000F338C">
        <w:rPr>
          <w:rFonts w:ascii="Arial" w:hAnsi="Arial" w:cs="Arial"/>
          <w:sz w:val="18"/>
          <w:szCs w:val="18"/>
        </w:rPr>
        <w:t>menyika</w:t>
      </w:r>
      <w:proofErr w:type="spellEnd"/>
      <w:r>
        <w:rPr>
          <w:rFonts w:ascii="Arial" w:hAnsi="Arial" w:cs="Arial"/>
          <w:sz w:val="18"/>
          <w:szCs w:val="18"/>
        </w:rPr>
        <w:t>,</w:t>
      </w:r>
      <w:r w:rsidRPr="000F338C">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menyika</w:t>
      </w:r>
      <w:proofErr w:type="spellEnd"/>
      <w:r>
        <w:rPr>
          <w:rFonts w:ascii="Arial" w:hAnsi="Arial" w:cs="Arial"/>
          <w:sz w:val="28"/>
          <w:szCs w:val="28"/>
        </w:rPr>
        <w:t xml:space="preserve">. But </w:t>
      </w:r>
      <w:proofErr w:type="spellStart"/>
      <w:r>
        <w:rPr>
          <w:rFonts w:ascii="Arial" w:hAnsi="Arial" w:cs="Arial"/>
          <w:sz w:val="28"/>
          <w:szCs w:val="28"/>
        </w:rPr>
        <w:t>chionai</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 xml:space="preserve"> </w:t>
      </w:r>
      <w:proofErr w:type="spellStart"/>
      <w:r>
        <w:rPr>
          <w:rFonts w:ascii="Arial" w:hAnsi="Arial" w:cs="Arial"/>
          <w:sz w:val="28"/>
          <w:szCs w:val="28"/>
        </w:rPr>
        <w:t>dzatakawana</w:t>
      </w:r>
      <w:proofErr w:type="spellEnd"/>
      <w:r>
        <w:rPr>
          <w:rFonts w:ascii="Arial" w:hAnsi="Arial" w:cs="Arial"/>
          <w:sz w:val="28"/>
          <w:szCs w:val="28"/>
        </w:rPr>
        <w:t xml:space="preserve">, try and think what price you would pay just to find yourself in the right </w:t>
      </w:r>
      <w:proofErr w:type="spellStart"/>
      <w:r>
        <w:rPr>
          <w:rFonts w:ascii="Arial" w:hAnsi="Arial" w:cs="Arial"/>
          <w:sz w:val="28"/>
          <w:szCs w:val="28"/>
        </w:rPr>
        <w:t>pla</w:t>
      </w:r>
      <w:proofErr w:type="spellEnd"/>
      <w:r>
        <w:rPr>
          <w:rFonts w:ascii="Arial" w:hAnsi="Arial" w:cs="Arial"/>
          <w:sz w:val="28"/>
          <w:szCs w:val="28"/>
        </w:rPr>
        <w:t xml:space="preserve">…? </w:t>
      </w:r>
      <w:r w:rsidRPr="000F338C">
        <w:rPr>
          <w:rFonts w:ascii="Arial" w:hAnsi="Arial" w:cs="Arial"/>
          <w:sz w:val="18"/>
          <w:szCs w:val="18"/>
        </w:rPr>
        <w:t>[Congregation says, “place.”]</w:t>
      </w:r>
    </w:p>
    <w:p w14:paraId="5BE41B8B" w14:textId="77777777" w:rsidR="001156DF" w:rsidRDefault="001156DF" w:rsidP="001156DF">
      <w:pPr>
        <w:spacing w:line="276" w:lineRule="auto"/>
        <w:jc w:val="both"/>
        <w:rPr>
          <w:rFonts w:ascii="Arial" w:hAnsi="Arial" w:cs="Arial"/>
          <w:sz w:val="28"/>
          <w:szCs w:val="28"/>
        </w:rPr>
      </w:pPr>
      <w:r w:rsidRPr="00FB252F">
        <w:rPr>
          <w:rFonts w:ascii="Arial" w:hAnsi="Arial" w:cs="Arial"/>
          <w:sz w:val="28"/>
          <w:szCs w:val="28"/>
          <w:vertAlign w:val="superscript"/>
        </w:rPr>
        <w:t>2</w:t>
      </w:r>
      <w:r>
        <w:rPr>
          <w:rFonts w:ascii="Arial" w:hAnsi="Arial" w:cs="Arial"/>
          <w:sz w:val="28"/>
          <w:szCs w:val="28"/>
        </w:rPr>
        <w:t xml:space="preserve"> Just imagine </w:t>
      </w:r>
      <w:proofErr w:type="spellStart"/>
      <w:r>
        <w:rPr>
          <w:rFonts w:ascii="Arial" w:hAnsi="Arial" w:cs="Arial"/>
          <w:sz w:val="28"/>
          <w:szCs w:val="28"/>
        </w:rPr>
        <w:t>ha’moona</w:t>
      </w:r>
      <w:proofErr w:type="spellEnd"/>
      <w:r>
        <w:rPr>
          <w:rFonts w:ascii="Arial" w:hAnsi="Arial" w:cs="Arial"/>
          <w:sz w:val="28"/>
          <w:szCs w:val="28"/>
        </w:rPr>
        <w:t xml:space="preserve">, Mwari </w:t>
      </w:r>
      <w:proofErr w:type="spellStart"/>
      <w:r>
        <w:rPr>
          <w:rFonts w:ascii="Arial" w:hAnsi="Arial" w:cs="Arial"/>
          <w:sz w:val="28"/>
          <w:szCs w:val="28"/>
        </w:rPr>
        <w:t>paanonamatiwa</w:t>
      </w:r>
      <w:proofErr w:type="spellEnd"/>
      <w:r>
        <w:rPr>
          <w:rFonts w:ascii="Arial" w:hAnsi="Arial" w:cs="Arial"/>
          <w:sz w:val="28"/>
          <w:szCs w:val="28"/>
        </w:rPr>
        <w:t xml:space="preserve"> </w:t>
      </w:r>
      <w:proofErr w:type="spellStart"/>
      <w:r>
        <w:rPr>
          <w:rFonts w:ascii="Arial" w:hAnsi="Arial" w:cs="Arial"/>
          <w:sz w:val="28"/>
          <w:szCs w:val="28"/>
        </w:rPr>
        <w:t>pamwe</w:t>
      </w:r>
      <w:proofErr w:type="spellEnd"/>
      <w:r>
        <w:rPr>
          <w:rFonts w:ascii="Arial" w:hAnsi="Arial" w:cs="Arial"/>
          <w:sz w:val="28"/>
          <w:szCs w:val="28"/>
        </w:rPr>
        <w:t xml:space="preserve"> </w:t>
      </w:r>
      <w:proofErr w:type="spellStart"/>
      <w:r>
        <w:rPr>
          <w:rFonts w:ascii="Arial" w:hAnsi="Arial" w:cs="Arial"/>
          <w:sz w:val="28"/>
          <w:szCs w:val="28"/>
        </w:rPr>
        <w:t>chete</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And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paanonamatiwa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ndopa</w:t>
      </w:r>
      <w:proofErr w:type="spellEnd"/>
      <w:r>
        <w:rPr>
          <w:rFonts w:ascii="Arial" w:hAnsi="Arial" w:cs="Arial"/>
          <w:sz w:val="28"/>
          <w:szCs w:val="28"/>
        </w:rPr>
        <w:t xml:space="preserve"> Spoken Word, </w:t>
      </w:r>
      <w:proofErr w:type="spellStart"/>
      <w:r>
        <w:rPr>
          <w:rFonts w:ascii="Arial" w:hAnsi="Arial" w:cs="Arial"/>
          <w:sz w:val="28"/>
          <w:szCs w:val="28"/>
        </w:rPr>
        <w:t>ndopa</w:t>
      </w:r>
      <w:proofErr w:type="spellEnd"/>
      <w:r>
        <w:rPr>
          <w:rFonts w:ascii="Arial" w:hAnsi="Arial" w:cs="Arial"/>
          <w:sz w:val="28"/>
          <w:szCs w:val="28"/>
        </w:rPr>
        <w:t xml:space="preserve"> Shoko </w:t>
      </w:r>
      <w:proofErr w:type="spellStart"/>
      <w:r>
        <w:rPr>
          <w:rFonts w:ascii="Arial" w:hAnsi="Arial" w:cs="Arial"/>
          <w:sz w:val="28"/>
          <w:szCs w:val="28"/>
        </w:rPr>
        <w:t>rechinzvarwache</w:t>
      </w:r>
      <w:proofErr w:type="spellEnd"/>
      <w:r>
        <w:rPr>
          <w:rFonts w:ascii="Arial" w:hAnsi="Arial" w:cs="Arial"/>
          <w:sz w:val="28"/>
          <w:szCs w:val="28"/>
        </w:rPr>
        <w:t>…</w:t>
      </w:r>
      <w:proofErr w:type="spellStart"/>
      <w:r>
        <w:rPr>
          <w:rFonts w:ascii="Arial" w:hAnsi="Arial" w:cs="Arial"/>
          <w:sz w:val="28"/>
          <w:szCs w:val="28"/>
        </w:rPr>
        <w:t>chenguva</w:t>
      </w:r>
      <w:proofErr w:type="spellEnd"/>
      <w:r>
        <w:rPr>
          <w:rFonts w:ascii="Arial" w:hAnsi="Arial" w:cs="Arial"/>
          <w:sz w:val="28"/>
          <w:szCs w:val="28"/>
        </w:rPr>
        <w:t xml:space="preserve"> </w:t>
      </w:r>
      <w:proofErr w:type="spellStart"/>
      <w:r>
        <w:rPr>
          <w:rFonts w:ascii="Arial" w:hAnsi="Arial" w:cs="Arial"/>
          <w:sz w:val="28"/>
          <w:szCs w:val="28"/>
        </w:rPr>
        <w:t>ino</w:t>
      </w:r>
      <w:proofErr w:type="spellEnd"/>
      <w:r>
        <w:rPr>
          <w:rFonts w:ascii="Arial" w:hAnsi="Arial" w:cs="Arial"/>
          <w:sz w:val="28"/>
          <w:szCs w:val="28"/>
        </w:rPr>
        <w:t xml:space="preserve">. </w:t>
      </w:r>
      <w:proofErr w:type="spellStart"/>
      <w:r>
        <w:rPr>
          <w:rFonts w:ascii="Arial" w:hAnsi="Arial" w:cs="Arial"/>
          <w:sz w:val="28"/>
          <w:szCs w:val="28"/>
        </w:rPr>
        <w:t>Zvimwe</w:t>
      </w:r>
      <w:proofErr w:type="spellEnd"/>
      <w:r>
        <w:rPr>
          <w:rFonts w:ascii="Arial" w:hAnsi="Arial" w:cs="Arial"/>
          <w:sz w:val="28"/>
          <w:szCs w:val="28"/>
        </w:rPr>
        <w:t xml:space="preserve"> </w:t>
      </w:r>
      <w:proofErr w:type="spellStart"/>
      <w:r>
        <w:rPr>
          <w:rFonts w:ascii="Arial" w:hAnsi="Arial" w:cs="Arial"/>
          <w:sz w:val="28"/>
          <w:szCs w:val="28"/>
        </w:rPr>
        <w:t>zvose</w:t>
      </w:r>
      <w:proofErr w:type="spellEnd"/>
      <w:r>
        <w:rPr>
          <w:rFonts w:ascii="Arial" w:hAnsi="Arial" w:cs="Arial"/>
          <w:sz w:val="28"/>
          <w:szCs w:val="28"/>
        </w:rPr>
        <w:t xml:space="preserve"> </w:t>
      </w:r>
      <w:proofErr w:type="spellStart"/>
      <w:r>
        <w:rPr>
          <w:rFonts w:ascii="Arial" w:hAnsi="Arial" w:cs="Arial"/>
          <w:sz w:val="28"/>
          <w:szCs w:val="28"/>
        </w:rPr>
        <w:t>i</w:t>
      </w:r>
      <w:proofErr w:type="spellEnd"/>
      <w:r>
        <w:rPr>
          <w:rFonts w:ascii="Arial" w:hAnsi="Arial" w:cs="Arial"/>
          <w:sz w:val="28"/>
          <w:szCs w:val="28"/>
        </w:rPr>
        <w:t xml:space="preserve"> Come out,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Pr>
          <w:rFonts w:ascii="Arial" w:hAnsi="Arial" w:cs="Arial"/>
          <w:sz w:val="28"/>
          <w:szCs w:val="28"/>
        </w:rPr>
        <w:t>Zvimwe</w:t>
      </w:r>
      <w:proofErr w:type="spellEnd"/>
      <w:r>
        <w:rPr>
          <w:rFonts w:ascii="Arial" w:hAnsi="Arial" w:cs="Arial"/>
          <w:sz w:val="28"/>
          <w:szCs w:val="28"/>
        </w:rPr>
        <w:t xml:space="preserve"> </w:t>
      </w:r>
      <w:proofErr w:type="spellStart"/>
      <w:r>
        <w:rPr>
          <w:rFonts w:ascii="Arial" w:hAnsi="Arial" w:cs="Arial"/>
          <w:sz w:val="28"/>
          <w:szCs w:val="28"/>
        </w:rPr>
        <w:t>zvose</w:t>
      </w:r>
      <w:proofErr w:type="spellEnd"/>
      <w:r>
        <w:rPr>
          <w:rFonts w:ascii="Arial" w:hAnsi="Arial" w:cs="Arial"/>
          <w:sz w:val="28"/>
          <w:szCs w:val="28"/>
        </w:rPr>
        <w:t xml:space="preserve"> </w:t>
      </w:r>
      <w:proofErr w:type="spellStart"/>
      <w:r>
        <w:rPr>
          <w:rFonts w:ascii="Arial" w:hAnsi="Arial" w:cs="Arial"/>
          <w:sz w:val="28"/>
          <w:szCs w:val="28"/>
        </w:rPr>
        <w:t>i</w:t>
      </w:r>
      <w:proofErr w:type="spellEnd"/>
      <w:r>
        <w:rPr>
          <w:rFonts w:ascii="Arial" w:hAnsi="Arial" w:cs="Arial"/>
          <w:sz w:val="28"/>
          <w:szCs w:val="28"/>
        </w:rPr>
        <w:t xml:space="preserve"> Come out.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Pr>
          <w:rFonts w:ascii="Arial" w:hAnsi="Arial" w:cs="Arial"/>
          <w:sz w:val="28"/>
          <w:szCs w:val="28"/>
        </w:rPr>
        <w:t>Nyangwe</w:t>
      </w:r>
      <w:proofErr w:type="spellEnd"/>
      <w:r>
        <w:rPr>
          <w:rFonts w:ascii="Arial" w:hAnsi="Arial" w:cs="Arial"/>
          <w:sz w:val="28"/>
          <w:szCs w:val="28"/>
        </w:rPr>
        <w:t xml:space="preserve"> </w:t>
      </w:r>
      <w:proofErr w:type="spellStart"/>
      <w:r>
        <w:rPr>
          <w:rFonts w:ascii="Arial" w:hAnsi="Arial" w:cs="Arial"/>
          <w:sz w:val="28"/>
          <w:szCs w:val="28"/>
        </w:rPr>
        <w:t>ukazoderera</w:t>
      </w:r>
      <w:proofErr w:type="spellEnd"/>
      <w:r>
        <w:rPr>
          <w:rFonts w:ascii="Arial" w:hAnsi="Arial" w:cs="Arial"/>
          <w:sz w:val="28"/>
          <w:szCs w:val="28"/>
        </w:rPr>
        <w:t xml:space="preserve"> sei </w:t>
      </w:r>
      <w:proofErr w:type="spellStart"/>
      <w:r>
        <w:rPr>
          <w:rFonts w:ascii="Arial" w:hAnsi="Arial" w:cs="Arial"/>
          <w:sz w:val="28"/>
          <w:szCs w:val="28"/>
        </w:rPr>
        <w:t>pakunamata</w:t>
      </w:r>
      <w:proofErr w:type="spellEnd"/>
      <w:r>
        <w:rPr>
          <w:rFonts w:ascii="Arial" w:hAnsi="Arial" w:cs="Arial"/>
          <w:sz w:val="28"/>
          <w:szCs w:val="28"/>
        </w:rPr>
        <w:t xml:space="preserve"> </w:t>
      </w:r>
      <w:proofErr w:type="spellStart"/>
      <w:r>
        <w:rPr>
          <w:rFonts w:ascii="Arial" w:hAnsi="Arial" w:cs="Arial"/>
          <w:sz w:val="28"/>
          <w:szCs w:val="28"/>
        </w:rPr>
        <w:t>kwako</w:t>
      </w:r>
      <w:proofErr w:type="spellEnd"/>
      <w:r>
        <w:rPr>
          <w:rFonts w:ascii="Arial" w:hAnsi="Arial" w:cs="Arial"/>
          <w:sz w:val="28"/>
          <w:szCs w:val="28"/>
        </w:rPr>
        <w:t xml:space="preserve"> </w:t>
      </w:r>
      <w:proofErr w:type="spellStart"/>
      <w:r>
        <w:rPr>
          <w:rFonts w:ascii="Arial" w:hAnsi="Arial" w:cs="Arial"/>
          <w:sz w:val="28"/>
          <w:szCs w:val="28"/>
        </w:rPr>
        <w:t>rega</w:t>
      </w:r>
      <w:proofErr w:type="spellEnd"/>
      <w:r>
        <w:rPr>
          <w:rFonts w:ascii="Arial" w:hAnsi="Arial" w:cs="Arial"/>
          <w:sz w:val="28"/>
          <w:szCs w:val="28"/>
        </w:rPr>
        <w:t xml:space="preserve"> </w:t>
      </w:r>
      <w:proofErr w:type="spellStart"/>
      <w:r>
        <w:rPr>
          <w:rFonts w:ascii="Arial" w:hAnsi="Arial" w:cs="Arial"/>
          <w:sz w:val="28"/>
          <w:szCs w:val="28"/>
        </w:rPr>
        <w:t>kumbofa</w:t>
      </w:r>
      <w:proofErr w:type="spellEnd"/>
      <w:r>
        <w:rPr>
          <w:rFonts w:ascii="Arial" w:hAnsi="Arial" w:cs="Arial"/>
          <w:sz w:val="28"/>
          <w:szCs w:val="28"/>
        </w:rPr>
        <w:t xml:space="preserve"> </w:t>
      </w:r>
      <w:proofErr w:type="spellStart"/>
      <w:r>
        <w:rPr>
          <w:rFonts w:ascii="Arial" w:hAnsi="Arial" w:cs="Arial"/>
          <w:sz w:val="28"/>
          <w:szCs w:val="28"/>
        </w:rPr>
        <w:t>wakafunga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uchanowana</w:t>
      </w:r>
      <w:proofErr w:type="spellEnd"/>
      <w:r>
        <w:rPr>
          <w:rFonts w:ascii="Arial" w:hAnsi="Arial" w:cs="Arial"/>
          <w:sz w:val="28"/>
          <w:szCs w:val="28"/>
        </w:rPr>
        <w:t xml:space="preserve"> </w:t>
      </w:r>
      <w:proofErr w:type="spellStart"/>
      <w:r>
        <w:rPr>
          <w:rFonts w:ascii="Arial" w:hAnsi="Arial" w:cs="Arial"/>
          <w:sz w:val="28"/>
          <w:szCs w:val="28"/>
        </w:rPr>
        <w:t>kumwe</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kune</w:t>
      </w:r>
      <w:commentRangeStart w:id="1"/>
      <w:r>
        <w:rPr>
          <w:rFonts w:ascii="Arial" w:hAnsi="Arial" w:cs="Arial"/>
          <w:sz w:val="28"/>
          <w:szCs w:val="28"/>
        </w:rPr>
        <w:t>…</w:t>
      </w:r>
      <w:commentRangeEnd w:id="1"/>
      <w:r>
        <w:rPr>
          <w:rStyle w:val="CommentReference"/>
        </w:rPr>
        <w:commentReference w:id="1"/>
      </w:r>
      <w:r>
        <w:rPr>
          <w:rFonts w:ascii="Arial" w:hAnsi="Arial" w:cs="Arial"/>
          <w:sz w:val="28"/>
          <w:szCs w:val="28"/>
        </w:rPr>
        <w:t xml:space="preserve"> </w:t>
      </w:r>
      <w:proofErr w:type="spellStart"/>
      <w:r>
        <w:rPr>
          <w:rFonts w:ascii="Arial" w:hAnsi="Arial" w:cs="Arial"/>
          <w:sz w:val="28"/>
          <w:szCs w:val="28"/>
        </w:rPr>
        <w:t>imwe</w:t>
      </w:r>
      <w:proofErr w:type="spellEnd"/>
      <w:r>
        <w:rPr>
          <w:rFonts w:ascii="Arial" w:hAnsi="Arial" w:cs="Arial"/>
          <w:sz w:val="28"/>
          <w:szCs w:val="28"/>
        </w:rPr>
        <w:t xml:space="preserve"> </w:t>
      </w:r>
      <w:proofErr w:type="spellStart"/>
      <w:r>
        <w:rPr>
          <w:rFonts w:ascii="Arial" w:hAnsi="Arial" w:cs="Arial"/>
          <w:sz w:val="28"/>
          <w:szCs w:val="28"/>
        </w:rPr>
        <w:t>nzvimbo</w:t>
      </w:r>
      <w:proofErr w:type="spellEnd"/>
      <w:r>
        <w:rPr>
          <w:rFonts w:ascii="Arial" w:hAnsi="Arial" w:cs="Arial"/>
          <w:sz w:val="28"/>
          <w:szCs w:val="28"/>
        </w:rPr>
        <w:t xml:space="preserve"> you only become </w:t>
      </w:r>
      <w:proofErr w:type="spellStart"/>
      <w:r>
        <w:rPr>
          <w:rFonts w:ascii="Arial" w:hAnsi="Arial" w:cs="Arial"/>
          <w:sz w:val="28"/>
          <w:szCs w:val="28"/>
        </w:rPr>
        <w:t>reli</w:t>
      </w:r>
      <w:proofErr w:type="spellEnd"/>
      <w:r>
        <w:rPr>
          <w:rFonts w:ascii="Arial" w:hAnsi="Arial" w:cs="Arial"/>
          <w:sz w:val="28"/>
          <w:szCs w:val="28"/>
        </w:rPr>
        <w:t xml:space="preserve">…? </w:t>
      </w:r>
      <w:r w:rsidRPr="00A06A91">
        <w:rPr>
          <w:rFonts w:ascii="Arial" w:hAnsi="Arial" w:cs="Arial"/>
          <w:sz w:val="18"/>
          <w:szCs w:val="18"/>
        </w:rPr>
        <w:t>[Congregation says, “religious</w:t>
      </w:r>
      <w:r>
        <w:rPr>
          <w:rFonts w:ascii="Arial" w:hAnsi="Arial" w:cs="Arial"/>
          <w:sz w:val="18"/>
          <w:szCs w:val="18"/>
        </w:rPr>
        <w:t>,</w:t>
      </w:r>
      <w:r w:rsidRPr="00A06A91">
        <w:rPr>
          <w:rFonts w:ascii="Arial" w:hAnsi="Arial" w:cs="Arial"/>
          <w:sz w:val="18"/>
          <w:szCs w:val="18"/>
        </w:rPr>
        <w:t>”]</w:t>
      </w:r>
      <w:r>
        <w:rPr>
          <w:rFonts w:ascii="Arial" w:hAnsi="Arial" w:cs="Arial"/>
          <w:sz w:val="28"/>
          <w:szCs w:val="28"/>
        </w:rPr>
        <w:t xml:space="preserve"> religious but chi </w:t>
      </w:r>
      <w:proofErr w:type="spellStart"/>
      <w:r>
        <w:rPr>
          <w:rFonts w:ascii="Arial" w:hAnsi="Arial" w:cs="Arial"/>
          <w:sz w:val="28"/>
          <w:szCs w:val="28"/>
        </w:rPr>
        <w:t>Kristu</w:t>
      </w:r>
      <w:proofErr w:type="spellEnd"/>
      <w:r>
        <w:rPr>
          <w:rFonts w:ascii="Arial" w:hAnsi="Arial" w:cs="Arial"/>
          <w:sz w:val="28"/>
          <w:szCs w:val="28"/>
        </w:rPr>
        <w:t xml:space="preserve"> </w:t>
      </w:r>
      <w:proofErr w:type="spellStart"/>
      <w:r>
        <w:rPr>
          <w:rFonts w:ascii="Arial" w:hAnsi="Arial" w:cs="Arial"/>
          <w:sz w:val="28"/>
          <w:szCs w:val="28"/>
        </w:rPr>
        <w:t>panenge</w:t>
      </w:r>
      <w:proofErr w:type="spellEnd"/>
      <w:r>
        <w:rPr>
          <w:rFonts w:ascii="Arial" w:hAnsi="Arial" w:cs="Arial"/>
          <w:sz w:val="28"/>
          <w:szCs w:val="28"/>
        </w:rPr>
        <w:t xml:space="preserve"> pa…? </w:t>
      </w:r>
      <w:r w:rsidRPr="00A06A91">
        <w:rPr>
          <w:rFonts w:ascii="Arial" w:hAnsi="Arial" w:cs="Arial"/>
          <w:sz w:val="18"/>
          <w:szCs w:val="18"/>
        </w:rPr>
        <w:t>[Congregation says, “</w:t>
      </w:r>
      <w:proofErr w:type="spellStart"/>
      <w:r w:rsidRPr="00A06A91">
        <w:rPr>
          <w:rFonts w:ascii="Arial" w:hAnsi="Arial" w:cs="Arial"/>
          <w:sz w:val="18"/>
          <w:szCs w:val="18"/>
        </w:rPr>
        <w:t>pasina</w:t>
      </w:r>
      <w:proofErr w:type="spellEnd"/>
      <w:r w:rsidRPr="00A06A91">
        <w:rPr>
          <w:rFonts w:ascii="Arial" w:hAnsi="Arial" w:cs="Arial"/>
          <w:sz w:val="18"/>
          <w:szCs w:val="18"/>
        </w:rPr>
        <w:t>.”]</w:t>
      </w:r>
      <w:r>
        <w:rPr>
          <w:rFonts w:ascii="Arial" w:hAnsi="Arial" w:cs="Arial"/>
          <w:sz w:val="28"/>
          <w:szCs w:val="28"/>
        </w:rPr>
        <w:t xml:space="preserve"> And like any better thing, any better thing it’s better than </w:t>
      </w:r>
      <w:proofErr w:type="spellStart"/>
      <w:r>
        <w:rPr>
          <w:rFonts w:ascii="Arial" w:hAnsi="Arial" w:cs="Arial"/>
          <w:sz w:val="28"/>
          <w:szCs w:val="28"/>
        </w:rPr>
        <w:t>kuenda</w:t>
      </w:r>
      <w:proofErr w:type="spellEnd"/>
      <w:r>
        <w:rPr>
          <w:rFonts w:ascii="Arial" w:hAnsi="Arial" w:cs="Arial"/>
          <w:sz w:val="28"/>
          <w:szCs w:val="28"/>
        </w:rPr>
        <w:t xml:space="preserve"> </w:t>
      </w:r>
      <w:proofErr w:type="spellStart"/>
      <w:r>
        <w:rPr>
          <w:rFonts w:ascii="Arial" w:hAnsi="Arial" w:cs="Arial"/>
          <w:sz w:val="28"/>
          <w:szCs w:val="28"/>
        </w:rPr>
        <w:t>mukanda</w:t>
      </w:r>
      <w:proofErr w:type="spellEnd"/>
      <w:r>
        <w:rPr>
          <w:rFonts w:ascii="Arial" w:hAnsi="Arial" w:cs="Arial"/>
          <w:sz w:val="28"/>
          <w:szCs w:val="28"/>
        </w:rPr>
        <w:t xml:space="preserve">, it’s better than </w:t>
      </w:r>
      <w:proofErr w:type="spellStart"/>
      <w:r>
        <w:rPr>
          <w:rFonts w:ascii="Arial" w:hAnsi="Arial" w:cs="Arial"/>
          <w:sz w:val="28"/>
          <w:szCs w:val="28"/>
        </w:rPr>
        <w:t>ku</w:t>
      </w:r>
      <w:proofErr w:type="spellEnd"/>
      <w:r>
        <w:rPr>
          <w:rFonts w:ascii="Arial" w:hAnsi="Arial" w:cs="Arial"/>
          <w:sz w:val="28"/>
          <w:szCs w:val="28"/>
        </w:rPr>
        <w:t>—</w:t>
      </w:r>
      <w:proofErr w:type="spellStart"/>
      <w:r>
        <w:rPr>
          <w:rFonts w:ascii="Arial" w:hAnsi="Arial" w:cs="Arial"/>
          <w:sz w:val="28"/>
          <w:szCs w:val="28"/>
        </w:rPr>
        <w:t>kurova</w:t>
      </w:r>
      <w:proofErr w:type="spellEnd"/>
      <w:r>
        <w:rPr>
          <w:rFonts w:ascii="Arial" w:hAnsi="Arial" w:cs="Arial"/>
          <w:sz w:val="28"/>
          <w:szCs w:val="28"/>
        </w:rPr>
        <w:t xml:space="preserve"> </w:t>
      </w:r>
      <w:proofErr w:type="spellStart"/>
      <w:r>
        <w:rPr>
          <w:rFonts w:ascii="Arial" w:hAnsi="Arial" w:cs="Arial"/>
          <w:sz w:val="28"/>
          <w:szCs w:val="28"/>
        </w:rPr>
        <w:t>mai</w:t>
      </w:r>
      <w:proofErr w:type="spellEnd"/>
      <w:r>
        <w:rPr>
          <w:rFonts w:ascii="Arial" w:hAnsi="Arial" w:cs="Arial"/>
          <w:sz w:val="28"/>
          <w:szCs w:val="28"/>
        </w:rPr>
        <w:t xml:space="preserve">…? </w:t>
      </w:r>
      <w:proofErr w:type="spellStart"/>
      <w:r>
        <w:rPr>
          <w:rFonts w:ascii="Arial" w:hAnsi="Arial" w:cs="Arial"/>
          <w:sz w:val="28"/>
          <w:szCs w:val="28"/>
        </w:rPr>
        <w:t>Makuva</w:t>
      </w:r>
      <w:proofErr w:type="spellEnd"/>
      <w:r>
        <w:rPr>
          <w:rFonts w:ascii="Arial" w:hAnsi="Arial" w:cs="Arial"/>
          <w:sz w:val="28"/>
          <w:szCs w:val="28"/>
        </w:rPr>
        <w:t xml:space="preserve">. You get by but </w:t>
      </w:r>
      <w:proofErr w:type="spellStart"/>
      <w:r>
        <w:rPr>
          <w:rFonts w:ascii="Arial" w:hAnsi="Arial" w:cs="Arial"/>
          <w:sz w:val="28"/>
          <w:szCs w:val="28"/>
        </w:rPr>
        <w:t>pakanzi</w:t>
      </w:r>
      <w:proofErr w:type="spellEnd"/>
      <w:r>
        <w:rPr>
          <w:rFonts w:ascii="Arial" w:hAnsi="Arial" w:cs="Arial"/>
          <w:sz w:val="28"/>
          <w:szCs w:val="28"/>
        </w:rPr>
        <w:t xml:space="preserve"> </w:t>
      </w:r>
      <w:proofErr w:type="spellStart"/>
      <w:r>
        <w:rPr>
          <w:rFonts w:ascii="Arial" w:hAnsi="Arial" w:cs="Arial"/>
          <w:sz w:val="28"/>
          <w:szCs w:val="28"/>
        </w:rPr>
        <w:t>naMwari</w:t>
      </w:r>
      <w:proofErr w:type="spellEnd"/>
      <w:r>
        <w:rPr>
          <w:rFonts w:ascii="Arial" w:hAnsi="Arial" w:cs="Arial"/>
          <w:sz w:val="28"/>
          <w:szCs w:val="28"/>
        </w:rPr>
        <w:t xml:space="preserve"> </w:t>
      </w:r>
      <w:proofErr w:type="spellStart"/>
      <w:r>
        <w:rPr>
          <w:rFonts w:ascii="Arial" w:hAnsi="Arial" w:cs="Arial"/>
          <w:sz w:val="28"/>
          <w:szCs w:val="28"/>
        </w:rPr>
        <w:t>hunzai</w:t>
      </w:r>
      <w:proofErr w:type="spellEnd"/>
      <w:r>
        <w:rPr>
          <w:rFonts w:ascii="Arial" w:hAnsi="Arial" w:cs="Arial"/>
          <w:sz w:val="28"/>
          <w:szCs w:val="28"/>
        </w:rPr>
        <w:t xml:space="preserve"> </w:t>
      </w:r>
      <w:proofErr w:type="spellStart"/>
      <w:r>
        <w:rPr>
          <w:rFonts w:ascii="Arial" w:hAnsi="Arial" w:cs="Arial"/>
          <w:sz w:val="28"/>
          <w:szCs w:val="28"/>
        </w:rPr>
        <w:t>zvegumi</w:t>
      </w:r>
      <w:proofErr w:type="spellEnd"/>
      <w:r>
        <w:rPr>
          <w:rFonts w:ascii="Arial" w:hAnsi="Arial" w:cs="Arial"/>
          <w:sz w:val="28"/>
          <w:szCs w:val="28"/>
        </w:rPr>
        <w:t xml:space="preserve"> </w:t>
      </w:r>
      <w:proofErr w:type="spellStart"/>
      <w:r>
        <w:rPr>
          <w:rFonts w:ascii="Arial" w:hAnsi="Arial" w:cs="Arial"/>
          <w:sz w:val="28"/>
          <w:szCs w:val="28"/>
        </w:rPr>
        <w:t>zvenyu</w:t>
      </w:r>
      <w:proofErr w:type="spellEnd"/>
      <w:r>
        <w:rPr>
          <w:rFonts w:ascii="Arial" w:hAnsi="Arial" w:cs="Arial"/>
          <w:sz w:val="28"/>
          <w:szCs w:val="28"/>
        </w:rPr>
        <w:t xml:space="preserve">, </w:t>
      </w:r>
      <w:proofErr w:type="spellStart"/>
      <w:r>
        <w:rPr>
          <w:rFonts w:ascii="Arial" w:hAnsi="Arial" w:cs="Arial"/>
          <w:sz w:val="28"/>
          <w:szCs w:val="28"/>
        </w:rPr>
        <w:t>farai</w:t>
      </w:r>
      <w:proofErr w:type="spellEnd"/>
      <w:r>
        <w:rPr>
          <w:rFonts w:ascii="Arial" w:hAnsi="Arial" w:cs="Arial"/>
          <w:sz w:val="28"/>
          <w:szCs w:val="28"/>
        </w:rPr>
        <w:t xml:space="preserve"> </w:t>
      </w:r>
      <w:proofErr w:type="spellStart"/>
      <w:r>
        <w:rPr>
          <w:rFonts w:ascii="Arial" w:hAnsi="Arial" w:cs="Arial"/>
          <w:sz w:val="28"/>
          <w:szCs w:val="28"/>
        </w:rPr>
        <w:t>nemhuri</w:t>
      </w:r>
      <w:proofErr w:type="spellEnd"/>
      <w:r>
        <w:rPr>
          <w:rFonts w:ascii="Arial" w:hAnsi="Arial" w:cs="Arial"/>
          <w:sz w:val="28"/>
          <w:szCs w:val="28"/>
        </w:rPr>
        <w:t xml:space="preserve"> </w:t>
      </w:r>
      <w:proofErr w:type="spellStart"/>
      <w:r>
        <w:rPr>
          <w:rFonts w:ascii="Arial" w:hAnsi="Arial" w:cs="Arial"/>
          <w:sz w:val="28"/>
          <w:szCs w:val="28"/>
        </w:rPr>
        <w:t>dzenyu</w:t>
      </w:r>
      <w:proofErr w:type="spellEnd"/>
      <w:r>
        <w:rPr>
          <w:rFonts w:ascii="Arial" w:hAnsi="Arial" w:cs="Arial"/>
          <w:sz w:val="28"/>
          <w:szCs w:val="28"/>
        </w:rPr>
        <w:t xml:space="preserve"> </w:t>
      </w:r>
      <w:proofErr w:type="spellStart"/>
      <w:r>
        <w:rPr>
          <w:rFonts w:ascii="Arial" w:hAnsi="Arial" w:cs="Arial"/>
          <w:sz w:val="28"/>
          <w:szCs w:val="28"/>
        </w:rPr>
        <w:t>nedzimba</w:t>
      </w:r>
      <w:proofErr w:type="spellEnd"/>
      <w:r>
        <w:rPr>
          <w:rFonts w:ascii="Arial" w:hAnsi="Arial" w:cs="Arial"/>
          <w:sz w:val="28"/>
          <w:szCs w:val="28"/>
        </w:rPr>
        <w:t xml:space="preserve"> </w:t>
      </w:r>
      <w:proofErr w:type="spellStart"/>
      <w:r>
        <w:rPr>
          <w:rFonts w:ascii="Arial" w:hAnsi="Arial" w:cs="Arial"/>
          <w:sz w:val="28"/>
          <w:szCs w:val="28"/>
        </w:rPr>
        <w:t>dzenyu</w:t>
      </w:r>
      <w:proofErr w:type="spellEnd"/>
      <w:r>
        <w:rPr>
          <w:rFonts w:ascii="Arial" w:hAnsi="Arial" w:cs="Arial"/>
          <w:sz w:val="28"/>
          <w:szCs w:val="28"/>
        </w:rPr>
        <w:t xml:space="preserve"> </w:t>
      </w:r>
      <w:proofErr w:type="spellStart"/>
      <w:r>
        <w:rPr>
          <w:rFonts w:ascii="Arial" w:hAnsi="Arial" w:cs="Arial"/>
          <w:sz w:val="28"/>
          <w:szCs w:val="28"/>
        </w:rPr>
        <w:t>pamunenge</w:t>
      </w:r>
      <w:proofErr w:type="spellEnd"/>
      <w:r>
        <w:rPr>
          <w:rFonts w:ascii="Arial" w:hAnsi="Arial" w:cs="Arial"/>
          <w:sz w:val="28"/>
          <w:szCs w:val="28"/>
        </w:rPr>
        <w:t xml:space="preserve"> </w:t>
      </w:r>
      <w:proofErr w:type="spellStart"/>
      <w:r>
        <w:rPr>
          <w:rFonts w:ascii="Arial" w:hAnsi="Arial" w:cs="Arial"/>
          <w:sz w:val="28"/>
          <w:szCs w:val="28"/>
        </w:rPr>
        <w:t>makaropafadzwa</w:t>
      </w:r>
      <w:proofErr w:type="spellEnd"/>
      <w:r>
        <w:rPr>
          <w:rFonts w:ascii="Arial" w:hAnsi="Arial" w:cs="Arial"/>
          <w:sz w:val="28"/>
          <w:szCs w:val="28"/>
        </w:rPr>
        <w:t xml:space="preserve"> </w:t>
      </w:r>
      <w:proofErr w:type="spellStart"/>
      <w:r>
        <w:rPr>
          <w:rFonts w:ascii="Arial" w:hAnsi="Arial" w:cs="Arial"/>
          <w:sz w:val="28"/>
          <w:szCs w:val="28"/>
        </w:rPr>
        <w:t>naMwari</w:t>
      </w:r>
      <w:proofErr w:type="spellEnd"/>
      <w:r>
        <w:rPr>
          <w:rFonts w:ascii="Arial" w:hAnsi="Arial" w:cs="Arial"/>
          <w:sz w:val="28"/>
          <w:szCs w:val="28"/>
        </w:rPr>
        <w:t xml:space="preserve"> </w:t>
      </w:r>
      <w:proofErr w:type="spellStart"/>
      <w:r>
        <w:rPr>
          <w:rFonts w:ascii="Arial" w:hAnsi="Arial" w:cs="Arial"/>
          <w:sz w:val="28"/>
          <w:szCs w:val="28"/>
        </w:rPr>
        <w:t>inzvimbo</w:t>
      </w:r>
      <w:proofErr w:type="spellEnd"/>
      <w:r>
        <w:rPr>
          <w:rFonts w:ascii="Arial" w:hAnsi="Arial" w:cs="Arial"/>
          <w:sz w:val="28"/>
          <w:szCs w:val="28"/>
        </w:rPr>
        <w:t xml:space="preserve"> </w:t>
      </w:r>
      <w:proofErr w:type="spellStart"/>
      <w:r>
        <w:rPr>
          <w:rFonts w:ascii="Arial" w:hAnsi="Arial" w:cs="Arial"/>
          <w:sz w:val="28"/>
          <w:szCs w:val="28"/>
        </w:rPr>
        <w:t>yandinenge</w:t>
      </w:r>
      <w:proofErr w:type="spellEnd"/>
      <w:r>
        <w:rPr>
          <w:rFonts w:ascii="Arial" w:hAnsi="Arial" w:cs="Arial"/>
          <w:sz w:val="28"/>
          <w:szCs w:val="28"/>
        </w:rPr>
        <w:t xml:space="preserve"> </w:t>
      </w:r>
      <w:proofErr w:type="spellStart"/>
      <w:r>
        <w:rPr>
          <w:rFonts w:ascii="Arial" w:hAnsi="Arial" w:cs="Arial"/>
          <w:sz w:val="28"/>
          <w:szCs w:val="28"/>
        </w:rPr>
        <w:t>ndaisa</w:t>
      </w:r>
      <w:proofErr w:type="spellEnd"/>
      <w:r>
        <w:rPr>
          <w:rFonts w:ascii="Arial" w:hAnsi="Arial" w:cs="Arial"/>
          <w:sz w:val="28"/>
          <w:szCs w:val="28"/>
        </w:rPr>
        <w:t xml:space="preserve"> Zita </w:t>
      </w:r>
      <w:proofErr w:type="spellStart"/>
      <w:r>
        <w:rPr>
          <w:rFonts w:ascii="Arial" w:hAnsi="Arial" w:cs="Arial"/>
          <w:sz w:val="28"/>
          <w:szCs w:val="28"/>
        </w:rPr>
        <w:t>rangu</w:t>
      </w:r>
      <w:proofErr w:type="spellEnd"/>
      <w:r>
        <w:rPr>
          <w:rFonts w:ascii="Arial" w:hAnsi="Arial" w:cs="Arial"/>
          <w:sz w:val="28"/>
          <w:szCs w:val="28"/>
        </w:rPr>
        <w:t xml:space="preserve">. </w:t>
      </w:r>
      <w:r w:rsidRPr="00DF6A73">
        <w:rPr>
          <w:rFonts w:ascii="Arial" w:hAnsi="Arial" w:cs="Arial"/>
          <w:sz w:val="18"/>
          <w:szCs w:val="18"/>
        </w:rPr>
        <w:t>[Congregation says, “Amen.”]</w:t>
      </w:r>
    </w:p>
    <w:p w14:paraId="59019D7A" w14:textId="77777777" w:rsidR="001156DF" w:rsidRDefault="001156DF" w:rsidP="001156DF">
      <w:pPr>
        <w:spacing w:line="276" w:lineRule="auto"/>
        <w:jc w:val="both"/>
        <w:rPr>
          <w:rFonts w:ascii="Arial" w:hAnsi="Arial" w:cs="Arial"/>
          <w:sz w:val="28"/>
          <w:szCs w:val="28"/>
        </w:rPr>
      </w:pPr>
      <w:r w:rsidRPr="00FB252F">
        <w:rPr>
          <w:rFonts w:ascii="Arial" w:hAnsi="Arial" w:cs="Arial"/>
          <w:sz w:val="28"/>
          <w:szCs w:val="28"/>
          <w:vertAlign w:val="superscript"/>
        </w:rPr>
        <w:t>3</w:t>
      </w:r>
      <w:r>
        <w:rPr>
          <w:rFonts w:ascii="Arial" w:hAnsi="Arial" w:cs="Arial"/>
          <w:sz w:val="28"/>
          <w:szCs w:val="28"/>
        </w:rPr>
        <w:t xml:space="preserve"> Amen, </w:t>
      </w:r>
      <w:r w:rsidRPr="00DF6A73">
        <w:rPr>
          <w:rFonts w:ascii="Arial" w:hAnsi="Arial" w:cs="Arial"/>
          <w:sz w:val="18"/>
          <w:szCs w:val="18"/>
        </w:rPr>
        <w:t xml:space="preserve">[Congregation says, “Amen.”] </w:t>
      </w:r>
      <w:r>
        <w:rPr>
          <w:rFonts w:ascii="Arial" w:hAnsi="Arial" w:cs="Arial"/>
          <w:sz w:val="28"/>
          <w:szCs w:val="28"/>
        </w:rPr>
        <w:t xml:space="preserve"> Saka </w:t>
      </w:r>
      <w:proofErr w:type="spellStart"/>
      <w:r>
        <w:rPr>
          <w:rFonts w:ascii="Arial" w:hAnsi="Arial" w:cs="Arial"/>
          <w:sz w:val="28"/>
          <w:szCs w:val="28"/>
        </w:rPr>
        <w:t>nzvimbo</w:t>
      </w:r>
      <w:proofErr w:type="spellEnd"/>
      <w:r>
        <w:rPr>
          <w:rFonts w:ascii="Arial" w:hAnsi="Arial" w:cs="Arial"/>
          <w:sz w:val="28"/>
          <w:szCs w:val="28"/>
        </w:rPr>
        <w:t xml:space="preserve"> </w:t>
      </w:r>
      <w:proofErr w:type="spellStart"/>
      <w:r>
        <w:rPr>
          <w:rFonts w:ascii="Arial" w:hAnsi="Arial" w:cs="Arial"/>
          <w:sz w:val="28"/>
          <w:szCs w:val="28"/>
        </w:rPr>
        <w:t>yavakaisa</w:t>
      </w:r>
      <w:proofErr w:type="spellEnd"/>
      <w:r>
        <w:rPr>
          <w:rFonts w:ascii="Arial" w:hAnsi="Arial" w:cs="Arial"/>
          <w:sz w:val="28"/>
          <w:szCs w:val="28"/>
        </w:rPr>
        <w:t xml:space="preserve"> Zita </w:t>
      </w:r>
      <w:proofErr w:type="spellStart"/>
      <w:r>
        <w:rPr>
          <w:rFonts w:ascii="Arial" w:hAnsi="Arial" w:cs="Arial"/>
          <w:sz w:val="28"/>
          <w:szCs w:val="28"/>
        </w:rPr>
        <w:t>ravo</w:t>
      </w:r>
      <w:proofErr w:type="spellEnd"/>
      <w:r>
        <w:rPr>
          <w:rFonts w:ascii="Arial" w:hAnsi="Arial" w:cs="Arial"/>
          <w:sz w:val="28"/>
          <w:szCs w:val="28"/>
        </w:rPr>
        <w:t xml:space="preserve"> </w:t>
      </w:r>
      <w:proofErr w:type="spellStart"/>
      <w:r>
        <w:rPr>
          <w:rFonts w:ascii="Arial" w:hAnsi="Arial" w:cs="Arial"/>
          <w:sz w:val="28"/>
          <w:szCs w:val="28"/>
        </w:rPr>
        <w:t>i</w:t>
      </w:r>
      <w:proofErr w:type="spellEnd"/>
      <w:r>
        <w:rPr>
          <w:rFonts w:ascii="Arial" w:hAnsi="Arial" w:cs="Arial"/>
          <w:sz w:val="28"/>
          <w:szCs w:val="28"/>
        </w:rPr>
        <w:t xml:space="preserve"> Message. </w:t>
      </w:r>
      <w:r w:rsidRPr="00DF6A73">
        <w:rPr>
          <w:rFonts w:ascii="Arial" w:hAnsi="Arial" w:cs="Arial"/>
          <w:sz w:val="18"/>
          <w:szCs w:val="18"/>
        </w:rPr>
        <w:t xml:space="preserve">[Congregation says, “Amen.”] </w:t>
      </w:r>
      <w:r>
        <w:rPr>
          <w:rFonts w:ascii="Arial" w:hAnsi="Arial" w:cs="Arial"/>
          <w:sz w:val="28"/>
          <w:szCs w:val="28"/>
        </w:rPr>
        <w:t xml:space="preserve"> Havana </w:t>
      </w:r>
      <w:proofErr w:type="spellStart"/>
      <w:r>
        <w:rPr>
          <w:rFonts w:ascii="Arial" w:hAnsi="Arial" w:cs="Arial"/>
          <w:sz w:val="28"/>
          <w:szCs w:val="28"/>
        </w:rPr>
        <w:t>kuisa</w:t>
      </w:r>
      <w:proofErr w:type="spellEnd"/>
      <w:r>
        <w:rPr>
          <w:rFonts w:ascii="Arial" w:hAnsi="Arial" w:cs="Arial"/>
          <w:sz w:val="28"/>
          <w:szCs w:val="28"/>
        </w:rPr>
        <w:t xml:space="preserve"> Zita </w:t>
      </w:r>
      <w:proofErr w:type="spellStart"/>
      <w:r>
        <w:rPr>
          <w:rFonts w:ascii="Arial" w:hAnsi="Arial" w:cs="Arial"/>
          <w:sz w:val="28"/>
          <w:szCs w:val="28"/>
        </w:rPr>
        <w:t>ravo</w:t>
      </w:r>
      <w:proofErr w:type="spellEnd"/>
      <w:r>
        <w:rPr>
          <w:rFonts w:ascii="Arial" w:hAnsi="Arial" w:cs="Arial"/>
          <w:sz w:val="28"/>
          <w:szCs w:val="28"/>
        </w:rPr>
        <w:t xml:space="preserve"> mu Salvation Army, havana </w:t>
      </w:r>
      <w:proofErr w:type="spellStart"/>
      <w:r>
        <w:rPr>
          <w:rFonts w:ascii="Arial" w:hAnsi="Arial" w:cs="Arial"/>
          <w:sz w:val="28"/>
          <w:szCs w:val="28"/>
        </w:rPr>
        <w:t>kuisa</w:t>
      </w:r>
      <w:proofErr w:type="spellEnd"/>
      <w:r>
        <w:rPr>
          <w:rFonts w:ascii="Arial" w:hAnsi="Arial" w:cs="Arial"/>
          <w:sz w:val="28"/>
          <w:szCs w:val="28"/>
        </w:rPr>
        <w:t xml:space="preserve"> Zita </w:t>
      </w:r>
      <w:proofErr w:type="spellStart"/>
      <w:r>
        <w:rPr>
          <w:rFonts w:ascii="Arial" w:hAnsi="Arial" w:cs="Arial"/>
          <w:sz w:val="28"/>
          <w:szCs w:val="28"/>
        </w:rPr>
        <w:t>ravo</w:t>
      </w:r>
      <w:proofErr w:type="spellEnd"/>
      <w:r>
        <w:rPr>
          <w:rFonts w:ascii="Arial" w:hAnsi="Arial" w:cs="Arial"/>
          <w:sz w:val="28"/>
          <w:szCs w:val="28"/>
        </w:rPr>
        <w:t xml:space="preserve"> mu Watchtower, havana </w:t>
      </w:r>
      <w:proofErr w:type="spellStart"/>
      <w:r>
        <w:rPr>
          <w:rFonts w:ascii="Arial" w:hAnsi="Arial" w:cs="Arial"/>
          <w:sz w:val="28"/>
          <w:szCs w:val="28"/>
        </w:rPr>
        <w:t>kuisa</w:t>
      </w:r>
      <w:proofErr w:type="spellEnd"/>
      <w:r>
        <w:rPr>
          <w:rFonts w:ascii="Arial" w:hAnsi="Arial" w:cs="Arial"/>
          <w:sz w:val="28"/>
          <w:szCs w:val="28"/>
        </w:rPr>
        <w:t xml:space="preserve"> Zita </w:t>
      </w:r>
      <w:proofErr w:type="spellStart"/>
      <w:r>
        <w:rPr>
          <w:rFonts w:ascii="Arial" w:hAnsi="Arial" w:cs="Arial"/>
          <w:sz w:val="28"/>
          <w:szCs w:val="28"/>
        </w:rPr>
        <w:t>ravo</w:t>
      </w:r>
      <w:proofErr w:type="spellEnd"/>
      <w:r>
        <w:rPr>
          <w:rFonts w:ascii="Arial" w:hAnsi="Arial" w:cs="Arial"/>
          <w:sz w:val="28"/>
          <w:szCs w:val="28"/>
        </w:rPr>
        <w:t xml:space="preserve"> mu Apostolic Faith, havana </w:t>
      </w:r>
      <w:proofErr w:type="spellStart"/>
      <w:r>
        <w:rPr>
          <w:rFonts w:ascii="Arial" w:hAnsi="Arial" w:cs="Arial"/>
          <w:sz w:val="28"/>
          <w:szCs w:val="28"/>
        </w:rPr>
        <w:t>kuisa</w:t>
      </w:r>
      <w:proofErr w:type="spellEnd"/>
      <w:r>
        <w:rPr>
          <w:rFonts w:ascii="Arial" w:hAnsi="Arial" w:cs="Arial"/>
          <w:sz w:val="28"/>
          <w:szCs w:val="28"/>
        </w:rPr>
        <w:t xml:space="preserve"> Zita </w:t>
      </w:r>
      <w:proofErr w:type="spellStart"/>
      <w:r>
        <w:rPr>
          <w:rFonts w:ascii="Arial" w:hAnsi="Arial" w:cs="Arial"/>
          <w:sz w:val="28"/>
          <w:szCs w:val="28"/>
        </w:rPr>
        <w:t>ravo</w:t>
      </w:r>
      <w:proofErr w:type="spellEnd"/>
      <w:r>
        <w:rPr>
          <w:rFonts w:ascii="Arial" w:hAnsi="Arial" w:cs="Arial"/>
          <w:sz w:val="28"/>
          <w:szCs w:val="28"/>
        </w:rPr>
        <w:t xml:space="preserve"> mu ZAOGA, havana </w:t>
      </w:r>
      <w:proofErr w:type="spellStart"/>
      <w:r>
        <w:rPr>
          <w:rFonts w:ascii="Arial" w:hAnsi="Arial" w:cs="Arial"/>
          <w:sz w:val="28"/>
          <w:szCs w:val="28"/>
        </w:rPr>
        <w:t>kuisa</w:t>
      </w:r>
      <w:proofErr w:type="spellEnd"/>
      <w:r>
        <w:rPr>
          <w:rFonts w:ascii="Arial" w:hAnsi="Arial" w:cs="Arial"/>
          <w:sz w:val="28"/>
          <w:szCs w:val="28"/>
        </w:rPr>
        <w:t xml:space="preserve"> Zita </w:t>
      </w:r>
      <w:proofErr w:type="spellStart"/>
      <w:r>
        <w:rPr>
          <w:rFonts w:ascii="Arial" w:hAnsi="Arial" w:cs="Arial"/>
          <w:sz w:val="28"/>
          <w:szCs w:val="28"/>
        </w:rPr>
        <w:t>ravo</w:t>
      </w:r>
      <w:proofErr w:type="spellEnd"/>
      <w:r>
        <w:rPr>
          <w:rFonts w:ascii="Arial" w:hAnsi="Arial" w:cs="Arial"/>
          <w:sz w:val="28"/>
          <w:szCs w:val="28"/>
        </w:rPr>
        <w:t xml:space="preserve"> mu </w:t>
      </w:r>
      <w:proofErr w:type="spellStart"/>
      <w:r>
        <w:rPr>
          <w:rFonts w:ascii="Arial" w:hAnsi="Arial" w:cs="Arial"/>
          <w:sz w:val="28"/>
          <w:szCs w:val="28"/>
        </w:rPr>
        <w:t>Postori</w:t>
      </w:r>
      <w:proofErr w:type="spellEnd"/>
      <w:r>
        <w:rPr>
          <w:rFonts w:ascii="Arial" w:hAnsi="Arial" w:cs="Arial"/>
          <w:sz w:val="28"/>
          <w:szCs w:val="28"/>
        </w:rPr>
        <w:t xml:space="preserve"> </w:t>
      </w:r>
      <w:proofErr w:type="spellStart"/>
      <w:r>
        <w:rPr>
          <w:rFonts w:ascii="Arial" w:hAnsi="Arial" w:cs="Arial"/>
          <w:sz w:val="28"/>
          <w:szCs w:val="28"/>
        </w:rPr>
        <w:t>vakaisa</w:t>
      </w:r>
      <w:proofErr w:type="spellEnd"/>
      <w:r>
        <w:rPr>
          <w:rFonts w:ascii="Arial" w:hAnsi="Arial" w:cs="Arial"/>
          <w:sz w:val="28"/>
          <w:szCs w:val="28"/>
        </w:rPr>
        <w:t xml:space="preserve"> Zita </w:t>
      </w:r>
      <w:proofErr w:type="spellStart"/>
      <w:r>
        <w:rPr>
          <w:rFonts w:ascii="Arial" w:hAnsi="Arial" w:cs="Arial"/>
          <w:sz w:val="28"/>
          <w:szCs w:val="28"/>
        </w:rPr>
        <w:t>ravo</w:t>
      </w:r>
      <w:proofErr w:type="spellEnd"/>
      <w:r>
        <w:rPr>
          <w:rFonts w:ascii="Arial" w:hAnsi="Arial" w:cs="Arial"/>
          <w:sz w:val="28"/>
          <w:szCs w:val="28"/>
        </w:rPr>
        <w:t xml:space="preserve"> in a Body Word. Mu Body Word </w:t>
      </w:r>
      <w:proofErr w:type="spellStart"/>
      <w:r>
        <w:rPr>
          <w:rFonts w:ascii="Arial" w:hAnsi="Arial" w:cs="Arial"/>
          <w:sz w:val="28"/>
          <w:szCs w:val="28"/>
        </w:rPr>
        <w:t>imomo</w:t>
      </w:r>
      <w:proofErr w:type="spellEnd"/>
      <w:r>
        <w:rPr>
          <w:rFonts w:ascii="Arial" w:hAnsi="Arial" w:cs="Arial"/>
          <w:sz w:val="28"/>
          <w:szCs w:val="28"/>
        </w:rPr>
        <w:t xml:space="preserve"> </w:t>
      </w:r>
      <w:proofErr w:type="spellStart"/>
      <w:r>
        <w:rPr>
          <w:rFonts w:ascii="Arial" w:hAnsi="Arial" w:cs="Arial"/>
          <w:sz w:val="28"/>
          <w:szCs w:val="28"/>
        </w:rPr>
        <w:t>ndomavakaisa</w:t>
      </w:r>
      <w:proofErr w:type="spellEnd"/>
      <w:r>
        <w:rPr>
          <w:rFonts w:ascii="Arial" w:hAnsi="Arial" w:cs="Arial"/>
          <w:sz w:val="28"/>
          <w:szCs w:val="28"/>
        </w:rPr>
        <w:t xml:space="preserve"> Zita </w:t>
      </w:r>
      <w:proofErr w:type="spellStart"/>
      <w:r>
        <w:rPr>
          <w:rFonts w:ascii="Arial" w:hAnsi="Arial" w:cs="Arial"/>
          <w:sz w:val="28"/>
          <w:szCs w:val="28"/>
        </w:rPr>
        <w:t>ravo</w:t>
      </w:r>
      <w:proofErr w:type="spellEnd"/>
      <w:r>
        <w:rPr>
          <w:rFonts w:ascii="Arial" w:hAnsi="Arial" w:cs="Arial"/>
          <w:sz w:val="28"/>
          <w:szCs w:val="28"/>
        </w:rPr>
        <w:t xml:space="preserve"> Zita </w:t>
      </w:r>
      <w:proofErr w:type="spellStart"/>
      <w:r>
        <w:rPr>
          <w:rFonts w:ascii="Arial" w:hAnsi="Arial" w:cs="Arial"/>
          <w:sz w:val="28"/>
          <w:szCs w:val="28"/>
        </w:rPr>
        <w:t>ravo</w:t>
      </w:r>
      <w:proofErr w:type="spellEnd"/>
      <w:r>
        <w:rPr>
          <w:rFonts w:ascii="Arial" w:hAnsi="Arial" w:cs="Arial"/>
          <w:sz w:val="28"/>
          <w:szCs w:val="28"/>
        </w:rPr>
        <w:t xml:space="preserve"> </w:t>
      </w:r>
      <w:proofErr w:type="spellStart"/>
      <w:r>
        <w:rPr>
          <w:rFonts w:ascii="Arial" w:hAnsi="Arial" w:cs="Arial"/>
          <w:sz w:val="28"/>
          <w:szCs w:val="28"/>
        </w:rPr>
        <w:t>hupe</w:t>
      </w:r>
      <w:proofErr w:type="spellEnd"/>
      <w:r>
        <w:rPr>
          <w:rFonts w:ascii="Arial" w:hAnsi="Arial" w:cs="Arial"/>
          <w:sz w:val="28"/>
          <w:szCs w:val="28"/>
        </w:rPr>
        <w:t xml:space="preserve">…? </w:t>
      </w:r>
      <w:r w:rsidRPr="00F25FCE">
        <w:rPr>
          <w:rFonts w:ascii="Arial" w:hAnsi="Arial" w:cs="Arial"/>
          <w:sz w:val="18"/>
          <w:szCs w:val="18"/>
        </w:rPr>
        <w:t>[Congregation says, “</w:t>
      </w:r>
      <w:proofErr w:type="spellStart"/>
      <w:r w:rsidRPr="00F25FCE">
        <w:rPr>
          <w:rFonts w:ascii="Arial" w:hAnsi="Arial" w:cs="Arial"/>
          <w:sz w:val="18"/>
          <w:szCs w:val="18"/>
        </w:rPr>
        <w:t>hupenyu</w:t>
      </w:r>
      <w:proofErr w:type="spellEnd"/>
      <w:r>
        <w:rPr>
          <w:rFonts w:ascii="Arial" w:hAnsi="Arial" w:cs="Arial"/>
          <w:sz w:val="18"/>
          <w:szCs w:val="18"/>
        </w:rPr>
        <w:t>,</w:t>
      </w:r>
      <w:r w:rsidRPr="00F25FCE">
        <w:rPr>
          <w:rFonts w:ascii="Arial" w:hAnsi="Arial" w:cs="Arial"/>
          <w:sz w:val="18"/>
          <w:szCs w:val="18"/>
        </w:rPr>
        <w:t xml:space="preserve">”] </w:t>
      </w:r>
      <w:proofErr w:type="spellStart"/>
      <w:r>
        <w:rPr>
          <w:rFonts w:ascii="Arial" w:hAnsi="Arial" w:cs="Arial"/>
          <w:sz w:val="28"/>
          <w:szCs w:val="28"/>
        </w:rPr>
        <w:t>Hupenyu</w:t>
      </w:r>
      <w:proofErr w:type="spellEnd"/>
      <w:r>
        <w:rPr>
          <w:rFonts w:ascii="Arial" w:hAnsi="Arial" w:cs="Arial"/>
          <w:sz w:val="28"/>
          <w:szCs w:val="28"/>
        </w:rPr>
        <w:t xml:space="preserve">. </w:t>
      </w:r>
      <w:proofErr w:type="spellStart"/>
      <w:r>
        <w:rPr>
          <w:rFonts w:ascii="Arial" w:hAnsi="Arial" w:cs="Arial"/>
          <w:sz w:val="28"/>
          <w:szCs w:val="28"/>
        </w:rPr>
        <w:t>Imomo</w:t>
      </w:r>
      <w:proofErr w:type="spellEnd"/>
      <w:r>
        <w:rPr>
          <w:rFonts w:ascii="Arial" w:hAnsi="Arial" w:cs="Arial"/>
          <w:sz w:val="28"/>
          <w:szCs w:val="28"/>
        </w:rPr>
        <w:t xml:space="preserve"> </w:t>
      </w:r>
      <w:proofErr w:type="spellStart"/>
      <w:r>
        <w:rPr>
          <w:rFonts w:ascii="Arial" w:hAnsi="Arial" w:cs="Arial"/>
          <w:sz w:val="28"/>
          <w:szCs w:val="28"/>
        </w:rPr>
        <w:t>ukamunamata</w:t>
      </w:r>
      <w:proofErr w:type="spellEnd"/>
      <w:r>
        <w:rPr>
          <w:rFonts w:ascii="Arial" w:hAnsi="Arial" w:cs="Arial"/>
          <w:sz w:val="28"/>
          <w:szCs w:val="28"/>
        </w:rPr>
        <w:t xml:space="preserve"> </w:t>
      </w:r>
      <w:proofErr w:type="spellStart"/>
      <w:r>
        <w:rPr>
          <w:rFonts w:ascii="Arial" w:hAnsi="Arial" w:cs="Arial"/>
          <w:sz w:val="28"/>
          <w:szCs w:val="28"/>
        </w:rPr>
        <w:t>imomo</w:t>
      </w:r>
      <w:proofErr w:type="spellEnd"/>
      <w:r>
        <w:rPr>
          <w:rFonts w:ascii="Arial" w:hAnsi="Arial" w:cs="Arial"/>
          <w:sz w:val="28"/>
          <w:szCs w:val="28"/>
        </w:rPr>
        <w:t xml:space="preserve">, I assure you my brother.  </w:t>
      </w:r>
      <w:proofErr w:type="spellStart"/>
      <w:r>
        <w:rPr>
          <w:rFonts w:ascii="Arial" w:hAnsi="Arial" w:cs="Arial"/>
          <w:sz w:val="28"/>
          <w:szCs w:val="28"/>
        </w:rPr>
        <w:t>Zvandirikukutaurirai</w:t>
      </w:r>
      <w:proofErr w:type="spellEnd"/>
      <w:r>
        <w:rPr>
          <w:rFonts w:ascii="Arial" w:hAnsi="Arial" w:cs="Arial"/>
          <w:sz w:val="28"/>
          <w:szCs w:val="28"/>
        </w:rPr>
        <w:t xml:space="preserve"> </w:t>
      </w:r>
      <w:proofErr w:type="spellStart"/>
      <w:r>
        <w:rPr>
          <w:rFonts w:ascii="Arial" w:hAnsi="Arial" w:cs="Arial"/>
          <w:sz w:val="28"/>
          <w:szCs w:val="28"/>
        </w:rPr>
        <w:t>izvi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they will be a change of status kune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vanonamata</w:t>
      </w:r>
      <w:proofErr w:type="spellEnd"/>
      <w:r>
        <w:rPr>
          <w:rFonts w:ascii="Arial" w:hAnsi="Arial" w:cs="Arial"/>
          <w:sz w:val="28"/>
          <w:szCs w:val="28"/>
        </w:rPr>
        <w:t xml:space="preserve"> </w:t>
      </w:r>
      <w:proofErr w:type="spellStart"/>
      <w:r>
        <w:rPr>
          <w:rFonts w:ascii="Arial" w:hAnsi="Arial" w:cs="Arial"/>
          <w:sz w:val="28"/>
          <w:szCs w:val="28"/>
        </w:rPr>
        <w:t>varimo</w:t>
      </w:r>
      <w:proofErr w:type="spellEnd"/>
      <w:r>
        <w:rPr>
          <w:rFonts w:ascii="Arial" w:hAnsi="Arial" w:cs="Arial"/>
          <w:sz w:val="28"/>
          <w:szCs w:val="28"/>
        </w:rPr>
        <w:t xml:space="preserve">…? </w:t>
      </w:r>
      <w:r w:rsidRPr="00F25FCE">
        <w:rPr>
          <w:rFonts w:ascii="Arial" w:hAnsi="Arial" w:cs="Arial"/>
          <w:sz w:val="18"/>
          <w:szCs w:val="18"/>
        </w:rPr>
        <w:t>[Congregation says, “</w:t>
      </w:r>
      <w:proofErr w:type="spellStart"/>
      <w:r w:rsidRPr="00F25FCE">
        <w:rPr>
          <w:rFonts w:ascii="Arial" w:hAnsi="Arial" w:cs="Arial"/>
          <w:sz w:val="18"/>
          <w:szCs w:val="18"/>
        </w:rPr>
        <w:t>imomo</w:t>
      </w:r>
      <w:proofErr w:type="spellEnd"/>
      <w:r w:rsidRPr="00F25FCE">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Zvinoitika</w:t>
      </w:r>
      <w:proofErr w:type="spellEnd"/>
      <w:r>
        <w:rPr>
          <w:rFonts w:ascii="Arial" w:hAnsi="Arial" w:cs="Arial"/>
          <w:sz w:val="28"/>
          <w:szCs w:val="28"/>
        </w:rPr>
        <w:t xml:space="preserve"> </w:t>
      </w:r>
      <w:proofErr w:type="spellStart"/>
      <w:r>
        <w:rPr>
          <w:rFonts w:ascii="Arial" w:hAnsi="Arial" w:cs="Arial"/>
          <w:sz w:val="28"/>
          <w:szCs w:val="28"/>
        </w:rPr>
        <w:t>chete</w:t>
      </w:r>
      <w:proofErr w:type="spellEnd"/>
      <w:r>
        <w:rPr>
          <w:rFonts w:ascii="Arial" w:hAnsi="Arial" w:cs="Arial"/>
          <w:sz w:val="28"/>
          <w:szCs w:val="28"/>
        </w:rPr>
        <w:t xml:space="preserve">. </w:t>
      </w:r>
      <w:r w:rsidRPr="00DF6A73">
        <w:rPr>
          <w:rFonts w:ascii="Arial" w:hAnsi="Arial" w:cs="Arial"/>
          <w:sz w:val="18"/>
          <w:szCs w:val="18"/>
        </w:rPr>
        <w:t>[Congregation says, “Amen.”]</w:t>
      </w:r>
    </w:p>
    <w:p w14:paraId="2E03466F" w14:textId="77777777" w:rsidR="001156DF" w:rsidRDefault="001156DF" w:rsidP="001156DF">
      <w:pPr>
        <w:spacing w:line="276" w:lineRule="auto"/>
        <w:jc w:val="both"/>
        <w:rPr>
          <w:rFonts w:ascii="Arial" w:hAnsi="Arial" w:cs="Arial"/>
          <w:sz w:val="28"/>
          <w:szCs w:val="28"/>
        </w:rPr>
      </w:pPr>
      <w:r w:rsidRPr="00FB252F">
        <w:rPr>
          <w:rFonts w:ascii="Arial" w:hAnsi="Arial" w:cs="Arial"/>
          <w:sz w:val="28"/>
          <w:szCs w:val="28"/>
          <w:vertAlign w:val="superscript"/>
        </w:rPr>
        <w:t>4</w:t>
      </w:r>
      <w:r>
        <w:rPr>
          <w:rFonts w:ascii="Arial" w:hAnsi="Arial" w:cs="Arial"/>
          <w:sz w:val="28"/>
          <w:szCs w:val="28"/>
        </w:rPr>
        <w:t xml:space="preserve"> </w:t>
      </w:r>
      <w:proofErr w:type="spellStart"/>
      <w:r w:rsidRPr="002255F5">
        <w:rPr>
          <w:rFonts w:ascii="Arial" w:hAnsi="Arial" w:cs="Arial"/>
          <w:sz w:val="28"/>
          <w:szCs w:val="28"/>
        </w:rPr>
        <w:t>Ndo</w:t>
      </w:r>
      <w:r>
        <w:rPr>
          <w:rFonts w:ascii="Arial" w:hAnsi="Arial" w:cs="Arial"/>
          <w:sz w:val="28"/>
          <w:szCs w:val="28"/>
        </w:rPr>
        <w:t>s</w:t>
      </w:r>
      <w:r w:rsidRPr="002255F5">
        <w:rPr>
          <w:rFonts w:ascii="Arial" w:hAnsi="Arial" w:cs="Arial"/>
          <w:sz w:val="28"/>
          <w:szCs w:val="28"/>
        </w:rPr>
        <w:t>aka</w:t>
      </w:r>
      <w:proofErr w:type="spellEnd"/>
      <w:r>
        <w:rPr>
          <w:rFonts w:ascii="Arial" w:hAnsi="Arial" w:cs="Arial"/>
          <w:sz w:val="28"/>
          <w:szCs w:val="28"/>
        </w:rPr>
        <w:t xml:space="preserve"> </w:t>
      </w:r>
      <w:proofErr w:type="spellStart"/>
      <w:r>
        <w:rPr>
          <w:rFonts w:ascii="Arial" w:hAnsi="Arial" w:cs="Arial"/>
          <w:sz w:val="28"/>
          <w:szCs w:val="28"/>
        </w:rPr>
        <w:t>iwewe</w:t>
      </w:r>
      <w:proofErr w:type="spellEnd"/>
      <w:r w:rsidRPr="002255F5">
        <w:rPr>
          <w:rFonts w:ascii="Arial" w:hAnsi="Arial" w:cs="Arial"/>
          <w:sz w:val="28"/>
          <w:szCs w:val="28"/>
        </w:rPr>
        <w:t xml:space="preserve"> </w:t>
      </w:r>
      <w:proofErr w:type="spellStart"/>
      <w:r w:rsidRPr="002255F5">
        <w:rPr>
          <w:rFonts w:ascii="Arial" w:hAnsi="Arial" w:cs="Arial"/>
          <w:sz w:val="28"/>
          <w:szCs w:val="28"/>
        </w:rPr>
        <w:t>tenda</w:t>
      </w:r>
      <w:proofErr w:type="spellEnd"/>
      <w:r w:rsidRPr="002255F5">
        <w:rPr>
          <w:rFonts w:ascii="Arial" w:hAnsi="Arial" w:cs="Arial"/>
          <w:sz w:val="28"/>
          <w:szCs w:val="28"/>
        </w:rPr>
        <w:t xml:space="preserve"> Mwari </w:t>
      </w:r>
      <w:proofErr w:type="spellStart"/>
      <w:r w:rsidRPr="002255F5">
        <w:rPr>
          <w:rFonts w:ascii="Arial" w:hAnsi="Arial" w:cs="Arial"/>
          <w:sz w:val="28"/>
          <w:szCs w:val="28"/>
        </w:rPr>
        <w:t>kuti</w:t>
      </w:r>
      <w:proofErr w:type="spellEnd"/>
      <w:r w:rsidRPr="002255F5">
        <w:rPr>
          <w:rFonts w:ascii="Arial" w:hAnsi="Arial" w:cs="Arial"/>
          <w:sz w:val="28"/>
          <w:szCs w:val="28"/>
        </w:rPr>
        <w:t xml:space="preserve"> </w:t>
      </w:r>
      <w:proofErr w:type="spellStart"/>
      <w:r w:rsidRPr="002255F5">
        <w:rPr>
          <w:rFonts w:ascii="Arial" w:hAnsi="Arial" w:cs="Arial"/>
          <w:sz w:val="28"/>
          <w:szCs w:val="28"/>
        </w:rPr>
        <w:t>wakarasikira</w:t>
      </w:r>
      <w:proofErr w:type="spellEnd"/>
      <w:r w:rsidRPr="002255F5">
        <w:rPr>
          <w:rFonts w:ascii="Arial" w:hAnsi="Arial" w:cs="Arial"/>
          <w:sz w:val="28"/>
          <w:szCs w:val="28"/>
        </w:rPr>
        <w:t xml:space="preserve"> </w:t>
      </w:r>
      <w:proofErr w:type="spellStart"/>
      <w:r w:rsidRPr="002255F5">
        <w:rPr>
          <w:rFonts w:ascii="Arial" w:hAnsi="Arial" w:cs="Arial"/>
          <w:sz w:val="28"/>
          <w:szCs w:val="28"/>
        </w:rPr>
        <w:t>panzvimb</w:t>
      </w:r>
      <w:r>
        <w:rPr>
          <w:rFonts w:ascii="Arial" w:hAnsi="Arial" w:cs="Arial"/>
          <w:sz w:val="28"/>
          <w:szCs w:val="28"/>
        </w:rPr>
        <w:t>o</w:t>
      </w:r>
      <w:proofErr w:type="spellEnd"/>
      <w:r>
        <w:rPr>
          <w:rFonts w:ascii="Arial" w:hAnsi="Arial" w:cs="Arial"/>
          <w:sz w:val="28"/>
          <w:szCs w:val="28"/>
        </w:rPr>
        <w:t xml:space="preserve"> </w:t>
      </w:r>
      <w:proofErr w:type="spellStart"/>
      <w:r>
        <w:rPr>
          <w:rFonts w:ascii="Arial" w:hAnsi="Arial" w:cs="Arial"/>
          <w:sz w:val="28"/>
          <w:szCs w:val="28"/>
        </w:rPr>
        <w:t>irinani</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Pr>
          <w:rFonts w:ascii="Arial" w:hAnsi="Arial" w:cs="Arial"/>
          <w:sz w:val="28"/>
          <w:szCs w:val="28"/>
        </w:rPr>
        <w:t>Kunyangwe</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anenge</w:t>
      </w:r>
      <w:proofErr w:type="spellEnd"/>
      <w:r>
        <w:rPr>
          <w:rFonts w:ascii="Arial" w:hAnsi="Arial" w:cs="Arial"/>
          <w:sz w:val="28"/>
          <w:szCs w:val="28"/>
        </w:rPr>
        <w:t xml:space="preserve"> </w:t>
      </w:r>
      <w:proofErr w:type="spellStart"/>
      <w:r>
        <w:rPr>
          <w:rFonts w:ascii="Arial" w:hAnsi="Arial" w:cs="Arial"/>
          <w:sz w:val="28"/>
          <w:szCs w:val="28"/>
        </w:rPr>
        <w:t>arimu</w:t>
      </w:r>
      <w:proofErr w:type="spellEnd"/>
      <w:r>
        <w:rPr>
          <w:rFonts w:ascii="Arial" w:hAnsi="Arial" w:cs="Arial"/>
          <w:sz w:val="28"/>
          <w:szCs w:val="28"/>
        </w:rPr>
        <w:t xml:space="preserve"> Church </w:t>
      </w:r>
      <w:proofErr w:type="spellStart"/>
      <w:r>
        <w:rPr>
          <w:rFonts w:ascii="Arial" w:hAnsi="Arial" w:cs="Arial"/>
          <w:sz w:val="28"/>
          <w:szCs w:val="28"/>
        </w:rPr>
        <w:t>dzinenge</w:t>
      </w:r>
      <w:proofErr w:type="spellEnd"/>
      <w:r>
        <w:rPr>
          <w:rFonts w:ascii="Arial" w:hAnsi="Arial" w:cs="Arial"/>
          <w:sz w:val="28"/>
          <w:szCs w:val="28"/>
        </w:rPr>
        <w:t xml:space="preserve"> </w:t>
      </w:r>
      <w:proofErr w:type="spellStart"/>
      <w:r>
        <w:rPr>
          <w:rFonts w:ascii="Arial" w:hAnsi="Arial" w:cs="Arial"/>
          <w:sz w:val="28"/>
          <w:szCs w:val="28"/>
        </w:rPr>
        <w:t>dzinomboziva</w:t>
      </w:r>
      <w:proofErr w:type="spellEnd"/>
      <w:r>
        <w:rPr>
          <w:rFonts w:ascii="Arial" w:hAnsi="Arial" w:cs="Arial"/>
          <w:sz w:val="28"/>
          <w:szCs w:val="28"/>
        </w:rPr>
        <w:t xml:space="preserve"> </w:t>
      </w:r>
      <w:proofErr w:type="spellStart"/>
      <w:r>
        <w:rPr>
          <w:rFonts w:ascii="Arial" w:hAnsi="Arial" w:cs="Arial"/>
          <w:sz w:val="28"/>
          <w:szCs w:val="28"/>
        </w:rPr>
        <w:t>nezve</w:t>
      </w:r>
      <w:proofErr w:type="spellEnd"/>
      <w:r>
        <w:rPr>
          <w:rFonts w:ascii="Arial" w:hAnsi="Arial" w:cs="Arial"/>
          <w:sz w:val="28"/>
          <w:szCs w:val="28"/>
        </w:rPr>
        <w:t xml:space="preserve"> Message, </w:t>
      </w:r>
      <w:proofErr w:type="spellStart"/>
      <w:r>
        <w:rPr>
          <w:rFonts w:ascii="Arial" w:hAnsi="Arial" w:cs="Arial"/>
          <w:sz w:val="28"/>
          <w:szCs w:val="28"/>
        </w:rPr>
        <w:t>wakarasikira</w:t>
      </w:r>
      <w:proofErr w:type="spellEnd"/>
      <w:r>
        <w:rPr>
          <w:rFonts w:ascii="Arial" w:hAnsi="Arial" w:cs="Arial"/>
          <w:sz w:val="28"/>
          <w:szCs w:val="28"/>
        </w:rPr>
        <w:t xml:space="preserve"> </w:t>
      </w:r>
      <w:proofErr w:type="spellStart"/>
      <w:r>
        <w:rPr>
          <w:rFonts w:ascii="Arial" w:hAnsi="Arial" w:cs="Arial"/>
          <w:sz w:val="28"/>
          <w:szCs w:val="28"/>
        </w:rPr>
        <w:t>munzvimbo</w:t>
      </w:r>
      <w:proofErr w:type="spellEnd"/>
      <w:r>
        <w:rPr>
          <w:rFonts w:ascii="Arial" w:hAnsi="Arial" w:cs="Arial"/>
          <w:sz w:val="28"/>
          <w:szCs w:val="28"/>
        </w:rPr>
        <w:t xml:space="preserve"> </w:t>
      </w:r>
      <w:proofErr w:type="spellStart"/>
      <w:r>
        <w:rPr>
          <w:rFonts w:ascii="Arial" w:hAnsi="Arial" w:cs="Arial"/>
          <w:sz w:val="28"/>
          <w:szCs w:val="28"/>
        </w:rPr>
        <w:t>irinani</w:t>
      </w:r>
      <w:proofErr w:type="spellEnd"/>
      <w:r>
        <w:rPr>
          <w:rFonts w:ascii="Arial" w:hAnsi="Arial" w:cs="Arial"/>
          <w:sz w:val="28"/>
          <w:szCs w:val="28"/>
        </w:rPr>
        <w:t xml:space="preserve"> </w:t>
      </w:r>
      <w:proofErr w:type="spellStart"/>
      <w:r>
        <w:rPr>
          <w:rFonts w:ascii="Arial" w:hAnsi="Arial" w:cs="Arial"/>
          <w:sz w:val="28"/>
          <w:szCs w:val="28"/>
        </w:rPr>
        <w:t>kwakanzi</w:t>
      </w:r>
      <w:proofErr w:type="spellEnd"/>
      <w:r>
        <w:rPr>
          <w:rFonts w:ascii="Arial" w:hAnsi="Arial" w:cs="Arial"/>
          <w:sz w:val="28"/>
          <w:szCs w:val="28"/>
        </w:rPr>
        <w:t xml:space="preserve"> </w:t>
      </w:r>
      <w:proofErr w:type="spellStart"/>
      <w:r>
        <w:rPr>
          <w:rFonts w:ascii="Arial" w:hAnsi="Arial" w:cs="Arial"/>
          <w:sz w:val="28"/>
          <w:szCs w:val="28"/>
        </w:rPr>
        <w:t>ndichakutumirai</w:t>
      </w:r>
      <w:proofErr w:type="spellEnd"/>
      <w:r>
        <w:rPr>
          <w:rFonts w:ascii="Arial" w:hAnsi="Arial" w:cs="Arial"/>
          <w:sz w:val="28"/>
          <w:szCs w:val="28"/>
        </w:rPr>
        <w:t xml:space="preserve"> </w:t>
      </w:r>
      <w:proofErr w:type="spellStart"/>
      <w:r>
        <w:rPr>
          <w:rFonts w:ascii="Arial" w:hAnsi="Arial" w:cs="Arial"/>
          <w:sz w:val="28"/>
          <w:szCs w:val="28"/>
        </w:rPr>
        <w:t>mutumwa</w:t>
      </w:r>
      <w:proofErr w:type="spellEnd"/>
      <w:r>
        <w:rPr>
          <w:rFonts w:ascii="Arial" w:hAnsi="Arial" w:cs="Arial"/>
          <w:sz w:val="28"/>
          <w:szCs w:val="28"/>
        </w:rPr>
        <w:t xml:space="preserve"> </w:t>
      </w:r>
      <w:proofErr w:type="spellStart"/>
      <w:r>
        <w:rPr>
          <w:rFonts w:ascii="Arial" w:hAnsi="Arial" w:cs="Arial"/>
          <w:sz w:val="28"/>
          <w:szCs w:val="28"/>
        </w:rPr>
        <w:t>wechi</w:t>
      </w:r>
      <w:proofErr w:type="spellEnd"/>
      <w:r>
        <w:rPr>
          <w:rFonts w:ascii="Arial" w:hAnsi="Arial" w:cs="Arial"/>
          <w:sz w:val="28"/>
          <w:szCs w:val="28"/>
        </w:rPr>
        <w:t xml:space="preserve"> no…? </w:t>
      </w:r>
      <w:r w:rsidRPr="0076690A">
        <w:rPr>
          <w:rFonts w:ascii="Arial" w:hAnsi="Arial" w:cs="Arial"/>
          <w:sz w:val="18"/>
          <w:szCs w:val="18"/>
        </w:rPr>
        <w:t>[Congregation says, “</w:t>
      </w:r>
      <w:proofErr w:type="spellStart"/>
      <w:r w:rsidRPr="0076690A">
        <w:rPr>
          <w:rFonts w:ascii="Arial" w:hAnsi="Arial" w:cs="Arial"/>
          <w:sz w:val="18"/>
          <w:szCs w:val="18"/>
        </w:rPr>
        <w:t>wechi</w:t>
      </w:r>
      <w:proofErr w:type="spellEnd"/>
      <w:r w:rsidRPr="0076690A">
        <w:rPr>
          <w:rFonts w:ascii="Arial" w:hAnsi="Arial" w:cs="Arial"/>
          <w:sz w:val="18"/>
          <w:szCs w:val="18"/>
        </w:rPr>
        <w:t xml:space="preserve"> </w:t>
      </w:r>
      <w:proofErr w:type="spellStart"/>
      <w:r w:rsidRPr="0076690A">
        <w:rPr>
          <w:rFonts w:ascii="Arial" w:hAnsi="Arial" w:cs="Arial"/>
          <w:sz w:val="18"/>
          <w:szCs w:val="18"/>
        </w:rPr>
        <w:t>nomwe</w:t>
      </w:r>
      <w:proofErr w:type="spellEnd"/>
      <w:r w:rsidRPr="0076690A">
        <w:rPr>
          <w:rFonts w:ascii="Arial" w:hAnsi="Arial" w:cs="Arial"/>
          <w:sz w:val="18"/>
          <w:szCs w:val="18"/>
        </w:rPr>
        <w:t xml:space="preserve">.”] </w:t>
      </w:r>
      <w:proofErr w:type="spellStart"/>
      <w:r>
        <w:rPr>
          <w:rFonts w:ascii="Arial" w:hAnsi="Arial" w:cs="Arial"/>
          <w:sz w:val="28"/>
          <w:szCs w:val="28"/>
        </w:rPr>
        <w:lastRenderedPageBreak/>
        <w:t>Ukarasikira</w:t>
      </w:r>
      <w:proofErr w:type="spellEnd"/>
      <w:r>
        <w:rPr>
          <w:rFonts w:ascii="Arial" w:hAnsi="Arial" w:cs="Arial"/>
          <w:sz w:val="28"/>
          <w:szCs w:val="28"/>
        </w:rPr>
        <w:t xml:space="preserve"> </w:t>
      </w:r>
      <w:proofErr w:type="spellStart"/>
      <w:r>
        <w:rPr>
          <w:rFonts w:ascii="Arial" w:hAnsi="Arial" w:cs="Arial"/>
          <w:sz w:val="28"/>
          <w:szCs w:val="28"/>
        </w:rPr>
        <w:t>imomo</w:t>
      </w:r>
      <w:proofErr w:type="spellEnd"/>
      <w:r>
        <w:rPr>
          <w:rFonts w:ascii="Arial" w:hAnsi="Arial" w:cs="Arial"/>
          <w:sz w:val="28"/>
          <w:szCs w:val="28"/>
        </w:rPr>
        <w:t xml:space="preserve">, </w:t>
      </w:r>
      <w:proofErr w:type="spellStart"/>
      <w:r>
        <w:rPr>
          <w:rFonts w:ascii="Arial" w:hAnsi="Arial" w:cs="Arial"/>
          <w:sz w:val="28"/>
          <w:szCs w:val="28"/>
        </w:rPr>
        <w:t>vamwe</w:t>
      </w:r>
      <w:proofErr w:type="spellEnd"/>
      <w:r>
        <w:rPr>
          <w:rFonts w:ascii="Arial" w:hAnsi="Arial" w:cs="Arial"/>
          <w:sz w:val="28"/>
          <w:szCs w:val="28"/>
        </w:rPr>
        <w:t xml:space="preserve"> </w:t>
      </w:r>
      <w:proofErr w:type="spellStart"/>
      <w:r>
        <w:rPr>
          <w:rFonts w:ascii="Arial" w:hAnsi="Arial" w:cs="Arial"/>
          <w:sz w:val="28"/>
          <w:szCs w:val="28"/>
        </w:rPr>
        <w:t>varikurasikira</w:t>
      </w:r>
      <w:proofErr w:type="spellEnd"/>
      <w:r>
        <w:rPr>
          <w:rFonts w:ascii="Arial" w:hAnsi="Arial" w:cs="Arial"/>
          <w:sz w:val="28"/>
          <w:szCs w:val="28"/>
        </w:rPr>
        <w:t xml:space="preserve"> mu Church </w:t>
      </w:r>
      <w:proofErr w:type="spellStart"/>
      <w:r>
        <w:rPr>
          <w:rFonts w:ascii="Arial" w:hAnsi="Arial" w:cs="Arial"/>
          <w:sz w:val="28"/>
          <w:szCs w:val="28"/>
        </w:rPr>
        <w:t>dzinotangwa</w:t>
      </w:r>
      <w:proofErr w:type="spellEnd"/>
      <w:r>
        <w:rPr>
          <w:rFonts w:ascii="Arial" w:hAnsi="Arial" w:cs="Arial"/>
          <w:sz w:val="28"/>
          <w:szCs w:val="28"/>
        </w:rPr>
        <w:t xml:space="preserve"> </w:t>
      </w:r>
      <w:proofErr w:type="spellStart"/>
      <w:r>
        <w:rPr>
          <w:rFonts w:ascii="Arial" w:hAnsi="Arial" w:cs="Arial"/>
          <w:sz w:val="28"/>
          <w:szCs w:val="28"/>
        </w:rPr>
        <w:t>nevanhu</w:t>
      </w:r>
      <w:proofErr w:type="spellEnd"/>
      <w:r>
        <w:rPr>
          <w:rFonts w:ascii="Arial" w:hAnsi="Arial" w:cs="Arial"/>
          <w:sz w:val="28"/>
          <w:szCs w:val="28"/>
        </w:rPr>
        <w:t xml:space="preserve">. </w:t>
      </w:r>
      <w:proofErr w:type="spellStart"/>
      <w:r>
        <w:rPr>
          <w:rFonts w:ascii="Arial" w:hAnsi="Arial" w:cs="Arial"/>
          <w:sz w:val="28"/>
          <w:szCs w:val="28"/>
        </w:rPr>
        <w:t>Ha’moona</w:t>
      </w:r>
      <w:proofErr w:type="spellEnd"/>
      <w:r>
        <w:rPr>
          <w:rFonts w:ascii="Arial" w:hAnsi="Arial" w:cs="Arial"/>
          <w:sz w:val="28"/>
          <w:szCs w:val="28"/>
        </w:rPr>
        <w:t xml:space="preserve"> </w:t>
      </w:r>
      <w:proofErr w:type="spellStart"/>
      <w:r>
        <w:rPr>
          <w:rFonts w:ascii="Arial" w:hAnsi="Arial" w:cs="Arial"/>
          <w:sz w:val="28"/>
          <w:szCs w:val="28"/>
        </w:rPr>
        <w:t>munoona</w:t>
      </w:r>
      <w:proofErr w:type="spellEnd"/>
      <w:r>
        <w:rPr>
          <w:rFonts w:ascii="Arial" w:hAnsi="Arial" w:cs="Arial"/>
          <w:sz w:val="28"/>
          <w:szCs w:val="28"/>
        </w:rPr>
        <w:t xml:space="preserve"> </w:t>
      </w:r>
      <w:proofErr w:type="spellStart"/>
      <w:r>
        <w:rPr>
          <w:rFonts w:ascii="Arial" w:hAnsi="Arial" w:cs="Arial"/>
          <w:sz w:val="28"/>
          <w:szCs w:val="28"/>
        </w:rPr>
        <w:t>nziyo</w:t>
      </w:r>
      <w:proofErr w:type="spellEnd"/>
      <w:r>
        <w:rPr>
          <w:rFonts w:ascii="Arial" w:hAnsi="Arial" w:cs="Arial"/>
          <w:sz w:val="28"/>
          <w:szCs w:val="28"/>
        </w:rPr>
        <w:t xml:space="preserve"> </w:t>
      </w:r>
      <w:proofErr w:type="spellStart"/>
      <w:r>
        <w:rPr>
          <w:rFonts w:ascii="Arial" w:hAnsi="Arial" w:cs="Arial"/>
          <w:sz w:val="28"/>
          <w:szCs w:val="28"/>
        </w:rPr>
        <w:t>yedu</w:t>
      </w:r>
      <w:proofErr w:type="spellEnd"/>
      <w:r>
        <w:rPr>
          <w:rFonts w:ascii="Arial" w:hAnsi="Arial" w:cs="Arial"/>
          <w:sz w:val="28"/>
          <w:szCs w:val="28"/>
        </w:rPr>
        <w:t xml:space="preserve"> </w:t>
      </w:r>
      <w:proofErr w:type="spellStart"/>
      <w:r>
        <w:rPr>
          <w:rFonts w:ascii="Arial" w:hAnsi="Arial" w:cs="Arial"/>
          <w:sz w:val="28"/>
          <w:szCs w:val="28"/>
        </w:rPr>
        <w:t>yatinoimba</w:t>
      </w:r>
      <w:proofErr w:type="spellEnd"/>
      <w:r>
        <w:rPr>
          <w:rFonts w:ascii="Arial" w:hAnsi="Arial" w:cs="Arial"/>
          <w:sz w:val="28"/>
          <w:szCs w:val="28"/>
        </w:rPr>
        <w:t xml:space="preserve">, </w:t>
      </w:r>
    </w:p>
    <w:p w14:paraId="4EB1E67E" w14:textId="77777777" w:rsidR="001156DF" w:rsidRDefault="001156DF" w:rsidP="001156DF">
      <w:pPr>
        <w:spacing w:line="276" w:lineRule="auto"/>
        <w:jc w:val="center"/>
        <w:rPr>
          <w:rFonts w:ascii="Arial" w:hAnsi="Arial" w:cs="Arial"/>
          <w:i/>
          <w:iCs/>
          <w:sz w:val="28"/>
          <w:szCs w:val="28"/>
        </w:rPr>
      </w:pPr>
      <w:r>
        <w:rPr>
          <w:rFonts w:ascii="Arial" w:hAnsi="Arial" w:cs="Arial"/>
          <w:i/>
          <w:iCs/>
          <w:sz w:val="28"/>
          <w:szCs w:val="28"/>
        </w:rPr>
        <w:t>M</w:t>
      </w:r>
      <w:r w:rsidRPr="003B272E">
        <w:rPr>
          <w:rFonts w:ascii="Arial" w:hAnsi="Arial" w:cs="Arial"/>
          <w:i/>
          <w:iCs/>
          <w:sz w:val="28"/>
          <w:szCs w:val="28"/>
        </w:rPr>
        <w:t>a—</w:t>
      </w:r>
      <w:proofErr w:type="spellStart"/>
      <w:r w:rsidRPr="003B272E">
        <w:rPr>
          <w:rFonts w:ascii="Arial" w:hAnsi="Arial" w:cs="Arial"/>
          <w:i/>
          <w:iCs/>
          <w:sz w:val="28"/>
          <w:szCs w:val="28"/>
        </w:rPr>
        <w:t>maiona</w:t>
      </w:r>
      <w:proofErr w:type="spellEnd"/>
      <w:r w:rsidRPr="003B272E">
        <w:rPr>
          <w:rFonts w:ascii="Arial" w:hAnsi="Arial" w:cs="Arial"/>
          <w:i/>
          <w:iCs/>
          <w:sz w:val="28"/>
          <w:szCs w:val="28"/>
        </w:rPr>
        <w:t xml:space="preserve">, </w:t>
      </w:r>
      <w:proofErr w:type="spellStart"/>
      <w:r w:rsidRPr="003B272E">
        <w:rPr>
          <w:rFonts w:ascii="Arial" w:hAnsi="Arial" w:cs="Arial"/>
          <w:i/>
          <w:iCs/>
          <w:sz w:val="28"/>
          <w:szCs w:val="28"/>
        </w:rPr>
        <w:t>masunungurwa</w:t>
      </w:r>
      <w:proofErr w:type="spellEnd"/>
      <w:r w:rsidRPr="003B272E">
        <w:rPr>
          <w:rFonts w:ascii="Arial" w:hAnsi="Arial" w:cs="Arial"/>
          <w:i/>
          <w:iCs/>
          <w:sz w:val="28"/>
          <w:szCs w:val="28"/>
        </w:rPr>
        <w:t xml:space="preserve"> </w:t>
      </w:r>
      <w:proofErr w:type="spellStart"/>
      <w:r w:rsidRPr="003B272E">
        <w:rPr>
          <w:rFonts w:ascii="Arial" w:hAnsi="Arial" w:cs="Arial"/>
          <w:i/>
          <w:iCs/>
          <w:sz w:val="28"/>
          <w:szCs w:val="28"/>
        </w:rPr>
        <w:t>nhasi</w:t>
      </w:r>
      <w:proofErr w:type="spellEnd"/>
      <w:r w:rsidRPr="003B272E">
        <w:rPr>
          <w:rFonts w:ascii="Arial" w:hAnsi="Arial" w:cs="Arial"/>
          <w:i/>
          <w:iCs/>
          <w:sz w:val="28"/>
          <w:szCs w:val="28"/>
        </w:rPr>
        <w:t>.</w:t>
      </w:r>
    </w:p>
    <w:p w14:paraId="19E44545" w14:textId="77777777" w:rsidR="001156DF" w:rsidRDefault="001156DF" w:rsidP="001156DF">
      <w:pPr>
        <w:spacing w:line="276" w:lineRule="auto"/>
        <w:jc w:val="center"/>
        <w:rPr>
          <w:rFonts w:ascii="Arial" w:hAnsi="Arial" w:cs="Arial"/>
          <w:i/>
          <w:iCs/>
          <w:sz w:val="28"/>
          <w:szCs w:val="28"/>
        </w:rPr>
      </w:pPr>
      <w:proofErr w:type="spellStart"/>
      <w:r w:rsidRPr="003B272E">
        <w:rPr>
          <w:rFonts w:ascii="Arial" w:hAnsi="Arial" w:cs="Arial"/>
          <w:i/>
          <w:iCs/>
          <w:sz w:val="28"/>
          <w:szCs w:val="28"/>
        </w:rPr>
        <w:t>Maoina</w:t>
      </w:r>
      <w:proofErr w:type="spellEnd"/>
      <w:r w:rsidRPr="003B272E">
        <w:rPr>
          <w:rFonts w:ascii="Arial" w:hAnsi="Arial" w:cs="Arial"/>
          <w:i/>
          <w:iCs/>
          <w:sz w:val="28"/>
          <w:szCs w:val="28"/>
        </w:rPr>
        <w:t xml:space="preserve">, </w:t>
      </w:r>
      <w:proofErr w:type="spellStart"/>
      <w:r w:rsidRPr="003B272E">
        <w:rPr>
          <w:rFonts w:ascii="Arial" w:hAnsi="Arial" w:cs="Arial"/>
          <w:i/>
          <w:iCs/>
          <w:sz w:val="28"/>
          <w:szCs w:val="28"/>
        </w:rPr>
        <w:t>maiona</w:t>
      </w:r>
      <w:proofErr w:type="spellEnd"/>
      <w:r w:rsidRPr="003B272E">
        <w:rPr>
          <w:rFonts w:ascii="Arial" w:hAnsi="Arial" w:cs="Arial"/>
          <w:i/>
          <w:iCs/>
          <w:sz w:val="28"/>
          <w:szCs w:val="28"/>
        </w:rPr>
        <w:t xml:space="preserve"> </w:t>
      </w:r>
      <w:proofErr w:type="spellStart"/>
      <w:r w:rsidRPr="003B272E">
        <w:rPr>
          <w:rFonts w:ascii="Arial" w:hAnsi="Arial" w:cs="Arial"/>
          <w:i/>
          <w:iCs/>
          <w:sz w:val="28"/>
          <w:szCs w:val="28"/>
        </w:rPr>
        <w:t>nyeredziya</w:t>
      </w:r>
      <w:proofErr w:type="spellEnd"/>
      <w:r w:rsidRPr="003B272E">
        <w:rPr>
          <w:rFonts w:ascii="Arial" w:hAnsi="Arial" w:cs="Arial"/>
          <w:i/>
          <w:iCs/>
          <w:sz w:val="28"/>
          <w:szCs w:val="28"/>
        </w:rPr>
        <w:t xml:space="preserve"> </w:t>
      </w:r>
      <w:proofErr w:type="spellStart"/>
      <w:r w:rsidRPr="003B272E">
        <w:rPr>
          <w:rFonts w:ascii="Arial" w:hAnsi="Arial" w:cs="Arial"/>
          <w:i/>
          <w:iCs/>
          <w:sz w:val="28"/>
          <w:szCs w:val="28"/>
        </w:rPr>
        <w:t>zvino</w:t>
      </w:r>
      <w:proofErr w:type="spellEnd"/>
      <w:r w:rsidRPr="003B272E">
        <w:rPr>
          <w:rFonts w:ascii="Arial" w:hAnsi="Arial" w:cs="Arial"/>
          <w:i/>
          <w:iCs/>
          <w:sz w:val="28"/>
          <w:szCs w:val="28"/>
        </w:rPr>
        <w:t>.</w:t>
      </w:r>
    </w:p>
    <w:p w14:paraId="65422535" w14:textId="77777777" w:rsidR="001156DF" w:rsidRDefault="001156DF" w:rsidP="001156DF">
      <w:pPr>
        <w:spacing w:line="276" w:lineRule="auto"/>
        <w:jc w:val="both"/>
        <w:rPr>
          <w:rFonts w:ascii="Arial" w:hAnsi="Arial" w:cs="Arial"/>
          <w:sz w:val="28"/>
          <w:szCs w:val="28"/>
        </w:rPr>
      </w:pPr>
      <w:r w:rsidRPr="003B272E">
        <w:rPr>
          <w:rFonts w:ascii="Arial" w:hAnsi="Arial" w:cs="Arial"/>
          <w:i/>
          <w:iCs/>
          <w:sz w:val="28"/>
          <w:szCs w:val="28"/>
        </w:rPr>
        <w:t xml:space="preserve"> </w:t>
      </w:r>
      <w:proofErr w:type="spellStart"/>
      <w:r>
        <w:rPr>
          <w:rFonts w:ascii="Arial" w:hAnsi="Arial" w:cs="Arial"/>
          <w:sz w:val="28"/>
          <w:szCs w:val="28"/>
        </w:rPr>
        <w:t>Ndeyekwa</w:t>
      </w:r>
      <w:proofErr w:type="spellEnd"/>
      <w:r>
        <w:rPr>
          <w:rFonts w:ascii="Arial" w:hAnsi="Arial" w:cs="Arial"/>
          <w:sz w:val="28"/>
          <w:szCs w:val="28"/>
        </w:rPr>
        <w:t xml:space="preserve"> </w:t>
      </w:r>
      <w:proofErr w:type="spellStart"/>
      <w:r>
        <w:rPr>
          <w:rFonts w:ascii="Arial" w:hAnsi="Arial" w:cs="Arial"/>
          <w:sz w:val="28"/>
          <w:szCs w:val="28"/>
        </w:rPr>
        <w:t>Mwazha</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Pr>
          <w:rFonts w:ascii="Arial" w:hAnsi="Arial" w:cs="Arial"/>
          <w:sz w:val="28"/>
          <w:szCs w:val="28"/>
        </w:rPr>
        <w:t>Ukanzwa</w:t>
      </w:r>
      <w:proofErr w:type="spellEnd"/>
      <w:r>
        <w:rPr>
          <w:rFonts w:ascii="Arial" w:hAnsi="Arial" w:cs="Arial"/>
          <w:sz w:val="28"/>
          <w:szCs w:val="28"/>
        </w:rPr>
        <w:t xml:space="preserve"> </w:t>
      </w:r>
      <w:proofErr w:type="spellStart"/>
      <w:r>
        <w:rPr>
          <w:rFonts w:ascii="Arial" w:hAnsi="Arial" w:cs="Arial"/>
          <w:sz w:val="28"/>
          <w:szCs w:val="28"/>
        </w:rPr>
        <w:t>vachiti</w:t>
      </w:r>
      <w:proofErr w:type="spellEnd"/>
      <w:r>
        <w:rPr>
          <w:rFonts w:ascii="Arial" w:hAnsi="Arial" w:cs="Arial"/>
          <w:sz w:val="28"/>
          <w:szCs w:val="28"/>
        </w:rPr>
        <w:t xml:space="preserve"> </w:t>
      </w:r>
      <w:proofErr w:type="spellStart"/>
      <w:r>
        <w:rPr>
          <w:rFonts w:ascii="Arial" w:hAnsi="Arial" w:cs="Arial"/>
          <w:sz w:val="28"/>
          <w:szCs w:val="28"/>
        </w:rPr>
        <w:t>maiona</w:t>
      </w:r>
      <w:proofErr w:type="spellEnd"/>
      <w:r>
        <w:rPr>
          <w:rFonts w:ascii="Arial" w:hAnsi="Arial" w:cs="Arial"/>
          <w:sz w:val="28"/>
          <w:szCs w:val="28"/>
        </w:rPr>
        <w:t xml:space="preserve"> </w:t>
      </w:r>
      <w:proofErr w:type="spellStart"/>
      <w:r>
        <w:rPr>
          <w:rFonts w:ascii="Arial" w:hAnsi="Arial" w:cs="Arial"/>
          <w:sz w:val="28"/>
          <w:szCs w:val="28"/>
        </w:rPr>
        <w:t>nyeredzi</w:t>
      </w:r>
      <w:proofErr w:type="spellEnd"/>
      <w:r>
        <w:rPr>
          <w:rFonts w:ascii="Arial" w:hAnsi="Arial" w:cs="Arial"/>
          <w:sz w:val="28"/>
          <w:szCs w:val="28"/>
        </w:rPr>
        <w:t xml:space="preserve"> </w:t>
      </w:r>
      <w:proofErr w:type="spellStart"/>
      <w:r>
        <w:rPr>
          <w:rFonts w:ascii="Arial" w:hAnsi="Arial" w:cs="Arial"/>
          <w:sz w:val="28"/>
          <w:szCs w:val="28"/>
        </w:rPr>
        <w:t>yazvino</w:t>
      </w:r>
      <w:proofErr w:type="spellEnd"/>
      <w:r>
        <w:rPr>
          <w:rFonts w:ascii="Arial" w:hAnsi="Arial" w:cs="Arial"/>
          <w:sz w:val="28"/>
          <w:szCs w:val="28"/>
        </w:rPr>
        <w:t xml:space="preserve"> </w:t>
      </w:r>
      <w:proofErr w:type="spellStart"/>
      <w:r>
        <w:rPr>
          <w:rFonts w:ascii="Arial" w:hAnsi="Arial" w:cs="Arial"/>
          <w:sz w:val="28"/>
          <w:szCs w:val="28"/>
        </w:rPr>
        <w:t>varikureva</w:t>
      </w:r>
      <w:proofErr w:type="spellEnd"/>
      <w:r>
        <w:rPr>
          <w:rFonts w:ascii="Arial" w:hAnsi="Arial" w:cs="Arial"/>
          <w:sz w:val="28"/>
          <w:szCs w:val="28"/>
        </w:rPr>
        <w:t xml:space="preserve"> ani…? </w:t>
      </w:r>
      <w:r w:rsidRPr="00BC0847">
        <w:rPr>
          <w:rFonts w:ascii="Arial" w:hAnsi="Arial" w:cs="Arial"/>
          <w:sz w:val="18"/>
          <w:szCs w:val="18"/>
        </w:rPr>
        <w:t>[Congregation says, “</w:t>
      </w:r>
      <w:proofErr w:type="spellStart"/>
      <w:r w:rsidRPr="00BC0847">
        <w:rPr>
          <w:rFonts w:ascii="Arial" w:hAnsi="Arial" w:cs="Arial"/>
          <w:sz w:val="18"/>
          <w:szCs w:val="18"/>
        </w:rPr>
        <w:t>Mwazha</w:t>
      </w:r>
      <w:proofErr w:type="spellEnd"/>
      <w:r w:rsidRPr="00BC0847">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Varikureva</w:t>
      </w:r>
      <w:proofErr w:type="spellEnd"/>
      <w:r>
        <w:rPr>
          <w:rFonts w:ascii="Arial" w:hAnsi="Arial" w:cs="Arial"/>
          <w:sz w:val="28"/>
          <w:szCs w:val="28"/>
        </w:rPr>
        <w:t xml:space="preserve"> Mwazha.</w:t>
      </w:r>
    </w:p>
    <w:p w14:paraId="359A447C" w14:textId="77777777" w:rsidR="001156DF" w:rsidRDefault="001156DF" w:rsidP="001156DF">
      <w:pPr>
        <w:spacing w:line="276" w:lineRule="auto"/>
        <w:jc w:val="both"/>
        <w:rPr>
          <w:rFonts w:ascii="Arial" w:hAnsi="Arial" w:cs="Arial"/>
          <w:sz w:val="28"/>
          <w:szCs w:val="28"/>
        </w:rPr>
      </w:pPr>
      <w:r w:rsidRPr="00FB252F">
        <w:rPr>
          <w:rFonts w:ascii="Arial" w:hAnsi="Arial" w:cs="Arial"/>
          <w:sz w:val="28"/>
          <w:szCs w:val="28"/>
          <w:vertAlign w:val="superscript"/>
        </w:rPr>
        <w:t>5</w:t>
      </w:r>
      <w:r>
        <w:rPr>
          <w:rFonts w:ascii="Arial" w:hAnsi="Arial" w:cs="Arial"/>
          <w:sz w:val="28"/>
          <w:szCs w:val="28"/>
        </w:rPr>
        <w:t xml:space="preserve"> </w:t>
      </w:r>
      <w:proofErr w:type="spellStart"/>
      <w:r>
        <w:rPr>
          <w:rFonts w:ascii="Arial" w:hAnsi="Arial" w:cs="Arial"/>
          <w:sz w:val="28"/>
          <w:szCs w:val="28"/>
        </w:rPr>
        <w:t>Isusu</w:t>
      </w:r>
      <w:proofErr w:type="spellEnd"/>
      <w:r>
        <w:rPr>
          <w:rFonts w:ascii="Arial" w:hAnsi="Arial" w:cs="Arial"/>
          <w:sz w:val="28"/>
          <w:szCs w:val="28"/>
        </w:rPr>
        <w:t xml:space="preserve"> </w:t>
      </w:r>
      <w:proofErr w:type="spellStart"/>
      <w:r>
        <w:rPr>
          <w:rFonts w:ascii="Arial" w:hAnsi="Arial" w:cs="Arial"/>
          <w:sz w:val="28"/>
          <w:szCs w:val="28"/>
        </w:rPr>
        <w:t>takazoiti</w:t>
      </w:r>
      <w:proofErr w:type="spellEnd"/>
      <w:r>
        <w:rPr>
          <w:rFonts w:ascii="Arial" w:hAnsi="Arial" w:cs="Arial"/>
          <w:sz w:val="28"/>
          <w:szCs w:val="28"/>
        </w:rPr>
        <w:t xml:space="preserve"> </w:t>
      </w:r>
      <w:proofErr w:type="spellStart"/>
      <w:r>
        <w:rPr>
          <w:rFonts w:ascii="Arial" w:hAnsi="Arial" w:cs="Arial"/>
          <w:sz w:val="28"/>
          <w:szCs w:val="28"/>
        </w:rPr>
        <w:t>ayewa</w:t>
      </w:r>
      <w:proofErr w:type="spellEnd"/>
      <w:r>
        <w:rPr>
          <w:rFonts w:ascii="Arial" w:hAnsi="Arial" w:cs="Arial"/>
          <w:sz w:val="28"/>
          <w:szCs w:val="28"/>
        </w:rPr>
        <w:t xml:space="preserve"> </w:t>
      </w:r>
      <w:proofErr w:type="spellStart"/>
      <w:r>
        <w:rPr>
          <w:rFonts w:ascii="Arial" w:hAnsi="Arial" w:cs="Arial"/>
          <w:sz w:val="28"/>
          <w:szCs w:val="28"/>
        </w:rPr>
        <w:t>maiona</w:t>
      </w:r>
      <w:proofErr w:type="spellEnd"/>
      <w:r>
        <w:rPr>
          <w:rFonts w:ascii="Arial" w:hAnsi="Arial" w:cs="Arial"/>
          <w:sz w:val="28"/>
          <w:szCs w:val="28"/>
        </w:rPr>
        <w:t xml:space="preserve"> here </w:t>
      </w:r>
      <w:proofErr w:type="spellStart"/>
      <w:r>
        <w:rPr>
          <w:rFonts w:ascii="Arial" w:hAnsi="Arial" w:cs="Arial"/>
          <w:sz w:val="28"/>
          <w:szCs w:val="28"/>
        </w:rPr>
        <w:t>nyeredzi</w:t>
      </w:r>
      <w:proofErr w:type="spellEnd"/>
      <w:r>
        <w:rPr>
          <w:rFonts w:ascii="Arial" w:hAnsi="Arial" w:cs="Arial"/>
          <w:sz w:val="28"/>
          <w:szCs w:val="28"/>
        </w:rPr>
        <w:t xml:space="preserve"> </w:t>
      </w:r>
      <w:proofErr w:type="spellStart"/>
      <w:r>
        <w:rPr>
          <w:rFonts w:ascii="Arial" w:hAnsi="Arial" w:cs="Arial"/>
          <w:sz w:val="28"/>
          <w:szCs w:val="28"/>
        </w:rPr>
        <w:t>yazvino</w:t>
      </w:r>
      <w:proofErr w:type="spellEnd"/>
      <w:r>
        <w:rPr>
          <w:rFonts w:ascii="Arial" w:hAnsi="Arial" w:cs="Arial"/>
          <w:sz w:val="28"/>
          <w:szCs w:val="28"/>
        </w:rPr>
        <w:t xml:space="preserve"> </w:t>
      </w:r>
      <w:proofErr w:type="spellStart"/>
      <w:r>
        <w:rPr>
          <w:rFonts w:ascii="Arial" w:hAnsi="Arial" w:cs="Arial"/>
          <w:sz w:val="28"/>
          <w:szCs w:val="28"/>
        </w:rPr>
        <w:t>tichireva</w:t>
      </w:r>
      <w:proofErr w:type="spellEnd"/>
      <w:r>
        <w:rPr>
          <w:rFonts w:ascii="Arial" w:hAnsi="Arial" w:cs="Arial"/>
          <w:sz w:val="28"/>
          <w:szCs w:val="28"/>
        </w:rPr>
        <w:t xml:space="preserve"> </w:t>
      </w:r>
      <w:proofErr w:type="spellStart"/>
      <w:r>
        <w:rPr>
          <w:rFonts w:ascii="Arial" w:hAnsi="Arial" w:cs="Arial"/>
          <w:sz w:val="28"/>
          <w:szCs w:val="28"/>
        </w:rPr>
        <w:t>chii</w:t>
      </w:r>
      <w:proofErr w:type="spellEnd"/>
      <w:r>
        <w:rPr>
          <w:rFonts w:ascii="Arial" w:hAnsi="Arial" w:cs="Arial"/>
          <w:sz w:val="28"/>
          <w:szCs w:val="28"/>
        </w:rPr>
        <w:t xml:space="preserve">… </w:t>
      </w:r>
      <w:proofErr w:type="spellStart"/>
      <w:r>
        <w:rPr>
          <w:rFonts w:ascii="Arial" w:hAnsi="Arial" w:cs="Arial"/>
          <w:sz w:val="28"/>
          <w:szCs w:val="28"/>
        </w:rPr>
        <w:t>tichireva</w:t>
      </w:r>
      <w:proofErr w:type="spellEnd"/>
      <w:r>
        <w:rPr>
          <w:rFonts w:ascii="Arial" w:hAnsi="Arial" w:cs="Arial"/>
          <w:sz w:val="28"/>
          <w:szCs w:val="28"/>
        </w:rPr>
        <w:t xml:space="preserve"> Malachi 4…? </w:t>
      </w:r>
      <w:r w:rsidRPr="00085FFB">
        <w:rPr>
          <w:rFonts w:ascii="Arial" w:hAnsi="Arial" w:cs="Arial"/>
          <w:sz w:val="18"/>
          <w:szCs w:val="18"/>
        </w:rPr>
        <w:t>[Congregation says, “4</w:t>
      </w:r>
      <w:r>
        <w:rPr>
          <w:rFonts w:ascii="Arial" w:hAnsi="Arial" w:cs="Arial"/>
          <w:sz w:val="18"/>
          <w:szCs w:val="18"/>
        </w:rPr>
        <w:t>:</w:t>
      </w:r>
      <w:r w:rsidRPr="00085FFB">
        <w:rPr>
          <w:rFonts w:ascii="Arial" w:hAnsi="Arial" w:cs="Arial"/>
          <w:sz w:val="18"/>
          <w:szCs w:val="18"/>
        </w:rPr>
        <w:t>5.”]</w:t>
      </w:r>
      <w:r>
        <w:rPr>
          <w:rFonts w:ascii="Arial" w:hAnsi="Arial" w:cs="Arial"/>
          <w:sz w:val="28"/>
          <w:szCs w:val="28"/>
        </w:rPr>
        <w:t xml:space="preserve"> William Marrion Branha…? </w:t>
      </w:r>
      <w:r w:rsidRPr="00085FFB">
        <w:rPr>
          <w:rFonts w:ascii="Arial" w:hAnsi="Arial" w:cs="Arial"/>
          <w:sz w:val="18"/>
          <w:szCs w:val="18"/>
        </w:rPr>
        <w:t>[Congregation says, “Branham.”]</w:t>
      </w:r>
      <w:r>
        <w:rPr>
          <w:rFonts w:ascii="Arial" w:hAnsi="Arial" w:cs="Arial"/>
          <w:sz w:val="28"/>
          <w:szCs w:val="28"/>
        </w:rPr>
        <w:t xml:space="preserve"> Vaya </w:t>
      </w:r>
      <w:proofErr w:type="spellStart"/>
      <w:r>
        <w:rPr>
          <w:rFonts w:ascii="Arial" w:hAnsi="Arial" w:cs="Arial"/>
          <w:sz w:val="28"/>
          <w:szCs w:val="28"/>
        </w:rPr>
        <w:t>vanenge</w:t>
      </w:r>
      <w:proofErr w:type="spellEnd"/>
      <w:r>
        <w:rPr>
          <w:rFonts w:ascii="Arial" w:hAnsi="Arial" w:cs="Arial"/>
          <w:sz w:val="28"/>
          <w:szCs w:val="28"/>
        </w:rPr>
        <w:t xml:space="preserve"> </w:t>
      </w:r>
      <w:proofErr w:type="spellStart"/>
      <w:r>
        <w:rPr>
          <w:rFonts w:ascii="Arial" w:hAnsi="Arial" w:cs="Arial"/>
          <w:sz w:val="28"/>
          <w:szCs w:val="28"/>
        </w:rPr>
        <w:t>vachiti</w:t>
      </w:r>
      <w:proofErr w:type="spellEnd"/>
      <w:r>
        <w:rPr>
          <w:rFonts w:ascii="Arial" w:hAnsi="Arial" w:cs="Arial"/>
          <w:sz w:val="28"/>
          <w:szCs w:val="28"/>
        </w:rPr>
        <w:t xml:space="preserve"> </w:t>
      </w:r>
      <w:proofErr w:type="spellStart"/>
      <w:r>
        <w:rPr>
          <w:rFonts w:ascii="Arial" w:hAnsi="Arial" w:cs="Arial"/>
          <w:sz w:val="28"/>
          <w:szCs w:val="28"/>
        </w:rPr>
        <w:t>chokwadi</w:t>
      </w:r>
      <w:proofErr w:type="spellEnd"/>
      <w:r>
        <w:rPr>
          <w:rFonts w:ascii="Arial" w:hAnsi="Arial" w:cs="Arial"/>
          <w:sz w:val="28"/>
          <w:szCs w:val="28"/>
        </w:rPr>
        <w:t xml:space="preserve"> </w:t>
      </w:r>
      <w:proofErr w:type="spellStart"/>
      <w:r>
        <w:rPr>
          <w:rFonts w:ascii="Arial" w:hAnsi="Arial" w:cs="Arial"/>
          <w:sz w:val="28"/>
          <w:szCs w:val="28"/>
        </w:rPr>
        <w:t>chazvino</w:t>
      </w:r>
      <w:proofErr w:type="spellEnd"/>
      <w:r>
        <w:rPr>
          <w:rFonts w:ascii="Arial" w:hAnsi="Arial" w:cs="Arial"/>
          <w:sz w:val="28"/>
          <w:szCs w:val="28"/>
        </w:rPr>
        <w:t xml:space="preserve"> </w:t>
      </w:r>
      <w:proofErr w:type="spellStart"/>
      <w:r>
        <w:rPr>
          <w:rFonts w:ascii="Arial" w:hAnsi="Arial" w:cs="Arial"/>
          <w:sz w:val="28"/>
          <w:szCs w:val="28"/>
        </w:rPr>
        <w:t>vachireva</w:t>
      </w:r>
      <w:proofErr w:type="spellEnd"/>
      <w:r>
        <w:rPr>
          <w:rFonts w:ascii="Arial" w:hAnsi="Arial" w:cs="Arial"/>
          <w:sz w:val="28"/>
          <w:szCs w:val="28"/>
        </w:rPr>
        <w:t xml:space="preserve"> </w:t>
      </w:r>
      <w:proofErr w:type="spellStart"/>
      <w:r>
        <w:rPr>
          <w:rFonts w:ascii="Arial" w:hAnsi="Arial" w:cs="Arial"/>
          <w:sz w:val="28"/>
          <w:szCs w:val="28"/>
        </w:rPr>
        <w:t>chavo</w:t>
      </w:r>
      <w:proofErr w:type="spellEnd"/>
      <w:r>
        <w:rPr>
          <w:rFonts w:ascii="Arial" w:hAnsi="Arial" w:cs="Arial"/>
          <w:sz w:val="28"/>
          <w:szCs w:val="28"/>
        </w:rPr>
        <w:t xml:space="preserve"> </w:t>
      </w:r>
      <w:proofErr w:type="spellStart"/>
      <w:r>
        <w:rPr>
          <w:rFonts w:ascii="Arial" w:hAnsi="Arial" w:cs="Arial"/>
          <w:sz w:val="28"/>
          <w:szCs w:val="28"/>
        </w:rPr>
        <w:t>chavanoparidza</w:t>
      </w:r>
      <w:proofErr w:type="spellEnd"/>
      <w:r>
        <w:rPr>
          <w:rFonts w:ascii="Arial" w:hAnsi="Arial" w:cs="Arial"/>
          <w:sz w:val="28"/>
          <w:szCs w:val="28"/>
        </w:rPr>
        <w:t xml:space="preserve"> </w:t>
      </w:r>
      <w:proofErr w:type="spellStart"/>
      <w:r>
        <w:rPr>
          <w:rFonts w:ascii="Arial" w:hAnsi="Arial" w:cs="Arial"/>
          <w:sz w:val="28"/>
          <w:szCs w:val="28"/>
        </w:rPr>
        <w:t>ikoko</w:t>
      </w:r>
      <w:proofErr w:type="spellEnd"/>
      <w:r>
        <w:rPr>
          <w:rFonts w:ascii="Arial" w:hAnsi="Arial" w:cs="Arial"/>
          <w:sz w:val="28"/>
          <w:szCs w:val="28"/>
        </w:rPr>
        <w:t xml:space="preserve"> </w:t>
      </w:r>
      <w:proofErr w:type="spellStart"/>
      <w:r>
        <w:rPr>
          <w:rFonts w:ascii="Arial" w:hAnsi="Arial" w:cs="Arial"/>
          <w:sz w:val="28"/>
          <w:szCs w:val="28"/>
        </w:rPr>
        <w:t>hatiizivi</w:t>
      </w:r>
      <w:proofErr w:type="spellEnd"/>
      <w:r>
        <w:rPr>
          <w:rFonts w:ascii="Arial" w:hAnsi="Arial" w:cs="Arial"/>
          <w:sz w:val="28"/>
          <w:szCs w:val="28"/>
        </w:rPr>
        <w:t xml:space="preserve"> doctrine </w:t>
      </w:r>
      <w:proofErr w:type="spellStart"/>
      <w:r>
        <w:rPr>
          <w:rFonts w:ascii="Arial" w:hAnsi="Arial" w:cs="Arial"/>
          <w:sz w:val="28"/>
          <w:szCs w:val="28"/>
        </w:rPr>
        <w:t>yekwa</w:t>
      </w:r>
      <w:proofErr w:type="spellEnd"/>
      <w:r>
        <w:rPr>
          <w:rFonts w:ascii="Arial" w:hAnsi="Arial" w:cs="Arial"/>
          <w:sz w:val="28"/>
          <w:szCs w:val="28"/>
        </w:rPr>
        <w:t xml:space="preserve"> </w:t>
      </w:r>
      <w:proofErr w:type="spellStart"/>
      <w:r>
        <w:rPr>
          <w:rFonts w:ascii="Arial" w:hAnsi="Arial" w:cs="Arial"/>
          <w:sz w:val="28"/>
          <w:szCs w:val="28"/>
        </w:rPr>
        <w:t>Mwazha</w:t>
      </w:r>
      <w:proofErr w:type="spellEnd"/>
      <w:r>
        <w:rPr>
          <w:rFonts w:ascii="Arial" w:hAnsi="Arial" w:cs="Arial"/>
          <w:sz w:val="28"/>
          <w:szCs w:val="28"/>
        </w:rPr>
        <w:t xml:space="preserve"> but </w:t>
      </w:r>
      <w:proofErr w:type="spellStart"/>
      <w:r>
        <w:rPr>
          <w:rFonts w:ascii="Arial" w:hAnsi="Arial" w:cs="Arial"/>
          <w:sz w:val="28"/>
          <w:szCs w:val="28"/>
        </w:rPr>
        <w:t>isu</w:t>
      </w:r>
      <w:proofErr w:type="spellEnd"/>
      <w:r>
        <w:rPr>
          <w:rFonts w:ascii="Arial" w:hAnsi="Arial" w:cs="Arial"/>
          <w:sz w:val="28"/>
          <w:szCs w:val="28"/>
        </w:rPr>
        <w:t xml:space="preserve"> </w:t>
      </w:r>
      <w:proofErr w:type="spellStart"/>
      <w:r>
        <w:rPr>
          <w:rFonts w:ascii="Arial" w:hAnsi="Arial" w:cs="Arial"/>
          <w:sz w:val="28"/>
          <w:szCs w:val="28"/>
        </w:rPr>
        <w:t>tiri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chokwadi</w:t>
      </w:r>
      <w:proofErr w:type="spellEnd"/>
      <w:r>
        <w:rPr>
          <w:rFonts w:ascii="Arial" w:hAnsi="Arial" w:cs="Arial"/>
          <w:sz w:val="28"/>
          <w:szCs w:val="28"/>
        </w:rPr>
        <w:t xml:space="preserve"> </w:t>
      </w:r>
      <w:proofErr w:type="spellStart"/>
      <w:r>
        <w:rPr>
          <w:rFonts w:ascii="Arial" w:hAnsi="Arial" w:cs="Arial"/>
          <w:sz w:val="28"/>
          <w:szCs w:val="28"/>
        </w:rPr>
        <w:t>chazvini</w:t>
      </w:r>
      <w:proofErr w:type="spellEnd"/>
      <w:r>
        <w:rPr>
          <w:rFonts w:ascii="Arial" w:hAnsi="Arial" w:cs="Arial"/>
          <w:sz w:val="28"/>
          <w:szCs w:val="28"/>
        </w:rPr>
        <w:t xml:space="preserve"> </w:t>
      </w:r>
      <w:proofErr w:type="spellStart"/>
      <w:r>
        <w:rPr>
          <w:rFonts w:ascii="Arial" w:hAnsi="Arial" w:cs="Arial"/>
          <w:sz w:val="28"/>
          <w:szCs w:val="28"/>
        </w:rPr>
        <w:t>tichireva</w:t>
      </w:r>
      <w:proofErr w:type="spellEnd"/>
      <w:r>
        <w:rPr>
          <w:rFonts w:ascii="Arial" w:hAnsi="Arial" w:cs="Arial"/>
          <w:sz w:val="28"/>
          <w:szCs w:val="28"/>
        </w:rPr>
        <w:t xml:space="preserve"> Message Spoken Word </w:t>
      </w:r>
      <w:proofErr w:type="spellStart"/>
      <w:r>
        <w:rPr>
          <w:rFonts w:ascii="Arial" w:hAnsi="Arial" w:cs="Arial"/>
          <w:sz w:val="28"/>
          <w:szCs w:val="28"/>
        </w:rPr>
        <w:t>yenguva</w:t>
      </w:r>
      <w:proofErr w:type="spellEnd"/>
      <w:r>
        <w:rPr>
          <w:rFonts w:ascii="Arial" w:hAnsi="Arial" w:cs="Arial"/>
          <w:sz w:val="28"/>
          <w:szCs w:val="28"/>
        </w:rPr>
        <w:t xml:space="preserve"> </w:t>
      </w:r>
      <w:proofErr w:type="spellStart"/>
      <w:r>
        <w:rPr>
          <w:rFonts w:ascii="Arial" w:hAnsi="Arial" w:cs="Arial"/>
          <w:sz w:val="28"/>
          <w:szCs w:val="28"/>
        </w:rPr>
        <w:t>i</w:t>
      </w:r>
      <w:proofErr w:type="spellEnd"/>
      <w:r>
        <w:rPr>
          <w:rFonts w:ascii="Arial" w:hAnsi="Arial" w:cs="Arial"/>
          <w:sz w:val="28"/>
          <w:szCs w:val="28"/>
        </w:rPr>
        <w:t xml:space="preserve">…? </w:t>
      </w:r>
      <w:r w:rsidRPr="00ED27E2">
        <w:rPr>
          <w:rFonts w:ascii="Arial" w:hAnsi="Arial" w:cs="Arial"/>
          <w:sz w:val="18"/>
          <w:szCs w:val="18"/>
        </w:rPr>
        <w:t>[Congregation says, “</w:t>
      </w:r>
      <w:proofErr w:type="spellStart"/>
      <w:r w:rsidRPr="00ED27E2">
        <w:rPr>
          <w:rFonts w:ascii="Arial" w:hAnsi="Arial" w:cs="Arial"/>
          <w:sz w:val="18"/>
          <w:szCs w:val="18"/>
        </w:rPr>
        <w:t>inoyi</w:t>
      </w:r>
      <w:proofErr w:type="spellEnd"/>
      <w:r w:rsidRPr="00ED27E2">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Dzakawanda</w:t>
      </w:r>
      <w:proofErr w:type="spellEnd"/>
      <w:r>
        <w:rPr>
          <w:rFonts w:ascii="Arial" w:hAnsi="Arial" w:cs="Arial"/>
          <w:sz w:val="28"/>
          <w:szCs w:val="28"/>
        </w:rPr>
        <w:t xml:space="preserve"> </w:t>
      </w:r>
      <w:proofErr w:type="spellStart"/>
      <w:r>
        <w:rPr>
          <w:rFonts w:ascii="Arial" w:hAnsi="Arial" w:cs="Arial"/>
          <w:sz w:val="28"/>
          <w:szCs w:val="28"/>
        </w:rPr>
        <w:t>nzvimbo</w:t>
      </w:r>
      <w:proofErr w:type="spellEnd"/>
      <w:r>
        <w:rPr>
          <w:rFonts w:ascii="Arial" w:hAnsi="Arial" w:cs="Arial"/>
          <w:sz w:val="28"/>
          <w:szCs w:val="28"/>
        </w:rPr>
        <w:t xml:space="preserve"> </w:t>
      </w:r>
      <w:proofErr w:type="spellStart"/>
      <w:r>
        <w:rPr>
          <w:rFonts w:ascii="Arial" w:hAnsi="Arial" w:cs="Arial"/>
          <w:sz w:val="28"/>
          <w:szCs w:val="28"/>
        </w:rPr>
        <w:t>dzinonzi</w:t>
      </w:r>
      <w:proofErr w:type="spellEnd"/>
      <w:r>
        <w:rPr>
          <w:rFonts w:ascii="Arial" w:hAnsi="Arial" w:cs="Arial"/>
          <w:sz w:val="28"/>
          <w:szCs w:val="28"/>
        </w:rPr>
        <w:t xml:space="preserve"> </w:t>
      </w:r>
      <w:proofErr w:type="spellStart"/>
      <w:r>
        <w:rPr>
          <w:rFonts w:ascii="Arial" w:hAnsi="Arial" w:cs="Arial"/>
          <w:sz w:val="28"/>
          <w:szCs w:val="28"/>
        </w:rPr>
        <w:t>dzinonamata</w:t>
      </w:r>
      <w:proofErr w:type="spellEnd"/>
      <w:r>
        <w:rPr>
          <w:rFonts w:ascii="Arial" w:hAnsi="Arial" w:cs="Arial"/>
          <w:sz w:val="28"/>
          <w:szCs w:val="28"/>
        </w:rPr>
        <w:t xml:space="preserve"> Mwari but Mwari </w:t>
      </w:r>
      <w:proofErr w:type="spellStart"/>
      <w:r>
        <w:rPr>
          <w:rFonts w:ascii="Arial" w:hAnsi="Arial" w:cs="Arial"/>
          <w:sz w:val="28"/>
          <w:szCs w:val="28"/>
        </w:rPr>
        <w:t>ane</w:t>
      </w:r>
      <w:proofErr w:type="spellEnd"/>
      <w:r>
        <w:rPr>
          <w:rFonts w:ascii="Arial" w:hAnsi="Arial" w:cs="Arial"/>
          <w:sz w:val="28"/>
          <w:szCs w:val="28"/>
        </w:rPr>
        <w:t xml:space="preserve"> </w:t>
      </w:r>
      <w:proofErr w:type="spellStart"/>
      <w:r>
        <w:rPr>
          <w:rFonts w:ascii="Arial" w:hAnsi="Arial" w:cs="Arial"/>
          <w:sz w:val="28"/>
          <w:szCs w:val="28"/>
        </w:rPr>
        <w:t>nzvimbo</w:t>
      </w:r>
      <w:proofErr w:type="spellEnd"/>
      <w:r>
        <w:rPr>
          <w:rFonts w:ascii="Arial" w:hAnsi="Arial" w:cs="Arial"/>
          <w:sz w:val="28"/>
          <w:szCs w:val="28"/>
        </w:rPr>
        <w:t xml:space="preserve"> </w:t>
      </w:r>
      <w:proofErr w:type="spellStart"/>
      <w:r>
        <w:rPr>
          <w:rFonts w:ascii="Arial" w:hAnsi="Arial" w:cs="Arial"/>
          <w:sz w:val="28"/>
          <w:szCs w:val="28"/>
        </w:rPr>
        <w:t>imwe</w:t>
      </w:r>
      <w:proofErr w:type="spellEnd"/>
      <w:r>
        <w:rPr>
          <w:rFonts w:ascii="Arial" w:hAnsi="Arial" w:cs="Arial"/>
          <w:sz w:val="28"/>
          <w:szCs w:val="28"/>
        </w:rPr>
        <w:t xml:space="preserve"> </w:t>
      </w:r>
      <w:proofErr w:type="spellStart"/>
      <w:r>
        <w:rPr>
          <w:rFonts w:ascii="Arial" w:hAnsi="Arial" w:cs="Arial"/>
          <w:sz w:val="28"/>
          <w:szCs w:val="28"/>
        </w:rPr>
        <w:t>chete</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Amen. </w:t>
      </w:r>
      <w:r w:rsidRPr="00DF6A73">
        <w:rPr>
          <w:rFonts w:ascii="Arial" w:hAnsi="Arial" w:cs="Arial"/>
          <w:sz w:val="18"/>
          <w:szCs w:val="18"/>
        </w:rPr>
        <w:t>[Congregation says, “Amen.”]</w:t>
      </w:r>
    </w:p>
    <w:p w14:paraId="7A4227E7" w14:textId="77777777" w:rsidR="001156DF" w:rsidRDefault="001156DF" w:rsidP="001156DF">
      <w:pPr>
        <w:spacing w:line="276" w:lineRule="auto"/>
        <w:jc w:val="both"/>
        <w:rPr>
          <w:rFonts w:ascii="Arial" w:hAnsi="Arial" w:cs="Arial"/>
          <w:sz w:val="28"/>
          <w:szCs w:val="28"/>
        </w:rPr>
      </w:pPr>
      <w:r w:rsidRPr="00CD6E81">
        <w:rPr>
          <w:rFonts w:ascii="Arial" w:hAnsi="Arial" w:cs="Arial"/>
          <w:sz w:val="28"/>
          <w:szCs w:val="28"/>
          <w:vertAlign w:val="superscript"/>
        </w:rPr>
        <w:t>6</w:t>
      </w:r>
      <w:r>
        <w:rPr>
          <w:rFonts w:ascii="Arial" w:hAnsi="Arial" w:cs="Arial"/>
          <w:sz w:val="28"/>
          <w:szCs w:val="28"/>
        </w:rPr>
        <w:t xml:space="preserve"> </w:t>
      </w:r>
      <w:r w:rsidRPr="00967003">
        <w:rPr>
          <w:rFonts w:ascii="Arial" w:hAnsi="Arial" w:cs="Arial"/>
          <w:sz w:val="28"/>
          <w:szCs w:val="28"/>
        </w:rPr>
        <w:t xml:space="preserve">Manje </w:t>
      </w:r>
      <w:proofErr w:type="spellStart"/>
      <w:r w:rsidRPr="00967003">
        <w:rPr>
          <w:rFonts w:ascii="Arial" w:hAnsi="Arial" w:cs="Arial"/>
          <w:sz w:val="28"/>
          <w:szCs w:val="28"/>
        </w:rPr>
        <w:t>ndakuta</w:t>
      </w:r>
      <w:r>
        <w:rPr>
          <w:rFonts w:ascii="Arial" w:hAnsi="Arial" w:cs="Arial"/>
          <w:sz w:val="28"/>
          <w:szCs w:val="28"/>
        </w:rPr>
        <w:t>u</w:t>
      </w:r>
      <w:r w:rsidRPr="00967003">
        <w:rPr>
          <w:rFonts w:ascii="Arial" w:hAnsi="Arial" w:cs="Arial"/>
          <w:sz w:val="28"/>
          <w:szCs w:val="28"/>
        </w:rPr>
        <w:t>ra</w:t>
      </w:r>
      <w:proofErr w:type="spellEnd"/>
      <w:r w:rsidRPr="00967003">
        <w:rPr>
          <w:rFonts w:ascii="Arial" w:hAnsi="Arial" w:cs="Arial"/>
          <w:sz w:val="28"/>
          <w:szCs w:val="28"/>
        </w:rPr>
        <w:t xml:space="preserve"> </w:t>
      </w:r>
      <w:proofErr w:type="spellStart"/>
      <w:r w:rsidRPr="00967003">
        <w:rPr>
          <w:rFonts w:ascii="Arial" w:hAnsi="Arial" w:cs="Arial"/>
          <w:sz w:val="28"/>
          <w:szCs w:val="28"/>
        </w:rPr>
        <w:t>manje</w:t>
      </w:r>
      <w:proofErr w:type="spellEnd"/>
      <w:r w:rsidRPr="00967003">
        <w:rPr>
          <w:rFonts w:ascii="Arial" w:hAnsi="Arial" w:cs="Arial"/>
          <w:sz w:val="28"/>
          <w:szCs w:val="28"/>
        </w:rPr>
        <w:t xml:space="preserve"> iye</w:t>
      </w:r>
      <w:r>
        <w:rPr>
          <w:rFonts w:ascii="Arial" w:hAnsi="Arial" w:cs="Arial"/>
          <w:sz w:val="28"/>
          <w:szCs w:val="28"/>
        </w:rPr>
        <w:t xml:space="preserve"> </w:t>
      </w:r>
      <w:proofErr w:type="spellStart"/>
      <w:r w:rsidRPr="00967003">
        <w:rPr>
          <w:rFonts w:ascii="Arial" w:hAnsi="Arial" w:cs="Arial"/>
          <w:sz w:val="28"/>
          <w:szCs w:val="28"/>
        </w:rPr>
        <w:t>zvino</w:t>
      </w:r>
      <w:proofErr w:type="spellEnd"/>
      <w:r w:rsidRPr="00967003">
        <w:rPr>
          <w:rFonts w:ascii="Arial" w:hAnsi="Arial" w:cs="Arial"/>
          <w:sz w:val="28"/>
          <w:szCs w:val="28"/>
        </w:rPr>
        <w:t xml:space="preserve"> </w:t>
      </w:r>
      <w:proofErr w:type="spellStart"/>
      <w:r w:rsidRPr="00967003">
        <w:rPr>
          <w:rFonts w:ascii="Arial" w:hAnsi="Arial" w:cs="Arial"/>
          <w:sz w:val="28"/>
          <w:szCs w:val="28"/>
        </w:rPr>
        <w:t>inini</w:t>
      </w:r>
      <w:proofErr w:type="spellEnd"/>
      <w:r w:rsidRPr="00967003">
        <w:rPr>
          <w:rFonts w:ascii="Arial" w:hAnsi="Arial" w:cs="Arial"/>
          <w:sz w:val="28"/>
          <w:szCs w:val="28"/>
        </w:rPr>
        <w:t xml:space="preserve">, </w:t>
      </w:r>
      <w:proofErr w:type="spellStart"/>
      <w:r w:rsidRPr="00967003">
        <w:rPr>
          <w:rFonts w:ascii="Arial" w:hAnsi="Arial" w:cs="Arial"/>
          <w:sz w:val="28"/>
          <w:szCs w:val="28"/>
        </w:rPr>
        <w:t>ndiri</w:t>
      </w:r>
      <w:proofErr w:type="spellEnd"/>
      <w:r w:rsidRPr="00967003">
        <w:rPr>
          <w:rFonts w:ascii="Arial" w:hAnsi="Arial" w:cs="Arial"/>
          <w:sz w:val="28"/>
          <w:szCs w:val="28"/>
        </w:rPr>
        <w:t xml:space="preserve"> </w:t>
      </w:r>
      <w:proofErr w:type="spellStart"/>
      <w:r w:rsidRPr="00967003">
        <w:rPr>
          <w:rFonts w:ascii="Arial" w:hAnsi="Arial" w:cs="Arial"/>
          <w:sz w:val="28"/>
          <w:szCs w:val="28"/>
        </w:rPr>
        <w:t>kutaura</w:t>
      </w:r>
      <w:proofErr w:type="spellEnd"/>
      <w:r w:rsidRPr="00967003">
        <w:rPr>
          <w:rFonts w:ascii="Arial" w:hAnsi="Arial" w:cs="Arial"/>
          <w:sz w:val="28"/>
          <w:szCs w:val="28"/>
        </w:rPr>
        <w:t xml:space="preserve"> </w:t>
      </w:r>
      <w:proofErr w:type="spellStart"/>
      <w:r w:rsidRPr="00967003">
        <w:rPr>
          <w:rFonts w:ascii="Arial" w:hAnsi="Arial" w:cs="Arial"/>
          <w:sz w:val="28"/>
          <w:szCs w:val="28"/>
        </w:rPr>
        <w:t>ndichi</w:t>
      </w:r>
      <w:proofErr w:type="spellEnd"/>
      <w:r w:rsidRPr="00967003">
        <w:rPr>
          <w:rFonts w:ascii="Arial" w:hAnsi="Arial" w:cs="Arial"/>
          <w:sz w:val="28"/>
          <w:szCs w:val="28"/>
        </w:rPr>
        <w:t xml:space="preserve"> </w:t>
      </w:r>
      <w:proofErr w:type="spellStart"/>
      <w:r w:rsidRPr="00967003">
        <w:rPr>
          <w:rFonts w:ascii="Arial" w:hAnsi="Arial" w:cs="Arial"/>
          <w:sz w:val="28"/>
          <w:szCs w:val="28"/>
        </w:rPr>
        <w:t>bhesa</w:t>
      </w:r>
      <w:proofErr w:type="spellEnd"/>
      <w:r w:rsidRPr="00967003">
        <w:rPr>
          <w:rFonts w:ascii="Arial" w:hAnsi="Arial" w:cs="Arial"/>
          <w:sz w:val="28"/>
          <w:szCs w:val="28"/>
        </w:rPr>
        <w:t xml:space="preserve"> </w:t>
      </w:r>
      <w:proofErr w:type="spellStart"/>
      <w:r>
        <w:rPr>
          <w:rFonts w:ascii="Arial" w:hAnsi="Arial" w:cs="Arial"/>
          <w:sz w:val="28"/>
          <w:szCs w:val="28"/>
        </w:rPr>
        <w:t>pa</w:t>
      </w:r>
      <w:r w:rsidRPr="00967003">
        <w:rPr>
          <w:rFonts w:ascii="Arial" w:hAnsi="Arial" w:cs="Arial"/>
          <w:sz w:val="28"/>
          <w:szCs w:val="28"/>
        </w:rPr>
        <w:t>testimon</w:t>
      </w:r>
      <w:r>
        <w:rPr>
          <w:rFonts w:ascii="Arial" w:hAnsi="Arial" w:cs="Arial"/>
          <w:sz w:val="28"/>
          <w:szCs w:val="28"/>
        </w:rPr>
        <w:t>y</w:t>
      </w:r>
      <w:proofErr w:type="spellEnd"/>
      <w:r w:rsidRPr="00967003">
        <w:rPr>
          <w:rFonts w:ascii="Arial" w:hAnsi="Arial" w:cs="Arial"/>
          <w:sz w:val="28"/>
          <w:szCs w:val="28"/>
        </w:rPr>
        <w:t xml:space="preserve">, </w:t>
      </w:r>
      <w:r>
        <w:rPr>
          <w:rFonts w:ascii="Arial" w:hAnsi="Arial" w:cs="Arial"/>
          <w:sz w:val="28"/>
          <w:szCs w:val="28"/>
        </w:rPr>
        <w:t xml:space="preserve"> It’s like a </w:t>
      </w:r>
      <w:r w:rsidRPr="00967003">
        <w:rPr>
          <w:rFonts w:ascii="Arial" w:hAnsi="Arial" w:cs="Arial"/>
          <w:sz w:val="28"/>
          <w:szCs w:val="28"/>
        </w:rPr>
        <w:t xml:space="preserve"> test</w:t>
      </w:r>
      <w:r>
        <w:rPr>
          <w:rFonts w:ascii="Arial" w:hAnsi="Arial" w:cs="Arial"/>
          <w:sz w:val="28"/>
          <w:szCs w:val="28"/>
        </w:rPr>
        <w:t xml:space="preserve">imony when we talk about this. Kuti </w:t>
      </w:r>
      <w:proofErr w:type="spellStart"/>
      <w:r>
        <w:rPr>
          <w:rFonts w:ascii="Arial" w:hAnsi="Arial" w:cs="Arial"/>
          <w:sz w:val="28"/>
          <w:szCs w:val="28"/>
        </w:rPr>
        <w:t>ndava</w:t>
      </w:r>
      <w:proofErr w:type="spellEnd"/>
      <w:r>
        <w:rPr>
          <w:rFonts w:ascii="Arial" w:hAnsi="Arial" w:cs="Arial"/>
          <w:sz w:val="28"/>
          <w:szCs w:val="28"/>
        </w:rPr>
        <w:t xml:space="preserve"> fifty-four years </w:t>
      </w:r>
      <w:proofErr w:type="spellStart"/>
      <w:r>
        <w:rPr>
          <w:rFonts w:ascii="Arial" w:hAnsi="Arial" w:cs="Arial"/>
          <w:sz w:val="28"/>
          <w:szCs w:val="28"/>
        </w:rPr>
        <w:t>handina</w:t>
      </w:r>
      <w:proofErr w:type="spellEnd"/>
      <w:r>
        <w:rPr>
          <w:rFonts w:ascii="Arial" w:hAnsi="Arial" w:cs="Arial"/>
          <w:sz w:val="28"/>
          <w:szCs w:val="28"/>
        </w:rPr>
        <w:t xml:space="preserve"> </w:t>
      </w:r>
      <w:proofErr w:type="spellStart"/>
      <w:r>
        <w:rPr>
          <w:rFonts w:ascii="Arial" w:hAnsi="Arial" w:cs="Arial"/>
          <w:sz w:val="28"/>
          <w:szCs w:val="28"/>
        </w:rPr>
        <w:t>kumbobata</w:t>
      </w:r>
      <w:proofErr w:type="spellEnd"/>
      <w:r>
        <w:rPr>
          <w:rFonts w:ascii="Arial" w:hAnsi="Arial" w:cs="Arial"/>
          <w:sz w:val="28"/>
          <w:szCs w:val="28"/>
        </w:rPr>
        <w:t xml:space="preserve"> </w:t>
      </w:r>
      <w:proofErr w:type="spellStart"/>
      <w:r>
        <w:rPr>
          <w:rFonts w:ascii="Arial" w:hAnsi="Arial" w:cs="Arial"/>
          <w:sz w:val="28"/>
          <w:szCs w:val="28"/>
        </w:rPr>
        <w:t>mushonga</w:t>
      </w:r>
      <w:proofErr w:type="spellEnd"/>
      <w:r>
        <w:rPr>
          <w:rFonts w:ascii="Arial" w:hAnsi="Arial" w:cs="Arial"/>
          <w:sz w:val="28"/>
          <w:szCs w:val="28"/>
        </w:rPr>
        <w:t xml:space="preserve"> kana </w:t>
      </w:r>
      <w:proofErr w:type="spellStart"/>
      <w:r>
        <w:rPr>
          <w:rFonts w:ascii="Arial" w:hAnsi="Arial" w:cs="Arial"/>
          <w:sz w:val="28"/>
          <w:szCs w:val="28"/>
        </w:rPr>
        <w:t>dumwa</w:t>
      </w:r>
      <w:proofErr w:type="spellEnd"/>
      <w:r>
        <w:rPr>
          <w:rFonts w:ascii="Arial" w:hAnsi="Arial" w:cs="Arial"/>
          <w:sz w:val="28"/>
          <w:szCs w:val="28"/>
        </w:rPr>
        <w:t xml:space="preserve"> kana </w:t>
      </w:r>
      <w:proofErr w:type="spellStart"/>
      <w:r>
        <w:rPr>
          <w:rFonts w:ascii="Arial" w:hAnsi="Arial" w:cs="Arial"/>
          <w:sz w:val="28"/>
          <w:szCs w:val="28"/>
        </w:rPr>
        <w:t>zango</w:t>
      </w:r>
      <w:proofErr w:type="spellEnd"/>
      <w:r>
        <w:rPr>
          <w:rFonts w:ascii="Arial" w:hAnsi="Arial" w:cs="Arial"/>
          <w:sz w:val="28"/>
          <w:szCs w:val="28"/>
        </w:rPr>
        <w:t xml:space="preserve"> </w:t>
      </w:r>
      <w:proofErr w:type="spellStart"/>
      <w:r>
        <w:rPr>
          <w:rFonts w:ascii="Arial" w:hAnsi="Arial" w:cs="Arial"/>
          <w:sz w:val="28"/>
          <w:szCs w:val="28"/>
        </w:rPr>
        <w:t>handi</w:t>
      </w:r>
      <w:proofErr w:type="spellEnd"/>
      <w:r>
        <w:rPr>
          <w:rFonts w:ascii="Arial" w:hAnsi="Arial" w:cs="Arial"/>
          <w:sz w:val="28"/>
          <w:szCs w:val="28"/>
        </w:rPr>
        <w:t xml:space="preserve"> </w:t>
      </w:r>
      <w:proofErr w:type="spellStart"/>
      <w:r>
        <w:rPr>
          <w:rFonts w:ascii="Arial" w:hAnsi="Arial" w:cs="Arial"/>
          <w:sz w:val="28"/>
          <w:szCs w:val="28"/>
        </w:rPr>
        <w:t>murikupa</w:t>
      </w:r>
      <w:proofErr w:type="spellEnd"/>
      <w:r>
        <w:rPr>
          <w:rFonts w:ascii="Arial" w:hAnsi="Arial" w:cs="Arial"/>
          <w:sz w:val="28"/>
          <w:szCs w:val="28"/>
        </w:rPr>
        <w:t xml:space="preserve"> </w:t>
      </w:r>
      <w:proofErr w:type="spellStart"/>
      <w:r>
        <w:rPr>
          <w:rFonts w:ascii="Arial" w:hAnsi="Arial" w:cs="Arial"/>
          <w:sz w:val="28"/>
          <w:szCs w:val="28"/>
        </w:rPr>
        <w:t>nzwisisa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But </w:t>
      </w:r>
      <w:proofErr w:type="spellStart"/>
      <w:r>
        <w:rPr>
          <w:rFonts w:ascii="Arial" w:hAnsi="Arial" w:cs="Arial"/>
          <w:sz w:val="28"/>
          <w:szCs w:val="28"/>
        </w:rPr>
        <w:t>zvandaiitirwa</w:t>
      </w:r>
      <w:proofErr w:type="spellEnd"/>
      <w:r>
        <w:rPr>
          <w:rFonts w:ascii="Arial" w:hAnsi="Arial" w:cs="Arial"/>
          <w:sz w:val="28"/>
          <w:szCs w:val="28"/>
        </w:rPr>
        <w:t xml:space="preserve"> na Mwari </w:t>
      </w:r>
      <w:proofErr w:type="spellStart"/>
      <w:r>
        <w:rPr>
          <w:rFonts w:ascii="Arial" w:hAnsi="Arial" w:cs="Arial"/>
          <w:sz w:val="28"/>
          <w:szCs w:val="28"/>
        </w:rPr>
        <w:t>inini</w:t>
      </w:r>
      <w:proofErr w:type="spellEnd"/>
      <w:r>
        <w:rPr>
          <w:rFonts w:ascii="Arial" w:hAnsi="Arial" w:cs="Arial"/>
          <w:sz w:val="28"/>
          <w:szCs w:val="28"/>
        </w:rPr>
        <w:t xml:space="preserve"> up to now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vese</w:t>
      </w:r>
      <w:proofErr w:type="spellEnd"/>
      <w:r>
        <w:rPr>
          <w:rFonts w:ascii="Arial" w:hAnsi="Arial" w:cs="Arial"/>
          <w:sz w:val="28"/>
          <w:szCs w:val="28"/>
        </w:rPr>
        <w:t xml:space="preserve"> </w:t>
      </w:r>
      <w:proofErr w:type="spellStart"/>
      <w:r>
        <w:rPr>
          <w:rFonts w:ascii="Arial" w:hAnsi="Arial" w:cs="Arial"/>
          <w:sz w:val="28"/>
          <w:szCs w:val="28"/>
        </w:rPr>
        <w:t>vanozviona</w:t>
      </w:r>
      <w:proofErr w:type="spellEnd"/>
      <w:r>
        <w:rPr>
          <w:rFonts w:ascii="Arial" w:hAnsi="Arial" w:cs="Arial"/>
          <w:sz w:val="28"/>
          <w:szCs w:val="28"/>
        </w:rPr>
        <w:t xml:space="preserve">, </w:t>
      </w:r>
      <w:proofErr w:type="spellStart"/>
      <w:r>
        <w:rPr>
          <w:rFonts w:ascii="Arial" w:hAnsi="Arial" w:cs="Arial"/>
          <w:sz w:val="28"/>
          <w:szCs w:val="28"/>
        </w:rPr>
        <w:t>varipano</w:t>
      </w:r>
      <w:proofErr w:type="spellEnd"/>
      <w:r>
        <w:rPr>
          <w:rFonts w:ascii="Arial" w:hAnsi="Arial" w:cs="Arial"/>
          <w:sz w:val="28"/>
          <w:szCs w:val="28"/>
        </w:rPr>
        <w:t xml:space="preserve"> </w:t>
      </w:r>
      <w:proofErr w:type="spellStart"/>
      <w:r>
        <w:rPr>
          <w:rFonts w:ascii="Arial" w:hAnsi="Arial" w:cs="Arial"/>
          <w:sz w:val="28"/>
          <w:szCs w:val="28"/>
        </w:rPr>
        <w:t>vano</w:t>
      </w:r>
      <w:proofErr w:type="spellEnd"/>
      <w:r>
        <w:rPr>
          <w:rFonts w:ascii="Arial" w:hAnsi="Arial" w:cs="Arial"/>
          <w:sz w:val="28"/>
          <w:szCs w:val="28"/>
        </w:rPr>
        <w:t xml:space="preserve"> </w:t>
      </w:r>
      <w:proofErr w:type="spellStart"/>
      <w:r>
        <w:rPr>
          <w:rFonts w:ascii="Arial" w:hAnsi="Arial" w:cs="Arial"/>
          <w:sz w:val="28"/>
          <w:szCs w:val="28"/>
        </w:rPr>
        <w:t>hedhuka</w:t>
      </w:r>
      <w:proofErr w:type="spellEnd"/>
      <w:r>
        <w:rPr>
          <w:rFonts w:ascii="Arial" w:hAnsi="Arial" w:cs="Arial"/>
          <w:sz w:val="28"/>
          <w:szCs w:val="28"/>
        </w:rPr>
        <w:t xml:space="preserve"> </w:t>
      </w:r>
      <w:proofErr w:type="spellStart"/>
      <w:r>
        <w:rPr>
          <w:rFonts w:ascii="Arial" w:hAnsi="Arial" w:cs="Arial"/>
          <w:sz w:val="28"/>
          <w:szCs w:val="28"/>
        </w:rPr>
        <w:t>nevakabva</w:t>
      </w:r>
      <w:proofErr w:type="spellEnd"/>
      <w:r>
        <w:rPr>
          <w:rFonts w:ascii="Arial" w:hAnsi="Arial" w:cs="Arial"/>
          <w:sz w:val="28"/>
          <w:szCs w:val="28"/>
        </w:rPr>
        <w:t xml:space="preserve"> </w:t>
      </w:r>
      <w:proofErr w:type="spellStart"/>
      <w:r>
        <w:rPr>
          <w:rFonts w:ascii="Arial" w:hAnsi="Arial" w:cs="Arial"/>
          <w:sz w:val="28"/>
          <w:szCs w:val="28"/>
        </w:rPr>
        <w:t>vakabamuka</w:t>
      </w:r>
      <w:proofErr w:type="spellEnd"/>
      <w:r>
        <w:rPr>
          <w:rFonts w:ascii="Arial" w:hAnsi="Arial" w:cs="Arial"/>
          <w:sz w:val="28"/>
          <w:szCs w:val="28"/>
        </w:rPr>
        <w:t xml:space="preserve"> </w:t>
      </w:r>
      <w:proofErr w:type="spellStart"/>
      <w:r>
        <w:rPr>
          <w:rFonts w:ascii="Arial" w:hAnsi="Arial" w:cs="Arial"/>
          <w:sz w:val="28"/>
          <w:szCs w:val="28"/>
        </w:rPr>
        <w:t>nevane</w:t>
      </w:r>
      <w:proofErr w:type="spellEnd"/>
      <w:r>
        <w:rPr>
          <w:rFonts w:ascii="Arial" w:hAnsi="Arial" w:cs="Arial"/>
          <w:sz w:val="28"/>
          <w:szCs w:val="28"/>
        </w:rPr>
        <w:t xml:space="preserve"> </w:t>
      </w:r>
      <w:proofErr w:type="spellStart"/>
      <w:r>
        <w:rPr>
          <w:rFonts w:ascii="Arial" w:hAnsi="Arial" w:cs="Arial"/>
          <w:sz w:val="28"/>
          <w:szCs w:val="28"/>
        </w:rPr>
        <w:t>dzimwe</w:t>
      </w:r>
      <w:proofErr w:type="spellEnd"/>
      <w:r>
        <w:rPr>
          <w:rFonts w:ascii="Arial" w:hAnsi="Arial" w:cs="Arial"/>
          <w:sz w:val="28"/>
          <w:szCs w:val="28"/>
        </w:rPr>
        <w:t xml:space="preserve"> church </w:t>
      </w:r>
      <w:proofErr w:type="spellStart"/>
      <w:r>
        <w:rPr>
          <w:rFonts w:ascii="Arial" w:hAnsi="Arial" w:cs="Arial"/>
          <w:sz w:val="28"/>
          <w:szCs w:val="28"/>
        </w:rPr>
        <w:t>nevari</w:t>
      </w:r>
      <w:proofErr w:type="spellEnd"/>
      <w:r>
        <w:rPr>
          <w:rFonts w:ascii="Arial" w:hAnsi="Arial" w:cs="Arial"/>
          <w:sz w:val="28"/>
          <w:szCs w:val="28"/>
        </w:rPr>
        <w:t xml:space="preserve"> mu Message </w:t>
      </w:r>
      <w:proofErr w:type="spellStart"/>
      <w:r>
        <w:rPr>
          <w:rFonts w:ascii="Arial" w:hAnsi="Arial" w:cs="Arial"/>
          <w:sz w:val="28"/>
          <w:szCs w:val="28"/>
        </w:rPr>
        <w:t>vanofunga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itokoroshi</w:t>
      </w:r>
      <w:proofErr w:type="spellEnd"/>
      <w:r>
        <w:rPr>
          <w:rFonts w:ascii="Arial" w:hAnsi="Arial" w:cs="Arial"/>
          <w:sz w:val="28"/>
          <w:szCs w:val="28"/>
        </w:rPr>
        <w:t xml:space="preserve">. Kuti </w:t>
      </w:r>
      <w:proofErr w:type="spellStart"/>
      <w:r>
        <w:rPr>
          <w:rFonts w:ascii="Arial" w:hAnsi="Arial" w:cs="Arial"/>
          <w:sz w:val="28"/>
          <w:szCs w:val="28"/>
        </w:rPr>
        <w:t>vati</w:t>
      </w:r>
      <w:proofErr w:type="spellEnd"/>
      <w:r>
        <w:rPr>
          <w:rFonts w:ascii="Arial" w:hAnsi="Arial" w:cs="Arial"/>
          <w:sz w:val="28"/>
          <w:szCs w:val="28"/>
        </w:rPr>
        <w:t xml:space="preserve"> </w:t>
      </w:r>
      <w:proofErr w:type="spellStart"/>
      <w:r>
        <w:rPr>
          <w:rFonts w:ascii="Arial" w:hAnsi="Arial" w:cs="Arial"/>
          <w:sz w:val="28"/>
          <w:szCs w:val="28"/>
        </w:rPr>
        <w:t>isimba</w:t>
      </w:r>
      <w:proofErr w:type="spellEnd"/>
      <w:r>
        <w:rPr>
          <w:rFonts w:ascii="Arial" w:hAnsi="Arial" w:cs="Arial"/>
          <w:sz w:val="28"/>
          <w:szCs w:val="28"/>
        </w:rPr>
        <w:t xml:space="preserve"> </w:t>
      </w:r>
      <w:proofErr w:type="spellStart"/>
      <w:r>
        <w:rPr>
          <w:rFonts w:ascii="Arial" w:hAnsi="Arial" w:cs="Arial"/>
          <w:sz w:val="28"/>
          <w:szCs w:val="28"/>
        </w:rPr>
        <w:t>raMwari</w:t>
      </w:r>
      <w:proofErr w:type="spellEnd"/>
      <w:r>
        <w:rPr>
          <w:rFonts w:ascii="Arial" w:hAnsi="Arial" w:cs="Arial"/>
          <w:sz w:val="28"/>
          <w:szCs w:val="28"/>
        </w:rPr>
        <w:t xml:space="preserve"> </w:t>
      </w:r>
      <w:proofErr w:type="spellStart"/>
      <w:r>
        <w:rPr>
          <w:rFonts w:ascii="Arial" w:hAnsi="Arial" w:cs="Arial"/>
          <w:sz w:val="28"/>
          <w:szCs w:val="28"/>
        </w:rPr>
        <w:t>vanonetseka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vazvitaure</w:t>
      </w:r>
      <w:proofErr w:type="spellEnd"/>
      <w:r>
        <w:rPr>
          <w:rFonts w:ascii="Arial" w:hAnsi="Arial" w:cs="Arial"/>
          <w:sz w:val="28"/>
          <w:szCs w:val="28"/>
        </w:rPr>
        <w:t xml:space="preserve"> because </w:t>
      </w:r>
      <w:proofErr w:type="spellStart"/>
      <w:r>
        <w:rPr>
          <w:rFonts w:ascii="Arial" w:hAnsi="Arial" w:cs="Arial"/>
          <w:sz w:val="28"/>
          <w:szCs w:val="28"/>
        </w:rPr>
        <w:t>vanonzi</w:t>
      </w:r>
      <w:proofErr w:type="spellEnd"/>
      <w:r>
        <w:rPr>
          <w:rFonts w:ascii="Arial" w:hAnsi="Arial" w:cs="Arial"/>
          <w:sz w:val="28"/>
          <w:szCs w:val="28"/>
        </w:rPr>
        <w:t xml:space="preserve"> </w:t>
      </w:r>
      <w:proofErr w:type="spellStart"/>
      <w:r>
        <w:rPr>
          <w:rFonts w:ascii="Arial" w:hAnsi="Arial" w:cs="Arial"/>
          <w:sz w:val="28"/>
          <w:szCs w:val="28"/>
        </w:rPr>
        <w:t>kokana</w:t>
      </w:r>
      <w:proofErr w:type="spellEnd"/>
      <w:r>
        <w:rPr>
          <w:rFonts w:ascii="Arial" w:hAnsi="Arial" w:cs="Arial"/>
          <w:sz w:val="28"/>
          <w:szCs w:val="28"/>
        </w:rPr>
        <w:t xml:space="preserve"> </w:t>
      </w:r>
      <w:proofErr w:type="spellStart"/>
      <w:r>
        <w:rPr>
          <w:rFonts w:ascii="Arial" w:hAnsi="Arial" w:cs="Arial"/>
          <w:sz w:val="28"/>
          <w:szCs w:val="28"/>
        </w:rPr>
        <w:t>ririsimba</w:t>
      </w:r>
      <w:proofErr w:type="spellEnd"/>
      <w:r>
        <w:rPr>
          <w:rFonts w:ascii="Arial" w:hAnsi="Arial" w:cs="Arial"/>
          <w:sz w:val="28"/>
          <w:szCs w:val="28"/>
        </w:rPr>
        <w:t xml:space="preserve"> </w:t>
      </w:r>
      <w:proofErr w:type="spellStart"/>
      <w:r>
        <w:rPr>
          <w:rFonts w:ascii="Arial" w:hAnsi="Arial" w:cs="Arial"/>
          <w:sz w:val="28"/>
          <w:szCs w:val="28"/>
        </w:rPr>
        <w:t>raMwari</w:t>
      </w:r>
      <w:proofErr w:type="spellEnd"/>
      <w:r>
        <w:rPr>
          <w:rFonts w:ascii="Arial" w:hAnsi="Arial" w:cs="Arial"/>
          <w:sz w:val="28"/>
          <w:szCs w:val="28"/>
        </w:rPr>
        <w:t xml:space="preserve"> </w:t>
      </w:r>
      <w:proofErr w:type="spellStart"/>
      <w:r>
        <w:rPr>
          <w:rFonts w:ascii="Arial" w:hAnsi="Arial" w:cs="Arial"/>
          <w:sz w:val="28"/>
          <w:szCs w:val="28"/>
        </w:rPr>
        <w:t>murikudii</w:t>
      </w:r>
      <w:proofErr w:type="spellEnd"/>
      <w:r>
        <w:rPr>
          <w:rFonts w:ascii="Arial" w:hAnsi="Arial" w:cs="Arial"/>
          <w:sz w:val="28"/>
          <w:szCs w:val="28"/>
        </w:rPr>
        <w:t xml:space="preserve"> </w:t>
      </w:r>
      <w:proofErr w:type="spellStart"/>
      <w:r>
        <w:rPr>
          <w:rFonts w:ascii="Arial" w:hAnsi="Arial" w:cs="Arial"/>
          <w:sz w:val="28"/>
          <w:szCs w:val="28"/>
        </w:rPr>
        <w:t>kuyendawo</w:t>
      </w:r>
      <w:proofErr w:type="spellEnd"/>
      <w:r>
        <w:rPr>
          <w:rFonts w:ascii="Arial" w:hAnsi="Arial" w:cs="Arial"/>
          <w:sz w:val="28"/>
          <w:szCs w:val="28"/>
        </w:rPr>
        <w:t xml:space="preserve"> </w:t>
      </w:r>
      <w:proofErr w:type="spellStart"/>
      <w:r>
        <w:rPr>
          <w:rFonts w:ascii="Arial" w:hAnsi="Arial" w:cs="Arial"/>
          <w:sz w:val="28"/>
          <w:szCs w:val="28"/>
        </w:rPr>
        <w:t>ipa</w:t>
      </w:r>
      <w:proofErr w:type="spellEnd"/>
      <w:r>
        <w:rPr>
          <w:rFonts w:ascii="Arial" w:hAnsi="Arial" w:cs="Arial"/>
          <w:sz w:val="28"/>
          <w:szCs w:val="28"/>
        </w:rPr>
        <w:t xml:space="preserve">…? </w:t>
      </w:r>
      <w:r w:rsidRPr="00DF6A73">
        <w:rPr>
          <w:rFonts w:ascii="Arial" w:hAnsi="Arial" w:cs="Arial"/>
          <w:sz w:val="18"/>
          <w:szCs w:val="18"/>
        </w:rPr>
        <w:t>[Congregation says, “</w:t>
      </w:r>
      <w:proofErr w:type="spellStart"/>
      <w:r>
        <w:rPr>
          <w:rFonts w:ascii="Arial" w:hAnsi="Arial" w:cs="Arial"/>
          <w:sz w:val="18"/>
          <w:szCs w:val="18"/>
        </w:rPr>
        <w:t>ipapo</w:t>
      </w:r>
      <w:proofErr w:type="spellEnd"/>
      <w:r w:rsidRPr="00DF6A73">
        <w:rPr>
          <w:rFonts w:ascii="Arial" w:hAnsi="Arial" w:cs="Arial"/>
          <w:sz w:val="18"/>
          <w:szCs w:val="18"/>
        </w:rPr>
        <w:t>.”]</w:t>
      </w:r>
      <w:r>
        <w:rPr>
          <w:rFonts w:ascii="Arial" w:hAnsi="Arial" w:cs="Arial"/>
          <w:sz w:val="28"/>
          <w:szCs w:val="28"/>
        </w:rPr>
        <w:t xml:space="preserve"> Saka </w:t>
      </w:r>
      <w:proofErr w:type="spellStart"/>
      <w:r>
        <w:rPr>
          <w:rFonts w:ascii="Arial" w:hAnsi="Arial" w:cs="Arial"/>
          <w:sz w:val="28"/>
          <w:szCs w:val="28"/>
        </w:rPr>
        <w:t>vanotichii</w:t>
      </w:r>
      <w:proofErr w:type="spellEnd"/>
      <w:r>
        <w:rPr>
          <w:rFonts w:ascii="Arial" w:hAnsi="Arial" w:cs="Arial"/>
          <w:sz w:val="28"/>
          <w:szCs w:val="28"/>
        </w:rPr>
        <w:t xml:space="preserve">… </w:t>
      </w:r>
      <w:proofErr w:type="spellStart"/>
      <w:r>
        <w:rPr>
          <w:rFonts w:ascii="Arial" w:hAnsi="Arial" w:cs="Arial"/>
          <w:sz w:val="28"/>
          <w:szCs w:val="28"/>
        </w:rPr>
        <w:t>hanzi</w:t>
      </w:r>
      <w:proofErr w:type="spellEnd"/>
      <w:r>
        <w:rPr>
          <w:rFonts w:ascii="Arial" w:hAnsi="Arial" w:cs="Arial"/>
          <w:sz w:val="28"/>
          <w:szCs w:val="28"/>
        </w:rPr>
        <w:t xml:space="preserve"> </w:t>
      </w:r>
      <w:proofErr w:type="spellStart"/>
      <w:r>
        <w:rPr>
          <w:rFonts w:ascii="Arial" w:hAnsi="Arial" w:cs="Arial"/>
          <w:sz w:val="28"/>
          <w:szCs w:val="28"/>
        </w:rPr>
        <w:t>mushonga</w:t>
      </w:r>
      <w:proofErr w:type="spellEnd"/>
      <w:r>
        <w:rPr>
          <w:rFonts w:ascii="Arial" w:hAnsi="Arial" w:cs="Arial"/>
          <w:sz w:val="28"/>
          <w:szCs w:val="28"/>
        </w:rPr>
        <w:t>.</w:t>
      </w:r>
    </w:p>
    <w:p w14:paraId="5701C779" w14:textId="77777777" w:rsidR="001156DF" w:rsidRDefault="001156DF" w:rsidP="001156DF">
      <w:pPr>
        <w:spacing w:line="276" w:lineRule="auto"/>
        <w:jc w:val="both"/>
        <w:rPr>
          <w:rFonts w:ascii="Arial" w:hAnsi="Arial" w:cs="Arial"/>
          <w:sz w:val="28"/>
          <w:szCs w:val="28"/>
        </w:rPr>
      </w:pPr>
      <w:r w:rsidRPr="00CD6E81">
        <w:rPr>
          <w:rFonts w:ascii="Arial" w:hAnsi="Arial" w:cs="Arial"/>
          <w:sz w:val="28"/>
          <w:szCs w:val="28"/>
          <w:vertAlign w:val="superscript"/>
        </w:rPr>
        <w:t>7</w:t>
      </w:r>
      <w:r>
        <w:rPr>
          <w:rFonts w:ascii="Arial" w:hAnsi="Arial" w:cs="Arial"/>
          <w:sz w:val="28"/>
          <w:szCs w:val="28"/>
        </w:rPr>
        <w:t xml:space="preserve"> Hapana </w:t>
      </w:r>
      <w:proofErr w:type="spellStart"/>
      <w:r>
        <w:rPr>
          <w:rFonts w:ascii="Arial" w:hAnsi="Arial" w:cs="Arial"/>
          <w:sz w:val="28"/>
          <w:szCs w:val="28"/>
        </w:rPr>
        <w:t>waunosangana</w:t>
      </w:r>
      <w:proofErr w:type="spellEnd"/>
      <w:r>
        <w:rPr>
          <w:rFonts w:ascii="Arial" w:hAnsi="Arial" w:cs="Arial"/>
          <w:sz w:val="28"/>
          <w:szCs w:val="28"/>
        </w:rPr>
        <w:t xml:space="preserve"> </w:t>
      </w:r>
      <w:proofErr w:type="spellStart"/>
      <w:r>
        <w:rPr>
          <w:rFonts w:ascii="Arial" w:hAnsi="Arial" w:cs="Arial"/>
          <w:sz w:val="28"/>
          <w:szCs w:val="28"/>
        </w:rPr>
        <w:t>naye</w:t>
      </w:r>
      <w:proofErr w:type="spellEnd"/>
      <w:r>
        <w:rPr>
          <w:rFonts w:ascii="Arial" w:hAnsi="Arial" w:cs="Arial"/>
          <w:sz w:val="28"/>
          <w:szCs w:val="28"/>
        </w:rPr>
        <w:t xml:space="preserve"> </w:t>
      </w:r>
      <w:proofErr w:type="spellStart"/>
      <w:r>
        <w:rPr>
          <w:rFonts w:ascii="Arial" w:hAnsi="Arial" w:cs="Arial"/>
          <w:sz w:val="28"/>
          <w:szCs w:val="28"/>
        </w:rPr>
        <w:t>akakuudza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Brother Gumbura Mwari </w:t>
      </w:r>
      <w:proofErr w:type="spellStart"/>
      <w:r>
        <w:rPr>
          <w:rFonts w:ascii="Arial" w:hAnsi="Arial" w:cs="Arial"/>
          <w:sz w:val="28"/>
          <w:szCs w:val="28"/>
        </w:rPr>
        <w:t>arikuva</w:t>
      </w:r>
      <w:proofErr w:type="spellEnd"/>
      <w:r>
        <w:rPr>
          <w:rFonts w:ascii="Arial" w:hAnsi="Arial" w:cs="Arial"/>
          <w:sz w:val="28"/>
          <w:szCs w:val="28"/>
        </w:rPr>
        <w:t xml:space="preserve"> </w:t>
      </w:r>
      <w:proofErr w:type="spellStart"/>
      <w:r>
        <w:rPr>
          <w:rFonts w:ascii="Arial" w:hAnsi="Arial" w:cs="Arial"/>
          <w:sz w:val="28"/>
          <w:szCs w:val="28"/>
        </w:rPr>
        <w:t>daira</w:t>
      </w:r>
      <w:proofErr w:type="spellEnd"/>
      <w:r>
        <w:rPr>
          <w:rFonts w:ascii="Arial" w:hAnsi="Arial" w:cs="Arial"/>
          <w:sz w:val="28"/>
          <w:szCs w:val="28"/>
        </w:rPr>
        <w:t xml:space="preserve">. </w:t>
      </w:r>
      <w:proofErr w:type="spellStart"/>
      <w:r>
        <w:rPr>
          <w:rFonts w:ascii="Arial" w:hAnsi="Arial" w:cs="Arial"/>
          <w:sz w:val="28"/>
          <w:szCs w:val="28"/>
        </w:rPr>
        <w:t>Zvonzi</w:t>
      </w:r>
      <w:proofErr w:type="spellEnd"/>
      <w:r>
        <w:rPr>
          <w:rFonts w:ascii="Arial" w:hAnsi="Arial" w:cs="Arial"/>
          <w:sz w:val="28"/>
          <w:szCs w:val="28"/>
        </w:rPr>
        <w:t>, “</w:t>
      </w:r>
      <w:proofErr w:type="spellStart"/>
      <w:r>
        <w:rPr>
          <w:rFonts w:ascii="Arial" w:hAnsi="Arial" w:cs="Arial"/>
          <w:sz w:val="28"/>
          <w:szCs w:val="28"/>
        </w:rPr>
        <w:t>Murume</w:t>
      </w:r>
      <w:proofErr w:type="spellEnd"/>
      <w:r>
        <w:rPr>
          <w:rFonts w:ascii="Arial" w:hAnsi="Arial" w:cs="Arial"/>
          <w:sz w:val="28"/>
          <w:szCs w:val="28"/>
        </w:rPr>
        <w:t xml:space="preserve"> </w:t>
      </w:r>
      <w:proofErr w:type="spellStart"/>
      <w:r>
        <w:rPr>
          <w:rFonts w:ascii="Arial" w:hAnsi="Arial" w:cs="Arial"/>
          <w:sz w:val="28"/>
          <w:szCs w:val="28"/>
        </w:rPr>
        <w:t>uya</w:t>
      </w:r>
      <w:proofErr w:type="spellEnd"/>
      <w:r>
        <w:rPr>
          <w:rFonts w:ascii="Arial" w:hAnsi="Arial" w:cs="Arial"/>
          <w:sz w:val="28"/>
          <w:szCs w:val="28"/>
        </w:rPr>
        <w:t xml:space="preserve"> </w:t>
      </w:r>
      <w:proofErr w:type="spellStart"/>
      <w:r>
        <w:rPr>
          <w:rFonts w:ascii="Arial" w:hAnsi="Arial" w:cs="Arial"/>
          <w:sz w:val="28"/>
          <w:szCs w:val="28"/>
        </w:rPr>
        <w:t>ane</w:t>
      </w:r>
      <w:proofErr w:type="spellEnd"/>
      <w:r>
        <w:rPr>
          <w:rFonts w:ascii="Arial" w:hAnsi="Arial" w:cs="Arial"/>
          <w:sz w:val="28"/>
          <w:szCs w:val="28"/>
        </w:rPr>
        <w:t xml:space="preserve"> </w:t>
      </w:r>
      <w:proofErr w:type="spellStart"/>
      <w:r>
        <w:rPr>
          <w:rFonts w:ascii="Arial" w:hAnsi="Arial" w:cs="Arial"/>
          <w:sz w:val="28"/>
          <w:szCs w:val="28"/>
        </w:rPr>
        <w:t>tokoroshi</w:t>
      </w:r>
      <w:proofErr w:type="spellEnd"/>
      <w:r>
        <w:rPr>
          <w:rFonts w:ascii="Arial" w:hAnsi="Arial" w:cs="Arial"/>
          <w:sz w:val="28"/>
          <w:szCs w:val="28"/>
        </w:rPr>
        <w:t xml:space="preserve"> </w:t>
      </w:r>
      <w:proofErr w:type="spellStart"/>
      <w:r>
        <w:rPr>
          <w:rFonts w:ascii="Arial" w:hAnsi="Arial" w:cs="Arial"/>
          <w:sz w:val="28"/>
          <w:szCs w:val="28"/>
        </w:rPr>
        <w:t>uya</w:t>
      </w:r>
      <w:proofErr w:type="spellEnd"/>
      <w:r>
        <w:rPr>
          <w:rFonts w:ascii="Arial" w:hAnsi="Arial" w:cs="Arial"/>
          <w:sz w:val="28"/>
          <w:szCs w:val="28"/>
        </w:rPr>
        <w:t xml:space="preserve">, </w:t>
      </w:r>
      <w:proofErr w:type="spellStart"/>
      <w:r>
        <w:rPr>
          <w:rFonts w:ascii="Arial" w:hAnsi="Arial" w:cs="Arial"/>
          <w:sz w:val="28"/>
          <w:szCs w:val="28"/>
        </w:rPr>
        <w:t>murume</w:t>
      </w:r>
      <w:proofErr w:type="spellEnd"/>
      <w:r>
        <w:rPr>
          <w:rFonts w:ascii="Arial" w:hAnsi="Arial" w:cs="Arial"/>
          <w:sz w:val="28"/>
          <w:szCs w:val="28"/>
        </w:rPr>
        <w:t xml:space="preserve"> </w:t>
      </w:r>
      <w:proofErr w:type="spellStart"/>
      <w:r>
        <w:rPr>
          <w:rFonts w:ascii="Arial" w:hAnsi="Arial" w:cs="Arial"/>
          <w:sz w:val="28"/>
          <w:szCs w:val="28"/>
        </w:rPr>
        <w:t>uya</w:t>
      </w:r>
      <w:proofErr w:type="spellEnd"/>
      <w:r>
        <w:rPr>
          <w:rFonts w:ascii="Arial" w:hAnsi="Arial" w:cs="Arial"/>
          <w:sz w:val="28"/>
          <w:szCs w:val="28"/>
        </w:rPr>
        <w:t xml:space="preserve"> </w:t>
      </w:r>
      <w:proofErr w:type="spellStart"/>
      <w:r>
        <w:rPr>
          <w:rFonts w:ascii="Arial" w:hAnsi="Arial" w:cs="Arial"/>
          <w:sz w:val="28"/>
          <w:szCs w:val="28"/>
        </w:rPr>
        <w:t>ane</w:t>
      </w:r>
      <w:proofErr w:type="spellEnd"/>
      <w:r>
        <w:rPr>
          <w:rFonts w:ascii="Arial" w:hAnsi="Arial" w:cs="Arial"/>
          <w:sz w:val="28"/>
          <w:szCs w:val="28"/>
        </w:rPr>
        <w:t xml:space="preserve"> </w:t>
      </w:r>
      <w:proofErr w:type="spellStart"/>
      <w:r>
        <w:rPr>
          <w:rFonts w:ascii="Arial" w:hAnsi="Arial" w:cs="Arial"/>
          <w:sz w:val="28"/>
          <w:szCs w:val="28"/>
        </w:rPr>
        <w:t>zvikwambo</w:t>
      </w:r>
      <w:proofErr w:type="spellEnd"/>
      <w:r>
        <w:rPr>
          <w:rFonts w:ascii="Arial" w:hAnsi="Arial" w:cs="Arial"/>
          <w:sz w:val="28"/>
          <w:szCs w:val="28"/>
        </w:rPr>
        <w:t xml:space="preserve"> </w:t>
      </w:r>
      <w:proofErr w:type="spellStart"/>
      <w:r>
        <w:rPr>
          <w:rFonts w:ascii="Arial" w:hAnsi="Arial" w:cs="Arial"/>
          <w:sz w:val="28"/>
          <w:szCs w:val="28"/>
        </w:rPr>
        <w:t>uya</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mari</w:t>
      </w:r>
      <w:proofErr w:type="spellEnd"/>
      <w:r>
        <w:rPr>
          <w:rFonts w:ascii="Arial" w:hAnsi="Arial" w:cs="Arial"/>
          <w:sz w:val="28"/>
          <w:szCs w:val="28"/>
        </w:rPr>
        <w:t xml:space="preserve"> </w:t>
      </w:r>
      <w:proofErr w:type="spellStart"/>
      <w:r>
        <w:rPr>
          <w:rFonts w:ascii="Arial" w:hAnsi="Arial" w:cs="Arial"/>
          <w:sz w:val="28"/>
          <w:szCs w:val="28"/>
        </w:rPr>
        <w:t>yake</w:t>
      </w:r>
      <w:proofErr w:type="spellEnd"/>
      <w:r>
        <w:rPr>
          <w:rFonts w:ascii="Arial" w:hAnsi="Arial" w:cs="Arial"/>
          <w:sz w:val="28"/>
          <w:szCs w:val="28"/>
        </w:rPr>
        <w:t xml:space="preserve"> </w:t>
      </w:r>
      <w:proofErr w:type="spellStart"/>
      <w:r>
        <w:rPr>
          <w:rFonts w:ascii="Arial" w:hAnsi="Arial" w:cs="Arial"/>
          <w:sz w:val="28"/>
          <w:szCs w:val="28"/>
        </w:rPr>
        <w:t>inobva</w:t>
      </w:r>
      <w:proofErr w:type="spellEnd"/>
      <w:r>
        <w:rPr>
          <w:rFonts w:ascii="Arial" w:hAnsi="Arial" w:cs="Arial"/>
          <w:sz w:val="28"/>
          <w:szCs w:val="28"/>
        </w:rPr>
        <w:t xml:space="preserve"> </w:t>
      </w:r>
      <w:proofErr w:type="spellStart"/>
      <w:r>
        <w:rPr>
          <w:rFonts w:ascii="Arial" w:hAnsi="Arial" w:cs="Arial"/>
          <w:sz w:val="28"/>
          <w:szCs w:val="28"/>
        </w:rPr>
        <w:t>kupi</w:t>
      </w:r>
      <w:proofErr w:type="spellEnd"/>
      <w:r>
        <w:rPr>
          <w:rFonts w:ascii="Arial" w:hAnsi="Arial" w:cs="Arial"/>
          <w:sz w:val="28"/>
          <w:szCs w:val="28"/>
        </w:rPr>
        <w:t xml:space="preserve"> </w:t>
      </w:r>
      <w:proofErr w:type="spellStart"/>
      <w:r>
        <w:rPr>
          <w:rFonts w:ascii="Arial" w:hAnsi="Arial" w:cs="Arial"/>
          <w:sz w:val="28"/>
          <w:szCs w:val="28"/>
        </w:rPr>
        <w:t>anogara</w:t>
      </w:r>
      <w:proofErr w:type="spellEnd"/>
      <w:r>
        <w:rPr>
          <w:rFonts w:ascii="Arial" w:hAnsi="Arial" w:cs="Arial"/>
          <w:sz w:val="28"/>
          <w:szCs w:val="28"/>
        </w:rPr>
        <w:t xml:space="preserve"> </w:t>
      </w:r>
      <w:proofErr w:type="spellStart"/>
      <w:r>
        <w:rPr>
          <w:rFonts w:ascii="Arial" w:hAnsi="Arial" w:cs="Arial"/>
          <w:sz w:val="28"/>
          <w:szCs w:val="28"/>
        </w:rPr>
        <w:t>ane</w:t>
      </w:r>
      <w:proofErr w:type="spellEnd"/>
      <w:r>
        <w:rPr>
          <w:rFonts w:ascii="Arial" w:hAnsi="Arial" w:cs="Arial"/>
          <w:sz w:val="28"/>
          <w:szCs w:val="28"/>
        </w:rPr>
        <w:t xml:space="preserve"> </w:t>
      </w:r>
      <w:proofErr w:type="spellStart"/>
      <w:r>
        <w:rPr>
          <w:rFonts w:ascii="Arial" w:hAnsi="Arial" w:cs="Arial"/>
          <w:sz w:val="28"/>
          <w:szCs w:val="28"/>
        </w:rPr>
        <w:t>mari</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he, </w:t>
      </w:r>
      <w:proofErr w:type="spellStart"/>
      <w:r>
        <w:rPr>
          <w:rFonts w:ascii="Arial" w:hAnsi="Arial" w:cs="Arial"/>
          <w:sz w:val="28"/>
          <w:szCs w:val="28"/>
        </w:rPr>
        <w:t>wamboona</w:t>
      </w:r>
      <w:proofErr w:type="spellEnd"/>
      <w:r>
        <w:rPr>
          <w:rFonts w:ascii="Arial" w:hAnsi="Arial" w:cs="Arial"/>
          <w:sz w:val="28"/>
          <w:szCs w:val="28"/>
        </w:rPr>
        <w:t xml:space="preserve"> </w:t>
      </w:r>
      <w:proofErr w:type="spellStart"/>
      <w:r>
        <w:rPr>
          <w:rFonts w:ascii="Arial" w:hAnsi="Arial" w:cs="Arial"/>
          <w:sz w:val="28"/>
          <w:szCs w:val="28"/>
        </w:rPr>
        <w:t>zvaari</w:t>
      </w:r>
      <w:proofErr w:type="spellEnd"/>
      <w:r>
        <w:rPr>
          <w:rFonts w:ascii="Arial" w:hAnsi="Arial" w:cs="Arial"/>
          <w:sz w:val="28"/>
          <w:szCs w:val="28"/>
        </w:rPr>
        <w:t xml:space="preserve"> </w:t>
      </w:r>
      <w:proofErr w:type="spellStart"/>
      <w:r>
        <w:rPr>
          <w:rFonts w:ascii="Arial" w:hAnsi="Arial" w:cs="Arial"/>
          <w:sz w:val="28"/>
          <w:szCs w:val="28"/>
        </w:rPr>
        <w:t>kuita</w:t>
      </w:r>
      <w:proofErr w:type="spellEnd"/>
      <w:r>
        <w:rPr>
          <w:rFonts w:ascii="Arial" w:hAnsi="Arial" w:cs="Arial"/>
          <w:sz w:val="28"/>
          <w:szCs w:val="28"/>
        </w:rPr>
        <w:t xml:space="preserve">, iye </w:t>
      </w:r>
      <w:proofErr w:type="spellStart"/>
      <w:r>
        <w:rPr>
          <w:rFonts w:ascii="Arial" w:hAnsi="Arial" w:cs="Arial"/>
          <w:sz w:val="28"/>
          <w:szCs w:val="28"/>
        </w:rPr>
        <w:t>zvino</w:t>
      </w:r>
      <w:proofErr w:type="spellEnd"/>
      <w:r>
        <w:rPr>
          <w:rFonts w:ascii="Arial" w:hAnsi="Arial" w:cs="Arial"/>
          <w:sz w:val="28"/>
          <w:szCs w:val="28"/>
        </w:rPr>
        <w:t xml:space="preserve"> </w:t>
      </w:r>
      <w:proofErr w:type="spellStart"/>
      <w:r>
        <w:rPr>
          <w:rFonts w:ascii="Arial" w:hAnsi="Arial" w:cs="Arial"/>
          <w:sz w:val="28"/>
          <w:szCs w:val="28"/>
        </w:rPr>
        <w:t>atenga</w:t>
      </w:r>
      <w:proofErr w:type="spellEnd"/>
      <w:r>
        <w:rPr>
          <w:rFonts w:ascii="Arial" w:hAnsi="Arial" w:cs="Arial"/>
          <w:sz w:val="28"/>
          <w:szCs w:val="28"/>
        </w:rPr>
        <w:t xml:space="preserve"> </w:t>
      </w:r>
      <w:proofErr w:type="spellStart"/>
      <w:r>
        <w:rPr>
          <w:rFonts w:ascii="Arial" w:hAnsi="Arial" w:cs="Arial"/>
          <w:sz w:val="28"/>
          <w:szCs w:val="28"/>
        </w:rPr>
        <w:t>chakati</w:t>
      </w:r>
      <w:proofErr w:type="spellEnd"/>
      <w:r>
        <w:rPr>
          <w:rFonts w:ascii="Arial" w:hAnsi="Arial" w:cs="Arial"/>
          <w:sz w:val="28"/>
          <w:szCs w:val="28"/>
        </w:rPr>
        <w:t xml:space="preserve">, iye </w:t>
      </w:r>
      <w:proofErr w:type="spellStart"/>
      <w:r>
        <w:rPr>
          <w:rFonts w:ascii="Arial" w:hAnsi="Arial" w:cs="Arial"/>
          <w:sz w:val="28"/>
          <w:szCs w:val="28"/>
        </w:rPr>
        <w:t>zvino</w:t>
      </w:r>
      <w:proofErr w:type="spellEnd"/>
      <w:r>
        <w:rPr>
          <w:rFonts w:ascii="Arial" w:hAnsi="Arial" w:cs="Arial"/>
          <w:sz w:val="28"/>
          <w:szCs w:val="28"/>
        </w:rPr>
        <w:t xml:space="preserve"> </w:t>
      </w:r>
      <w:proofErr w:type="spellStart"/>
      <w:r>
        <w:rPr>
          <w:rFonts w:ascii="Arial" w:hAnsi="Arial" w:cs="Arial"/>
          <w:sz w:val="28"/>
          <w:szCs w:val="28"/>
        </w:rPr>
        <w:t>atenga</w:t>
      </w:r>
      <w:proofErr w:type="spellEnd"/>
      <w:r>
        <w:rPr>
          <w:rFonts w:ascii="Arial" w:hAnsi="Arial" w:cs="Arial"/>
          <w:sz w:val="28"/>
          <w:szCs w:val="28"/>
        </w:rPr>
        <w:t xml:space="preserve"> </w:t>
      </w:r>
      <w:proofErr w:type="spellStart"/>
      <w:r>
        <w:rPr>
          <w:rFonts w:ascii="Arial" w:hAnsi="Arial" w:cs="Arial"/>
          <w:sz w:val="28"/>
          <w:szCs w:val="28"/>
        </w:rPr>
        <w:t>chakati</w:t>
      </w:r>
      <w:proofErr w:type="spellEnd"/>
      <w:r>
        <w:rPr>
          <w:rFonts w:ascii="Arial" w:hAnsi="Arial" w:cs="Arial"/>
          <w:sz w:val="28"/>
          <w:szCs w:val="28"/>
        </w:rPr>
        <w:t xml:space="preserve">.” Now imagine </w:t>
      </w:r>
      <w:proofErr w:type="spellStart"/>
      <w:r>
        <w:rPr>
          <w:rFonts w:ascii="Arial" w:hAnsi="Arial" w:cs="Arial"/>
          <w:sz w:val="28"/>
          <w:szCs w:val="28"/>
        </w:rPr>
        <w:t>ini</w:t>
      </w:r>
      <w:proofErr w:type="spellEnd"/>
      <w:r>
        <w:rPr>
          <w:rFonts w:ascii="Arial" w:hAnsi="Arial" w:cs="Arial"/>
          <w:sz w:val="28"/>
          <w:szCs w:val="28"/>
        </w:rPr>
        <w:t xml:space="preserve"> </w:t>
      </w:r>
      <w:proofErr w:type="spellStart"/>
      <w:r>
        <w:rPr>
          <w:rFonts w:ascii="Arial" w:hAnsi="Arial" w:cs="Arial"/>
          <w:sz w:val="28"/>
          <w:szCs w:val="28"/>
        </w:rPr>
        <w:t>ndiri</w:t>
      </w:r>
      <w:proofErr w:type="spellEnd"/>
      <w:r>
        <w:rPr>
          <w:rFonts w:ascii="Arial" w:hAnsi="Arial" w:cs="Arial"/>
          <w:sz w:val="28"/>
          <w:szCs w:val="28"/>
        </w:rPr>
        <w:t xml:space="preserve"> </w:t>
      </w:r>
      <w:proofErr w:type="spellStart"/>
      <w:r>
        <w:rPr>
          <w:rFonts w:ascii="Arial" w:hAnsi="Arial" w:cs="Arial"/>
          <w:sz w:val="28"/>
          <w:szCs w:val="28"/>
        </w:rPr>
        <w:t>mumba</w:t>
      </w:r>
      <w:proofErr w:type="spellEnd"/>
      <w:r>
        <w:rPr>
          <w:rFonts w:ascii="Arial" w:hAnsi="Arial" w:cs="Arial"/>
          <w:sz w:val="28"/>
          <w:szCs w:val="28"/>
        </w:rPr>
        <w:t xml:space="preserve"> </w:t>
      </w:r>
      <w:proofErr w:type="spellStart"/>
      <w:r>
        <w:rPr>
          <w:rFonts w:ascii="Arial" w:hAnsi="Arial" w:cs="Arial"/>
          <w:sz w:val="28"/>
          <w:szCs w:val="28"/>
        </w:rPr>
        <w:t>mangu</w:t>
      </w:r>
      <w:proofErr w:type="spellEnd"/>
      <w:r>
        <w:rPr>
          <w:rFonts w:ascii="Arial" w:hAnsi="Arial" w:cs="Arial"/>
          <w:sz w:val="28"/>
          <w:szCs w:val="28"/>
        </w:rPr>
        <w:t xml:space="preserve"> </w:t>
      </w:r>
      <w:proofErr w:type="spellStart"/>
      <w:r>
        <w:rPr>
          <w:rFonts w:ascii="Arial" w:hAnsi="Arial" w:cs="Arial"/>
          <w:sz w:val="28"/>
          <w:szCs w:val="28"/>
        </w:rPr>
        <w:t>panguva</w:t>
      </w:r>
      <w:proofErr w:type="spellEnd"/>
      <w:r>
        <w:rPr>
          <w:rFonts w:ascii="Arial" w:hAnsi="Arial" w:cs="Arial"/>
          <w:sz w:val="28"/>
          <w:szCs w:val="28"/>
        </w:rPr>
        <w:t xml:space="preserve"> </w:t>
      </w:r>
      <w:proofErr w:type="spellStart"/>
      <w:r>
        <w:rPr>
          <w:rFonts w:ascii="Arial" w:hAnsi="Arial" w:cs="Arial"/>
          <w:sz w:val="28"/>
          <w:szCs w:val="28"/>
        </w:rPr>
        <w:t>iyoyo</w:t>
      </w:r>
      <w:proofErr w:type="spellEnd"/>
      <w:r>
        <w:rPr>
          <w:rFonts w:ascii="Arial" w:hAnsi="Arial" w:cs="Arial"/>
          <w:sz w:val="28"/>
          <w:szCs w:val="28"/>
        </w:rPr>
        <w:t xml:space="preserve">. </w:t>
      </w:r>
      <w:proofErr w:type="spellStart"/>
      <w:r>
        <w:rPr>
          <w:rFonts w:ascii="Arial" w:hAnsi="Arial" w:cs="Arial"/>
          <w:sz w:val="28"/>
          <w:szCs w:val="28"/>
        </w:rPr>
        <w:t>Ndiri</w:t>
      </w:r>
      <w:proofErr w:type="spellEnd"/>
      <w:r>
        <w:rPr>
          <w:rFonts w:ascii="Arial" w:hAnsi="Arial" w:cs="Arial"/>
          <w:sz w:val="28"/>
          <w:szCs w:val="28"/>
        </w:rPr>
        <w:t xml:space="preserve"> </w:t>
      </w:r>
      <w:proofErr w:type="spellStart"/>
      <w:r>
        <w:rPr>
          <w:rFonts w:ascii="Arial" w:hAnsi="Arial" w:cs="Arial"/>
          <w:sz w:val="28"/>
          <w:szCs w:val="28"/>
        </w:rPr>
        <w:t>kunyatsoziva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handina</w:t>
      </w:r>
      <w:proofErr w:type="spellEnd"/>
      <w:r>
        <w:rPr>
          <w:rFonts w:ascii="Arial" w:hAnsi="Arial" w:cs="Arial"/>
          <w:sz w:val="28"/>
          <w:szCs w:val="28"/>
        </w:rPr>
        <w:t xml:space="preserve"> </w:t>
      </w:r>
      <w:proofErr w:type="spellStart"/>
      <w:r>
        <w:rPr>
          <w:rFonts w:ascii="Arial" w:hAnsi="Arial" w:cs="Arial"/>
          <w:sz w:val="28"/>
          <w:szCs w:val="28"/>
        </w:rPr>
        <w:t>chandabata</w:t>
      </w:r>
      <w:proofErr w:type="spellEnd"/>
      <w:r>
        <w:rPr>
          <w:rFonts w:ascii="Arial" w:hAnsi="Arial" w:cs="Arial"/>
          <w:sz w:val="28"/>
          <w:szCs w:val="28"/>
        </w:rPr>
        <w:t xml:space="preserve"> </w:t>
      </w:r>
      <w:proofErr w:type="spellStart"/>
      <w:r>
        <w:rPr>
          <w:rFonts w:ascii="Arial" w:hAnsi="Arial" w:cs="Arial"/>
          <w:sz w:val="28"/>
          <w:szCs w:val="28"/>
        </w:rPr>
        <w:t>kunze</w:t>
      </w:r>
      <w:proofErr w:type="spellEnd"/>
      <w:r>
        <w:rPr>
          <w:rFonts w:ascii="Arial" w:hAnsi="Arial" w:cs="Arial"/>
          <w:sz w:val="28"/>
          <w:szCs w:val="28"/>
        </w:rPr>
        <w:t xml:space="preserve"> </w:t>
      </w:r>
      <w:proofErr w:type="spellStart"/>
      <w:r>
        <w:rPr>
          <w:rFonts w:ascii="Arial" w:hAnsi="Arial" w:cs="Arial"/>
          <w:sz w:val="28"/>
          <w:szCs w:val="28"/>
        </w:rPr>
        <w:t>kweku</w:t>
      </w:r>
      <w:proofErr w:type="spellEnd"/>
      <w:r>
        <w:rPr>
          <w:rFonts w:ascii="Arial" w:hAnsi="Arial" w:cs="Arial"/>
          <w:sz w:val="28"/>
          <w:szCs w:val="28"/>
        </w:rPr>
        <w:t xml:space="preserve"> </w:t>
      </w:r>
      <w:proofErr w:type="spellStart"/>
      <w:r>
        <w:rPr>
          <w:rFonts w:ascii="Arial" w:hAnsi="Arial" w:cs="Arial"/>
          <w:sz w:val="28"/>
          <w:szCs w:val="28"/>
        </w:rPr>
        <w:t>gugudza</w:t>
      </w:r>
      <w:proofErr w:type="spellEnd"/>
      <w:r>
        <w:rPr>
          <w:rFonts w:ascii="Arial" w:hAnsi="Arial" w:cs="Arial"/>
          <w:sz w:val="28"/>
          <w:szCs w:val="28"/>
        </w:rPr>
        <w:t xml:space="preserve"> </w:t>
      </w:r>
      <w:proofErr w:type="spellStart"/>
      <w:r>
        <w:rPr>
          <w:rFonts w:ascii="Arial" w:hAnsi="Arial" w:cs="Arial"/>
          <w:sz w:val="28"/>
          <w:szCs w:val="28"/>
        </w:rPr>
        <w:t>chete</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Amen. </w:t>
      </w:r>
      <w:r w:rsidRPr="00DF6A73">
        <w:rPr>
          <w:rFonts w:ascii="Arial" w:hAnsi="Arial" w:cs="Arial"/>
          <w:sz w:val="18"/>
          <w:szCs w:val="18"/>
        </w:rPr>
        <w:t>[Congregation says, “Amen.”]</w:t>
      </w:r>
    </w:p>
    <w:p w14:paraId="7A4E3EDA" w14:textId="77777777" w:rsidR="001156DF" w:rsidRPr="00BC098F" w:rsidRDefault="001156DF" w:rsidP="001156DF">
      <w:pPr>
        <w:spacing w:line="276" w:lineRule="auto"/>
        <w:jc w:val="both"/>
        <w:rPr>
          <w:rFonts w:ascii="Arial" w:hAnsi="Arial" w:cs="Arial"/>
          <w:sz w:val="18"/>
          <w:szCs w:val="18"/>
        </w:rPr>
      </w:pPr>
      <w:r w:rsidRPr="00CD6E81">
        <w:rPr>
          <w:rFonts w:ascii="Arial" w:hAnsi="Arial" w:cs="Arial"/>
          <w:sz w:val="28"/>
          <w:szCs w:val="28"/>
          <w:vertAlign w:val="superscript"/>
        </w:rPr>
        <w:t>8</w:t>
      </w:r>
      <w:r>
        <w:rPr>
          <w:rFonts w:ascii="Arial" w:hAnsi="Arial" w:cs="Arial"/>
          <w:sz w:val="28"/>
          <w:szCs w:val="28"/>
        </w:rPr>
        <w:t xml:space="preserve"> </w:t>
      </w:r>
      <w:proofErr w:type="spellStart"/>
      <w:r>
        <w:rPr>
          <w:rFonts w:ascii="Arial" w:hAnsi="Arial" w:cs="Arial"/>
          <w:sz w:val="28"/>
          <w:szCs w:val="28"/>
        </w:rPr>
        <w:t>Ndakaona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vachiita</w:t>
      </w:r>
      <w:proofErr w:type="spellEnd"/>
      <w:r>
        <w:rPr>
          <w:rFonts w:ascii="Arial" w:hAnsi="Arial" w:cs="Arial"/>
          <w:sz w:val="28"/>
          <w:szCs w:val="28"/>
        </w:rPr>
        <w:t xml:space="preserve"> divisi, </w:t>
      </w:r>
      <w:proofErr w:type="spellStart"/>
      <w:r>
        <w:rPr>
          <w:rFonts w:ascii="Arial" w:hAnsi="Arial" w:cs="Arial"/>
          <w:sz w:val="28"/>
          <w:szCs w:val="28"/>
        </w:rPr>
        <w:t>rekuita</w:t>
      </w:r>
      <w:proofErr w:type="spellEnd"/>
      <w:r>
        <w:rPr>
          <w:rFonts w:ascii="Arial" w:hAnsi="Arial" w:cs="Arial"/>
          <w:sz w:val="28"/>
          <w:szCs w:val="28"/>
        </w:rPr>
        <w:t xml:space="preserve"> one tonne </w:t>
      </w:r>
      <w:proofErr w:type="spellStart"/>
      <w:r>
        <w:rPr>
          <w:rFonts w:ascii="Arial" w:hAnsi="Arial" w:cs="Arial"/>
          <w:sz w:val="28"/>
          <w:szCs w:val="28"/>
        </w:rPr>
        <w:t>yechibage</w:t>
      </w:r>
      <w:proofErr w:type="spellEnd"/>
      <w:r>
        <w:rPr>
          <w:rFonts w:ascii="Arial" w:hAnsi="Arial" w:cs="Arial"/>
          <w:sz w:val="28"/>
          <w:szCs w:val="28"/>
        </w:rPr>
        <w:t xml:space="preserve"> </w:t>
      </w:r>
      <w:r w:rsidRPr="002F6EC0">
        <w:rPr>
          <w:rFonts w:ascii="Arial" w:hAnsi="Arial" w:cs="Arial"/>
          <w:sz w:val="18"/>
          <w:szCs w:val="18"/>
        </w:rPr>
        <w:t>[Apostle chuckles</w:t>
      </w:r>
      <w:r>
        <w:rPr>
          <w:rFonts w:ascii="Arial" w:hAnsi="Arial" w:cs="Arial"/>
          <w:sz w:val="18"/>
          <w:szCs w:val="18"/>
        </w:rPr>
        <w:t>—ED</w:t>
      </w:r>
      <w:r w:rsidRPr="002F6EC0">
        <w:rPr>
          <w:rFonts w:ascii="Arial" w:hAnsi="Arial" w:cs="Arial"/>
          <w:sz w:val="18"/>
          <w:szCs w:val="18"/>
        </w:rPr>
        <w:t xml:space="preserve">]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kukureverai</w:t>
      </w:r>
      <w:proofErr w:type="spellEnd"/>
      <w:r>
        <w:rPr>
          <w:rFonts w:ascii="Arial" w:hAnsi="Arial" w:cs="Arial"/>
          <w:sz w:val="28"/>
          <w:szCs w:val="28"/>
        </w:rPr>
        <w:t xml:space="preserve"> </w:t>
      </w:r>
      <w:proofErr w:type="spellStart"/>
      <w:r>
        <w:rPr>
          <w:rFonts w:ascii="Arial" w:hAnsi="Arial" w:cs="Arial"/>
          <w:sz w:val="28"/>
          <w:szCs w:val="28"/>
        </w:rPr>
        <w:t>nhema</w:t>
      </w:r>
      <w:proofErr w:type="spellEnd"/>
      <w:r>
        <w:rPr>
          <w:rFonts w:ascii="Arial" w:hAnsi="Arial" w:cs="Arial"/>
          <w:sz w:val="28"/>
          <w:szCs w:val="28"/>
        </w:rPr>
        <w:t xml:space="preserve">. </w:t>
      </w:r>
      <w:proofErr w:type="spellStart"/>
      <w:r>
        <w:rPr>
          <w:rFonts w:ascii="Arial" w:hAnsi="Arial" w:cs="Arial"/>
          <w:sz w:val="28"/>
          <w:szCs w:val="28"/>
        </w:rPr>
        <w:t>Kumamisha</w:t>
      </w:r>
      <w:proofErr w:type="spellEnd"/>
      <w:r>
        <w:rPr>
          <w:rFonts w:ascii="Arial" w:hAnsi="Arial" w:cs="Arial"/>
          <w:sz w:val="28"/>
          <w:szCs w:val="28"/>
        </w:rPr>
        <w:t xml:space="preserve"> </w:t>
      </w:r>
      <w:proofErr w:type="spellStart"/>
      <w:r>
        <w:rPr>
          <w:rFonts w:ascii="Arial" w:hAnsi="Arial" w:cs="Arial"/>
          <w:sz w:val="28"/>
          <w:szCs w:val="28"/>
        </w:rPr>
        <w:t>kwese</w:t>
      </w:r>
      <w:proofErr w:type="spellEnd"/>
      <w:r>
        <w:rPr>
          <w:rFonts w:ascii="Arial" w:hAnsi="Arial" w:cs="Arial"/>
          <w:sz w:val="28"/>
          <w:szCs w:val="28"/>
        </w:rPr>
        <w:t xml:space="preserve"> </w:t>
      </w:r>
      <w:proofErr w:type="spellStart"/>
      <w:r>
        <w:rPr>
          <w:rFonts w:ascii="Arial" w:hAnsi="Arial" w:cs="Arial"/>
          <w:sz w:val="28"/>
          <w:szCs w:val="28"/>
        </w:rPr>
        <w:t>kwamunorima</w:t>
      </w:r>
      <w:proofErr w:type="spellEnd"/>
      <w:r>
        <w:rPr>
          <w:rFonts w:ascii="Arial" w:hAnsi="Arial" w:cs="Arial"/>
          <w:sz w:val="28"/>
          <w:szCs w:val="28"/>
        </w:rPr>
        <w:t xml:space="preserve"> uku </w:t>
      </w:r>
      <w:proofErr w:type="spellStart"/>
      <w:r>
        <w:rPr>
          <w:rFonts w:ascii="Arial" w:hAnsi="Arial" w:cs="Arial"/>
          <w:sz w:val="28"/>
          <w:szCs w:val="28"/>
        </w:rPr>
        <w:t>anenge</w:t>
      </w:r>
      <w:proofErr w:type="spellEnd"/>
      <w:r>
        <w:rPr>
          <w:rFonts w:ascii="Arial" w:hAnsi="Arial" w:cs="Arial"/>
          <w:sz w:val="28"/>
          <w:szCs w:val="28"/>
        </w:rPr>
        <w:t xml:space="preserve"> </w:t>
      </w:r>
      <w:proofErr w:type="spellStart"/>
      <w:r>
        <w:rPr>
          <w:rFonts w:ascii="Arial" w:hAnsi="Arial" w:cs="Arial"/>
          <w:sz w:val="28"/>
          <w:szCs w:val="28"/>
        </w:rPr>
        <w:t>ane</w:t>
      </w:r>
      <w:proofErr w:type="spellEnd"/>
      <w:r>
        <w:rPr>
          <w:rFonts w:ascii="Arial" w:hAnsi="Arial" w:cs="Arial"/>
          <w:sz w:val="28"/>
          <w:szCs w:val="28"/>
        </w:rPr>
        <w:t xml:space="preserve"> divisi </w:t>
      </w:r>
      <w:proofErr w:type="spellStart"/>
      <w:r>
        <w:rPr>
          <w:rFonts w:ascii="Arial" w:hAnsi="Arial" w:cs="Arial"/>
          <w:sz w:val="28"/>
          <w:szCs w:val="28"/>
        </w:rPr>
        <w:t>uchiona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vachiungana</w:t>
      </w:r>
      <w:proofErr w:type="spellEnd"/>
      <w:r>
        <w:rPr>
          <w:rFonts w:ascii="Arial" w:hAnsi="Arial" w:cs="Arial"/>
          <w:sz w:val="28"/>
          <w:szCs w:val="28"/>
        </w:rPr>
        <w:t xml:space="preserve"> </w:t>
      </w:r>
      <w:proofErr w:type="spellStart"/>
      <w:r>
        <w:rPr>
          <w:rFonts w:ascii="Arial" w:hAnsi="Arial" w:cs="Arial"/>
          <w:sz w:val="28"/>
          <w:szCs w:val="28"/>
        </w:rPr>
        <w:t>pamba</w:t>
      </w:r>
      <w:proofErr w:type="spellEnd"/>
      <w:r>
        <w:rPr>
          <w:rFonts w:ascii="Arial" w:hAnsi="Arial" w:cs="Arial"/>
          <w:sz w:val="28"/>
          <w:szCs w:val="28"/>
        </w:rPr>
        <w:t xml:space="preserve"> </w:t>
      </w:r>
      <w:proofErr w:type="spellStart"/>
      <w:r>
        <w:rPr>
          <w:rFonts w:ascii="Arial" w:hAnsi="Arial" w:cs="Arial"/>
          <w:sz w:val="28"/>
          <w:szCs w:val="28"/>
        </w:rPr>
        <w:t>pake</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wauya</w:t>
      </w:r>
      <w:proofErr w:type="spellEnd"/>
      <w:r>
        <w:rPr>
          <w:rFonts w:ascii="Arial" w:hAnsi="Arial" w:cs="Arial"/>
          <w:sz w:val="28"/>
          <w:szCs w:val="28"/>
        </w:rPr>
        <w:t xml:space="preserve"> </w:t>
      </w:r>
      <w:proofErr w:type="spellStart"/>
      <w:r>
        <w:rPr>
          <w:rFonts w:ascii="Arial" w:hAnsi="Arial" w:cs="Arial"/>
          <w:sz w:val="28"/>
          <w:szCs w:val="28"/>
        </w:rPr>
        <w:t>nezvi</w:t>
      </w:r>
      <w:proofErr w:type="spellEnd"/>
      <w:r>
        <w:rPr>
          <w:rFonts w:ascii="Arial" w:hAnsi="Arial" w:cs="Arial"/>
          <w:sz w:val="28"/>
          <w:szCs w:val="28"/>
        </w:rPr>
        <w:t xml:space="preserve"> </w:t>
      </w:r>
      <w:proofErr w:type="spellStart"/>
      <w:r>
        <w:rPr>
          <w:rFonts w:ascii="Arial" w:hAnsi="Arial" w:cs="Arial"/>
          <w:sz w:val="28"/>
          <w:szCs w:val="28"/>
        </w:rPr>
        <w:t>kochikari</w:t>
      </w:r>
      <w:proofErr w:type="spellEnd"/>
      <w:r>
        <w:rPr>
          <w:rFonts w:ascii="Arial" w:hAnsi="Arial" w:cs="Arial"/>
          <w:sz w:val="28"/>
          <w:szCs w:val="28"/>
        </w:rPr>
        <w:t xml:space="preserve"> ten </w:t>
      </w:r>
      <w:proofErr w:type="spellStart"/>
      <w:r>
        <w:rPr>
          <w:rFonts w:ascii="Arial" w:hAnsi="Arial" w:cs="Arial"/>
          <w:sz w:val="28"/>
          <w:szCs w:val="28"/>
        </w:rPr>
        <w:t>zvebo</w:t>
      </w:r>
      <w:proofErr w:type="spellEnd"/>
      <w:r>
        <w:rPr>
          <w:rFonts w:ascii="Arial" w:hAnsi="Arial" w:cs="Arial"/>
          <w:sz w:val="28"/>
          <w:szCs w:val="28"/>
        </w:rPr>
        <w:t>—</w:t>
      </w:r>
      <w:proofErr w:type="spellStart"/>
      <w:r>
        <w:rPr>
          <w:rFonts w:ascii="Arial" w:hAnsi="Arial" w:cs="Arial"/>
          <w:sz w:val="28"/>
          <w:szCs w:val="28"/>
        </w:rPr>
        <w:t>zve</w:t>
      </w:r>
      <w:proofErr w:type="spellEnd"/>
      <w:r>
        <w:rPr>
          <w:rFonts w:ascii="Arial" w:hAnsi="Arial" w:cs="Arial"/>
          <w:sz w:val="28"/>
          <w:szCs w:val="28"/>
        </w:rPr>
        <w:t>—</w:t>
      </w:r>
      <w:proofErr w:type="spellStart"/>
      <w:r>
        <w:rPr>
          <w:rFonts w:ascii="Arial" w:hAnsi="Arial" w:cs="Arial"/>
          <w:sz w:val="28"/>
          <w:szCs w:val="28"/>
        </w:rPr>
        <w:t>zvechibage</w:t>
      </w:r>
      <w:proofErr w:type="spellEnd"/>
      <w:r>
        <w:rPr>
          <w:rFonts w:ascii="Arial" w:hAnsi="Arial" w:cs="Arial"/>
          <w:sz w:val="28"/>
          <w:szCs w:val="28"/>
        </w:rPr>
        <w:t xml:space="preserve"> </w:t>
      </w:r>
      <w:proofErr w:type="spellStart"/>
      <w:r>
        <w:rPr>
          <w:rFonts w:ascii="Arial" w:hAnsi="Arial" w:cs="Arial"/>
          <w:sz w:val="28"/>
          <w:szCs w:val="28"/>
        </w:rPr>
        <w:t>zvichidhonzwa</w:t>
      </w:r>
      <w:proofErr w:type="spellEnd"/>
      <w:r>
        <w:rPr>
          <w:rFonts w:ascii="Arial" w:hAnsi="Arial" w:cs="Arial"/>
          <w:sz w:val="28"/>
          <w:szCs w:val="28"/>
        </w:rPr>
        <w:t xml:space="preserve"> </w:t>
      </w:r>
      <w:proofErr w:type="spellStart"/>
      <w:r>
        <w:rPr>
          <w:rFonts w:ascii="Arial" w:hAnsi="Arial" w:cs="Arial"/>
          <w:sz w:val="28"/>
          <w:szCs w:val="28"/>
        </w:rPr>
        <w:lastRenderedPageBreak/>
        <w:t>nemadhongi</w:t>
      </w:r>
      <w:proofErr w:type="spellEnd"/>
      <w:r>
        <w:rPr>
          <w:rFonts w:ascii="Arial" w:hAnsi="Arial" w:cs="Arial"/>
          <w:sz w:val="28"/>
          <w:szCs w:val="28"/>
        </w:rPr>
        <w:t xml:space="preserve"> </w:t>
      </w:r>
      <w:proofErr w:type="spellStart"/>
      <w:r>
        <w:rPr>
          <w:rFonts w:ascii="Arial" w:hAnsi="Arial" w:cs="Arial"/>
          <w:sz w:val="28"/>
          <w:szCs w:val="28"/>
        </w:rPr>
        <w:t>chokutuka</w:t>
      </w:r>
      <w:proofErr w:type="spellEnd"/>
      <w:r>
        <w:rPr>
          <w:rFonts w:ascii="Arial" w:hAnsi="Arial" w:cs="Arial"/>
          <w:sz w:val="28"/>
          <w:szCs w:val="28"/>
        </w:rPr>
        <w:t xml:space="preserve"> uku, </w:t>
      </w:r>
      <w:proofErr w:type="spellStart"/>
      <w:r>
        <w:rPr>
          <w:rFonts w:ascii="Arial" w:hAnsi="Arial" w:cs="Arial"/>
          <w:sz w:val="28"/>
          <w:szCs w:val="28"/>
        </w:rPr>
        <w:t>waoona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Heyi</w:t>
      </w:r>
      <w:proofErr w:type="spellEnd"/>
      <w:r>
        <w:rPr>
          <w:rFonts w:ascii="Arial" w:hAnsi="Arial" w:cs="Arial"/>
          <w:sz w:val="28"/>
          <w:szCs w:val="28"/>
        </w:rPr>
        <w:t xml:space="preserve">!” And </w:t>
      </w:r>
      <w:proofErr w:type="spellStart"/>
      <w:r>
        <w:rPr>
          <w:rFonts w:ascii="Arial" w:hAnsi="Arial" w:cs="Arial"/>
          <w:sz w:val="28"/>
          <w:szCs w:val="28"/>
        </w:rPr>
        <w:t>akatozviyendera</w:t>
      </w:r>
      <w:proofErr w:type="spellEnd"/>
      <w:r>
        <w:rPr>
          <w:rFonts w:ascii="Arial" w:hAnsi="Arial" w:cs="Arial"/>
          <w:sz w:val="28"/>
          <w:szCs w:val="28"/>
        </w:rPr>
        <w:t xml:space="preserve"> </w:t>
      </w:r>
      <w:proofErr w:type="spellStart"/>
      <w:r>
        <w:rPr>
          <w:rFonts w:ascii="Arial" w:hAnsi="Arial" w:cs="Arial"/>
          <w:sz w:val="28"/>
          <w:szCs w:val="28"/>
        </w:rPr>
        <w:t>kun’anga</w:t>
      </w:r>
      <w:proofErr w:type="spellEnd"/>
      <w:r>
        <w:rPr>
          <w:rFonts w:ascii="Arial" w:hAnsi="Arial" w:cs="Arial"/>
          <w:sz w:val="28"/>
          <w:szCs w:val="28"/>
        </w:rPr>
        <w:t xml:space="preserve"> </w:t>
      </w:r>
      <w:proofErr w:type="spellStart"/>
      <w:r>
        <w:rPr>
          <w:rFonts w:ascii="Arial" w:hAnsi="Arial" w:cs="Arial"/>
          <w:sz w:val="28"/>
          <w:szCs w:val="28"/>
        </w:rPr>
        <w:t>izvo</w:t>
      </w:r>
      <w:proofErr w:type="spellEnd"/>
      <w:r>
        <w:rPr>
          <w:rFonts w:ascii="Arial" w:hAnsi="Arial" w:cs="Arial"/>
          <w:sz w:val="28"/>
          <w:szCs w:val="28"/>
        </w:rPr>
        <w:t xml:space="preserve">…? </w:t>
      </w:r>
      <w:r w:rsidRPr="004F48E8">
        <w:rPr>
          <w:rFonts w:ascii="Arial" w:hAnsi="Arial" w:cs="Arial"/>
          <w:sz w:val="18"/>
          <w:szCs w:val="18"/>
        </w:rPr>
        <w:t>[Congregation says, “</w:t>
      </w:r>
      <w:proofErr w:type="spellStart"/>
      <w:r w:rsidRPr="004F48E8">
        <w:rPr>
          <w:rFonts w:ascii="Arial" w:hAnsi="Arial" w:cs="Arial"/>
          <w:sz w:val="18"/>
          <w:szCs w:val="18"/>
        </w:rPr>
        <w:t>izvozvo</w:t>
      </w:r>
      <w:proofErr w:type="spellEnd"/>
      <w:r w:rsidRPr="004F48E8">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Makaona</w:t>
      </w:r>
      <w:proofErr w:type="spellEnd"/>
      <w:r>
        <w:rPr>
          <w:rFonts w:ascii="Arial" w:hAnsi="Arial" w:cs="Arial"/>
          <w:sz w:val="28"/>
          <w:szCs w:val="28"/>
        </w:rPr>
        <w:t xml:space="preserve">  </w:t>
      </w:r>
      <w:proofErr w:type="spellStart"/>
      <w:r>
        <w:rPr>
          <w:rFonts w:ascii="Arial" w:hAnsi="Arial" w:cs="Arial"/>
          <w:sz w:val="28"/>
          <w:szCs w:val="28"/>
        </w:rPr>
        <w:t>murume</w:t>
      </w:r>
      <w:proofErr w:type="spellEnd"/>
      <w:r>
        <w:rPr>
          <w:rFonts w:ascii="Arial" w:hAnsi="Arial" w:cs="Arial"/>
          <w:sz w:val="28"/>
          <w:szCs w:val="28"/>
        </w:rPr>
        <w:t xml:space="preserve"> </w:t>
      </w:r>
      <w:proofErr w:type="spellStart"/>
      <w:r>
        <w:rPr>
          <w:rFonts w:ascii="Arial" w:hAnsi="Arial" w:cs="Arial"/>
          <w:sz w:val="28"/>
          <w:szCs w:val="28"/>
        </w:rPr>
        <w:t>akapuhwa</w:t>
      </w:r>
      <w:proofErr w:type="spellEnd"/>
      <w:r>
        <w:rPr>
          <w:rFonts w:ascii="Arial" w:hAnsi="Arial" w:cs="Arial"/>
          <w:sz w:val="28"/>
          <w:szCs w:val="28"/>
        </w:rPr>
        <w:t xml:space="preserve"> </w:t>
      </w:r>
      <w:proofErr w:type="spellStart"/>
      <w:r>
        <w:rPr>
          <w:rFonts w:ascii="Arial" w:hAnsi="Arial" w:cs="Arial"/>
          <w:sz w:val="28"/>
          <w:szCs w:val="28"/>
        </w:rPr>
        <w:t>tokoroshi</w:t>
      </w:r>
      <w:proofErr w:type="spellEnd"/>
      <w:r>
        <w:rPr>
          <w:rFonts w:ascii="Arial" w:hAnsi="Arial" w:cs="Arial"/>
          <w:sz w:val="28"/>
          <w:szCs w:val="28"/>
        </w:rPr>
        <w:t xml:space="preserve"> </w:t>
      </w:r>
      <w:proofErr w:type="spellStart"/>
      <w:r>
        <w:rPr>
          <w:rFonts w:ascii="Arial" w:hAnsi="Arial" w:cs="Arial"/>
          <w:sz w:val="28"/>
          <w:szCs w:val="28"/>
        </w:rPr>
        <w:t>neimwe</w:t>
      </w:r>
      <w:proofErr w:type="spellEnd"/>
      <w:r>
        <w:rPr>
          <w:rFonts w:ascii="Arial" w:hAnsi="Arial" w:cs="Arial"/>
          <w:sz w:val="28"/>
          <w:szCs w:val="28"/>
        </w:rPr>
        <w:t xml:space="preserve"> </w:t>
      </w:r>
      <w:proofErr w:type="spellStart"/>
      <w:r>
        <w:rPr>
          <w:rFonts w:ascii="Arial" w:hAnsi="Arial" w:cs="Arial"/>
          <w:sz w:val="28"/>
          <w:szCs w:val="28"/>
        </w:rPr>
        <w:t>n’anga</w:t>
      </w:r>
      <w:proofErr w:type="spellEnd"/>
      <w:r>
        <w:rPr>
          <w:rFonts w:ascii="Arial" w:hAnsi="Arial" w:cs="Arial"/>
          <w:sz w:val="28"/>
          <w:szCs w:val="28"/>
        </w:rPr>
        <w:t xml:space="preserve"> </w:t>
      </w:r>
      <w:proofErr w:type="spellStart"/>
      <w:r>
        <w:rPr>
          <w:rFonts w:ascii="Arial" w:hAnsi="Arial" w:cs="Arial"/>
          <w:sz w:val="28"/>
          <w:szCs w:val="28"/>
        </w:rPr>
        <w:t>yeku</w:t>
      </w:r>
      <w:proofErr w:type="spellEnd"/>
      <w:r>
        <w:rPr>
          <w:rFonts w:ascii="Arial" w:hAnsi="Arial" w:cs="Arial"/>
          <w:sz w:val="28"/>
          <w:szCs w:val="28"/>
        </w:rPr>
        <w:t xml:space="preserve">…Chipinge uku </w:t>
      </w:r>
      <w:proofErr w:type="spellStart"/>
      <w:r>
        <w:rPr>
          <w:rFonts w:ascii="Arial" w:hAnsi="Arial" w:cs="Arial"/>
          <w:sz w:val="28"/>
          <w:szCs w:val="28"/>
        </w:rPr>
        <w:t>kwaMutare</w:t>
      </w:r>
      <w:proofErr w:type="spellEnd"/>
      <w:r>
        <w:rPr>
          <w:rFonts w:ascii="Arial" w:hAnsi="Arial" w:cs="Arial"/>
          <w:sz w:val="28"/>
          <w:szCs w:val="28"/>
        </w:rPr>
        <w:t xml:space="preserve"> uku </w:t>
      </w:r>
      <w:proofErr w:type="spellStart"/>
      <w:r>
        <w:rPr>
          <w:rFonts w:ascii="Arial" w:hAnsi="Arial" w:cs="Arial"/>
          <w:sz w:val="28"/>
          <w:szCs w:val="28"/>
        </w:rPr>
        <w:t>akazouraya</w:t>
      </w:r>
      <w:proofErr w:type="spellEnd"/>
      <w:r>
        <w:rPr>
          <w:rFonts w:ascii="Arial" w:hAnsi="Arial" w:cs="Arial"/>
          <w:sz w:val="28"/>
          <w:szCs w:val="28"/>
        </w:rPr>
        <w:t xml:space="preserve"> </w:t>
      </w:r>
      <w:proofErr w:type="spellStart"/>
      <w:r>
        <w:rPr>
          <w:rFonts w:ascii="Arial" w:hAnsi="Arial" w:cs="Arial"/>
          <w:sz w:val="28"/>
          <w:szCs w:val="28"/>
        </w:rPr>
        <w:t>mukadzi</w:t>
      </w:r>
      <w:proofErr w:type="spellEnd"/>
      <w:r>
        <w:rPr>
          <w:rFonts w:ascii="Arial" w:hAnsi="Arial" w:cs="Arial"/>
          <w:sz w:val="28"/>
          <w:szCs w:val="28"/>
        </w:rPr>
        <w:t xml:space="preserve"> </w:t>
      </w:r>
      <w:proofErr w:type="spellStart"/>
      <w:r>
        <w:rPr>
          <w:rFonts w:ascii="Arial" w:hAnsi="Arial" w:cs="Arial"/>
          <w:sz w:val="28"/>
          <w:szCs w:val="28"/>
        </w:rPr>
        <w:t>nevana</w:t>
      </w:r>
      <w:proofErr w:type="spellEnd"/>
      <w:r>
        <w:rPr>
          <w:rFonts w:ascii="Arial" w:hAnsi="Arial" w:cs="Arial"/>
          <w:sz w:val="28"/>
          <w:szCs w:val="28"/>
        </w:rPr>
        <w:t xml:space="preserve">. Handi </w:t>
      </w:r>
      <w:proofErr w:type="spellStart"/>
      <w:r>
        <w:rPr>
          <w:rFonts w:ascii="Arial" w:hAnsi="Arial" w:cs="Arial"/>
          <w:sz w:val="28"/>
          <w:szCs w:val="28"/>
        </w:rPr>
        <w:t>vakataura</w:t>
      </w:r>
      <w:proofErr w:type="spellEnd"/>
      <w:r>
        <w:rPr>
          <w:rFonts w:ascii="Arial" w:hAnsi="Arial" w:cs="Arial"/>
          <w:sz w:val="28"/>
          <w:szCs w:val="28"/>
        </w:rPr>
        <w:t xml:space="preserve"> </w:t>
      </w:r>
      <w:proofErr w:type="spellStart"/>
      <w:r>
        <w:rPr>
          <w:rFonts w:ascii="Arial" w:hAnsi="Arial" w:cs="Arial"/>
          <w:sz w:val="28"/>
          <w:szCs w:val="28"/>
        </w:rPr>
        <w:t>zvaakanga</w:t>
      </w:r>
      <w:proofErr w:type="spellEnd"/>
      <w:r>
        <w:rPr>
          <w:rFonts w:ascii="Arial" w:hAnsi="Arial" w:cs="Arial"/>
          <w:sz w:val="28"/>
          <w:szCs w:val="28"/>
        </w:rPr>
        <w:t xml:space="preserve"> </w:t>
      </w:r>
      <w:proofErr w:type="spellStart"/>
      <w:r>
        <w:rPr>
          <w:rFonts w:ascii="Arial" w:hAnsi="Arial" w:cs="Arial"/>
          <w:sz w:val="28"/>
          <w:szCs w:val="28"/>
        </w:rPr>
        <w:t>anazvo</w:t>
      </w:r>
      <w:proofErr w:type="spellEnd"/>
      <w:r>
        <w:rPr>
          <w:rFonts w:ascii="Arial" w:hAnsi="Arial" w:cs="Arial"/>
          <w:sz w:val="28"/>
          <w:szCs w:val="28"/>
        </w:rPr>
        <w:t xml:space="preserve">? Wouldn’t you wonder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ndozvinouraira</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vakazuyaka</w:t>
      </w:r>
      <w:proofErr w:type="spellEnd"/>
      <w:r>
        <w:rPr>
          <w:rFonts w:ascii="Arial" w:hAnsi="Arial" w:cs="Arial"/>
          <w:sz w:val="28"/>
          <w:szCs w:val="28"/>
        </w:rPr>
        <w:t xml:space="preserve"> </w:t>
      </w:r>
      <w:proofErr w:type="spellStart"/>
      <w:r>
        <w:rPr>
          <w:rFonts w:ascii="Arial" w:hAnsi="Arial" w:cs="Arial"/>
          <w:sz w:val="28"/>
          <w:szCs w:val="28"/>
        </w:rPr>
        <w:t>panenge</w:t>
      </w:r>
      <w:proofErr w:type="spellEnd"/>
      <w:r>
        <w:rPr>
          <w:rFonts w:ascii="Arial" w:hAnsi="Arial" w:cs="Arial"/>
          <w:sz w:val="28"/>
          <w:szCs w:val="28"/>
        </w:rPr>
        <w:t xml:space="preserve"> </w:t>
      </w:r>
      <w:proofErr w:type="spellStart"/>
      <w:r>
        <w:rPr>
          <w:rFonts w:ascii="Arial" w:hAnsi="Arial" w:cs="Arial"/>
          <w:sz w:val="28"/>
          <w:szCs w:val="28"/>
        </w:rPr>
        <w:t>paine</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vari</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Mwari </w:t>
      </w:r>
      <w:proofErr w:type="spellStart"/>
      <w:r>
        <w:rPr>
          <w:rFonts w:ascii="Arial" w:hAnsi="Arial" w:cs="Arial"/>
          <w:sz w:val="28"/>
          <w:szCs w:val="28"/>
        </w:rPr>
        <w:t>chaiye</w:t>
      </w:r>
      <w:proofErr w:type="spellEnd"/>
      <w:r>
        <w:rPr>
          <w:rFonts w:ascii="Arial" w:hAnsi="Arial" w:cs="Arial"/>
          <w:sz w:val="28"/>
          <w:szCs w:val="28"/>
        </w:rPr>
        <w:t xml:space="preserve"> </w:t>
      </w:r>
      <w:proofErr w:type="spellStart"/>
      <w:r>
        <w:rPr>
          <w:rFonts w:ascii="Arial" w:hAnsi="Arial" w:cs="Arial"/>
          <w:sz w:val="28"/>
          <w:szCs w:val="28"/>
        </w:rPr>
        <w:t>chaiye</w:t>
      </w:r>
      <w:proofErr w:type="spellEnd"/>
      <w:r>
        <w:rPr>
          <w:rFonts w:ascii="Arial" w:hAnsi="Arial" w:cs="Arial"/>
          <w:sz w:val="28"/>
          <w:szCs w:val="28"/>
        </w:rPr>
        <w:t xml:space="preserve"> </w:t>
      </w:r>
      <w:proofErr w:type="spellStart"/>
      <w:r>
        <w:rPr>
          <w:rFonts w:ascii="Arial" w:hAnsi="Arial" w:cs="Arial"/>
          <w:sz w:val="28"/>
          <w:szCs w:val="28"/>
        </w:rPr>
        <w:t>vanoti</w:t>
      </w:r>
      <w:proofErr w:type="spellEnd"/>
      <w:r>
        <w:rPr>
          <w:rFonts w:ascii="Arial" w:hAnsi="Arial" w:cs="Arial"/>
          <w:sz w:val="28"/>
          <w:szCs w:val="28"/>
        </w:rPr>
        <w:t xml:space="preserve"> ah-ah ha ah- .</w:t>
      </w:r>
    </w:p>
    <w:p w14:paraId="26CE1F7E" w14:textId="77777777" w:rsidR="001156DF" w:rsidRDefault="001156DF" w:rsidP="001156DF">
      <w:pPr>
        <w:spacing w:line="276" w:lineRule="auto"/>
        <w:jc w:val="both"/>
        <w:rPr>
          <w:rFonts w:ascii="Arial" w:hAnsi="Arial" w:cs="Arial"/>
          <w:sz w:val="28"/>
          <w:szCs w:val="28"/>
        </w:rPr>
      </w:pPr>
      <w:r w:rsidRPr="00CD6E81">
        <w:rPr>
          <w:rFonts w:ascii="Arial" w:hAnsi="Arial" w:cs="Arial"/>
          <w:sz w:val="28"/>
          <w:szCs w:val="28"/>
          <w:vertAlign w:val="superscript"/>
        </w:rPr>
        <w:t>9</w:t>
      </w:r>
      <w:r>
        <w:rPr>
          <w:rFonts w:ascii="Arial" w:hAnsi="Arial" w:cs="Arial"/>
          <w:sz w:val="28"/>
          <w:szCs w:val="28"/>
        </w:rPr>
        <w:t xml:space="preserve"> “</w:t>
      </w:r>
      <w:r w:rsidRPr="000A1E5E">
        <w:rPr>
          <w:rFonts w:ascii="Arial" w:hAnsi="Arial" w:cs="Arial"/>
          <w:sz w:val="28"/>
          <w:szCs w:val="28"/>
        </w:rPr>
        <w:t xml:space="preserve">Ini </w:t>
      </w:r>
      <w:proofErr w:type="spellStart"/>
      <w:r w:rsidRPr="000A1E5E">
        <w:rPr>
          <w:rFonts w:ascii="Arial" w:hAnsi="Arial" w:cs="Arial"/>
          <w:sz w:val="28"/>
          <w:szCs w:val="28"/>
        </w:rPr>
        <w:t>ndinokuziva</w:t>
      </w:r>
      <w:proofErr w:type="spellEnd"/>
      <w:r w:rsidRPr="000A1E5E">
        <w:rPr>
          <w:rFonts w:ascii="Arial" w:hAnsi="Arial" w:cs="Arial"/>
          <w:sz w:val="28"/>
          <w:szCs w:val="28"/>
        </w:rPr>
        <w:t xml:space="preserve"> </w:t>
      </w:r>
      <w:proofErr w:type="spellStart"/>
      <w:r w:rsidRPr="000A1E5E">
        <w:rPr>
          <w:rFonts w:ascii="Arial" w:hAnsi="Arial" w:cs="Arial"/>
          <w:sz w:val="28"/>
          <w:szCs w:val="28"/>
        </w:rPr>
        <w:t>kunamata</w:t>
      </w:r>
      <w:proofErr w:type="spellEnd"/>
      <w:r w:rsidRPr="000A1E5E">
        <w:rPr>
          <w:rFonts w:ascii="Arial" w:hAnsi="Arial" w:cs="Arial"/>
          <w:sz w:val="28"/>
          <w:szCs w:val="28"/>
        </w:rPr>
        <w:t xml:space="preserve"> </w:t>
      </w:r>
      <w:proofErr w:type="spellStart"/>
      <w:r w:rsidRPr="000A1E5E">
        <w:rPr>
          <w:rFonts w:ascii="Arial" w:hAnsi="Arial" w:cs="Arial"/>
          <w:sz w:val="28"/>
          <w:szCs w:val="28"/>
        </w:rPr>
        <w:t>ini</w:t>
      </w:r>
      <w:proofErr w:type="spellEnd"/>
      <w:r w:rsidRPr="000A1E5E">
        <w:rPr>
          <w:rFonts w:ascii="Arial" w:hAnsi="Arial" w:cs="Arial"/>
          <w:sz w:val="28"/>
          <w:szCs w:val="28"/>
        </w:rPr>
        <w:t xml:space="preserve"> baba </w:t>
      </w:r>
      <w:proofErr w:type="spellStart"/>
      <w:r w:rsidRPr="000A1E5E">
        <w:rPr>
          <w:rFonts w:ascii="Arial" w:hAnsi="Arial" w:cs="Arial"/>
          <w:sz w:val="28"/>
          <w:szCs w:val="28"/>
        </w:rPr>
        <w:t>vangu</w:t>
      </w:r>
      <w:proofErr w:type="spellEnd"/>
      <w:r w:rsidRPr="000A1E5E">
        <w:rPr>
          <w:rFonts w:ascii="Arial" w:hAnsi="Arial" w:cs="Arial"/>
          <w:sz w:val="28"/>
          <w:szCs w:val="28"/>
        </w:rPr>
        <w:t xml:space="preserve"> </w:t>
      </w:r>
      <w:proofErr w:type="spellStart"/>
      <w:r w:rsidRPr="000A1E5E">
        <w:rPr>
          <w:rFonts w:ascii="Arial" w:hAnsi="Arial" w:cs="Arial"/>
          <w:sz w:val="28"/>
          <w:szCs w:val="28"/>
        </w:rPr>
        <w:t>vakanga</w:t>
      </w:r>
      <w:proofErr w:type="spellEnd"/>
      <w:r w:rsidRPr="000A1E5E">
        <w:rPr>
          <w:rFonts w:ascii="Arial" w:hAnsi="Arial" w:cs="Arial"/>
          <w:sz w:val="28"/>
          <w:szCs w:val="28"/>
        </w:rPr>
        <w:t xml:space="preserve"> </w:t>
      </w:r>
      <w:proofErr w:type="spellStart"/>
      <w:r w:rsidRPr="000A1E5E">
        <w:rPr>
          <w:rFonts w:ascii="Arial" w:hAnsi="Arial" w:cs="Arial"/>
          <w:sz w:val="28"/>
          <w:szCs w:val="28"/>
        </w:rPr>
        <w:t>vari</w:t>
      </w:r>
      <w:proofErr w:type="spellEnd"/>
      <w:r w:rsidRPr="000A1E5E">
        <w:rPr>
          <w:rFonts w:ascii="Arial" w:hAnsi="Arial" w:cs="Arial"/>
          <w:sz w:val="28"/>
          <w:szCs w:val="28"/>
        </w:rPr>
        <w:t xml:space="preserve"> </w:t>
      </w:r>
      <w:proofErr w:type="spellStart"/>
      <w:r w:rsidRPr="000A1E5E">
        <w:rPr>
          <w:rFonts w:ascii="Arial" w:hAnsi="Arial" w:cs="Arial"/>
          <w:sz w:val="28"/>
          <w:szCs w:val="28"/>
        </w:rPr>
        <w:t>muP</w:t>
      </w:r>
      <w:r>
        <w:rPr>
          <w:rFonts w:ascii="Arial" w:hAnsi="Arial" w:cs="Arial"/>
          <w:sz w:val="28"/>
          <w:szCs w:val="28"/>
        </w:rPr>
        <w:t>ostori</w:t>
      </w:r>
      <w:proofErr w:type="spellEnd"/>
      <w:r>
        <w:rPr>
          <w:rFonts w:ascii="Arial" w:hAnsi="Arial" w:cs="Arial"/>
          <w:sz w:val="28"/>
          <w:szCs w:val="28"/>
        </w:rPr>
        <w:t xml:space="preserve">.” </w:t>
      </w:r>
      <w:proofErr w:type="spellStart"/>
      <w:r>
        <w:rPr>
          <w:rFonts w:ascii="Arial" w:hAnsi="Arial" w:cs="Arial"/>
          <w:sz w:val="28"/>
          <w:szCs w:val="28"/>
        </w:rPr>
        <w:t>Wanzwa</w:t>
      </w:r>
      <w:proofErr w:type="spellEnd"/>
      <w:r>
        <w:rPr>
          <w:rFonts w:ascii="Arial" w:hAnsi="Arial" w:cs="Arial"/>
          <w:sz w:val="28"/>
          <w:szCs w:val="28"/>
        </w:rPr>
        <w:t>, “</w:t>
      </w:r>
      <w:proofErr w:type="spellStart"/>
      <w:r>
        <w:rPr>
          <w:rFonts w:ascii="Arial" w:hAnsi="Arial" w:cs="Arial"/>
          <w:sz w:val="28"/>
          <w:szCs w:val="28"/>
        </w:rPr>
        <w:t>Isu</w:t>
      </w:r>
      <w:proofErr w:type="spellEnd"/>
      <w:r>
        <w:rPr>
          <w:rFonts w:ascii="Arial" w:hAnsi="Arial" w:cs="Arial"/>
          <w:sz w:val="28"/>
          <w:szCs w:val="28"/>
        </w:rPr>
        <w:t xml:space="preserve"> </w:t>
      </w:r>
      <w:proofErr w:type="spellStart"/>
      <w:r>
        <w:rPr>
          <w:rFonts w:ascii="Arial" w:hAnsi="Arial" w:cs="Arial"/>
          <w:sz w:val="28"/>
          <w:szCs w:val="28"/>
        </w:rPr>
        <w:t>toziva</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kumusha</w:t>
      </w:r>
      <w:proofErr w:type="spellEnd"/>
      <w:r>
        <w:rPr>
          <w:rFonts w:ascii="Arial" w:hAnsi="Arial" w:cs="Arial"/>
          <w:sz w:val="28"/>
          <w:szCs w:val="28"/>
        </w:rPr>
        <w:t xml:space="preserve"> </w:t>
      </w:r>
      <w:proofErr w:type="spellStart"/>
      <w:r>
        <w:rPr>
          <w:rFonts w:ascii="Arial" w:hAnsi="Arial" w:cs="Arial"/>
          <w:sz w:val="28"/>
          <w:szCs w:val="28"/>
        </w:rPr>
        <w:t>kwedu</w:t>
      </w:r>
      <w:proofErr w:type="spellEnd"/>
      <w:r>
        <w:rPr>
          <w:rFonts w:ascii="Arial" w:hAnsi="Arial" w:cs="Arial"/>
          <w:sz w:val="28"/>
          <w:szCs w:val="28"/>
        </w:rPr>
        <w:t xml:space="preserve"> </w:t>
      </w:r>
      <w:proofErr w:type="spellStart"/>
      <w:r>
        <w:rPr>
          <w:rFonts w:ascii="Arial" w:hAnsi="Arial" w:cs="Arial"/>
          <w:sz w:val="28"/>
          <w:szCs w:val="28"/>
        </w:rPr>
        <w:t>kwatakabva</w:t>
      </w:r>
      <w:proofErr w:type="spellEnd"/>
      <w:r>
        <w:rPr>
          <w:rFonts w:ascii="Arial" w:hAnsi="Arial" w:cs="Arial"/>
          <w:sz w:val="28"/>
          <w:szCs w:val="28"/>
        </w:rPr>
        <w:t xml:space="preserve"> baba </w:t>
      </w:r>
      <w:proofErr w:type="spellStart"/>
      <w:r>
        <w:rPr>
          <w:rFonts w:ascii="Arial" w:hAnsi="Arial" w:cs="Arial"/>
          <w:sz w:val="28"/>
          <w:szCs w:val="28"/>
        </w:rPr>
        <w:t>vangu</w:t>
      </w:r>
      <w:proofErr w:type="spellEnd"/>
      <w:r>
        <w:rPr>
          <w:rFonts w:ascii="Arial" w:hAnsi="Arial" w:cs="Arial"/>
          <w:sz w:val="28"/>
          <w:szCs w:val="28"/>
        </w:rPr>
        <w:t xml:space="preserve"> </w:t>
      </w:r>
      <w:proofErr w:type="spellStart"/>
      <w:r>
        <w:rPr>
          <w:rFonts w:ascii="Arial" w:hAnsi="Arial" w:cs="Arial"/>
          <w:sz w:val="28"/>
          <w:szCs w:val="28"/>
        </w:rPr>
        <w:t>vakanga</w:t>
      </w:r>
      <w:proofErr w:type="spellEnd"/>
      <w:r>
        <w:rPr>
          <w:rFonts w:ascii="Arial" w:hAnsi="Arial" w:cs="Arial"/>
          <w:sz w:val="28"/>
          <w:szCs w:val="28"/>
        </w:rPr>
        <w:t xml:space="preserve"> </w:t>
      </w:r>
      <w:proofErr w:type="spellStart"/>
      <w:r>
        <w:rPr>
          <w:rFonts w:ascii="Arial" w:hAnsi="Arial" w:cs="Arial"/>
          <w:sz w:val="28"/>
          <w:szCs w:val="28"/>
        </w:rPr>
        <w:t>vari</w:t>
      </w:r>
      <w:proofErr w:type="spellEnd"/>
      <w:r>
        <w:rPr>
          <w:rFonts w:ascii="Arial" w:hAnsi="Arial" w:cs="Arial"/>
          <w:sz w:val="28"/>
          <w:szCs w:val="28"/>
        </w:rPr>
        <w:t xml:space="preserve"> </w:t>
      </w:r>
      <w:proofErr w:type="spellStart"/>
      <w:r>
        <w:rPr>
          <w:rFonts w:ascii="Arial" w:hAnsi="Arial" w:cs="Arial"/>
          <w:sz w:val="28"/>
          <w:szCs w:val="28"/>
        </w:rPr>
        <w:t>mufundi</w:t>
      </w:r>
      <w:proofErr w:type="spellEnd"/>
      <w:r>
        <w:rPr>
          <w:rFonts w:ascii="Arial" w:hAnsi="Arial" w:cs="Arial"/>
          <w:sz w:val="28"/>
          <w:szCs w:val="28"/>
        </w:rPr>
        <w:t xml:space="preserve"> we Metho…? </w:t>
      </w:r>
      <w:r w:rsidRPr="00882739">
        <w:rPr>
          <w:rFonts w:ascii="Arial" w:hAnsi="Arial" w:cs="Arial"/>
          <w:sz w:val="18"/>
          <w:szCs w:val="18"/>
        </w:rPr>
        <w:t>[Congregation says, “Methodist</w:t>
      </w:r>
      <w:r>
        <w:rPr>
          <w:rFonts w:ascii="Arial" w:hAnsi="Arial" w:cs="Arial"/>
          <w:sz w:val="18"/>
          <w:szCs w:val="18"/>
        </w:rPr>
        <w:t>,</w:t>
      </w:r>
      <w:r w:rsidRPr="00882739">
        <w:rPr>
          <w:rFonts w:ascii="Arial" w:hAnsi="Arial" w:cs="Arial"/>
          <w:sz w:val="18"/>
          <w:szCs w:val="18"/>
        </w:rPr>
        <w:t>”]</w:t>
      </w:r>
      <w:r>
        <w:rPr>
          <w:rFonts w:ascii="Arial" w:hAnsi="Arial" w:cs="Arial"/>
          <w:sz w:val="28"/>
          <w:szCs w:val="28"/>
        </w:rPr>
        <w:t xml:space="preserve"> Methodist.” </w:t>
      </w:r>
      <w:proofErr w:type="spellStart"/>
      <w:r>
        <w:rPr>
          <w:rFonts w:ascii="Arial" w:hAnsi="Arial" w:cs="Arial"/>
          <w:sz w:val="28"/>
          <w:szCs w:val="28"/>
        </w:rPr>
        <w:t>Wanzwa</w:t>
      </w:r>
      <w:proofErr w:type="spellEnd"/>
      <w:r>
        <w:rPr>
          <w:rFonts w:ascii="Arial" w:hAnsi="Arial" w:cs="Arial"/>
          <w:sz w:val="28"/>
          <w:szCs w:val="28"/>
        </w:rPr>
        <w:t xml:space="preserve">, “Ini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takakura</w:t>
      </w:r>
      <w:proofErr w:type="spellEnd"/>
      <w:r>
        <w:rPr>
          <w:rFonts w:ascii="Arial" w:hAnsi="Arial" w:cs="Arial"/>
          <w:sz w:val="28"/>
          <w:szCs w:val="28"/>
        </w:rPr>
        <w:t xml:space="preserve"> </w:t>
      </w:r>
      <w:proofErr w:type="spellStart"/>
      <w:r>
        <w:rPr>
          <w:rFonts w:ascii="Arial" w:hAnsi="Arial" w:cs="Arial"/>
          <w:sz w:val="28"/>
          <w:szCs w:val="28"/>
        </w:rPr>
        <w:t>tinako</w:t>
      </w:r>
      <w:proofErr w:type="spellEnd"/>
      <w:r>
        <w:rPr>
          <w:rFonts w:ascii="Arial" w:hAnsi="Arial" w:cs="Arial"/>
          <w:sz w:val="28"/>
          <w:szCs w:val="28"/>
        </w:rPr>
        <w:t xml:space="preserve"> </w:t>
      </w:r>
      <w:proofErr w:type="spellStart"/>
      <w:r>
        <w:rPr>
          <w:rFonts w:ascii="Arial" w:hAnsi="Arial" w:cs="Arial"/>
          <w:sz w:val="28"/>
          <w:szCs w:val="28"/>
        </w:rPr>
        <w:t>kumba</w:t>
      </w:r>
      <w:proofErr w:type="spellEnd"/>
      <w:r>
        <w:rPr>
          <w:rFonts w:ascii="Arial" w:hAnsi="Arial" w:cs="Arial"/>
          <w:sz w:val="28"/>
          <w:szCs w:val="28"/>
        </w:rPr>
        <w:t xml:space="preserve"> </w:t>
      </w:r>
      <w:proofErr w:type="spellStart"/>
      <w:r>
        <w:rPr>
          <w:rFonts w:ascii="Arial" w:hAnsi="Arial" w:cs="Arial"/>
          <w:sz w:val="28"/>
          <w:szCs w:val="28"/>
        </w:rPr>
        <w:t>kwedu</w:t>
      </w:r>
      <w:proofErr w:type="spellEnd"/>
      <w:r>
        <w:rPr>
          <w:rFonts w:ascii="Arial" w:hAnsi="Arial" w:cs="Arial"/>
          <w:sz w:val="28"/>
          <w:szCs w:val="28"/>
        </w:rPr>
        <w:t xml:space="preserve"> </w:t>
      </w:r>
      <w:proofErr w:type="spellStart"/>
      <w:r>
        <w:rPr>
          <w:rFonts w:ascii="Arial" w:hAnsi="Arial" w:cs="Arial"/>
          <w:sz w:val="28"/>
          <w:szCs w:val="28"/>
        </w:rPr>
        <w:t>takanga</w:t>
      </w:r>
      <w:proofErr w:type="spellEnd"/>
      <w:r>
        <w:rPr>
          <w:rFonts w:ascii="Arial" w:hAnsi="Arial" w:cs="Arial"/>
          <w:sz w:val="28"/>
          <w:szCs w:val="28"/>
        </w:rPr>
        <w:t xml:space="preserve"> </w:t>
      </w:r>
      <w:proofErr w:type="spellStart"/>
      <w:r>
        <w:rPr>
          <w:rFonts w:ascii="Arial" w:hAnsi="Arial" w:cs="Arial"/>
          <w:sz w:val="28"/>
          <w:szCs w:val="28"/>
        </w:rPr>
        <w:t>tiri</w:t>
      </w:r>
      <w:proofErr w:type="spellEnd"/>
      <w:r>
        <w:rPr>
          <w:rFonts w:ascii="Arial" w:hAnsi="Arial" w:cs="Arial"/>
          <w:sz w:val="28"/>
          <w:szCs w:val="28"/>
        </w:rPr>
        <w:t xml:space="preserve"> ma Dutch” </w:t>
      </w:r>
      <w:proofErr w:type="spellStart"/>
      <w:r>
        <w:rPr>
          <w:rFonts w:ascii="Arial" w:hAnsi="Arial" w:cs="Arial"/>
          <w:sz w:val="28"/>
          <w:szCs w:val="28"/>
        </w:rPr>
        <w:t>Wanzwa</w:t>
      </w:r>
      <w:proofErr w:type="spellEnd"/>
      <w:r>
        <w:rPr>
          <w:rFonts w:ascii="Arial" w:hAnsi="Arial" w:cs="Arial"/>
          <w:sz w:val="28"/>
          <w:szCs w:val="28"/>
        </w:rPr>
        <w:t xml:space="preserve"> </w:t>
      </w:r>
      <w:proofErr w:type="spellStart"/>
      <w:r>
        <w:rPr>
          <w:rFonts w:ascii="Arial" w:hAnsi="Arial" w:cs="Arial"/>
          <w:sz w:val="28"/>
          <w:szCs w:val="28"/>
        </w:rPr>
        <w:t>isu</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ah </w:t>
      </w:r>
      <w:proofErr w:type="spellStart"/>
      <w:r>
        <w:rPr>
          <w:rFonts w:ascii="Arial" w:hAnsi="Arial" w:cs="Arial"/>
          <w:sz w:val="28"/>
          <w:szCs w:val="28"/>
        </w:rPr>
        <w:t>taive</w:t>
      </w:r>
      <w:proofErr w:type="spellEnd"/>
      <w:r>
        <w:rPr>
          <w:rFonts w:ascii="Arial" w:hAnsi="Arial" w:cs="Arial"/>
          <w:sz w:val="28"/>
          <w:szCs w:val="28"/>
        </w:rPr>
        <w:t xml:space="preserve"> </w:t>
      </w:r>
      <w:proofErr w:type="spellStart"/>
      <w:r>
        <w:rPr>
          <w:rFonts w:ascii="Arial" w:hAnsi="Arial" w:cs="Arial"/>
          <w:sz w:val="28"/>
          <w:szCs w:val="28"/>
        </w:rPr>
        <w:t>madhirezi</w:t>
      </w:r>
      <w:proofErr w:type="spellEnd"/>
      <w:r>
        <w:rPr>
          <w:rFonts w:ascii="Arial" w:hAnsi="Arial" w:cs="Arial"/>
          <w:sz w:val="28"/>
          <w:szCs w:val="28"/>
        </w:rPr>
        <w:t xml:space="preserve"> </w:t>
      </w:r>
      <w:proofErr w:type="spellStart"/>
      <w:r>
        <w:rPr>
          <w:rFonts w:ascii="Arial" w:hAnsi="Arial" w:cs="Arial"/>
          <w:sz w:val="28"/>
          <w:szCs w:val="28"/>
        </w:rPr>
        <w:t>marefubaba</w:t>
      </w:r>
      <w:proofErr w:type="spellEnd"/>
      <w:r>
        <w:rPr>
          <w:rFonts w:ascii="Arial" w:hAnsi="Arial" w:cs="Arial"/>
          <w:sz w:val="28"/>
          <w:szCs w:val="28"/>
        </w:rPr>
        <w:t xml:space="preserve"> </w:t>
      </w:r>
      <w:proofErr w:type="spellStart"/>
      <w:r>
        <w:rPr>
          <w:rFonts w:ascii="Arial" w:hAnsi="Arial" w:cs="Arial"/>
          <w:sz w:val="28"/>
          <w:szCs w:val="28"/>
        </w:rPr>
        <w:t>vangu</w:t>
      </w:r>
      <w:proofErr w:type="spellEnd"/>
      <w:r>
        <w:rPr>
          <w:rFonts w:ascii="Arial" w:hAnsi="Arial" w:cs="Arial"/>
          <w:sz w:val="28"/>
          <w:szCs w:val="28"/>
        </w:rPr>
        <w:t xml:space="preserve"> </w:t>
      </w:r>
      <w:proofErr w:type="spellStart"/>
      <w:r>
        <w:rPr>
          <w:rFonts w:ascii="Arial" w:hAnsi="Arial" w:cs="Arial"/>
          <w:sz w:val="28"/>
          <w:szCs w:val="28"/>
        </w:rPr>
        <w:t>nanhasi</w:t>
      </w:r>
      <w:proofErr w:type="spellEnd"/>
      <w:r>
        <w:rPr>
          <w:rFonts w:ascii="Arial" w:hAnsi="Arial" w:cs="Arial"/>
          <w:sz w:val="28"/>
          <w:szCs w:val="28"/>
        </w:rPr>
        <w:t xml:space="preserve"> </w:t>
      </w:r>
      <w:proofErr w:type="spellStart"/>
      <w:r>
        <w:rPr>
          <w:rFonts w:ascii="Arial" w:hAnsi="Arial" w:cs="Arial"/>
          <w:sz w:val="28"/>
          <w:szCs w:val="28"/>
        </w:rPr>
        <w:t>izvozvi</w:t>
      </w:r>
      <w:proofErr w:type="spellEnd"/>
      <w:r>
        <w:rPr>
          <w:rFonts w:ascii="Arial" w:hAnsi="Arial" w:cs="Arial"/>
          <w:sz w:val="28"/>
          <w:szCs w:val="28"/>
        </w:rPr>
        <w:t xml:space="preserve"> </w:t>
      </w:r>
      <w:proofErr w:type="spellStart"/>
      <w:r>
        <w:rPr>
          <w:rFonts w:ascii="Arial" w:hAnsi="Arial" w:cs="Arial"/>
          <w:sz w:val="28"/>
          <w:szCs w:val="28"/>
        </w:rPr>
        <w:t>ndokwavanopinda</w:t>
      </w:r>
      <w:proofErr w:type="spellEnd"/>
      <w:r>
        <w:rPr>
          <w:rFonts w:ascii="Arial" w:hAnsi="Arial" w:cs="Arial"/>
          <w:sz w:val="28"/>
          <w:szCs w:val="28"/>
        </w:rPr>
        <w:t xml:space="preserve"> </w:t>
      </w:r>
      <w:proofErr w:type="spellStart"/>
      <w:r>
        <w:rPr>
          <w:rFonts w:ascii="Arial" w:hAnsi="Arial" w:cs="Arial"/>
          <w:sz w:val="28"/>
          <w:szCs w:val="28"/>
        </w:rPr>
        <w:t>kumba</w:t>
      </w:r>
      <w:proofErr w:type="spellEnd"/>
      <w:r>
        <w:rPr>
          <w:rFonts w:ascii="Arial" w:hAnsi="Arial" w:cs="Arial"/>
          <w:sz w:val="28"/>
          <w:szCs w:val="28"/>
        </w:rPr>
        <w:t xml:space="preserve"> </w:t>
      </w:r>
      <w:proofErr w:type="spellStart"/>
      <w:r>
        <w:rPr>
          <w:rFonts w:ascii="Arial" w:hAnsi="Arial" w:cs="Arial"/>
          <w:sz w:val="28"/>
          <w:szCs w:val="28"/>
        </w:rPr>
        <w:t>kwedu</w:t>
      </w:r>
      <w:proofErr w:type="spellEnd"/>
      <w:r>
        <w:rPr>
          <w:rFonts w:ascii="Arial" w:hAnsi="Arial" w:cs="Arial"/>
          <w:sz w:val="28"/>
          <w:szCs w:val="28"/>
        </w:rPr>
        <w:t xml:space="preserve"> </w:t>
      </w:r>
      <w:proofErr w:type="spellStart"/>
      <w:r>
        <w:rPr>
          <w:rFonts w:ascii="Arial" w:hAnsi="Arial" w:cs="Arial"/>
          <w:sz w:val="28"/>
          <w:szCs w:val="28"/>
        </w:rPr>
        <w:t>hakupirwe</w:t>
      </w:r>
      <w:proofErr w:type="spellEnd"/>
      <w:r>
        <w:rPr>
          <w:rFonts w:ascii="Arial" w:hAnsi="Arial" w:cs="Arial"/>
          <w:sz w:val="28"/>
          <w:szCs w:val="28"/>
        </w:rPr>
        <w:t xml:space="preserve"> </w:t>
      </w:r>
      <w:proofErr w:type="spellStart"/>
      <w:r>
        <w:rPr>
          <w:rFonts w:ascii="Arial" w:hAnsi="Arial" w:cs="Arial"/>
          <w:sz w:val="28"/>
          <w:szCs w:val="28"/>
        </w:rPr>
        <w:t>mudzimu</w:t>
      </w:r>
      <w:proofErr w:type="spellEnd"/>
      <w:r>
        <w:rPr>
          <w:rFonts w:ascii="Arial" w:hAnsi="Arial" w:cs="Arial"/>
          <w:sz w:val="28"/>
          <w:szCs w:val="28"/>
        </w:rPr>
        <w:t xml:space="preserve"> </w:t>
      </w:r>
      <w:proofErr w:type="spellStart"/>
      <w:r>
        <w:rPr>
          <w:rFonts w:ascii="Arial" w:hAnsi="Arial" w:cs="Arial"/>
          <w:sz w:val="28"/>
          <w:szCs w:val="28"/>
        </w:rPr>
        <w:t>asi</w:t>
      </w:r>
      <w:proofErr w:type="spellEnd"/>
      <w:r>
        <w:rPr>
          <w:rFonts w:ascii="Arial" w:hAnsi="Arial" w:cs="Arial"/>
          <w:sz w:val="28"/>
          <w:szCs w:val="28"/>
        </w:rPr>
        <w:t xml:space="preserve"> </w:t>
      </w:r>
      <w:proofErr w:type="spellStart"/>
      <w:r>
        <w:rPr>
          <w:rFonts w:ascii="Arial" w:hAnsi="Arial" w:cs="Arial"/>
          <w:sz w:val="28"/>
          <w:szCs w:val="28"/>
        </w:rPr>
        <w:t>zvakadai</w:t>
      </w:r>
      <w:proofErr w:type="spellEnd"/>
      <w:r>
        <w:rPr>
          <w:rFonts w:ascii="Arial" w:hAnsi="Arial" w:cs="Arial"/>
          <w:sz w:val="28"/>
          <w:szCs w:val="28"/>
        </w:rPr>
        <w:t xml:space="preserve"> </w:t>
      </w:r>
      <w:proofErr w:type="spellStart"/>
      <w:r>
        <w:rPr>
          <w:rFonts w:ascii="Arial" w:hAnsi="Arial" w:cs="Arial"/>
          <w:sz w:val="28"/>
          <w:szCs w:val="28"/>
        </w:rPr>
        <w:t>hatina</w:t>
      </w:r>
      <w:proofErr w:type="spellEnd"/>
      <w:r>
        <w:rPr>
          <w:rFonts w:ascii="Arial" w:hAnsi="Arial" w:cs="Arial"/>
          <w:sz w:val="28"/>
          <w:szCs w:val="28"/>
        </w:rPr>
        <w:t xml:space="preserve"> </w:t>
      </w:r>
      <w:proofErr w:type="spellStart"/>
      <w:r>
        <w:rPr>
          <w:rFonts w:ascii="Arial" w:hAnsi="Arial" w:cs="Arial"/>
          <w:sz w:val="28"/>
          <w:szCs w:val="28"/>
        </w:rPr>
        <w:t>kumbozviona</w:t>
      </w:r>
      <w:proofErr w:type="spellEnd"/>
      <w:r>
        <w:rPr>
          <w:rFonts w:ascii="Arial" w:hAnsi="Arial" w:cs="Arial"/>
          <w:sz w:val="28"/>
          <w:szCs w:val="28"/>
        </w:rPr>
        <w:t xml:space="preserve">.” </w:t>
      </w:r>
      <w:proofErr w:type="spellStart"/>
      <w:r>
        <w:rPr>
          <w:rFonts w:ascii="Arial" w:hAnsi="Arial" w:cs="Arial"/>
          <w:sz w:val="28"/>
          <w:szCs w:val="28"/>
        </w:rPr>
        <w:t>Hongu</w:t>
      </w:r>
      <w:proofErr w:type="spellEnd"/>
      <w:r>
        <w:rPr>
          <w:rFonts w:ascii="Arial" w:hAnsi="Arial" w:cs="Arial"/>
          <w:sz w:val="28"/>
          <w:szCs w:val="28"/>
        </w:rPr>
        <w:t xml:space="preserve"> </w:t>
      </w:r>
      <w:proofErr w:type="spellStart"/>
      <w:r>
        <w:rPr>
          <w:rFonts w:ascii="Arial" w:hAnsi="Arial" w:cs="Arial"/>
          <w:sz w:val="28"/>
          <w:szCs w:val="28"/>
        </w:rPr>
        <w:t>zvakadai</w:t>
      </w:r>
      <w:proofErr w:type="spellEnd"/>
      <w:r>
        <w:rPr>
          <w:rFonts w:ascii="Arial" w:hAnsi="Arial" w:cs="Arial"/>
          <w:sz w:val="28"/>
          <w:szCs w:val="28"/>
        </w:rPr>
        <w:t xml:space="preserve"> </w:t>
      </w:r>
      <w:proofErr w:type="spellStart"/>
      <w:r>
        <w:rPr>
          <w:rFonts w:ascii="Arial" w:hAnsi="Arial" w:cs="Arial"/>
          <w:sz w:val="28"/>
          <w:szCs w:val="28"/>
        </w:rPr>
        <w:t>zvinowaikwa</w:t>
      </w:r>
      <w:proofErr w:type="spellEnd"/>
      <w:r>
        <w:rPr>
          <w:rFonts w:ascii="Arial" w:hAnsi="Arial" w:cs="Arial"/>
          <w:sz w:val="28"/>
          <w:szCs w:val="28"/>
        </w:rPr>
        <w:t xml:space="preserve"> </w:t>
      </w:r>
      <w:proofErr w:type="spellStart"/>
      <w:r>
        <w:rPr>
          <w:rFonts w:ascii="Arial" w:hAnsi="Arial" w:cs="Arial"/>
          <w:sz w:val="28"/>
          <w:szCs w:val="28"/>
        </w:rPr>
        <w:t>panzvimbo</w:t>
      </w:r>
      <w:proofErr w:type="spellEnd"/>
      <w:r>
        <w:rPr>
          <w:rFonts w:ascii="Arial" w:hAnsi="Arial" w:cs="Arial"/>
          <w:sz w:val="28"/>
          <w:szCs w:val="28"/>
        </w:rPr>
        <w:t xml:space="preserve"> </w:t>
      </w:r>
      <w:proofErr w:type="spellStart"/>
      <w:r>
        <w:rPr>
          <w:rFonts w:ascii="Arial" w:hAnsi="Arial" w:cs="Arial"/>
          <w:sz w:val="28"/>
          <w:szCs w:val="28"/>
        </w:rPr>
        <w:t>yakaiswa</w:t>
      </w:r>
      <w:proofErr w:type="spellEnd"/>
      <w:r>
        <w:rPr>
          <w:rFonts w:ascii="Arial" w:hAnsi="Arial" w:cs="Arial"/>
          <w:sz w:val="28"/>
          <w:szCs w:val="28"/>
        </w:rPr>
        <w:t xml:space="preserve"> Zita </w:t>
      </w:r>
      <w:proofErr w:type="spellStart"/>
      <w:r>
        <w:rPr>
          <w:rFonts w:ascii="Arial" w:hAnsi="Arial" w:cs="Arial"/>
          <w:sz w:val="28"/>
          <w:szCs w:val="28"/>
        </w:rPr>
        <w:t>naMwari</w:t>
      </w:r>
      <w:proofErr w:type="spellEnd"/>
      <w:r w:rsidRPr="00C32AC3">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kunzwa</w:t>
      </w:r>
      <w:proofErr w:type="spellEnd"/>
      <w:r>
        <w:rPr>
          <w:rFonts w:ascii="Arial" w:hAnsi="Arial" w:cs="Arial"/>
          <w:sz w:val="28"/>
          <w:szCs w:val="28"/>
        </w:rPr>
        <w:t xml:space="preserve"> Amen </w:t>
      </w:r>
      <w:proofErr w:type="spellStart"/>
      <w:r>
        <w:rPr>
          <w:rFonts w:ascii="Arial" w:hAnsi="Arial" w:cs="Arial"/>
          <w:sz w:val="28"/>
          <w:szCs w:val="28"/>
        </w:rPr>
        <w:t>kavaranda</w:t>
      </w:r>
      <w:proofErr w:type="spellEnd"/>
      <w:r>
        <w:rPr>
          <w:rFonts w:ascii="Arial" w:hAnsi="Arial" w:cs="Arial"/>
          <w:sz w:val="28"/>
          <w:szCs w:val="28"/>
        </w:rPr>
        <w:t xml:space="preserve"> </w:t>
      </w:r>
      <w:proofErr w:type="spellStart"/>
      <w:r>
        <w:rPr>
          <w:rFonts w:ascii="Arial" w:hAnsi="Arial" w:cs="Arial"/>
          <w:sz w:val="28"/>
          <w:szCs w:val="28"/>
        </w:rPr>
        <w:t>vaMwari</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Amen </w:t>
      </w:r>
      <w:proofErr w:type="spellStart"/>
      <w:r>
        <w:rPr>
          <w:rFonts w:ascii="Arial" w:hAnsi="Arial" w:cs="Arial"/>
          <w:sz w:val="28"/>
          <w:szCs w:val="28"/>
        </w:rPr>
        <w:t>akadarika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 xml:space="preserve">. </w:t>
      </w:r>
      <w:bookmarkStart w:id="2" w:name="_Hlk206662613"/>
      <w:r w:rsidRPr="00DF6A73">
        <w:rPr>
          <w:rFonts w:ascii="Arial" w:hAnsi="Arial" w:cs="Arial"/>
          <w:sz w:val="18"/>
          <w:szCs w:val="18"/>
        </w:rPr>
        <w:t>[Congregation says, “Amen.”]</w:t>
      </w:r>
    </w:p>
    <w:bookmarkEnd w:id="2"/>
    <w:p w14:paraId="4C9AE6A3" w14:textId="77777777" w:rsidR="001156DF" w:rsidRDefault="001156DF" w:rsidP="001156DF">
      <w:pPr>
        <w:spacing w:line="276" w:lineRule="auto"/>
        <w:jc w:val="both"/>
        <w:rPr>
          <w:rFonts w:ascii="Arial" w:hAnsi="Arial" w:cs="Arial"/>
          <w:sz w:val="28"/>
          <w:szCs w:val="28"/>
        </w:rPr>
      </w:pPr>
      <w:r w:rsidRPr="00CD6E81">
        <w:rPr>
          <w:rFonts w:ascii="Arial" w:hAnsi="Arial" w:cs="Arial"/>
          <w:sz w:val="28"/>
          <w:szCs w:val="28"/>
          <w:vertAlign w:val="superscript"/>
        </w:rPr>
        <w:t>10</w:t>
      </w:r>
      <w:r>
        <w:rPr>
          <w:rFonts w:ascii="Arial" w:hAnsi="Arial" w:cs="Arial"/>
          <w:sz w:val="28"/>
          <w:szCs w:val="28"/>
        </w:rPr>
        <w:t xml:space="preserve"> </w:t>
      </w:r>
      <w:proofErr w:type="spellStart"/>
      <w:r>
        <w:rPr>
          <w:rFonts w:ascii="Arial" w:hAnsi="Arial" w:cs="Arial"/>
          <w:sz w:val="28"/>
          <w:szCs w:val="28"/>
        </w:rPr>
        <w:t>Zvinowanikwa</w:t>
      </w:r>
      <w:proofErr w:type="spellEnd"/>
      <w:r>
        <w:rPr>
          <w:rFonts w:ascii="Arial" w:hAnsi="Arial" w:cs="Arial"/>
          <w:sz w:val="28"/>
          <w:szCs w:val="28"/>
        </w:rPr>
        <w:t xml:space="preserve"> </w:t>
      </w:r>
      <w:proofErr w:type="spellStart"/>
      <w:r>
        <w:rPr>
          <w:rFonts w:ascii="Arial" w:hAnsi="Arial" w:cs="Arial"/>
          <w:sz w:val="28"/>
          <w:szCs w:val="28"/>
        </w:rPr>
        <w:t>panzvimbo</w:t>
      </w:r>
      <w:proofErr w:type="spellEnd"/>
      <w:r>
        <w:rPr>
          <w:rFonts w:ascii="Arial" w:hAnsi="Arial" w:cs="Arial"/>
          <w:sz w:val="28"/>
          <w:szCs w:val="28"/>
        </w:rPr>
        <w:t xml:space="preserve"> </w:t>
      </w:r>
      <w:proofErr w:type="spellStart"/>
      <w:r>
        <w:rPr>
          <w:rFonts w:ascii="Arial" w:hAnsi="Arial" w:cs="Arial"/>
          <w:sz w:val="28"/>
          <w:szCs w:val="28"/>
        </w:rPr>
        <w:t>yakaiswa</w:t>
      </w:r>
      <w:proofErr w:type="spellEnd"/>
      <w:r>
        <w:rPr>
          <w:rFonts w:ascii="Arial" w:hAnsi="Arial" w:cs="Arial"/>
          <w:sz w:val="28"/>
          <w:szCs w:val="28"/>
        </w:rPr>
        <w:t xml:space="preserve"> Zita </w:t>
      </w:r>
      <w:proofErr w:type="spellStart"/>
      <w:r>
        <w:rPr>
          <w:rFonts w:ascii="Arial" w:hAnsi="Arial" w:cs="Arial"/>
          <w:sz w:val="28"/>
          <w:szCs w:val="28"/>
        </w:rPr>
        <w:t>nani</w:t>
      </w:r>
      <w:proofErr w:type="spellEnd"/>
      <w:r>
        <w:rPr>
          <w:rFonts w:ascii="Arial" w:hAnsi="Arial" w:cs="Arial"/>
          <w:sz w:val="28"/>
          <w:szCs w:val="28"/>
        </w:rPr>
        <w:t xml:space="preserve">…? </w:t>
      </w:r>
      <w:r w:rsidRPr="00673479">
        <w:rPr>
          <w:rFonts w:ascii="Arial" w:hAnsi="Arial" w:cs="Arial"/>
          <w:sz w:val="18"/>
          <w:szCs w:val="18"/>
        </w:rPr>
        <w:t>[Congregation says, “</w:t>
      </w:r>
      <w:proofErr w:type="spellStart"/>
      <w:r w:rsidRPr="00673479">
        <w:rPr>
          <w:rFonts w:ascii="Arial" w:hAnsi="Arial" w:cs="Arial"/>
          <w:sz w:val="18"/>
          <w:szCs w:val="18"/>
        </w:rPr>
        <w:t>naMwari</w:t>
      </w:r>
      <w:proofErr w:type="spellEnd"/>
      <w:r w:rsidRPr="00673479">
        <w:rPr>
          <w:rFonts w:ascii="Arial" w:hAnsi="Arial" w:cs="Arial"/>
          <w:sz w:val="18"/>
          <w:szCs w:val="18"/>
        </w:rPr>
        <w:t xml:space="preserve">.”] </w:t>
      </w:r>
      <w:r>
        <w:rPr>
          <w:rFonts w:ascii="Arial" w:hAnsi="Arial" w:cs="Arial"/>
          <w:sz w:val="28"/>
          <w:szCs w:val="28"/>
        </w:rPr>
        <w:t xml:space="preserve">Hanzi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ndinosangana</w:t>
      </w:r>
      <w:proofErr w:type="spellEnd"/>
      <w:r>
        <w:rPr>
          <w:rFonts w:ascii="Arial" w:hAnsi="Arial" w:cs="Arial"/>
          <w:sz w:val="28"/>
          <w:szCs w:val="28"/>
        </w:rPr>
        <w:t xml:space="preserve"> </w:t>
      </w:r>
      <w:proofErr w:type="spellStart"/>
      <w:r>
        <w:rPr>
          <w:rFonts w:ascii="Arial" w:hAnsi="Arial" w:cs="Arial"/>
          <w:sz w:val="28"/>
          <w:szCs w:val="28"/>
        </w:rPr>
        <w:t>nani</w:t>
      </w:r>
      <w:proofErr w:type="spellEnd"/>
      <w:r>
        <w:rPr>
          <w:rFonts w:ascii="Arial" w:hAnsi="Arial" w:cs="Arial"/>
          <w:sz w:val="28"/>
          <w:szCs w:val="28"/>
        </w:rPr>
        <w:t xml:space="preserve">… </w:t>
      </w:r>
      <w:proofErr w:type="spellStart"/>
      <w:r>
        <w:rPr>
          <w:rFonts w:ascii="Arial" w:hAnsi="Arial" w:cs="Arial"/>
          <w:sz w:val="28"/>
          <w:szCs w:val="28"/>
        </w:rPr>
        <w:t>nemi</w:t>
      </w:r>
      <w:proofErr w:type="spellEnd"/>
      <w:r>
        <w:rPr>
          <w:rFonts w:ascii="Arial" w:hAnsi="Arial" w:cs="Arial"/>
          <w:sz w:val="28"/>
          <w:szCs w:val="28"/>
        </w:rPr>
        <w:t xml:space="preserve">. That’s where God meet the sinner,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iwewe</w:t>
      </w:r>
      <w:proofErr w:type="spellEnd"/>
      <w:r>
        <w:rPr>
          <w:rFonts w:ascii="Arial" w:hAnsi="Arial" w:cs="Arial"/>
          <w:sz w:val="28"/>
          <w:szCs w:val="28"/>
        </w:rPr>
        <w:t xml:space="preserve"> </w:t>
      </w:r>
      <w:proofErr w:type="spellStart"/>
      <w:r>
        <w:rPr>
          <w:rFonts w:ascii="Arial" w:hAnsi="Arial" w:cs="Arial"/>
          <w:sz w:val="28"/>
          <w:szCs w:val="28"/>
        </w:rPr>
        <w:t>pakuuya</w:t>
      </w:r>
      <w:proofErr w:type="spellEnd"/>
      <w:r>
        <w:rPr>
          <w:rFonts w:ascii="Arial" w:hAnsi="Arial" w:cs="Arial"/>
          <w:sz w:val="28"/>
          <w:szCs w:val="28"/>
        </w:rPr>
        <w:t xml:space="preserve"> </w:t>
      </w:r>
      <w:proofErr w:type="spellStart"/>
      <w:r>
        <w:rPr>
          <w:rFonts w:ascii="Arial" w:hAnsi="Arial" w:cs="Arial"/>
          <w:sz w:val="28"/>
          <w:szCs w:val="28"/>
        </w:rPr>
        <w:t>panapa</w:t>
      </w:r>
      <w:proofErr w:type="spellEnd"/>
      <w:r>
        <w:rPr>
          <w:rFonts w:ascii="Arial" w:hAnsi="Arial" w:cs="Arial"/>
          <w:sz w:val="28"/>
          <w:szCs w:val="28"/>
        </w:rPr>
        <w:t xml:space="preserve"> </w:t>
      </w:r>
      <w:proofErr w:type="spellStart"/>
      <w:r>
        <w:rPr>
          <w:rFonts w:ascii="Arial" w:hAnsi="Arial" w:cs="Arial"/>
          <w:sz w:val="28"/>
          <w:szCs w:val="28"/>
        </w:rPr>
        <w:t>tenda</w:t>
      </w:r>
      <w:proofErr w:type="spellEnd"/>
      <w:r>
        <w:rPr>
          <w:rFonts w:ascii="Arial" w:hAnsi="Arial" w:cs="Arial"/>
          <w:sz w:val="28"/>
          <w:szCs w:val="28"/>
        </w:rPr>
        <w:t xml:space="preserve"> Mwari </w:t>
      </w:r>
      <w:proofErr w:type="spellStart"/>
      <w:r>
        <w:rPr>
          <w:rFonts w:ascii="Arial" w:hAnsi="Arial" w:cs="Arial"/>
          <w:sz w:val="28"/>
          <w:szCs w:val="28"/>
        </w:rPr>
        <w:t>musiwe</w:t>
      </w:r>
      <w:proofErr w:type="spellEnd"/>
      <w:r>
        <w:rPr>
          <w:rFonts w:ascii="Arial" w:hAnsi="Arial" w:cs="Arial"/>
          <w:sz w:val="28"/>
          <w:szCs w:val="28"/>
        </w:rPr>
        <w:t xml:space="preserve"> </w:t>
      </w:r>
      <w:proofErr w:type="spellStart"/>
      <w:r>
        <w:rPr>
          <w:rFonts w:ascii="Arial" w:hAnsi="Arial" w:cs="Arial"/>
          <w:sz w:val="28"/>
          <w:szCs w:val="28"/>
        </w:rPr>
        <w:t>mutsanyo</w:t>
      </w:r>
      <w:proofErr w:type="spellEnd"/>
      <w:r>
        <w:rPr>
          <w:rFonts w:ascii="Arial" w:hAnsi="Arial" w:cs="Arial"/>
          <w:sz w:val="28"/>
          <w:szCs w:val="28"/>
        </w:rPr>
        <w:t xml:space="preserve"> </w:t>
      </w:r>
      <w:proofErr w:type="spellStart"/>
      <w:r>
        <w:rPr>
          <w:rFonts w:ascii="Arial" w:hAnsi="Arial" w:cs="Arial"/>
          <w:sz w:val="28"/>
          <w:szCs w:val="28"/>
        </w:rPr>
        <w:t>unowu</w:t>
      </w:r>
      <w:proofErr w:type="spellEnd"/>
      <w:r>
        <w:rPr>
          <w:rFonts w:ascii="Arial" w:hAnsi="Arial" w:cs="Arial"/>
          <w:sz w:val="28"/>
          <w:szCs w:val="28"/>
        </w:rPr>
        <w:t xml:space="preserve">. Namata </w:t>
      </w:r>
      <w:proofErr w:type="spellStart"/>
      <w:r>
        <w:rPr>
          <w:rFonts w:ascii="Arial" w:hAnsi="Arial" w:cs="Arial"/>
          <w:sz w:val="28"/>
          <w:szCs w:val="28"/>
        </w:rPr>
        <w:t>uchiti</w:t>
      </w:r>
      <w:proofErr w:type="spellEnd"/>
      <w:r>
        <w:rPr>
          <w:rFonts w:ascii="Arial" w:hAnsi="Arial" w:cs="Arial"/>
          <w:sz w:val="28"/>
          <w:szCs w:val="28"/>
        </w:rPr>
        <w:t xml:space="preserve">, “Baba </w:t>
      </w:r>
      <w:proofErr w:type="spellStart"/>
      <w:r>
        <w:rPr>
          <w:rFonts w:ascii="Arial" w:hAnsi="Arial" w:cs="Arial"/>
          <w:sz w:val="28"/>
          <w:szCs w:val="28"/>
        </w:rPr>
        <w:t>ndiri</w:t>
      </w:r>
      <w:proofErr w:type="spellEnd"/>
      <w:r>
        <w:rPr>
          <w:rFonts w:ascii="Arial" w:hAnsi="Arial" w:cs="Arial"/>
          <w:sz w:val="28"/>
          <w:szCs w:val="28"/>
        </w:rPr>
        <w:t xml:space="preserve"> </w:t>
      </w:r>
      <w:proofErr w:type="spellStart"/>
      <w:r>
        <w:rPr>
          <w:rFonts w:ascii="Arial" w:hAnsi="Arial" w:cs="Arial"/>
          <w:sz w:val="28"/>
          <w:szCs w:val="28"/>
        </w:rPr>
        <w:t>panzvimbo</w:t>
      </w:r>
      <w:proofErr w:type="spellEnd"/>
      <w:r>
        <w:rPr>
          <w:rFonts w:ascii="Arial" w:hAnsi="Arial" w:cs="Arial"/>
          <w:sz w:val="28"/>
          <w:szCs w:val="28"/>
        </w:rPr>
        <w:t xml:space="preserve"> </w:t>
      </w:r>
      <w:proofErr w:type="spellStart"/>
      <w:r>
        <w:rPr>
          <w:rFonts w:ascii="Arial" w:hAnsi="Arial" w:cs="Arial"/>
          <w:sz w:val="28"/>
          <w:szCs w:val="28"/>
        </w:rPr>
        <w:t>tsvene</w:t>
      </w:r>
      <w:proofErr w:type="spellEnd"/>
      <w:r>
        <w:rPr>
          <w:rFonts w:ascii="Arial" w:hAnsi="Arial" w:cs="Arial"/>
          <w:sz w:val="28"/>
          <w:szCs w:val="28"/>
        </w:rPr>
        <w:t xml:space="preserve">, </w:t>
      </w:r>
      <w:r w:rsidRPr="008B0F6F">
        <w:rPr>
          <w:rFonts w:ascii="Arial" w:hAnsi="Arial" w:cs="Arial"/>
          <w:sz w:val="18"/>
          <w:szCs w:val="18"/>
        </w:rPr>
        <w:t xml:space="preserve">[Congregation says, “Amen.”] </w:t>
      </w:r>
      <w:proofErr w:type="spellStart"/>
      <w:r>
        <w:rPr>
          <w:rFonts w:ascii="Arial" w:hAnsi="Arial" w:cs="Arial"/>
          <w:sz w:val="28"/>
          <w:szCs w:val="28"/>
        </w:rPr>
        <w:t>ndiri</w:t>
      </w:r>
      <w:proofErr w:type="spellEnd"/>
      <w:r>
        <w:rPr>
          <w:rFonts w:ascii="Arial" w:hAnsi="Arial" w:cs="Arial"/>
          <w:sz w:val="28"/>
          <w:szCs w:val="28"/>
        </w:rPr>
        <w:t xml:space="preserve"> </w:t>
      </w:r>
      <w:proofErr w:type="spellStart"/>
      <w:r>
        <w:rPr>
          <w:rFonts w:ascii="Arial" w:hAnsi="Arial" w:cs="Arial"/>
          <w:sz w:val="28"/>
          <w:szCs w:val="28"/>
        </w:rPr>
        <w:t>panzvimbo</w:t>
      </w:r>
      <w:proofErr w:type="spellEnd"/>
      <w:r>
        <w:rPr>
          <w:rFonts w:ascii="Arial" w:hAnsi="Arial" w:cs="Arial"/>
          <w:sz w:val="28"/>
          <w:szCs w:val="28"/>
        </w:rPr>
        <w:t xml:space="preserve"> </w:t>
      </w:r>
      <w:proofErr w:type="spellStart"/>
      <w:r>
        <w:rPr>
          <w:rFonts w:ascii="Arial" w:hAnsi="Arial" w:cs="Arial"/>
          <w:sz w:val="28"/>
          <w:szCs w:val="28"/>
        </w:rPr>
        <w:t>yamakaisa</w:t>
      </w:r>
      <w:proofErr w:type="spellEnd"/>
      <w:r>
        <w:rPr>
          <w:rFonts w:ascii="Arial" w:hAnsi="Arial" w:cs="Arial"/>
          <w:sz w:val="28"/>
          <w:szCs w:val="28"/>
        </w:rPr>
        <w:t xml:space="preserve"> Zita rani…?</w:t>
      </w:r>
      <w:r w:rsidRPr="00AC4F53">
        <w:rPr>
          <w:rFonts w:ascii="Arial" w:hAnsi="Arial" w:cs="Arial"/>
          <w:sz w:val="28"/>
          <w:szCs w:val="28"/>
        </w:rPr>
        <w:t xml:space="preserve"> </w:t>
      </w:r>
      <w:r w:rsidRPr="00AC4F53">
        <w:rPr>
          <w:rFonts w:ascii="Arial" w:hAnsi="Arial" w:cs="Arial"/>
          <w:sz w:val="18"/>
          <w:szCs w:val="18"/>
        </w:rPr>
        <w:t>[Congregation says, “</w:t>
      </w:r>
      <w:proofErr w:type="spellStart"/>
      <w:r w:rsidRPr="00AC4F53">
        <w:rPr>
          <w:rFonts w:ascii="Arial" w:hAnsi="Arial" w:cs="Arial"/>
          <w:sz w:val="18"/>
          <w:szCs w:val="18"/>
        </w:rPr>
        <w:t>renyu</w:t>
      </w:r>
      <w:proofErr w:type="spellEnd"/>
      <w:r w:rsidRPr="00AC4F53">
        <w:rPr>
          <w:rFonts w:ascii="Arial" w:hAnsi="Arial" w:cs="Arial"/>
          <w:sz w:val="18"/>
          <w:szCs w:val="18"/>
        </w:rPr>
        <w:t>.”]</w:t>
      </w:r>
      <w:r w:rsidRPr="00AC4F53">
        <w:rPr>
          <w:rFonts w:ascii="Arial" w:hAnsi="Arial" w:cs="Arial"/>
          <w:sz w:val="28"/>
          <w:szCs w:val="28"/>
        </w:rPr>
        <w:t xml:space="preserve"> </w:t>
      </w:r>
      <w:r>
        <w:rPr>
          <w:rFonts w:ascii="Arial" w:hAnsi="Arial" w:cs="Arial"/>
          <w:sz w:val="28"/>
          <w:szCs w:val="28"/>
        </w:rPr>
        <w:t xml:space="preserve"> </w:t>
      </w:r>
      <w:proofErr w:type="spellStart"/>
      <w:r>
        <w:rPr>
          <w:rFonts w:ascii="Arial" w:hAnsi="Arial" w:cs="Arial"/>
          <w:sz w:val="28"/>
          <w:szCs w:val="28"/>
        </w:rPr>
        <w:t>Ndiri</w:t>
      </w:r>
      <w:proofErr w:type="spellEnd"/>
      <w:r>
        <w:rPr>
          <w:rFonts w:ascii="Arial" w:hAnsi="Arial" w:cs="Arial"/>
          <w:sz w:val="28"/>
          <w:szCs w:val="28"/>
        </w:rPr>
        <w:t xml:space="preserve"> </w:t>
      </w:r>
      <w:proofErr w:type="spellStart"/>
      <w:r>
        <w:rPr>
          <w:rFonts w:ascii="Arial" w:hAnsi="Arial" w:cs="Arial"/>
          <w:sz w:val="28"/>
          <w:szCs w:val="28"/>
        </w:rPr>
        <w:t>panzvimbo</w:t>
      </w:r>
      <w:proofErr w:type="spellEnd"/>
      <w:r>
        <w:rPr>
          <w:rFonts w:ascii="Arial" w:hAnsi="Arial" w:cs="Arial"/>
          <w:sz w:val="28"/>
          <w:szCs w:val="28"/>
        </w:rPr>
        <w:t xml:space="preserve"> </w:t>
      </w:r>
      <w:proofErr w:type="spellStart"/>
      <w:r>
        <w:rPr>
          <w:rFonts w:ascii="Arial" w:hAnsi="Arial" w:cs="Arial"/>
          <w:sz w:val="28"/>
          <w:szCs w:val="28"/>
        </w:rPr>
        <w:t>yamakati</w:t>
      </w:r>
      <w:proofErr w:type="spellEnd"/>
      <w:r>
        <w:rPr>
          <w:rFonts w:ascii="Arial" w:hAnsi="Arial" w:cs="Arial"/>
          <w:sz w:val="28"/>
          <w:szCs w:val="28"/>
        </w:rPr>
        <w:t xml:space="preserve"> </w:t>
      </w:r>
      <w:proofErr w:type="spellStart"/>
      <w:r>
        <w:rPr>
          <w:rFonts w:ascii="Arial" w:hAnsi="Arial" w:cs="Arial"/>
          <w:sz w:val="28"/>
          <w:szCs w:val="28"/>
        </w:rPr>
        <w:t>munosangana</w:t>
      </w:r>
      <w:proofErr w:type="spellEnd"/>
      <w:r>
        <w:rPr>
          <w:rFonts w:ascii="Arial" w:hAnsi="Arial" w:cs="Arial"/>
          <w:sz w:val="28"/>
          <w:szCs w:val="28"/>
        </w:rPr>
        <w:t xml:space="preserve"> </w:t>
      </w:r>
      <w:proofErr w:type="spellStart"/>
      <w:r>
        <w:rPr>
          <w:rFonts w:ascii="Arial" w:hAnsi="Arial" w:cs="Arial"/>
          <w:sz w:val="28"/>
          <w:szCs w:val="28"/>
        </w:rPr>
        <w:t>nemuta</w:t>
      </w:r>
      <w:proofErr w:type="spellEnd"/>
      <w:r>
        <w:rPr>
          <w:rFonts w:ascii="Arial" w:hAnsi="Arial" w:cs="Arial"/>
          <w:sz w:val="28"/>
          <w:szCs w:val="28"/>
        </w:rPr>
        <w:t xml:space="preserve">…? </w:t>
      </w:r>
      <w:r w:rsidRPr="00DE5E56">
        <w:rPr>
          <w:rFonts w:ascii="Arial" w:hAnsi="Arial" w:cs="Arial"/>
          <w:sz w:val="18"/>
          <w:szCs w:val="18"/>
        </w:rPr>
        <w:t>[Congregation says, “</w:t>
      </w:r>
      <w:proofErr w:type="spellStart"/>
      <w:r w:rsidRPr="00DE5E56">
        <w:rPr>
          <w:rFonts w:ascii="Arial" w:hAnsi="Arial" w:cs="Arial"/>
          <w:sz w:val="18"/>
          <w:szCs w:val="18"/>
        </w:rPr>
        <w:t>nemutadzi</w:t>
      </w:r>
      <w:proofErr w:type="spellEnd"/>
      <w:r w:rsidRPr="00DE5E5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Ndauya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ndine</w:t>
      </w:r>
      <w:proofErr w:type="spellEnd"/>
      <w:r>
        <w:rPr>
          <w:rFonts w:ascii="Arial" w:hAnsi="Arial" w:cs="Arial"/>
          <w:sz w:val="28"/>
          <w:szCs w:val="28"/>
        </w:rPr>
        <w:t xml:space="preserve"> blood issue, </w:t>
      </w:r>
      <w:proofErr w:type="spellStart"/>
      <w:r>
        <w:rPr>
          <w:rFonts w:ascii="Arial" w:hAnsi="Arial" w:cs="Arial"/>
          <w:sz w:val="28"/>
          <w:szCs w:val="28"/>
        </w:rPr>
        <w:t>ndauya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ndine</w:t>
      </w:r>
      <w:proofErr w:type="spellEnd"/>
      <w:r>
        <w:rPr>
          <w:rFonts w:ascii="Arial" w:hAnsi="Arial" w:cs="Arial"/>
          <w:sz w:val="28"/>
          <w:szCs w:val="28"/>
        </w:rPr>
        <w:t xml:space="preserve"> barren womb, </w:t>
      </w:r>
      <w:proofErr w:type="spellStart"/>
      <w:r>
        <w:rPr>
          <w:rFonts w:ascii="Arial" w:hAnsi="Arial" w:cs="Arial"/>
          <w:sz w:val="28"/>
          <w:szCs w:val="28"/>
        </w:rPr>
        <w:t>ndauya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ndinoda</w:t>
      </w:r>
      <w:proofErr w:type="spellEnd"/>
      <w:r>
        <w:rPr>
          <w:rFonts w:ascii="Arial" w:hAnsi="Arial" w:cs="Arial"/>
          <w:sz w:val="28"/>
          <w:szCs w:val="28"/>
        </w:rPr>
        <w:t xml:space="preserve"> </w:t>
      </w:r>
      <w:proofErr w:type="spellStart"/>
      <w:r>
        <w:rPr>
          <w:rFonts w:ascii="Arial" w:hAnsi="Arial" w:cs="Arial"/>
          <w:sz w:val="28"/>
          <w:szCs w:val="28"/>
        </w:rPr>
        <w:t>basa</w:t>
      </w:r>
      <w:proofErr w:type="spellEnd"/>
      <w:r>
        <w:rPr>
          <w:rFonts w:ascii="Arial" w:hAnsi="Arial" w:cs="Arial"/>
          <w:sz w:val="28"/>
          <w:szCs w:val="28"/>
        </w:rPr>
        <w:t xml:space="preserve">, </w:t>
      </w:r>
      <w:proofErr w:type="spellStart"/>
      <w:r>
        <w:rPr>
          <w:rFonts w:ascii="Arial" w:hAnsi="Arial" w:cs="Arial"/>
          <w:sz w:val="28"/>
          <w:szCs w:val="28"/>
        </w:rPr>
        <w:t>ndauya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ndiri</w:t>
      </w:r>
      <w:proofErr w:type="spellEnd"/>
      <w:r>
        <w:rPr>
          <w:rFonts w:ascii="Arial" w:hAnsi="Arial" w:cs="Arial"/>
          <w:sz w:val="28"/>
          <w:szCs w:val="28"/>
        </w:rPr>
        <w:t xml:space="preserve"> </w:t>
      </w:r>
      <w:proofErr w:type="spellStart"/>
      <w:r>
        <w:rPr>
          <w:rFonts w:ascii="Arial" w:hAnsi="Arial" w:cs="Arial"/>
          <w:sz w:val="28"/>
          <w:szCs w:val="28"/>
        </w:rPr>
        <w:t>kunetswa</w:t>
      </w:r>
      <w:proofErr w:type="spellEnd"/>
      <w:r>
        <w:rPr>
          <w:rFonts w:ascii="Arial" w:hAnsi="Arial" w:cs="Arial"/>
          <w:sz w:val="28"/>
          <w:szCs w:val="28"/>
        </w:rPr>
        <w:t xml:space="preserve"> </w:t>
      </w:r>
      <w:proofErr w:type="spellStart"/>
      <w:r>
        <w:rPr>
          <w:rFonts w:ascii="Arial" w:hAnsi="Arial" w:cs="Arial"/>
          <w:sz w:val="28"/>
          <w:szCs w:val="28"/>
        </w:rPr>
        <w:t>nemweya</w:t>
      </w:r>
      <w:proofErr w:type="spellEnd"/>
      <w:r>
        <w:rPr>
          <w:rFonts w:ascii="Arial" w:hAnsi="Arial" w:cs="Arial"/>
          <w:sz w:val="28"/>
          <w:szCs w:val="28"/>
        </w:rPr>
        <w:t xml:space="preserve"> </w:t>
      </w:r>
      <w:proofErr w:type="spellStart"/>
      <w:r>
        <w:rPr>
          <w:rFonts w:ascii="Arial" w:hAnsi="Arial" w:cs="Arial"/>
          <w:sz w:val="28"/>
          <w:szCs w:val="28"/>
        </w:rPr>
        <w:t>yema</w:t>
      </w:r>
      <w:proofErr w:type="spellEnd"/>
      <w:r>
        <w:rPr>
          <w:rFonts w:ascii="Arial" w:hAnsi="Arial" w:cs="Arial"/>
          <w:sz w:val="28"/>
          <w:szCs w:val="28"/>
        </w:rPr>
        <w:t xml:space="preserve">…? </w:t>
      </w:r>
      <w:r w:rsidRPr="00DE5E56">
        <w:rPr>
          <w:rFonts w:ascii="Arial" w:hAnsi="Arial" w:cs="Arial"/>
          <w:sz w:val="18"/>
          <w:szCs w:val="18"/>
        </w:rPr>
        <w:t>[Congregation says, “</w:t>
      </w:r>
      <w:proofErr w:type="spellStart"/>
      <w:r w:rsidRPr="00DE5E56">
        <w:rPr>
          <w:rFonts w:ascii="Arial" w:hAnsi="Arial" w:cs="Arial"/>
          <w:sz w:val="18"/>
          <w:szCs w:val="18"/>
        </w:rPr>
        <w:t>yema</w:t>
      </w:r>
      <w:proofErr w:type="spellEnd"/>
      <w:r w:rsidRPr="00DE5E56">
        <w:rPr>
          <w:rFonts w:ascii="Arial" w:hAnsi="Arial" w:cs="Arial"/>
          <w:sz w:val="18"/>
          <w:szCs w:val="18"/>
        </w:rPr>
        <w:t xml:space="preserve"> </w:t>
      </w:r>
      <w:proofErr w:type="spellStart"/>
      <w:r w:rsidRPr="00DE5E56">
        <w:rPr>
          <w:rFonts w:ascii="Arial" w:hAnsi="Arial" w:cs="Arial"/>
          <w:sz w:val="18"/>
          <w:szCs w:val="18"/>
        </w:rPr>
        <w:t>dzinza</w:t>
      </w:r>
      <w:proofErr w:type="spellEnd"/>
      <w:r w:rsidRPr="00DE5E56">
        <w:rPr>
          <w:rFonts w:ascii="Arial" w:hAnsi="Arial" w:cs="Arial"/>
          <w:sz w:val="18"/>
          <w:szCs w:val="18"/>
        </w:rPr>
        <w:t>.”]</w:t>
      </w:r>
      <w:r>
        <w:rPr>
          <w:rFonts w:ascii="Arial" w:hAnsi="Arial" w:cs="Arial"/>
          <w:sz w:val="28"/>
          <w:szCs w:val="28"/>
        </w:rPr>
        <w:t xml:space="preserve"> Makati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munosangana</w:t>
      </w:r>
      <w:proofErr w:type="spellEnd"/>
      <w:r>
        <w:rPr>
          <w:rFonts w:ascii="Arial" w:hAnsi="Arial" w:cs="Arial"/>
          <w:sz w:val="28"/>
          <w:szCs w:val="28"/>
        </w:rPr>
        <w:t xml:space="preserve"> </w:t>
      </w:r>
      <w:proofErr w:type="spellStart"/>
      <w:r>
        <w:rPr>
          <w:rFonts w:ascii="Arial" w:hAnsi="Arial" w:cs="Arial"/>
          <w:sz w:val="28"/>
          <w:szCs w:val="28"/>
        </w:rPr>
        <w:t>nemutendi</w:t>
      </w:r>
      <w:proofErr w:type="spellEnd"/>
      <w:r>
        <w:rPr>
          <w:rFonts w:ascii="Arial" w:hAnsi="Arial" w:cs="Arial"/>
          <w:sz w:val="28"/>
          <w:szCs w:val="28"/>
        </w:rPr>
        <w:t xml:space="preserve">.” </w:t>
      </w:r>
      <w:r w:rsidRPr="00DF6A73">
        <w:rPr>
          <w:rFonts w:ascii="Arial" w:hAnsi="Arial" w:cs="Arial"/>
          <w:sz w:val="18"/>
          <w:szCs w:val="18"/>
        </w:rPr>
        <w:t>[Congregation says, “Amen.”]</w:t>
      </w:r>
    </w:p>
    <w:p w14:paraId="6D8EC817" w14:textId="77777777" w:rsidR="001156DF" w:rsidRDefault="001156DF" w:rsidP="001156DF">
      <w:pPr>
        <w:spacing w:line="276" w:lineRule="auto"/>
        <w:jc w:val="both"/>
        <w:rPr>
          <w:rFonts w:ascii="Arial" w:hAnsi="Arial" w:cs="Arial"/>
          <w:sz w:val="28"/>
          <w:szCs w:val="28"/>
        </w:rPr>
      </w:pPr>
      <w:r w:rsidRPr="00CD6E81">
        <w:rPr>
          <w:rFonts w:ascii="Arial" w:hAnsi="Arial" w:cs="Arial"/>
          <w:sz w:val="28"/>
          <w:szCs w:val="28"/>
          <w:vertAlign w:val="superscript"/>
        </w:rPr>
        <w:t>11</w:t>
      </w:r>
      <w:r>
        <w:rPr>
          <w:rFonts w:ascii="Arial" w:hAnsi="Arial" w:cs="Arial"/>
          <w:sz w:val="28"/>
          <w:szCs w:val="28"/>
        </w:rPr>
        <w:t xml:space="preserve"> </w:t>
      </w:r>
      <w:proofErr w:type="spellStart"/>
      <w:r>
        <w:rPr>
          <w:rFonts w:ascii="Arial" w:hAnsi="Arial" w:cs="Arial"/>
          <w:sz w:val="28"/>
          <w:szCs w:val="28"/>
        </w:rPr>
        <w:t>Ndomanamatiro</w:t>
      </w:r>
      <w:proofErr w:type="spellEnd"/>
      <w:r>
        <w:rPr>
          <w:rFonts w:ascii="Arial" w:hAnsi="Arial" w:cs="Arial"/>
          <w:sz w:val="28"/>
          <w:szCs w:val="28"/>
        </w:rPr>
        <w:t xml:space="preserve"> </w:t>
      </w:r>
      <w:proofErr w:type="spellStart"/>
      <w:r>
        <w:rPr>
          <w:rFonts w:ascii="Arial" w:hAnsi="Arial" w:cs="Arial"/>
          <w:sz w:val="28"/>
          <w:szCs w:val="28"/>
        </w:rPr>
        <w:t>andakanga</w:t>
      </w:r>
      <w:proofErr w:type="spellEnd"/>
      <w:r>
        <w:rPr>
          <w:rFonts w:ascii="Arial" w:hAnsi="Arial" w:cs="Arial"/>
          <w:sz w:val="28"/>
          <w:szCs w:val="28"/>
        </w:rPr>
        <w:t xml:space="preserve"> </w:t>
      </w:r>
      <w:proofErr w:type="spellStart"/>
      <w:r>
        <w:rPr>
          <w:rFonts w:ascii="Arial" w:hAnsi="Arial" w:cs="Arial"/>
          <w:sz w:val="28"/>
          <w:szCs w:val="28"/>
        </w:rPr>
        <w:t>ndichiita</w:t>
      </w:r>
      <w:proofErr w:type="spellEnd"/>
      <w:r>
        <w:rPr>
          <w:rFonts w:ascii="Arial" w:hAnsi="Arial" w:cs="Arial"/>
          <w:sz w:val="28"/>
          <w:szCs w:val="28"/>
        </w:rPr>
        <w:t xml:space="preserve"> </w:t>
      </w:r>
      <w:proofErr w:type="spellStart"/>
      <w:r>
        <w:rPr>
          <w:rFonts w:ascii="Arial" w:hAnsi="Arial" w:cs="Arial"/>
          <w:sz w:val="28"/>
          <w:szCs w:val="28"/>
        </w:rPr>
        <w:t>hupenyu</w:t>
      </w:r>
      <w:proofErr w:type="spellEnd"/>
      <w:r>
        <w:rPr>
          <w:rFonts w:ascii="Arial" w:hAnsi="Arial" w:cs="Arial"/>
          <w:sz w:val="28"/>
          <w:szCs w:val="28"/>
        </w:rPr>
        <w:t xml:space="preserve"> </w:t>
      </w:r>
      <w:proofErr w:type="spellStart"/>
      <w:r>
        <w:rPr>
          <w:rFonts w:ascii="Arial" w:hAnsi="Arial" w:cs="Arial"/>
          <w:sz w:val="28"/>
          <w:szCs w:val="28"/>
        </w:rPr>
        <w:t>hwangu</w:t>
      </w:r>
      <w:proofErr w:type="spellEnd"/>
      <w:r>
        <w:rPr>
          <w:rFonts w:ascii="Arial" w:hAnsi="Arial" w:cs="Arial"/>
          <w:sz w:val="28"/>
          <w:szCs w:val="28"/>
        </w:rPr>
        <w:t xml:space="preserve"> </w:t>
      </w:r>
      <w:proofErr w:type="spellStart"/>
      <w:r>
        <w:rPr>
          <w:rFonts w:ascii="Arial" w:hAnsi="Arial" w:cs="Arial"/>
          <w:sz w:val="28"/>
          <w:szCs w:val="28"/>
        </w:rPr>
        <w:t>hwe</w:t>
      </w:r>
      <w:proofErr w:type="spellEnd"/>
      <w:r>
        <w:rPr>
          <w:rFonts w:ascii="Arial" w:hAnsi="Arial" w:cs="Arial"/>
          <w:sz w:val="28"/>
          <w:szCs w:val="28"/>
        </w:rPr>
        <w:t xml:space="preserve">…? </w:t>
      </w:r>
      <w:r w:rsidRPr="00DE5E56">
        <w:rPr>
          <w:rFonts w:ascii="Arial" w:hAnsi="Arial" w:cs="Arial"/>
          <w:sz w:val="18"/>
          <w:szCs w:val="18"/>
        </w:rPr>
        <w:t>[Congregation says, “</w:t>
      </w:r>
      <w:proofErr w:type="spellStart"/>
      <w:r w:rsidRPr="00DE5E56">
        <w:rPr>
          <w:rFonts w:ascii="Arial" w:hAnsi="Arial" w:cs="Arial"/>
          <w:sz w:val="18"/>
          <w:szCs w:val="18"/>
        </w:rPr>
        <w:t>hwese</w:t>
      </w:r>
      <w:proofErr w:type="spellEnd"/>
      <w:r w:rsidRPr="00DE5E56">
        <w:rPr>
          <w:rFonts w:ascii="Arial" w:hAnsi="Arial" w:cs="Arial"/>
          <w:sz w:val="18"/>
          <w:szCs w:val="18"/>
        </w:rPr>
        <w:t>.”]</w:t>
      </w:r>
      <w:r>
        <w:rPr>
          <w:rFonts w:ascii="Arial" w:hAnsi="Arial" w:cs="Arial"/>
          <w:sz w:val="28"/>
          <w:szCs w:val="28"/>
        </w:rPr>
        <w:t xml:space="preserve"> Until </w:t>
      </w:r>
      <w:proofErr w:type="spellStart"/>
      <w:r>
        <w:rPr>
          <w:rFonts w:ascii="Arial" w:hAnsi="Arial" w:cs="Arial"/>
          <w:sz w:val="28"/>
          <w:szCs w:val="28"/>
        </w:rPr>
        <w:t>nhasi</w:t>
      </w:r>
      <w:proofErr w:type="spellEnd"/>
      <w:r>
        <w:rPr>
          <w:rFonts w:ascii="Arial" w:hAnsi="Arial" w:cs="Arial"/>
          <w:sz w:val="28"/>
          <w:szCs w:val="28"/>
        </w:rPr>
        <w:t xml:space="preserve"> </w:t>
      </w:r>
      <w:proofErr w:type="spellStart"/>
      <w:r>
        <w:rPr>
          <w:rFonts w:ascii="Arial" w:hAnsi="Arial" w:cs="Arial"/>
          <w:sz w:val="28"/>
          <w:szCs w:val="28"/>
        </w:rPr>
        <w:t>mukoma</w:t>
      </w:r>
      <w:proofErr w:type="spellEnd"/>
      <w:r>
        <w:rPr>
          <w:rFonts w:ascii="Arial" w:hAnsi="Arial" w:cs="Arial"/>
          <w:sz w:val="28"/>
          <w:szCs w:val="28"/>
        </w:rPr>
        <w:t xml:space="preserve"> </w:t>
      </w:r>
      <w:proofErr w:type="spellStart"/>
      <w:r>
        <w:rPr>
          <w:rFonts w:ascii="Arial" w:hAnsi="Arial" w:cs="Arial"/>
          <w:sz w:val="28"/>
          <w:szCs w:val="28"/>
        </w:rPr>
        <w:t>wangu</w:t>
      </w:r>
      <w:proofErr w:type="spellEnd"/>
      <w:r>
        <w:rPr>
          <w:rFonts w:ascii="Arial" w:hAnsi="Arial" w:cs="Arial"/>
          <w:sz w:val="28"/>
          <w:szCs w:val="28"/>
        </w:rPr>
        <w:t xml:space="preserve"> </w:t>
      </w:r>
      <w:proofErr w:type="spellStart"/>
      <w:r>
        <w:rPr>
          <w:rFonts w:ascii="Arial" w:hAnsi="Arial" w:cs="Arial"/>
          <w:sz w:val="28"/>
          <w:szCs w:val="28"/>
        </w:rPr>
        <w:t>akasvika</w:t>
      </w:r>
      <w:proofErr w:type="spellEnd"/>
      <w:r>
        <w:rPr>
          <w:rFonts w:ascii="Arial" w:hAnsi="Arial" w:cs="Arial"/>
          <w:sz w:val="28"/>
          <w:szCs w:val="28"/>
        </w:rPr>
        <w:t xml:space="preserve"> </w:t>
      </w:r>
      <w:proofErr w:type="spellStart"/>
      <w:r>
        <w:rPr>
          <w:rFonts w:ascii="Arial" w:hAnsi="Arial" w:cs="Arial"/>
          <w:sz w:val="28"/>
          <w:szCs w:val="28"/>
        </w:rPr>
        <w:t>chaanotanga</w:t>
      </w:r>
      <w:proofErr w:type="spellEnd"/>
      <w:r>
        <w:rPr>
          <w:rFonts w:ascii="Arial" w:hAnsi="Arial" w:cs="Arial"/>
          <w:sz w:val="28"/>
          <w:szCs w:val="28"/>
        </w:rPr>
        <w:t xml:space="preserve"> </w:t>
      </w:r>
      <w:proofErr w:type="spellStart"/>
      <w:r>
        <w:rPr>
          <w:rFonts w:ascii="Arial" w:hAnsi="Arial" w:cs="Arial"/>
          <w:sz w:val="28"/>
          <w:szCs w:val="28"/>
        </w:rPr>
        <w:t>kutaura</w:t>
      </w:r>
      <w:proofErr w:type="spellEnd"/>
      <w:r>
        <w:rPr>
          <w:rFonts w:ascii="Arial" w:hAnsi="Arial" w:cs="Arial"/>
          <w:sz w:val="28"/>
          <w:szCs w:val="28"/>
        </w:rPr>
        <w:t xml:space="preserve">, “Ah, hah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kwakanaka</w:t>
      </w:r>
      <w:proofErr w:type="spellEnd"/>
      <w:r>
        <w:rPr>
          <w:rFonts w:ascii="Arial" w:hAnsi="Arial" w:cs="Arial"/>
          <w:sz w:val="28"/>
          <w:szCs w:val="28"/>
        </w:rPr>
        <w:t xml:space="preserve"> </w:t>
      </w:r>
      <w:proofErr w:type="spellStart"/>
      <w:r>
        <w:rPr>
          <w:rFonts w:ascii="Arial" w:hAnsi="Arial" w:cs="Arial"/>
          <w:sz w:val="28"/>
          <w:szCs w:val="28"/>
        </w:rPr>
        <w:t>veduwe</w:t>
      </w:r>
      <w:proofErr w:type="spellEnd"/>
      <w:r>
        <w:rPr>
          <w:rFonts w:ascii="Arial" w:hAnsi="Arial" w:cs="Arial"/>
          <w:sz w:val="28"/>
          <w:szCs w:val="28"/>
        </w:rPr>
        <w:t xml:space="preserve">, Mwari </w:t>
      </w:r>
      <w:proofErr w:type="spellStart"/>
      <w:r>
        <w:rPr>
          <w:rFonts w:ascii="Arial" w:hAnsi="Arial" w:cs="Arial"/>
          <w:sz w:val="28"/>
          <w:szCs w:val="28"/>
        </w:rPr>
        <w:t>akakuitirai</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 xml:space="preserve">.” </w:t>
      </w:r>
      <w:proofErr w:type="spellStart"/>
      <w:r>
        <w:rPr>
          <w:rFonts w:ascii="Arial" w:hAnsi="Arial" w:cs="Arial"/>
          <w:sz w:val="28"/>
          <w:szCs w:val="28"/>
        </w:rPr>
        <w:t>Vakasangana</w:t>
      </w:r>
      <w:proofErr w:type="spellEnd"/>
      <w:r>
        <w:rPr>
          <w:rFonts w:ascii="Arial" w:hAnsi="Arial" w:cs="Arial"/>
          <w:sz w:val="28"/>
          <w:szCs w:val="28"/>
        </w:rPr>
        <w:t xml:space="preserve"> </w:t>
      </w:r>
      <w:proofErr w:type="spellStart"/>
      <w:r>
        <w:rPr>
          <w:rFonts w:ascii="Arial" w:hAnsi="Arial" w:cs="Arial"/>
          <w:sz w:val="28"/>
          <w:szCs w:val="28"/>
        </w:rPr>
        <w:t>newe</w:t>
      </w:r>
      <w:proofErr w:type="spellEnd"/>
      <w:r>
        <w:rPr>
          <w:rFonts w:ascii="Arial" w:hAnsi="Arial" w:cs="Arial"/>
          <w:sz w:val="28"/>
          <w:szCs w:val="28"/>
        </w:rPr>
        <w:t xml:space="preserve"> mu town </w:t>
      </w:r>
      <w:proofErr w:type="spellStart"/>
      <w:r>
        <w:rPr>
          <w:rFonts w:ascii="Arial" w:hAnsi="Arial" w:cs="Arial"/>
          <w:sz w:val="28"/>
          <w:szCs w:val="28"/>
        </w:rPr>
        <w:t>vachingokuona</w:t>
      </w:r>
      <w:proofErr w:type="spellEnd"/>
      <w:r>
        <w:rPr>
          <w:rFonts w:ascii="Arial" w:hAnsi="Arial" w:cs="Arial"/>
          <w:sz w:val="28"/>
          <w:szCs w:val="28"/>
        </w:rPr>
        <w:t xml:space="preserve"> </w:t>
      </w:r>
      <w:proofErr w:type="spellStart"/>
      <w:r>
        <w:rPr>
          <w:rFonts w:ascii="Arial" w:hAnsi="Arial" w:cs="Arial"/>
          <w:sz w:val="28"/>
          <w:szCs w:val="28"/>
        </w:rPr>
        <w:t>wakwamira</w:t>
      </w:r>
      <w:proofErr w:type="spellEnd"/>
      <w:r>
        <w:rPr>
          <w:rFonts w:ascii="Arial" w:hAnsi="Arial" w:cs="Arial"/>
          <w:sz w:val="28"/>
          <w:szCs w:val="28"/>
        </w:rPr>
        <w:t xml:space="preserve"> </w:t>
      </w:r>
      <w:proofErr w:type="spellStart"/>
      <w:r>
        <w:rPr>
          <w:rFonts w:ascii="Arial" w:hAnsi="Arial" w:cs="Arial"/>
          <w:sz w:val="28"/>
          <w:szCs w:val="28"/>
        </w:rPr>
        <w:t>unoshaya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vaonei</w:t>
      </w:r>
      <w:proofErr w:type="spellEnd"/>
      <w:r>
        <w:rPr>
          <w:rFonts w:ascii="Arial" w:hAnsi="Arial" w:cs="Arial"/>
          <w:sz w:val="28"/>
          <w:szCs w:val="28"/>
        </w:rPr>
        <w:t xml:space="preserve">, </w:t>
      </w:r>
      <w:proofErr w:type="spellStart"/>
      <w:r>
        <w:rPr>
          <w:rFonts w:ascii="Arial" w:hAnsi="Arial" w:cs="Arial"/>
          <w:sz w:val="28"/>
          <w:szCs w:val="28"/>
        </w:rPr>
        <w:t>wakangomira</w:t>
      </w:r>
      <w:proofErr w:type="spellEnd"/>
      <w:r>
        <w:rPr>
          <w:rFonts w:ascii="Arial" w:hAnsi="Arial" w:cs="Arial"/>
          <w:sz w:val="28"/>
          <w:szCs w:val="28"/>
        </w:rPr>
        <w:t xml:space="preserve"> so. “</w:t>
      </w:r>
      <w:proofErr w:type="spellStart"/>
      <w:r>
        <w:rPr>
          <w:rFonts w:ascii="Arial" w:hAnsi="Arial" w:cs="Arial"/>
          <w:sz w:val="28"/>
          <w:szCs w:val="28"/>
        </w:rPr>
        <w:t>Wonzwa</w:t>
      </w:r>
      <w:proofErr w:type="spellEnd"/>
      <w:r>
        <w:rPr>
          <w:rFonts w:ascii="Arial" w:hAnsi="Arial" w:cs="Arial"/>
          <w:sz w:val="28"/>
          <w:szCs w:val="28"/>
        </w:rPr>
        <w:t xml:space="preserve">, “ha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kwakanaka</w:t>
      </w:r>
      <w:proofErr w:type="spellEnd"/>
      <w:r>
        <w:rPr>
          <w:rFonts w:ascii="Arial" w:hAnsi="Arial" w:cs="Arial"/>
          <w:sz w:val="28"/>
          <w:szCs w:val="28"/>
        </w:rPr>
        <w:t xml:space="preserve"> </w:t>
      </w:r>
      <w:proofErr w:type="spellStart"/>
      <w:r>
        <w:rPr>
          <w:rFonts w:ascii="Arial" w:hAnsi="Arial" w:cs="Arial"/>
          <w:sz w:val="28"/>
          <w:szCs w:val="28"/>
        </w:rPr>
        <w:t>veduwe</w:t>
      </w:r>
      <w:proofErr w:type="spellEnd"/>
      <w:r>
        <w:rPr>
          <w:rFonts w:ascii="Arial" w:hAnsi="Arial" w:cs="Arial"/>
          <w:sz w:val="28"/>
          <w:szCs w:val="28"/>
        </w:rPr>
        <w:t xml:space="preserve"> Mwari </w:t>
      </w:r>
      <w:proofErr w:type="spellStart"/>
      <w:r>
        <w:rPr>
          <w:rFonts w:ascii="Arial" w:hAnsi="Arial" w:cs="Arial"/>
          <w:sz w:val="28"/>
          <w:szCs w:val="28"/>
        </w:rPr>
        <w:t>vakakuitirai</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vaite</w:t>
      </w:r>
      <w:proofErr w:type="spellEnd"/>
      <w:r>
        <w:rPr>
          <w:rFonts w:ascii="Arial" w:hAnsi="Arial" w:cs="Arial"/>
          <w:sz w:val="28"/>
          <w:szCs w:val="28"/>
        </w:rPr>
        <w:t xml:space="preserve"> </w:t>
      </w:r>
      <w:proofErr w:type="spellStart"/>
      <w:r>
        <w:rPr>
          <w:rFonts w:ascii="Arial" w:hAnsi="Arial" w:cs="Arial"/>
          <w:sz w:val="28"/>
          <w:szCs w:val="28"/>
        </w:rPr>
        <w:t>barika</w:t>
      </w:r>
      <w:proofErr w:type="spellEnd"/>
      <w:r>
        <w:rPr>
          <w:rFonts w:ascii="Arial" w:hAnsi="Arial" w:cs="Arial"/>
          <w:sz w:val="28"/>
          <w:szCs w:val="28"/>
        </w:rPr>
        <w:t xml:space="preserve">, </w:t>
      </w:r>
      <w:proofErr w:type="spellStart"/>
      <w:r>
        <w:rPr>
          <w:rFonts w:ascii="Arial" w:hAnsi="Arial" w:cs="Arial"/>
          <w:sz w:val="28"/>
          <w:szCs w:val="28"/>
        </w:rPr>
        <w:t>vaita</w:t>
      </w:r>
      <w:proofErr w:type="spellEnd"/>
      <w:r>
        <w:rPr>
          <w:rFonts w:ascii="Arial" w:hAnsi="Arial" w:cs="Arial"/>
          <w:sz w:val="28"/>
          <w:szCs w:val="28"/>
        </w:rPr>
        <w:t xml:space="preserve"> </w:t>
      </w:r>
      <w:proofErr w:type="spellStart"/>
      <w:r>
        <w:rPr>
          <w:rFonts w:ascii="Arial" w:hAnsi="Arial" w:cs="Arial"/>
          <w:sz w:val="28"/>
          <w:szCs w:val="28"/>
        </w:rPr>
        <w:t>barika</w:t>
      </w:r>
      <w:proofErr w:type="spellEnd"/>
      <w:r>
        <w:rPr>
          <w:rFonts w:ascii="Arial" w:hAnsi="Arial" w:cs="Arial"/>
          <w:sz w:val="28"/>
          <w:szCs w:val="28"/>
        </w:rPr>
        <w:t xml:space="preserve"> </w:t>
      </w:r>
      <w:proofErr w:type="spellStart"/>
      <w:r>
        <w:rPr>
          <w:rFonts w:ascii="Arial" w:hAnsi="Arial" w:cs="Arial"/>
          <w:sz w:val="28"/>
          <w:szCs w:val="28"/>
        </w:rPr>
        <w:t>irimishonga</w:t>
      </w:r>
      <w:proofErr w:type="spellEnd"/>
      <w:r>
        <w:rPr>
          <w:rFonts w:ascii="Arial" w:hAnsi="Arial" w:cs="Arial"/>
          <w:sz w:val="28"/>
          <w:szCs w:val="28"/>
        </w:rPr>
        <w:t xml:space="preserve">. </w:t>
      </w:r>
      <w:proofErr w:type="spellStart"/>
      <w:r>
        <w:rPr>
          <w:rFonts w:ascii="Arial" w:hAnsi="Arial" w:cs="Arial"/>
          <w:sz w:val="28"/>
          <w:szCs w:val="28"/>
        </w:rPr>
        <w:t>Vamwe</w:t>
      </w:r>
      <w:proofErr w:type="spellEnd"/>
      <w:r>
        <w:rPr>
          <w:rFonts w:ascii="Arial" w:hAnsi="Arial" w:cs="Arial"/>
          <w:sz w:val="28"/>
          <w:szCs w:val="28"/>
        </w:rPr>
        <w:t xml:space="preserve"> </w:t>
      </w:r>
      <w:proofErr w:type="spellStart"/>
      <w:r>
        <w:rPr>
          <w:rFonts w:ascii="Arial" w:hAnsi="Arial" w:cs="Arial"/>
          <w:sz w:val="28"/>
          <w:szCs w:val="28"/>
        </w:rPr>
        <w:t>vakadzi</w:t>
      </w:r>
      <w:proofErr w:type="spellEnd"/>
      <w:r>
        <w:rPr>
          <w:rFonts w:ascii="Arial" w:hAnsi="Arial" w:cs="Arial"/>
          <w:sz w:val="28"/>
          <w:szCs w:val="28"/>
        </w:rPr>
        <w:t xml:space="preserve"> </w:t>
      </w:r>
      <w:proofErr w:type="spellStart"/>
      <w:r>
        <w:rPr>
          <w:rFonts w:ascii="Arial" w:hAnsi="Arial" w:cs="Arial"/>
          <w:sz w:val="28"/>
          <w:szCs w:val="28"/>
        </w:rPr>
        <w:t>vari</w:t>
      </w:r>
      <w:proofErr w:type="spellEnd"/>
      <w:r>
        <w:rPr>
          <w:rFonts w:ascii="Arial" w:hAnsi="Arial" w:cs="Arial"/>
          <w:sz w:val="28"/>
          <w:szCs w:val="28"/>
        </w:rPr>
        <w:t xml:space="preserve"> </w:t>
      </w:r>
      <w:proofErr w:type="spellStart"/>
      <w:r>
        <w:rPr>
          <w:rFonts w:ascii="Arial" w:hAnsi="Arial" w:cs="Arial"/>
          <w:sz w:val="28"/>
          <w:szCs w:val="28"/>
        </w:rPr>
        <w:t>vezvikwambo</w:t>
      </w:r>
      <w:proofErr w:type="spellEnd"/>
      <w:r>
        <w:rPr>
          <w:rFonts w:ascii="Arial" w:hAnsi="Arial" w:cs="Arial"/>
          <w:sz w:val="28"/>
          <w:szCs w:val="28"/>
        </w:rPr>
        <w:t xml:space="preserve"> ,but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unoita</w:t>
      </w:r>
      <w:proofErr w:type="spellEnd"/>
      <w:r>
        <w:rPr>
          <w:rFonts w:ascii="Arial" w:hAnsi="Arial" w:cs="Arial"/>
          <w:sz w:val="28"/>
          <w:szCs w:val="28"/>
        </w:rPr>
        <w:t xml:space="preserve"> </w:t>
      </w:r>
      <w:proofErr w:type="spellStart"/>
      <w:r>
        <w:rPr>
          <w:rFonts w:ascii="Arial" w:hAnsi="Arial" w:cs="Arial"/>
          <w:sz w:val="28"/>
          <w:szCs w:val="28"/>
        </w:rPr>
        <w:t>rako</w:t>
      </w:r>
      <w:proofErr w:type="spellEnd"/>
      <w:r>
        <w:rPr>
          <w:rFonts w:ascii="Arial" w:hAnsi="Arial" w:cs="Arial"/>
          <w:sz w:val="28"/>
          <w:szCs w:val="28"/>
        </w:rPr>
        <w:t xml:space="preserve">  </w:t>
      </w:r>
      <w:proofErr w:type="spellStart"/>
      <w:r>
        <w:rPr>
          <w:rFonts w:ascii="Arial" w:hAnsi="Arial" w:cs="Arial"/>
          <w:sz w:val="28"/>
          <w:szCs w:val="28"/>
        </w:rPr>
        <w:t>ende</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ava </w:t>
      </w:r>
      <w:proofErr w:type="spellStart"/>
      <w:r>
        <w:rPr>
          <w:rFonts w:ascii="Arial" w:hAnsi="Arial" w:cs="Arial"/>
          <w:sz w:val="28"/>
          <w:szCs w:val="28"/>
        </w:rPr>
        <w:t>ndevani</w:t>
      </w:r>
      <w:proofErr w:type="spellEnd"/>
      <w:r>
        <w:rPr>
          <w:rFonts w:ascii="Arial" w:hAnsi="Arial" w:cs="Arial"/>
          <w:sz w:val="28"/>
          <w:szCs w:val="28"/>
        </w:rPr>
        <w:t xml:space="preserve">… </w:t>
      </w:r>
      <w:proofErr w:type="spellStart"/>
      <w:r>
        <w:rPr>
          <w:rFonts w:ascii="Arial" w:hAnsi="Arial" w:cs="Arial"/>
          <w:sz w:val="28"/>
          <w:szCs w:val="28"/>
        </w:rPr>
        <w:t>ndevako</w:t>
      </w:r>
      <w:proofErr w:type="spellEnd"/>
      <w:r>
        <w:rPr>
          <w:rFonts w:ascii="Arial" w:hAnsi="Arial" w:cs="Arial"/>
          <w:sz w:val="28"/>
          <w:szCs w:val="28"/>
        </w:rPr>
        <w:t xml:space="preserve">. Kwete </w:t>
      </w:r>
      <w:proofErr w:type="spellStart"/>
      <w:r>
        <w:rPr>
          <w:rFonts w:ascii="Arial" w:hAnsi="Arial" w:cs="Arial"/>
          <w:sz w:val="28"/>
          <w:szCs w:val="28"/>
        </w:rPr>
        <w:t>vekuchekeresa</w:t>
      </w:r>
      <w:proofErr w:type="spellEnd"/>
      <w:r>
        <w:rPr>
          <w:rFonts w:ascii="Arial" w:hAnsi="Arial" w:cs="Arial"/>
          <w:sz w:val="28"/>
          <w:szCs w:val="28"/>
        </w:rPr>
        <w:t xml:space="preserve"> </w:t>
      </w:r>
      <w:proofErr w:type="spellStart"/>
      <w:r>
        <w:rPr>
          <w:rFonts w:ascii="Arial" w:hAnsi="Arial" w:cs="Arial"/>
          <w:sz w:val="28"/>
          <w:szCs w:val="28"/>
        </w:rPr>
        <w:t>vachifa</w:t>
      </w:r>
      <w:proofErr w:type="spellEnd"/>
      <w:r>
        <w:rPr>
          <w:rFonts w:ascii="Arial" w:hAnsi="Arial" w:cs="Arial"/>
          <w:sz w:val="28"/>
          <w:szCs w:val="28"/>
        </w:rPr>
        <w:t xml:space="preserve"> gore </w:t>
      </w:r>
      <w:proofErr w:type="spellStart"/>
      <w:r>
        <w:rPr>
          <w:rFonts w:ascii="Arial" w:hAnsi="Arial" w:cs="Arial"/>
          <w:sz w:val="28"/>
          <w:szCs w:val="28"/>
        </w:rPr>
        <w:t>negore</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vafadze</w:t>
      </w:r>
      <w:proofErr w:type="spellEnd"/>
      <w:r>
        <w:rPr>
          <w:rFonts w:ascii="Arial" w:hAnsi="Arial" w:cs="Arial"/>
          <w:sz w:val="28"/>
          <w:szCs w:val="28"/>
        </w:rPr>
        <w:t xml:space="preserve"> </w:t>
      </w:r>
      <w:proofErr w:type="spellStart"/>
      <w:r>
        <w:rPr>
          <w:rFonts w:ascii="Arial" w:hAnsi="Arial" w:cs="Arial"/>
          <w:sz w:val="28"/>
          <w:szCs w:val="28"/>
        </w:rPr>
        <w:t>mweya</w:t>
      </w:r>
      <w:proofErr w:type="spellEnd"/>
      <w:r>
        <w:rPr>
          <w:rFonts w:ascii="Arial" w:hAnsi="Arial" w:cs="Arial"/>
          <w:sz w:val="28"/>
          <w:szCs w:val="28"/>
        </w:rPr>
        <w:t xml:space="preserve"> </w:t>
      </w:r>
      <w:proofErr w:type="spellStart"/>
      <w:r>
        <w:rPr>
          <w:rFonts w:ascii="Arial" w:hAnsi="Arial" w:cs="Arial"/>
          <w:sz w:val="28"/>
          <w:szCs w:val="28"/>
        </w:rPr>
        <w:t>yetsvi</w:t>
      </w:r>
      <w:proofErr w:type="spellEnd"/>
      <w:r>
        <w:rPr>
          <w:rFonts w:ascii="Arial" w:hAnsi="Arial" w:cs="Arial"/>
          <w:sz w:val="28"/>
          <w:szCs w:val="28"/>
        </w:rPr>
        <w:t xml:space="preserve">…? </w:t>
      </w:r>
      <w:r w:rsidRPr="00C345DC">
        <w:rPr>
          <w:rFonts w:ascii="Arial" w:hAnsi="Arial" w:cs="Arial"/>
          <w:sz w:val="18"/>
          <w:szCs w:val="18"/>
        </w:rPr>
        <w:t>[Congregation says, “</w:t>
      </w:r>
      <w:proofErr w:type="spellStart"/>
      <w:r w:rsidRPr="00C345DC">
        <w:rPr>
          <w:rFonts w:ascii="Arial" w:hAnsi="Arial" w:cs="Arial"/>
          <w:sz w:val="18"/>
          <w:szCs w:val="18"/>
        </w:rPr>
        <w:t>yetsvina</w:t>
      </w:r>
      <w:proofErr w:type="spellEnd"/>
      <w:r w:rsidRPr="00C345DC">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lastRenderedPageBreak/>
        <w:t>Handisi</w:t>
      </w:r>
      <w:proofErr w:type="spellEnd"/>
      <w:r>
        <w:rPr>
          <w:rFonts w:ascii="Arial" w:hAnsi="Arial" w:cs="Arial"/>
          <w:sz w:val="28"/>
          <w:szCs w:val="28"/>
        </w:rPr>
        <w:t xml:space="preserve"> </w:t>
      </w:r>
      <w:proofErr w:type="spellStart"/>
      <w:r>
        <w:rPr>
          <w:rFonts w:ascii="Arial" w:hAnsi="Arial" w:cs="Arial"/>
          <w:sz w:val="28"/>
          <w:szCs w:val="28"/>
        </w:rPr>
        <w:t>kukunyeperai</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vaMwari</w:t>
      </w:r>
      <w:proofErr w:type="spellEnd"/>
      <w:r>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ndichiti</w:t>
      </w:r>
      <w:proofErr w:type="spellEnd"/>
      <w:r>
        <w:rPr>
          <w:rFonts w:ascii="Arial" w:hAnsi="Arial" w:cs="Arial"/>
          <w:sz w:val="28"/>
          <w:szCs w:val="28"/>
        </w:rPr>
        <w:t xml:space="preserve">, this is more of a testimony. </w:t>
      </w:r>
      <w:r w:rsidRPr="00DF6A73">
        <w:rPr>
          <w:rFonts w:ascii="Arial" w:hAnsi="Arial" w:cs="Arial"/>
          <w:sz w:val="18"/>
          <w:szCs w:val="18"/>
        </w:rPr>
        <w:t xml:space="preserve">[Congregation says, “Amen.”] </w:t>
      </w:r>
      <w:r>
        <w:rPr>
          <w:rFonts w:ascii="Arial" w:hAnsi="Arial" w:cs="Arial"/>
          <w:sz w:val="28"/>
          <w:szCs w:val="28"/>
        </w:rPr>
        <w:t xml:space="preserve"> </w:t>
      </w:r>
    </w:p>
    <w:p w14:paraId="199F0222" w14:textId="77777777" w:rsidR="001156DF" w:rsidRDefault="001156DF" w:rsidP="001156DF">
      <w:pPr>
        <w:spacing w:line="276" w:lineRule="auto"/>
        <w:jc w:val="both"/>
        <w:rPr>
          <w:rFonts w:ascii="Arial" w:hAnsi="Arial" w:cs="Arial"/>
          <w:sz w:val="28"/>
          <w:szCs w:val="28"/>
        </w:rPr>
      </w:pPr>
      <w:r w:rsidRPr="00CD6E81">
        <w:rPr>
          <w:rFonts w:ascii="Arial" w:hAnsi="Arial" w:cs="Arial"/>
          <w:sz w:val="28"/>
          <w:szCs w:val="28"/>
          <w:vertAlign w:val="superscript"/>
        </w:rPr>
        <w:t>12</w:t>
      </w:r>
      <w:r>
        <w:rPr>
          <w:rFonts w:ascii="Arial" w:hAnsi="Arial" w:cs="Arial"/>
          <w:sz w:val="28"/>
          <w:szCs w:val="28"/>
        </w:rPr>
        <w:t xml:space="preserve"> </w:t>
      </w:r>
      <w:proofErr w:type="spellStart"/>
      <w:r>
        <w:rPr>
          <w:rFonts w:ascii="Arial" w:hAnsi="Arial" w:cs="Arial"/>
          <w:sz w:val="28"/>
          <w:szCs w:val="28"/>
        </w:rPr>
        <w:t>Vhangeri</w:t>
      </w:r>
      <w:proofErr w:type="spellEnd"/>
      <w:r>
        <w:rPr>
          <w:rFonts w:ascii="Arial" w:hAnsi="Arial" w:cs="Arial"/>
          <w:sz w:val="28"/>
          <w:szCs w:val="28"/>
        </w:rPr>
        <w:t xml:space="preserve"> </w:t>
      </w:r>
      <w:proofErr w:type="spellStart"/>
      <w:r>
        <w:rPr>
          <w:rFonts w:ascii="Arial" w:hAnsi="Arial" w:cs="Arial"/>
          <w:sz w:val="28"/>
          <w:szCs w:val="28"/>
        </w:rPr>
        <w:t>yandinokuparidziri</w:t>
      </w:r>
      <w:proofErr w:type="spellEnd"/>
      <w:r>
        <w:rPr>
          <w:rFonts w:ascii="Arial" w:hAnsi="Arial" w:cs="Arial"/>
          <w:sz w:val="28"/>
          <w:szCs w:val="28"/>
        </w:rPr>
        <w:t xml:space="preserve"> </w:t>
      </w:r>
      <w:proofErr w:type="spellStart"/>
      <w:r>
        <w:rPr>
          <w:rFonts w:ascii="Arial" w:hAnsi="Arial" w:cs="Arial"/>
          <w:sz w:val="28"/>
          <w:szCs w:val="28"/>
        </w:rPr>
        <w:t>handisikuvhange</w:t>
      </w:r>
      <w:proofErr w:type="spellEnd"/>
      <w:r>
        <w:rPr>
          <w:rFonts w:ascii="Arial" w:hAnsi="Arial" w:cs="Arial"/>
          <w:sz w:val="28"/>
          <w:szCs w:val="28"/>
        </w:rPr>
        <w:t>—</w:t>
      </w:r>
      <w:proofErr w:type="spellStart"/>
      <w:r>
        <w:rPr>
          <w:rFonts w:ascii="Arial" w:hAnsi="Arial" w:cs="Arial"/>
          <w:sz w:val="28"/>
          <w:szCs w:val="28"/>
        </w:rPr>
        <w:t>kuparidza</w:t>
      </w:r>
      <w:proofErr w:type="spellEnd"/>
      <w:r>
        <w:rPr>
          <w:rFonts w:ascii="Arial" w:hAnsi="Arial" w:cs="Arial"/>
          <w:sz w:val="28"/>
          <w:szCs w:val="28"/>
        </w:rPr>
        <w:t xml:space="preserve"> </w:t>
      </w:r>
      <w:proofErr w:type="spellStart"/>
      <w:r>
        <w:rPr>
          <w:rFonts w:ascii="Arial" w:hAnsi="Arial" w:cs="Arial"/>
          <w:sz w:val="28"/>
          <w:szCs w:val="28"/>
        </w:rPr>
        <w:t>Vhangeri</w:t>
      </w:r>
      <w:proofErr w:type="spellEnd"/>
      <w:r>
        <w:rPr>
          <w:rFonts w:ascii="Arial" w:hAnsi="Arial" w:cs="Arial"/>
          <w:sz w:val="28"/>
          <w:szCs w:val="28"/>
        </w:rPr>
        <w:t xml:space="preserve"> </w:t>
      </w:r>
      <w:proofErr w:type="spellStart"/>
      <w:r>
        <w:rPr>
          <w:rFonts w:ascii="Arial" w:hAnsi="Arial" w:cs="Arial"/>
          <w:sz w:val="28"/>
          <w:szCs w:val="28"/>
        </w:rPr>
        <w:t>yekungoparidza</w:t>
      </w:r>
      <w:proofErr w:type="spellEnd"/>
      <w:r>
        <w:rPr>
          <w:rFonts w:ascii="Arial" w:hAnsi="Arial" w:cs="Arial"/>
          <w:sz w:val="28"/>
          <w:szCs w:val="28"/>
        </w:rPr>
        <w:t xml:space="preserve"> </w:t>
      </w:r>
      <w:proofErr w:type="spellStart"/>
      <w:r>
        <w:rPr>
          <w:rFonts w:ascii="Arial" w:hAnsi="Arial" w:cs="Arial"/>
          <w:sz w:val="28"/>
          <w:szCs w:val="28"/>
        </w:rPr>
        <w:t>badziba</w:t>
      </w:r>
      <w:proofErr w:type="spellEnd"/>
      <w:r>
        <w:rPr>
          <w:rFonts w:ascii="Arial" w:hAnsi="Arial" w:cs="Arial"/>
          <w:sz w:val="28"/>
          <w:szCs w:val="28"/>
        </w:rPr>
        <w:t xml:space="preserve">, Message iyi </w:t>
      </w:r>
      <w:proofErr w:type="spellStart"/>
      <w:r>
        <w:rPr>
          <w:rFonts w:ascii="Arial" w:hAnsi="Arial" w:cs="Arial"/>
          <w:sz w:val="28"/>
          <w:szCs w:val="28"/>
        </w:rPr>
        <w:t>ndakaiona</w:t>
      </w:r>
      <w:proofErr w:type="spellEnd"/>
      <w:r>
        <w:rPr>
          <w:rFonts w:ascii="Arial" w:hAnsi="Arial" w:cs="Arial"/>
          <w:sz w:val="28"/>
          <w:szCs w:val="28"/>
        </w:rPr>
        <w:t xml:space="preserve"> </w:t>
      </w:r>
      <w:proofErr w:type="spellStart"/>
      <w:r>
        <w:rPr>
          <w:rFonts w:ascii="Arial" w:hAnsi="Arial" w:cs="Arial"/>
          <w:sz w:val="28"/>
          <w:szCs w:val="28"/>
        </w:rPr>
        <w:t>ichindigadzirira</w:t>
      </w:r>
      <w:proofErr w:type="spellEnd"/>
      <w:r>
        <w:rPr>
          <w:rFonts w:ascii="Arial" w:hAnsi="Arial" w:cs="Arial"/>
          <w:sz w:val="28"/>
          <w:szCs w:val="28"/>
        </w:rPr>
        <w:t xml:space="preserve"> </w:t>
      </w:r>
      <w:proofErr w:type="spellStart"/>
      <w:r>
        <w:rPr>
          <w:rFonts w:ascii="Arial" w:hAnsi="Arial" w:cs="Arial"/>
          <w:sz w:val="28"/>
          <w:szCs w:val="28"/>
        </w:rPr>
        <w:t>vakadzi</w:t>
      </w:r>
      <w:proofErr w:type="spellEnd"/>
      <w:r>
        <w:rPr>
          <w:rFonts w:ascii="Arial" w:hAnsi="Arial" w:cs="Arial"/>
          <w:sz w:val="28"/>
          <w:szCs w:val="28"/>
        </w:rPr>
        <w:t xml:space="preserve">, could you think yourself lucky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unota</w:t>
      </w:r>
      <w:proofErr w:type="spellEnd"/>
      <w:r>
        <w:rPr>
          <w:rFonts w:ascii="Arial" w:hAnsi="Arial" w:cs="Arial"/>
          <w:sz w:val="28"/>
          <w:szCs w:val="28"/>
        </w:rPr>
        <w:t xml:space="preserve"> </w:t>
      </w:r>
      <w:proofErr w:type="spellStart"/>
      <w:r>
        <w:rPr>
          <w:rFonts w:ascii="Arial" w:hAnsi="Arial" w:cs="Arial"/>
          <w:sz w:val="28"/>
          <w:szCs w:val="28"/>
        </w:rPr>
        <w:t>vakadzi</w:t>
      </w:r>
      <w:proofErr w:type="spellEnd"/>
      <w:r>
        <w:rPr>
          <w:rFonts w:ascii="Arial" w:hAnsi="Arial" w:cs="Arial"/>
          <w:sz w:val="28"/>
          <w:szCs w:val="28"/>
        </w:rPr>
        <w:t xml:space="preserve"> seven </w:t>
      </w:r>
      <w:proofErr w:type="spellStart"/>
      <w:r>
        <w:rPr>
          <w:rFonts w:ascii="Arial" w:hAnsi="Arial" w:cs="Arial"/>
          <w:sz w:val="28"/>
          <w:szCs w:val="28"/>
        </w:rPr>
        <w:t>pasina</w:t>
      </w:r>
      <w:proofErr w:type="spellEnd"/>
      <w:r>
        <w:rPr>
          <w:rFonts w:ascii="Arial" w:hAnsi="Arial" w:cs="Arial"/>
          <w:sz w:val="28"/>
          <w:szCs w:val="28"/>
        </w:rPr>
        <w:t xml:space="preserve"> </w:t>
      </w:r>
      <w:proofErr w:type="spellStart"/>
      <w:r>
        <w:rPr>
          <w:rFonts w:ascii="Arial" w:hAnsi="Arial" w:cs="Arial"/>
          <w:sz w:val="28"/>
          <w:szCs w:val="28"/>
        </w:rPr>
        <w:t>anokudyisa</w:t>
      </w:r>
      <w:proofErr w:type="spellEnd"/>
      <w:r>
        <w:rPr>
          <w:rFonts w:ascii="Arial" w:hAnsi="Arial" w:cs="Arial"/>
          <w:sz w:val="28"/>
          <w:szCs w:val="28"/>
        </w:rPr>
        <w:t xml:space="preserve">, </w:t>
      </w:r>
      <w:proofErr w:type="spellStart"/>
      <w:r>
        <w:rPr>
          <w:rFonts w:ascii="Arial" w:hAnsi="Arial" w:cs="Arial"/>
          <w:sz w:val="28"/>
          <w:szCs w:val="28"/>
        </w:rPr>
        <w:t>pasina</w:t>
      </w:r>
      <w:proofErr w:type="spellEnd"/>
      <w:r>
        <w:rPr>
          <w:rFonts w:ascii="Arial" w:hAnsi="Arial" w:cs="Arial"/>
          <w:sz w:val="28"/>
          <w:szCs w:val="28"/>
        </w:rPr>
        <w:t xml:space="preserve"> </w:t>
      </w:r>
      <w:proofErr w:type="spellStart"/>
      <w:r>
        <w:rPr>
          <w:rFonts w:ascii="Arial" w:hAnsi="Arial" w:cs="Arial"/>
          <w:sz w:val="28"/>
          <w:szCs w:val="28"/>
        </w:rPr>
        <w:t>muroyi</w:t>
      </w:r>
      <w:proofErr w:type="spellEnd"/>
      <w:r>
        <w:rPr>
          <w:rFonts w:ascii="Arial" w:hAnsi="Arial" w:cs="Arial"/>
          <w:sz w:val="28"/>
          <w:szCs w:val="28"/>
        </w:rPr>
        <w:t xml:space="preserve">, </w:t>
      </w:r>
      <w:proofErr w:type="spellStart"/>
      <w:r>
        <w:rPr>
          <w:rFonts w:ascii="Arial" w:hAnsi="Arial" w:cs="Arial"/>
          <w:sz w:val="28"/>
          <w:szCs w:val="28"/>
        </w:rPr>
        <w:t>pasina</w:t>
      </w:r>
      <w:proofErr w:type="spellEnd"/>
      <w:r>
        <w:rPr>
          <w:rFonts w:ascii="Arial" w:hAnsi="Arial" w:cs="Arial"/>
          <w:sz w:val="28"/>
          <w:szCs w:val="28"/>
        </w:rPr>
        <w:t xml:space="preserve"> </w:t>
      </w:r>
      <w:proofErr w:type="spellStart"/>
      <w:r>
        <w:rPr>
          <w:rFonts w:ascii="Arial" w:hAnsi="Arial" w:cs="Arial"/>
          <w:sz w:val="28"/>
          <w:szCs w:val="28"/>
        </w:rPr>
        <w:t>hure</w:t>
      </w:r>
      <w:proofErr w:type="spellEnd"/>
      <w:r>
        <w:rPr>
          <w:rFonts w:ascii="Arial" w:hAnsi="Arial" w:cs="Arial"/>
          <w:sz w:val="28"/>
          <w:szCs w:val="28"/>
        </w:rPr>
        <w:t xml:space="preserve"> </w:t>
      </w:r>
      <w:proofErr w:type="spellStart"/>
      <w:r>
        <w:rPr>
          <w:rFonts w:ascii="Arial" w:hAnsi="Arial" w:cs="Arial"/>
          <w:sz w:val="28"/>
          <w:szCs w:val="28"/>
        </w:rPr>
        <w:t>vese</w:t>
      </w:r>
      <w:proofErr w:type="spellEnd"/>
      <w:r>
        <w:rPr>
          <w:rFonts w:ascii="Arial" w:hAnsi="Arial" w:cs="Arial"/>
          <w:sz w:val="28"/>
          <w:szCs w:val="28"/>
        </w:rPr>
        <w:t xml:space="preserve"> </w:t>
      </w:r>
      <w:proofErr w:type="spellStart"/>
      <w:r>
        <w:rPr>
          <w:rFonts w:ascii="Arial" w:hAnsi="Arial" w:cs="Arial"/>
          <w:sz w:val="28"/>
          <w:szCs w:val="28"/>
        </w:rPr>
        <w:t>vari</w:t>
      </w:r>
      <w:proofErr w:type="spellEnd"/>
      <w:r>
        <w:rPr>
          <w:rFonts w:ascii="Arial" w:hAnsi="Arial" w:cs="Arial"/>
          <w:sz w:val="28"/>
          <w:szCs w:val="28"/>
        </w:rPr>
        <w:t xml:space="preserve"> seven </w:t>
      </w:r>
      <w:proofErr w:type="spellStart"/>
      <w:r>
        <w:rPr>
          <w:rFonts w:ascii="Arial" w:hAnsi="Arial" w:cs="Arial"/>
          <w:sz w:val="28"/>
          <w:szCs w:val="28"/>
        </w:rPr>
        <w:t>vakadaro</w:t>
      </w:r>
      <w:proofErr w:type="spellEnd"/>
      <w:r>
        <w:rPr>
          <w:rFonts w:ascii="Arial" w:hAnsi="Arial" w:cs="Arial"/>
          <w:sz w:val="28"/>
          <w:szCs w:val="28"/>
        </w:rPr>
        <w:t xml:space="preserve">. Zvakamboitika </w:t>
      </w:r>
      <w:proofErr w:type="spellStart"/>
      <w:r>
        <w:rPr>
          <w:rFonts w:ascii="Arial" w:hAnsi="Arial" w:cs="Arial"/>
          <w:sz w:val="28"/>
          <w:szCs w:val="28"/>
        </w:rPr>
        <w:t>kupi</w:t>
      </w:r>
      <w:proofErr w:type="spellEnd"/>
      <w:r>
        <w:rPr>
          <w:rFonts w:ascii="Arial" w:hAnsi="Arial" w:cs="Arial"/>
          <w:sz w:val="28"/>
          <w:szCs w:val="28"/>
        </w:rPr>
        <w:t xml:space="preserve">? </w:t>
      </w:r>
      <w:proofErr w:type="spellStart"/>
      <w:r>
        <w:rPr>
          <w:rFonts w:ascii="Arial" w:hAnsi="Arial" w:cs="Arial"/>
          <w:sz w:val="28"/>
          <w:szCs w:val="28"/>
        </w:rPr>
        <w:t>Vakasakunetsa</w:t>
      </w:r>
      <w:proofErr w:type="spellEnd"/>
      <w:r>
        <w:rPr>
          <w:rFonts w:ascii="Arial" w:hAnsi="Arial" w:cs="Arial"/>
          <w:sz w:val="28"/>
          <w:szCs w:val="28"/>
        </w:rPr>
        <w:t xml:space="preserve"> </w:t>
      </w:r>
      <w:proofErr w:type="spellStart"/>
      <w:r>
        <w:rPr>
          <w:rFonts w:ascii="Arial" w:hAnsi="Arial" w:cs="Arial"/>
          <w:sz w:val="28"/>
          <w:szCs w:val="28"/>
        </w:rPr>
        <w:t>kubuda</w:t>
      </w:r>
      <w:proofErr w:type="spellEnd"/>
      <w:r>
        <w:rPr>
          <w:rFonts w:ascii="Arial" w:hAnsi="Arial" w:cs="Arial"/>
          <w:sz w:val="28"/>
          <w:szCs w:val="28"/>
        </w:rPr>
        <w:t xml:space="preserve"> </w:t>
      </w:r>
      <w:proofErr w:type="spellStart"/>
      <w:r>
        <w:rPr>
          <w:rFonts w:ascii="Arial" w:hAnsi="Arial" w:cs="Arial"/>
          <w:sz w:val="28"/>
          <w:szCs w:val="28"/>
        </w:rPr>
        <w:t>mumba</w:t>
      </w:r>
      <w:proofErr w:type="spellEnd"/>
      <w:r>
        <w:rPr>
          <w:rFonts w:ascii="Arial" w:hAnsi="Arial" w:cs="Arial"/>
          <w:sz w:val="28"/>
          <w:szCs w:val="28"/>
        </w:rPr>
        <w:t xml:space="preserve"> </w:t>
      </w:r>
      <w:proofErr w:type="spellStart"/>
      <w:r>
        <w:rPr>
          <w:rFonts w:ascii="Arial" w:hAnsi="Arial" w:cs="Arial"/>
          <w:sz w:val="28"/>
          <w:szCs w:val="28"/>
        </w:rPr>
        <w:t>vachiyenda</w:t>
      </w:r>
      <w:proofErr w:type="spellEnd"/>
      <w:r>
        <w:rPr>
          <w:rFonts w:ascii="Arial" w:hAnsi="Arial" w:cs="Arial"/>
          <w:sz w:val="28"/>
          <w:szCs w:val="28"/>
        </w:rPr>
        <w:t xml:space="preserve"> </w:t>
      </w:r>
      <w:proofErr w:type="spellStart"/>
      <w:r>
        <w:rPr>
          <w:rFonts w:ascii="Arial" w:hAnsi="Arial" w:cs="Arial"/>
          <w:sz w:val="28"/>
          <w:szCs w:val="28"/>
        </w:rPr>
        <w:t>kuma</w:t>
      </w:r>
      <w:proofErr w:type="spellEnd"/>
      <w:r>
        <w:rPr>
          <w:rFonts w:ascii="Arial" w:hAnsi="Arial" w:cs="Arial"/>
          <w:sz w:val="28"/>
          <w:szCs w:val="28"/>
        </w:rPr>
        <w:t xml:space="preserve"> </w:t>
      </w:r>
      <w:proofErr w:type="spellStart"/>
      <w:r>
        <w:rPr>
          <w:rFonts w:ascii="Arial" w:hAnsi="Arial" w:cs="Arial"/>
          <w:sz w:val="28"/>
          <w:szCs w:val="28"/>
        </w:rPr>
        <w:t>storo</w:t>
      </w:r>
      <w:proofErr w:type="spellEnd"/>
      <w:r>
        <w:rPr>
          <w:rFonts w:ascii="Arial" w:hAnsi="Arial" w:cs="Arial"/>
          <w:sz w:val="28"/>
          <w:szCs w:val="28"/>
        </w:rPr>
        <w:t xml:space="preserve">, </w:t>
      </w:r>
      <w:proofErr w:type="spellStart"/>
      <w:r>
        <w:rPr>
          <w:rFonts w:ascii="Arial" w:hAnsi="Arial" w:cs="Arial"/>
          <w:sz w:val="28"/>
          <w:szCs w:val="28"/>
        </w:rPr>
        <w:t>uchingosvika</w:t>
      </w:r>
      <w:proofErr w:type="spellEnd"/>
      <w:r>
        <w:rPr>
          <w:rFonts w:ascii="Arial" w:hAnsi="Arial" w:cs="Arial"/>
          <w:sz w:val="28"/>
          <w:szCs w:val="28"/>
        </w:rPr>
        <w:t xml:space="preserve"> </w:t>
      </w:r>
      <w:proofErr w:type="spellStart"/>
      <w:r>
        <w:rPr>
          <w:rFonts w:ascii="Arial" w:hAnsi="Arial" w:cs="Arial"/>
          <w:sz w:val="28"/>
          <w:szCs w:val="28"/>
        </w:rPr>
        <w:t>mumwe</w:t>
      </w:r>
      <w:proofErr w:type="spellEnd"/>
      <w:r>
        <w:rPr>
          <w:rFonts w:ascii="Arial" w:hAnsi="Arial" w:cs="Arial"/>
          <w:sz w:val="28"/>
          <w:szCs w:val="28"/>
        </w:rPr>
        <w:t xml:space="preserve"> </w:t>
      </w:r>
      <w:proofErr w:type="spellStart"/>
      <w:r>
        <w:rPr>
          <w:rFonts w:ascii="Arial" w:hAnsi="Arial" w:cs="Arial"/>
          <w:sz w:val="28"/>
          <w:szCs w:val="28"/>
        </w:rPr>
        <w:t>ayenda</w:t>
      </w:r>
      <w:proofErr w:type="spellEnd"/>
      <w:r>
        <w:rPr>
          <w:rFonts w:ascii="Arial" w:hAnsi="Arial" w:cs="Arial"/>
          <w:sz w:val="28"/>
          <w:szCs w:val="28"/>
        </w:rPr>
        <w:t xml:space="preserve"> </w:t>
      </w:r>
      <w:proofErr w:type="spellStart"/>
      <w:r>
        <w:rPr>
          <w:rFonts w:ascii="Arial" w:hAnsi="Arial" w:cs="Arial"/>
          <w:sz w:val="28"/>
          <w:szCs w:val="28"/>
        </w:rPr>
        <w:t>mumwe</w:t>
      </w:r>
      <w:proofErr w:type="spellEnd"/>
      <w:r>
        <w:rPr>
          <w:rFonts w:ascii="Arial" w:hAnsi="Arial" w:cs="Arial"/>
          <w:sz w:val="28"/>
          <w:szCs w:val="28"/>
        </w:rPr>
        <w:t xml:space="preserve"> </w:t>
      </w:r>
      <w:proofErr w:type="spellStart"/>
      <w:r>
        <w:rPr>
          <w:rFonts w:ascii="Arial" w:hAnsi="Arial" w:cs="Arial"/>
          <w:sz w:val="28"/>
          <w:szCs w:val="28"/>
        </w:rPr>
        <w:t>achitiza</w:t>
      </w:r>
      <w:proofErr w:type="spellEnd"/>
      <w:r>
        <w:rPr>
          <w:rFonts w:ascii="Arial" w:hAnsi="Arial" w:cs="Arial"/>
          <w:sz w:val="28"/>
          <w:szCs w:val="28"/>
        </w:rPr>
        <w:t xml:space="preserve"> </w:t>
      </w:r>
      <w:proofErr w:type="spellStart"/>
      <w:r>
        <w:rPr>
          <w:rFonts w:ascii="Arial" w:hAnsi="Arial" w:cs="Arial"/>
          <w:sz w:val="28"/>
          <w:szCs w:val="28"/>
        </w:rPr>
        <w:t>nezvinhu</w:t>
      </w:r>
      <w:proofErr w:type="spellEnd"/>
      <w:r>
        <w:rPr>
          <w:rFonts w:ascii="Arial" w:hAnsi="Arial" w:cs="Arial"/>
          <w:sz w:val="28"/>
          <w:szCs w:val="28"/>
        </w:rPr>
        <w:t xml:space="preserve"> where you have ever seen anything like that</w:t>
      </w:r>
    </w:p>
    <w:p w14:paraId="04219BDC" w14:textId="77777777" w:rsidR="001156DF" w:rsidRDefault="001156DF" w:rsidP="001156DF">
      <w:pPr>
        <w:spacing w:line="276" w:lineRule="auto"/>
        <w:jc w:val="both"/>
        <w:rPr>
          <w:rFonts w:ascii="Arial" w:hAnsi="Arial" w:cs="Arial"/>
          <w:sz w:val="28"/>
          <w:szCs w:val="28"/>
        </w:rPr>
      </w:pPr>
      <w:r w:rsidRPr="00CD6E81">
        <w:rPr>
          <w:rFonts w:ascii="Arial" w:hAnsi="Arial" w:cs="Arial"/>
          <w:sz w:val="28"/>
          <w:szCs w:val="28"/>
          <w:vertAlign w:val="superscript"/>
        </w:rPr>
        <w:t>13</w:t>
      </w:r>
      <w:r>
        <w:rPr>
          <w:rFonts w:ascii="Arial" w:hAnsi="Arial" w:cs="Arial"/>
          <w:sz w:val="28"/>
          <w:szCs w:val="28"/>
        </w:rPr>
        <w:t xml:space="preserve"> </w:t>
      </w:r>
      <w:proofErr w:type="spellStart"/>
      <w:r>
        <w:rPr>
          <w:rFonts w:ascii="Arial" w:hAnsi="Arial" w:cs="Arial"/>
          <w:sz w:val="28"/>
          <w:szCs w:val="28"/>
        </w:rPr>
        <w:t>Ugoita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vako</w:t>
      </w:r>
      <w:proofErr w:type="spellEnd"/>
      <w:r>
        <w:rPr>
          <w:rFonts w:ascii="Arial" w:hAnsi="Arial" w:cs="Arial"/>
          <w:sz w:val="28"/>
          <w:szCs w:val="28"/>
        </w:rPr>
        <w:t xml:space="preserve"> twenty </w:t>
      </w:r>
      <w:proofErr w:type="spellStart"/>
      <w:r>
        <w:rPr>
          <w:rFonts w:ascii="Arial" w:hAnsi="Arial" w:cs="Arial"/>
          <w:sz w:val="28"/>
          <w:szCs w:val="28"/>
        </w:rPr>
        <w:t>chakuti</w:t>
      </w:r>
      <w:proofErr w:type="spellEnd"/>
      <w:r>
        <w:rPr>
          <w:rFonts w:ascii="Arial" w:hAnsi="Arial" w:cs="Arial"/>
          <w:sz w:val="28"/>
          <w:szCs w:val="28"/>
        </w:rPr>
        <w:t xml:space="preserve"> very healthy, active and intelligent. </w:t>
      </w:r>
      <w:proofErr w:type="spellStart"/>
      <w:r>
        <w:rPr>
          <w:rFonts w:ascii="Arial" w:hAnsi="Arial" w:cs="Arial"/>
          <w:sz w:val="28"/>
          <w:szCs w:val="28"/>
        </w:rPr>
        <w:t>Pagouya</w:t>
      </w:r>
      <w:proofErr w:type="spellEnd"/>
      <w:r>
        <w:rPr>
          <w:rFonts w:ascii="Arial" w:hAnsi="Arial" w:cs="Arial"/>
          <w:sz w:val="28"/>
          <w:szCs w:val="28"/>
        </w:rPr>
        <w:t xml:space="preserve"> </w:t>
      </w:r>
      <w:proofErr w:type="spellStart"/>
      <w:r>
        <w:rPr>
          <w:rFonts w:ascii="Arial" w:hAnsi="Arial" w:cs="Arial"/>
          <w:sz w:val="28"/>
          <w:szCs w:val="28"/>
        </w:rPr>
        <w:t>chikafu</w:t>
      </w:r>
      <w:proofErr w:type="spellEnd"/>
      <w:r>
        <w:rPr>
          <w:rFonts w:ascii="Arial" w:hAnsi="Arial" w:cs="Arial"/>
          <w:sz w:val="28"/>
          <w:szCs w:val="28"/>
        </w:rPr>
        <w:t xml:space="preserve"> </w:t>
      </w:r>
      <w:proofErr w:type="spellStart"/>
      <w:r>
        <w:rPr>
          <w:rFonts w:ascii="Arial" w:hAnsi="Arial" w:cs="Arial"/>
          <w:sz w:val="28"/>
          <w:szCs w:val="28"/>
        </w:rPr>
        <w:t>chavanodya</w:t>
      </w:r>
      <w:proofErr w:type="spellEnd"/>
      <w:r>
        <w:rPr>
          <w:rFonts w:ascii="Arial" w:hAnsi="Arial" w:cs="Arial"/>
          <w:sz w:val="28"/>
          <w:szCs w:val="28"/>
        </w:rPr>
        <w:t xml:space="preserve"> </w:t>
      </w:r>
      <w:proofErr w:type="spellStart"/>
      <w:r>
        <w:rPr>
          <w:rFonts w:ascii="Arial" w:hAnsi="Arial" w:cs="Arial"/>
          <w:sz w:val="28"/>
          <w:szCs w:val="28"/>
        </w:rPr>
        <w:t>vachira</w:t>
      </w:r>
      <w:proofErr w:type="spellEnd"/>
      <w:r>
        <w:rPr>
          <w:rFonts w:ascii="Arial" w:hAnsi="Arial" w:cs="Arial"/>
          <w:sz w:val="28"/>
          <w:szCs w:val="28"/>
        </w:rPr>
        <w:t xml:space="preserve">…? </w:t>
      </w:r>
      <w:r w:rsidRPr="00363790">
        <w:rPr>
          <w:rFonts w:ascii="Arial" w:hAnsi="Arial" w:cs="Arial"/>
          <w:sz w:val="18"/>
          <w:szCs w:val="18"/>
        </w:rPr>
        <w:t>[Congregation says, “</w:t>
      </w:r>
      <w:proofErr w:type="spellStart"/>
      <w:r w:rsidRPr="00363790">
        <w:rPr>
          <w:rFonts w:ascii="Arial" w:hAnsi="Arial" w:cs="Arial"/>
          <w:sz w:val="18"/>
          <w:szCs w:val="18"/>
        </w:rPr>
        <w:t>vachirasa</w:t>
      </w:r>
      <w:proofErr w:type="spellEnd"/>
      <w:r w:rsidRPr="00363790">
        <w:rPr>
          <w:rFonts w:ascii="Arial" w:hAnsi="Arial" w:cs="Arial"/>
          <w:sz w:val="18"/>
          <w:szCs w:val="18"/>
        </w:rPr>
        <w:t xml:space="preserve">.”] </w:t>
      </w:r>
      <w:r>
        <w:rPr>
          <w:rFonts w:ascii="Arial" w:hAnsi="Arial" w:cs="Arial"/>
          <w:sz w:val="28"/>
          <w:szCs w:val="28"/>
        </w:rPr>
        <w:t xml:space="preserve">Mota </w:t>
      </w:r>
      <w:proofErr w:type="spellStart"/>
      <w:r>
        <w:rPr>
          <w:rFonts w:ascii="Arial" w:hAnsi="Arial" w:cs="Arial"/>
          <w:sz w:val="28"/>
          <w:szCs w:val="28"/>
        </w:rPr>
        <w:t>dzavanofambisa</w:t>
      </w:r>
      <w:proofErr w:type="spellEnd"/>
      <w:r>
        <w:rPr>
          <w:rFonts w:ascii="Arial" w:hAnsi="Arial" w:cs="Arial"/>
          <w:sz w:val="28"/>
          <w:szCs w:val="28"/>
        </w:rPr>
        <w:t xml:space="preserve"> </w:t>
      </w:r>
      <w:proofErr w:type="spellStart"/>
      <w:r>
        <w:rPr>
          <w:rFonts w:ascii="Arial" w:hAnsi="Arial" w:cs="Arial"/>
          <w:sz w:val="28"/>
          <w:szCs w:val="28"/>
        </w:rPr>
        <w:t>jahwi</w:t>
      </w:r>
      <w:proofErr w:type="spellEnd"/>
      <w:r>
        <w:rPr>
          <w:rFonts w:ascii="Arial" w:hAnsi="Arial" w:cs="Arial"/>
          <w:sz w:val="28"/>
          <w:szCs w:val="28"/>
        </w:rPr>
        <w:t xml:space="preserve">, </w:t>
      </w:r>
      <w:proofErr w:type="spellStart"/>
      <w:r>
        <w:rPr>
          <w:rFonts w:ascii="Arial" w:hAnsi="Arial" w:cs="Arial"/>
          <w:sz w:val="28"/>
          <w:szCs w:val="28"/>
        </w:rPr>
        <w:t>pekugara</w:t>
      </w:r>
      <w:proofErr w:type="spellEnd"/>
      <w:r>
        <w:rPr>
          <w:rFonts w:ascii="Arial" w:hAnsi="Arial" w:cs="Arial"/>
          <w:sz w:val="28"/>
          <w:szCs w:val="28"/>
        </w:rPr>
        <w:t xml:space="preserve"> space </w:t>
      </w:r>
      <w:proofErr w:type="spellStart"/>
      <w:r>
        <w:rPr>
          <w:rFonts w:ascii="Arial" w:hAnsi="Arial" w:cs="Arial"/>
          <w:sz w:val="28"/>
          <w:szCs w:val="28"/>
        </w:rPr>
        <w:t>dzimwe</w:t>
      </w:r>
      <w:proofErr w:type="spellEnd"/>
      <w:r>
        <w:rPr>
          <w:rFonts w:ascii="Arial" w:hAnsi="Arial" w:cs="Arial"/>
          <w:sz w:val="28"/>
          <w:szCs w:val="28"/>
        </w:rPr>
        <w:t xml:space="preserve"> </w:t>
      </w:r>
      <w:proofErr w:type="spellStart"/>
      <w:r>
        <w:rPr>
          <w:rFonts w:ascii="Arial" w:hAnsi="Arial" w:cs="Arial"/>
          <w:sz w:val="28"/>
          <w:szCs w:val="28"/>
        </w:rPr>
        <w:t>dzimba</w:t>
      </w:r>
      <w:proofErr w:type="spellEnd"/>
      <w:r>
        <w:rPr>
          <w:rFonts w:ascii="Arial" w:hAnsi="Arial" w:cs="Arial"/>
          <w:sz w:val="28"/>
          <w:szCs w:val="28"/>
        </w:rPr>
        <w:t xml:space="preserve"> </w:t>
      </w:r>
      <w:proofErr w:type="spellStart"/>
      <w:r>
        <w:rPr>
          <w:rFonts w:ascii="Arial" w:hAnsi="Arial" w:cs="Arial"/>
          <w:sz w:val="28"/>
          <w:szCs w:val="28"/>
        </w:rPr>
        <w:t>dzinenge</w:t>
      </w:r>
      <w:proofErr w:type="spellEnd"/>
      <w:r>
        <w:rPr>
          <w:rFonts w:ascii="Arial" w:hAnsi="Arial" w:cs="Arial"/>
          <w:sz w:val="28"/>
          <w:szCs w:val="28"/>
        </w:rPr>
        <w:t xml:space="preserve"> </w:t>
      </w:r>
      <w:proofErr w:type="spellStart"/>
      <w:r>
        <w:rPr>
          <w:rFonts w:ascii="Arial" w:hAnsi="Arial" w:cs="Arial"/>
          <w:sz w:val="28"/>
          <w:szCs w:val="28"/>
        </w:rPr>
        <w:t>dzisina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muripo</w:t>
      </w:r>
      <w:proofErr w:type="spellEnd"/>
      <w:r>
        <w:rPr>
          <w:rFonts w:ascii="Arial" w:hAnsi="Arial" w:cs="Arial"/>
          <w:sz w:val="28"/>
          <w:szCs w:val="28"/>
        </w:rPr>
        <w:t xml:space="preserve"> twenty-four </w:t>
      </w:r>
      <w:proofErr w:type="spellStart"/>
      <w:r>
        <w:rPr>
          <w:rFonts w:ascii="Arial" w:hAnsi="Arial" w:cs="Arial"/>
          <w:sz w:val="28"/>
          <w:szCs w:val="28"/>
        </w:rPr>
        <w:t>kudaro</w:t>
      </w:r>
      <w:proofErr w:type="spellEnd"/>
      <w:r>
        <w:rPr>
          <w:rFonts w:ascii="Arial" w:hAnsi="Arial" w:cs="Arial"/>
          <w:sz w:val="28"/>
          <w:szCs w:val="28"/>
        </w:rPr>
        <w:t xml:space="preserve"> </w:t>
      </w:r>
      <w:proofErr w:type="spellStart"/>
      <w:r>
        <w:rPr>
          <w:rFonts w:ascii="Arial" w:hAnsi="Arial" w:cs="Arial"/>
          <w:sz w:val="28"/>
          <w:szCs w:val="28"/>
        </w:rPr>
        <w:t>dzimwe</w:t>
      </w:r>
      <w:proofErr w:type="spellEnd"/>
      <w:r>
        <w:rPr>
          <w:rFonts w:ascii="Arial" w:hAnsi="Arial" w:cs="Arial"/>
          <w:sz w:val="28"/>
          <w:szCs w:val="28"/>
        </w:rPr>
        <w:t xml:space="preserve"> </w:t>
      </w:r>
      <w:proofErr w:type="spellStart"/>
      <w:r>
        <w:rPr>
          <w:rFonts w:ascii="Arial" w:hAnsi="Arial" w:cs="Arial"/>
          <w:sz w:val="28"/>
          <w:szCs w:val="28"/>
        </w:rPr>
        <w:t>dzimba</w:t>
      </w:r>
      <w:proofErr w:type="spellEnd"/>
      <w:r>
        <w:rPr>
          <w:rFonts w:ascii="Arial" w:hAnsi="Arial" w:cs="Arial"/>
          <w:sz w:val="28"/>
          <w:szCs w:val="28"/>
        </w:rPr>
        <w:t xml:space="preserve"> </w:t>
      </w:r>
      <w:proofErr w:type="spellStart"/>
      <w:r>
        <w:rPr>
          <w:rFonts w:ascii="Arial" w:hAnsi="Arial" w:cs="Arial"/>
          <w:sz w:val="28"/>
          <w:szCs w:val="28"/>
        </w:rPr>
        <w:t>hadzina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Where have you ever seen anything like that </w:t>
      </w:r>
      <w:proofErr w:type="spellStart"/>
      <w:r>
        <w:rPr>
          <w:rFonts w:ascii="Arial" w:hAnsi="Arial" w:cs="Arial"/>
          <w:sz w:val="28"/>
          <w:szCs w:val="28"/>
        </w:rPr>
        <w:t>kunze</w:t>
      </w:r>
      <w:proofErr w:type="spellEnd"/>
      <w:r>
        <w:rPr>
          <w:rFonts w:ascii="Arial" w:hAnsi="Arial" w:cs="Arial"/>
          <w:sz w:val="28"/>
          <w:szCs w:val="28"/>
        </w:rPr>
        <w:t xml:space="preserve"> </w:t>
      </w:r>
      <w:proofErr w:type="spellStart"/>
      <w:r>
        <w:rPr>
          <w:rFonts w:ascii="Arial" w:hAnsi="Arial" w:cs="Arial"/>
          <w:sz w:val="28"/>
          <w:szCs w:val="28"/>
        </w:rPr>
        <w:t>kwekuti</w:t>
      </w:r>
      <w:proofErr w:type="spellEnd"/>
      <w:r>
        <w:rPr>
          <w:rFonts w:ascii="Arial" w:hAnsi="Arial" w:cs="Arial"/>
          <w:sz w:val="28"/>
          <w:szCs w:val="28"/>
        </w:rPr>
        <w:t xml:space="preserve"> </w:t>
      </w:r>
      <w:proofErr w:type="spellStart"/>
      <w:r>
        <w:rPr>
          <w:rFonts w:ascii="Arial" w:hAnsi="Arial" w:cs="Arial"/>
          <w:sz w:val="28"/>
          <w:szCs w:val="28"/>
        </w:rPr>
        <w:t>pakadimurwa</w:t>
      </w:r>
      <w:proofErr w:type="spellEnd"/>
      <w:r>
        <w:rPr>
          <w:rFonts w:ascii="Arial" w:hAnsi="Arial" w:cs="Arial"/>
          <w:sz w:val="28"/>
          <w:szCs w:val="28"/>
        </w:rPr>
        <w:t xml:space="preserve"> </w:t>
      </w:r>
      <w:proofErr w:type="spellStart"/>
      <w:r>
        <w:rPr>
          <w:rFonts w:ascii="Arial" w:hAnsi="Arial" w:cs="Arial"/>
          <w:sz w:val="28"/>
          <w:szCs w:val="28"/>
        </w:rPr>
        <w:t>misoro</w:t>
      </w:r>
      <w:proofErr w:type="spellEnd"/>
      <w:r>
        <w:rPr>
          <w:rFonts w:ascii="Arial" w:hAnsi="Arial" w:cs="Arial"/>
          <w:sz w:val="28"/>
          <w:szCs w:val="28"/>
        </w:rPr>
        <w:t xml:space="preserve"> </w:t>
      </w:r>
      <w:proofErr w:type="spellStart"/>
      <w:r>
        <w:rPr>
          <w:rFonts w:ascii="Arial" w:hAnsi="Arial" w:cs="Arial"/>
          <w:sz w:val="28"/>
          <w:szCs w:val="28"/>
        </w:rPr>
        <w:t>yevanhu</w:t>
      </w:r>
      <w:proofErr w:type="spellEnd"/>
      <w:r>
        <w:rPr>
          <w:rFonts w:ascii="Arial" w:hAnsi="Arial" w:cs="Arial"/>
          <w:sz w:val="28"/>
          <w:szCs w:val="28"/>
        </w:rPr>
        <w:t xml:space="preserve">, </w:t>
      </w:r>
      <w:proofErr w:type="spellStart"/>
      <w:r>
        <w:rPr>
          <w:rFonts w:ascii="Arial" w:hAnsi="Arial" w:cs="Arial"/>
          <w:sz w:val="28"/>
          <w:szCs w:val="28"/>
        </w:rPr>
        <w:t>kunze</w:t>
      </w:r>
      <w:proofErr w:type="spellEnd"/>
      <w:r>
        <w:rPr>
          <w:rFonts w:ascii="Arial" w:hAnsi="Arial" w:cs="Arial"/>
          <w:sz w:val="28"/>
          <w:szCs w:val="28"/>
        </w:rPr>
        <w:t xml:space="preserve"> </w:t>
      </w:r>
      <w:proofErr w:type="spellStart"/>
      <w:r>
        <w:rPr>
          <w:rFonts w:ascii="Arial" w:hAnsi="Arial" w:cs="Arial"/>
          <w:sz w:val="28"/>
          <w:szCs w:val="28"/>
        </w:rPr>
        <w:t>kwekuti</w:t>
      </w:r>
      <w:proofErr w:type="spellEnd"/>
      <w:r>
        <w:rPr>
          <w:rFonts w:ascii="Arial" w:hAnsi="Arial" w:cs="Arial"/>
          <w:sz w:val="28"/>
          <w:szCs w:val="28"/>
        </w:rPr>
        <w:t xml:space="preserve"> </w:t>
      </w:r>
      <w:proofErr w:type="spellStart"/>
      <w:r>
        <w:rPr>
          <w:rFonts w:ascii="Arial" w:hAnsi="Arial" w:cs="Arial"/>
          <w:sz w:val="28"/>
          <w:szCs w:val="28"/>
        </w:rPr>
        <w:t>pakarombewa</w:t>
      </w:r>
      <w:proofErr w:type="spellEnd"/>
      <w:r>
        <w:rPr>
          <w:rFonts w:ascii="Arial" w:hAnsi="Arial" w:cs="Arial"/>
          <w:sz w:val="28"/>
          <w:szCs w:val="28"/>
        </w:rPr>
        <w:t xml:space="preserve"> hah-ah </w:t>
      </w:r>
      <w:proofErr w:type="spellStart"/>
      <w:r>
        <w:rPr>
          <w:rFonts w:ascii="Arial" w:hAnsi="Arial" w:cs="Arial"/>
          <w:sz w:val="28"/>
          <w:szCs w:val="28"/>
        </w:rPr>
        <w:t>zvino</w:t>
      </w:r>
      <w:proofErr w:type="spellEnd"/>
      <w:r>
        <w:rPr>
          <w:rFonts w:ascii="Arial" w:hAnsi="Arial" w:cs="Arial"/>
          <w:sz w:val="28"/>
          <w:szCs w:val="28"/>
        </w:rPr>
        <w:t xml:space="preserve"> hapana </w:t>
      </w:r>
      <w:proofErr w:type="spellStart"/>
      <w:r>
        <w:rPr>
          <w:rFonts w:ascii="Arial" w:hAnsi="Arial" w:cs="Arial"/>
          <w:sz w:val="28"/>
          <w:szCs w:val="28"/>
        </w:rPr>
        <w:t>kuromba</w:t>
      </w:r>
      <w:proofErr w:type="spellEnd"/>
      <w:r>
        <w:rPr>
          <w:rFonts w:ascii="Arial" w:hAnsi="Arial" w:cs="Arial"/>
          <w:sz w:val="28"/>
          <w:szCs w:val="28"/>
        </w:rPr>
        <w:t xml:space="preserve"> </w:t>
      </w:r>
      <w:proofErr w:type="spellStart"/>
      <w:r>
        <w:rPr>
          <w:rFonts w:ascii="Arial" w:hAnsi="Arial" w:cs="Arial"/>
          <w:sz w:val="28"/>
          <w:szCs w:val="28"/>
        </w:rPr>
        <w:t>kwakaitwa</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 xml:space="preserve">. </w:t>
      </w:r>
      <w:r w:rsidRPr="00DF6A73">
        <w:rPr>
          <w:rFonts w:ascii="Arial" w:hAnsi="Arial" w:cs="Arial"/>
          <w:sz w:val="18"/>
          <w:szCs w:val="18"/>
        </w:rPr>
        <w:t>[Congregation says, “Amen.”]</w:t>
      </w:r>
    </w:p>
    <w:p w14:paraId="186501AB" w14:textId="77777777" w:rsidR="001156DF" w:rsidRDefault="001156DF" w:rsidP="001156DF">
      <w:pPr>
        <w:spacing w:line="276" w:lineRule="auto"/>
        <w:jc w:val="both"/>
        <w:rPr>
          <w:rFonts w:ascii="Arial" w:hAnsi="Arial" w:cs="Arial"/>
          <w:sz w:val="28"/>
          <w:szCs w:val="28"/>
        </w:rPr>
      </w:pPr>
      <w:r w:rsidRPr="00BC098F">
        <w:rPr>
          <w:rFonts w:ascii="Arial" w:hAnsi="Arial" w:cs="Arial"/>
          <w:sz w:val="28"/>
          <w:szCs w:val="28"/>
          <w:vertAlign w:val="superscript"/>
        </w:rPr>
        <w:t>14</w:t>
      </w:r>
      <w:r w:rsidRPr="00BC098F">
        <w:rPr>
          <w:rFonts w:ascii="Arial" w:hAnsi="Arial" w:cs="Arial"/>
          <w:sz w:val="28"/>
          <w:szCs w:val="28"/>
        </w:rPr>
        <w:t xml:space="preserve"> </w:t>
      </w:r>
      <w:proofErr w:type="spellStart"/>
      <w:r w:rsidRPr="00BC098F">
        <w:rPr>
          <w:rFonts w:ascii="Arial" w:hAnsi="Arial" w:cs="Arial"/>
          <w:sz w:val="28"/>
          <w:szCs w:val="28"/>
        </w:rPr>
        <w:t>Ndiye</w:t>
      </w:r>
      <w:proofErr w:type="spellEnd"/>
      <w:r w:rsidRPr="00BC098F">
        <w:rPr>
          <w:rFonts w:ascii="Arial" w:hAnsi="Arial" w:cs="Arial"/>
          <w:sz w:val="28"/>
          <w:szCs w:val="28"/>
        </w:rPr>
        <w:t xml:space="preserve"> Mwari </w:t>
      </w:r>
      <w:proofErr w:type="spellStart"/>
      <w:r w:rsidRPr="00BC098F">
        <w:rPr>
          <w:rFonts w:ascii="Arial" w:hAnsi="Arial" w:cs="Arial"/>
          <w:sz w:val="28"/>
          <w:szCs w:val="28"/>
        </w:rPr>
        <w:t>wandiri</w:t>
      </w:r>
      <w:proofErr w:type="spellEnd"/>
      <w:r w:rsidRPr="00BC098F">
        <w:rPr>
          <w:rFonts w:ascii="Arial" w:hAnsi="Arial" w:cs="Arial"/>
          <w:sz w:val="28"/>
          <w:szCs w:val="28"/>
        </w:rPr>
        <w:t xml:space="preserve"> </w:t>
      </w:r>
      <w:proofErr w:type="spellStart"/>
      <w:r w:rsidRPr="00BC098F">
        <w:rPr>
          <w:rFonts w:ascii="Arial" w:hAnsi="Arial" w:cs="Arial"/>
          <w:sz w:val="28"/>
          <w:szCs w:val="28"/>
        </w:rPr>
        <w:t>kukuvigirai</w:t>
      </w:r>
      <w:proofErr w:type="spellEnd"/>
      <w:r w:rsidRPr="00BC098F">
        <w:rPr>
          <w:rFonts w:ascii="Arial" w:hAnsi="Arial" w:cs="Arial"/>
          <w:sz w:val="28"/>
          <w:szCs w:val="28"/>
        </w:rPr>
        <w:t xml:space="preserve"> manheru </w:t>
      </w:r>
      <w:proofErr w:type="spellStart"/>
      <w:r w:rsidRPr="00BC098F">
        <w:rPr>
          <w:rFonts w:ascii="Arial" w:hAnsi="Arial" w:cs="Arial"/>
          <w:sz w:val="28"/>
          <w:szCs w:val="28"/>
        </w:rPr>
        <w:t>echiShanu</w:t>
      </w:r>
      <w:proofErr w:type="spellEnd"/>
      <w:r w:rsidRPr="00BC098F">
        <w:rPr>
          <w:rFonts w:ascii="Arial" w:hAnsi="Arial" w:cs="Arial"/>
          <w:sz w:val="28"/>
          <w:szCs w:val="28"/>
        </w:rPr>
        <w:t xml:space="preserve">. </w:t>
      </w:r>
      <w:r w:rsidRPr="00DF6A73">
        <w:rPr>
          <w:rFonts w:ascii="Arial" w:hAnsi="Arial" w:cs="Arial"/>
          <w:sz w:val="18"/>
          <w:szCs w:val="18"/>
        </w:rPr>
        <w:t xml:space="preserve">[Congregation says, “Amen.”] </w:t>
      </w:r>
      <w:r w:rsidRPr="003922D4">
        <w:rPr>
          <w:rFonts w:ascii="Arial" w:hAnsi="Arial" w:cs="Arial"/>
          <w:sz w:val="28"/>
          <w:szCs w:val="28"/>
        </w:rPr>
        <w:t xml:space="preserve"> Amen.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Pr>
          <w:rFonts w:ascii="Arial" w:hAnsi="Arial" w:cs="Arial"/>
          <w:sz w:val="28"/>
          <w:szCs w:val="28"/>
        </w:rPr>
        <w:t>Ndowandiri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tsvaga</w:t>
      </w:r>
      <w:proofErr w:type="spellEnd"/>
      <w:r>
        <w:rPr>
          <w:rFonts w:ascii="Arial" w:hAnsi="Arial" w:cs="Arial"/>
          <w:sz w:val="28"/>
          <w:szCs w:val="28"/>
        </w:rPr>
        <w:t xml:space="preserve"> Mwari iye…? </w:t>
      </w:r>
      <w:r w:rsidRPr="00772F46">
        <w:rPr>
          <w:rFonts w:ascii="Arial" w:hAnsi="Arial" w:cs="Arial"/>
          <w:sz w:val="18"/>
          <w:szCs w:val="18"/>
        </w:rPr>
        <w:t>[Congregation says, “</w:t>
      </w:r>
      <w:proofErr w:type="spellStart"/>
      <w:r w:rsidRPr="00772F46">
        <w:rPr>
          <w:rFonts w:ascii="Arial" w:hAnsi="Arial" w:cs="Arial"/>
          <w:sz w:val="18"/>
          <w:szCs w:val="18"/>
        </w:rPr>
        <w:t>iyeye</w:t>
      </w:r>
      <w:proofErr w:type="spellEnd"/>
      <w:r w:rsidRPr="00772F4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Mukutsanya</w:t>
      </w:r>
      <w:proofErr w:type="spellEnd"/>
      <w:r>
        <w:rPr>
          <w:rFonts w:ascii="Arial" w:hAnsi="Arial" w:cs="Arial"/>
          <w:sz w:val="28"/>
          <w:szCs w:val="28"/>
        </w:rPr>
        <w:t xml:space="preserve"> </w:t>
      </w:r>
      <w:proofErr w:type="spellStart"/>
      <w:r>
        <w:rPr>
          <w:rFonts w:ascii="Arial" w:hAnsi="Arial" w:cs="Arial"/>
          <w:sz w:val="28"/>
          <w:szCs w:val="28"/>
        </w:rPr>
        <w:t>umu</w:t>
      </w:r>
      <w:proofErr w:type="spellEnd"/>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Mwari </w:t>
      </w:r>
      <w:proofErr w:type="spellStart"/>
      <w:r>
        <w:rPr>
          <w:rFonts w:ascii="Arial" w:hAnsi="Arial" w:cs="Arial"/>
          <w:sz w:val="28"/>
          <w:szCs w:val="28"/>
        </w:rPr>
        <w:t>mundipe</w:t>
      </w:r>
      <w:proofErr w:type="spellEnd"/>
      <w:r>
        <w:rPr>
          <w:rFonts w:ascii="Arial" w:hAnsi="Arial" w:cs="Arial"/>
          <w:sz w:val="28"/>
          <w:szCs w:val="28"/>
        </w:rPr>
        <w:t xml:space="preserve"> </w:t>
      </w:r>
      <w:proofErr w:type="spellStart"/>
      <w:r>
        <w:rPr>
          <w:rFonts w:ascii="Arial" w:hAnsi="Arial" w:cs="Arial"/>
          <w:sz w:val="28"/>
          <w:szCs w:val="28"/>
        </w:rPr>
        <w:t>sadza</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kumanifetswa</w:t>
      </w:r>
      <w:proofErr w:type="spellEnd"/>
      <w:r>
        <w:rPr>
          <w:rFonts w:ascii="Arial" w:hAnsi="Arial" w:cs="Arial"/>
          <w:sz w:val="28"/>
          <w:szCs w:val="28"/>
        </w:rPr>
        <w:t xml:space="preserve"> </w:t>
      </w:r>
      <w:proofErr w:type="spellStart"/>
      <w:r>
        <w:rPr>
          <w:rFonts w:ascii="Arial" w:hAnsi="Arial" w:cs="Arial"/>
          <w:sz w:val="28"/>
          <w:szCs w:val="28"/>
        </w:rPr>
        <w:t>kwehupenyu</w:t>
      </w:r>
      <w:proofErr w:type="spellEnd"/>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mundipe</w:t>
      </w:r>
      <w:proofErr w:type="spellEnd"/>
      <w:r>
        <w:rPr>
          <w:rFonts w:ascii="Arial" w:hAnsi="Arial" w:cs="Arial"/>
          <w:sz w:val="28"/>
          <w:szCs w:val="28"/>
        </w:rPr>
        <w:t xml:space="preserve"> </w:t>
      </w:r>
      <w:proofErr w:type="spellStart"/>
      <w:r>
        <w:rPr>
          <w:rFonts w:ascii="Arial" w:hAnsi="Arial" w:cs="Arial"/>
          <w:sz w:val="28"/>
          <w:szCs w:val="28"/>
        </w:rPr>
        <w:t>sadza</w:t>
      </w:r>
      <w:proofErr w:type="spellEnd"/>
      <w:r>
        <w:rPr>
          <w:rFonts w:ascii="Arial" w:hAnsi="Arial" w:cs="Arial"/>
          <w:sz w:val="28"/>
          <w:szCs w:val="28"/>
        </w:rPr>
        <w:t xml:space="preserve"> </w:t>
      </w:r>
      <w:proofErr w:type="spellStart"/>
      <w:r>
        <w:rPr>
          <w:rFonts w:ascii="Arial" w:hAnsi="Arial" w:cs="Arial"/>
          <w:sz w:val="28"/>
          <w:szCs w:val="28"/>
        </w:rPr>
        <w:t>mundipe</w:t>
      </w:r>
      <w:proofErr w:type="spellEnd"/>
      <w:r>
        <w:rPr>
          <w:rFonts w:ascii="Arial" w:hAnsi="Arial" w:cs="Arial"/>
          <w:sz w:val="28"/>
          <w:szCs w:val="28"/>
        </w:rPr>
        <w:t xml:space="preserve"> </w:t>
      </w:r>
      <w:proofErr w:type="spellStart"/>
      <w:r>
        <w:rPr>
          <w:rFonts w:ascii="Arial" w:hAnsi="Arial" w:cs="Arial"/>
          <w:sz w:val="28"/>
          <w:szCs w:val="28"/>
        </w:rPr>
        <w:t>hutano</w:t>
      </w:r>
      <w:proofErr w:type="spellEnd"/>
      <w:r>
        <w:rPr>
          <w:rFonts w:ascii="Arial" w:hAnsi="Arial" w:cs="Arial"/>
          <w:sz w:val="28"/>
          <w:szCs w:val="28"/>
        </w:rPr>
        <w:t xml:space="preserve">, </w:t>
      </w:r>
      <w:proofErr w:type="spellStart"/>
      <w:r>
        <w:rPr>
          <w:rFonts w:ascii="Arial" w:hAnsi="Arial" w:cs="Arial"/>
          <w:sz w:val="28"/>
          <w:szCs w:val="28"/>
        </w:rPr>
        <w:t>mundipe</w:t>
      </w:r>
      <w:proofErr w:type="spellEnd"/>
      <w:r>
        <w:rPr>
          <w:rFonts w:ascii="Arial" w:hAnsi="Arial" w:cs="Arial"/>
          <w:sz w:val="28"/>
          <w:szCs w:val="28"/>
        </w:rPr>
        <w:t xml:space="preserve"> </w:t>
      </w:r>
      <w:proofErr w:type="spellStart"/>
      <w:r>
        <w:rPr>
          <w:rFonts w:ascii="Arial" w:hAnsi="Arial" w:cs="Arial"/>
          <w:sz w:val="28"/>
          <w:szCs w:val="28"/>
        </w:rPr>
        <w:t>pekugara</w:t>
      </w:r>
      <w:proofErr w:type="spellEnd"/>
      <w:r>
        <w:rPr>
          <w:rFonts w:ascii="Arial" w:hAnsi="Arial" w:cs="Arial"/>
          <w:sz w:val="28"/>
          <w:szCs w:val="28"/>
        </w:rPr>
        <w:t xml:space="preserve">, </w:t>
      </w:r>
      <w:proofErr w:type="spellStart"/>
      <w:r>
        <w:rPr>
          <w:rFonts w:ascii="Arial" w:hAnsi="Arial" w:cs="Arial"/>
          <w:sz w:val="28"/>
          <w:szCs w:val="28"/>
        </w:rPr>
        <w:t>mundipe</w:t>
      </w:r>
      <w:proofErr w:type="spellEnd"/>
      <w:r>
        <w:rPr>
          <w:rFonts w:ascii="Arial" w:hAnsi="Arial" w:cs="Arial"/>
          <w:sz w:val="28"/>
          <w:szCs w:val="28"/>
        </w:rPr>
        <w:t xml:space="preserve"> </w:t>
      </w:r>
      <w:proofErr w:type="spellStart"/>
      <w:r>
        <w:rPr>
          <w:rFonts w:ascii="Arial" w:hAnsi="Arial" w:cs="Arial"/>
          <w:sz w:val="28"/>
          <w:szCs w:val="28"/>
        </w:rPr>
        <w:t>chekufambisa</w:t>
      </w:r>
      <w:proofErr w:type="spellEnd"/>
      <w:r>
        <w:rPr>
          <w:rFonts w:ascii="Arial" w:hAnsi="Arial" w:cs="Arial"/>
          <w:sz w:val="28"/>
          <w:szCs w:val="28"/>
        </w:rPr>
        <w:t xml:space="preserve">, </w:t>
      </w:r>
      <w:proofErr w:type="spellStart"/>
      <w:r>
        <w:rPr>
          <w:rFonts w:ascii="Arial" w:hAnsi="Arial" w:cs="Arial"/>
          <w:sz w:val="28"/>
          <w:szCs w:val="28"/>
        </w:rPr>
        <w:t>mundipe</w:t>
      </w:r>
      <w:proofErr w:type="spellEnd"/>
      <w:r>
        <w:rPr>
          <w:rFonts w:ascii="Arial" w:hAnsi="Arial" w:cs="Arial"/>
          <w:sz w:val="28"/>
          <w:szCs w:val="28"/>
        </w:rPr>
        <w:t xml:space="preserve"> </w:t>
      </w:r>
      <w:proofErr w:type="spellStart"/>
      <w:r>
        <w:rPr>
          <w:rFonts w:ascii="Arial" w:hAnsi="Arial" w:cs="Arial"/>
          <w:sz w:val="28"/>
          <w:szCs w:val="28"/>
        </w:rPr>
        <w:t>zita</w:t>
      </w:r>
      <w:proofErr w:type="spellEnd"/>
      <w:r>
        <w:rPr>
          <w:rFonts w:ascii="Arial" w:hAnsi="Arial" w:cs="Arial"/>
          <w:sz w:val="28"/>
          <w:szCs w:val="28"/>
        </w:rPr>
        <w:t xml:space="preserve"> </w:t>
      </w:r>
      <w:proofErr w:type="spellStart"/>
      <w:r>
        <w:rPr>
          <w:rFonts w:ascii="Arial" w:hAnsi="Arial" w:cs="Arial"/>
          <w:sz w:val="28"/>
          <w:szCs w:val="28"/>
        </w:rPr>
        <w:t>rakanaka</w:t>
      </w:r>
      <w:proofErr w:type="spellEnd"/>
      <w:r>
        <w:rPr>
          <w:rFonts w:ascii="Arial" w:hAnsi="Arial" w:cs="Arial"/>
          <w:sz w:val="28"/>
          <w:szCs w:val="28"/>
        </w:rPr>
        <w:t xml:space="preserve">, </w:t>
      </w:r>
      <w:proofErr w:type="spellStart"/>
      <w:r>
        <w:rPr>
          <w:rFonts w:ascii="Arial" w:hAnsi="Arial" w:cs="Arial"/>
          <w:sz w:val="28"/>
          <w:szCs w:val="28"/>
        </w:rPr>
        <w:t>mundipe</w:t>
      </w:r>
      <w:proofErr w:type="spellEnd"/>
      <w:r>
        <w:rPr>
          <w:rFonts w:ascii="Arial" w:hAnsi="Arial" w:cs="Arial"/>
          <w:sz w:val="28"/>
          <w:szCs w:val="28"/>
        </w:rPr>
        <w:t xml:space="preserve"> </w:t>
      </w:r>
      <w:proofErr w:type="spellStart"/>
      <w:r>
        <w:rPr>
          <w:rFonts w:ascii="Arial" w:hAnsi="Arial" w:cs="Arial"/>
          <w:sz w:val="28"/>
          <w:szCs w:val="28"/>
        </w:rPr>
        <w:t>huro</w:t>
      </w:r>
      <w:proofErr w:type="spellEnd"/>
      <w:r>
        <w:rPr>
          <w:rFonts w:ascii="Arial" w:hAnsi="Arial" w:cs="Arial"/>
          <w:sz w:val="28"/>
          <w:szCs w:val="28"/>
        </w:rPr>
        <w:t>—</w:t>
      </w:r>
      <w:proofErr w:type="spellStart"/>
      <w:r>
        <w:rPr>
          <w:rFonts w:ascii="Arial" w:hAnsi="Arial" w:cs="Arial"/>
          <w:sz w:val="28"/>
          <w:szCs w:val="28"/>
        </w:rPr>
        <w:t>huremu</w:t>
      </w:r>
      <w:proofErr w:type="spellEnd"/>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change of </w:t>
      </w:r>
      <w:proofErr w:type="spellStart"/>
      <w:r>
        <w:rPr>
          <w:rFonts w:ascii="Arial" w:hAnsi="Arial" w:cs="Arial"/>
          <w:sz w:val="28"/>
          <w:szCs w:val="28"/>
        </w:rPr>
        <w:t>sta</w:t>
      </w:r>
      <w:proofErr w:type="spellEnd"/>
      <w:r>
        <w:rPr>
          <w:rFonts w:ascii="Arial" w:hAnsi="Arial" w:cs="Arial"/>
          <w:sz w:val="28"/>
          <w:szCs w:val="28"/>
        </w:rPr>
        <w:t xml:space="preserve">…? </w:t>
      </w:r>
      <w:r w:rsidRPr="00DB025E">
        <w:rPr>
          <w:rFonts w:ascii="Arial" w:hAnsi="Arial" w:cs="Arial"/>
          <w:sz w:val="18"/>
          <w:szCs w:val="18"/>
        </w:rPr>
        <w:t>[Congregation says, “status.”]</w:t>
      </w:r>
      <w:r>
        <w:rPr>
          <w:rFonts w:ascii="Arial" w:hAnsi="Arial" w:cs="Arial"/>
          <w:sz w:val="28"/>
          <w:szCs w:val="28"/>
        </w:rPr>
        <w:t xml:space="preserve"> Don’t take what you have got for granted, </w:t>
      </w:r>
      <w:proofErr w:type="spellStart"/>
      <w:r>
        <w:rPr>
          <w:rFonts w:ascii="Arial" w:hAnsi="Arial" w:cs="Arial"/>
          <w:sz w:val="28"/>
          <w:szCs w:val="28"/>
        </w:rPr>
        <w:t>fanka</w:t>
      </w:r>
      <w:proofErr w:type="spellEnd"/>
      <w:r>
        <w:rPr>
          <w:rFonts w:ascii="Arial" w:hAnsi="Arial" w:cs="Arial"/>
          <w:sz w:val="28"/>
          <w:szCs w:val="28"/>
        </w:rPr>
        <w:t xml:space="preserve"> </w:t>
      </w:r>
      <w:proofErr w:type="spellStart"/>
      <w:r>
        <w:rPr>
          <w:rFonts w:ascii="Arial" w:hAnsi="Arial" w:cs="Arial"/>
          <w:sz w:val="28"/>
          <w:szCs w:val="28"/>
        </w:rPr>
        <w:t>imimi</w:t>
      </w:r>
      <w:proofErr w:type="spellEnd"/>
      <w:r>
        <w:rPr>
          <w:rFonts w:ascii="Arial" w:hAnsi="Arial" w:cs="Arial"/>
          <w:sz w:val="28"/>
          <w:szCs w:val="28"/>
        </w:rPr>
        <w:t xml:space="preserve"> </w:t>
      </w:r>
      <w:proofErr w:type="spellStart"/>
      <w:r>
        <w:rPr>
          <w:rFonts w:ascii="Arial" w:hAnsi="Arial" w:cs="Arial"/>
          <w:sz w:val="28"/>
          <w:szCs w:val="28"/>
        </w:rPr>
        <w:t>makapinda</w:t>
      </w:r>
      <w:proofErr w:type="spellEnd"/>
      <w:r>
        <w:rPr>
          <w:rFonts w:ascii="Arial" w:hAnsi="Arial" w:cs="Arial"/>
          <w:sz w:val="28"/>
          <w:szCs w:val="28"/>
        </w:rPr>
        <w:t xml:space="preserve"> mu Message </w:t>
      </w:r>
      <w:proofErr w:type="spellStart"/>
      <w:r>
        <w:rPr>
          <w:rFonts w:ascii="Arial" w:hAnsi="Arial" w:cs="Arial"/>
          <w:sz w:val="28"/>
          <w:szCs w:val="28"/>
        </w:rPr>
        <w:t>musina</w:t>
      </w:r>
      <w:proofErr w:type="spellEnd"/>
      <w:r>
        <w:rPr>
          <w:rFonts w:ascii="Arial" w:hAnsi="Arial" w:cs="Arial"/>
          <w:sz w:val="28"/>
          <w:szCs w:val="28"/>
        </w:rPr>
        <w:t xml:space="preserve"> </w:t>
      </w:r>
      <w:proofErr w:type="spellStart"/>
      <w:r>
        <w:rPr>
          <w:rFonts w:ascii="Arial" w:hAnsi="Arial" w:cs="Arial"/>
          <w:sz w:val="28"/>
          <w:szCs w:val="28"/>
        </w:rPr>
        <w:t>kumbobata</w:t>
      </w:r>
      <w:proofErr w:type="spellEnd"/>
      <w:r>
        <w:rPr>
          <w:rFonts w:ascii="Arial" w:hAnsi="Arial" w:cs="Arial"/>
          <w:sz w:val="28"/>
          <w:szCs w:val="28"/>
        </w:rPr>
        <w:t xml:space="preserve"> </w:t>
      </w:r>
      <w:proofErr w:type="spellStart"/>
      <w:r>
        <w:rPr>
          <w:rFonts w:ascii="Arial" w:hAnsi="Arial" w:cs="Arial"/>
          <w:sz w:val="28"/>
          <w:szCs w:val="28"/>
        </w:rPr>
        <w:t>mushonga</w:t>
      </w:r>
      <w:proofErr w:type="spellEnd"/>
      <w:r>
        <w:rPr>
          <w:rFonts w:ascii="Arial" w:hAnsi="Arial" w:cs="Arial"/>
          <w:sz w:val="28"/>
          <w:szCs w:val="28"/>
        </w:rPr>
        <w:t>.</w:t>
      </w:r>
    </w:p>
    <w:p w14:paraId="75FDC02E" w14:textId="77777777" w:rsidR="001156DF" w:rsidRPr="00BC098F" w:rsidRDefault="001156DF" w:rsidP="001156DF">
      <w:pPr>
        <w:spacing w:line="276" w:lineRule="auto"/>
        <w:jc w:val="both"/>
        <w:rPr>
          <w:rFonts w:ascii="Arial" w:hAnsi="Arial" w:cs="Arial"/>
          <w:sz w:val="18"/>
          <w:szCs w:val="18"/>
        </w:rPr>
      </w:pPr>
      <w:r w:rsidRPr="00CD6E81">
        <w:rPr>
          <w:rFonts w:ascii="Arial" w:hAnsi="Arial" w:cs="Arial"/>
          <w:sz w:val="28"/>
          <w:szCs w:val="28"/>
          <w:vertAlign w:val="superscript"/>
        </w:rPr>
        <w:t>15</w:t>
      </w:r>
      <w:r>
        <w:rPr>
          <w:rFonts w:ascii="Arial" w:hAnsi="Arial" w:cs="Arial"/>
          <w:sz w:val="28"/>
          <w:szCs w:val="28"/>
        </w:rPr>
        <w:t xml:space="preserve"> It takes time for a man to realize what God  is doing for him until </w:t>
      </w:r>
      <w:proofErr w:type="spellStart"/>
      <w:r>
        <w:rPr>
          <w:rFonts w:ascii="Arial" w:hAnsi="Arial" w:cs="Arial"/>
          <w:sz w:val="28"/>
          <w:szCs w:val="28"/>
        </w:rPr>
        <w:t>wakura</w:t>
      </w:r>
      <w:proofErr w:type="spellEnd"/>
      <w:r>
        <w:rPr>
          <w:rFonts w:ascii="Arial" w:hAnsi="Arial" w:cs="Arial"/>
          <w:sz w:val="28"/>
          <w:szCs w:val="28"/>
        </w:rPr>
        <w:t xml:space="preserve">. </w:t>
      </w:r>
      <w:r w:rsidRPr="009654E8">
        <w:rPr>
          <w:rFonts w:ascii="Arial" w:hAnsi="Arial" w:cs="Arial"/>
          <w:sz w:val="28"/>
          <w:szCs w:val="28"/>
        </w:rPr>
        <w:t xml:space="preserve">Saka </w:t>
      </w:r>
      <w:proofErr w:type="spellStart"/>
      <w:r w:rsidRPr="009654E8">
        <w:rPr>
          <w:rFonts w:ascii="Arial" w:hAnsi="Arial" w:cs="Arial"/>
          <w:sz w:val="28"/>
          <w:szCs w:val="28"/>
        </w:rPr>
        <w:t>inini</w:t>
      </w:r>
      <w:proofErr w:type="spellEnd"/>
      <w:r w:rsidRPr="009654E8">
        <w:rPr>
          <w:rFonts w:ascii="Arial" w:hAnsi="Arial" w:cs="Arial"/>
          <w:sz w:val="28"/>
          <w:szCs w:val="28"/>
        </w:rPr>
        <w:t xml:space="preserve"> </w:t>
      </w:r>
      <w:proofErr w:type="spellStart"/>
      <w:r w:rsidRPr="009654E8">
        <w:rPr>
          <w:rFonts w:ascii="Arial" w:hAnsi="Arial" w:cs="Arial"/>
          <w:sz w:val="28"/>
          <w:szCs w:val="28"/>
        </w:rPr>
        <w:t>pandaka</w:t>
      </w:r>
      <w:proofErr w:type="spellEnd"/>
      <w:r w:rsidRPr="009654E8">
        <w:rPr>
          <w:rFonts w:ascii="Arial" w:hAnsi="Arial" w:cs="Arial"/>
          <w:sz w:val="28"/>
          <w:szCs w:val="28"/>
        </w:rPr>
        <w:t xml:space="preserve"> tanga </w:t>
      </w:r>
      <w:proofErr w:type="spellStart"/>
      <w:r w:rsidRPr="009654E8">
        <w:rPr>
          <w:rFonts w:ascii="Arial" w:hAnsi="Arial" w:cs="Arial"/>
          <w:sz w:val="28"/>
          <w:szCs w:val="28"/>
        </w:rPr>
        <w:t>kupinda</w:t>
      </w:r>
      <w:proofErr w:type="spellEnd"/>
      <w:r w:rsidRPr="009654E8">
        <w:rPr>
          <w:rFonts w:ascii="Arial" w:hAnsi="Arial" w:cs="Arial"/>
          <w:sz w:val="28"/>
          <w:szCs w:val="28"/>
        </w:rPr>
        <w:t xml:space="preserve"> mu Message </w:t>
      </w:r>
      <w:proofErr w:type="spellStart"/>
      <w:r w:rsidRPr="009654E8">
        <w:rPr>
          <w:rFonts w:ascii="Arial" w:hAnsi="Arial" w:cs="Arial"/>
          <w:sz w:val="28"/>
          <w:szCs w:val="28"/>
        </w:rPr>
        <w:t>ndichiona</w:t>
      </w:r>
      <w:proofErr w:type="spellEnd"/>
      <w:r w:rsidRPr="009654E8">
        <w:rPr>
          <w:rFonts w:ascii="Arial" w:hAnsi="Arial" w:cs="Arial"/>
          <w:sz w:val="28"/>
          <w:szCs w:val="28"/>
        </w:rPr>
        <w:t xml:space="preserve"> Mwari </w:t>
      </w:r>
      <w:proofErr w:type="spellStart"/>
      <w:r w:rsidRPr="009654E8">
        <w:rPr>
          <w:rFonts w:ascii="Arial" w:hAnsi="Arial" w:cs="Arial"/>
          <w:sz w:val="28"/>
          <w:szCs w:val="28"/>
        </w:rPr>
        <w:t>achindipa</w:t>
      </w:r>
      <w:proofErr w:type="spellEnd"/>
      <w:r w:rsidRPr="009654E8">
        <w:rPr>
          <w:rFonts w:ascii="Arial" w:hAnsi="Arial" w:cs="Arial"/>
          <w:sz w:val="28"/>
          <w:szCs w:val="28"/>
        </w:rPr>
        <w:t xml:space="preserve"> </w:t>
      </w:r>
      <w:proofErr w:type="spellStart"/>
      <w:r w:rsidRPr="009654E8">
        <w:rPr>
          <w:rFonts w:ascii="Arial" w:hAnsi="Arial" w:cs="Arial"/>
          <w:sz w:val="28"/>
          <w:szCs w:val="28"/>
        </w:rPr>
        <w:t>imba</w:t>
      </w:r>
      <w:proofErr w:type="spellEnd"/>
      <w:r w:rsidRPr="009654E8">
        <w:rPr>
          <w:rFonts w:ascii="Arial" w:hAnsi="Arial" w:cs="Arial"/>
          <w:sz w:val="28"/>
          <w:szCs w:val="28"/>
        </w:rPr>
        <w:t xml:space="preserve"> </w:t>
      </w:r>
      <w:proofErr w:type="spellStart"/>
      <w:r>
        <w:rPr>
          <w:rFonts w:ascii="Arial" w:hAnsi="Arial" w:cs="Arial"/>
          <w:sz w:val="28"/>
          <w:szCs w:val="28"/>
        </w:rPr>
        <w:t>ku</w:t>
      </w:r>
      <w:proofErr w:type="spellEnd"/>
      <w:r>
        <w:rPr>
          <w:rFonts w:ascii="Arial" w:hAnsi="Arial" w:cs="Arial"/>
          <w:sz w:val="28"/>
          <w:szCs w:val="28"/>
        </w:rPr>
        <w:t xml:space="preserve"> </w:t>
      </w:r>
      <w:proofErr w:type="spellStart"/>
      <w:r w:rsidRPr="009654E8">
        <w:rPr>
          <w:rFonts w:ascii="Arial" w:hAnsi="Arial" w:cs="Arial"/>
          <w:sz w:val="28"/>
          <w:szCs w:val="28"/>
        </w:rPr>
        <w:t>Lundpark</w:t>
      </w:r>
      <w:proofErr w:type="spellEnd"/>
      <w:r w:rsidRPr="009654E8">
        <w:rPr>
          <w:rFonts w:ascii="Arial" w:hAnsi="Arial" w:cs="Arial"/>
          <w:sz w:val="28"/>
          <w:szCs w:val="28"/>
        </w:rPr>
        <w:t xml:space="preserve">, </w:t>
      </w:r>
      <w:proofErr w:type="spellStart"/>
      <w:r w:rsidRPr="009654E8">
        <w:rPr>
          <w:rFonts w:ascii="Arial" w:hAnsi="Arial" w:cs="Arial"/>
          <w:sz w:val="28"/>
          <w:szCs w:val="28"/>
        </w:rPr>
        <w:t>achindipa</w:t>
      </w:r>
      <w:proofErr w:type="spellEnd"/>
      <w:r w:rsidRPr="009654E8">
        <w:rPr>
          <w:rFonts w:ascii="Arial" w:hAnsi="Arial" w:cs="Arial"/>
          <w:sz w:val="28"/>
          <w:szCs w:val="28"/>
        </w:rPr>
        <w:t xml:space="preserve"> </w:t>
      </w:r>
      <w:proofErr w:type="spellStart"/>
      <w:r w:rsidRPr="009654E8">
        <w:rPr>
          <w:rFonts w:ascii="Arial" w:hAnsi="Arial" w:cs="Arial"/>
          <w:sz w:val="28"/>
          <w:szCs w:val="28"/>
        </w:rPr>
        <w:t>imb</w:t>
      </w:r>
      <w:r>
        <w:rPr>
          <w:rFonts w:ascii="Arial" w:hAnsi="Arial" w:cs="Arial"/>
          <w:sz w:val="28"/>
          <w:szCs w:val="28"/>
        </w:rPr>
        <w:t>a</w:t>
      </w:r>
      <w:proofErr w:type="spellEnd"/>
      <w:r>
        <w:rPr>
          <w:rFonts w:ascii="Arial" w:hAnsi="Arial" w:cs="Arial"/>
          <w:sz w:val="28"/>
          <w:szCs w:val="28"/>
        </w:rPr>
        <w:t xml:space="preserve"> </w:t>
      </w:r>
      <w:proofErr w:type="spellStart"/>
      <w:r>
        <w:rPr>
          <w:rFonts w:ascii="Arial" w:hAnsi="Arial" w:cs="Arial"/>
          <w:sz w:val="28"/>
          <w:szCs w:val="28"/>
        </w:rPr>
        <w:t>ku</w:t>
      </w:r>
      <w:proofErr w:type="spellEnd"/>
      <w:r>
        <w:rPr>
          <w:rFonts w:ascii="Arial" w:hAnsi="Arial" w:cs="Arial"/>
          <w:sz w:val="28"/>
          <w:szCs w:val="28"/>
        </w:rPr>
        <w:t xml:space="preserve"> Riverside, </w:t>
      </w:r>
      <w:proofErr w:type="spellStart"/>
      <w:r>
        <w:rPr>
          <w:rFonts w:ascii="Arial" w:hAnsi="Arial" w:cs="Arial"/>
          <w:sz w:val="28"/>
          <w:szCs w:val="28"/>
        </w:rPr>
        <w:t>achindipa</w:t>
      </w:r>
      <w:proofErr w:type="spellEnd"/>
      <w:r>
        <w:rPr>
          <w:rFonts w:ascii="Arial" w:hAnsi="Arial" w:cs="Arial"/>
          <w:sz w:val="28"/>
          <w:szCs w:val="28"/>
        </w:rPr>
        <w:t xml:space="preserve"> Bluebird  </w:t>
      </w:r>
      <w:proofErr w:type="spellStart"/>
      <w:r>
        <w:rPr>
          <w:rFonts w:ascii="Arial" w:hAnsi="Arial" w:cs="Arial"/>
          <w:sz w:val="28"/>
          <w:szCs w:val="28"/>
        </w:rPr>
        <w:t>nyowani</w:t>
      </w:r>
      <w:proofErr w:type="spellEnd"/>
      <w:r>
        <w:rPr>
          <w:rFonts w:ascii="Arial" w:hAnsi="Arial" w:cs="Arial"/>
          <w:sz w:val="28"/>
          <w:szCs w:val="28"/>
        </w:rPr>
        <w:t xml:space="preserve">, </w:t>
      </w:r>
      <w:proofErr w:type="spellStart"/>
      <w:r>
        <w:rPr>
          <w:rFonts w:ascii="Arial" w:hAnsi="Arial" w:cs="Arial"/>
          <w:sz w:val="28"/>
          <w:szCs w:val="28"/>
        </w:rPr>
        <w:t>achindipa</w:t>
      </w:r>
      <w:proofErr w:type="spellEnd"/>
      <w:r>
        <w:rPr>
          <w:rFonts w:ascii="Arial" w:hAnsi="Arial" w:cs="Arial"/>
          <w:sz w:val="28"/>
          <w:szCs w:val="28"/>
        </w:rPr>
        <w:t xml:space="preserve"> </w:t>
      </w:r>
      <w:proofErr w:type="spellStart"/>
      <w:r>
        <w:rPr>
          <w:rFonts w:ascii="Arial" w:hAnsi="Arial" w:cs="Arial"/>
          <w:sz w:val="28"/>
          <w:szCs w:val="28"/>
        </w:rPr>
        <w:t>imba</w:t>
      </w:r>
      <w:proofErr w:type="spellEnd"/>
      <w:r>
        <w:rPr>
          <w:rFonts w:ascii="Arial" w:hAnsi="Arial" w:cs="Arial"/>
          <w:sz w:val="28"/>
          <w:szCs w:val="28"/>
        </w:rPr>
        <w:t xml:space="preserve"> </w:t>
      </w:r>
      <w:proofErr w:type="spellStart"/>
      <w:r>
        <w:rPr>
          <w:rFonts w:ascii="Arial" w:hAnsi="Arial" w:cs="Arial"/>
          <w:sz w:val="28"/>
          <w:szCs w:val="28"/>
        </w:rPr>
        <w:t>ku</w:t>
      </w:r>
      <w:proofErr w:type="spellEnd"/>
      <w:r>
        <w:rPr>
          <w:rFonts w:ascii="Arial" w:hAnsi="Arial" w:cs="Arial"/>
          <w:sz w:val="28"/>
          <w:szCs w:val="28"/>
        </w:rPr>
        <w:t xml:space="preserve"> Ridgemont. It never entered my head </w:t>
      </w:r>
      <w:proofErr w:type="spellStart"/>
      <w:r>
        <w:rPr>
          <w:rFonts w:ascii="Arial" w:hAnsi="Arial" w:cs="Arial"/>
          <w:sz w:val="28"/>
          <w:szCs w:val="28"/>
        </w:rPr>
        <w:t>kuti</w:t>
      </w:r>
      <w:proofErr w:type="spellEnd"/>
      <w:r>
        <w:rPr>
          <w:rFonts w:ascii="Arial" w:hAnsi="Arial" w:cs="Arial"/>
          <w:sz w:val="28"/>
          <w:szCs w:val="28"/>
        </w:rPr>
        <w:t xml:space="preserve"> that was God showing his love to me. It was after some time </w:t>
      </w:r>
      <w:proofErr w:type="spellStart"/>
      <w:r>
        <w:rPr>
          <w:rFonts w:ascii="Arial" w:hAnsi="Arial" w:cs="Arial"/>
          <w:sz w:val="28"/>
          <w:szCs w:val="28"/>
        </w:rPr>
        <w:t>manje</w:t>
      </w:r>
      <w:proofErr w:type="spellEnd"/>
      <w:r>
        <w:rPr>
          <w:rFonts w:ascii="Arial" w:hAnsi="Arial" w:cs="Arial"/>
          <w:sz w:val="28"/>
          <w:szCs w:val="28"/>
        </w:rPr>
        <w:t xml:space="preserve"> after </w:t>
      </w:r>
      <w:proofErr w:type="spellStart"/>
      <w:r>
        <w:rPr>
          <w:rFonts w:ascii="Arial" w:hAnsi="Arial" w:cs="Arial"/>
          <w:sz w:val="28"/>
          <w:szCs w:val="28"/>
        </w:rPr>
        <w:t>ndaona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vandakanga</w:t>
      </w:r>
      <w:proofErr w:type="spellEnd"/>
      <w:r>
        <w:rPr>
          <w:rFonts w:ascii="Arial" w:hAnsi="Arial" w:cs="Arial"/>
          <w:sz w:val="28"/>
          <w:szCs w:val="28"/>
        </w:rPr>
        <w:t xml:space="preserve"> </w:t>
      </w:r>
      <w:proofErr w:type="spellStart"/>
      <w:r>
        <w:rPr>
          <w:rFonts w:ascii="Arial" w:hAnsi="Arial" w:cs="Arial"/>
          <w:sz w:val="28"/>
          <w:szCs w:val="28"/>
        </w:rPr>
        <w:t>ndinavo</w:t>
      </w:r>
      <w:proofErr w:type="spellEnd"/>
      <w:r>
        <w:rPr>
          <w:rFonts w:ascii="Arial" w:hAnsi="Arial" w:cs="Arial"/>
          <w:sz w:val="28"/>
          <w:szCs w:val="28"/>
        </w:rPr>
        <w:t xml:space="preserve"> </w:t>
      </w:r>
      <w:proofErr w:type="spellStart"/>
      <w:r>
        <w:rPr>
          <w:rFonts w:ascii="Arial" w:hAnsi="Arial" w:cs="Arial"/>
          <w:sz w:val="28"/>
          <w:szCs w:val="28"/>
        </w:rPr>
        <w:t>kuzvikoro</w:t>
      </w:r>
      <w:proofErr w:type="spellEnd"/>
      <w:r>
        <w:rPr>
          <w:rFonts w:ascii="Arial" w:hAnsi="Arial" w:cs="Arial"/>
          <w:sz w:val="28"/>
          <w:szCs w:val="28"/>
        </w:rPr>
        <w:t xml:space="preserve">, </w:t>
      </w:r>
      <w:proofErr w:type="spellStart"/>
      <w:r>
        <w:rPr>
          <w:rFonts w:ascii="Arial" w:hAnsi="Arial" w:cs="Arial"/>
          <w:sz w:val="28"/>
          <w:szCs w:val="28"/>
        </w:rPr>
        <w:t>vakanga</w:t>
      </w:r>
      <w:proofErr w:type="spellEnd"/>
      <w:r>
        <w:rPr>
          <w:rFonts w:ascii="Arial" w:hAnsi="Arial" w:cs="Arial"/>
          <w:sz w:val="28"/>
          <w:szCs w:val="28"/>
        </w:rPr>
        <w:t xml:space="preserve"> </w:t>
      </w:r>
      <w:proofErr w:type="spellStart"/>
      <w:r>
        <w:rPr>
          <w:rFonts w:ascii="Arial" w:hAnsi="Arial" w:cs="Arial"/>
          <w:sz w:val="28"/>
          <w:szCs w:val="28"/>
        </w:rPr>
        <w:t>vakaita</w:t>
      </w:r>
      <w:proofErr w:type="spellEnd"/>
      <w:r>
        <w:rPr>
          <w:rFonts w:ascii="Arial" w:hAnsi="Arial" w:cs="Arial"/>
          <w:sz w:val="28"/>
          <w:szCs w:val="28"/>
        </w:rPr>
        <w:t xml:space="preserve"> intelligent </w:t>
      </w:r>
      <w:proofErr w:type="spellStart"/>
      <w:r>
        <w:rPr>
          <w:rFonts w:ascii="Arial" w:hAnsi="Arial" w:cs="Arial"/>
          <w:sz w:val="28"/>
          <w:szCs w:val="28"/>
        </w:rPr>
        <w:t>kundida</w:t>
      </w:r>
      <w:proofErr w:type="spellEnd"/>
      <w:r>
        <w:rPr>
          <w:rFonts w:ascii="Arial" w:hAnsi="Arial" w:cs="Arial"/>
          <w:sz w:val="28"/>
          <w:szCs w:val="28"/>
        </w:rPr>
        <w:t xml:space="preserve">… </w:t>
      </w:r>
      <w:proofErr w:type="spellStart"/>
      <w:r>
        <w:rPr>
          <w:rFonts w:ascii="Arial" w:hAnsi="Arial" w:cs="Arial"/>
          <w:sz w:val="28"/>
          <w:szCs w:val="28"/>
        </w:rPr>
        <w:t>kundidarika</w:t>
      </w:r>
      <w:proofErr w:type="spellEnd"/>
      <w:r>
        <w:rPr>
          <w:rFonts w:ascii="Arial" w:hAnsi="Arial" w:cs="Arial"/>
          <w:sz w:val="28"/>
          <w:szCs w:val="28"/>
        </w:rPr>
        <w:t xml:space="preserve">. </w:t>
      </w:r>
      <w:proofErr w:type="spellStart"/>
      <w:r>
        <w:rPr>
          <w:rFonts w:ascii="Arial" w:hAnsi="Arial" w:cs="Arial"/>
          <w:sz w:val="28"/>
          <w:szCs w:val="28"/>
        </w:rPr>
        <w:t>Vakutova</w:t>
      </w:r>
      <w:proofErr w:type="spellEnd"/>
      <w:r>
        <w:rPr>
          <w:rFonts w:ascii="Arial" w:hAnsi="Arial" w:cs="Arial"/>
          <w:sz w:val="28"/>
          <w:szCs w:val="28"/>
        </w:rPr>
        <w:t xml:space="preserve"> </w:t>
      </w:r>
      <w:proofErr w:type="spellStart"/>
      <w:r>
        <w:rPr>
          <w:rFonts w:ascii="Arial" w:hAnsi="Arial" w:cs="Arial"/>
          <w:sz w:val="28"/>
          <w:szCs w:val="28"/>
        </w:rPr>
        <w:t>mazera</w:t>
      </w:r>
      <w:proofErr w:type="spellEnd"/>
      <w:r>
        <w:rPr>
          <w:rFonts w:ascii="Arial" w:hAnsi="Arial" w:cs="Arial"/>
          <w:sz w:val="28"/>
          <w:szCs w:val="28"/>
        </w:rPr>
        <w:t xml:space="preserve"> </w:t>
      </w:r>
      <w:proofErr w:type="spellStart"/>
      <w:r>
        <w:rPr>
          <w:rFonts w:ascii="Arial" w:hAnsi="Arial" w:cs="Arial"/>
          <w:sz w:val="28"/>
          <w:szCs w:val="28"/>
        </w:rPr>
        <w:t>angu</w:t>
      </w:r>
      <w:proofErr w:type="spellEnd"/>
      <w:r>
        <w:rPr>
          <w:rFonts w:ascii="Arial" w:hAnsi="Arial" w:cs="Arial"/>
          <w:sz w:val="28"/>
          <w:szCs w:val="28"/>
        </w:rPr>
        <w:t xml:space="preserve"> </w:t>
      </w:r>
      <w:proofErr w:type="spellStart"/>
      <w:r>
        <w:rPr>
          <w:rFonts w:ascii="Arial" w:hAnsi="Arial" w:cs="Arial"/>
          <w:sz w:val="28"/>
          <w:szCs w:val="28"/>
        </w:rPr>
        <w:t>aya</w:t>
      </w:r>
      <w:proofErr w:type="spellEnd"/>
      <w:r>
        <w:rPr>
          <w:rFonts w:ascii="Arial" w:hAnsi="Arial" w:cs="Arial"/>
          <w:sz w:val="28"/>
          <w:szCs w:val="28"/>
        </w:rPr>
        <w:t xml:space="preserve"> </w:t>
      </w:r>
      <w:proofErr w:type="spellStart"/>
      <w:r>
        <w:rPr>
          <w:rFonts w:ascii="Arial" w:hAnsi="Arial" w:cs="Arial"/>
          <w:sz w:val="28"/>
          <w:szCs w:val="28"/>
        </w:rPr>
        <w:t>vasina</w:t>
      </w:r>
      <w:proofErr w:type="spellEnd"/>
      <w:r>
        <w:rPr>
          <w:rFonts w:ascii="Arial" w:hAnsi="Arial" w:cs="Arial"/>
          <w:sz w:val="28"/>
          <w:szCs w:val="28"/>
        </w:rPr>
        <w:t xml:space="preserve"> </w:t>
      </w:r>
      <w:r w:rsidRPr="00DF6A73">
        <w:rPr>
          <w:rFonts w:ascii="Arial" w:hAnsi="Arial" w:cs="Arial"/>
          <w:sz w:val="18"/>
          <w:szCs w:val="18"/>
        </w:rPr>
        <w:t>[</w:t>
      </w:r>
      <w:r>
        <w:rPr>
          <w:rFonts w:ascii="Arial" w:hAnsi="Arial" w:cs="Arial"/>
          <w:sz w:val="18"/>
          <w:szCs w:val="18"/>
        </w:rPr>
        <w:t>Apostle claps his hands once—ED</w:t>
      </w:r>
      <w:r w:rsidRPr="00DF6A7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chinhu</w:t>
      </w:r>
      <w:proofErr w:type="spellEnd"/>
      <w:r>
        <w:rPr>
          <w:rFonts w:ascii="Arial" w:hAnsi="Arial" w:cs="Arial"/>
          <w:sz w:val="28"/>
          <w:szCs w:val="28"/>
        </w:rPr>
        <w:t xml:space="preserve">, </w:t>
      </w:r>
      <w:proofErr w:type="spellStart"/>
      <w:r>
        <w:rPr>
          <w:rFonts w:ascii="Arial" w:hAnsi="Arial" w:cs="Arial"/>
          <w:sz w:val="28"/>
          <w:szCs w:val="28"/>
        </w:rPr>
        <w:t>vamwe</w:t>
      </w:r>
      <w:proofErr w:type="spellEnd"/>
      <w:r>
        <w:rPr>
          <w:rFonts w:ascii="Arial" w:hAnsi="Arial" w:cs="Arial"/>
          <w:sz w:val="28"/>
          <w:szCs w:val="28"/>
        </w:rPr>
        <w:t xml:space="preserve"> </w:t>
      </w:r>
      <w:proofErr w:type="spellStart"/>
      <w:r>
        <w:rPr>
          <w:rFonts w:ascii="Arial" w:hAnsi="Arial" w:cs="Arial"/>
          <w:sz w:val="28"/>
          <w:szCs w:val="28"/>
        </w:rPr>
        <w:t>vacho</w:t>
      </w:r>
      <w:proofErr w:type="spellEnd"/>
      <w:r w:rsidRPr="00E11990">
        <w:rPr>
          <w:rFonts w:ascii="Arial" w:hAnsi="Arial" w:cs="Arial"/>
          <w:sz w:val="18"/>
          <w:szCs w:val="18"/>
        </w:rPr>
        <w:t xml:space="preserve"> </w:t>
      </w:r>
      <w:r>
        <w:rPr>
          <w:rFonts w:ascii="Arial" w:hAnsi="Arial" w:cs="Arial"/>
          <w:sz w:val="18"/>
          <w:szCs w:val="18"/>
        </w:rPr>
        <w:t>[Apostle claps his hands once—ED</w:t>
      </w:r>
      <w:r w:rsidRPr="00DF6A73">
        <w:rPr>
          <w:rFonts w:ascii="Arial" w:hAnsi="Arial" w:cs="Arial"/>
          <w:sz w:val="18"/>
          <w:szCs w:val="18"/>
        </w:rPr>
        <w:t>]</w:t>
      </w:r>
      <w:r>
        <w:rPr>
          <w:rFonts w:ascii="Arial" w:hAnsi="Arial" w:cs="Arial"/>
          <w:sz w:val="28"/>
          <w:szCs w:val="28"/>
        </w:rPr>
        <w:t xml:space="preserve"> vane Aids, </w:t>
      </w:r>
      <w:proofErr w:type="spellStart"/>
      <w:r>
        <w:rPr>
          <w:rFonts w:ascii="Arial" w:hAnsi="Arial" w:cs="Arial"/>
          <w:sz w:val="28"/>
          <w:szCs w:val="28"/>
        </w:rPr>
        <w:t>vamwe</w:t>
      </w:r>
      <w:proofErr w:type="spellEnd"/>
      <w:r w:rsidRPr="00BC098F">
        <w:rPr>
          <w:rFonts w:ascii="Arial" w:hAnsi="Arial" w:cs="Arial"/>
          <w:sz w:val="18"/>
          <w:szCs w:val="18"/>
        </w:rPr>
        <w:t xml:space="preserve"> [</w:t>
      </w:r>
      <w:r>
        <w:rPr>
          <w:rFonts w:ascii="Arial" w:hAnsi="Arial" w:cs="Arial"/>
          <w:sz w:val="18"/>
          <w:szCs w:val="18"/>
        </w:rPr>
        <w:t>Apostle claps his hands once—ED</w:t>
      </w:r>
      <w:r w:rsidRPr="00DF6A73">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vakaramba</w:t>
      </w:r>
      <w:proofErr w:type="spellEnd"/>
      <w:r>
        <w:rPr>
          <w:rFonts w:ascii="Arial" w:hAnsi="Arial" w:cs="Arial"/>
          <w:sz w:val="28"/>
          <w:szCs w:val="28"/>
        </w:rPr>
        <w:t xml:space="preserve"> </w:t>
      </w:r>
      <w:proofErr w:type="spellStart"/>
      <w:r>
        <w:rPr>
          <w:rFonts w:ascii="Arial" w:hAnsi="Arial" w:cs="Arial"/>
          <w:sz w:val="28"/>
          <w:szCs w:val="28"/>
        </w:rPr>
        <w:t>vakadzi</w:t>
      </w:r>
      <w:proofErr w:type="spellEnd"/>
      <w:r>
        <w:rPr>
          <w:rFonts w:ascii="Arial" w:hAnsi="Arial" w:cs="Arial"/>
          <w:sz w:val="28"/>
          <w:szCs w:val="28"/>
        </w:rPr>
        <w:t xml:space="preserve">, </w:t>
      </w:r>
      <w:proofErr w:type="spellStart"/>
      <w:r>
        <w:rPr>
          <w:rFonts w:ascii="Arial" w:hAnsi="Arial" w:cs="Arial"/>
          <w:sz w:val="28"/>
          <w:szCs w:val="28"/>
        </w:rPr>
        <w:t>vamwe</w:t>
      </w:r>
      <w:proofErr w:type="spellEnd"/>
      <w:r>
        <w:rPr>
          <w:rFonts w:ascii="Arial" w:hAnsi="Arial" w:cs="Arial"/>
          <w:sz w:val="28"/>
          <w:szCs w:val="28"/>
        </w:rPr>
        <w:t xml:space="preserve"> vane </w:t>
      </w:r>
      <w:proofErr w:type="spellStart"/>
      <w:r>
        <w:rPr>
          <w:rFonts w:ascii="Arial" w:hAnsi="Arial" w:cs="Arial"/>
          <w:sz w:val="28"/>
          <w:szCs w:val="28"/>
        </w:rPr>
        <w:t>vana</w:t>
      </w:r>
      <w:proofErr w:type="spellEnd"/>
      <w:r>
        <w:rPr>
          <w:rFonts w:ascii="Arial" w:hAnsi="Arial" w:cs="Arial"/>
          <w:sz w:val="28"/>
          <w:szCs w:val="28"/>
        </w:rPr>
        <w:t xml:space="preserve"> </w:t>
      </w:r>
      <w:r w:rsidRPr="00757067">
        <w:rPr>
          <w:rFonts w:ascii="Arial" w:hAnsi="Arial" w:cs="Arial"/>
          <w:sz w:val="18"/>
          <w:szCs w:val="18"/>
        </w:rPr>
        <w:t xml:space="preserve"> </w:t>
      </w:r>
      <w:r>
        <w:rPr>
          <w:rFonts w:ascii="Arial" w:hAnsi="Arial" w:cs="Arial"/>
          <w:sz w:val="18"/>
          <w:szCs w:val="18"/>
        </w:rPr>
        <w:t>[Apostle claps his hands once—ED</w:t>
      </w:r>
      <w:r w:rsidRPr="00DF6A7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mumatondo</w:t>
      </w:r>
      <w:proofErr w:type="spellEnd"/>
      <w:r>
        <w:rPr>
          <w:rFonts w:ascii="Arial" w:hAnsi="Arial" w:cs="Arial"/>
          <w:sz w:val="28"/>
          <w:szCs w:val="28"/>
        </w:rPr>
        <w:t xml:space="preserve">, </w:t>
      </w:r>
      <w:proofErr w:type="spellStart"/>
      <w:r>
        <w:rPr>
          <w:rFonts w:ascii="Arial" w:hAnsi="Arial" w:cs="Arial"/>
          <w:sz w:val="28"/>
          <w:szCs w:val="28"/>
        </w:rPr>
        <w:t>vamwe</w:t>
      </w:r>
      <w:proofErr w:type="spellEnd"/>
      <w:r>
        <w:rPr>
          <w:rFonts w:ascii="Arial" w:hAnsi="Arial" w:cs="Arial"/>
          <w:sz w:val="28"/>
          <w:szCs w:val="28"/>
        </w:rPr>
        <w:t xml:space="preserve"> </w:t>
      </w:r>
      <w:proofErr w:type="spellStart"/>
      <w:r>
        <w:rPr>
          <w:rFonts w:ascii="Arial" w:hAnsi="Arial" w:cs="Arial"/>
          <w:sz w:val="28"/>
          <w:szCs w:val="28"/>
        </w:rPr>
        <w:t>varikunetswa</w:t>
      </w:r>
      <w:proofErr w:type="spellEnd"/>
      <w:r>
        <w:rPr>
          <w:rFonts w:ascii="Arial" w:hAnsi="Arial" w:cs="Arial"/>
          <w:sz w:val="28"/>
          <w:szCs w:val="28"/>
        </w:rPr>
        <w:t xml:space="preserve"> </w:t>
      </w:r>
      <w:r>
        <w:rPr>
          <w:rFonts w:ascii="Arial" w:hAnsi="Arial" w:cs="Arial"/>
          <w:sz w:val="18"/>
          <w:szCs w:val="18"/>
        </w:rPr>
        <w:t>[Apostle claps his hands once—ED</w:t>
      </w:r>
      <w:r w:rsidRPr="00DF6A7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nemweya</w:t>
      </w:r>
      <w:proofErr w:type="spellEnd"/>
      <w:r>
        <w:rPr>
          <w:rFonts w:ascii="Arial" w:hAnsi="Arial" w:cs="Arial"/>
          <w:sz w:val="28"/>
          <w:szCs w:val="28"/>
        </w:rPr>
        <w:t xml:space="preserve"> </w:t>
      </w:r>
      <w:proofErr w:type="spellStart"/>
      <w:r>
        <w:rPr>
          <w:rFonts w:ascii="Arial" w:hAnsi="Arial" w:cs="Arial"/>
          <w:sz w:val="28"/>
          <w:szCs w:val="28"/>
        </w:rPr>
        <w:t>yemudzimu</w:t>
      </w:r>
      <w:proofErr w:type="spellEnd"/>
      <w:r>
        <w:rPr>
          <w:rFonts w:ascii="Arial" w:hAnsi="Arial" w:cs="Arial"/>
          <w:sz w:val="28"/>
          <w:szCs w:val="28"/>
        </w:rPr>
        <w:t xml:space="preserve">. </w:t>
      </w:r>
      <w:proofErr w:type="spellStart"/>
      <w:r>
        <w:rPr>
          <w:rFonts w:ascii="Arial" w:hAnsi="Arial" w:cs="Arial"/>
          <w:sz w:val="28"/>
          <w:szCs w:val="28"/>
        </w:rPr>
        <w:t>Ndopandakazoti</w:t>
      </w:r>
      <w:proofErr w:type="spellEnd"/>
      <w:r>
        <w:rPr>
          <w:rFonts w:ascii="Arial" w:hAnsi="Arial" w:cs="Arial"/>
          <w:sz w:val="28"/>
          <w:szCs w:val="28"/>
        </w:rPr>
        <w:t xml:space="preserve"> ko </w:t>
      </w:r>
      <w:proofErr w:type="spellStart"/>
      <w:r>
        <w:rPr>
          <w:rFonts w:ascii="Arial" w:hAnsi="Arial" w:cs="Arial"/>
          <w:sz w:val="28"/>
          <w:szCs w:val="28"/>
        </w:rPr>
        <w:t>inini</w:t>
      </w:r>
      <w:proofErr w:type="spellEnd"/>
      <w:r>
        <w:rPr>
          <w:rFonts w:ascii="Arial" w:hAnsi="Arial" w:cs="Arial"/>
          <w:sz w:val="28"/>
          <w:szCs w:val="28"/>
        </w:rPr>
        <w:t xml:space="preserve"> </w:t>
      </w:r>
      <w:proofErr w:type="spellStart"/>
      <w:r>
        <w:rPr>
          <w:rFonts w:ascii="Arial" w:hAnsi="Arial" w:cs="Arial"/>
          <w:sz w:val="28"/>
          <w:szCs w:val="28"/>
        </w:rPr>
        <w:t>chii</w:t>
      </w:r>
      <w:proofErr w:type="spellEnd"/>
      <w:r>
        <w:rPr>
          <w:rFonts w:ascii="Arial" w:hAnsi="Arial" w:cs="Arial"/>
          <w:sz w:val="28"/>
          <w:szCs w:val="28"/>
        </w:rPr>
        <w:t>…?</w:t>
      </w:r>
    </w:p>
    <w:p w14:paraId="22C2945B" w14:textId="77777777" w:rsidR="001156DF" w:rsidRDefault="001156DF" w:rsidP="001156DF">
      <w:pPr>
        <w:spacing w:line="276" w:lineRule="auto"/>
        <w:jc w:val="both"/>
        <w:rPr>
          <w:rFonts w:ascii="Arial" w:hAnsi="Arial" w:cs="Arial"/>
          <w:sz w:val="28"/>
          <w:szCs w:val="28"/>
        </w:rPr>
      </w:pPr>
      <w:r w:rsidRPr="00CD6E81">
        <w:rPr>
          <w:rFonts w:ascii="Arial" w:hAnsi="Arial" w:cs="Arial"/>
          <w:sz w:val="28"/>
          <w:szCs w:val="28"/>
          <w:vertAlign w:val="superscript"/>
        </w:rPr>
        <w:lastRenderedPageBreak/>
        <w:t>16</w:t>
      </w:r>
      <w:r>
        <w:rPr>
          <w:rFonts w:ascii="Arial" w:hAnsi="Arial" w:cs="Arial"/>
          <w:sz w:val="28"/>
          <w:szCs w:val="28"/>
        </w:rPr>
        <w:t xml:space="preserve"> Could this be lucky, lucky for thirty years lucky? Ah-ah </w:t>
      </w:r>
      <w:proofErr w:type="spellStart"/>
      <w:r>
        <w:rPr>
          <w:rFonts w:ascii="Arial" w:hAnsi="Arial" w:cs="Arial"/>
          <w:sz w:val="28"/>
          <w:szCs w:val="28"/>
        </w:rPr>
        <w:t>ndopandakabata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idzi</w:t>
      </w:r>
      <w:proofErr w:type="spellEnd"/>
      <w:r>
        <w:rPr>
          <w:rFonts w:ascii="Arial" w:hAnsi="Arial" w:cs="Arial"/>
          <w:sz w:val="28"/>
          <w:szCs w:val="28"/>
        </w:rPr>
        <w:t xml:space="preserve"> </w:t>
      </w:r>
      <w:proofErr w:type="spellStart"/>
      <w:r>
        <w:rPr>
          <w:rFonts w:ascii="Arial" w:hAnsi="Arial" w:cs="Arial"/>
          <w:sz w:val="28"/>
          <w:szCs w:val="28"/>
        </w:rPr>
        <w:t>inyasha</w:t>
      </w:r>
      <w:proofErr w:type="spellEnd"/>
      <w:r>
        <w:rPr>
          <w:rFonts w:ascii="Arial" w:hAnsi="Arial" w:cs="Arial"/>
          <w:sz w:val="28"/>
          <w:szCs w:val="28"/>
        </w:rPr>
        <w:t xml:space="preserve"> </w:t>
      </w:r>
      <w:proofErr w:type="spellStart"/>
      <w:r>
        <w:rPr>
          <w:rFonts w:ascii="Arial" w:hAnsi="Arial" w:cs="Arial"/>
          <w:sz w:val="28"/>
          <w:szCs w:val="28"/>
        </w:rPr>
        <w:t>idzi</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Mwari pane </w:t>
      </w:r>
      <w:proofErr w:type="spellStart"/>
      <w:r>
        <w:rPr>
          <w:rFonts w:ascii="Arial" w:hAnsi="Arial" w:cs="Arial"/>
          <w:sz w:val="28"/>
          <w:szCs w:val="28"/>
        </w:rPr>
        <w:t>chavakandiratidza</w:t>
      </w:r>
      <w:proofErr w:type="spellEnd"/>
      <w:r>
        <w:rPr>
          <w:rFonts w:ascii="Arial" w:hAnsi="Arial" w:cs="Arial"/>
          <w:sz w:val="28"/>
          <w:szCs w:val="28"/>
        </w:rPr>
        <w:t xml:space="preserve"> </w:t>
      </w:r>
      <w:proofErr w:type="spellStart"/>
      <w:r>
        <w:rPr>
          <w:rFonts w:ascii="Arial" w:hAnsi="Arial" w:cs="Arial"/>
          <w:sz w:val="28"/>
          <w:szCs w:val="28"/>
        </w:rPr>
        <w:t>chinokosha</w:t>
      </w:r>
      <w:proofErr w:type="spellEnd"/>
      <w:r>
        <w:rPr>
          <w:rFonts w:ascii="Arial" w:hAnsi="Arial" w:cs="Arial"/>
          <w:sz w:val="28"/>
          <w:szCs w:val="28"/>
        </w:rPr>
        <w:t xml:space="preserve"> chai…? </w:t>
      </w:r>
      <w:r w:rsidRPr="00FB3064">
        <w:rPr>
          <w:rFonts w:ascii="Arial" w:hAnsi="Arial" w:cs="Arial"/>
          <w:sz w:val="18"/>
          <w:szCs w:val="18"/>
        </w:rPr>
        <w:t>[Congregation says, “</w:t>
      </w:r>
      <w:proofErr w:type="spellStart"/>
      <w:r w:rsidRPr="00FB3064">
        <w:rPr>
          <w:rFonts w:ascii="Arial" w:hAnsi="Arial" w:cs="Arial"/>
          <w:sz w:val="18"/>
          <w:szCs w:val="18"/>
        </w:rPr>
        <w:t>chai</w:t>
      </w:r>
      <w:r>
        <w:rPr>
          <w:rFonts w:ascii="Arial" w:hAnsi="Arial" w:cs="Arial"/>
          <w:sz w:val="18"/>
          <w:szCs w:val="18"/>
        </w:rPr>
        <w:t>zv</w:t>
      </w:r>
      <w:r w:rsidRPr="00FB3064">
        <w:rPr>
          <w:rFonts w:ascii="Arial" w:hAnsi="Arial" w:cs="Arial"/>
          <w:sz w:val="18"/>
          <w:szCs w:val="18"/>
        </w:rPr>
        <w:t>o</w:t>
      </w:r>
      <w:proofErr w:type="spellEnd"/>
      <w:r w:rsidRPr="00FB3064">
        <w:rPr>
          <w:rFonts w:ascii="Arial" w:hAnsi="Arial" w:cs="Arial"/>
          <w:sz w:val="18"/>
          <w:szCs w:val="18"/>
        </w:rPr>
        <w:t>.”]</w:t>
      </w:r>
      <w:r w:rsidRPr="005A69AB">
        <w:rPr>
          <w:rFonts w:ascii="Arial" w:hAnsi="Arial" w:cs="Arial"/>
          <w:sz w:val="28"/>
          <w:szCs w:val="28"/>
        </w:rPr>
        <w:t xml:space="preserve"> </w:t>
      </w:r>
      <w:proofErr w:type="spellStart"/>
      <w:r>
        <w:rPr>
          <w:rFonts w:ascii="Arial" w:hAnsi="Arial" w:cs="Arial"/>
          <w:sz w:val="28"/>
          <w:szCs w:val="28"/>
        </w:rPr>
        <w:t>Ndopandakati</w:t>
      </w:r>
      <w:proofErr w:type="spellEnd"/>
      <w:r>
        <w:rPr>
          <w:rFonts w:ascii="Arial" w:hAnsi="Arial" w:cs="Arial"/>
          <w:sz w:val="28"/>
          <w:szCs w:val="28"/>
        </w:rPr>
        <w:t xml:space="preserve"> </w:t>
      </w:r>
      <w:proofErr w:type="spellStart"/>
      <w:r>
        <w:rPr>
          <w:rFonts w:ascii="Arial" w:hAnsi="Arial" w:cs="Arial"/>
          <w:sz w:val="28"/>
          <w:szCs w:val="28"/>
        </w:rPr>
        <w:t>ayewa</w:t>
      </w:r>
      <w:proofErr w:type="spellEnd"/>
      <w:r>
        <w:rPr>
          <w:rFonts w:ascii="Arial" w:hAnsi="Arial" w:cs="Arial"/>
          <w:sz w:val="28"/>
          <w:szCs w:val="28"/>
        </w:rPr>
        <w:t xml:space="preserve"> </w:t>
      </w:r>
      <w:proofErr w:type="spellStart"/>
      <w:r>
        <w:rPr>
          <w:rFonts w:ascii="Arial" w:hAnsi="Arial" w:cs="Arial"/>
          <w:sz w:val="28"/>
          <w:szCs w:val="28"/>
        </w:rPr>
        <w:t>ndinotakurana</w:t>
      </w:r>
      <w:proofErr w:type="spellEnd"/>
      <w:r>
        <w:rPr>
          <w:rFonts w:ascii="Arial" w:hAnsi="Arial" w:cs="Arial"/>
          <w:sz w:val="28"/>
          <w:szCs w:val="28"/>
        </w:rPr>
        <w:t xml:space="preserve"> nacho </w:t>
      </w:r>
      <w:proofErr w:type="spellStart"/>
      <w:r>
        <w:rPr>
          <w:rFonts w:ascii="Arial" w:hAnsi="Arial" w:cs="Arial"/>
          <w:sz w:val="28"/>
          <w:szCs w:val="28"/>
        </w:rPr>
        <w:t>chinhu</w:t>
      </w:r>
      <w:proofErr w:type="spellEnd"/>
      <w:r>
        <w:rPr>
          <w:rFonts w:ascii="Arial" w:hAnsi="Arial" w:cs="Arial"/>
          <w:sz w:val="28"/>
          <w:szCs w:val="28"/>
        </w:rPr>
        <w:t xml:space="preserve"> </w:t>
      </w:r>
      <w:proofErr w:type="spellStart"/>
      <w:r>
        <w:rPr>
          <w:rFonts w:ascii="Arial" w:hAnsi="Arial" w:cs="Arial"/>
          <w:sz w:val="28"/>
          <w:szCs w:val="28"/>
        </w:rPr>
        <w:t>ichocho</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Pr>
          <w:rFonts w:ascii="Arial" w:hAnsi="Arial" w:cs="Arial"/>
          <w:sz w:val="28"/>
          <w:szCs w:val="28"/>
        </w:rPr>
        <w:t>Ndiuye</w:t>
      </w:r>
      <w:proofErr w:type="spellEnd"/>
      <w:r>
        <w:rPr>
          <w:rFonts w:ascii="Arial" w:hAnsi="Arial" w:cs="Arial"/>
          <w:sz w:val="28"/>
          <w:szCs w:val="28"/>
        </w:rPr>
        <w:t xml:space="preserve"> </w:t>
      </w:r>
      <w:proofErr w:type="spellStart"/>
      <w:r>
        <w:rPr>
          <w:rFonts w:ascii="Arial" w:hAnsi="Arial" w:cs="Arial"/>
          <w:sz w:val="28"/>
          <w:szCs w:val="28"/>
        </w:rPr>
        <w:t>kuva</w:t>
      </w:r>
      <w:proofErr w:type="spellEnd"/>
      <w:r>
        <w:rPr>
          <w:rFonts w:ascii="Arial" w:hAnsi="Arial" w:cs="Arial"/>
          <w:sz w:val="28"/>
          <w:szCs w:val="28"/>
        </w:rPr>
        <w:t xml:space="preserve"> </w:t>
      </w:r>
      <w:proofErr w:type="spellStart"/>
      <w:r>
        <w:rPr>
          <w:rFonts w:ascii="Arial" w:hAnsi="Arial" w:cs="Arial"/>
          <w:sz w:val="28"/>
          <w:szCs w:val="28"/>
        </w:rPr>
        <w:t>tsvene</w:t>
      </w:r>
      <w:proofErr w:type="spellEnd"/>
      <w:r>
        <w:rPr>
          <w:rFonts w:ascii="Arial" w:hAnsi="Arial" w:cs="Arial"/>
          <w:sz w:val="28"/>
          <w:szCs w:val="28"/>
        </w:rPr>
        <w:t xml:space="preserve"> </w:t>
      </w:r>
      <w:proofErr w:type="spellStart"/>
      <w:r>
        <w:rPr>
          <w:rFonts w:ascii="Arial" w:hAnsi="Arial" w:cs="Arial"/>
          <w:sz w:val="28"/>
          <w:szCs w:val="28"/>
        </w:rPr>
        <w:t>ndivaudze</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Gugudza</w:t>
      </w:r>
      <w:proofErr w:type="spellEnd"/>
      <w:r>
        <w:rPr>
          <w:rFonts w:ascii="Arial" w:hAnsi="Arial" w:cs="Arial"/>
          <w:sz w:val="28"/>
          <w:szCs w:val="28"/>
        </w:rPr>
        <w:t xml:space="preserve"> </w:t>
      </w:r>
      <w:proofErr w:type="spellStart"/>
      <w:r>
        <w:rPr>
          <w:rFonts w:ascii="Arial" w:hAnsi="Arial" w:cs="Arial"/>
          <w:sz w:val="28"/>
          <w:szCs w:val="28"/>
        </w:rPr>
        <w:t>unozarurirwa</w:t>
      </w:r>
      <w:proofErr w:type="spellEnd"/>
      <w:r>
        <w:rPr>
          <w:rFonts w:ascii="Arial" w:hAnsi="Arial" w:cs="Arial"/>
          <w:sz w:val="28"/>
          <w:szCs w:val="28"/>
        </w:rPr>
        <w:t xml:space="preserve">, </w:t>
      </w:r>
      <w:r w:rsidRPr="00FB3064">
        <w:rPr>
          <w:rFonts w:ascii="Arial" w:hAnsi="Arial" w:cs="Arial"/>
          <w:sz w:val="18"/>
          <w:szCs w:val="18"/>
        </w:rPr>
        <w:t>[Congregation says, “</w:t>
      </w:r>
      <w:r>
        <w:rPr>
          <w:rFonts w:ascii="Arial" w:hAnsi="Arial" w:cs="Arial"/>
          <w:sz w:val="18"/>
          <w:szCs w:val="18"/>
        </w:rPr>
        <w:t>Amen</w:t>
      </w:r>
      <w:r w:rsidRPr="00FB3064">
        <w:rPr>
          <w:rFonts w:ascii="Arial" w:hAnsi="Arial" w:cs="Arial"/>
          <w:sz w:val="18"/>
          <w:szCs w:val="18"/>
        </w:rPr>
        <w:t xml:space="preserve">.”] </w:t>
      </w:r>
      <w:proofErr w:type="spellStart"/>
      <w:r>
        <w:rPr>
          <w:rFonts w:ascii="Arial" w:hAnsi="Arial" w:cs="Arial"/>
          <w:sz w:val="28"/>
          <w:szCs w:val="28"/>
        </w:rPr>
        <w:t>Tsvaka</w:t>
      </w:r>
      <w:proofErr w:type="spellEnd"/>
      <w:r>
        <w:rPr>
          <w:rFonts w:ascii="Arial" w:hAnsi="Arial" w:cs="Arial"/>
          <w:sz w:val="28"/>
          <w:szCs w:val="28"/>
        </w:rPr>
        <w:t xml:space="preserve"> </w:t>
      </w:r>
      <w:proofErr w:type="spellStart"/>
      <w:r>
        <w:rPr>
          <w:rFonts w:ascii="Arial" w:hAnsi="Arial" w:cs="Arial"/>
          <w:sz w:val="28"/>
          <w:szCs w:val="28"/>
        </w:rPr>
        <w:t>unodii</w:t>
      </w:r>
      <w:proofErr w:type="spellEnd"/>
      <w:r>
        <w:rPr>
          <w:rFonts w:ascii="Arial" w:hAnsi="Arial" w:cs="Arial"/>
          <w:sz w:val="28"/>
          <w:szCs w:val="28"/>
        </w:rPr>
        <w:t xml:space="preserve">…? </w:t>
      </w:r>
      <w:r w:rsidRPr="00FB3064">
        <w:rPr>
          <w:rFonts w:ascii="Arial" w:hAnsi="Arial" w:cs="Arial"/>
          <w:sz w:val="18"/>
          <w:szCs w:val="18"/>
        </w:rPr>
        <w:t>[Congregation says, “</w:t>
      </w:r>
      <w:proofErr w:type="spellStart"/>
      <w:r w:rsidRPr="00FB3064">
        <w:rPr>
          <w:rFonts w:ascii="Arial" w:hAnsi="Arial" w:cs="Arial"/>
          <w:sz w:val="18"/>
          <w:szCs w:val="18"/>
        </w:rPr>
        <w:t>unowana</w:t>
      </w:r>
      <w:proofErr w:type="spellEnd"/>
      <w:r w:rsidRPr="00FB3064">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Kumbira</w:t>
      </w:r>
      <w:proofErr w:type="spellEnd"/>
      <w:r>
        <w:rPr>
          <w:rFonts w:ascii="Arial" w:hAnsi="Arial" w:cs="Arial"/>
          <w:sz w:val="28"/>
          <w:szCs w:val="28"/>
        </w:rPr>
        <w:t xml:space="preserve"> </w:t>
      </w:r>
      <w:proofErr w:type="spellStart"/>
      <w:r>
        <w:rPr>
          <w:rFonts w:ascii="Arial" w:hAnsi="Arial" w:cs="Arial"/>
          <w:sz w:val="28"/>
          <w:szCs w:val="28"/>
        </w:rPr>
        <w:t>unoita</w:t>
      </w:r>
      <w:proofErr w:type="spellEnd"/>
      <w:r>
        <w:rPr>
          <w:rFonts w:ascii="Arial" w:hAnsi="Arial" w:cs="Arial"/>
          <w:sz w:val="28"/>
          <w:szCs w:val="28"/>
        </w:rPr>
        <w:t xml:space="preserve"> sei…?” </w:t>
      </w:r>
      <w:r w:rsidRPr="00FB3064">
        <w:rPr>
          <w:rFonts w:ascii="Arial" w:hAnsi="Arial" w:cs="Arial"/>
          <w:sz w:val="18"/>
          <w:szCs w:val="18"/>
        </w:rPr>
        <w:t>[Congregation says, “</w:t>
      </w:r>
      <w:proofErr w:type="spellStart"/>
      <w:r w:rsidRPr="00FB3064">
        <w:rPr>
          <w:rFonts w:ascii="Arial" w:hAnsi="Arial" w:cs="Arial"/>
          <w:sz w:val="18"/>
          <w:szCs w:val="18"/>
        </w:rPr>
        <w:t>unopihwa</w:t>
      </w:r>
      <w:proofErr w:type="spellEnd"/>
      <w:r w:rsidRPr="00FB3064">
        <w:rPr>
          <w:rFonts w:ascii="Arial" w:hAnsi="Arial" w:cs="Arial"/>
          <w:sz w:val="18"/>
          <w:szCs w:val="18"/>
        </w:rPr>
        <w:t xml:space="preserve">.”] </w:t>
      </w:r>
      <w:r>
        <w:rPr>
          <w:rFonts w:ascii="Arial" w:hAnsi="Arial" w:cs="Arial"/>
          <w:sz w:val="28"/>
          <w:szCs w:val="28"/>
        </w:rPr>
        <w:t xml:space="preserve">Mwari havana </w:t>
      </w:r>
      <w:proofErr w:type="spellStart"/>
      <w:r>
        <w:rPr>
          <w:rFonts w:ascii="Arial" w:hAnsi="Arial" w:cs="Arial"/>
          <w:sz w:val="28"/>
          <w:szCs w:val="28"/>
        </w:rPr>
        <w:t>chavasingape</w:t>
      </w:r>
      <w:proofErr w:type="spellEnd"/>
      <w:r>
        <w:rPr>
          <w:rFonts w:ascii="Arial" w:hAnsi="Arial" w:cs="Arial"/>
          <w:sz w:val="28"/>
          <w:szCs w:val="28"/>
        </w:rPr>
        <w:t xml:space="preserve">, </w:t>
      </w:r>
      <w:proofErr w:type="spellStart"/>
      <w:r>
        <w:rPr>
          <w:rFonts w:ascii="Arial" w:hAnsi="Arial" w:cs="Arial"/>
          <w:sz w:val="28"/>
          <w:szCs w:val="28"/>
        </w:rPr>
        <w:t>mari</w:t>
      </w:r>
      <w:proofErr w:type="spellEnd"/>
      <w:r>
        <w:rPr>
          <w:rFonts w:ascii="Arial" w:hAnsi="Arial" w:cs="Arial"/>
          <w:sz w:val="28"/>
          <w:szCs w:val="28"/>
        </w:rPr>
        <w:t xml:space="preserve">, </w:t>
      </w:r>
      <w:proofErr w:type="spellStart"/>
      <w:r>
        <w:rPr>
          <w:rFonts w:ascii="Arial" w:hAnsi="Arial" w:cs="Arial"/>
          <w:sz w:val="28"/>
          <w:szCs w:val="28"/>
        </w:rPr>
        <w:t>dzimba</w:t>
      </w:r>
      <w:proofErr w:type="spellEnd"/>
      <w:r>
        <w:rPr>
          <w:rFonts w:ascii="Arial" w:hAnsi="Arial" w:cs="Arial"/>
          <w:sz w:val="28"/>
          <w:szCs w:val="28"/>
        </w:rPr>
        <w:t xml:space="preserve"> </w:t>
      </w:r>
      <w:proofErr w:type="spellStart"/>
      <w:r>
        <w:rPr>
          <w:rFonts w:ascii="Arial" w:hAnsi="Arial" w:cs="Arial"/>
          <w:sz w:val="28"/>
          <w:szCs w:val="28"/>
        </w:rPr>
        <w:t>hembe</w:t>
      </w:r>
      <w:proofErr w:type="spellEnd"/>
      <w:r>
        <w:rPr>
          <w:rFonts w:ascii="Arial" w:hAnsi="Arial" w:cs="Arial"/>
          <w:sz w:val="28"/>
          <w:szCs w:val="28"/>
        </w:rPr>
        <w:t xml:space="preserve">, </w:t>
      </w:r>
      <w:proofErr w:type="spellStart"/>
      <w:r>
        <w:rPr>
          <w:rFonts w:ascii="Arial" w:hAnsi="Arial" w:cs="Arial"/>
          <w:sz w:val="28"/>
          <w:szCs w:val="28"/>
        </w:rPr>
        <w:t>chikafu</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madzimai</w:t>
      </w:r>
      <w:proofErr w:type="spellEnd"/>
      <w:r>
        <w:rPr>
          <w:rFonts w:ascii="Arial" w:hAnsi="Arial" w:cs="Arial"/>
          <w:sz w:val="28"/>
          <w:szCs w:val="28"/>
        </w:rPr>
        <w:t xml:space="preserve">. </w:t>
      </w:r>
      <w:proofErr w:type="spellStart"/>
      <w:r>
        <w:rPr>
          <w:rFonts w:ascii="Arial" w:hAnsi="Arial" w:cs="Arial"/>
          <w:sz w:val="28"/>
          <w:szCs w:val="28"/>
        </w:rPr>
        <w:t>Zvose</w:t>
      </w:r>
      <w:proofErr w:type="spellEnd"/>
      <w:r>
        <w:rPr>
          <w:rFonts w:ascii="Arial" w:hAnsi="Arial" w:cs="Arial"/>
          <w:sz w:val="28"/>
          <w:szCs w:val="28"/>
        </w:rPr>
        <w:t xml:space="preserve"> </w:t>
      </w:r>
      <w:proofErr w:type="spellStart"/>
      <w:r>
        <w:rPr>
          <w:rFonts w:ascii="Arial" w:hAnsi="Arial" w:cs="Arial"/>
          <w:sz w:val="28"/>
          <w:szCs w:val="28"/>
        </w:rPr>
        <w:t>anodii</w:t>
      </w:r>
      <w:proofErr w:type="spellEnd"/>
      <w:r>
        <w:rPr>
          <w:rFonts w:ascii="Arial" w:hAnsi="Arial" w:cs="Arial"/>
          <w:sz w:val="28"/>
          <w:szCs w:val="28"/>
        </w:rPr>
        <w:t xml:space="preserve">…? </w:t>
      </w:r>
      <w:r w:rsidRPr="007660B9">
        <w:rPr>
          <w:rFonts w:ascii="Arial" w:hAnsi="Arial" w:cs="Arial"/>
          <w:sz w:val="18"/>
          <w:szCs w:val="18"/>
        </w:rPr>
        <w:t>[Congregation says, “</w:t>
      </w:r>
      <w:proofErr w:type="spellStart"/>
      <w:r w:rsidRPr="007660B9">
        <w:rPr>
          <w:rFonts w:ascii="Arial" w:hAnsi="Arial" w:cs="Arial"/>
          <w:sz w:val="18"/>
          <w:szCs w:val="18"/>
        </w:rPr>
        <w:t>anopa</w:t>
      </w:r>
      <w:proofErr w:type="spellEnd"/>
      <w:r w:rsidRPr="007660B9">
        <w:rPr>
          <w:rFonts w:ascii="Arial" w:hAnsi="Arial" w:cs="Arial"/>
          <w:sz w:val="18"/>
          <w:szCs w:val="18"/>
        </w:rPr>
        <w:t>.”]</w:t>
      </w:r>
      <w:r>
        <w:rPr>
          <w:rFonts w:ascii="Arial" w:hAnsi="Arial" w:cs="Arial"/>
          <w:sz w:val="28"/>
          <w:szCs w:val="28"/>
        </w:rPr>
        <w:t xml:space="preserve"> Hapana </w:t>
      </w:r>
      <w:proofErr w:type="spellStart"/>
      <w:r>
        <w:rPr>
          <w:rFonts w:ascii="Arial" w:hAnsi="Arial" w:cs="Arial"/>
          <w:sz w:val="28"/>
          <w:szCs w:val="28"/>
        </w:rPr>
        <w:t>chekutsvaga</w:t>
      </w:r>
      <w:proofErr w:type="spellEnd"/>
      <w:r>
        <w:rPr>
          <w:rFonts w:ascii="Arial" w:hAnsi="Arial" w:cs="Arial"/>
          <w:sz w:val="28"/>
          <w:szCs w:val="28"/>
        </w:rPr>
        <w:t xml:space="preserve"> </w:t>
      </w:r>
      <w:proofErr w:type="spellStart"/>
      <w:r>
        <w:rPr>
          <w:rFonts w:ascii="Arial" w:hAnsi="Arial" w:cs="Arial"/>
          <w:sz w:val="28"/>
          <w:szCs w:val="28"/>
        </w:rPr>
        <w:t>munyika</w:t>
      </w:r>
      <w:proofErr w:type="spellEnd"/>
      <w:r>
        <w:rPr>
          <w:rFonts w:ascii="Arial" w:hAnsi="Arial" w:cs="Arial"/>
          <w:sz w:val="28"/>
          <w:szCs w:val="28"/>
        </w:rPr>
        <w:t xml:space="preserve">. </w:t>
      </w:r>
      <w:proofErr w:type="spellStart"/>
      <w:r>
        <w:rPr>
          <w:rFonts w:ascii="Arial" w:hAnsi="Arial" w:cs="Arial"/>
          <w:sz w:val="28"/>
          <w:szCs w:val="28"/>
        </w:rPr>
        <w:t>Munyika</w:t>
      </w:r>
      <w:proofErr w:type="spellEnd"/>
      <w:r>
        <w:rPr>
          <w:rFonts w:ascii="Arial" w:hAnsi="Arial" w:cs="Arial"/>
          <w:sz w:val="28"/>
          <w:szCs w:val="28"/>
        </w:rPr>
        <w:t xml:space="preserve"> </w:t>
      </w:r>
      <w:proofErr w:type="spellStart"/>
      <w:r>
        <w:rPr>
          <w:rFonts w:ascii="Arial" w:hAnsi="Arial" w:cs="Arial"/>
          <w:sz w:val="28"/>
          <w:szCs w:val="28"/>
        </w:rPr>
        <w:t>unonzwa</w:t>
      </w:r>
      <w:proofErr w:type="spellEnd"/>
      <w:r>
        <w:rPr>
          <w:rFonts w:ascii="Arial" w:hAnsi="Arial" w:cs="Arial"/>
          <w:sz w:val="28"/>
          <w:szCs w:val="28"/>
        </w:rPr>
        <w:t xml:space="preserve"> ha </w:t>
      </w:r>
      <w:proofErr w:type="spellStart"/>
      <w:r>
        <w:rPr>
          <w:rFonts w:ascii="Arial" w:hAnsi="Arial" w:cs="Arial"/>
          <w:sz w:val="28"/>
          <w:szCs w:val="28"/>
        </w:rPr>
        <w:t>ukanamata</w:t>
      </w:r>
      <w:proofErr w:type="spellEnd"/>
      <w:r>
        <w:rPr>
          <w:rFonts w:ascii="Arial" w:hAnsi="Arial" w:cs="Arial"/>
          <w:sz w:val="28"/>
          <w:szCs w:val="28"/>
        </w:rPr>
        <w:t xml:space="preserve">, </w:t>
      </w:r>
      <w:proofErr w:type="spellStart"/>
      <w:r>
        <w:rPr>
          <w:rFonts w:ascii="Arial" w:hAnsi="Arial" w:cs="Arial"/>
          <w:sz w:val="28"/>
          <w:szCs w:val="28"/>
        </w:rPr>
        <w:t>ukanamataka</w:t>
      </w:r>
      <w:proofErr w:type="spellEnd"/>
      <w:r>
        <w:rPr>
          <w:rFonts w:ascii="Arial" w:hAnsi="Arial" w:cs="Arial"/>
          <w:sz w:val="28"/>
          <w:szCs w:val="28"/>
        </w:rPr>
        <w:t xml:space="preserve"> </w:t>
      </w:r>
      <w:proofErr w:type="spellStart"/>
      <w:r>
        <w:rPr>
          <w:rFonts w:ascii="Arial" w:hAnsi="Arial" w:cs="Arial"/>
          <w:sz w:val="28"/>
          <w:szCs w:val="28"/>
        </w:rPr>
        <w:t>unongoita</w:t>
      </w:r>
      <w:proofErr w:type="spellEnd"/>
      <w:r>
        <w:rPr>
          <w:rFonts w:ascii="Arial" w:hAnsi="Arial" w:cs="Arial"/>
          <w:sz w:val="28"/>
          <w:szCs w:val="28"/>
        </w:rPr>
        <w:t xml:space="preserve"> </w:t>
      </w:r>
      <w:proofErr w:type="spellStart"/>
      <w:r>
        <w:rPr>
          <w:rFonts w:ascii="Arial" w:hAnsi="Arial" w:cs="Arial"/>
          <w:sz w:val="28"/>
          <w:szCs w:val="28"/>
        </w:rPr>
        <w:t>mukadzi</w:t>
      </w:r>
      <w:proofErr w:type="spellEnd"/>
      <w:r>
        <w:rPr>
          <w:rFonts w:ascii="Arial" w:hAnsi="Arial" w:cs="Arial"/>
          <w:sz w:val="28"/>
          <w:szCs w:val="28"/>
        </w:rPr>
        <w:t xml:space="preserve"> one but </w:t>
      </w:r>
      <w:proofErr w:type="spellStart"/>
      <w:r>
        <w:rPr>
          <w:rFonts w:ascii="Arial" w:hAnsi="Arial" w:cs="Arial"/>
          <w:sz w:val="28"/>
          <w:szCs w:val="28"/>
        </w:rPr>
        <w:t>munyika</w:t>
      </w:r>
      <w:proofErr w:type="spellEnd"/>
      <w:r>
        <w:rPr>
          <w:rFonts w:ascii="Arial" w:hAnsi="Arial" w:cs="Arial"/>
          <w:sz w:val="28"/>
          <w:szCs w:val="28"/>
        </w:rPr>
        <w:t xml:space="preserve"> </w:t>
      </w:r>
      <w:proofErr w:type="spellStart"/>
      <w:r>
        <w:rPr>
          <w:rFonts w:ascii="Arial" w:hAnsi="Arial" w:cs="Arial"/>
          <w:sz w:val="28"/>
          <w:szCs w:val="28"/>
        </w:rPr>
        <w:t>unoita</w:t>
      </w:r>
      <w:proofErr w:type="spellEnd"/>
      <w:r>
        <w:rPr>
          <w:rFonts w:ascii="Arial" w:hAnsi="Arial" w:cs="Arial"/>
          <w:sz w:val="28"/>
          <w:szCs w:val="28"/>
        </w:rPr>
        <w:t xml:space="preserve"> </w:t>
      </w:r>
      <w:proofErr w:type="spellStart"/>
      <w:r>
        <w:rPr>
          <w:rFonts w:ascii="Arial" w:hAnsi="Arial" w:cs="Arial"/>
          <w:sz w:val="28"/>
          <w:szCs w:val="28"/>
        </w:rPr>
        <w:t>vakadzi</w:t>
      </w:r>
      <w:proofErr w:type="spellEnd"/>
      <w:r>
        <w:rPr>
          <w:rFonts w:ascii="Arial" w:hAnsi="Arial" w:cs="Arial"/>
          <w:sz w:val="28"/>
          <w:szCs w:val="28"/>
        </w:rPr>
        <w:t xml:space="preserve"> </w:t>
      </w:r>
      <w:proofErr w:type="spellStart"/>
      <w:r>
        <w:rPr>
          <w:rFonts w:ascii="Arial" w:hAnsi="Arial" w:cs="Arial"/>
          <w:sz w:val="28"/>
          <w:szCs w:val="28"/>
        </w:rPr>
        <w:t>hombo</w:t>
      </w:r>
      <w:proofErr w:type="spellEnd"/>
      <w:r>
        <w:rPr>
          <w:rFonts w:ascii="Arial" w:hAnsi="Arial" w:cs="Arial"/>
          <w:sz w:val="28"/>
          <w:szCs w:val="28"/>
        </w:rPr>
        <w:t xml:space="preserve"> </w:t>
      </w:r>
      <w:proofErr w:type="spellStart"/>
      <w:r>
        <w:rPr>
          <w:rFonts w:ascii="Arial" w:hAnsi="Arial" w:cs="Arial"/>
          <w:sz w:val="28"/>
          <w:szCs w:val="28"/>
        </w:rPr>
        <w:t>unofara</w:t>
      </w:r>
      <w:proofErr w:type="spellEnd"/>
      <w:r>
        <w:rPr>
          <w:rFonts w:ascii="Arial" w:hAnsi="Arial" w:cs="Arial"/>
          <w:sz w:val="28"/>
          <w:szCs w:val="28"/>
        </w:rPr>
        <w:t xml:space="preserve"> </w:t>
      </w:r>
      <w:proofErr w:type="spellStart"/>
      <w:r>
        <w:rPr>
          <w:rFonts w:ascii="Arial" w:hAnsi="Arial" w:cs="Arial"/>
          <w:sz w:val="28"/>
          <w:szCs w:val="28"/>
        </w:rPr>
        <w:t>ndiyani</w:t>
      </w:r>
      <w:proofErr w:type="spellEnd"/>
      <w:r>
        <w:rPr>
          <w:rFonts w:ascii="Arial" w:hAnsi="Arial" w:cs="Arial"/>
          <w:sz w:val="28"/>
          <w:szCs w:val="28"/>
        </w:rPr>
        <w:t xml:space="preserve"> </w:t>
      </w:r>
      <w:proofErr w:type="spellStart"/>
      <w:r>
        <w:rPr>
          <w:rFonts w:ascii="Arial" w:hAnsi="Arial" w:cs="Arial"/>
          <w:sz w:val="28"/>
          <w:szCs w:val="28"/>
        </w:rPr>
        <w:t>akakutaurira</w:t>
      </w:r>
      <w:proofErr w:type="spellEnd"/>
      <w:r>
        <w:rPr>
          <w:rFonts w:ascii="Arial" w:hAnsi="Arial" w:cs="Arial"/>
          <w:sz w:val="28"/>
          <w:szCs w:val="28"/>
        </w:rPr>
        <w:t xml:space="preserve"> </w:t>
      </w:r>
      <w:proofErr w:type="spellStart"/>
      <w:r>
        <w:rPr>
          <w:rFonts w:ascii="Arial" w:hAnsi="Arial" w:cs="Arial"/>
          <w:sz w:val="28"/>
          <w:szCs w:val="28"/>
        </w:rPr>
        <w:t>izvozvo</w:t>
      </w:r>
      <w:proofErr w:type="spellEnd"/>
      <w:r>
        <w:rPr>
          <w:rFonts w:ascii="Arial" w:hAnsi="Arial" w:cs="Arial"/>
          <w:sz w:val="28"/>
          <w:szCs w:val="28"/>
        </w:rPr>
        <w:t xml:space="preserve">, </w:t>
      </w:r>
      <w:proofErr w:type="spellStart"/>
      <w:r>
        <w:rPr>
          <w:rFonts w:ascii="Arial" w:hAnsi="Arial" w:cs="Arial"/>
          <w:sz w:val="28"/>
          <w:szCs w:val="28"/>
        </w:rPr>
        <w:t>iyo</w:t>
      </w:r>
      <w:proofErr w:type="spellEnd"/>
      <w:r>
        <w:rPr>
          <w:rFonts w:ascii="Arial" w:hAnsi="Arial" w:cs="Arial"/>
          <w:sz w:val="28"/>
          <w:szCs w:val="28"/>
        </w:rPr>
        <w:t xml:space="preserve"> </w:t>
      </w:r>
      <w:proofErr w:type="spellStart"/>
      <w:r>
        <w:rPr>
          <w:rFonts w:ascii="Arial" w:hAnsi="Arial" w:cs="Arial"/>
          <w:sz w:val="28"/>
          <w:szCs w:val="28"/>
        </w:rPr>
        <w:t>iRoma</w:t>
      </w:r>
      <w:proofErr w:type="spellEnd"/>
      <w:r>
        <w:rPr>
          <w:rFonts w:ascii="Arial" w:hAnsi="Arial" w:cs="Arial"/>
          <w:sz w:val="28"/>
          <w:szCs w:val="28"/>
        </w:rPr>
        <w:t xml:space="preserve"> </w:t>
      </w:r>
      <w:proofErr w:type="spellStart"/>
      <w:r>
        <w:rPr>
          <w:rFonts w:ascii="Arial" w:hAnsi="Arial" w:cs="Arial"/>
          <w:sz w:val="28"/>
          <w:szCs w:val="28"/>
        </w:rPr>
        <w:t>yakakudza</w:t>
      </w:r>
      <w:proofErr w:type="spellEnd"/>
      <w:r>
        <w:rPr>
          <w:rFonts w:ascii="Arial" w:hAnsi="Arial" w:cs="Arial"/>
          <w:sz w:val="28"/>
          <w:szCs w:val="28"/>
        </w:rPr>
        <w:t xml:space="preserve"> </w:t>
      </w:r>
      <w:proofErr w:type="spellStart"/>
      <w:r>
        <w:rPr>
          <w:rFonts w:ascii="Arial" w:hAnsi="Arial" w:cs="Arial"/>
          <w:sz w:val="28"/>
          <w:szCs w:val="28"/>
        </w:rPr>
        <w:t>izvozvo</w:t>
      </w:r>
      <w:proofErr w:type="spellEnd"/>
      <w:r>
        <w:rPr>
          <w:rFonts w:ascii="Arial" w:hAnsi="Arial" w:cs="Arial"/>
          <w:sz w:val="28"/>
          <w:szCs w:val="28"/>
        </w:rPr>
        <w:t xml:space="preserve"> </w:t>
      </w:r>
      <w:proofErr w:type="spellStart"/>
      <w:r>
        <w:rPr>
          <w:rFonts w:ascii="Arial" w:hAnsi="Arial" w:cs="Arial"/>
          <w:sz w:val="28"/>
          <w:szCs w:val="28"/>
        </w:rPr>
        <w:t>ndi</w:t>
      </w:r>
      <w:proofErr w:type="spellEnd"/>
      <w:r>
        <w:rPr>
          <w:rFonts w:ascii="Arial" w:hAnsi="Arial" w:cs="Arial"/>
          <w:sz w:val="28"/>
          <w:szCs w:val="28"/>
        </w:rPr>
        <w:t xml:space="preserve"> Satan. But kana wane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zvako</w:t>
      </w:r>
      <w:proofErr w:type="spellEnd"/>
      <w:r>
        <w:rPr>
          <w:rFonts w:ascii="Arial" w:hAnsi="Arial" w:cs="Arial"/>
          <w:sz w:val="28"/>
          <w:szCs w:val="28"/>
        </w:rPr>
        <w:t xml:space="preserve"> </w:t>
      </w:r>
      <w:proofErr w:type="spellStart"/>
      <w:r>
        <w:rPr>
          <w:rFonts w:ascii="Arial" w:hAnsi="Arial" w:cs="Arial"/>
          <w:sz w:val="28"/>
          <w:szCs w:val="28"/>
        </w:rPr>
        <w:t>madzimai</w:t>
      </w:r>
      <w:proofErr w:type="spellEnd"/>
      <w:r>
        <w:rPr>
          <w:rFonts w:ascii="Arial" w:hAnsi="Arial" w:cs="Arial"/>
          <w:sz w:val="28"/>
          <w:szCs w:val="28"/>
        </w:rPr>
        <w:t xml:space="preserve"> </w:t>
      </w:r>
      <w:proofErr w:type="spellStart"/>
      <w:r>
        <w:rPr>
          <w:rFonts w:ascii="Arial" w:hAnsi="Arial" w:cs="Arial"/>
          <w:sz w:val="28"/>
          <w:szCs w:val="28"/>
        </w:rPr>
        <w:t>unoita</w:t>
      </w:r>
      <w:proofErr w:type="spellEnd"/>
      <w:r>
        <w:rPr>
          <w:rFonts w:ascii="Arial" w:hAnsi="Arial" w:cs="Arial"/>
          <w:sz w:val="28"/>
          <w:szCs w:val="28"/>
        </w:rPr>
        <w:t xml:space="preserve"> </w:t>
      </w:r>
      <w:proofErr w:type="spellStart"/>
      <w:r>
        <w:rPr>
          <w:rFonts w:ascii="Arial" w:hAnsi="Arial" w:cs="Arial"/>
          <w:sz w:val="28"/>
          <w:szCs w:val="28"/>
        </w:rPr>
        <w:t>aunodii</w:t>
      </w:r>
      <w:proofErr w:type="spellEnd"/>
      <w:r>
        <w:rPr>
          <w:rFonts w:ascii="Arial" w:hAnsi="Arial" w:cs="Arial"/>
          <w:sz w:val="28"/>
          <w:szCs w:val="28"/>
        </w:rPr>
        <w:t xml:space="preserve">…? </w:t>
      </w:r>
      <w:r w:rsidRPr="009026A1">
        <w:rPr>
          <w:rFonts w:ascii="Arial" w:hAnsi="Arial" w:cs="Arial"/>
          <w:sz w:val="18"/>
          <w:szCs w:val="18"/>
        </w:rPr>
        <w:t>[Congregation says, “</w:t>
      </w:r>
      <w:proofErr w:type="spellStart"/>
      <w:r w:rsidRPr="009026A1">
        <w:rPr>
          <w:rFonts w:ascii="Arial" w:hAnsi="Arial" w:cs="Arial"/>
          <w:sz w:val="18"/>
          <w:szCs w:val="18"/>
        </w:rPr>
        <w:t>aunoda</w:t>
      </w:r>
      <w:proofErr w:type="spellEnd"/>
      <w:r w:rsidRPr="009026A1">
        <w:rPr>
          <w:rFonts w:ascii="Arial" w:hAnsi="Arial" w:cs="Arial"/>
          <w:sz w:val="18"/>
          <w:szCs w:val="18"/>
        </w:rPr>
        <w:t>.”]</w:t>
      </w:r>
    </w:p>
    <w:p w14:paraId="1DC2336A" w14:textId="77777777" w:rsidR="001156DF" w:rsidRPr="00BC098F" w:rsidRDefault="001156DF" w:rsidP="001156DF">
      <w:pPr>
        <w:spacing w:line="276" w:lineRule="auto"/>
        <w:jc w:val="both"/>
        <w:rPr>
          <w:rFonts w:ascii="Arial" w:hAnsi="Arial" w:cs="Arial"/>
          <w:sz w:val="28"/>
          <w:szCs w:val="28"/>
        </w:rPr>
      </w:pPr>
      <w:r w:rsidRPr="00CD6E81">
        <w:rPr>
          <w:rFonts w:ascii="Arial" w:hAnsi="Arial" w:cs="Arial"/>
          <w:sz w:val="28"/>
          <w:szCs w:val="28"/>
          <w:vertAlign w:val="superscript"/>
        </w:rPr>
        <w:t xml:space="preserve">17 </w:t>
      </w:r>
      <w:proofErr w:type="spellStart"/>
      <w:r>
        <w:rPr>
          <w:rFonts w:ascii="Arial" w:hAnsi="Arial" w:cs="Arial"/>
          <w:sz w:val="28"/>
          <w:szCs w:val="28"/>
        </w:rPr>
        <w:t>Murikuona</w:t>
      </w:r>
      <w:proofErr w:type="spellEnd"/>
      <w:r>
        <w:rPr>
          <w:rFonts w:ascii="Arial" w:hAnsi="Arial" w:cs="Arial"/>
          <w:sz w:val="28"/>
          <w:szCs w:val="28"/>
        </w:rPr>
        <w:t xml:space="preserve"> </w:t>
      </w:r>
      <w:proofErr w:type="spellStart"/>
      <w:r>
        <w:rPr>
          <w:rFonts w:ascii="Arial" w:hAnsi="Arial" w:cs="Arial"/>
          <w:sz w:val="28"/>
          <w:szCs w:val="28"/>
        </w:rPr>
        <w:t>kunaka</w:t>
      </w:r>
      <w:proofErr w:type="spellEnd"/>
      <w:r>
        <w:rPr>
          <w:rFonts w:ascii="Arial" w:hAnsi="Arial" w:cs="Arial"/>
          <w:sz w:val="28"/>
          <w:szCs w:val="28"/>
        </w:rPr>
        <w:t xml:space="preserve"> </w:t>
      </w:r>
      <w:proofErr w:type="spellStart"/>
      <w:r>
        <w:rPr>
          <w:rFonts w:ascii="Arial" w:hAnsi="Arial" w:cs="Arial"/>
          <w:sz w:val="28"/>
          <w:szCs w:val="28"/>
        </w:rPr>
        <w:t>kwenyasha</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Pr>
          <w:rFonts w:ascii="Arial" w:hAnsi="Arial" w:cs="Arial"/>
          <w:sz w:val="28"/>
          <w:szCs w:val="28"/>
        </w:rPr>
        <w:t>Mudzimai</w:t>
      </w:r>
      <w:proofErr w:type="spellEnd"/>
      <w:r>
        <w:rPr>
          <w:rFonts w:ascii="Arial" w:hAnsi="Arial" w:cs="Arial"/>
          <w:sz w:val="28"/>
          <w:szCs w:val="28"/>
        </w:rPr>
        <w:t xml:space="preserve"> </w:t>
      </w:r>
      <w:proofErr w:type="spellStart"/>
      <w:r>
        <w:rPr>
          <w:rFonts w:ascii="Arial" w:hAnsi="Arial" w:cs="Arial"/>
          <w:sz w:val="28"/>
          <w:szCs w:val="28"/>
        </w:rPr>
        <w:t>mumwe</w:t>
      </w:r>
      <w:proofErr w:type="spellEnd"/>
      <w:r>
        <w:rPr>
          <w:rFonts w:ascii="Arial" w:hAnsi="Arial" w:cs="Arial"/>
          <w:sz w:val="28"/>
          <w:szCs w:val="28"/>
        </w:rPr>
        <w:t xml:space="preserve"> </w:t>
      </w:r>
      <w:proofErr w:type="spellStart"/>
      <w:r>
        <w:rPr>
          <w:rFonts w:ascii="Arial" w:hAnsi="Arial" w:cs="Arial"/>
          <w:sz w:val="28"/>
          <w:szCs w:val="28"/>
        </w:rPr>
        <w:t>nemumwe</w:t>
      </w:r>
      <w:proofErr w:type="spellEnd"/>
      <w:r>
        <w:rPr>
          <w:rFonts w:ascii="Arial" w:hAnsi="Arial" w:cs="Arial"/>
          <w:sz w:val="28"/>
          <w:szCs w:val="28"/>
        </w:rPr>
        <w:t xml:space="preserve"> </w:t>
      </w:r>
      <w:proofErr w:type="spellStart"/>
      <w:r>
        <w:rPr>
          <w:rFonts w:ascii="Arial" w:hAnsi="Arial" w:cs="Arial"/>
          <w:sz w:val="28"/>
          <w:szCs w:val="28"/>
        </w:rPr>
        <w:t>anowana</w:t>
      </w:r>
      <w:proofErr w:type="spellEnd"/>
      <w:r>
        <w:rPr>
          <w:rFonts w:ascii="Arial" w:hAnsi="Arial" w:cs="Arial"/>
          <w:sz w:val="28"/>
          <w:szCs w:val="28"/>
        </w:rPr>
        <w:t xml:space="preserve"> </w:t>
      </w:r>
      <w:proofErr w:type="spellStart"/>
      <w:r>
        <w:rPr>
          <w:rFonts w:ascii="Arial" w:hAnsi="Arial" w:cs="Arial"/>
          <w:sz w:val="28"/>
          <w:szCs w:val="28"/>
        </w:rPr>
        <w:t>imba</w:t>
      </w:r>
      <w:proofErr w:type="spellEnd"/>
      <w:r>
        <w:rPr>
          <w:rFonts w:ascii="Arial" w:hAnsi="Arial" w:cs="Arial"/>
          <w:sz w:val="28"/>
          <w:szCs w:val="28"/>
        </w:rPr>
        <w:t xml:space="preserve"> </w:t>
      </w:r>
      <w:proofErr w:type="spellStart"/>
      <w:r>
        <w:rPr>
          <w:rFonts w:ascii="Arial" w:hAnsi="Arial" w:cs="Arial"/>
          <w:sz w:val="28"/>
          <w:szCs w:val="28"/>
        </w:rPr>
        <w:t>yani</w:t>
      </w:r>
      <w:proofErr w:type="spellEnd"/>
      <w:r>
        <w:rPr>
          <w:rFonts w:ascii="Arial" w:hAnsi="Arial" w:cs="Arial"/>
          <w:sz w:val="28"/>
          <w:szCs w:val="28"/>
        </w:rPr>
        <w:t xml:space="preserve">…? </w:t>
      </w:r>
      <w:r w:rsidRPr="009026A1">
        <w:rPr>
          <w:rFonts w:ascii="Arial" w:hAnsi="Arial" w:cs="Arial"/>
          <w:sz w:val="18"/>
          <w:szCs w:val="18"/>
        </w:rPr>
        <w:t>[Congregation says, “</w:t>
      </w:r>
      <w:proofErr w:type="spellStart"/>
      <w:r w:rsidRPr="009026A1">
        <w:rPr>
          <w:rFonts w:ascii="Arial" w:hAnsi="Arial" w:cs="Arial"/>
          <w:sz w:val="18"/>
          <w:szCs w:val="18"/>
        </w:rPr>
        <w:t>yake</w:t>
      </w:r>
      <w:proofErr w:type="spellEnd"/>
      <w:r w:rsidRPr="009026A1">
        <w:rPr>
          <w:rFonts w:ascii="Arial" w:hAnsi="Arial" w:cs="Arial"/>
          <w:sz w:val="18"/>
          <w:szCs w:val="18"/>
        </w:rPr>
        <w:t>.”]</w:t>
      </w:r>
      <w:r>
        <w:rPr>
          <w:rFonts w:ascii="Arial" w:hAnsi="Arial" w:cs="Arial"/>
          <w:sz w:val="28"/>
          <w:szCs w:val="28"/>
        </w:rPr>
        <w:t xml:space="preserve"> Hanzi, “Vane </w:t>
      </w:r>
      <w:proofErr w:type="spellStart"/>
      <w:r>
        <w:rPr>
          <w:rFonts w:ascii="Arial" w:hAnsi="Arial" w:cs="Arial"/>
          <w:sz w:val="28"/>
          <w:szCs w:val="28"/>
        </w:rPr>
        <w:t>nzeve</w:t>
      </w:r>
      <w:proofErr w:type="spellEnd"/>
      <w:r>
        <w:rPr>
          <w:rFonts w:ascii="Arial" w:hAnsi="Arial" w:cs="Arial"/>
          <w:sz w:val="28"/>
          <w:szCs w:val="28"/>
        </w:rPr>
        <w:t xml:space="preserve"> </w:t>
      </w:r>
      <w:proofErr w:type="spellStart"/>
      <w:r>
        <w:rPr>
          <w:rFonts w:ascii="Arial" w:hAnsi="Arial" w:cs="Arial"/>
          <w:sz w:val="28"/>
          <w:szCs w:val="28"/>
        </w:rPr>
        <w:t>dzekunzwa</w:t>
      </w:r>
      <w:proofErr w:type="spellEnd"/>
      <w:r>
        <w:rPr>
          <w:rFonts w:ascii="Arial" w:hAnsi="Arial" w:cs="Arial"/>
          <w:sz w:val="28"/>
          <w:szCs w:val="28"/>
        </w:rPr>
        <w:t xml:space="preserve"> </w:t>
      </w:r>
      <w:proofErr w:type="spellStart"/>
      <w:r>
        <w:rPr>
          <w:rFonts w:ascii="Arial" w:hAnsi="Arial" w:cs="Arial"/>
          <w:sz w:val="28"/>
          <w:szCs w:val="28"/>
        </w:rPr>
        <w:t>ngavanzwe</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sidRPr="00817329">
        <w:rPr>
          <w:rFonts w:ascii="Arial" w:hAnsi="Arial" w:cs="Arial"/>
          <w:sz w:val="28"/>
          <w:szCs w:val="28"/>
        </w:rPr>
        <w:t xml:space="preserve"> </w:t>
      </w:r>
      <w:proofErr w:type="spellStart"/>
      <w:r>
        <w:rPr>
          <w:rFonts w:ascii="Arial" w:hAnsi="Arial" w:cs="Arial"/>
          <w:sz w:val="28"/>
          <w:szCs w:val="28"/>
        </w:rPr>
        <w:t>Zvinotaura</w:t>
      </w:r>
      <w:proofErr w:type="spellEnd"/>
      <w:r>
        <w:rPr>
          <w:rFonts w:ascii="Arial" w:hAnsi="Arial" w:cs="Arial"/>
          <w:sz w:val="28"/>
          <w:szCs w:val="28"/>
        </w:rPr>
        <w:t xml:space="preserve"> </w:t>
      </w:r>
      <w:proofErr w:type="spellStart"/>
      <w:r>
        <w:rPr>
          <w:rFonts w:ascii="Arial" w:hAnsi="Arial" w:cs="Arial"/>
          <w:sz w:val="28"/>
          <w:szCs w:val="28"/>
        </w:rPr>
        <w:t>chii</w:t>
      </w:r>
      <w:proofErr w:type="spellEnd"/>
      <w:r>
        <w:rPr>
          <w:rFonts w:ascii="Arial" w:hAnsi="Arial" w:cs="Arial"/>
          <w:sz w:val="28"/>
          <w:szCs w:val="28"/>
        </w:rPr>
        <w:t xml:space="preserve">…?  </w:t>
      </w:r>
      <w:r w:rsidRPr="00EF674D">
        <w:rPr>
          <w:rFonts w:ascii="Arial" w:hAnsi="Arial" w:cs="Arial"/>
          <w:sz w:val="18"/>
          <w:szCs w:val="18"/>
        </w:rPr>
        <w:t>[Congregation says, “Mweya.”]</w:t>
      </w:r>
      <w:r>
        <w:rPr>
          <w:rFonts w:ascii="Arial" w:hAnsi="Arial" w:cs="Arial"/>
          <w:sz w:val="28"/>
          <w:szCs w:val="28"/>
        </w:rPr>
        <w:t xml:space="preserve"> Mweya </w:t>
      </w:r>
      <w:proofErr w:type="spellStart"/>
      <w:r>
        <w:rPr>
          <w:rFonts w:ascii="Arial" w:hAnsi="Arial" w:cs="Arial"/>
          <w:sz w:val="28"/>
          <w:szCs w:val="28"/>
        </w:rPr>
        <w:t>kupiko</w:t>
      </w:r>
      <w:proofErr w:type="spellEnd"/>
      <w:r>
        <w:rPr>
          <w:rFonts w:ascii="Arial" w:hAnsi="Arial" w:cs="Arial"/>
          <w:sz w:val="28"/>
          <w:szCs w:val="28"/>
        </w:rPr>
        <w:t xml:space="preserve">…?” </w:t>
      </w:r>
      <w:r w:rsidRPr="00EF674D">
        <w:rPr>
          <w:rFonts w:ascii="Arial" w:hAnsi="Arial" w:cs="Arial"/>
          <w:sz w:val="18"/>
          <w:szCs w:val="18"/>
        </w:rPr>
        <w:t>[Congregation says, “</w:t>
      </w:r>
      <w:proofErr w:type="spellStart"/>
      <w:r w:rsidRPr="00EF674D">
        <w:rPr>
          <w:rFonts w:ascii="Arial" w:hAnsi="Arial" w:cs="Arial"/>
          <w:sz w:val="18"/>
          <w:szCs w:val="18"/>
        </w:rPr>
        <w:t>kukereke</w:t>
      </w:r>
      <w:proofErr w:type="spellEnd"/>
      <w:r w:rsidRPr="00EF674D">
        <w:rPr>
          <w:rFonts w:ascii="Arial" w:hAnsi="Arial" w:cs="Arial"/>
          <w:sz w:val="18"/>
          <w:szCs w:val="18"/>
        </w:rPr>
        <w:t xml:space="preserve">.”] </w:t>
      </w:r>
      <w:r>
        <w:rPr>
          <w:rFonts w:ascii="Arial" w:hAnsi="Arial" w:cs="Arial"/>
          <w:sz w:val="28"/>
          <w:szCs w:val="28"/>
        </w:rPr>
        <w:t xml:space="preserve">Manheru </w:t>
      </w:r>
      <w:proofErr w:type="spellStart"/>
      <w:r>
        <w:rPr>
          <w:rFonts w:ascii="Arial" w:hAnsi="Arial" w:cs="Arial"/>
          <w:sz w:val="28"/>
          <w:szCs w:val="28"/>
        </w:rPr>
        <w:t>ano</w:t>
      </w:r>
      <w:proofErr w:type="spellEnd"/>
      <w:r>
        <w:rPr>
          <w:rFonts w:ascii="Arial" w:hAnsi="Arial" w:cs="Arial"/>
          <w:sz w:val="28"/>
          <w:szCs w:val="28"/>
        </w:rPr>
        <w:t xml:space="preserve"> brother </w:t>
      </w:r>
      <w:proofErr w:type="spellStart"/>
      <w:r>
        <w:rPr>
          <w:rFonts w:ascii="Arial" w:hAnsi="Arial" w:cs="Arial"/>
          <w:sz w:val="28"/>
          <w:szCs w:val="28"/>
        </w:rPr>
        <w:t>namata</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change of status it’s a reality because </w:t>
      </w:r>
      <w:proofErr w:type="spellStart"/>
      <w:r>
        <w:rPr>
          <w:rFonts w:ascii="Arial" w:hAnsi="Arial" w:cs="Arial"/>
          <w:sz w:val="28"/>
          <w:szCs w:val="28"/>
        </w:rPr>
        <w:t>inini</w:t>
      </w:r>
      <w:proofErr w:type="spellEnd"/>
      <w:r>
        <w:rPr>
          <w:rFonts w:ascii="Arial" w:hAnsi="Arial" w:cs="Arial"/>
          <w:sz w:val="28"/>
          <w:szCs w:val="28"/>
        </w:rPr>
        <w:t xml:space="preserve"> </w:t>
      </w:r>
      <w:proofErr w:type="spellStart"/>
      <w:r>
        <w:rPr>
          <w:rFonts w:ascii="Arial" w:hAnsi="Arial" w:cs="Arial"/>
          <w:sz w:val="28"/>
          <w:szCs w:val="28"/>
        </w:rPr>
        <w:t>ndakamira</w:t>
      </w:r>
      <w:proofErr w:type="spellEnd"/>
      <w:r>
        <w:rPr>
          <w:rFonts w:ascii="Arial" w:hAnsi="Arial" w:cs="Arial"/>
          <w:sz w:val="28"/>
          <w:szCs w:val="28"/>
        </w:rPr>
        <w:t xml:space="preserve"> </w:t>
      </w:r>
      <w:proofErr w:type="spellStart"/>
      <w:r>
        <w:rPr>
          <w:rFonts w:ascii="Arial" w:hAnsi="Arial" w:cs="Arial"/>
          <w:sz w:val="28"/>
          <w:szCs w:val="28"/>
        </w:rPr>
        <w:t>pamberi</w:t>
      </w:r>
      <w:proofErr w:type="spellEnd"/>
      <w:r>
        <w:rPr>
          <w:rFonts w:ascii="Arial" w:hAnsi="Arial" w:cs="Arial"/>
          <w:sz w:val="28"/>
          <w:szCs w:val="28"/>
        </w:rPr>
        <w:t xml:space="preserve"> </w:t>
      </w:r>
      <w:proofErr w:type="spellStart"/>
      <w:r>
        <w:rPr>
          <w:rFonts w:ascii="Arial" w:hAnsi="Arial" w:cs="Arial"/>
          <w:sz w:val="28"/>
          <w:szCs w:val="28"/>
        </w:rPr>
        <w:t>pako</w:t>
      </w:r>
      <w:proofErr w:type="spellEnd"/>
      <w:r>
        <w:rPr>
          <w:rFonts w:ascii="Arial" w:hAnsi="Arial" w:cs="Arial"/>
          <w:sz w:val="28"/>
          <w:szCs w:val="28"/>
        </w:rPr>
        <w:t xml:space="preserve"> </w:t>
      </w:r>
      <w:proofErr w:type="spellStart"/>
      <w:r>
        <w:rPr>
          <w:rFonts w:ascii="Arial" w:hAnsi="Arial" w:cs="Arial"/>
          <w:sz w:val="28"/>
          <w:szCs w:val="28"/>
        </w:rPr>
        <w:t>panapa</w:t>
      </w:r>
      <w:proofErr w:type="spellEnd"/>
      <w:r>
        <w:rPr>
          <w:rFonts w:ascii="Arial" w:hAnsi="Arial" w:cs="Arial"/>
          <w:sz w:val="28"/>
          <w:szCs w:val="28"/>
        </w:rPr>
        <w:t xml:space="preserve">, </w:t>
      </w:r>
      <w:proofErr w:type="spellStart"/>
      <w:r>
        <w:rPr>
          <w:rFonts w:ascii="Arial" w:hAnsi="Arial" w:cs="Arial"/>
          <w:sz w:val="28"/>
          <w:szCs w:val="28"/>
        </w:rPr>
        <w:t>nekuda</w:t>
      </w:r>
      <w:proofErr w:type="spellEnd"/>
      <w:r>
        <w:rPr>
          <w:rFonts w:ascii="Arial" w:hAnsi="Arial" w:cs="Arial"/>
          <w:sz w:val="28"/>
          <w:szCs w:val="28"/>
        </w:rPr>
        <w:t xml:space="preserve"> </w:t>
      </w:r>
      <w:proofErr w:type="spellStart"/>
      <w:r>
        <w:rPr>
          <w:rFonts w:ascii="Arial" w:hAnsi="Arial" w:cs="Arial"/>
          <w:sz w:val="28"/>
          <w:szCs w:val="28"/>
        </w:rPr>
        <w:t>kwekutenda</w:t>
      </w:r>
      <w:proofErr w:type="spellEnd"/>
      <w:r>
        <w:rPr>
          <w:rFonts w:ascii="Arial" w:hAnsi="Arial" w:cs="Arial"/>
          <w:sz w:val="28"/>
          <w:szCs w:val="28"/>
        </w:rPr>
        <w:t xml:space="preserve"> Message </w:t>
      </w:r>
      <w:proofErr w:type="spellStart"/>
      <w:r>
        <w:rPr>
          <w:rFonts w:ascii="Arial" w:hAnsi="Arial" w:cs="Arial"/>
          <w:sz w:val="28"/>
          <w:szCs w:val="28"/>
        </w:rPr>
        <w:t>iyoyi</w:t>
      </w:r>
      <w:proofErr w:type="spellEnd"/>
      <w:r>
        <w:rPr>
          <w:rFonts w:ascii="Arial" w:hAnsi="Arial" w:cs="Arial"/>
          <w:sz w:val="28"/>
          <w:szCs w:val="28"/>
        </w:rPr>
        <w:t xml:space="preserve"> I saw it </w:t>
      </w:r>
      <w:proofErr w:type="spellStart"/>
      <w:r>
        <w:rPr>
          <w:rFonts w:ascii="Arial" w:hAnsi="Arial" w:cs="Arial"/>
          <w:sz w:val="28"/>
          <w:szCs w:val="28"/>
        </w:rPr>
        <w:t>ha</w:t>
      </w:r>
      <w:proofErr w:type="spellEnd"/>
      <w:r>
        <w:rPr>
          <w:rFonts w:ascii="Arial" w:hAnsi="Arial" w:cs="Arial"/>
          <w:sz w:val="28"/>
          <w:szCs w:val="28"/>
        </w:rPr>
        <w:t xml:space="preserve">…? </w:t>
      </w:r>
      <w:r w:rsidRPr="00EF674D">
        <w:rPr>
          <w:rFonts w:ascii="Arial" w:hAnsi="Arial" w:cs="Arial"/>
          <w:sz w:val="18"/>
          <w:szCs w:val="18"/>
        </w:rPr>
        <w:t>[Congregation says, “happening.”]</w:t>
      </w:r>
      <w:r>
        <w:rPr>
          <w:rFonts w:ascii="Arial" w:hAnsi="Arial" w:cs="Arial"/>
          <w:sz w:val="28"/>
          <w:szCs w:val="28"/>
        </w:rPr>
        <w:t xml:space="preserve"> I saw it happen, hapana </w:t>
      </w:r>
      <w:proofErr w:type="spellStart"/>
      <w:r>
        <w:rPr>
          <w:rFonts w:ascii="Arial" w:hAnsi="Arial" w:cs="Arial"/>
          <w:sz w:val="28"/>
          <w:szCs w:val="28"/>
        </w:rPr>
        <w:t>chimwe</w:t>
      </w:r>
      <w:proofErr w:type="spellEnd"/>
      <w:r>
        <w:rPr>
          <w:rFonts w:ascii="Arial" w:hAnsi="Arial" w:cs="Arial"/>
          <w:sz w:val="28"/>
          <w:szCs w:val="28"/>
        </w:rPr>
        <w:t xml:space="preserve"> </w:t>
      </w:r>
      <w:proofErr w:type="spellStart"/>
      <w:r>
        <w:rPr>
          <w:rFonts w:ascii="Arial" w:hAnsi="Arial" w:cs="Arial"/>
          <w:sz w:val="28"/>
          <w:szCs w:val="28"/>
        </w:rPr>
        <w:t>chinhu</w:t>
      </w:r>
      <w:proofErr w:type="spellEnd"/>
      <w:r>
        <w:rPr>
          <w:rFonts w:ascii="Arial" w:hAnsi="Arial" w:cs="Arial"/>
          <w:sz w:val="28"/>
          <w:szCs w:val="28"/>
        </w:rPr>
        <w:t xml:space="preserve"> </w:t>
      </w:r>
      <w:proofErr w:type="spellStart"/>
      <w:r>
        <w:rPr>
          <w:rFonts w:ascii="Arial" w:hAnsi="Arial" w:cs="Arial"/>
          <w:sz w:val="28"/>
          <w:szCs w:val="28"/>
        </w:rPr>
        <w:t>chandakambodzidza</w:t>
      </w:r>
      <w:proofErr w:type="spellEnd"/>
      <w:r>
        <w:rPr>
          <w:rFonts w:ascii="Arial" w:hAnsi="Arial" w:cs="Arial"/>
          <w:sz w:val="28"/>
          <w:szCs w:val="28"/>
        </w:rPr>
        <w:t xml:space="preserve"> kana </w:t>
      </w:r>
      <w:proofErr w:type="spellStart"/>
      <w:r>
        <w:rPr>
          <w:rFonts w:ascii="Arial" w:hAnsi="Arial" w:cs="Arial"/>
          <w:sz w:val="28"/>
          <w:szCs w:val="28"/>
        </w:rPr>
        <w:t>chimwe</w:t>
      </w:r>
      <w:proofErr w:type="spellEnd"/>
      <w:r>
        <w:rPr>
          <w:rFonts w:ascii="Arial" w:hAnsi="Arial" w:cs="Arial"/>
          <w:sz w:val="28"/>
          <w:szCs w:val="28"/>
        </w:rPr>
        <w:t xml:space="preserve"> </w:t>
      </w:r>
      <w:proofErr w:type="spellStart"/>
      <w:r>
        <w:rPr>
          <w:rFonts w:ascii="Arial" w:hAnsi="Arial" w:cs="Arial"/>
          <w:sz w:val="28"/>
          <w:szCs w:val="28"/>
        </w:rPr>
        <w:t>chinhu</w:t>
      </w:r>
      <w:proofErr w:type="spellEnd"/>
      <w:r>
        <w:rPr>
          <w:rFonts w:ascii="Arial" w:hAnsi="Arial" w:cs="Arial"/>
          <w:sz w:val="28"/>
          <w:szCs w:val="28"/>
        </w:rPr>
        <w:t xml:space="preserve">—kana </w:t>
      </w:r>
      <w:proofErr w:type="spellStart"/>
      <w:r>
        <w:rPr>
          <w:rFonts w:ascii="Arial" w:hAnsi="Arial" w:cs="Arial"/>
          <w:sz w:val="28"/>
          <w:szCs w:val="28"/>
        </w:rPr>
        <w:t>imwe</w:t>
      </w:r>
      <w:proofErr w:type="spellEnd"/>
      <w:r>
        <w:rPr>
          <w:rFonts w:ascii="Arial" w:hAnsi="Arial" w:cs="Arial"/>
          <w:sz w:val="28"/>
          <w:szCs w:val="28"/>
        </w:rPr>
        <w:t xml:space="preserve"> trick </w:t>
      </w:r>
      <w:proofErr w:type="spellStart"/>
      <w:r>
        <w:rPr>
          <w:rFonts w:ascii="Arial" w:hAnsi="Arial" w:cs="Arial"/>
          <w:sz w:val="28"/>
          <w:szCs w:val="28"/>
        </w:rPr>
        <w:t>iripo</w:t>
      </w:r>
      <w:proofErr w:type="spellEnd"/>
      <w:r>
        <w:rPr>
          <w:rFonts w:ascii="Arial" w:hAnsi="Arial" w:cs="Arial"/>
          <w:sz w:val="28"/>
          <w:szCs w:val="28"/>
        </w:rPr>
        <w:t xml:space="preserve"> </w:t>
      </w:r>
      <w:proofErr w:type="spellStart"/>
      <w:r>
        <w:rPr>
          <w:rFonts w:ascii="Arial" w:hAnsi="Arial" w:cs="Arial"/>
          <w:sz w:val="28"/>
          <w:szCs w:val="28"/>
        </w:rPr>
        <w:t>kungotora</w:t>
      </w:r>
      <w:proofErr w:type="spellEnd"/>
      <w:r>
        <w:rPr>
          <w:rFonts w:ascii="Arial" w:hAnsi="Arial" w:cs="Arial"/>
          <w:sz w:val="28"/>
          <w:szCs w:val="28"/>
        </w:rPr>
        <w:t xml:space="preserve"> </w:t>
      </w:r>
      <w:proofErr w:type="spellStart"/>
      <w:r>
        <w:rPr>
          <w:rFonts w:ascii="Arial" w:hAnsi="Arial" w:cs="Arial"/>
          <w:sz w:val="28"/>
          <w:szCs w:val="28"/>
        </w:rPr>
        <w:t>mwoyo</w:t>
      </w:r>
      <w:proofErr w:type="spellEnd"/>
      <w:r>
        <w:rPr>
          <w:rFonts w:ascii="Arial" w:hAnsi="Arial" w:cs="Arial"/>
          <w:sz w:val="28"/>
          <w:szCs w:val="28"/>
        </w:rPr>
        <w:t xml:space="preserve"> </w:t>
      </w:r>
      <w:proofErr w:type="spellStart"/>
      <w:r>
        <w:rPr>
          <w:rFonts w:ascii="Arial" w:hAnsi="Arial" w:cs="Arial"/>
          <w:sz w:val="28"/>
          <w:szCs w:val="28"/>
        </w:rPr>
        <w:t>wako</w:t>
      </w:r>
      <w:proofErr w:type="spellEnd"/>
      <w:r>
        <w:rPr>
          <w:rFonts w:ascii="Arial" w:hAnsi="Arial" w:cs="Arial"/>
          <w:sz w:val="28"/>
          <w:szCs w:val="28"/>
        </w:rPr>
        <w:t xml:space="preserve"> </w:t>
      </w:r>
      <w:proofErr w:type="spellStart"/>
      <w:r>
        <w:rPr>
          <w:rFonts w:ascii="Arial" w:hAnsi="Arial" w:cs="Arial"/>
          <w:sz w:val="28"/>
          <w:szCs w:val="28"/>
        </w:rPr>
        <w:t>wowuyisa</w:t>
      </w:r>
      <w:proofErr w:type="spellEnd"/>
      <w:r>
        <w:rPr>
          <w:rFonts w:ascii="Arial" w:hAnsi="Arial" w:cs="Arial"/>
          <w:sz w:val="28"/>
          <w:szCs w:val="28"/>
        </w:rPr>
        <w:t xml:space="preserve">  </w:t>
      </w:r>
      <w:proofErr w:type="spellStart"/>
      <w:r>
        <w:rPr>
          <w:rFonts w:ascii="Arial" w:hAnsi="Arial" w:cs="Arial"/>
          <w:sz w:val="28"/>
          <w:szCs w:val="28"/>
        </w:rPr>
        <w:t>muShoko</w:t>
      </w:r>
      <w:proofErr w:type="spellEnd"/>
      <w:r>
        <w:rPr>
          <w:rFonts w:ascii="Arial" w:hAnsi="Arial" w:cs="Arial"/>
          <w:sz w:val="28"/>
          <w:szCs w:val="28"/>
        </w:rPr>
        <w:t xml:space="preserve"> rani…? </w:t>
      </w:r>
      <w:r w:rsidRPr="00531DCA">
        <w:rPr>
          <w:rFonts w:ascii="Arial" w:hAnsi="Arial" w:cs="Arial"/>
          <w:sz w:val="18"/>
          <w:szCs w:val="18"/>
        </w:rPr>
        <w:t>[Congregation says, “</w:t>
      </w:r>
      <w:proofErr w:type="spellStart"/>
      <w:r w:rsidRPr="00531DCA">
        <w:rPr>
          <w:rFonts w:ascii="Arial" w:hAnsi="Arial" w:cs="Arial"/>
          <w:sz w:val="18"/>
          <w:szCs w:val="18"/>
        </w:rPr>
        <w:t>paMwari</w:t>
      </w:r>
      <w:proofErr w:type="spellEnd"/>
      <w:r w:rsidRPr="00531DCA">
        <w:rPr>
          <w:rFonts w:ascii="Arial" w:hAnsi="Arial" w:cs="Arial"/>
          <w:sz w:val="18"/>
          <w:szCs w:val="18"/>
        </w:rPr>
        <w:t>.”]</w:t>
      </w:r>
    </w:p>
    <w:p w14:paraId="3E3B2081" w14:textId="77777777" w:rsidR="001156DF" w:rsidRPr="00BC098F" w:rsidRDefault="001156DF" w:rsidP="001156DF">
      <w:pPr>
        <w:spacing w:line="276" w:lineRule="auto"/>
        <w:jc w:val="both"/>
        <w:rPr>
          <w:rFonts w:ascii="Arial" w:hAnsi="Arial" w:cs="Arial"/>
          <w:sz w:val="28"/>
          <w:szCs w:val="28"/>
        </w:rPr>
      </w:pPr>
      <w:r w:rsidRPr="00CD6E81">
        <w:rPr>
          <w:rFonts w:ascii="Arial" w:hAnsi="Arial" w:cs="Arial"/>
          <w:sz w:val="28"/>
          <w:szCs w:val="28"/>
          <w:vertAlign w:val="superscript"/>
        </w:rPr>
        <w:t>18</w:t>
      </w:r>
      <w:r>
        <w:rPr>
          <w:rFonts w:ascii="Arial" w:hAnsi="Arial" w:cs="Arial"/>
          <w:sz w:val="28"/>
          <w:szCs w:val="28"/>
        </w:rPr>
        <w:t xml:space="preserve"> </w:t>
      </w:r>
      <w:r w:rsidRPr="00B3463B">
        <w:rPr>
          <w:rFonts w:ascii="Arial" w:hAnsi="Arial" w:cs="Arial"/>
          <w:sz w:val="28"/>
          <w:szCs w:val="28"/>
        </w:rPr>
        <w:t xml:space="preserve">Message </w:t>
      </w:r>
      <w:proofErr w:type="spellStart"/>
      <w:r w:rsidRPr="00B3463B">
        <w:rPr>
          <w:rFonts w:ascii="Arial" w:hAnsi="Arial" w:cs="Arial"/>
          <w:sz w:val="28"/>
          <w:szCs w:val="28"/>
        </w:rPr>
        <w:t>ndeye</w:t>
      </w:r>
      <w:proofErr w:type="spellEnd"/>
      <w:r>
        <w:rPr>
          <w:rFonts w:ascii="Arial" w:hAnsi="Arial" w:cs="Arial"/>
          <w:sz w:val="28"/>
          <w:szCs w:val="28"/>
        </w:rPr>
        <w:t xml:space="preserve"> </w:t>
      </w:r>
      <w:proofErr w:type="spellStart"/>
      <w:r w:rsidRPr="00B3463B">
        <w:rPr>
          <w:rFonts w:ascii="Arial" w:hAnsi="Arial" w:cs="Arial"/>
          <w:sz w:val="28"/>
          <w:szCs w:val="28"/>
        </w:rPr>
        <w:t>mazviro</w:t>
      </w:r>
      <w:proofErr w:type="spellEnd"/>
      <w:r w:rsidRPr="00B3463B">
        <w:rPr>
          <w:rFonts w:ascii="Arial" w:hAnsi="Arial" w:cs="Arial"/>
          <w:sz w:val="28"/>
          <w:szCs w:val="28"/>
        </w:rPr>
        <w:t xml:space="preserve"> </w:t>
      </w:r>
      <w:proofErr w:type="spellStart"/>
      <w:r w:rsidRPr="00B3463B">
        <w:rPr>
          <w:rFonts w:ascii="Arial" w:hAnsi="Arial" w:cs="Arial"/>
          <w:sz w:val="28"/>
          <w:szCs w:val="28"/>
        </w:rPr>
        <w:t>kwazvo</w:t>
      </w:r>
      <w:proofErr w:type="spellEnd"/>
      <w:r w:rsidRPr="00B3463B">
        <w:rPr>
          <w:rFonts w:ascii="Arial" w:hAnsi="Arial" w:cs="Arial"/>
          <w:sz w:val="28"/>
          <w:szCs w:val="28"/>
        </w:rPr>
        <w:t xml:space="preserve"> but </w:t>
      </w:r>
      <w:proofErr w:type="spellStart"/>
      <w:r w:rsidRPr="00B3463B">
        <w:rPr>
          <w:rFonts w:ascii="Arial" w:hAnsi="Arial" w:cs="Arial"/>
          <w:sz w:val="28"/>
          <w:szCs w:val="28"/>
        </w:rPr>
        <w:t>chiendai</w:t>
      </w:r>
      <w:proofErr w:type="spellEnd"/>
      <w:r w:rsidRPr="00B3463B">
        <w:rPr>
          <w:rFonts w:ascii="Arial" w:hAnsi="Arial" w:cs="Arial"/>
          <w:sz w:val="28"/>
          <w:szCs w:val="28"/>
        </w:rPr>
        <w:t xml:space="preserve"> </w:t>
      </w:r>
      <w:proofErr w:type="spellStart"/>
      <w:r w:rsidRPr="00B3463B">
        <w:rPr>
          <w:rFonts w:ascii="Arial" w:hAnsi="Arial" w:cs="Arial"/>
          <w:sz w:val="28"/>
          <w:szCs w:val="28"/>
        </w:rPr>
        <w:t>munotarisa</w:t>
      </w:r>
      <w:proofErr w:type="spellEnd"/>
      <w:r w:rsidRPr="00B3463B">
        <w:rPr>
          <w:rFonts w:ascii="Arial" w:hAnsi="Arial" w:cs="Arial"/>
          <w:sz w:val="28"/>
          <w:szCs w:val="28"/>
        </w:rPr>
        <w:t xml:space="preserve"> </w:t>
      </w:r>
      <w:proofErr w:type="spellStart"/>
      <w:r w:rsidRPr="00B3463B">
        <w:rPr>
          <w:rFonts w:ascii="Arial" w:hAnsi="Arial" w:cs="Arial"/>
          <w:sz w:val="28"/>
          <w:szCs w:val="28"/>
        </w:rPr>
        <w:t>vamwe</w:t>
      </w:r>
      <w:proofErr w:type="spellEnd"/>
      <w:r w:rsidRPr="00B3463B">
        <w:rPr>
          <w:rFonts w:ascii="Arial" w:hAnsi="Arial" w:cs="Arial"/>
          <w:sz w:val="28"/>
          <w:szCs w:val="28"/>
        </w:rPr>
        <w:t xml:space="preserve"> </w:t>
      </w:r>
      <w:proofErr w:type="spellStart"/>
      <w:r w:rsidRPr="00B3463B">
        <w:rPr>
          <w:rFonts w:ascii="Arial" w:hAnsi="Arial" w:cs="Arial"/>
          <w:sz w:val="28"/>
          <w:szCs w:val="28"/>
        </w:rPr>
        <w:t>vakapedza</w:t>
      </w:r>
      <w:proofErr w:type="spellEnd"/>
      <w:r w:rsidRPr="00B3463B">
        <w:rPr>
          <w:rFonts w:ascii="Arial" w:hAnsi="Arial" w:cs="Arial"/>
          <w:sz w:val="28"/>
          <w:szCs w:val="28"/>
        </w:rPr>
        <w:t xml:space="preserve"> </w:t>
      </w:r>
      <w:proofErr w:type="spellStart"/>
      <w:r w:rsidRPr="00B3463B">
        <w:rPr>
          <w:rFonts w:ascii="Arial" w:hAnsi="Arial" w:cs="Arial"/>
          <w:sz w:val="28"/>
          <w:szCs w:val="28"/>
        </w:rPr>
        <w:t>makore</w:t>
      </w:r>
      <w:proofErr w:type="spellEnd"/>
      <w:r w:rsidRPr="00B3463B">
        <w:rPr>
          <w:rFonts w:ascii="Arial" w:hAnsi="Arial" w:cs="Arial"/>
          <w:sz w:val="28"/>
          <w:szCs w:val="28"/>
        </w:rPr>
        <w:t xml:space="preserve"> </w:t>
      </w:r>
      <w:proofErr w:type="spellStart"/>
      <w:r w:rsidRPr="00B3463B">
        <w:rPr>
          <w:rFonts w:ascii="Arial" w:hAnsi="Arial" w:cs="Arial"/>
          <w:sz w:val="28"/>
          <w:szCs w:val="28"/>
        </w:rPr>
        <w:t>avo</w:t>
      </w:r>
      <w:proofErr w:type="spellEnd"/>
      <w:r w:rsidRPr="00B3463B">
        <w:rPr>
          <w:rFonts w:ascii="Arial" w:hAnsi="Arial" w:cs="Arial"/>
          <w:sz w:val="28"/>
          <w:szCs w:val="28"/>
        </w:rPr>
        <w:t xml:space="preserve"> </w:t>
      </w:r>
      <w:proofErr w:type="spellStart"/>
      <w:r w:rsidRPr="00B3463B">
        <w:rPr>
          <w:rFonts w:ascii="Arial" w:hAnsi="Arial" w:cs="Arial"/>
          <w:sz w:val="28"/>
          <w:szCs w:val="28"/>
        </w:rPr>
        <w:t>vac</w:t>
      </w:r>
      <w:r>
        <w:rPr>
          <w:rFonts w:ascii="Arial" w:hAnsi="Arial" w:cs="Arial"/>
          <w:sz w:val="28"/>
          <w:szCs w:val="28"/>
        </w:rPr>
        <w:t>hinamata</w:t>
      </w:r>
      <w:proofErr w:type="spellEnd"/>
      <w:r>
        <w:rPr>
          <w:rFonts w:ascii="Arial" w:hAnsi="Arial" w:cs="Arial"/>
          <w:sz w:val="28"/>
          <w:szCs w:val="28"/>
        </w:rPr>
        <w:t xml:space="preserve"> </w:t>
      </w:r>
      <w:proofErr w:type="spellStart"/>
      <w:r>
        <w:rPr>
          <w:rFonts w:ascii="Arial" w:hAnsi="Arial" w:cs="Arial"/>
          <w:sz w:val="28"/>
          <w:szCs w:val="28"/>
        </w:rPr>
        <w:t>muma</w:t>
      </w:r>
      <w:proofErr w:type="spellEnd"/>
      <w:r>
        <w:rPr>
          <w:rFonts w:ascii="Arial" w:hAnsi="Arial" w:cs="Arial"/>
          <w:sz w:val="28"/>
          <w:szCs w:val="28"/>
        </w:rPr>
        <w:t xml:space="preserve"> denomination, Salvation Army </w:t>
      </w:r>
      <w:proofErr w:type="spellStart"/>
      <w:r>
        <w:rPr>
          <w:rFonts w:ascii="Arial" w:hAnsi="Arial" w:cs="Arial"/>
          <w:sz w:val="28"/>
          <w:szCs w:val="28"/>
        </w:rPr>
        <w:t>unoraramawo</w:t>
      </w:r>
      <w:proofErr w:type="spellEnd"/>
      <w:r>
        <w:rPr>
          <w:rFonts w:ascii="Arial" w:hAnsi="Arial" w:cs="Arial"/>
          <w:sz w:val="28"/>
          <w:szCs w:val="28"/>
        </w:rPr>
        <w:t xml:space="preserve"> </w:t>
      </w:r>
      <w:proofErr w:type="spellStart"/>
      <w:r>
        <w:rPr>
          <w:rFonts w:ascii="Arial" w:hAnsi="Arial" w:cs="Arial"/>
          <w:sz w:val="28"/>
          <w:szCs w:val="28"/>
        </w:rPr>
        <w:t>ehe</w:t>
      </w:r>
      <w:proofErr w:type="spellEnd"/>
      <w:r>
        <w:rPr>
          <w:rFonts w:ascii="Arial" w:hAnsi="Arial" w:cs="Arial"/>
          <w:sz w:val="28"/>
          <w:szCs w:val="28"/>
        </w:rPr>
        <w:t xml:space="preserve"> </w:t>
      </w:r>
      <w:proofErr w:type="spellStart"/>
      <w:r>
        <w:rPr>
          <w:rFonts w:ascii="Arial" w:hAnsi="Arial" w:cs="Arial"/>
          <w:sz w:val="28"/>
          <w:szCs w:val="28"/>
        </w:rPr>
        <w:t>unoitawo</w:t>
      </w:r>
      <w:proofErr w:type="spellEnd"/>
      <w:r>
        <w:rPr>
          <w:rFonts w:ascii="Arial" w:hAnsi="Arial" w:cs="Arial"/>
          <w:sz w:val="28"/>
          <w:szCs w:val="28"/>
        </w:rPr>
        <w:t xml:space="preserve"> </w:t>
      </w:r>
      <w:proofErr w:type="spellStart"/>
      <w:r>
        <w:rPr>
          <w:rFonts w:ascii="Arial" w:hAnsi="Arial" w:cs="Arial"/>
          <w:sz w:val="28"/>
          <w:szCs w:val="28"/>
        </w:rPr>
        <w:t>zvaunotendawo</w:t>
      </w:r>
      <w:proofErr w:type="spellEnd"/>
      <w:r>
        <w:rPr>
          <w:rFonts w:ascii="Arial" w:hAnsi="Arial" w:cs="Arial"/>
          <w:sz w:val="28"/>
          <w:szCs w:val="28"/>
        </w:rPr>
        <w:t xml:space="preserve"> Mwari but there— it’s nothing to talk about, it’s nothing to go home about it’s nothing. Its general success </w:t>
      </w:r>
      <w:proofErr w:type="spellStart"/>
      <w:r>
        <w:rPr>
          <w:rFonts w:ascii="Arial" w:hAnsi="Arial" w:cs="Arial"/>
          <w:sz w:val="28"/>
          <w:szCs w:val="28"/>
        </w:rPr>
        <w:t>kakungogarawo</w:t>
      </w:r>
      <w:proofErr w:type="spellEnd"/>
      <w:r>
        <w:rPr>
          <w:rFonts w:ascii="Arial" w:hAnsi="Arial" w:cs="Arial"/>
          <w:sz w:val="28"/>
          <w:szCs w:val="28"/>
        </w:rPr>
        <w:t xml:space="preserve"> but </w:t>
      </w:r>
      <w:proofErr w:type="spellStart"/>
      <w:r>
        <w:rPr>
          <w:rFonts w:ascii="Arial" w:hAnsi="Arial" w:cs="Arial"/>
          <w:sz w:val="28"/>
          <w:szCs w:val="28"/>
        </w:rPr>
        <w:t>kwete</w:t>
      </w:r>
      <w:proofErr w:type="spellEnd"/>
      <w:r>
        <w:rPr>
          <w:rFonts w:ascii="Arial" w:hAnsi="Arial" w:cs="Arial"/>
          <w:sz w:val="28"/>
          <w:szCs w:val="28"/>
        </w:rPr>
        <w:t xml:space="preserve"> </w:t>
      </w:r>
      <w:proofErr w:type="spellStart"/>
      <w:r>
        <w:rPr>
          <w:rFonts w:ascii="Arial" w:hAnsi="Arial" w:cs="Arial"/>
          <w:sz w:val="28"/>
          <w:szCs w:val="28"/>
        </w:rPr>
        <w:t>wamu</w:t>
      </w:r>
      <w:proofErr w:type="spellEnd"/>
      <w:r>
        <w:rPr>
          <w:rFonts w:ascii="Arial" w:hAnsi="Arial" w:cs="Arial"/>
          <w:sz w:val="28"/>
          <w:szCs w:val="28"/>
        </w:rPr>
        <w:t xml:space="preserve"> Message iyi Message iyi </w:t>
      </w:r>
      <w:proofErr w:type="spellStart"/>
      <w:r>
        <w:rPr>
          <w:rFonts w:ascii="Arial" w:hAnsi="Arial" w:cs="Arial"/>
          <w:sz w:val="28"/>
          <w:szCs w:val="28"/>
        </w:rPr>
        <w:t>inokusvista</w:t>
      </w:r>
      <w:proofErr w:type="spellEnd"/>
      <w:r>
        <w:rPr>
          <w:rFonts w:ascii="Arial" w:hAnsi="Arial" w:cs="Arial"/>
          <w:sz w:val="28"/>
          <w:szCs w:val="28"/>
        </w:rPr>
        <w:t xml:space="preserve"> </w:t>
      </w:r>
      <w:proofErr w:type="spellStart"/>
      <w:r>
        <w:rPr>
          <w:rFonts w:ascii="Arial" w:hAnsi="Arial" w:cs="Arial"/>
          <w:sz w:val="28"/>
          <w:szCs w:val="28"/>
        </w:rPr>
        <w:t>pekuti</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unotenda</w:t>
      </w:r>
      <w:proofErr w:type="spellEnd"/>
      <w:r>
        <w:rPr>
          <w:rFonts w:ascii="Arial" w:hAnsi="Arial" w:cs="Arial"/>
          <w:sz w:val="28"/>
          <w:szCs w:val="28"/>
        </w:rPr>
        <w:t xml:space="preserve"> </w:t>
      </w:r>
      <w:proofErr w:type="spellStart"/>
      <w:r>
        <w:rPr>
          <w:rFonts w:ascii="Arial" w:hAnsi="Arial" w:cs="Arial"/>
          <w:sz w:val="28"/>
          <w:szCs w:val="28"/>
        </w:rPr>
        <w:t>wega</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sidRPr="0015451E">
        <w:rPr>
          <w:rFonts w:ascii="Arial" w:hAnsi="Arial" w:cs="Arial"/>
          <w:sz w:val="28"/>
          <w:szCs w:val="28"/>
        </w:rPr>
        <w:t>Unotenda</w:t>
      </w:r>
      <w:proofErr w:type="spellEnd"/>
      <w:r w:rsidRPr="0015451E">
        <w:rPr>
          <w:rFonts w:ascii="Arial" w:hAnsi="Arial" w:cs="Arial"/>
          <w:sz w:val="28"/>
          <w:szCs w:val="28"/>
        </w:rPr>
        <w:t xml:space="preserve"> </w:t>
      </w:r>
      <w:proofErr w:type="spellStart"/>
      <w:r w:rsidRPr="0015451E">
        <w:rPr>
          <w:rFonts w:ascii="Arial" w:hAnsi="Arial" w:cs="Arial"/>
          <w:sz w:val="28"/>
          <w:szCs w:val="28"/>
        </w:rPr>
        <w:t>wega</w:t>
      </w:r>
      <w:proofErr w:type="spellEnd"/>
      <w:r w:rsidRPr="0015451E">
        <w:rPr>
          <w:rFonts w:ascii="Arial" w:hAnsi="Arial" w:cs="Arial"/>
          <w:sz w:val="28"/>
          <w:szCs w:val="28"/>
        </w:rPr>
        <w:t xml:space="preserve"> </w:t>
      </w:r>
      <w:proofErr w:type="spellStart"/>
      <w:r w:rsidRPr="0015451E">
        <w:rPr>
          <w:rFonts w:ascii="Arial" w:hAnsi="Arial" w:cs="Arial"/>
          <w:sz w:val="28"/>
          <w:szCs w:val="28"/>
        </w:rPr>
        <w:t>kuti</w:t>
      </w:r>
      <w:proofErr w:type="spellEnd"/>
      <w:r w:rsidRPr="0015451E">
        <w:rPr>
          <w:rFonts w:ascii="Arial" w:hAnsi="Arial" w:cs="Arial"/>
          <w:sz w:val="28"/>
          <w:szCs w:val="28"/>
        </w:rPr>
        <w:t xml:space="preserve"> M</w:t>
      </w:r>
      <w:r>
        <w:rPr>
          <w:rFonts w:ascii="Arial" w:hAnsi="Arial" w:cs="Arial"/>
          <w:sz w:val="28"/>
          <w:szCs w:val="28"/>
        </w:rPr>
        <w:t>w</w:t>
      </w:r>
      <w:r w:rsidRPr="0015451E">
        <w:rPr>
          <w:rFonts w:ascii="Arial" w:hAnsi="Arial" w:cs="Arial"/>
          <w:sz w:val="28"/>
          <w:szCs w:val="28"/>
        </w:rPr>
        <w:t xml:space="preserve">ari </w:t>
      </w:r>
      <w:proofErr w:type="spellStart"/>
      <w:r w:rsidRPr="0015451E">
        <w:rPr>
          <w:rFonts w:ascii="Arial" w:hAnsi="Arial" w:cs="Arial"/>
          <w:sz w:val="28"/>
          <w:szCs w:val="28"/>
        </w:rPr>
        <w:t>ndinotenda</w:t>
      </w:r>
      <w:proofErr w:type="spellEnd"/>
      <w:r w:rsidRPr="0015451E">
        <w:rPr>
          <w:rFonts w:ascii="Arial" w:hAnsi="Arial" w:cs="Arial"/>
          <w:sz w:val="28"/>
          <w:szCs w:val="28"/>
        </w:rPr>
        <w:t xml:space="preserve"> </w:t>
      </w:r>
      <w:proofErr w:type="spellStart"/>
      <w:r w:rsidRPr="0015451E">
        <w:rPr>
          <w:rFonts w:ascii="Arial" w:hAnsi="Arial" w:cs="Arial"/>
          <w:sz w:val="28"/>
          <w:szCs w:val="28"/>
        </w:rPr>
        <w:t>hangu</w:t>
      </w:r>
      <w:proofErr w:type="spellEnd"/>
      <w:r>
        <w:rPr>
          <w:rFonts w:ascii="Arial" w:hAnsi="Arial" w:cs="Arial"/>
          <w:sz w:val="28"/>
          <w:szCs w:val="28"/>
        </w:rPr>
        <w:t xml:space="preserve">, </w:t>
      </w:r>
      <w:r w:rsidRPr="003729D3">
        <w:rPr>
          <w:rFonts w:ascii="Arial" w:hAnsi="Arial" w:cs="Arial"/>
          <w:sz w:val="18"/>
          <w:szCs w:val="18"/>
        </w:rPr>
        <w:t>[Apostle claps his hands nine times]</w:t>
      </w:r>
      <w:r w:rsidRPr="0015451E">
        <w:rPr>
          <w:rFonts w:ascii="Arial" w:hAnsi="Arial" w:cs="Arial"/>
          <w:sz w:val="28"/>
          <w:szCs w:val="28"/>
        </w:rPr>
        <w:t xml:space="preserve"> </w:t>
      </w:r>
      <w:proofErr w:type="spellStart"/>
      <w:r w:rsidRPr="0015451E">
        <w:rPr>
          <w:rFonts w:ascii="Arial" w:hAnsi="Arial" w:cs="Arial"/>
          <w:sz w:val="28"/>
          <w:szCs w:val="28"/>
        </w:rPr>
        <w:t>nekuda</w:t>
      </w:r>
      <w:proofErr w:type="spellEnd"/>
      <w:r w:rsidRPr="0015451E">
        <w:rPr>
          <w:rFonts w:ascii="Arial" w:hAnsi="Arial" w:cs="Arial"/>
          <w:sz w:val="28"/>
          <w:szCs w:val="28"/>
        </w:rPr>
        <w:t xml:space="preserve"> </w:t>
      </w:r>
      <w:proofErr w:type="spellStart"/>
      <w:r w:rsidRPr="0015451E">
        <w:rPr>
          <w:rFonts w:ascii="Arial" w:hAnsi="Arial" w:cs="Arial"/>
          <w:sz w:val="28"/>
          <w:szCs w:val="28"/>
        </w:rPr>
        <w:t>kwezvamandidii</w:t>
      </w:r>
      <w:proofErr w:type="spellEnd"/>
      <w:r w:rsidRPr="0015451E">
        <w:rPr>
          <w:rFonts w:ascii="Arial" w:hAnsi="Arial" w:cs="Arial"/>
          <w:sz w:val="28"/>
          <w:szCs w:val="28"/>
        </w:rPr>
        <w:t xml:space="preserve">…? </w:t>
      </w:r>
      <w:r w:rsidRPr="00F36FDF">
        <w:rPr>
          <w:rFonts w:ascii="Arial" w:hAnsi="Arial" w:cs="Arial"/>
          <w:sz w:val="18"/>
          <w:szCs w:val="18"/>
        </w:rPr>
        <w:t>[Congregation says, “</w:t>
      </w:r>
      <w:proofErr w:type="spellStart"/>
      <w:r w:rsidRPr="00F36FDF">
        <w:rPr>
          <w:rFonts w:ascii="Arial" w:hAnsi="Arial" w:cs="Arial"/>
          <w:sz w:val="18"/>
          <w:szCs w:val="18"/>
        </w:rPr>
        <w:t>zvamandiitira</w:t>
      </w:r>
      <w:proofErr w:type="spellEnd"/>
      <w:r w:rsidRPr="00F36FDF">
        <w:rPr>
          <w:rFonts w:ascii="Arial" w:hAnsi="Arial" w:cs="Arial"/>
          <w:sz w:val="18"/>
          <w:szCs w:val="18"/>
        </w:rPr>
        <w:t>.”]</w:t>
      </w:r>
      <w:r w:rsidRPr="00927565">
        <w:rPr>
          <w:rFonts w:ascii="Arial" w:hAnsi="Arial" w:cs="Arial"/>
          <w:sz w:val="28"/>
          <w:szCs w:val="28"/>
        </w:rPr>
        <w:t xml:space="preserve"> </w:t>
      </w:r>
      <w:proofErr w:type="spellStart"/>
      <w:r>
        <w:rPr>
          <w:rFonts w:ascii="Arial" w:hAnsi="Arial" w:cs="Arial"/>
          <w:sz w:val="28"/>
          <w:szCs w:val="28"/>
        </w:rPr>
        <w:t>H</w:t>
      </w:r>
      <w:r w:rsidRPr="00927565">
        <w:rPr>
          <w:rFonts w:ascii="Arial" w:hAnsi="Arial" w:cs="Arial"/>
          <w:sz w:val="28"/>
          <w:szCs w:val="28"/>
        </w:rPr>
        <w:t>atipindei</w:t>
      </w:r>
      <w:proofErr w:type="spellEnd"/>
      <w:r w:rsidRPr="00927565">
        <w:rPr>
          <w:rFonts w:ascii="Arial" w:hAnsi="Arial" w:cs="Arial"/>
          <w:sz w:val="28"/>
          <w:szCs w:val="28"/>
        </w:rPr>
        <w:t xml:space="preserve"> </w:t>
      </w:r>
      <w:proofErr w:type="spellStart"/>
      <w:r w:rsidRPr="00927565">
        <w:rPr>
          <w:rFonts w:ascii="Arial" w:hAnsi="Arial" w:cs="Arial"/>
          <w:sz w:val="28"/>
          <w:szCs w:val="28"/>
        </w:rPr>
        <w:t>pakunyengetera</w:t>
      </w:r>
      <w:proofErr w:type="spellEnd"/>
      <w:r w:rsidRPr="00927565">
        <w:rPr>
          <w:rFonts w:ascii="Arial" w:hAnsi="Arial" w:cs="Arial"/>
          <w:sz w:val="28"/>
          <w:szCs w:val="28"/>
        </w:rPr>
        <w:t xml:space="preserve"> tine </w:t>
      </w:r>
      <w:proofErr w:type="spellStart"/>
      <w:r w:rsidRPr="00927565">
        <w:rPr>
          <w:rFonts w:ascii="Arial" w:hAnsi="Arial" w:cs="Arial"/>
          <w:sz w:val="28"/>
          <w:szCs w:val="28"/>
        </w:rPr>
        <w:t>nzwisiso</w:t>
      </w:r>
      <w:proofErr w:type="spellEnd"/>
      <w:r w:rsidRPr="00927565">
        <w:rPr>
          <w:rFonts w:ascii="Arial" w:hAnsi="Arial" w:cs="Arial"/>
          <w:sz w:val="28"/>
          <w:szCs w:val="28"/>
        </w:rPr>
        <w:t xml:space="preserve"> </w:t>
      </w:r>
      <w:proofErr w:type="spellStart"/>
      <w:r w:rsidRPr="00927565">
        <w:rPr>
          <w:rFonts w:ascii="Arial" w:hAnsi="Arial" w:cs="Arial"/>
          <w:sz w:val="28"/>
          <w:szCs w:val="28"/>
        </w:rPr>
        <w:t>iyoyo</w:t>
      </w:r>
      <w:proofErr w:type="spellEnd"/>
      <w:r w:rsidRPr="00927565">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Manheru </w:t>
      </w:r>
      <w:proofErr w:type="spellStart"/>
      <w:r>
        <w:rPr>
          <w:rFonts w:ascii="Arial" w:hAnsi="Arial" w:cs="Arial"/>
          <w:sz w:val="28"/>
          <w:szCs w:val="28"/>
        </w:rPr>
        <w:t>anha</w:t>
      </w:r>
      <w:proofErr w:type="spellEnd"/>
      <w:r>
        <w:rPr>
          <w:rFonts w:ascii="Arial" w:hAnsi="Arial" w:cs="Arial"/>
          <w:sz w:val="28"/>
          <w:szCs w:val="28"/>
        </w:rPr>
        <w:t xml:space="preserve">…? </w:t>
      </w:r>
      <w:r w:rsidRPr="00B47B35">
        <w:rPr>
          <w:rFonts w:ascii="Arial" w:hAnsi="Arial" w:cs="Arial"/>
          <w:sz w:val="18"/>
          <w:szCs w:val="18"/>
        </w:rPr>
        <w:t>[Congregation says, “</w:t>
      </w:r>
      <w:proofErr w:type="spellStart"/>
      <w:r w:rsidRPr="00B47B35">
        <w:rPr>
          <w:rFonts w:ascii="Arial" w:hAnsi="Arial" w:cs="Arial"/>
          <w:sz w:val="18"/>
          <w:szCs w:val="18"/>
        </w:rPr>
        <w:t>anhasi</w:t>
      </w:r>
      <w:proofErr w:type="spellEnd"/>
      <w:r w:rsidRPr="00B47B35">
        <w:rPr>
          <w:rFonts w:ascii="Arial" w:hAnsi="Arial" w:cs="Arial"/>
          <w:sz w:val="18"/>
          <w:szCs w:val="18"/>
        </w:rPr>
        <w:t>.”]</w:t>
      </w:r>
    </w:p>
    <w:p w14:paraId="7D5ADB23" w14:textId="77777777" w:rsidR="001156DF" w:rsidRDefault="001156DF" w:rsidP="001156DF">
      <w:pPr>
        <w:spacing w:line="276" w:lineRule="auto"/>
        <w:jc w:val="both"/>
        <w:rPr>
          <w:rFonts w:ascii="Arial" w:hAnsi="Arial" w:cs="Arial"/>
          <w:sz w:val="28"/>
          <w:szCs w:val="28"/>
        </w:rPr>
      </w:pPr>
      <w:r w:rsidRPr="00CD6E81">
        <w:rPr>
          <w:rFonts w:ascii="Arial" w:hAnsi="Arial" w:cs="Arial"/>
          <w:sz w:val="28"/>
          <w:szCs w:val="28"/>
          <w:vertAlign w:val="superscript"/>
        </w:rPr>
        <w:t>19</w:t>
      </w:r>
      <w:r>
        <w:rPr>
          <w:rFonts w:ascii="Arial" w:hAnsi="Arial" w:cs="Arial"/>
          <w:sz w:val="28"/>
          <w:szCs w:val="28"/>
        </w:rPr>
        <w:t xml:space="preserve"> </w:t>
      </w:r>
      <w:proofErr w:type="spellStart"/>
      <w:r>
        <w:rPr>
          <w:rFonts w:ascii="Arial" w:hAnsi="Arial" w:cs="Arial"/>
          <w:sz w:val="28"/>
          <w:szCs w:val="28"/>
        </w:rPr>
        <w:t>Ndirikutsuura</w:t>
      </w:r>
      <w:proofErr w:type="spellEnd"/>
      <w:r>
        <w:rPr>
          <w:rFonts w:ascii="Arial" w:hAnsi="Arial" w:cs="Arial"/>
          <w:sz w:val="28"/>
          <w:szCs w:val="28"/>
        </w:rPr>
        <w:t xml:space="preserve"> </w:t>
      </w:r>
      <w:proofErr w:type="spellStart"/>
      <w:r>
        <w:rPr>
          <w:rFonts w:ascii="Arial" w:hAnsi="Arial" w:cs="Arial"/>
          <w:sz w:val="28"/>
          <w:szCs w:val="28"/>
        </w:rPr>
        <w:t>mweya</w:t>
      </w:r>
      <w:proofErr w:type="spellEnd"/>
      <w:r>
        <w:rPr>
          <w:rFonts w:ascii="Arial" w:hAnsi="Arial" w:cs="Arial"/>
          <w:sz w:val="28"/>
          <w:szCs w:val="28"/>
        </w:rPr>
        <w:t xml:space="preserve"> </w:t>
      </w:r>
      <w:proofErr w:type="spellStart"/>
      <w:r>
        <w:rPr>
          <w:rFonts w:ascii="Arial" w:hAnsi="Arial" w:cs="Arial"/>
          <w:sz w:val="28"/>
          <w:szCs w:val="28"/>
        </w:rPr>
        <w:t>yema</w:t>
      </w:r>
      <w:proofErr w:type="spellEnd"/>
      <w:r>
        <w:rPr>
          <w:rFonts w:ascii="Arial" w:hAnsi="Arial" w:cs="Arial"/>
          <w:sz w:val="28"/>
          <w:szCs w:val="28"/>
        </w:rPr>
        <w:t xml:space="preserve"> </w:t>
      </w:r>
      <w:proofErr w:type="spellStart"/>
      <w:r>
        <w:rPr>
          <w:rFonts w:ascii="Arial" w:hAnsi="Arial" w:cs="Arial"/>
          <w:sz w:val="28"/>
          <w:szCs w:val="28"/>
        </w:rPr>
        <w:t>dzinza</w:t>
      </w:r>
      <w:proofErr w:type="spellEnd"/>
      <w:r>
        <w:rPr>
          <w:rFonts w:ascii="Arial" w:hAnsi="Arial" w:cs="Arial"/>
          <w:sz w:val="28"/>
          <w:szCs w:val="28"/>
        </w:rPr>
        <w:t xml:space="preserve">, </w:t>
      </w:r>
      <w:proofErr w:type="spellStart"/>
      <w:r>
        <w:rPr>
          <w:rFonts w:ascii="Arial" w:hAnsi="Arial" w:cs="Arial"/>
          <w:sz w:val="28"/>
          <w:szCs w:val="28"/>
        </w:rPr>
        <w:t>ndiri</w:t>
      </w:r>
      <w:proofErr w:type="spellEnd"/>
      <w:r>
        <w:rPr>
          <w:rFonts w:ascii="Arial" w:hAnsi="Arial" w:cs="Arial"/>
          <w:sz w:val="28"/>
          <w:szCs w:val="28"/>
        </w:rPr>
        <w:t xml:space="preserve"> </w:t>
      </w:r>
      <w:proofErr w:type="spellStart"/>
      <w:r>
        <w:rPr>
          <w:rFonts w:ascii="Arial" w:hAnsi="Arial" w:cs="Arial"/>
          <w:sz w:val="28"/>
          <w:szCs w:val="28"/>
        </w:rPr>
        <w:t>kutsuura</w:t>
      </w:r>
      <w:proofErr w:type="spellEnd"/>
      <w:r>
        <w:rPr>
          <w:rFonts w:ascii="Arial" w:hAnsi="Arial" w:cs="Arial"/>
          <w:sz w:val="28"/>
          <w:szCs w:val="28"/>
        </w:rPr>
        <w:t xml:space="preserve"> </w:t>
      </w:r>
      <w:proofErr w:type="spellStart"/>
      <w:r>
        <w:rPr>
          <w:rFonts w:ascii="Arial" w:hAnsi="Arial" w:cs="Arial"/>
          <w:sz w:val="28"/>
          <w:szCs w:val="28"/>
        </w:rPr>
        <w:t>hurombo</w:t>
      </w:r>
      <w:proofErr w:type="spellEnd"/>
      <w:r>
        <w:rPr>
          <w:rFonts w:ascii="Arial" w:hAnsi="Arial" w:cs="Arial"/>
          <w:sz w:val="28"/>
          <w:szCs w:val="28"/>
        </w:rPr>
        <w:t xml:space="preserve">, </w:t>
      </w:r>
      <w:proofErr w:type="spellStart"/>
      <w:r>
        <w:rPr>
          <w:rFonts w:ascii="Arial" w:hAnsi="Arial" w:cs="Arial"/>
          <w:sz w:val="28"/>
          <w:szCs w:val="28"/>
        </w:rPr>
        <w:t>ndiri</w:t>
      </w:r>
      <w:proofErr w:type="spellEnd"/>
      <w:r>
        <w:rPr>
          <w:rFonts w:ascii="Arial" w:hAnsi="Arial" w:cs="Arial"/>
          <w:sz w:val="28"/>
          <w:szCs w:val="28"/>
        </w:rPr>
        <w:t xml:space="preserve"> </w:t>
      </w:r>
      <w:proofErr w:type="spellStart"/>
      <w:r>
        <w:rPr>
          <w:rFonts w:ascii="Arial" w:hAnsi="Arial" w:cs="Arial"/>
          <w:sz w:val="28"/>
          <w:szCs w:val="28"/>
        </w:rPr>
        <w:t>kustuura</w:t>
      </w:r>
      <w:proofErr w:type="spellEnd"/>
      <w:r>
        <w:rPr>
          <w:rFonts w:ascii="Arial" w:hAnsi="Arial" w:cs="Arial"/>
          <w:sz w:val="28"/>
          <w:szCs w:val="28"/>
        </w:rPr>
        <w:t xml:space="preserve"> </w:t>
      </w:r>
      <w:proofErr w:type="spellStart"/>
      <w:r>
        <w:rPr>
          <w:rFonts w:ascii="Arial" w:hAnsi="Arial" w:cs="Arial"/>
          <w:sz w:val="28"/>
          <w:szCs w:val="28"/>
        </w:rPr>
        <w:t>hurovha</w:t>
      </w:r>
      <w:proofErr w:type="spellEnd"/>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kuiswa</w:t>
      </w:r>
      <w:proofErr w:type="spellEnd"/>
      <w:r>
        <w:rPr>
          <w:rFonts w:ascii="Arial" w:hAnsi="Arial" w:cs="Arial"/>
          <w:sz w:val="28"/>
          <w:szCs w:val="28"/>
        </w:rPr>
        <w:t xml:space="preserve"> </w:t>
      </w:r>
      <w:proofErr w:type="spellStart"/>
      <w:r>
        <w:rPr>
          <w:rFonts w:ascii="Arial" w:hAnsi="Arial" w:cs="Arial"/>
          <w:sz w:val="28"/>
          <w:szCs w:val="28"/>
        </w:rPr>
        <w:t>panzvimbo</w:t>
      </w:r>
      <w:proofErr w:type="spellEnd"/>
      <w:r>
        <w:rPr>
          <w:rFonts w:ascii="Arial" w:hAnsi="Arial" w:cs="Arial"/>
          <w:sz w:val="28"/>
          <w:szCs w:val="28"/>
        </w:rPr>
        <w:t xml:space="preserve"> </w:t>
      </w:r>
      <w:proofErr w:type="spellStart"/>
      <w:r>
        <w:rPr>
          <w:rFonts w:ascii="Arial" w:hAnsi="Arial" w:cs="Arial"/>
          <w:sz w:val="28"/>
          <w:szCs w:val="28"/>
        </w:rPr>
        <w:t>yangu</w:t>
      </w:r>
      <w:proofErr w:type="spellEnd"/>
      <w:r>
        <w:rPr>
          <w:rFonts w:ascii="Arial" w:hAnsi="Arial" w:cs="Arial"/>
          <w:sz w:val="28"/>
          <w:szCs w:val="28"/>
        </w:rPr>
        <w:t xml:space="preserve"> chai…? </w:t>
      </w:r>
      <w:r w:rsidRPr="00254CA7">
        <w:rPr>
          <w:rFonts w:ascii="Arial" w:hAnsi="Arial" w:cs="Arial"/>
          <w:sz w:val="18"/>
          <w:szCs w:val="18"/>
        </w:rPr>
        <w:t>[Congregation says, “chaiyo.”]</w:t>
      </w:r>
      <w:r>
        <w:rPr>
          <w:rFonts w:ascii="Arial" w:hAnsi="Arial" w:cs="Arial"/>
          <w:sz w:val="28"/>
          <w:szCs w:val="28"/>
        </w:rPr>
        <w:t xml:space="preserve"> </w:t>
      </w:r>
      <w:proofErr w:type="spellStart"/>
      <w:r>
        <w:rPr>
          <w:rFonts w:ascii="Arial" w:hAnsi="Arial" w:cs="Arial"/>
          <w:sz w:val="28"/>
          <w:szCs w:val="28"/>
        </w:rPr>
        <w:t>SeMwenga</w:t>
      </w:r>
      <w:proofErr w:type="spellEnd"/>
      <w:r>
        <w:rPr>
          <w:rFonts w:ascii="Arial" w:hAnsi="Arial" w:cs="Arial"/>
          <w:sz w:val="28"/>
          <w:szCs w:val="28"/>
        </w:rPr>
        <w:t xml:space="preserve"> baba </w:t>
      </w:r>
      <w:proofErr w:type="spellStart"/>
      <w:r>
        <w:rPr>
          <w:rFonts w:ascii="Arial" w:hAnsi="Arial" w:cs="Arial"/>
          <w:sz w:val="28"/>
          <w:szCs w:val="28"/>
        </w:rPr>
        <w:t>toda</w:t>
      </w:r>
      <w:proofErr w:type="spellEnd"/>
      <w:r>
        <w:rPr>
          <w:rFonts w:ascii="Arial" w:hAnsi="Arial" w:cs="Arial"/>
          <w:sz w:val="28"/>
          <w:szCs w:val="28"/>
        </w:rPr>
        <w:t xml:space="preserve"> </w:t>
      </w:r>
      <w:proofErr w:type="spellStart"/>
      <w:r>
        <w:rPr>
          <w:rFonts w:ascii="Arial" w:hAnsi="Arial" w:cs="Arial"/>
          <w:sz w:val="28"/>
          <w:szCs w:val="28"/>
        </w:rPr>
        <w:t>kuva</w:t>
      </w:r>
      <w:proofErr w:type="spellEnd"/>
      <w:r>
        <w:rPr>
          <w:rFonts w:ascii="Arial" w:hAnsi="Arial" w:cs="Arial"/>
          <w:sz w:val="28"/>
          <w:szCs w:val="28"/>
        </w:rPr>
        <w:t xml:space="preserve"> </w:t>
      </w:r>
      <w:proofErr w:type="spellStart"/>
      <w:r>
        <w:rPr>
          <w:rFonts w:ascii="Arial" w:hAnsi="Arial" w:cs="Arial"/>
          <w:sz w:val="28"/>
          <w:szCs w:val="28"/>
        </w:rPr>
        <w:t>nehuremu</w:t>
      </w:r>
      <w:proofErr w:type="spellEnd"/>
      <w:r>
        <w:rPr>
          <w:rFonts w:ascii="Arial" w:hAnsi="Arial" w:cs="Arial"/>
          <w:sz w:val="28"/>
          <w:szCs w:val="28"/>
        </w:rPr>
        <w:t xml:space="preserve"> </w:t>
      </w:r>
      <w:proofErr w:type="spellStart"/>
      <w:r>
        <w:rPr>
          <w:rFonts w:ascii="Arial" w:hAnsi="Arial" w:cs="Arial"/>
          <w:sz w:val="28"/>
          <w:szCs w:val="28"/>
        </w:rPr>
        <w:t>hunoenderana</w:t>
      </w:r>
      <w:proofErr w:type="spellEnd"/>
      <w:r>
        <w:rPr>
          <w:rFonts w:ascii="Arial" w:hAnsi="Arial" w:cs="Arial"/>
          <w:sz w:val="28"/>
          <w:szCs w:val="28"/>
        </w:rPr>
        <w:t xml:space="preserve"> nokutenda </w:t>
      </w:r>
      <w:proofErr w:type="spellStart"/>
      <w:r>
        <w:rPr>
          <w:rFonts w:ascii="Arial" w:hAnsi="Arial" w:cs="Arial"/>
          <w:sz w:val="28"/>
          <w:szCs w:val="28"/>
        </w:rPr>
        <w:t>kwati</w:t>
      </w:r>
      <w:proofErr w:type="spellEnd"/>
      <w:r>
        <w:rPr>
          <w:rFonts w:ascii="Arial" w:hAnsi="Arial" w:cs="Arial"/>
          <w:sz w:val="28"/>
          <w:szCs w:val="28"/>
        </w:rPr>
        <w:t xml:space="preserve">…? </w:t>
      </w:r>
      <w:r w:rsidRPr="001D0B5B">
        <w:rPr>
          <w:rFonts w:ascii="Arial" w:hAnsi="Arial" w:cs="Arial"/>
          <w:sz w:val="18"/>
          <w:szCs w:val="18"/>
        </w:rPr>
        <w:t>[Congregation says, “</w:t>
      </w:r>
      <w:proofErr w:type="spellStart"/>
      <w:r w:rsidRPr="001D0B5B">
        <w:rPr>
          <w:rFonts w:ascii="Arial" w:hAnsi="Arial" w:cs="Arial"/>
          <w:sz w:val="18"/>
          <w:szCs w:val="18"/>
        </w:rPr>
        <w:t>kwatinako</w:t>
      </w:r>
      <w:proofErr w:type="spellEnd"/>
      <w:r>
        <w:rPr>
          <w:rFonts w:ascii="Arial" w:hAnsi="Arial" w:cs="Arial"/>
          <w:sz w:val="18"/>
          <w:szCs w:val="18"/>
        </w:rPr>
        <w:t>,</w:t>
      </w:r>
      <w:r w:rsidRPr="001D0B5B">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kwatinako</w:t>
      </w:r>
      <w:proofErr w:type="spellEnd"/>
      <w:r>
        <w:rPr>
          <w:rFonts w:ascii="Arial" w:hAnsi="Arial" w:cs="Arial"/>
          <w:sz w:val="28"/>
          <w:szCs w:val="28"/>
        </w:rPr>
        <w:t xml:space="preserve">. Mwari </w:t>
      </w:r>
      <w:proofErr w:type="spellStart"/>
      <w:r>
        <w:rPr>
          <w:rFonts w:ascii="Arial" w:hAnsi="Arial" w:cs="Arial"/>
          <w:sz w:val="28"/>
          <w:szCs w:val="28"/>
        </w:rPr>
        <w:t>pindirai</w:t>
      </w:r>
      <w:proofErr w:type="spellEnd"/>
      <w:r>
        <w:rPr>
          <w:rFonts w:ascii="Arial" w:hAnsi="Arial" w:cs="Arial"/>
          <w:sz w:val="28"/>
          <w:szCs w:val="28"/>
        </w:rPr>
        <w:t xml:space="preserve">, </w:t>
      </w:r>
      <w:proofErr w:type="spellStart"/>
      <w:r>
        <w:rPr>
          <w:rFonts w:ascii="Arial" w:hAnsi="Arial" w:cs="Arial"/>
          <w:sz w:val="28"/>
          <w:szCs w:val="28"/>
        </w:rPr>
        <w:t>mupinde</w:t>
      </w:r>
      <w:proofErr w:type="spellEnd"/>
      <w:r>
        <w:rPr>
          <w:rFonts w:ascii="Arial" w:hAnsi="Arial" w:cs="Arial"/>
          <w:sz w:val="28"/>
          <w:szCs w:val="28"/>
        </w:rPr>
        <w:t xml:space="preserve"> mu project </w:t>
      </w:r>
      <w:proofErr w:type="spellStart"/>
      <w:r>
        <w:rPr>
          <w:rFonts w:ascii="Arial" w:hAnsi="Arial" w:cs="Arial"/>
          <w:sz w:val="28"/>
          <w:szCs w:val="28"/>
        </w:rPr>
        <w:t>yangu</w:t>
      </w:r>
      <w:proofErr w:type="spellEnd"/>
      <w:r>
        <w:rPr>
          <w:rFonts w:ascii="Arial" w:hAnsi="Arial" w:cs="Arial"/>
          <w:sz w:val="28"/>
          <w:szCs w:val="28"/>
        </w:rPr>
        <w:t xml:space="preserve"> </w:t>
      </w:r>
      <w:proofErr w:type="spellStart"/>
      <w:r>
        <w:rPr>
          <w:rFonts w:ascii="Arial" w:hAnsi="Arial" w:cs="Arial"/>
          <w:sz w:val="28"/>
          <w:szCs w:val="28"/>
        </w:rPr>
        <w:t>ive</w:t>
      </w:r>
      <w:proofErr w:type="spellEnd"/>
      <w:r>
        <w:rPr>
          <w:rFonts w:ascii="Arial" w:hAnsi="Arial" w:cs="Arial"/>
          <w:sz w:val="28"/>
          <w:szCs w:val="28"/>
        </w:rPr>
        <w:t xml:space="preserve"> </w:t>
      </w:r>
      <w:proofErr w:type="spellStart"/>
      <w:r>
        <w:rPr>
          <w:rFonts w:ascii="Arial" w:hAnsi="Arial" w:cs="Arial"/>
          <w:sz w:val="28"/>
          <w:szCs w:val="28"/>
        </w:rPr>
        <w:t>ropafadzo</w:t>
      </w:r>
      <w:proofErr w:type="spellEnd"/>
      <w:r>
        <w:rPr>
          <w:rFonts w:ascii="Arial" w:hAnsi="Arial" w:cs="Arial"/>
          <w:sz w:val="28"/>
          <w:szCs w:val="28"/>
        </w:rPr>
        <w:t xml:space="preserve"> whether </w:t>
      </w:r>
      <w:proofErr w:type="spellStart"/>
      <w:r>
        <w:rPr>
          <w:rFonts w:ascii="Arial" w:hAnsi="Arial" w:cs="Arial"/>
          <w:sz w:val="28"/>
          <w:szCs w:val="28"/>
        </w:rPr>
        <w:t>ndeyemadomasi</w:t>
      </w:r>
      <w:proofErr w:type="spellEnd"/>
      <w:r>
        <w:rPr>
          <w:rFonts w:ascii="Arial" w:hAnsi="Arial" w:cs="Arial"/>
          <w:sz w:val="28"/>
          <w:szCs w:val="28"/>
        </w:rPr>
        <w:t xml:space="preserve"> whether </w:t>
      </w:r>
      <w:proofErr w:type="spellStart"/>
      <w:r>
        <w:rPr>
          <w:rFonts w:ascii="Arial" w:hAnsi="Arial" w:cs="Arial"/>
          <w:sz w:val="28"/>
          <w:szCs w:val="28"/>
        </w:rPr>
        <w:t>ndeye</w:t>
      </w:r>
      <w:proofErr w:type="spellEnd"/>
      <w:r>
        <w:rPr>
          <w:rFonts w:ascii="Arial" w:hAnsi="Arial" w:cs="Arial"/>
          <w:sz w:val="28"/>
          <w:szCs w:val="28"/>
        </w:rPr>
        <w:t xml:space="preserve"> </w:t>
      </w:r>
      <w:proofErr w:type="spellStart"/>
      <w:r>
        <w:rPr>
          <w:rFonts w:ascii="Arial" w:hAnsi="Arial" w:cs="Arial"/>
          <w:sz w:val="28"/>
          <w:szCs w:val="28"/>
        </w:rPr>
        <w:lastRenderedPageBreak/>
        <w:t>huku</w:t>
      </w:r>
      <w:proofErr w:type="spellEnd"/>
      <w:r>
        <w:rPr>
          <w:rFonts w:ascii="Arial" w:hAnsi="Arial" w:cs="Arial"/>
          <w:sz w:val="28"/>
          <w:szCs w:val="28"/>
        </w:rPr>
        <w:t xml:space="preserve"> </w:t>
      </w:r>
      <w:proofErr w:type="spellStart"/>
      <w:r>
        <w:rPr>
          <w:rFonts w:ascii="Arial" w:hAnsi="Arial" w:cs="Arial"/>
          <w:sz w:val="28"/>
          <w:szCs w:val="28"/>
        </w:rPr>
        <w:t>dzenyama</w:t>
      </w:r>
      <w:proofErr w:type="spellEnd"/>
      <w:r>
        <w:rPr>
          <w:rFonts w:ascii="Arial" w:hAnsi="Arial" w:cs="Arial"/>
          <w:sz w:val="28"/>
          <w:szCs w:val="28"/>
        </w:rPr>
        <w:t xml:space="preserve"> kana </w:t>
      </w:r>
      <w:proofErr w:type="spellStart"/>
      <w:r>
        <w:rPr>
          <w:rFonts w:ascii="Arial" w:hAnsi="Arial" w:cs="Arial"/>
          <w:sz w:val="28"/>
          <w:szCs w:val="28"/>
        </w:rPr>
        <w:t>dzema</w:t>
      </w:r>
      <w:proofErr w:type="spellEnd"/>
      <w:r>
        <w:rPr>
          <w:rFonts w:ascii="Arial" w:hAnsi="Arial" w:cs="Arial"/>
          <w:sz w:val="28"/>
          <w:szCs w:val="28"/>
        </w:rPr>
        <w:t xml:space="preserve"> </w:t>
      </w:r>
      <w:proofErr w:type="spellStart"/>
      <w:r>
        <w:rPr>
          <w:rFonts w:ascii="Arial" w:hAnsi="Arial" w:cs="Arial"/>
          <w:sz w:val="28"/>
          <w:szCs w:val="28"/>
        </w:rPr>
        <w:t>zai</w:t>
      </w:r>
      <w:proofErr w:type="spellEnd"/>
      <w:r>
        <w:rPr>
          <w:rFonts w:ascii="Arial" w:hAnsi="Arial" w:cs="Arial"/>
          <w:sz w:val="28"/>
          <w:szCs w:val="28"/>
        </w:rPr>
        <w:t xml:space="preserve">, whether </w:t>
      </w:r>
      <w:proofErr w:type="spellStart"/>
      <w:r>
        <w:rPr>
          <w:rFonts w:ascii="Arial" w:hAnsi="Arial" w:cs="Arial"/>
          <w:sz w:val="28"/>
          <w:szCs w:val="28"/>
        </w:rPr>
        <w:t>ndeye</w:t>
      </w:r>
      <w:proofErr w:type="spellEnd"/>
      <w:r>
        <w:rPr>
          <w:rFonts w:ascii="Arial" w:hAnsi="Arial" w:cs="Arial"/>
          <w:sz w:val="28"/>
          <w:szCs w:val="28"/>
        </w:rPr>
        <w:t xml:space="preserve"> </w:t>
      </w:r>
      <w:proofErr w:type="spellStart"/>
      <w:r>
        <w:rPr>
          <w:rFonts w:ascii="Arial" w:hAnsi="Arial" w:cs="Arial"/>
          <w:sz w:val="28"/>
          <w:szCs w:val="28"/>
        </w:rPr>
        <w:t>kurima</w:t>
      </w:r>
      <w:proofErr w:type="spellEnd"/>
      <w:r>
        <w:rPr>
          <w:rFonts w:ascii="Arial" w:hAnsi="Arial" w:cs="Arial"/>
          <w:sz w:val="28"/>
          <w:szCs w:val="28"/>
        </w:rPr>
        <w:t xml:space="preserve">. Manje </w:t>
      </w:r>
      <w:proofErr w:type="spellStart"/>
      <w:r>
        <w:rPr>
          <w:rFonts w:ascii="Arial" w:hAnsi="Arial" w:cs="Arial"/>
          <w:sz w:val="28"/>
          <w:szCs w:val="28"/>
        </w:rPr>
        <w:t>ini</w:t>
      </w:r>
      <w:proofErr w:type="spellEnd"/>
      <w:r>
        <w:rPr>
          <w:rFonts w:ascii="Arial" w:hAnsi="Arial" w:cs="Arial"/>
          <w:sz w:val="28"/>
          <w:szCs w:val="28"/>
        </w:rPr>
        <w:t xml:space="preserve"> </w:t>
      </w:r>
      <w:proofErr w:type="spellStart"/>
      <w:r>
        <w:rPr>
          <w:rFonts w:ascii="Arial" w:hAnsi="Arial" w:cs="Arial"/>
          <w:sz w:val="28"/>
          <w:szCs w:val="28"/>
        </w:rPr>
        <w:t>ndinozviziva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Mwari </w:t>
      </w:r>
      <w:proofErr w:type="spellStart"/>
      <w:r>
        <w:rPr>
          <w:rFonts w:ascii="Arial" w:hAnsi="Arial" w:cs="Arial"/>
          <w:sz w:val="28"/>
          <w:szCs w:val="28"/>
        </w:rPr>
        <w:t>haambo</w:t>
      </w:r>
      <w:proofErr w:type="spellEnd"/>
      <w:r>
        <w:rPr>
          <w:rFonts w:ascii="Arial" w:hAnsi="Arial" w:cs="Arial"/>
          <w:sz w:val="28"/>
          <w:szCs w:val="28"/>
        </w:rPr>
        <w:t xml:space="preserve"> </w:t>
      </w:r>
      <w:proofErr w:type="spellStart"/>
      <w:r>
        <w:rPr>
          <w:rFonts w:ascii="Arial" w:hAnsi="Arial" w:cs="Arial"/>
          <w:sz w:val="28"/>
          <w:szCs w:val="28"/>
        </w:rPr>
        <w:t>kanganisi</w:t>
      </w:r>
      <w:proofErr w:type="spellEnd"/>
      <w:r>
        <w:rPr>
          <w:rFonts w:ascii="Arial" w:hAnsi="Arial" w:cs="Arial"/>
          <w:sz w:val="28"/>
          <w:szCs w:val="28"/>
        </w:rPr>
        <w:t>…</w:t>
      </w:r>
      <w:proofErr w:type="spellStart"/>
      <w:r>
        <w:rPr>
          <w:rFonts w:ascii="Arial" w:hAnsi="Arial" w:cs="Arial"/>
          <w:sz w:val="28"/>
          <w:szCs w:val="28"/>
        </w:rPr>
        <w:t>Handindakakuudzai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inini</w:t>
      </w:r>
      <w:proofErr w:type="spellEnd"/>
      <w:r>
        <w:rPr>
          <w:rFonts w:ascii="Arial" w:hAnsi="Arial" w:cs="Arial"/>
          <w:sz w:val="28"/>
          <w:szCs w:val="28"/>
        </w:rPr>
        <w:t xml:space="preserve"> </w:t>
      </w:r>
      <w:proofErr w:type="spellStart"/>
      <w:r>
        <w:rPr>
          <w:rFonts w:ascii="Arial" w:hAnsi="Arial" w:cs="Arial"/>
          <w:sz w:val="28"/>
          <w:szCs w:val="28"/>
        </w:rPr>
        <w:t>muchandiona</w:t>
      </w:r>
      <w:proofErr w:type="spellEnd"/>
      <w:r>
        <w:rPr>
          <w:rFonts w:ascii="Arial" w:hAnsi="Arial" w:cs="Arial"/>
          <w:sz w:val="28"/>
          <w:szCs w:val="28"/>
        </w:rPr>
        <w:t xml:space="preserve"> </w:t>
      </w:r>
      <w:proofErr w:type="spellStart"/>
      <w:r>
        <w:rPr>
          <w:rFonts w:ascii="Arial" w:hAnsi="Arial" w:cs="Arial"/>
          <w:sz w:val="28"/>
          <w:szCs w:val="28"/>
        </w:rPr>
        <w:t>pandinenge</w:t>
      </w:r>
      <w:proofErr w:type="spellEnd"/>
      <w:r>
        <w:rPr>
          <w:rFonts w:ascii="Arial" w:hAnsi="Arial" w:cs="Arial"/>
          <w:sz w:val="28"/>
          <w:szCs w:val="28"/>
        </w:rPr>
        <w:t xml:space="preserve"> </w:t>
      </w:r>
      <w:proofErr w:type="spellStart"/>
      <w:r>
        <w:rPr>
          <w:rFonts w:ascii="Arial" w:hAnsi="Arial" w:cs="Arial"/>
          <w:sz w:val="28"/>
          <w:szCs w:val="28"/>
        </w:rPr>
        <w:t>nda</w:t>
      </w:r>
      <w:proofErr w:type="spellEnd"/>
      <w:r>
        <w:rPr>
          <w:rFonts w:ascii="Arial" w:hAnsi="Arial" w:cs="Arial"/>
          <w:sz w:val="28"/>
          <w:szCs w:val="28"/>
        </w:rPr>
        <w:t>—</w:t>
      </w:r>
      <w:proofErr w:type="spellStart"/>
      <w:r>
        <w:rPr>
          <w:rFonts w:ascii="Arial" w:hAnsi="Arial" w:cs="Arial"/>
          <w:sz w:val="28"/>
          <w:szCs w:val="28"/>
        </w:rPr>
        <w:t>ndanyatsogudzikana</w:t>
      </w:r>
      <w:proofErr w:type="spellEnd"/>
      <w:r>
        <w:rPr>
          <w:rFonts w:ascii="Arial" w:hAnsi="Arial" w:cs="Arial"/>
          <w:sz w:val="28"/>
          <w:szCs w:val="28"/>
        </w:rPr>
        <w:t xml:space="preserve"> </w:t>
      </w:r>
      <w:proofErr w:type="spellStart"/>
      <w:r>
        <w:rPr>
          <w:rFonts w:ascii="Arial" w:hAnsi="Arial" w:cs="Arial"/>
          <w:sz w:val="28"/>
          <w:szCs w:val="28"/>
        </w:rPr>
        <w:t>zvangu</w:t>
      </w:r>
      <w:proofErr w:type="spellEnd"/>
      <w:r>
        <w:rPr>
          <w:rFonts w:ascii="Arial" w:hAnsi="Arial" w:cs="Arial"/>
          <w:sz w:val="28"/>
          <w:szCs w:val="28"/>
        </w:rPr>
        <w:t xml:space="preserve"> </w:t>
      </w:r>
      <w:proofErr w:type="spellStart"/>
      <w:r>
        <w:rPr>
          <w:rFonts w:ascii="Arial" w:hAnsi="Arial" w:cs="Arial"/>
          <w:sz w:val="28"/>
          <w:szCs w:val="28"/>
        </w:rPr>
        <w:t>ndino</w:t>
      </w:r>
      <w:proofErr w:type="spellEnd"/>
      <w:r>
        <w:rPr>
          <w:rFonts w:ascii="Arial" w:hAnsi="Arial" w:cs="Arial"/>
          <w:sz w:val="28"/>
          <w:szCs w:val="28"/>
        </w:rPr>
        <w:t xml:space="preserve"> </w:t>
      </w:r>
      <w:proofErr w:type="spellStart"/>
      <w:r>
        <w:rPr>
          <w:rFonts w:ascii="Arial" w:hAnsi="Arial" w:cs="Arial"/>
          <w:sz w:val="28"/>
          <w:szCs w:val="28"/>
        </w:rPr>
        <w:t>vhura</w:t>
      </w:r>
      <w:proofErr w:type="spellEnd"/>
      <w:r>
        <w:rPr>
          <w:rFonts w:ascii="Arial" w:hAnsi="Arial" w:cs="Arial"/>
          <w:sz w:val="28"/>
          <w:szCs w:val="28"/>
        </w:rPr>
        <w:t xml:space="preserve"> factory </w:t>
      </w:r>
      <w:proofErr w:type="spellStart"/>
      <w:r>
        <w:rPr>
          <w:rFonts w:ascii="Arial" w:hAnsi="Arial" w:cs="Arial"/>
          <w:sz w:val="28"/>
          <w:szCs w:val="28"/>
        </w:rPr>
        <w:t>inonzi</w:t>
      </w:r>
      <w:proofErr w:type="spellEnd"/>
      <w:r>
        <w:rPr>
          <w:rFonts w:ascii="Arial" w:hAnsi="Arial" w:cs="Arial"/>
          <w:sz w:val="28"/>
          <w:szCs w:val="28"/>
        </w:rPr>
        <w:t xml:space="preserve"> </w:t>
      </w:r>
      <w:proofErr w:type="spellStart"/>
      <w:r>
        <w:rPr>
          <w:rFonts w:ascii="Arial" w:hAnsi="Arial" w:cs="Arial"/>
          <w:sz w:val="28"/>
          <w:szCs w:val="28"/>
        </w:rPr>
        <w:t>Mupedza</w:t>
      </w:r>
      <w:proofErr w:type="spellEnd"/>
      <w:r>
        <w:rPr>
          <w:rFonts w:ascii="Arial" w:hAnsi="Arial" w:cs="Arial"/>
          <w:sz w:val="28"/>
          <w:szCs w:val="28"/>
        </w:rPr>
        <w:t xml:space="preserve"> Nha…? </w:t>
      </w:r>
      <w:r w:rsidRPr="00B83A90">
        <w:rPr>
          <w:rFonts w:ascii="Arial" w:hAnsi="Arial" w:cs="Arial"/>
          <w:sz w:val="18"/>
          <w:szCs w:val="18"/>
        </w:rPr>
        <w:t>[Congregation says, “</w:t>
      </w:r>
      <w:proofErr w:type="spellStart"/>
      <w:r>
        <w:rPr>
          <w:rFonts w:ascii="Arial" w:hAnsi="Arial" w:cs="Arial"/>
          <w:sz w:val="18"/>
          <w:szCs w:val="18"/>
        </w:rPr>
        <w:t>Mupedza</w:t>
      </w:r>
      <w:proofErr w:type="spellEnd"/>
      <w:r>
        <w:rPr>
          <w:rFonts w:ascii="Arial" w:hAnsi="Arial" w:cs="Arial"/>
          <w:sz w:val="18"/>
          <w:szCs w:val="18"/>
        </w:rPr>
        <w:t xml:space="preserve"> </w:t>
      </w:r>
      <w:proofErr w:type="spellStart"/>
      <w:r w:rsidRPr="00B83A90">
        <w:rPr>
          <w:rFonts w:ascii="Arial" w:hAnsi="Arial" w:cs="Arial"/>
          <w:sz w:val="18"/>
          <w:szCs w:val="18"/>
        </w:rPr>
        <w:t>nhamo</w:t>
      </w:r>
      <w:proofErr w:type="spellEnd"/>
      <w:r w:rsidRPr="00B83A90">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Inenge</w:t>
      </w:r>
      <w:proofErr w:type="spellEnd"/>
      <w:r>
        <w:rPr>
          <w:rFonts w:ascii="Arial" w:hAnsi="Arial" w:cs="Arial"/>
          <w:sz w:val="28"/>
          <w:szCs w:val="28"/>
        </w:rPr>
        <w:t xml:space="preserve"> </w:t>
      </w:r>
      <w:proofErr w:type="spellStart"/>
      <w:r>
        <w:rPr>
          <w:rFonts w:ascii="Arial" w:hAnsi="Arial" w:cs="Arial"/>
          <w:sz w:val="28"/>
          <w:szCs w:val="28"/>
        </w:rPr>
        <w:t>ichipeka</w:t>
      </w:r>
      <w:proofErr w:type="spellEnd"/>
      <w:r>
        <w:rPr>
          <w:rFonts w:ascii="Arial" w:hAnsi="Arial" w:cs="Arial"/>
          <w:sz w:val="28"/>
          <w:szCs w:val="28"/>
        </w:rPr>
        <w:t xml:space="preserve"> </w:t>
      </w:r>
      <w:proofErr w:type="spellStart"/>
      <w:r>
        <w:rPr>
          <w:rFonts w:ascii="Arial" w:hAnsi="Arial" w:cs="Arial"/>
          <w:sz w:val="28"/>
          <w:szCs w:val="28"/>
        </w:rPr>
        <w:t>nyama</w:t>
      </w:r>
      <w:proofErr w:type="spellEnd"/>
      <w:r>
        <w:rPr>
          <w:rFonts w:ascii="Arial" w:hAnsi="Arial" w:cs="Arial"/>
          <w:sz w:val="28"/>
          <w:szCs w:val="28"/>
        </w:rPr>
        <w:t xml:space="preserve">, </w:t>
      </w:r>
      <w:proofErr w:type="spellStart"/>
      <w:r>
        <w:rPr>
          <w:rFonts w:ascii="Arial" w:hAnsi="Arial" w:cs="Arial"/>
          <w:sz w:val="28"/>
          <w:szCs w:val="28"/>
        </w:rPr>
        <w:t>mo</w:t>
      </w:r>
      <w:proofErr w:type="spellEnd"/>
      <w:r>
        <w:rPr>
          <w:rFonts w:ascii="Arial" w:hAnsi="Arial" w:cs="Arial"/>
          <w:sz w:val="28"/>
          <w:szCs w:val="28"/>
        </w:rPr>
        <w:t xml:space="preserve">—ye </w:t>
      </w:r>
      <w:proofErr w:type="spellStart"/>
      <w:r>
        <w:rPr>
          <w:rFonts w:ascii="Arial" w:hAnsi="Arial" w:cs="Arial"/>
          <w:sz w:val="28"/>
          <w:szCs w:val="28"/>
        </w:rPr>
        <w:t>dze</w:t>
      </w:r>
      <w:proofErr w:type="spellEnd"/>
      <w:r>
        <w:rPr>
          <w:rFonts w:ascii="Arial" w:hAnsi="Arial" w:cs="Arial"/>
          <w:sz w:val="28"/>
          <w:szCs w:val="28"/>
        </w:rPr>
        <w:t>—</w:t>
      </w:r>
      <w:proofErr w:type="spellStart"/>
      <w:r>
        <w:rPr>
          <w:rFonts w:ascii="Arial" w:hAnsi="Arial" w:cs="Arial"/>
          <w:sz w:val="28"/>
          <w:szCs w:val="28"/>
        </w:rPr>
        <w:t>dze</w:t>
      </w:r>
      <w:proofErr w:type="spellEnd"/>
      <w:r>
        <w:rPr>
          <w:rFonts w:ascii="Arial" w:hAnsi="Arial" w:cs="Arial"/>
          <w:sz w:val="28"/>
          <w:szCs w:val="28"/>
        </w:rPr>
        <w:t xml:space="preserve"> </w:t>
      </w:r>
      <w:proofErr w:type="spellStart"/>
      <w:r>
        <w:rPr>
          <w:rFonts w:ascii="Arial" w:hAnsi="Arial" w:cs="Arial"/>
          <w:sz w:val="28"/>
          <w:szCs w:val="28"/>
        </w:rPr>
        <w:t>huku</w:t>
      </w:r>
      <w:proofErr w:type="spellEnd"/>
      <w:r>
        <w:rPr>
          <w:rFonts w:ascii="Arial" w:hAnsi="Arial" w:cs="Arial"/>
          <w:sz w:val="28"/>
          <w:szCs w:val="28"/>
        </w:rPr>
        <w:t xml:space="preserve"> </w:t>
      </w:r>
      <w:proofErr w:type="spellStart"/>
      <w:r>
        <w:rPr>
          <w:rFonts w:ascii="Arial" w:hAnsi="Arial" w:cs="Arial"/>
          <w:sz w:val="28"/>
          <w:szCs w:val="28"/>
        </w:rPr>
        <w:t>idzi</w:t>
      </w:r>
      <w:proofErr w:type="spellEnd"/>
      <w:r>
        <w:rPr>
          <w:rFonts w:ascii="Arial" w:hAnsi="Arial" w:cs="Arial"/>
          <w:sz w:val="28"/>
          <w:szCs w:val="28"/>
        </w:rPr>
        <w:t xml:space="preserve">, </w:t>
      </w:r>
      <w:proofErr w:type="spellStart"/>
      <w:r>
        <w:rPr>
          <w:rFonts w:ascii="Arial" w:hAnsi="Arial" w:cs="Arial"/>
          <w:sz w:val="28"/>
          <w:szCs w:val="28"/>
        </w:rPr>
        <w:t>mazai</w:t>
      </w:r>
      <w:proofErr w:type="spellEnd"/>
      <w:r>
        <w:rPr>
          <w:rFonts w:ascii="Arial" w:hAnsi="Arial" w:cs="Arial"/>
          <w:sz w:val="28"/>
          <w:szCs w:val="28"/>
        </w:rPr>
        <w:t xml:space="preserve">, cooking </w:t>
      </w:r>
      <w:proofErr w:type="spellStart"/>
      <w:r>
        <w:rPr>
          <w:rFonts w:ascii="Arial" w:hAnsi="Arial" w:cs="Arial"/>
          <w:sz w:val="28"/>
          <w:szCs w:val="28"/>
        </w:rPr>
        <w:t>oiri</w:t>
      </w:r>
      <w:proofErr w:type="spellEnd"/>
      <w:r>
        <w:rPr>
          <w:rFonts w:ascii="Arial" w:hAnsi="Arial" w:cs="Arial"/>
          <w:sz w:val="28"/>
          <w:szCs w:val="28"/>
        </w:rPr>
        <w:t xml:space="preserve">   </w:t>
      </w:r>
      <w:proofErr w:type="spellStart"/>
      <w:r>
        <w:rPr>
          <w:rFonts w:ascii="Arial" w:hAnsi="Arial" w:cs="Arial"/>
          <w:sz w:val="28"/>
          <w:szCs w:val="28"/>
        </w:rPr>
        <w:t>ndichirima</w:t>
      </w:r>
      <w:proofErr w:type="spellEnd"/>
      <w:r>
        <w:rPr>
          <w:rFonts w:ascii="Arial" w:hAnsi="Arial" w:cs="Arial"/>
          <w:sz w:val="28"/>
          <w:szCs w:val="28"/>
        </w:rPr>
        <w:t xml:space="preserve"> </w:t>
      </w:r>
      <w:proofErr w:type="spellStart"/>
      <w:r>
        <w:rPr>
          <w:rFonts w:ascii="Arial" w:hAnsi="Arial" w:cs="Arial"/>
          <w:sz w:val="28"/>
          <w:szCs w:val="28"/>
        </w:rPr>
        <w:t>ndoga</w:t>
      </w:r>
      <w:proofErr w:type="spellEnd"/>
      <w:r>
        <w:rPr>
          <w:rFonts w:ascii="Arial" w:hAnsi="Arial" w:cs="Arial"/>
          <w:sz w:val="28"/>
          <w:szCs w:val="28"/>
        </w:rPr>
        <w:t xml:space="preserve"> sun </w:t>
      </w:r>
      <w:proofErr w:type="spellStart"/>
      <w:r>
        <w:rPr>
          <w:rFonts w:ascii="Arial" w:hAnsi="Arial" w:cs="Arial"/>
          <w:sz w:val="28"/>
          <w:szCs w:val="28"/>
        </w:rPr>
        <w:t>furawa</w:t>
      </w:r>
      <w:proofErr w:type="spellEnd"/>
      <w:r>
        <w:rPr>
          <w:rFonts w:ascii="Arial" w:hAnsi="Arial" w:cs="Arial"/>
          <w:sz w:val="28"/>
          <w:szCs w:val="28"/>
        </w:rPr>
        <w:t xml:space="preserve">, </w:t>
      </w:r>
      <w:proofErr w:type="spellStart"/>
      <w:r>
        <w:rPr>
          <w:rFonts w:ascii="Arial" w:hAnsi="Arial" w:cs="Arial"/>
          <w:sz w:val="28"/>
          <w:szCs w:val="28"/>
        </w:rPr>
        <w:t>nzungu</w:t>
      </w:r>
      <w:proofErr w:type="spellEnd"/>
      <w:r>
        <w:rPr>
          <w:rFonts w:ascii="Arial" w:hAnsi="Arial" w:cs="Arial"/>
          <w:sz w:val="28"/>
          <w:szCs w:val="28"/>
        </w:rPr>
        <w:t xml:space="preserve"> </w:t>
      </w:r>
      <w:proofErr w:type="spellStart"/>
      <w:r>
        <w:rPr>
          <w:rFonts w:ascii="Arial" w:hAnsi="Arial" w:cs="Arial"/>
          <w:sz w:val="28"/>
          <w:szCs w:val="28"/>
        </w:rPr>
        <w:t>ndichirima</w:t>
      </w:r>
      <w:proofErr w:type="spellEnd"/>
      <w:r>
        <w:rPr>
          <w:rFonts w:ascii="Arial" w:hAnsi="Arial" w:cs="Arial"/>
          <w:sz w:val="28"/>
          <w:szCs w:val="28"/>
        </w:rPr>
        <w:t xml:space="preserve"> </w:t>
      </w:r>
      <w:proofErr w:type="spellStart"/>
      <w:r>
        <w:rPr>
          <w:rFonts w:ascii="Arial" w:hAnsi="Arial" w:cs="Arial"/>
          <w:sz w:val="28"/>
          <w:szCs w:val="28"/>
        </w:rPr>
        <w:t>ndoga</w:t>
      </w:r>
      <w:proofErr w:type="spellEnd"/>
      <w:r>
        <w:rPr>
          <w:rFonts w:ascii="Arial" w:hAnsi="Arial" w:cs="Arial"/>
          <w:sz w:val="28"/>
          <w:szCs w:val="28"/>
        </w:rPr>
        <w:t xml:space="preserve"> </w:t>
      </w:r>
      <w:proofErr w:type="spellStart"/>
      <w:r>
        <w:rPr>
          <w:rFonts w:ascii="Arial" w:hAnsi="Arial" w:cs="Arial"/>
          <w:sz w:val="28"/>
          <w:szCs w:val="28"/>
        </w:rPr>
        <w:t>ndichiita</w:t>
      </w:r>
      <w:proofErr w:type="spellEnd"/>
      <w:r>
        <w:rPr>
          <w:rFonts w:ascii="Arial" w:hAnsi="Arial" w:cs="Arial"/>
          <w:sz w:val="28"/>
          <w:szCs w:val="28"/>
        </w:rPr>
        <w:t xml:space="preserve"> </w:t>
      </w:r>
      <w:proofErr w:type="spellStart"/>
      <w:r>
        <w:rPr>
          <w:rFonts w:ascii="Arial" w:hAnsi="Arial" w:cs="Arial"/>
          <w:sz w:val="28"/>
          <w:szCs w:val="28"/>
        </w:rPr>
        <w:t>dovi</w:t>
      </w:r>
      <w:proofErr w:type="spellEnd"/>
      <w:r>
        <w:rPr>
          <w:rFonts w:ascii="Arial" w:hAnsi="Arial" w:cs="Arial"/>
          <w:sz w:val="28"/>
          <w:szCs w:val="28"/>
        </w:rPr>
        <w:t xml:space="preserve"> </w:t>
      </w:r>
      <w:proofErr w:type="spellStart"/>
      <w:r>
        <w:rPr>
          <w:rFonts w:ascii="Arial" w:hAnsi="Arial" w:cs="Arial"/>
          <w:sz w:val="28"/>
          <w:szCs w:val="28"/>
        </w:rPr>
        <w:t>inenge</w:t>
      </w:r>
      <w:proofErr w:type="spellEnd"/>
      <w:r>
        <w:rPr>
          <w:rFonts w:ascii="Arial" w:hAnsi="Arial" w:cs="Arial"/>
          <w:sz w:val="28"/>
          <w:szCs w:val="28"/>
        </w:rPr>
        <w:t xml:space="preserve"> </w:t>
      </w:r>
      <w:proofErr w:type="spellStart"/>
      <w:r>
        <w:rPr>
          <w:rFonts w:ascii="Arial" w:hAnsi="Arial" w:cs="Arial"/>
          <w:sz w:val="28"/>
          <w:szCs w:val="28"/>
        </w:rPr>
        <w:t>ichinzi</w:t>
      </w:r>
      <w:proofErr w:type="spellEnd"/>
      <w:r>
        <w:rPr>
          <w:rFonts w:ascii="Arial" w:hAnsi="Arial" w:cs="Arial"/>
          <w:sz w:val="28"/>
          <w:szCs w:val="28"/>
        </w:rPr>
        <w:t xml:space="preserve"> </w:t>
      </w:r>
      <w:proofErr w:type="spellStart"/>
      <w:r>
        <w:rPr>
          <w:rFonts w:ascii="Arial" w:hAnsi="Arial" w:cs="Arial"/>
          <w:sz w:val="28"/>
          <w:szCs w:val="28"/>
        </w:rPr>
        <w:t>Mupedza</w:t>
      </w:r>
      <w:proofErr w:type="spellEnd"/>
      <w:r>
        <w:rPr>
          <w:rFonts w:ascii="Arial" w:hAnsi="Arial" w:cs="Arial"/>
          <w:sz w:val="28"/>
          <w:szCs w:val="28"/>
        </w:rPr>
        <w:t xml:space="preserve"> </w:t>
      </w:r>
      <w:proofErr w:type="spellStart"/>
      <w:r>
        <w:rPr>
          <w:rFonts w:ascii="Arial" w:hAnsi="Arial" w:cs="Arial"/>
          <w:sz w:val="28"/>
          <w:szCs w:val="28"/>
        </w:rPr>
        <w:t>nhamo</w:t>
      </w:r>
      <w:proofErr w:type="spellEnd"/>
      <w:r>
        <w:rPr>
          <w:rFonts w:ascii="Arial" w:hAnsi="Arial" w:cs="Arial"/>
          <w:sz w:val="28"/>
          <w:szCs w:val="28"/>
        </w:rPr>
        <w:t xml:space="preserve"> </w:t>
      </w:r>
      <w:proofErr w:type="spellStart"/>
      <w:r>
        <w:rPr>
          <w:rFonts w:ascii="Arial" w:hAnsi="Arial" w:cs="Arial"/>
          <w:sz w:val="28"/>
          <w:szCs w:val="28"/>
        </w:rPr>
        <w:t>inenge</w:t>
      </w:r>
      <w:proofErr w:type="spellEnd"/>
      <w:r>
        <w:rPr>
          <w:rFonts w:ascii="Arial" w:hAnsi="Arial" w:cs="Arial"/>
          <w:sz w:val="28"/>
          <w:szCs w:val="28"/>
        </w:rPr>
        <w:t xml:space="preserve"> </w:t>
      </w:r>
      <w:proofErr w:type="spellStart"/>
      <w:r>
        <w:rPr>
          <w:rFonts w:ascii="Arial" w:hAnsi="Arial" w:cs="Arial"/>
          <w:sz w:val="28"/>
          <w:szCs w:val="28"/>
        </w:rPr>
        <w:t>yakagadzirirwa</w:t>
      </w:r>
      <w:proofErr w:type="spellEnd"/>
      <w:r>
        <w:rPr>
          <w:rFonts w:ascii="Arial" w:hAnsi="Arial" w:cs="Arial"/>
          <w:sz w:val="28"/>
          <w:szCs w:val="28"/>
        </w:rPr>
        <w:t xml:space="preserve"> factory </w:t>
      </w:r>
      <w:proofErr w:type="spellStart"/>
      <w:r>
        <w:rPr>
          <w:rFonts w:ascii="Arial" w:hAnsi="Arial" w:cs="Arial"/>
          <w:sz w:val="28"/>
          <w:szCs w:val="28"/>
        </w:rPr>
        <w:t>yayo</w:t>
      </w:r>
      <w:proofErr w:type="spellEnd"/>
      <w:r>
        <w:rPr>
          <w:rFonts w:ascii="Arial" w:hAnsi="Arial" w:cs="Arial"/>
          <w:sz w:val="28"/>
          <w:szCs w:val="28"/>
        </w:rPr>
        <w:t xml:space="preserve">. Now </w:t>
      </w:r>
      <w:proofErr w:type="spellStart"/>
      <w:r>
        <w:rPr>
          <w:rFonts w:ascii="Arial" w:hAnsi="Arial" w:cs="Arial"/>
          <w:sz w:val="28"/>
          <w:szCs w:val="28"/>
        </w:rPr>
        <w:t>vazhinji</w:t>
      </w:r>
      <w:proofErr w:type="spellEnd"/>
      <w:r>
        <w:rPr>
          <w:rFonts w:ascii="Arial" w:hAnsi="Arial" w:cs="Arial"/>
          <w:sz w:val="28"/>
          <w:szCs w:val="28"/>
        </w:rPr>
        <w:t xml:space="preserve"> </w:t>
      </w:r>
      <w:proofErr w:type="spellStart"/>
      <w:r>
        <w:rPr>
          <w:rFonts w:ascii="Arial" w:hAnsi="Arial" w:cs="Arial"/>
          <w:sz w:val="28"/>
          <w:szCs w:val="28"/>
        </w:rPr>
        <w:t>venyu</w:t>
      </w:r>
      <w:proofErr w:type="spellEnd"/>
      <w:r>
        <w:rPr>
          <w:rFonts w:ascii="Arial" w:hAnsi="Arial" w:cs="Arial"/>
          <w:sz w:val="28"/>
          <w:szCs w:val="28"/>
        </w:rPr>
        <w:t xml:space="preserve"> </w:t>
      </w:r>
      <w:proofErr w:type="spellStart"/>
      <w:r>
        <w:rPr>
          <w:rFonts w:ascii="Arial" w:hAnsi="Arial" w:cs="Arial"/>
          <w:sz w:val="28"/>
          <w:szCs w:val="28"/>
        </w:rPr>
        <w:t>hamuna</w:t>
      </w:r>
      <w:proofErr w:type="spellEnd"/>
      <w:r>
        <w:rPr>
          <w:rFonts w:ascii="Arial" w:hAnsi="Arial" w:cs="Arial"/>
          <w:sz w:val="28"/>
          <w:szCs w:val="28"/>
        </w:rPr>
        <w:t xml:space="preserve"> kuziva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ndatodairwa</w:t>
      </w:r>
      <w:proofErr w:type="spellEnd"/>
      <w:r>
        <w:rPr>
          <w:rFonts w:ascii="Arial" w:hAnsi="Arial" w:cs="Arial"/>
          <w:sz w:val="28"/>
          <w:szCs w:val="28"/>
        </w:rPr>
        <w:t xml:space="preserve"> </w:t>
      </w:r>
      <w:proofErr w:type="spellStart"/>
      <w:r>
        <w:rPr>
          <w:rFonts w:ascii="Arial" w:hAnsi="Arial" w:cs="Arial"/>
          <w:sz w:val="28"/>
          <w:szCs w:val="28"/>
        </w:rPr>
        <w:t>kudhara</w:t>
      </w:r>
      <w:proofErr w:type="spellEnd"/>
      <w:r>
        <w:rPr>
          <w:rFonts w:ascii="Arial" w:hAnsi="Arial" w:cs="Arial"/>
          <w:sz w:val="28"/>
          <w:szCs w:val="28"/>
        </w:rPr>
        <w:t>.</w:t>
      </w:r>
    </w:p>
    <w:p w14:paraId="2195CB99" w14:textId="77777777" w:rsidR="001156DF" w:rsidRDefault="001156DF" w:rsidP="001156DF">
      <w:pPr>
        <w:spacing w:line="276" w:lineRule="auto"/>
        <w:jc w:val="both"/>
        <w:rPr>
          <w:rFonts w:ascii="Arial" w:hAnsi="Arial" w:cs="Arial"/>
          <w:sz w:val="28"/>
          <w:szCs w:val="28"/>
        </w:rPr>
      </w:pPr>
      <w:r w:rsidRPr="00F809BA">
        <w:rPr>
          <w:rFonts w:ascii="Arial" w:hAnsi="Arial" w:cs="Arial"/>
          <w:sz w:val="28"/>
          <w:szCs w:val="28"/>
          <w:vertAlign w:val="superscript"/>
        </w:rPr>
        <w:t>20</w:t>
      </w:r>
      <w:r>
        <w:rPr>
          <w:rFonts w:ascii="Arial" w:hAnsi="Arial" w:cs="Arial"/>
          <w:sz w:val="28"/>
          <w:szCs w:val="28"/>
        </w:rPr>
        <w:t xml:space="preserve"> </w:t>
      </w:r>
      <w:proofErr w:type="spellStart"/>
      <w:r>
        <w:rPr>
          <w:rFonts w:ascii="Arial" w:hAnsi="Arial" w:cs="Arial"/>
          <w:sz w:val="28"/>
          <w:szCs w:val="28"/>
        </w:rPr>
        <w:t>Ndakazvitaura</w:t>
      </w:r>
      <w:proofErr w:type="spellEnd"/>
      <w:r>
        <w:rPr>
          <w:rFonts w:ascii="Arial" w:hAnsi="Arial" w:cs="Arial"/>
          <w:sz w:val="28"/>
          <w:szCs w:val="28"/>
        </w:rPr>
        <w:t xml:space="preserve">, </w:t>
      </w:r>
      <w:proofErr w:type="spellStart"/>
      <w:r>
        <w:rPr>
          <w:rFonts w:ascii="Arial" w:hAnsi="Arial" w:cs="Arial"/>
          <w:sz w:val="28"/>
          <w:szCs w:val="28"/>
        </w:rPr>
        <w:t>Hillsi</w:t>
      </w:r>
      <w:proofErr w:type="spellEnd"/>
      <w:r>
        <w:rPr>
          <w:rFonts w:ascii="Arial" w:hAnsi="Arial" w:cs="Arial"/>
          <w:sz w:val="28"/>
          <w:szCs w:val="28"/>
        </w:rPr>
        <w:t xml:space="preserve">—Hi—Hilltop </w:t>
      </w:r>
      <w:proofErr w:type="spellStart"/>
      <w:r>
        <w:rPr>
          <w:rFonts w:ascii="Arial" w:hAnsi="Arial" w:cs="Arial"/>
          <w:sz w:val="28"/>
          <w:szCs w:val="28"/>
        </w:rPr>
        <w:t>tisati</w:t>
      </w:r>
      <w:proofErr w:type="spellEnd"/>
      <w:r>
        <w:rPr>
          <w:rFonts w:ascii="Arial" w:hAnsi="Arial" w:cs="Arial"/>
          <w:sz w:val="28"/>
          <w:szCs w:val="28"/>
        </w:rPr>
        <w:t xml:space="preserve"> tana…? </w:t>
      </w:r>
      <w:r w:rsidRPr="00557A8B">
        <w:rPr>
          <w:rFonts w:ascii="Arial" w:hAnsi="Arial" w:cs="Arial"/>
          <w:sz w:val="18"/>
          <w:szCs w:val="18"/>
        </w:rPr>
        <w:t>[Congregation says, “</w:t>
      </w:r>
      <w:proofErr w:type="spellStart"/>
      <w:r w:rsidRPr="00557A8B">
        <w:rPr>
          <w:rFonts w:ascii="Arial" w:hAnsi="Arial" w:cs="Arial"/>
          <w:sz w:val="18"/>
          <w:szCs w:val="18"/>
        </w:rPr>
        <w:t>tanawo</w:t>
      </w:r>
      <w:proofErr w:type="spellEnd"/>
      <w:r w:rsidRPr="00557A8B">
        <w:rPr>
          <w:rFonts w:ascii="Arial" w:hAnsi="Arial" w:cs="Arial"/>
          <w:sz w:val="18"/>
          <w:szCs w:val="18"/>
        </w:rPr>
        <w:t>.”]</w:t>
      </w:r>
      <w:r>
        <w:rPr>
          <w:rFonts w:ascii="Arial" w:hAnsi="Arial" w:cs="Arial"/>
          <w:sz w:val="28"/>
          <w:szCs w:val="28"/>
        </w:rPr>
        <w:t xml:space="preserve"> Manje </w:t>
      </w:r>
      <w:proofErr w:type="spellStart"/>
      <w:r>
        <w:rPr>
          <w:rFonts w:ascii="Arial" w:hAnsi="Arial" w:cs="Arial"/>
          <w:sz w:val="28"/>
          <w:szCs w:val="28"/>
        </w:rPr>
        <w:t>handimoona</w:t>
      </w:r>
      <w:proofErr w:type="spellEnd"/>
      <w:r>
        <w:rPr>
          <w:rFonts w:ascii="Arial" w:hAnsi="Arial" w:cs="Arial"/>
          <w:sz w:val="28"/>
          <w:szCs w:val="28"/>
        </w:rPr>
        <w:t xml:space="preserve"> </w:t>
      </w:r>
      <w:proofErr w:type="spellStart"/>
      <w:r>
        <w:rPr>
          <w:rFonts w:ascii="Arial" w:hAnsi="Arial" w:cs="Arial"/>
          <w:sz w:val="28"/>
          <w:szCs w:val="28"/>
        </w:rPr>
        <w:t>pekuvaka</w:t>
      </w:r>
      <w:proofErr w:type="spellEnd"/>
      <w:r>
        <w:rPr>
          <w:rFonts w:ascii="Arial" w:hAnsi="Arial" w:cs="Arial"/>
          <w:sz w:val="28"/>
          <w:szCs w:val="28"/>
        </w:rPr>
        <w:t xml:space="preserve"> factory </w:t>
      </w:r>
      <w:proofErr w:type="spellStart"/>
      <w:r>
        <w:rPr>
          <w:rFonts w:ascii="Arial" w:hAnsi="Arial" w:cs="Arial"/>
          <w:sz w:val="28"/>
          <w:szCs w:val="28"/>
        </w:rPr>
        <w:t>yacho</w:t>
      </w:r>
      <w:proofErr w:type="spellEnd"/>
      <w:r>
        <w:rPr>
          <w:rFonts w:ascii="Arial" w:hAnsi="Arial" w:cs="Arial"/>
          <w:sz w:val="28"/>
          <w:szCs w:val="28"/>
        </w:rPr>
        <w:t xml:space="preserve"> </w:t>
      </w:r>
      <w:proofErr w:type="spellStart"/>
      <w:r>
        <w:rPr>
          <w:rFonts w:ascii="Arial" w:hAnsi="Arial" w:cs="Arial"/>
          <w:sz w:val="28"/>
          <w:szCs w:val="28"/>
        </w:rPr>
        <w:t>tatovana</w:t>
      </w:r>
      <w:proofErr w:type="spellEnd"/>
      <w:r>
        <w:rPr>
          <w:rFonts w:ascii="Arial" w:hAnsi="Arial" w:cs="Arial"/>
          <w:sz w:val="28"/>
          <w:szCs w:val="28"/>
        </w:rPr>
        <w:t xml:space="preserve">…? </w:t>
      </w:r>
      <w:r w:rsidRPr="00557A8B">
        <w:rPr>
          <w:rFonts w:ascii="Arial" w:hAnsi="Arial" w:cs="Arial"/>
          <w:sz w:val="18"/>
          <w:szCs w:val="18"/>
        </w:rPr>
        <w:t>[Congregation says, “</w:t>
      </w:r>
      <w:proofErr w:type="spellStart"/>
      <w:r w:rsidRPr="00557A8B">
        <w:rPr>
          <w:rFonts w:ascii="Arial" w:hAnsi="Arial" w:cs="Arial"/>
          <w:sz w:val="18"/>
          <w:szCs w:val="18"/>
        </w:rPr>
        <w:t>napo</w:t>
      </w:r>
      <w:proofErr w:type="spellEnd"/>
      <w:r w:rsidRPr="00557A8B">
        <w:rPr>
          <w:rFonts w:ascii="Arial" w:hAnsi="Arial" w:cs="Arial"/>
          <w:sz w:val="18"/>
          <w:szCs w:val="18"/>
        </w:rPr>
        <w:t xml:space="preserve">.”] </w:t>
      </w:r>
      <w:proofErr w:type="spellStart"/>
      <w:r>
        <w:rPr>
          <w:rFonts w:ascii="Arial" w:hAnsi="Arial" w:cs="Arial"/>
          <w:sz w:val="28"/>
          <w:szCs w:val="28"/>
        </w:rPr>
        <w:t>Pekuita</w:t>
      </w:r>
      <w:proofErr w:type="spellEnd"/>
      <w:r>
        <w:rPr>
          <w:rFonts w:ascii="Arial" w:hAnsi="Arial" w:cs="Arial"/>
          <w:sz w:val="28"/>
          <w:szCs w:val="28"/>
        </w:rPr>
        <w:t xml:space="preserve"> </w:t>
      </w:r>
      <w:proofErr w:type="spellStart"/>
      <w:r>
        <w:rPr>
          <w:rFonts w:ascii="Arial" w:hAnsi="Arial" w:cs="Arial"/>
          <w:sz w:val="28"/>
          <w:szCs w:val="28"/>
        </w:rPr>
        <w:t>huku</w:t>
      </w:r>
      <w:proofErr w:type="spellEnd"/>
      <w:r>
        <w:rPr>
          <w:rFonts w:ascii="Arial" w:hAnsi="Arial" w:cs="Arial"/>
          <w:sz w:val="28"/>
          <w:szCs w:val="28"/>
        </w:rPr>
        <w:t xml:space="preserve"> </w:t>
      </w:r>
      <w:proofErr w:type="spellStart"/>
      <w:r>
        <w:rPr>
          <w:rFonts w:ascii="Arial" w:hAnsi="Arial" w:cs="Arial"/>
          <w:sz w:val="28"/>
          <w:szCs w:val="28"/>
        </w:rPr>
        <w:t>dzacho</w:t>
      </w:r>
      <w:proofErr w:type="spellEnd"/>
      <w:r>
        <w:rPr>
          <w:rFonts w:ascii="Arial" w:hAnsi="Arial" w:cs="Arial"/>
          <w:sz w:val="28"/>
          <w:szCs w:val="28"/>
        </w:rPr>
        <w:t xml:space="preserve"> </w:t>
      </w:r>
      <w:proofErr w:type="spellStart"/>
      <w:r>
        <w:rPr>
          <w:rFonts w:ascii="Arial" w:hAnsi="Arial" w:cs="Arial"/>
          <w:sz w:val="28"/>
          <w:szCs w:val="28"/>
        </w:rPr>
        <w:t>tatovana</w:t>
      </w:r>
      <w:proofErr w:type="spellEnd"/>
      <w:r>
        <w:rPr>
          <w:rFonts w:ascii="Arial" w:hAnsi="Arial" w:cs="Arial"/>
          <w:sz w:val="28"/>
          <w:szCs w:val="28"/>
        </w:rPr>
        <w:t xml:space="preserve">…? </w:t>
      </w:r>
      <w:r w:rsidRPr="00557A8B">
        <w:rPr>
          <w:rFonts w:ascii="Arial" w:hAnsi="Arial" w:cs="Arial"/>
          <w:sz w:val="18"/>
          <w:szCs w:val="18"/>
        </w:rPr>
        <w:t>[Congregation says, “</w:t>
      </w:r>
      <w:proofErr w:type="spellStart"/>
      <w:r w:rsidRPr="00557A8B">
        <w:rPr>
          <w:rFonts w:ascii="Arial" w:hAnsi="Arial" w:cs="Arial"/>
          <w:sz w:val="18"/>
          <w:szCs w:val="18"/>
        </w:rPr>
        <w:t>napo</w:t>
      </w:r>
      <w:proofErr w:type="spellEnd"/>
      <w:r w:rsidRPr="00557A8B">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Takutogadzira</w:t>
      </w:r>
      <w:proofErr w:type="spellEnd"/>
      <w:r>
        <w:rPr>
          <w:rFonts w:ascii="Arial" w:hAnsi="Arial" w:cs="Arial"/>
          <w:sz w:val="28"/>
          <w:szCs w:val="28"/>
        </w:rPr>
        <w:t xml:space="preserve"> </w:t>
      </w:r>
      <w:proofErr w:type="spellStart"/>
      <w:r>
        <w:rPr>
          <w:rFonts w:ascii="Arial" w:hAnsi="Arial" w:cs="Arial"/>
          <w:sz w:val="28"/>
          <w:szCs w:val="28"/>
        </w:rPr>
        <w:t>izvozvi</w:t>
      </w:r>
      <w:proofErr w:type="spellEnd"/>
      <w:r>
        <w:rPr>
          <w:rFonts w:ascii="Arial" w:hAnsi="Arial" w:cs="Arial"/>
          <w:sz w:val="28"/>
          <w:szCs w:val="28"/>
        </w:rPr>
        <w:t xml:space="preserve"> </w:t>
      </w:r>
      <w:proofErr w:type="spellStart"/>
      <w:r>
        <w:rPr>
          <w:rFonts w:ascii="Arial" w:hAnsi="Arial" w:cs="Arial"/>
          <w:sz w:val="28"/>
          <w:szCs w:val="28"/>
        </w:rPr>
        <w:t>zvozvi</w:t>
      </w:r>
      <w:proofErr w:type="spellEnd"/>
      <w:r>
        <w:rPr>
          <w:rFonts w:ascii="Arial" w:hAnsi="Arial" w:cs="Arial"/>
          <w:sz w:val="28"/>
          <w:szCs w:val="28"/>
        </w:rPr>
        <w:t xml:space="preserve">, </w:t>
      </w:r>
      <w:proofErr w:type="spellStart"/>
      <w:r>
        <w:rPr>
          <w:rFonts w:ascii="Arial" w:hAnsi="Arial" w:cs="Arial"/>
          <w:sz w:val="28"/>
          <w:szCs w:val="28"/>
        </w:rPr>
        <w:t>handi</w:t>
      </w:r>
      <w:proofErr w:type="spellEnd"/>
      <w:r>
        <w:rPr>
          <w:rFonts w:ascii="Arial" w:hAnsi="Arial" w:cs="Arial"/>
          <w:sz w:val="28"/>
          <w:szCs w:val="28"/>
        </w:rPr>
        <w:t xml:space="preserve"> </w:t>
      </w:r>
      <w:proofErr w:type="spellStart"/>
      <w:r>
        <w:rPr>
          <w:rFonts w:ascii="Arial" w:hAnsi="Arial" w:cs="Arial"/>
          <w:sz w:val="28"/>
          <w:szCs w:val="28"/>
        </w:rPr>
        <w:t>ndakakutaurirai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haikona</w:t>
      </w:r>
      <w:proofErr w:type="spellEnd"/>
      <w:r>
        <w:rPr>
          <w:rFonts w:ascii="Arial" w:hAnsi="Arial" w:cs="Arial"/>
          <w:sz w:val="28"/>
          <w:szCs w:val="28"/>
        </w:rPr>
        <w:t xml:space="preserve"> </w:t>
      </w:r>
      <w:proofErr w:type="spellStart"/>
      <w:r>
        <w:rPr>
          <w:rFonts w:ascii="Arial" w:hAnsi="Arial" w:cs="Arial"/>
          <w:sz w:val="28"/>
          <w:szCs w:val="28"/>
        </w:rPr>
        <w:t>kuzoshamisika</w:t>
      </w:r>
      <w:proofErr w:type="spellEnd"/>
      <w:r>
        <w:rPr>
          <w:rFonts w:ascii="Arial" w:hAnsi="Arial" w:cs="Arial"/>
          <w:sz w:val="28"/>
          <w:szCs w:val="28"/>
        </w:rPr>
        <w:t xml:space="preserve"> kana </w:t>
      </w:r>
      <w:proofErr w:type="spellStart"/>
      <w:r>
        <w:rPr>
          <w:rFonts w:ascii="Arial" w:hAnsi="Arial" w:cs="Arial"/>
          <w:sz w:val="28"/>
          <w:szCs w:val="28"/>
        </w:rPr>
        <w:t>zvadii</w:t>
      </w:r>
      <w:proofErr w:type="spellEnd"/>
      <w:r>
        <w:rPr>
          <w:rFonts w:ascii="Arial" w:hAnsi="Arial" w:cs="Arial"/>
          <w:sz w:val="28"/>
          <w:szCs w:val="28"/>
        </w:rPr>
        <w:t xml:space="preserve">…?  </w:t>
      </w:r>
      <w:proofErr w:type="spellStart"/>
      <w:r>
        <w:rPr>
          <w:rFonts w:ascii="Arial" w:hAnsi="Arial" w:cs="Arial"/>
          <w:sz w:val="28"/>
          <w:szCs w:val="28"/>
        </w:rPr>
        <w:t>Mavakirwo</w:t>
      </w:r>
      <w:proofErr w:type="spellEnd"/>
      <w:r>
        <w:rPr>
          <w:rFonts w:ascii="Arial" w:hAnsi="Arial" w:cs="Arial"/>
          <w:sz w:val="28"/>
          <w:szCs w:val="28"/>
        </w:rPr>
        <w:t xml:space="preserve"> </w:t>
      </w:r>
      <w:proofErr w:type="spellStart"/>
      <w:r>
        <w:rPr>
          <w:rFonts w:ascii="Arial" w:hAnsi="Arial" w:cs="Arial"/>
          <w:sz w:val="28"/>
          <w:szCs w:val="28"/>
        </w:rPr>
        <w:t>achaitwa</w:t>
      </w:r>
      <w:proofErr w:type="spellEnd"/>
      <w:r>
        <w:rPr>
          <w:rFonts w:ascii="Arial" w:hAnsi="Arial" w:cs="Arial"/>
          <w:sz w:val="28"/>
          <w:szCs w:val="28"/>
        </w:rPr>
        <w:t xml:space="preserve"> pa Hilltop paya kana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ucharohwa</w:t>
      </w:r>
      <w:proofErr w:type="spellEnd"/>
      <w:r>
        <w:rPr>
          <w:rFonts w:ascii="Arial" w:hAnsi="Arial" w:cs="Arial"/>
          <w:sz w:val="28"/>
          <w:szCs w:val="28"/>
        </w:rPr>
        <w:t xml:space="preserve"> </w:t>
      </w:r>
      <w:proofErr w:type="spellStart"/>
      <w:r>
        <w:rPr>
          <w:rFonts w:ascii="Arial" w:hAnsi="Arial" w:cs="Arial"/>
          <w:sz w:val="28"/>
          <w:szCs w:val="28"/>
        </w:rPr>
        <w:t>nehana</w:t>
      </w:r>
      <w:proofErr w:type="spellEnd"/>
      <w:r>
        <w:rPr>
          <w:rFonts w:ascii="Arial" w:hAnsi="Arial" w:cs="Arial"/>
          <w:sz w:val="28"/>
          <w:szCs w:val="28"/>
        </w:rPr>
        <w:t xml:space="preserve">, </w:t>
      </w:r>
      <w:proofErr w:type="spellStart"/>
      <w:r>
        <w:rPr>
          <w:rFonts w:ascii="Arial" w:hAnsi="Arial" w:cs="Arial"/>
          <w:sz w:val="28"/>
          <w:szCs w:val="28"/>
        </w:rPr>
        <w:t>ndirikuisa</w:t>
      </w:r>
      <w:proofErr w:type="spellEnd"/>
      <w:r>
        <w:rPr>
          <w:rFonts w:ascii="Arial" w:hAnsi="Arial" w:cs="Arial"/>
          <w:sz w:val="28"/>
          <w:szCs w:val="28"/>
        </w:rPr>
        <w:t xml:space="preserve"> factory </w:t>
      </w:r>
      <w:proofErr w:type="spellStart"/>
      <w:r>
        <w:rPr>
          <w:rFonts w:ascii="Arial" w:hAnsi="Arial" w:cs="Arial"/>
          <w:sz w:val="28"/>
          <w:szCs w:val="28"/>
        </w:rPr>
        <w:t>yedovi</w:t>
      </w:r>
      <w:proofErr w:type="spellEnd"/>
      <w:r>
        <w:rPr>
          <w:rFonts w:ascii="Arial" w:hAnsi="Arial" w:cs="Arial"/>
          <w:sz w:val="28"/>
          <w:szCs w:val="28"/>
        </w:rPr>
        <w:t xml:space="preserve">, factory ye cooking oil </w:t>
      </w:r>
      <w:proofErr w:type="spellStart"/>
      <w:r>
        <w:rPr>
          <w:rFonts w:ascii="Arial" w:hAnsi="Arial" w:cs="Arial"/>
          <w:sz w:val="28"/>
          <w:szCs w:val="28"/>
        </w:rPr>
        <w:t>ipopaya</w:t>
      </w:r>
      <w:proofErr w:type="spellEnd"/>
      <w:r>
        <w:rPr>
          <w:rFonts w:ascii="Arial" w:hAnsi="Arial" w:cs="Arial"/>
          <w:sz w:val="28"/>
          <w:szCs w:val="28"/>
        </w:rPr>
        <w:t xml:space="preserve">, packing </w:t>
      </w:r>
      <w:proofErr w:type="spellStart"/>
      <w:r>
        <w:rPr>
          <w:rFonts w:ascii="Arial" w:hAnsi="Arial" w:cs="Arial"/>
          <w:sz w:val="28"/>
          <w:szCs w:val="28"/>
        </w:rPr>
        <w:t>yemazai</w:t>
      </w:r>
      <w:proofErr w:type="spellEnd"/>
      <w:r>
        <w:rPr>
          <w:rFonts w:ascii="Arial" w:hAnsi="Arial" w:cs="Arial"/>
          <w:sz w:val="28"/>
          <w:szCs w:val="28"/>
        </w:rPr>
        <w:t xml:space="preserve">, </w:t>
      </w:r>
      <w:proofErr w:type="spellStart"/>
      <w:r>
        <w:rPr>
          <w:rFonts w:ascii="Arial" w:hAnsi="Arial" w:cs="Arial"/>
          <w:sz w:val="28"/>
          <w:szCs w:val="28"/>
        </w:rPr>
        <w:t>dzi</w:t>
      </w:r>
      <w:proofErr w:type="spellEnd"/>
      <w:r>
        <w:rPr>
          <w:rFonts w:ascii="Arial" w:hAnsi="Arial" w:cs="Arial"/>
          <w:sz w:val="28"/>
          <w:szCs w:val="28"/>
        </w:rPr>
        <w:t>—</w:t>
      </w:r>
      <w:proofErr w:type="spellStart"/>
      <w:r>
        <w:rPr>
          <w:rFonts w:ascii="Arial" w:hAnsi="Arial" w:cs="Arial"/>
          <w:sz w:val="28"/>
          <w:szCs w:val="28"/>
        </w:rPr>
        <w:t>dzihuku</w:t>
      </w:r>
      <w:proofErr w:type="spellEnd"/>
      <w:r>
        <w:rPr>
          <w:rFonts w:ascii="Arial" w:hAnsi="Arial" w:cs="Arial"/>
          <w:sz w:val="28"/>
          <w:szCs w:val="28"/>
        </w:rPr>
        <w:t xml:space="preserve"> </w:t>
      </w:r>
      <w:proofErr w:type="spellStart"/>
      <w:r>
        <w:rPr>
          <w:rFonts w:ascii="Arial" w:hAnsi="Arial" w:cs="Arial"/>
          <w:sz w:val="28"/>
          <w:szCs w:val="28"/>
        </w:rPr>
        <w:t>dzenyama</w:t>
      </w:r>
      <w:proofErr w:type="spellEnd"/>
      <w:r>
        <w:rPr>
          <w:rFonts w:ascii="Arial" w:hAnsi="Arial" w:cs="Arial"/>
          <w:sz w:val="28"/>
          <w:szCs w:val="28"/>
        </w:rPr>
        <w:t xml:space="preserve"> </w:t>
      </w:r>
      <w:proofErr w:type="gramStart"/>
      <w:r>
        <w:rPr>
          <w:rFonts w:ascii="Arial" w:hAnsi="Arial" w:cs="Arial"/>
          <w:sz w:val="28"/>
          <w:szCs w:val="28"/>
        </w:rPr>
        <w:t>slaughter house</w:t>
      </w:r>
      <w:proofErr w:type="gramEnd"/>
      <w:r>
        <w:rPr>
          <w:rFonts w:ascii="Arial" w:hAnsi="Arial" w:cs="Arial"/>
          <w:sz w:val="28"/>
          <w:szCs w:val="28"/>
        </w:rPr>
        <w:t xml:space="preserve"> everything </w:t>
      </w:r>
      <w:proofErr w:type="spellStart"/>
      <w:r>
        <w:rPr>
          <w:rFonts w:ascii="Arial" w:hAnsi="Arial" w:cs="Arial"/>
          <w:sz w:val="28"/>
          <w:szCs w:val="28"/>
        </w:rPr>
        <w:t>zvatakataura</w:t>
      </w:r>
      <w:proofErr w:type="spellEnd"/>
      <w:r>
        <w:rPr>
          <w:rFonts w:ascii="Arial" w:hAnsi="Arial" w:cs="Arial"/>
          <w:sz w:val="28"/>
          <w:szCs w:val="28"/>
        </w:rPr>
        <w:t xml:space="preserve"> </w:t>
      </w:r>
      <w:proofErr w:type="spellStart"/>
      <w:r>
        <w:rPr>
          <w:rFonts w:ascii="Arial" w:hAnsi="Arial" w:cs="Arial"/>
          <w:sz w:val="28"/>
          <w:szCs w:val="28"/>
        </w:rPr>
        <w:t>zvese</w:t>
      </w:r>
      <w:proofErr w:type="spellEnd"/>
      <w:r>
        <w:rPr>
          <w:rFonts w:ascii="Arial" w:hAnsi="Arial" w:cs="Arial"/>
          <w:sz w:val="28"/>
          <w:szCs w:val="28"/>
        </w:rPr>
        <w:t xml:space="preserve">. </w:t>
      </w:r>
      <w:proofErr w:type="spellStart"/>
      <w:r>
        <w:rPr>
          <w:rFonts w:ascii="Arial" w:hAnsi="Arial" w:cs="Arial"/>
          <w:sz w:val="28"/>
          <w:szCs w:val="28"/>
        </w:rPr>
        <w:t>Ndendichi</w:t>
      </w:r>
      <w:proofErr w:type="spellEnd"/>
      <w:r>
        <w:rPr>
          <w:rFonts w:ascii="Arial" w:hAnsi="Arial" w:cs="Arial"/>
          <w:sz w:val="28"/>
          <w:szCs w:val="28"/>
        </w:rPr>
        <w:t xml:space="preserve"> </w:t>
      </w:r>
      <w:proofErr w:type="spellStart"/>
      <w:r>
        <w:rPr>
          <w:rFonts w:ascii="Arial" w:hAnsi="Arial" w:cs="Arial"/>
          <w:sz w:val="28"/>
          <w:szCs w:val="28"/>
        </w:rPr>
        <w:t>supl-ya</w:t>
      </w:r>
      <w:proofErr w:type="spellEnd"/>
      <w:r>
        <w:rPr>
          <w:rFonts w:ascii="Arial" w:hAnsi="Arial" w:cs="Arial"/>
          <w:sz w:val="28"/>
          <w:szCs w:val="28"/>
        </w:rPr>
        <w:t xml:space="preserve"> </w:t>
      </w:r>
      <w:proofErr w:type="spellStart"/>
      <w:r>
        <w:rPr>
          <w:rFonts w:ascii="Arial" w:hAnsi="Arial" w:cs="Arial"/>
          <w:sz w:val="28"/>
          <w:szCs w:val="28"/>
        </w:rPr>
        <w:t>muma</w:t>
      </w:r>
      <w:proofErr w:type="spellEnd"/>
      <w:r>
        <w:rPr>
          <w:rFonts w:ascii="Arial" w:hAnsi="Arial" w:cs="Arial"/>
          <w:sz w:val="28"/>
          <w:szCs w:val="28"/>
        </w:rPr>
        <w:t xml:space="preserve"> town </w:t>
      </w:r>
      <w:proofErr w:type="spellStart"/>
      <w:r>
        <w:rPr>
          <w:rFonts w:ascii="Arial" w:hAnsi="Arial" w:cs="Arial"/>
          <w:sz w:val="28"/>
          <w:szCs w:val="28"/>
        </w:rPr>
        <w:t>zvichibva</w:t>
      </w:r>
      <w:proofErr w:type="spellEnd"/>
      <w:r>
        <w:rPr>
          <w:rFonts w:ascii="Arial" w:hAnsi="Arial" w:cs="Arial"/>
          <w:sz w:val="28"/>
          <w:szCs w:val="28"/>
        </w:rPr>
        <w:t xml:space="preserve"> pa farm </w:t>
      </w:r>
      <w:proofErr w:type="spellStart"/>
      <w:r>
        <w:rPr>
          <w:rFonts w:ascii="Arial" w:hAnsi="Arial" w:cs="Arial"/>
          <w:sz w:val="28"/>
          <w:szCs w:val="28"/>
        </w:rPr>
        <w:t>yangu</w:t>
      </w:r>
      <w:proofErr w:type="spellEnd"/>
      <w:r>
        <w:rPr>
          <w:rFonts w:ascii="Arial" w:hAnsi="Arial" w:cs="Arial"/>
          <w:sz w:val="28"/>
          <w:szCs w:val="28"/>
        </w:rPr>
        <w:t>.</w:t>
      </w:r>
    </w:p>
    <w:p w14:paraId="0AB0660E" w14:textId="77777777" w:rsidR="001156DF" w:rsidRPr="00BC098F" w:rsidRDefault="001156DF" w:rsidP="001156DF">
      <w:pPr>
        <w:spacing w:line="276" w:lineRule="auto"/>
        <w:jc w:val="both"/>
        <w:rPr>
          <w:rFonts w:ascii="Arial" w:hAnsi="Arial" w:cs="Arial"/>
          <w:sz w:val="18"/>
          <w:szCs w:val="18"/>
        </w:rPr>
      </w:pPr>
      <w:r w:rsidRPr="00F809BA">
        <w:rPr>
          <w:rFonts w:ascii="Arial" w:hAnsi="Arial" w:cs="Arial"/>
          <w:sz w:val="28"/>
          <w:szCs w:val="28"/>
          <w:vertAlign w:val="superscript"/>
        </w:rPr>
        <w:t xml:space="preserve">21 </w:t>
      </w:r>
      <w:r>
        <w:rPr>
          <w:rFonts w:ascii="Arial" w:hAnsi="Arial" w:cs="Arial"/>
          <w:sz w:val="28"/>
          <w:szCs w:val="28"/>
        </w:rPr>
        <w:t xml:space="preserve">Ende </w:t>
      </w:r>
      <w:proofErr w:type="spellStart"/>
      <w:r>
        <w:rPr>
          <w:rFonts w:ascii="Arial" w:hAnsi="Arial" w:cs="Arial"/>
          <w:sz w:val="28"/>
          <w:szCs w:val="28"/>
        </w:rPr>
        <w:t>pandakazvitaura</w:t>
      </w:r>
      <w:proofErr w:type="spellEnd"/>
      <w:r>
        <w:rPr>
          <w:rFonts w:ascii="Arial" w:hAnsi="Arial" w:cs="Arial"/>
          <w:sz w:val="28"/>
          <w:szCs w:val="28"/>
        </w:rPr>
        <w:t xml:space="preserve"> </w:t>
      </w:r>
      <w:proofErr w:type="spellStart"/>
      <w:r>
        <w:rPr>
          <w:rFonts w:ascii="Arial" w:hAnsi="Arial" w:cs="Arial"/>
          <w:sz w:val="28"/>
          <w:szCs w:val="28"/>
        </w:rPr>
        <w:t>Hillsi</w:t>
      </w:r>
      <w:proofErr w:type="spellEnd"/>
      <w:r>
        <w:rPr>
          <w:rFonts w:ascii="Arial" w:hAnsi="Arial" w:cs="Arial"/>
          <w:sz w:val="28"/>
          <w:szCs w:val="28"/>
        </w:rPr>
        <w:t xml:space="preserve">—Hilltop </w:t>
      </w:r>
      <w:proofErr w:type="spellStart"/>
      <w:r>
        <w:rPr>
          <w:rFonts w:ascii="Arial" w:hAnsi="Arial" w:cs="Arial"/>
          <w:sz w:val="28"/>
          <w:szCs w:val="28"/>
        </w:rPr>
        <w:t>ndangandisati</w:t>
      </w:r>
      <w:proofErr w:type="spellEnd"/>
      <w:r>
        <w:rPr>
          <w:rFonts w:ascii="Arial" w:hAnsi="Arial" w:cs="Arial"/>
          <w:sz w:val="28"/>
          <w:szCs w:val="28"/>
        </w:rPr>
        <w:t xml:space="preserve"> </w:t>
      </w:r>
      <w:proofErr w:type="spellStart"/>
      <w:r>
        <w:rPr>
          <w:rFonts w:ascii="Arial" w:hAnsi="Arial" w:cs="Arial"/>
          <w:sz w:val="28"/>
          <w:szCs w:val="28"/>
        </w:rPr>
        <w:t>ndaio</w:t>
      </w:r>
      <w:proofErr w:type="spellEnd"/>
      <w:r>
        <w:rPr>
          <w:rFonts w:ascii="Arial" w:hAnsi="Arial" w:cs="Arial"/>
          <w:sz w:val="28"/>
          <w:szCs w:val="28"/>
        </w:rPr>
        <w:t xml:space="preserve">…? </w:t>
      </w:r>
      <w:proofErr w:type="spellStart"/>
      <w:r>
        <w:rPr>
          <w:rFonts w:ascii="Arial" w:hAnsi="Arial" w:cs="Arial"/>
          <w:sz w:val="28"/>
          <w:szCs w:val="28"/>
        </w:rPr>
        <w:t>Yangaisati</w:t>
      </w:r>
      <w:proofErr w:type="spellEnd"/>
      <w:r>
        <w:rPr>
          <w:rFonts w:ascii="Arial" w:hAnsi="Arial" w:cs="Arial"/>
          <w:sz w:val="28"/>
          <w:szCs w:val="28"/>
        </w:rPr>
        <w:t xml:space="preserve"> </w:t>
      </w:r>
      <w:proofErr w:type="spellStart"/>
      <w:r>
        <w:rPr>
          <w:rFonts w:ascii="Arial" w:hAnsi="Arial" w:cs="Arial"/>
          <w:sz w:val="28"/>
          <w:szCs w:val="28"/>
        </w:rPr>
        <w:t>yavapo</w:t>
      </w:r>
      <w:proofErr w:type="spellEnd"/>
      <w:r>
        <w:rPr>
          <w:rFonts w:ascii="Arial" w:hAnsi="Arial" w:cs="Arial"/>
          <w:sz w:val="28"/>
          <w:szCs w:val="28"/>
        </w:rPr>
        <w:t xml:space="preserve">, I never knew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ndine</w:t>
      </w:r>
      <w:proofErr w:type="spellEnd"/>
      <w:r>
        <w:rPr>
          <w:rFonts w:ascii="Arial" w:hAnsi="Arial" w:cs="Arial"/>
          <w:sz w:val="28"/>
          <w:szCs w:val="28"/>
        </w:rPr>
        <w:t xml:space="preserve"> </w:t>
      </w:r>
      <w:proofErr w:type="spellStart"/>
      <w:r>
        <w:rPr>
          <w:rFonts w:ascii="Arial" w:hAnsi="Arial" w:cs="Arial"/>
          <w:sz w:val="28"/>
          <w:szCs w:val="28"/>
        </w:rPr>
        <w:t>ndinayo</w:t>
      </w:r>
      <w:proofErr w:type="spellEnd"/>
      <w:r>
        <w:rPr>
          <w:rFonts w:ascii="Arial" w:hAnsi="Arial" w:cs="Arial"/>
          <w:sz w:val="28"/>
          <w:szCs w:val="28"/>
        </w:rPr>
        <w:t xml:space="preserve">. </w:t>
      </w:r>
      <w:proofErr w:type="spellStart"/>
      <w:r>
        <w:rPr>
          <w:rFonts w:ascii="Arial" w:hAnsi="Arial" w:cs="Arial"/>
          <w:sz w:val="28"/>
          <w:szCs w:val="28"/>
        </w:rPr>
        <w:t>Kwaingova</w:t>
      </w:r>
      <w:proofErr w:type="spellEnd"/>
      <w:r>
        <w:rPr>
          <w:rFonts w:ascii="Arial" w:hAnsi="Arial" w:cs="Arial"/>
          <w:sz w:val="28"/>
          <w:szCs w:val="28"/>
        </w:rPr>
        <w:t xml:space="preserve"> </w:t>
      </w:r>
      <w:proofErr w:type="spellStart"/>
      <w:r>
        <w:rPr>
          <w:rFonts w:ascii="Arial" w:hAnsi="Arial" w:cs="Arial"/>
          <w:sz w:val="28"/>
          <w:szCs w:val="28"/>
        </w:rPr>
        <w:t>kuparidza</w:t>
      </w:r>
      <w:proofErr w:type="spellEnd"/>
      <w:r>
        <w:rPr>
          <w:rFonts w:ascii="Arial" w:hAnsi="Arial" w:cs="Arial"/>
          <w:sz w:val="28"/>
          <w:szCs w:val="28"/>
        </w:rPr>
        <w:t xml:space="preserve"> nokutenda.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Pr>
          <w:rFonts w:ascii="Arial" w:hAnsi="Arial" w:cs="Arial"/>
          <w:sz w:val="28"/>
          <w:szCs w:val="28"/>
        </w:rPr>
        <w:t>Zvino</w:t>
      </w:r>
      <w:proofErr w:type="spellEnd"/>
      <w:r>
        <w:rPr>
          <w:rFonts w:ascii="Arial" w:hAnsi="Arial" w:cs="Arial"/>
          <w:sz w:val="28"/>
          <w:szCs w:val="28"/>
        </w:rPr>
        <w:t xml:space="preserve"> iye </w:t>
      </w:r>
      <w:proofErr w:type="spellStart"/>
      <w:r>
        <w:rPr>
          <w:rFonts w:ascii="Arial" w:hAnsi="Arial" w:cs="Arial"/>
          <w:sz w:val="28"/>
          <w:szCs w:val="28"/>
        </w:rPr>
        <w:t>zvino</w:t>
      </w:r>
      <w:proofErr w:type="spellEnd"/>
      <w:r>
        <w:rPr>
          <w:rFonts w:ascii="Arial" w:hAnsi="Arial" w:cs="Arial"/>
          <w:sz w:val="28"/>
          <w:szCs w:val="28"/>
        </w:rPr>
        <w:t xml:space="preserve"> the only reason why we have delayed, we were  clearing a space </w:t>
      </w:r>
      <w:proofErr w:type="spellStart"/>
      <w:r>
        <w:rPr>
          <w:rFonts w:ascii="Arial" w:hAnsi="Arial" w:cs="Arial"/>
          <w:sz w:val="28"/>
          <w:szCs w:val="28"/>
        </w:rPr>
        <w:t>panapa</w:t>
      </w:r>
      <w:proofErr w:type="spellEnd"/>
      <w:r>
        <w:rPr>
          <w:rFonts w:ascii="Arial" w:hAnsi="Arial" w:cs="Arial"/>
          <w:sz w:val="28"/>
          <w:szCs w:val="28"/>
        </w:rPr>
        <w:t xml:space="preserve"> </w:t>
      </w:r>
      <w:proofErr w:type="spellStart"/>
      <w:r>
        <w:rPr>
          <w:rFonts w:ascii="Arial" w:hAnsi="Arial" w:cs="Arial"/>
          <w:sz w:val="28"/>
          <w:szCs w:val="28"/>
        </w:rPr>
        <w:t>yekuti</w:t>
      </w:r>
      <w:proofErr w:type="spellEnd"/>
      <w:r>
        <w:rPr>
          <w:rFonts w:ascii="Arial" w:hAnsi="Arial" w:cs="Arial"/>
          <w:sz w:val="28"/>
          <w:szCs w:val="28"/>
        </w:rPr>
        <w:t xml:space="preserve"> </w:t>
      </w:r>
      <w:proofErr w:type="spellStart"/>
      <w:r>
        <w:rPr>
          <w:rFonts w:ascii="Arial" w:hAnsi="Arial" w:cs="Arial"/>
          <w:sz w:val="28"/>
          <w:szCs w:val="28"/>
        </w:rPr>
        <w:t>ti</w:t>
      </w:r>
      <w:proofErr w:type="spellEnd"/>
      <w:r>
        <w:rPr>
          <w:rFonts w:ascii="Arial" w:hAnsi="Arial" w:cs="Arial"/>
          <w:sz w:val="28"/>
          <w:szCs w:val="28"/>
        </w:rPr>
        <w:t xml:space="preserve"> </w:t>
      </w:r>
      <w:proofErr w:type="spellStart"/>
      <w:r w:rsidRPr="00BC098F">
        <w:rPr>
          <w:rFonts w:ascii="Arial" w:hAnsi="Arial" w:cs="Arial"/>
          <w:i/>
          <w:iCs/>
          <w:sz w:val="28"/>
          <w:szCs w:val="28"/>
        </w:rPr>
        <w:t>kriyete</w:t>
      </w:r>
      <w:proofErr w:type="spellEnd"/>
      <w:r w:rsidRPr="00BC098F">
        <w:rPr>
          <w:rFonts w:ascii="Arial" w:hAnsi="Arial" w:cs="Arial"/>
          <w:i/>
          <w:iCs/>
          <w:sz w:val="28"/>
          <w:szCs w:val="28"/>
        </w:rPr>
        <w:t xml:space="preserve"> </w:t>
      </w:r>
      <w:r w:rsidRPr="00DF6A73">
        <w:rPr>
          <w:rFonts w:ascii="Arial" w:hAnsi="Arial" w:cs="Arial"/>
          <w:sz w:val="18"/>
          <w:szCs w:val="18"/>
        </w:rPr>
        <w:t>[</w:t>
      </w:r>
      <w:r>
        <w:rPr>
          <w:rFonts w:ascii="Arial" w:hAnsi="Arial" w:cs="Arial"/>
          <w:sz w:val="18"/>
          <w:szCs w:val="18"/>
        </w:rPr>
        <w:t>to create—ED</w:t>
      </w:r>
      <w:r w:rsidRPr="00DF6A7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dzimba</w:t>
      </w:r>
      <w:proofErr w:type="spellEnd"/>
      <w:r>
        <w:rPr>
          <w:rFonts w:ascii="Arial" w:hAnsi="Arial" w:cs="Arial"/>
          <w:sz w:val="28"/>
          <w:szCs w:val="28"/>
        </w:rPr>
        <w:t xml:space="preserve"> </w:t>
      </w:r>
      <w:proofErr w:type="spellStart"/>
      <w:r>
        <w:rPr>
          <w:rFonts w:ascii="Arial" w:hAnsi="Arial" w:cs="Arial"/>
          <w:sz w:val="28"/>
          <w:szCs w:val="28"/>
        </w:rPr>
        <w:t>dzekurara</w:t>
      </w:r>
      <w:proofErr w:type="spellEnd"/>
      <w:r>
        <w:rPr>
          <w:rFonts w:ascii="Arial" w:hAnsi="Arial" w:cs="Arial"/>
          <w:sz w:val="28"/>
          <w:szCs w:val="28"/>
        </w:rPr>
        <w:t xml:space="preserve"> </w:t>
      </w:r>
      <w:proofErr w:type="spellStart"/>
      <w:r>
        <w:rPr>
          <w:rFonts w:ascii="Arial" w:hAnsi="Arial" w:cs="Arial"/>
          <w:sz w:val="28"/>
          <w:szCs w:val="28"/>
        </w:rPr>
        <w:t>toisa</w:t>
      </w:r>
      <w:proofErr w:type="spellEnd"/>
      <w:r>
        <w:rPr>
          <w:rFonts w:ascii="Arial" w:hAnsi="Arial" w:cs="Arial"/>
          <w:sz w:val="28"/>
          <w:szCs w:val="28"/>
        </w:rPr>
        <w:t xml:space="preserve"> convention centre </w:t>
      </w:r>
      <w:proofErr w:type="spellStart"/>
      <w:r>
        <w:rPr>
          <w:rFonts w:ascii="Arial" w:hAnsi="Arial" w:cs="Arial"/>
          <w:sz w:val="28"/>
          <w:szCs w:val="28"/>
        </w:rPr>
        <w:t>yedu</w:t>
      </w:r>
      <w:proofErr w:type="spellEnd"/>
      <w:r>
        <w:rPr>
          <w:rFonts w:ascii="Arial" w:hAnsi="Arial" w:cs="Arial"/>
          <w:sz w:val="28"/>
          <w:szCs w:val="28"/>
        </w:rPr>
        <w:t xml:space="preserve">, whether convention centre </w:t>
      </w:r>
      <w:proofErr w:type="spellStart"/>
      <w:r>
        <w:rPr>
          <w:rFonts w:ascii="Arial" w:hAnsi="Arial" w:cs="Arial"/>
          <w:sz w:val="28"/>
          <w:szCs w:val="28"/>
        </w:rPr>
        <w:t>inoita</w:t>
      </w:r>
      <w:proofErr w:type="spellEnd"/>
      <w:r>
        <w:rPr>
          <w:rFonts w:ascii="Arial" w:hAnsi="Arial" w:cs="Arial"/>
          <w:sz w:val="28"/>
          <w:szCs w:val="28"/>
        </w:rPr>
        <w:t xml:space="preserve"> or </w:t>
      </w:r>
      <w:proofErr w:type="spellStart"/>
      <w:r>
        <w:rPr>
          <w:rFonts w:ascii="Arial" w:hAnsi="Arial" w:cs="Arial"/>
          <w:sz w:val="28"/>
          <w:szCs w:val="28"/>
        </w:rPr>
        <w:t>haite</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ikasaita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ndinenge</w:t>
      </w:r>
      <w:proofErr w:type="spellEnd"/>
      <w:r>
        <w:rPr>
          <w:rFonts w:ascii="Arial" w:hAnsi="Arial" w:cs="Arial"/>
          <w:sz w:val="28"/>
          <w:szCs w:val="28"/>
        </w:rPr>
        <w:t xml:space="preserve"> </w:t>
      </w:r>
      <w:proofErr w:type="spellStart"/>
      <w:r>
        <w:rPr>
          <w:rFonts w:ascii="Arial" w:hAnsi="Arial" w:cs="Arial"/>
          <w:sz w:val="28"/>
          <w:szCs w:val="28"/>
        </w:rPr>
        <w:t>ndine</w:t>
      </w:r>
      <w:proofErr w:type="spellEnd"/>
      <w:r>
        <w:rPr>
          <w:rFonts w:ascii="Arial" w:hAnsi="Arial" w:cs="Arial"/>
          <w:sz w:val="28"/>
          <w:szCs w:val="28"/>
        </w:rPr>
        <w:t xml:space="preserve"> five  acres land </w:t>
      </w:r>
      <w:proofErr w:type="spellStart"/>
      <w:r>
        <w:rPr>
          <w:rFonts w:ascii="Arial" w:hAnsi="Arial" w:cs="Arial"/>
          <w:sz w:val="28"/>
          <w:szCs w:val="28"/>
        </w:rPr>
        <w:t>muno</w:t>
      </w:r>
      <w:proofErr w:type="spellEnd"/>
      <w:r>
        <w:rPr>
          <w:rFonts w:ascii="Arial" w:hAnsi="Arial" w:cs="Arial"/>
          <w:sz w:val="28"/>
          <w:szCs w:val="28"/>
        </w:rPr>
        <w:t xml:space="preserve"> mu Harare </w:t>
      </w:r>
      <w:proofErr w:type="spellStart"/>
      <w:r>
        <w:rPr>
          <w:rFonts w:ascii="Arial" w:hAnsi="Arial" w:cs="Arial"/>
          <w:sz w:val="28"/>
          <w:szCs w:val="28"/>
        </w:rPr>
        <w:t>dzatinoisa</w:t>
      </w:r>
      <w:proofErr w:type="spellEnd"/>
      <w:r>
        <w:rPr>
          <w:rFonts w:ascii="Arial" w:hAnsi="Arial" w:cs="Arial"/>
          <w:sz w:val="28"/>
          <w:szCs w:val="28"/>
        </w:rPr>
        <w:t xml:space="preserve"> Convention Centre </w:t>
      </w:r>
      <w:proofErr w:type="spellStart"/>
      <w:r>
        <w:rPr>
          <w:rFonts w:ascii="Arial" w:hAnsi="Arial" w:cs="Arial"/>
          <w:sz w:val="28"/>
          <w:szCs w:val="28"/>
        </w:rPr>
        <w:t>iyo</w:t>
      </w:r>
      <w:proofErr w:type="spellEnd"/>
      <w:r>
        <w:rPr>
          <w:rFonts w:ascii="Arial" w:hAnsi="Arial" w:cs="Arial"/>
          <w:sz w:val="28"/>
          <w:szCs w:val="28"/>
        </w:rPr>
        <w:t xml:space="preserve">…? </w:t>
      </w:r>
      <w:r w:rsidRPr="002D7ED8">
        <w:rPr>
          <w:rFonts w:ascii="Arial" w:hAnsi="Arial" w:cs="Arial"/>
          <w:sz w:val="18"/>
          <w:szCs w:val="18"/>
        </w:rPr>
        <w:t>[Congregation says, “</w:t>
      </w:r>
      <w:proofErr w:type="spellStart"/>
      <w:r w:rsidRPr="002D7ED8">
        <w:rPr>
          <w:rFonts w:ascii="Arial" w:hAnsi="Arial" w:cs="Arial"/>
          <w:sz w:val="18"/>
          <w:szCs w:val="18"/>
        </w:rPr>
        <w:t>iyoyo</w:t>
      </w:r>
      <w:proofErr w:type="spellEnd"/>
      <w:r w:rsidRPr="002D7ED8">
        <w:rPr>
          <w:rFonts w:ascii="Arial" w:hAnsi="Arial" w:cs="Arial"/>
          <w:sz w:val="18"/>
          <w:szCs w:val="18"/>
        </w:rPr>
        <w:t>.”]</w:t>
      </w:r>
      <w:r>
        <w:rPr>
          <w:rFonts w:ascii="Arial" w:hAnsi="Arial" w:cs="Arial"/>
          <w:sz w:val="28"/>
          <w:szCs w:val="28"/>
        </w:rPr>
        <w:t xml:space="preserve"> Kunze </w:t>
      </w:r>
      <w:proofErr w:type="spellStart"/>
      <w:r>
        <w:rPr>
          <w:rFonts w:ascii="Arial" w:hAnsi="Arial" w:cs="Arial"/>
          <w:sz w:val="28"/>
          <w:szCs w:val="28"/>
        </w:rPr>
        <w:t>kwaizvozvo</w:t>
      </w:r>
      <w:proofErr w:type="spellEnd"/>
      <w:r>
        <w:rPr>
          <w:rFonts w:ascii="Arial" w:hAnsi="Arial" w:cs="Arial"/>
          <w:sz w:val="28"/>
          <w:szCs w:val="28"/>
        </w:rPr>
        <w:t xml:space="preserve"> </w:t>
      </w:r>
      <w:proofErr w:type="spellStart"/>
      <w:r>
        <w:rPr>
          <w:rFonts w:ascii="Arial" w:hAnsi="Arial" w:cs="Arial"/>
          <w:sz w:val="28"/>
          <w:szCs w:val="28"/>
        </w:rPr>
        <w:t>tinoita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Tichibva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tinotenda </w:t>
      </w:r>
      <w:proofErr w:type="spellStart"/>
      <w:r>
        <w:rPr>
          <w:rFonts w:ascii="Arial" w:hAnsi="Arial" w:cs="Arial"/>
          <w:sz w:val="28"/>
          <w:szCs w:val="28"/>
        </w:rPr>
        <w:t>papurazi</w:t>
      </w:r>
      <w:proofErr w:type="spellEnd"/>
      <w:r>
        <w:rPr>
          <w:rFonts w:ascii="Arial" w:hAnsi="Arial" w:cs="Arial"/>
          <w:sz w:val="28"/>
          <w:szCs w:val="28"/>
        </w:rPr>
        <w:t xml:space="preserve"> paya </w:t>
      </w:r>
      <w:proofErr w:type="spellStart"/>
      <w:r>
        <w:rPr>
          <w:rFonts w:ascii="Arial" w:hAnsi="Arial" w:cs="Arial"/>
          <w:sz w:val="28"/>
          <w:szCs w:val="28"/>
        </w:rPr>
        <w:t>tirikuno</w:t>
      </w:r>
      <w:proofErr w:type="spellEnd"/>
      <w:r>
        <w:rPr>
          <w:rFonts w:ascii="Arial" w:hAnsi="Arial" w:cs="Arial"/>
          <w:sz w:val="28"/>
          <w:szCs w:val="28"/>
        </w:rPr>
        <w:t xml:space="preserve"> </w:t>
      </w:r>
      <w:proofErr w:type="spellStart"/>
      <w:r>
        <w:rPr>
          <w:rFonts w:ascii="Arial" w:hAnsi="Arial" w:cs="Arial"/>
          <w:sz w:val="28"/>
          <w:szCs w:val="28"/>
        </w:rPr>
        <w:t>ruka</w:t>
      </w:r>
      <w:proofErr w:type="spellEnd"/>
      <w:r>
        <w:rPr>
          <w:rFonts w:ascii="Arial" w:hAnsi="Arial" w:cs="Arial"/>
          <w:sz w:val="28"/>
          <w:szCs w:val="28"/>
        </w:rPr>
        <w:t xml:space="preserve"> </w:t>
      </w:r>
      <w:proofErr w:type="spellStart"/>
      <w:r>
        <w:rPr>
          <w:rFonts w:ascii="Arial" w:hAnsi="Arial" w:cs="Arial"/>
          <w:sz w:val="28"/>
          <w:szCs w:val="28"/>
        </w:rPr>
        <w:t>mari</w:t>
      </w:r>
      <w:proofErr w:type="spellEnd"/>
      <w:r>
        <w:rPr>
          <w:rFonts w:ascii="Arial" w:hAnsi="Arial" w:cs="Arial"/>
          <w:sz w:val="28"/>
          <w:szCs w:val="28"/>
        </w:rPr>
        <w:t xml:space="preserve"> </w:t>
      </w:r>
      <w:proofErr w:type="spellStart"/>
      <w:r>
        <w:rPr>
          <w:rFonts w:ascii="Arial" w:hAnsi="Arial" w:cs="Arial"/>
          <w:sz w:val="28"/>
          <w:szCs w:val="28"/>
        </w:rPr>
        <w:t>zveruka</w:t>
      </w:r>
      <w:proofErr w:type="spellEnd"/>
      <w:r>
        <w:rPr>
          <w:rFonts w:ascii="Arial" w:hAnsi="Arial" w:cs="Arial"/>
          <w:sz w:val="28"/>
          <w:szCs w:val="28"/>
        </w:rPr>
        <w:t xml:space="preserve"> </w:t>
      </w:r>
      <w:proofErr w:type="spellStart"/>
      <w:r>
        <w:rPr>
          <w:rFonts w:ascii="Arial" w:hAnsi="Arial" w:cs="Arial"/>
          <w:sz w:val="28"/>
          <w:szCs w:val="28"/>
        </w:rPr>
        <w:t>mari</w:t>
      </w:r>
      <w:proofErr w:type="spellEnd"/>
      <w:r>
        <w:rPr>
          <w:rFonts w:ascii="Arial" w:hAnsi="Arial" w:cs="Arial"/>
          <w:sz w:val="28"/>
          <w:szCs w:val="28"/>
        </w:rPr>
        <w:t xml:space="preserve"> </w:t>
      </w:r>
      <w:proofErr w:type="spellStart"/>
      <w:r>
        <w:rPr>
          <w:rFonts w:ascii="Arial" w:hAnsi="Arial" w:cs="Arial"/>
          <w:sz w:val="28"/>
          <w:szCs w:val="28"/>
        </w:rPr>
        <w:t>zviya</w:t>
      </w:r>
      <w:proofErr w:type="spellEnd"/>
      <w:r>
        <w:rPr>
          <w:rFonts w:ascii="Arial" w:hAnsi="Arial" w:cs="Arial"/>
          <w:sz w:val="28"/>
          <w:szCs w:val="28"/>
        </w:rPr>
        <w:t xml:space="preserve"> Mwari </w:t>
      </w:r>
      <w:proofErr w:type="spellStart"/>
      <w:r>
        <w:rPr>
          <w:rFonts w:ascii="Arial" w:hAnsi="Arial" w:cs="Arial"/>
          <w:sz w:val="28"/>
          <w:szCs w:val="28"/>
        </w:rPr>
        <w:t>vakati</w:t>
      </w:r>
      <w:proofErr w:type="spellEnd"/>
      <w:r>
        <w:rPr>
          <w:rFonts w:ascii="Arial" w:hAnsi="Arial" w:cs="Arial"/>
          <w:sz w:val="28"/>
          <w:szCs w:val="28"/>
        </w:rPr>
        <w:t>, “</w:t>
      </w:r>
      <w:proofErr w:type="spellStart"/>
      <w:r>
        <w:rPr>
          <w:rFonts w:ascii="Arial" w:hAnsi="Arial" w:cs="Arial"/>
          <w:sz w:val="28"/>
          <w:szCs w:val="28"/>
        </w:rPr>
        <w:t>Sirivhera</w:t>
      </w:r>
      <w:proofErr w:type="spellEnd"/>
      <w:r>
        <w:rPr>
          <w:rFonts w:ascii="Arial" w:hAnsi="Arial" w:cs="Arial"/>
          <w:sz w:val="28"/>
          <w:szCs w:val="28"/>
        </w:rPr>
        <w:t xml:space="preserve"> </w:t>
      </w:r>
      <w:proofErr w:type="spellStart"/>
      <w:r>
        <w:rPr>
          <w:rFonts w:ascii="Arial" w:hAnsi="Arial" w:cs="Arial"/>
          <w:sz w:val="28"/>
          <w:szCs w:val="28"/>
        </w:rPr>
        <w:t>nendarama</w:t>
      </w:r>
      <w:proofErr w:type="spellEnd"/>
      <w:r>
        <w:rPr>
          <w:rFonts w:ascii="Arial" w:hAnsi="Arial" w:cs="Arial"/>
          <w:sz w:val="28"/>
          <w:szCs w:val="28"/>
        </w:rPr>
        <w:t xml:space="preserve"> </w:t>
      </w:r>
      <w:proofErr w:type="spellStart"/>
      <w:r>
        <w:rPr>
          <w:rFonts w:ascii="Arial" w:hAnsi="Arial" w:cs="Arial"/>
          <w:sz w:val="28"/>
          <w:szCs w:val="28"/>
        </w:rPr>
        <w:t>ndezvani</w:t>
      </w:r>
      <w:proofErr w:type="spellEnd"/>
      <w:r>
        <w:rPr>
          <w:rFonts w:ascii="Arial" w:hAnsi="Arial" w:cs="Arial"/>
          <w:sz w:val="28"/>
          <w:szCs w:val="28"/>
        </w:rPr>
        <w:t xml:space="preserve">…?” </w:t>
      </w:r>
      <w:r w:rsidRPr="00EF65EB">
        <w:rPr>
          <w:rFonts w:ascii="Arial" w:hAnsi="Arial" w:cs="Arial"/>
          <w:sz w:val="18"/>
          <w:szCs w:val="18"/>
        </w:rPr>
        <w:t>[Congregation says, “</w:t>
      </w:r>
      <w:proofErr w:type="spellStart"/>
      <w:r w:rsidRPr="00EF65EB">
        <w:rPr>
          <w:rFonts w:ascii="Arial" w:hAnsi="Arial" w:cs="Arial"/>
          <w:sz w:val="18"/>
          <w:szCs w:val="18"/>
        </w:rPr>
        <w:t>ndezvangu</w:t>
      </w:r>
      <w:proofErr w:type="spellEnd"/>
      <w:r w:rsidRPr="00EF65EB">
        <w:rPr>
          <w:rFonts w:ascii="Arial" w:hAnsi="Arial" w:cs="Arial"/>
          <w:sz w:val="18"/>
          <w:szCs w:val="18"/>
        </w:rPr>
        <w:t>.”]</w:t>
      </w:r>
      <w:r>
        <w:rPr>
          <w:rFonts w:ascii="Arial" w:hAnsi="Arial" w:cs="Arial"/>
          <w:sz w:val="28"/>
          <w:szCs w:val="28"/>
        </w:rPr>
        <w:t xml:space="preserve"> </w:t>
      </w:r>
      <w:r w:rsidRPr="00DF6A73">
        <w:rPr>
          <w:rFonts w:ascii="Arial" w:hAnsi="Arial" w:cs="Arial"/>
          <w:sz w:val="18"/>
          <w:szCs w:val="18"/>
        </w:rPr>
        <w:t>[Congregation says, “Amen.”]</w:t>
      </w:r>
    </w:p>
    <w:p w14:paraId="2C47E6C7" w14:textId="77777777" w:rsidR="001156DF" w:rsidRDefault="001156DF" w:rsidP="001156DF">
      <w:pPr>
        <w:spacing w:line="276" w:lineRule="auto"/>
        <w:jc w:val="both"/>
        <w:rPr>
          <w:rFonts w:ascii="Arial" w:hAnsi="Arial" w:cs="Arial"/>
          <w:sz w:val="28"/>
          <w:szCs w:val="28"/>
        </w:rPr>
      </w:pPr>
      <w:r w:rsidRPr="00F809BA">
        <w:rPr>
          <w:rFonts w:ascii="Arial" w:hAnsi="Arial" w:cs="Arial"/>
          <w:sz w:val="28"/>
          <w:szCs w:val="28"/>
          <w:vertAlign w:val="superscript"/>
        </w:rPr>
        <w:t>22</w:t>
      </w:r>
      <w:r>
        <w:rPr>
          <w:rFonts w:ascii="Arial" w:hAnsi="Arial" w:cs="Arial"/>
          <w:sz w:val="28"/>
          <w:szCs w:val="28"/>
        </w:rPr>
        <w:t xml:space="preserve"> </w:t>
      </w:r>
      <w:proofErr w:type="spellStart"/>
      <w:r>
        <w:rPr>
          <w:rFonts w:ascii="Arial" w:hAnsi="Arial" w:cs="Arial"/>
          <w:sz w:val="28"/>
          <w:szCs w:val="28"/>
        </w:rPr>
        <w:t>Vanotaura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tokoroshi</w:t>
      </w:r>
      <w:proofErr w:type="spellEnd"/>
      <w:r>
        <w:rPr>
          <w:rFonts w:ascii="Arial" w:hAnsi="Arial" w:cs="Arial"/>
          <w:sz w:val="28"/>
          <w:szCs w:val="28"/>
        </w:rPr>
        <w:t xml:space="preserve"> </w:t>
      </w:r>
      <w:proofErr w:type="spellStart"/>
      <w:r>
        <w:rPr>
          <w:rFonts w:ascii="Arial" w:hAnsi="Arial" w:cs="Arial"/>
          <w:sz w:val="28"/>
          <w:szCs w:val="28"/>
        </w:rPr>
        <w:t>vachanyarara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zi!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muchiona</w:t>
      </w:r>
      <w:proofErr w:type="spellEnd"/>
      <w:r>
        <w:rPr>
          <w:rFonts w:ascii="Arial" w:hAnsi="Arial" w:cs="Arial"/>
          <w:sz w:val="28"/>
          <w:szCs w:val="28"/>
        </w:rPr>
        <w:t xml:space="preserve"> </w:t>
      </w:r>
      <w:proofErr w:type="spellStart"/>
      <w:r>
        <w:rPr>
          <w:rFonts w:ascii="Arial" w:hAnsi="Arial" w:cs="Arial"/>
          <w:sz w:val="28"/>
          <w:szCs w:val="28"/>
        </w:rPr>
        <w:t>isu</w:t>
      </w:r>
      <w:proofErr w:type="spellEnd"/>
      <w:r>
        <w:rPr>
          <w:rFonts w:ascii="Arial" w:hAnsi="Arial" w:cs="Arial"/>
          <w:sz w:val="28"/>
          <w:szCs w:val="28"/>
        </w:rPr>
        <w:t xml:space="preserve"> </w:t>
      </w:r>
      <w:proofErr w:type="spellStart"/>
      <w:r>
        <w:rPr>
          <w:rFonts w:ascii="Arial" w:hAnsi="Arial" w:cs="Arial"/>
          <w:sz w:val="28"/>
          <w:szCs w:val="28"/>
        </w:rPr>
        <w:t>hatinetseki</w:t>
      </w:r>
      <w:proofErr w:type="spellEnd"/>
      <w:r>
        <w:rPr>
          <w:rFonts w:ascii="Arial" w:hAnsi="Arial" w:cs="Arial"/>
          <w:sz w:val="28"/>
          <w:szCs w:val="28"/>
        </w:rPr>
        <w:t xml:space="preserve"> </w:t>
      </w:r>
      <w:proofErr w:type="spellStart"/>
      <w:r>
        <w:rPr>
          <w:rFonts w:ascii="Arial" w:hAnsi="Arial" w:cs="Arial"/>
          <w:sz w:val="28"/>
          <w:szCs w:val="28"/>
        </w:rPr>
        <w:t>nevanotisiya</w:t>
      </w:r>
      <w:proofErr w:type="spellEnd"/>
      <w:r>
        <w:rPr>
          <w:rFonts w:ascii="Arial" w:hAnsi="Arial" w:cs="Arial"/>
          <w:sz w:val="28"/>
          <w:szCs w:val="28"/>
        </w:rPr>
        <w:t xml:space="preserve">, when you see me next year, I will be better.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sidRPr="00F33E2E">
        <w:rPr>
          <w:rFonts w:ascii="Arial" w:hAnsi="Arial" w:cs="Arial"/>
          <w:sz w:val="28"/>
          <w:szCs w:val="28"/>
        </w:rPr>
        <w:t>Tatichitaura</w:t>
      </w:r>
      <w:proofErr w:type="spellEnd"/>
      <w:r w:rsidRPr="00F33E2E">
        <w:rPr>
          <w:rFonts w:ascii="Arial" w:hAnsi="Arial" w:cs="Arial"/>
          <w:sz w:val="28"/>
          <w:szCs w:val="28"/>
        </w:rPr>
        <w:t xml:space="preserve"> </w:t>
      </w:r>
      <w:proofErr w:type="spellStart"/>
      <w:r w:rsidRPr="00F33E2E">
        <w:rPr>
          <w:rFonts w:ascii="Arial" w:hAnsi="Arial" w:cs="Arial"/>
          <w:sz w:val="28"/>
          <w:szCs w:val="28"/>
        </w:rPr>
        <w:t>naamai</w:t>
      </w:r>
      <w:proofErr w:type="spellEnd"/>
      <w:r w:rsidRPr="00F33E2E">
        <w:rPr>
          <w:rFonts w:ascii="Arial" w:hAnsi="Arial" w:cs="Arial"/>
          <w:sz w:val="28"/>
          <w:szCs w:val="28"/>
        </w:rPr>
        <w:t xml:space="preserve"> </w:t>
      </w:r>
      <w:proofErr w:type="spellStart"/>
      <w:r w:rsidRPr="00F33E2E">
        <w:rPr>
          <w:rFonts w:ascii="Arial" w:hAnsi="Arial" w:cs="Arial"/>
          <w:sz w:val="28"/>
          <w:szCs w:val="28"/>
        </w:rPr>
        <w:t>vataka</w:t>
      </w:r>
      <w:r>
        <w:rPr>
          <w:rFonts w:ascii="Arial" w:hAnsi="Arial" w:cs="Arial"/>
          <w:sz w:val="28"/>
          <w:szCs w:val="28"/>
        </w:rPr>
        <w:t>tenga</w:t>
      </w:r>
      <w:proofErr w:type="spellEnd"/>
      <w:r>
        <w:rPr>
          <w:rFonts w:ascii="Arial" w:hAnsi="Arial" w:cs="Arial"/>
          <w:sz w:val="28"/>
          <w:szCs w:val="28"/>
        </w:rPr>
        <w:t xml:space="preserve"> </w:t>
      </w:r>
      <w:proofErr w:type="spellStart"/>
      <w:r w:rsidRPr="00F33E2E">
        <w:rPr>
          <w:rFonts w:ascii="Arial" w:hAnsi="Arial" w:cs="Arial"/>
          <w:sz w:val="28"/>
          <w:szCs w:val="28"/>
        </w:rPr>
        <w:t>tinavo</w:t>
      </w:r>
      <w:proofErr w:type="spellEnd"/>
      <w:r w:rsidRPr="00F33E2E">
        <w:rPr>
          <w:rFonts w:ascii="Arial" w:hAnsi="Arial" w:cs="Arial"/>
          <w:sz w:val="28"/>
          <w:szCs w:val="28"/>
        </w:rPr>
        <w:t xml:space="preserve"> </w:t>
      </w:r>
      <w:proofErr w:type="spellStart"/>
      <w:r w:rsidRPr="00F33E2E">
        <w:rPr>
          <w:rFonts w:ascii="Arial" w:hAnsi="Arial" w:cs="Arial"/>
          <w:sz w:val="28"/>
          <w:szCs w:val="28"/>
        </w:rPr>
        <w:t>pano</w:t>
      </w:r>
      <w:proofErr w:type="spellEnd"/>
      <w:r w:rsidRPr="00F33E2E">
        <w:rPr>
          <w:rFonts w:ascii="Arial" w:hAnsi="Arial" w:cs="Arial"/>
          <w:sz w:val="28"/>
          <w:szCs w:val="28"/>
        </w:rPr>
        <w:t xml:space="preserve"> </w:t>
      </w:r>
      <w:proofErr w:type="spellStart"/>
      <w:r w:rsidRPr="00F33E2E">
        <w:rPr>
          <w:rFonts w:ascii="Arial" w:hAnsi="Arial" w:cs="Arial"/>
          <w:sz w:val="28"/>
          <w:szCs w:val="28"/>
        </w:rPr>
        <w:t>gogo</w:t>
      </w:r>
      <w:proofErr w:type="spellEnd"/>
      <w:r w:rsidRPr="00F33E2E">
        <w:rPr>
          <w:rFonts w:ascii="Arial" w:hAnsi="Arial" w:cs="Arial"/>
          <w:sz w:val="28"/>
          <w:szCs w:val="28"/>
        </w:rPr>
        <w:t xml:space="preserve"> </w:t>
      </w:r>
      <w:proofErr w:type="spellStart"/>
      <w:r w:rsidRPr="00F33E2E">
        <w:rPr>
          <w:rFonts w:ascii="Arial" w:hAnsi="Arial" w:cs="Arial"/>
          <w:sz w:val="28"/>
          <w:szCs w:val="28"/>
        </w:rPr>
        <w:t>vaya</w:t>
      </w:r>
      <w:proofErr w:type="spellEnd"/>
      <w:r w:rsidRPr="00F33E2E">
        <w:rPr>
          <w:rFonts w:ascii="Arial" w:hAnsi="Arial" w:cs="Arial"/>
          <w:sz w:val="28"/>
          <w:szCs w:val="28"/>
        </w:rPr>
        <w:t xml:space="preserve">, </w:t>
      </w:r>
      <w:r>
        <w:rPr>
          <w:rFonts w:ascii="Arial" w:hAnsi="Arial" w:cs="Arial"/>
          <w:sz w:val="28"/>
          <w:szCs w:val="28"/>
        </w:rPr>
        <w:t>G</w:t>
      </w:r>
      <w:r w:rsidRPr="00F33E2E">
        <w:rPr>
          <w:rFonts w:ascii="Arial" w:hAnsi="Arial" w:cs="Arial"/>
          <w:sz w:val="28"/>
          <w:szCs w:val="28"/>
        </w:rPr>
        <w:t xml:space="preserve">ogo Francis </w:t>
      </w:r>
      <w:proofErr w:type="spellStart"/>
      <w:r w:rsidRPr="00F33E2E">
        <w:rPr>
          <w:rFonts w:ascii="Arial" w:hAnsi="Arial" w:cs="Arial"/>
          <w:sz w:val="28"/>
          <w:szCs w:val="28"/>
        </w:rPr>
        <w:t>va</w:t>
      </w:r>
      <w:r>
        <w:rPr>
          <w:rFonts w:ascii="Arial" w:hAnsi="Arial" w:cs="Arial"/>
          <w:sz w:val="28"/>
          <w:szCs w:val="28"/>
        </w:rPr>
        <w:t>i</w:t>
      </w:r>
      <w:r w:rsidRPr="00F33E2E">
        <w:rPr>
          <w:rFonts w:ascii="Arial" w:hAnsi="Arial" w:cs="Arial"/>
          <w:sz w:val="28"/>
          <w:szCs w:val="28"/>
        </w:rPr>
        <w:t>chengeta</w:t>
      </w:r>
      <w:proofErr w:type="spellEnd"/>
      <w:r w:rsidRPr="00F33E2E">
        <w:rPr>
          <w:rFonts w:ascii="Arial" w:hAnsi="Arial" w:cs="Arial"/>
          <w:sz w:val="28"/>
          <w:szCs w:val="28"/>
        </w:rPr>
        <w:t>—</w:t>
      </w:r>
      <w:proofErr w:type="spellStart"/>
      <w:r w:rsidRPr="00F33E2E">
        <w:rPr>
          <w:rFonts w:ascii="Arial" w:hAnsi="Arial" w:cs="Arial"/>
          <w:sz w:val="28"/>
          <w:szCs w:val="28"/>
        </w:rPr>
        <w:t>vaigara</w:t>
      </w:r>
      <w:proofErr w:type="spellEnd"/>
      <w:r w:rsidRPr="00F33E2E">
        <w:rPr>
          <w:rFonts w:ascii="Arial" w:hAnsi="Arial" w:cs="Arial"/>
          <w:sz w:val="28"/>
          <w:szCs w:val="28"/>
        </w:rPr>
        <w:t xml:space="preserve"> mu cottage </w:t>
      </w:r>
      <w:proofErr w:type="spellStart"/>
      <w:r w:rsidRPr="00F33E2E">
        <w:rPr>
          <w:rFonts w:ascii="Arial" w:hAnsi="Arial" w:cs="Arial"/>
          <w:sz w:val="28"/>
          <w:szCs w:val="28"/>
        </w:rPr>
        <w:t>umu</w:t>
      </w:r>
      <w:proofErr w:type="spellEnd"/>
      <w:r w:rsidRPr="00F33E2E">
        <w:rPr>
          <w:rFonts w:ascii="Arial" w:hAnsi="Arial" w:cs="Arial"/>
          <w:sz w:val="28"/>
          <w:szCs w:val="28"/>
        </w:rPr>
        <w:t xml:space="preserve"> </w:t>
      </w:r>
      <w:proofErr w:type="spellStart"/>
      <w:r w:rsidRPr="00F33E2E">
        <w:rPr>
          <w:rFonts w:ascii="Arial" w:hAnsi="Arial" w:cs="Arial"/>
          <w:sz w:val="28"/>
          <w:szCs w:val="28"/>
        </w:rPr>
        <w:t>patakauya</w:t>
      </w:r>
      <w:proofErr w:type="spellEnd"/>
      <w:r w:rsidRPr="00F33E2E">
        <w:rPr>
          <w:rFonts w:ascii="Arial" w:hAnsi="Arial" w:cs="Arial"/>
          <w:sz w:val="28"/>
          <w:szCs w:val="28"/>
        </w:rPr>
        <w:t xml:space="preserve"> </w:t>
      </w:r>
      <w:proofErr w:type="spellStart"/>
      <w:r w:rsidRPr="00F33E2E">
        <w:rPr>
          <w:rFonts w:ascii="Arial" w:hAnsi="Arial" w:cs="Arial"/>
          <w:sz w:val="28"/>
          <w:szCs w:val="28"/>
        </w:rPr>
        <w:t>ti</w:t>
      </w:r>
      <w:r>
        <w:rPr>
          <w:rFonts w:ascii="Arial" w:hAnsi="Arial" w:cs="Arial"/>
          <w:sz w:val="28"/>
          <w:szCs w:val="28"/>
        </w:rPr>
        <w:t>chitenga</w:t>
      </w:r>
      <w:proofErr w:type="spellEnd"/>
      <w:r>
        <w:rPr>
          <w:rFonts w:ascii="Arial" w:hAnsi="Arial" w:cs="Arial"/>
          <w:sz w:val="28"/>
          <w:szCs w:val="28"/>
        </w:rPr>
        <w:t xml:space="preserve"> </w:t>
      </w:r>
      <w:proofErr w:type="spellStart"/>
      <w:r>
        <w:rPr>
          <w:rFonts w:ascii="Arial" w:hAnsi="Arial" w:cs="Arial"/>
          <w:sz w:val="28"/>
          <w:szCs w:val="28"/>
        </w:rPr>
        <w:t>panapa</w:t>
      </w:r>
      <w:proofErr w:type="spellEnd"/>
      <w:r>
        <w:rPr>
          <w:rFonts w:ascii="Arial" w:hAnsi="Arial" w:cs="Arial"/>
          <w:sz w:val="28"/>
          <w:szCs w:val="28"/>
        </w:rPr>
        <w:t xml:space="preserve">. </w:t>
      </w:r>
      <w:proofErr w:type="spellStart"/>
      <w:r>
        <w:rPr>
          <w:rFonts w:ascii="Arial" w:hAnsi="Arial" w:cs="Arial"/>
          <w:sz w:val="28"/>
          <w:szCs w:val="28"/>
        </w:rPr>
        <w:t>Vakauya</w:t>
      </w:r>
      <w:proofErr w:type="spellEnd"/>
      <w:r>
        <w:rPr>
          <w:rFonts w:ascii="Arial" w:hAnsi="Arial" w:cs="Arial"/>
          <w:sz w:val="28"/>
          <w:szCs w:val="28"/>
        </w:rPr>
        <w:t xml:space="preserve"> last time </w:t>
      </w:r>
      <w:proofErr w:type="spellStart"/>
      <w:r>
        <w:rPr>
          <w:rFonts w:ascii="Arial" w:hAnsi="Arial" w:cs="Arial"/>
          <w:sz w:val="28"/>
          <w:szCs w:val="28"/>
        </w:rPr>
        <w:t>ndikavati</w:t>
      </w:r>
      <w:proofErr w:type="spellEnd"/>
      <w:r>
        <w:rPr>
          <w:rFonts w:ascii="Arial" w:hAnsi="Arial" w:cs="Arial"/>
          <w:sz w:val="28"/>
          <w:szCs w:val="28"/>
        </w:rPr>
        <w:t xml:space="preserve"> </w:t>
      </w:r>
      <w:proofErr w:type="spellStart"/>
      <w:r>
        <w:rPr>
          <w:rFonts w:ascii="Arial" w:hAnsi="Arial" w:cs="Arial"/>
          <w:sz w:val="28"/>
          <w:szCs w:val="28"/>
        </w:rPr>
        <w:t>ratidzwai</w:t>
      </w:r>
      <w:proofErr w:type="spellEnd"/>
      <w:r>
        <w:rPr>
          <w:rFonts w:ascii="Arial" w:hAnsi="Arial" w:cs="Arial"/>
          <w:sz w:val="28"/>
          <w:szCs w:val="28"/>
        </w:rPr>
        <w:t xml:space="preserve"> </w:t>
      </w:r>
      <w:proofErr w:type="spellStart"/>
      <w:r>
        <w:rPr>
          <w:rFonts w:ascii="Arial" w:hAnsi="Arial" w:cs="Arial"/>
          <w:sz w:val="28"/>
          <w:szCs w:val="28"/>
        </w:rPr>
        <w:t>naMai</w:t>
      </w:r>
      <w:proofErr w:type="spellEnd"/>
      <w:r>
        <w:rPr>
          <w:rFonts w:ascii="Arial" w:hAnsi="Arial" w:cs="Arial"/>
          <w:sz w:val="28"/>
          <w:szCs w:val="28"/>
        </w:rPr>
        <w:t xml:space="preserve"> Zani, “ah </w:t>
      </w:r>
      <w:proofErr w:type="spellStart"/>
      <w:r>
        <w:rPr>
          <w:rFonts w:ascii="Arial" w:hAnsi="Arial" w:cs="Arial"/>
          <w:sz w:val="28"/>
          <w:szCs w:val="28"/>
        </w:rPr>
        <w:t>ndachifunga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vavachitenga</w:t>
      </w:r>
      <w:proofErr w:type="spellEnd"/>
      <w:r>
        <w:rPr>
          <w:rFonts w:ascii="Arial" w:hAnsi="Arial" w:cs="Arial"/>
          <w:sz w:val="28"/>
          <w:szCs w:val="28"/>
        </w:rPr>
        <w:t xml:space="preserve"> </w:t>
      </w:r>
      <w:proofErr w:type="spellStart"/>
      <w:r>
        <w:rPr>
          <w:rFonts w:ascii="Arial" w:hAnsi="Arial" w:cs="Arial"/>
          <w:sz w:val="28"/>
          <w:szCs w:val="28"/>
        </w:rPr>
        <w:t>muriwo</w:t>
      </w:r>
      <w:proofErr w:type="spellEnd"/>
      <w:r>
        <w:rPr>
          <w:rFonts w:ascii="Arial" w:hAnsi="Arial" w:cs="Arial"/>
          <w:sz w:val="28"/>
          <w:szCs w:val="28"/>
        </w:rPr>
        <w:t xml:space="preserve"> </w:t>
      </w:r>
      <w:proofErr w:type="spellStart"/>
      <w:r>
        <w:rPr>
          <w:rFonts w:ascii="Arial" w:hAnsi="Arial" w:cs="Arial"/>
          <w:sz w:val="28"/>
          <w:szCs w:val="28"/>
        </w:rPr>
        <w:t>nema</w:t>
      </w:r>
      <w:proofErr w:type="spellEnd"/>
      <w:r>
        <w:rPr>
          <w:rFonts w:ascii="Arial" w:hAnsi="Arial" w:cs="Arial"/>
          <w:sz w:val="28"/>
          <w:szCs w:val="28"/>
        </w:rPr>
        <w:t xml:space="preserve"> seedlings.</w:t>
      </w:r>
    </w:p>
    <w:p w14:paraId="5D6D22E7" w14:textId="77777777" w:rsidR="001156DF" w:rsidRDefault="001156DF" w:rsidP="001156DF">
      <w:pPr>
        <w:spacing w:line="276" w:lineRule="auto"/>
        <w:jc w:val="both"/>
        <w:rPr>
          <w:rFonts w:ascii="Arial" w:hAnsi="Arial" w:cs="Arial"/>
          <w:sz w:val="28"/>
          <w:szCs w:val="28"/>
        </w:rPr>
      </w:pPr>
      <w:r w:rsidRPr="004A46D6">
        <w:rPr>
          <w:rFonts w:ascii="Arial" w:hAnsi="Arial" w:cs="Arial"/>
          <w:sz w:val="28"/>
          <w:szCs w:val="28"/>
          <w:vertAlign w:val="superscript"/>
        </w:rPr>
        <w:t>23</w:t>
      </w:r>
      <w:r>
        <w:rPr>
          <w:rFonts w:ascii="Arial" w:hAnsi="Arial" w:cs="Arial"/>
          <w:sz w:val="28"/>
          <w:szCs w:val="28"/>
        </w:rPr>
        <w:t xml:space="preserve"> Zvikanzi, “</w:t>
      </w:r>
      <w:proofErr w:type="spellStart"/>
      <w:r>
        <w:rPr>
          <w:rFonts w:ascii="Arial" w:hAnsi="Arial" w:cs="Arial"/>
          <w:sz w:val="28"/>
          <w:szCs w:val="28"/>
        </w:rPr>
        <w:t>Ndandichifunga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iyo</w:t>
      </w:r>
      <w:proofErr w:type="spellEnd"/>
      <w:r>
        <w:rPr>
          <w:rFonts w:ascii="Arial" w:hAnsi="Arial" w:cs="Arial"/>
          <w:sz w:val="28"/>
          <w:szCs w:val="28"/>
        </w:rPr>
        <w:t xml:space="preserve">  </w:t>
      </w:r>
      <w:proofErr w:type="spellStart"/>
      <w:r>
        <w:rPr>
          <w:rFonts w:ascii="Arial" w:hAnsi="Arial" w:cs="Arial"/>
          <w:sz w:val="28"/>
          <w:szCs w:val="28"/>
        </w:rPr>
        <w:t>imba</w:t>
      </w:r>
      <w:proofErr w:type="spellEnd"/>
      <w:r>
        <w:rPr>
          <w:rFonts w:ascii="Arial" w:hAnsi="Arial" w:cs="Arial"/>
          <w:sz w:val="28"/>
          <w:szCs w:val="28"/>
        </w:rPr>
        <w:t xml:space="preserve"> </w:t>
      </w:r>
      <w:proofErr w:type="spellStart"/>
      <w:r>
        <w:rPr>
          <w:rFonts w:ascii="Arial" w:hAnsi="Arial" w:cs="Arial"/>
          <w:sz w:val="28"/>
          <w:szCs w:val="28"/>
        </w:rPr>
        <w:t>iriuko</w:t>
      </w:r>
      <w:proofErr w:type="spellEnd"/>
      <w:r>
        <w:rPr>
          <w:rFonts w:ascii="Arial" w:hAnsi="Arial" w:cs="Arial"/>
          <w:sz w:val="28"/>
          <w:szCs w:val="28"/>
        </w:rPr>
        <w:t xml:space="preserve"> iyi </w:t>
      </w:r>
      <w:proofErr w:type="spellStart"/>
      <w:r>
        <w:rPr>
          <w:rFonts w:ascii="Arial" w:hAnsi="Arial" w:cs="Arial"/>
          <w:sz w:val="28"/>
          <w:szCs w:val="28"/>
        </w:rPr>
        <w:t>yatova</w:t>
      </w:r>
      <w:proofErr w:type="spellEnd"/>
      <w:r>
        <w:rPr>
          <w:rFonts w:ascii="Arial" w:hAnsi="Arial" w:cs="Arial"/>
          <w:sz w:val="28"/>
          <w:szCs w:val="28"/>
        </w:rPr>
        <w:t xml:space="preserve"> </w:t>
      </w:r>
      <w:proofErr w:type="spellStart"/>
      <w:r>
        <w:rPr>
          <w:rFonts w:ascii="Arial" w:hAnsi="Arial" w:cs="Arial"/>
          <w:sz w:val="28"/>
          <w:szCs w:val="28"/>
        </w:rPr>
        <w:t>imwe</w:t>
      </w:r>
      <w:proofErr w:type="spellEnd"/>
      <w:r>
        <w:rPr>
          <w:rFonts w:ascii="Arial" w:hAnsi="Arial" w:cs="Arial"/>
          <w:sz w:val="28"/>
          <w:szCs w:val="28"/>
        </w:rPr>
        <w:t xml:space="preserve"> stand </w:t>
      </w:r>
      <w:proofErr w:type="spellStart"/>
      <w:r>
        <w:rPr>
          <w:rFonts w:ascii="Arial" w:hAnsi="Arial" w:cs="Arial"/>
          <w:sz w:val="28"/>
          <w:szCs w:val="28"/>
        </w:rPr>
        <w:t>maka</w:t>
      </w:r>
      <w:proofErr w:type="spellEnd"/>
      <w:r>
        <w:rPr>
          <w:rFonts w:ascii="Arial" w:hAnsi="Arial" w:cs="Arial"/>
          <w:sz w:val="28"/>
          <w:szCs w:val="28"/>
        </w:rPr>
        <w:t xml:space="preserve"> sub divi-dha </w:t>
      </w:r>
      <w:proofErr w:type="spellStart"/>
      <w:r>
        <w:rPr>
          <w:rFonts w:ascii="Arial" w:hAnsi="Arial" w:cs="Arial"/>
          <w:sz w:val="28"/>
          <w:szCs w:val="28"/>
        </w:rPr>
        <w:t>mukatengesa</w:t>
      </w:r>
      <w:proofErr w:type="spellEnd"/>
      <w:r>
        <w:rPr>
          <w:rFonts w:ascii="Arial" w:hAnsi="Arial" w:cs="Arial"/>
          <w:sz w:val="28"/>
          <w:szCs w:val="28"/>
        </w:rPr>
        <w:t>.”</w:t>
      </w:r>
    </w:p>
    <w:p w14:paraId="3EE0E41D" w14:textId="77777777" w:rsidR="001156DF" w:rsidRDefault="001156DF" w:rsidP="001156DF">
      <w:pPr>
        <w:spacing w:line="276" w:lineRule="auto"/>
        <w:jc w:val="both"/>
        <w:rPr>
          <w:rFonts w:ascii="Arial" w:hAnsi="Arial" w:cs="Arial"/>
          <w:sz w:val="28"/>
          <w:szCs w:val="28"/>
        </w:rPr>
      </w:pPr>
      <w:proofErr w:type="spellStart"/>
      <w:r>
        <w:rPr>
          <w:rFonts w:ascii="Arial" w:hAnsi="Arial" w:cs="Arial"/>
          <w:sz w:val="28"/>
          <w:szCs w:val="28"/>
        </w:rPr>
        <w:lastRenderedPageBreak/>
        <w:t>Ndikati</w:t>
      </w:r>
      <w:proofErr w:type="spellEnd"/>
      <w:r>
        <w:rPr>
          <w:rFonts w:ascii="Arial" w:hAnsi="Arial" w:cs="Arial"/>
          <w:sz w:val="28"/>
          <w:szCs w:val="28"/>
        </w:rPr>
        <w:t>, “</w:t>
      </w:r>
      <w:proofErr w:type="spellStart"/>
      <w:r>
        <w:rPr>
          <w:rFonts w:ascii="Arial" w:hAnsi="Arial" w:cs="Arial"/>
          <w:sz w:val="28"/>
          <w:szCs w:val="28"/>
        </w:rPr>
        <w:t>Ayehwa</w:t>
      </w:r>
      <w:proofErr w:type="spellEnd"/>
      <w:r>
        <w:rPr>
          <w:rFonts w:ascii="Arial" w:hAnsi="Arial" w:cs="Arial"/>
          <w:sz w:val="28"/>
          <w:szCs w:val="28"/>
        </w:rPr>
        <w:t xml:space="preserve"> </w:t>
      </w:r>
      <w:proofErr w:type="spellStart"/>
      <w:r>
        <w:rPr>
          <w:rFonts w:ascii="Arial" w:hAnsi="Arial" w:cs="Arial"/>
          <w:sz w:val="28"/>
          <w:szCs w:val="28"/>
        </w:rPr>
        <w:t>ndepanapa</w:t>
      </w:r>
      <w:proofErr w:type="spellEnd"/>
      <w:r>
        <w:rPr>
          <w:rFonts w:ascii="Arial" w:hAnsi="Arial" w:cs="Arial"/>
          <w:sz w:val="28"/>
          <w:szCs w:val="28"/>
        </w:rPr>
        <w:t>.”</w:t>
      </w:r>
    </w:p>
    <w:p w14:paraId="549C1176" w14:textId="77777777" w:rsidR="001156DF" w:rsidRPr="00A703E6" w:rsidRDefault="001156DF" w:rsidP="001156DF">
      <w:pPr>
        <w:spacing w:line="276" w:lineRule="auto"/>
        <w:jc w:val="both"/>
        <w:rPr>
          <w:rFonts w:ascii="Arial" w:hAnsi="Arial" w:cs="Arial"/>
          <w:sz w:val="28"/>
          <w:szCs w:val="28"/>
        </w:rPr>
      </w:pPr>
      <w:r w:rsidRPr="00A703E6">
        <w:rPr>
          <w:rFonts w:ascii="Arial" w:hAnsi="Arial" w:cs="Arial"/>
          <w:sz w:val="28"/>
          <w:szCs w:val="28"/>
        </w:rPr>
        <w:t>Zvikanzi, “</w:t>
      </w:r>
      <w:proofErr w:type="spellStart"/>
      <w:r w:rsidRPr="00A703E6">
        <w:rPr>
          <w:rFonts w:ascii="Arial" w:hAnsi="Arial" w:cs="Arial"/>
          <w:sz w:val="28"/>
          <w:szCs w:val="28"/>
        </w:rPr>
        <w:t>Zvamaita</w:t>
      </w:r>
      <w:proofErr w:type="spellEnd"/>
      <w:r w:rsidRPr="00A703E6">
        <w:rPr>
          <w:rFonts w:ascii="Arial" w:hAnsi="Arial" w:cs="Arial"/>
          <w:sz w:val="28"/>
          <w:szCs w:val="28"/>
        </w:rPr>
        <w:t xml:space="preserve"> </w:t>
      </w:r>
      <w:proofErr w:type="spellStart"/>
      <w:r w:rsidRPr="00A703E6">
        <w:rPr>
          <w:rFonts w:ascii="Arial" w:hAnsi="Arial" w:cs="Arial"/>
          <w:sz w:val="28"/>
          <w:szCs w:val="28"/>
        </w:rPr>
        <w:t>panapa</w:t>
      </w:r>
      <w:proofErr w:type="spellEnd"/>
      <w:r w:rsidRPr="00A703E6">
        <w:rPr>
          <w:rFonts w:ascii="Arial" w:hAnsi="Arial" w:cs="Arial"/>
          <w:sz w:val="28"/>
          <w:szCs w:val="28"/>
        </w:rPr>
        <w:t xml:space="preserve"> </w:t>
      </w:r>
      <w:proofErr w:type="spellStart"/>
      <w:r w:rsidRPr="00A703E6">
        <w:rPr>
          <w:rFonts w:ascii="Arial" w:hAnsi="Arial" w:cs="Arial"/>
          <w:sz w:val="28"/>
          <w:szCs w:val="28"/>
        </w:rPr>
        <w:t>nenguva</w:t>
      </w:r>
      <w:proofErr w:type="spellEnd"/>
      <w:r w:rsidRPr="00A703E6">
        <w:rPr>
          <w:rFonts w:ascii="Arial" w:hAnsi="Arial" w:cs="Arial"/>
          <w:sz w:val="28"/>
          <w:szCs w:val="28"/>
        </w:rPr>
        <w:t xml:space="preserve"> </w:t>
      </w:r>
      <w:proofErr w:type="spellStart"/>
      <w:r w:rsidRPr="00A703E6">
        <w:rPr>
          <w:rFonts w:ascii="Arial" w:hAnsi="Arial" w:cs="Arial"/>
          <w:sz w:val="28"/>
          <w:szCs w:val="28"/>
        </w:rPr>
        <w:t>dukuduku</w:t>
      </w:r>
      <w:proofErr w:type="spellEnd"/>
      <w:r w:rsidRPr="00A703E6">
        <w:rPr>
          <w:rFonts w:ascii="Arial" w:hAnsi="Arial" w:cs="Arial"/>
          <w:sz w:val="28"/>
          <w:szCs w:val="28"/>
        </w:rPr>
        <w:t>.”</w:t>
      </w:r>
    </w:p>
    <w:p w14:paraId="0256CF69" w14:textId="77777777" w:rsidR="001156DF" w:rsidRPr="00BC098F" w:rsidRDefault="001156DF" w:rsidP="001156DF">
      <w:pPr>
        <w:spacing w:line="276" w:lineRule="auto"/>
        <w:jc w:val="both"/>
        <w:rPr>
          <w:rFonts w:ascii="Arial" w:hAnsi="Arial" w:cs="Arial"/>
          <w:sz w:val="18"/>
          <w:szCs w:val="18"/>
        </w:rPr>
      </w:pPr>
      <w:r w:rsidRPr="003B56D4">
        <w:rPr>
          <w:rFonts w:ascii="Arial" w:hAnsi="Arial" w:cs="Arial"/>
          <w:sz w:val="28"/>
          <w:szCs w:val="28"/>
          <w:vertAlign w:val="superscript"/>
        </w:rPr>
        <w:t>24</w:t>
      </w:r>
      <w:r>
        <w:rPr>
          <w:rFonts w:ascii="Arial" w:hAnsi="Arial" w:cs="Arial"/>
          <w:sz w:val="28"/>
          <w:szCs w:val="28"/>
        </w:rPr>
        <w:t xml:space="preserve"> </w:t>
      </w:r>
      <w:r w:rsidRPr="00A04E9D">
        <w:rPr>
          <w:rFonts w:ascii="Arial" w:hAnsi="Arial" w:cs="Arial"/>
          <w:sz w:val="28"/>
          <w:szCs w:val="28"/>
        </w:rPr>
        <w:t xml:space="preserve">Saka </w:t>
      </w:r>
      <w:proofErr w:type="spellStart"/>
      <w:r w:rsidRPr="00A04E9D">
        <w:rPr>
          <w:rFonts w:ascii="Arial" w:hAnsi="Arial" w:cs="Arial"/>
          <w:sz w:val="28"/>
          <w:szCs w:val="28"/>
        </w:rPr>
        <w:t>nhasi</w:t>
      </w:r>
      <w:proofErr w:type="spellEnd"/>
      <w:r w:rsidRPr="00A04E9D">
        <w:rPr>
          <w:rFonts w:ascii="Arial" w:hAnsi="Arial" w:cs="Arial"/>
          <w:sz w:val="28"/>
          <w:szCs w:val="28"/>
        </w:rPr>
        <w:t xml:space="preserve"> </w:t>
      </w:r>
      <w:proofErr w:type="spellStart"/>
      <w:r w:rsidRPr="00A04E9D">
        <w:rPr>
          <w:rFonts w:ascii="Arial" w:hAnsi="Arial" w:cs="Arial"/>
          <w:sz w:val="28"/>
          <w:szCs w:val="28"/>
        </w:rPr>
        <w:t>vauya</w:t>
      </w:r>
      <w:proofErr w:type="spellEnd"/>
      <w:r w:rsidRPr="00A04E9D">
        <w:rPr>
          <w:rFonts w:ascii="Arial" w:hAnsi="Arial" w:cs="Arial"/>
          <w:sz w:val="28"/>
          <w:szCs w:val="28"/>
        </w:rPr>
        <w:t xml:space="preserve"> </w:t>
      </w:r>
      <w:proofErr w:type="spellStart"/>
      <w:r w:rsidRPr="00A04E9D">
        <w:rPr>
          <w:rFonts w:ascii="Arial" w:hAnsi="Arial" w:cs="Arial"/>
          <w:sz w:val="28"/>
          <w:szCs w:val="28"/>
        </w:rPr>
        <w:t>futi</w:t>
      </w:r>
      <w:proofErr w:type="spellEnd"/>
      <w:r w:rsidRPr="00A04E9D">
        <w:rPr>
          <w:rFonts w:ascii="Arial" w:hAnsi="Arial" w:cs="Arial"/>
          <w:sz w:val="28"/>
          <w:szCs w:val="28"/>
        </w:rPr>
        <w:t xml:space="preserve">, </w:t>
      </w:r>
      <w:proofErr w:type="spellStart"/>
      <w:r w:rsidRPr="00A04E9D">
        <w:rPr>
          <w:rFonts w:ascii="Arial" w:hAnsi="Arial" w:cs="Arial"/>
          <w:sz w:val="28"/>
          <w:szCs w:val="28"/>
        </w:rPr>
        <w:t>saka</w:t>
      </w:r>
      <w:proofErr w:type="spellEnd"/>
      <w:r w:rsidRPr="00A04E9D">
        <w:rPr>
          <w:rFonts w:ascii="Arial" w:hAnsi="Arial" w:cs="Arial"/>
          <w:sz w:val="28"/>
          <w:szCs w:val="28"/>
        </w:rPr>
        <w:t xml:space="preserve"> </w:t>
      </w:r>
      <w:proofErr w:type="spellStart"/>
      <w:r w:rsidRPr="00A04E9D">
        <w:rPr>
          <w:rFonts w:ascii="Arial" w:hAnsi="Arial" w:cs="Arial"/>
          <w:sz w:val="28"/>
          <w:szCs w:val="28"/>
        </w:rPr>
        <w:t>nhasi</w:t>
      </w:r>
      <w:proofErr w:type="spellEnd"/>
      <w:r w:rsidRPr="00A04E9D">
        <w:rPr>
          <w:rFonts w:ascii="Arial" w:hAnsi="Arial" w:cs="Arial"/>
          <w:sz w:val="28"/>
          <w:szCs w:val="28"/>
        </w:rPr>
        <w:t xml:space="preserve"> </w:t>
      </w:r>
      <w:proofErr w:type="spellStart"/>
      <w:r w:rsidRPr="00A04E9D">
        <w:rPr>
          <w:rFonts w:ascii="Arial" w:hAnsi="Arial" w:cs="Arial"/>
          <w:sz w:val="28"/>
          <w:szCs w:val="28"/>
        </w:rPr>
        <w:t>vapinda</w:t>
      </w:r>
      <w:proofErr w:type="spellEnd"/>
      <w:r w:rsidRPr="00A04E9D">
        <w:rPr>
          <w:rFonts w:ascii="Arial" w:hAnsi="Arial" w:cs="Arial"/>
          <w:sz w:val="28"/>
          <w:szCs w:val="28"/>
        </w:rPr>
        <w:t xml:space="preserve"> mu </w:t>
      </w:r>
      <w:r>
        <w:rPr>
          <w:rFonts w:ascii="Arial" w:hAnsi="Arial" w:cs="Arial"/>
          <w:sz w:val="28"/>
          <w:szCs w:val="28"/>
        </w:rPr>
        <w:t xml:space="preserve"> lounge </w:t>
      </w:r>
      <w:proofErr w:type="spellStart"/>
      <w:r>
        <w:rPr>
          <w:rFonts w:ascii="Arial" w:hAnsi="Arial" w:cs="Arial"/>
          <w:sz w:val="28"/>
          <w:szCs w:val="28"/>
        </w:rPr>
        <w:t>yangu</w:t>
      </w:r>
      <w:proofErr w:type="spellEnd"/>
      <w:r>
        <w:rPr>
          <w:rFonts w:ascii="Arial" w:hAnsi="Arial" w:cs="Arial"/>
          <w:sz w:val="28"/>
          <w:szCs w:val="28"/>
        </w:rPr>
        <w:t xml:space="preserve"> </w:t>
      </w:r>
      <w:proofErr w:type="spellStart"/>
      <w:r>
        <w:rPr>
          <w:rFonts w:ascii="Arial" w:hAnsi="Arial" w:cs="Arial"/>
          <w:sz w:val="28"/>
          <w:szCs w:val="28"/>
        </w:rPr>
        <w:t>iyo</w:t>
      </w:r>
      <w:proofErr w:type="spellEnd"/>
      <w:r>
        <w:rPr>
          <w:rFonts w:ascii="Arial" w:hAnsi="Arial" w:cs="Arial"/>
          <w:sz w:val="28"/>
          <w:szCs w:val="28"/>
        </w:rPr>
        <w:t xml:space="preserve"> </w:t>
      </w:r>
      <w:proofErr w:type="spellStart"/>
      <w:r>
        <w:rPr>
          <w:rFonts w:ascii="Arial" w:hAnsi="Arial" w:cs="Arial"/>
          <w:sz w:val="28"/>
          <w:szCs w:val="28"/>
        </w:rPr>
        <w:t>yandakaisa</w:t>
      </w:r>
      <w:proofErr w:type="spellEnd"/>
      <w:r>
        <w:rPr>
          <w:rFonts w:ascii="Arial" w:hAnsi="Arial" w:cs="Arial"/>
          <w:sz w:val="28"/>
          <w:szCs w:val="28"/>
        </w:rPr>
        <w:t xml:space="preserve"> pine </w:t>
      </w:r>
      <w:proofErr w:type="spellStart"/>
      <w:r>
        <w:rPr>
          <w:rFonts w:ascii="Arial" w:hAnsi="Arial" w:cs="Arial"/>
          <w:sz w:val="28"/>
          <w:szCs w:val="28"/>
        </w:rPr>
        <w:t>nemudenga</w:t>
      </w:r>
      <w:proofErr w:type="spellEnd"/>
      <w:r>
        <w:rPr>
          <w:rFonts w:ascii="Arial" w:hAnsi="Arial" w:cs="Arial"/>
          <w:sz w:val="28"/>
          <w:szCs w:val="28"/>
        </w:rPr>
        <w:t xml:space="preserve"> </w:t>
      </w:r>
      <w:proofErr w:type="spellStart"/>
      <w:r>
        <w:rPr>
          <w:rFonts w:ascii="Arial" w:hAnsi="Arial" w:cs="Arial"/>
          <w:sz w:val="28"/>
          <w:szCs w:val="28"/>
        </w:rPr>
        <w:t>umu</w:t>
      </w:r>
      <w:proofErr w:type="spellEnd"/>
      <w:r>
        <w:rPr>
          <w:rFonts w:ascii="Arial" w:hAnsi="Arial" w:cs="Arial"/>
          <w:sz w:val="28"/>
          <w:szCs w:val="28"/>
        </w:rPr>
        <w:t xml:space="preserve"> </w:t>
      </w:r>
      <w:proofErr w:type="spellStart"/>
      <w:r>
        <w:rPr>
          <w:rFonts w:ascii="Arial" w:hAnsi="Arial" w:cs="Arial"/>
          <w:sz w:val="28"/>
          <w:szCs w:val="28"/>
        </w:rPr>
        <w:t>vakapinda</w:t>
      </w:r>
      <w:proofErr w:type="spellEnd"/>
      <w:r>
        <w:rPr>
          <w:rFonts w:ascii="Arial" w:hAnsi="Arial" w:cs="Arial"/>
          <w:sz w:val="28"/>
          <w:szCs w:val="28"/>
        </w:rPr>
        <w:t xml:space="preserve"> </w:t>
      </w:r>
      <w:proofErr w:type="spellStart"/>
      <w:r>
        <w:rPr>
          <w:rFonts w:ascii="Arial" w:hAnsi="Arial" w:cs="Arial"/>
          <w:sz w:val="28"/>
          <w:szCs w:val="28"/>
        </w:rPr>
        <w:t>zvikanzi</w:t>
      </w:r>
      <w:proofErr w:type="spellEnd"/>
      <w:r>
        <w:rPr>
          <w:rFonts w:ascii="Arial" w:hAnsi="Arial" w:cs="Arial"/>
          <w:sz w:val="28"/>
          <w:szCs w:val="28"/>
        </w:rPr>
        <w:t xml:space="preserve">, “Ah” </w:t>
      </w:r>
      <w:proofErr w:type="spellStart"/>
      <w:r>
        <w:rPr>
          <w:rFonts w:ascii="Arial" w:hAnsi="Arial" w:cs="Arial"/>
          <w:sz w:val="28"/>
          <w:szCs w:val="28"/>
        </w:rPr>
        <w:t>vakubuda</w:t>
      </w:r>
      <w:proofErr w:type="spellEnd"/>
      <w:r>
        <w:rPr>
          <w:rFonts w:ascii="Arial" w:hAnsi="Arial" w:cs="Arial"/>
          <w:sz w:val="28"/>
          <w:szCs w:val="28"/>
        </w:rPr>
        <w:t xml:space="preserve"> </w:t>
      </w:r>
      <w:proofErr w:type="spellStart"/>
      <w:r>
        <w:rPr>
          <w:rFonts w:ascii="Arial" w:hAnsi="Arial" w:cs="Arial"/>
          <w:sz w:val="28"/>
          <w:szCs w:val="28"/>
        </w:rPr>
        <w:t>naMai</w:t>
      </w:r>
      <w:proofErr w:type="spellEnd"/>
      <w:r>
        <w:rPr>
          <w:rFonts w:ascii="Arial" w:hAnsi="Arial" w:cs="Arial"/>
          <w:sz w:val="28"/>
          <w:szCs w:val="28"/>
        </w:rPr>
        <w:t xml:space="preserve"> Zani. Zvikanzi, “</w:t>
      </w:r>
      <w:proofErr w:type="spellStart"/>
      <w:r>
        <w:rPr>
          <w:rFonts w:ascii="Arial" w:hAnsi="Arial" w:cs="Arial"/>
          <w:sz w:val="28"/>
          <w:szCs w:val="28"/>
        </w:rPr>
        <w:t>Nhai</w:t>
      </w:r>
      <w:proofErr w:type="spellEnd"/>
      <w:r>
        <w:rPr>
          <w:rFonts w:ascii="Arial" w:hAnsi="Arial" w:cs="Arial"/>
          <w:sz w:val="28"/>
          <w:szCs w:val="28"/>
        </w:rPr>
        <w:t xml:space="preserve"> </w:t>
      </w:r>
      <w:proofErr w:type="spellStart"/>
      <w:r>
        <w:rPr>
          <w:rFonts w:ascii="Arial" w:hAnsi="Arial" w:cs="Arial"/>
          <w:sz w:val="28"/>
          <w:szCs w:val="28"/>
        </w:rPr>
        <w:t>imi</w:t>
      </w:r>
      <w:proofErr w:type="spellEnd"/>
      <w:r>
        <w:rPr>
          <w:rFonts w:ascii="Arial" w:hAnsi="Arial" w:cs="Arial"/>
          <w:sz w:val="28"/>
          <w:szCs w:val="28"/>
        </w:rPr>
        <w:t xml:space="preserve"> Pastor muri Pastor here kana </w:t>
      </w:r>
      <w:proofErr w:type="spellStart"/>
      <w:r>
        <w:rPr>
          <w:rFonts w:ascii="Arial" w:hAnsi="Arial" w:cs="Arial"/>
          <w:sz w:val="28"/>
          <w:szCs w:val="28"/>
        </w:rPr>
        <w:t>kuti</w:t>
      </w:r>
      <w:proofErr w:type="spellEnd"/>
      <w:r>
        <w:rPr>
          <w:rFonts w:ascii="Arial" w:hAnsi="Arial" w:cs="Arial"/>
          <w:sz w:val="28"/>
          <w:szCs w:val="28"/>
        </w:rPr>
        <w:t xml:space="preserve"> muri architecture?” </w:t>
      </w:r>
      <w:r w:rsidRPr="005D48E6">
        <w:rPr>
          <w:rFonts w:ascii="Arial" w:hAnsi="Arial" w:cs="Arial"/>
          <w:sz w:val="18"/>
          <w:szCs w:val="18"/>
        </w:rPr>
        <w:t>[Congregation laughs</w:t>
      </w:r>
      <w:r>
        <w:rPr>
          <w:rFonts w:ascii="Arial" w:hAnsi="Arial" w:cs="Arial"/>
          <w:sz w:val="18"/>
          <w:szCs w:val="18"/>
        </w:rPr>
        <w:t>—ED</w:t>
      </w:r>
      <w:r w:rsidRPr="005D48E6">
        <w:rPr>
          <w:rFonts w:ascii="Arial" w:hAnsi="Arial" w:cs="Arial"/>
          <w:sz w:val="18"/>
          <w:szCs w:val="18"/>
        </w:rPr>
        <w:t>]</w:t>
      </w:r>
      <w:r>
        <w:rPr>
          <w:rFonts w:ascii="Arial" w:hAnsi="Arial" w:cs="Arial"/>
          <w:sz w:val="28"/>
          <w:szCs w:val="28"/>
        </w:rPr>
        <w:t xml:space="preserve"> Muri </w:t>
      </w:r>
      <w:proofErr w:type="spellStart"/>
      <w:r>
        <w:rPr>
          <w:rFonts w:ascii="Arial" w:hAnsi="Arial" w:cs="Arial"/>
          <w:sz w:val="28"/>
          <w:szCs w:val="28"/>
        </w:rPr>
        <w:t>kuona</w:t>
      </w:r>
      <w:proofErr w:type="spellEnd"/>
      <w:r>
        <w:rPr>
          <w:rFonts w:ascii="Arial" w:hAnsi="Arial" w:cs="Arial"/>
          <w:sz w:val="28"/>
          <w:szCs w:val="28"/>
        </w:rPr>
        <w:t xml:space="preserve"> </w:t>
      </w:r>
      <w:proofErr w:type="spellStart"/>
      <w:r>
        <w:rPr>
          <w:rFonts w:ascii="Arial" w:hAnsi="Arial" w:cs="Arial"/>
          <w:sz w:val="28"/>
          <w:szCs w:val="28"/>
        </w:rPr>
        <w:t>muhedheni</w:t>
      </w:r>
      <w:proofErr w:type="spellEnd"/>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xml:space="preserve"> </w:t>
      </w:r>
      <w:proofErr w:type="spellStart"/>
      <w:r>
        <w:rPr>
          <w:rFonts w:ascii="Arial" w:hAnsi="Arial" w:cs="Arial"/>
          <w:sz w:val="28"/>
          <w:szCs w:val="28"/>
        </w:rPr>
        <w:t>handiti</w:t>
      </w:r>
      <w:proofErr w:type="spellEnd"/>
      <w:r>
        <w:rPr>
          <w:rFonts w:ascii="Arial" w:hAnsi="Arial" w:cs="Arial"/>
          <w:sz w:val="28"/>
          <w:szCs w:val="28"/>
        </w:rPr>
        <w:t>.</w:t>
      </w:r>
    </w:p>
    <w:p w14:paraId="575FA611" w14:textId="77777777" w:rsidR="001156DF" w:rsidRDefault="001156DF" w:rsidP="001156DF">
      <w:pPr>
        <w:spacing w:line="276" w:lineRule="auto"/>
        <w:jc w:val="both"/>
        <w:rPr>
          <w:rFonts w:ascii="Arial" w:hAnsi="Arial" w:cs="Arial"/>
          <w:sz w:val="28"/>
          <w:szCs w:val="28"/>
        </w:rPr>
      </w:pPr>
      <w:r>
        <w:rPr>
          <w:rFonts w:ascii="Arial" w:hAnsi="Arial" w:cs="Arial"/>
          <w:sz w:val="28"/>
          <w:szCs w:val="28"/>
        </w:rPr>
        <w:t>Hanzi mu…Ndikati, “Hindava?”</w:t>
      </w:r>
    </w:p>
    <w:p w14:paraId="0B72B97E" w14:textId="77777777" w:rsidR="001156DF" w:rsidRDefault="001156DF" w:rsidP="001156DF">
      <w:pPr>
        <w:spacing w:line="276" w:lineRule="auto"/>
        <w:jc w:val="both"/>
        <w:rPr>
          <w:rFonts w:ascii="Arial" w:hAnsi="Arial" w:cs="Arial"/>
          <w:sz w:val="28"/>
          <w:szCs w:val="28"/>
        </w:rPr>
      </w:pPr>
      <w:r>
        <w:rPr>
          <w:rFonts w:ascii="Arial" w:hAnsi="Arial" w:cs="Arial"/>
          <w:sz w:val="28"/>
          <w:szCs w:val="28"/>
        </w:rPr>
        <w:t>Zvikanzi, “</w:t>
      </w:r>
      <w:proofErr w:type="spellStart"/>
      <w:r>
        <w:rPr>
          <w:rFonts w:ascii="Arial" w:hAnsi="Arial" w:cs="Arial"/>
          <w:sz w:val="28"/>
          <w:szCs w:val="28"/>
        </w:rPr>
        <w:t>Makaita</w:t>
      </w:r>
      <w:proofErr w:type="spellEnd"/>
      <w:r>
        <w:rPr>
          <w:rFonts w:ascii="Arial" w:hAnsi="Arial" w:cs="Arial"/>
          <w:sz w:val="28"/>
          <w:szCs w:val="28"/>
        </w:rPr>
        <w:t>.”</w:t>
      </w:r>
    </w:p>
    <w:p w14:paraId="4B42BCB0" w14:textId="77777777" w:rsidR="001156DF" w:rsidRDefault="001156DF" w:rsidP="001156DF">
      <w:pPr>
        <w:spacing w:line="276" w:lineRule="auto"/>
        <w:jc w:val="both"/>
        <w:rPr>
          <w:rFonts w:ascii="Arial" w:hAnsi="Arial" w:cs="Arial"/>
          <w:sz w:val="28"/>
          <w:szCs w:val="28"/>
        </w:rPr>
      </w:pPr>
      <w:r w:rsidRPr="00230F11">
        <w:rPr>
          <w:rFonts w:ascii="Arial" w:hAnsi="Arial" w:cs="Arial"/>
          <w:sz w:val="28"/>
          <w:szCs w:val="28"/>
          <w:vertAlign w:val="superscript"/>
        </w:rPr>
        <w:t>25</w:t>
      </w:r>
      <w:r>
        <w:rPr>
          <w:rFonts w:ascii="Arial" w:hAnsi="Arial" w:cs="Arial"/>
          <w:sz w:val="28"/>
          <w:szCs w:val="28"/>
        </w:rPr>
        <w:t xml:space="preserve"> </w:t>
      </w:r>
      <w:proofErr w:type="spellStart"/>
      <w:r>
        <w:rPr>
          <w:rFonts w:ascii="Arial" w:hAnsi="Arial" w:cs="Arial"/>
          <w:sz w:val="28"/>
          <w:szCs w:val="28"/>
        </w:rPr>
        <w:t>Ndikati</w:t>
      </w:r>
      <w:proofErr w:type="spellEnd"/>
      <w:r>
        <w:rPr>
          <w:rFonts w:ascii="Arial" w:hAnsi="Arial" w:cs="Arial"/>
          <w:sz w:val="28"/>
          <w:szCs w:val="28"/>
        </w:rPr>
        <w:t xml:space="preserve">, “Ah, </w:t>
      </w:r>
      <w:proofErr w:type="spellStart"/>
      <w:r>
        <w:rPr>
          <w:rFonts w:ascii="Arial" w:hAnsi="Arial" w:cs="Arial"/>
          <w:sz w:val="28"/>
          <w:szCs w:val="28"/>
        </w:rPr>
        <w:t>ndikati</w:t>
      </w:r>
      <w:proofErr w:type="spellEnd"/>
      <w:r>
        <w:rPr>
          <w:rFonts w:ascii="Arial" w:hAnsi="Arial" w:cs="Arial"/>
          <w:sz w:val="28"/>
          <w:szCs w:val="28"/>
        </w:rPr>
        <w:t xml:space="preserve"> </w:t>
      </w:r>
      <w:proofErr w:type="spellStart"/>
      <w:r>
        <w:rPr>
          <w:rFonts w:ascii="Arial" w:hAnsi="Arial" w:cs="Arial"/>
          <w:sz w:val="28"/>
          <w:szCs w:val="28"/>
        </w:rPr>
        <w:t>hoo</w:t>
      </w:r>
      <w:proofErr w:type="spellEnd"/>
      <w:r>
        <w:rPr>
          <w:rFonts w:ascii="Arial" w:hAnsi="Arial" w:cs="Arial"/>
          <w:sz w:val="28"/>
          <w:szCs w:val="28"/>
        </w:rPr>
        <w:t xml:space="preserve"> right </w:t>
      </w:r>
      <w:proofErr w:type="spellStart"/>
      <w:r>
        <w:rPr>
          <w:rFonts w:ascii="Arial" w:hAnsi="Arial" w:cs="Arial"/>
          <w:sz w:val="28"/>
          <w:szCs w:val="28"/>
        </w:rPr>
        <w:t>imi</w:t>
      </w:r>
      <w:proofErr w:type="spellEnd"/>
      <w:r>
        <w:rPr>
          <w:rFonts w:ascii="Arial" w:hAnsi="Arial" w:cs="Arial"/>
          <w:sz w:val="28"/>
          <w:szCs w:val="28"/>
        </w:rPr>
        <w:t xml:space="preserve"> </w:t>
      </w:r>
      <w:proofErr w:type="spellStart"/>
      <w:r>
        <w:rPr>
          <w:rFonts w:ascii="Arial" w:hAnsi="Arial" w:cs="Arial"/>
          <w:sz w:val="28"/>
          <w:szCs w:val="28"/>
        </w:rPr>
        <w:t>munopaziva</w:t>
      </w:r>
      <w:proofErr w:type="spellEnd"/>
      <w:r>
        <w:rPr>
          <w:rFonts w:ascii="Arial" w:hAnsi="Arial" w:cs="Arial"/>
          <w:sz w:val="28"/>
          <w:szCs w:val="28"/>
        </w:rPr>
        <w:t xml:space="preserve"> </w:t>
      </w:r>
      <w:proofErr w:type="spellStart"/>
      <w:r>
        <w:rPr>
          <w:rFonts w:ascii="Arial" w:hAnsi="Arial" w:cs="Arial"/>
          <w:sz w:val="28"/>
          <w:szCs w:val="28"/>
        </w:rPr>
        <w:t>riri</w:t>
      </w:r>
      <w:proofErr w:type="spellEnd"/>
      <w:r>
        <w:rPr>
          <w:rFonts w:ascii="Arial" w:hAnsi="Arial" w:cs="Arial"/>
          <w:sz w:val="28"/>
          <w:szCs w:val="28"/>
        </w:rPr>
        <w:t xml:space="preserve"> </w:t>
      </w:r>
      <w:proofErr w:type="spellStart"/>
      <w:r>
        <w:rPr>
          <w:rFonts w:ascii="Arial" w:hAnsi="Arial" w:cs="Arial"/>
          <w:sz w:val="28"/>
          <w:szCs w:val="28"/>
        </w:rPr>
        <w:t>varanda</w:t>
      </w:r>
      <w:proofErr w:type="spellEnd"/>
      <w:r>
        <w:rPr>
          <w:rFonts w:ascii="Arial" w:hAnsi="Arial" w:cs="Arial"/>
          <w:sz w:val="28"/>
          <w:szCs w:val="28"/>
        </w:rPr>
        <w:t xml:space="preserve">, </w:t>
      </w:r>
      <w:proofErr w:type="spellStart"/>
      <w:r>
        <w:rPr>
          <w:rFonts w:ascii="Arial" w:hAnsi="Arial" w:cs="Arial"/>
          <w:sz w:val="28"/>
          <w:szCs w:val="28"/>
        </w:rPr>
        <w:t>ehe</w:t>
      </w:r>
      <w:proofErr w:type="spellEnd"/>
      <w:r>
        <w:rPr>
          <w:rFonts w:ascii="Arial" w:hAnsi="Arial" w:cs="Arial"/>
          <w:sz w:val="28"/>
          <w:szCs w:val="28"/>
        </w:rPr>
        <w:t xml:space="preserve"> </w:t>
      </w:r>
      <w:proofErr w:type="spellStart"/>
      <w:r>
        <w:rPr>
          <w:rFonts w:ascii="Arial" w:hAnsi="Arial" w:cs="Arial"/>
          <w:sz w:val="28"/>
          <w:szCs w:val="28"/>
        </w:rPr>
        <w:t>paive</w:t>
      </w:r>
      <w:proofErr w:type="spellEnd"/>
      <w:r>
        <w:rPr>
          <w:rFonts w:ascii="Arial" w:hAnsi="Arial" w:cs="Arial"/>
          <w:sz w:val="28"/>
          <w:szCs w:val="28"/>
        </w:rPr>
        <w:t xml:space="preserve"> </w:t>
      </w:r>
      <w:proofErr w:type="spellStart"/>
      <w:r>
        <w:rPr>
          <w:rFonts w:ascii="Arial" w:hAnsi="Arial" w:cs="Arial"/>
          <w:sz w:val="28"/>
          <w:szCs w:val="28"/>
        </w:rPr>
        <w:t>varanda</w:t>
      </w:r>
      <w:proofErr w:type="spellEnd"/>
      <w:r>
        <w:rPr>
          <w:rFonts w:ascii="Arial" w:hAnsi="Arial" w:cs="Arial"/>
          <w:sz w:val="28"/>
          <w:szCs w:val="28"/>
        </w:rPr>
        <w:t xml:space="preserve"> I put three </w:t>
      </w:r>
      <w:proofErr w:type="spellStart"/>
      <w:r>
        <w:rPr>
          <w:rFonts w:ascii="Arial" w:hAnsi="Arial" w:cs="Arial"/>
          <w:sz w:val="28"/>
          <w:szCs w:val="28"/>
        </w:rPr>
        <w:t>ho</w:t>
      </w:r>
      <w:proofErr w:type="spellEnd"/>
      <w:r>
        <w:rPr>
          <w:rFonts w:ascii="Arial" w:hAnsi="Arial" w:cs="Arial"/>
          <w:sz w:val="28"/>
          <w:szCs w:val="28"/>
        </w:rPr>
        <w:t xml:space="preserve">—three rooms </w:t>
      </w:r>
      <w:proofErr w:type="spellStart"/>
      <w:r>
        <w:rPr>
          <w:rFonts w:ascii="Arial" w:hAnsi="Arial" w:cs="Arial"/>
          <w:sz w:val="28"/>
          <w:szCs w:val="28"/>
        </w:rPr>
        <w:t>pavaranda</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w:t>
      </w:r>
    </w:p>
    <w:p w14:paraId="5A4D8254" w14:textId="77777777" w:rsidR="001156DF" w:rsidRDefault="001156DF" w:rsidP="001156DF">
      <w:pPr>
        <w:spacing w:line="276" w:lineRule="auto"/>
        <w:jc w:val="both"/>
        <w:rPr>
          <w:rFonts w:ascii="Arial" w:hAnsi="Arial" w:cs="Arial"/>
          <w:sz w:val="28"/>
          <w:szCs w:val="28"/>
        </w:rPr>
      </w:pPr>
      <w:r>
        <w:rPr>
          <w:rFonts w:ascii="Arial" w:hAnsi="Arial" w:cs="Arial"/>
          <w:sz w:val="28"/>
          <w:szCs w:val="28"/>
        </w:rPr>
        <w:t xml:space="preserve">Zvikanzi, “Pastor </w:t>
      </w:r>
      <w:proofErr w:type="spellStart"/>
      <w:r>
        <w:rPr>
          <w:rFonts w:ascii="Arial" w:hAnsi="Arial" w:cs="Arial"/>
          <w:sz w:val="28"/>
          <w:szCs w:val="28"/>
        </w:rPr>
        <w:t>zvamuri</w:t>
      </w:r>
      <w:proofErr w:type="spellEnd"/>
      <w:r>
        <w:rPr>
          <w:rFonts w:ascii="Arial" w:hAnsi="Arial" w:cs="Arial"/>
          <w:sz w:val="28"/>
          <w:szCs w:val="28"/>
        </w:rPr>
        <w:t xml:space="preserve"> </w:t>
      </w:r>
      <w:proofErr w:type="spellStart"/>
      <w:r>
        <w:rPr>
          <w:rFonts w:ascii="Arial" w:hAnsi="Arial" w:cs="Arial"/>
          <w:sz w:val="28"/>
          <w:szCs w:val="28"/>
        </w:rPr>
        <w:t>kuita</w:t>
      </w:r>
      <w:proofErr w:type="spellEnd"/>
      <w:r>
        <w:rPr>
          <w:rFonts w:ascii="Arial" w:hAnsi="Arial" w:cs="Arial"/>
          <w:sz w:val="28"/>
          <w:szCs w:val="28"/>
        </w:rPr>
        <w:t xml:space="preserve"> </w:t>
      </w:r>
      <w:proofErr w:type="spellStart"/>
      <w:r>
        <w:rPr>
          <w:rFonts w:ascii="Arial" w:hAnsi="Arial" w:cs="Arial"/>
          <w:sz w:val="28"/>
          <w:szCs w:val="28"/>
        </w:rPr>
        <w:t>panapa</w:t>
      </w:r>
      <w:proofErr w:type="spellEnd"/>
      <w:r>
        <w:rPr>
          <w:rFonts w:ascii="Arial" w:hAnsi="Arial" w:cs="Arial"/>
          <w:sz w:val="28"/>
          <w:szCs w:val="28"/>
        </w:rPr>
        <w:t>.”</w:t>
      </w:r>
    </w:p>
    <w:p w14:paraId="6A8DBAE9" w14:textId="77777777" w:rsidR="001156DF" w:rsidRDefault="001156DF" w:rsidP="001156DF">
      <w:pPr>
        <w:spacing w:line="276" w:lineRule="auto"/>
        <w:jc w:val="both"/>
        <w:rPr>
          <w:rFonts w:ascii="Arial" w:hAnsi="Arial" w:cs="Arial"/>
          <w:sz w:val="28"/>
          <w:szCs w:val="28"/>
        </w:rPr>
      </w:pPr>
      <w:proofErr w:type="spellStart"/>
      <w:r>
        <w:rPr>
          <w:rFonts w:ascii="Arial" w:hAnsi="Arial" w:cs="Arial"/>
          <w:sz w:val="28"/>
          <w:szCs w:val="28"/>
        </w:rPr>
        <w:t>Ndikati</w:t>
      </w:r>
      <w:proofErr w:type="spellEnd"/>
      <w:r>
        <w:rPr>
          <w:rFonts w:ascii="Arial" w:hAnsi="Arial" w:cs="Arial"/>
          <w:sz w:val="28"/>
          <w:szCs w:val="28"/>
        </w:rPr>
        <w:t xml:space="preserve">, “Ah </w:t>
      </w:r>
      <w:proofErr w:type="spellStart"/>
      <w:r>
        <w:rPr>
          <w:rFonts w:ascii="Arial" w:hAnsi="Arial" w:cs="Arial"/>
          <w:sz w:val="28"/>
          <w:szCs w:val="28"/>
        </w:rPr>
        <w:t>vangadai</w:t>
      </w:r>
      <w:proofErr w:type="spellEnd"/>
      <w:r>
        <w:rPr>
          <w:rFonts w:ascii="Arial" w:hAnsi="Arial" w:cs="Arial"/>
          <w:sz w:val="28"/>
          <w:szCs w:val="28"/>
        </w:rPr>
        <w:t xml:space="preserve"> </w:t>
      </w:r>
      <w:proofErr w:type="spellStart"/>
      <w:r>
        <w:rPr>
          <w:rFonts w:ascii="Arial" w:hAnsi="Arial" w:cs="Arial"/>
          <w:sz w:val="28"/>
          <w:szCs w:val="28"/>
        </w:rPr>
        <w:t>vakakuratidzai</w:t>
      </w:r>
      <w:proofErr w:type="spellEnd"/>
      <w:r>
        <w:rPr>
          <w:rFonts w:ascii="Arial" w:hAnsi="Arial" w:cs="Arial"/>
          <w:sz w:val="28"/>
          <w:szCs w:val="28"/>
        </w:rPr>
        <w:t>.”</w:t>
      </w:r>
    </w:p>
    <w:p w14:paraId="5A487A26" w14:textId="77777777" w:rsidR="001156DF" w:rsidRDefault="001156DF" w:rsidP="001156DF">
      <w:pPr>
        <w:spacing w:line="276" w:lineRule="auto"/>
        <w:jc w:val="both"/>
        <w:rPr>
          <w:rFonts w:ascii="Arial" w:hAnsi="Arial" w:cs="Arial"/>
          <w:sz w:val="28"/>
          <w:szCs w:val="28"/>
        </w:rPr>
      </w:pPr>
      <w:r>
        <w:rPr>
          <w:rFonts w:ascii="Arial" w:hAnsi="Arial" w:cs="Arial"/>
          <w:sz w:val="28"/>
          <w:szCs w:val="28"/>
        </w:rPr>
        <w:t xml:space="preserve">Zvikanzi, “Do you know what I want to do </w:t>
      </w:r>
      <w:proofErr w:type="spellStart"/>
      <w:r>
        <w:rPr>
          <w:rFonts w:ascii="Arial" w:hAnsi="Arial" w:cs="Arial"/>
          <w:sz w:val="28"/>
          <w:szCs w:val="28"/>
        </w:rPr>
        <w:t>pamba</w:t>
      </w:r>
      <w:proofErr w:type="spellEnd"/>
      <w:r>
        <w:rPr>
          <w:rFonts w:ascii="Arial" w:hAnsi="Arial" w:cs="Arial"/>
          <w:sz w:val="28"/>
          <w:szCs w:val="28"/>
        </w:rPr>
        <w:t xml:space="preserve"> </w:t>
      </w:r>
      <w:proofErr w:type="spellStart"/>
      <w:r>
        <w:rPr>
          <w:rFonts w:ascii="Arial" w:hAnsi="Arial" w:cs="Arial"/>
          <w:sz w:val="28"/>
          <w:szCs w:val="28"/>
        </w:rPr>
        <w:t>panapa</w:t>
      </w:r>
      <w:proofErr w:type="spellEnd"/>
      <w:r>
        <w:rPr>
          <w:rFonts w:ascii="Arial" w:hAnsi="Arial" w:cs="Arial"/>
          <w:sz w:val="28"/>
          <w:szCs w:val="28"/>
        </w:rPr>
        <w:t>.”</w:t>
      </w:r>
    </w:p>
    <w:p w14:paraId="2982E729" w14:textId="77777777" w:rsidR="001156DF" w:rsidRDefault="001156DF" w:rsidP="001156DF">
      <w:pPr>
        <w:spacing w:line="276" w:lineRule="auto"/>
        <w:jc w:val="both"/>
        <w:rPr>
          <w:rFonts w:ascii="Arial" w:hAnsi="Arial" w:cs="Arial"/>
          <w:sz w:val="28"/>
          <w:szCs w:val="28"/>
        </w:rPr>
      </w:pPr>
      <w:proofErr w:type="spellStart"/>
      <w:r>
        <w:rPr>
          <w:rFonts w:ascii="Arial" w:hAnsi="Arial" w:cs="Arial"/>
          <w:sz w:val="28"/>
          <w:szCs w:val="28"/>
        </w:rPr>
        <w:t>Ndikati</w:t>
      </w:r>
      <w:proofErr w:type="spellEnd"/>
      <w:r>
        <w:rPr>
          <w:rFonts w:ascii="Arial" w:hAnsi="Arial" w:cs="Arial"/>
          <w:sz w:val="28"/>
          <w:szCs w:val="28"/>
        </w:rPr>
        <w:t>…</w:t>
      </w:r>
    </w:p>
    <w:p w14:paraId="1DEAE431" w14:textId="77777777" w:rsidR="001156DF" w:rsidRPr="002C2420" w:rsidRDefault="001156DF" w:rsidP="001156DF">
      <w:pPr>
        <w:spacing w:line="276" w:lineRule="auto"/>
        <w:jc w:val="both"/>
        <w:rPr>
          <w:rFonts w:ascii="Arial" w:hAnsi="Arial" w:cs="Arial"/>
          <w:sz w:val="18"/>
          <w:szCs w:val="18"/>
        </w:rPr>
      </w:pPr>
      <w:r>
        <w:rPr>
          <w:rFonts w:ascii="Arial" w:hAnsi="Arial" w:cs="Arial"/>
          <w:sz w:val="28"/>
          <w:szCs w:val="28"/>
        </w:rPr>
        <w:t xml:space="preserve">Zvikanzi, </w:t>
      </w:r>
      <w:proofErr w:type="spellStart"/>
      <w:r>
        <w:rPr>
          <w:rFonts w:ascii="Arial" w:hAnsi="Arial" w:cs="Arial"/>
          <w:sz w:val="28"/>
          <w:szCs w:val="28"/>
        </w:rPr>
        <w:t>zvikanzi</w:t>
      </w:r>
      <w:proofErr w:type="spellEnd"/>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kuuya</w:t>
      </w:r>
      <w:proofErr w:type="spellEnd"/>
      <w:r>
        <w:rPr>
          <w:rFonts w:ascii="Arial" w:hAnsi="Arial" w:cs="Arial"/>
          <w:sz w:val="28"/>
          <w:szCs w:val="28"/>
        </w:rPr>
        <w:t xml:space="preserve"> every two three months </w:t>
      </w:r>
      <w:proofErr w:type="spellStart"/>
      <w:r>
        <w:rPr>
          <w:rFonts w:ascii="Arial" w:hAnsi="Arial" w:cs="Arial"/>
          <w:sz w:val="28"/>
          <w:szCs w:val="28"/>
        </w:rPr>
        <w:t>ndichi</w:t>
      </w:r>
      <w:proofErr w:type="spellEnd"/>
      <w:r>
        <w:rPr>
          <w:rFonts w:ascii="Arial" w:hAnsi="Arial" w:cs="Arial"/>
          <w:sz w:val="28"/>
          <w:szCs w:val="28"/>
        </w:rPr>
        <w:t xml:space="preserve">…, </w:t>
      </w:r>
      <w:proofErr w:type="spellStart"/>
      <w:r>
        <w:rPr>
          <w:rFonts w:ascii="Arial" w:hAnsi="Arial" w:cs="Arial"/>
          <w:sz w:val="28"/>
          <w:szCs w:val="28"/>
        </w:rPr>
        <w:t>ndoziva</w:t>
      </w:r>
      <w:proofErr w:type="spellEnd"/>
      <w:r>
        <w:rPr>
          <w:rFonts w:ascii="Arial" w:hAnsi="Arial" w:cs="Arial"/>
          <w:sz w:val="28"/>
          <w:szCs w:val="28"/>
        </w:rPr>
        <w:t xml:space="preserve"> every </w:t>
      </w:r>
      <w:proofErr w:type="spellStart"/>
      <w:r>
        <w:rPr>
          <w:rFonts w:ascii="Arial" w:hAnsi="Arial" w:cs="Arial"/>
          <w:sz w:val="28"/>
          <w:szCs w:val="28"/>
        </w:rPr>
        <w:t>ti</w:t>
      </w:r>
      <w:proofErr w:type="spellEnd"/>
      <w:r>
        <w:rPr>
          <w:rFonts w:ascii="Arial" w:hAnsi="Arial" w:cs="Arial"/>
          <w:sz w:val="28"/>
          <w:szCs w:val="28"/>
        </w:rPr>
        <w:t xml:space="preserve">—every two three months </w:t>
      </w:r>
      <w:proofErr w:type="spellStart"/>
      <w:r>
        <w:rPr>
          <w:rFonts w:ascii="Arial" w:hAnsi="Arial" w:cs="Arial"/>
          <w:sz w:val="28"/>
          <w:szCs w:val="28"/>
        </w:rPr>
        <w:t>pandinouya</w:t>
      </w:r>
      <w:proofErr w:type="spellEnd"/>
      <w:r>
        <w:rPr>
          <w:rFonts w:ascii="Arial" w:hAnsi="Arial" w:cs="Arial"/>
          <w:sz w:val="28"/>
          <w:szCs w:val="28"/>
        </w:rPr>
        <w:t xml:space="preserve"> </w:t>
      </w:r>
      <w:proofErr w:type="spellStart"/>
      <w:r>
        <w:rPr>
          <w:rFonts w:ascii="Arial" w:hAnsi="Arial" w:cs="Arial"/>
          <w:sz w:val="28"/>
          <w:szCs w:val="28"/>
        </w:rPr>
        <w:t>panouya</w:t>
      </w:r>
      <w:proofErr w:type="spellEnd"/>
      <w:r>
        <w:rPr>
          <w:rFonts w:ascii="Arial" w:hAnsi="Arial" w:cs="Arial"/>
          <w:sz w:val="28"/>
          <w:szCs w:val="28"/>
        </w:rPr>
        <w:t xml:space="preserve">. I will be </w:t>
      </w:r>
      <w:proofErr w:type="spellStart"/>
      <w:r>
        <w:rPr>
          <w:rFonts w:ascii="Arial" w:hAnsi="Arial" w:cs="Arial"/>
          <w:sz w:val="28"/>
          <w:szCs w:val="28"/>
        </w:rPr>
        <w:t>supri</w:t>
      </w:r>
      <w:proofErr w:type="spellEnd"/>
      <w:r>
        <w:rPr>
          <w:rFonts w:ascii="Arial" w:hAnsi="Arial" w:cs="Arial"/>
          <w:sz w:val="28"/>
          <w:szCs w:val="28"/>
        </w:rPr>
        <w:t xml:space="preserve">…?” </w:t>
      </w:r>
      <w:r w:rsidRPr="005D48E6">
        <w:rPr>
          <w:rFonts w:ascii="Arial" w:hAnsi="Arial" w:cs="Arial"/>
          <w:sz w:val="18"/>
          <w:szCs w:val="18"/>
        </w:rPr>
        <w:t>[Congregation says, “surprised</w:t>
      </w:r>
      <w:r>
        <w:rPr>
          <w:rFonts w:ascii="Arial" w:hAnsi="Arial" w:cs="Arial"/>
          <w:sz w:val="18"/>
          <w:szCs w:val="18"/>
        </w:rPr>
        <w:t>,</w:t>
      </w:r>
      <w:r w:rsidRPr="005D48E6">
        <w:rPr>
          <w:rFonts w:ascii="Arial" w:hAnsi="Arial" w:cs="Arial"/>
          <w:sz w:val="18"/>
          <w:szCs w:val="18"/>
        </w:rPr>
        <w:t>”]</w:t>
      </w:r>
      <w:r>
        <w:rPr>
          <w:rFonts w:ascii="Arial" w:hAnsi="Arial" w:cs="Arial"/>
          <w:sz w:val="18"/>
          <w:szCs w:val="18"/>
        </w:rPr>
        <w:t xml:space="preserve"> </w:t>
      </w:r>
      <w:r w:rsidRPr="00BC098F">
        <w:rPr>
          <w:rFonts w:ascii="Arial" w:hAnsi="Arial" w:cs="Arial"/>
          <w:sz w:val="28"/>
          <w:szCs w:val="28"/>
        </w:rPr>
        <w:t>surprised.</w:t>
      </w:r>
      <w:r w:rsidRPr="008F1F88">
        <w:rPr>
          <w:rFonts w:ascii="Arial" w:hAnsi="Arial" w:cs="Arial"/>
          <w:sz w:val="18"/>
          <w:szCs w:val="18"/>
        </w:rPr>
        <w:t xml:space="preserve"> </w:t>
      </w:r>
      <w:r w:rsidRPr="00DF6A73">
        <w:rPr>
          <w:rFonts w:ascii="Arial" w:hAnsi="Arial" w:cs="Arial"/>
          <w:sz w:val="18"/>
          <w:szCs w:val="18"/>
        </w:rPr>
        <w:t>[Congregation</w:t>
      </w:r>
      <w:r>
        <w:rPr>
          <w:rFonts w:ascii="Arial" w:hAnsi="Arial" w:cs="Arial"/>
          <w:sz w:val="18"/>
          <w:szCs w:val="18"/>
        </w:rPr>
        <w:t xml:space="preserve"> laughs—ED</w:t>
      </w:r>
      <w:r w:rsidRPr="00DF6A73">
        <w:rPr>
          <w:rFonts w:ascii="Arial" w:hAnsi="Arial" w:cs="Arial"/>
          <w:sz w:val="18"/>
          <w:szCs w:val="18"/>
        </w:rPr>
        <w:t>]</w:t>
      </w:r>
    </w:p>
    <w:p w14:paraId="5740EC8A" w14:textId="77777777" w:rsidR="001156DF" w:rsidRPr="00BC098F" w:rsidRDefault="001156DF" w:rsidP="001156DF">
      <w:pPr>
        <w:spacing w:line="276" w:lineRule="auto"/>
        <w:jc w:val="both"/>
        <w:rPr>
          <w:rFonts w:ascii="Arial" w:hAnsi="Arial" w:cs="Arial"/>
          <w:sz w:val="28"/>
          <w:szCs w:val="28"/>
        </w:rPr>
      </w:pPr>
      <w:r w:rsidRPr="00230F11">
        <w:rPr>
          <w:rFonts w:ascii="Arial" w:hAnsi="Arial" w:cs="Arial"/>
          <w:sz w:val="28"/>
          <w:szCs w:val="28"/>
          <w:vertAlign w:val="superscript"/>
        </w:rPr>
        <w:t>26</w:t>
      </w:r>
      <w:r>
        <w:rPr>
          <w:rFonts w:ascii="Arial" w:hAnsi="Arial" w:cs="Arial"/>
          <w:sz w:val="28"/>
          <w:szCs w:val="28"/>
        </w:rPr>
        <w:t xml:space="preserve"> </w:t>
      </w:r>
      <w:proofErr w:type="spellStart"/>
      <w:r>
        <w:rPr>
          <w:rFonts w:ascii="Arial" w:hAnsi="Arial" w:cs="Arial"/>
          <w:sz w:val="28"/>
          <w:szCs w:val="28"/>
        </w:rPr>
        <w:t>Hamoona</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wemunyika</w:t>
      </w:r>
      <w:proofErr w:type="spellEnd"/>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xml:space="preserve">? </w:t>
      </w:r>
      <w:r w:rsidRPr="00DF6A73">
        <w:rPr>
          <w:rFonts w:ascii="Arial" w:hAnsi="Arial" w:cs="Arial"/>
          <w:sz w:val="18"/>
          <w:szCs w:val="18"/>
        </w:rPr>
        <w:t>[Congregation says, “Amen.”]</w:t>
      </w:r>
      <w:proofErr w:type="spellStart"/>
      <w:r>
        <w:rPr>
          <w:rFonts w:ascii="Arial" w:hAnsi="Arial" w:cs="Arial"/>
          <w:sz w:val="28"/>
          <w:szCs w:val="28"/>
        </w:rPr>
        <w:t>Ndiye</w:t>
      </w:r>
      <w:proofErr w:type="spellEnd"/>
      <w:r>
        <w:rPr>
          <w:rFonts w:ascii="Arial" w:hAnsi="Arial" w:cs="Arial"/>
          <w:sz w:val="28"/>
          <w:szCs w:val="28"/>
        </w:rPr>
        <w:t xml:space="preserve"> </w:t>
      </w:r>
      <w:proofErr w:type="spellStart"/>
      <w:r>
        <w:rPr>
          <w:rFonts w:ascii="Arial" w:hAnsi="Arial" w:cs="Arial"/>
          <w:sz w:val="28"/>
          <w:szCs w:val="28"/>
        </w:rPr>
        <w:t>woga</w:t>
      </w:r>
      <w:proofErr w:type="spellEnd"/>
      <w:r>
        <w:rPr>
          <w:rFonts w:ascii="Arial" w:hAnsi="Arial" w:cs="Arial"/>
          <w:sz w:val="28"/>
          <w:szCs w:val="28"/>
        </w:rPr>
        <w:t xml:space="preserve"> </w:t>
      </w:r>
      <w:proofErr w:type="spellStart"/>
      <w:r>
        <w:rPr>
          <w:rFonts w:ascii="Arial" w:hAnsi="Arial" w:cs="Arial"/>
          <w:sz w:val="28"/>
          <w:szCs w:val="28"/>
        </w:rPr>
        <w:t>arikuona</w:t>
      </w:r>
      <w:proofErr w:type="spellEnd"/>
      <w:r>
        <w:rPr>
          <w:rFonts w:ascii="Arial" w:hAnsi="Arial" w:cs="Arial"/>
          <w:sz w:val="28"/>
          <w:szCs w:val="28"/>
        </w:rPr>
        <w:t xml:space="preserve"> </w:t>
      </w:r>
      <w:proofErr w:type="spellStart"/>
      <w:r>
        <w:rPr>
          <w:rFonts w:ascii="Arial" w:hAnsi="Arial" w:cs="Arial"/>
          <w:sz w:val="28"/>
          <w:szCs w:val="28"/>
        </w:rPr>
        <w:t>izvozvo</w:t>
      </w:r>
      <w:proofErr w:type="spellEnd"/>
      <w:r>
        <w:rPr>
          <w:rFonts w:ascii="Arial" w:hAnsi="Arial" w:cs="Arial"/>
          <w:sz w:val="28"/>
          <w:szCs w:val="28"/>
        </w:rPr>
        <w:t xml:space="preserve">? Ah, </w:t>
      </w:r>
      <w:proofErr w:type="spellStart"/>
      <w:r>
        <w:rPr>
          <w:rFonts w:ascii="Arial" w:hAnsi="Arial" w:cs="Arial"/>
          <w:sz w:val="28"/>
          <w:szCs w:val="28"/>
        </w:rPr>
        <w:t>saka</w:t>
      </w:r>
      <w:proofErr w:type="spellEnd"/>
      <w:r>
        <w:rPr>
          <w:rFonts w:ascii="Arial" w:hAnsi="Arial" w:cs="Arial"/>
          <w:sz w:val="28"/>
          <w:szCs w:val="28"/>
        </w:rPr>
        <w:t xml:space="preserve"> </w:t>
      </w:r>
      <w:proofErr w:type="spellStart"/>
      <w:r>
        <w:rPr>
          <w:rFonts w:ascii="Arial" w:hAnsi="Arial" w:cs="Arial"/>
          <w:sz w:val="28"/>
          <w:szCs w:val="28"/>
        </w:rPr>
        <w:t>ndiri</w:t>
      </w:r>
      <w:proofErr w:type="spellEnd"/>
      <w:r>
        <w:rPr>
          <w:rFonts w:ascii="Arial" w:hAnsi="Arial" w:cs="Arial"/>
          <w:sz w:val="28"/>
          <w:szCs w:val="28"/>
        </w:rPr>
        <w:t xml:space="preserve"> </w:t>
      </w:r>
      <w:proofErr w:type="spellStart"/>
      <w:r>
        <w:rPr>
          <w:rFonts w:ascii="Arial" w:hAnsi="Arial" w:cs="Arial"/>
          <w:sz w:val="28"/>
          <w:szCs w:val="28"/>
        </w:rPr>
        <w:t>kukutaurirai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kana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mukanamata</w:t>
      </w:r>
      <w:proofErr w:type="spellEnd"/>
      <w:r>
        <w:rPr>
          <w:rFonts w:ascii="Arial" w:hAnsi="Arial" w:cs="Arial"/>
          <w:sz w:val="28"/>
          <w:szCs w:val="28"/>
        </w:rPr>
        <w:t xml:space="preserve"> Message, Message </w:t>
      </w:r>
      <w:proofErr w:type="spellStart"/>
      <w:r>
        <w:rPr>
          <w:rFonts w:ascii="Arial" w:hAnsi="Arial" w:cs="Arial"/>
          <w:sz w:val="28"/>
          <w:szCs w:val="28"/>
        </w:rPr>
        <w:t>yechizvarwa</w:t>
      </w:r>
      <w:proofErr w:type="spellEnd"/>
      <w:r>
        <w:rPr>
          <w:rFonts w:ascii="Arial" w:hAnsi="Arial" w:cs="Arial"/>
          <w:sz w:val="28"/>
          <w:szCs w:val="28"/>
        </w:rPr>
        <w:t xml:space="preserve"> </w:t>
      </w:r>
      <w:proofErr w:type="spellStart"/>
      <w:r>
        <w:rPr>
          <w:rFonts w:ascii="Arial" w:hAnsi="Arial" w:cs="Arial"/>
          <w:sz w:val="28"/>
          <w:szCs w:val="28"/>
        </w:rPr>
        <w:t>chenguva</w:t>
      </w:r>
      <w:proofErr w:type="spellEnd"/>
      <w:r>
        <w:rPr>
          <w:rFonts w:ascii="Arial" w:hAnsi="Arial" w:cs="Arial"/>
          <w:sz w:val="28"/>
          <w:szCs w:val="28"/>
        </w:rPr>
        <w:t xml:space="preserve"> </w:t>
      </w:r>
      <w:proofErr w:type="spellStart"/>
      <w:r>
        <w:rPr>
          <w:rFonts w:ascii="Arial" w:hAnsi="Arial" w:cs="Arial"/>
          <w:sz w:val="28"/>
          <w:szCs w:val="28"/>
        </w:rPr>
        <w:t>inoyi</w:t>
      </w:r>
      <w:proofErr w:type="spellEnd"/>
      <w:r>
        <w:rPr>
          <w:rFonts w:ascii="Arial" w:hAnsi="Arial" w:cs="Arial"/>
          <w:sz w:val="28"/>
          <w:szCs w:val="28"/>
        </w:rPr>
        <w:t xml:space="preserve">. Message </w:t>
      </w:r>
      <w:proofErr w:type="spellStart"/>
      <w:r>
        <w:rPr>
          <w:rFonts w:ascii="Arial" w:hAnsi="Arial" w:cs="Arial"/>
          <w:sz w:val="28"/>
          <w:szCs w:val="28"/>
        </w:rPr>
        <w:t>inodarika</w:t>
      </w:r>
      <w:proofErr w:type="spellEnd"/>
      <w:r>
        <w:rPr>
          <w:rFonts w:ascii="Arial" w:hAnsi="Arial" w:cs="Arial"/>
          <w:sz w:val="28"/>
          <w:szCs w:val="28"/>
        </w:rPr>
        <w:t xml:space="preserve"> </w:t>
      </w:r>
      <w:proofErr w:type="spellStart"/>
      <w:r>
        <w:rPr>
          <w:rFonts w:ascii="Arial" w:hAnsi="Arial" w:cs="Arial"/>
          <w:sz w:val="28"/>
          <w:szCs w:val="28"/>
        </w:rPr>
        <w:t>mishonga</w:t>
      </w:r>
      <w:proofErr w:type="spellEnd"/>
      <w:r>
        <w:rPr>
          <w:rFonts w:ascii="Arial" w:hAnsi="Arial" w:cs="Arial"/>
          <w:sz w:val="28"/>
          <w:szCs w:val="28"/>
        </w:rPr>
        <w:t xml:space="preserve">, Message </w:t>
      </w:r>
      <w:proofErr w:type="spellStart"/>
      <w:r>
        <w:rPr>
          <w:rFonts w:ascii="Arial" w:hAnsi="Arial" w:cs="Arial"/>
          <w:sz w:val="28"/>
          <w:szCs w:val="28"/>
        </w:rPr>
        <w:t>inodarika</w:t>
      </w:r>
      <w:proofErr w:type="spellEnd"/>
      <w:r>
        <w:rPr>
          <w:rFonts w:ascii="Arial" w:hAnsi="Arial" w:cs="Arial"/>
          <w:sz w:val="28"/>
          <w:szCs w:val="28"/>
        </w:rPr>
        <w:t xml:space="preserve"> </w:t>
      </w:r>
      <w:proofErr w:type="spellStart"/>
      <w:r>
        <w:rPr>
          <w:rFonts w:ascii="Arial" w:hAnsi="Arial" w:cs="Arial"/>
          <w:sz w:val="28"/>
          <w:szCs w:val="28"/>
        </w:rPr>
        <w:t>midzimu</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But isa </w:t>
      </w:r>
      <w:proofErr w:type="spellStart"/>
      <w:r>
        <w:rPr>
          <w:rFonts w:ascii="Arial" w:hAnsi="Arial" w:cs="Arial"/>
          <w:sz w:val="28"/>
          <w:szCs w:val="28"/>
        </w:rPr>
        <w:t>mwoyo</w:t>
      </w:r>
      <w:proofErr w:type="spellEnd"/>
      <w:r>
        <w:rPr>
          <w:rFonts w:ascii="Arial" w:hAnsi="Arial" w:cs="Arial"/>
          <w:sz w:val="28"/>
          <w:szCs w:val="28"/>
        </w:rPr>
        <w:t xml:space="preserve"> </w:t>
      </w:r>
      <w:proofErr w:type="spellStart"/>
      <w:r>
        <w:rPr>
          <w:rFonts w:ascii="Arial" w:hAnsi="Arial" w:cs="Arial"/>
          <w:sz w:val="28"/>
          <w:szCs w:val="28"/>
        </w:rPr>
        <w:t>wako</w:t>
      </w:r>
      <w:proofErr w:type="spellEnd"/>
      <w:r>
        <w:rPr>
          <w:rFonts w:ascii="Arial" w:hAnsi="Arial" w:cs="Arial"/>
          <w:sz w:val="28"/>
          <w:szCs w:val="28"/>
        </w:rPr>
        <w:t xml:space="preserve"> pai…? </w:t>
      </w:r>
      <w:r w:rsidRPr="00A74E63">
        <w:rPr>
          <w:rFonts w:ascii="Arial" w:hAnsi="Arial" w:cs="Arial"/>
          <w:sz w:val="18"/>
          <w:szCs w:val="18"/>
        </w:rPr>
        <w:t>[Congregation says, “</w:t>
      </w:r>
      <w:proofErr w:type="spellStart"/>
      <w:r w:rsidRPr="00A74E63">
        <w:rPr>
          <w:rFonts w:ascii="Arial" w:hAnsi="Arial" w:cs="Arial"/>
          <w:sz w:val="18"/>
          <w:szCs w:val="18"/>
        </w:rPr>
        <w:t>pairi</w:t>
      </w:r>
      <w:proofErr w:type="spellEnd"/>
      <w:r w:rsidRPr="00A74E63">
        <w:rPr>
          <w:rFonts w:ascii="Arial" w:hAnsi="Arial" w:cs="Arial"/>
          <w:sz w:val="18"/>
          <w:szCs w:val="18"/>
        </w:rPr>
        <w:t>.”]</w:t>
      </w:r>
      <w:r>
        <w:rPr>
          <w:rFonts w:ascii="Arial" w:hAnsi="Arial" w:cs="Arial"/>
          <w:sz w:val="28"/>
          <w:szCs w:val="28"/>
        </w:rPr>
        <w:t xml:space="preserve"> We should die what…? </w:t>
      </w:r>
      <w:r w:rsidRPr="00A74E63">
        <w:rPr>
          <w:rFonts w:ascii="Arial" w:hAnsi="Arial" w:cs="Arial"/>
          <w:sz w:val="18"/>
          <w:szCs w:val="18"/>
        </w:rPr>
        <w:t xml:space="preserve">[Congregation says, “daily.”] </w:t>
      </w:r>
      <w:proofErr w:type="spellStart"/>
      <w:r>
        <w:rPr>
          <w:rFonts w:ascii="Arial" w:hAnsi="Arial" w:cs="Arial"/>
          <w:sz w:val="28"/>
          <w:szCs w:val="28"/>
        </w:rPr>
        <w:t>Ehe</w:t>
      </w:r>
      <w:proofErr w:type="spellEnd"/>
      <w:r>
        <w:rPr>
          <w:rFonts w:ascii="Arial" w:hAnsi="Arial" w:cs="Arial"/>
          <w:sz w:val="28"/>
          <w:szCs w:val="28"/>
        </w:rPr>
        <w:t xml:space="preserve">, </w:t>
      </w:r>
      <w:proofErr w:type="spellStart"/>
      <w:r>
        <w:rPr>
          <w:rFonts w:ascii="Arial" w:hAnsi="Arial" w:cs="Arial"/>
          <w:sz w:val="28"/>
          <w:szCs w:val="28"/>
        </w:rPr>
        <w:t>nyatsotendeuka</w:t>
      </w:r>
      <w:proofErr w:type="spellEnd"/>
      <w:r>
        <w:rPr>
          <w:rFonts w:ascii="Arial" w:hAnsi="Arial" w:cs="Arial"/>
          <w:sz w:val="28"/>
          <w:szCs w:val="28"/>
        </w:rPr>
        <w:t xml:space="preserve"> </w:t>
      </w:r>
      <w:proofErr w:type="spellStart"/>
      <w:r>
        <w:rPr>
          <w:rFonts w:ascii="Arial" w:hAnsi="Arial" w:cs="Arial"/>
          <w:sz w:val="28"/>
          <w:szCs w:val="28"/>
        </w:rPr>
        <w:t>chaizvo</w:t>
      </w:r>
      <w:proofErr w:type="spellEnd"/>
      <w:r>
        <w:rPr>
          <w:rFonts w:ascii="Arial" w:hAnsi="Arial" w:cs="Arial"/>
          <w:sz w:val="28"/>
          <w:szCs w:val="28"/>
        </w:rPr>
        <w:t xml:space="preserve"> </w:t>
      </w:r>
      <w:proofErr w:type="spellStart"/>
      <w:r>
        <w:rPr>
          <w:rFonts w:ascii="Arial" w:hAnsi="Arial" w:cs="Arial"/>
          <w:sz w:val="28"/>
          <w:szCs w:val="28"/>
        </w:rPr>
        <w:t>chaizvo</w:t>
      </w:r>
      <w:proofErr w:type="spellEnd"/>
      <w:r>
        <w:rPr>
          <w:rFonts w:ascii="Arial" w:hAnsi="Arial" w:cs="Arial"/>
          <w:sz w:val="28"/>
          <w:szCs w:val="28"/>
        </w:rPr>
        <w:t xml:space="preserve"> Message </w:t>
      </w:r>
      <w:proofErr w:type="spellStart"/>
      <w:r>
        <w:rPr>
          <w:rFonts w:ascii="Arial" w:hAnsi="Arial" w:cs="Arial"/>
          <w:sz w:val="28"/>
          <w:szCs w:val="28"/>
        </w:rPr>
        <w:t>inokupa</w:t>
      </w:r>
      <w:proofErr w:type="spellEnd"/>
      <w:r>
        <w:rPr>
          <w:rFonts w:ascii="Arial" w:hAnsi="Arial" w:cs="Arial"/>
          <w:sz w:val="28"/>
          <w:szCs w:val="28"/>
        </w:rPr>
        <w:t xml:space="preserve"> </w:t>
      </w:r>
      <w:proofErr w:type="spellStart"/>
      <w:r>
        <w:rPr>
          <w:rFonts w:ascii="Arial" w:hAnsi="Arial" w:cs="Arial"/>
          <w:sz w:val="28"/>
          <w:szCs w:val="28"/>
        </w:rPr>
        <w:t>mota</w:t>
      </w:r>
      <w:proofErr w:type="spellEnd"/>
      <w:r>
        <w:rPr>
          <w:rFonts w:ascii="Arial" w:hAnsi="Arial" w:cs="Arial"/>
          <w:sz w:val="28"/>
          <w:szCs w:val="28"/>
        </w:rPr>
        <w:t xml:space="preserve"> </w:t>
      </w:r>
      <w:proofErr w:type="spellStart"/>
      <w:r>
        <w:rPr>
          <w:rFonts w:ascii="Arial" w:hAnsi="Arial" w:cs="Arial"/>
          <w:sz w:val="28"/>
          <w:szCs w:val="28"/>
        </w:rPr>
        <w:t>dzese</w:t>
      </w:r>
      <w:proofErr w:type="spellEnd"/>
      <w:r>
        <w:rPr>
          <w:rFonts w:ascii="Arial" w:hAnsi="Arial" w:cs="Arial"/>
          <w:sz w:val="28"/>
          <w:szCs w:val="28"/>
        </w:rPr>
        <w:t xml:space="preserve"> </w:t>
      </w:r>
      <w:proofErr w:type="spellStart"/>
      <w:r>
        <w:rPr>
          <w:rFonts w:ascii="Arial" w:hAnsi="Arial" w:cs="Arial"/>
          <w:sz w:val="28"/>
          <w:szCs w:val="28"/>
        </w:rPr>
        <w:t>dzaunoda</w:t>
      </w:r>
      <w:proofErr w:type="spellEnd"/>
      <w:r>
        <w:rPr>
          <w:rFonts w:ascii="Arial" w:hAnsi="Arial" w:cs="Arial"/>
          <w:sz w:val="28"/>
          <w:szCs w:val="28"/>
        </w:rPr>
        <w:t xml:space="preserve"> </w:t>
      </w:r>
      <w:proofErr w:type="spellStart"/>
      <w:r>
        <w:rPr>
          <w:rFonts w:ascii="Arial" w:hAnsi="Arial" w:cs="Arial"/>
          <w:sz w:val="28"/>
          <w:szCs w:val="28"/>
        </w:rPr>
        <w:t>panyika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r w:rsidRPr="0015451E">
        <w:rPr>
          <w:rFonts w:ascii="Arial" w:hAnsi="Arial" w:cs="Arial"/>
          <w:sz w:val="28"/>
          <w:szCs w:val="28"/>
        </w:rPr>
        <w:t xml:space="preserve">Message </w:t>
      </w:r>
      <w:proofErr w:type="spellStart"/>
      <w:r w:rsidRPr="0015451E">
        <w:rPr>
          <w:rFonts w:ascii="Arial" w:hAnsi="Arial" w:cs="Arial"/>
          <w:sz w:val="28"/>
          <w:szCs w:val="28"/>
        </w:rPr>
        <w:t>inokupa</w:t>
      </w:r>
      <w:proofErr w:type="spellEnd"/>
      <w:r w:rsidRPr="0015451E">
        <w:rPr>
          <w:rFonts w:ascii="Arial" w:hAnsi="Arial" w:cs="Arial"/>
          <w:sz w:val="28"/>
          <w:szCs w:val="28"/>
        </w:rPr>
        <w:t xml:space="preserve"> </w:t>
      </w:r>
      <w:proofErr w:type="spellStart"/>
      <w:r w:rsidRPr="0015451E">
        <w:rPr>
          <w:rFonts w:ascii="Arial" w:hAnsi="Arial" w:cs="Arial"/>
          <w:sz w:val="28"/>
          <w:szCs w:val="28"/>
        </w:rPr>
        <w:t>dzimba</w:t>
      </w:r>
      <w:proofErr w:type="spellEnd"/>
      <w:r w:rsidRPr="0015451E">
        <w:rPr>
          <w:rFonts w:ascii="Arial" w:hAnsi="Arial" w:cs="Arial"/>
          <w:sz w:val="28"/>
          <w:szCs w:val="28"/>
        </w:rPr>
        <w:t xml:space="preserve"> </w:t>
      </w:r>
      <w:proofErr w:type="spellStart"/>
      <w:r w:rsidRPr="0015451E">
        <w:rPr>
          <w:rFonts w:ascii="Arial" w:hAnsi="Arial" w:cs="Arial"/>
          <w:sz w:val="28"/>
          <w:szCs w:val="28"/>
        </w:rPr>
        <w:t>dzaunoda</w:t>
      </w:r>
      <w:proofErr w:type="spellEnd"/>
      <w:r w:rsidRPr="0015451E">
        <w:rPr>
          <w:rFonts w:ascii="Arial" w:hAnsi="Arial" w:cs="Arial"/>
          <w:sz w:val="28"/>
          <w:szCs w:val="28"/>
        </w:rPr>
        <w:t xml:space="preserve"> </w:t>
      </w:r>
      <w:proofErr w:type="spellStart"/>
      <w:r w:rsidRPr="0015451E">
        <w:rPr>
          <w:rFonts w:ascii="Arial" w:hAnsi="Arial" w:cs="Arial"/>
          <w:sz w:val="28"/>
          <w:szCs w:val="28"/>
        </w:rPr>
        <w:t>dze</w:t>
      </w:r>
      <w:proofErr w:type="spellEnd"/>
      <w:r w:rsidRPr="0015451E">
        <w:rPr>
          <w:rFonts w:ascii="Arial" w:hAnsi="Arial" w:cs="Arial"/>
          <w:sz w:val="28"/>
          <w:szCs w:val="28"/>
        </w:rPr>
        <w:t xml:space="preserve">…? </w:t>
      </w:r>
      <w:r w:rsidRPr="00A74E63">
        <w:rPr>
          <w:rFonts w:ascii="Arial" w:hAnsi="Arial" w:cs="Arial"/>
          <w:sz w:val="18"/>
          <w:szCs w:val="18"/>
        </w:rPr>
        <w:t>[Congregation says, “</w:t>
      </w:r>
      <w:proofErr w:type="spellStart"/>
      <w:r w:rsidRPr="00A74E63">
        <w:rPr>
          <w:rFonts w:ascii="Arial" w:hAnsi="Arial" w:cs="Arial"/>
          <w:sz w:val="18"/>
          <w:szCs w:val="18"/>
        </w:rPr>
        <w:t>dzese</w:t>
      </w:r>
      <w:proofErr w:type="spellEnd"/>
      <w:r w:rsidRPr="00A74E63">
        <w:rPr>
          <w:rFonts w:ascii="Arial" w:hAnsi="Arial" w:cs="Arial"/>
          <w:sz w:val="18"/>
          <w:szCs w:val="18"/>
        </w:rPr>
        <w:t>.”]</w:t>
      </w:r>
    </w:p>
    <w:p w14:paraId="70BF4192" w14:textId="77777777" w:rsidR="001156DF" w:rsidRPr="00BC098F" w:rsidRDefault="001156DF" w:rsidP="001156DF">
      <w:pPr>
        <w:spacing w:line="276" w:lineRule="auto"/>
        <w:jc w:val="both"/>
        <w:rPr>
          <w:rFonts w:ascii="Arial" w:hAnsi="Arial" w:cs="Arial"/>
          <w:sz w:val="18"/>
          <w:szCs w:val="18"/>
        </w:rPr>
      </w:pPr>
      <w:r w:rsidRPr="00230F11">
        <w:rPr>
          <w:rFonts w:ascii="Arial" w:hAnsi="Arial" w:cs="Arial"/>
          <w:sz w:val="28"/>
          <w:szCs w:val="28"/>
          <w:vertAlign w:val="superscript"/>
        </w:rPr>
        <w:t>27</w:t>
      </w:r>
      <w:r>
        <w:rPr>
          <w:rFonts w:ascii="Arial" w:hAnsi="Arial" w:cs="Arial"/>
          <w:sz w:val="28"/>
          <w:szCs w:val="28"/>
        </w:rPr>
        <w:t xml:space="preserve"> </w:t>
      </w:r>
      <w:proofErr w:type="spellStart"/>
      <w:r w:rsidRPr="00B23FDC">
        <w:rPr>
          <w:rFonts w:ascii="Arial" w:hAnsi="Arial" w:cs="Arial"/>
          <w:sz w:val="28"/>
          <w:szCs w:val="28"/>
        </w:rPr>
        <w:t>Hamuna</w:t>
      </w:r>
      <w:proofErr w:type="spellEnd"/>
      <w:r w:rsidRPr="00B23FDC">
        <w:rPr>
          <w:rFonts w:ascii="Arial" w:hAnsi="Arial" w:cs="Arial"/>
          <w:sz w:val="28"/>
          <w:szCs w:val="28"/>
        </w:rPr>
        <w:t xml:space="preserve"> </w:t>
      </w:r>
      <w:proofErr w:type="spellStart"/>
      <w:r w:rsidRPr="00B23FDC">
        <w:rPr>
          <w:rFonts w:ascii="Arial" w:hAnsi="Arial" w:cs="Arial"/>
          <w:sz w:val="28"/>
          <w:szCs w:val="28"/>
        </w:rPr>
        <w:t>kumbosanga</w:t>
      </w:r>
      <w:proofErr w:type="spellEnd"/>
      <w:r w:rsidRPr="00B23FDC">
        <w:rPr>
          <w:rFonts w:ascii="Arial" w:hAnsi="Arial" w:cs="Arial"/>
          <w:sz w:val="28"/>
          <w:szCs w:val="28"/>
        </w:rPr>
        <w:t xml:space="preserve"> ne verse </w:t>
      </w:r>
      <w:proofErr w:type="spellStart"/>
      <w:r w:rsidRPr="00B23FDC">
        <w:rPr>
          <w:rFonts w:ascii="Arial" w:hAnsi="Arial" w:cs="Arial"/>
          <w:sz w:val="28"/>
          <w:szCs w:val="28"/>
        </w:rPr>
        <w:t>kuma</w:t>
      </w:r>
      <w:proofErr w:type="spellEnd"/>
      <w:r w:rsidRPr="00B23FDC">
        <w:rPr>
          <w:rFonts w:ascii="Arial" w:hAnsi="Arial" w:cs="Arial"/>
          <w:sz w:val="28"/>
          <w:szCs w:val="28"/>
        </w:rPr>
        <w:t xml:space="preserve"> </w:t>
      </w:r>
      <w:proofErr w:type="spellStart"/>
      <w:r w:rsidRPr="00B23FDC">
        <w:rPr>
          <w:rFonts w:ascii="Arial" w:hAnsi="Arial" w:cs="Arial"/>
          <w:sz w:val="28"/>
          <w:szCs w:val="28"/>
        </w:rPr>
        <w:t>Pisarema</w:t>
      </w:r>
      <w:proofErr w:type="spellEnd"/>
      <w:r w:rsidRPr="00B23FDC">
        <w:rPr>
          <w:rFonts w:ascii="Arial" w:hAnsi="Arial" w:cs="Arial"/>
          <w:sz w:val="28"/>
          <w:szCs w:val="28"/>
        </w:rPr>
        <w:t xml:space="preserve"> </w:t>
      </w:r>
      <w:proofErr w:type="spellStart"/>
      <w:r w:rsidRPr="00B23FDC">
        <w:rPr>
          <w:rFonts w:ascii="Arial" w:hAnsi="Arial" w:cs="Arial"/>
          <w:sz w:val="28"/>
          <w:szCs w:val="28"/>
        </w:rPr>
        <w:t>rinoti</w:t>
      </w:r>
      <w:proofErr w:type="spellEnd"/>
      <w:r w:rsidRPr="00B23FDC">
        <w:rPr>
          <w:rFonts w:ascii="Arial" w:hAnsi="Arial" w:cs="Arial"/>
          <w:sz w:val="28"/>
          <w:szCs w:val="28"/>
        </w:rPr>
        <w:t xml:space="preserve">, </w:t>
      </w:r>
      <w:r>
        <w:rPr>
          <w:rFonts w:ascii="Arial" w:hAnsi="Arial" w:cs="Arial"/>
          <w:sz w:val="28"/>
          <w:szCs w:val="28"/>
        </w:rPr>
        <w:t>“</w:t>
      </w:r>
      <w:r w:rsidRPr="00B23FDC">
        <w:rPr>
          <w:rFonts w:ascii="Arial" w:hAnsi="Arial" w:cs="Arial"/>
          <w:sz w:val="28"/>
          <w:szCs w:val="28"/>
        </w:rPr>
        <w:t>The Lord will give</w:t>
      </w:r>
      <w:r>
        <w:rPr>
          <w:rFonts w:ascii="Arial" w:hAnsi="Arial" w:cs="Arial"/>
          <w:sz w:val="28"/>
          <w:szCs w:val="28"/>
        </w:rPr>
        <w:t xml:space="preserve"> your hearts what…?” </w:t>
      </w:r>
      <w:r w:rsidRPr="00A33B53">
        <w:rPr>
          <w:rFonts w:ascii="Arial" w:hAnsi="Arial" w:cs="Arial"/>
          <w:sz w:val="18"/>
          <w:szCs w:val="18"/>
        </w:rPr>
        <w:t>[Congregation says, “desire.”]</w:t>
      </w:r>
      <w:r>
        <w:rPr>
          <w:rFonts w:ascii="Arial" w:hAnsi="Arial" w:cs="Arial"/>
          <w:sz w:val="28"/>
          <w:szCs w:val="28"/>
        </w:rPr>
        <w:t xml:space="preserve"> Your wildest imagination God can make it  rea…? </w:t>
      </w:r>
      <w:r w:rsidRPr="00A33B53">
        <w:rPr>
          <w:rFonts w:ascii="Arial" w:hAnsi="Arial" w:cs="Arial"/>
          <w:sz w:val="18"/>
          <w:szCs w:val="18"/>
        </w:rPr>
        <w:t>[Congregation says, “</w:t>
      </w:r>
      <w:proofErr w:type="spellStart"/>
      <w:r w:rsidRPr="00A33B53">
        <w:rPr>
          <w:rFonts w:ascii="Arial" w:hAnsi="Arial" w:cs="Arial"/>
          <w:sz w:val="18"/>
          <w:szCs w:val="18"/>
        </w:rPr>
        <w:t>reality</w:t>
      </w:r>
      <w:r>
        <w:rPr>
          <w:rFonts w:ascii="Arial" w:hAnsi="Arial" w:cs="Arial"/>
          <w:sz w:val="18"/>
          <w:szCs w:val="18"/>
        </w:rPr>
        <w:t>,Amen</w:t>
      </w:r>
      <w:proofErr w:type="spellEnd"/>
      <w:r>
        <w:rPr>
          <w:rFonts w:ascii="Arial" w:hAnsi="Arial" w:cs="Arial"/>
          <w:sz w:val="18"/>
          <w:szCs w:val="18"/>
        </w:rPr>
        <w:t>.</w:t>
      </w:r>
      <w:r w:rsidRPr="00A33B5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Hatiitei</w:t>
      </w:r>
      <w:proofErr w:type="spellEnd"/>
      <w:r>
        <w:rPr>
          <w:rFonts w:ascii="Arial" w:hAnsi="Arial" w:cs="Arial"/>
          <w:sz w:val="28"/>
          <w:szCs w:val="28"/>
        </w:rPr>
        <w:t xml:space="preserve"> Amen </w:t>
      </w:r>
      <w:proofErr w:type="spellStart"/>
      <w:r>
        <w:rPr>
          <w:rFonts w:ascii="Arial" w:hAnsi="Arial" w:cs="Arial"/>
          <w:sz w:val="28"/>
          <w:szCs w:val="28"/>
        </w:rPr>
        <w:t>varanda</w:t>
      </w:r>
      <w:proofErr w:type="spellEnd"/>
      <w:r>
        <w:rPr>
          <w:rFonts w:ascii="Arial" w:hAnsi="Arial" w:cs="Arial"/>
          <w:sz w:val="28"/>
          <w:szCs w:val="28"/>
        </w:rPr>
        <w:t xml:space="preserve"> </w:t>
      </w:r>
      <w:proofErr w:type="spellStart"/>
      <w:r>
        <w:rPr>
          <w:rFonts w:ascii="Arial" w:hAnsi="Arial" w:cs="Arial"/>
          <w:sz w:val="28"/>
          <w:szCs w:val="28"/>
        </w:rPr>
        <w:t>vaMwari</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Unless if you have no sense of imagination and that’s why I have  always challenged you to say   when you ask God think bi…? </w:t>
      </w:r>
      <w:r w:rsidRPr="003B5681">
        <w:rPr>
          <w:rFonts w:ascii="Arial" w:hAnsi="Arial" w:cs="Arial"/>
          <w:sz w:val="18"/>
          <w:szCs w:val="18"/>
        </w:rPr>
        <w:t>[Congregation says, “big.”]</w:t>
      </w:r>
      <w:r>
        <w:rPr>
          <w:rFonts w:ascii="Arial" w:hAnsi="Arial" w:cs="Arial"/>
          <w:sz w:val="28"/>
          <w:szCs w:val="28"/>
        </w:rPr>
        <w:t xml:space="preserve"> </w:t>
      </w:r>
      <w:proofErr w:type="spellStart"/>
      <w:r>
        <w:rPr>
          <w:rFonts w:ascii="Arial" w:hAnsi="Arial" w:cs="Arial"/>
          <w:sz w:val="28"/>
          <w:szCs w:val="28"/>
        </w:rPr>
        <w:t>Ukauya</w:t>
      </w:r>
      <w:proofErr w:type="spellEnd"/>
      <w:r>
        <w:rPr>
          <w:rFonts w:ascii="Arial" w:hAnsi="Arial" w:cs="Arial"/>
          <w:sz w:val="28"/>
          <w:szCs w:val="28"/>
        </w:rPr>
        <w:t xml:space="preserve"> gore </w:t>
      </w:r>
      <w:proofErr w:type="spellStart"/>
      <w:r>
        <w:rPr>
          <w:rFonts w:ascii="Arial" w:hAnsi="Arial" w:cs="Arial"/>
          <w:sz w:val="28"/>
          <w:szCs w:val="28"/>
        </w:rPr>
        <w:t>rinouya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you will be shocked regardless </w:t>
      </w:r>
      <w:proofErr w:type="spellStart"/>
      <w:r>
        <w:rPr>
          <w:rFonts w:ascii="Arial" w:hAnsi="Arial" w:cs="Arial"/>
          <w:sz w:val="28"/>
          <w:szCs w:val="28"/>
        </w:rPr>
        <w:t>yekuti</w:t>
      </w:r>
      <w:proofErr w:type="spellEnd"/>
      <w:r>
        <w:rPr>
          <w:rFonts w:ascii="Arial" w:hAnsi="Arial" w:cs="Arial"/>
          <w:sz w:val="28"/>
          <w:szCs w:val="28"/>
        </w:rPr>
        <w:t xml:space="preserve"> ta…Handi </w:t>
      </w:r>
      <w:proofErr w:type="spellStart"/>
      <w:r>
        <w:rPr>
          <w:rFonts w:ascii="Arial" w:hAnsi="Arial" w:cs="Arial"/>
          <w:sz w:val="28"/>
          <w:szCs w:val="28"/>
        </w:rPr>
        <w:t>muna</w:t>
      </w:r>
      <w:proofErr w:type="spellEnd"/>
      <w:r>
        <w:rPr>
          <w:rFonts w:ascii="Arial" w:hAnsi="Arial" w:cs="Arial"/>
          <w:sz w:val="28"/>
          <w:szCs w:val="28"/>
        </w:rPr>
        <w:t xml:space="preserve"> 2000 </w:t>
      </w:r>
      <w:proofErr w:type="spellStart"/>
      <w:r>
        <w:rPr>
          <w:rFonts w:ascii="Arial" w:hAnsi="Arial" w:cs="Arial"/>
          <w:sz w:val="28"/>
          <w:szCs w:val="28"/>
        </w:rPr>
        <w:t>vakataura</w:t>
      </w:r>
      <w:proofErr w:type="spellEnd"/>
      <w:r>
        <w:rPr>
          <w:rFonts w:ascii="Arial" w:hAnsi="Arial" w:cs="Arial"/>
          <w:sz w:val="28"/>
          <w:szCs w:val="28"/>
        </w:rPr>
        <w:t xml:space="preserve"> </w:t>
      </w:r>
      <w:proofErr w:type="spellStart"/>
      <w:r>
        <w:rPr>
          <w:rFonts w:ascii="Arial" w:hAnsi="Arial" w:cs="Arial"/>
          <w:sz w:val="28"/>
          <w:szCs w:val="28"/>
        </w:rPr>
        <w:t>muchavaka</w:t>
      </w:r>
      <w:proofErr w:type="spellEnd"/>
      <w:r>
        <w:rPr>
          <w:rFonts w:ascii="Arial" w:hAnsi="Arial" w:cs="Arial"/>
          <w:sz w:val="28"/>
          <w:szCs w:val="28"/>
        </w:rPr>
        <w:t xml:space="preserve"> </w:t>
      </w:r>
      <w:r>
        <w:rPr>
          <w:rFonts w:ascii="Arial" w:hAnsi="Arial" w:cs="Arial"/>
          <w:sz w:val="28"/>
          <w:szCs w:val="28"/>
        </w:rPr>
        <w:lastRenderedPageBreak/>
        <w:t xml:space="preserve">here </w:t>
      </w:r>
      <w:proofErr w:type="spellStart"/>
      <w:r>
        <w:rPr>
          <w:rFonts w:ascii="Arial" w:hAnsi="Arial" w:cs="Arial"/>
          <w:sz w:val="28"/>
          <w:szCs w:val="28"/>
        </w:rPr>
        <w:t>kuKwekwe</w:t>
      </w:r>
      <w:proofErr w:type="spellEnd"/>
      <w:r>
        <w:rPr>
          <w:rFonts w:ascii="Arial" w:hAnsi="Arial" w:cs="Arial"/>
          <w:sz w:val="28"/>
          <w:szCs w:val="28"/>
        </w:rPr>
        <w:t xml:space="preserve"> </w:t>
      </w:r>
      <w:proofErr w:type="spellStart"/>
      <w:r>
        <w:rPr>
          <w:rFonts w:ascii="Arial" w:hAnsi="Arial" w:cs="Arial"/>
          <w:sz w:val="28"/>
          <w:szCs w:val="28"/>
        </w:rPr>
        <w:t>nuchadii</w:t>
      </w:r>
      <w:proofErr w:type="spellEnd"/>
      <w:r>
        <w:rPr>
          <w:rFonts w:ascii="Arial" w:hAnsi="Arial" w:cs="Arial"/>
          <w:sz w:val="28"/>
          <w:szCs w:val="28"/>
        </w:rPr>
        <w:t xml:space="preserve">…? </w:t>
      </w:r>
      <w:proofErr w:type="spellStart"/>
      <w:r>
        <w:rPr>
          <w:rFonts w:ascii="Arial" w:hAnsi="Arial" w:cs="Arial"/>
          <w:sz w:val="28"/>
          <w:szCs w:val="28"/>
        </w:rPr>
        <w:t>Vakazoti</w:t>
      </w:r>
      <w:proofErr w:type="spellEnd"/>
      <w:r>
        <w:rPr>
          <w:rFonts w:ascii="Arial" w:hAnsi="Arial" w:cs="Arial"/>
          <w:sz w:val="28"/>
          <w:szCs w:val="28"/>
        </w:rPr>
        <w:t xml:space="preserve"> </w:t>
      </w:r>
      <w:proofErr w:type="spellStart"/>
      <w:r>
        <w:rPr>
          <w:rFonts w:ascii="Arial" w:hAnsi="Arial" w:cs="Arial"/>
          <w:sz w:val="28"/>
          <w:szCs w:val="28"/>
        </w:rPr>
        <w:t>kudii</w:t>
      </w:r>
      <w:proofErr w:type="spellEnd"/>
      <w:r>
        <w:rPr>
          <w:rFonts w:ascii="Arial" w:hAnsi="Arial" w:cs="Arial"/>
          <w:sz w:val="28"/>
          <w:szCs w:val="28"/>
        </w:rPr>
        <w:t xml:space="preserve"> Kwekwe </w:t>
      </w:r>
      <w:proofErr w:type="spellStart"/>
      <w:r>
        <w:rPr>
          <w:rFonts w:ascii="Arial" w:hAnsi="Arial" w:cs="Arial"/>
          <w:sz w:val="28"/>
          <w:szCs w:val="28"/>
        </w:rPr>
        <w:t>yavakwa</w:t>
      </w:r>
      <w:proofErr w:type="spellEnd"/>
      <w:r>
        <w:rPr>
          <w:rFonts w:ascii="Arial" w:hAnsi="Arial" w:cs="Arial"/>
          <w:sz w:val="28"/>
          <w:szCs w:val="28"/>
        </w:rPr>
        <w:t xml:space="preserve">, </w:t>
      </w:r>
      <w:proofErr w:type="spellStart"/>
      <w:r>
        <w:rPr>
          <w:rFonts w:ascii="Arial" w:hAnsi="Arial" w:cs="Arial"/>
          <w:sz w:val="28"/>
          <w:szCs w:val="28"/>
        </w:rPr>
        <w:t>makavanzwa</w:t>
      </w:r>
      <w:proofErr w:type="spellEnd"/>
      <w:r>
        <w:rPr>
          <w:rFonts w:ascii="Arial" w:hAnsi="Arial" w:cs="Arial"/>
          <w:sz w:val="28"/>
          <w:szCs w:val="28"/>
        </w:rPr>
        <w:t xml:space="preserve"> </w:t>
      </w:r>
      <w:proofErr w:type="spellStart"/>
      <w:r>
        <w:rPr>
          <w:rFonts w:ascii="Arial" w:hAnsi="Arial" w:cs="Arial"/>
          <w:sz w:val="28"/>
          <w:szCs w:val="28"/>
        </w:rPr>
        <w:t>vachitaura</w:t>
      </w:r>
      <w:proofErr w:type="spellEnd"/>
      <w:r>
        <w:rPr>
          <w:rFonts w:ascii="Arial" w:hAnsi="Arial" w:cs="Arial"/>
          <w:sz w:val="28"/>
          <w:szCs w:val="28"/>
        </w:rPr>
        <w:t xml:space="preserve"> </w:t>
      </w:r>
      <w:proofErr w:type="spellStart"/>
      <w:r>
        <w:rPr>
          <w:rFonts w:ascii="Arial" w:hAnsi="Arial" w:cs="Arial"/>
          <w:sz w:val="28"/>
          <w:szCs w:val="28"/>
        </w:rPr>
        <w:t>futi</w:t>
      </w:r>
      <w:proofErr w:type="spellEnd"/>
      <w:r>
        <w:rPr>
          <w:rFonts w:ascii="Arial" w:hAnsi="Arial" w:cs="Arial"/>
          <w:sz w:val="28"/>
          <w:szCs w:val="28"/>
        </w:rPr>
        <w:t xml:space="preserve">? </w:t>
      </w:r>
      <w:proofErr w:type="spellStart"/>
      <w:r>
        <w:rPr>
          <w:rFonts w:ascii="Arial" w:hAnsi="Arial" w:cs="Arial"/>
          <w:sz w:val="28"/>
          <w:szCs w:val="28"/>
        </w:rPr>
        <w:t>Kunyarara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zii</w:t>
      </w:r>
      <w:proofErr w:type="spellEnd"/>
      <w:r>
        <w:rPr>
          <w:rFonts w:ascii="Arial" w:hAnsi="Arial" w:cs="Arial"/>
          <w:sz w:val="28"/>
          <w:szCs w:val="28"/>
        </w:rPr>
        <w:t xml:space="preserve">. </w:t>
      </w:r>
      <w:r w:rsidRPr="00DF6A73">
        <w:rPr>
          <w:rFonts w:ascii="Arial" w:hAnsi="Arial" w:cs="Arial"/>
          <w:sz w:val="18"/>
          <w:szCs w:val="18"/>
        </w:rPr>
        <w:t>[</w:t>
      </w:r>
      <w:r>
        <w:rPr>
          <w:rFonts w:ascii="Arial" w:hAnsi="Arial" w:cs="Arial"/>
          <w:sz w:val="18"/>
          <w:szCs w:val="18"/>
        </w:rPr>
        <w:t>Apostle claps his hands twice—ED</w:t>
      </w:r>
      <w:r w:rsidRPr="00DF6A73">
        <w:rPr>
          <w:rFonts w:ascii="Arial" w:hAnsi="Arial" w:cs="Arial"/>
          <w:sz w:val="18"/>
          <w:szCs w:val="18"/>
        </w:rPr>
        <w:t>]</w:t>
      </w:r>
      <w:r>
        <w:rPr>
          <w:rFonts w:ascii="Arial" w:hAnsi="Arial" w:cs="Arial"/>
          <w:sz w:val="28"/>
          <w:szCs w:val="28"/>
        </w:rPr>
        <w:t xml:space="preserve"> </w:t>
      </w:r>
    </w:p>
    <w:p w14:paraId="74437D44" w14:textId="77777777" w:rsidR="001156DF" w:rsidRPr="00BC098F" w:rsidRDefault="001156DF" w:rsidP="001156DF">
      <w:pPr>
        <w:spacing w:line="276" w:lineRule="auto"/>
        <w:jc w:val="both"/>
        <w:rPr>
          <w:rFonts w:ascii="Arial" w:hAnsi="Arial" w:cs="Arial"/>
          <w:sz w:val="18"/>
          <w:szCs w:val="18"/>
        </w:rPr>
      </w:pPr>
      <w:r w:rsidRPr="00230F11">
        <w:rPr>
          <w:rFonts w:ascii="Arial" w:hAnsi="Arial" w:cs="Arial"/>
          <w:sz w:val="28"/>
          <w:szCs w:val="28"/>
          <w:vertAlign w:val="superscript"/>
        </w:rPr>
        <w:t>28</w:t>
      </w:r>
      <w:r>
        <w:rPr>
          <w:rFonts w:ascii="Arial" w:hAnsi="Arial" w:cs="Arial"/>
          <w:sz w:val="28"/>
          <w:szCs w:val="28"/>
        </w:rPr>
        <w:t xml:space="preserve"> </w:t>
      </w:r>
      <w:proofErr w:type="spellStart"/>
      <w:r>
        <w:rPr>
          <w:rFonts w:ascii="Arial" w:hAnsi="Arial" w:cs="Arial"/>
          <w:sz w:val="28"/>
          <w:szCs w:val="28"/>
        </w:rPr>
        <w:t>Vakabva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Brother </w:t>
      </w:r>
      <w:proofErr w:type="spellStart"/>
      <w:r>
        <w:rPr>
          <w:rFonts w:ascii="Arial" w:hAnsi="Arial" w:cs="Arial"/>
          <w:sz w:val="28"/>
          <w:szCs w:val="28"/>
        </w:rPr>
        <w:t>Musharu</w:t>
      </w:r>
      <w:proofErr w:type="spellEnd"/>
      <w:r>
        <w:rPr>
          <w:rFonts w:ascii="Arial" w:hAnsi="Arial" w:cs="Arial"/>
          <w:sz w:val="28"/>
          <w:szCs w:val="28"/>
        </w:rPr>
        <w:t xml:space="preserve"> nana Mai Madovi, nana Brother </w:t>
      </w:r>
      <w:proofErr w:type="spellStart"/>
      <w:r>
        <w:rPr>
          <w:rFonts w:ascii="Arial" w:hAnsi="Arial" w:cs="Arial"/>
          <w:sz w:val="28"/>
          <w:szCs w:val="28"/>
        </w:rPr>
        <w:t>Mudekwa</w:t>
      </w:r>
      <w:proofErr w:type="spellEnd"/>
      <w:r>
        <w:rPr>
          <w:rFonts w:ascii="Arial" w:hAnsi="Arial" w:cs="Arial"/>
          <w:sz w:val="28"/>
          <w:szCs w:val="28"/>
        </w:rPr>
        <w:t xml:space="preserve"> </w:t>
      </w:r>
      <w:proofErr w:type="spellStart"/>
      <w:r>
        <w:rPr>
          <w:rFonts w:ascii="Arial" w:hAnsi="Arial" w:cs="Arial"/>
          <w:sz w:val="28"/>
          <w:szCs w:val="28"/>
        </w:rPr>
        <w:t>pavakauya</w:t>
      </w:r>
      <w:proofErr w:type="spellEnd"/>
      <w:r>
        <w:rPr>
          <w:rFonts w:ascii="Arial" w:hAnsi="Arial" w:cs="Arial"/>
          <w:sz w:val="28"/>
          <w:szCs w:val="28"/>
        </w:rPr>
        <w:t xml:space="preserve"> </w:t>
      </w:r>
      <w:proofErr w:type="spellStart"/>
      <w:r>
        <w:rPr>
          <w:rFonts w:ascii="Arial" w:hAnsi="Arial" w:cs="Arial"/>
          <w:sz w:val="28"/>
          <w:szCs w:val="28"/>
        </w:rPr>
        <w:t>parufu</w:t>
      </w:r>
      <w:proofErr w:type="spellEnd"/>
      <w:r>
        <w:rPr>
          <w:rFonts w:ascii="Arial" w:hAnsi="Arial" w:cs="Arial"/>
          <w:sz w:val="28"/>
          <w:szCs w:val="28"/>
        </w:rPr>
        <w:t xml:space="preserve"> </w:t>
      </w:r>
      <w:proofErr w:type="spellStart"/>
      <w:r>
        <w:rPr>
          <w:rFonts w:ascii="Arial" w:hAnsi="Arial" w:cs="Arial"/>
          <w:sz w:val="28"/>
          <w:szCs w:val="28"/>
        </w:rPr>
        <w:t>rwaamai</w:t>
      </w:r>
      <w:proofErr w:type="spellEnd"/>
      <w:r>
        <w:rPr>
          <w:rFonts w:ascii="Arial" w:hAnsi="Arial" w:cs="Arial"/>
          <w:sz w:val="28"/>
          <w:szCs w:val="28"/>
        </w:rPr>
        <w:t xml:space="preserve"> </w:t>
      </w:r>
      <w:proofErr w:type="spellStart"/>
      <w:r>
        <w:rPr>
          <w:rFonts w:ascii="Arial" w:hAnsi="Arial" w:cs="Arial"/>
          <w:sz w:val="28"/>
          <w:szCs w:val="28"/>
        </w:rPr>
        <w:t>vangu</w:t>
      </w:r>
      <w:proofErr w:type="spellEnd"/>
      <w:r>
        <w:rPr>
          <w:rFonts w:ascii="Arial" w:hAnsi="Arial" w:cs="Arial"/>
          <w:sz w:val="28"/>
          <w:szCs w:val="28"/>
        </w:rPr>
        <w:t xml:space="preserve"> </w:t>
      </w:r>
      <w:proofErr w:type="spellStart"/>
      <w:r>
        <w:rPr>
          <w:rFonts w:ascii="Arial" w:hAnsi="Arial" w:cs="Arial"/>
          <w:sz w:val="28"/>
          <w:szCs w:val="28"/>
        </w:rPr>
        <w:t>kunyarara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zii</w:t>
      </w:r>
      <w:proofErr w:type="spellEnd"/>
      <w:r>
        <w:rPr>
          <w:rFonts w:ascii="Arial" w:hAnsi="Arial" w:cs="Arial"/>
          <w:sz w:val="28"/>
          <w:szCs w:val="28"/>
        </w:rPr>
        <w:t xml:space="preserve">. “Ah </w:t>
      </w:r>
      <w:proofErr w:type="spellStart"/>
      <w:r>
        <w:rPr>
          <w:rFonts w:ascii="Arial" w:hAnsi="Arial" w:cs="Arial"/>
          <w:sz w:val="28"/>
          <w:szCs w:val="28"/>
        </w:rPr>
        <w:t>ndo</w:t>
      </w:r>
      <w:proofErr w:type="spellEnd"/>
      <w:r>
        <w:rPr>
          <w:rFonts w:ascii="Arial" w:hAnsi="Arial" w:cs="Arial"/>
          <w:sz w:val="28"/>
          <w:szCs w:val="28"/>
        </w:rPr>
        <w:t xml:space="preserve"> cream </w:t>
      </w:r>
      <w:proofErr w:type="spellStart"/>
      <w:r>
        <w:rPr>
          <w:rFonts w:ascii="Arial" w:hAnsi="Arial" w:cs="Arial"/>
          <w:sz w:val="28"/>
          <w:szCs w:val="28"/>
        </w:rPr>
        <w:t>yatinonzwa</w:t>
      </w:r>
      <w:proofErr w:type="spellEnd"/>
      <w:r>
        <w:rPr>
          <w:rFonts w:ascii="Arial" w:hAnsi="Arial" w:cs="Arial"/>
          <w:sz w:val="28"/>
          <w:szCs w:val="28"/>
        </w:rPr>
        <w:t xml:space="preserve"> </w:t>
      </w:r>
      <w:proofErr w:type="spellStart"/>
      <w:r>
        <w:rPr>
          <w:rFonts w:ascii="Arial" w:hAnsi="Arial" w:cs="Arial"/>
          <w:sz w:val="28"/>
          <w:szCs w:val="28"/>
        </w:rPr>
        <w:t>neva</w:t>
      </w:r>
      <w:proofErr w:type="spellEnd"/>
      <w:r>
        <w:rPr>
          <w:rFonts w:ascii="Arial" w:hAnsi="Arial" w:cs="Arial"/>
          <w:sz w:val="28"/>
          <w:szCs w:val="28"/>
        </w:rPr>
        <w:t>…</w:t>
      </w:r>
      <w:proofErr w:type="spellStart"/>
      <w:r>
        <w:rPr>
          <w:rFonts w:ascii="Arial" w:hAnsi="Arial" w:cs="Arial"/>
          <w:sz w:val="28"/>
          <w:szCs w:val="28"/>
        </w:rPr>
        <w:t>nembiri</w:t>
      </w:r>
      <w:proofErr w:type="spellEnd"/>
      <w:r>
        <w:rPr>
          <w:rFonts w:ascii="Arial" w:hAnsi="Arial" w:cs="Arial"/>
          <w:sz w:val="28"/>
          <w:szCs w:val="28"/>
        </w:rPr>
        <w:t xml:space="preserve"> iyi, cream </w:t>
      </w:r>
      <w:proofErr w:type="spellStart"/>
      <w:r>
        <w:rPr>
          <w:rFonts w:ascii="Arial" w:hAnsi="Arial" w:cs="Arial"/>
          <w:sz w:val="28"/>
          <w:szCs w:val="28"/>
        </w:rPr>
        <w:t>raunji</w:t>
      </w:r>
      <w:proofErr w:type="spellEnd"/>
      <w:r>
        <w:rPr>
          <w:rFonts w:ascii="Arial" w:hAnsi="Arial" w:cs="Arial"/>
          <w:sz w:val="28"/>
          <w:szCs w:val="28"/>
        </w:rPr>
        <w:t xml:space="preserve"> ii </w:t>
      </w:r>
      <w:proofErr w:type="spellStart"/>
      <w:r>
        <w:rPr>
          <w:rFonts w:ascii="Arial" w:hAnsi="Arial" w:cs="Arial"/>
          <w:sz w:val="28"/>
          <w:szCs w:val="28"/>
        </w:rPr>
        <w:t>yakanaka</w:t>
      </w:r>
      <w:proofErr w:type="spellEnd"/>
      <w:r>
        <w:rPr>
          <w:rFonts w:ascii="Arial" w:hAnsi="Arial" w:cs="Arial"/>
          <w:sz w:val="28"/>
          <w:szCs w:val="28"/>
        </w:rPr>
        <w:t xml:space="preserve"> Pastor.” Mai </w:t>
      </w:r>
      <w:proofErr w:type="spellStart"/>
      <w:r>
        <w:rPr>
          <w:rFonts w:ascii="Arial" w:hAnsi="Arial" w:cs="Arial"/>
          <w:sz w:val="28"/>
          <w:szCs w:val="28"/>
        </w:rPr>
        <w:t>Matapura</w:t>
      </w:r>
      <w:proofErr w:type="spellEnd"/>
      <w:r>
        <w:rPr>
          <w:rFonts w:ascii="Arial" w:hAnsi="Arial" w:cs="Arial"/>
          <w:sz w:val="28"/>
          <w:szCs w:val="28"/>
        </w:rPr>
        <w:t xml:space="preserve"> </w:t>
      </w:r>
      <w:proofErr w:type="spellStart"/>
      <w:r>
        <w:rPr>
          <w:rFonts w:ascii="Arial" w:hAnsi="Arial" w:cs="Arial"/>
          <w:sz w:val="28"/>
          <w:szCs w:val="28"/>
        </w:rPr>
        <w:t>vatakasiyana</w:t>
      </w:r>
      <w:proofErr w:type="spellEnd"/>
      <w:r>
        <w:rPr>
          <w:rFonts w:ascii="Arial" w:hAnsi="Arial" w:cs="Arial"/>
          <w:sz w:val="28"/>
          <w:szCs w:val="28"/>
        </w:rPr>
        <w:t xml:space="preserve"> </w:t>
      </w:r>
      <w:proofErr w:type="spellStart"/>
      <w:r>
        <w:rPr>
          <w:rFonts w:ascii="Arial" w:hAnsi="Arial" w:cs="Arial"/>
          <w:sz w:val="28"/>
          <w:szCs w:val="28"/>
        </w:rPr>
        <w:t>navo</w:t>
      </w:r>
      <w:proofErr w:type="spellEnd"/>
      <w:r>
        <w:rPr>
          <w:rFonts w:ascii="Arial" w:hAnsi="Arial" w:cs="Arial"/>
          <w:sz w:val="28"/>
          <w:szCs w:val="28"/>
        </w:rPr>
        <w:t xml:space="preserve"> </w:t>
      </w:r>
      <w:proofErr w:type="spellStart"/>
      <w:r>
        <w:rPr>
          <w:rFonts w:ascii="Arial" w:hAnsi="Arial" w:cs="Arial"/>
          <w:sz w:val="28"/>
          <w:szCs w:val="28"/>
        </w:rPr>
        <w:t>kudhara</w:t>
      </w:r>
      <w:proofErr w:type="spellEnd"/>
      <w:r>
        <w:rPr>
          <w:rFonts w:ascii="Arial" w:hAnsi="Arial" w:cs="Arial"/>
          <w:sz w:val="28"/>
          <w:szCs w:val="28"/>
        </w:rPr>
        <w:t xml:space="preserve">. Zvikanzi, “Pastor </w:t>
      </w:r>
      <w:proofErr w:type="spellStart"/>
      <w:r>
        <w:rPr>
          <w:rFonts w:ascii="Arial" w:hAnsi="Arial" w:cs="Arial"/>
          <w:sz w:val="28"/>
          <w:szCs w:val="28"/>
        </w:rPr>
        <w:t>mune</w:t>
      </w:r>
      <w:proofErr w:type="spellEnd"/>
      <w:r>
        <w:rPr>
          <w:rFonts w:ascii="Arial" w:hAnsi="Arial" w:cs="Arial"/>
          <w:sz w:val="28"/>
          <w:szCs w:val="28"/>
        </w:rPr>
        <w:t xml:space="preserve"> </w:t>
      </w:r>
      <w:proofErr w:type="spellStart"/>
      <w:r>
        <w:rPr>
          <w:rFonts w:ascii="Arial" w:hAnsi="Arial" w:cs="Arial"/>
          <w:sz w:val="28"/>
          <w:szCs w:val="28"/>
        </w:rPr>
        <w:t>nzvimbo</w:t>
      </w:r>
      <w:proofErr w:type="spellEnd"/>
      <w:r>
        <w:rPr>
          <w:rFonts w:ascii="Arial" w:hAnsi="Arial" w:cs="Arial"/>
          <w:sz w:val="28"/>
          <w:szCs w:val="28"/>
        </w:rPr>
        <w:t xml:space="preserve"> </w:t>
      </w:r>
      <w:proofErr w:type="spellStart"/>
      <w:r>
        <w:rPr>
          <w:rFonts w:ascii="Arial" w:hAnsi="Arial" w:cs="Arial"/>
          <w:sz w:val="28"/>
          <w:szCs w:val="28"/>
        </w:rPr>
        <w:t>yenyu</w:t>
      </w:r>
      <w:proofErr w:type="spellEnd"/>
      <w:r>
        <w:rPr>
          <w:rFonts w:ascii="Arial" w:hAnsi="Arial" w:cs="Arial"/>
          <w:sz w:val="28"/>
          <w:szCs w:val="28"/>
        </w:rPr>
        <w:t xml:space="preserve"> </w:t>
      </w:r>
      <w:proofErr w:type="spellStart"/>
      <w:r>
        <w:rPr>
          <w:rFonts w:ascii="Arial" w:hAnsi="Arial" w:cs="Arial"/>
          <w:sz w:val="28"/>
          <w:szCs w:val="28"/>
        </w:rPr>
        <w:t>yakanaka</w:t>
      </w:r>
      <w:proofErr w:type="spellEnd"/>
      <w:r>
        <w:rPr>
          <w:rFonts w:ascii="Arial" w:hAnsi="Arial" w:cs="Arial"/>
          <w:sz w:val="28"/>
          <w:szCs w:val="28"/>
        </w:rPr>
        <w:t xml:space="preserve">. Pastor inga Mwari </w:t>
      </w:r>
      <w:proofErr w:type="spellStart"/>
      <w:r>
        <w:rPr>
          <w:rFonts w:ascii="Arial" w:hAnsi="Arial" w:cs="Arial"/>
          <w:sz w:val="28"/>
          <w:szCs w:val="28"/>
        </w:rPr>
        <w:t>haana</w:t>
      </w:r>
      <w:proofErr w:type="spellEnd"/>
      <w:r>
        <w:rPr>
          <w:rFonts w:ascii="Arial" w:hAnsi="Arial" w:cs="Arial"/>
          <w:sz w:val="28"/>
          <w:szCs w:val="28"/>
        </w:rPr>
        <w:t xml:space="preserve"> </w:t>
      </w:r>
      <w:proofErr w:type="spellStart"/>
      <w:r>
        <w:rPr>
          <w:rFonts w:ascii="Arial" w:hAnsi="Arial" w:cs="Arial"/>
          <w:sz w:val="28"/>
          <w:szCs w:val="28"/>
        </w:rPr>
        <w:t>kumbokusiyayi</w:t>
      </w:r>
      <w:proofErr w:type="spellEnd"/>
      <w:r>
        <w:rPr>
          <w:rFonts w:ascii="Arial" w:hAnsi="Arial" w:cs="Arial"/>
          <w:sz w:val="28"/>
          <w:szCs w:val="28"/>
        </w:rPr>
        <w:t xml:space="preserve"> </w:t>
      </w:r>
      <w:proofErr w:type="spellStart"/>
      <w:r>
        <w:rPr>
          <w:rFonts w:ascii="Arial" w:hAnsi="Arial" w:cs="Arial"/>
          <w:sz w:val="28"/>
          <w:szCs w:val="28"/>
        </w:rPr>
        <w:t>kubva</w:t>
      </w:r>
      <w:proofErr w:type="spellEnd"/>
      <w:r>
        <w:rPr>
          <w:rFonts w:ascii="Arial" w:hAnsi="Arial" w:cs="Arial"/>
          <w:sz w:val="28"/>
          <w:szCs w:val="28"/>
        </w:rPr>
        <w:t xml:space="preserve"> paya.” </w:t>
      </w:r>
      <w:r w:rsidRPr="003B5681">
        <w:rPr>
          <w:rFonts w:ascii="Arial" w:hAnsi="Arial" w:cs="Arial"/>
          <w:sz w:val="18"/>
          <w:szCs w:val="18"/>
        </w:rPr>
        <w:t>[Congregation chuckles</w:t>
      </w:r>
      <w:r>
        <w:rPr>
          <w:rFonts w:ascii="Arial" w:hAnsi="Arial" w:cs="Arial"/>
          <w:sz w:val="18"/>
          <w:szCs w:val="18"/>
        </w:rPr>
        <w:t>—ED</w:t>
      </w:r>
      <w:r w:rsidRPr="003B5681">
        <w:rPr>
          <w:rFonts w:ascii="Arial" w:hAnsi="Arial" w:cs="Arial"/>
          <w:sz w:val="18"/>
          <w:szCs w:val="18"/>
        </w:rPr>
        <w:t>]</w:t>
      </w:r>
    </w:p>
    <w:p w14:paraId="5C298406" w14:textId="77777777" w:rsidR="001156DF" w:rsidRDefault="001156DF" w:rsidP="001156DF">
      <w:pPr>
        <w:spacing w:line="276" w:lineRule="auto"/>
        <w:jc w:val="both"/>
        <w:rPr>
          <w:rFonts w:ascii="Arial" w:hAnsi="Arial" w:cs="Arial"/>
          <w:sz w:val="28"/>
          <w:szCs w:val="28"/>
        </w:rPr>
      </w:pPr>
      <w:r w:rsidRPr="007F1F8A">
        <w:rPr>
          <w:rFonts w:ascii="Arial" w:hAnsi="Arial" w:cs="Arial"/>
          <w:sz w:val="28"/>
          <w:szCs w:val="28"/>
          <w:vertAlign w:val="superscript"/>
        </w:rPr>
        <w:t>29</w:t>
      </w:r>
      <w:r>
        <w:rPr>
          <w:rFonts w:ascii="Arial" w:hAnsi="Arial" w:cs="Arial"/>
          <w:sz w:val="28"/>
          <w:szCs w:val="28"/>
        </w:rPr>
        <w:t xml:space="preserve"> Hanzi, “Mwari </w:t>
      </w:r>
      <w:proofErr w:type="spellStart"/>
      <w:r>
        <w:rPr>
          <w:rFonts w:ascii="Arial" w:hAnsi="Arial" w:cs="Arial"/>
          <w:sz w:val="28"/>
          <w:szCs w:val="28"/>
        </w:rPr>
        <w:t>haana</w:t>
      </w:r>
      <w:proofErr w:type="spellEnd"/>
      <w:r>
        <w:rPr>
          <w:rFonts w:ascii="Arial" w:hAnsi="Arial" w:cs="Arial"/>
          <w:sz w:val="28"/>
          <w:szCs w:val="28"/>
        </w:rPr>
        <w:t xml:space="preserve"> </w:t>
      </w:r>
      <w:proofErr w:type="spellStart"/>
      <w:r>
        <w:rPr>
          <w:rFonts w:ascii="Arial" w:hAnsi="Arial" w:cs="Arial"/>
          <w:sz w:val="28"/>
          <w:szCs w:val="28"/>
        </w:rPr>
        <w:t>kumbokudii</w:t>
      </w:r>
      <w:proofErr w:type="spellEnd"/>
      <w:r>
        <w:rPr>
          <w:rFonts w:ascii="Arial" w:hAnsi="Arial" w:cs="Arial"/>
          <w:sz w:val="28"/>
          <w:szCs w:val="28"/>
        </w:rPr>
        <w:t xml:space="preserve">…? </w:t>
      </w:r>
      <w:r w:rsidRPr="000C7AFF">
        <w:rPr>
          <w:rFonts w:ascii="Arial" w:hAnsi="Arial" w:cs="Arial"/>
          <w:sz w:val="18"/>
          <w:szCs w:val="18"/>
        </w:rPr>
        <w:t>[Congregation says, “</w:t>
      </w:r>
      <w:r>
        <w:rPr>
          <w:rFonts w:ascii="Arial" w:hAnsi="Arial" w:cs="Arial"/>
          <w:sz w:val="18"/>
          <w:szCs w:val="18"/>
        </w:rPr>
        <w:t xml:space="preserve"> </w:t>
      </w:r>
      <w:proofErr w:type="spellStart"/>
      <w:r>
        <w:rPr>
          <w:rFonts w:ascii="Arial" w:hAnsi="Arial" w:cs="Arial"/>
          <w:sz w:val="18"/>
          <w:szCs w:val="18"/>
        </w:rPr>
        <w:t>kukusiyai</w:t>
      </w:r>
      <w:proofErr w:type="spellEnd"/>
      <w:r w:rsidRPr="000C7AFF">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Kubva</w:t>
      </w:r>
      <w:proofErr w:type="spellEnd"/>
      <w:r>
        <w:rPr>
          <w:rFonts w:ascii="Arial" w:hAnsi="Arial" w:cs="Arial"/>
          <w:sz w:val="28"/>
          <w:szCs w:val="28"/>
        </w:rPr>
        <w:t xml:space="preserve"> </w:t>
      </w:r>
      <w:proofErr w:type="spellStart"/>
      <w:r>
        <w:rPr>
          <w:rFonts w:ascii="Arial" w:hAnsi="Arial" w:cs="Arial"/>
          <w:sz w:val="28"/>
          <w:szCs w:val="28"/>
        </w:rPr>
        <w:t>papi</w:t>
      </w:r>
      <w:proofErr w:type="spellEnd"/>
      <w:r>
        <w:rPr>
          <w:rFonts w:ascii="Arial" w:hAnsi="Arial" w:cs="Arial"/>
          <w:sz w:val="28"/>
          <w:szCs w:val="28"/>
        </w:rPr>
        <w:t xml:space="preserve">…? </w:t>
      </w:r>
      <w:r w:rsidRPr="000C7AFF">
        <w:rPr>
          <w:rFonts w:ascii="Arial" w:hAnsi="Arial" w:cs="Arial"/>
          <w:sz w:val="18"/>
          <w:szCs w:val="18"/>
        </w:rPr>
        <w:t>[Congregation says, “paya.”]</w:t>
      </w:r>
      <w:r>
        <w:rPr>
          <w:rFonts w:ascii="Arial" w:hAnsi="Arial" w:cs="Arial"/>
          <w:sz w:val="28"/>
          <w:szCs w:val="28"/>
        </w:rPr>
        <w:t xml:space="preserve"> Hanzi, “Vane </w:t>
      </w:r>
      <w:proofErr w:type="spellStart"/>
      <w:r>
        <w:rPr>
          <w:rFonts w:ascii="Arial" w:hAnsi="Arial" w:cs="Arial"/>
          <w:sz w:val="28"/>
          <w:szCs w:val="28"/>
        </w:rPr>
        <w:t>nzeve</w:t>
      </w:r>
      <w:proofErr w:type="spellEnd"/>
      <w:r>
        <w:rPr>
          <w:rFonts w:ascii="Arial" w:hAnsi="Arial" w:cs="Arial"/>
          <w:sz w:val="28"/>
          <w:szCs w:val="28"/>
        </w:rPr>
        <w:t xml:space="preserve"> </w:t>
      </w:r>
      <w:proofErr w:type="spellStart"/>
      <w:r>
        <w:rPr>
          <w:rFonts w:ascii="Arial" w:hAnsi="Arial" w:cs="Arial"/>
          <w:sz w:val="28"/>
          <w:szCs w:val="28"/>
        </w:rPr>
        <w:t>dzekunzwa</w:t>
      </w:r>
      <w:proofErr w:type="spellEnd"/>
      <w:r>
        <w:rPr>
          <w:rFonts w:ascii="Arial" w:hAnsi="Arial" w:cs="Arial"/>
          <w:sz w:val="28"/>
          <w:szCs w:val="28"/>
        </w:rPr>
        <w:t xml:space="preserve"> </w:t>
      </w:r>
      <w:proofErr w:type="spellStart"/>
      <w:r>
        <w:rPr>
          <w:rFonts w:ascii="Arial" w:hAnsi="Arial" w:cs="Arial"/>
          <w:sz w:val="28"/>
          <w:szCs w:val="28"/>
        </w:rPr>
        <w:t>ngavanzwe</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“Hasha </w:t>
      </w:r>
      <w:proofErr w:type="spellStart"/>
      <w:r>
        <w:rPr>
          <w:rFonts w:ascii="Arial" w:hAnsi="Arial" w:cs="Arial"/>
          <w:sz w:val="28"/>
          <w:szCs w:val="28"/>
        </w:rPr>
        <w:t>dzaMwari</w:t>
      </w:r>
      <w:proofErr w:type="spellEnd"/>
      <w:r>
        <w:rPr>
          <w:rFonts w:ascii="Arial" w:hAnsi="Arial" w:cs="Arial"/>
          <w:sz w:val="28"/>
          <w:szCs w:val="28"/>
        </w:rPr>
        <w:t xml:space="preserve"> </w:t>
      </w:r>
      <w:proofErr w:type="spellStart"/>
      <w:r>
        <w:rPr>
          <w:rFonts w:ascii="Arial" w:hAnsi="Arial" w:cs="Arial"/>
          <w:sz w:val="28"/>
          <w:szCs w:val="28"/>
        </w:rPr>
        <w:t>dziri</w:t>
      </w:r>
      <w:proofErr w:type="spellEnd"/>
      <w:r>
        <w:rPr>
          <w:rFonts w:ascii="Arial" w:hAnsi="Arial" w:cs="Arial"/>
          <w:sz w:val="28"/>
          <w:szCs w:val="28"/>
        </w:rPr>
        <w:t xml:space="preserve"> </w:t>
      </w:r>
      <w:proofErr w:type="spellStart"/>
      <w:r>
        <w:rPr>
          <w:rFonts w:ascii="Arial" w:hAnsi="Arial" w:cs="Arial"/>
          <w:sz w:val="28"/>
          <w:szCs w:val="28"/>
        </w:rPr>
        <w:t>pamusoro</w:t>
      </w:r>
      <w:proofErr w:type="spellEnd"/>
      <w:r>
        <w:rPr>
          <w:rFonts w:ascii="Arial" w:hAnsi="Arial" w:cs="Arial"/>
          <w:sz w:val="28"/>
          <w:szCs w:val="28"/>
        </w:rPr>
        <w:t xml:space="preserve"> </w:t>
      </w:r>
      <w:proofErr w:type="spellStart"/>
      <w:r>
        <w:rPr>
          <w:rFonts w:ascii="Arial" w:hAnsi="Arial" w:cs="Arial"/>
          <w:sz w:val="28"/>
          <w:szCs w:val="28"/>
        </w:rPr>
        <w:t>pevese</w:t>
      </w:r>
      <w:proofErr w:type="spellEnd"/>
      <w:r>
        <w:rPr>
          <w:rFonts w:ascii="Arial" w:hAnsi="Arial" w:cs="Arial"/>
          <w:sz w:val="28"/>
          <w:szCs w:val="28"/>
        </w:rPr>
        <w:t xml:space="preserve"> </w:t>
      </w:r>
      <w:proofErr w:type="spellStart"/>
      <w:r>
        <w:rPr>
          <w:rFonts w:ascii="Arial" w:hAnsi="Arial" w:cs="Arial"/>
          <w:sz w:val="28"/>
          <w:szCs w:val="28"/>
        </w:rPr>
        <w:t>vanobata</w:t>
      </w:r>
      <w:proofErr w:type="spellEnd"/>
      <w:r>
        <w:rPr>
          <w:rFonts w:ascii="Arial" w:hAnsi="Arial" w:cs="Arial"/>
          <w:sz w:val="28"/>
          <w:szCs w:val="28"/>
        </w:rPr>
        <w:t xml:space="preserve"> </w:t>
      </w:r>
      <w:proofErr w:type="spellStart"/>
      <w:r>
        <w:rPr>
          <w:rFonts w:ascii="Arial" w:hAnsi="Arial" w:cs="Arial"/>
          <w:sz w:val="28"/>
          <w:szCs w:val="28"/>
        </w:rPr>
        <w:t>zvokwadi</w:t>
      </w:r>
      <w:proofErr w:type="spellEnd"/>
      <w:r>
        <w:rPr>
          <w:rFonts w:ascii="Arial" w:hAnsi="Arial" w:cs="Arial"/>
          <w:sz w:val="28"/>
          <w:szCs w:val="28"/>
        </w:rPr>
        <w:t xml:space="preserve"> </w:t>
      </w:r>
      <w:proofErr w:type="spellStart"/>
      <w:r>
        <w:rPr>
          <w:rFonts w:ascii="Arial" w:hAnsi="Arial" w:cs="Arial"/>
          <w:sz w:val="28"/>
          <w:szCs w:val="28"/>
        </w:rPr>
        <w:t>yake</w:t>
      </w:r>
      <w:proofErr w:type="spellEnd"/>
      <w:r>
        <w:rPr>
          <w:rFonts w:ascii="Arial" w:hAnsi="Arial" w:cs="Arial"/>
          <w:sz w:val="28"/>
          <w:szCs w:val="28"/>
        </w:rPr>
        <w:t xml:space="preserve"> </w:t>
      </w:r>
      <w:proofErr w:type="spellStart"/>
      <w:r>
        <w:rPr>
          <w:rFonts w:ascii="Arial" w:hAnsi="Arial" w:cs="Arial"/>
          <w:sz w:val="28"/>
          <w:szCs w:val="28"/>
        </w:rPr>
        <w:t>mukudii</w:t>
      </w:r>
      <w:proofErr w:type="spellEnd"/>
      <w:r>
        <w:rPr>
          <w:rFonts w:ascii="Arial" w:hAnsi="Arial" w:cs="Arial"/>
          <w:sz w:val="28"/>
          <w:szCs w:val="28"/>
        </w:rPr>
        <w:t xml:space="preserve">…?” </w:t>
      </w:r>
      <w:r w:rsidRPr="000C7AFF">
        <w:rPr>
          <w:rFonts w:ascii="Arial" w:hAnsi="Arial" w:cs="Arial"/>
          <w:sz w:val="18"/>
          <w:szCs w:val="18"/>
        </w:rPr>
        <w:t>[Congregation says, “</w:t>
      </w:r>
      <w:proofErr w:type="spellStart"/>
      <w:r w:rsidRPr="000C7AFF">
        <w:rPr>
          <w:rFonts w:ascii="Arial" w:hAnsi="Arial" w:cs="Arial"/>
          <w:sz w:val="18"/>
          <w:szCs w:val="18"/>
        </w:rPr>
        <w:t>mukusarurama</w:t>
      </w:r>
      <w:proofErr w:type="spellEnd"/>
      <w:r w:rsidRPr="000C7AFF">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Hameno</w:t>
      </w:r>
      <w:proofErr w:type="spellEnd"/>
      <w:r>
        <w:rPr>
          <w:rFonts w:ascii="Arial" w:hAnsi="Arial" w:cs="Arial"/>
          <w:sz w:val="28"/>
          <w:szCs w:val="28"/>
        </w:rPr>
        <w:t xml:space="preserve"> </w:t>
      </w:r>
      <w:proofErr w:type="spellStart"/>
      <w:r>
        <w:rPr>
          <w:rFonts w:ascii="Arial" w:hAnsi="Arial" w:cs="Arial"/>
          <w:sz w:val="28"/>
          <w:szCs w:val="28"/>
        </w:rPr>
        <w:t>zvavo</w:t>
      </w:r>
      <w:proofErr w:type="spellEnd"/>
      <w:r>
        <w:rPr>
          <w:rFonts w:ascii="Arial" w:hAnsi="Arial" w:cs="Arial"/>
          <w:sz w:val="28"/>
          <w:szCs w:val="28"/>
        </w:rPr>
        <w:t xml:space="preserve"> </w:t>
      </w:r>
      <w:proofErr w:type="spellStart"/>
      <w:r>
        <w:rPr>
          <w:rFonts w:ascii="Arial" w:hAnsi="Arial" w:cs="Arial"/>
          <w:sz w:val="28"/>
          <w:szCs w:val="28"/>
        </w:rPr>
        <w:t>vanenge</w:t>
      </w:r>
      <w:proofErr w:type="spellEnd"/>
      <w:r>
        <w:rPr>
          <w:rFonts w:ascii="Arial" w:hAnsi="Arial" w:cs="Arial"/>
          <w:sz w:val="28"/>
          <w:szCs w:val="28"/>
        </w:rPr>
        <w:t xml:space="preserve"> </w:t>
      </w:r>
      <w:proofErr w:type="spellStart"/>
      <w:r>
        <w:rPr>
          <w:rFonts w:ascii="Arial" w:hAnsi="Arial" w:cs="Arial"/>
          <w:sz w:val="28"/>
          <w:szCs w:val="28"/>
        </w:rPr>
        <w:t>vachiuya</w:t>
      </w:r>
      <w:proofErr w:type="spellEnd"/>
      <w:r>
        <w:rPr>
          <w:rFonts w:ascii="Arial" w:hAnsi="Arial" w:cs="Arial"/>
          <w:sz w:val="28"/>
          <w:szCs w:val="28"/>
        </w:rPr>
        <w:t xml:space="preserve"> </w:t>
      </w:r>
      <w:proofErr w:type="spellStart"/>
      <w:r>
        <w:rPr>
          <w:rFonts w:ascii="Arial" w:hAnsi="Arial" w:cs="Arial"/>
          <w:sz w:val="28"/>
          <w:szCs w:val="28"/>
        </w:rPr>
        <w:t>ku</w:t>
      </w:r>
      <w:proofErr w:type="spellEnd"/>
      <w:r>
        <w:rPr>
          <w:rFonts w:ascii="Arial" w:hAnsi="Arial" w:cs="Arial"/>
          <w:sz w:val="28"/>
          <w:szCs w:val="28"/>
        </w:rPr>
        <w:t xml:space="preserve"> Church </w:t>
      </w:r>
      <w:proofErr w:type="spellStart"/>
      <w:r>
        <w:rPr>
          <w:rFonts w:ascii="Arial" w:hAnsi="Arial" w:cs="Arial"/>
          <w:sz w:val="28"/>
          <w:szCs w:val="28"/>
        </w:rPr>
        <w:t>vachindinzwa</w:t>
      </w:r>
      <w:proofErr w:type="spellEnd"/>
      <w:r>
        <w:rPr>
          <w:rFonts w:ascii="Arial" w:hAnsi="Arial" w:cs="Arial"/>
          <w:sz w:val="28"/>
          <w:szCs w:val="28"/>
        </w:rPr>
        <w:t xml:space="preserve"> </w:t>
      </w:r>
      <w:proofErr w:type="spellStart"/>
      <w:r>
        <w:rPr>
          <w:rFonts w:ascii="Arial" w:hAnsi="Arial" w:cs="Arial"/>
          <w:sz w:val="28"/>
          <w:szCs w:val="28"/>
        </w:rPr>
        <w:t>ndichiparidza</w:t>
      </w:r>
      <w:proofErr w:type="spellEnd"/>
      <w:r>
        <w:rPr>
          <w:rFonts w:ascii="Arial" w:hAnsi="Arial" w:cs="Arial"/>
          <w:sz w:val="28"/>
          <w:szCs w:val="28"/>
        </w:rPr>
        <w:t xml:space="preserve"> </w:t>
      </w:r>
      <w:proofErr w:type="spellStart"/>
      <w:r>
        <w:rPr>
          <w:rFonts w:ascii="Arial" w:hAnsi="Arial" w:cs="Arial"/>
          <w:sz w:val="28"/>
          <w:szCs w:val="28"/>
        </w:rPr>
        <w:t>kudai</w:t>
      </w:r>
      <w:proofErr w:type="spellEnd"/>
      <w:r>
        <w:rPr>
          <w:rFonts w:ascii="Arial" w:hAnsi="Arial" w:cs="Arial"/>
          <w:sz w:val="28"/>
          <w:szCs w:val="28"/>
        </w:rPr>
        <w:t xml:space="preserve"> </w:t>
      </w:r>
      <w:proofErr w:type="spellStart"/>
      <w:r>
        <w:rPr>
          <w:rFonts w:ascii="Arial" w:hAnsi="Arial" w:cs="Arial"/>
          <w:sz w:val="28"/>
          <w:szCs w:val="28"/>
        </w:rPr>
        <w:t>ivo</w:t>
      </w:r>
      <w:proofErr w:type="spellEnd"/>
      <w:r>
        <w:rPr>
          <w:rFonts w:ascii="Arial" w:hAnsi="Arial" w:cs="Arial"/>
          <w:sz w:val="28"/>
          <w:szCs w:val="28"/>
        </w:rPr>
        <w:t xml:space="preserve"> </w:t>
      </w:r>
      <w:proofErr w:type="spellStart"/>
      <w:r>
        <w:rPr>
          <w:rFonts w:ascii="Arial" w:hAnsi="Arial" w:cs="Arial"/>
          <w:sz w:val="28"/>
          <w:szCs w:val="28"/>
        </w:rPr>
        <w:t>vachataura</w:t>
      </w:r>
      <w:proofErr w:type="spellEnd"/>
      <w:r>
        <w:rPr>
          <w:rFonts w:ascii="Arial" w:hAnsi="Arial" w:cs="Arial"/>
          <w:sz w:val="28"/>
          <w:szCs w:val="28"/>
        </w:rPr>
        <w:t xml:space="preserve"> mm ha hmm ha hmm, you will always have something to a man who is sent of God </w:t>
      </w:r>
      <w:proofErr w:type="spellStart"/>
      <w:r>
        <w:rPr>
          <w:rFonts w:ascii="Arial" w:hAnsi="Arial" w:cs="Arial"/>
          <w:sz w:val="28"/>
          <w:szCs w:val="28"/>
        </w:rPr>
        <w:t>chokuti</w:t>
      </w:r>
      <w:proofErr w:type="spellEnd"/>
      <w:r>
        <w:rPr>
          <w:rFonts w:ascii="Arial" w:hAnsi="Arial" w:cs="Arial"/>
          <w:sz w:val="28"/>
          <w:szCs w:val="28"/>
        </w:rPr>
        <w:t xml:space="preserve"> </w:t>
      </w:r>
      <w:proofErr w:type="spellStart"/>
      <w:r>
        <w:rPr>
          <w:rFonts w:ascii="Arial" w:hAnsi="Arial" w:cs="Arial"/>
          <w:sz w:val="28"/>
          <w:szCs w:val="28"/>
        </w:rPr>
        <w:t>unogona</w:t>
      </w:r>
      <w:proofErr w:type="spellEnd"/>
      <w:r>
        <w:rPr>
          <w:rFonts w:ascii="Arial" w:hAnsi="Arial" w:cs="Arial"/>
          <w:sz w:val="28"/>
          <w:szCs w:val="28"/>
        </w:rPr>
        <w:t xml:space="preserve"> </w:t>
      </w:r>
      <w:proofErr w:type="spellStart"/>
      <w:r>
        <w:rPr>
          <w:rFonts w:ascii="Arial" w:hAnsi="Arial" w:cs="Arial"/>
          <w:sz w:val="28"/>
          <w:szCs w:val="28"/>
        </w:rPr>
        <w:t>ku</w:t>
      </w:r>
      <w:proofErr w:type="spellEnd"/>
      <w:r>
        <w:rPr>
          <w:rFonts w:ascii="Arial" w:hAnsi="Arial" w:cs="Arial"/>
          <w:sz w:val="28"/>
          <w:szCs w:val="28"/>
        </w:rPr>
        <w:t xml:space="preserve"> </w:t>
      </w:r>
      <w:proofErr w:type="spellStart"/>
      <w:r w:rsidRPr="003C44B1">
        <w:rPr>
          <w:rFonts w:ascii="Arial" w:hAnsi="Arial" w:cs="Arial"/>
          <w:i/>
          <w:iCs/>
          <w:sz w:val="28"/>
          <w:szCs w:val="28"/>
        </w:rPr>
        <w:t>critici</w:t>
      </w:r>
      <w:proofErr w:type="spellEnd"/>
      <w:r w:rsidRPr="003C44B1">
        <w:rPr>
          <w:rFonts w:ascii="Arial" w:hAnsi="Arial" w:cs="Arial"/>
          <w:i/>
          <w:iCs/>
          <w:sz w:val="28"/>
          <w:szCs w:val="28"/>
        </w:rPr>
        <w:t>-za</w:t>
      </w:r>
      <w:r>
        <w:rPr>
          <w:rFonts w:ascii="Arial" w:hAnsi="Arial" w:cs="Arial"/>
          <w:sz w:val="28"/>
          <w:szCs w:val="28"/>
        </w:rPr>
        <w:t xml:space="preserve">, it could be a weakness </w:t>
      </w:r>
      <w:proofErr w:type="spellStart"/>
      <w:r>
        <w:rPr>
          <w:rFonts w:ascii="Arial" w:hAnsi="Arial" w:cs="Arial"/>
          <w:sz w:val="28"/>
          <w:szCs w:val="28"/>
        </w:rPr>
        <w:t>ha’moona</w:t>
      </w:r>
      <w:proofErr w:type="spellEnd"/>
      <w:r>
        <w:rPr>
          <w:rFonts w:ascii="Arial" w:hAnsi="Arial" w:cs="Arial"/>
          <w:sz w:val="28"/>
          <w:szCs w:val="28"/>
        </w:rPr>
        <w:t xml:space="preserve">. </w:t>
      </w:r>
      <w:proofErr w:type="spellStart"/>
      <w:r>
        <w:rPr>
          <w:rFonts w:ascii="Arial" w:hAnsi="Arial" w:cs="Arial"/>
          <w:sz w:val="28"/>
          <w:szCs w:val="28"/>
        </w:rPr>
        <w:t>Jeso</w:t>
      </w:r>
      <w:proofErr w:type="spellEnd"/>
      <w:r>
        <w:rPr>
          <w:rFonts w:ascii="Arial" w:hAnsi="Arial" w:cs="Arial"/>
          <w:sz w:val="28"/>
          <w:szCs w:val="28"/>
        </w:rPr>
        <w:t xml:space="preserve"> </w:t>
      </w:r>
      <w:proofErr w:type="spellStart"/>
      <w:r>
        <w:rPr>
          <w:rFonts w:ascii="Arial" w:hAnsi="Arial" w:cs="Arial"/>
          <w:sz w:val="28"/>
          <w:szCs w:val="28"/>
        </w:rPr>
        <w:t>chaiye</w:t>
      </w:r>
      <w:proofErr w:type="spellEnd"/>
      <w:r>
        <w:rPr>
          <w:rFonts w:ascii="Arial" w:hAnsi="Arial" w:cs="Arial"/>
          <w:sz w:val="28"/>
          <w:szCs w:val="28"/>
        </w:rPr>
        <w:t xml:space="preserve"> </w:t>
      </w:r>
      <w:proofErr w:type="spellStart"/>
      <w:r>
        <w:rPr>
          <w:rFonts w:ascii="Arial" w:hAnsi="Arial" w:cs="Arial"/>
          <w:sz w:val="28"/>
          <w:szCs w:val="28"/>
        </w:rPr>
        <w:t>Kristu</w:t>
      </w:r>
      <w:proofErr w:type="spellEnd"/>
      <w:r>
        <w:rPr>
          <w:rFonts w:ascii="Arial" w:hAnsi="Arial" w:cs="Arial"/>
          <w:sz w:val="28"/>
          <w:szCs w:val="28"/>
        </w:rPr>
        <w:t xml:space="preserve"> </w:t>
      </w:r>
      <w:proofErr w:type="spellStart"/>
      <w:r>
        <w:rPr>
          <w:rFonts w:ascii="Arial" w:hAnsi="Arial" w:cs="Arial"/>
          <w:sz w:val="28"/>
          <w:szCs w:val="28"/>
        </w:rPr>
        <w:t>achiuya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vamuti</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anonwa</w:t>
      </w:r>
      <w:proofErr w:type="spellEnd"/>
      <w:r>
        <w:rPr>
          <w:rFonts w:ascii="Arial" w:hAnsi="Arial" w:cs="Arial"/>
          <w:sz w:val="28"/>
          <w:szCs w:val="28"/>
        </w:rPr>
        <w:t xml:space="preserve"> wine </w:t>
      </w:r>
      <w:proofErr w:type="spellStart"/>
      <w:r>
        <w:rPr>
          <w:rFonts w:ascii="Arial" w:hAnsi="Arial" w:cs="Arial"/>
          <w:sz w:val="28"/>
          <w:szCs w:val="28"/>
        </w:rPr>
        <w:t>hanzi</w:t>
      </w:r>
      <w:proofErr w:type="spellEnd"/>
      <w:r>
        <w:rPr>
          <w:rFonts w:ascii="Arial" w:hAnsi="Arial" w:cs="Arial"/>
          <w:sz w:val="28"/>
          <w:szCs w:val="28"/>
        </w:rPr>
        <w:t>, “</w:t>
      </w:r>
      <w:proofErr w:type="spellStart"/>
      <w:r>
        <w:rPr>
          <w:rFonts w:ascii="Arial" w:hAnsi="Arial" w:cs="Arial"/>
          <w:sz w:val="28"/>
          <w:szCs w:val="28"/>
        </w:rPr>
        <w:t>Haihwaho</w:t>
      </w:r>
      <w:proofErr w:type="spellEnd"/>
      <w:r>
        <w:rPr>
          <w:rFonts w:ascii="Arial" w:hAnsi="Arial" w:cs="Arial"/>
          <w:sz w:val="28"/>
          <w:szCs w:val="28"/>
        </w:rPr>
        <w:t xml:space="preserve"> </w:t>
      </w:r>
      <w:proofErr w:type="spellStart"/>
      <w:r>
        <w:rPr>
          <w:rFonts w:ascii="Arial" w:hAnsi="Arial" w:cs="Arial"/>
          <w:sz w:val="28"/>
          <w:szCs w:val="28"/>
        </w:rPr>
        <w:t>ngaati</w:t>
      </w:r>
      <w:proofErr w:type="spellEnd"/>
      <w:r>
        <w:rPr>
          <w:rFonts w:ascii="Arial" w:hAnsi="Arial" w:cs="Arial"/>
          <w:sz w:val="28"/>
          <w:szCs w:val="28"/>
        </w:rPr>
        <w:t xml:space="preserve"> </w:t>
      </w:r>
      <w:proofErr w:type="spellStart"/>
      <w:r>
        <w:rPr>
          <w:rFonts w:ascii="Arial" w:hAnsi="Arial" w:cs="Arial"/>
          <w:sz w:val="28"/>
          <w:szCs w:val="28"/>
        </w:rPr>
        <w:t>nyararire</w:t>
      </w:r>
      <w:proofErr w:type="spellEnd"/>
      <w:r>
        <w:rPr>
          <w:rFonts w:ascii="Arial" w:hAnsi="Arial" w:cs="Arial"/>
          <w:sz w:val="28"/>
          <w:szCs w:val="28"/>
        </w:rPr>
        <w:t xml:space="preserve"> he is wine briber,” </w:t>
      </w:r>
      <w:proofErr w:type="spellStart"/>
      <w:r>
        <w:rPr>
          <w:rFonts w:ascii="Arial" w:hAnsi="Arial" w:cs="Arial"/>
          <w:sz w:val="28"/>
          <w:szCs w:val="28"/>
        </w:rPr>
        <w:t>hanzi</w:t>
      </w:r>
      <w:proofErr w:type="spellEnd"/>
      <w:r>
        <w:rPr>
          <w:rFonts w:ascii="Arial" w:hAnsi="Arial" w:cs="Arial"/>
          <w:sz w:val="28"/>
          <w:szCs w:val="28"/>
        </w:rPr>
        <w:t xml:space="preserve"> he was a wine </w:t>
      </w:r>
      <w:proofErr w:type="spellStart"/>
      <w:r>
        <w:rPr>
          <w:rFonts w:ascii="Arial" w:hAnsi="Arial" w:cs="Arial"/>
          <w:sz w:val="28"/>
          <w:szCs w:val="28"/>
        </w:rPr>
        <w:t>bri</w:t>
      </w:r>
      <w:proofErr w:type="spellEnd"/>
      <w:r>
        <w:rPr>
          <w:rFonts w:ascii="Arial" w:hAnsi="Arial" w:cs="Arial"/>
          <w:sz w:val="28"/>
          <w:szCs w:val="28"/>
        </w:rPr>
        <w:t xml:space="preserve">…? </w:t>
      </w:r>
      <w:r w:rsidRPr="000C7AFF">
        <w:rPr>
          <w:rFonts w:ascii="Arial" w:hAnsi="Arial" w:cs="Arial"/>
          <w:sz w:val="18"/>
          <w:szCs w:val="18"/>
        </w:rPr>
        <w:t>[Congregation says, “briber.”]</w:t>
      </w:r>
    </w:p>
    <w:p w14:paraId="3FBAD0CB" w14:textId="77777777" w:rsidR="001156DF" w:rsidRDefault="001156DF" w:rsidP="001156DF">
      <w:pPr>
        <w:spacing w:line="276" w:lineRule="auto"/>
        <w:jc w:val="both"/>
        <w:rPr>
          <w:rFonts w:ascii="Arial" w:hAnsi="Arial" w:cs="Arial"/>
          <w:sz w:val="28"/>
          <w:szCs w:val="28"/>
        </w:rPr>
      </w:pPr>
      <w:r w:rsidRPr="007F1F8A">
        <w:rPr>
          <w:rFonts w:ascii="Arial" w:hAnsi="Arial" w:cs="Arial"/>
          <w:sz w:val="28"/>
          <w:szCs w:val="28"/>
          <w:vertAlign w:val="superscript"/>
        </w:rPr>
        <w:t>30</w:t>
      </w:r>
      <w:r>
        <w:rPr>
          <w:rFonts w:ascii="Arial" w:hAnsi="Arial" w:cs="Arial"/>
          <w:sz w:val="28"/>
          <w:szCs w:val="28"/>
        </w:rPr>
        <w:t xml:space="preserve"> </w:t>
      </w:r>
      <w:proofErr w:type="spellStart"/>
      <w:r w:rsidRPr="00066581">
        <w:rPr>
          <w:rFonts w:ascii="Arial" w:hAnsi="Arial" w:cs="Arial"/>
          <w:sz w:val="28"/>
          <w:szCs w:val="28"/>
        </w:rPr>
        <w:t>Ehe</w:t>
      </w:r>
      <w:proofErr w:type="spellEnd"/>
      <w:r w:rsidRPr="00066581">
        <w:rPr>
          <w:rFonts w:ascii="Arial" w:hAnsi="Arial" w:cs="Arial"/>
          <w:sz w:val="28"/>
          <w:szCs w:val="28"/>
        </w:rPr>
        <w:t xml:space="preserve">, </w:t>
      </w:r>
      <w:proofErr w:type="spellStart"/>
      <w:r w:rsidRPr="00066581">
        <w:rPr>
          <w:rFonts w:ascii="Arial" w:hAnsi="Arial" w:cs="Arial"/>
          <w:sz w:val="28"/>
          <w:szCs w:val="28"/>
        </w:rPr>
        <w:t>vaimusvora</w:t>
      </w:r>
      <w:proofErr w:type="spellEnd"/>
      <w:r w:rsidRPr="00066581">
        <w:rPr>
          <w:rFonts w:ascii="Arial" w:hAnsi="Arial" w:cs="Arial"/>
          <w:sz w:val="28"/>
          <w:szCs w:val="28"/>
        </w:rPr>
        <w:t xml:space="preserve"> but </w:t>
      </w:r>
      <w:proofErr w:type="spellStart"/>
      <w:r w:rsidRPr="00066581">
        <w:rPr>
          <w:rFonts w:ascii="Arial" w:hAnsi="Arial" w:cs="Arial"/>
          <w:sz w:val="28"/>
          <w:szCs w:val="28"/>
        </w:rPr>
        <w:t>chinoshamisa</w:t>
      </w:r>
      <w:proofErr w:type="spellEnd"/>
      <w:r w:rsidRPr="00066581">
        <w:rPr>
          <w:rFonts w:ascii="Arial" w:hAnsi="Arial" w:cs="Arial"/>
          <w:sz w:val="28"/>
          <w:szCs w:val="28"/>
        </w:rPr>
        <w:t xml:space="preserve"> </w:t>
      </w:r>
      <w:proofErr w:type="spellStart"/>
      <w:r w:rsidRPr="00066581">
        <w:rPr>
          <w:rFonts w:ascii="Arial" w:hAnsi="Arial" w:cs="Arial"/>
          <w:sz w:val="28"/>
          <w:szCs w:val="28"/>
        </w:rPr>
        <w:t>ndechekuti</w:t>
      </w:r>
      <w:proofErr w:type="spellEnd"/>
      <w:r w:rsidRPr="00066581">
        <w:rPr>
          <w:rFonts w:ascii="Arial" w:hAnsi="Arial" w:cs="Arial"/>
          <w:sz w:val="28"/>
          <w:szCs w:val="28"/>
        </w:rPr>
        <w:t xml:space="preserve"> </w:t>
      </w:r>
      <w:proofErr w:type="spellStart"/>
      <w:r w:rsidRPr="00066581">
        <w:rPr>
          <w:rFonts w:ascii="Arial" w:hAnsi="Arial" w:cs="Arial"/>
          <w:sz w:val="28"/>
          <w:szCs w:val="28"/>
        </w:rPr>
        <w:t>guva</w:t>
      </w:r>
      <w:proofErr w:type="spellEnd"/>
      <w:r w:rsidRPr="00066581">
        <w:rPr>
          <w:rFonts w:ascii="Arial" w:hAnsi="Arial" w:cs="Arial"/>
          <w:sz w:val="28"/>
          <w:szCs w:val="28"/>
        </w:rPr>
        <w:t xml:space="preserve"> </w:t>
      </w:r>
      <w:proofErr w:type="spellStart"/>
      <w:r w:rsidRPr="00066581">
        <w:rPr>
          <w:rFonts w:ascii="Arial" w:hAnsi="Arial" w:cs="Arial"/>
          <w:sz w:val="28"/>
          <w:szCs w:val="28"/>
        </w:rPr>
        <w:t>raakavigwa</w:t>
      </w:r>
      <w:proofErr w:type="spellEnd"/>
      <w:r w:rsidRPr="00066581">
        <w:rPr>
          <w:rFonts w:ascii="Arial" w:hAnsi="Arial" w:cs="Arial"/>
          <w:sz w:val="28"/>
          <w:szCs w:val="28"/>
        </w:rPr>
        <w:t xml:space="preserve"> </w:t>
      </w:r>
      <w:proofErr w:type="spellStart"/>
      <w:r w:rsidRPr="00066581">
        <w:rPr>
          <w:rFonts w:ascii="Arial" w:hAnsi="Arial" w:cs="Arial"/>
          <w:sz w:val="28"/>
          <w:szCs w:val="28"/>
        </w:rPr>
        <w:t>ak</w:t>
      </w:r>
      <w:r>
        <w:rPr>
          <w:rFonts w:ascii="Arial" w:hAnsi="Arial" w:cs="Arial"/>
          <w:sz w:val="28"/>
          <w:szCs w:val="28"/>
        </w:rPr>
        <w:t>arisiya</w:t>
      </w:r>
      <w:proofErr w:type="spellEnd"/>
      <w:r>
        <w:rPr>
          <w:rFonts w:ascii="Arial" w:hAnsi="Arial" w:cs="Arial"/>
          <w:sz w:val="28"/>
          <w:szCs w:val="28"/>
        </w:rPr>
        <w:t xml:space="preserve"> </w:t>
      </w:r>
      <w:proofErr w:type="spellStart"/>
      <w:r>
        <w:rPr>
          <w:rFonts w:ascii="Arial" w:hAnsi="Arial" w:cs="Arial"/>
          <w:sz w:val="28"/>
          <w:szCs w:val="28"/>
        </w:rPr>
        <w:t>risina</w:t>
      </w:r>
      <w:proofErr w:type="spellEnd"/>
      <w:r>
        <w:rPr>
          <w:rFonts w:ascii="Arial" w:hAnsi="Arial" w:cs="Arial"/>
          <w:sz w:val="28"/>
          <w:szCs w:val="28"/>
        </w:rPr>
        <w:t xml:space="preserve"> chi…? </w:t>
      </w:r>
      <w:r w:rsidRPr="000263BB">
        <w:rPr>
          <w:rFonts w:ascii="Arial" w:hAnsi="Arial" w:cs="Arial"/>
          <w:sz w:val="18"/>
          <w:szCs w:val="18"/>
        </w:rPr>
        <w:t>[Congregation says, “</w:t>
      </w:r>
      <w:proofErr w:type="spellStart"/>
      <w:r w:rsidRPr="000263BB">
        <w:rPr>
          <w:rFonts w:ascii="Arial" w:hAnsi="Arial" w:cs="Arial"/>
          <w:sz w:val="18"/>
          <w:szCs w:val="18"/>
        </w:rPr>
        <w:t>chinhu</w:t>
      </w:r>
      <w:proofErr w:type="spellEnd"/>
      <w:r w:rsidRPr="000263BB">
        <w:rPr>
          <w:rFonts w:ascii="Arial" w:hAnsi="Arial" w:cs="Arial"/>
          <w:sz w:val="18"/>
          <w:szCs w:val="18"/>
        </w:rPr>
        <w:t>.”]</w:t>
      </w:r>
      <w:r>
        <w:rPr>
          <w:rFonts w:ascii="Arial" w:hAnsi="Arial" w:cs="Arial"/>
          <w:sz w:val="28"/>
          <w:szCs w:val="28"/>
        </w:rPr>
        <w:t xml:space="preserve"> Ndo the same </w:t>
      </w:r>
      <w:proofErr w:type="spellStart"/>
      <w:r>
        <w:rPr>
          <w:rFonts w:ascii="Arial" w:hAnsi="Arial" w:cs="Arial"/>
          <w:sz w:val="28"/>
          <w:szCs w:val="28"/>
        </w:rPr>
        <w:t>nhasi</w:t>
      </w:r>
      <w:proofErr w:type="spellEnd"/>
      <w:r>
        <w:rPr>
          <w:rFonts w:ascii="Arial" w:hAnsi="Arial" w:cs="Arial"/>
          <w:sz w:val="28"/>
          <w:szCs w:val="28"/>
        </w:rPr>
        <w:t xml:space="preserve"> mu church </w:t>
      </w:r>
      <w:proofErr w:type="spellStart"/>
      <w:r>
        <w:rPr>
          <w:rFonts w:ascii="Arial" w:hAnsi="Arial" w:cs="Arial"/>
          <w:sz w:val="28"/>
          <w:szCs w:val="28"/>
        </w:rPr>
        <w:t>munomu</w:t>
      </w:r>
      <w:proofErr w:type="spellEnd"/>
      <w:r>
        <w:rPr>
          <w:rFonts w:ascii="Arial" w:hAnsi="Arial" w:cs="Arial"/>
          <w:sz w:val="28"/>
          <w:szCs w:val="28"/>
        </w:rPr>
        <w:t xml:space="preserve"> </w:t>
      </w:r>
      <w:proofErr w:type="spellStart"/>
      <w:r>
        <w:rPr>
          <w:rFonts w:ascii="Arial" w:hAnsi="Arial" w:cs="Arial"/>
          <w:sz w:val="28"/>
          <w:szCs w:val="28"/>
        </w:rPr>
        <w:t>hazvirevi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tinenge</w:t>
      </w:r>
      <w:proofErr w:type="spellEnd"/>
      <w:r>
        <w:rPr>
          <w:rFonts w:ascii="Arial" w:hAnsi="Arial" w:cs="Arial"/>
          <w:sz w:val="28"/>
          <w:szCs w:val="28"/>
        </w:rPr>
        <w:t xml:space="preserve"> </w:t>
      </w:r>
      <w:proofErr w:type="spellStart"/>
      <w:r>
        <w:rPr>
          <w:rFonts w:ascii="Arial" w:hAnsi="Arial" w:cs="Arial"/>
          <w:sz w:val="28"/>
          <w:szCs w:val="28"/>
        </w:rPr>
        <w:t>tichitenda</w:t>
      </w:r>
      <w:proofErr w:type="spellEnd"/>
      <w:r>
        <w:rPr>
          <w:rFonts w:ascii="Arial" w:hAnsi="Arial" w:cs="Arial"/>
          <w:sz w:val="28"/>
          <w:szCs w:val="28"/>
        </w:rPr>
        <w:t xml:space="preserve"> </w:t>
      </w:r>
      <w:proofErr w:type="spellStart"/>
      <w:r>
        <w:rPr>
          <w:rFonts w:ascii="Arial" w:hAnsi="Arial" w:cs="Arial"/>
          <w:sz w:val="28"/>
          <w:szCs w:val="28"/>
        </w:rPr>
        <w:t>tose</w:t>
      </w:r>
      <w:proofErr w:type="spellEnd"/>
      <w:r>
        <w:rPr>
          <w:rFonts w:ascii="Arial" w:hAnsi="Arial" w:cs="Arial"/>
          <w:sz w:val="28"/>
          <w:szCs w:val="28"/>
        </w:rPr>
        <w:t xml:space="preserve">. </w:t>
      </w:r>
      <w:proofErr w:type="spellStart"/>
      <w:r>
        <w:rPr>
          <w:rFonts w:ascii="Arial" w:hAnsi="Arial" w:cs="Arial"/>
          <w:sz w:val="28"/>
          <w:szCs w:val="28"/>
        </w:rPr>
        <w:t>Vamwe</w:t>
      </w:r>
      <w:proofErr w:type="spellEnd"/>
      <w:r>
        <w:rPr>
          <w:rFonts w:ascii="Arial" w:hAnsi="Arial" w:cs="Arial"/>
          <w:sz w:val="28"/>
          <w:szCs w:val="28"/>
        </w:rPr>
        <w:t xml:space="preserve"> </w:t>
      </w:r>
      <w:proofErr w:type="spellStart"/>
      <w:r>
        <w:rPr>
          <w:rFonts w:ascii="Arial" w:hAnsi="Arial" w:cs="Arial"/>
          <w:sz w:val="28"/>
          <w:szCs w:val="28"/>
        </w:rPr>
        <w:t>vanenge</w:t>
      </w:r>
      <w:proofErr w:type="spellEnd"/>
      <w:r>
        <w:rPr>
          <w:rFonts w:ascii="Arial" w:hAnsi="Arial" w:cs="Arial"/>
          <w:sz w:val="28"/>
          <w:szCs w:val="28"/>
        </w:rPr>
        <w:t xml:space="preserve"> </w:t>
      </w:r>
      <w:proofErr w:type="spellStart"/>
      <w:r>
        <w:rPr>
          <w:rFonts w:ascii="Arial" w:hAnsi="Arial" w:cs="Arial"/>
          <w:sz w:val="28"/>
          <w:szCs w:val="28"/>
        </w:rPr>
        <w:t>vachitngoti</w:t>
      </w:r>
      <w:proofErr w:type="spellEnd"/>
      <w:r>
        <w:rPr>
          <w:rFonts w:ascii="Arial" w:hAnsi="Arial" w:cs="Arial"/>
          <w:sz w:val="28"/>
          <w:szCs w:val="28"/>
        </w:rPr>
        <w:t xml:space="preserve">, “Hmm </w:t>
      </w:r>
      <w:proofErr w:type="spellStart"/>
      <w:r>
        <w:rPr>
          <w:rFonts w:ascii="Arial" w:hAnsi="Arial" w:cs="Arial"/>
          <w:sz w:val="28"/>
          <w:szCs w:val="28"/>
        </w:rPr>
        <w:t>zvipi</w:t>
      </w:r>
      <w:proofErr w:type="spellEnd"/>
      <w:r>
        <w:rPr>
          <w:rFonts w:ascii="Arial" w:hAnsi="Arial" w:cs="Arial"/>
          <w:sz w:val="28"/>
          <w:szCs w:val="28"/>
        </w:rPr>
        <w:t xml:space="preserve"> ko </w:t>
      </w:r>
      <w:proofErr w:type="spellStart"/>
      <w:r>
        <w:rPr>
          <w:rFonts w:ascii="Arial" w:hAnsi="Arial" w:cs="Arial"/>
          <w:sz w:val="28"/>
          <w:szCs w:val="28"/>
        </w:rPr>
        <w:t>zvatinoona</w:t>
      </w:r>
      <w:proofErr w:type="spellEnd"/>
      <w:r>
        <w:rPr>
          <w:rFonts w:ascii="Arial" w:hAnsi="Arial" w:cs="Arial"/>
          <w:sz w:val="28"/>
          <w:szCs w:val="28"/>
        </w:rPr>
        <w:t xml:space="preserve">, </w:t>
      </w:r>
      <w:proofErr w:type="spellStart"/>
      <w:r>
        <w:rPr>
          <w:rFonts w:ascii="Arial" w:hAnsi="Arial" w:cs="Arial"/>
          <w:sz w:val="28"/>
          <w:szCs w:val="28"/>
        </w:rPr>
        <w:t>haihawo</w:t>
      </w:r>
      <w:proofErr w:type="spellEnd"/>
      <w:r>
        <w:rPr>
          <w:rFonts w:ascii="Arial" w:hAnsi="Arial" w:cs="Arial"/>
          <w:sz w:val="28"/>
          <w:szCs w:val="28"/>
        </w:rPr>
        <w:t xml:space="preserve"> </w:t>
      </w:r>
      <w:proofErr w:type="spellStart"/>
      <w:r>
        <w:rPr>
          <w:rFonts w:ascii="Arial" w:hAnsi="Arial" w:cs="Arial"/>
          <w:sz w:val="28"/>
          <w:szCs w:val="28"/>
        </w:rPr>
        <w:t>zvipi</w:t>
      </w:r>
      <w:proofErr w:type="spellEnd"/>
      <w:r>
        <w:rPr>
          <w:rFonts w:ascii="Arial" w:hAnsi="Arial" w:cs="Arial"/>
          <w:sz w:val="28"/>
          <w:szCs w:val="28"/>
        </w:rPr>
        <w:t xml:space="preserve"> </w:t>
      </w:r>
      <w:proofErr w:type="spellStart"/>
      <w:r>
        <w:rPr>
          <w:rFonts w:ascii="Arial" w:hAnsi="Arial" w:cs="Arial"/>
          <w:sz w:val="28"/>
          <w:szCs w:val="28"/>
        </w:rPr>
        <w:t>zvacho</w:t>
      </w:r>
      <w:proofErr w:type="spellEnd"/>
      <w:r>
        <w:rPr>
          <w:rFonts w:ascii="Arial" w:hAnsi="Arial" w:cs="Arial"/>
          <w:sz w:val="28"/>
          <w:szCs w:val="28"/>
        </w:rPr>
        <w:t xml:space="preserve">.” </w:t>
      </w:r>
      <w:proofErr w:type="spellStart"/>
      <w:r>
        <w:rPr>
          <w:rFonts w:ascii="Arial" w:hAnsi="Arial" w:cs="Arial"/>
          <w:sz w:val="28"/>
          <w:szCs w:val="28"/>
        </w:rPr>
        <w:t>Anenge</w:t>
      </w:r>
      <w:proofErr w:type="spellEnd"/>
      <w:r>
        <w:rPr>
          <w:rFonts w:ascii="Arial" w:hAnsi="Arial" w:cs="Arial"/>
          <w:sz w:val="28"/>
          <w:szCs w:val="28"/>
        </w:rPr>
        <w:t xml:space="preserve"> </w:t>
      </w:r>
      <w:proofErr w:type="spellStart"/>
      <w:r>
        <w:rPr>
          <w:rFonts w:ascii="Arial" w:hAnsi="Arial" w:cs="Arial"/>
          <w:sz w:val="28"/>
          <w:szCs w:val="28"/>
        </w:rPr>
        <w:t>achikutiyi</w:t>
      </w:r>
      <w:proofErr w:type="spellEnd"/>
      <w:r>
        <w:rPr>
          <w:rFonts w:ascii="Arial" w:hAnsi="Arial" w:cs="Arial"/>
          <w:sz w:val="28"/>
          <w:szCs w:val="28"/>
        </w:rPr>
        <w:t xml:space="preserve"> </w:t>
      </w:r>
      <w:proofErr w:type="spellStart"/>
      <w:r>
        <w:rPr>
          <w:rFonts w:ascii="Arial" w:hAnsi="Arial" w:cs="Arial"/>
          <w:sz w:val="28"/>
          <w:szCs w:val="28"/>
        </w:rPr>
        <w:t>zvipi</w:t>
      </w:r>
      <w:proofErr w:type="spellEnd"/>
      <w:r>
        <w:rPr>
          <w:rFonts w:ascii="Arial" w:hAnsi="Arial" w:cs="Arial"/>
          <w:sz w:val="28"/>
          <w:szCs w:val="28"/>
        </w:rPr>
        <w:t xml:space="preserve"> </w:t>
      </w:r>
      <w:proofErr w:type="spellStart"/>
      <w:r>
        <w:rPr>
          <w:rFonts w:ascii="Arial" w:hAnsi="Arial" w:cs="Arial"/>
          <w:sz w:val="28"/>
          <w:szCs w:val="28"/>
        </w:rPr>
        <w:t>zvacho</w:t>
      </w:r>
      <w:proofErr w:type="spellEnd"/>
      <w:r>
        <w:rPr>
          <w:rFonts w:ascii="Arial" w:hAnsi="Arial" w:cs="Arial"/>
          <w:sz w:val="28"/>
          <w:szCs w:val="28"/>
        </w:rPr>
        <w:t xml:space="preserve"> but iye </w:t>
      </w:r>
      <w:proofErr w:type="spellStart"/>
      <w:r>
        <w:rPr>
          <w:rFonts w:ascii="Arial" w:hAnsi="Arial" w:cs="Arial"/>
          <w:sz w:val="28"/>
          <w:szCs w:val="28"/>
        </w:rPr>
        <w:t>pese</w:t>
      </w:r>
      <w:proofErr w:type="spellEnd"/>
      <w:r>
        <w:rPr>
          <w:rFonts w:ascii="Arial" w:hAnsi="Arial" w:cs="Arial"/>
          <w:sz w:val="28"/>
          <w:szCs w:val="28"/>
        </w:rPr>
        <w:t xml:space="preserve"> </w:t>
      </w:r>
      <w:proofErr w:type="spellStart"/>
      <w:r>
        <w:rPr>
          <w:rFonts w:ascii="Arial" w:hAnsi="Arial" w:cs="Arial"/>
          <w:sz w:val="28"/>
          <w:szCs w:val="28"/>
        </w:rPr>
        <w:t>paakazvarwa</w:t>
      </w:r>
      <w:proofErr w:type="spellEnd"/>
      <w:r>
        <w:rPr>
          <w:rFonts w:ascii="Arial" w:hAnsi="Arial" w:cs="Arial"/>
          <w:sz w:val="28"/>
          <w:szCs w:val="28"/>
        </w:rPr>
        <w:t xml:space="preserve"> </w:t>
      </w:r>
      <w:proofErr w:type="spellStart"/>
      <w:r>
        <w:rPr>
          <w:rFonts w:ascii="Arial" w:hAnsi="Arial" w:cs="Arial"/>
          <w:sz w:val="28"/>
          <w:szCs w:val="28"/>
        </w:rPr>
        <w:t>haana</w:t>
      </w:r>
      <w:proofErr w:type="spellEnd"/>
      <w:r>
        <w:rPr>
          <w:rFonts w:ascii="Arial" w:hAnsi="Arial" w:cs="Arial"/>
          <w:sz w:val="28"/>
          <w:szCs w:val="28"/>
        </w:rPr>
        <w:t xml:space="preserve"> </w:t>
      </w:r>
      <w:proofErr w:type="spellStart"/>
      <w:r>
        <w:rPr>
          <w:rFonts w:ascii="Arial" w:hAnsi="Arial" w:cs="Arial"/>
          <w:sz w:val="28"/>
          <w:szCs w:val="28"/>
        </w:rPr>
        <w:t>kumbozviona</w:t>
      </w:r>
      <w:proofErr w:type="spellEnd"/>
      <w:r>
        <w:rPr>
          <w:rFonts w:ascii="Arial" w:hAnsi="Arial" w:cs="Arial"/>
          <w:sz w:val="28"/>
          <w:szCs w:val="28"/>
        </w:rPr>
        <w:t xml:space="preserve">. Mweya, we smearing, they smear in their hearts </w:t>
      </w:r>
      <w:proofErr w:type="spellStart"/>
      <w:r>
        <w:rPr>
          <w:rFonts w:ascii="Arial" w:hAnsi="Arial" w:cs="Arial"/>
          <w:sz w:val="28"/>
          <w:szCs w:val="28"/>
        </w:rPr>
        <w:t>ha’moona</w:t>
      </w:r>
      <w:proofErr w:type="spellEnd"/>
      <w:r>
        <w:rPr>
          <w:rFonts w:ascii="Arial" w:hAnsi="Arial" w:cs="Arial"/>
          <w:sz w:val="28"/>
          <w:szCs w:val="28"/>
        </w:rPr>
        <w:t xml:space="preserve">? But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rega</w:t>
      </w:r>
      <w:proofErr w:type="spellEnd"/>
      <w:r>
        <w:rPr>
          <w:rFonts w:ascii="Arial" w:hAnsi="Arial" w:cs="Arial"/>
          <w:sz w:val="28"/>
          <w:szCs w:val="28"/>
        </w:rPr>
        <w:t xml:space="preserve"> </w:t>
      </w:r>
      <w:proofErr w:type="spellStart"/>
      <w:r>
        <w:rPr>
          <w:rFonts w:ascii="Arial" w:hAnsi="Arial" w:cs="Arial"/>
          <w:sz w:val="28"/>
          <w:szCs w:val="28"/>
        </w:rPr>
        <w:t>kuteerera</w:t>
      </w:r>
      <w:proofErr w:type="spellEnd"/>
      <w:r>
        <w:rPr>
          <w:rFonts w:ascii="Arial" w:hAnsi="Arial" w:cs="Arial"/>
          <w:sz w:val="28"/>
          <w:szCs w:val="28"/>
        </w:rPr>
        <w:t xml:space="preserve"> </w:t>
      </w:r>
      <w:proofErr w:type="spellStart"/>
      <w:r>
        <w:rPr>
          <w:rFonts w:ascii="Arial" w:hAnsi="Arial" w:cs="Arial"/>
          <w:sz w:val="28"/>
          <w:szCs w:val="28"/>
        </w:rPr>
        <w:t>vakadaro</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Iti, Mwari </w:t>
      </w:r>
      <w:proofErr w:type="spellStart"/>
      <w:r>
        <w:rPr>
          <w:rFonts w:ascii="Arial" w:hAnsi="Arial" w:cs="Arial"/>
          <w:sz w:val="28"/>
          <w:szCs w:val="28"/>
        </w:rPr>
        <w:t>ndinoda</w:t>
      </w:r>
      <w:proofErr w:type="spellEnd"/>
      <w:r>
        <w:rPr>
          <w:rFonts w:ascii="Arial" w:hAnsi="Arial" w:cs="Arial"/>
          <w:sz w:val="28"/>
          <w:szCs w:val="28"/>
        </w:rPr>
        <w:t xml:space="preserve"> </w:t>
      </w:r>
      <w:proofErr w:type="spellStart"/>
      <w:r>
        <w:rPr>
          <w:rFonts w:ascii="Arial" w:hAnsi="Arial" w:cs="Arial"/>
          <w:sz w:val="28"/>
          <w:szCs w:val="28"/>
        </w:rPr>
        <w:t>nya</w:t>
      </w:r>
      <w:proofErr w:type="spellEnd"/>
      <w:r>
        <w:rPr>
          <w:rFonts w:ascii="Arial" w:hAnsi="Arial" w:cs="Arial"/>
          <w:sz w:val="28"/>
          <w:szCs w:val="28"/>
        </w:rPr>
        <w:t xml:space="preserve">…? </w:t>
      </w:r>
      <w:r w:rsidRPr="000263BB">
        <w:rPr>
          <w:rFonts w:ascii="Arial" w:hAnsi="Arial" w:cs="Arial"/>
          <w:sz w:val="18"/>
          <w:szCs w:val="18"/>
        </w:rPr>
        <w:t>[Congregation says, “</w:t>
      </w:r>
      <w:proofErr w:type="spellStart"/>
      <w:r w:rsidRPr="000263BB">
        <w:rPr>
          <w:rFonts w:ascii="Arial" w:hAnsi="Arial" w:cs="Arial"/>
          <w:sz w:val="18"/>
          <w:szCs w:val="18"/>
        </w:rPr>
        <w:t>nyasha</w:t>
      </w:r>
      <w:proofErr w:type="spellEnd"/>
      <w:r w:rsidRPr="000263BB">
        <w:rPr>
          <w:rFonts w:ascii="Arial" w:hAnsi="Arial" w:cs="Arial"/>
          <w:sz w:val="18"/>
          <w:szCs w:val="18"/>
        </w:rPr>
        <w:t>.”]</w:t>
      </w:r>
      <w:r>
        <w:rPr>
          <w:rFonts w:ascii="Arial" w:hAnsi="Arial" w:cs="Arial"/>
          <w:sz w:val="28"/>
          <w:szCs w:val="28"/>
        </w:rPr>
        <w:t xml:space="preserve"> One day </w:t>
      </w:r>
      <w:proofErr w:type="spellStart"/>
      <w:r>
        <w:rPr>
          <w:rFonts w:ascii="Arial" w:hAnsi="Arial" w:cs="Arial"/>
          <w:sz w:val="28"/>
          <w:szCs w:val="28"/>
        </w:rPr>
        <w:t>ini</w:t>
      </w:r>
      <w:proofErr w:type="spellEnd"/>
      <w:r>
        <w:rPr>
          <w:rFonts w:ascii="Arial" w:hAnsi="Arial" w:cs="Arial"/>
          <w:sz w:val="28"/>
          <w:szCs w:val="28"/>
        </w:rPr>
        <w:t xml:space="preserve"> </w:t>
      </w:r>
      <w:proofErr w:type="spellStart"/>
      <w:r>
        <w:rPr>
          <w:rFonts w:ascii="Arial" w:hAnsi="Arial" w:cs="Arial"/>
          <w:sz w:val="28"/>
          <w:szCs w:val="28"/>
        </w:rPr>
        <w:t>ndanguri</w:t>
      </w:r>
      <w:proofErr w:type="spellEnd"/>
      <w:r>
        <w:rPr>
          <w:rFonts w:ascii="Arial" w:hAnsi="Arial" w:cs="Arial"/>
          <w:sz w:val="28"/>
          <w:szCs w:val="28"/>
        </w:rPr>
        <w:t xml:space="preserve"> </w:t>
      </w:r>
      <w:proofErr w:type="spellStart"/>
      <w:r>
        <w:rPr>
          <w:rFonts w:ascii="Arial" w:hAnsi="Arial" w:cs="Arial"/>
          <w:sz w:val="28"/>
          <w:szCs w:val="28"/>
        </w:rPr>
        <w:t>ndafa</w:t>
      </w:r>
      <w:proofErr w:type="spellEnd"/>
      <w:r>
        <w:rPr>
          <w:rFonts w:ascii="Arial" w:hAnsi="Arial" w:cs="Arial"/>
          <w:sz w:val="28"/>
          <w:szCs w:val="28"/>
        </w:rPr>
        <w:t xml:space="preserve"> </w:t>
      </w:r>
      <w:proofErr w:type="spellStart"/>
      <w:r>
        <w:rPr>
          <w:rFonts w:ascii="Arial" w:hAnsi="Arial" w:cs="Arial"/>
          <w:sz w:val="28"/>
          <w:szCs w:val="28"/>
        </w:rPr>
        <w:t>murivadiki</w:t>
      </w:r>
      <w:proofErr w:type="spellEnd"/>
      <w:r>
        <w:rPr>
          <w:rFonts w:ascii="Arial" w:hAnsi="Arial" w:cs="Arial"/>
          <w:sz w:val="28"/>
          <w:szCs w:val="28"/>
        </w:rPr>
        <w:t xml:space="preserve"> </w:t>
      </w:r>
      <w:proofErr w:type="spellStart"/>
      <w:r>
        <w:rPr>
          <w:rFonts w:ascii="Arial" w:hAnsi="Arial" w:cs="Arial"/>
          <w:sz w:val="28"/>
          <w:szCs w:val="28"/>
        </w:rPr>
        <w:t>kaimi</w:t>
      </w:r>
      <w:proofErr w:type="spellEnd"/>
      <w:r>
        <w:rPr>
          <w:rFonts w:ascii="Arial" w:hAnsi="Arial" w:cs="Arial"/>
          <w:sz w:val="28"/>
          <w:szCs w:val="28"/>
        </w:rPr>
        <w:t xml:space="preserve">, </w:t>
      </w:r>
      <w:proofErr w:type="spellStart"/>
      <w:r>
        <w:rPr>
          <w:rFonts w:ascii="Arial" w:hAnsi="Arial" w:cs="Arial"/>
          <w:sz w:val="28"/>
          <w:szCs w:val="28"/>
        </w:rPr>
        <w:t>uchatenda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Pastor </w:t>
      </w:r>
      <w:proofErr w:type="spellStart"/>
      <w:r>
        <w:rPr>
          <w:rFonts w:ascii="Arial" w:hAnsi="Arial" w:cs="Arial"/>
          <w:sz w:val="28"/>
          <w:szCs w:val="28"/>
        </w:rPr>
        <w:t>vakatinongedzera</w:t>
      </w:r>
      <w:proofErr w:type="spellEnd"/>
      <w:r>
        <w:rPr>
          <w:rFonts w:ascii="Arial" w:hAnsi="Arial" w:cs="Arial"/>
          <w:sz w:val="28"/>
          <w:szCs w:val="28"/>
        </w:rPr>
        <w:t xml:space="preserve"> kune</w:t>
      </w:r>
      <w:commentRangeStart w:id="3"/>
      <w:r>
        <w:rPr>
          <w:rFonts w:ascii="Arial" w:hAnsi="Arial" w:cs="Arial"/>
          <w:sz w:val="28"/>
          <w:szCs w:val="28"/>
        </w:rPr>
        <w:t>…</w:t>
      </w:r>
      <w:commentRangeEnd w:id="3"/>
      <w:r>
        <w:rPr>
          <w:rStyle w:val="CommentReference"/>
        </w:rPr>
        <w:commentReference w:id="3"/>
      </w:r>
      <w:r w:rsidRPr="00DF6A73">
        <w:rPr>
          <w:rFonts w:ascii="Arial" w:hAnsi="Arial" w:cs="Arial"/>
          <w:sz w:val="18"/>
          <w:szCs w:val="18"/>
        </w:rPr>
        <w:t xml:space="preserve"> [Congregation says, “Amen.”]</w:t>
      </w:r>
    </w:p>
    <w:p w14:paraId="7CE8C3D3" w14:textId="77777777" w:rsidR="001156DF" w:rsidRDefault="001156DF" w:rsidP="001156DF">
      <w:pPr>
        <w:spacing w:line="276" w:lineRule="auto"/>
        <w:jc w:val="both"/>
        <w:rPr>
          <w:rFonts w:ascii="Arial" w:hAnsi="Arial" w:cs="Arial"/>
          <w:sz w:val="28"/>
          <w:szCs w:val="28"/>
        </w:rPr>
      </w:pPr>
      <w:r w:rsidRPr="007F1F8A">
        <w:rPr>
          <w:rFonts w:ascii="Arial" w:hAnsi="Arial" w:cs="Arial"/>
          <w:sz w:val="28"/>
          <w:szCs w:val="28"/>
          <w:vertAlign w:val="superscript"/>
        </w:rPr>
        <w:t>31</w:t>
      </w:r>
      <w:r>
        <w:rPr>
          <w:rFonts w:ascii="Arial" w:hAnsi="Arial" w:cs="Arial"/>
          <w:sz w:val="28"/>
          <w:szCs w:val="28"/>
        </w:rPr>
        <w:t xml:space="preserve"> </w:t>
      </w:r>
      <w:proofErr w:type="spellStart"/>
      <w:r w:rsidRPr="00DB5E03">
        <w:rPr>
          <w:rFonts w:ascii="Arial" w:hAnsi="Arial" w:cs="Arial"/>
          <w:sz w:val="28"/>
          <w:szCs w:val="28"/>
        </w:rPr>
        <w:t>Urikunzi</w:t>
      </w:r>
      <w:proofErr w:type="spellEnd"/>
      <w:r w:rsidRPr="00DB5E03">
        <w:rPr>
          <w:rFonts w:ascii="Arial" w:hAnsi="Arial" w:cs="Arial"/>
          <w:sz w:val="28"/>
          <w:szCs w:val="28"/>
        </w:rPr>
        <w:t xml:space="preserve"> </w:t>
      </w:r>
      <w:proofErr w:type="spellStart"/>
      <w:r w:rsidRPr="00DB5E03">
        <w:rPr>
          <w:rFonts w:ascii="Arial" w:hAnsi="Arial" w:cs="Arial"/>
          <w:sz w:val="28"/>
          <w:szCs w:val="28"/>
        </w:rPr>
        <w:t>naMwari</w:t>
      </w:r>
      <w:proofErr w:type="spellEnd"/>
      <w:r w:rsidRPr="00DB5E03">
        <w:rPr>
          <w:rFonts w:ascii="Arial" w:hAnsi="Arial" w:cs="Arial"/>
          <w:sz w:val="28"/>
          <w:szCs w:val="28"/>
        </w:rPr>
        <w:t xml:space="preserve"> </w:t>
      </w:r>
      <w:proofErr w:type="spellStart"/>
      <w:r w:rsidRPr="00DB5E03">
        <w:rPr>
          <w:rFonts w:ascii="Arial" w:hAnsi="Arial" w:cs="Arial"/>
          <w:sz w:val="28"/>
          <w:szCs w:val="28"/>
        </w:rPr>
        <w:t>munonamatiwa</w:t>
      </w:r>
      <w:proofErr w:type="spellEnd"/>
      <w:r w:rsidRPr="00DB5E03">
        <w:rPr>
          <w:rFonts w:ascii="Arial" w:hAnsi="Arial" w:cs="Arial"/>
          <w:sz w:val="28"/>
          <w:szCs w:val="28"/>
        </w:rPr>
        <w:t xml:space="preserve"> </w:t>
      </w:r>
      <w:proofErr w:type="spellStart"/>
      <w:r w:rsidRPr="00DB5E03">
        <w:rPr>
          <w:rFonts w:ascii="Arial" w:hAnsi="Arial" w:cs="Arial"/>
          <w:sz w:val="28"/>
          <w:szCs w:val="28"/>
        </w:rPr>
        <w:t>mukore</w:t>
      </w:r>
      <w:proofErr w:type="spellEnd"/>
      <w:r w:rsidRPr="00DB5E03">
        <w:rPr>
          <w:rFonts w:ascii="Arial" w:hAnsi="Arial" w:cs="Arial"/>
          <w:sz w:val="28"/>
          <w:szCs w:val="28"/>
        </w:rPr>
        <w:t xml:space="preserve"> uno mu Message </w:t>
      </w:r>
      <w:proofErr w:type="spellStart"/>
      <w:r w:rsidRPr="00DB5E03">
        <w:rPr>
          <w:rFonts w:ascii="Arial" w:hAnsi="Arial" w:cs="Arial"/>
          <w:sz w:val="28"/>
          <w:szCs w:val="28"/>
        </w:rPr>
        <w:t>yechizv</w:t>
      </w:r>
      <w:r>
        <w:rPr>
          <w:rFonts w:ascii="Arial" w:hAnsi="Arial" w:cs="Arial"/>
          <w:sz w:val="28"/>
          <w:szCs w:val="28"/>
        </w:rPr>
        <w:t>a</w:t>
      </w:r>
      <w:r w:rsidRPr="00DB5E03">
        <w:rPr>
          <w:rFonts w:ascii="Arial" w:hAnsi="Arial" w:cs="Arial"/>
          <w:sz w:val="28"/>
          <w:szCs w:val="28"/>
        </w:rPr>
        <w:t>r</w:t>
      </w:r>
      <w:r>
        <w:rPr>
          <w:rFonts w:ascii="Arial" w:hAnsi="Arial" w:cs="Arial"/>
          <w:sz w:val="28"/>
          <w:szCs w:val="28"/>
        </w:rPr>
        <w:t>wa</w:t>
      </w:r>
      <w:proofErr w:type="spellEnd"/>
      <w:r>
        <w:rPr>
          <w:rFonts w:ascii="Arial" w:hAnsi="Arial" w:cs="Arial"/>
          <w:sz w:val="28"/>
          <w:szCs w:val="28"/>
        </w:rPr>
        <w:t xml:space="preserve"> </w:t>
      </w:r>
      <w:proofErr w:type="spellStart"/>
      <w:r>
        <w:rPr>
          <w:rFonts w:ascii="Arial" w:hAnsi="Arial" w:cs="Arial"/>
          <w:sz w:val="28"/>
          <w:szCs w:val="28"/>
        </w:rPr>
        <w:t>che</w:t>
      </w:r>
      <w:proofErr w:type="spellEnd"/>
      <w:r>
        <w:rPr>
          <w:rFonts w:ascii="Arial" w:hAnsi="Arial" w:cs="Arial"/>
          <w:sz w:val="28"/>
          <w:szCs w:val="28"/>
        </w:rPr>
        <w:t xml:space="preserve">…? </w:t>
      </w:r>
      <w:r w:rsidRPr="00DF6A73">
        <w:rPr>
          <w:rFonts w:ascii="Arial" w:hAnsi="Arial" w:cs="Arial"/>
          <w:sz w:val="18"/>
          <w:szCs w:val="18"/>
        </w:rPr>
        <w:t>[Congregation says, “</w:t>
      </w:r>
      <w:proofErr w:type="spellStart"/>
      <w:r>
        <w:rPr>
          <w:rFonts w:ascii="Arial" w:hAnsi="Arial" w:cs="Arial"/>
          <w:sz w:val="18"/>
          <w:szCs w:val="18"/>
        </w:rPr>
        <w:t>chenguva</w:t>
      </w:r>
      <w:proofErr w:type="spellEnd"/>
      <w:r w:rsidRPr="00DF6A7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Ndomurikunamatiwa</w:t>
      </w:r>
      <w:proofErr w:type="spellEnd"/>
      <w:r>
        <w:rPr>
          <w:rFonts w:ascii="Arial" w:hAnsi="Arial" w:cs="Arial"/>
          <w:sz w:val="28"/>
          <w:szCs w:val="28"/>
        </w:rPr>
        <w:t xml:space="preserve"> </w:t>
      </w:r>
      <w:proofErr w:type="spellStart"/>
      <w:r>
        <w:rPr>
          <w:rFonts w:ascii="Arial" w:hAnsi="Arial" w:cs="Arial"/>
          <w:sz w:val="28"/>
          <w:szCs w:val="28"/>
        </w:rPr>
        <w:t>mukore</w:t>
      </w:r>
      <w:proofErr w:type="spellEnd"/>
      <w:r>
        <w:rPr>
          <w:rFonts w:ascii="Arial" w:hAnsi="Arial" w:cs="Arial"/>
          <w:sz w:val="28"/>
          <w:szCs w:val="28"/>
        </w:rPr>
        <w:t xml:space="preserve"> uno, </w:t>
      </w:r>
      <w:proofErr w:type="spellStart"/>
      <w:r>
        <w:rPr>
          <w:rFonts w:ascii="Arial" w:hAnsi="Arial" w:cs="Arial"/>
          <w:sz w:val="28"/>
          <w:szCs w:val="28"/>
        </w:rPr>
        <w:t>mukore</w:t>
      </w:r>
      <w:proofErr w:type="spellEnd"/>
      <w:r>
        <w:rPr>
          <w:rFonts w:ascii="Arial" w:hAnsi="Arial" w:cs="Arial"/>
          <w:sz w:val="28"/>
          <w:szCs w:val="28"/>
        </w:rPr>
        <w:t xml:space="preserve"> </w:t>
      </w:r>
      <w:proofErr w:type="spellStart"/>
      <w:r>
        <w:rPr>
          <w:rFonts w:ascii="Arial" w:hAnsi="Arial" w:cs="Arial"/>
          <w:sz w:val="28"/>
          <w:szCs w:val="28"/>
        </w:rPr>
        <w:t>unowu</w:t>
      </w:r>
      <w:proofErr w:type="spellEnd"/>
      <w:r>
        <w:rPr>
          <w:rFonts w:ascii="Arial" w:hAnsi="Arial" w:cs="Arial"/>
          <w:sz w:val="28"/>
          <w:szCs w:val="28"/>
        </w:rPr>
        <w:t xml:space="preserve"> hakuna </w:t>
      </w:r>
      <w:proofErr w:type="spellStart"/>
      <w:r>
        <w:rPr>
          <w:rFonts w:ascii="Arial" w:hAnsi="Arial" w:cs="Arial"/>
          <w:sz w:val="28"/>
          <w:szCs w:val="28"/>
        </w:rPr>
        <w:t>kumwe</w:t>
      </w:r>
      <w:proofErr w:type="spellEnd"/>
      <w:r>
        <w:rPr>
          <w:rFonts w:ascii="Arial" w:hAnsi="Arial" w:cs="Arial"/>
          <w:sz w:val="28"/>
          <w:szCs w:val="28"/>
        </w:rPr>
        <w:t xml:space="preserve"> </w:t>
      </w:r>
      <w:proofErr w:type="spellStart"/>
      <w:r>
        <w:rPr>
          <w:rFonts w:ascii="Arial" w:hAnsi="Arial" w:cs="Arial"/>
          <w:sz w:val="28"/>
          <w:szCs w:val="28"/>
        </w:rPr>
        <w:t>kuri</w:t>
      </w:r>
      <w:proofErr w:type="spellEnd"/>
      <w:r>
        <w:rPr>
          <w:rFonts w:ascii="Arial" w:hAnsi="Arial" w:cs="Arial"/>
          <w:sz w:val="28"/>
          <w:szCs w:val="28"/>
        </w:rPr>
        <w:t xml:space="preserve"> </w:t>
      </w:r>
      <w:proofErr w:type="spellStart"/>
      <w:r>
        <w:rPr>
          <w:rFonts w:ascii="Arial" w:hAnsi="Arial" w:cs="Arial"/>
          <w:sz w:val="28"/>
          <w:szCs w:val="28"/>
        </w:rPr>
        <w:t>kunamatiwa</w:t>
      </w:r>
      <w:proofErr w:type="spellEnd"/>
      <w:r>
        <w:rPr>
          <w:rFonts w:ascii="Arial" w:hAnsi="Arial" w:cs="Arial"/>
          <w:sz w:val="28"/>
          <w:szCs w:val="28"/>
        </w:rPr>
        <w:t xml:space="preserve"> </w:t>
      </w:r>
      <w:proofErr w:type="spellStart"/>
      <w:r>
        <w:rPr>
          <w:rFonts w:ascii="Arial" w:hAnsi="Arial" w:cs="Arial"/>
          <w:sz w:val="28"/>
          <w:szCs w:val="28"/>
        </w:rPr>
        <w:t>mukore</w:t>
      </w:r>
      <w:proofErr w:type="spellEnd"/>
      <w:r>
        <w:rPr>
          <w:rFonts w:ascii="Arial" w:hAnsi="Arial" w:cs="Arial"/>
          <w:sz w:val="28"/>
          <w:szCs w:val="28"/>
        </w:rPr>
        <w:t xml:space="preserve"> </w:t>
      </w:r>
      <w:proofErr w:type="spellStart"/>
      <w:r>
        <w:rPr>
          <w:rFonts w:ascii="Arial" w:hAnsi="Arial" w:cs="Arial"/>
          <w:sz w:val="28"/>
          <w:szCs w:val="28"/>
        </w:rPr>
        <w:t>unowu</w:t>
      </w:r>
      <w:proofErr w:type="spellEnd"/>
      <w:r>
        <w:rPr>
          <w:rFonts w:ascii="Arial" w:hAnsi="Arial" w:cs="Arial"/>
          <w:sz w:val="28"/>
          <w:szCs w:val="28"/>
        </w:rPr>
        <w:t xml:space="preserve"> </w:t>
      </w:r>
      <w:proofErr w:type="spellStart"/>
      <w:r>
        <w:rPr>
          <w:rFonts w:ascii="Arial" w:hAnsi="Arial" w:cs="Arial"/>
          <w:sz w:val="28"/>
          <w:szCs w:val="28"/>
        </w:rPr>
        <w:t>kunze</w:t>
      </w:r>
      <w:proofErr w:type="spellEnd"/>
      <w:r>
        <w:rPr>
          <w:rFonts w:ascii="Arial" w:hAnsi="Arial" w:cs="Arial"/>
          <w:sz w:val="28"/>
          <w:szCs w:val="28"/>
        </w:rPr>
        <w:t xml:space="preserve"> </w:t>
      </w:r>
      <w:proofErr w:type="spellStart"/>
      <w:r>
        <w:rPr>
          <w:rFonts w:ascii="Arial" w:hAnsi="Arial" w:cs="Arial"/>
          <w:sz w:val="28"/>
          <w:szCs w:val="28"/>
        </w:rPr>
        <w:t>kwemu</w:t>
      </w:r>
      <w:proofErr w:type="spellEnd"/>
      <w:r>
        <w:rPr>
          <w:rFonts w:ascii="Arial" w:hAnsi="Arial" w:cs="Arial"/>
          <w:sz w:val="28"/>
          <w:szCs w:val="28"/>
        </w:rPr>
        <w:t xml:space="preserve"> Message. Whatever happens in the Message does not change the fact. </w:t>
      </w:r>
      <w:proofErr w:type="spellStart"/>
      <w:r>
        <w:rPr>
          <w:rFonts w:ascii="Arial" w:hAnsi="Arial" w:cs="Arial"/>
          <w:sz w:val="28"/>
          <w:szCs w:val="28"/>
        </w:rPr>
        <w:t>Ndomuri</w:t>
      </w:r>
      <w:proofErr w:type="spellEnd"/>
      <w:r>
        <w:rPr>
          <w:rFonts w:ascii="Arial" w:hAnsi="Arial" w:cs="Arial"/>
          <w:sz w:val="28"/>
          <w:szCs w:val="28"/>
        </w:rPr>
        <w:t xml:space="preserve"> </w:t>
      </w:r>
      <w:proofErr w:type="spellStart"/>
      <w:r>
        <w:rPr>
          <w:rFonts w:ascii="Arial" w:hAnsi="Arial" w:cs="Arial"/>
          <w:sz w:val="28"/>
          <w:szCs w:val="28"/>
        </w:rPr>
        <w:t>kunamatiwa</w:t>
      </w:r>
      <w:proofErr w:type="spellEnd"/>
      <w:r>
        <w:rPr>
          <w:rFonts w:ascii="Arial" w:hAnsi="Arial" w:cs="Arial"/>
          <w:sz w:val="28"/>
          <w:szCs w:val="28"/>
        </w:rPr>
        <w:t xml:space="preserve"> </w:t>
      </w:r>
      <w:proofErr w:type="spellStart"/>
      <w:r>
        <w:rPr>
          <w:rFonts w:ascii="Arial" w:hAnsi="Arial" w:cs="Arial"/>
          <w:sz w:val="28"/>
          <w:szCs w:val="28"/>
        </w:rPr>
        <w:t>pachizvarwa</w:t>
      </w:r>
      <w:proofErr w:type="spellEnd"/>
      <w:r>
        <w:rPr>
          <w:rFonts w:ascii="Arial" w:hAnsi="Arial" w:cs="Arial"/>
          <w:sz w:val="28"/>
          <w:szCs w:val="28"/>
        </w:rPr>
        <w:t xml:space="preserve"> chi…? </w:t>
      </w:r>
      <w:r w:rsidRPr="007217D5">
        <w:rPr>
          <w:rFonts w:ascii="Arial" w:hAnsi="Arial" w:cs="Arial"/>
          <w:sz w:val="18"/>
          <w:szCs w:val="18"/>
        </w:rPr>
        <w:t>[Congregation says, “chino.”]</w:t>
      </w:r>
      <w:r w:rsidRPr="00DB5E03">
        <w:rPr>
          <w:rFonts w:ascii="Arial" w:hAnsi="Arial" w:cs="Arial"/>
          <w:sz w:val="28"/>
          <w:szCs w:val="28"/>
        </w:rPr>
        <w:tab/>
      </w:r>
      <w:r>
        <w:rPr>
          <w:rFonts w:ascii="Arial" w:hAnsi="Arial" w:cs="Arial"/>
          <w:sz w:val="28"/>
          <w:szCs w:val="28"/>
        </w:rPr>
        <w:t xml:space="preserve">Hakuna </w:t>
      </w:r>
      <w:proofErr w:type="spellStart"/>
      <w:r>
        <w:rPr>
          <w:rFonts w:ascii="Arial" w:hAnsi="Arial" w:cs="Arial"/>
          <w:sz w:val="28"/>
          <w:szCs w:val="28"/>
        </w:rPr>
        <w:t>ngozi</w:t>
      </w:r>
      <w:proofErr w:type="spellEnd"/>
      <w:r>
        <w:rPr>
          <w:rFonts w:ascii="Arial" w:hAnsi="Arial" w:cs="Arial"/>
          <w:sz w:val="28"/>
          <w:szCs w:val="28"/>
        </w:rPr>
        <w:t xml:space="preserve">, </w:t>
      </w:r>
      <w:proofErr w:type="spellStart"/>
      <w:r>
        <w:rPr>
          <w:rFonts w:ascii="Arial" w:hAnsi="Arial" w:cs="Arial"/>
          <w:sz w:val="28"/>
          <w:szCs w:val="28"/>
        </w:rPr>
        <w:t>huroyi</w:t>
      </w:r>
      <w:proofErr w:type="spellEnd"/>
      <w:r>
        <w:rPr>
          <w:rFonts w:ascii="Arial" w:hAnsi="Arial" w:cs="Arial"/>
          <w:sz w:val="28"/>
          <w:szCs w:val="28"/>
        </w:rPr>
        <w:t xml:space="preserve">, </w:t>
      </w:r>
      <w:proofErr w:type="spellStart"/>
      <w:r>
        <w:rPr>
          <w:rFonts w:ascii="Arial" w:hAnsi="Arial" w:cs="Arial"/>
          <w:sz w:val="28"/>
          <w:szCs w:val="28"/>
        </w:rPr>
        <w:t>mushonga</w:t>
      </w:r>
      <w:proofErr w:type="spellEnd"/>
      <w:r>
        <w:rPr>
          <w:rFonts w:ascii="Arial" w:hAnsi="Arial" w:cs="Arial"/>
          <w:sz w:val="28"/>
          <w:szCs w:val="28"/>
        </w:rPr>
        <w:t xml:space="preserve">, </w:t>
      </w:r>
      <w:proofErr w:type="spellStart"/>
      <w:r>
        <w:rPr>
          <w:rFonts w:ascii="Arial" w:hAnsi="Arial" w:cs="Arial"/>
          <w:sz w:val="28"/>
          <w:szCs w:val="28"/>
        </w:rPr>
        <w:t>mudzimu</w:t>
      </w:r>
      <w:proofErr w:type="spellEnd"/>
      <w:r>
        <w:rPr>
          <w:rFonts w:ascii="Arial" w:hAnsi="Arial" w:cs="Arial"/>
          <w:sz w:val="28"/>
          <w:szCs w:val="28"/>
        </w:rPr>
        <w:t xml:space="preserve"> </w:t>
      </w:r>
      <w:proofErr w:type="spellStart"/>
      <w:r>
        <w:rPr>
          <w:rFonts w:ascii="Arial" w:hAnsi="Arial" w:cs="Arial"/>
          <w:sz w:val="28"/>
          <w:szCs w:val="28"/>
        </w:rPr>
        <w:t>usinga</w:t>
      </w:r>
      <w:proofErr w:type="spellEnd"/>
      <w:r>
        <w:rPr>
          <w:rFonts w:ascii="Arial" w:hAnsi="Arial" w:cs="Arial"/>
          <w:sz w:val="28"/>
          <w:szCs w:val="28"/>
        </w:rPr>
        <w:t xml:space="preserve"> </w:t>
      </w:r>
      <w:proofErr w:type="spellStart"/>
      <w:r>
        <w:rPr>
          <w:rFonts w:ascii="Arial" w:hAnsi="Arial" w:cs="Arial"/>
          <w:sz w:val="28"/>
          <w:szCs w:val="28"/>
        </w:rPr>
        <w:t>kurirwe</w:t>
      </w:r>
      <w:proofErr w:type="spellEnd"/>
      <w:r>
        <w:rPr>
          <w:rFonts w:ascii="Arial" w:hAnsi="Arial" w:cs="Arial"/>
          <w:sz w:val="28"/>
          <w:szCs w:val="28"/>
        </w:rPr>
        <w:t xml:space="preserve"> kana </w:t>
      </w:r>
      <w:proofErr w:type="spellStart"/>
      <w:r>
        <w:rPr>
          <w:rFonts w:ascii="Arial" w:hAnsi="Arial" w:cs="Arial"/>
          <w:sz w:val="28"/>
          <w:szCs w:val="28"/>
        </w:rPr>
        <w:t>hurombo</w:t>
      </w:r>
      <w:proofErr w:type="spellEnd"/>
      <w:r>
        <w:rPr>
          <w:rFonts w:ascii="Arial" w:hAnsi="Arial" w:cs="Arial"/>
          <w:sz w:val="28"/>
          <w:szCs w:val="28"/>
        </w:rPr>
        <w:t xml:space="preserve"> </w:t>
      </w:r>
      <w:proofErr w:type="spellStart"/>
      <w:r>
        <w:rPr>
          <w:rFonts w:ascii="Arial" w:hAnsi="Arial" w:cs="Arial"/>
          <w:sz w:val="28"/>
          <w:szCs w:val="28"/>
        </w:rPr>
        <w:t>usinga</w:t>
      </w:r>
      <w:proofErr w:type="spellEnd"/>
      <w:r>
        <w:rPr>
          <w:rFonts w:ascii="Arial" w:hAnsi="Arial" w:cs="Arial"/>
          <w:sz w:val="28"/>
          <w:szCs w:val="28"/>
        </w:rPr>
        <w:t xml:space="preserve"> </w:t>
      </w:r>
      <w:proofErr w:type="spellStart"/>
      <w:r>
        <w:rPr>
          <w:rFonts w:ascii="Arial" w:hAnsi="Arial" w:cs="Arial"/>
          <w:sz w:val="28"/>
          <w:szCs w:val="28"/>
        </w:rPr>
        <w:t>kurirwe</w:t>
      </w:r>
      <w:proofErr w:type="spellEnd"/>
      <w:r>
        <w:rPr>
          <w:rFonts w:ascii="Arial" w:hAnsi="Arial" w:cs="Arial"/>
          <w:sz w:val="28"/>
          <w:szCs w:val="28"/>
        </w:rPr>
        <w:t xml:space="preserve"> mu Message </w:t>
      </w:r>
      <w:proofErr w:type="spellStart"/>
      <w:r>
        <w:rPr>
          <w:rFonts w:ascii="Arial" w:hAnsi="Arial" w:cs="Arial"/>
          <w:sz w:val="28"/>
          <w:szCs w:val="28"/>
        </w:rPr>
        <w:t>yenguva</w:t>
      </w:r>
      <w:proofErr w:type="spellEnd"/>
      <w:r>
        <w:rPr>
          <w:rFonts w:ascii="Arial" w:hAnsi="Arial" w:cs="Arial"/>
          <w:sz w:val="28"/>
          <w:szCs w:val="28"/>
        </w:rPr>
        <w:t xml:space="preserve"> </w:t>
      </w:r>
      <w:proofErr w:type="spellStart"/>
      <w:r>
        <w:rPr>
          <w:rFonts w:ascii="Arial" w:hAnsi="Arial" w:cs="Arial"/>
          <w:sz w:val="28"/>
          <w:szCs w:val="28"/>
        </w:rPr>
        <w:t>inoyi</w:t>
      </w:r>
      <w:proofErr w:type="spellEnd"/>
      <w:r>
        <w:rPr>
          <w:rFonts w:ascii="Arial" w:hAnsi="Arial" w:cs="Arial"/>
          <w:sz w:val="28"/>
          <w:szCs w:val="28"/>
        </w:rPr>
        <w:t xml:space="preserve">. </w:t>
      </w:r>
      <w:r w:rsidRPr="00DF6A73">
        <w:rPr>
          <w:rFonts w:ascii="Arial" w:hAnsi="Arial" w:cs="Arial"/>
          <w:sz w:val="18"/>
          <w:szCs w:val="18"/>
        </w:rPr>
        <w:t xml:space="preserve">[Congregation says, “Amen.”] </w:t>
      </w:r>
      <w:r>
        <w:rPr>
          <w:rFonts w:ascii="Arial" w:hAnsi="Arial" w:cs="Arial"/>
          <w:sz w:val="28"/>
          <w:szCs w:val="28"/>
        </w:rPr>
        <w:t xml:space="preserve"> </w:t>
      </w:r>
      <w:proofErr w:type="spellStart"/>
      <w:r>
        <w:rPr>
          <w:rFonts w:ascii="Arial" w:hAnsi="Arial" w:cs="Arial"/>
          <w:sz w:val="28"/>
          <w:szCs w:val="28"/>
        </w:rPr>
        <w:t>Chinongodiwa</w:t>
      </w:r>
      <w:proofErr w:type="spellEnd"/>
      <w:r>
        <w:rPr>
          <w:rFonts w:ascii="Arial" w:hAnsi="Arial" w:cs="Arial"/>
          <w:sz w:val="28"/>
          <w:szCs w:val="28"/>
        </w:rPr>
        <w:t xml:space="preserve"> have faith in God. </w:t>
      </w:r>
      <w:r w:rsidRPr="00DF6A73">
        <w:rPr>
          <w:rFonts w:ascii="Arial" w:hAnsi="Arial" w:cs="Arial"/>
          <w:sz w:val="18"/>
          <w:szCs w:val="18"/>
        </w:rPr>
        <w:t xml:space="preserve">[Congregation says, “Amen.”] </w:t>
      </w:r>
      <w:r>
        <w:rPr>
          <w:rFonts w:ascii="Arial" w:hAnsi="Arial" w:cs="Arial"/>
          <w:sz w:val="28"/>
          <w:szCs w:val="28"/>
        </w:rPr>
        <w:t xml:space="preserve"> </w:t>
      </w:r>
    </w:p>
    <w:p w14:paraId="08AD6BD1" w14:textId="77777777" w:rsidR="001156DF" w:rsidRDefault="001156DF" w:rsidP="001156DF">
      <w:pPr>
        <w:spacing w:line="276" w:lineRule="auto"/>
        <w:jc w:val="both"/>
        <w:rPr>
          <w:rFonts w:ascii="Arial" w:hAnsi="Arial" w:cs="Arial"/>
          <w:sz w:val="28"/>
          <w:szCs w:val="28"/>
        </w:rPr>
      </w:pPr>
      <w:r w:rsidRPr="00FD756E">
        <w:rPr>
          <w:rFonts w:ascii="Arial" w:hAnsi="Arial" w:cs="Arial"/>
          <w:sz w:val="28"/>
          <w:szCs w:val="28"/>
          <w:vertAlign w:val="superscript"/>
        </w:rPr>
        <w:lastRenderedPageBreak/>
        <w:t>32</w:t>
      </w:r>
      <w:r>
        <w:rPr>
          <w:rFonts w:ascii="Arial" w:hAnsi="Arial" w:cs="Arial"/>
          <w:sz w:val="28"/>
          <w:szCs w:val="28"/>
        </w:rPr>
        <w:t xml:space="preserve"> </w:t>
      </w:r>
      <w:proofErr w:type="spellStart"/>
      <w:r>
        <w:rPr>
          <w:rFonts w:ascii="Arial" w:hAnsi="Arial" w:cs="Arial"/>
          <w:sz w:val="28"/>
          <w:szCs w:val="28"/>
        </w:rPr>
        <w:t>Hatisimukei</w:t>
      </w:r>
      <w:proofErr w:type="spellEnd"/>
      <w:r>
        <w:rPr>
          <w:rFonts w:ascii="Arial" w:hAnsi="Arial" w:cs="Arial"/>
          <w:sz w:val="28"/>
          <w:szCs w:val="28"/>
        </w:rPr>
        <w:t xml:space="preserve"> tese</w:t>
      </w:r>
      <w:commentRangeStart w:id="4"/>
      <w:r>
        <w:rPr>
          <w:rFonts w:ascii="Arial" w:hAnsi="Arial" w:cs="Arial"/>
          <w:sz w:val="28"/>
          <w:szCs w:val="28"/>
        </w:rPr>
        <w:t>…</w:t>
      </w:r>
      <w:commentRangeEnd w:id="4"/>
      <w:r>
        <w:rPr>
          <w:rStyle w:val="CommentReference"/>
        </w:rPr>
        <w:commentReference w:id="4"/>
      </w:r>
    </w:p>
    <w:p w14:paraId="000DF5A4" w14:textId="77777777" w:rsidR="001156DF" w:rsidRPr="00BC098F" w:rsidRDefault="001156DF" w:rsidP="001156DF">
      <w:pPr>
        <w:spacing w:line="276" w:lineRule="auto"/>
        <w:jc w:val="center"/>
        <w:rPr>
          <w:rFonts w:ascii="Arial" w:hAnsi="Arial" w:cs="Arial"/>
          <w:i/>
          <w:iCs/>
          <w:sz w:val="28"/>
          <w:szCs w:val="28"/>
        </w:rPr>
      </w:pPr>
      <w:proofErr w:type="spellStart"/>
      <w:r w:rsidRPr="00BC098F">
        <w:rPr>
          <w:rFonts w:ascii="Arial" w:hAnsi="Arial" w:cs="Arial"/>
          <w:i/>
          <w:iCs/>
          <w:sz w:val="28"/>
          <w:szCs w:val="28"/>
        </w:rPr>
        <w:t>Vakauya</w:t>
      </w:r>
      <w:proofErr w:type="spellEnd"/>
      <w:r w:rsidRPr="00BC098F">
        <w:rPr>
          <w:rFonts w:ascii="Arial" w:hAnsi="Arial" w:cs="Arial"/>
          <w:i/>
          <w:iCs/>
          <w:sz w:val="28"/>
          <w:szCs w:val="28"/>
        </w:rPr>
        <w:t xml:space="preserve"> (Baba) </w:t>
      </w:r>
      <w:proofErr w:type="spellStart"/>
      <w:r w:rsidRPr="00BC098F">
        <w:rPr>
          <w:rFonts w:ascii="Arial" w:hAnsi="Arial" w:cs="Arial"/>
          <w:i/>
          <w:iCs/>
          <w:sz w:val="28"/>
          <w:szCs w:val="28"/>
        </w:rPr>
        <w:t>vamwe</w:t>
      </w:r>
      <w:proofErr w:type="spellEnd"/>
      <w:r w:rsidRPr="00BC098F">
        <w:rPr>
          <w:rFonts w:ascii="Arial" w:hAnsi="Arial" w:cs="Arial"/>
          <w:i/>
          <w:iCs/>
          <w:sz w:val="28"/>
          <w:szCs w:val="28"/>
        </w:rPr>
        <w:t xml:space="preserve"> </w:t>
      </w:r>
      <w:proofErr w:type="spellStart"/>
      <w:r w:rsidRPr="00BC098F">
        <w:rPr>
          <w:rFonts w:ascii="Arial" w:hAnsi="Arial" w:cs="Arial"/>
          <w:i/>
          <w:iCs/>
          <w:sz w:val="28"/>
          <w:szCs w:val="28"/>
        </w:rPr>
        <w:t>vachibvunza</w:t>
      </w:r>
      <w:proofErr w:type="spellEnd"/>
    </w:p>
    <w:p w14:paraId="32953759" w14:textId="77777777" w:rsidR="001156DF" w:rsidRPr="00BC098F" w:rsidRDefault="001156DF" w:rsidP="001156DF">
      <w:pPr>
        <w:spacing w:line="276" w:lineRule="auto"/>
        <w:jc w:val="center"/>
        <w:rPr>
          <w:rFonts w:ascii="Arial" w:hAnsi="Arial" w:cs="Arial"/>
          <w:i/>
          <w:iCs/>
          <w:sz w:val="28"/>
          <w:szCs w:val="28"/>
        </w:rPr>
      </w:pPr>
      <w:r w:rsidRPr="00BC098F">
        <w:rPr>
          <w:rFonts w:ascii="Arial" w:hAnsi="Arial" w:cs="Arial"/>
          <w:i/>
          <w:iCs/>
          <w:sz w:val="28"/>
          <w:szCs w:val="28"/>
        </w:rPr>
        <w:t>(</w:t>
      </w:r>
      <w:proofErr w:type="spellStart"/>
      <w:r w:rsidRPr="00BC098F">
        <w:rPr>
          <w:rFonts w:ascii="Arial" w:hAnsi="Arial" w:cs="Arial"/>
          <w:i/>
          <w:iCs/>
          <w:sz w:val="28"/>
          <w:szCs w:val="28"/>
        </w:rPr>
        <w:t>Isu</w:t>
      </w:r>
      <w:proofErr w:type="spellEnd"/>
      <w:r w:rsidRPr="00BC098F">
        <w:rPr>
          <w:rFonts w:ascii="Arial" w:hAnsi="Arial" w:cs="Arial"/>
          <w:i/>
          <w:iCs/>
          <w:sz w:val="28"/>
          <w:szCs w:val="28"/>
        </w:rPr>
        <w:t xml:space="preserve">) </w:t>
      </w:r>
      <w:proofErr w:type="spellStart"/>
      <w:r w:rsidRPr="00BC098F">
        <w:rPr>
          <w:rFonts w:ascii="Arial" w:hAnsi="Arial" w:cs="Arial"/>
          <w:i/>
          <w:iCs/>
          <w:sz w:val="28"/>
          <w:szCs w:val="28"/>
        </w:rPr>
        <w:t>Tingapone</w:t>
      </w:r>
      <w:proofErr w:type="spellEnd"/>
      <w:r w:rsidRPr="00BC098F">
        <w:rPr>
          <w:rFonts w:ascii="Arial" w:hAnsi="Arial" w:cs="Arial"/>
          <w:i/>
          <w:iCs/>
          <w:sz w:val="28"/>
          <w:szCs w:val="28"/>
        </w:rPr>
        <w:t xml:space="preserve"> here</w:t>
      </w:r>
    </w:p>
    <w:p w14:paraId="21790F9A" w14:textId="77777777" w:rsidR="001156DF" w:rsidRPr="00BC098F" w:rsidRDefault="001156DF" w:rsidP="001156DF">
      <w:pPr>
        <w:spacing w:line="276" w:lineRule="auto"/>
        <w:jc w:val="center"/>
        <w:rPr>
          <w:rFonts w:ascii="Arial" w:hAnsi="Arial" w:cs="Arial"/>
          <w:i/>
          <w:iCs/>
          <w:sz w:val="28"/>
          <w:szCs w:val="28"/>
        </w:rPr>
      </w:pPr>
      <w:proofErr w:type="spellStart"/>
      <w:r w:rsidRPr="00BC098F">
        <w:rPr>
          <w:rFonts w:ascii="Arial" w:hAnsi="Arial" w:cs="Arial"/>
          <w:i/>
          <w:iCs/>
          <w:sz w:val="28"/>
          <w:szCs w:val="28"/>
        </w:rPr>
        <w:t>Hongu</w:t>
      </w:r>
      <w:proofErr w:type="spellEnd"/>
      <w:r w:rsidRPr="00BC098F">
        <w:rPr>
          <w:rFonts w:ascii="Arial" w:hAnsi="Arial" w:cs="Arial"/>
          <w:i/>
          <w:iCs/>
          <w:sz w:val="28"/>
          <w:szCs w:val="28"/>
        </w:rPr>
        <w:t xml:space="preserve"> </w:t>
      </w:r>
      <w:proofErr w:type="spellStart"/>
      <w:r w:rsidRPr="00BC098F">
        <w:rPr>
          <w:rFonts w:ascii="Arial" w:hAnsi="Arial" w:cs="Arial"/>
          <w:i/>
          <w:iCs/>
          <w:sz w:val="28"/>
          <w:szCs w:val="28"/>
        </w:rPr>
        <w:t>tinoda</w:t>
      </w:r>
      <w:proofErr w:type="spellEnd"/>
      <w:r w:rsidRPr="00BC098F">
        <w:rPr>
          <w:rFonts w:ascii="Arial" w:hAnsi="Arial" w:cs="Arial"/>
          <w:i/>
          <w:iCs/>
          <w:sz w:val="28"/>
          <w:szCs w:val="28"/>
        </w:rPr>
        <w:t xml:space="preserve"> (</w:t>
      </w:r>
      <w:proofErr w:type="spellStart"/>
      <w:r w:rsidRPr="00BC098F">
        <w:rPr>
          <w:rFonts w:ascii="Arial" w:hAnsi="Arial" w:cs="Arial"/>
          <w:i/>
          <w:iCs/>
          <w:sz w:val="28"/>
          <w:szCs w:val="28"/>
        </w:rPr>
        <w:t>Tinoda</w:t>
      </w:r>
      <w:proofErr w:type="spellEnd"/>
      <w:r w:rsidRPr="00BC098F">
        <w:rPr>
          <w:rFonts w:ascii="Arial" w:hAnsi="Arial" w:cs="Arial"/>
          <w:i/>
          <w:iCs/>
          <w:sz w:val="28"/>
          <w:szCs w:val="28"/>
        </w:rPr>
        <w:t xml:space="preserve">) </w:t>
      </w:r>
      <w:proofErr w:type="spellStart"/>
      <w:r w:rsidRPr="00BC098F">
        <w:rPr>
          <w:rFonts w:ascii="Arial" w:hAnsi="Arial" w:cs="Arial"/>
          <w:i/>
          <w:iCs/>
          <w:sz w:val="28"/>
          <w:szCs w:val="28"/>
        </w:rPr>
        <w:t>muponisiwe</w:t>
      </w:r>
      <w:proofErr w:type="spellEnd"/>
    </w:p>
    <w:p w14:paraId="3C5845E3" w14:textId="77777777" w:rsidR="001156DF" w:rsidRPr="00BC098F" w:rsidRDefault="001156DF" w:rsidP="001156DF">
      <w:pPr>
        <w:spacing w:line="276" w:lineRule="auto"/>
        <w:jc w:val="center"/>
        <w:rPr>
          <w:rFonts w:ascii="Arial" w:hAnsi="Arial" w:cs="Arial"/>
          <w:i/>
          <w:iCs/>
          <w:sz w:val="28"/>
          <w:szCs w:val="28"/>
        </w:rPr>
      </w:pPr>
      <w:r w:rsidRPr="00BC098F">
        <w:rPr>
          <w:rFonts w:ascii="Arial" w:hAnsi="Arial" w:cs="Arial"/>
          <w:i/>
          <w:iCs/>
          <w:sz w:val="28"/>
          <w:szCs w:val="28"/>
        </w:rPr>
        <w:t xml:space="preserve">(Baba) </w:t>
      </w:r>
      <w:proofErr w:type="spellStart"/>
      <w:r w:rsidRPr="00BC098F">
        <w:rPr>
          <w:rFonts w:ascii="Arial" w:hAnsi="Arial" w:cs="Arial"/>
          <w:i/>
          <w:iCs/>
          <w:sz w:val="28"/>
          <w:szCs w:val="28"/>
        </w:rPr>
        <w:t>Nesu</w:t>
      </w:r>
      <w:proofErr w:type="spellEnd"/>
      <w:r w:rsidRPr="00BC098F">
        <w:rPr>
          <w:rFonts w:ascii="Arial" w:hAnsi="Arial" w:cs="Arial"/>
          <w:i/>
          <w:iCs/>
          <w:sz w:val="28"/>
          <w:szCs w:val="28"/>
        </w:rPr>
        <w:t xml:space="preserve"> </w:t>
      </w:r>
      <w:proofErr w:type="spellStart"/>
      <w:r w:rsidRPr="00BC098F">
        <w:rPr>
          <w:rFonts w:ascii="Arial" w:hAnsi="Arial" w:cs="Arial"/>
          <w:i/>
          <w:iCs/>
          <w:sz w:val="28"/>
          <w:szCs w:val="28"/>
        </w:rPr>
        <w:t>tinodaro</w:t>
      </w:r>
      <w:proofErr w:type="spellEnd"/>
    </w:p>
    <w:p w14:paraId="217DDF1F" w14:textId="77777777" w:rsidR="001156DF" w:rsidRPr="00BC098F" w:rsidRDefault="001156DF" w:rsidP="001156DF">
      <w:pPr>
        <w:spacing w:line="276" w:lineRule="auto"/>
        <w:jc w:val="center"/>
        <w:rPr>
          <w:rFonts w:ascii="Arial" w:hAnsi="Arial" w:cs="Arial"/>
          <w:i/>
          <w:iCs/>
          <w:sz w:val="28"/>
          <w:szCs w:val="28"/>
        </w:rPr>
      </w:pPr>
    </w:p>
    <w:p w14:paraId="74E570F0" w14:textId="77777777" w:rsidR="001156DF" w:rsidRPr="00BC098F" w:rsidRDefault="001156DF" w:rsidP="001156DF">
      <w:pPr>
        <w:spacing w:line="276" w:lineRule="auto"/>
        <w:jc w:val="center"/>
        <w:rPr>
          <w:rFonts w:ascii="Arial" w:hAnsi="Arial" w:cs="Arial"/>
          <w:i/>
          <w:iCs/>
          <w:sz w:val="28"/>
          <w:szCs w:val="28"/>
        </w:rPr>
      </w:pPr>
      <w:r w:rsidRPr="00BC098F">
        <w:rPr>
          <w:rFonts w:ascii="Arial" w:hAnsi="Arial" w:cs="Arial"/>
          <w:i/>
          <w:iCs/>
          <w:sz w:val="28"/>
          <w:szCs w:val="28"/>
        </w:rPr>
        <w:t xml:space="preserve">(Ini </w:t>
      </w:r>
      <w:proofErr w:type="spellStart"/>
      <w:r w:rsidRPr="00BC098F">
        <w:rPr>
          <w:rFonts w:ascii="Arial" w:hAnsi="Arial" w:cs="Arial"/>
          <w:i/>
          <w:iCs/>
          <w:sz w:val="28"/>
          <w:szCs w:val="28"/>
        </w:rPr>
        <w:t>ndoda</w:t>
      </w:r>
      <w:proofErr w:type="spellEnd"/>
      <w:r w:rsidRPr="00BC098F">
        <w:rPr>
          <w:rFonts w:ascii="Arial" w:hAnsi="Arial" w:cs="Arial"/>
          <w:i/>
          <w:iCs/>
          <w:sz w:val="28"/>
          <w:szCs w:val="28"/>
        </w:rPr>
        <w:t xml:space="preserve">) </w:t>
      </w:r>
      <w:proofErr w:type="spellStart"/>
      <w:r w:rsidRPr="00BC098F">
        <w:rPr>
          <w:rFonts w:ascii="Arial" w:hAnsi="Arial" w:cs="Arial"/>
          <w:i/>
          <w:iCs/>
          <w:sz w:val="28"/>
          <w:szCs w:val="28"/>
        </w:rPr>
        <w:t>Ndoda</w:t>
      </w:r>
      <w:proofErr w:type="spellEnd"/>
      <w:r w:rsidRPr="00BC098F">
        <w:rPr>
          <w:rFonts w:ascii="Arial" w:hAnsi="Arial" w:cs="Arial"/>
          <w:i/>
          <w:iCs/>
          <w:sz w:val="28"/>
          <w:szCs w:val="28"/>
        </w:rPr>
        <w:t xml:space="preserve"> (</w:t>
      </w:r>
      <w:proofErr w:type="spellStart"/>
      <w:r w:rsidRPr="00BC098F">
        <w:rPr>
          <w:rFonts w:ascii="Arial" w:hAnsi="Arial" w:cs="Arial"/>
          <w:i/>
          <w:iCs/>
          <w:sz w:val="28"/>
          <w:szCs w:val="28"/>
        </w:rPr>
        <w:t>Ndoda</w:t>
      </w:r>
      <w:proofErr w:type="spellEnd"/>
      <w:r w:rsidRPr="00BC098F">
        <w:rPr>
          <w:rFonts w:ascii="Arial" w:hAnsi="Arial" w:cs="Arial"/>
          <w:i/>
          <w:iCs/>
          <w:sz w:val="28"/>
          <w:szCs w:val="28"/>
        </w:rPr>
        <w:t xml:space="preserve">) </w:t>
      </w:r>
      <w:proofErr w:type="spellStart"/>
      <w:r w:rsidRPr="00BC098F">
        <w:rPr>
          <w:rFonts w:ascii="Arial" w:hAnsi="Arial" w:cs="Arial"/>
          <w:i/>
          <w:iCs/>
          <w:sz w:val="28"/>
          <w:szCs w:val="28"/>
        </w:rPr>
        <w:t>ndoda</w:t>
      </w:r>
      <w:proofErr w:type="spellEnd"/>
      <w:r w:rsidRPr="00BC098F">
        <w:rPr>
          <w:rFonts w:ascii="Arial" w:hAnsi="Arial" w:cs="Arial"/>
          <w:i/>
          <w:iCs/>
          <w:sz w:val="28"/>
          <w:szCs w:val="28"/>
        </w:rPr>
        <w:t xml:space="preserve"> Mwari </w:t>
      </w:r>
      <w:proofErr w:type="spellStart"/>
      <w:r w:rsidRPr="00BC098F">
        <w:rPr>
          <w:rFonts w:ascii="Arial" w:hAnsi="Arial" w:cs="Arial"/>
          <w:i/>
          <w:iCs/>
          <w:sz w:val="28"/>
          <w:szCs w:val="28"/>
        </w:rPr>
        <w:t>muyamuri</w:t>
      </w:r>
      <w:proofErr w:type="spellEnd"/>
    </w:p>
    <w:p w14:paraId="212AAEBC" w14:textId="77777777" w:rsidR="001156DF" w:rsidRPr="00BC098F" w:rsidRDefault="001156DF" w:rsidP="001156DF">
      <w:pPr>
        <w:spacing w:line="276" w:lineRule="auto"/>
        <w:jc w:val="center"/>
        <w:rPr>
          <w:rFonts w:ascii="Arial" w:hAnsi="Arial" w:cs="Arial"/>
          <w:i/>
          <w:iCs/>
          <w:sz w:val="28"/>
          <w:szCs w:val="28"/>
        </w:rPr>
      </w:pPr>
      <w:r w:rsidRPr="00BC098F">
        <w:rPr>
          <w:rFonts w:ascii="Arial" w:hAnsi="Arial" w:cs="Arial"/>
          <w:i/>
          <w:iCs/>
          <w:sz w:val="28"/>
          <w:szCs w:val="28"/>
        </w:rPr>
        <w:t xml:space="preserve">Muri </w:t>
      </w:r>
      <w:proofErr w:type="spellStart"/>
      <w:r w:rsidRPr="00BC098F">
        <w:rPr>
          <w:rFonts w:ascii="Arial" w:hAnsi="Arial" w:cs="Arial"/>
          <w:i/>
          <w:iCs/>
          <w:sz w:val="28"/>
          <w:szCs w:val="28"/>
        </w:rPr>
        <w:t>wangu</w:t>
      </w:r>
      <w:proofErr w:type="spellEnd"/>
    </w:p>
    <w:p w14:paraId="7D7E2C66" w14:textId="77777777" w:rsidR="001156DF" w:rsidRPr="00BC098F" w:rsidRDefault="001156DF" w:rsidP="001156DF">
      <w:pPr>
        <w:spacing w:line="276" w:lineRule="auto"/>
        <w:jc w:val="center"/>
        <w:rPr>
          <w:rFonts w:ascii="Arial" w:hAnsi="Arial" w:cs="Arial"/>
          <w:i/>
          <w:iCs/>
          <w:sz w:val="28"/>
          <w:szCs w:val="28"/>
        </w:rPr>
      </w:pPr>
      <w:proofErr w:type="spellStart"/>
      <w:r w:rsidRPr="00BC098F">
        <w:rPr>
          <w:rFonts w:ascii="Arial" w:hAnsi="Arial" w:cs="Arial"/>
          <w:i/>
          <w:iCs/>
          <w:sz w:val="28"/>
          <w:szCs w:val="28"/>
        </w:rPr>
        <w:t>Ndakatengwa</w:t>
      </w:r>
      <w:proofErr w:type="spellEnd"/>
      <w:r w:rsidRPr="00BC098F">
        <w:rPr>
          <w:rFonts w:ascii="Arial" w:hAnsi="Arial" w:cs="Arial"/>
          <w:i/>
          <w:iCs/>
          <w:sz w:val="28"/>
          <w:szCs w:val="28"/>
        </w:rPr>
        <w:t xml:space="preserve"> (Baba) </w:t>
      </w:r>
      <w:proofErr w:type="spellStart"/>
      <w:r w:rsidRPr="00BC098F">
        <w:rPr>
          <w:rFonts w:ascii="Arial" w:hAnsi="Arial" w:cs="Arial"/>
          <w:i/>
          <w:iCs/>
          <w:sz w:val="28"/>
          <w:szCs w:val="28"/>
        </w:rPr>
        <w:t>neRopa</w:t>
      </w:r>
      <w:proofErr w:type="spellEnd"/>
      <w:r w:rsidRPr="00BC098F">
        <w:rPr>
          <w:rFonts w:ascii="Arial" w:hAnsi="Arial" w:cs="Arial"/>
          <w:i/>
          <w:iCs/>
          <w:sz w:val="28"/>
          <w:szCs w:val="28"/>
        </w:rPr>
        <w:t xml:space="preserve"> </w:t>
      </w:r>
      <w:proofErr w:type="spellStart"/>
      <w:r w:rsidRPr="00BC098F">
        <w:rPr>
          <w:rFonts w:ascii="Arial" w:hAnsi="Arial" w:cs="Arial"/>
          <w:i/>
          <w:iCs/>
          <w:sz w:val="28"/>
          <w:szCs w:val="28"/>
        </w:rPr>
        <w:t>raIshe</w:t>
      </w:r>
      <w:proofErr w:type="spellEnd"/>
    </w:p>
    <w:p w14:paraId="5AC1D5E4" w14:textId="6B4CC6DE" w:rsidR="00CD57E7" w:rsidRDefault="001156DF" w:rsidP="00DF6F1E">
      <w:pPr>
        <w:spacing w:line="276" w:lineRule="auto"/>
        <w:jc w:val="center"/>
        <w:rPr>
          <w:rFonts w:ascii="Arial" w:hAnsi="Arial" w:cs="Arial"/>
          <w:i/>
          <w:iCs/>
          <w:sz w:val="28"/>
          <w:szCs w:val="28"/>
        </w:rPr>
      </w:pPr>
      <w:r w:rsidRPr="00BC098F">
        <w:rPr>
          <w:rFonts w:ascii="Arial" w:hAnsi="Arial" w:cs="Arial"/>
          <w:i/>
          <w:iCs/>
          <w:sz w:val="28"/>
          <w:szCs w:val="28"/>
        </w:rPr>
        <w:t xml:space="preserve">(Ropa </w:t>
      </w:r>
      <w:proofErr w:type="spellStart"/>
      <w:r w:rsidRPr="00BC098F">
        <w:rPr>
          <w:rFonts w:ascii="Arial" w:hAnsi="Arial" w:cs="Arial"/>
          <w:i/>
          <w:iCs/>
          <w:sz w:val="28"/>
          <w:szCs w:val="28"/>
        </w:rPr>
        <w:t>raIshe</w:t>
      </w:r>
      <w:proofErr w:type="spellEnd"/>
      <w:r w:rsidRPr="00BC098F">
        <w:rPr>
          <w:rFonts w:ascii="Arial" w:hAnsi="Arial" w:cs="Arial"/>
          <w:i/>
          <w:iCs/>
          <w:sz w:val="28"/>
          <w:szCs w:val="28"/>
        </w:rPr>
        <w:t xml:space="preserve">) Ndava </w:t>
      </w:r>
      <w:proofErr w:type="spellStart"/>
      <w:r w:rsidRPr="00BC098F">
        <w:rPr>
          <w:rFonts w:ascii="Arial" w:hAnsi="Arial" w:cs="Arial"/>
          <w:i/>
          <w:iCs/>
          <w:sz w:val="28"/>
          <w:szCs w:val="28"/>
        </w:rPr>
        <w:t>wenyu</w:t>
      </w:r>
      <w:proofErr w:type="spellEnd"/>
      <w:r w:rsidRPr="00BC098F">
        <w:rPr>
          <w:rFonts w:ascii="Arial" w:hAnsi="Arial" w:cs="Arial"/>
          <w:i/>
          <w:iCs/>
          <w:sz w:val="28"/>
          <w:szCs w:val="28"/>
        </w:rPr>
        <w:t xml:space="preserve"> chose</w:t>
      </w:r>
    </w:p>
    <w:p w14:paraId="59377B2C" w14:textId="77777777" w:rsidR="00CD57E7" w:rsidRDefault="00CD57E7" w:rsidP="00CD57E7">
      <w:pPr>
        <w:jc w:val="both"/>
        <w:rPr>
          <w:rFonts w:ascii="Arial" w:hAnsi="Arial" w:cs="Arial"/>
          <w:sz w:val="28"/>
          <w:szCs w:val="28"/>
        </w:rPr>
      </w:pPr>
      <w:r w:rsidRPr="00C87139">
        <w:rPr>
          <w:rFonts w:ascii="Arial" w:hAnsi="Arial" w:cs="Arial"/>
          <w:sz w:val="28"/>
          <w:szCs w:val="28"/>
          <w:vertAlign w:val="superscript"/>
        </w:rPr>
        <w:t>33</w:t>
      </w:r>
      <w:r>
        <w:rPr>
          <w:rFonts w:ascii="Arial" w:hAnsi="Arial" w:cs="Arial"/>
          <w:sz w:val="28"/>
          <w:szCs w:val="28"/>
        </w:rPr>
        <w:t xml:space="preserve"> Breakthrough</w:t>
      </w:r>
      <w:ins w:id="5" w:author="Transcriber01 JHB" w:date="2025-08-29T11:53:00Z" w16du:dateUtc="2025-08-29T09:53:00Z">
        <w:r>
          <w:rPr>
            <w:rFonts w:ascii="Arial" w:hAnsi="Arial" w:cs="Arial"/>
            <w:sz w:val="28"/>
            <w:szCs w:val="28"/>
          </w:rPr>
          <w:t>!</w:t>
        </w:r>
      </w:ins>
      <w:r>
        <w:rPr>
          <w:rFonts w:ascii="Arial" w:hAnsi="Arial" w:cs="Arial"/>
          <w:sz w:val="28"/>
          <w:szCs w:val="28"/>
        </w:rPr>
        <w:t xml:space="preserve"> </w:t>
      </w:r>
      <w:ins w:id="6" w:author="Transcriber01 JHB" w:date="2025-08-29T11:53:00Z" w16du:dateUtc="2025-08-29T09:53:00Z">
        <w:r>
          <w:rPr>
            <w:rFonts w:ascii="Arial" w:hAnsi="Arial" w:cs="Arial"/>
            <w:sz w:val="28"/>
            <w:szCs w:val="28"/>
          </w:rPr>
          <w:t>M</w:t>
        </w:r>
      </w:ins>
      <w:del w:id="7" w:author="Transcriber01 JHB" w:date="2025-08-29T11:53:00Z" w16du:dateUtc="2025-08-29T09:53:00Z">
        <w:r w:rsidDel="003A5068">
          <w:rPr>
            <w:rFonts w:ascii="Arial" w:hAnsi="Arial" w:cs="Arial"/>
            <w:sz w:val="28"/>
            <w:szCs w:val="28"/>
          </w:rPr>
          <w:delText>m</w:delText>
        </w:r>
      </w:del>
      <w:r>
        <w:rPr>
          <w:rFonts w:ascii="Arial" w:hAnsi="Arial" w:cs="Arial"/>
          <w:sz w:val="28"/>
          <w:szCs w:val="28"/>
        </w:rPr>
        <w:t>y brother</w:t>
      </w:r>
      <w:ins w:id="8" w:author="Transcriber01 JHB" w:date="2025-08-29T12:01:00Z" w16du:dateUtc="2025-08-29T10:01:00Z">
        <w:r>
          <w:rPr>
            <w:rFonts w:ascii="Arial" w:hAnsi="Arial" w:cs="Arial"/>
            <w:sz w:val="28"/>
            <w:szCs w:val="28"/>
          </w:rPr>
          <w:t>,</w:t>
        </w:r>
      </w:ins>
      <w:r>
        <w:rPr>
          <w:rFonts w:ascii="Arial" w:hAnsi="Arial" w:cs="Arial"/>
          <w:sz w:val="28"/>
          <w:szCs w:val="28"/>
        </w:rPr>
        <w:t xml:space="preserve"> this evening. </w:t>
      </w:r>
      <w:r w:rsidRPr="0018479A">
        <w:rPr>
          <w:rFonts w:ascii="Arial" w:hAnsi="Arial" w:cs="Arial"/>
          <w:sz w:val="18"/>
          <w:szCs w:val="18"/>
        </w:rPr>
        <w:t>[Congregation says, “Amen.”]</w:t>
      </w:r>
      <w:r>
        <w:rPr>
          <w:rFonts w:ascii="Arial" w:hAnsi="Arial" w:cs="Arial"/>
          <w:sz w:val="28"/>
          <w:szCs w:val="28"/>
        </w:rPr>
        <w:t xml:space="preserve"> Mwari </w:t>
      </w:r>
      <w:proofErr w:type="spellStart"/>
      <w:r>
        <w:rPr>
          <w:rFonts w:ascii="Arial" w:hAnsi="Arial" w:cs="Arial"/>
          <w:sz w:val="28"/>
          <w:szCs w:val="28"/>
        </w:rPr>
        <w:t>i</w:t>
      </w:r>
      <w:proofErr w:type="spellEnd"/>
      <w:r>
        <w:rPr>
          <w:rFonts w:ascii="Arial" w:hAnsi="Arial" w:cs="Arial"/>
          <w:sz w:val="28"/>
          <w:szCs w:val="28"/>
        </w:rPr>
        <w:t xml:space="preserve"> reality </w:t>
      </w:r>
      <w:proofErr w:type="spellStart"/>
      <w:r>
        <w:rPr>
          <w:rFonts w:ascii="Arial" w:hAnsi="Arial" w:cs="Arial"/>
          <w:sz w:val="28"/>
          <w:szCs w:val="28"/>
        </w:rPr>
        <w:t>kwatiri</w:t>
      </w:r>
      <w:proofErr w:type="spellEnd"/>
      <w:r>
        <w:rPr>
          <w:rFonts w:ascii="Arial" w:hAnsi="Arial" w:cs="Arial"/>
          <w:sz w:val="28"/>
          <w:szCs w:val="2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vanoda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tive</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w:t>
      </w:r>
      <w:r w:rsidRPr="003E757F">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Vanokuregerera</w:t>
      </w:r>
      <w:proofErr w:type="spellEnd"/>
      <w:r>
        <w:rPr>
          <w:rFonts w:ascii="Arial" w:hAnsi="Arial" w:cs="Arial"/>
          <w:sz w:val="28"/>
          <w:szCs w:val="28"/>
        </w:rPr>
        <w:t xml:space="preserve"> </w:t>
      </w:r>
      <w:proofErr w:type="spellStart"/>
      <w:r>
        <w:rPr>
          <w:rFonts w:ascii="Arial" w:hAnsi="Arial" w:cs="Arial"/>
          <w:sz w:val="28"/>
          <w:szCs w:val="28"/>
        </w:rPr>
        <w:t>zvivi</w:t>
      </w:r>
      <w:proofErr w:type="spellEnd"/>
      <w:r>
        <w:rPr>
          <w:rFonts w:ascii="Arial" w:hAnsi="Arial" w:cs="Arial"/>
          <w:sz w:val="28"/>
          <w:szCs w:val="28"/>
        </w:rPr>
        <w:t xml:space="preserve"> </w:t>
      </w:r>
      <w:proofErr w:type="spellStart"/>
      <w:r>
        <w:rPr>
          <w:rFonts w:ascii="Arial" w:hAnsi="Arial" w:cs="Arial"/>
          <w:sz w:val="28"/>
          <w:szCs w:val="28"/>
        </w:rPr>
        <w:t>zvako</w:t>
      </w:r>
      <w:proofErr w:type="spellEnd"/>
      <w:r>
        <w:rPr>
          <w:rFonts w:ascii="Arial" w:hAnsi="Arial" w:cs="Arial"/>
          <w:sz w:val="28"/>
          <w:szCs w:val="28"/>
        </w:rPr>
        <w:t xml:space="preserve"> </w:t>
      </w:r>
      <w:proofErr w:type="spellStart"/>
      <w:r>
        <w:rPr>
          <w:rFonts w:ascii="Arial" w:hAnsi="Arial" w:cs="Arial"/>
          <w:sz w:val="28"/>
          <w:szCs w:val="28"/>
        </w:rPr>
        <w:t>zvose</w:t>
      </w:r>
      <w:proofErr w:type="spellEnd"/>
      <w:r>
        <w:rPr>
          <w:rFonts w:ascii="Arial" w:hAnsi="Arial" w:cs="Arial"/>
          <w:sz w:val="28"/>
          <w:szCs w:val="28"/>
        </w:rPr>
        <w:t>.</w:t>
      </w:r>
      <w:r w:rsidRPr="003E757F">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Vanodaira</w:t>
      </w:r>
      <w:proofErr w:type="spellEnd"/>
      <w:r>
        <w:rPr>
          <w:rFonts w:ascii="Arial" w:hAnsi="Arial" w:cs="Arial"/>
          <w:sz w:val="28"/>
          <w:szCs w:val="28"/>
        </w:rPr>
        <w:t xml:space="preserve"> </w:t>
      </w:r>
      <w:proofErr w:type="spellStart"/>
      <w:r>
        <w:rPr>
          <w:rFonts w:ascii="Arial" w:hAnsi="Arial" w:cs="Arial"/>
          <w:sz w:val="28"/>
          <w:szCs w:val="28"/>
        </w:rPr>
        <w:t>muteuro</w:t>
      </w:r>
      <w:proofErr w:type="spellEnd"/>
      <w:r>
        <w:rPr>
          <w:rFonts w:ascii="Arial" w:hAnsi="Arial" w:cs="Arial"/>
          <w:sz w:val="28"/>
          <w:szCs w:val="28"/>
        </w:rPr>
        <w:t xml:space="preserve"> </w:t>
      </w:r>
      <w:proofErr w:type="spellStart"/>
      <w:r>
        <w:rPr>
          <w:rFonts w:ascii="Arial" w:hAnsi="Arial" w:cs="Arial"/>
          <w:sz w:val="28"/>
          <w:szCs w:val="28"/>
        </w:rPr>
        <w:t>wako</w:t>
      </w:r>
      <w:proofErr w:type="spellEnd"/>
      <w:r>
        <w:rPr>
          <w:rFonts w:ascii="Arial" w:hAnsi="Arial" w:cs="Arial"/>
          <w:sz w:val="28"/>
          <w:szCs w:val="28"/>
        </w:rPr>
        <w:t>.</w:t>
      </w:r>
      <w:r w:rsidRPr="003E757F">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Hatipindei</w:t>
      </w:r>
      <w:proofErr w:type="spellEnd"/>
      <w:r>
        <w:rPr>
          <w:rFonts w:ascii="Arial" w:hAnsi="Arial" w:cs="Arial"/>
          <w:sz w:val="28"/>
          <w:szCs w:val="28"/>
        </w:rPr>
        <w:t xml:space="preserve"> </w:t>
      </w:r>
      <w:proofErr w:type="spellStart"/>
      <w:r>
        <w:rPr>
          <w:rFonts w:ascii="Arial" w:hAnsi="Arial" w:cs="Arial"/>
          <w:sz w:val="28"/>
          <w:szCs w:val="28"/>
        </w:rPr>
        <w:t>pakunyengetera</w:t>
      </w:r>
      <w:proofErr w:type="spellEnd"/>
      <w:r>
        <w:rPr>
          <w:rFonts w:ascii="Arial" w:hAnsi="Arial" w:cs="Arial"/>
          <w:sz w:val="28"/>
          <w:szCs w:val="28"/>
        </w:rPr>
        <w:t xml:space="preserve"> </w:t>
      </w:r>
      <w:proofErr w:type="spellStart"/>
      <w:r>
        <w:rPr>
          <w:rFonts w:ascii="Arial" w:hAnsi="Arial" w:cs="Arial"/>
          <w:sz w:val="28"/>
          <w:szCs w:val="28"/>
        </w:rPr>
        <w:t>tose</w:t>
      </w:r>
      <w:proofErr w:type="spellEnd"/>
      <w:r>
        <w:rPr>
          <w:rFonts w:ascii="Arial" w:hAnsi="Arial" w:cs="Arial"/>
          <w:sz w:val="28"/>
          <w:szCs w:val="28"/>
        </w:rPr>
        <w:t>.</w:t>
      </w:r>
    </w:p>
    <w:p w14:paraId="407D1DAD" w14:textId="77777777" w:rsidR="00CD57E7" w:rsidRPr="00FB61E6" w:rsidRDefault="00CD57E7" w:rsidP="00CD57E7">
      <w:pPr>
        <w:jc w:val="both"/>
        <w:rPr>
          <w:rFonts w:ascii="Arial" w:hAnsi="Arial" w:cs="Arial"/>
          <w:sz w:val="18"/>
          <w:szCs w:val="18"/>
        </w:rPr>
      </w:pPr>
      <w:r w:rsidRPr="00FB61E6">
        <w:rPr>
          <w:rFonts w:ascii="Arial" w:hAnsi="Arial" w:cs="Arial"/>
          <w:sz w:val="18"/>
          <w:szCs w:val="18"/>
        </w:rPr>
        <w:t xml:space="preserve">[Pentecostal prayer—ED] </w:t>
      </w:r>
    </w:p>
    <w:p w14:paraId="1AE855C2" w14:textId="77777777" w:rsidR="00CD57E7" w:rsidRDefault="00CD57E7" w:rsidP="00CD57E7">
      <w:pPr>
        <w:jc w:val="center"/>
        <w:rPr>
          <w:rFonts w:ascii="Arial" w:hAnsi="Arial" w:cs="Arial"/>
          <w:i/>
          <w:iCs/>
          <w:sz w:val="28"/>
          <w:szCs w:val="28"/>
        </w:rPr>
      </w:pPr>
      <w:r w:rsidRPr="0024713C">
        <w:rPr>
          <w:rFonts w:ascii="Arial" w:hAnsi="Arial" w:cs="Arial"/>
          <w:i/>
          <w:iCs/>
          <w:sz w:val="28"/>
          <w:szCs w:val="28"/>
        </w:rPr>
        <w:t>…</w:t>
      </w:r>
      <w:r>
        <w:rPr>
          <w:rFonts w:ascii="Arial" w:hAnsi="Arial" w:cs="Arial"/>
          <w:i/>
          <w:iCs/>
          <w:sz w:val="28"/>
          <w:szCs w:val="28"/>
        </w:rPr>
        <w:t xml:space="preserve">in </w:t>
      </w:r>
      <w:r w:rsidRPr="0024713C">
        <w:rPr>
          <w:rFonts w:ascii="Arial" w:hAnsi="Arial" w:cs="Arial"/>
          <w:i/>
          <w:iCs/>
          <w:sz w:val="28"/>
          <w:szCs w:val="28"/>
        </w:rPr>
        <w:t>the oil and the wine.</w:t>
      </w:r>
    </w:p>
    <w:p w14:paraId="5E2EBA22" w14:textId="77777777" w:rsidR="00CD57E7" w:rsidRPr="00E026E7" w:rsidRDefault="00CD57E7" w:rsidP="00CD57E7">
      <w:pPr>
        <w:jc w:val="center"/>
        <w:rPr>
          <w:rFonts w:ascii="Arial" w:hAnsi="Arial" w:cs="Arial"/>
          <w:sz w:val="28"/>
          <w:szCs w:val="28"/>
        </w:rPr>
      </w:pPr>
      <w:r>
        <w:rPr>
          <w:rFonts w:ascii="Arial" w:hAnsi="Arial" w:cs="Arial"/>
          <w:sz w:val="28"/>
          <w:szCs w:val="28"/>
        </w:rPr>
        <w:t>(</w:t>
      </w:r>
      <w:r w:rsidRPr="00E026E7">
        <w:rPr>
          <w:rFonts w:ascii="Arial" w:hAnsi="Arial" w:cs="Arial"/>
          <w:sz w:val="28"/>
          <w:szCs w:val="28"/>
        </w:rPr>
        <w:t>Apostle says, “Tese one more time.”</w:t>
      </w:r>
      <w:r>
        <w:rPr>
          <w:rFonts w:ascii="Arial" w:hAnsi="Arial" w:cs="Arial"/>
          <w:sz w:val="28"/>
          <w:szCs w:val="28"/>
        </w:rPr>
        <w:t>)</w:t>
      </w:r>
    </w:p>
    <w:p w14:paraId="41A78F35" w14:textId="77777777" w:rsidR="00CD57E7" w:rsidRPr="0024713C" w:rsidRDefault="00CD57E7" w:rsidP="00CD57E7">
      <w:pPr>
        <w:jc w:val="center"/>
        <w:rPr>
          <w:rFonts w:ascii="Arial" w:hAnsi="Arial" w:cs="Arial"/>
          <w:i/>
          <w:iCs/>
          <w:sz w:val="28"/>
          <w:szCs w:val="28"/>
        </w:rPr>
      </w:pPr>
      <w:r>
        <w:rPr>
          <w:rFonts w:ascii="Arial" w:hAnsi="Arial" w:cs="Arial"/>
          <w:i/>
          <w:iCs/>
          <w:sz w:val="28"/>
          <w:szCs w:val="28"/>
        </w:rPr>
        <w:t xml:space="preserve">(Hallelujah) </w:t>
      </w:r>
      <w:r w:rsidRPr="0024713C">
        <w:rPr>
          <w:rFonts w:ascii="Arial" w:hAnsi="Arial" w:cs="Arial"/>
          <w:i/>
          <w:iCs/>
          <w:sz w:val="28"/>
          <w:szCs w:val="28"/>
        </w:rPr>
        <w:t>He poured in the oil and the wine</w:t>
      </w:r>
    </w:p>
    <w:p w14:paraId="542DAA76" w14:textId="77777777" w:rsidR="00CD57E7" w:rsidRPr="0024713C" w:rsidRDefault="00CD57E7" w:rsidP="00CD57E7">
      <w:pPr>
        <w:jc w:val="center"/>
        <w:rPr>
          <w:rFonts w:ascii="Arial" w:hAnsi="Arial" w:cs="Arial"/>
          <w:i/>
          <w:iCs/>
          <w:sz w:val="28"/>
          <w:szCs w:val="28"/>
        </w:rPr>
      </w:pPr>
      <w:r>
        <w:rPr>
          <w:rFonts w:ascii="Arial" w:hAnsi="Arial" w:cs="Arial"/>
          <w:i/>
          <w:iCs/>
          <w:sz w:val="28"/>
          <w:szCs w:val="28"/>
        </w:rPr>
        <w:t xml:space="preserve">(Hallelujah) </w:t>
      </w:r>
      <w:r w:rsidRPr="0024713C">
        <w:rPr>
          <w:rFonts w:ascii="Arial" w:hAnsi="Arial" w:cs="Arial"/>
          <w:i/>
          <w:iCs/>
          <w:sz w:val="28"/>
          <w:szCs w:val="28"/>
        </w:rPr>
        <w:t>The time He restoreth my soul</w:t>
      </w:r>
    </w:p>
    <w:p w14:paraId="76F15245" w14:textId="77777777" w:rsidR="00CD57E7" w:rsidRPr="0024713C" w:rsidRDefault="00CD57E7" w:rsidP="00CD57E7">
      <w:pPr>
        <w:jc w:val="center"/>
        <w:rPr>
          <w:rFonts w:ascii="Arial" w:hAnsi="Arial" w:cs="Arial"/>
          <w:i/>
          <w:iCs/>
          <w:sz w:val="28"/>
          <w:szCs w:val="28"/>
        </w:rPr>
      </w:pPr>
      <w:r>
        <w:rPr>
          <w:rFonts w:ascii="Arial" w:hAnsi="Arial" w:cs="Arial"/>
          <w:i/>
          <w:iCs/>
          <w:sz w:val="28"/>
          <w:szCs w:val="28"/>
        </w:rPr>
        <w:t xml:space="preserve">(My Lord) </w:t>
      </w:r>
      <w:r w:rsidRPr="0024713C">
        <w:rPr>
          <w:rFonts w:ascii="Arial" w:hAnsi="Arial" w:cs="Arial"/>
          <w:i/>
          <w:iCs/>
          <w:sz w:val="28"/>
          <w:szCs w:val="28"/>
        </w:rPr>
        <w:t>I was sick and dying on the Jericho road</w:t>
      </w:r>
    </w:p>
    <w:p w14:paraId="22EE265E" w14:textId="77777777" w:rsidR="00CD57E7" w:rsidRPr="0024713C" w:rsidRDefault="00CD57E7" w:rsidP="00CD57E7">
      <w:pPr>
        <w:jc w:val="center"/>
        <w:rPr>
          <w:rFonts w:ascii="Arial" w:hAnsi="Arial" w:cs="Arial"/>
          <w:i/>
          <w:iCs/>
          <w:sz w:val="28"/>
          <w:szCs w:val="28"/>
        </w:rPr>
      </w:pPr>
      <w:r w:rsidRPr="0024713C">
        <w:rPr>
          <w:rFonts w:ascii="Arial" w:hAnsi="Arial" w:cs="Arial"/>
          <w:i/>
          <w:iCs/>
          <w:sz w:val="28"/>
          <w:szCs w:val="28"/>
        </w:rPr>
        <w:t>When He poured in the oil and the wine.</w:t>
      </w:r>
    </w:p>
    <w:p w14:paraId="25429D05" w14:textId="77777777" w:rsidR="00CD57E7" w:rsidRDefault="00CD57E7" w:rsidP="00CD57E7">
      <w:pPr>
        <w:jc w:val="both"/>
        <w:rPr>
          <w:rFonts w:ascii="Arial" w:hAnsi="Arial" w:cs="Arial"/>
          <w:sz w:val="28"/>
          <w:szCs w:val="28"/>
        </w:rPr>
      </w:pPr>
      <w:r w:rsidRPr="00C87139">
        <w:rPr>
          <w:rFonts w:ascii="Arial" w:hAnsi="Arial" w:cs="Arial"/>
          <w:sz w:val="28"/>
          <w:szCs w:val="28"/>
          <w:vertAlign w:val="superscript"/>
        </w:rPr>
        <w:t>34</w:t>
      </w:r>
      <w:r>
        <w:rPr>
          <w:rFonts w:ascii="Arial" w:hAnsi="Arial" w:cs="Arial"/>
          <w:sz w:val="28"/>
          <w:szCs w:val="28"/>
        </w:rPr>
        <w:t xml:space="preserve"> Mwari </w:t>
      </w:r>
      <w:proofErr w:type="spellStart"/>
      <w:r>
        <w:rPr>
          <w:rFonts w:ascii="Arial" w:hAnsi="Arial" w:cs="Arial"/>
          <w:sz w:val="28"/>
          <w:szCs w:val="28"/>
        </w:rPr>
        <w:t>vaAbrahama</w:t>
      </w:r>
      <w:proofErr w:type="spellEnd"/>
      <w:r>
        <w:rPr>
          <w:rFonts w:ascii="Arial" w:hAnsi="Arial" w:cs="Arial"/>
          <w:sz w:val="28"/>
          <w:szCs w:val="28"/>
        </w:rPr>
        <w:t>.</w:t>
      </w:r>
      <w:r w:rsidRPr="00A63B0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Mwari </w:t>
      </w:r>
      <w:proofErr w:type="spellStart"/>
      <w:r>
        <w:rPr>
          <w:rFonts w:ascii="Arial" w:hAnsi="Arial" w:cs="Arial"/>
          <w:sz w:val="28"/>
          <w:szCs w:val="28"/>
        </w:rPr>
        <w:t>vebarika</w:t>
      </w:r>
      <w:proofErr w:type="spellEnd"/>
      <w:r>
        <w:rPr>
          <w:rFonts w:ascii="Arial" w:hAnsi="Arial" w:cs="Arial"/>
          <w:sz w:val="28"/>
          <w:szCs w:val="28"/>
        </w:rPr>
        <w:t>.</w:t>
      </w:r>
      <w:r w:rsidRPr="00A63B0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God of polygamy.</w:t>
      </w:r>
      <w:r w:rsidRPr="00A63B0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Mudimu </w:t>
      </w:r>
      <w:proofErr w:type="spellStart"/>
      <w:r>
        <w:rPr>
          <w:rFonts w:ascii="Arial" w:hAnsi="Arial" w:cs="Arial"/>
          <w:sz w:val="28"/>
          <w:szCs w:val="28"/>
        </w:rPr>
        <w:t>wasithembo</w:t>
      </w:r>
      <w:proofErr w:type="spellEnd"/>
      <w:r>
        <w:rPr>
          <w:rFonts w:ascii="Arial" w:hAnsi="Arial" w:cs="Arial"/>
          <w:sz w:val="28"/>
          <w:szCs w:val="28"/>
        </w:rPr>
        <w:t>.</w:t>
      </w:r>
      <w:r w:rsidRPr="00A63B0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Baba tinotenda </w:t>
      </w:r>
      <w:proofErr w:type="spellStart"/>
      <w:r>
        <w:rPr>
          <w:rFonts w:ascii="Arial" w:hAnsi="Arial" w:cs="Arial"/>
          <w:sz w:val="28"/>
          <w:szCs w:val="28"/>
        </w:rPr>
        <w:t>nezvamuri</w:t>
      </w:r>
      <w:proofErr w:type="spellEnd"/>
      <w:r>
        <w:rPr>
          <w:rFonts w:ascii="Arial" w:hAnsi="Arial" w:cs="Arial"/>
          <w:sz w:val="28"/>
          <w:szCs w:val="28"/>
        </w:rPr>
        <w:t xml:space="preserve"> </w:t>
      </w:r>
      <w:proofErr w:type="spellStart"/>
      <w:r>
        <w:rPr>
          <w:rFonts w:ascii="Arial" w:hAnsi="Arial" w:cs="Arial"/>
          <w:sz w:val="28"/>
          <w:szCs w:val="28"/>
        </w:rPr>
        <w:t>kutiitira</w:t>
      </w:r>
      <w:proofErr w:type="spellEnd"/>
      <w:r>
        <w:rPr>
          <w:rFonts w:ascii="Arial" w:hAnsi="Arial" w:cs="Arial"/>
          <w:sz w:val="28"/>
          <w:szCs w:val="28"/>
        </w:rPr>
        <w:t xml:space="preserve">. </w:t>
      </w:r>
      <w:r w:rsidRPr="0018479A">
        <w:rPr>
          <w:rFonts w:ascii="Arial" w:hAnsi="Arial" w:cs="Arial"/>
          <w:sz w:val="18"/>
          <w:szCs w:val="18"/>
        </w:rPr>
        <w:t>[Congregation says, “Amen.”]</w:t>
      </w:r>
      <w:r>
        <w:rPr>
          <w:rFonts w:ascii="Arial" w:hAnsi="Arial" w:cs="Arial"/>
          <w:sz w:val="28"/>
          <w:szCs w:val="28"/>
        </w:rPr>
        <w:t xml:space="preserve">  Tinotenda </w:t>
      </w:r>
      <w:proofErr w:type="spellStart"/>
      <w:r>
        <w:rPr>
          <w:rFonts w:ascii="Arial" w:hAnsi="Arial" w:cs="Arial"/>
          <w:sz w:val="28"/>
          <w:szCs w:val="28"/>
        </w:rPr>
        <w:t>nekuva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manheru </w:t>
      </w:r>
      <w:proofErr w:type="spellStart"/>
      <w:r>
        <w:rPr>
          <w:rFonts w:ascii="Arial" w:hAnsi="Arial" w:cs="Arial"/>
          <w:sz w:val="28"/>
          <w:szCs w:val="28"/>
        </w:rPr>
        <w:t>anhasi</w:t>
      </w:r>
      <w:proofErr w:type="spellEnd"/>
      <w:r>
        <w:rPr>
          <w:rFonts w:ascii="Arial" w:hAnsi="Arial" w:cs="Arial"/>
          <w:sz w:val="28"/>
          <w:szCs w:val="28"/>
        </w:rPr>
        <w:t>.</w:t>
      </w:r>
      <w:r w:rsidRPr="00B55E42">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Tariro </w:t>
      </w:r>
      <w:proofErr w:type="spellStart"/>
      <w:r>
        <w:rPr>
          <w:rFonts w:ascii="Arial" w:hAnsi="Arial" w:cs="Arial"/>
          <w:sz w:val="28"/>
          <w:szCs w:val="28"/>
        </w:rPr>
        <w:t>yatinayo</w:t>
      </w:r>
      <w:proofErr w:type="spellEnd"/>
      <w:r>
        <w:rPr>
          <w:rFonts w:ascii="Arial" w:hAnsi="Arial" w:cs="Arial"/>
          <w:sz w:val="28"/>
          <w:szCs w:val="28"/>
        </w:rPr>
        <w:t xml:space="preserve"> </w:t>
      </w:r>
      <w:proofErr w:type="spellStart"/>
      <w:r>
        <w:rPr>
          <w:rFonts w:ascii="Arial" w:hAnsi="Arial" w:cs="Arial"/>
          <w:sz w:val="28"/>
          <w:szCs w:val="28"/>
        </w:rPr>
        <w:t>yekuenda</w:t>
      </w:r>
      <w:proofErr w:type="spellEnd"/>
      <w:r>
        <w:rPr>
          <w:rFonts w:ascii="Arial" w:hAnsi="Arial" w:cs="Arial"/>
          <w:sz w:val="28"/>
          <w:szCs w:val="28"/>
        </w:rPr>
        <w:t xml:space="preserve"> </w:t>
      </w:r>
      <w:proofErr w:type="spellStart"/>
      <w:r>
        <w:rPr>
          <w:rFonts w:ascii="Arial" w:hAnsi="Arial" w:cs="Arial"/>
          <w:sz w:val="28"/>
          <w:szCs w:val="28"/>
        </w:rPr>
        <w:t>kunoparidzirana</w:t>
      </w:r>
      <w:proofErr w:type="spellEnd"/>
      <w:r>
        <w:rPr>
          <w:rFonts w:ascii="Arial" w:hAnsi="Arial" w:cs="Arial"/>
          <w:sz w:val="28"/>
          <w:szCs w:val="28"/>
        </w:rPr>
        <w:t xml:space="preserve">, </w:t>
      </w:r>
      <w:r w:rsidRPr="0018479A">
        <w:rPr>
          <w:rFonts w:ascii="Arial" w:hAnsi="Arial" w:cs="Arial"/>
          <w:sz w:val="18"/>
          <w:szCs w:val="18"/>
        </w:rPr>
        <w:t>[Congregation says, “Amen</w:t>
      </w:r>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muGweru</w:t>
      </w:r>
      <w:proofErr w:type="spellEnd"/>
      <w:r>
        <w:rPr>
          <w:rFonts w:ascii="Arial" w:hAnsi="Arial" w:cs="Arial"/>
          <w:sz w:val="28"/>
          <w:szCs w:val="28"/>
        </w:rPr>
        <w:t>,</w:t>
      </w:r>
      <w:r w:rsidRPr="0011767E">
        <w:rPr>
          <w:rFonts w:ascii="Arial" w:hAnsi="Arial" w:cs="Arial"/>
          <w:sz w:val="18"/>
          <w:szCs w:val="18"/>
        </w:rPr>
        <w:t xml:space="preserve"> </w:t>
      </w:r>
      <w:r>
        <w:rPr>
          <w:rFonts w:ascii="Arial" w:hAnsi="Arial" w:cs="Arial"/>
          <w:sz w:val="28"/>
          <w:szCs w:val="28"/>
        </w:rPr>
        <w:t xml:space="preserve">kutenda </w:t>
      </w:r>
      <w:proofErr w:type="spellStart"/>
      <w:r>
        <w:rPr>
          <w:rFonts w:ascii="Arial" w:hAnsi="Arial" w:cs="Arial"/>
          <w:sz w:val="28"/>
          <w:szCs w:val="28"/>
        </w:rPr>
        <w:t>kwatinako</w:t>
      </w:r>
      <w:proofErr w:type="spellEnd"/>
      <w:r>
        <w:rPr>
          <w:rFonts w:ascii="Arial" w:hAnsi="Arial" w:cs="Arial"/>
          <w:sz w:val="28"/>
          <w:szCs w:val="28"/>
        </w:rPr>
        <w:t xml:space="preserve"> </w:t>
      </w:r>
      <w:proofErr w:type="spellStart"/>
      <w:r>
        <w:rPr>
          <w:rFonts w:ascii="Arial" w:hAnsi="Arial" w:cs="Arial"/>
          <w:sz w:val="28"/>
          <w:szCs w:val="28"/>
        </w:rPr>
        <w:t>negoho</w:t>
      </w:r>
      <w:proofErr w:type="spellEnd"/>
      <w:r>
        <w:rPr>
          <w:rFonts w:ascii="Arial" w:hAnsi="Arial" w:cs="Arial"/>
          <w:sz w:val="28"/>
          <w:szCs w:val="28"/>
        </w:rPr>
        <w:t xml:space="preserve"> </w:t>
      </w:r>
      <w:proofErr w:type="spellStart"/>
      <w:r>
        <w:rPr>
          <w:rFonts w:ascii="Arial" w:hAnsi="Arial" w:cs="Arial"/>
          <w:sz w:val="28"/>
          <w:szCs w:val="28"/>
        </w:rPr>
        <w:t>ratakawana</w:t>
      </w:r>
      <w:proofErr w:type="spellEnd"/>
      <w:r>
        <w:rPr>
          <w:rFonts w:ascii="Arial" w:hAnsi="Arial" w:cs="Arial"/>
          <w:sz w:val="28"/>
          <w:szCs w:val="28"/>
        </w:rPr>
        <w:t xml:space="preserve"> gore </w:t>
      </w:r>
      <w:proofErr w:type="spellStart"/>
      <w:r>
        <w:rPr>
          <w:rFonts w:ascii="Arial" w:hAnsi="Arial" w:cs="Arial"/>
          <w:sz w:val="28"/>
          <w:szCs w:val="28"/>
        </w:rPr>
        <w:t>rino</w:t>
      </w:r>
      <w:proofErr w:type="spellEnd"/>
      <w:r>
        <w:rPr>
          <w:rFonts w:ascii="Arial" w:hAnsi="Arial" w:cs="Arial"/>
          <w:sz w:val="28"/>
          <w:szCs w:val="28"/>
        </w:rPr>
        <w:t>.</w:t>
      </w:r>
      <w:r w:rsidRPr="00A3312C">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Kufara </w:t>
      </w:r>
      <w:proofErr w:type="spellStart"/>
      <w:r>
        <w:rPr>
          <w:rFonts w:ascii="Arial" w:hAnsi="Arial" w:cs="Arial"/>
          <w:sz w:val="28"/>
          <w:szCs w:val="28"/>
        </w:rPr>
        <w:t>kwatinako</w:t>
      </w:r>
      <w:proofErr w:type="spellEnd"/>
      <w:r>
        <w:rPr>
          <w:rFonts w:ascii="Arial" w:hAnsi="Arial" w:cs="Arial"/>
          <w:sz w:val="28"/>
          <w:szCs w:val="28"/>
        </w:rPr>
        <w:t xml:space="preserve"> </w:t>
      </w:r>
      <w:proofErr w:type="spellStart"/>
      <w:r>
        <w:rPr>
          <w:rFonts w:ascii="Arial" w:hAnsi="Arial" w:cs="Arial"/>
          <w:sz w:val="28"/>
          <w:szCs w:val="28"/>
        </w:rPr>
        <w:t>nehutano</w:t>
      </w:r>
      <w:proofErr w:type="spellEnd"/>
      <w:r>
        <w:rPr>
          <w:rFonts w:ascii="Arial" w:hAnsi="Arial" w:cs="Arial"/>
          <w:sz w:val="28"/>
          <w:szCs w:val="28"/>
        </w:rPr>
        <w:t xml:space="preserve"> </w:t>
      </w:r>
      <w:proofErr w:type="spellStart"/>
      <w:r>
        <w:rPr>
          <w:rFonts w:ascii="Arial" w:hAnsi="Arial" w:cs="Arial"/>
          <w:sz w:val="28"/>
          <w:szCs w:val="28"/>
        </w:rPr>
        <w:t>hwatinahwo</w:t>
      </w:r>
      <w:proofErr w:type="spellEnd"/>
      <w:r>
        <w:rPr>
          <w:rFonts w:ascii="Arial" w:hAnsi="Arial" w:cs="Arial"/>
          <w:sz w:val="28"/>
          <w:szCs w:val="28"/>
        </w:rPr>
        <w:t>.</w:t>
      </w:r>
      <w:r w:rsidRPr="00A3312C">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Mwari </w:t>
      </w:r>
      <w:proofErr w:type="spellStart"/>
      <w:r>
        <w:rPr>
          <w:rFonts w:ascii="Arial" w:hAnsi="Arial" w:cs="Arial"/>
          <w:sz w:val="28"/>
          <w:szCs w:val="28"/>
        </w:rPr>
        <w:t>hondo</w:t>
      </w:r>
      <w:proofErr w:type="spellEnd"/>
      <w:r>
        <w:rPr>
          <w:rFonts w:ascii="Arial" w:hAnsi="Arial" w:cs="Arial"/>
          <w:sz w:val="28"/>
          <w:szCs w:val="28"/>
        </w:rPr>
        <w:t xml:space="preserve"> </w:t>
      </w:r>
      <w:proofErr w:type="spellStart"/>
      <w:r>
        <w:rPr>
          <w:rFonts w:ascii="Arial" w:hAnsi="Arial" w:cs="Arial"/>
          <w:sz w:val="28"/>
          <w:szCs w:val="28"/>
        </w:rPr>
        <w:t>dzamabva</w:t>
      </w:r>
      <w:proofErr w:type="spellEnd"/>
      <w:r>
        <w:rPr>
          <w:rFonts w:ascii="Arial" w:hAnsi="Arial" w:cs="Arial"/>
          <w:sz w:val="28"/>
          <w:szCs w:val="28"/>
        </w:rPr>
        <w:t xml:space="preserve"> </w:t>
      </w:r>
      <w:proofErr w:type="spellStart"/>
      <w:r>
        <w:rPr>
          <w:rFonts w:ascii="Arial" w:hAnsi="Arial" w:cs="Arial"/>
          <w:sz w:val="28"/>
          <w:szCs w:val="28"/>
        </w:rPr>
        <w:t>kurwa</w:t>
      </w:r>
      <w:proofErr w:type="spellEnd"/>
      <w:r>
        <w:rPr>
          <w:rFonts w:ascii="Arial" w:hAnsi="Arial" w:cs="Arial"/>
          <w:sz w:val="28"/>
          <w:szCs w:val="28"/>
        </w:rPr>
        <w:t>.</w:t>
      </w:r>
      <w:r w:rsidRPr="00F5070C">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t>
      </w:r>
    </w:p>
    <w:p w14:paraId="078E9D7D" w14:textId="77777777" w:rsidR="00CD57E7" w:rsidRDefault="00CD57E7" w:rsidP="00CD57E7">
      <w:pPr>
        <w:jc w:val="both"/>
        <w:rPr>
          <w:rFonts w:ascii="Arial" w:hAnsi="Arial" w:cs="Arial"/>
          <w:sz w:val="28"/>
          <w:szCs w:val="28"/>
        </w:rPr>
      </w:pPr>
      <w:r w:rsidRPr="00C87139">
        <w:rPr>
          <w:rFonts w:ascii="Arial" w:hAnsi="Arial" w:cs="Arial"/>
          <w:sz w:val="28"/>
          <w:szCs w:val="28"/>
          <w:vertAlign w:val="superscript"/>
        </w:rPr>
        <w:lastRenderedPageBreak/>
        <w:t>35</w:t>
      </w:r>
      <w:r>
        <w:rPr>
          <w:rFonts w:ascii="Arial" w:hAnsi="Arial" w:cs="Arial"/>
          <w:sz w:val="28"/>
          <w:szCs w:val="28"/>
        </w:rPr>
        <w:t xml:space="preserve"> Baba ma prospects </w:t>
      </w:r>
      <w:proofErr w:type="spellStart"/>
      <w:r>
        <w:rPr>
          <w:rFonts w:ascii="Arial" w:hAnsi="Arial" w:cs="Arial"/>
          <w:sz w:val="28"/>
          <w:szCs w:val="28"/>
        </w:rPr>
        <w:t>amuri</w:t>
      </w:r>
      <w:proofErr w:type="spellEnd"/>
      <w:r>
        <w:rPr>
          <w:rFonts w:ascii="Arial" w:hAnsi="Arial" w:cs="Arial"/>
          <w:sz w:val="28"/>
          <w:szCs w:val="28"/>
        </w:rPr>
        <w:t xml:space="preserve"> </w:t>
      </w:r>
      <w:proofErr w:type="spellStart"/>
      <w:r>
        <w:rPr>
          <w:rFonts w:ascii="Arial" w:hAnsi="Arial" w:cs="Arial"/>
          <w:sz w:val="28"/>
          <w:szCs w:val="28"/>
        </w:rPr>
        <w:t>kuvhura</w:t>
      </w:r>
      <w:proofErr w:type="spellEnd"/>
      <w:r>
        <w:rPr>
          <w:rFonts w:ascii="Arial" w:hAnsi="Arial" w:cs="Arial"/>
          <w:sz w:val="28"/>
          <w:szCs w:val="28"/>
        </w:rPr>
        <w:t xml:space="preserve"> </w:t>
      </w:r>
      <w:proofErr w:type="spellStart"/>
      <w:r>
        <w:rPr>
          <w:rFonts w:ascii="Arial" w:hAnsi="Arial" w:cs="Arial"/>
          <w:sz w:val="28"/>
          <w:szCs w:val="28"/>
        </w:rPr>
        <w:t>mberi</w:t>
      </w:r>
      <w:proofErr w:type="spellEnd"/>
      <w:r>
        <w:rPr>
          <w:rFonts w:ascii="Arial" w:hAnsi="Arial" w:cs="Arial"/>
          <w:sz w:val="28"/>
          <w:szCs w:val="28"/>
        </w:rPr>
        <w:t xml:space="preserve"> </w:t>
      </w:r>
      <w:proofErr w:type="spellStart"/>
      <w:r>
        <w:rPr>
          <w:rFonts w:ascii="Arial" w:hAnsi="Arial" w:cs="Arial"/>
          <w:sz w:val="28"/>
          <w:szCs w:val="28"/>
        </w:rPr>
        <w:t>kwedu</w:t>
      </w:r>
      <w:proofErr w:type="spellEnd"/>
      <w:r>
        <w:rPr>
          <w:rFonts w:ascii="Arial" w:hAnsi="Arial" w:cs="Arial"/>
          <w:sz w:val="28"/>
          <w:szCs w:val="28"/>
        </w:rPr>
        <w:t>.</w:t>
      </w:r>
      <w:r w:rsidRPr="00F04DBC">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Mwari muri Mwari </w:t>
      </w:r>
      <w:proofErr w:type="spellStart"/>
      <w:r>
        <w:rPr>
          <w:rFonts w:ascii="Arial" w:hAnsi="Arial" w:cs="Arial"/>
          <w:sz w:val="28"/>
          <w:szCs w:val="28"/>
        </w:rPr>
        <w:t>vakanaka</w:t>
      </w:r>
      <w:proofErr w:type="spellEnd"/>
      <w:r>
        <w:rPr>
          <w:rFonts w:ascii="Arial" w:hAnsi="Arial" w:cs="Arial"/>
          <w:sz w:val="28"/>
          <w:szCs w:val="28"/>
        </w:rPr>
        <w:t>.</w:t>
      </w:r>
      <w:r w:rsidRPr="00F04DBC">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You are a good God.</w:t>
      </w:r>
      <w:r w:rsidRPr="00F04DBC">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Worthy of worship.</w:t>
      </w:r>
      <w:r w:rsidRPr="00F04DBC">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Here Lord, we all believe and understand,</w:t>
      </w:r>
      <w:r w:rsidRPr="00C82B7B">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ndopamunosangana</w:t>
      </w:r>
      <w:proofErr w:type="spellEnd"/>
      <w:r>
        <w:rPr>
          <w:rFonts w:ascii="Arial" w:hAnsi="Arial" w:cs="Arial"/>
          <w:sz w:val="28"/>
          <w:szCs w:val="28"/>
        </w:rPr>
        <w:t xml:space="preserve"> </w:t>
      </w:r>
      <w:proofErr w:type="spellStart"/>
      <w:r>
        <w:rPr>
          <w:rFonts w:ascii="Arial" w:hAnsi="Arial" w:cs="Arial"/>
          <w:sz w:val="28"/>
          <w:szCs w:val="28"/>
        </w:rPr>
        <w:t>nevahedheni</w:t>
      </w:r>
      <w:proofErr w:type="spellEnd"/>
      <w:r>
        <w:rPr>
          <w:rFonts w:ascii="Arial" w:hAnsi="Arial" w:cs="Arial"/>
          <w:sz w:val="28"/>
          <w:szCs w:val="28"/>
        </w:rPr>
        <w:t>.</w:t>
      </w:r>
      <w:r w:rsidRPr="00C82B7B">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Mu Gentile </w:t>
      </w:r>
      <w:proofErr w:type="spellStart"/>
      <w:r>
        <w:rPr>
          <w:rFonts w:ascii="Arial" w:hAnsi="Arial" w:cs="Arial"/>
          <w:sz w:val="28"/>
          <w:szCs w:val="28"/>
        </w:rPr>
        <w:t>wese</w:t>
      </w:r>
      <w:proofErr w:type="spellEnd"/>
      <w:r>
        <w:rPr>
          <w:rFonts w:ascii="Arial" w:hAnsi="Arial" w:cs="Arial"/>
          <w:sz w:val="28"/>
          <w:szCs w:val="28"/>
        </w:rPr>
        <w:t xml:space="preserve"> </w:t>
      </w:r>
      <w:proofErr w:type="spellStart"/>
      <w:r>
        <w:rPr>
          <w:rFonts w:ascii="Arial" w:hAnsi="Arial" w:cs="Arial"/>
          <w:sz w:val="28"/>
          <w:szCs w:val="28"/>
        </w:rPr>
        <w:t>muShoko</w:t>
      </w:r>
      <w:proofErr w:type="spellEnd"/>
      <w:r>
        <w:rPr>
          <w:rFonts w:ascii="Arial" w:hAnsi="Arial" w:cs="Arial"/>
          <w:sz w:val="28"/>
          <w:szCs w:val="28"/>
        </w:rPr>
        <w:t xml:space="preserve"> </w:t>
      </w:r>
      <w:proofErr w:type="spellStart"/>
      <w:r>
        <w:rPr>
          <w:rFonts w:ascii="Arial" w:hAnsi="Arial" w:cs="Arial"/>
          <w:sz w:val="28"/>
          <w:szCs w:val="28"/>
        </w:rPr>
        <w:t>remutumwa</w:t>
      </w:r>
      <w:proofErr w:type="spellEnd"/>
      <w:r>
        <w:rPr>
          <w:rFonts w:ascii="Arial" w:hAnsi="Arial" w:cs="Arial"/>
          <w:sz w:val="28"/>
          <w:szCs w:val="28"/>
        </w:rPr>
        <w:t xml:space="preserve"> </w:t>
      </w:r>
      <w:proofErr w:type="spellStart"/>
      <w:r>
        <w:rPr>
          <w:rFonts w:ascii="Arial" w:hAnsi="Arial" w:cs="Arial"/>
          <w:sz w:val="28"/>
          <w:szCs w:val="28"/>
        </w:rPr>
        <w:t>wechinomwe</w:t>
      </w:r>
      <w:proofErr w:type="spellEnd"/>
      <w:r>
        <w:rPr>
          <w:rFonts w:ascii="Arial" w:hAnsi="Arial" w:cs="Arial"/>
          <w:sz w:val="28"/>
          <w:szCs w:val="28"/>
        </w:rPr>
        <w:t xml:space="preserve">, </w:t>
      </w:r>
      <w:proofErr w:type="spellStart"/>
      <w:r>
        <w:rPr>
          <w:rFonts w:ascii="Arial" w:hAnsi="Arial" w:cs="Arial"/>
          <w:sz w:val="28"/>
          <w:szCs w:val="28"/>
        </w:rPr>
        <w:t>munomuwanira</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w:t>
      </w:r>
      <w:r w:rsidRPr="00064167">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Ndopatiri</w:t>
      </w:r>
      <w:proofErr w:type="spellEnd"/>
      <w:r>
        <w:rPr>
          <w:rFonts w:ascii="Arial" w:hAnsi="Arial" w:cs="Arial"/>
          <w:sz w:val="28"/>
          <w:szCs w:val="28"/>
        </w:rPr>
        <w:t xml:space="preserve"> manheru </w:t>
      </w:r>
      <w:proofErr w:type="spellStart"/>
      <w:r>
        <w:rPr>
          <w:rFonts w:ascii="Arial" w:hAnsi="Arial" w:cs="Arial"/>
          <w:sz w:val="28"/>
          <w:szCs w:val="28"/>
        </w:rPr>
        <w:t>ano</w:t>
      </w:r>
      <w:proofErr w:type="spellEnd"/>
      <w:r>
        <w:rPr>
          <w:rFonts w:ascii="Arial" w:hAnsi="Arial" w:cs="Arial"/>
          <w:sz w:val="28"/>
          <w:szCs w:val="28"/>
        </w:rPr>
        <w:t>, Baba.</w:t>
      </w:r>
      <w:r w:rsidRPr="00064167">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
    <w:p w14:paraId="053C81A1" w14:textId="77777777" w:rsidR="00CD57E7" w:rsidRDefault="00CD57E7" w:rsidP="00CD57E7">
      <w:pPr>
        <w:jc w:val="both"/>
        <w:rPr>
          <w:rFonts w:ascii="Arial" w:hAnsi="Arial" w:cs="Arial"/>
          <w:sz w:val="28"/>
          <w:szCs w:val="28"/>
        </w:rPr>
      </w:pPr>
      <w:r w:rsidRPr="00C87139">
        <w:rPr>
          <w:rFonts w:ascii="Arial" w:hAnsi="Arial" w:cs="Arial"/>
          <w:sz w:val="28"/>
          <w:szCs w:val="28"/>
          <w:vertAlign w:val="superscript"/>
        </w:rPr>
        <w:t>36</w:t>
      </w:r>
      <w:r>
        <w:rPr>
          <w:rFonts w:ascii="Arial" w:hAnsi="Arial" w:cs="Arial"/>
          <w:sz w:val="28"/>
          <w:szCs w:val="28"/>
        </w:rPr>
        <w:t xml:space="preserve"> </w:t>
      </w:r>
      <w:proofErr w:type="spellStart"/>
      <w:r>
        <w:rPr>
          <w:rFonts w:ascii="Arial" w:hAnsi="Arial" w:cs="Arial"/>
          <w:sz w:val="28"/>
          <w:szCs w:val="28"/>
        </w:rPr>
        <w:t>Chitsuurai</w:t>
      </w:r>
      <w:proofErr w:type="spellEnd"/>
      <w:r>
        <w:rPr>
          <w:rFonts w:ascii="Arial" w:hAnsi="Arial" w:cs="Arial"/>
          <w:sz w:val="28"/>
          <w:szCs w:val="28"/>
        </w:rPr>
        <w:t xml:space="preserve"> </w:t>
      </w:r>
      <w:proofErr w:type="spellStart"/>
      <w:r>
        <w:rPr>
          <w:rFonts w:ascii="Arial" w:hAnsi="Arial" w:cs="Arial"/>
          <w:sz w:val="28"/>
          <w:szCs w:val="28"/>
        </w:rPr>
        <w:t>mweya</w:t>
      </w:r>
      <w:proofErr w:type="spellEnd"/>
      <w:r>
        <w:rPr>
          <w:rFonts w:ascii="Arial" w:hAnsi="Arial" w:cs="Arial"/>
          <w:sz w:val="28"/>
          <w:szCs w:val="28"/>
        </w:rPr>
        <w:t xml:space="preserve"> </w:t>
      </w:r>
      <w:proofErr w:type="spellStart"/>
      <w:r>
        <w:rPr>
          <w:rFonts w:ascii="Arial" w:hAnsi="Arial" w:cs="Arial"/>
          <w:sz w:val="28"/>
          <w:szCs w:val="28"/>
        </w:rPr>
        <w:t>yemadzinza</w:t>
      </w:r>
      <w:proofErr w:type="spellEnd"/>
      <w:r>
        <w:rPr>
          <w:rFonts w:ascii="Arial" w:hAnsi="Arial" w:cs="Arial"/>
          <w:sz w:val="28"/>
          <w:szCs w:val="28"/>
        </w:rPr>
        <w:t>,</w:t>
      </w:r>
      <w:r w:rsidRPr="00023FA4">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nokuti</w:t>
      </w:r>
      <w:proofErr w:type="spellEnd"/>
      <w:r>
        <w:rPr>
          <w:rFonts w:ascii="Arial" w:hAnsi="Arial" w:cs="Arial"/>
          <w:sz w:val="28"/>
          <w:szCs w:val="28"/>
        </w:rPr>
        <w:t xml:space="preserve"> Shoko </w:t>
      </w:r>
      <w:proofErr w:type="spellStart"/>
      <w:r>
        <w:rPr>
          <w:rFonts w:ascii="Arial" w:hAnsi="Arial" w:cs="Arial"/>
          <w:sz w:val="28"/>
          <w:szCs w:val="28"/>
        </w:rPr>
        <w:t>iri</w:t>
      </w:r>
      <w:proofErr w:type="spellEnd"/>
      <w:r>
        <w:rPr>
          <w:rFonts w:ascii="Arial" w:hAnsi="Arial" w:cs="Arial"/>
          <w:sz w:val="28"/>
          <w:szCs w:val="28"/>
        </w:rPr>
        <w:t xml:space="preserve"> </w:t>
      </w:r>
      <w:proofErr w:type="spellStart"/>
      <w:r>
        <w:rPr>
          <w:rFonts w:ascii="Arial" w:hAnsi="Arial" w:cs="Arial"/>
          <w:sz w:val="28"/>
          <w:szCs w:val="28"/>
        </w:rPr>
        <w:t>rine</w:t>
      </w:r>
      <w:proofErr w:type="spellEnd"/>
      <w:r>
        <w:rPr>
          <w:rFonts w:ascii="Arial" w:hAnsi="Arial" w:cs="Arial"/>
          <w:sz w:val="28"/>
          <w:szCs w:val="28"/>
        </w:rPr>
        <w:t xml:space="preserve"> </w:t>
      </w:r>
      <w:proofErr w:type="spellStart"/>
      <w:r>
        <w:rPr>
          <w:rFonts w:ascii="Arial" w:hAnsi="Arial" w:cs="Arial"/>
          <w:sz w:val="28"/>
          <w:szCs w:val="28"/>
        </w:rPr>
        <w:t>simba</w:t>
      </w:r>
      <w:proofErr w:type="spellEnd"/>
      <w:r>
        <w:rPr>
          <w:rFonts w:ascii="Arial" w:hAnsi="Arial" w:cs="Arial"/>
          <w:sz w:val="28"/>
          <w:szCs w:val="28"/>
        </w:rPr>
        <w:t>.</w:t>
      </w:r>
      <w:r w:rsidRPr="00023FA4">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Tsuurai</w:t>
      </w:r>
      <w:proofErr w:type="spellEnd"/>
      <w:r>
        <w:rPr>
          <w:rFonts w:ascii="Arial" w:hAnsi="Arial" w:cs="Arial"/>
          <w:sz w:val="28"/>
          <w:szCs w:val="28"/>
        </w:rPr>
        <w:t xml:space="preserve"> </w:t>
      </w:r>
      <w:proofErr w:type="spellStart"/>
      <w:r>
        <w:rPr>
          <w:rFonts w:ascii="Arial" w:hAnsi="Arial" w:cs="Arial"/>
          <w:sz w:val="28"/>
          <w:szCs w:val="28"/>
        </w:rPr>
        <w:t>hurombo</w:t>
      </w:r>
      <w:proofErr w:type="spellEnd"/>
      <w:r>
        <w:rPr>
          <w:rFonts w:ascii="Arial" w:hAnsi="Arial" w:cs="Arial"/>
          <w:sz w:val="28"/>
          <w:szCs w:val="28"/>
        </w:rPr>
        <w:t>.</w:t>
      </w:r>
      <w:r w:rsidRPr="00847738">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Tsuurai</w:t>
      </w:r>
      <w:proofErr w:type="spellEnd"/>
      <w:r>
        <w:rPr>
          <w:rFonts w:ascii="Arial" w:hAnsi="Arial" w:cs="Arial"/>
          <w:sz w:val="28"/>
          <w:szCs w:val="28"/>
        </w:rPr>
        <w:t xml:space="preserve"> barrenness.</w:t>
      </w:r>
      <w:r w:rsidRPr="00847738">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Mweya we discord in the Name of Jesus!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Chitibatsirai</w:t>
      </w:r>
      <w:proofErr w:type="spellEnd"/>
      <w:r>
        <w:rPr>
          <w:rFonts w:ascii="Arial" w:hAnsi="Arial" w:cs="Arial"/>
          <w:sz w:val="28"/>
          <w:szCs w:val="28"/>
        </w:rPr>
        <w:t xml:space="preserve"> Mwari </w:t>
      </w:r>
      <w:proofErr w:type="spellStart"/>
      <w:r>
        <w:rPr>
          <w:rFonts w:ascii="Arial" w:hAnsi="Arial" w:cs="Arial"/>
          <w:sz w:val="28"/>
          <w:szCs w:val="28"/>
        </w:rPr>
        <w:t>wakanaka</w:t>
      </w:r>
      <w:proofErr w:type="spellEnd"/>
      <w:r>
        <w:rPr>
          <w:rFonts w:ascii="Arial" w:hAnsi="Arial" w:cs="Arial"/>
          <w:sz w:val="28"/>
          <w:szCs w:val="28"/>
        </w:rPr>
        <w:t xml:space="preserve"> </w:t>
      </w:r>
      <w:proofErr w:type="spellStart"/>
      <w:r>
        <w:rPr>
          <w:rFonts w:ascii="Arial" w:hAnsi="Arial" w:cs="Arial"/>
          <w:sz w:val="28"/>
          <w:szCs w:val="28"/>
        </w:rPr>
        <w:t>pakufamba</w:t>
      </w:r>
      <w:proofErr w:type="spellEnd"/>
      <w:r>
        <w:rPr>
          <w:rFonts w:ascii="Arial" w:hAnsi="Arial" w:cs="Arial"/>
          <w:sz w:val="28"/>
          <w:szCs w:val="28"/>
        </w:rPr>
        <w:t xml:space="preserve"> </w:t>
      </w:r>
      <w:proofErr w:type="spellStart"/>
      <w:r>
        <w:rPr>
          <w:rFonts w:ascii="Arial" w:hAnsi="Arial" w:cs="Arial"/>
          <w:sz w:val="28"/>
          <w:szCs w:val="28"/>
        </w:rPr>
        <w:t>kwedu</w:t>
      </w:r>
      <w:proofErr w:type="spellEnd"/>
      <w:r>
        <w:rPr>
          <w:rFonts w:ascii="Arial" w:hAnsi="Arial" w:cs="Arial"/>
          <w:sz w:val="28"/>
          <w:szCs w:val="28"/>
        </w:rPr>
        <w:t xml:space="preserve"> </w:t>
      </w:r>
      <w:proofErr w:type="spellStart"/>
      <w:r>
        <w:rPr>
          <w:rFonts w:ascii="Arial" w:hAnsi="Arial" w:cs="Arial"/>
          <w:sz w:val="28"/>
          <w:szCs w:val="28"/>
        </w:rPr>
        <w:t>mune</w:t>
      </w:r>
      <w:proofErr w:type="spellEnd"/>
      <w:r>
        <w:rPr>
          <w:rFonts w:ascii="Arial" w:hAnsi="Arial" w:cs="Arial"/>
          <w:sz w:val="28"/>
          <w:szCs w:val="28"/>
        </w:rPr>
        <w:t xml:space="preserve"> </w:t>
      </w:r>
      <w:proofErr w:type="spellStart"/>
      <w:r>
        <w:rPr>
          <w:rFonts w:ascii="Arial" w:hAnsi="Arial" w:cs="Arial"/>
          <w:sz w:val="28"/>
          <w:szCs w:val="28"/>
        </w:rPr>
        <w:t>ramangwana</w:t>
      </w:r>
      <w:proofErr w:type="spellEnd"/>
      <w:r>
        <w:rPr>
          <w:rFonts w:ascii="Arial" w:hAnsi="Arial" w:cs="Arial"/>
          <w:sz w:val="28"/>
          <w:szCs w:val="28"/>
        </w:rPr>
        <w:t xml:space="preserve"> </w:t>
      </w:r>
      <w:proofErr w:type="spellStart"/>
      <w:r>
        <w:rPr>
          <w:rFonts w:ascii="Arial" w:hAnsi="Arial" w:cs="Arial"/>
          <w:sz w:val="28"/>
          <w:szCs w:val="28"/>
        </w:rPr>
        <w:t>zuva</w:t>
      </w:r>
      <w:proofErr w:type="spellEnd"/>
      <w:r>
        <w:rPr>
          <w:rFonts w:ascii="Arial" w:hAnsi="Arial" w:cs="Arial"/>
          <w:sz w:val="28"/>
          <w:szCs w:val="28"/>
        </w:rPr>
        <w:t>,</w:t>
      </w:r>
      <w:r w:rsidRPr="00D27A95">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Baba </w:t>
      </w:r>
      <w:proofErr w:type="spellStart"/>
      <w:r>
        <w:rPr>
          <w:rFonts w:ascii="Arial" w:hAnsi="Arial" w:cs="Arial"/>
          <w:sz w:val="28"/>
          <w:szCs w:val="28"/>
        </w:rPr>
        <w:t>kugadzirira</w:t>
      </w:r>
      <w:proofErr w:type="spellEnd"/>
      <w:r>
        <w:rPr>
          <w:rFonts w:ascii="Arial" w:hAnsi="Arial" w:cs="Arial"/>
          <w:sz w:val="28"/>
          <w:szCs w:val="28"/>
        </w:rPr>
        <w:t xml:space="preserve"> </w:t>
      </w:r>
      <w:proofErr w:type="spellStart"/>
      <w:r>
        <w:rPr>
          <w:rFonts w:ascii="Arial" w:hAnsi="Arial" w:cs="Arial"/>
          <w:sz w:val="28"/>
          <w:szCs w:val="28"/>
        </w:rPr>
        <w:t>kwedu</w:t>
      </w:r>
      <w:proofErr w:type="spellEnd"/>
      <w:r>
        <w:rPr>
          <w:rFonts w:ascii="Arial" w:hAnsi="Arial" w:cs="Arial"/>
          <w:sz w:val="28"/>
          <w:szCs w:val="28"/>
        </w:rPr>
        <w:t xml:space="preserve"> </w:t>
      </w:r>
      <w:proofErr w:type="spellStart"/>
      <w:r>
        <w:rPr>
          <w:rFonts w:ascii="Arial" w:hAnsi="Arial" w:cs="Arial"/>
          <w:sz w:val="28"/>
          <w:szCs w:val="28"/>
        </w:rPr>
        <w:t>kwa</w:t>
      </w:r>
      <w:proofErr w:type="spellEnd"/>
      <w:r>
        <w:rPr>
          <w:rFonts w:ascii="Arial" w:hAnsi="Arial" w:cs="Arial"/>
          <w:sz w:val="28"/>
          <w:szCs w:val="28"/>
        </w:rPr>
        <w:t xml:space="preserve"> August. </w:t>
      </w:r>
      <w:r w:rsidRPr="0018479A">
        <w:rPr>
          <w:rFonts w:ascii="Arial" w:hAnsi="Arial" w:cs="Arial"/>
          <w:sz w:val="18"/>
          <w:szCs w:val="18"/>
        </w:rPr>
        <w:t>[Congregation says, “Amen</w:t>
      </w:r>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Vatsvene</w:t>
      </w:r>
      <w:proofErr w:type="spellEnd"/>
      <w:r>
        <w:rPr>
          <w:rFonts w:ascii="Arial" w:hAnsi="Arial" w:cs="Arial"/>
          <w:sz w:val="28"/>
          <w:szCs w:val="28"/>
        </w:rPr>
        <w:t xml:space="preserve"> </w:t>
      </w:r>
      <w:proofErr w:type="spellStart"/>
      <w:r>
        <w:rPr>
          <w:rFonts w:ascii="Arial" w:hAnsi="Arial" w:cs="Arial"/>
          <w:sz w:val="28"/>
          <w:szCs w:val="28"/>
        </w:rPr>
        <w:t>vari</w:t>
      </w:r>
      <w:proofErr w:type="spellEnd"/>
      <w:r>
        <w:rPr>
          <w:rFonts w:ascii="Arial" w:hAnsi="Arial" w:cs="Arial"/>
          <w:sz w:val="28"/>
          <w:szCs w:val="28"/>
        </w:rPr>
        <w:t xml:space="preserve"> </w:t>
      </w:r>
      <w:proofErr w:type="spellStart"/>
      <w:r>
        <w:rPr>
          <w:rFonts w:ascii="Arial" w:hAnsi="Arial" w:cs="Arial"/>
          <w:sz w:val="28"/>
          <w:szCs w:val="28"/>
        </w:rPr>
        <w:t>kufamba</w:t>
      </w:r>
      <w:proofErr w:type="spellEnd"/>
      <w:r>
        <w:rPr>
          <w:rFonts w:ascii="Arial" w:hAnsi="Arial" w:cs="Arial"/>
          <w:sz w:val="28"/>
          <w:szCs w:val="28"/>
        </w:rPr>
        <w:t xml:space="preserve"> </w:t>
      </w:r>
      <w:proofErr w:type="spellStart"/>
      <w:r>
        <w:rPr>
          <w:rFonts w:ascii="Arial" w:hAnsi="Arial" w:cs="Arial"/>
          <w:sz w:val="28"/>
          <w:szCs w:val="28"/>
        </w:rPr>
        <w:t>mangwana</w:t>
      </w:r>
      <w:proofErr w:type="spellEnd"/>
      <w:r>
        <w:rPr>
          <w:rFonts w:ascii="Arial" w:hAnsi="Arial" w:cs="Arial"/>
          <w:sz w:val="28"/>
          <w:szCs w:val="28"/>
        </w:rPr>
        <w:t xml:space="preserve"> </w:t>
      </w:r>
      <w:proofErr w:type="spellStart"/>
      <w:r>
        <w:rPr>
          <w:rFonts w:ascii="Arial" w:hAnsi="Arial" w:cs="Arial"/>
          <w:sz w:val="28"/>
          <w:szCs w:val="28"/>
        </w:rPr>
        <w:t>kubva</w:t>
      </w:r>
      <w:proofErr w:type="spellEnd"/>
      <w:r>
        <w:rPr>
          <w:rFonts w:ascii="Arial" w:hAnsi="Arial" w:cs="Arial"/>
          <w:sz w:val="28"/>
          <w:szCs w:val="28"/>
        </w:rPr>
        <w:t xml:space="preserve"> Botswana, </w:t>
      </w:r>
      <w:proofErr w:type="spellStart"/>
      <w:r>
        <w:rPr>
          <w:rFonts w:ascii="Arial" w:hAnsi="Arial" w:cs="Arial"/>
          <w:sz w:val="28"/>
          <w:szCs w:val="28"/>
        </w:rPr>
        <w:t>kubva</w:t>
      </w:r>
      <w:proofErr w:type="spellEnd"/>
      <w:r>
        <w:rPr>
          <w:rFonts w:ascii="Arial" w:hAnsi="Arial" w:cs="Arial"/>
          <w:sz w:val="28"/>
          <w:szCs w:val="28"/>
        </w:rPr>
        <w:t xml:space="preserve"> Joni,</w:t>
      </w:r>
      <w:r w:rsidRPr="003E3382">
        <w:rPr>
          <w:rFonts w:ascii="Arial" w:hAnsi="Arial" w:cs="Arial"/>
          <w:sz w:val="18"/>
          <w:szCs w:val="18"/>
        </w:rPr>
        <w:t xml:space="preserve"> </w:t>
      </w:r>
      <w:r w:rsidRPr="0018479A">
        <w:rPr>
          <w:rFonts w:ascii="Arial" w:hAnsi="Arial" w:cs="Arial"/>
          <w:sz w:val="18"/>
          <w:szCs w:val="18"/>
        </w:rPr>
        <w:t>[Congregation says, “Ame</w:t>
      </w:r>
      <w:r>
        <w:rPr>
          <w:rFonts w:ascii="Arial" w:hAnsi="Arial" w:cs="Arial"/>
          <w:sz w:val="18"/>
          <w:szCs w:val="18"/>
        </w:rPr>
        <w:t>n,</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vaitirei</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w:t>
      </w:r>
      <w:r w:rsidRPr="003E3382">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
    <w:p w14:paraId="7D45C052" w14:textId="77777777" w:rsidR="00CD57E7" w:rsidRDefault="00CD57E7" w:rsidP="00CD57E7">
      <w:pPr>
        <w:jc w:val="both"/>
        <w:rPr>
          <w:rFonts w:ascii="Arial" w:hAnsi="Arial" w:cs="Arial"/>
          <w:sz w:val="28"/>
          <w:szCs w:val="28"/>
        </w:rPr>
      </w:pPr>
      <w:r w:rsidRPr="00C87139">
        <w:rPr>
          <w:rFonts w:ascii="Arial" w:hAnsi="Arial" w:cs="Arial"/>
          <w:sz w:val="28"/>
          <w:szCs w:val="28"/>
          <w:vertAlign w:val="superscript"/>
        </w:rPr>
        <w:t>37</w:t>
      </w:r>
      <w:r>
        <w:rPr>
          <w:rFonts w:ascii="Arial" w:hAnsi="Arial" w:cs="Arial"/>
          <w:sz w:val="28"/>
          <w:szCs w:val="28"/>
        </w:rPr>
        <w:t xml:space="preserve"> Baba </w:t>
      </w:r>
      <w:proofErr w:type="spellStart"/>
      <w:r>
        <w:rPr>
          <w:rFonts w:ascii="Arial" w:hAnsi="Arial" w:cs="Arial"/>
          <w:sz w:val="28"/>
          <w:szCs w:val="28"/>
        </w:rPr>
        <w:t>vari</w:t>
      </w:r>
      <w:proofErr w:type="spellEnd"/>
      <w:r>
        <w:rPr>
          <w:rFonts w:ascii="Arial" w:hAnsi="Arial" w:cs="Arial"/>
          <w:sz w:val="28"/>
          <w:szCs w:val="28"/>
        </w:rPr>
        <w:t xml:space="preserve"> Britain. Baba makanaka </w:t>
      </w:r>
      <w:proofErr w:type="spellStart"/>
      <w:r>
        <w:rPr>
          <w:rFonts w:ascii="Arial" w:hAnsi="Arial" w:cs="Arial"/>
          <w:sz w:val="28"/>
          <w:szCs w:val="28"/>
        </w:rPr>
        <w:t>vari</w:t>
      </w:r>
      <w:proofErr w:type="spellEnd"/>
      <w:r>
        <w:rPr>
          <w:rFonts w:ascii="Arial" w:hAnsi="Arial" w:cs="Arial"/>
          <w:sz w:val="28"/>
          <w:szCs w:val="28"/>
        </w:rPr>
        <w:t xml:space="preserve"> </w:t>
      </w:r>
      <w:proofErr w:type="spellStart"/>
      <w:r>
        <w:rPr>
          <w:rFonts w:ascii="Arial" w:hAnsi="Arial" w:cs="Arial"/>
          <w:sz w:val="28"/>
          <w:szCs w:val="28"/>
        </w:rPr>
        <w:t>kuronga</w:t>
      </w:r>
      <w:proofErr w:type="spellEnd"/>
      <w:r>
        <w:rPr>
          <w:rFonts w:ascii="Arial" w:hAnsi="Arial" w:cs="Arial"/>
          <w:sz w:val="28"/>
          <w:szCs w:val="28"/>
        </w:rPr>
        <w:t xml:space="preserve">, </w:t>
      </w:r>
      <w:proofErr w:type="spellStart"/>
      <w:r>
        <w:rPr>
          <w:rFonts w:ascii="Arial" w:hAnsi="Arial" w:cs="Arial"/>
          <w:sz w:val="28"/>
          <w:szCs w:val="28"/>
        </w:rPr>
        <w:t>Amereka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tive</w:t>
      </w:r>
      <w:proofErr w:type="spellEnd"/>
      <w:r>
        <w:rPr>
          <w:rFonts w:ascii="Arial" w:hAnsi="Arial" w:cs="Arial"/>
          <w:sz w:val="28"/>
          <w:szCs w:val="28"/>
        </w:rPr>
        <w:t xml:space="preserve"> </w:t>
      </w:r>
      <w:proofErr w:type="spellStart"/>
      <w:r>
        <w:rPr>
          <w:rFonts w:ascii="Arial" w:hAnsi="Arial" w:cs="Arial"/>
          <w:sz w:val="28"/>
          <w:szCs w:val="28"/>
        </w:rPr>
        <w:t>navo</w:t>
      </w:r>
      <w:proofErr w:type="spellEnd"/>
      <w:r>
        <w:rPr>
          <w:rFonts w:ascii="Arial" w:hAnsi="Arial" w:cs="Arial"/>
          <w:sz w:val="28"/>
          <w:szCs w:val="28"/>
        </w:rPr>
        <w:t xml:space="preserve"> </w:t>
      </w:r>
      <w:proofErr w:type="spellStart"/>
      <w:r>
        <w:rPr>
          <w:rFonts w:ascii="Arial" w:hAnsi="Arial" w:cs="Arial"/>
          <w:sz w:val="28"/>
          <w:szCs w:val="28"/>
        </w:rPr>
        <w:t>muna</w:t>
      </w:r>
      <w:proofErr w:type="spellEnd"/>
      <w:r>
        <w:rPr>
          <w:rFonts w:ascii="Arial" w:hAnsi="Arial" w:cs="Arial"/>
          <w:sz w:val="28"/>
          <w:szCs w:val="28"/>
        </w:rPr>
        <w:t xml:space="preserve"> August, </w:t>
      </w:r>
      <w:proofErr w:type="spellStart"/>
      <w:r>
        <w:rPr>
          <w:rFonts w:ascii="Arial" w:hAnsi="Arial" w:cs="Arial"/>
          <w:sz w:val="28"/>
          <w:szCs w:val="28"/>
        </w:rPr>
        <w:t>vaitirei</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w:t>
      </w:r>
      <w:r w:rsidRPr="008B67E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Mwari tinotenda </w:t>
      </w:r>
      <w:proofErr w:type="spellStart"/>
      <w:r>
        <w:rPr>
          <w:rFonts w:ascii="Arial" w:hAnsi="Arial" w:cs="Arial"/>
          <w:sz w:val="28"/>
          <w:szCs w:val="28"/>
        </w:rPr>
        <w:t>nevana</w:t>
      </w:r>
      <w:proofErr w:type="spellEnd"/>
      <w:r>
        <w:rPr>
          <w:rFonts w:ascii="Arial" w:hAnsi="Arial" w:cs="Arial"/>
          <w:sz w:val="28"/>
          <w:szCs w:val="28"/>
        </w:rPr>
        <w:t xml:space="preserve"> </w:t>
      </w:r>
      <w:proofErr w:type="spellStart"/>
      <w:r>
        <w:rPr>
          <w:rFonts w:ascii="Arial" w:hAnsi="Arial" w:cs="Arial"/>
          <w:sz w:val="28"/>
          <w:szCs w:val="28"/>
        </w:rPr>
        <w:t>vedu</w:t>
      </w:r>
      <w:proofErr w:type="spellEnd"/>
      <w:r>
        <w:rPr>
          <w:rFonts w:ascii="Arial" w:hAnsi="Arial" w:cs="Arial"/>
          <w:sz w:val="28"/>
          <w:szCs w:val="28"/>
        </w:rPr>
        <w:t xml:space="preserve">, </w:t>
      </w:r>
      <w:proofErr w:type="spellStart"/>
      <w:r>
        <w:rPr>
          <w:rFonts w:ascii="Arial" w:hAnsi="Arial" w:cs="Arial"/>
          <w:sz w:val="28"/>
          <w:szCs w:val="28"/>
        </w:rPr>
        <w:t>totenda</w:t>
      </w:r>
      <w:proofErr w:type="spellEnd"/>
      <w:r>
        <w:rPr>
          <w:rFonts w:ascii="Arial" w:hAnsi="Arial" w:cs="Arial"/>
          <w:sz w:val="28"/>
          <w:szCs w:val="28"/>
        </w:rPr>
        <w:t xml:space="preserve"> </w:t>
      </w:r>
      <w:proofErr w:type="spellStart"/>
      <w:r>
        <w:rPr>
          <w:rFonts w:ascii="Arial" w:hAnsi="Arial" w:cs="Arial"/>
          <w:sz w:val="28"/>
          <w:szCs w:val="28"/>
        </w:rPr>
        <w:t>nemadzimai</w:t>
      </w:r>
      <w:proofErr w:type="spellEnd"/>
      <w:r>
        <w:rPr>
          <w:rFonts w:ascii="Arial" w:hAnsi="Arial" w:cs="Arial"/>
          <w:sz w:val="28"/>
          <w:szCs w:val="28"/>
        </w:rPr>
        <w:t xml:space="preserve"> </w:t>
      </w:r>
      <w:proofErr w:type="spellStart"/>
      <w:r>
        <w:rPr>
          <w:rFonts w:ascii="Arial" w:hAnsi="Arial" w:cs="Arial"/>
          <w:sz w:val="28"/>
          <w:szCs w:val="28"/>
        </w:rPr>
        <w:t>edu</w:t>
      </w:r>
      <w:proofErr w:type="spellEnd"/>
      <w:r>
        <w:rPr>
          <w:rFonts w:ascii="Arial" w:hAnsi="Arial" w:cs="Arial"/>
          <w:sz w:val="28"/>
          <w:szCs w:val="28"/>
        </w:rPr>
        <w:t>.</w:t>
      </w:r>
      <w:r w:rsidRPr="008B67E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Totenda</w:t>
      </w:r>
      <w:proofErr w:type="spellEnd"/>
      <w:r>
        <w:rPr>
          <w:rFonts w:ascii="Arial" w:hAnsi="Arial" w:cs="Arial"/>
          <w:sz w:val="28"/>
          <w:szCs w:val="28"/>
        </w:rPr>
        <w:t xml:space="preserve"> Mwari </w:t>
      </w:r>
      <w:proofErr w:type="spellStart"/>
      <w:r>
        <w:rPr>
          <w:rFonts w:ascii="Arial" w:hAnsi="Arial" w:cs="Arial"/>
          <w:sz w:val="28"/>
          <w:szCs w:val="28"/>
        </w:rPr>
        <w:t>wakanaka</w:t>
      </w:r>
      <w:proofErr w:type="spellEnd"/>
      <w:r>
        <w:rPr>
          <w:rFonts w:ascii="Arial" w:hAnsi="Arial" w:cs="Arial"/>
          <w:sz w:val="28"/>
          <w:szCs w:val="28"/>
        </w:rPr>
        <w:t xml:space="preserve"> </w:t>
      </w:r>
      <w:proofErr w:type="spellStart"/>
      <w:r>
        <w:rPr>
          <w:rFonts w:ascii="Arial" w:hAnsi="Arial" w:cs="Arial"/>
          <w:sz w:val="28"/>
          <w:szCs w:val="28"/>
        </w:rPr>
        <w:t>nepamunotitsvakira</w:t>
      </w:r>
      <w:proofErr w:type="spellEnd"/>
      <w:r>
        <w:rPr>
          <w:rFonts w:ascii="Arial" w:hAnsi="Arial" w:cs="Arial"/>
          <w:sz w:val="28"/>
          <w:szCs w:val="28"/>
        </w:rPr>
        <w:t xml:space="preserve"> </w:t>
      </w:r>
      <w:proofErr w:type="spellStart"/>
      <w:r>
        <w:rPr>
          <w:rFonts w:ascii="Arial" w:hAnsi="Arial" w:cs="Arial"/>
          <w:sz w:val="28"/>
          <w:szCs w:val="28"/>
        </w:rPr>
        <w:t>pekugara</w:t>
      </w:r>
      <w:proofErr w:type="spellEnd"/>
      <w:r>
        <w:rPr>
          <w:rFonts w:ascii="Arial" w:hAnsi="Arial" w:cs="Arial"/>
          <w:sz w:val="28"/>
          <w:szCs w:val="28"/>
        </w:rPr>
        <w:t>.</w:t>
      </w:r>
      <w:r w:rsidRPr="00D6127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Mwari </w:t>
      </w:r>
      <w:proofErr w:type="spellStart"/>
      <w:r>
        <w:rPr>
          <w:rFonts w:ascii="Arial" w:hAnsi="Arial" w:cs="Arial"/>
          <w:sz w:val="28"/>
          <w:szCs w:val="28"/>
        </w:rPr>
        <w:t>zvokufambisa</w:t>
      </w:r>
      <w:proofErr w:type="spellEnd"/>
      <w:r>
        <w:rPr>
          <w:rFonts w:ascii="Arial" w:hAnsi="Arial" w:cs="Arial"/>
          <w:sz w:val="28"/>
          <w:szCs w:val="28"/>
        </w:rPr>
        <w:t>.</w:t>
      </w:r>
      <w:r w:rsidRPr="00D6127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Tinotsuura</w:t>
      </w:r>
      <w:proofErr w:type="spellEnd"/>
      <w:r>
        <w:rPr>
          <w:rFonts w:ascii="Arial" w:hAnsi="Arial" w:cs="Arial"/>
          <w:sz w:val="28"/>
          <w:szCs w:val="28"/>
        </w:rPr>
        <w:t xml:space="preserve"> </w:t>
      </w:r>
      <w:proofErr w:type="spellStart"/>
      <w:r>
        <w:rPr>
          <w:rFonts w:ascii="Arial" w:hAnsi="Arial" w:cs="Arial"/>
          <w:sz w:val="28"/>
          <w:szCs w:val="28"/>
        </w:rPr>
        <w:t>mweya</w:t>
      </w:r>
      <w:proofErr w:type="spellEnd"/>
      <w:r>
        <w:rPr>
          <w:rFonts w:ascii="Arial" w:hAnsi="Arial" w:cs="Arial"/>
          <w:sz w:val="28"/>
          <w:szCs w:val="28"/>
        </w:rPr>
        <w:t xml:space="preserve"> </w:t>
      </w:r>
      <w:proofErr w:type="spellStart"/>
      <w:r>
        <w:rPr>
          <w:rFonts w:ascii="Arial" w:hAnsi="Arial" w:cs="Arial"/>
          <w:sz w:val="28"/>
          <w:szCs w:val="28"/>
        </w:rPr>
        <w:t>wendufu</w:t>
      </w:r>
      <w:proofErr w:type="spellEnd"/>
      <w:r>
        <w:rPr>
          <w:rFonts w:ascii="Arial" w:hAnsi="Arial" w:cs="Arial"/>
          <w:sz w:val="28"/>
          <w:szCs w:val="28"/>
        </w:rPr>
        <w:t>.</w:t>
      </w:r>
      <w:r w:rsidRPr="00D6127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Totsuura</w:t>
      </w:r>
      <w:proofErr w:type="spellEnd"/>
      <w:r>
        <w:rPr>
          <w:rFonts w:ascii="Arial" w:hAnsi="Arial" w:cs="Arial"/>
          <w:sz w:val="28"/>
          <w:szCs w:val="28"/>
        </w:rPr>
        <w:t xml:space="preserve"> </w:t>
      </w:r>
      <w:proofErr w:type="spellStart"/>
      <w:r>
        <w:rPr>
          <w:rFonts w:ascii="Arial" w:hAnsi="Arial" w:cs="Arial"/>
          <w:sz w:val="28"/>
          <w:szCs w:val="28"/>
        </w:rPr>
        <w:t>mweya</w:t>
      </w:r>
      <w:proofErr w:type="spellEnd"/>
      <w:r>
        <w:rPr>
          <w:rFonts w:ascii="Arial" w:hAnsi="Arial" w:cs="Arial"/>
          <w:sz w:val="28"/>
          <w:szCs w:val="28"/>
        </w:rPr>
        <w:t xml:space="preserve"> </w:t>
      </w:r>
      <w:proofErr w:type="spellStart"/>
      <w:r>
        <w:rPr>
          <w:rFonts w:ascii="Arial" w:hAnsi="Arial" w:cs="Arial"/>
          <w:sz w:val="28"/>
          <w:szCs w:val="28"/>
        </w:rPr>
        <w:t>wehurwere</w:t>
      </w:r>
      <w:proofErr w:type="spellEnd"/>
      <w:r>
        <w:rPr>
          <w:rFonts w:ascii="Arial" w:hAnsi="Arial" w:cs="Arial"/>
          <w:sz w:val="28"/>
          <w:szCs w:val="28"/>
        </w:rPr>
        <w:t>.</w:t>
      </w:r>
      <w:r w:rsidRPr="00D6127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
    <w:p w14:paraId="77F00AE3" w14:textId="77777777" w:rsidR="00CD57E7" w:rsidRDefault="00CD57E7" w:rsidP="00CD57E7">
      <w:pPr>
        <w:jc w:val="both"/>
        <w:rPr>
          <w:rFonts w:ascii="Arial" w:hAnsi="Arial" w:cs="Arial"/>
          <w:sz w:val="28"/>
          <w:szCs w:val="28"/>
        </w:rPr>
      </w:pPr>
      <w:r w:rsidRPr="00C87139">
        <w:rPr>
          <w:rFonts w:ascii="Arial" w:hAnsi="Arial" w:cs="Arial"/>
          <w:sz w:val="28"/>
          <w:szCs w:val="28"/>
          <w:vertAlign w:val="superscript"/>
        </w:rPr>
        <w:t>38</w:t>
      </w:r>
      <w:r>
        <w:rPr>
          <w:rFonts w:ascii="Arial" w:hAnsi="Arial" w:cs="Arial"/>
          <w:sz w:val="28"/>
          <w:szCs w:val="28"/>
        </w:rPr>
        <w:t xml:space="preserve"> Batsirai </w:t>
      </w:r>
      <w:proofErr w:type="spellStart"/>
      <w:r>
        <w:rPr>
          <w:rFonts w:ascii="Arial" w:hAnsi="Arial" w:cs="Arial"/>
          <w:sz w:val="28"/>
          <w:szCs w:val="28"/>
        </w:rPr>
        <w:t>vose</w:t>
      </w:r>
      <w:proofErr w:type="spellEnd"/>
      <w:r>
        <w:rPr>
          <w:rFonts w:ascii="Arial" w:hAnsi="Arial" w:cs="Arial"/>
          <w:sz w:val="28"/>
          <w:szCs w:val="28"/>
        </w:rPr>
        <w:t xml:space="preserve"> Baba </w:t>
      </w:r>
      <w:proofErr w:type="spellStart"/>
      <w:r>
        <w:rPr>
          <w:rFonts w:ascii="Arial" w:hAnsi="Arial" w:cs="Arial"/>
          <w:sz w:val="28"/>
          <w:szCs w:val="28"/>
        </w:rPr>
        <w:t>wakarurama</w:t>
      </w:r>
      <w:proofErr w:type="spellEnd"/>
      <w:r>
        <w:rPr>
          <w:rFonts w:ascii="Arial" w:hAnsi="Arial" w:cs="Arial"/>
          <w:sz w:val="28"/>
          <w:szCs w:val="28"/>
        </w:rPr>
        <w:t xml:space="preserve"> </w:t>
      </w:r>
      <w:proofErr w:type="spellStart"/>
      <w:r>
        <w:rPr>
          <w:rFonts w:ascii="Arial" w:hAnsi="Arial" w:cs="Arial"/>
          <w:sz w:val="28"/>
          <w:szCs w:val="28"/>
        </w:rPr>
        <w:t>vasiri</w:t>
      </w:r>
      <w:proofErr w:type="spellEnd"/>
      <w:r>
        <w:rPr>
          <w:rFonts w:ascii="Arial" w:hAnsi="Arial" w:cs="Arial"/>
          <w:sz w:val="28"/>
          <w:szCs w:val="28"/>
        </w:rPr>
        <w:t xml:space="preserve"> </w:t>
      </w:r>
      <w:proofErr w:type="spellStart"/>
      <w:r>
        <w:rPr>
          <w:rFonts w:ascii="Arial" w:hAnsi="Arial" w:cs="Arial"/>
          <w:sz w:val="28"/>
          <w:szCs w:val="28"/>
        </w:rPr>
        <w:t>kunzwa</w:t>
      </w:r>
      <w:proofErr w:type="spellEnd"/>
      <w:r>
        <w:rPr>
          <w:rFonts w:ascii="Arial" w:hAnsi="Arial" w:cs="Arial"/>
          <w:sz w:val="28"/>
          <w:szCs w:val="28"/>
        </w:rPr>
        <w:t xml:space="preserve"> zvakanaka,</w:t>
      </w:r>
      <w:r w:rsidRPr="00D06B0F">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vakazvitakura</w:t>
      </w:r>
      <w:proofErr w:type="spellEnd"/>
      <w:r>
        <w:rPr>
          <w:rFonts w:ascii="Arial" w:hAnsi="Arial" w:cs="Arial"/>
          <w:sz w:val="28"/>
          <w:szCs w:val="28"/>
        </w:rPr>
        <w:t xml:space="preserve">, Baba </w:t>
      </w:r>
      <w:proofErr w:type="spellStart"/>
      <w:r>
        <w:rPr>
          <w:rFonts w:ascii="Arial" w:hAnsi="Arial" w:cs="Arial"/>
          <w:sz w:val="28"/>
          <w:szCs w:val="28"/>
        </w:rPr>
        <w:t>vanonoka</w:t>
      </w:r>
      <w:proofErr w:type="spellEnd"/>
      <w:r>
        <w:rPr>
          <w:rFonts w:ascii="Arial" w:hAnsi="Arial" w:cs="Arial"/>
          <w:sz w:val="28"/>
          <w:szCs w:val="28"/>
        </w:rPr>
        <w:t xml:space="preserve"> </w:t>
      </w:r>
      <w:proofErr w:type="spellStart"/>
      <w:r>
        <w:rPr>
          <w:rFonts w:ascii="Arial" w:hAnsi="Arial" w:cs="Arial"/>
          <w:sz w:val="28"/>
          <w:szCs w:val="28"/>
        </w:rPr>
        <w:t>kubatsirwa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vari</w:t>
      </w:r>
      <w:proofErr w:type="spellEnd"/>
      <w:r>
        <w:rPr>
          <w:rFonts w:ascii="Arial" w:hAnsi="Arial" w:cs="Arial"/>
          <w:sz w:val="28"/>
          <w:szCs w:val="28"/>
        </w:rPr>
        <w:t xml:space="preserve"> underweight, </w:t>
      </w:r>
      <w:proofErr w:type="spellStart"/>
      <w:r>
        <w:rPr>
          <w:rFonts w:ascii="Arial" w:hAnsi="Arial" w:cs="Arial"/>
          <w:sz w:val="28"/>
          <w:szCs w:val="28"/>
        </w:rPr>
        <w:t>vasina</w:t>
      </w:r>
      <w:proofErr w:type="spellEnd"/>
      <w:r>
        <w:rPr>
          <w:rFonts w:ascii="Arial" w:hAnsi="Arial" w:cs="Arial"/>
          <w:sz w:val="28"/>
          <w:szCs w:val="28"/>
        </w:rPr>
        <w:t xml:space="preserve"> </w:t>
      </w:r>
      <w:proofErr w:type="spellStart"/>
      <w:r>
        <w:rPr>
          <w:rFonts w:ascii="Arial" w:hAnsi="Arial" w:cs="Arial"/>
          <w:sz w:val="28"/>
          <w:szCs w:val="28"/>
        </w:rPr>
        <w:t>mbereko</w:t>
      </w:r>
      <w:proofErr w:type="spellEnd"/>
      <w:r>
        <w:rPr>
          <w:rFonts w:ascii="Arial" w:hAnsi="Arial" w:cs="Arial"/>
          <w:sz w:val="28"/>
          <w:szCs w:val="28"/>
        </w:rPr>
        <w:t xml:space="preserve"> </w:t>
      </w:r>
      <w:proofErr w:type="spellStart"/>
      <w:r>
        <w:rPr>
          <w:rFonts w:ascii="Arial" w:hAnsi="Arial" w:cs="Arial"/>
          <w:sz w:val="28"/>
          <w:szCs w:val="28"/>
        </w:rPr>
        <w:t>vari</w:t>
      </w:r>
      <w:proofErr w:type="spellEnd"/>
      <w:r>
        <w:rPr>
          <w:rFonts w:ascii="Arial" w:hAnsi="Arial" w:cs="Arial"/>
          <w:sz w:val="28"/>
          <w:szCs w:val="28"/>
        </w:rPr>
        <w:t xml:space="preserve"> </w:t>
      </w:r>
      <w:proofErr w:type="spellStart"/>
      <w:r>
        <w:rPr>
          <w:rFonts w:ascii="Arial" w:hAnsi="Arial" w:cs="Arial"/>
          <w:sz w:val="28"/>
          <w:szCs w:val="28"/>
        </w:rPr>
        <w:t>kudzichemera</w:t>
      </w:r>
      <w:proofErr w:type="spellEnd"/>
      <w:r>
        <w:rPr>
          <w:rFonts w:ascii="Arial" w:hAnsi="Arial" w:cs="Arial"/>
          <w:sz w:val="28"/>
          <w:szCs w:val="28"/>
        </w:rPr>
        <w:t xml:space="preserve">, Baba makanaka </w:t>
      </w:r>
      <w:proofErr w:type="spellStart"/>
      <w:r>
        <w:rPr>
          <w:rFonts w:ascii="Arial" w:hAnsi="Arial" w:cs="Arial"/>
          <w:sz w:val="28"/>
          <w:szCs w:val="28"/>
        </w:rPr>
        <w:t>pindirai</w:t>
      </w:r>
      <w:proofErr w:type="spellEnd"/>
      <w:r>
        <w:rPr>
          <w:rFonts w:ascii="Arial" w:hAnsi="Arial" w:cs="Arial"/>
          <w:sz w:val="28"/>
          <w:szCs w:val="28"/>
        </w:rPr>
        <w:t>.</w:t>
      </w:r>
      <w:r w:rsidRPr="008A2DF6">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Mwari makanaka </w:t>
      </w:r>
      <w:proofErr w:type="spellStart"/>
      <w:r>
        <w:rPr>
          <w:rFonts w:ascii="Arial" w:hAnsi="Arial" w:cs="Arial"/>
          <w:sz w:val="28"/>
          <w:szCs w:val="28"/>
        </w:rPr>
        <w:t>chipindai</w:t>
      </w:r>
      <w:proofErr w:type="spellEnd"/>
      <w:r>
        <w:rPr>
          <w:rFonts w:ascii="Arial" w:hAnsi="Arial" w:cs="Arial"/>
          <w:sz w:val="28"/>
          <w:szCs w:val="28"/>
        </w:rPr>
        <w:t xml:space="preserve"> </w:t>
      </w:r>
      <w:proofErr w:type="spellStart"/>
      <w:r>
        <w:rPr>
          <w:rFonts w:ascii="Arial" w:hAnsi="Arial" w:cs="Arial"/>
          <w:sz w:val="28"/>
          <w:szCs w:val="28"/>
        </w:rPr>
        <w:t>mukati</w:t>
      </w:r>
      <w:proofErr w:type="spellEnd"/>
      <w:r>
        <w:rPr>
          <w:rFonts w:ascii="Arial" w:hAnsi="Arial" w:cs="Arial"/>
          <w:sz w:val="28"/>
          <w:szCs w:val="28"/>
        </w:rPr>
        <w:t xml:space="preserve"> </w:t>
      </w:r>
      <w:proofErr w:type="spellStart"/>
      <w:r>
        <w:rPr>
          <w:rFonts w:ascii="Arial" w:hAnsi="Arial" w:cs="Arial"/>
          <w:sz w:val="28"/>
          <w:szCs w:val="28"/>
        </w:rPr>
        <w:t>memba</w:t>
      </w:r>
      <w:proofErr w:type="spellEnd"/>
      <w:r>
        <w:rPr>
          <w:rFonts w:ascii="Arial" w:hAnsi="Arial" w:cs="Arial"/>
          <w:sz w:val="28"/>
          <w:szCs w:val="28"/>
        </w:rPr>
        <w:t xml:space="preserve"> </w:t>
      </w:r>
      <w:proofErr w:type="spellStart"/>
      <w:r>
        <w:rPr>
          <w:rFonts w:ascii="Arial" w:hAnsi="Arial" w:cs="Arial"/>
          <w:sz w:val="28"/>
          <w:szCs w:val="28"/>
        </w:rPr>
        <w:t>ino</w:t>
      </w:r>
      <w:proofErr w:type="spellEnd"/>
      <w:r>
        <w:rPr>
          <w:rFonts w:ascii="Arial" w:hAnsi="Arial" w:cs="Arial"/>
          <w:sz w:val="28"/>
          <w:szCs w:val="28"/>
        </w:rPr>
        <w:t xml:space="preserve"> Jehovah. Baba makanaka </w:t>
      </w:r>
      <w:proofErr w:type="spellStart"/>
      <w:r>
        <w:rPr>
          <w:rFonts w:ascii="Arial" w:hAnsi="Arial" w:cs="Arial"/>
          <w:sz w:val="28"/>
          <w:szCs w:val="28"/>
        </w:rPr>
        <w:t>mharidzo</w:t>
      </w:r>
      <w:proofErr w:type="spellEnd"/>
      <w:r>
        <w:rPr>
          <w:rFonts w:ascii="Arial" w:hAnsi="Arial" w:cs="Arial"/>
          <w:sz w:val="28"/>
          <w:szCs w:val="28"/>
        </w:rPr>
        <w:t xml:space="preserve"> </w:t>
      </w:r>
      <w:proofErr w:type="spellStart"/>
      <w:r>
        <w:rPr>
          <w:rFonts w:ascii="Arial" w:hAnsi="Arial" w:cs="Arial"/>
          <w:sz w:val="28"/>
          <w:szCs w:val="28"/>
        </w:rPr>
        <w:t>yedu</w:t>
      </w:r>
      <w:proofErr w:type="spellEnd"/>
      <w:r>
        <w:rPr>
          <w:rFonts w:ascii="Arial" w:hAnsi="Arial" w:cs="Arial"/>
          <w:sz w:val="28"/>
          <w:szCs w:val="28"/>
        </w:rPr>
        <w:t xml:space="preserve"> </w:t>
      </w:r>
      <w:proofErr w:type="spellStart"/>
      <w:r>
        <w:rPr>
          <w:rFonts w:ascii="Arial" w:hAnsi="Arial" w:cs="Arial"/>
          <w:sz w:val="28"/>
          <w:szCs w:val="28"/>
        </w:rPr>
        <w:t>ive</w:t>
      </w:r>
      <w:proofErr w:type="spellEnd"/>
      <w:r>
        <w:rPr>
          <w:rFonts w:ascii="Arial" w:hAnsi="Arial" w:cs="Arial"/>
          <w:sz w:val="28"/>
          <w:szCs w:val="28"/>
        </w:rPr>
        <w:t xml:space="preserve"> </w:t>
      </w:r>
      <w:proofErr w:type="spellStart"/>
      <w:r>
        <w:rPr>
          <w:rFonts w:ascii="Arial" w:hAnsi="Arial" w:cs="Arial"/>
          <w:sz w:val="28"/>
          <w:szCs w:val="28"/>
        </w:rPr>
        <w:t>mharidzo</w:t>
      </w:r>
      <w:proofErr w:type="spellEnd"/>
      <w:r>
        <w:rPr>
          <w:rFonts w:ascii="Arial" w:hAnsi="Arial" w:cs="Arial"/>
          <w:sz w:val="28"/>
          <w:szCs w:val="28"/>
        </w:rPr>
        <w:t xml:space="preserve"> </w:t>
      </w:r>
      <w:proofErr w:type="spellStart"/>
      <w:r>
        <w:rPr>
          <w:rFonts w:ascii="Arial" w:hAnsi="Arial" w:cs="Arial"/>
          <w:sz w:val="28"/>
          <w:szCs w:val="28"/>
        </w:rPr>
        <w:t>yenyu</w:t>
      </w:r>
      <w:proofErr w:type="spellEnd"/>
      <w:r>
        <w:rPr>
          <w:rFonts w:ascii="Arial" w:hAnsi="Arial" w:cs="Arial"/>
          <w:sz w:val="28"/>
          <w:szCs w:val="28"/>
        </w:rPr>
        <w:t>.</w:t>
      </w:r>
      <w:r w:rsidRPr="00424432">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Taikumbira</w:t>
      </w:r>
      <w:proofErr w:type="spellEnd"/>
      <w:r>
        <w:rPr>
          <w:rFonts w:ascii="Arial" w:hAnsi="Arial" w:cs="Arial"/>
          <w:sz w:val="28"/>
          <w:szCs w:val="28"/>
        </w:rPr>
        <w:t xml:space="preserve"> </w:t>
      </w:r>
      <w:proofErr w:type="spellStart"/>
      <w:r>
        <w:rPr>
          <w:rFonts w:ascii="Arial" w:hAnsi="Arial" w:cs="Arial"/>
          <w:sz w:val="28"/>
          <w:szCs w:val="28"/>
        </w:rPr>
        <w:t>izvi</w:t>
      </w:r>
      <w:proofErr w:type="spellEnd"/>
      <w:r>
        <w:rPr>
          <w:rFonts w:ascii="Arial" w:hAnsi="Arial" w:cs="Arial"/>
          <w:sz w:val="28"/>
          <w:szCs w:val="28"/>
        </w:rPr>
        <w:t xml:space="preserve"> nokutenda, </w:t>
      </w:r>
      <w:proofErr w:type="spellStart"/>
      <w:r>
        <w:rPr>
          <w:rFonts w:ascii="Arial" w:hAnsi="Arial" w:cs="Arial"/>
          <w:sz w:val="28"/>
          <w:szCs w:val="28"/>
        </w:rPr>
        <w:t>muZita</w:t>
      </w:r>
      <w:proofErr w:type="spellEnd"/>
      <w:r>
        <w:rPr>
          <w:rFonts w:ascii="Arial" w:hAnsi="Arial" w:cs="Arial"/>
          <w:sz w:val="28"/>
          <w:szCs w:val="28"/>
        </w:rPr>
        <w:t xml:space="preserve"> </w:t>
      </w:r>
      <w:proofErr w:type="spellStart"/>
      <w:r>
        <w:rPr>
          <w:rFonts w:ascii="Arial" w:hAnsi="Arial" w:cs="Arial"/>
          <w:sz w:val="28"/>
          <w:szCs w:val="28"/>
        </w:rPr>
        <w:t>raTenzi</w:t>
      </w:r>
      <w:proofErr w:type="spellEnd"/>
      <w:r>
        <w:rPr>
          <w:rFonts w:ascii="Arial" w:hAnsi="Arial" w:cs="Arial"/>
          <w:sz w:val="28"/>
          <w:szCs w:val="28"/>
        </w:rPr>
        <w:t xml:space="preserve"> </w:t>
      </w:r>
      <w:proofErr w:type="spellStart"/>
      <w:r>
        <w:rPr>
          <w:rFonts w:ascii="Arial" w:hAnsi="Arial" w:cs="Arial"/>
          <w:sz w:val="28"/>
          <w:szCs w:val="28"/>
        </w:rPr>
        <w:t>Jeso</w:t>
      </w:r>
      <w:proofErr w:type="spellEnd"/>
      <w:r>
        <w:rPr>
          <w:rFonts w:ascii="Arial" w:hAnsi="Arial" w:cs="Arial"/>
          <w:sz w:val="28"/>
          <w:szCs w:val="28"/>
        </w:rPr>
        <w:t xml:space="preserve"> Kristu, Amen and Amen.</w:t>
      </w:r>
      <w:r w:rsidRPr="00BB01C6">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Tigare</w:t>
      </w:r>
      <w:proofErr w:type="spellEnd"/>
      <w:r>
        <w:rPr>
          <w:rFonts w:ascii="Arial" w:hAnsi="Arial" w:cs="Arial"/>
          <w:sz w:val="28"/>
          <w:szCs w:val="28"/>
        </w:rPr>
        <w:t xml:space="preserve"> </w:t>
      </w:r>
      <w:proofErr w:type="spellStart"/>
      <w:r>
        <w:rPr>
          <w:rFonts w:ascii="Arial" w:hAnsi="Arial" w:cs="Arial"/>
          <w:sz w:val="28"/>
          <w:szCs w:val="28"/>
        </w:rPr>
        <w:t>hedu</w:t>
      </w:r>
      <w:proofErr w:type="spellEnd"/>
      <w:r>
        <w:rPr>
          <w:rFonts w:ascii="Arial" w:hAnsi="Arial" w:cs="Arial"/>
          <w:sz w:val="28"/>
          <w:szCs w:val="28"/>
        </w:rPr>
        <w:t xml:space="preserve"> tese </w:t>
      </w:r>
      <w:proofErr w:type="spellStart"/>
      <w:r>
        <w:rPr>
          <w:rFonts w:ascii="Arial" w:hAnsi="Arial" w:cs="Arial"/>
          <w:sz w:val="28"/>
          <w:szCs w:val="28"/>
        </w:rPr>
        <w:t>pasi</w:t>
      </w:r>
      <w:proofErr w:type="spellEnd"/>
      <w:r>
        <w:rPr>
          <w:rFonts w:ascii="Arial" w:hAnsi="Arial" w:cs="Arial"/>
          <w:sz w:val="28"/>
          <w:szCs w:val="28"/>
        </w:rPr>
        <w:t xml:space="preserve">. </w:t>
      </w:r>
    </w:p>
    <w:p w14:paraId="4EDEA578" w14:textId="77777777" w:rsidR="00CD57E7" w:rsidRDefault="00CD57E7" w:rsidP="00CD57E7">
      <w:pPr>
        <w:jc w:val="both"/>
        <w:rPr>
          <w:rFonts w:ascii="Arial" w:hAnsi="Arial" w:cs="Arial"/>
          <w:sz w:val="28"/>
          <w:szCs w:val="28"/>
        </w:rPr>
      </w:pPr>
      <w:r w:rsidRPr="00C87139">
        <w:rPr>
          <w:rFonts w:ascii="Arial" w:hAnsi="Arial" w:cs="Arial"/>
          <w:sz w:val="28"/>
          <w:szCs w:val="28"/>
          <w:vertAlign w:val="superscript"/>
        </w:rPr>
        <w:t xml:space="preserve">39 </w:t>
      </w:r>
      <w:proofErr w:type="spellStart"/>
      <w:r>
        <w:rPr>
          <w:rFonts w:ascii="Arial" w:hAnsi="Arial" w:cs="Arial"/>
          <w:sz w:val="28"/>
          <w:szCs w:val="28"/>
        </w:rPr>
        <w:t>Tinokwazisana</w:t>
      </w:r>
      <w:proofErr w:type="spellEnd"/>
      <w:r>
        <w:rPr>
          <w:rFonts w:ascii="Arial" w:hAnsi="Arial" w:cs="Arial"/>
          <w:sz w:val="28"/>
          <w:szCs w:val="28"/>
        </w:rPr>
        <w:t xml:space="preserve"> </w:t>
      </w:r>
      <w:proofErr w:type="spellStart"/>
      <w:r>
        <w:rPr>
          <w:rFonts w:ascii="Arial" w:hAnsi="Arial" w:cs="Arial"/>
          <w:sz w:val="28"/>
          <w:szCs w:val="28"/>
        </w:rPr>
        <w:t>tose</w:t>
      </w:r>
      <w:proofErr w:type="spellEnd"/>
      <w:r>
        <w:rPr>
          <w:rFonts w:ascii="Arial" w:hAnsi="Arial" w:cs="Arial"/>
          <w:sz w:val="28"/>
          <w:szCs w:val="28"/>
        </w:rPr>
        <w:t xml:space="preserve"> </w:t>
      </w:r>
      <w:proofErr w:type="spellStart"/>
      <w:r>
        <w:rPr>
          <w:rFonts w:ascii="Arial" w:hAnsi="Arial" w:cs="Arial"/>
          <w:sz w:val="28"/>
          <w:szCs w:val="28"/>
        </w:rPr>
        <w:t>muZita</w:t>
      </w:r>
      <w:proofErr w:type="spellEnd"/>
      <w:r>
        <w:rPr>
          <w:rFonts w:ascii="Arial" w:hAnsi="Arial" w:cs="Arial"/>
          <w:sz w:val="28"/>
          <w:szCs w:val="28"/>
        </w:rPr>
        <w:t xml:space="preserve"> </w:t>
      </w:r>
      <w:proofErr w:type="spellStart"/>
      <w:r>
        <w:rPr>
          <w:rFonts w:ascii="Arial" w:hAnsi="Arial" w:cs="Arial"/>
          <w:sz w:val="28"/>
          <w:szCs w:val="28"/>
        </w:rPr>
        <w:t>raTenzi</w:t>
      </w:r>
      <w:proofErr w:type="spellEnd"/>
      <w:r>
        <w:rPr>
          <w:rFonts w:ascii="Arial" w:hAnsi="Arial" w:cs="Arial"/>
          <w:sz w:val="28"/>
          <w:szCs w:val="28"/>
        </w:rPr>
        <w:t xml:space="preserve"> </w:t>
      </w:r>
      <w:proofErr w:type="spellStart"/>
      <w:r>
        <w:rPr>
          <w:rFonts w:ascii="Arial" w:hAnsi="Arial" w:cs="Arial"/>
          <w:sz w:val="28"/>
          <w:szCs w:val="28"/>
        </w:rPr>
        <w:t>Jeso</w:t>
      </w:r>
      <w:proofErr w:type="spellEnd"/>
      <w:r>
        <w:rPr>
          <w:rFonts w:ascii="Arial" w:hAnsi="Arial" w:cs="Arial"/>
          <w:sz w:val="28"/>
          <w:szCs w:val="28"/>
        </w:rPr>
        <w:t xml:space="preserve"> Kristu.</w:t>
      </w:r>
      <w:r w:rsidRPr="00731CB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Tokwazisana</w:t>
      </w:r>
      <w:proofErr w:type="spellEnd"/>
      <w:r>
        <w:rPr>
          <w:rFonts w:ascii="Arial" w:hAnsi="Arial" w:cs="Arial"/>
          <w:sz w:val="28"/>
          <w:szCs w:val="28"/>
        </w:rPr>
        <w:t xml:space="preserve"> </w:t>
      </w:r>
      <w:proofErr w:type="spellStart"/>
      <w:r>
        <w:rPr>
          <w:rFonts w:ascii="Arial" w:hAnsi="Arial" w:cs="Arial"/>
          <w:sz w:val="28"/>
          <w:szCs w:val="28"/>
        </w:rPr>
        <w:t>tose</w:t>
      </w:r>
      <w:proofErr w:type="spellEnd"/>
      <w:r>
        <w:rPr>
          <w:rFonts w:ascii="Arial" w:hAnsi="Arial" w:cs="Arial"/>
          <w:sz w:val="28"/>
          <w:szCs w:val="28"/>
        </w:rPr>
        <w:t xml:space="preserve"> </w:t>
      </w:r>
      <w:proofErr w:type="spellStart"/>
      <w:r>
        <w:rPr>
          <w:rFonts w:ascii="Arial" w:hAnsi="Arial" w:cs="Arial"/>
          <w:sz w:val="28"/>
          <w:szCs w:val="28"/>
        </w:rPr>
        <w:t>muZita</w:t>
      </w:r>
      <w:proofErr w:type="spellEnd"/>
      <w:r>
        <w:rPr>
          <w:rFonts w:ascii="Arial" w:hAnsi="Arial" w:cs="Arial"/>
          <w:sz w:val="28"/>
          <w:szCs w:val="28"/>
        </w:rPr>
        <w:t xml:space="preserve"> </w:t>
      </w:r>
      <w:proofErr w:type="spellStart"/>
      <w:r>
        <w:rPr>
          <w:rFonts w:ascii="Arial" w:hAnsi="Arial" w:cs="Arial"/>
          <w:sz w:val="28"/>
          <w:szCs w:val="28"/>
        </w:rPr>
        <w:t>raTenzi</w:t>
      </w:r>
      <w:proofErr w:type="spellEnd"/>
      <w:r>
        <w:rPr>
          <w:rFonts w:ascii="Arial" w:hAnsi="Arial" w:cs="Arial"/>
          <w:sz w:val="28"/>
          <w:szCs w:val="28"/>
        </w:rPr>
        <w:t xml:space="preserve"> </w:t>
      </w:r>
      <w:proofErr w:type="spellStart"/>
      <w:r>
        <w:rPr>
          <w:rFonts w:ascii="Arial" w:hAnsi="Arial" w:cs="Arial"/>
          <w:sz w:val="28"/>
          <w:szCs w:val="28"/>
        </w:rPr>
        <w:t>Jeso</w:t>
      </w:r>
      <w:proofErr w:type="spellEnd"/>
      <w:r>
        <w:rPr>
          <w:rFonts w:ascii="Arial" w:hAnsi="Arial" w:cs="Arial"/>
          <w:sz w:val="28"/>
          <w:szCs w:val="28"/>
        </w:rPr>
        <w:t xml:space="preserve"> Kristu.</w:t>
      </w:r>
      <w:r w:rsidRPr="00731CB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Amen.</w:t>
      </w:r>
      <w:r w:rsidRPr="00731CB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Totenda</w:t>
      </w:r>
      <w:proofErr w:type="spellEnd"/>
      <w:r>
        <w:rPr>
          <w:rFonts w:ascii="Arial" w:hAnsi="Arial" w:cs="Arial"/>
          <w:sz w:val="28"/>
          <w:szCs w:val="28"/>
        </w:rPr>
        <w:t xml:space="preserve"> Mwari </w:t>
      </w:r>
      <w:proofErr w:type="spellStart"/>
      <w:r>
        <w:rPr>
          <w:rFonts w:ascii="Arial" w:hAnsi="Arial" w:cs="Arial"/>
          <w:sz w:val="28"/>
          <w:szCs w:val="28"/>
        </w:rPr>
        <w:t>chaizvo</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tava</w:t>
      </w:r>
      <w:proofErr w:type="spellEnd"/>
      <w:r>
        <w:rPr>
          <w:rFonts w:ascii="Arial" w:hAnsi="Arial" w:cs="Arial"/>
          <w:sz w:val="28"/>
          <w:szCs w:val="28"/>
        </w:rPr>
        <w:t xml:space="preserve"> </w:t>
      </w:r>
      <w:proofErr w:type="spellStart"/>
      <w:r>
        <w:rPr>
          <w:rFonts w:ascii="Arial" w:hAnsi="Arial" w:cs="Arial"/>
          <w:sz w:val="28"/>
          <w:szCs w:val="28"/>
        </w:rPr>
        <w:t>muimba</w:t>
      </w:r>
      <w:proofErr w:type="spellEnd"/>
      <w:r>
        <w:rPr>
          <w:rFonts w:ascii="Arial" w:hAnsi="Arial" w:cs="Arial"/>
          <w:sz w:val="28"/>
          <w:szCs w:val="28"/>
        </w:rPr>
        <w:t xml:space="preserve"> </w:t>
      </w:r>
      <w:proofErr w:type="spellStart"/>
      <w:r>
        <w:rPr>
          <w:rFonts w:ascii="Arial" w:hAnsi="Arial" w:cs="Arial"/>
          <w:sz w:val="28"/>
          <w:szCs w:val="28"/>
        </w:rPr>
        <w:t>yaMwari</w:t>
      </w:r>
      <w:proofErr w:type="spellEnd"/>
      <w:r>
        <w:rPr>
          <w:rFonts w:ascii="Arial" w:hAnsi="Arial" w:cs="Arial"/>
          <w:sz w:val="28"/>
          <w:szCs w:val="28"/>
        </w:rPr>
        <w:t xml:space="preserve"> </w:t>
      </w:r>
      <w:proofErr w:type="spellStart"/>
      <w:r>
        <w:rPr>
          <w:rFonts w:ascii="Arial" w:hAnsi="Arial" w:cs="Arial"/>
          <w:sz w:val="28"/>
          <w:szCs w:val="28"/>
        </w:rPr>
        <w:t>zvakare</w:t>
      </w:r>
      <w:proofErr w:type="spellEnd"/>
      <w:r>
        <w:rPr>
          <w:rFonts w:ascii="Arial" w:hAnsi="Arial" w:cs="Arial"/>
          <w:sz w:val="28"/>
          <w:szCs w:val="28"/>
        </w:rPr>
        <w:t xml:space="preserve"> </w:t>
      </w:r>
      <w:proofErr w:type="spellStart"/>
      <w:r>
        <w:rPr>
          <w:rFonts w:ascii="Arial" w:hAnsi="Arial" w:cs="Arial"/>
          <w:sz w:val="28"/>
          <w:szCs w:val="28"/>
        </w:rPr>
        <w:t>musi</w:t>
      </w:r>
      <w:proofErr w:type="spellEnd"/>
      <w:r>
        <w:rPr>
          <w:rFonts w:ascii="Arial" w:hAnsi="Arial" w:cs="Arial"/>
          <w:sz w:val="28"/>
          <w:szCs w:val="28"/>
        </w:rPr>
        <w:t xml:space="preserve"> </w:t>
      </w:r>
      <w:proofErr w:type="spellStart"/>
      <w:r>
        <w:rPr>
          <w:rFonts w:ascii="Arial" w:hAnsi="Arial" w:cs="Arial"/>
          <w:sz w:val="28"/>
          <w:szCs w:val="28"/>
        </w:rPr>
        <w:t>weChishanu</w:t>
      </w:r>
      <w:proofErr w:type="spellEnd"/>
      <w:r>
        <w:rPr>
          <w:rFonts w:ascii="Arial" w:hAnsi="Arial" w:cs="Arial"/>
          <w:sz w:val="28"/>
          <w:szCs w:val="28"/>
        </w:rPr>
        <w:t xml:space="preserve">. Every time we come, we are–we complete a fast like this, kana tanga </w:t>
      </w:r>
      <w:proofErr w:type="spellStart"/>
      <w:r>
        <w:rPr>
          <w:rFonts w:ascii="Arial" w:hAnsi="Arial" w:cs="Arial"/>
          <w:sz w:val="28"/>
          <w:szCs w:val="28"/>
        </w:rPr>
        <w:t>taswera</w:t>
      </w:r>
      <w:proofErr w:type="spellEnd"/>
      <w:r>
        <w:rPr>
          <w:rFonts w:ascii="Arial" w:hAnsi="Arial" w:cs="Arial"/>
          <w:sz w:val="28"/>
          <w:szCs w:val="28"/>
        </w:rPr>
        <w:t xml:space="preserve"> </w:t>
      </w:r>
      <w:proofErr w:type="spellStart"/>
      <w:r>
        <w:rPr>
          <w:rFonts w:ascii="Arial" w:hAnsi="Arial" w:cs="Arial"/>
          <w:sz w:val="28"/>
          <w:szCs w:val="28"/>
        </w:rPr>
        <w:t>zvechokwadi</w:t>
      </w:r>
      <w:proofErr w:type="spellEnd"/>
      <w:r>
        <w:rPr>
          <w:rFonts w:ascii="Arial" w:hAnsi="Arial" w:cs="Arial"/>
          <w:sz w:val="28"/>
          <w:szCs w:val="28"/>
        </w:rPr>
        <w:t xml:space="preserve"> </w:t>
      </w:r>
      <w:proofErr w:type="spellStart"/>
      <w:r>
        <w:rPr>
          <w:rFonts w:ascii="Arial" w:hAnsi="Arial" w:cs="Arial"/>
          <w:sz w:val="28"/>
          <w:szCs w:val="28"/>
        </w:rPr>
        <w:t>tiri</w:t>
      </w:r>
      <w:proofErr w:type="spellEnd"/>
      <w:r>
        <w:rPr>
          <w:rFonts w:ascii="Arial" w:hAnsi="Arial" w:cs="Arial"/>
          <w:sz w:val="28"/>
          <w:szCs w:val="28"/>
        </w:rPr>
        <w:t xml:space="preserve"> committed, you have your request answered.</w:t>
      </w:r>
      <w:r w:rsidRPr="00045BB2">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“Let every man be a…? </w:t>
      </w:r>
      <w:r w:rsidRPr="0018479A">
        <w:rPr>
          <w:rFonts w:ascii="Arial" w:hAnsi="Arial" w:cs="Arial"/>
          <w:sz w:val="18"/>
          <w:szCs w:val="18"/>
        </w:rPr>
        <w:t xml:space="preserve">[Congregation says, </w:t>
      </w:r>
      <w:r>
        <w:rPr>
          <w:rFonts w:ascii="Arial" w:hAnsi="Arial" w:cs="Arial"/>
          <w:sz w:val="18"/>
          <w:szCs w:val="18"/>
        </w:rPr>
        <w:t>‘a liar,’</w:t>
      </w:r>
      <w:r w:rsidRPr="0018479A">
        <w:rPr>
          <w:rFonts w:ascii="Arial" w:hAnsi="Arial" w:cs="Arial"/>
          <w:sz w:val="18"/>
          <w:szCs w:val="18"/>
        </w:rPr>
        <w:t>]</w:t>
      </w:r>
      <w:r>
        <w:rPr>
          <w:rFonts w:ascii="Arial" w:hAnsi="Arial" w:cs="Arial"/>
          <w:sz w:val="28"/>
          <w:szCs w:val="28"/>
        </w:rPr>
        <w:t xml:space="preserve"> and God’s Word be…? </w:t>
      </w:r>
      <w:r w:rsidRPr="0018479A">
        <w:rPr>
          <w:rFonts w:ascii="Arial" w:hAnsi="Arial" w:cs="Arial"/>
          <w:sz w:val="18"/>
          <w:szCs w:val="18"/>
        </w:rPr>
        <w:t xml:space="preserve">[Congregation says, </w:t>
      </w:r>
      <w:r>
        <w:rPr>
          <w:rFonts w:ascii="Arial" w:hAnsi="Arial" w:cs="Arial"/>
          <w:sz w:val="18"/>
          <w:szCs w:val="18"/>
        </w:rPr>
        <w:t>‘true,’</w:t>
      </w:r>
      <w:r w:rsidRPr="0018479A">
        <w:rPr>
          <w:rFonts w:ascii="Arial" w:hAnsi="Arial" w:cs="Arial"/>
          <w:sz w:val="18"/>
          <w:szCs w:val="18"/>
        </w:rPr>
        <w:t>]</w:t>
      </w:r>
      <w:r>
        <w:rPr>
          <w:rFonts w:ascii="Arial" w:hAnsi="Arial" w:cs="Arial"/>
          <w:sz w:val="28"/>
          <w:szCs w:val="28"/>
        </w:rPr>
        <w:t xml:space="preserve"> true.” </w:t>
      </w:r>
    </w:p>
    <w:p w14:paraId="4E7EC1F0" w14:textId="77777777" w:rsidR="00CD57E7" w:rsidRDefault="00CD57E7" w:rsidP="00CD57E7">
      <w:pPr>
        <w:jc w:val="both"/>
        <w:rPr>
          <w:rFonts w:ascii="Arial" w:hAnsi="Arial" w:cs="Arial"/>
          <w:sz w:val="28"/>
          <w:szCs w:val="28"/>
        </w:rPr>
      </w:pPr>
      <w:r w:rsidRPr="00FF1546">
        <w:rPr>
          <w:rFonts w:ascii="Arial" w:hAnsi="Arial" w:cs="Arial"/>
          <w:sz w:val="28"/>
          <w:szCs w:val="28"/>
          <w:vertAlign w:val="superscript"/>
        </w:rPr>
        <w:lastRenderedPageBreak/>
        <w:t>40</w:t>
      </w:r>
      <w:r>
        <w:rPr>
          <w:rFonts w:ascii="Arial" w:hAnsi="Arial" w:cs="Arial"/>
          <w:sz w:val="28"/>
          <w:szCs w:val="28"/>
        </w:rPr>
        <w:t xml:space="preserve"> </w:t>
      </w:r>
      <w:proofErr w:type="spellStart"/>
      <w:r>
        <w:rPr>
          <w:rFonts w:ascii="Arial" w:hAnsi="Arial" w:cs="Arial"/>
          <w:sz w:val="28"/>
          <w:szCs w:val="28"/>
        </w:rPr>
        <w:t>Zvaaku</w:t>
      </w:r>
      <w:proofErr w:type="spellEnd"/>
      <w:r>
        <w:rPr>
          <w:rFonts w:ascii="Arial" w:hAnsi="Arial" w:cs="Arial"/>
          <w:sz w:val="28"/>
          <w:szCs w:val="28"/>
        </w:rPr>
        <w:t xml:space="preserve"> </w:t>
      </w:r>
      <w:proofErr w:type="spellStart"/>
      <w:r>
        <w:rPr>
          <w:rFonts w:ascii="Arial" w:hAnsi="Arial" w:cs="Arial"/>
          <w:sz w:val="28"/>
          <w:szCs w:val="28"/>
        </w:rPr>
        <w:t>depender</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waswera</w:t>
      </w:r>
      <w:proofErr w:type="spellEnd"/>
      <w:r>
        <w:rPr>
          <w:rFonts w:ascii="Arial" w:hAnsi="Arial" w:cs="Arial"/>
          <w:sz w:val="28"/>
          <w:szCs w:val="28"/>
        </w:rPr>
        <w:t xml:space="preserve"> </w:t>
      </w:r>
      <w:proofErr w:type="spellStart"/>
      <w:r>
        <w:rPr>
          <w:rFonts w:ascii="Arial" w:hAnsi="Arial" w:cs="Arial"/>
          <w:sz w:val="28"/>
          <w:szCs w:val="28"/>
        </w:rPr>
        <w:t>uri</w:t>
      </w:r>
      <w:proofErr w:type="spellEnd"/>
      <w:r>
        <w:rPr>
          <w:rFonts w:ascii="Arial" w:hAnsi="Arial" w:cs="Arial"/>
          <w:sz w:val="28"/>
          <w:szCs w:val="28"/>
        </w:rPr>
        <w:t xml:space="preserve"> mu condition </w:t>
      </w:r>
      <w:proofErr w:type="spellStart"/>
      <w:r>
        <w:rPr>
          <w:rFonts w:ascii="Arial" w:hAnsi="Arial" w:cs="Arial"/>
          <w:sz w:val="28"/>
          <w:szCs w:val="28"/>
        </w:rPr>
        <w:t>yakadii</w:t>
      </w:r>
      <w:proofErr w:type="spellEnd"/>
      <w:r>
        <w:rPr>
          <w:rFonts w:ascii="Arial" w:hAnsi="Arial" w:cs="Arial"/>
          <w:sz w:val="28"/>
          <w:szCs w:val="28"/>
        </w:rPr>
        <w:t>.</w:t>
      </w:r>
      <w:r w:rsidRPr="0023607A">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Vamwe</w:t>
      </w:r>
      <w:proofErr w:type="spellEnd"/>
      <w:r>
        <w:rPr>
          <w:rFonts w:ascii="Arial" w:hAnsi="Arial" w:cs="Arial"/>
          <w:sz w:val="28"/>
          <w:szCs w:val="28"/>
        </w:rPr>
        <w:t xml:space="preserve"> </w:t>
      </w:r>
      <w:proofErr w:type="spellStart"/>
      <w:r>
        <w:rPr>
          <w:rFonts w:ascii="Arial" w:hAnsi="Arial" w:cs="Arial"/>
          <w:sz w:val="28"/>
          <w:szCs w:val="28"/>
        </w:rPr>
        <w:t>havawoni</w:t>
      </w:r>
      <w:proofErr w:type="spellEnd"/>
      <w:r>
        <w:rPr>
          <w:rFonts w:ascii="Arial" w:hAnsi="Arial" w:cs="Arial"/>
          <w:sz w:val="28"/>
          <w:szCs w:val="28"/>
        </w:rPr>
        <w:t xml:space="preserve"> </w:t>
      </w:r>
      <w:proofErr w:type="spellStart"/>
      <w:r>
        <w:rPr>
          <w:rFonts w:ascii="Arial" w:hAnsi="Arial" w:cs="Arial"/>
          <w:sz w:val="28"/>
          <w:szCs w:val="28"/>
        </w:rPr>
        <w:t>chekunamatira</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cho</w:t>
      </w:r>
      <w:proofErr w:type="spellEnd"/>
      <w:r>
        <w:rPr>
          <w:rFonts w:ascii="Arial" w:hAnsi="Arial" w:cs="Arial"/>
          <w:sz w:val="28"/>
          <w:szCs w:val="28"/>
        </w:rPr>
        <w:t>–</w:t>
      </w:r>
      <w:proofErr w:type="spellStart"/>
      <w:r>
        <w:rPr>
          <w:rFonts w:ascii="Arial" w:hAnsi="Arial" w:cs="Arial"/>
          <w:sz w:val="28"/>
          <w:szCs w:val="28"/>
        </w:rPr>
        <w:t>cho</w:t>
      </w:r>
      <w:proofErr w:type="spellEnd"/>
      <w:r>
        <w:rPr>
          <w:rFonts w:ascii="Arial" w:hAnsi="Arial" w:cs="Arial"/>
          <w:sz w:val="28"/>
          <w:szCs w:val="28"/>
        </w:rPr>
        <w:t>–</w:t>
      </w:r>
      <w:proofErr w:type="spellStart"/>
      <w:r>
        <w:rPr>
          <w:rFonts w:ascii="Arial" w:hAnsi="Arial" w:cs="Arial"/>
          <w:sz w:val="28"/>
          <w:szCs w:val="28"/>
        </w:rPr>
        <w:t>chomweya</w:t>
      </w:r>
      <w:proofErr w:type="spellEnd"/>
      <w:r>
        <w:rPr>
          <w:rFonts w:ascii="Arial" w:hAnsi="Arial" w:cs="Arial"/>
          <w:sz w:val="28"/>
          <w:szCs w:val="28"/>
        </w:rPr>
        <w:t xml:space="preserve"> </w:t>
      </w:r>
      <w:proofErr w:type="spellStart"/>
      <w:r>
        <w:rPr>
          <w:rFonts w:ascii="Arial" w:hAnsi="Arial" w:cs="Arial"/>
          <w:sz w:val="28"/>
          <w:szCs w:val="28"/>
        </w:rPr>
        <w:t>chagara</w:t>
      </w:r>
      <w:proofErr w:type="spellEnd"/>
      <w:r>
        <w:rPr>
          <w:rFonts w:ascii="Arial" w:hAnsi="Arial" w:cs="Arial"/>
          <w:sz w:val="28"/>
          <w:szCs w:val="28"/>
        </w:rPr>
        <w:t xml:space="preserve"> ha–ha–ha–</w:t>
      </w:r>
      <w:proofErr w:type="spellStart"/>
      <w:r>
        <w:rPr>
          <w:rFonts w:ascii="Arial" w:hAnsi="Arial" w:cs="Arial"/>
          <w:sz w:val="28"/>
          <w:szCs w:val="28"/>
        </w:rPr>
        <w:t>hachisati</w:t>
      </w:r>
      <w:proofErr w:type="spellEnd"/>
      <w:r>
        <w:rPr>
          <w:rFonts w:ascii="Arial" w:hAnsi="Arial" w:cs="Arial"/>
          <w:sz w:val="28"/>
          <w:szCs w:val="28"/>
        </w:rPr>
        <w:t xml:space="preserve"> </w:t>
      </w:r>
      <w:proofErr w:type="spellStart"/>
      <w:r>
        <w:rPr>
          <w:rFonts w:ascii="Arial" w:hAnsi="Arial" w:cs="Arial"/>
          <w:sz w:val="28"/>
          <w:szCs w:val="28"/>
        </w:rPr>
        <w:t>chajeka</w:t>
      </w:r>
      <w:proofErr w:type="spellEnd"/>
      <w:r>
        <w:rPr>
          <w:rFonts w:ascii="Arial" w:hAnsi="Arial" w:cs="Arial"/>
          <w:sz w:val="28"/>
          <w:szCs w:val="28"/>
        </w:rPr>
        <w:t xml:space="preserve"> </w:t>
      </w:r>
      <w:commentRangeStart w:id="9"/>
      <w:proofErr w:type="spellStart"/>
      <w:r>
        <w:rPr>
          <w:rFonts w:ascii="Arial" w:hAnsi="Arial" w:cs="Arial"/>
          <w:sz w:val="28"/>
          <w:szCs w:val="28"/>
        </w:rPr>
        <w:t>kwavari</w:t>
      </w:r>
      <w:commentRangeEnd w:id="9"/>
      <w:proofErr w:type="spellEnd"/>
      <w:r>
        <w:rPr>
          <w:rStyle w:val="CommentReference"/>
        </w:rPr>
        <w:commentReference w:id="9"/>
      </w:r>
      <w:r>
        <w:rPr>
          <w:rFonts w:ascii="Arial" w:hAnsi="Arial" w:cs="Arial"/>
          <w:sz w:val="28"/>
          <w:szCs w:val="28"/>
        </w:rPr>
        <w:t xml:space="preserve">. But </w:t>
      </w:r>
      <w:proofErr w:type="spellStart"/>
      <w:r>
        <w:rPr>
          <w:rFonts w:ascii="Arial" w:hAnsi="Arial" w:cs="Arial"/>
          <w:sz w:val="28"/>
          <w:szCs w:val="28"/>
        </w:rPr>
        <w:t>kunesu</w:t>
      </w:r>
      <w:proofErr w:type="spellEnd"/>
      <w:r>
        <w:rPr>
          <w:rFonts w:ascii="Arial" w:hAnsi="Arial" w:cs="Arial"/>
          <w:sz w:val="28"/>
          <w:szCs w:val="28"/>
        </w:rPr>
        <w:t xml:space="preserve"> </w:t>
      </w:r>
      <w:proofErr w:type="spellStart"/>
      <w:r>
        <w:rPr>
          <w:rFonts w:ascii="Arial" w:hAnsi="Arial" w:cs="Arial"/>
          <w:sz w:val="28"/>
          <w:szCs w:val="28"/>
        </w:rPr>
        <w:t>takaziva</w:t>
      </w:r>
      <w:proofErr w:type="spellEnd"/>
      <w:r>
        <w:rPr>
          <w:rFonts w:ascii="Arial" w:hAnsi="Arial" w:cs="Arial"/>
          <w:sz w:val="28"/>
          <w:szCs w:val="28"/>
        </w:rPr>
        <w:t xml:space="preserve"> </w:t>
      </w:r>
      <w:proofErr w:type="spellStart"/>
      <w:r>
        <w:rPr>
          <w:rFonts w:ascii="Arial" w:hAnsi="Arial" w:cs="Arial"/>
          <w:sz w:val="28"/>
          <w:szCs w:val="28"/>
        </w:rPr>
        <w:t>hedu</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Mwari </w:t>
      </w:r>
      <w:proofErr w:type="spellStart"/>
      <w:r>
        <w:rPr>
          <w:rFonts w:ascii="Arial" w:hAnsi="Arial" w:cs="Arial"/>
          <w:sz w:val="28"/>
          <w:szCs w:val="28"/>
        </w:rPr>
        <w:t>anodaira</w:t>
      </w:r>
      <w:proofErr w:type="spellEnd"/>
      <w:r>
        <w:rPr>
          <w:rFonts w:ascii="Arial" w:hAnsi="Arial" w:cs="Arial"/>
          <w:sz w:val="28"/>
          <w:szCs w:val="28"/>
        </w:rPr>
        <w:t xml:space="preserve"> </w:t>
      </w:r>
      <w:proofErr w:type="spellStart"/>
      <w:r>
        <w:rPr>
          <w:rFonts w:ascii="Arial" w:hAnsi="Arial" w:cs="Arial"/>
          <w:sz w:val="28"/>
          <w:szCs w:val="28"/>
        </w:rPr>
        <w:t>miteuro</w:t>
      </w:r>
      <w:proofErr w:type="spellEnd"/>
      <w:r>
        <w:rPr>
          <w:rFonts w:ascii="Arial" w:hAnsi="Arial" w:cs="Arial"/>
          <w:sz w:val="28"/>
          <w:szCs w:val="28"/>
        </w:rPr>
        <w:t xml:space="preserve">, Mwari </w:t>
      </w:r>
      <w:proofErr w:type="spellStart"/>
      <w:r>
        <w:rPr>
          <w:rFonts w:ascii="Arial" w:hAnsi="Arial" w:cs="Arial"/>
          <w:sz w:val="28"/>
          <w:szCs w:val="28"/>
        </w:rPr>
        <w:t>anopa</w:t>
      </w:r>
      <w:proofErr w:type="spellEnd"/>
      <w:r>
        <w:rPr>
          <w:rFonts w:ascii="Arial" w:hAnsi="Arial" w:cs="Arial"/>
          <w:sz w:val="28"/>
          <w:szCs w:val="28"/>
        </w:rPr>
        <w:t xml:space="preserve">, Mwari </w:t>
      </w:r>
      <w:proofErr w:type="spellStart"/>
      <w:r>
        <w:rPr>
          <w:rFonts w:ascii="Arial" w:hAnsi="Arial" w:cs="Arial"/>
          <w:sz w:val="28"/>
          <w:szCs w:val="28"/>
        </w:rPr>
        <w:t>anokunda</w:t>
      </w:r>
      <w:proofErr w:type="spellEnd"/>
      <w:r>
        <w:rPr>
          <w:rFonts w:ascii="Arial" w:hAnsi="Arial" w:cs="Arial"/>
          <w:sz w:val="28"/>
          <w:szCs w:val="28"/>
        </w:rPr>
        <w:t xml:space="preserve"> </w:t>
      </w:r>
      <w:proofErr w:type="spellStart"/>
      <w:r>
        <w:rPr>
          <w:rFonts w:ascii="Arial" w:hAnsi="Arial" w:cs="Arial"/>
          <w:sz w:val="28"/>
          <w:szCs w:val="28"/>
        </w:rPr>
        <w:t>mweya</w:t>
      </w:r>
      <w:proofErr w:type="spellEnd"/>
      <w:r>
        <w:rPr>
          <w:rFonts w:ascii="Arial" w:hAnsi="Arial" w:cs="Arial"/>
          <w:sz w:val="28"/>
          <w:szCs w:val="28"/>
        </w:rPr>
        <w:t xml:space="preserve"> </w:t>
      </w:r>
      <w:proofErr w:type="spellStart"/>
      <w:r>
        <w:rPr>
          <w:rFonts w:ascii="Arial" w:hAnsi="Arial" w:cs="Arial"/>
          <w:sz w:val="28"/>
          <w:szCs w:val="28"/>
        </w:rPr>
        <w:t>yemadzinza</w:t>
      </w:r>
      <w:proofErr w:type="spellEnd"/>
      <w:r>
        <w:rPr>
          <w:rFonts w:ascii="Arial" w:hAnsi="Arial" w:cs="Arial"/>
          <w:sz w:val="28"/>
          <w:szCs w:val="28"/>
        </w:rPr>
        <w:t xml:space="preserve">, </w:t>
      </w:r>
      <w:proofErr w:type="spellStart"/>
      <w:r>
        <w:rPr>
          <w:rFonts w:ascii="Arial" w:hAnsi="Arial" w:cs="Arial"/>
          <w:sz w:val="28"/>
          <w:szCs w:val="28"/>
        </w:rPr>
        <w:t>zuva</w:t>
      </w:r>
      <w:proofErr w:type="spellEnd"/>
      <w:r>
        <w:rPr>
          <w:rFonts w:ascii="Arial" w:hAnsi="Arial" w:cs="Arial"/>
          <w:sz w:val="28"/>
          <w:szCs w:val="28"/>
        </w:rPr>
        <w:t xml:space="preserve"> </w:t>
      </w:r>
      <w:proofErr w:type="spellStart"/>
      <w:r>
        <w:rPr>
          <w:rFonts w:ascii="Arial" w:hAnsi="Arial" w:cs="Arial"/>
          <w:sz w:val="28"/>
          <w:szCs w:val="28"/>
        </w:rPr>
        <w:t>rakadai</w:t>
      </w:r>
      <w:proofErr w:type="spellEnd"/>
      <w:r>
        <w:rPr>
          <w:rFonts w:ascii="Arial" w:hAnsi="Arial" w:cs="Arial"/>
          <w:sz w:val="28"/>
          <w:szCs w:val="28"/>
        </w:rPr>
        <w:t xml:space="preserve"> </w:t>
      </w:r>
      <w:proofErr w:type="spellStart"/>
      <w:r>
        <w:rPr>
          <w:rFonts w:ascii="Arial" w:hAnsi="Arial" w:cs="Arial"/>
          <w:sz w:val="28"/>
          <w:szCs w:val="28"/>
        </w:rPr>
        <w:t>tino</w:t>
      </w:r>
      <w:proofErr w:type="spellEnd"/>
      <w:r>
        <w:rPr>
          <w:rFonts w:ascii="Arial" w:hAnsi="Arial" w:cs="Arial"/>
          <w:sz w:val="28"/>
          <w:szCs w:val="28"/>
        </w:rPr>
        <w:t xml:space="preserve">… </w:t>
      </w:r>
      <w:proofErr w:type="spellStart"/>
      <w:r>
        <w:rPr>
          <w:rFonts w:ascii="Arial" w:hAnsi="Arial" w:cs="Arial"/>
          <w:sz w:val="28"/>
          <w:szCs w:val="28"/>
        </w:rPr>
        <w:t>Izvozvi</w:t>
      </w:r>
      <w:proofErr w:type="spellEnd"/>
      <w:r>
        <w:rPr>
          <w:rFonts w:ascii="Arial" w:hAnsi="Arial" w:cs="Arial"/>
          <w:sz w:val="28"/>
          <w:szCs w:val="28"/>
        </w:rPr>
        <w:t xml:space="preserve"> </w:t>
      </w:r>
      <w:proofErr w:type="spellStart"/>
      <w:r>
        <w:rPr>
          <w:rFonts w:ascii="Arial" w:hAnsi="Arial" w:cs="Arial"/>
          <w:sz w:val="28"/>
          <w:szCs w:val="28"/>
        </w:rPr>
        <w:t>tichitoburuka</w:t>
      </w:r>
      <w:proofErr w:type="spellEnd"/>
      <w:r>
        <w:rPr>
          <w:rFonts w:ascii="Arial" w:hAnsi="Arial" w:cs="Arial"/>
          <w:sz w:val="28"/>
          <w:szCs w:val="28"/>
        </w:rPr>
        <w:t xml:space="preserve"> so, </w:t>
      </w:r>
      <w:proofErr w:type="spellStart"/>
      <w:r>
        <w:rPr>
          <w:rFonts w:ascii="Arial" w:hAnsi="Arial" w:cs="Arial"/>
          <w:sz w:val="28"/>
          <w:szCs w:val="28"/>
        </w:rPr>
        <w:t>taakutoita</w:t>
      </w:r>
      <w:proofErr w:type="spellEnd"/>
      <w:r>
        <w:rPr>
          <w:rFonts w:ascii="Arial" w:hAnsi="Arial" w:cs="Arial"/>
          <w:sz w:val="28"/>
          <w:szCs w:val="28"/>
        </w:rPr>
        <w:t xml:space="preserve"> look forward to next Wednesday.</w:t>
      </w:r>
      <w:r w:rsidRPr="00853F1D">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Inenge</w:t>
      </w:r>
      <w:proofErr w:type="spellEnd"/>
      <w:r>
        <w:rPr>
          <w:rFonts w:ascii="Arial" w:hAnsi="Arial" w:cs="Arial"/>
          <w:sz w:val="28"/>
          <w:szCs w:val="28"/>
        </w:rPr>
        <w:t xml:space="preserve"> </w:t>
      </w:r>
      <w:proofErr w:type="spellStart"/>
      <w:r>
        <w:rPr>
          <w:rFonts w:ascii="Arial" w:hAnsi="Arial" w:cs="Arial"/>
          <w:sz w:val="28"/>
          <w:szCs w:val="28"/>
        </w:rPr>
        <w:t>ichitori</w:t>
      </w:r>
      <w:proofErr w:type="spellEnd"/>
      <w:r>
        <w:rPr>
          <w:rFonts w:ascii="Arial" w:hAnsi="Arial" w:cs="Arial"/>
          <w:sz w:val="28"/>
          <w:szCs w:val="28"/>
        </w:rPr>
        <w:t xml:space="preserve"> </w:t>
      </w:r>
      <w:proofErr w:type="spellStart"/>
      <w:r>
        <w:rPr>
          <w:rFonts w:ascii="Arial" w:hAnsi="Arial" w:cs="Arial"/>
          <w:sz w:val="28"/>
          <w:szCs w:val="28"/>
        </w:rPr>
        <w:t>kure</w:t>
      </w:r>
      <w:proofErr w:type="spellEnd"/>
      <w:r>
        <w:rPr>
          <w:rFonts w:ascii="Arial" w:hAnsi="Arial" w:cs="Arial"/>
          <w:sz w:val="28"/>
          <w:szCs w:val="28"/>
        </w:rPr>
        <w:t xml:space="preserve"> </w:t>
      </w:r>
      <w:proofErr w:type="spellStart"/>
      <w:r>
        <w:rPr>
          <w:rFonts w:ascii="Arial" w:hAnsi="Arial" w:cs="Arial"/>
          <w:sz w:val="28"/>
          <w:szCs w:val="28"/>
        </w:rPr>
        <w:t>kwandiri</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takazvipira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gore rese </w:t>
      </w:r>
      <w:proofErr w:type="spellStart"/>
      <w:r>
        <w:rPr>
          <w:rFonts w:ascii="Arial" w:hAnsi="Arial" w:cs="Arial"/>
          <w:sz w:val="28"/>
          <w:szCs w:val="28"/>
        </w:rPr>
        <w:t>tinopinda</w:t>
      </w:r>
      <w:proofErr w:type="spellEnd"/>
      <w:r>
        <w:rPr>
          <w:rFonts w:ascii="Arial" w:hAnsi="Arial" w:cs="Arial"/>
          <w:sz w:val="28"/>
          <w:szCs w:val="28"/>
        </w:rPr>
        <w:t xml:space="preserve"> </w:t>
      </w:r>
      <w:proofErr w:type="spellStart"/>
      <w:r>
        <w:rPr>
          <w:rFonts w:ascii="Arial" w:hAnsi="Arial" w:cs="Arial"/>
          <w:sz w:val="28"/>
          <w:szCs w:val="28"/>
        </w:rPr>
        <w:t>pakute</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pakuteura</w:t>
      </w:r>
      <w:proofErr w:type="spellEnd"/>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Tatova</w:t>
      </w:r>
      <w:proofErr w:type="spellEnd"/>
      <w:r>
        <w:rPr>
          <w:rFonts w:ascii="Arial" w:hAnsi="Arial" w:cs="Arial"/>
          <w:sz w:val="28"/>
          <w:szCs w:val="28"/>
        </w:rPr>
        <w:t xml:space="preserve"> halfway through the year.</w:t>
      </w:r>
    </w:p>
    <w:p w14:paraId="6FE2E9C1" w14:textId="77777777" w:rsidR="00CD57E7" w:rsidRDefault="00CD57E7" w:rsidP="00CD57E7">
      <w:pPr>
        <w:jc w:val="both"/>
        <w:rPr>
          <w:rFonts w:ascii="Arial" w:hAnsi="Arial" w:cs="Arial"/>
          <w:sz w:val="28"/>
          <w:szCs w:val="28"/>
        </w:rPr>
      </w:pPr>
      <w:r w:rsidRPr="00F13F72">
        <w:rPr>
          <w:rFonts w:ascii="Arial" w:hAnsi="Arial" w:cs="Arial"/>
          <w:sz w:val="28"/>
          <w:szCs w:val="28"/>
          <w:vertAlign w:val="superscript"/>
        </w:rPr>
        <w:t>41</w:t>
      </w:r>
      <w:r>
        <w:rPr>
          <w:rFonts w:ascii="Arial" w:hAnsi="Arial" w:cs="Arial"/>
          <w:sz w:val="28"/>
          <w:szCs w:val="28"/>
        </w:rPr>
        <w:t xml:space="preserve"> </w:t>
      </w:r>
      <w:proofErr w:type="spellStart"/>
      <w:r>
        <w:rPr>
          <w:rFonts w:ascii="Arial" w:hAnsi="Arial" w:cs="Arial"/>
          <w:sz w:val="28"/>
          <w:szCs w:val="28"/>
        </w:rPr>
        <w:t>Tichipinda</w:t>
      </w:r>
      <w:proofErr w:type="spellEnd"/>
      <w:r>
        <w:rPr>
          <w:rFonts w:ascii="Arial" w:hAnsi="Arial" w:cs="Arial"/>
          <w:sz w:val="28"/>
          <w:szCs w:val="28"/>
        </w:rPr>
        <w:t xml:space="preserve"> </w:t>
      </w:r>
      <w:proofErr w:type="spellStart"/>
      <w:r>
        <w:rPr>
          <w:rFonts w:ascii="Arial" w:hAnsi="Arial" w:cs="Arial"/>
          <w:sz w:val="28"/>
          <w:szCs w:val="28"/>
        </w:rPr>
        <w:t>muna</w:t>
      </w:r>
      <w:proofErr w:type="spellEnd"/>
      <w:r>
        <w:rPr>
          <w:rFonts w:ascii="Arial" w:hAnsi="Arial" w:cs="Arial"/>
          <w:sz w:val="28"/>
          <w:szCs w:val="28"/>
        </w:rPr>
        <w:t xml:space="preserve"> July, </w:t>
      </w:r>
      <w:proofErr w:type="spellStart"/>
      <w:r>
        <w:rPr>
          <w:rFonts w:ascii="Arial" w:hAnsi="Arial" w:cs="Arial"/>
          <w:sz w:val="28"/>
          <w:szCs w:val="28"/>
        </w:rPr>
        <w:t>handitika</w:t>
      </w:r>
      <w:proofErr w:type="spellEnd"/>
      <w:r>
        <w:rPr>
          <w:rFonts w:ascii="Arial" w:hAnsi="Arial" w:cs="Arial"/>
          <w:sz w:val="28"/>
          <w:szCs w:val="28"/>
        </w:rPr>
        <w:t xml:space="preserve">, </w:t>
      </w:r>
      <w:proofErr w:type="spellStart"/>
      <w:r>
        <w:rPr>
          <w:rFonts w:ascii="Arial" w:hAnsi="Arial" w:cs="Arial"/>
          <w:sz w:val="28"/>
          <w:szCs w:val="28"/>
        </w:rPr>
        <w:t>tatova</w:t>
      </w:r>
      <w:proofErr w:type="spellEnd"/>
      <w:r>
        <w:rPr>
          <w:rFonts w:ascii="Arial" w:hAnsi="Arial" w:cs="Arial"/>
          <w:sz w:val="28"/>
          <w:szCs w:val="28"/>
        </w:rPr>
        <w:t xml:space="preserve"> mu seven months. </w:t>
      </w:r>
      <w:proofErr w:type="spellStart"/>
      <w:r w:rsidRPr="007E07B1">
        <w:rPr>
          <w:rFonts w:ascii="Arial" w:hAnsi="Arial" w:cs="Arial"/>
          <w:sz w:val="28"/>
          <w:szCs w:val="28"/>
          <w:lang w:val="fr-FR"/>
        </w:rPr>
        <w:t>Handi’moona</w:t>
      </w:r>
      <w:proofErr w:type="spellEnd"/>
      <w:r w:rsidRPr="007E07B1">
        <w:rPr>
          <w:rFonts w:ascii="Arial" w:hAnsi="Arial" w:cs="Arial"/>
          <w:sz w:val="28"/>
          <w:szCs w:val="28"/>
          <w:lang w:val="fr-FR"/>
        </w:rPr>
        <w:t xml:space="preserve"> </w:t>
      </w:r>
      <w:proofErr w:type="spellStart"/>
      <w:r w:rsidRPr="007E07B1">
        <w:rPr>
          <w:rFonts w:ascii="Arial" w:hAnsi="Arial" w:cs="Arial"/>
          <w:sz w:val="28"/>
          <w:szCs w:val="28"/>
          <w:lang w:val="fr-FR"/>
        </w:rPr>
        <w:t>kuti</w:t>
      </w:r>
      <w:proofErr w:type="spellEnd"/>
      <w:r w:rsidRPr="007E07B1">
        <w:rPr>
          <w:rFonts w:ascii="Arial" w:hAnsi="Arial" w:cs="Arial"/>
          <w:sz w:val="28"/>
          <w:szCs w:val="28"/>
          <w:lang w:val="fr-FR"/>
        </w:rPr>
        <w:t xml:space="preserve"> gore </w:t>
      </w:r>
      <w:proofErr w:type="spellStart"/>
      <w:r w:rsidRPr="007E07B1">
        <w:rPr>
          <w:rFonts w:ascii="Arial" w:hAnsi="Arial" w:cs="Arial"/>
          <w:sz w:val="28"/>
          <w:szCs w:val="28"/>
          <w:lang w:val="fr-FR"/>
        </w:rPr>
        <w:t>riri</w:t>
      </w:r>
      <w:proofErr w:type="spellEnd"/>
      <w:r w:rsidRPr="007E07B1">
        <w:rPr>
          <w:rFonts w:ascii="Arial" w:hAnsi="Arial" w:cs="Arial"/>
          <w:sz w:val="28"/>
          <w:szCs w:val="28"/>
          <w:lang w:val="fr-FR"/>
        </w:rPr>
        <w:t>–</w:t>
      </w:r>
      <w:proofErr w:type="spellStart"/>
      <w:r w:rsidRPr="007E07B1">
        <w:rPr>
          <w:rFonts w:ascii="Arial" w:hAnsi="Arial" w:cs="Arial"/>
          <w:sz w:val="28"/>
          <w:szCs w:val="28"/>
          <w:lang w:val="fr-FR"/>
        </w:rPr>
        <w:t>hachisi</w:t>
      </w:r>
      <w:proofErr w:type="spellEnd"/>
      <w:r w:rsidRPr="007E07B1">
        <w:rPr>
          <w:rFonts w:ascii="Arial" w:hAnsi="Arial" w:cs="Arial"/>
          <w:sz w:val="28"/>
          <w:szCs w:val="28"/>
          <w:lang w:val="fr-FR"/>
        </w:rPr>
        <w:t xml:space="preserve"> </w:t>
      </w:r>
      <w:proofErr w:type="spellStart"/>
      <w:r w:rsidRPr="007E07B1">
        <w:rPr>
          <w:rFonts w:ascii="Arial" w:hAnsi="Arial" w:cs="Arial"/>
          <w:sz w:val="28"/>
          <w:szCs w:val="28"/>
          <w:lang w:val="fr-FR"/>
        </w:rPr>
        <w:t>chinhu</w:t>
      </w:r>
      <w:proofErr w:type="spellEnd"/>
      <w:r w:rsidRPr="007E07B1">
        <w:rPr>
          <w:rFonts w:ascii="Arial" w:hAnsi="Arial" w:cs="Arial"/>
          <w:sz w:val="28"/>
          <w:szCs w:val="28"/>
          <w:lang w:val="fr-FR"/>
        </w:rPr>
        <w:t xml:space="preserve"> </w:t>
      </w:r>
      <w:proofErr w:type="spellStart"/>
      <w:proofErr w:type="gramStart"/>
      <w:r w:rsidRPr="007E07B1">
        <w:rPr>
          <w:rFonts w:ascii="Arial" w:hAnsi="Arial" w:cs="Arial"/>
          <w:sz w:val="28"/>
          <w:szCs w:val="28"/>
          <w:lang w:val="fr-FR"/>
        </w:rPr>
        <w:t>chihombe</w:t>
      </w:r>
      <w:proofErr w:type="spellEnd"/>
      <w:r w:rsidRPr="007E07B1">
        <w:rPr>
          <w:rFonts w:ascii="Arial" w:hAnsi="Arial" w:cs="Arial"/>
          <w:sz w:val="28"/>
          <w:szCs w:val="28"/>
          <w:lang w:val="fr-FR"/>
        </w:rPr>
        <w:t>?</w:t>
      </w:r>
      <w:proofErr w:type="gramEnd"/>
      <w:r w:rsidRPr="007E07B1">
        <w:rPr>
          <w:rFonts w:ascii="Arial" w:hAnsi="Arial" w:cs="Arial"/>
          <w:sz w:val="18"/>
          <w:szCs w:val="18"/>
          <w:lang w:val="fr-FR"/>
        </w:rPr>
        <w:t xml:space="preserve"> </w:t>
      </w:r>
      <w:r w:rsidRPr="0018479A">
        <w:rPr>
          <w:rFonts w:ascii="Arial" w:hAnsi="Arial" w:cs="Arial"/>
          <w:sz w:val="18"/>
          <w:szCs w:val="18"/>
        </w:rPr>
        <w:t>[Congregation says, “Amen.”]</w:t>
      </w:r>
      <w:r>
        <w:rPr>
          <w:rFonts w:ascii="Arial" w:hAnsi="Arial" w:cs="Arial"/>
          <w:sz w:val="28"/>
          <w:szCs w:val="28"/>
        </w:rPr>
        <w:t xml:space="preserve"> But </w:t>
      </w:r>
      <w:proofErr w:type="spellStart"/>
      <w:r>
        <w:rPr>
          <w:rFonts w:ascii="Arial" w:hAnsi="Arial" w:cs="Arial"/>
          <w:sz w:val="28"/>
          <w:szCs w:val="28"/>
        </w:rPr>
        <w:t>toda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rapera</w:t>
      </w:r>
      <w:proofErr w:type="spellEnd"/>
      <w:r>
        <w:rPr>
          <w:rFonts w:ascii="Arial" w:hAnsi="Arial" w:cs="Arial"/>
          <w:sz w:val="28"/>
          <w:szCs w:val="28"/>
        </w:rPr>
        <w:t xml:space="preserve"> gore </w:t>
      </w:r>
      <w:proofErr w:type="spellStart"/>
      <w:r>
        <w:rPr>
          <w:rFonts w:ascii="Arial" w:hAnsi="Arial" w:cs="Arial"/>
          <w:sz w:val="28"/>
          <w:szCs w:val="28"/>
        </w:rPr>
        <w:t>iroro</w:t>
      </w:r>
      <w:proofErr w:type="spellEnd"/>
      <w:r>
        <w:rPr>
          <w:rFonts w:ascii="Arial" w:hAnsi="Arial" w:cs="Arial"/>
          <w:sz w:val="28"/>
          <w:szCs w:val="28"/>
        </w:rPr>
        <w:t xml:space="preserve"> </w:t>
      </w:r>
      <w:proofErr w:type="spellStart"/>
      <w:r>
        <w:rPr>
          <w:rFonts w:ascii="Arial" w:hAnsi="Arial" w:cs="Arial"/>
          <w:sz w:val="28"/>
          <w:szCs w:val="28"/>
        </w:rPr>
        <w:t>utarise</w:t>
      </w:r>
      <w:proofErr w:type="spellEnd"/>
      <w:r>
        <w:rPr>
          <w:rFonts w:ascii="Arial" w:hAnsi="Arial" w:cs="Arial"/>
          <w:sz w:val="28"/>
          <w:szCs w:val="28"/>
        </w:rPr>
        <w:t xml:space="preserve"> </w:t>
      </w:r>
      <w:proofErr w:type="spellStart"/>
      <w:r>
        <w:rPr>
          <w:rFonts w:ascii="Arial" w:hAnsi="Arial" w:cs="Arial"/>
          <w:sz w:val="28"/>
          <w:szCs w:val="28"/>
        </w:rPr>
        <w:t>kumasure</w:t>
      </w:r>
      <w:proofErr w:type="spellEnd"/>
      <w:r>
        <w:rPr>
          <w:rFonts w:ascii="Arial" w:hAnsi="Arial" w:cs="Arial"/>
          <w:sz w:val="28"/>
          <w:szCs w:val="28"/>
        </w:rPr>
        <w:t xml:space="preserve"> </w:t>
      </w:r>
      <w:proofErr w:type="spellStart"/>
      <w:r>
        <w:rPr>
          <w:rFonts w:ascii="Arial" w:hAnsi="Arial" w:cs="Arial"/>
          <w:sz w:val="28"/>
          <w:szCs w:val="28"/>
        </w:rPr>
        <w:t>kwako</w:t>
      </w:r>
      <w:proofErr w:type="spellEnd"/>
      <w:r>
        <w:rPr>
          <w:rFonts w:ascii="Arial" w:hAnsi="Arial" w:cs="Arial"/>
          <w:sz w:val="28"/>
          <w:szCs w:val="28"/>
        </w:rPr>
        <w:t xml:space="preserve">, </w:t>
      </w:r>
      <w:proofErr w:type="spellStart"/>
      <w:r>
        <w:rPr>
          <w:rFonts w:ascii="Arial" w:hAnsi="Arial" w:cs="Arial"/>
          <w:sz w:val="28"/>
          <w:szCs w:val="28"/>
        </w:rPr>
        <w:t>wana</w:t>
      </w:r>
      <w:proofErr w:type="spellEnd"/>
      <w:r>
        <w:rPr>
          <w:rFonts w:ascii="Arial" w:hAnsi="Arial" w:cs="Arial"/>
          <w:sz w:val="28"/>
          <w:szCs w:val="28"/>
        </w:rPr>
        <w:t xml:space="preserve"> </w:t>
      </w:r>
      <w:proofErr w:type="spellStart"/>
      <w:r>
        <w:rPr>
          <w:rFonts w:ascii="Arial" w:hAnsi="Arial" w:cs="Arial"/>
          <w:sz w:val="28"/>
          <w:szCs w:val="28"/>
        </w:rPr>
        <w:t>mhinduro</w:t>
      </w:r>
      <w:proofErr w:type="spellEnd"/>
      <w:r>
        <w:rPr>
          <w:rFonts w:ascii="Arial" w:hAnsi="Arial" w:cs="Arial"/>
          <w:sz w:val="28"/>
          <w:szCs w:val="28"/>
        </w:rPr>
        <w:t xml:space="preserve"> </w:t>
      </w:r>
      <w:proofErr w:type="spellStart"/>
      <w:r>
        <w:rPr>
          <w:rFonts w:ascii="Arial" w:hAnsi="Arial" w:cs="Arial"/>
          <w:sz w:val="28"/>
          <w:szCs w:val="28"/>
        </w:rPr>
        <w:t>muzvinhu</w:t>
      </w:r>
      <w:proofErr w:type="spellEnd"/>
      <w:r>
        <w:rPr>
          <w:rFonts w:ascii="Arial" w:hAnsi="Arial" w:cs="Arial"/>
          <w:sz w:val="28"/>
          <w:szCs w:val="28"/>
        </w:rPr>
        <w:t xml:space="preserve"> </w:t>
      </w:r>
      <w:proofErr w:type="spellStart"/>
      <w:r>
        <w:rPr>
          <w:rFonts w:ascii="Arial" w:hAnsi="Arial" w:cs="Arial"/>
          <w:sz w:val="28"/>
          <w:szCs w:val="28"/>
        </w:rPr>
        <w:t>zvaunoda</w:t>
      </w:r>
      <w:proofErr w:type="spellEnd"/>
      <w:r>
        <w:rPr>
          <w:rFonts w:ascii="Arial" w:hAnsi="Arial" w:cs="Arial"/>
          <w:sz w:val="28"/>
          <w:szCs w:val="28"/>
        </w:rPr>
        <w:t>.</w:t>
      </w:r>
      <w:r w:rsidRPr="00216BA1">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Nhasi</w:t>
      </w:r>
      <w:proofErr w:type="spellEnd"/>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ndingoenda</w:t>
      </w:r>
      <w:proofErr w:type="spellEnd"/>
      <w:r>
        <w:rPr>
          <w:rFonts w:ascii="Arial" w:hAnsi="Arial" w:cs="Arial"/>
          <w:sz w:val="28"/>
          <w:szCs w:val="28"/>
        </w:rPr>
        <w:t xml:space="preserve"> </w:t>
      </w:r>
      <w:proofErr w:type="spellStart"/>
      <w:r>
        <w:rPr>
          <w:rFonts w:ascii="Arial" w:hAnsi="Arial" w:cs="Arial"/>
          <w:sz w:val="28"/>
          <w:szCs w:val="28"/>
        </w:rPr>
        <w:t>mberi</w:t>
      </w:r>
      <w:proofErr w:type="spellEnd"/>
      <w:r>
        <w:rPr>
          <w:rFonts w:ascii="Arial" w:hAnsi="Arial" w:cs="Arial"/>
          <w:sz w:val="28"/>
          <w:szCs w:val="28"/>
        </w:rPr>
        <w:t xml:space="preserve"> ne message </w:t>
      </w:r>
      <w:proofErr w:type="spellStart"/>
      <w:r>
        <w:rPr>
          <w:rFonts w:ascii="Arial" w:hAnsi="Arial" w:cs="Arial"/>
          <w:sz w:val="28"/>
          <w:szCs w:val="28"/>
        </w:rPr>
        <w:t>yedu</w:t>
      </w:r>
      <w:proofErr w:type="spellEnd"/>
      <w:r>
        <w:rPr>
          <w:rFonts w:ascii="Arial" w:hAnsi="Arial" w:cs="Arial"/>
          <w:sz w:val="28"/>
          <w:szCs w:val="28"/>
        </w:rPr>
        <w:t xml:space="preserve"> </w:t>
      </w:r>
      <w:proofErr w:type="spellStart"/>
      <w:r>
        <w:rPr>
          <w:rFonts w:ascii="Arial" w:hAnsi="Arial" w:cs="Arial"/>
          <w:sz w:val="28"/>
          <w:szCs w:val="28"/>
        </w:rPr>
        <w:t>yanezuro</w:t>
      </w:r>
      <w:proofErr w:type="spellEnd"/>
      <w:r>
        <w:rPr>
          <w:rFonts w:ascii="Arial" w:hAnsi="Arial" w:cs="Arial"/>
          <w:sz w:val="28"/>
          <w:szCs w:val="28"/>
        </w:rPr>
        <w:t xml:space="preserve"> </w:t>
      </w:r>
      <w:proofErr w:type="spellStart"/>
      <w:r>
        <w:rPr>
          <w:rFonts w:ascii="Arial" w:hAnsi="Arial" w:cs="Arial"/>
          <w:sz w:val="28"/>
          <w:szCs w:val="28"/>
        </w:rPr>
        <w:t>ye</w:t>
      </w:r>
      <w:r w:rsidRPr="00512FF8">
        <w:rPr>
          <w:rFonts w:ascii="Arial" w:hAnsi="Arial" w:cs="Arial"/>
          <w:i/>
          <w:iCs/>
          <w:sz w:val="28"/>
          <w:szCs w:val="28"/>
        </w:rPr>
        <w:t>Nzvimbo</w:t>
      </w:r>
      <w:proofErr w:type="spellEnd"/>
      <w:r w:rsidRPr="00512FF8">
        <w:rPr>
          <w:rFonts w:ascii="Arial" w:hAnsi="Arial" w:cs="Arial"/>
          <w:i/>
          <w:iCs/>
          <w:sz w:val="28"/>
          <w:szCs w:val="28"/>
        </w:rPr>
        <w:t xml:space="preserve"> Tsvene</w:t>
      </w:r>
      <w:r>
        <w:rPr>
          <w:rFonts w:ascii="Arial" w:hAnsi="Arial" w:cs="Arial"/>
          <w:sz w:val="28"/>
          <w:szCs w:val="28"/>
        </w:rPr>
        <w:t xml:space="preserve">, </w:t>
      </w:r>
      <w:proofErr w:type="spellStart"/>
      <w:r>
        <w:rPr>
          <w:rFonts w:ascii="Arial" w:hAnsi="Arial" w:cs="Arial"/>
          <w:sz w:val="28"/>
          <w:szCs w:val="28"/>
        </w:rPr>
        <w:t>handi’moona</w:t>
      </w:r>
      <w:proofErr w:type="spellEnd"/>
      <w:r>
        <w:rPr>
          <w:rFonts w:ascii="Arial" w:hAnsi="Arial" w:cs="Arial"/>
          <w:sz w:val="28"/>
          <w:szCs w:val="28"/>
        </w:rPr>
        <w:t xml:space="preserve">. But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kupa</w:t>
      </w:r>
      <w:proofErr w:type="spellEnd"/>
      <w:r>
        <w:rPr>
          <w:rFonts w:ascii="Arial" w:hAnsi="Arial" w:cs="Arial"/>
          <w:sz w:val="28"/>
          <w:szCs w:val="28"/>
        </w:rPr>
        <w:t xml:space="preserve"> emphasis </w:t>
      </w:r>
      <w:proofErr w:type="spellStart"/>
      <w:r>
        <w:rPr>
          <w:rFonts w:ascii="Arial" w:hAnsi="Arial" w:cs="Arial"/>
          <w:sz w:val="28"/>
          <w:szCs w:val="28"/>
        </w:rPr>
        <w:t>pavana</w:t>
      </w:r>
      <w:proofErr w:type="spellEnd"/>
      <w:r>
        <w:rPr>
          <w:rFonts w:ascii="Arial" w:hAnsi="Arial" w:cs="Arial"/>
          <w:sz w:val="28"/>
          <w:szCs w:val="28"/>
        </w:rPr>
        <w:t xml:space="preserve">, </w:t>
      </w:r>
      <w:proofErr w:type="spellStart"/>
      <w:r>
        <w:rPr>
          <w:rFonts w:ascii="Arial" w:hAnsi="Arial" w:cs="Arial"/>
          <w:sz w:val="28"/>
          <w:szCs w:val="28"/>
        </w:rPr>
        <w:t>paNzvimbo</w:t>
      </w:r>
      <w:proofErr w:type="spellEnd"/>
      <w:r>
        <w:rPr>
          <w:rFonts w:ascii="Arial" w:hAnsi="Arial" w:cs="Arial"/>
          <w:sz w:val="28"/>
          <w:szCs w:val="28"/>
        </w:rPr>
        <w:t xml:space="preserve"> </w:t>
      </w:r>
      <w:proofErr w:type="spellStart"/>
      <w:r>
        <w:rPr>
          <w:rFonts w:ascii="Arial" w:hAnsi="Arial" w:cs="Arial"/>
          <w:sz w:val="28"/>
          <w:szCs w:val="28"/>
        </w:rPr>
        <w:t>Tsvene</w:t>
      </w:r>
      <w:proofErr w:type="spellEnd"/>
      <w:r>
        <w:rPr>
          <w:rFonts w:ascii="Arial" w:hAnsi="Arial" w:cs="Arial"/>
          <w:sz w:val="28"/>
          <w:szCs w:val="28"/>
        </w:rPr>
        <w:t xml:space="preserve"> iyi. </w:t>
      </w:r>
      <w:proofErr w:type="spellStart"/>
      <w:r>
        <w:rPr>
          <w:rFonts w:ascii="Arial" w:hAnsi="Arial" w:cs="Arial"/>
          <w:sz w:val="28"/>
          <w:szCs w:val="28"/>
        </w:rPr>
        <w:t>Tichibuda</w:t>
      </w:r>
      <w:proofErr w:type="spellEnd"/>
      <w:r>
        <w:rPr>
          <w:rFonts w:ascii="Arial" w:hAnsi="Arial" w:cs="Arial"/>
          <w:sz w:val="28"/>
          <w:szCs w:val="28"/>
        </w:rPr>
        <w:t xml:space="preserve"> </w:t>
      </w:r>
      <w:proofErr w:type="spellStart"/>
      <w:r>
        <w:rPr>
          <w:rFonts w:ascii="Arial" w:hAnsi="Arial" w:cs="Arial"/>
          <w:sz w:val="28"/>
          <w:szCs w:val="28"/>
        </w:rPr>
        <w:t>nezuro</w:t>
      </w:r>
      <w:proofErr w:type="spellEnd"/>
      <w:r>
        <w:rPr>
          <w:rFonts w:ascii="Arial" w:hAnsi="Arial" w:cs="Arial"/>
          <w:sz w:val="28"/>
          <w:szCs w:val="28"/>
        </w:rPr>
        <w:t xml:space="preserve">, Pastor </w:t>
      </w:r>
      <w:proofErr w:type="spellStart"/>
      <w:r>
        <w:rPr>
          <w:rFonts w:ascii="Arial" w:hAnsi="Arial" w:cs="Arial"/>
          <w:sz w:val="28"/>
          <w:szCs w:val="28"/>
        </w:rPr>
        <w:t>vakabva</w:t>
      </w:r>
      <w:proofErr w:type="spellEnd"/>
      <w:r>
        <w:rPr>
          <w:rFonts w:ascii="Arial" w:hAnsi="Arial" w:cs="Arial"/>
          <w:sz w:val="28"/>
          <w:szCs w:val="28"/>
        </w:rPr>
        <w:t xml:space="preserve"> </w:t>
      </w:r>
      <w:proofErr w:type="spellStart"/>
      <w:r>
        <w:rPr>
          <w:rFonts w:ascii="Arial" w:hAnsi="Arial" w:cs="Arial"/>
          <w:sz w:val="28"/>
          <w:szCs w:val="28"/>
        </w:rPr>
        <w:t>vandivinga</w:t>
      </w:r>
      <w:proofErr w:type="spellEnd"/>
      <w:r>
        <w:rPr>
          <w:rFonts w:ascii="Arial" w:hAnsi="Arial" w:cs="Arial"/>
          <w:sz w:val="28"/>
          <w:szCs w:val="28"/>
        </w:rPr>
        <w:t xml:space="preserve"> </w:t>
      </w:r>
      <w:proofErr w:type="spellStart"/>
      <w:r>
        <w:rPr>
          <w:rFonts w:ascii="Arial" w:hAnsi="Arial" w:cs="Arial"/>
          <w:sz w:val="28"/>
          <w:szCs w:val="28"/>
        </w:rPr>
        <w:t>vachinditi</w:t>
      </w:r>
      <w:proofErr w:type="spellEnd"/>
      <w:r>
        <w:rPr>
          <w:rFonts w:ascii="Arial" w:hAnsi="Arial" w:cs="Arial"/>
          <w:sz w:val="28"/>
          <w:szCs w:val="28"/>
        </w:rPr>
        <w:t xml:space="preserve">, “Ah, message </w:t>
      </w:r>
      <w:proofErr w:type="spellStart"/>
      <w:r>
        <w:rPr>
          <w:rFonts w:ascii="Arial" w:hAnsi="Arial" w:cs="Arial"/>
          <w:sz w:val="28"/>
          <w:szCs w:val="28"/>
        </w:rPr>
        <w:t>yamamuchiparidza</w:t>
      </w:r>
      <w:proofErr w:type="spellEnd"/>
      <w:r>
        <w:rPr>
          <w:rFonts w:ascii="Arial" w:hAnsi="Arial" w:cs="Arial"/>
          <w:sz w:val="28"/>
          <w:szCs w:val="28"/>
        </w:rPr>
        <w:t xml:space="preserve">,” Pastor Chuma, </w:t>
      </w:r>
      <w:proofErr w:type="spellStart"/>
      <w:r>
        <w:rPr>
          <w:rFonts w:ascii="Arial" w:hAnsi="Arial" w:cs="Arial"/>
          <w:sz w:val="28"/>
          <w:szCs w:val="28"/>
        </w:rPr>
        <w:t>zvikanzi</w:t>
      </w:r>
      <w:proofErr w:type="spellEnd"/>
      <w:r>
        <w:rPr>
          <w:rFonts w:ascii="Arial" w:hAnsi="Arial" w:cs="Arial"/>
          <w:sz w:val="28"/>
          <w:szCs w:val="28"/>
        </w:rPr>
        <w:t xml:space="preserve">, “Ko </w:t>
      </w:r>
      <w:proofErr w:type="spellStart"/>
      <w:r>
        <w:rPr>
          <w:rFonts w:ascii="Arial" w:hAnsi="Arial" w:cs="Arial"/>
          <w:sz w:val="28"/>
          <w:szCs w:val="28"/>
        </w:rPr>
        <w:t>zvayanga</w:t>
      </w:r>
      <w:proofErr w:type="spellEnd"/>
      <w:r>
        <w:rPr>
          <w:rFonts w:ascii="Arial" w:hAnsi="Arial" w:cs="Arial"/>
          <w:sz w:val="28"/>
          <w:szCs w:val="28"/>
        </w:rPr>
        <w:t xml:space="preserve"> </w:t>
      </w:r>
      <w:proofErr w:type="spellStart"/>
      <w:r>
        <w:rPr>
          <w:rFonts w:ascii="Arial" w:hAnsi="Arial" w:cs="Arial"/>
          <w:sz w:val="28"/>
          <w:szCs w:val="28"/>
        </w:rPr>
        <w:t>iripo</w:t>
      </w:r>
      <w:proofErr w:type="spellEnd"/>
      <w:r>
        <w:rPr>
          <w:rFonts w:ascii="Arial" w:hAnsi="Arial" w:cs="Arial"/>
          <w:sz w:val="28"/>
          <w:szCs w:val="28"/>
        </w:rPr>
        <w:t xml:space="preserve"> kana </w:t>
      </w:r>
      <w:proofErr w:type="spellStart"/>
      <w:r>
        <w:rPr>
          <w:rFonts w:ascii="Arial" w:hAnsi="Arial" w:cs="Arial"/>
          <w:sz w:val="28"/>
          <w:szCs w:val="28"/>
        </w:rPr>
        <w:t>kumba</w:t>
      </w:r>
      <w:proofErr w:type="spellEnd"/>
      <w:r>
        <w:rPr>
          <w:rFonts w:ascii="Arial" w:hAnsi="Arial" w:cs="Arial"/>
          <w:sz w:val="28"/>
          <w:szCs w:val="28"/>
        </w:rPr>
        <w:t xml:space="preserve"> </w:t>
      </w:r>
      <w:proofErr w:type="spellStart"/>
      <w:r>
        <w:rPr>
          <w:rFonts w:ascii="Arial" w:hAnsi="Arial" w:cs="Arial"/>
          <w:sz w:val="28"/>
          <w:szCs w:val="28"/>
        </w:rPr>
        <w:t>kwangu</w:t>
      </w:r>
      <w:proofErr w:type="spellEnd"/>
      <w:r>
        <w:rPr>
          <w:rFonts w:ascii="Arial" w:hAnsi="Arial" w:cs="Arial"/>
          <w:sz w:val="28"/>
          <w:szCs w:val="28"/>
        </w:rPr>
        <w:t xml:space="preserve"> uku.”</w:t>
      </w:r>
    </w:p>
    <w:p w14:paraId="6F2E7B95" w14:textId="77777777" w:rsidR="00CD57E7" w:rsidRDefault="00CD57E7" w:rsidP="00CD57E7">
      <w:pPr>
        <w:jc w:val="both"/>
        <w:rPr>
          <w:rFonts w:ascii="Arial" w:hAnsi="Arial" w:cs="Arial"/>
          <w:sz w:val="28"/>
          <w:szCs w:val="28"/>
        </w:rPr>
      </w:pPr>
      <w:proofErr w:type="spellStart"/>
      <w:r>
        <w:rPr>
          <w:rFonts w:ascii="Arial" w:hAnsi="Arial" w:cs="Arial"/>
          <w:sz w:val="28"/>
          <w:szCs w:val="28"/>
        </w:rPr>
        <w:t>Ndikati</w:t>
      </w:r>
      <w:proofErr w:type="spellEnd"/>
      <w:r>
        <w:rPr>
          <w:rFonts w:ascii="Arial" w:hAnsi="Arial" w:cs="Arial"/>
          <w:sz w:val="28"/>
          <w:szCs w:val="28"/>
        </w:rPr>
        <w:t>, “Hindava?”</w:t>
      </w:r>
    </w:p>
    <w:p w14:paraId="654807AD" w14:textId="77777777" w:rsidR="00CD57E7" w:rsidRDefault="00CD57E7" w:rsidP="00CD57E7">
      <w:pPr>
        <w:jc w:val="both"/>
        <w:rPr>
          <w:rFonts w:ascii="Arial" w:hAnsi="Arial" w:cs="Arial"/>
          <w:sz w:val="28"/>
          <w:szCs w:val="28"/>
        </w:rPr>
      </w:pPr>
      <w:r>
        <w:rPr>
          <w:rFonts w:ascii="Arial" w:hAnsi="Arial" w:cs="Arial"/>
          <w:sz w:val="28"/>
          <w:szCs w:val="28"/>
        </w:rPr>
        <w:t xml:space="preserve">Zvikanzi, “Ah, Tsitsi </w:t>
      </w:r>
      <w:proofErr w:type="spellStart"/>
      <w:r>
        <w:rPr>
          <w:rFonts w:ascii="Arial" w:hAnsi="Arial" w:cs="Arial"/>
          <w:sz w:val="28"/>
          <w:szCs w:val="28"/>
        </w:rPr>
        <w:t>akauya</w:t>
      </w:r>
      <w:proofErr w:type="spellEnd"/>
      <w:r>
        <w:rPr>
          <w:rFonts w:ascii="Arial" w:hAnsi="Arial" w:cs="Arial"/>
          <w:sz w:val="28"/>
          <w:szCs w:val="28"/>
        </w:rPr>
        <w:t xml:space="preserve"> </w:t>
      </w:r>
      <w:proofErr w:type="spellStart"/>
      <w:r>
        <w:rPr>
          <w:rFonts w:ascii="Arial" w:hAnsi="Arial" w:cs="Arial"/>
          <w:sz w:val="28"/>
          <w:szCs w:val="28"/>
        </w:rPr>
        <w:t>akandikumbira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baba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kuenda</w:t>
      </w:r>
      <w:proofErr w:type="spellEnd"/>
      <w:r>
        <w:rPr>
          <w:rFonts w:ascii="Arial" w:hAnsi="Arial" w:cs="Arial"/>
          <w:sz w:val="28"/>
          <w:szCs w:val="28"/>
        </w:rPr>
        <w:t xml:space="preserve"> </w:t>
      </w:r>
      <w:proofErr w:type="spellStart"/>
      <w:r>
        <w:rPr>
          <w:rFonts w:ascii="Arial" w:hAnsi="Arial" w:cs="Arial"/>
          <w:sz w:val="28"/>
          <w:szCs w:val="28"/>
        </w:rPr>
        <w:t>ku</w:t>
      </w:r>
      <w:proofErr w:type="spellEnd"/>
      <w:r>
        <w:rPr>
          <w:rFonts w:ascii="Arial" w:hAnsi="Arial" w:cs="Arial"/>
          <w:sz w:val="28"/>
          <w:szCs w:val="28"/>
        </w:rPr>
        <w:t xml:space="preserve"> S.U.”</w:t>
      </w:r>
    </w:p>
    <w:p w14:paraId="175B5E21" w14:textId="77777777" w:rsidR="00CD57E7" w:rsidRDefault="00CD57E7" w:rsidP="00CD57E7">
      <w:pPr>
        <w:jc w:val="both"/>
        <w:rPr>
          <w:rFonts w:ascii="Arial" w:hAnsi="Arial" w:cs="Arial"/>
          <w:sz w:val="28"/>
          <w:szCs w:val="28"/>
        </w:rPr>
      </w:pPr>
      <w:r w:rsidRPr="005B6202">
        <w:rPr>
          <w:rFonts w:ascii="Arial" w:hAnsi="Arial" w:cs="Arial"/>
          <w:sz w:val="28"/>
          <w:szCs w:val="28"/>
          <w:vertAlign w:val="superscript"/>
        </w:rPr>
        <w:t>42</w:t>
      </w:r>
      <w:r>
        <w:rPr>
          <w:rFonts w:ascii="Arial" w:hAnsi="Arial" w:cs="Arial"/>
          <w:sz w:val="28"/>
          <w:szCs w:val="28"/>
        </w:rPr>
        <w:t xml:space="preserve"> Do you know </w:t>
      </w:r>
      <w:proofErr w:type="spellStart"/>
      <w:r>
        <w:rPr>
          <w:rFonts w:ascii="Arial" w:hAnsi="Arial" w:cs="Arial"/>
          <w:sz w:val="28"/>
          <w:szCs w:val="28"/>
        </w:rPr>
        <w:t>kuti</w:t>
      </w:r>
      <w:proofErr w:type="spellEnd"/>
      <w:r>
        <w:rPr>
          <w:rFonts w:ascii="Arial" w:hAnsi="Arial" w:cs="Arial"/>
          <w:sz w:val="28"/>
          <w:szCs w:val="28"/>
        </w:rPr>
        <w:t xml:space="preserve"> they don’t see why anything wrong with that?</w:t>
      </w:r>
      <w:r w:rsidRPr="0063209F">
        <w:rPr>
          <w:rFonts w:ascii="Arial" w:hAnsi="Arial" w:cs="Arial"/>
          <w:sz w:val="18"/>
          <w:szCs w:val="18"/>
        </w:rPr>
        <w:t xml:space="preserve"> </w:t>
      </w:r>
      <w:r w:rsidRPr="0018479A">
        <w:rPr>
          <w:rFonts w:ascii="Arial" w:hAnsi="Arial" w:cs="Arial"/>
          <w:sz w:val="18"/>
          <w:szCs w:val="18"/>
        </w:rPr>
        <w:t>[Congregation says, “</w:t>
      </w:r>
      <w:r>
        <w:rPr>
          <w:rFonts w:ascii="Arial" w:hAnsi="Arial" w:cs="Arial"/>
          <w:sz w:val="18"/>
          <w:szCs w:val="18"/>
        </w:rPr>
        <w:t>mmm</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Ehe</w:t>
      </w:r>
      <w:proofErr w:type="spellEnd"/>
      <w:r>
        <w:rPr>
          <w:rFonts w:ascii="Arial" w:hAnsi="Arial" w:cs="Arial"/>
          <w:sz w:val="28"/>
          <w:szCs w:val="28"/>
        </w:rPr>
        <w:t xml:space="preserve">. Vada </w:t>
      </w:r>
      <w:proofErr w:type="spellStart"/>
      <w:r>
        <w:rPr>
          <w:rFonts w:ascii="Arial" w:hAnsi="Arial" w:cs="Arial"/>
          <w:sz w:val="28"/>
          <w:szCs w:val="28"/>
        </w:rPr>
        <w:t>kuenda</w:t>
      </w:r>
      <w:proofErr w:type="spellEnd"/>
      <w:r>
        <w:rPr>
          <w:rFonts w:ascii="Arial" w:hAnsi="Arial" w:cs="Arial"/>
          <w:sz w:val="28"/>
          <w:szCs w:val="28"/>
        </w:rPr>
        <w:t xml:space="preserve"> </w:t>
      </w:r>
      <w:proofErr w:type="spellStart"/>
      <w:r>
        <w:rPr>
          <w:rFonts w:ascii="Arial" w:hAnsi="Arial" w:cs="Arial"/>
          <w:sz w:val="28"/>
          <w:szCs w:val="28"/>
        </w:rPr>
        <w:t>ku</w:t>
      </w:r>
      <w:proofErr w:type="spellEnd"/>
      <w:r>
        <w:rPr>
          <w:rFonts w:ascii="Arial" w:hAnsi="Arial" w:cs="Arial"/>
          <w:sz w:val="28"/>
          <w:szCs w:val="28"/>
        </w:rPr>
        <w:t xml:space="preserve"> S.U. Saka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unoshaya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unomurambidza</w:t>
      </w:r>
      <w:proofErr w:type="spellEnd"/>
      <w:r>
        <w:rPr>
          <w:rFonts w:ascii="Arial" w:hAnsi="Arial" w:cs="Arial"/>
          <w:sz w:val="28"/>
          <w:szCs w:val="28"/>
        </w:rPr>
        <w:t xml:space="preserve"> sei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usaende</w:t>
      </w:r>
      <w:proofErr w:type="spellEnd"/>
      <w:r>
        <w:rPr>
          <w:rFonts w:ascii="Arial" w:hAnsi="Arial" w:cs="Arial"/>
          <w:sz w:val="28"/>
          <w:szCs w:val="28"/>
        </w:rPr>
        <w:t xml:space="preserve"> here kana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enda</w:t>
      </w:r>
      <w:proofErr w:type="spellEnd"/>
      <w:r>
        <w:rPr>
          <w:rFonts w:ascii="Arial" w:hAnsi="Arial" w:cs="Arial"/>
          <w:sz w:val="28"/>
          <w:szCs w:val="28"/>
        </w:rPr>
        <w:t xml:space="preserve">. Hau–you do–you don’t know what to do. But as a parent you know </w:t>
      </w:r>
      <w:proofErr w:type="spellStart"/>
      <w:r>
        <w:rPr>
          <w:rFonts w:ascii="Arial" w:hAnsi="Arial" w:cs="Arial"/>
          <w:sz w:val="28"/>
          <w:szCs w:val="28"/>
        </w:rPr>
        <w:t>kuti</w:t>
      </w:r>
      <w:proofErr w:type="spellEnd"/>
      <w:r>
        <w:rPr>
          <w:rFonts w:ascii="Arial" w:hAnsi="Arial" w:cs="Arial"/>
          <w:sz w:val="28"/>
          <w:szCs w:val="28"/>
        </w:rPr>
        <w:t xml:space="preserve"> hakuna </w:t>
      </w:r>
      <w:proofErr w:type="spellStart"/>
      <w:r>
        <w:rPr>
          <w:rFonts w:ascii="Arial" w:hAnsi="Arial" w:cs="Arial"/>
          <w:sz w:val="28"/>
          <w:szCs w:val="28"/>
        </w:rPr>
        <w:t>chaanonodii</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chaanonodzidza</w:t>
      </w:r>
      <w:proofErr w:type="spellEnd"/>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chaanonodzidza</w:t>
      </w:r>
      <w:proofErr w:type="spellEnd"/>
      <w:r>
        <w:rPr>
          <w:rFonts w:ascii="Arial" w:hAnsi="Arial" w:cs="Arial"/>
          <w:sz w:val="28"/>
          <w:szCs w:val="28"/>
        </w:rPr>
        <w:t xml:space="preserve"> </w:t>
      </w:r>
      <w:proofErr w:type="spellStart"/>
      <w:r>
        <w:rPr>
          <w:rFonts w:ascii="Arial" w:hAnsi="Arial" w:cs="Arial"/>
          <w:sz w:val="28"/>
          <w:szCs w:val="28"/>
        </w:rPr>
        <w:t>ikoko</w:t>
      </w:r>
      <w:proofErr w:type="spellEnd"/>
      <w:r>
        <w:rPr>
          <w:rFonts w:ascii="Arial" w:hAnsi="Arial" w:cs="Arial"/>
          <w:sz w:val="28"/>
          <w:szCs w:val="28"/>
        </w:rPr>
        <w:t xml:space="preserve">. But </w:t>
      </w:r>
      <w:proofErr w:type="spellStart"/>
      <w:r>
        <w:rPr>
          <w:rFonts w:ascii="Arial" w:hAnsi="Arial" w:cs="Arial"/>
          <w:sz w:val="28"/>
          <w:szCs w:val="28"/>
        </w:rPr>
        <w:t>kwaari</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kwese</w:t>
      </w:r>
      <w:proofErr w:type="spellEnd"/>
      <w:r>
        <w:rPr>
          <w:rFonts w:ascii="Arial" w:hAnsi="Arial" w:cs="Arial"/>
          <w:sz w:val="28"/>
          <w:szCs w:val="28"/>
        </w:rPr>
        <w:t xml:space="preserve">. So, what we need to do as a church, ma parents ese, is to over drill your children, </w:t>
      </w:r>
      <w:r w:rsidRPr="0018479A">
        <w:rPr>
          <w:rFonts w:ascii="Arial" w:hAnsi="Arial" w:cs="Arial"/>
          <w:sz w:val="18"/>
          <w:szCs w:val="18"/>
        </w:rPr>
        <w:t>[Congregation says, “Amen</w:t>
      </w:r>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in what is proper.</w:t>
      </w:r>
      <w:r w:rsidRPr="00087B76">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Tinganzwa</w:t>
      </w:r>
      <w:proofErr w:type="spellEnd"/>
      <w:r>
        <w:rPr>
          <w:rFonts w:ascii="Arial" w:hAnsi="Arial" w:cs="Arial"/>
          <w:sz w:val="28"/>
          <w:szCs w:val="28"/>
        </w:rPr>
        <w:t xml:space="preserve"> Amen here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w:t>
      </w:r>
      <w:r w:rsidRPr="00BC6DBC">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
    <w:p w14:paraId="2736C925" w14:textId="77777777" w:rsidR="00CD57E7" w:rsidRDefault="00CD57E7" w:rsidP="00CD57E7">
      <w:pPr>
        <w:jc w:val="both"/>
        <w:rPr>
          <w:rFonts w:ascii="Arial" w:hAnsi="Arial" w:cs="Arial"/>
          <w:sz w:val="28"/>
          <w:szCs w:val="28"/>
        </w:rPr>
      </w:pPr>
      <w:r w:rsidRPr="005B6202">
        <w:rPr>
          <w:rFonts w:ascii="Arial" w:hAnsi="Arial" w:cs="Arial"/>
          <w:sz w:val="28"/>
          <w:szCs w:val="28"/>
          <w:vertAlign w:val="superscript"/>
        </w:rPr>
        <w:t>43</w:t>
      </w:r>
      <w:r>
        <w:rPr>
          <w:rFonts w:ascii="Arial" w:hAnsi="Arial" w:cs="Arial"/>
          <w:sz w:val="28"/>
          <w:szCs w:val="28"/>
        </w:rPr>
        <w:t xml:space="preserve"> Saka while tine burden </w:t>
      </w:r>
      <w:proofErr w:type="spellStart"/>
      <w:r>
        <w:rPr>
          <w:rFonts w:ascii="Arial" w:hAnsi="Arial" w:cs="Arial"/>
          <w:sz w:val="28"/>
          <w:szCs w:val="28"/>
        </w:rPr>
        <w:t>yedu</w:t>
      </w:r>
      <w:proofErr w:type="spellEnd"/>
      <w:r>
        <w:rPr>
          <w:rFonts w:ascii="Arial" w:hAnsi="Arial" w:cs="Arial"/>
          <w:sz w:val="28"/>
          <w:szCs w:val="28"/>
        </w:rPr>
        <w:t xml:space="preserve"> iyi, </w:t>
      </w:r>
      <w:proofErr w:type="spellStart"/>
      <w:r>
        <w:rPr>
          <w:rFonts w:ascii="Arial" w:hAnsi="Arial" w:cs="Arial"/>
          <w:sz w:val="28"/>
          <w:szCs w:val="28"/>
        </w:rPr>
        <w:t>yekudanwa</w:t>
      </w:r>
      <w:proofErr w:type="spellEnd"/>
      <w:r>
        <w:rPr>
          <w:rFonts w:ascii="Arial" w:hAnsi="Arial" w:cs="Arial"/>
          <w:sz w:val="28"/>
          <w:szCs w:val="28"/>
        </w:rPr>
        <w:t xml:space="preserve"> </w:t>
      </w:r>
      <w:proofErr w:type="spellStart"/>
      <w:r>
        <w:rPr>
          <w:rFonts w:ascii="Arial" w:hAnsi="Arial" w:cs="Arial"/>
          <w:sz w:val="28"/>
          <w:szCs w:val="28"/>
        </w:rPr>
        <w:t>kwatakaita</w:t>
      </w:r>
      <w:proofErr w:type="spellEnd"/>
      <w:r>
        <w:rPr>
          <w:rFonts w:ascii="Arial" w:hAnsi="Arial" w:cs="Arial"/>
          <w:sz w:val="28"/>
          <w:szCs w:val="28"/>
        </w:rPr>
        <w:t xml:space="preserve"> </w:t>
      </w:r>
      <w:proofErr w:type="spellStart"/>
      <w:r>
        <w:rPr>
          <w:rFonts w:ascii="Arial" w:hAnsi="Arial" w:cs="Arial"/>
          <w:sz w:val="28"/>
          <w:szCs w:val="28"/>
        </w:rPr>
        <w:t>naMwari</w:t>
      </w:r>
      <w:proofErr w:type="spellEnd"/>
      <w:r>
        <w:rPr>
          <w:rFonts w:ascii="Arial" w:hAnsi="Arial" w:cs="Arial"/>
          <w:sz w:val="28"/>
          <w:szCs w:val="28"/>
        </w:rPr>
        <w:t xml:space="preserve">, </w:t>
      </w:r>
      <w:proofErr w:type="spellStart"/>
      <w:r>
        <w:rPr>
          <w:rFonts w:ascii="Arial" w:hAnsi="Arial" w:cs="Arial"/>
          <w:sz w:val="28"/>
          <w:szCs w:val="28"/>
        </w:rPr>
        <w:t>ende</w:t>
      </w:r>
      <w:proofErr w:type="spellEnd"/>
      <w:r>
        <w:rPr>
          <w:rFonts w:ascii="Arial" w:hAnsi="Arial" w:cs="Arial"/>
          <w:sz w:val="28"/>
          <w:szCs w:val="28"/>
        </w:rPr>
        <w:t xml:space="preserve"> </w:t>
      </w:r>
      <w:proofErr w:type="spellStart"/>
      <w:r>
        <w:rPr>
          <w:rFonts w:ascii="Arial" w:hAnsi="Arial" w:cs="Arial"/>
          <w:sz w:val="28"/>
          <w:szCs w:val="28"/>
        </w:rPr>
        <w:t>tichitaura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nzvimbo</w:t>
      </w:r>
      <w:proofErr w:type="spellEnd"/>
      <w:r>
        <w:rPr>
          <w:rFonts w:ascii="Arial" w:hAnsi="Arial" w:cs="Arial"/>
          <w:sz w:val="28"/>
          <w:szCs w:val="28"/>
        </w:rPr>
        <w:t xml:space="preserve"> </w:t>
      </w:r>
      <w:proofErr w:type="spellStart"/>
      <w:r>
        <w:rPr>
          <w:rFonts w:ascii="Arial" w:hAnsi="Arial" w:cs="Arial"/>
          <w:sz w:val="28"/>
          <w:szCs w:val="28"/>
        </w:rPr>
        <w:t>inonamatiwa</w:t>
      </w:r>
      <w:proofErr w:type="spellEnd"/>
      <w:r>
        <w:rPr>
          <w:rFonts w:ascii="Arial" w:hAnsi="Arial" w:cs="Arial"/>
          <w:sz w:val="28"/>
          <w:szCs w:val="28"/>
        </w:rPr>
        <w:t xml:space="preserve"> </w:t>
      </w:r>
      <w:proofErr w:type="spellStart"/>
      <w:r>
        <w:rPr>
          <w:rFonts w:ascii="Arial" w:hAnsi="Arial" w:cs="Arial"/>
          <w:sz w:val="28"/>
          <w:szCs w:val="28"/>
        </w:rPr>
        <w:t>imwe</w:t>
      </w:r>
      <w:proofErr w:type="spellEnd"/>
      <w:r>
        <w:rPr>
          <w:rFonts w:ascii="Arial" w:hAnsi="Arial" w:cs="Arial"/>
          <w:sz w:val="28"/>
          <w:szCs w:val="28"/>
        </w:rPr>
        <w:t xml:space="preserve"> </w:t>
      </w:r>
      <w:proofErr w:type="spellStart"/>
      <w:r>
        <w:rPr>
          <w:rFonts w:ascii="Arial" w:hAnsi="Arial" w:cs="Arial"/>
          <w:sz w:val="28"/>
          <w:szCs w:val="28"/>
        </w:rPr>
        <w:t>chete</w:t>
      </w:r>
      <w:proofErr w:type="spellEnd"/>
      <w:r>
        <w:rPr>
          <w:rFonts w:ascii="Arial" w:hAnsi="Arial" w:cs="Arial"/>
          <w:sz w:val="28"/>
          <w:szCs w:val="28"/>
        </w:rPr>
        <w:t xml:space="preserve"> </w:t>
      </w:r>
      <w:proofErr w:type="spellStart"/>
      <w:r>
        <w:rPr>
          <w:rFonts w:ascii="Arial" w:hAnsi="Arial" w:cs="Arial"/>
          <w:sz w:val="28"/>
          <w:szCs w:val="28"/>
        </w:rPr>
        <w:t>kunyangwe</w:t>
      </w:r>
      <w:proofErr w:type="spellEnd"/>
      <w:r>
        <w:rPr>
          <w:rFonts w:ascii="Arial" w:hAnsi="Arial" w:cs="Arial"/>
          <w:sz w:val="28"/>
          <w:szCs w:val="28"/>
        </w:rPr>
        <w:t xml:space="preserve"> </w:t>
      </w:r>
      <w:proofErr w:type="spellStart"/>
      <w:r>
        <w:rPr>
          <w:rFonts w:ascii="Arial" w:hAnsi="Arial" w:cs="Arial"/>
          <w:sz w:val="28"/>
          <w:szCs w:val="28"/>
        </w:rPr>
        <w:t>dzikawanda</w:t>
      </w:r>
      <w:proofErr w:type="spellEnd"/>
      <w:r>
        <w:rPr>
          <w:rFonts w:ascii="Arial" w:hAnsi="Arial" w:cs="Arial"/>
          <w:sz w:val="28"/>
          <w:szCs w:val="28"/>
        </w:rPr>
        <w:t xml:space="preserve"> mu Message </w:t>
      </w:r>
      <w:proofErr w:type="spellStart"/>
      <w:r>
        <w:rPr>
          <w:rFonts w:ascii="Arial" w:hAnsi="Arial" w:cs="Arial"/>
          <w:sz w:val="28"/>
          <w:szCs w:val="28"/>
        </w:rPr>
        <w:t>handitika</w:t>
      </w:r>
      <w:proofErr w:type="spellEnd"/>
      <w:r>
        <w:rPr>
          <w:rFonts w:ascii="Arial" w:hAnsi="Arial" w:cs="Arial"/>
          <w:sz w:val="28"/>
          <w:szCs w:val="28"/>
        </w:rPr>
        <w:t xml:space="preserve">, </w:t>
      </w:r>
      <w:proofErr w:type="spellStart"/>
      <w:r>
        <w:rPr>
          <w:rFonts w:ascii="Arial" w:hAnsi="Arial" w:cs="Arial"/>
          <w:sz w:val="28"/>
          <w:szCs w:val="28"/>
        </w:rPr>
        <w:t>nzvimbo</w:t>
      </w:r>
      <w:proofErr w:type="spellEnd"/>
      <w:r>
        <w:rPr>
          <w:rFonts w:ascii="Arial" w:hAnsi="Arial" w:cs="Arial"/>
          <w:sz w:val="28"/>
          <w:szCs w:val="28"/>
        </w:rPr>
        <w:t xml:space="preserve"> </w:t>
      </w:r>
      <w:proofErr w:type="spellStart"/>
      <w:r>
        <w:rPr>
          <w:rFonts w:ascii="Arial" w:hAnsi="Arial" w:cs="Arial"/>
          <w:sz w:val="28"/>
          <w:szCs w:val="28"/>
        </w:rPr>
        <w:t>idzi</w:t>
      </w:r>
      <w:proofErr w:type="spellEnd"/>
      <w:r>
        <w:rPr>
          <w:rFonts w:ascii="Arial" w:hAnsi="Arial" w:cs="Arial"/>
          <w:sz w:val="28"/>
          <w:szCs w:val="28"/>
        </w:rPr>
        <w:t xml:space="preserve">? But </w:t>
      </w:r>
      <w:proofErr w:type="spellStart"/>
      <w:r>
        <w:rPr>
          <w:rFonts w:ascii="Arial" w:hAnsi="Arial" w:cs="Arial"/>
          <w:sz w:val="28"/>
          <w:szCs w:val="28"/>
        </w:rPr>
        <w:t>nhamo</w:t>
      </w:r>
      <w:proofErr w:type="spellEnd"/>
      <w:r>
        <w:rPr>
          <w:rFonts w:ascii="Arial" w:hAnsi="Arial" w:cs="Arial"/>
          <w:sz w:val="28"/>
          <w:szCs w:val="28"/>
        </w:rPr>
        <w:t xml:space="preserve"> </w:t>
      </w:r>
      <w:proofErr w:type="spellStart"/>
      <w:r>
        <w:rPr>
          <w:rFonts w:ascii="Arial" w:hAnsi="Arial" w:cs="Arial"/>
          <w:sz w:val="28"/>
          <w:szCs w:val="28"/>
        </w:rPr>
        <w:t>yatinayo</w:t>
      </w:r>
      <w:proofErr w:type="spellEnd"/>
      <w:r>
        <w:rPr>
          <w:rFonts w:ascii="Arial" w:hAnsi="Arial" w:cs="Arial"/>
          <w:sz w:val="28"/>
          <w:szCs w:val="28"/>
        </w:rPr>
        <w:t xml:space="preserve"> </w:t>
      </w:r>
      <w:proofErr w:type="spellStart"/>
      <w:r>
        <w:rPr>
          <w:rFonts w:ascii="Arial" w:hAnsi="Arial" w:cs="Arial"/>
          <w:sz w:val="28"/>
          <w:szCs w:val="28"/>
        </w:rPr>
        <w:t>huru</w:t>
      </w:r>
      <w:proofErr w:type="spellEnd"/>
      <w:r>
        <w:rPr>
          <w:rFonts w:ascii="Arial" w:hAnsi="Arial" w:cs="Arial"/>
          <w:sz w:val="28"/>
          <w:szCs w:val="28"/>
        </w:rPr>
        <w:t xml:space="preserve"> </w:t>
      </w:r>
      <w:proofErr w:type="spellStart"/>
      <w:r>
        <w:rPr>
          <w:rFonts w:ascii="Arial" w:hAnsi="Arial" w:cs="Arial"/>
          <w:sz w:val="28"/>
          <w:szCs w:val="28"/>
        </w:rPr>
        <w:t>ndeyekudzidzisa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vedu</w:t>
      </w:r>
      <w:proofErr w:type="spellEnd"/>
      <w:r>
        <w:rPr>
          <w:rFonts w:ascii="Arial" w:hAnsi="Arial" w:cs="Arial"/>
          <w:sz w:val="28"/>
          <w:szCs w:val="28"/>
        </w:rPr>
        <w:t>.</w:t>
      </w:r>
      <w:r w:rsidRPr="005E01FC">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Vana </w:t>
      </w:r>
      <w:proofErr w:type="spellStart"/>
      <w:r>
        <w:rPr>
          <w:rFonts w:ascii="Arial" w:hAnsi="Arial" w:cs="Arial"/>
          <w:sz w:val="28"/>
          <w:szCs w:val="28"/>
        </w:rPr>
        <w:t>vedu</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vazive</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zvatakapinda</w:t>
      </w:r>
      <w:proofErr w:type="spellEnd"/>
      <w:r>
        <w:rPr>
          <w:rFonts w:ascii="Arial" w:hAnsi="Arial" w:cs="Arial"/>
          <w:sz w:val="28"/>
          <w:szCs w:val="28"/>
        </w:rPr>
        <w:t xml:space="preserve"> </w:t>
      </w:r>
      <w:proofErr w:type="spellStart"/>
      <w:r>
        <w:rPr>
          <w:rFonts w:ascii="Arial" w:hAnsi="Arial" w:cs="Arial"/>
          <w:sz w:val="28"/>
          <w:szCs w:val="28"/>
        </w:rPr>
        <w:t>mazviri</w:t>
      </w:r>
      <w:proofErr w:type="spellEnd"/>
      <w:r>
        <w:rPr>
          <w:rFonts w:ascii="Arial" w:hAnsi="Arial" w:cs="Arial"/>
          <w:sz w:val="28"/>
          <w:szCs w:val="28"/>
        </w:rPr>
        <w:t xml:space="preserve"> </w:t>
      </w:r>
      <w:proofErr w:type="spellStart"/>
      <w:r>
        <w:rPr>
          <w:rFonts w:ascii="Arial" w:hAnsi="Arial" w:cs="Arial"/>
          <w:sz w:val="28"/>
          <w:szCs w:val="28"/>
        </w:rPr>
        <w:t>izvi</w:t>
      </w:r>
      <w:proofErr w:type="spellEnd"/>
      <w:r>
        <w:rPr>
          <w:rFonts w:ascii="Arial" w:hAnsi="Arial" w:cs="Arial"/>
          <w:sz w:val="28"/>
          <w:szCs w:val="28"/>
        </w:rPr>
        <w:t xml:space="preserve"> </w:t>
      </w:r>
      <w:proofErr w:type="spellStart"/>
      <w:r>
        <w:rPr>
          <w:rFonts w:ascii="Arial" w:hAnsi="Arial" w:cs="Arial"/>
          <w:sz w:val="28"/>
          <w:szCs w:val="28"/>
        </w:rPr>
        <w:t>iShoko</w:t>
      </w:r>
      <w:proofErr w:type="spellEnd"/>
      <w:r>
        <w:rPr>
          <w:rFonts w:ascii="Arial" w:hAnsi="Arial" w:cs="Arial"/>
          <w:sz w:val="28"/>
          <w:szCs w:val="28"/>
        </w:rPr>
        <w:t xml:space="preserve"> rani…? </w:t>
      </w:r>
      <w:r w:rsidRPr="0018479A">
        <w:rPr>
          <w:rFonts w:ascii="Arial" w:hAnsi="Arial" w:cs="Arial"/>
          <w:sz w:val="18"/>
          <w:szCs w:val="18"/>
        </w:rPr>
        <w:t>[Congregation says, “</w:t>
      </w:r>
      <w:proofErr w:type="spellStart"/>
      <w:r>
        <w:rPr>
          <w:rFonts w:ascii="Arial" w:hAnsi="Arial" w:cs="Arial"/>
          <w:sz w:val="18"/>
          <w:szCs w:val="18"/>
        </w:rPr>
        <w:t>raMwari</w:t>
      </w:r>
      <w:proofErr w:type="spellEnd"/>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raMwari</w:t>
      </w:r>
      <w:proofErr w:type="spellEnd"/>
      <w:r>
        <w:rPr>
          <w:rFonts w:ascii="Arial" w:hAnsi="Arial" w:cs="Arial"/>
          <w:sz w:val="28"/>
          <w:szCs w:val="28"/>
        </w:rPr>
        <w:t xml:space="preserve">. Vana ka, </w:t>
      </w:r>
      <w:proofErr w:type="spellStart"/>
      <w:r>
        <w:rPr>
          <w:rFonts w:ascii="Arial" w:hAnsi="Arial" w:cs="Arial"/>
          <w:sz w:val="28"/>
          <w:szCs w:val="28"/>
        </w:rPr>
        <w:t>havazi</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vekungorasharasha</w:t>
      </w:r>
      <w:proofErr w:type="spellEnd"/>
      <w:r>
        <w:rPr>
          <w:rFonts w:ascii="Arial" w:hAnsi="Arial" w:cs="Arial"/>
          <w:sz w:val="28"/>
          <w:szCs w:val="28"/>
        </w:rPr>
        <w:t xml:space="preserve">. Right. </w:t>
      </w:r>
      <w:proofErr w:type="spellStart"/>
      <w:r>
        <w:rPr>
          <w:rFonts w:ascii="Arial" w:hAnsi="Arial" w:cs="Arial"/>
          <w:sz w:val="28"/>
          <w:szCs w:val="28"/>
        </w:rPr>
        <w:lastRenderedPageBreak/>
        <w:t>Hatingoverengayi</w:t>
      </w:r>
      <w:proofErr w:type="spellEnd"/>
      <w:r>
        <w:rPr>
          <w:rFonts w:ascii="Arial" w:hAnsi="Arial" w:cs="Arial"/>
          <w:sz w:val="28"/>
          <w:szCs w:val="28"/>
        </w:rPr>
        <w:t xml:space="preserve"> </w:t>
      </w:r>
      <w:proofErr w:type="spellStart"/>
      <w:r>
        <w:rPr>
          <w:rFonts w:ascii="Arial" w:hAnsi="Arial" w:cs="Arial"/>
          <w:sz w:val="28"/>
          <w:szCs w:val="28"/>
        </w:rPr>
        <w:t>MaGwaro</w:t>
      </w:r>
      <w:proofErr w:type="spellEnd"/>
      <w:r>
        <w:rPr>
          <w:rFonts w:ascii="Arial" w:hAnsi="Arial" w:cs="Arial"/>
          <w:sz w:val="28"/>
          <w:szCs w:val="28"/>
        </w:rPr>
        <w:t xml:space="preserve"> </w:t>
      </w:r>
      <w:proofErr w:type="spellStart"/>
      <w:r>
        <w:rPr>
          <w:rFonts w:ascii="Arial" w:hAnsi="Arial" w:cs="Arial"/>
          <w:sz w:val="28"/>
          <w:szCs w:val="28"/>
        </w:rPr>
        <w:t>mambichana</w:t>
      </w:r>
      <w:proofErr w:type="spellEnd"/>
      <w:r>
        <w:rPr>
          <w:rFonts w:ascii="Arial" w:hAnsi="Arial" w:cs="Arial"/>
          <w:sz w:val="28"/>
          <w:szCs w:val="28"/>
        </w:rPr>
        <w:t xml:space="preserve"> </w:t>
      </w:r>
      <w:proofErr w:type="spellStart"/>
      <w:r>
        <w:rPr>
          <w:rFonts w:ascii="Arial" w:hAnsi="Arial" w:cs="Arial"/>
          <w:sz w:val="28"/>
          <w:szCs w:val="28"/>
        </w:rPr>
        <w:t>anotaridza</w:t>
      </w:r>
      <w:proofErr w:type="spellEnd"/>
      <w:r>
        <w:rPr>
          <w:rFonts w:ascii="Arial" w:hAnsi="Arial" w:cs="Arial"/>
          <w:sz w:val="28"/>
          <w:szCs w:val="28"/>
        </w:rPr>
        <w:t xml:space="preserve"> </w:t>
      </w:r>
      <w:proofErr w:type="spellStart"/>
      <w:r>
        <w:rPr>
          <w:rFonts w:ascii="Arial" w:hAnsi="Arial" w:cs="Arial"/>
          <w:sz w:val="28"/>
          <w:szCs w:val="28"/>
        </w:rPr>
        <w:t>nezvekukosha</w:t>
      </w:r>
      <w:proofErr w:type="spellEnd"/>
      <w:r>
        <w:rPr>
          <w:rFonts w:ascii="Arial" w:hAnsi="Arial" w:cs="Arial"/>
          <w:sz w:val="28"/>
          <w:szCs w:val="28"/>
        </w:rPr>
        <w:t xml:space="preserve"> </w:t>
      </w:r>
      <w:proofErr w:type="spellStart"/>
      <w:r>
        <w:rPr>
          <w:rFonts w:ascii="Arial" w:hAnsi="Arial" w:cs="Arial"/>
          <w:sz w:val="28"/>
          <w:szCs w:val="28"/>
        </w:rPr>
        <w:t>kwevana</w:t>
      </w:r>
      <w:proofErr w:type="spellEnd"/>
      <w:r>
        <w:rPr>
          <w:rFonts w:ascii="Arial" w:hAnsi="Arial" w:cs="Arial"/>
          <w:sz w:val="28"/>
          <w:szCs w:val="28"/>
        </w:rPr>
        <w:t xml:space="preserve">. </w:t>
      </w:r>
    </w:p>
    <w:p w14:paraId="7BCF49E8" w14:textId="77777777" w:rsidR="00CD57E7" w:rsidRDefault="00CD57E7" w:rsidP="00CD57E7">
      <w:pPr>
        <w:jc w:val="both"/>
        <w:rPr>
          <w:rFonts w:ascii="Arial" w:hAnsi="Arial" w:cs="Arial"/>
          <w:sz w:val="28"/>
          <w:szCs w:val="28"/>
        </w:rPr>
      </w:pPr>
      <w:r w:rsidRPr="005B6202">
        <w:rPr>
          <w:rFonts w:ascii="Arial" w:hAnsi="Arial" w:cs="Arial"/>
          <w:sz w:val="28"/>
          <w:szCs w:val="28"/>
          <w:vertAlign w:val="superscript"/>
        </w:rPr>
        <w:t>44</w:t>
      </w:r>
      <w:r>
        <w:rPr>
          <w:rFonts w:ascii="Arial" w:hAnsi="Arial" w:cs="Arial"/>
          <w:sz w:val="28"/>
          <w:szCs w:val="28"/>
        </w:rPr>
        <w:t xml:space="preserve"> </w:t>
      </w:r>
      <w:proofErr w:type="spellStart"/>
      <w:r>
        <w:rPr>
          <w:rFonts w:ascii="Arial" w:hAnsi="Arial" w:cs="Arial"/>
          <w:sz w:val="28"/>
          <w:szCs w:val="28"/>
        </w:rPr>
        <w:t>Vanofanira</w:t>
      </w:r>
      <w:proofErr w:type="spellEnd"/>
      <w:r>
        <w:rPr>
          <w:rFonts w:ascii="Arial" w:hAnsi="Arial" w:cs="Arial"/>
          <w:sz w:val="28"/>
          <w:szCs w:val="28"/>
        </w:rPr>
        <w:t xml:space="preserve"> kuziva </w:t>
      </w:r>
      <w:proofErr w:type="spellStart"/>
      <w:r>
        <w:rPr>
          <w:rFonts w:ascii="Arial" w:hAnsi="Arial" w:cs="Arial"/>
          <w:sz w:val="28"/>
          <w:szCs w:val="28"/>
        </w:rPr>
        <w:t>nezveNzvimbo</w:t>
      </w:r>
      <w:proofErr w:type="spellEnd"/>
      <w:r>
        <w:rPr>
          <w:rFonts w:ascii="Arial" w:hAnsi="Arial" w:cs="Arial"/>
          <w:sz w:val="28"/>
          <w:szCs w:val="28"/>
        </w:rPr>
        <w:t xml:space="preserve"> </w:t>
      </w:r>
      <w:proofErr w:type="spellStart"/>
      <w:r>
        <w:rPr>
          <w:rFonts w:ascii="Arial" w:hAnsi="Arial" w:cs="Arial"/>
          <w:sz w:val="28"/>
          <w:szCs w:val="28"/>
        </w:rPr>
        <w:t>Tsvene</w:t>
      </w:r>
      <w:proofErr w:type="spellEnd"/>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kuna </w:t>
      </w:r>
      <w:proofErr w:type="spellStart"/>
      <w:r>
        <w:rPr>
          <w:rFonts w:ascii="Arial" w:hAnsi="Arial" w:cs="Arial"/>
          <w:sz w:val="28"/>
          <w:szCs w:val="28"/>
        </w:rPr>
        <w:t>Jobhi</w:t>
      </w:r>
      <w:proofErr w:type="spellEnd"/>
      <w:r>
        <w:rPr>
          <w:rFonts w:ascii="Arial" w:hAnsi="Arial" w:cs="Arial"/>
          <w:sz w:val="28"/>
          <w:szCs w:val="28"/>
        </w:rPr>
        <w:t xml:space="preserve"> chapter 30. </w:t>
      </w:r>
      <w:proofErr w:type="spellStart"/>
      <w:r>
        <w:rPr>
          <w:rFonts w:ascii="Arial" w:hAnsi="Arial" w:cs="Arial"/>
          <w:sz w:val="28"/>
          <w:szCs w:val="28"/>
        </w:rPr>
        <w:t>Rotanga</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w:t>
      </w:r>
      <w:proofErr w:type="spellStart"/>
      <w:r>
        <w:rPr>
          <w:rFonts w:ascii="Arial" w:hAnsi="Arial" w:cs="Arial"/>
          <w:sz w:val="28"/>
          <w:szCs w:val="28"/>
        </w:rPr>
        <w:t>tiratidza</w:t>
      </w:r>
      <w:proofErr w:type="spellEnd"/>
      <w:r>
        <w:rPr>
          <w:rFonts w:ascii="Arial" w:hAnsi="Arial" w:cs="Arial"/>
          <w:sz w:val="28"/>
          <w:szCs w:val="28"/>
        </w:rPr>
        <w:t xml:space="preserve">, </w:t>
      </w:r>
      <w:proofErr w:type="spellStart"/>
      <w:r>
        <w:rPr>
          <w:rFonts w:ascii="Arial" w:hAnsi="Arial" w:cs="Arial"/>
          <w:sz w:val="28"/>
          <w:szCs w:val="28"/>
        </w:rPr>
        <w:t>kuregerera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zvakunoita</w:t>
      </w:r>
      <w:proofErr w:type="spellEnd"/>
      <w:r>
        <w:rPr>
          <w:rFonts w:ascii="Arial" w:hAnsi="Arial" w:cs="Arial"/>
          <w:sz w:val="28"/>
          <w:szCs w:val="28"/>
        </w:rPr>
        <w:t xml:space="preserve">. Job 30. I just want a–a Scripture there. Right. </w:t>
      </w:r>
      <w:proofErr w:type="spellStart"/>
      <w:r>
        <w:rPr>
          <w:rFonts w:ascii="Arial" w:hAnsi="Arial" w:cs="Arial"/>
          <w:sz w:val="28"/>
          <w:szCs w:val="28"/>
        </w:rPr>
        <w:t>Hatitarisei</w:t>
      </w:r>
      <w:proofErr w:type="spellEnd"/>
      <w:r>
        <w:rPr>
          <w:rFonts w:ascii="Arial" w:hAnsi="Arial" w:cs="Arial"/>
          <w:sz w:val="28"/>
          <w:szCs w:val="28"/>
        </w:rPr>
        <w:t xml:space="preserve"> </w:t>
      </w:r>
      <w:proofErr w:type="spellStart"/>
      <w:r>
        <w:rPr>
          <w:rFonts w:ascii="Arial" w:hAnsi="Arial" w:cs="Arial"/>
          <w:sz w:val="28"/>
          <w:szCs w:val="28"/>
        </w:rPr>
        <w:t>muone</w:t>
      </w:r>
      <w:proofErr w:type="spellEnd"/>
      <w:r>
        <w:rPr>
          <w:rFonts w:ascii="Arial" w:hAnsi="Arial" w:cs="Arial"/>
          <w:sz w:val="28"/>
          <w:szCs w:val="28"/>
        </w:rPr>
        <w:t xml:space="preserve"> pa verse </w:t>
      </w:r>
      <w:proofErr w:type="spellStart"/>
      <w:r>
        <w:rPr>
          <w:rFonts w:ascii="Arial" w:hAnsi="Arial" w:cs="Arial"/>
          <w:sz w:val="28"/>
          <w:szCs w:val="28"/>
        </w:rPr>
        <w:t>ya</w:t>
      </w:r>
      <w:proofErr w:type="spellEnd"/>
      <w:r>
        <w:rPr>
          <w:rFonts w:ascii="Arial" w:hAnsi="Arial" w:cs="Arial"/>
          <w:sz w:val="28"/>
          <w:szCs w:val="28"/>
        </w:rPr>
        <w:t xml:space="preserve"> 5 </w:t>
      </w:r>
      <w:proofErr w:type="spellStart"/>
      <w:r>
        <w:rPr>
          <w:rFonts w:ascii="Arial" w:hAnsi="Arial" w:cs="Arial"/>
          <w:sz w:val="28"/>
          <w:szCs w:val="28"/>
        </w:rPr>
        <w:t>muone</w:t>
      </w:r>
      <w:proofErr w:type="spellEnd"/>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mungotora</w:t>
      </w:r>
      <w:proofErr w:type="spellEnd"/>
      <w:r>
        <w:rPr>
          <w:rFonts w:ascii="Arial" w:hAnsi="Arial" w:cs="Arial"/>
          <w:sz w:val="28"/>
          <w:szCs w:val="28"/>
        </w:rPr>
        <w:t xml:space="preserve"> </w:t>
      </w:r>
      <w:proofErr w:type="spellStart"/>
      <w:r>
        <w:rPr>
          <w:rFonts w:ascii="Arial" w:hAnsi="Arial" w:cs="Arial"/>
          <w:sz w:val="28"/>
          <w:szCs w:val="28"/>
        </w:rPr>
        <w:t>pfungwa</w:t>
      </w:r>
      <w:proofErr w:type="spellEnd"/>
      <w:r>
        <w:rPr>
          <w:rFonts w:ascii="Arial" w:hAnsi="Arial" w:cs="Arial"/>
          <w:sz w:val="28"/>
          <w:szCs w:val="28"/>
        </w:rPr>
        <w:t xml:space="preserve"> </w:t>
      </w:r>
      <w:proofErr w:type="spellStart"/>
      <w:r>
        <w:rPr>
          <w:rFonts w:ascii="Arial" w:hAnsi="Arial" w:cs="Arial"/>
          <w:sz w:val="28"/>
          <w:szCs w:val="28"/>
        </w:rPr>
        <w:t>yenyu</w:t>
      </w:r>
      <w:proofErr w:type="spellEnd"/>
      <w:r>
        <w:rPr>
          <w:rFonts w:ascii="Arial" w:hAnsi="Arial" w:cs="Arial"/>
          <w:sz w:val="28"/>
          <w:szCs w:val="28"/>
        </w:rPr>
        <w:t xml:space="preserve"> mega </w:t>
      </w:r>
      <w:proofErr w:type="spellStart"/>
      <w:r>
        <w:rPr>
          <w:rFonts w:ascii="Arial" w:hAnsi="Arial" w:cs="Arial"/>
          <w:sz w:val="28"/>
          <w:szCs w:val="28"/>
        </w:rPr>
        <w:t>zvinoitika</w:t>
      </w:r>
      <w:proofErr w:type="spellEnd"/>
      <w:r>
        <w:rPr>
          <w:rFonts w:ascii="Arial" w:hAnsi="Arial" w:cs="Arial"/>
          <w:sz w:val="28"/>
          <w:szCs w:val="28"/>
        </w:rPr>
        <w:t xml:space="preserve">. </w:t>
      </w:r>
      <w:proofErr w:type="spellStart"/>
      <w:r>
        <w:rPr>
          <w:rFonts w:ascii="Arial" w:hAnsi="Arial" w:cs="Arial"/>
          <w:sz w:val="28"/>
          <w:szCs w:val="28"/>
        </w:rPr>
        <w:t>Hativerengeyi</w:t>
      </w:r>
      <w:proofErr w:type="spellEnd"/>
      <w:r>
        <w:rPr>
          <w:rFonts w:ascii="Arial" w:hAnsi="Arial" w:cs="Arial"/>
          <w:sz w:val="28"/>
          <w:szCs w:val="28"/>
        </w:rPr>
        <w:t xml:space="preserve"> </w:t>
      </w:r>
      <w:proofErr w:type="spellStart"/>
      <w:r>
        <w:rPr>
          <w:rFonts w:ascii="Arial" w:hAnsi="Arial" w:cs="Arial"/>
          <w:sz w:val="28"/>
          <w:szCs w:val="28"/>
        </w:rPr>
        <w:t>kubva</w:t>
      </w:r>
      <w:proofErr w:type="spellEnd"/>
      <w:r>
        <w:rPr>
          <w:rFonts w:ascii="Arial" w:hAnsi="Arial" w:cs="Arial"/>
          <w:sz w:val="28"/>
          <w:szCs w:val="28"/>
        </w:rPr>
        <w:t xml:space="preserve"> pa verse 5 tese:</w:t>
      </w:r>
    </w:p>
    <w:p w14:paraId="5A5355B2" w14:textId="77777777" w:rsidR="00CD57E7" w:rsidRPr="00203C8B" w:rsidRDefault="00CD57E7" w:rsidP="00CD57E7">
      <w:pPr>
        <w:ind w:left="720"/>
        <w:jc w:val="both"/>
        <w:rPr>
          <w:rFonts w:ascii="Arial" w:hAnsi="Arial" w:cs="Arial"/>
          <w:i/>
          <w:iCs/>
          <w:sz w:val="28"/>
          <w:szCs w:val="28"/>
          <w:lang w:val="x-none"/>
        </w:rPr>
      </w:pPr>
      <w:r w:rsidRPr="00203C8B">
        <w:rPr>
          <w:rFonts w:ascii="Arial" w:hAnsi="Arial" w:cs="Arial"/>
          <w:i/>
          <w:iCs/>
          <w:sz w:val="28"/>
          <w:szCs w:val="28"/>
          <w:lang w:val="x-none"/>
        </w:rPr>
        <w:t>They were driven forth from among men,</w:t>
      </w:r>
    </w:p>
    <w:p w14:paraId="4A0B76CA" w14:textId="77777777" w:rsidR="00CD57E7" w:rsidRDefault="00CD57E7" w:rsidP="00CD57E7">
      <w:pPr>
        <w:jc w:val="both"/>
        <w:rPr>
          <w:rFonts w:ascii="Arial" w:hAnsi="Arial" w:cs="Arial"/>
          <w:sz w:val="28"/>
          <w:szCs w:val="28"/>
        </w:rPr>
      </w:pPr>
      <w:r w:rsidRPr="00906C37">
        <w:rPr>
          <w:rFonts w:ascii="Arial" w:hAnsi="Arial" w:cs="Arial"/>
          <w:sz w:val="28"/>
          <w:szCs w:val="28"/>
          <w:vertAlign w:val="superscript"/>
        </w:rPr>
        <w:t>45</w:t>
      </w:r>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Amen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wese</w:t>
      </w:r>
      <w:proofErr w:type="spellEnd"/>
      <w:r>
        <w:rPr>
          <w:rFonts w:ascii="Arial" w:hAnsi="Arial" w:cs="Arial"/>
          <w:sz w:val="28"/>
          <w:szCs w:val="2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Hativerengeyi</w:t>
      </w:r>
      <w:proofErr w:type="spellEnd"/>
      <w:r>
        <w:rPr>
          <w:rFonts w:ascii="Arial" w:hAnsi="Arial" w:cs="Arial"/>
          <w:sz w:val="28"/>
          <w:szCs w:val="28"/>
        </w:rPr>
        <w:t>:</w:t>
      </w:r>
    </w:p>
    <w:p w14:paraId="34D8F727" w14:textId="77777777" w:rsidR="00CD57E7" w:rsidRDefault="00CD57E7" w:rsidP="00CD57E7">
      <w:pPr>
        <w:ind w:left="720"/>
        <w:jc w:val="both"/>
        <w:rPr>
          <w:rFonts w:ascii="Arial" w:hAnsi="Arial" w:cs="Arial"/>
          <w:sz w:val="28"/>
          <w:szCs w:val="28"/>
        </w:rPr>
      </w:pPr>
      <w:r w:rsidRPr="003A4E59">
        <w:rPr>
          <w:rFonts w:ascii="Arial" w:hAnsi="Arial" w:cs="Arial"/>
          <w:i/>
          <w:iCs/>
          <w:sz w:val="28"/>
          <w:szCs w:val="28"/>
          <w:lang w:val="x-none"/>
        </w:rPr>
        <w:t>They were driven forth from among men, (they cried after them as after a thief;)</w:t>
      </w:r>
      <w:r w:rsidRPr="003A4E59">
        <w:rPr>
          <w:rFonts w:ascii="Arial" w:hAnsi="Arial" w:cs="Arial"/>
          <w:sz w:val="28"/>
          <w:szCs w:val="28"/>
          <w:lang w:val="x-none"/>
        </w:rPr>
        <w:t> </w:t>
      </w:r>
    </w:p>
    <w:p w14:paraId="028E6FDC" w14:textId="77777777" w:rsidR="00CD57E7" w:rsidRDefault="00CD57E7" w:rsidP="00CD57E7">
      <w:pPr>
        <w:jc w:val="both"/>
        <w:rPr>
          <w:rFonts w:ascii="Arial" w:hAnsi="Arial" w:cs="Arial"/>
          <w:sz w:val="28"/>
          <w:szCs w:val="28"/>
        </w:rPr>
      </w:pP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t>mberi</w:t>
      </w:r>
      <w:proofErr w:type="spellEnd"/>
      <w:r>
        <w:rPr>
          <w:rFonts w:ascii="Arial" w:hAnsi="Arial" w:cs="Arial"/>
          <w:sz w:val="28"/>
          <w:szCs w:val="28"/>
        </w:rPr>
        <w:t>:</w:t>
      </w:r>
    </w:p>
    <w:p w14:paraId="2D65F27C" w14:textId="77777777" w:rsidR="00CD57E7" w:rsidRDefault="00CD57E7" w:rsidP="00CD57E7">
      <w:pPr>
        <w:ind w:left="720"/>
        <w:jc w:val="both"/>
        <w:rPr>
          <w:rFonts w:ascii="Arial" w:hAnsi="Arial" w:cs="Arial"/>
          <w:sz w:val="28"/>
          <w:szCs w:val="28"/>
        </w:rPr>
      </w:pPr>
      <w:r w:rsidRPr="00770847">
        <w:rPr>
          <w:rFonts w:ascii="Arial" w:hAnsi="Arial" w:cs="Arial"/>
          <w:i/>
          <w:iCs/>
          <w:sz w:val="28"/>
          <w:szCs w:val="28"/>
          <w:lang w:val="x-none"/>
        </w:rPr>
        <w:t xml:space="preserve">To dwell in the </w:t>
      </w:r>
      <w:proofErr w:type="spellStart"/>
      <w:r w:rsidRPr="00770847">
        <w:rPr>
          <w:rFonts w:ascii="Arial" w:hAnsi="Arial" w:cs="Arial"/>
          <w:i/>
          <w:iCs/>
          <w:sz w:val="28"/>
          <w:szCs w:val="28"/>
          <w:lang w:val="x-none"/>
        </w:rPr>
        <w:t>clifts</w:t>
      </w:r>
      <w:proofErr w:type="spellEnd"/>
      <w:r w:rsidRPr="00770847">
        <w:rPr>
          <w:rFonts w:ascii="Arial" w:hAnsi="Arial" w:cs="Arial"/>
          <w:i/>
          <w:iCs/>
          <w:sz w:val="28"/>
          <w:szCs w:val="28"/>
          <w:lang w:val="x-none"/>
        </w:rPr>
        <w:t xml:space="preserve"> of the valleys, in caves of the earth, and in the rocks.</w:t>
      </w:r>
      <w:r w:rsidRPr="00770847">
        <w:rPr>
          <w:rFonts w:ascii="Arial" w:hAnsi="Arial" w:cs="Arial"/>
          <w:sz w:val="28"/>
          <w:szCs w:val="28"/>
          <w:lang w:val="x-none"/>
        </w:rPr>
        <w:t> </w:t>
      </w:r>
    </w:p>
    <w:p w14:paraId="3B14554B" w14:textId="77777777" w:rsidR="00CD57E7" w:rsidRDefault="00CD57E7" w:rsidP="00CD57E7">
      <w:pPr>
        <w:jc w:val="both"/>
        <w:rPr>
          <w:rFonts w:ascii="Arial" w:hAnsi="Arial" w:cs="Arial"/>
          <w:sz w:val="28"/>
          <w:szCs w:val="28"/>
        </w:rPr>
      </w:pPr>
      <w:r w:rsidRPr="00906C37">
        <w:rPr>
          <w:rFonts w:ascii="Arial" w:hAnsi="Arial" w:cs="Arial"/>
          <w:sz w:val="28"/>
          <w:szCs w:val="28"/>
          <w:vertAlign w:val="superscript"/>
        </w:rPr>
        <w:t>46</w:t>
      </w:r>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t>muone</w:t>
      </w:r>
      <w:proofErr w:type="spellEnd"/>
      <w:r>
        <w:rPr>
          <w:rFonts w:ascii="Arial" w:hAnsi="Arial" w:cs="Arial"/>
          <w:sz w:val="28"/>
          <w:szCs w:val="28"/>
        </w:rPr>
        <w:t>:</w:t>
      </w:r>
    </w:p>
    <w:p w14:paraId="1618EB5A" w14:textId="77777777" w:rsidR="00CD57E7" w:rsidRDefault="00CD57E7" w:rsidP="00CD57E7">
      <w:pPr>
        <w:ind w:left="720"/>
        <w:jc w:val="both"/>
        <w:rPr>
          <w:rFonts w:ascii="Arial" w:hAnsi="Arial" w:cs="Arial"/>
          <w:sz w:val="28"/>
          <w:szCs w:val="28"/>
          <w:lang w:val="x-none"/>
        </w:rPr>
      </w:pPr>
      <w:r w:rsidRPr="0073466E">
        <w:rPr>
          <w:rFonts w:ascii="Arial" w:hAnsi="Arial" w:cs="Arial"/>
          <w:i/>
          <w:iCs/>
          <w:sz w:val="28"/>
          <w:szCs w:val="28"/>
          <w:lang w:val="x-none"/>
        </w:rPr>
        <w:t>Among the bushes they brayed; under the nettles they were gathered together.</w:t>
      </w:r>
      <w:r w:rsidRPr="0073466E">
        <w:rPr>
          <w:rFonts w:ascii="Arial" w:hAnsi="Arial" w:cs="Arial"/>
          <w:sz w:val="28"/>
          <w:szCs w:val="28"/>
          <w:lang w:val="x-none"/>
        </w:rPr>
        <w:t> </w:t>
      </w:r>
    </w:p>
    <w:p w14:paraId="55098BA6" w14:textId="77777777" w:rsidR="00CD57E7" w:rsidRDefault="00CD57E7" w:rsidP="00CD57E7">
      <w:pPr>
        <w:jc w:val="both"/>
        <w:rPr>
          <w:rFonts w:ascii="Arial" w:hAnsi="Arial" w:cs="Arial"/>
          <w:sz w:val="28"/>
          <w:szCs w:val="28"/>
          <w:lang w:val="x-none"/>
        </w:rPr>
      </w:pPr>
      <w:r>
        <w:rPr>
          <w:rFonts w:ascii="Arial" w:hAnsi="Arial" w:cs="Arial"/>
          <w:sz w:val="28"/>
          <w:szCs w:val="28"/>
          <w:lang w:val="x-none"/>
        </w:rPr>
        <w:t xml:space="preserve">Why?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pa verse 8:</w:t>
      </w:r>
    </w:p>
    <w:p w14:paraId="6A3F42BB" w14:textId="77777777" w:rsidR="00CD57E7" w:rsidRPr="00491B1B" w:rsidRDefault="00CD57E7" w:rsidP="00CD57E7">
      <w:pPr>
        <w:ind w:left="720"/>
        <w:jc w:val="both"/>
        <w:rPr>
          <w:rFonts w:ascii="Arial" w:hAnsi="Arial" w:cs="Arial"/>
          <w:i/>
          <w:iCs/>
          <w:sz w:val="28"/>
          <w:szCs w:val="28"/>
        </w:rPr>
      </w:pPr>
      <w:r w:rsidRPr="00491B1B">
        <w:rPr>
          <w:rFonts w:ascii="Arial" w:hAnsi="Arial" w:cs="Arial"/>
          <w:i/>
          <w:iCs/>
          <w:sz w:val="28"/>
          <w:szCs w:val="28"/>
          <w:lang w:val="x-none"/>
        </w:rPr>
        <w:t>They were children of fools, yea, children of base men: they were viler than the earth. </w:t>
      </w:r>
    </w:p>
    <w:p w14:paraId="17F00190" w14:textId="77777777" w:rsidR="00CD57E7" w:rsidRDefault="00CD57E7" w:rsidP="00CD57E7">
      <w:pPr>
        <w:jc w:val="both"/>
        <w:rPr>
          <w:rFonts w:ascii="Arial" w:hAnsi="Arial" w:cs="Arial"/>
          <w:sz w:val="28"/>
          <w:szCs w:val="28"/>
        </w:rPr>
      </w:pPr>
      <w:r w:rsidRPr="00906C37">
        <w:rPr>
          <w:rFonts w:ascii="Arial" w:hAnsi="Arial" w:cs="Arial"/>
          <w:sz w:val="28"/>
          <w:szCs w:val="28"/>
          <w:vertAlign w:val="superscript"/>
        </w:rPr>
        <w:t>47</w:t>
      </w:r>
      <w:r>
        <w:rPr>
          <w:rFonts w:ascii="Arial" w:hAnsi="Arial" w:cs="Arial"/>
          <w:sz w:val="28"/>
          <w:szCs w:val="28"/>
        </w:rPr>
        <w:t xml:space="preserve"> Muri </w:t>
      </w:r>
      <w:proofErr w:type="spellStart"/>
      <w:r>
        <w:rPr>
          <w:rFonts w:ascii="Arial" w:hAnsi="Arial" w:cs="Arial"/>
          <w:sz w:val="28"/>
          <w:szCs w:val="28"/>
        </w:rPr>
        <w:t>kuona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kudhara</w:t>
      </w:r>
      <w:proofErr w:type="spellEnd"/>
      <w:r>
        <w:rPr>
          <w:rFonts w:ascii="Arial" w:hAnsi="Arial" w:cs="Arial"/>
          <w:sz w:val="28"/>
          <w:szCs w:val="28"/>
        </w:rPr>
        <w:t xml:space="preserve"> </w:t>
      </w:r>
      <w:proofErr w:type="spellStart"/>
      <w:r>
        <w:rPr>
          <w:rFonts w:ascii="Arial" w:hAnsi="Arial" w:cs="Arial"/>
          <w:sz w:val="28"/>
          <w:szCs w:val="28"/>
        </w:rPr>
        <w:t>kwanga</w:t>
      </w:r>
      <w:proofErr w:type="spellEnd"/>
      <w:r>
        <w:rPr>
          <w:rFonts w:ascii="Arial" w:hAnsi="Arial" w:cs="Arial"/>
          <w:sz w:val="28"/>
          <w:szCs w:val="28"/>
        </w:rPr>
        <w:t xml:space="preserve"> </w:t>
      </w:r>
      <w:proofErr w:type="spellStart"/>
      <w:r>
        <w:rPr>
          <w:rFonts w:ascii="Arial" w:hAnsi="Arial" w:cs="Arial"/>
          <w:sz w:val="28"/>
          <w:szCs w:val="28"/>
        </w:rPr>
        <w:t>kusina</w:t>
      </w:r>
      <w:proofErr w:type="spellEnd"/>
      <w:r>
        <w:rPr>
          <w:rFonts w:ascii="Arial" w:hAnsi="Arial" w:cs="Arial"/>
          <w:sz w:val="28"/>
          <w:szCs w:val="28"/>
        </w:rPr>
        <w:t xml:space="preserve"> ma streets, </w:t>
      </w:r>
      <w:proofErr w:type="spellStart"/>
      <w:r>
        <w:rPr>
          <w:rFonts w:ascii="Arial" w:hAnsi="Arial" w:cs="Arial"/>
          <w:sz w:val="28"/>
          <w:szCs w:val="28"/>
        </w:rPr>
        <w:t>kwaive</w:t>
      </w:r>
      <w:proofErr w:type="spellEnd"/>
      <w:r>
        <w:rPr>
          <w:rFonts w:ascii="Arial" w:hAnsi="Arial" w:cs="Arial"/>
          <w:sz w:val="28"/>
          <w:szCs w:val="28"/>
        </w:rPr>
        <w:t xml:space="preserve"> </w:t>
      </w:r>
      <w:proofErr w:type="spellStart"/>
      <w:r>
        <w:rPr>
          <w:rFonts w:ascii="Arial" w:hAnsi="Arial" w:cs="Arial"/>
          <w:sz w:val="28"/>
          <w:szCs w:val="28"/>
        </w:rPr>
        <w:t>nemakomo</w:t>
      </w:r>
      <w:proofErr w:type="spellEnd"/>
      <w:r>
        <w:rPr>
          <w:rFonts w:ascii="Arial" w:hAnsi="Arial" w:cs="Arial"/>
          <w:sz w:val="28"/>
          <w:szCs w:val="28"/>
        </w:rPr>
        <w:t xml:space="preserve">. Vana </w:t>
      </w:r>
      <w:proofErr w:type="spellStart"/>
      <w:r>
        <w:rPr>
          <w:rFonts w:ascii="Arial" w:hAnsi="Arial" w:cs="Arial"/>
          <w:sz w:val="28"/>
          <w:szCs w:val="28"/>
        </w:rPr>
        <w:t>vemapenzi</w:t>
      </w:r>
      <w:proofErr w:type="spellEnd"/>
      <w:r>
        <w:rPr>
          <w:rFonts w:ascii="Arial" w:hAnsi="Arial" w:cs="Arial"/>
          <w:sz w:val="28"/>
          <w:szCs w:val="28"/>
        </w:rPr>
        <w:t xml:space="preserve"> </w:t>
      </w:r>
      <w:proofErr w:type="spellStart"/>
      <w:r>
        <w:rPr>
          <w:rFonts w:ascii="Arial" w:hAnsi="Arial" w:cs="Arial"/>
          <w:sz w:val="28"/>
          <w:szCs w:val="28"/>
        </w:rPr>
        <w:t>ndovaiwanikwa</w:t>
      </w:r>
      <w:proofErr w:type="spellEnd"/>
      <w:r>
        <w:rPr>
          <w:rFonts w:ascii="Arial" w:hAnsi="Arial" w:cs="Arial"/>
          <w:sz w:val="28"/>
          <w:szCs w:val="28"/>
        </w:rPr>
        <w:t xml:space="preserve"> </w:t>
      </w:r>
      <w:proofErr w:type="spellStart"/>
      <w:r>
        <w:rPr>
          <w:rFonts w:ascii="Arial" w:hAnsi="Arial" w:cs="Arial"/>
          <w:sz w:val="28"/>
          <w:szCs w:val="28"/>
        </w:rPr>
        <w:t>vari</w:t>
      </w:r>
      <w:proofErr w:type="spellEnd"/>
      <w:r>
        <w:rPr>
          <w:rFonts w:ascii="Arial" w:hAnsi="Arial" w:cs="Arial"/>
          <w:sz w:val="28"/>
          <w:szCs w:val="28"/>
        </w:rPr>
        <w:t xml:space="preserve"> </w:t>
      </w:r>
      <w:proofErr w:type="spellStart"/>
      <w:r>
        <w:rPr>
          <w:rFonts w:ascii="Arial" w:hAnsi="Arial" w:cs="Arial"/>
          <w:sz w:val="28"/>
          <w:szCs w:val="28"/>
        </w:rPr>
        <w:t>kumakomo</w:t>
      </w:r>
      <w:proofErr w:type="spellEnd"/>
      <w:r>
        <w:rPr>
          <w:rFonts w:ascii="Arial" w:hAnsi="Arial" w:cs="Arial"/>
          <w:sz w:val="28"/>
          <w:szCs w:val="28"/>
        </w:rPr>
        <w:t xml:space="preserve"> </w:t>
      </w:r>
      <w:proofErr w:type="spellStart"/>
      <w:r>
        <w:rPr>
          <w:rFonts w:ascii="Arial" w:hAnsi="Arial" w:cs="Arial"/>
          <w:sz w:val="28"/>
          <w:szCs w:val="28"/>
        </w:rPr>
        <w:t>iko</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ikoko</w:t>
      </w:r>
      <w:proofErr w:type="spellEnd"/>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Vaiwana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vachivatandanisa</w:t>
      </w:r>
      <w:proofErr w:type="spellEnd"/>
      <w:r>
        <w:rPr>
          <w:rFonts w:ascii="Arial" w:hAnsi="Arial" w:cs="Arial"/>
          <w:sz w:val="28"/>
          <w:szCs w:val="28"/>
        </w:rPr>
        <w:t xml:space="preserve"> </w:t>
      </w:r>
      <w:proofErr w:type="spellStart"/>
      <w:r>
        <w:rPr>
          <w:rFonts w:ascii="Arial" w:hAnsi="Arial" w:cs="Arial"/>
          <w:sz w:val="28"/>
          <w:szCs w:val="28"/>
        </w:rPr>
        <w:t>vachivamhanyira</w:t>
      </w:r>
      <w:proofErr w:type="spellEnd"/>
      <w:r>
        <w:rPr>
          <w:rFonts w:ascii="Arial" w:hAnsi="Arial" w:cs="Arial"/>
          <w:sz w:val="28"/>
          <w:szCs w:val="28"/>
        </w:rPr>
        <w:t xml:space="preserve"> </w:t>
      </w:r>
      <w:proofErr w:type="spellStart"/>
      <w:r>
        <w:rPr>
          <w:rFonts w:ascii="Arial" w:hAnsi="Arial" w:cs="Arial"/>
          <w:sz w:val="28"/>
          <w:szCs w:val="28"/>
        </w:rPr>
        <w:t>vachivati</w:t>
      </w:r>
      <w:proofErr w:type="spellEnd"/>
      <w:r>
        <w:rPr>
          <w:rFonts w:ascii="Arial" w:hAnsi="Arial" w:cs="Arial"/>
          <w:sz w:val="28"/>
          <w:szCs w:val="28"/>
        </w:rPr>
        <w:t>, “</w:t>
      </w:r>
      <w:proofErr w:type="spellStart"/>
      <w:r>
        <w:rPr>
          <w:rFonts w:ascii="Arial" w:hAnsi="Arial" w:cs="Arial"/>
          <w:sz w:val="28"/>
          <w:szCs w:val="28"/>
        </w:rPr>
        <w:t>Mbavha</w:t>
      </w:r>
      <w:proofErr w:type="spellEnd"/>
      <w:r>
        <w:rPr>
          <w:rFonts w:ascii="Arial" w:hAnsi="Arial" w:cs="Arial"/>
          <w:sz w:val="28"/>
          <w:szCs w:val="28"/>
        </w:rPr>
        <w:t xml:space="preserve">! </w:t>
      </w:r>
      <w:proofErr w:type="spellStart"/>
      <w:r>
        <w:rPr>
          <w:rFonts w:ascii="Arial" w:hAnsi="Arial" w:cs="Arial"/>
          <w:sz w:val="28"/>
          <w:szCs w:val="28"/>
        </w:rPr>
        <w:t>Mbavha</w:t>
      </w:r>
      <w:proofErr w:type="spellEnd"/>
      <w:r>
        <w:rPr>
          <w:rFonts w:ascii="Arial" w:hAnsi="Arial" w:cs="Arial"/>
          <w:sz w:val="28"/>
          <w:szCs w:val="28"/>
        </w:rPr>
        <w:t xml:space="preserve">!” Vana </w:t>
      </w:r>
      <w:proofErr w:type="spellStart"/>
      <w:r>
        <w:rPr>
          <w:rFonts w:ascii="Arial" w:hAnsi="Arial" w:cs="Arial"/>
          <w:sz w:val="28"/>
          <w:szCs w:val="28"/>
        </w:rPr>
        <w:t>vemapenzi</w:t>
      </w:r>
      <w:proofErr w:type="spellEnd"/>
      <w:r>
        <w:rPr>
          <w:rFonts w:ascii="Arial" w:hAnsi="Arial" w:cs="Arial"/>
          <w:sz w:val="28"/>
          <w:szCs w:val="28"/>
        </w:rPr>
        <w:t xml:space="preserve"> </w:t>
      </w:r>
      <w:proofErr w:type="spellStart"/>
      <w:r>
        <w:rPr>
          <w:rFonts w:ascii="Arial" w:hAnsi="Arial" w:cs="Arial"/>
          <w:sz w:val="28"/>
          <w:szCs w:val="28"/>
        </w:rPr>
        <w:t>nhasi</w:t>
      </w:r>
      <w:proofErr w:type="spellEnd"/>
      <w:r>
        <w:rPr>
          <w:rFonts w:ascii="Arial" w:hAnsi="Arial" w:cs="Arial"/>
          <w:sz w:val="28"/>
          <w:szCs w:val="28"/>
        </w:rPr>
        <w:t xml:space="preserve"> </w:t>
      </w:r>
      <w:proofErr w:type="spellStart"/>
      <w:r>
        <w:rPr>
          <w:rFonts w:ascii="Arial" w:hAnsi="Arial" w:cs="Arial"/>
          <w:sz w:val="28"/>
          <w:szCs w:val="28"/>
        </w:rPr>
        <w:t>ndovanowanikwa</w:t>
      </w:r>
      <w:proofErr w:type="spellEnd"/>
      <w:r>
        <w:rPr>
          <w:rFonts w:ascii="Arial" w:hAnsi="Arial" w:cs="Arial"/>
          <w:sz w:val="28"/>
          <w:szCs w:val="28"/>
        </w:rPr>
        <w:t xml:space="preserve"> </w:t>
      </w:r>
      <w:proofErr w:type="spellStart"/>
      <w:r>
        <w:rPr>
          <w:rFonts w:ascii="Arial" w:hAnsi="Arial" w:cs="Arial"/>
          <w:sz w:val="28"/>
          <w:szCs w:val="28"/>
        </w:rPr>
        <w:t>muma</w:t>
      </w:r>
      <w:proofErr w:type="spellEnd"/>
      <w:r>
        <w:rPr>
          <w:rFonts w:ascii="Arial" w:hAnsi="Arial" w:cs="Arial"/>
          <w:sz w:val="28"/>
          <w:szCs w:val="28"/>
        </w:rPr>
        <w:t xml:space="preserve"> streets </w:t>
      </w:r>
      <w:proofErr w:type="spellStart"/>
      <w:r>
        <w:rPr>
          <w:rFonts w:ascii="Arial" w:hAnsi="Arial" w:cs="Arial"/>
          <w:sz w:val="28"/>
          <w:szCs w:val="28"/>
        </w:rPr>
        <w:t>futi</w:t>
      </w:r>
      <w:proofErr w:type="spellEnd"/>
      <w:r>
        <w:rPr>
          <w:rFonts w:ascii="Arial" w:hAnsi="Arial" w:cs="Arial"/>
          <w:sz w:val="28"/>
          <w:szCs w:val="28"/>
        </w:rPr>
        <w:t xml:space="preserve"> </w:t>
      </w:r>
      <w:proofErr w:type="spellStart"/>
      <w:r>
        <w:rPr>
          <w:rFonts w:ascii="Arial" w:hAnsi="Arial" w:cs="Arial"/>
          <w:sz w:val="28"/>
          <w:szCs w:val="28"/>
        </w:rPr>
        <w:t>nanha</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nanhasi</w:t>
      </w:r>
      <w:proofErr w:type="spellEnd"/>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Ehe</w:t>
      </w:r>
      <w:proofErr w:type="spellEnd"/>
      <w:r>
        <w:rPr>
          <w:rFonts w:ascii="Arial" w:hAnsi="Arial" w:cs="Arial"/>
          <w:sz w:val="28"/>
          <w:szCs w:val="28"/>
        </w:rPr>
        <w:t xml:space="preserve">. Ma street kids. Kana baba </w:t>
      </w:r>
      <w:proofErr w:type="spellStart"/>
      <w:r>
        <w:rPr>
          <w:rFonts w:ascii="Arial" w:hAnsi="Arial" w:cs="Arial"/>
          <w:sz w:val="28"/>
          <w:szCs w:val="28"/>
        </w:rPr>
        <w:t>vakasava</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kwaye</w:t>
      </w:r>
      <w:proofErr w:type="spellEnd"/>
      <w:r>
        <w:rPr>
          <w:rFonts w:ascii="Arial" w:hAnsi="Arial" w:cs="Arial"/>
          <w:sz w:val="28"/>
          <w:szCs w:val="28"/>
        </w:rPr>
        <w:t xml:space="preserve">,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wako</w:t>
      </w:r>
      <w:proofErr w:type="spellEnd"/>
      <w:r>
        <w:rPr>
          <w:rFonts w:ascii="Arial" w:hAnsi="Arial" w:cs="Arial"/>
          <w:sz w:val="28"/>
          <w:szCs w:val="28"/>
        </w:rPr>
        <w:t xml:space="preserve"> </w:t>
      </w:r>
      <w:proofErr w:type="spellStart"/>
      <w:r>
        <w:rPr>
          <w:rFonts w:ascii="Arial" w:hAnsi="Arial" w:cs="Arial"/>
          <w:sz w:val="28"/>
          <w:szCs w:val="28"/>
        </w:rPr>
        <w:t>rinoita</w:t>
      </w:r>
      <w:proofErr w:type="spellEnd"/>
      <w:r>
        <w:rPr>
          <w:rFonts w:ascii="Arial" w:hAnsi="Arial" w:cs="Arial"/>
          <w:sz w:val="28"/>
          <w:szCs w:val="28"/>
        </w:rPr>
        <w:t xml:space="preserve"> </w:t>
      </w:r>
      <w:proofErr w:type="spellStart"/>
      <w:r>
        <w:rPr>
          <w:rFonts w:ascii="Arial" w:hAnsi="Arial" w:cs="Arial"/>
          <w:sz w:val="28"/>
          <w:szCs w:val="28"/>
        </w:rPr>
        <w:t>rombe</w:t>
      </w:r>
      <w:proofErr w:type="spellEnd"/>
      <w:r>
        <w:rPr>
          <w:rFonts w:ascii="Arial" w:hAnsi="Arial" w:cs="Arial"/>
          <w:sz w:val="28"/>
          <w:szCs w:val="28"/>
        </w:rPr>
        <w:t xml:space="preserve"> </w:t>
      </w:r>
      <w:proofErr w:type="spellStart"/>
      <w:r>
        <w:rPr>
          <w:rFonts w:ascii="Arial" w:hAnsi="Arial" w:cs="Arial"/>
          <w:sz w:val="28"/>
          <w:szCs w:val="28"/>
        </w:rPr>
        <w:t>che</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chete</w:t>
      </w:r>
      <w:proofErr w:type="spellEnd"/>
      <w:r w:rsidRPr="0018479A">
        <w:rPr>
          <w:rFonts w:ascii="Arial" w:hAnsi="Arial" w:cs="Arial"/>
          <w:sz w:val="18"/>
          <w:szCs w:val="18"/>
        </w:rPr>
        <w:t>.”]</w:t>
      </w:r>
      <w:r>
        <w:rPr>
          <w:rFonts w:ascii="Arial" w:hAnsi="Arial" w:cs="Arial"/>
          <w:sz w:val="28"/>
          <w:szCs w:val="28"/>
        </w:rPr>
        <w:t xml:space="preserve"> Muri </w:t>
      </w:r>
      <w:proofErr w:type="spellStart"/>
      <w:r>
        <w:rPr>
          <w:rFonts w:ascii="Arial" w:hAnsi="Arial" w:cs="Arial"/>
          <w:sz w:val="28"/>
          <w:szCs w:val="28"/>
        </w:rPr>
        <w:t>kupabata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Ehe</w:t>
      </w:r>
      <w:proofErr w:type="spellEnd"/>
      <w:r>
        <w:rPr>
          <w:rFonts w:ascii="Arial" w:hAnsi="Arial" w:cs="Arial"/>
          <w:sz w:val="28"/>
          <w:szCs w:val="28"/>
        </w:rPr>
        <w:t>.</w:t>
      </w:r>
    </w:p>
    <w:p w14:paraId="6D78ADED" w14:textId="77777777" w:rsidR="00CD57E7" w:rsidRDefault="00CD57E7" w:rsidP="00CD57E7">
      <w:pPr>
        <w:jc w:val="both"/>
        <w:rPr>
          <w:rFonts w:ascii="Arial" w:hAnsi="Arial" w:cs="Arial"/>
          <w:sz w:val="28"/>
          <w:szCs w:val="28"/>
        </w:rPr>
      </w:pPr>
      <w:r w:rsidRPr="00906C37">
        <w:rPr>
          <w:rFonts w:ascii="Arial" w:hAnsi="Arial" w:cs="Arial"/>
          <w:sz w:val="28"/>
          <w:szCs w:val="28"/>
          <w:vertAlign w:val="superscript"/>
        </w:rPr>
        <w:t xml:space="preserve">48 </w:t>
      </w:r>
      <w:proofErr w:type="spellStart"/>
      <w:r>
        <w:rPr>
          <w:rFonts w:ascii="Arial" w:hAnsi="Arial" w:cs="Arial"/>
          <w:sz w:val="28"/>
          <w:szCs w:val="28"/>
        </w:rPr>
        <w:t>Ukaona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vakazara</w:t>
      </w:r>
      <w:proofErr w:type="spellEnd"/>
      <w:r>
        <w:rPr>
          <w:rFonts w:ascii="Arial" w:hAnsi="Arial" w:cs="Arial"/>
          <w:sz w:val="28"/>
          <w:szCs w:val="28"/>
        </w:rPr>
        <w:t xml:space="preserve"> </w:t>
      </w:r>
      <w:proofErr w:type="spellStart"/>
      <w:r>
        <w:rPr>
          <w:rFonts w:ascii="Arial" w:hAnsi="Arial" w:cs="Arial"/>
          <w:sz w:val="28"/>
          <w:szCs w:val="28"/>
        </w:rPr>
        <w:t>muma</w:t>
      </w:r>
      <w:proofErr w:type="spellEnd"/>
      <w:r>
        <w:rPr>
          <w:rFonts w:ascii="Arial" w:hAnsi="Arial" w:cs="Arial"/>
          <w:sz w:val="28"/>
          <w:szCs w:val="28"/>
        </w:rPr>
        <w:t xml:space="preserve"> street </w:t>
      </w:r>
      <w:proofErr w:type="spellStart"/>
      <w:r>
        <w:rPr>
          <w:rFonts w:ascii="Arial" w:hAnsi="Arial" w:cs="Arial"/>
          <w:sz w:val="28"/>
          <w:szCs w:val="28"/>
        </w:rPr>
        <w:t>vaya</w:t>
      </w:r>
      <w:proofErr w:type="spellEnd"/>
      <w:r>
        <w:rPr>
          <w:rFonts w:ascii="Arial" w:hAnsi="Arial" w:cs="Arial"/>
          <w:sz w:val="28"/>
          <w:szCs w:val="28"/>
        </w:rPr>
        <w:t xml:space="preserve"> </w:t>
      </w:r>
      <w:proofErr w:type="spellStart"/>
      <w:r>
        <w:rPr>
          <w:rFonts w:ascii="Arial" w:hAnsi="Arial" w:cs="Arial"/>
          <w:sz w:val="28"/>
          <w:szCs w:val="28"/>
        </w:rPr>
        <w:t>vaya</w:t>
      </w:r>
      <w:proofErr w:type="spellEnd"/>
      <w:r>
        <w:rPr>
          <w:rFonts w:ascii="Arial" w:hAnsi="Arial" w:cs="Arial"/>
          <w:sz w:val="28"/>
          <w:szCs w:val="28"/>
        </w:rPr>
        <w:t xml:space="preserve">,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webenzi</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dai</w:t>
      </w:r>
      <w:proofErr w:type="spellEnd"/>
      <w:r>
        <w:rPr>
          <w:rFonts w:ascii="Arial" w:hAnsi="Arial" w:cs="Arial"/>
          <w:sz w:val="28"/>
          <w:szCs w:val="28"/>
        </w:rPr>
        <w:t xml:space="preserve"> baba </w:t>
      </w:r>
      <w:proofErr w:type="spellStart"/>
      <w:r>
        <w:rPr>
          <w:rFonts w:ascii="Arial" w:hAnsi="Arial" w:cs="Arial"/>
          <w:sz w:val="28"/>
          <w:szCs w:val="28"/>
        </w:rPr>
        <w:t>vake</w:t>
      </w:r>
      <w:proofErr w:type="spellEnd"/>
      <w:r>
        <w:rPr>
          <w:rFonts w:ascii="Arial" w:hAnsi="Arial" w:cs="Arial"/>
          <w:sz w:val="28"/>
          <w:szCs w:val="28"/>
        </w:rPr>
        <w:t xml:space="preserve"> </w:t>
      </w:r>
      <w:proofErr w:type="spellStart"/>
      <w:r>
        <w:rPr>
          <w:rFonts w:ascii="Arial" w:hAnsi="Arial" w:cs="Arial"/>
          <w:sz w:val="28"/>
          <w:szCs w:val="28"/>
        </w:rPr>
        <w:t>vakanga</w:t>
      </w:r>
      <w:proofErr w:type="spellEnd"/>
      <w:r>
        <w:rPr>
          <w:rFonts w:ascii="Arial" w:hAnsi="Arial" w:cs="Arial"/>
          <w:sz w:val="28"/>
          <w:szCs w:val="28"/>
        </w:rPr>
        <w:t xml:space="preserve"> </w:t>
      </w:r>
      <w:proofErr w:type="spellStart"/>
      <w:r>
        <w:rPr>
          <w:rFonts w:ascii="Arial" w:hAnsi="Arial" w:cs="Arial"/>
          <w:sz w:val="28"/>
          <w:szCs w:val="28"/>
        </w:rPr>
        <w:t>vari</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kwaye</w:t>
      </w:r>
      <w:proofErr w:type="spellEnd"/>
      <w:r>
        <w:rPr>
          <w:rFonts w:ascii="Arial" w:hAnsi="Arial" w:cs="Arial"/>
          <w:sz w:val="28"/>
          <w:szCs w:val="28"/>
        </w:rPr>
        <w:t xml:space="preserve"> </w:t>
      </w:r>
      <w:proofErr w:type="spellStart"/>
      <w:r>
        <w:rPr>
          <w:rFonts w:ascii="Arial" w:hAnsi="Arial" w:cs="Arial"/>
          <w:sz w:val="28"/>
          <w:szCs w:val="28"/>
        </w:rPr>
        <w:t>vangadei</w:t>
      </w:r>
      <w:proofErr w:type="spellEnd"/>
      <w:r>
        <w:rPr>
          <w:rFonts w:ascii="Arial" w:hAnsi="Arial" w:cs="Arial"/>
          <w:sz w:val="28"/>
          <w:szCs w:val="28"/>
        </w:rPr>
        <w:t xml:space="preserve"> </w:t>
      </w:r>
      <w:proofErr w:type="spellStart"/>
      <w:r>
        <w:rPr>
          <w:rFonts w:ascii="Arial" w:hAnsi="Arial" w:cs="Arial"/>
          <w:sz w:val="28"/>
          <w:szCs w:val="28"/>
        </w:rPr>
        <w:t>vakamuudza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izvi</w:t>
      </w:r>
      <w:proofErr w:type="spellEnd"/>
      <w:r>
        <w:rPr>
          <w:rFonts w:ascii="Arial" w:hAnsi="Arial" w:cs="Arial"/>
          <w:sz w:val="28"/>
          <w:szCs w:val="28"/>
        </w:rPr>
        <w:t xml:space="preserve"> </w:t>
      </w:r>
      <w:proofErr w:type="spellStart"/>
      <w:r>
        <w:rPr>
          <w:rFonts w:ascii="Arial" w:hAnsi="Arial" w:cs="Arial"/>
          <w:sz w:val="28"/>
          <w:szCs w:val="28"/>
        </w:rPr>
        <w:t>hazviitwe</w:t>
      </w:r>
      <w:proofErr w:type="spellEnd"/>
      <w:r>
        <w:rPr>
          <w:rFonts w:ascii="Arial" w:hAnsi="Arial" w:cs="Arial"/>
          <w:sz w:val="28"/>
          <w:szCs w:val="28"/>
        </w:rPr>
        <w:t xml:space="preserve"> </w:t>
      </w:r>
      <w:proofErr w:type="spellStart"/>
      <w:r>
        <w:rPr>
          <w:rFonts w:ascii="Arial" w:hAnsi="Arial" w:cs="Arial"/>
          <w:sz w:val="28"/>
          <w:szCs w:val="28"/>
        </w:rPr>
        <w:t>izvi</w:t>
      </w:r>
      <w:proofErr w:type="spellEnd"/>
      <w:r>
        <w:rPr>
          <w:rFonts w:ascii="Arial" w:hAnsi="Arial" w:cs="Arial"/>
          <w:sz w:val="28"/>
          <w:szCs w:val="28"/>
        </w:rPr>
        <w:t xml:space="preserve">. Ende </w:t>
      </w:r>
      <w:proofErr w:type="spellStart"/>
      <w:r>
        <w:rPr>
          <w:rFonts w:ascii="Arial" w:hAnsi="Arial" w:cs="Arial"/>
          <w:sz w:val="28"/>
          <w:szCs w:val="28"/>
        </w:rPr>
        <w:t>vangadei</w:t>
      </w:r>
      <w:proofErr w:type="spellEnd"/>
      <w:r>
        <w:rPr>
          <w:rFonts w:ascii="Arial" w:hAnsi="Arial" w:cs="Arial"/>
          <w:sz w:val="28"/>
          <w:szCs w:val="28"/>
        </w:rPr>
        <w:t xml:space="preserve"> </w:t>
      </w:r>
      <w:proofErr w:type="spellStart"/>
      <w:r>
        <w:rPr>
          <w:rFonts w:ascii="Arial" w:hAnsi="Arial" w:cs="Arial"/>
          <w:sz w:val="28"/>
          <w:szCs w:val="28"/>
        </w:rPr>
        <w:t>vakagadzirira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vavo</w:t>
      </w:r>
      <w:proofErr w:type="spellEnd"/>
      <w:r>
        <w:rPr>
          <w:rFonts w:ascii="Arial" w:hAnsi="Arial" w:cs="Arial"/>
          <w:sz w:val="28"/>
          <w:szCs w:val="28"/>
        </w:rPr>
        <w:t xml:space="preserve"> </w:t>
      </w:r>
      <w:proofErr w:type="spellStart"/>
      <w:r>
        <w:rPr>
          <w:rFonts w:ascii="Arial" w:hAnsi="Arial" w:cs="Arial"/>
          <w:sz w:val="28"/>
          <w:szCs w:val="28"/>
        </w:rPr>
        <w:t>pekuga</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pekugara</w:t>
      </w:r>
      <w:proofErr w:type="spellEnd"/>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Tinganzwa</w:t>
      </w:r>
      <w:proofErr w:type="spellEnd"/>
      <w:r>
        <w:rPr>
          <w:rFonts w:ascii="Arial" w:hAnsi="Arial" w:cs="Arial"/>
          <w:sz w:val="28"/>
          <w:szCs w:val="28"/>
        </w:rPr>
        <w:t xml:space="preserve"> Amen here </w:t>
      </w:r>
      <w:proofErr w:type="spellStart"/>
      <w:r>
        <w:rPr>
          <w:rFonts w:ascii="Arial" w:hAnsi="Arial" w:cs="Arial"/>
          <w:sz w:val="28"/>
          <w:szCs w:val="28"/>
        </w:rPr>
        <w:t>ipapo</w:t>
      </w:r>
      <w:proofErr w:type="spellEnd"/>
      <w:r>
        <w:rPr>
          <w:rFonts w:ascii="Arial" w:hAnsi="Arial" w:cs="Arial"/>
          <w:sz w:val="28"/>
          <w:szCs w:val="28"/>
        </w:rPr>
        <w:t>.</w:t>
      </w:r>
      <w:r w:rsidRPr="000B4EFB">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Aiwa Amen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kumunzwa</w:t>
      </w:r>
      <w:proofErr w:type="spellEnd"/>
      <w:r>
        <w:rPr>
          <w:rFonts w:ascii="Arial" w:hAnsi="Arial" w:cs="Arial"/>
          <w:sz w:val="28"/>
          <w:szCs w:val="28"/>
        </w:rPr>
        <w:t xml:space="preserve"> </w:t>
      </w:r>
      <w:proofErr w:type="spellStart"/>
      <w:r>
        <w:rPr>
          <w:rFonts w:ascii="Arial" w:hAnsi="Arial" w:cs="Arial"/>
          <w:sz w:val="28"/>
          <w:szCs w:val="28"/>
        </w:rPr>
        <w:t>iyeye</w:t>
      </w:r>
      <w:proofErr w:type="spellEnd"/>
      <w:r>
        <w:rPr>
          <w:rFonts w:ascii="Arial" w:hAnsi="Arial" w:cs="Arial"/>
          <w:sz w:val="28"/>
          <w:szCs w:val="28"/>
        </w:rPr>
        <w:t>.</w:t>
      </w:r>
      <w:r w:rsidRPr="000B4EFB">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Ehe</w:t>
      </w:r>
      <w:proofErr w:type="spellEnd"/>
      <w:r>
        <w:rPr>
          <w:rFonts w:ascii="Arial" w:hAnsi="Arial" w:cs="Arial"/>
          <w:sz w:val="28"/>
          <w:szCs w:val="28"/>
        </w:rPr>
        <w:t xml:space="preserve">. </w:t>
      </w:r>
      <w:proofErr w:type="spellStart"/>
      <w:r>
        <w:rPr>
          <w:rFonts w:ascii="Arial" w:hAnsi="Arial" w:cs="Arial"/>
          <w:sz w:val="28"/>
          <w:szCs w:val="28"/>
        </w:rPr>
        <w:t>Gadzirira</w:t>
      </w:r>
      <w:proofErr w:type="spellEnd"/>
      <w:r>
        <w:rPr>
          <w:rFonts w:ascii="Arial" w:hAnsi="Arial" w:cs="Arial"/>
          <w:sz w:val="28"/>
          <w:szCs w:val="28"/>
        </w:rPr>
        <w:t xml:space="preserve"> </w:t>
      </w:r>
      <w:proofErr w:type="spellStart"/>
      <w:r>
        <w:rPr>
          <w:rFonts w:ascii="Arial" w:hAnsi="Arial" w:cs="Arial"/>
          <w:sz w:val="28"/>
          <w:szCs w:val="28"/>
        </w:rPr>
        <w:lastRenderedPageBreak/>
        <w:t>mwana</w:t>
      </w:r>
      <w:proofErr w:type="spellEnd"/>
      <w:r>
        <w:rPr>
          <w:rFonts w:ascii="Arial" w:hAnsi="Arial" w:cs="Arial"/>
          <w:sz w:val="28"/>
          <w:szCs w:val="28"/>
        </w:rPr>
        <w:t xml:space="preserve"> </w:t>
      </w:r>
      <w:proofErr w:type="spellStart"/>
      <w:r>
        <w:rPr>
          <w:rFonts w:ascii="Arial" w:hAnsi="Arial" w:cs="Arial"/>
          <w:sz w:val="28"/>
          <w:szCs w:val="28"/>
        </w:rPr>
        <w:t>wako</w:t>
      </w:r>
      <w:proofErr w:type="spellEnd"/>
      <w:r>
        <w:rPr>
          <w:rFonts w:ascii="Arial" w:hAnsi="Arial" w:cs="Arial"/>
          <w:sz w:val="28"/>
          <w:szCs w:val="28"/>
        </w:rPr>
        <w:t xml:space="preserve"> </w:t>
      </w:r>
      <w:proofErr w:type="spellStart"/>
      <w:r>
        <w:rPr>
          <w:rFonts w:ascii="Arial" w:hAnsi="Arial" w:cs="Arial"/>
          <w:sz w:val="28"/>
          <w:szCs w:val="28"/>
        </w:rPr>
        <w:t>pokugara</w:t>
      </w:r>
      <w:proofErr w:type="spellEnd"/>
      <w:r>
        <w:rPr>
          <w:rFonts w:ascii="Arial" w:hAnsi="Arial" w:cs="Arial"/>
          <w:sz w:val="28"/>
          <w:szCs w:val="28"/>
        </w:rPr>
        <w:t xml:space="preserve">. It has never been the desire of God that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vazvigadzirire</w:t>
      </w:r>
      <w:proofErr w:type="spellEnd"/>
      <w:r>
        <w:rPr>
          <w:rFonts w:ascii="Arial" w:hAnsi="Arial" w:cs="Arial"/>
          <w:sz w:val="28"/>
          <w:szCs w:val="28"/>
        </w:rPr>
        <w:t xml:space="preserve">. Mwari </w:t>
      </w:r>
      <w:proofErr w:type="spellStart"/>
      <w:r>
        <w:rPr>
          <w:rFonts w:ascii="Arial" w:hAnsi="Arial" w:cs="Arial"/>
          <w:sz w:val="28"/>
          <w:szCs w:val="28"/>
        </w:rPr>
        <w:t>akada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baba </w:t>
      </w:r>
      <w:proofErr w:type="spellStart"/>
      <w:r>
        <w:rPr>
          <w:rFonts w:ascii="Arial" w:hAnsi="Arial" w:cs="Arial"/>
          <w:sz w:val="28"/>
          <w:szCs w:val="28"/>
        </w:rPr>
        <w:t>vashingairire</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vawane</w:t>
      </w:r>
      <w:proofErr w:type="spellEnd"/>
      <w:r>
        <w:rPr>
          <w:rFonts w:ascii="Arial" w:hAnsi="Arial" w:cs="Arial"/>
          <w:sz w:val="28"/>
          <w:szCs w:val="28"/>
        </w:rPr>
        <w:t xml:space="preserve"> </w:t>
      </w:r>
      <w:proofErr w:type="spellStart"/>
      <w:r>
        <w:rPr>
          <w:rFonts w:ascii="Arial" w:hAnsi="Arial" w:cs="Arial"/>
          <w:sz w:val="28"/>
          <w:szCs w:val="28"/>
        </w:rPr>
        <w:t>pekudii</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pekugara</w:t>
      </w:r>
      <w:proofErr w:type="spellEnd"/>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pekugara</w:t>
      </w:r>
      <w:proofErr w:type="spellEnd"/>
      <w:r>
        <w:rPr>
          <w:rFonts w:ascii="Arial" w:hAnsi="Arial" w:cs="Arial"/>
          <w:sz w:val="28"/>
          <w:szCs w:val="28"/>
        </w:rPr>
        <w:t xml:space="preserve">, </w:t>
      </w:r>
      <w:proofErr w:type="spellStart"/>
      <w:r>
        <w:rPr>
          <w:rFonts w:ascii="Arial" w:hAnsi="Arial" w:cs="Arial"/>
          <w:sz w:val="28"/>
          <w:szCs w:val="28"/>
        </w:rPr>
        <w:t>handi’moona</w:t>
      </w:r>
      <w:proofErr w:type="spellEnd"/>
      <w:r>
        <w:rPr>
          <w:rFonts w:ascii="Arial" w:hAnsi="Arial" w:cs="Arial"/>
          <w:sz w:val="28"/>
          <w:szCs w:val="28"/>
        </w:rPr>
        <w:t xml:space="preserve">. </w:t>
      </w:r>
    </w:p>
    <w:p w14:paraId="49B55B47" w14:textId="77777777" w:rsidR="00CD57E7" w:rsidRDefault="00CD57E7" w:rsidP="00CD57E7">
      <w:pPr>
        <w:jc w:val="both"/>
        <w:rPr>
          <w:rFonts w:ascii="Arial" w:hAnsi="Arial" w:cs="Arial"/>
          <w:sz w:val="28"/>
          <w:szCs w:val="28"/>
        </w:rPr>
      </w:pPr>
      <w:r w:rsidRPr="00906C37">
        <w:rPr>
          <w:rFonts w:ascii="Arial" w:hAnsi="Arial" w:cs="Arial"/>
          <w:sz w:val="28"/>
          <w:szCs w:val="28"/>
          <w:vertAlign w:val="superscript"/>
        </w:rPr>
        <w:t>49</w:t>
      </w:r>
      <w:r>
        <w:rPr>
          <w:rFonts w:ascii="Arial" w:hAnsi="Arial" w:cs="Arial"/>
          <w:sz w:val="28"/>
          <w:szCs w:val="28"/>
        </w:rPr>
        <w:t xml:space="preserve"> Saka already </w:t>
      </w:r>
      <w:proofErr w:type="spellStart"/>
      <w:r>
        <w:rPr>
          <w:rFonts w:ascii="Arial" w:hAnsi="Arial" w:cs="Arial"/>
          <w:sz w:val="28"/>
          <w:szCs w:val="28"/>
        </w:rPr>
        <w:t>ndatoona</w:t>
      </w:r>
      <w:proofErr w:type="spellEnd"/>
      <w:r>
        <w:rPr>
          <w:rFonts w:ascii="Arial" w:hAnsi="Arial" w:cs="Arial"/>
          <w:sz w:val="28"/>
          <w:szCs w:val="28"/>
        </w:rPr>
        <w:t xml:space="preserve"> </w:t>
      </w:r>
      <w:proofErr w:type="spellStart"/>
      <w:r>
        <w:rPr>
          <w:rFonts w:ascii="Arial" w:hAnsi="Arial" w:cs="Arial"/>
          <w:sz w:val="28"/>
          <w:szCs w:val="28"/>
        </w:rPr>
        <w:t>chinhu</w:t>
      </w:r>
      <w:proofErr w:type="spellEnd"/>
      <w:r>
        <w:rPr>
          <w:rFonts w:ascii="Arial" w:hAnsi="Arial" w:cs="Arial"/>
          <w:sz w:val="28"/>
          <w:szCs w:val="28"/>
        </w:rPr>
        <w:t xml:space="preserve"> one. </w:t>
      </w:r>
      <w:proofErr w:type="spellStart"/>
      <w:r>
        <w:rPr>
          <w:rFonts w:ascii="Arial" w:hAnsi="Arial" w:cs="Arial"/>
          <w:sz w:val="28"/>
          <w:szCs w:val="28"/>
        </w:rPr>
        <w:t>Ndopane</w:t>
      </w:r>
      <w:proofErr w:type="spellEnd"/>
      <w:r>
        <w:rPr>
          <w:rFonts w:ascii="Arial" w:hAnsi="Arial" w:cs="Arial"/>
          <w:sz w:val="28"/>
          <w:szCs w:val="28"/>
        </w:rPr>
        <w:t xml:space="preserve"> </w:t>
      </w:r>
      <w:proofErr w:type="spellStart"/>
      <w:r>
        <w:rPr>
          <w:rFonts w:ascii="Arial" w:hAnsi="Arial" w:cs="Arial"/>
          <w:sz w:val="28"/>
          <w:szCs w:val="28"/>
        </w:rPr>
        <w:t>dzidziso</w:t>
      </w:r>
      <w:proofErr w:type="spellEnd"/>
      <w:r>
        <w:rPr>
          <w:rFonts w:ascii="Arial" w:hAnsi="Arial" w:cs="Arial"/>
          <w:sz w:val="28"/>
          <w:szCs w:val="28"/>
        </w:rPr>
        <w:t xml:space="preserve"> </w:t>
      </w:r>
      <w:proofErr w:type="spellStart"/>
      <w:r>
        <w:rPr>
          <w:rFonts w:ascii="Arial" w:hAnsi="Arial" w:cs="Arial"/>
          <w:sz w:val="28"/>
          <w:szCs w:val="28"/>
        </w:rPr>
        <w:t>yangu</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 xml:space="preserve">. Baba </w:t>
      </w:r>
      <w:proofErr w:type="spellStart"/>
      <w:r>
        <w:rPr>
          <w:rFonts w:ascii="Arial" w:hAnsi="Arial" w:cs="Arial"/>
          <w:sz w:val="28"/>
          <w:szCs w:val="28"/>
        </w:rPr>
        <w:t>vakava</w:t>
      </w:r>
      <w:proofErr w:type="spellEnd"/>
      <w:r>
        <w:rPr>
          <w:rFonts w:ascii="Arial" w:hAnsi="Arial" w:cs="Arial"/>
          <w:sz w:val="28"/>
          <w:szCs w:val="28"/>
        </w:rPr>
        <w:t xml:space="preserve"> </w:t>
      </w:r>
      <w:proofErr w:type="spellStart"/>
      <w:r>
        <w:rPr>
          <w:rFonts w:ascii="Arial" w:hAnsi="Arial" w:cs="Arial"/>
          <w:sz w:val="28"/>
          <w:szCs w:val="28"/>
        </w:rPr>
        <w:t>rombe</w:t>
      </w:r>
      <w:proofErr w:type="spellEnd"/>
      <w:r>
        <w:rPr>
          <w:rFonts w:ascii="Arial" w:hAnsi="Arial" w:cs="Arial"/>
          <w:sz w:val="28"/>
          <w:szCs w:val="28"/>
        </w:rPr>
        <w:t xml:space="preserve">,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akakura</w:t>
      </w:r>
      <w:proofErr w:type="spellEnd"/>
      <w:r>
        <w:rPr>
          <w:rFonts w:ascii="Arial" w:hAnsi="Arial" w:cs="Arial"/>
          <w:sz w:val="28"/>
          <w:szCs w:val="28"/>
        </w:rPr>
        <w:t xml:space="preserve">, </w:t>
      </w:r>
      <w:proofErr w:type="spellStart"/>
      <w:r>
        <w:rPr>
          <w:rFonts w:ascii="Arial" w:hAnsi="Arial" w:cs="Arial"/>
          <w:sz w:val="28"/>
          <w:szCs w:val="28"/>
        </w:rPr>
        <w:t>anovashora</w:t>
      </w:r>
      <w:proofErr w:type="spellEnd"/>
      <w:r>
        <w:rPr>
          <w:rFonts w:ascii="Arial" w:hAnsi="Arial" w:cs="Arial"/>
          <w:sz w:val="28"/>
          <w:szCs w:val="28"/>
        </w:rPr>
        <w:t>.</w:t>
      </w:r>
      <w:r w:rsidRPr="00D745F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kunzwa</w:t>
      </w:r>
      <w:proofErr w:type="spellEnd"/>
      <w:r>
        <w:rPr>
          <w:rFonts w:ascii="Arial" w:hAnsi="Arial" w:cs="Arial"/>
          <w:sz w:val="28"/>
          <w:szCs w:val="28"/>
        </w:rPr>
        <w:t xml:space="preserve"> Amen.</w:t>
      </w:r>
      <w:r w:rsidRPr="00D745F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Aiwa </w:t>
      </w:r>
      <w:proofErr w:type="spellStart"/>
      <w:r>
        <w:rPr>
          <w:rFonts w:ascii="Arial" w:hAnsi="Arial" w:cs="Arial"/>
          <w:sz w:val="28"/>
          <w:szCs w:val="28"/>
        </w:rPr>
        <w:t>ngaapfuure</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Amen </w:t>
      </w:r>
      <w:proofErr w:type="spellStart"/>
      <w:r>
        <w:rPr>
          <w:rFonts w:ascii="Arial" w:hAnsi="Arial" w:cs="Arial"/>
          <w:sz w:val="28"/>
          <w:szCs w:val="28"/>
        </w:rPr>
        <w:t>ipapo</w:t>
      </w:r>
      <w:proofErr w:type="spellEnd"/>
      <w:r>
        <w:rPr>
          <w:rFonts w:ascii="Arial" w:hAnsi="Arial" w:cs="Arial"/>
          <w:sz w:val="28"/>
          <w:szCs w:val="28"/>
        </w:rPr>
        <w:t>.</w:t>
      </w:r>
      <w:r w:rsidRPr="00D745F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Baba </w:t>
      </w:r>
      <w:proofErr w:type="spellStart"/>
      <w:r>
        <w:rPr>
          <w:rFonts w:ascii="Arial" w:hAnsi="Arial" w:cs="Arial"/>
          <w:sz w:val="28"/>
          <w:szCs w:val="28"/>
        </w:rPr>
        <w:t>vakava</w:t>
      </w:r>
      <w:proofErr w:type="spellEnd"/>
      <w:r>
        <w:rPr>
          <w:rFonts w:ascii="Arial" w:hAnsi="Arial" w:cs="Arial"/>
          <w:sz w:val="28"/>
          <w:szCs w:val="28"/>
        </w:rPr>
        <w:t xml:space="preserve"> </w:t>
      </w:r>
      <w:proofErr w:type="spellStart"/>
      <w:r>
        <w:rPr>
          <w:rFonts w:ascii="Arial" w:hAnsi="Arial" w:cs="Arial"/>
          <w:sz w:val="28"/>
          <w:szCs w:val="28"/>
        </w:rPr>
        <w:t>rombe</w:t>
      </w:r>
      <w:proofErr w:type="spellEnd"/>
      <w:r>
        <w:rPr>
          <w:rFonts w:ascii="Arial" w:hAnsi="Arial" w:cs="Arial"/>
          <w:sz w:val="28"/>
          <w:szCs w:val="28"/>
        </w:rPr>
        <w:t xml:space="preserve">,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akakura</w:t>
      </w:r>
      <w:proofErr w:type="spellEnd"/>
      <w:r>
        <w:rPr>
          <w:rFonts w:ascii="Arial" w:hAnsi="Arial" w:cs="Arial"/>
          <w:sz w:val="28"/>
          <w:szCs w:val="28"/>
        </w:rPr>
        <w:t xml:space="preserve"> </w:t>
      </w:r>
      <w:proofErr w:type="spellStart"/>
      <w:r>
        <w:rPr>
          <w:rFonts w:ascii="Arial" w:hAnsi="Arial" w:cs="Arial"/>
          <w:sz w:val="28"/>
          <w:szCs w:val="28"/>
        </w:rPr>
        <w:t>akatanga</w:t>
      </w:r>
      <w:proofErr w:type="spellEnd"/>
      <w:r>
        <w:rPr>
          <w:rFonts w:ascii="Arial" w:hAnsi="Arial" w:cs="Arial"/>
          <w:sz w:val="28"/>
          <w:szCs w:val="28"/>
        </w:rPr>
        <w:t xml:space="preserve"> </w:t>
      </w:r>
      <w:proofErr w:type="spellStart"/>
      <w:r>
        <w:rPr>
          <w:rFonts w:ascii="Arial" w:hAnsi="Arial" w:cs="Arial"/>
          <w:sz w:val="28"/>
          <w:szCs w:val="28"/>
        </w:rPr>
        <w:t>kuita</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zvine</w:t>
      </w:r>
      <w:proofErr w:type="spellEnd"/>
      <w:r>
        <w:rPr>
          <w:rFonts w:ascii="Arial" w:hAnsi="Arial" w:cs="Arial"/>
          <w:sz w:val="28"/>
          <w:szCs w:val="28"/>
        </w:rPr>
        <w:t xml:space="preserve"> </w:t>
      </w:r>
      <w:proofErr w:type="spellStart"/>
      <w:r>
        <w:rPr>
          <w:rFonts w:ascii="Arial" w:hAnsi="Arial" w:cs="Arial"/>
          <w:sz w:val="28"/>
          <w:szCs w:val="28"/>
        </w:rPr>
        <w:t>musoro</w:t>
      </w:r>
      <w:proofErr w:type="spellEnd"/>
      <w:r>
        <w:rPr>
          <w:rFonts w:ascii="Arial" w:hAnsi="Arial" w:cs="Arial"/>
          <w:sz w:val="28"/>
          <w:szCs w:val="28"/>
        </w:rPr>
        <w:t xml:space="preserve"> </w:t>
      </w:r>
      <w:proofErr w:type="spellStart"/>
      <w:r>
        <w:rPr>
          <w:rFonts w:ascii="Arial" w:hAnsi="Arial" w:cs="Arial"/>
          <w:sz w:val="28"/>
          <w:szCs w:val="28"/>
        </w:rPr>
        <w:t>anosvora</w:t>
      </w:r>
      <w:proofErr w:type="spellEnd"/>
      <w:r>
        <w:rPr>
          <w:rFonts w:ascii="Arial" w:hAnsi="Arial" w:cs="Arial"/>
          <w:sz w:val="28"/>
          <w:szCs w:val="28"/>
        </w:rPr>
        <w:t xml:space="preserve"> </w:t>
      </w:r>
      <w:proofErr w:type="spellStart"/>
      <w:r>
        <w:rPr>
          <w:rFonts w:ascii="Arial" w:hAnsi="Arial" w:cs="Arial"/>
          <w:sz w:val="28"/>
          <w:szCs w:val="28"/>
        </w:rPr>
        <w:t>ba</w:t>
      </w:r>
      <w:proofErr w:type="spellEnd"/>
      <w:r>
        <w:rPr>
          <w:rFonts w:ascii="Arial" w:hAnsi="Arial" w:cs="Arial"/>
          <w:sz w:val="28"/>
          <w:szCs w:val="28"/>
        </w:rPr>
        <w:t xml:space="preserve">…? </w:t>
      </w:r>
      <w:r w:rsidRPr="0018479A">
        <w:rPr>
          <w:rFonts w:ascii="Arial" w:hAnsi="Arial" w:cs="Arial"/>
          <w:sz w:val="18"/>
          <w:szCs w:val="18"/>
        </w:rPr>
        <w:t>[Congregation says, “</w:t>
      </w:r>
      <w:r>
        <w:rPr>
          <w:rFonts w:ascii="Arial" w:hAnsi="Arial" w:cs="Arial"/>
          <w:sz w:val="18"/>
          <w:szCs w:val="18"/>
        </w:rPr>
        <w:t>baba,</w:t>
      </w:r>
      <w:r w:rsidRPr="0018479A">
        <w:rPr>
          <w:rFonts w:ascii="Arial" w:hAnsi="Arial" w:cs="Arial"/>
          <w:sz w:val="18"/>
          <w:szCs w:val="18"/>
        </w:rPr>
        <w:t>”]</w:t>
      </w:r>
      <w:r>
        <w:rPr>
          <w:rFonts w:ascii="Arial" w:hAnsi="Arial" w:cs="Arial"/>
          <w:sz w:val="28"/>
          <w:szCs w:val="28"/>
        </w:rPr>
        <w:t xml:space="preserve"> baba. Saka baba </w:t>
      </w:r>
      <w:proofErr w:type="spellStart"/>
      <w:r>
        <w:rPr>
          <w:rFonts w:ascii="Arial" w:hAnsi="Arial" w:cs="Arial"/>
          <w:sz w:val="28"/>
          <w:szCs w:val="28"/>
        </w:rPr>
        <w:t>ngavave</w:t>
      </w:r>
      <w:proofErr w:type="spellEnd"/>
      <w:r>
        <w:rPr>
          <w:rFonts w:ascii="Arial" w:hAnsi="Arial" w:cs="Arial"/>
          <w:sz w:val="28"/>
          <w:szCs w:val="28"/>
        </w:rPr>
        <w:t xml:space="preserve"> something </w:t>
      </w:r>
      <w:proofErr w:type="spellStart"/>
      <w:r>
        <w:rPr>
          <w:rFonts w:ascii="Arial" w:hAnsi="Arial" w:cs="Arial"/>
          <w:sz w:val="28"/>
          <w:szCs w:val="28"/>
        </w:rPr>
        <w:t>chekuti</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kana </w:t>
      </w:r>
      <w:proofErr w:type="spellStart"/>
      <w:r>
        <w:rPr>
          <w:rFonts w:ascii="Arial" w:hAnsi="Arial" w:cs="Arial"/>
          <w:sz w:val="28"/>
          <w:szCs w:val="28"/>
        </w:rPr>
        <w:t>vakura</w:t>
      </w:r>
      <w:proofErr w:type="spellEnd"/>
      <w:r>
        <w:rPr>
          <w:rFonts w:ascii="Arial" w:hAnsi="Arial" w:cs="Arial"/>
          <w:sz w:val="28"/>
          <w:szCs w:val="28"/>
        </w:rPr>
        <w:t xml:space="preserve"> </w:t>
      </w:r>
      <w:proofErr w:type="spellStart"/>
      <w:r>
        <w:rPr>
          <w:rFonts w:ascii="Arial" w:hAnsi="Arial" w:cs="Arial"/>
          <w:sz w:val="28"/>
          <w:szCs w:val="28"/>
        </w:rPr>
        <w:t>vanotarisa</w:t>
      </w:r>
      <w:proofErr w:type="spellEnd"/>
      <w:r>
        <w:rPr>
          <w:rFonts w:ascii="Arial" w:hAnsi="Arial" w:cs="Arial"/>
          <w:sz w:val="28"/>
          <w:szCs w:val="28"/>
        </w:rPr>
        <w:t xml:space="preserve"> kuna baba </w:t>
      </w:r>
      <w:proofErr w:type="spellStart"/>
      <w:r>
        <w:rPr>
          <w:rFonts w:ascii="Arial" w:hAnsi="Arial" w:cs="Arial"/>
          <w:sz w:val="28"/>
          <w:szCs w:val="28"/>
        </w:rPr>
        <w:t>kuti</w:t>
      </w:r>
      <w:proofErr w:type="spellEnd"/>
      <w:r>
        <w:rPr>
          <w:rFonts w:ascii="Arial" w:hAnsi="Arial" w:cs="Arial"/>
          <w:sz w:val="28"/>
          <w:szCs w:val="28"/>
        </w:rPr>
        <w:t xml:space="preserve"> baba </w:t>
      </w:r>
      <w:proofErr w:type="spellStart"/>
      <w:r>
        <w:rPr>
          <w:rFonts w:ascii="Arial" w:hAnsi="Arial" w:cs="Arial"/>
          <w:sz w:val="28"/>
          <w:szCs w:val="28"/>
        </w:rPr>
        <w:t>ngavatipewo</w:t>
      </w:r>
      <w:proofErr w:type="spellEnd"/>
      <w:r>
        <w:rPr>
          <w:rFonts w:ascii="Arial" w:hAnsi="Arial" w:cs="Arial"/>
          <w:sz w:val="28"/>
          <w:szCs w:val="28"/>
        </w:rPr>
        <w:t xml:space="preserve"> </w:t>
      </w:r>
      <w:proofErr w:type="spellStart"/>
      <w:r>
        <w:rPr>
          <w:rFonts w:ascii="Arial" w:hAnsi="Arial" w:cs="Arial"/>
          <w:sz w:val="28"/>
          <w:szCs w:val="28"/>
        </w:rPr>
        <w:t>ichi</w:t>
      </w:r>
      <w:proofErr w:type="spellEnd"/>
      <w:r>
        <w:rPr>
          <w:rFonts w:ascii="Arial" w:hAnsi="Arial" w:cs="Arial"/>
          <w:sz w:val="28"/>
          <w:szCs w:val="28"/>
        </w:rPr>
        <w:t xml:space="preserve">, </w:t>
      </w:r>
      <w:proofErr w:type="spellStart"/>
      <w:r>
        <w:rPr>
          <w:rFonts w:ascii="Arial" w:hAnsi="Arial" w:cs="Arial"/>
          <w:sz w:val="28"/>
          <w:szCs w:val="28"/>
        </w:rPr>
        <w:t>ngavatibatsire</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 xml:space="preserve">, </w:t>
      </w:r>
      <w:proofErr w:type="spellStart"/>
      <w:r>
        <w:rPr>
          <w:rFonts w:ascii="Arial" w:hAnsi="Arial" w:cs="Arial"/>
          <w:sz w:val="28"/>
          <w:szCs w:val="28"/>
        </w:rPr>
        <w:t>ngavatibatsire</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 xml:space="preserve">. Vane </w:t>
      </w:r>
      <w:proofErr w:type="spellStart"/>
      <w:r>
        <w:rPr>
          <w:rFonts w:ascii="Arial" w:hAnsi="Arial" w:cs="Arial"/>
          <w:sz w:val="28"/>
          <w:szCs w:val="28"/>
        </w:rPr>
        <w:t>chavanoona</w:t>
      </w:r>
      <w:proofErr w:type="spellEnd"/>
      <w:r>
        <w:rPr>
          <w:rFonts w:ascii="Arial" w:hAnsi="Arial" w:cs="Arial"/>
          <w:sz w:val="28"/>
          <w:szCs w:val="28"/>
        </w:rPr>
        <w:t xml:space="preserve"> </w:t>
      </w:r>
      <w:proofErr w:type="spellStart"/>
      <w:r>
        <w:rPr>
          <w:rFonts w:ascii="Arial" w:hAnsi="Arial" w:cs="Arial"/>
          <w:sz w:val="28"/>
          <w:szCs w:val="28"/>
        </w:rPr>
        <w:t>chakaitwa</w:t>
      </w:r>
      <w:proofErr w:type="spellEnd"/>
      <w:r>
        <w:rPr>
          <w:rFonts w:ascii="Arial" w:hAnsi="Arial" w:cs="Arial"/>
          <w:sz w:val="28"/>
          <w:szCs w:val="28"/>
        </w:rPr>
        <w:t xml:space="preserve"> </w:t>
      </w:r>
      <w:proofErr w:type="spellStart"/>
      <w:r>
        <w:rPr>
          <w:rFonts w:ascii="Arial" w:hAnsi="Arial" w:cs="Arial"/>
          <w:sz w:val="28"/>
          <w:szCs w:val="28"/>
        </w:rPr>
        <w:t>naba</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nababa</w:t>
      </w:r>
      <w:proofErr w:type="spellEnd"/>
      <w:r w:rsidRPr="0018479A">
        <w:rPr>
          <w:rFonts w:ascii="Arial" w:hAnsi="Arial" w:cs="Arial"/>
          <w:sz w:val="18"/>
          <w:szCs w:val="18"/>
        </w:rPr>
        <w:t>.”]</w:t>
      </w:r>
      <w:r>
        <w:rPr>
          <w:rFonts w:ascii="Arial" w:hAnsi="Arial" w:cs="Arial"/>
          <w:sz w:val="28"/>
          <w:szCs w:val="28"/>
        </w:rPr>
        <w:t xml:space="preserve"> </w:t>
      </w:r>
    </w:p>
    <w:p w14:paraId="4D7B8823" w14:textId="77777777" w:rsidR="00CD57E7" w:rsidRDefault="00CD57E7" w:rsidP="00CD57E7">
      <w:pPr>
        <w:jc w:val="both"/>
        <w:rPr>
          <w:rFonts w:ascii="Arial" w:hAnsi="Arial" w:cs="Arial"/>
          <w:sz w:val="28"/>
          <w:szCs w:val="28"/>
        </w:rPr>
      </w:pPr>
      <w:r w:rsidRPr="00906C37">
        <w:rPr>
          <w:rFonts w:ascii="Arial" w:hAnsi="Arial" w:cs="Arial"/>
          <w:sz w:val="28"/>
          <w:szCs w:val="28"/>
          <w:vertAlign w:val="superscript"/>
        </w:rPr>
        <w:t>50</w:t>
      </w:r>
      <w:r>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nyaya</w:t>
      </w:r>
      <w:proofErr w:type="spellEnd"/>
      <w:r>
        <w:rPr>
          <w:rFonts w:ascii="Arial" w:hAnsi="Arial" w:cs="Arial"/>
          <w:sz w:val="28"/>
          <w:szCs w:val="28"/>
        </w:rPr>
        <w:t xml:space="preserve"> </w:t>
      </w:r>
      <w:proofErr w:type="spellStart"/>
      <w:r>
        <w:rPr>
          <w:rFonts w:ascii="Arial" w:hAnsi="Arial" w:cs="Arial"/>
          <w:sz w:val="28"/>
          <w:szCs w:val="28"/>
        </w:rPr>
        <w:t>yedu</w:t>
      </w:r>
      <w:proofErr w:type="spellEnd"/>
      <w:r>
        <w:rPr>
          <w:rFonts w:ascii="Arial" w:hAnsi="Arial" w:cs="Arial"/>
          <w:sz w:val="28"/>
          <w:szCs w:val="28"/>
        </w:rPr>
        <w:t xml:space="preserve"> ye change of status, we can never over emphasize it </w:t>
      </w:r>
      <w:proofErr w:type="spellStart"/>
      <w:r>
        <w:rPr>
          <w:rFonts w:ascii="Arial" w:hAnsi="Arial" w:cs="Arial"/>
          <w:sz w:val="28"/>
          <w:szCs w:val="28"/>
        </w:rPr>
        <w:t>hama</w:t>
      </w:r>
      <w:proofErr w:type="spellEnd"/>
      <w:r>
        <w:rPr>
          <w:rFonts w:ascii="Arial" w:hAnsi="Arial" w:cs="Arial"/>
          <w:sz w:val="28"/>
          <w:szCs w:val="28"/>
        </w:rPr>
        <w:t>.</w:t>
      </w:r>
      <w:r w:rsidRPr="00652CF9">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kunzwa</w:t>
      </w:r>
      <w:proofErr w:type="spellEnd"/>
      <w:r>
        <w:rPr>
          <w:rFonts w:ascii="Arial" w:hAnsi="Arial" w:cs="Arial"/>
          <w:sz w:val="28"/>
          <w:szCs w:val="28"/>
        </w:rPr>
        <w:t xml:space="preserve"> Amen </w:t>
      </w:r>
      <w:proofErr w:type="spellStart"/>
      <w:r>
        <w:rPr>
          <w:rFonts w:ascii="Arial" w:hAnsi="Arial" w:cs="Arial"/>
          <w:sz w:val="28"/>
          <w:szCs w:val="28"/>
        </w:rPr>
        <w:t>iyeye</w:t>
      </w:r>
      <w:proofErr w:type="spellEnd"/>
      <w:r>
        <w:rPr>
          <w:rFonts w:ascii="Arial" w:hAnsi="Arial" w:cs="Arial"/>
          <w:sz w:val="28"/>
          <w:szCs w:val="28"/>
        </w:rPr>
        <w:t>.</w:t>
      </w:r>
      <w:r w:rsidRPr="00652CF9">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Amen </w:t>
      </w:r>
      <w:proofErr w:type="spellStart"/>
      <w:r>
        <w:rPr>
          <w:rFonts w:ascii="Arial" w:hAnsi="Arial" w:cs="Arial"/>
          <w:sz w:val="28"/>
          <w:szCs w:val="28"/>
        </w:rPr>
        <w:t>akadarika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w:t>
      </w:r>
      <w:r w:rsidRPr="00652CF9">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Kana </w:t>
      </w:r>
      <w:proofErr w:type="spellStart"/>
      <w:r>
        <w:rPr>
          <w:rFonts w:ascii="Arial" w:hAnsi="Arial" w:cs="Arial"/>
          <w:sz w:val="28"/>
          <w:szCs w:val="28"/>
        </w:rPr>
        <w:t>uri</w:t>
      </w:r>
      <w:proofErr w:type="spellEnd"/>
      <w:r>
        <w:rPr>
          <w:rFonts w:ascii="Arial" w:hAnsi="Arial" w:cs="Arial"/>
          <w:sz w:val="28"/>
          <w:szCs w:val="28"/>
        </w:rPr>
        <w:t xml:space="preserve"> </w:t>
      </w:r>
      <w:proofErr w:type="spellStart"/>
      <w:r>
        <w:rPr>
          <w:rFonts w:ascii="Arial" w:hAnsi="Arial" w:cs="Arial"/>
          <w:sz w:val="28"/>
          <w:szCs w:val="28"/>
        </w:rPr>
        <w:t>murume</w:t>
      </w:r>
      <w:proofErr w:type="spellEnd"/>
      <w:r>
        <w:rPr>
          <w:rFonts w:ascii="Arial" w:hAnsi="Arial" w:cs="Arial"/>
          <w:sz w:val="28"/>
          <w:szCs w:val="28"/>
        </w:rPr>
        <w:t xml:space="preserve"> </w:t>
      </w:r>
      <w:proofErr w:type="spellStart"/>
      <w:r>
        <w:rPr>
          <w:rFonts w:ascii="Arial" w:hAnsi="Arial" w:cs="Arial"/>
          <w:sz w:val="28"/>
          <w:szCs w:val="28"/>
        </w:rPr>
        <w:t>ane</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zvake</w:t>
      </w:r>
      <w:proofErr w:type="spellEnd"/>
      <w:r>
        <w:rPr>
          <w:rFonts w:ascii="Arial" w:hAnsi="Arial" w:cs="Arial"/>
          <w:sz w:val="28"/>
          <w:szCs w:val="28"/>
        </w:rPr>
        <w:t xml:space="preserve"> hapana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anoku</w:t>
      </w:r>
      <w:proofErr w:type="spellEnd"/>
      <w:r>
        <w:rPr>
          <w:rFonts w:ascii="Arial" w:hAnsi="Arial" w:cs="Arial"/>
          <w:sz w:val="28"/>
          <w:szCs w:val="28"/>
        </w:rPr>
        <w:t xml:space="preserve"> challenger </w:t>
      </w:r>
      <w:proofErr w:type="spellStart"/>
      <w:r>
        <w:rPr>
          <w:rFonts w:ascii="Arial" w:hAnsi="Arial" w:cs="Arial"/>
          <w:sz w:val="28"/>
          <w:szCs w:val="28"/>
        </w:rPr>
        <w:t>kuti</w:t>
      </w:r>
      <w:proofErr w:type="spellEnd"/>
      <w:r>
        <w:rPr>
          <w:rFonts w:ascii="Arial" w:hAnsi="Arial" w:cs="Arial"/>
          <w:sz w:val="28"/>
          <w:szCs w:val="28"/>
        </w:rPr>
        <w:t xml:space="preserve"> baba muri </w:t>
      </w:r>
      <w:proofErr w:type="spellStart"/>
      <w:r>
        <w:rPr>
          <w:rFonts w:ascii="Arial" w:hAnsi="Arial" w:cs="Arial"/>
          <w:sz w:val="28"/>
          <w:szCs w:val="28"/>
        </w:rPr>
        <w:t>kuita</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zvisiri</w:t>
      </w:r>
      <w:proofErr w:type="spellEnd"/>
      <w:r>
        <w:rPr>
          <w:rFonts w:ascii="Arial" w:hAnsi="Arial" w:cs="Arial"/>
          <w:sz w:val="28"/>
          <w:szCs w:val="28"/>
        </w:rPr>
        <w:t xml:space="preserve"> </w:t>
      </w:r>
      <w:proofErr w:type="spellStart"/>
      <w:r>
        <w:rPr>
          <w:rFonts w:ascii="Arial" w:hAnsi="Arial" w:cs="Arial"/>
          <w:sz w:val="28"/>
          <w:szCs w:val="28"/>
        </w:rPr>
        <w:t>izvo</w:t>
      </w:r>
      <w:proofErr w:type="spellEnd"/>
      <w:r>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vevanhu</w:t>
      </w:r>
      <w:proofErr w:type="spellEnd"/>
      <w:r>
        <w:rPr>
          <w:rFonts w:ascii="Arial" w:hAnsi="Arial" w:cs="Arial"/>
          <w:sz w:val="28"/>
          <w:szCs w:val="28"/>
        </w:rPr>
        <w:t xml:space="preserve"> vane </w:t>
      </w:r>
      <w:proofErr w:type="spellStart"/>
      <w:r>
        <w:rPr>
          <w:rFonts w:ascii="Arial" w:hAnsi="Arial" w:cs="Arial"/>
          <w:sz w:val="28"/>
          <w:szCs w:val="28"/>
        </w:rPr>
        <w:t>vanhu</w:t>
      </w:r>
      <w:proofErr w:type="spellEnd"/>
      <w:r>
        <w:rPr>
          <w:rFonts w:ascii="Arial" w:hAnsi="Arial" w:cs="Arial"/>
          <w:sz w:val="28"/>
          <w:szCs w:val="28"/>
        </w:rPr>
        <w:t xml:space="preserve">–vane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zvavo</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baba </w:t>
      </w:r>
      <w:proofErr w:type="spellStart"/>
      <w:r>
        <w:rPr>
          <w:rFonts w:ascii="Arial" w:hAnsi="Arial" w:cs="Arial"/>
          <w:sz w:val="28"/>
          <w:szCs w:val="28"/>
        </w:rPr>
        <w:t>vavo</w:t>
      </w:r>
      <w:proofErr w:type="spellEnd"/>
      <w:r>
        <w:rPr>
          <w:rFonts w:ascii="Arial" w:hAnsi="Arial" w:cs="Arial"/>
          <w:sz w:val="28"/>
          <w:szCs w:val="28"/>
        </w:rPr>
        <w:t xml:space="preserve"> kana </w:t>
      </w:r>
      <w:proofErr w:type="spellStart"/>
      <w:r>
        <w:rPr>
          <w:rFonts w:ascii="Arial" w:hAnsi="Arial" w:cs="Arial"/>
          <w:sz w:val="28"/>
          <w:szCs w:val="28"/>
        </w:rPr>
        <w:t>vakazviwana</w:t>
      </w:r>
      <w:proofErr w:type="spellEnd"/>
      <w:r>
        <w:rPr>
          <w:rFonts w:ascii="Arial" w:hAnsi="Arial" w:cs="Arial"/>
          <w:sz w:val="28"/>
          <w:szCs w:val="28"/>
        </w:rPr>
        <w:t xml:space="preserve"> </w:t>
      </w:r>
      <w:proofErr w:type="spellStart"/>
      <w:r>
        <w:rPr>
          <w:rFonts w:ascii="Arial" w:hAnsi="Arial" w:cs="Arial"/>
          <w:sz w:val="28"/>
          <w:szCs w:val="28"/>
        </w:rPr>
        <w:t>nematokoroshi</w:t>
      </w:r>
      <w:proofErr w:type="spellEnd"/>
      <w:r>
        <w:rPr>
          <w:rFonts w:ascii="Arial" w:hAnsi="Arial" w:cs="Arial"/>
          <w:sz w:val="28"/>
          <w:szCs w:val="28"/>
        </w:rPr>
        <w:t xml:space="preserve">, kana </w:t>
      </w:r>
      <w:proofErr w:type="spellStart"/>
      <w:r>
        <w:rPr>
          <w:rFonts w:ascii="Arial" w:hAnsi="Arial" w:cs="Arial"/>
          <w:sz w:val="28"/>
          <w:szCs w:val="28"/>
        </w:rPr>
        <w:t>vakazviwana</w:t>
      </w:r>
      <w:proofErr w:type="spellEnd"/>
      <w:r>
        <w:rPr>
          <w:rFonts w:ascii="Arial" w:hAnsi="Arial" w:cs="Arial"/>
          <w:sz w:val="28"/>
          <w:szCs w:val="28"/>
        </w:rPr>
        <w:t xml:space="preserve"> </w:t>
      </w:r>
      <w:proofErr w:type="spellStart"/>
      <w:r>
        <w:rPr>
          <w:rFonts w:ascii="Arial" w:hAnsi="Arial" w:cs="Arial"/>
          <w:sz w:val="28"/>
          <w:szCs w:val="28"/>
        </w:rPr>
        <w:t>nezvikwambo</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ava </w:t>
      </w:r>
      <w:proofErr w:type="spellStart"/>
      <w:r>
        <w:rPr>
          <w:rFonts w:ascii="Arial" w:hAnsi="Arial" w:cs="Arial"/>
          <w:sz w:val="28"/>
          <w:szCs w:val="28"/>
        </w:rPr>
        <w:t>tokoroshi</w:t>
      </w:r>
      <w:proofErr w:type="spellEnd"/>
      <w:r>
        <w:rPr>
          <w:rFonts w:ascii="Arial" w:hAnsi="Arial" w:cs="Arial"/>
          <w:sz w:val="28"/>
          <w:szCs w:val="28"/>
        </w:rPr>
        <w:t xml:space="preserve"> </w:t>
      </w:r>
      <w:proofErr w:type="spellStart"/>
      <w:r>
        <w:rPr>
          <w:rFonts w:ascii="Arial" w:hAnsi="Arial" w:cs="Arial"/>
          <w:sz w:val="28"/>
          <w:szCs w:val="28"/>
        </w:rPr>
        <w:t>idzi</w:t>
      </w:r>
      <w:proofErr w:type="spellEnd"/>
      <w:r>
        <w:rPr>
          <w:rFonts w:ascii="Arial" w:hAnsi="Arial" w:cs="Arial"/>
          <w:sz w:val="28"/>
          <w:szCs w:val="28"/>
        </w:rPr>
        <w:t xml:space="preserve"> </w:t>
      </w:r>
      <w:proofErr w:type="spellStart"/>
      <w:r>
        <w:rPr>
          <w:rFonts w:ascii="Arial" w:hAnsi="Arial" w:cs="Arial"/>
          <w:sz w:val="28"/>
          <w:szCs w:val="28"/>
        </w:rPr>
        <w:t>vacha</w:t>
      </w:r>
      <w:ins w:id="10" w:author="Transcriber01 JHB" w:date="2025-08-29T12:27:00Z" w16du:dateUtc="2025-08-29T10:27:00Z">
        <w:r>
          <w:rPr>
            <w:rFonts w:ascii="Arial" w:hAnsi="Arial" w:cs="Arial"/>
            <w:sz w:val="28"/>
            <w:szCs w:val="28"/>
          </w:rPr>
          <w:t>d</w:t>
        </w:r>
      </w:ins>
      <w:r>
        <w:rPr>
          <w:rFonts w:ascii="Arial" w:hAnsi="Arial" w:cs="Arial"/>
          <w:sz w:val="28"/>
          <w:szCs w:val="28"/>
        </w:rPr>
        <w:t>zodzitambira</w:t>
      </w:r>
      <w:proofErr w:type="spellEnd"/>
      <w:r>
        <w:rPr>
          <w:rFonts w:ascii="Arial" w:hAnsi="Arial" w:cs="Arial"/>
          <w:sz w:val="28"/>
          <w:szCs w:val="28"/>
        </w:rPr>
        <w:t xml:space="preserve"> </w:t>
      </w:r>
      <w:proofErr w:type="spellStart"/>
      <w:r>
        <w:rPr>
          <w:rFonts w:ascii="Arial" w:hAnsi="Arial" w:cs="Arial"/>
          <w:sz w:val="28"/>
          <w:szCs w:val="28"/>
        </w:rPr>
        <w:t>che</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chete</w:t>
      </w:r>
      <w:proofErr w:type="spellEnd"/>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chete</w:t>
      </w:r>
      <w:proofErr w:type="spellEnd"/>
      <w:r>
        <w:rPr>
          <w:rFonts w:ascii="Arial" w:hAnsi="Arial" w:cs="Arial"/>
          <w:sz w:val="28"/>
          <w:szCs w:val="28"/>
        </w:rPr>
        <w:t xml:space="preserve"> </w:t>
      </w:r>
      <w:proofErr w:type="spellStart"/>
      <w:r>
        <w:rPr>
          <w:rFonts w:ascii="Arial" w:hAnsi="Arial" w:cs="Arial"/>
          <w:sz w:val="28"/>
          <w:szCs w:val="28"/>
        </w:rPr>
        <w:t>nekuda</w:t>
      </w:r>
      <w:proofErr w:type="spellEnd"/>
      <w:r>
        <w:rPr>
          <w:rFonts w:ascii="Arial" w:hAnsi="Arial" w:cs="Arial"/>
          <w:sz w:val="28"/>
          <w:szCs w:val="28"/>
        </w:rPr>
        <w:t xml:space="preserve"> </w:t>
      </w:r>
      <w:proofErr w:type="spellStart"/>
      <w:r>
        <w:rPr>
          <w:rFonts w:ascii="Arial" w:hAnsi="Arial" w:cs="Arial"/>
          <w:sz w:val="28"/>
          <w:szCs w:val="28"/>
        </w:rPr>
        <w:t>kwezvinhu</w:t>
      </w:r>
      <w:proofErr w:type="spellEnd"/>
      <w:r>
        <w:rPr>
          <w:rFonts w:ascii="Arial" w:hAnsi="Arial" w:cs="Arial"/>
          <w:sz w:val="28"/>
          <w:szCs w:val="28"/>
        </w:rPr>
        <w:t xml:space="preserve"> </w:t>
      </w:r>
      <w:proofErr w:type="spellStart"/>
      <w:r>
        <w:rPr>
          <w:rFonts w:ascii="Arial" w:hAnsi="Arial" w:cs="Arial"/>
          <w:sz w:val="28"/>
          <w:szCs w:val="28"/>
        </w:rPr>
        <w:t>zvepanya</w:t>
      </w:r>
      <w:proofErr w:type="spellEnd"/>
      <w:r>
        <w:rPr>
          <w:rFonts w:ascii="Arial" w:hAnsi="Arial" w:cs="Arial"/>
          <w:sz w:val="28"/>
          <w:szCs w:val="28"/>
        </w:rPr>
        <w:t>…?</w:t>
      </w:r>
    </w:p>
    <w:p w14:paraId="17227C49" w14:textId="77777777" w:rsidR="00CD57E7" w:rsidRDefault="00CD57E7" w:rsidP="00CD57E7">
      <w:pPr>
        <w:jc w:val="both"/>
        <w:rPr>
          <w:rFonts w:ascii="Arial" w:hAnsi="Arial" w:cs="Arial"/>
          <w:sz w:val="28"/>
          <w:szCs w:val="28"/>
        </w:rPr>
      </w:pPr>
      <w:r w:rsidRPr="00906C37">
        <w:rPr>
          <w:rFonts w:ascii="Arial" w:hAnsi="Arial" w:cs="Arial"/>
          <w:sz w:val="28"/>
          <w:szCs w:val="28"/>
          <w:vertAlign w:val="superscript"/>
        </w:rPr>
        <w:t>51</w:t>
      </w:r>
      <w:r>
        <w:rPr>
          <w:rFonts w:ascii="Arial" w:hAnsi="Arial" w:cs="Arial"/>
          <w:sz w:val="28"/>
          <w:szCs w:val="28"/>
        </w:rPr>
        <w:t xml:space="preserve"> </w:t>
      </w:r>
      <w:proofErr w:type="spellStart"/>
      <w:r>
        <w:rPr>
          <w:rFonts w:ascii="Arial" w:hAnsi="Arial" w:cs="Arial"/>
          <w:sz w:val="28"/>
          <w:szCs w:val="28"/>
        </w:rPr>
        <w:t>Zvodanira</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 xml:space="preserve"> </w:t>
      </w:r>
      <w:proofErr w:type="spellStart"/>
      <w:r>
        <w:rPr>
          <w:rFonts w:ascii="Arial" w:hAnsi="Arial" w:cs="Arial"/>
          <w:sz w:val="28"/>
          <w:szCs w:val="28"/>
        </w:rPr>
        <w:t>dzakawandisa</w:t>
      </w:r>
      <w:proofErr w:type="spellEnd"/>
      <w:r>
        <w:rPr>
          <w:rFonts w:ascii="Arial" w:hAnsi="Arial" w:cs="Arial"/>
          <w:sz w:val="28"/>
          <w:szCs w:val="28"/>
        </w:rPr>
        <w:t xml:space="preserve"> </w:t>
      </w:r>
      <w:proofErr w:type="spellStart"/>
      <w:r>
        <w:rPr>
          <w:rFonts w:ascii="Arial" w:hAnsi="Arial" w:cs="Arial"/>
          <w:sz w:val="28"/>
          <w:szCs w:val="28"/>
        </w:rPr>
        <w:t>chaizvo</w:t>
      </w:r>
      <w:proofErr w:type="spellEnd"/>
      <w:r>
        <w:rPr>
          <w:rFonts w:ascii="Arial" w:hAnsi="Arial" w:cs="Arial"/>
          <w:sz w:val="28"/>
          <w:szCs w:val="28"/>
        </w:rPr>
        <w:t xml:space="preserve"> </w:t>
      </w:r>
      <w:proofErr w:type="spellStart"/>
      <w:r>
        <w:rPr>
          <w:rFonts w:ascii="Arial" w:hAnsi="Arial" w:cs="Arial"/>
          <w:sz w:val="28"/>
          <w:szCs w:val="28"/>
        </w:rPr>
        <w:t>chaizvo</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mwana</w:t>
      </w:r>
      <w:proofErr w:type="spellEnd"/>
      <w:r>
        <w:rPr>
          <w:rFonts w:ascii="Arial" w:hAnsi="Arial" w:cs="Arial"/>
          <w:sz w:val="28"/>
          <w:szCs w:val="28"/>
        </w:rPr>
        <w:t xml:space="preserve"> ana baba </w:t>
      </w:r>
      <w:proofErr w:type="spellStart"/>
      <w:r>
        <w:rPr>
          <w:rFonts w:ascii="Arial" w:hAnsi="Arial" w:cs="Arial"/>
          <w:sz w:val="28"/>
          <w:szCs w:val="28"/>
        </w:rPr>
        <w:t>vanoita</w:t>
      </w:r>
      <w:proofErr w:type="spellEnd"/>
      <w:r>
        <w:rPr>
          <w:rFonts w:ascii="Arial" w:hAnsi="Arial" w:cs="Arial"/>
          <w:sz w:val="28"/>
          <w:szCs w:val="28"/>
        </w:rPr>
        <w:t xml:space="preserve"> </w:t>
      </w:r>
      <w:proofErr w:type="spellStart"/>
      <w:r>
        <w:rPr>
          <w:rFonts w:ascii="Arial" w:hAnsi="Arial" w:cs="Arial"/>
          <w:sz w:val="28"/>
          <w:szCs w:val="28"/>
        </w:rPr>
        <w:t>tokoroshi</w:t>
      </w:r>
      <w:proofErr w:type="spellEnd"/>
      <w:r>
        <w:rPr>
          <w:rFonts w:ascii="Arial" w:hAnsi="Arial" w:cs="Arial"/>
          <w:sz w:val="28"/>
          <w:szCs w:val="28"/>
        </w:rPr>
        <w:t xml:space="preserve"> </w:t>
      </w:r>
      <w:proofErr w:type="spellStart"/>
      <w:r>
        <w:rPr>
          <w:rFonts w:ascii="Arial" w:hAnsi="Arial" w:cs="Arial"/>
          <w:sz w:val="28"/>
          <w:szCs w:val="28"/>
        </w:rPr>
        <w:t>afuratire</w:t>
      </w:r>
      <w:proofErr w:type="spellEnd"/>
      <w:r>
        <w:rPr>
          <w:rFonts w:ascii="Arial" w:hAnsi="Arial" w:cs="Arial"/>
          <w:sz w:val="28"/>
          <w:szCs w:val="28"/>
        </w:rPr>
        <w:t xml:space="preserve"> </w:t>
      </w:r>
      <w:proofErr w:type="spellStart"/>
      <w:r>
        <w:rPr>
          <w:rFonts w:ascii="Arial" w:hAnsi="Arial" w:cs="Arial"/>
          <w:sz w:val="28"/>
          <w:szCs w:val="28"/>
        </w:rPr>
        <w:t>benz</w:t>
      </w:r>
      <w:proofErr w:type="spellEnd"/>
      <w:r>
        <w:rPr>
          <w:rFonts w:ascii="Arial" w:hAnsi="Arial" w:cs="Arial"/>
          <w:sz w:val="28"/>
          <w:szCs w:val="28"/>
        </w:rPr>
        <w:t xml:space="preserve"> </w:t>
      </w:r>
      <w:proofErr w:type="spellStart"/>
      <w:r>
        <w:rPr>
          <w:rFonts w:ascii="Arial" w:hAnsi="Arial" w:cs="Arial"/>
          <w:sz w:val="28"/>
          <w:szCs w:val="28"/>
        </w:rPr>
        <w:t>yababa</w:t>
      </w:r>
      <w:proofErr w:type="spellEnd"/>
      <w:r>
        <w:rPr>
          <w:rFonts w:ascii="Arial" w:hAnsi="Arial" w:cs="Arial"/>
          <w:sz w:val="28"/>
          <w:szCs w:val="28"/>
        </w:rPr>
        <w:t xml:space="preserve"> so </w:t>
      </w:r>
      <w:proofErr w:type="spellStart"/>
      <w:r>
        <w:rPr>
          <w:rFonts w:ascii="Arial" w:hAnsi="Arial" w:cs="Arial"/>
          <w:sz w:val="28"/>
          <w:szCs w:val="28"/>
        </w:rPr>
        <w:t>yetokoroshi</w:t>
      </w:r>
      <w:proofErr w:type="spellEnd"/>
      <w:r>
        <w:rPr>
          <w:rFonts w:ascii="Arial" w:hAnsi="Arial" w:cs="Arial"/>
          <w:sz w:val="28"/>
          <w:szCs w:val="28"/>
        </w:rPr>
        <w:t xml:space="preserve">, </w:t>
      </w:r>
      <w:proofErr w:type="spellStart"/>
      <w:r>
        <w:rPr>
          <w:rFonts w:ascii="Arial" w:hAnsi="Arial" w:cs="Arial"/>
          <w:sz w:val="28"/>
          <w:szCs w:val="28"/>
        </w:rPr>
        <w:t>afure</w:t>
      </w:r>
      <w:proofErr w:type="spellEnd"/>
      <w:r>
        <w:rPr>
          <w:rFonts w:ascii="Arial" w:hAnsi="Arial" w:cs="Arial"/>
          <w:sz w:val="28"/>
          <w:szCs w:val="28"/>
        </w:rPr>
        <w:t xml:space="preserve"> double s–</w:t>
      </w:r>
      <w:proofErr w:type="spellStart"/>
      <w:r>
        <w:rPr>
          <w:rFonts w:ascii="Arial" w:hAnsi="Arial" w:cs="Arial"/>
          <w:sz w:val="28"/>
          <w:szCs w:val="28"/>
        </w:rPr>
        <w:t>afuratire</w:t>
      </w:r>
      <w:proofErr w:type="spellEnd"/>
      <w:r>
        <w:rPr>
          <w:rFonts w:ascii="Arial" w:hAnsi="Arial" w:cs="Arial"/>
          <w:sz w:val="28"/>
          <w:szCs w:val="28"/>
        </w:rPr>
        <w:t xml:space="preserve"> double storey </w:t>
      </w:r>
      <w:proofErr w:type="spellStart"/>
      <w:r>
        <w:rPr>
          <w:rFonts w:ascii="Arial" w:hAnsi="Arial" w:cs="Arial"/>
          <w:sz w:val="28"/>
          <w:szCs w:val="28"/>
        </w:rPr>
        <w:t>yeku</w:t>
      </w:r>
      <w:proofErr w:type="spellEnd"/>
      <w:r>
        <w:rPr>
          <w:rFonts w:ascii="Arial" w:hAnsi="Arial" w:cs="Arial"/>
          <w:sz w:val="28"/>
          <w:szCs w:val="28"/>
        </w:rPr>
        <w:t xml:space="preserve"> Borrowdale </w:t>
      </w:r>
      <w:proofErr w:type="spellStart"/>
      <w:r>
        <w:rPr>
          <w:rFonts w:ascii="Arial" w:hAnsi="Arial" w:cs="Arial"/>
          <w:sz w:val="28"/>
          <w:szCs w:val="28"/>
        </w:rPr>
        <w:t>yakatengwa</w:t>
      </w:r>
      <w:proofErr w:type="spellEnd"/>
      <w:r>
        <w:rPr>
          <w:rFonts w:ascii="Arial" w:hAnsi="Arial" w:cs="Arial"/>
          <w:sz w:val="28"/>
          <w:szCs w:val="28"/>
        </w:rPr>
        <w:t xml:space="preserve"> </w:t>
      </w:r>
      <w:proofErr w:type="spellStart"/>
      <w:r>
        <w:rPr>
          <w:rFonts w:ascii="Arial" w:hAnsi="Arial" w:cs="Arial"/>
          <w:sz w:val="28"/>
          <w:szCs w:val="28"/>
        </w:rPr>
        <w:t>netokoro</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netokoroshi</w:t>
      </w:r>
      <w:proofErr w:type="spellEnd"/>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Afuratire</w:t>
      </w:r>
      <w:proofErr w:type="spellEnd"/>
      <w:r>
        <w:rPr>
          <w:rFonts w:ascii="Arial" w:hAnsi="Arial" w:cs="Arial"/>
          <w:sz w:val="28"/>
          <w:szCs w:val="28"/>
        </w:rPr>
        <w:t xml:space="preserve"> </w:t>
      </w:r>
      <w:proofErr w:type="spellStart"/>
      <w:r>
        <w:rPr>
          <w:rFonts w:ascii="Arial" w:hAnsi="Arial" w:cs="Arial"/>
          <w:sz w:val="28"/>
          <w:szCs w:val="28"/>
        </w:rPr>
        <w:t>purazi</w:t>
      </w:r>
      <w:proofErr w:type="spellEnd"/>
      <w:r>
        <w:rPr>
          <w:rFonts w:ascii="Arial" w:hAnsi="Arial" w:cs="Arial"/>
          <w:sz w:val="28"/>
          <w:szCs w:val="28"/>
        </w:rPr>
        <w:t xml:space="preserve"> </w:t>
      </w:r>
      <w:proofErr w:type="spellStart"/>
      <w:r>
        <w:rPr>
          <w:rFonts w:ascii="Arial" w:hAnsi="Arial" w:cs="Arial"/>
          <w:sz w:val="28"/>
          <w:szCs w:val="28"/>
        </w:rPr>
        <w:t>rababa</w:t>
      </w:r>
      <w:proofErr w:type="spellEnd"/>
      <w:r>
        <w:rPr>
          <w:rFonts w:ascii="Arial" w:hAnsi="Arial" w:cs="Arial"/>
          <w:sz w:val="28"/>
          <w:szCs w:val="28"/>
        </w:rPr>
        <w:t xml:space="preserve"> </w:t>
      </w:r>
      <w:proofErr w:type="spellStart"/>
      <w:r>
        <w:rPr>
          <w:rFonts w:ascii="Arial" w:hAnsi="Arial" w:cs="Arial"/>
          <w:sz w:val="28"/>
          <w:szCs w:val="28"/>
        </w:rPr>
        <w:t>retokoroshi</w:t>
      </w:r>
      <w:proofErr w:type="spellEnd"/>
      <w:r>
        <w:rPr>
          <w:rFonts w:ascii="Arial" w:hAnsi="Arial" w:cs="Arial"/>
          <w:sz w:val="28"/>
          <w:szCs w:val="28"/>
        </w:rPr>
        <w:t xml:space="preserve">, </w:t>
      </w:r>
      <w:proofErr w:type="spellStart"/>
      <w:r>
        <w:rPr>
          <w:rFonts w:ascii="Arial" w:hAnsi="Arial" w:cs="Arial"/>
          <w:sz w:val="28"/>
          <w:szCs w:val="28"/>
        </w:rPr>
        <w:t>hazvigoneke</w:t>
      </w:r>
      <w:proofErr w:type="spellEnd"/>
      <w:r>
        <w:rPr>
          <w:rFonts w:ascii="Arial" w:hAnsi="Arial" w:cs="Arial"/>
          <w:sz w:val="28"/>
          <w:szCs w:val="28"/>
        </w:rPr>
        <w:t xml:space="preserve"> </w:t>
      </w:r>
      <w:proofErr w:type="spellStart"/>
      <w:r>
        <w:rPr>
          <w:rFonts w:ascii="Arial" w:hAnsi="Arial" w:cs="Arial"/>
          <w:sz w:val="28"/>
          <w:szCs w:val="28"/>
        </w:rPr>
        <w:t>izvo</w:t>
      </w:r>
      <w:proofErr w:type="spellEnd"/>
      <w:r>
        <w:rPr>
          <w:rFonts w:ascii="Arial" w:hAnsi="Arial" w:cs="Arial"/>
          <w:sz w:val="28"/>
          <w:szCs w:val="28"/>
        </w:rPr>
        <w:t xml:space="preserve">. </w:t>
      </w:r>
      <w:proofErr w:type="spellStart"/>
      <w:r>
        <w:rPr>
          <w:rFonts w:ascii="Arial" w:hAnsi="Arial" w:cs="Arial"/>
          <w:sz w:val="28"/>
          <w:szCs w:val="28"/>
        </w:rPr>
        <w:t>Mupfanha</w:t>
      </w:r>
      <w:proofErr w:type="spellEnd"/>
      <w:r>
        <w:rPr>
          <w:rFonts w:ascii="Arial" w:hAnsi="Arial" w:cs="Arial"/>
          <w:sz w:val="28"/>
          <w:szCs w:val="28"/>
        </w:rPr>
        <w:t xml:space="preserve"> </w:t>
      </w:r>
      <w:proofErr w:type="spellStart"/>
      <w:r>
        <w:rPr>
          <w:rFonts w:ascii="Arial" w:hAnsi="Arial" w:cs="Arial"/>
          <w:sz w:val="28"/>
          <w:szCs w:val="28"/>
        </w:rPr>
        <w:t>uya</w:t>
      </w:r>
      <w:proofErr w:type="spellEnd"/>
      <w:r>
        <w:rPr>
          <w:rFonts w:ascii="Arial" w:hAnsi="Arial" w:cs="Arial"/>
          <w:sz w:val="28"/>
          <w:szCs w:val="28"/>
        </w:rPr>
        <w:t xml:space="preserve"> </w:t>
      </w:r>
      <w:proofErr w:type="spellStart"/>
      <w:r>
        <w:rPr>
          <w:rFonts w:ascii="Arial" w:hAnsi="Arial" w:cs="Arial"/>
          <w:sz w:val="28"/>
          <w:szCs w:val="28"/>
        </w:rPr>
        <w:t>anongopedzesera</w:t>
      </w:r>
      <w:proofErr w:type="spellEnd"/>
      <w:r>
        <w:rPr>
          <w:rFonts w:ascii="Arial" w:hAnsi="Arial" w:cs="Arial"/>
          <w:sz w:val="28"/>
          <w:szCs w:val="28"/>
        </w:rPr>
        <w:t xml:space="preserve"> </w:t>
      </w:r>
      <w:proofErr w:type="spellStart"/>
      <w:r>
        <w:rPr>
          <w:rFonts w:ascii="Arial" w:hAnsi="Arial" w:cs="Arial"/>
          <w:sz w:val="28"/>
          <w:szCs w:val="28"/>
        </w:rPr>
        <w:t>aita</w:t>
      </w:r>
      <w:proofErr w:type="spellEnd"/>
      <w:r>
        <w:rPr>
          <w:rFonts w:ascii="Arial" w:hAnsi="Arial" w:cs="Arial"/>
          <w:sz w:val="28"/>
          <w:szCs w:val="28"/>
        </w:rPr>
        <w:t xml:space="preserve"> give in </w:t>
      </w:r>
      <w:proofErr w:type="spellStart"/>
      <w:r>
        <w:rPr>
          <w:rFonts w:ascii="Arial" w:hAnsi="Arial" w:cs="Arial"/>
          <w:sz w:val="28"/>
          <w:szCs w:val="28"/>
        </w:rPr>
        <w:t>kuzvinhu</w:t>
      </w:r>
      <w:proofErr w:type="spellEnd"/>
      <w:r>
        <w:rPr>
          <w:rFonts w:ascii="Arial" w:hAnsi="Arial" w:cs="Arial"/>
          <w:sz w:val="28"/>
          <w:szCs w:val="28"/>
        </w:rPr>
        <w:t xml:space="preserve"> </w:t>
      </w:r>
      <w:proofErr w:type="spellStart"/>
      <w:r>
        <w:rPr>
          <w:rFonts w:ascii="Arial" w:hAnsi="Arial" w:cs="Arial"/>
          <w:sz w:val="28"/>
          <w:szCs w:val="28"/>
        </w:rPr>
        <w:t>i</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izvozvo</w:t>
      </w:r>
      <w:proofErr w:type="spellEnd"/>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Arikuda</w:t>
      </w:r>
      <w:proofErr w:type="spellEnd"/>
      <w:r>
        <w:rPr>
          <w:rFonts w:ascii="Arial" w:hAnsi="Arial" w:cs="Arial"/>
          <w:sz w:val="28"/>
          <w:szCs w:val="28"/>
        </w:rPr>
        <w:t xml:space="preserve"> </w:t>
      </w:r>
      <w:proofErr w:type="spellStart"/>
      <w:r>
        <w:rPr>
          <w:rFonts w:ascii="Arial" w:hAnsi="Arial" w:cs="Arial"/>
          <w:sz w:val="28"/>
          <w:szCs w:val="28"/>
        </w:rPr>
        <w:t>kurarama</w:t>
      </w:r>
      <w:proofErr w:type="spellEnd"/>
      <w:r>
        <w:rPr>
          <w:rFonts w:ascii="Arial" w:hAnsi="Arial" w:cs="Arial"/>
          <w:sz w:val="28"/>
          <w:szCs w:val="28"/>
        </w:rPr>
        <w:t xml:space="preserve">, </w:t>
      </w:r>
      <w:proofErr w:type="spellStart"/>
      <w:r>
        <w:rPr>
          <w:rFonts w:ascii="Arial" w:hAnsi="Arial" w:cs="Arial"/>
          <w:sz w:val="28"/>
          <w:szCs w:val="28"/>
        </w:rPr>
        <w:t>ari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baba </w:t>
      </w:r>
      <w:proofErr w:type="spellStart"/>
      <w:r>
        <w:rPr>
          <w:rFonts w:ascii="Arial" w:hAnsi="Arial" w:cs="Arial"/>
          <w:sz w:val="28"/>
          <w:szCs w:val="28"/>
        </w:rPr>
        <w:t>vangu</w:t>
      </w:r>
      <w:proofErr w:type="spellEnd"/>
      <w:r>
        <w:rPr>
          <w:rFonts w:ascii="Arial" w:hAnsi="Arial" w:cs="Arial"/>
          <w:sz w:val="28"/>
          <w:szCs w:val="28"/>
        </w:rPr>
        <w:t xml:space="preserve"> </w:t>
      </w:r>
      <w:proofErr w:type="spellStart"/>
      <w:r>
        <w:rPr>
          <w:rFonts w:ascii="Arial" w:hAnsi="Arial" w:cs="Arial"/>
          <w:sz w:val="28"/>
          <w:szCs w:val="28"/>
        </w:rPr>
        <w:t>tokoroshi</w:t>
      </w:r>
      <w:proofErr w:type="spellEnd"/>
      <w:r>
        <w:rPr>
          <w:rFonts w:ascii="Arial" w:hAnsi="Arial" w:cs="Arial"/>
          <w:sz w:val="28"/>
          <w:szCs w:val="28"/>
        </w:rPr>
        <w:t xml:space="preserve"> </w:t>
      </w:r>
      <w:proofErr w:type="spellStart"/>
      <w:r>
        <w:rPr>
          <w:rFonts w:ascii="Arial" w:hAnsi="Arial" w:cs="Arial"/>
          <w:sz w:val="28"/>
          <w:szCs w:val="28"/>
        </w:rPr>
        <w:t>yavo</w:t>
      </w:r>
      <w:proofErr w:type="spellEnd"/>
      <w:r>
        <w:rPr>
          <w:rFonts w:ascii="Arial" w:hAnsi="Arial" w:cs="Arial"/>
          <w:sz w:val="28"/>
          <w:szCs w:val="28"/>
        </w:rPr>
        <w:t xml:space="preserve"> </w:t>
      </w:r>
      <w:proofErr w:type="spellStart"/>
      <w:r>
        <w:rPr>
          <w:rFonts w:ascii="Arial" w:hAnsi="Arial" w:cs="Arial"/>
          <w:sz w:val="28"/>
          <w:szCs w:val="28"/>
        </w:rPr>
        <w:t>ndopayakavasvitsa</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 xml:space="preserve">. </w:t>
      </w:r>
      <w:proofErr w:type="spellStart"/>
      <w:r>
        <w:rPr>
          <w:rFonts w:ascii="Arial" w:hAnsi="Arial" w:cs="Arial"/>
          <w:sz w:val="28"/>
          <w:szCs w:val="28"/>
        </w:rPr>
        <w:t>Ndoyakatiendesa</w:t>
      </w:r>
      <w:proofErr w:type="spellEnd"/>
      <w:r>
        <w:rPr>
          <w:rFonts w:ascii="Arial" w:hAnsi="Arial" w:cs="Arial"/>
          <w:sz w:val="28"/>
          <w:szCs w:val="28"/>
        </w:rPr>
        <w:t xml:space="preserve"> </w:t>
      </w:r>
      <w:proofErr w:type="spellStart"/>
      <w:r>
        <w:rPr>
          <w:rFonts w:ascii="Arial" w:hAnsi="Arial" w:cs="Arial"/>
          <w:sz w:val="28"/>
          <w:szCs w:val="28"/>
        </w:rPr>
        <w:t>kuchikoro</w:t>
      </w:r>
      <w:proofErr w:type="spellEnd"/>
      <w:r>
        <w:rPr>
          <w:rFonts w:ascii="Arial" w:hAnsi="Arial" w:cs="Arial"/>
          <w:sz w:val="28"/>
          <w:szCs w:val="28"/>
        </w:rPr>
        <w:t xml:space="preserve"> </w:t>
      </w:r>
      <w:proofErr w:type="spellStart"/>
      <w:r>
        <w:rPr>
          <w:rFonts w:ascii="Arial" w:hAnsi="Arial" w:cs="Arial"/>
          <w:sz w:val="28"/>
          <w:szCs w:val="28"/>
        </w:rPr>
        <w:t>tokoroshi</w:t>
      </w:r>
      <w:proofErr w:type="spellEnd"/>
      <w:r>
        <w:rPr>
          <w:rFonts w:ascii="Arial" w:hAnsi="Arial" w:cs="Arial"/>
          <w:sz w:val="28"/>
          <w:szCs w:val="28"/>
        </w:rPr>
        <w:t xml:space="preserve"> iyi. </w:t>
      </w:r>
      <w:proofErr w:type="spellStart"/>
      <w:r>
        <w:rPr>
          <w:rFonts w:ascii="Arial" w:hAnsi="Arial" w:cs="Arial"/>
          <w:sz w:val="28"/>
          <w:szCs w:val="28"/>
        </w:rPr>
        <w:t>Nhasi</w:t>
      </w:r>
      <w:proofErr w:type="spellEnd"/>
      <w:r>
        <w:rPr>
          <w:rFonts w:ascii="Arial" w:hAnsi="Arial" w:cs="Arial"/>
          <w:sz w:val="28"/>
          <w:szCs w:val="28"/>
        </w:rPr>
        <w:t xml:space="preserve"> </w:t>
      </w:r>
      <w:proofErr w:type="spellStart"/>
      <w:r>
        <w:rPr>
          <w:rFonts w:ascii="Arial" w:hAnsi="Arial" w:cs="Arial"/>
          <w:sz w:val="28"/>
          <w:szCs w:val="28"/>
        </w:rPr>
        <w:t>ndozoti</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zvababa</w:t>
      </w:r>
      <w:proofErr w:type="spellEnd"/>
      <w:r>
        <w:rPr>
          <w:rFonts w:ascii="Arial" w:hAnsi="Arial" w:cs="Arial"/>
          <w:sz w:val="28"/>
          <w:szCs w:val="28"/>
        </w:rPr>
        <w:t xml:space="preserve"> </w:t>
      </w:r>
      <w:proofErr w:type="spellStart"/>
      <w:r>
        <w:rPr>
          <w:rFonts w:ascii="Arial" w:hAnsi="Arial" w:cs="Arial"/>
          <w:sz w:val="28"/>
          <w:szCs w:val="28"/>
        </w:rPr>
        <w:t>vangu</w:t>
      </w:r>
      <w:proofErr w:type="spellEnd"/>
      <w:r>
        <w:rPr>
          <w:rFonts w:ascii="Arial" w:hAnsi="Arial" w:cs="Arial"/>
          <w:sz w:val="28"/>
          <w:szCs w:val="28"/>
        </w:rPr>
        <w:t>…</w:t>
      </w:r>
      <w:proofErr w:type="spellStart"/>
      <w:r>
        <w:rPr>
          <w:rFonts w:ascii="Arial" w:hAnsi="Arial" w:cs="Arial"/>
          <w:sz w:val="28"/>
          <w:szCs w:val="28"/>
        </w:rPr>
        <w:t>Ukanzwa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vachiti</w:t>
      </w:r>
      <w:proofErr w:type="spellEnd"/>
      <w:r>
        <w:rPr>
          <w:rFonts w:ascii="Arial" w:hAnsi="Arial" w:cs="Arial"/>
          <w:sz w:val="28"/>
          <w:szCs w:val="28"/>
        </w:rPr>
        <w:t xml:space="preserve"> musha </w:t>
      </w:r>
      <w:proofErr w:type="spellStart"/>
      <w:r>
        <w:rPr>
          <w:rFonts w:ascii="Arial" w:hAnsi="Arial" w:cs="Arial"/>
          <w:sz w:val="28"/>
          <w:szCs w:val="28"/>
        </w:rPr>
        <w:t>umwe</w:t>
      </w:r>
      <w:proofErr w:type="spellEnd"/>
      <w:r>
        <w:rPr>
          <w:rFonts w:ascii="Arial" w:hAnsi="Arial" w:cs="Arial"/>
          <w:sz w:val="28"/>
          <w:szCs w:val="28"/>
        </w:rPr>
        <w:t xml:space="preserve"> </w:t>
      </w:r>
      <w:proofErr w:type="spellStart"/>
      <w:r>
        <w:rPr>
          <w:rFonts w:ascii="Arial" w:hAnsi="Arial" w:cs="Arial"/>
          <w:sz w:val="28"/>
          <w:szCs w:val="28"/>
        </w:rPr>
        <w:t>neumwe</w:t>
      </w:r>
      <w:proofErr w:type="spellEnd"/>
      <w:r>
        <w:rPr>
          <w:rFonts w:ascii="Arial" w:hAnsi="Arial" w:cs="Arial"/>
          <w:sz w:val="28"/>
          <w:szCs w:val="28"/>
        </w:rPr>
        <w:t xml:space="preserve"> </w:t>
      </w:r>
      <w:proofErr w:type="spellStart"/>
      <w:r>
        <w:rPr>
          <w:rFonts w:ascii="Arial" w:hAnsi="Arial" w:cs="Arial"/>
          <w:sz w:val="28"/>
          <w:szCs w:val="28"/>
        </w:rPr>
        <w:t>une</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zvawo</w:t>
      </w:r>
      <w:proofErr w:type="spellEnd"/>
      <w:r>
        <w:rPr>
          <w:rFonts w:ascii="Arial" w:hAnsi="Arial" w:cs="Arial"/>
          <w:sz w:val="28"/>
          <w:szCs w:val="28"/>
        </w:rPr>
        <w:t xml:space="preserve">, </w:t>
      </w:r>
      <w:proofErr w:type="spellStart"/>
      <w:r>
        <w:rPr>
          <w:rFonts w:ascii="Arial" w:hAnsi="Arial" w:cs="Arial"/>
          <w:sz w:val="28"/>
          <w:szCs w:val="28"/>
        </w:rPr>
        <w:t>ndozvinenge</w:t>
      </w:r>
      <w:proofErr w:type="spellEnd"/>
      <w:r>
        <w:rPr>
          <w:rFonts w:ascii="Arial" w:hAnsi="Arial" w:cs="Arial"/>
          <w:sz w:val="28"/>
          <w:szCs w:val="28"/>
        </w:rPr>
        <w:t xml:space="preserve"> </w:t>
      </w:r>
      <w:proofErr w:type="spellStart"/>
      <w:r>
        <w:rPr>
          <w:rFonts w:ascii="Arial" w:hAnsi="Arial" w:cs="Arial"/>
          <w:sz w:val="28"/>
          <w:szCs w:val="28"/>
        </w:rPr>
        <w:t>zvichireva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izvo</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izvozvo</w:t>
      </w:r>
      <w:proofErr w:type="spellEnd"/>
      <w:r w:rsidRPr="0018479A">
        <w:rPr>
          <w:rFonts w:ascii="Arial" w:hAnsi="Arial" w:cs="Arial"/>
          <w:sz w:val="18"/>
          <w:szCs w:val="18"/>
        </w:rPr>
        <w:t>.”]</w:t>
      </w:r>
      <w:r>
        <w:rPr>
          <w:rFonts w:ascii="Arial" w:hAnsi="Arial" w:cs="Arial"/>
          <w:sz w:val="28"/>
          <w:szCs w:val="28"/>
        </w:rPr>
        <w:t xml:space="preserve"> </w:t>
      </w:r>
    </w:p>
    <w:p w14:paraId="2106C0A2" w14:textId="77777777" w:rsidR="00CD57E7" w:rsidRDefault="00CD57E7" w:rsidP="00CD57E7">
      <w:pPr>
        <w:jc w:val="both"/>
        <w:rPr>
          <w:rFonts w:ascii="Arial" w:hAnsi="Arial" w:cs="Arial"/>
          <w:sz w:val="28"/>
          <w:szCs w:val="28"/>
        </w:rPr>
      </w:pPr>
      <w:r w:rsidRPr="00906C37">
        <w:rPr>
          <w:rFonts w:ascii="Arial" w:hAnsi="Arial" w:cs="Arial"/>
          <w:sz w:val="28"/>
          <w:szCs w:val="28"/>
          <w:vertAlign w:val="superscript"/>
        </w:rPr>
        <w:t>52</w:t>
      </w:r>
      <w:r>
        <w:rPr>
          <w:rFonts w:ascii="Arial" w:hAnsi="Arial" w:cs="Arial"/>
          <w:sz w:val="28"/>
          <w:szCs w:val="28"/>
        </w:rPr>
        <w:t xml:space="preserve"> </w:t>
      </w:r>
      <w:proofErr w:type="spellStart"/>
      <w:r>
        <w:rPr>
          <w:rFonts w:ascii="Arial" w:hAnsi="Arial" w:cs="Arial"/>
          <w:sz w:val="28"/>
          <w:szCs w:val="28"/>
        </w:rPr>
        <w:t>Ndopandiri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vaMwari</w:t>
      </w:r>
      <w:proofErr w:type="spellEnd"/>
      <w:r>
        <w:rPr>
          <w:rFonts w:ascii="Arial" w:hAnsi="Arial" w:cs="Arial"/>
          <w:sz w:val="28"/>
          <w:szCs w:val="28"/>
        </w:rPr>
        <w:t xml:space="preserve"> </w:t>
      </w:r>
      <w:proofErr w:type="spellStart"/>
      <w:r>
        <w:rPr>
          <w:rFonts w:ascii="Arial" w:hAnsi="Arial" w:cs="Arial"/>
          <w:sz w:val="28"/>
          <w:szCs w:val="28"/>
        </w:rPr>
        <w:t>imimi</w:t>
      </w:r>
      <w:proofErr w:type="spellEnd"/>
      <w:r>
        <w:rPr>
          <w:rFonts w:ascii="Arial" w:hAnsi="Arial" w:cs="Arial"/>
          <w:sz w:val="28"/>
          <w:szCs w:val="28"/>
        </w:rPr>
        <w:t xml:space="preserve"> </w:t>
      </w:r>
      <w:proofErr w:type="spellStart"/>
      <w:r>
        <w:rPr>
          <w:rFonts w:ascii="Arial" w:hAnsi="Arial" w:cs="Arial"/>
          <w:sz w:val="28"/>
          <w:szCs w:val="28"/>
        </w:rPr>
        <w:t>mune</w:t>
      </w:r>
      <w:proofErr w:type="spellEnd"/>
      <w:r>
        <w:rPr>
          <w:rFonts w:ascii="Arial" w:hAnsi="Arial" w:cs="Arial"/>
          <w:sz w:val="28"/>
          <w:szCs w:val="28"/>
        </w:rPr>
        <w:t xml:space="preserve"> duty iye </w:t>
      </w:r>
      <w:proofErr w:type="spellStart"/>
      <w:r>
        <w:rPr>
          <w:rFonts w:ascii="Arial" w:hAnsi="Arial" w:cs="Arial"/>
          <w:sz w:val="28"/>
          <w:szCs w:val="28"/>
        </w:rPr>
        <w:t>zvino</w:t>
      </w:r>
      <w:proofErr w:type="spellEnd"/>
      <w:r>
        <w:rPr>
          <w:rFonts w:ascii="Arial" w:hAnsi="Arial" w:cs="Arial"/>
          <w:sz w:val="28"/>
          <w:szCs w:val="28"/>
        </w:rPr>
        <w:t xml:space="preserve"> muri </w:t>
      </w:r>
      <w:proofErr w:type="spellStart"/>
      <w:r>
        <w:rPr>
          <w:rFonts w:ascii="Arial" w:hAnsi="Arial" w:cs="Arial"/>
          <w:sz w:val="28"/>
          <w:szCs w:val="28"/>
        </w:rPr>
        <w:t>vapfanha</w:t>
      </w:r>
      <w:proofErr w:type="spellEnd"/>
      <w:r>
        <w:rPr>
          <w:rFonts w:ascii="Arial" w:hAnsi="Arial" w:cs="Arial"/>
          <w:sz w:val="28"/>
          <w:szCs w:val="28"/>
        </w:rPr>
        <w:t xml:space="preserve"> so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wana</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zvako</w:t>
      </w:r>
      <w:proofErr w:type="spellEnd"/>
      <w:r>
        <w:rPr>
          <w:rFonts w:ascii="Arial" w:hAnsi="Arial" w:cs="Arial"/>
          <w:sz w:val="28"/>
          <w:szCs w:val="28"/>
        </w:rPr>
        <w:t xml:space="preserve"> </w:t>
      </w:r>
      <w:proofErr w:type="spellStart"/>
      <w:r>
        <w:rPr>
          <w:rFonts w:ascii="Arial" w:hAnsi="Arial" w:cs="Arial"/>
          <w:sz w:val="28"/>
          <w:szCs w:val="28"/>
        </w:rPr>
        <w:t>neShoko</w:t>
      </w:r>
      <w:proofErr w:type="spellEnd"/>
      <w:r>
        <w:rPr>
          <w:rFonts w:ascii="Arial" w:hAnsi="Arial" w:cs="Arial"/>
          <w:sz w:val="28"/>
          <w:szCs w:val="28"/>
        </w:rPr>
        <w:t xml:space="preserve"> </w:t>
      </w:r>
      <w:proofErr w:type="spellStart"/>
      <w:r>
        <w:rPr>
          <w:rFonts w:ascii="Arial" w:hAnsi="Arial" w:cs="Arial"/>
          <w:sz w:val="28"/>
          <w:szCs w:val="28"/>
        </w:rPr>
        <w:t>raani</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raMwari</w:t>
      </w:r>
      <w:proofErr w:type="spellEnd"/>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Tingaita</w:t>
      </w:r>
      <w:proofErr w:type="spellEnd"/>
      <w:r>
        <w:rPr>
          <w:rFonts w:ascii="Arial" w:hAnsi="Arial" w:cs="Arial"/>
          <w:sz w:val="28"/>
          <w:szCs w:val="28"/>
        </w:rPr>
        <w:t xml:space="preserve"> Amen here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w:t>
      </w:r>
      <w:r w:rsidRPr="0059247A">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Vana </w:t>
      </w:r>
      <w:proofErr w:type="spellStart"/>
      <w:r>
        <w:rPr>
          <w:rFonts w:ascii="Arial" w:hAnsi="Arial" w:cs="Arial"/>
          <w:sz w:val="28"/>
          <w:szCs w:val="28"/>
        </w:rPr>
        <w:t>vako</w:t>
      </w:r>
      <w:proofErr w:type="spellEnd"/>
      <w:r>
        <w:rPr>
          <w:rFonts w:ascii="Arial" w:hAnsi="Arial" w:cs="Arial"/>
          <w:sz w:val="28"/>
          <w:szCs w:val="28"/>
        </w:rPr>
        <w:t xml:space="preserve"> </w:t>
      </w:r>
      <w:proofErr w:type="spellStart"/>
      <w:r>
        <w:rPr>
          <w:rFonts w:ascii="Arial" w:hAnsi="Arial" w:cs="Arial"/>
          <w:sz w:val="28"/>
          <w:szCs w:val="28"/>
        </w:rPr>
        <w:t>vanenge</w:t>
      </w:r>
      <w:proofErr w:type="spellEnd"/>
      <w:r>
        <w:rPr>
          <w:rFonts w:ascii="Arial" w:hAnsi="Arial" w:cs="Arial"/>
          <w:sz w:val="28"/>
          <w:szCs w:val="28"/>
        </w:rPr>
        <w:t xml:space="preserve"> </w:t>
      </w:r>
      <w:proofErr w:type="spellStart"/>
      <w:r>
        <w:rPr>
          <w:rFonts w:ascii="Arial" w:hAnsi="Arial" w:cs="Arial"/>
          <w:sz w:val="28"/>
          <w:szCs w:val="28"/>
        </w:rPr>
        <w:t>vaakuti</w:t>
      </w:r>
      <w:proofErr w:type="spellEnd"/>
      <w:r>
        <w:rPr>
          <w:rFonts w:ascii="Arial" w:hAnsi="Arial" w:cs="Arial"/>
          <w:sz w:val="28"/>
          <w:szCs w:val="28"/>
        </w:rPr>
        <w:t xml:space="preserve"> </w:t>
      </w:r>
      <w:proofErr w:type="spellStart"/>
      <w:r>
        <w:rPr>
          <w:rFonts w:ascii="Arial" w:hAnsi="Arial" w:cs="Arial"/>
          <w:sz w:val="28"/>
          <w:szCs w:val="28"/>
        </w:rPr>
        <w:t>ukamira</w:t>
      </w:r>
      <w:proofErr w:type="spellEnd"/>
      <w:r>
        <w:rPr>
          <w:rFonts w:ascii="Arial" w:hAnsi="Arial" w:cs="Arial"/>
          <w:sz w:val="28"/>
          <w:szCs w:val="28"/>
        </w:rPr>
        <w:t xml:space="preserve"> </w:t>
      </w:r>
      <w:proofErr w:type="spellStart"/>
      <w:r>
        <w:rPr>
          <w:rFonts w:ascii="Arial" w:hAnsi="Arial" w:cs="Arial"/>
          <w:sz w:val="28"/>
          <w:szCs w:val="28"/>
        </w:rPr>
        <w:t>uchitaura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ndakawana</w:t>
      </w:r>
      <w:proofErr w:type="spellEnd"/>
      <w:r>
        <w:rPr>
          <w:rFonts w:ascii="Arial" w:hAnsi="Arial" w:cs="Arial"/>
          <w:sz w:val="28"/>
          <w:szCs w:val="28"/>
        </w:rPr>
        <w:t xml:space="preserve"> </w:t>
      </w:r>
      <w:proofErr w:type="spellStart"/>
      <w:r>
        <w:rPr>
          <w:rFonts w:ascii="Arial" w:hAnsi="Arial" w:cs="Arial"/>
          <w:sz w:val="28"/>
          <w:szCs w:val="28"/>
        </w:rPr>
        <w:t>pfuma</w:t>
      </w:r>
      <w:proofErr w:type="spellEnd"/>
      <w:r>
        <w:rPr>
          <w:rFonts w:ascii="Arial" w:hAnsi="Arial" w:cs="Arial"/>
          <w:sz w:val="28"/>
          <w:szCs w:val="28"/>
        </w:rPr>
        <w:t xml:space="preserve"> iyi </w:t>
      </w:r>
      <w:proofErr w:type="spellStart"/>
      <w:r>
        <w:rPr>
          <w:rFonts w:ascii="Arial" w:hAnsi="Arial" w:cs="Arial"/>
          <w:sz w:val="28"/>
          <w:szCs w:val="28"/>
        </w:rPr>
        <w:t>naMwari</w:t>
      </w:r>
      <w:proofErr w:type="spellEnd"/>
      <w:r>
        <w:rPr>
          <w:rFonts w:ascii="Arial" w:hAnsi="Arial" w:cs="Arial"/>
          <w:sz w:val="28"/>
          <w:szCs w:val="28"/>
        </w:rPr>
        <w:t xml:space="preserve">, hapana </w:t>
      </w:r>
      <w:proofErr w:type="spellStart"/>
      <w:r>
        <w:rPr>
          <w:rFonts w:ascii="Arial" w:hAnsi="Arial" w:cs="Arial"/>
          <w:sz w:val="28"/>
          <w:szCs w:val="28"/>
        </w:rPr>
        <w:t>anouya</w:t>
      </w:r>
      <w:proofErr w:type="spellEnd"/>
      <w:r>
        <w:rPr>
          <w:rFonts w:ascii="Arial" w:hAnsi="Arial" w:cs="Arial"/>
          <w:sz w:val="28"/>
          <w:szCs w:val="28"/>
        </w:rPr>
        <w:t xml:space="preserve"> </w:t>
      </w:r>
      <w:proofErr w:type="spellStart"/>
      <w:r>
        <w:rPr>
          <w:rFonts w:ascii="Arial" w:hAnsi="Arial" w:cs="Arial"/>
          <w:sz w:val="28"/>
          <w:szCs w:val="28"/>
        </w:rPr>
        <w:t>nemushonga</w:t>
      </w:r>
      <w:proofErr w:type="spellEnd"/>
      <w:r>
        <w:rPr>
          <w:rFonts w:ascii="Arial" w:hAnsi="Arial" w:cs="Arial"/>
          <w:sz w:val="28"/>
          <w:szCs w:val="28"/>
        </w:rPr>
        <w:t xml:space="preserve"> kana </w:t>
      </w:r>
      <w:proofErr w:type="spellStart"/>
      <w:r>
        <w:rPr>
          <w:rFonts w:ascii="Arial" w:hAnsi="Arial" w:cs="Arial"/>
          <w:sz w:val="28"/>
          <w:szCs w:val="28"/>
        </w:rPr>
        <w:t>kukuudza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t>tinopira</w:t>
      </w:r>
      <w:proofErr w:type="spellEnd"/>
      <w:r>
        <w:rPr>
          <w:rFonts w:ascii="Arial" w:hAnsi="Arial" w:cs="Arial"/>
          <w:sz w:val="28"/>
          <w:szCs w:val="28"/>
        </w:rPr>
        <w:t xml:space="preserve"> </w:t>
      </w:r>
      <w:proofErr w:type="spellStart"/>
      <w:r>
        <w:rPr>
          <w:rFonts w:ascii="Arial" w:hAnsi="Arial" w:cs="Arial"/>
          <w:sz w:val="28"/>
          <w:szCs w:val="28"/>
        </w:rPr>
        <w:t>mudzimu</w:t>
      </w:r>
      <w:proofErr w:type="spellEnd"/>
      <w:r>
        <w:rPr>
          <w:rFonts w:ascii="Arial" w:hAnsi="Arial" w:cs="Arial"/>
          <w:sz w:val="28"/>
          <w:szCs w:val="28"/>
        </w:rPr>
        <w:t xml:space="preserve"> kana </w:t>
      </w:r>
      <w:proofErr w:type="spellStart"/>
      <w:r>
        <w:rPr>
          <w:rFonts w:ascii="Arial" w:hAnsi="Arial" w:cs="Arial"/>
          <w:sz w:val="28"/>
          <w:szCs w:val="28"/>
        </w:rPr>
        <w:t>tirove</w:t>
      </w:r>
      <w:proofErr w:type="spellEnd"/>
      <w:r>
        <w:rPr>
          <w:rFonts w:ascii="Arial" w:hAnsi="Arial" w:cs="Arial"/>
          <w:sz w:val="28"/>
          <w:szCs w:val="28"/>
        </w:rPr>
        <w:t xml:space="preserve"> </w:t>
      </w:r>
      <w:proofErr w:type="spellStart"/>
      <w:r>
        <w:rPr>
          <w:rFonts w:ascii="Arial" w:hAnsi="Arial" w:cs="Arial"/>
          <w:sz w:val="28"/>
          <w:szCs w:val="28"/>
        </w:rPr>
        <w:t>guva</w:t>
      </w:r>
      <w:proofErr w:type="spellEnd"/>
      <w:r>
        <w:rPr>
          <w:rFonts w:ascii="Arial" w:hAnsi="Arial" w:cs="Arial"/>
          <w:sz w:val="28"/>
          <w:szCs w:val="28"/>
        </w:rPr>
        <w:t xml:space="preserve"> </w:t>
      </w:r>
      <w:proofErr w:type="spellStart"/>
      <w:r>
        <w:rPr>
          <w:rFonts w:ascii="Arial" w:hAnsi="Arial" w:cs="Arial"/>
          <w:sz w:val="28"/>
          <w:szCs w:val="28"/>
        </w:rPr>
        <w:t>ranhingi</w:t>
      </w:r>
      <w:proofErr w:type="spellEnd"/>
      <w:r>
        <w:rPr>
          <w:rFonts w:ascii="Arial" w:hAnsi="Arial" w:cs="Arial"/>
          <w:sz w:val="28"/>
          <w:szCs w:val="28"/>
        </w:rPr>
        <w:t xml:space="preserve">. Hapana </w:t>
      </w:r>
      <w:proofErr w:type="spellStart"/>
      <w:r>
        <w:rPr>
          <w:rFonts w:ascii="Arial" w:hAnsi="Arial" w:cs="Arial"/>
          <w:sz w:val="28"/>
          <w:szCs w:val="28"/>
        </w:rPr>
        <w:t>anouya</w:t>
      </w:r>
      <w:proofErr w:type="spellEnd"/>
      <w:r>
        <w:rPr>
          <w:rFonts w:ascii="Arial" w:hAnsi="Arial" w:cs="Arial"/>
          <w:sz w:val="28"/>
          <w:szCs w:val="28"/>
        </w:rPr>
        <w:t xml:space="preserve"> </w:t>
      </w:r>
      <w:proofErr w:type="spellStart"/>
      <w:r>
        <w:rPr>
          <w:rFonts w:ascii="Arial" w:hAnsi="Arial" w:cs="Arial"/>
          <w:sz w:val="28"/>
          <w:szCs w:val="28"/>
        </w:rPr>
        <w:t>achitaura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lastRenderedPageBreak/>
        <w:t>tinoshopera</w:t>
      </w:r>
      <w:proofErr w:type="spellEnd"/>
      <w:r>
        <w:rPr>
          <w:rFonts w:ascii="Arial" w:hAnsi="Arial" w:cs="Arial"/>
          <w:sz w:val="28"/>
          <w:szCs w:val="28"/>
        </w:rPr>
        <w:t xml:space="preserve">. But </w:t>
      </w:r>
      <w:proofErr w:type="spellStart"/>
      <w:r>
        <w:rPr>
          <w:rFonts w:ascii="Arial" w:hAnsi="Arial" w:cs="Arial"/>
          <w:sz w:val="28"/>
          <w:szCs w:val="28"/>
        </w:rPr>
        <w:t>mupfanha</w:t>
      </w:r>
      <w:proofErr w:type="spellEnd"/>
      <w:r>
        <w:rPr>
          <w:rFonts w:ascii="Arial" w:hAnsi="Arial" w:cs="Arial"/>
          <w:sz w:val="28"/>
          <w:szCs w:val="28"/>
        </w:rPr>
        <w:t xml:space="preserve"> </w:t>
      </w:r>
      <w:proofErr w:type="spellStart"/>
      <w:ins w:id="11" w:author="Transcriber01 JHB" w:date="2025-08-29T12:31:00Z" w16du:dateUtc="2025-08-29T10:31:00Z">
        <w:r>
          <w:rPr>
            <w:rFonts w:ascii="Arial" w:hAnsi="Arial" w:cs="Arial"/>
            <w:sz w:val="28"/>
            <w:szCs w:val="28"/>
          </w:rPr>
          <w:t>u</w:t>
        </w:r>
      </w:ins>
      <w:del w:id="12" w:author="Transcriber01 JHB" w:date="2025-08-29T12:31:00Z" w16du:dateUtc="2025-08-29T10:31:00Z">
        <w:r w:rsidDel="00A23F2B">
          <w:rPr>
            <w:rFonts w:ascii="Arial" w:hAnsi="Arial" w:cs="Arial"/>
            <w:sz w:val="28"/>
            <w:szCs w:val="28"/>
          </w:rPr>
          <w:delText>a</w:delText>
        </w:r>
      </w:del>
      <w:r>
        <w:rPr>
          <w:rFonts w:ascii="Arial" w:hAnsi="Arial" w:cs="Arial"/>
          <w:sz w:val="28"/>
          <w:szCs w:val="28"/>
        </w:rPr>
        <w:t>nenge</w:t>
      </w:r>
      <w:proofErr w:type="spellEnd"/>
      <w:r>
        <w:rPr>
          <w:rFonts w:ascii="Arial" w:hAnsi="Arial" w:cs="Arial"/>
          <w:sz w:val="28"/>
          <w:szCs w:val="28"/>
        </w:rPr>
        <w:t xml:space="preserve"> </w:t>
      </w:r>
      <w:proofErr w:type="spellStart"/>
      <w:r>
        <w:rPr>
          <w:rFonts w:ascii="Arial" w:hAnsi="Arial" w:cs="Arial"/>
          <w:sz w:val="28"/>
          <w:szCs w:val="28"/>
        </w:rPr>
        <w:t>akakurira</w:t>
      </w:r>
      <w:proofErr w:type="spellEnd"/>
      <w:r>
        <w:rPr>
          <w:rFonts w:ascii="Arial" w:hAnsi="Arial" w:cs="Arial"/>
          <w:sz w:val="28"/>
          <w:szCs w:val="28"/>
        </w:rPr>
        <w:t xml:space="preserve"> </w:t>
      </w:r>
      <w:proofErr w:type="spellStart"/>
      <w:r>
        <w:rPr>
          <w:rFonts w:ascii="Arial" w:hAnsi="Arial" w:cs="Arial"/>
          <w:sz w:val="28"/>
          <w:szCs w:val="28"/>
        </w:rPr>
        <w:t>mumakomo</w:t>
      </w:r>
      <w:proofErr w:type="spellEnd"/>
      <w:r>
        <w:rPr>
          <w:rFonts w:ascii="Arial" w:hAnsi="Arial" w:cs="Arial"/>
          <w:sz w:val="28"/>
          <w:szCs w:val="28"/>
        </w:rPr>
        <w:t xml:space="preserve"> </w:t>
      </w:r>
      <w:proofErr w:type="spellStart"/>
      <w:r>
        <w:rPr>
          <w:rFonts w:ascii="Arial" w:hAnsi="Arial" w:cs="Arial"/>
          <w:sz w:val="28"/>
          <w:szCs w:val="28"/>
        </w:rPr>
        <w:t>saizvozvi</w:t>
      </w:r>
      <w:proofErr w:type="spellEnd"/>
      <w:r>
        <w:rPr>
          <w:rFonts w:ascii="Arial" w:hAnsi="Arial" w:cs="Arial"/>
          <w:sz w:val="28"/>
          <w:szCs w:val="28"/>
        </w:rPr>
        <w:t xml:space="preserve"> </w:t>
      </w:r>
      <w:proofErr w:type="spellStart"/>
      <w:r>
        <w:rPr>
          <w:rFonts w:ascii="Arial" w:hAnsi="Arial" w:cs="Arial"/>
          <w:sz w:val="28"/>
          <w:szCs w:val="28"/>
        </w:rPr>
        <w:t>izvi</w:t>
      </w:r>
      <w:proofErr w:type="spellEnd"/>
      <w:r>
        <w:rPr>
          <w:rFonts w:ascii="Arial" w:hAnsi="Arial" w:cs="Arial"/>
          <w:sz w:val="28"/>
          <w:szCs w:val="28"/>
        </w:rPr>
        <w:t xml:space="preserve">, </w:t>
      </w:r>
      <w:proofErr w:type="spellStart"/>
      <w:r>
        <w:rPr>
          <w:rFonts w:ascii="Arial" w:hAnsi="Arial" w:cs="Arial"/>
          <w:sz w:val="28"/>
          <w:szCs w:val="28"/>
        </w:rPr>
        <w:t>akasangana</w:t>
      </w:r>
      <w:proofErr w:type="spellEnd"/>
      <w:r>
        <w:rPr>
          <w:rFonts w:ascii="Arial" w:hAnsi="Arial" w:cs="Arial"/>
          <w:sz w:val="28"/>
          <w:szCs w:val="28"/>
        </w:rPr>
        <w:t xml:space="preserve"> </w:t>
      </w:r>
      <w:proofErr w:type="spellStart"/>
      <w:r>
        <w:rPr>
          <w:rFonts w:ascii="Arial" w:hAnsi="Arial" w:cs="Arial"/>
          <w:sz w:val="28"/>
          <w:szCs w:val="28"/>
        </w:rPr>
        <w:t>netokoroshi</w:t>
      </w:r>
      <w:proofErr w:type="spellEnd"/>
      <w:r>
        <w:rPr>
          <w:rFonts w:ascii="Arial" w:hAnsi="Arial" w:cs="Arial"/>
          <w:sz w:val="28"/>
          <w:szCs w:val="28"/>
        </w:rPr>
        <w:t xml:space="preserve"> </w:t>
      </w:r>
      <w:proofErr w:type="spellStart"/>
      <w:r>
        <w:rPr>
          <w:rFonts w:ascii="Arial" w:hAnsi="Arial" w:cs="Arial"/>
          <w:sz w:val="28"/>
          <w:szCs w:val="28"/>
        </w:rPr>
        <w:t>anoramba</w:t>
      </w:r>
      <w:proofErr w:type="spellEnd"/>
      <w:r>
        <w:rPr>
          <w:rFonts w:ascii="Arial" w:hAnsi="Arial" w:cs="Arial"/>
          <w:sz w:val="28"/>
          <w:szCs w:val="28"/>
        </w:rPr>
        <w:t xml:space="preserve">? </w:t>
      </w:r>
    </w:p>
    <w:p w14:paraId="1B18BE9A" w14:textId="77777777" w:rsidR="00CD57E7" w:rsidRDefault="00CD57E7" w:rsidP="00CD57E7">
      <w:pPr>
        <w:jc w:val="both"/>
        <w:rPr>
          <w:rFonts w:ascii="Arial" w:hAnsi="Arial" w:cs="Arial"/>
          <w:sz w:val="28"/>
          <w:szCs w:val="28"/>
        </w:rPr>
      </w:pPr>
      <w:r w:rsidRPr="00906C37">
        <w:rPr>
          <w:rFonts w:ascii="Arial" w:hAnsi="Arial" w:cs="Arial"/>
          <w:sz w:val="28"/>
          <w:szCs w:val="28"/>
          <w:vertAlign w:val="superscript"/>
        </w:rPr>
        <w:t>53</w:t>
      </w:r>
      <w:r>
        <w:rPr>
          <w:rFonts w:ascii="Arial" w:hAnsi="Arial" w:cs="Arial"/>
          <w:sz w:val="28"/>
          <w:szCs w:val="28"/>
        </w:rPr>
        <w:t xml:space="preserve"> </w:t>
      </w:r>
      <w:proofErr w:type="spellStart"/>
      <w:r>
        <w:rPr>
          <w:rFonts w:ascii="Arial" w:hAnsi="Arial" w:cs="Arial"/>
          <w:sz w:val="28"/>
          <w:szCs w:val="28"/>
        </w:rPr>
        <w:t>Ndooka</w:t>
      </w:r>
      <w:proofErr w:type="spellEnd"/>
      <w:r>
        <w:rPr>
          <w:rFonts w:ascii="Arial" w:hAnsi="Arial" w:cs="Arial"/>
          <w:sz w:val="28"/>
          <w:szCs w:val="28"/>
        </w:rPr>
        <w:t xml:space="preserve"> </w:t>
      </w:r>
      <w:proofErr w:type="spellStart"/>
      <w:r>
        <w:rPr>
          <w:rFonts w:ascii="Arial" w:hAnsi="Arial" w:cs="Arial"/>
          <w:sz w:val="28"/>
          <w:szCs w:val="28"/>
        </w:rPr>
        <w:t>vapfanha</w:t>
      </w:r>
      <w:proofErr w:type="spellEnd"/>
      <w:r>
        <w:rPr>
          <w:rFonts w:ascii="Arial" w:hAnsi="Arial" w:cs="Arial"/>
          <w:sz w:val="28"/>
          <w:szCs w:val="28"/>
        </w:rPr>
        <w:t xml:space="preserve"> ka ava,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vemapenzi</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ve</w:t>
      </w:r>
      <w:proofErr w:type="spellEnd"/>
      <w:r>
        <w:rPr>
          <w:rFonts w:ascii="Arial" w:hAnsi="Arial" w:cs="Arial"/>
          <w:sz w:val="28"/>
          <w:szCs w:val="28"/>
        </w:rPr>
        <w:t xml:space="preserve"> base men. </w:t>
      </w:r>
      <w:proofErr w:type="spellStart"/>
      <w:r>
        <w:rPr>
          <w:rFonts w:ascii="Arial" w:hAnsi="Arial" w:cs="Arial"/>
          <w:sz w:val="28"/>
          <w:szCs w:val="28"/>
        </w:rPr>
        <w:t>Anosvika</w:t>
      </w:r>
      <w:proofErr w:type="spellEnd"/>
      <w:r>
        <w:rPr>
          <w:rFonts w:ascii="Arial" w:hAnsi="Arial" w:cs="Arial"/>
          <w:sz w:val="28"/>
          <w:szCs w:val="28"/>
        </w:rPr>
        <w:t xml:space="preserve"> pane </w:t>
      </w:r>
      <w:proofErr w:type="spellStart"/>
      <w:r>
        <w:rPr>
          <w:rFonts w:ascii="Arial" w:hAnsi="Arial" w:cs="Arial"/>
          <w:sz w:val="28"/>
          <w:szCs w:val="28"/>
        </w:rPr>
        <w:t>benz</w:t>
      </w:r>
      <w:proofErr w:type="spellEnd"/>
      <w:r>
        <w:rPr>
          <w:rFonts w:ascii="Arial" w:hAnsi="Arial" w:cs="Arial"/>
          <w:sz w:val="28"/>
          <w:szCs w:val="28"/>
        </w:rPr>
        <w:t xml:space="preserve"> </w:t>
      </w:r>
      <w:proofErr w:type="spellStart"/>
      <w:r>
        <w:rPr>
          <w:rFonts w:ascii="Arial" w:hAnsi="Arial" w:cs="Arial"/>
          <w:sz w:val="28"/>
          <w:szCs w:val="28"/>
        </w:rPr>
        <w:t>yakasiiwa</w:t>
      </w:r>
      <w:proofErr w:type="spellEnd"/>
      <w:r>
        <w:rPr>
          <w:rFonts w:ascii="Arial" w:hAnsi="Arial" w:cs="Arial"/>
          <w:sz w:val="28"/>
          <w:szCs w:val="28"/>
        </w:rPr>
        <w:t xml:space="preserve"> </w:t>
      </w:r>
      <w:proofErr w:type="spellStart"/>
      <w:r>
        <w:rPr>
          <w:rFonts w:ascii="Arial" w:hAnsi="Arial" w:cs="Arial"/>
          <w:sz w:val="28"/>
          <w:szCs w:val="28"/>
        </w:rPr>
        <w:t>neumwe</w:t>
      </w:r>
      <w:proofErr w:type="spellEnd"/>
      <w:r>
        <w:rPr>
          <w:rFonts w:ascii="Arial" w:hAnsi="Arial" w:cs="Arial"/>
          <w:sz w:val="28"/>
          <w:szCs w:val="28"/>
        </w:rPr>
        <w:t xml:space="preserve"> </w:t>
      </w:r>
      <w:proofErr w:type="spellStart"/>
      <w:r>
        <w:rPr>
          <w:rFonts w:ascii="Arial" w:hAnsi="Arial" w:cs="Arial"/>
          <w:sz w:val="28"/>
          <w:szCs w:val="28"/>
        </w:rPr>
        <w:t>ine</w:t>
      </w:r>
      <w:proofErr w:type="spellEnd"/>
      <w:r>
        <w:rPr>
          <w:rFonts w:ascii="Arial" w:hAnsi="Arial" w:cs="Arial"/>
          <w:sz w:val="28"/>
          <w:szCs w:val="28"/>
        </w:rPr>
        <w:t xml:space="preserve"> </w:t>
      </w:r>
      <w:proofErr w:type="spellStart"/>
      <w:r>
        <w:rPr>
          <w:rFonts w:ascii="Arial" w:hAnsi="Arial" w:cs="Arial"/>
          <w:sz w:val="28"/>
          <w:szCs w:val="28"/>
        </w:rPr>
        <w:t>tokoroshi</w:t>
      </w:r>
      <w:proofErr w:type="spellEnd"/>
      <w:r>
        <w:rPr>
          <w:rFonts w:ascii="Arial" w:hAnsi="Arial" w:cs="Arial"/>
          <w:sz w:val="28"/>
          <w:szCs w:val="28"/>
        </w:rPr>
        <w:t xml:space="preserve"> </w:t>
      </w:r>
      <w:proofErr w:type="spellStart"/>
      <w:r>
        <w:rPr>
          <w:rFonts w:ascii="Arial" w:hAnsi="Arial" w:cs="Arial"/>
          <w:sz w:val="28"/>
          <w:szCs w:val="28"/>
        </w:rPr>
        <w:t>yakagaramo</w:t>
      </w:r>
      <w:proofErr w:type="spellEnd"/>
      <w:r>
        <w:rPr>
          <w:rFonts w:ascii="Arial" w:hAnsi="Arial" w:cs="Arial"/>
          <w:sz w:val="28"/>
          <w:szCs w:val="28"/>
        </w:rPr>
        <w:t xml:space="preserve"> </w:t>
      </w:r>
      <w:proofErr w:type="spellStart"/>
      <w:r>
        <w:rPr>
          <w:rFonts w:ascii="Arial" w:hAnsi="Arial" w:cs="Arial"/>
          <w:sz w:val="28"/>
          <w:szCs w:val="28"/>
        </w:rPr>
        <w:t>makuseni</w:t>
      </w:r>
      <w:proofErr w:type="spellEnd"/>
      <w:r>
        <w:rPr>
          <w:rFonts w:ascii="Arial" w:hAnsi="Arial" w:cs="Arial"/>
          <w:sz w:val="28"/>
          <w:szCs w:val="28"/>
        </w:rPr>
        <w:t xml:space="preserve">, heh. </w:t>
      </w:r>
      <w:proofErr w:type="spellStart"/>
      <w:r>
        <w:rPr>
          <w:rFonts w:ascii="Arial" w:hAnsi="Arial" w:cs="Arial"/>
          <w:sz w:val="28"/>
          <w:szCs w:val="28"/>
        </w:rPr>
        <w:t>Anosvika</w:t>
      </w:r>
      <w:proofErr w:type="spellEnd"/>
      <w:r>
        <w:rPr>
          <w:rFonts w:ascii="Arial" w:hAnsi="Arial" w:cs="Arial"/>
          <w:sz w:val="28"/>
          <w:szCs w:val="28"/>
        </w:rPr>
        <w:t xml:space="preserve"> </w:t>
      </w:r>
      <w:proofErr w:type="spellStart"/>
      <w:r>
        <w:rPr>
          <w:rFonts w:ascii="Arial" w:hAnsi="Arial" w:cs="Arial"/>
          <w:sz w:val="28"/>
          <w:szCs w:val="28"/>
        </w:rPr>
        <w:t>achivhura</w:t>
      </w:r>
      <w:proofErr w:type="spellEnd"/>
      <w:r>
        <w:rPr>
          <w:rFonts w:ascii="Arial" w:hAnsi="Arial" w:cs="Arial"/>
          <w:sz w:val="28"/>
          <w:szCs w:val="28"/>
        </w:rPr>
        <w:t xml:space="preserve"> </w:t>
      </w:r>
      <w:proofErr w:type="spellStart"/>
      <w:r>
        <w:rPr>
          <w:rFonts w:ascii="Arial" w:hAnsi="Arial" w:cs="Arial"/>
          <w:sz w:val="28"/>
          <w:szCs w:val="28"/>
        </w:rPr>
        <w:t>benz</w:t>
      </w:r>
      <w:proofErr w:type="spellEnd"/>
      <w:r>
        <w:rPr>
          <w:rFonts w:ascii="Arial" w:hAnsi="Arial" w:cs="Arial"/>
          <w:sz w:val="28"/>
          <w:szCs w:val="28"/>
        </w:rPr>
        <w:t xml:space="preserve"> </w:t>
      </w:r>
      <w:proofErr w:type="spellStart"/>
      <w:r>
        <w:rPr>
          <w:rFonts w:ascii="Arial" w:hAnsi="Arial" w:cs="Arial"/>
          <w:sz w:val="28"/>
          <w:szCs w:val="28"/>
        </w:rPr>
        <w:t>iyoyo</w:t>
      </w:r>
      <w:proofErr w:type="spellEnd"/>
      <w:r>
        <w:rPr>
          <w:rFonts w:ascii="Arial" w:hAnsi="Arial" w:cs="Arial"/>
          <w:sz w:val="28"/>
          <w:szCs w:val="28"/>
        </w:rPr>
        <w:t xml:space="preserve"> </w:t>
      </w:r>
      <w:proofErr w:type="spellStart"/>
      <w:r>
        <w:rPr>
          <w:rFonts w:ascii="Arial" w:hAnsi="Arial" w:cs="Arial"/>
          <w:sz w:val="28"/>
          <w:szCs w:val="28"/>
        </w:rPr>
        <w:t>achifamba</w:t>
      </w:r>
      <w:proofErr w:type="spellEnd"/>
      <w:r>
        <w:rPr>
          <w:rFonts w:ascii="Arial" w:hAnsi="Arial" w:cs="Arial"/>
          <w:sz w:val="28"/>
          <w:szCs w:val="28"/>
        </w:rPr>
        <w:t xml:space="preserve"> </w:t>
      </w:r>
      <w:proofErr w:type="spellStart"/>
      <w:r>
        <w:rPr>
          <w:rFonts w:ascii="Arial" w:hAnsi="Arial" w:cs="Arial"/>
          <w:sz w:val="28"/>
          <w:szCs w:val="28"/>
        </w:rPr>
        <w:t>nayo</w:t>
      </w:r>
      <w:proofErr w:type="spellEnd"/>
      <w:r>
        <w:rPr>
          <w:rFonts w:ascii="Arial" w:hAnsi="Arial" w:cs="Arial"/>
          <w:sz w:val="28"/>
          <w:szCs w:val="28"/>
        </w:rPr>
        <w:t xml:space="preserve">. </w:t>
      </w:r>
      <w:proofErr w:type="spellStart"/>
      <w:r>
        <w:rPr>
          <w:rFonts w:ascii="Arial" w:hAnsi="Arial" w:cs="Arial"/>
          <w:sz w:val="28"/>
          <w:szCs w:val="28"/>
        </w:rPr>
        <w:t>Kwaakutoitora</w:t>
      </w:r>
      <w:proofErr w:type="spellEnd"/>
      <w:r>
        <w:rPr>
          <w:rFonts w:ascii="Arial" w:hAnsi="Arial" w:cs="Arial"/>
          <w:sz w:val="28"/>
          <w:szCs w:val="28"/>
        </w:rPr>
        <w:t xml:space="preserve"> </w:t>
      </w:r>
      <w:proofErr w:type="spellStart"/>
      <w:r>
        <w:rPr>
          <w:rFonts w:ascii="Arial" w:hAnsi="Arial" w:cs="Arial"/>
          <w:sz w:val="28"/>
          <w:szCs w:val="28"/>
        </w:rPr>
        <w:t>kuenda</w:t>
      </w:r>
      <w:proofErr w:type="spellEnd"/>
      <w:r>
        <w:rPr>
          <w:rFonts w:ascii="Arial" w:hAnsi="Arial" w:cs="Arial"/>
          <w:sz w:val="28"/>
          <w:szCs w:val="28"/>
        </w:rPr>
        <w:t xml:space="preserve"> </w:t>
      </w:r>
      <w:proofErr w:type="spellStart"/>
      <w:r>
        <w:rPr>
          <w:rFonts w:ascii="Arial" w:hAnsi="Arial" w:cs="Arial"/>
          <w:sz w:val="28"/>
          <w:szCs w:val="28"/>
        </w:rPr>
        <w:t>nayo</w:t>
      </w:r>
      <w:proofErr w:type="spellEnd"/>
      <w:r>
        <w:rPr>
          <w:rFonts w:ascii="Arial" w:hAnsi="Arial" w:cs="Arial"/>
          <w:sz w:val="28"/>
          <w:szCs w:val="28"/>
        </w:rPr>
        <w:t xml:space="preserve"> </w:t>
      </w:r>
      <w:proofErr w:type="spellStart"/>
      <w:r>
        <w:rPr>
          <w:rFonts w:ascii="Arial" w:hAnsi="Arial" w:cs="Arial"/>
          <w:sz w:val="28"/>
          <w:szCs w:val="28"/>
        </w:rPr>
        <w:t>pamba</w:t>
      </w:r>
      <w:proofErr w:type="spellEnd"/>
      <w:r>
        <w:rPr>
          <w:rFonts w:ascii="Arial" w:hAnsi="Arial" w:cs="Arial"/>
          <w:sz w:val="28"/>
          <w:szCs w:val="28"/>
        </w:rPr>
        <w:t xml:space="preserve"> </w:t>
      </w:r>
      <w:proofErr w:type="spellStart"/>
      <w:r>
        <w:rPr>
          <w:rFonts w:ascii="Arial" w:hAnsi="Arial" w:cs="Arial"/>
          <w:sz w:val="28"/>
          <w:szCs w:val="28"/>
        </w:rPr>
        <w:t>pake</w:t>
      </w:r>
      <w:proofErr w:type="spellEnd"/>
      <w:r>
        <w:rPr>
          <w:rFonts w:ascii="Arial" w:hAnsi="Arial" w:cs="Arial"/>
          <w:sz w:val="28"/>
          <w:szCs w:val="28"/>
        </w:rPr>
        <w:t xml:space="preserve">. Ko ana baba? Ende </w:t>
      </w:r>
      <w:proofErr w:type="spellStart"/>
      <w:r>
        <w:rPr>
          <w:rFonts w:ascii="Arial" w:hAnsi="Arial" w:cs="Arial"/>
          <w:sz w:val="28"/>
          <w:szCs w:val="28"/>
        </w:rPr>
        <w:t>nhamo</w:t>
      </w:r>
      <w:proofErr w:type="spellEnd"/>
      <w:r>
        <w:rPr>
          <w:rFonts w:ascii="Arial" w:hAnsi="Arial" w:cs="Arial"/>
          <w:sz w:val="28"/>
          <w:szCs w:val="28"/>
        </w:rPr>
        <w:t xml:space="preserve"> </w:t>
      </w:r>
      <w:proofErr w:type="spellStart"/>
      <w:r>
        <w:rPr>
          <w:rFonts w:ascii="Arial" w:hAnsi="Arial" w:cs="Arial"/>
          <w:sz w:val="28"/>
          <w:szCs w:val="28"/>
        </w:rPr>
        <w:t>ndoyamutungamirira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anotora</w:t>
      </w:r>
      <w:proofErr w:type="spellEnd"/>
      <w:r>
        <w:rPr>
          <w:rFonts w:ascii="Arial" w:hAnsi="Arial" w:cs="Arial"/>
          <w:sz w:val="28"/>
          <w:szCs w:val="28"/>
        </w:rPr>
        <w:t xml:space="preserve"> </w:t>
      </w:r>
      <w:proofErr w:type="spellStart"/>
      <w:r>
        <w:rPr>
          <w:rFonts w:ascii="Arial" w:hAnsi="Arial" w:cs="Arial"/>
          <w:sz w:val="28"/>
          <w:szCs w:val="28"/>
        </w:rPr>
        <w:t>benz</w:t>
      </w:r>
      <w:proofErr w:type="spellEnd"/>
      <w:r>
        <w:rPr>
          <w:rFonts w:ascii="Arial" w:hAnsi="Arial" w:cs="Arial"/>
          <w:sz w:val="28"/>
          <w:szCs w:val="28"/>
        </w:rPr>
        <w:t xml:space="preserve"> </w:t>
      </w:r>
      <w:proofErr w:type="spellStart"/>
      <w:r>
        <w:rPr>
          <w:rFonts w:ascii="Arial" w:hAnsi="Arial" w:cs="Arial"/>
          <w:sz w:val="28"/>
          <w:szCs w:val="28"/>
        </w:rPr>
        <w:t>iyoyo</w:t>
      </w:r>
      <w:proofErr w:type="spellEnd"/>
      <w:r>
        <w:rPr>
          <w:rFonts w:ascii="Arial" w:hAnsi="Arial" w:cs="Arial"/>
          <w:sz w:val="28"/>
          <w:szCs w:val="28"/>
        </w:rPr>
        <w:t xml:space="preserve">. </w:t>
      </w:r>
      <w:proofErr w:type="spellStart"/>
      <w:r>
        <w:rPr>
          <w:rFonts w:ascii="Arial" w:hAnsi="Arial" w:cs="Arial"/>
          <w:sz w:val="28"/>
          <w:szCs w:val="28"/>
        </w:rPr>
        <w:t>Vamwe</w:t>
      </w:r>
      <w:proofErr w:type="spellEnd"/>
      <w:r>
        <w:rPr>
          <w:rFonts w:ascii="Arial" w:hAnsi="Arial" w:cs="Arial"/>
          <w:sz w:val="28"/>
          <w:szCs w:val="28"/>
        </w:rPr>
        <w:t xml:space="preserve"> </w:t>
      </w:r>
      <w:proofErr w:type="spellStart"/>
      <w:r>
        <w:rPr>
          <w:rFonts w:ascii="Arial" w:hAnsi="Arial" w:cs="Arial"/>
          <w:sz w:val="28"/>
          <w:szCs w:val="28"/>
        </w:rPr>
        <w:t>vese</w:t>
      </w:r>
      <w:proofErr w:type="spellEnd"/>
      <w:r>
        <w:rPr>
          <w:rFonts w:ascii="Arial" w:hAnsi="Arial" w:cs="Arial"/>
          <w:sz w:val="28"/>
          <w:szCs w:val="28"/>
        </w:rPr>
        <w:t xml:space="preserve"> </w:t>
      </w:r>
      <w:proofErr w:type="spellStart"/>
      <w:r>
        <w:rPr>
          <w:rFonts w:ascii="Arial" w:hAnsi="Arial" w:cs="Arial"/>
          <w:sz w:val="28"/>
          <w:szCs w:val="28"/>
        </w:rPr>
        <w:t>vachiyiwona</w:t>
      </w:r>
      <w:proofErr w:type="spellEnd"/>
      <w:r>
        <w:rPr>
          <w:rFonts w:ascii="Arial" w:hAnsi="Arial" w:cs="Arial"/>
          <w:sz w:val="28"/>
          <w:szCs w:val="28"/>
        </w:rPr>
        <w:t xml:space="preserve"> </w:t>
      </w:r>
      <w:proofErr w:type="spellStart"/>
      <w:r>
        <w:rPr>
          <w:rFonts w:ascii="Arial" w:hAnsi="Arial" w:cs="Arial"/>
          <w:sz w:val="28"/>
          <w:szCs w:val="28"/>
        </w:rPr>
        <w:t>benz</w:t>
      </w:r>
      <w:proofErr w:type="spellEnd"/>
      <w:r>
        <w:rPr>
          <w:rFonts w:ascii="Arial" w:hAnsi="Arial" w:cs="Arial"/>
          <w:sz w:val="28"/>
          <w:szCs w:val="28"/>
        </w:rPr>
        <w:t xml:space="preserve"> </w:t>
      </w:r>
      <w:proofErr w:type="spellStart"/>
      <w:r>
        <w:rPr>
          <w:rFonts w:ascii="Arial" w:hAnsi="Arial" w:cs="Arial"/>
          <w:sz w:val="28"/>
          <w:szCs w:val="28"/>
        </w:rPr>
        <w:t>vachiyitiza</w:t>
      </w:r>
      <w:proofErr w:type="spellEnd"/>
      <w:r>
        <w:rPr>
          <w:rFonts w:ascii="Arial" w:hAnsi="Arial" w:cs="Arial"/>
          <w:sz w:val="28"/>
          <w:szCs w:val="28"/>
        </w:rPr>
        <w:t xml:space="preserve">, </w:t>
      </w:r>
      <w:proofErr w:type="spellStart"/>
      <w:r>
        <w:rPr>
          <w:rFonts w:ascii="Arial" w:hAnsi="Arial" w:cs="Arial"/>
          <w:sz w:val="28"/>
          <w:szCs w:val="28"/>
        </w:rPr>
        <w:t>ine</w:t>
      </w:r>
      <w:proofErr w:type="spellEnd"/>
      <w:r>
        <w:rPr>
          <w:rFonts w:ascii="Arial" w:hAnsi="Arial" w:cs="Arial"/>
          <w:sz w:val="28"/>
          <w:szCs w:val="28"/>
        </w:rPr>
        <w:t xml:space="preserve"> </w:t>
      </w:r>
      <w:proofErr w:type="spellStart"/>
      <w:r>
        <w:rPr>
          <w:rFonts w:ascii="Arial" w:hAnsi="Arial" w:cs="Arial"/>
          <w:sz w:val="28"/>
          <w:szCs w:val="28"/>
        </w:rPr>
        <w:t>katokoroshi</w:t>
      </w:r>
      <w:proofErr w:type="spellEnd"/>
      <w:r>
        <w:rPr>
          <w:rFonts w:ascii="Arial" w:hAnsi="Arial" w:cs="Arial"/>
          <w:sz w:val="28"/>
          <w:szCs w:val="28"/>
        </w:rPr>
        <w:t xml:space="preserve"> </w:t>
      </w:r>
      <w:proofErr w:type="spellStart"/>
      <w:r>
        <w:rPr>
          <w:rFonts w:ascii="Arial" w:hAnsi="Arial" w:cs="Arial"/>
          <w:sz w:val="28"/>
          <w:szCs w:val="28"/>
        </w:rPr>
        <w:t>kanogara</w:t>
      </w:r>
      <w:proofErr w:type="spellEnd"/>
      <w:r>
        <w:rPr>
          <w:rFonts w:ascii="Arial" w:hAnsi="Arial" w:cs="Arial"/>
          <w:sz w:val="28"/>
          <w:szCs w:val="28"/>
        </w:rPr>
        <w:t xml:space="preserve"> </w:t>
      </w:r>
      <w:proofErr w:type="spellStart"/>
      <w:r>
        <w:rPr>
          <w:rFonts w:ascii="Arial" w:hAnsi="Arial" w:cs="Arial"/>
          <w:sz w:val="28"/>
          <w:szCs w:val="28"/>
        </w:rPr>
        <w:t>kumasure</w:t>
      </w:r>
      <w:proofErr w:type="spellEnd"/>
      <w:r>
        <w:rPr>
          <w:rFonts w:ascii="Arial" w:hAnsi="Arial" w:cs="Arial"/>
          <w:sz w:val="28"/>
          <w:szCs w:val="28"/>
        </w:rPr>
        <w:t xml:space="preserve">. Handi </w:t>
      </w:r>
      <w:proofErr w:type="spellStart"/>
      <w:r>
        <w:rPr>
          <w:rFonts w:ascii="Arial" w:hAnsi="Arial" w:cs="Arial"/>
          <w:sz w:val="28"/>
          <w:szCs w:val="28"/>
        </w:rPr>
        <w:t>makainzwa</w:t>
      </w:r>
      <w:proofErr w:type="spellEnd"/>
      <w:r>
        <w:rPr>
          <w:rFonts w:ascii="Arial" w:hAnsi="Arial" w:cs="Arial"/>
          <w:sz w:val="28"/>
          <w:szCs w:val="28"/>
        </w:rPr>
        <w:t xml:space="preserve"> </w:t>
      </w:r>
      <w:proofErr w:type="spellStart"/>
      <w:r>
        <w:rPr>
          <w:rFonts w:ascii="Arial" w:hAnsi="Arial" w:cs="Arial"/>
          <w:sz w:val="28"/>
          <w:szCs w:val="28"/>
        </w:rPr>
        <w:t>nyaya</w:t>
      </w:r>
      <w:proofErr w:type="spellEnd"/>
      <w:r>
        <w:rPr>
          <w:rFonts w:ascii="Arial" w:hAnsi="Arial" w:cs="Arial"/>
          <w:sz w:val="28"/>
          <w:szCs w:val="28"/>
        </w:rPr>
        <w:t xml:space="preserve"> </w:t>
      </w:r>
      <w:proofErr w:type="spellStart"/>
      <w:r>
        <w:rPr>
          <w:rFonts w:ascii="Arial" w:hAnsi="Arial" w:cs="Arial"/>
          <w:sz w:val="28"/>
          <w:szCs w:val="28"/>
        </w:rPr>
        <w:t>yakaitika</w:t>
      </w:r>
      <w:proofErr w:type="spellEnd"/>
      <w:r>
        <w:rPr>
          <w:rFonts w:ascii="Arial" w:hAnsi="Arial" w:cs="Arial"/>
          <w:sz w:val="28"/>
          <w:szCs w:val="28"/>
        </w:rPr>
        <w:t xml:space="preserve"> </w:t>
      </w:r>
      <w:proofErr w:type="spellStart"/>
      <w:r>
        <w:rPr>
          <w:rFonts w:ascii="Arial" w:hAnsi="Arial" w:cs="Arial"/>
          <w:sz w:val="28"/>
          <w:szCs w:val="28"/>
        </w:rPr>
        <w:t>kuKadoma</w:t>
      </w:r>
      <w:proofErr w:type="spellEnd"/>
      <w:r>
        <w:rPr>
          <w:rFonts w:ascii="Arial" w:hAnsi="Arial" w:cs="Arial"/>
          <w:sz w:val="28"/>
          <w:szCs w:val="28"/>
        </w:rPr>
        <w:t xml:space="preserve"> </w:t>
      </w:r>
      <w:proofErr w:type="spellStart"/>
      <w:r>
        <w:rPr>
          <w:rFonts w:ascii="Arial" w:hAnsi="Arial" w:cs="Arial"/>
          <w:sz w:val="28"/>
          <w:szCs w:val="28"/>
        </w:rPr>
        <w:t>yetokoroshi</w:t>
      </w:r>
      <w:proofErr w:type="spellEnd"/>
      <w:r>
        <w:rPr>
          <w:rFonts w:ascii="Arial" w:hAnsi="Arial" w:cs="Arial"/>
          <w:sz w:val="28"/>
          <w:szCs w:val="28"/>
        </w:rPr>
        <w:t xml:space="preserve"> </w:t>
      </w:r>
      <w:proofErr w:type="spellStart"/>
      <w:r>
        <w:rPr>
          <w:rFonts w:ascii="Arial" w:hAnsi="Arial" w:cs="Arial"/>
          <w:sz w:val="28"/>
          <w:szCs w:val="28"/>
        </w:rPr>
        <w:t>yaka</w:t>
      </w:r>
      <w:proofErr w:type="spellEnd"/>
      <w:r>
        <w:rPr>
          <w:rFonts w:ascii="Arial" w:hAnsi="Arial" w:cs="Arial"/>
          <w:sz w:val="28"/>
          <w:szCs w:val="28"/>
        </w:rPr>
        <w:t>…</w:t>
      </w:r>
      <w:ins w:id="13" w:author="Transcriber01 JHB" w:date="2025-08-29T12:32:00Z" w16du:dateUtc="2025-08-29T10:32:00Z">
        <w:r>
          <w:rPr>
            <w:rFonts w:ascii="Arial" w:hAnsi="Arial" w:cs="Arial"/>
            <w:sz w:val="28"/>
            <w:szCs w:val="28"/>
          </w:rPr>
          <w:t xml:space="preserve"> </w:t>
        </w:r>
      </w:ins>
      <w:proofErr w:type="spellStart"/>
      <w:r>
        <w:rPr>
          <w:rFonts w:ascii="Arial" w:hAnsi="Arial" w:cs="Arial"/>
          <w:sz w:val="28"/>
          <w:szCs w:val="28"/>
        </w:rPr>
        <w:t>yakasiiwa</w:t>
      </w:r>
      <w:proofErr w:type="spellEnd"/>
      <w:r>
        <w:rPr>
          <w:rFonts w:ascii="Arial" w:hAnsi="Arial" w:cs="Arial"/>
          <w:sz w:val="28"/>
          <w:szCs w:val="28"/>
        </w:rPr>
        <w:t xml:space="preserve"> </w:t>
      </w:r>
      <w:proofErr w:type="spellStart"/>
      <w:r>
        <w:rPr>
          <w:rFonts w:ascii="Arial" w:hAnsi="Arial" w:cs="Arial"/>
          <w:sz w:val="28"/>
          <w:szCs w:val="28"/>
        </w:rPr>
        <w:t>ine</w:t>
      </w:r>
      <w:proofErr w:type="spellEnd"/>
      <w:r>
        <w:rPr>
          <w:rFonts w:ascii="Arial" w:hAnsi="Arial" w:cs="Arial"/>
          <w:sz w:val="28"/>
          <w:szCs w:val="28"/>
        </w:rPr>
        <w:t xml:space="preserve"> </w:t>
      </w:r>
      <w:proofErr w:type="spellStart"/>
      <w:r>
        <w:rPr>
          <w:rFonts w:ascii="Arial" w:hAnsi="Arial" w:cs="Arial"/>
          <w:sz w:val="28"/>
          <w:szCs w:val="28"/>
        </w:rPr>
        <w:t>benz</w:t>
      </w:r>
      <w:proofErr w:type="spellEnd"/>
      <w:r>
        <w:rPr>
          <w:rFonts w:ascii="Arial" w:hAnsi="Arial" w:cs="Arial"/>
          <w:sz w:val="28"/>
          <w:szCs w:val="28"/>
        </w:rPr>
        <w:t>?</w:t>
      </w:r>
    </w:p>
    <w:p w14:paraId="1F54D2D1" w14:textId="77777777" w:rsidR="00CD57E7" w:rsidRDefault="00CD57E7" w:rsidP="00CD57E7">
      <w:pPr>
        <w:jc w:val="both"/>
        <w:rPr>
          <w:rFonts w:ascii="Arial" w:hAnsi="Arial" w:cs="Arial"/>
          <w:sz w:val="28"/>
          <w:szCs w:val="28"/>
        </w:rPr>
      </w:pPr>
      <w:r w:rsidRPr="00906C37">
        <w:rPr>
          <w:rFonts w:ascii="Arial" w:hAnsi="Arial" w:cs="Arial"/>
          <w:sz w:val="28"/>
          <w:szCs w:val="28"/>
          <w:vertAlign w:val="superscript"/>
        </w:rPr>
        <w:t>54</w:t>
      </w:r>
      <w:r>
        <w:rPr>
          <w:rFonts w:ascii="Arial" w:hAnsi="Arial" w:cs="Arial"/>
          <w:sz w:val="28"/>
          <w:szCs w:val="28"/>
        </w:rPr>
        <w:t xml:space="preserve"> Hanzi </w:t>
      </w:r>
      <w:proofErr w:type="spellStart"/>
      <w:r>
        <w:rPr>
          <w:rFonts w:ascii="Arial" w:hAnsi="Arial" w:cs="Arial"/>
          <w:sz w:val="28"/>
          <w:szCs w:val="28"/>
        </w:rPr>
        <w:t>tokoroshi</w:t>
      </w:r>
      <w:proofErr w:type="spellEnd"/>
      <w:r>
        <w:rPr>
          <w:rFonts w:ascii="Arial" w:hAnsi="Arial" w:cs="Arial"/>
          <w:sz w:val="28"/>
          <w:szCs w:val="28"/>
        </w:rPr>
        <w:t xml:space="preserve"> </w:t>
      </w:r>
      <w:proofErr w:type="spellStart"/>
      <w:r>
        <w:rPr>
          <w:rFonts w:ascii="Arial" w:hAnsi="Arial" w:cs="Arial"/>
          <w:sz w:val="28"/>
          <w:szCs w:val="28"/>
        </w:rPr>
        <w:t>yakasiiwa</w:t>
      </w:r>
      <w:proofErr w:type="spellEnd"/>
      <w:r>
        <w:rPr>
          <w:rFonts w:ascii="Arial" w:hAnsi="Arial" w:cs="Arial"/>
          <w:sz w:val="28"/>
          <w:szCs w:val="28"/>
        </w:rPr>
        <w:t xml:space="preserve"> </w:t>
      </w:r>
      <w:proofErr w:type="spellStart"/>
      <w:r>
        <w:rPr>
          <w:rFonts w:ascii="Arial" w:hAnsi="Arial" w:cs="Arial"/>
          <w:sz w:val="28"/>
          <w:szCs w:val="28"/>
        </w:rPr>
        <w:t>ine</w:t>
      </w:r>
      <w:proofErr w:type="spellEnd"/>
      <w:r>
        <w:rPr>
          <w:rFonts w:ascii="Arial" w:hAnsi="Arial" w:cs="Arial"/>
          <w:sz w:val="28"/>
          <w:szCs w:val="28"/>
        </w:rPr>
        <w:t xml:space="preserve"> </w:t>
      </w:r>
      <w:proofErr w:type="spellStart"/>
      <w:r>
        <w:rPr>
          <w:rFonts w:ascii="Arial" w:hAnsi="Arial" w:cs="Arial"/>
          <w:sz w:val="28"/>
          <w:szCs w:val="28"/>
        </w:rPr>
        <w:t>benz</w:t>
      </w:r>
      <w:proofErr w:type="spellEnd"/>
      <w:r>
        <w:rPr>
          <w:rFonts w:ascii="Arial" w:hAnsi="Arial" w:cs="Arial"/>
          <w:sz w:val="28"/>
          <w:szCs w:val="28"/>
        </w:rPr>
        <w:t xml:space="preserve"> </w:t>
      </w:r>
      <w:proofErr w:type="spellStart"/>
      <w:r>
        <w:rPr>
          <w:rFonts w:ascii="Arial" w:hAnsi="Arial" w:cs="Arial"/>
          <w:sz w:val="28"/>
          <w:szCs w:val="28"/>
        </w:rPr>
        <w:t>kudai</w:t>
      </w:r>
      <w:proofErr w:type="spellEnd"/>
      <w:r>
        <w:rPr>
          <w:rFonts w:ascii="Arial" w:hAnsi="Arial" w:cs="Arial"/>
          <w:sz w:val="28"/>
          <w:szCs w:val="28"/>
        </w:rPr>
        <w:t xml:space="preserve">. </w:t>
      </w:r>
      <w:proofErr w:type="spellStart"/>
      <w:r>
        <w:rPr>
          <w:rFonts w:ascii="Arial" w:hAnsi="Arial" w:cs="Arial"/>
          <w:sz w:val="28"/>
          <w:szCs w:val="28"/>
        </w:rPr>
        <w:t>Muchinda</w:t>
      </w:r>
      <w:proofErr w:type="spellEnd"/>
      <w:r>
        <w:rPr>
          <w:rFonts w:ascii="Arial" w:hAnsi="Arial" w:cs="Arial"/>
          <w:sz w:val="28"/>
          <w:szCs w:val="28"/>
        </w:rPr>
        <w:t xml:space="preserve"> </w:t>
      </w:r>
      <w:proofErr w:type="spellStart"/>
      <w:r>
        <w:rPr>
          <w:rFonts w:ascii="Arial" w:hAnsi="Arial" w:cs="Arial"/>
          <w:sz w:val="28"/>
          <w:szCs w:val="28"/>
        </w:rPr>
        <w:t>wacho</w:t>
      </w:r>
      <w:proofErr w:type="spellEnd"/>
      <w:r>
        <w:rPr>
          <w:rFonts w:ascii="Arial" w:hAnsi="Arial" w:cs="Arial"/>
          <w:sz w:val="28"/>
          <w:szCs w:val="28"/>
        </w:rPr>
        <w:t xml:space="preserve"> </w:t>
      </w:r>
      <w:proofErr w:type="spellStart"/>
      <w:r>
        <w:rPr>
          <w:rFonts w:ascii="Arial" w:hAnsi="Arial" w:cs="Arial"/>
          <w:sz w:val="28"/>
          <w:szCs w:val="28"/>
        </w:rPr>
        <w:t>akati</w:t>
      </w:r>
      <w:proofErr w:type="spellEnd"/>
      <w:r>
        <w:rPr>
          <w:rFonts w:ascii="Arial" w:hAnsi="Arial" w:cs="Arial"/>
          <w:sz w:val="28"/>
          <w:szCs w:val="28"/>
        </w:rPr>
        <w:t xml:space="preserve"> ah-ah, </w:t>
      </w:r>
      <w:proofErr w:type="spellStart"/>
      <w:r>
        <w:rPr>
          <w:rFonts w:ascii="Arial" w:hAnsi="Arial" w:cs="Arial"/>
          <w:sz w:val="28"/>
          <w:szCs w:val="28"/>
        </w:rPr>
        <w:t>benz</w:t>
      </w:r>
      <w:proofErr w:type="spellEnd"/>
      <w:r>
        <w:rPr>
          <w:rFonts w:ascii="Arial" w:hAnsi="Arial" w:cs="Arial"/>
          <w:sz w:val="28"/>
          <w:szCs w:val="28"/>
        </w:rPr>
        <w:t xml:space="preserve"> </w:t>
      </w:r>
      <w:proofErr w:type="spellStart"/>
      <w:r>
        <w:rPr>
          <w:rFonts w:ascii="Arial" w:hAnsi="Arial" w:cs="Arial"/>
          <w:sz w:val="28"/>
          <w:szCs w:val="28"/>
        </w:rPr>
        <w:t>yanga</w:t>
      </w:r>
      <w:proofErr w:type="spellEnd"/>
      <w:r>
        <w:rPr>
          <w:rFonts w:ascii="Arial" w:hAnsi="Arial" w:cs="Arial"/>
          <w:sz w:val="28"/>
          <w:szCs w:val="28"/>
        </w:rPr>
        <w:t xml:space="preserve"> </w:t>
      </w:r>
      <w:proofErr w:type="spellStart"/>
      <w:r>
        <w:rPr>
          <w:rFonts w:ascii="Arial" w:hAnsi="Arial" w:cs="Arial"/>
          <w:sz w:val="28"/>
          <w:szCs w:val="28"/>
        </w:rPr>
        <w:t>yamu</w:t>
      </w:r>
      <w:proofErr w:type="spellEnd"/>
      <w:r>
        <w:rPr>
          <w:rFonts w:ascii="Arial" w:hAnsi="Arial" w:cs="Arial"/>
          <w:sz w:val="28"/>
          <w:szCs w:val="28"/>
        </w:rPr>
        <w:t>…</w:t>
      </w:r>
      <w:ins w:id="14" w:author="Transcriber01 JHB" w:date="2025-08-29T12:33:00Z" w16du:dateUtc="2025-08-29T10:33:00Z">
        <w:r>
          <w:rPr>
            <w:rFonts w:ascii="Arial" w:hAnsi="Arial" w:cs="Arial"/>
            <w:sz w:val="28"/>
            <w:szCs w:val="28"/>
          </w:rPr>
          <w:t xml:space="preserve"> </w:t>
        </w:r>
      </w:ins>
      <w:proofErr w:type="spellStart"/>
      <w:r>
        <w:rPr>
          <w:rFonts w:ascii="Arial" w:hAnsi="Arial" w:cs="Arial"/>
          <w:sz w:val="28"/>
          <w:szCs w:val="28"/>
        </w:rPr>
        <w:t>tokoroshi</w:t>
      </w:r>
      <w:proofErr w:type="spellEnd"/>
      <w:r>
        <w:rPr>
          <w:rFonts w:ascii="Arial" w:hAnsi="Arial" w:cs="Arial"/>
          <w:sz w:val="28"/>
          <w:szCs w:val="28"/>
        </w:rPr>
        <w:t xml:space="preserve"> </w:t>
      </w:r>
      <w:proofErr w:type="spellStart"/>
      <w:r>
        <w:rPr>
          <w:rFonts w:ascii="Arial" w:hAnsi="Arial" w:cs="Arial"/>
          <w:sz w:val="28"/>
          <w:szCs w:val="28"/>
        </w:rPr>
        <w:t>yanga</w:t>
      </w:r>
      <w:proofErr w:type="spellEnd"/>
      <w:r>
        <w:rPr>
          <w:rFonts w:ascii="Arial" w:hAnsi="Arial" w:cs="Arial"/>
          <w:sz w:val="28"/>
          <w:szCs w:val="28"/>
        </w:rPr>
        <w:t xml:space="preserve"> </w:t>
      </w:r>
      <w:proofErr w:type="spellStart"/>
      <w:r>
        <w:rPr>
          <w:rFonts w:ascii="Arial" w:hAnsi="Arial" w:cs="Arial"/>
          <w:sz w:val="28"/>
          <w:szCs w:val="28"/>
        </w:rPr>
        <w:t>yamuuraira</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 xml:space="preserve"> </w:t>
      </w:r>
      <w:proofErr w:type="spellStart"/>
      <w:r>
        <w:rPr>
          <w:rFonts w:ascii="Arial" w:hAnsi="Arial" w:cs="Arial"/>
          <w:sz w:val="28"/>
          <w:szCs w:val="28"/>
        </w:rPr>
        <w:t>dzake</w:t>
      </w:r>
      <w:proofErr w:type="spellEnd"/>
      <w:r>
        <w:rPr>
          <w:rFonts w:ascii="Arial" w:hAnsi="Arial" w:cs="Arial"/>
          <w:sz w:val="28"/>
          <w:szCs w:val="28"/>
        </w:rPr>
        <w:t xml:space="preserve"> </w:t>
      </w:r>
      <w:proofErr w:type="spellStart"/>
      <w:r>
        <w:rPr>
          <w:rFonts w:ascii="Arial" w:hAnsi="Arial" w:cs="Arial"/>
          <w:sz w:val="28"/>
          <w:szCs w:val="28"/>
        </w:rPr>
        <w:t>dzese</w:t>
      </w:r>
      <w:proofErr w:type="spellEnd"/>
      <w:r>
        <w:rPr>
          <w:rFonts w:ascii="Arial" w:hAnsi="Arial" w:cs="Arial"/>
          <w:sz w:val="28"/>
          <w:szCs w:val="28"/>
        </w:rPr>
        <w:t xml:space="preserve">, </w:t>
      </w:r>
      <w:proofErr w:type="spellStart"/>
      <w:r>
        <w:rPr>
          <w:rFonts w:ascii="Arial" w:hAnsi="Arial" w:cs="Arial"/>
          <w:sz w:val="28"/>
          <w:szCs w:val="28"/>
        </w:rPr>
        <w:t>akairamba</w:t>
      </w:r>
      <w:proofErr w:type="spellEnd"/>
      <w:r>
        <w:rPr>
          <w:rFonts w:ascii="Arial" w:hAnsi="Arial" w:cs="Arial"/>
          <w:sz w:val="28"/>
          <w:szCs w:val="28"/>
        </w:rPr>
        <w:t xml:space="preserve"> </w:t>
      </w:r>
      <w:proofErr w:type="spellStart"/>
      <w:r>
        <w:rPr>
          <w:rFonts w:ascii="Arial" w:hAnsi="Arial" w:cs="Arial"/>
          <w:sz w:val="28"/>
          <w:szCs w:val="28"/>
        </w:rPr>
        <w:t>akasiya</w:t>
      </w:r>
      <w:proofErr w:type="spellEnd"/>
      <w:r>
        <w:rPr>
          <w:rFonts w:ascii="Arial" w:hAnsi="Arial" w:cs="Arial"/>
          <w:sz w:val="28"/>
          <w:szCs w:val="28"/>
        </w:rPr>
        <w:t xml:space="preserve"> </w:t>
      </w:r>
      <w:proofErr w:type="spellStart"/>
      <w:r>
        <w:rPr>
          <w:rFonts w:ascii="Arial" w:hAnsi="Arial" w:cs="Arial"/>
          <w:sz w:val="28"/>
          <w:szCs w:val="28"/>
        </w:rPr>
        <w:t>zvikanzi</w:t>
      </w:r>
      <w:proofErr w:type="spellEnd"/>
      <w:r>
        <w:rPr>
          <w:rFonts w:ascii="Arial" w:hAnsi="Arial" w:cs="Arial"/>
          <w:sz w:val="28"/>
          <w:szCs w:val="28"/>
        </w:rPr>
        <w:t>, “</w:t>
      </w:r>
      <w:proofErr w:type="spellStart"/>
      <w:r>
        <w:rPr>
          <w:rFonts w:ascii="Arial" w:hAnsi="Arial" w:cs="Arial"/>
          <w:sz w:val="28"/>
          <w:szCs w:val="28"/>
        </w:rPr>
        <w:t>Anoda</w:t>
      </w:r>
      <w:proofErr w:type="spellEnd"/>
      <w:r>
        <w:rPr>
          <w:rFonts w:ascii="Arial" w:hAnsi="Arial" w:cs="Arial"/>
          <w:sz w:val="28"/>
          <w:szCs w:val="28"/>
        </w:rPr>
        <w:t xml:space="preserve"> </w:t>
      </w:r>
      <w:proofErr w:type="spellStart"/>
      <w:r>
        <w:rPr>
          <w:rFonts w:ascii="Arial" w:hAnsi="Arial" w:cs="Arial"/>
          <w:sz w:val="28"/>
          <w:szCs w:val="28"/>
        </w:rPr>
        <w:t>benz</w:t>
      </w:r>
      <w:proofErr w:type="spellEnd"/>
      <w:r>
        <w:rPr>
          <w:rFonts w:ascii="Arial" w:hAnsi="Arial" w:cs="Arial"/>
          <w:sz w:val="28"/>
          <w:szCs w:val="28"/>
        </w:rPr>
        <w:t xml:space="preserve"> iyi </w:t>
      </w:r>
      <w:proofErr w:type="spellStart"/>
      <w:r>
        <w:rPr>
          <w:rFonts w:ascii="Arial" w:hAnsi="Arial" w:cs="Arial"/>
          <w:sz w:val="28"/>
          <w:szCs w:val="28"/>
        </w:rPr>
        <w:t>nezviri</w:t>
      </w:r>
      <w:proofErr w:type="spellEnd"/>
      <w:r>
        <w:rPr>
          <w:rFonts w:ascii="Arial" w:hAnsi="Arial" w:cs="Arial"/>
          <w:sz w:val="28"/>
          <w:szCs w:val="28"/>
        </w:rPr>
        <w:t xml:space="preserve"> </w:t>
      </w:r>
      <w:proofErr w:type="spellStart"/>
      <w:r>
        <w:rPr>
          <w:rFonts w:ascii="Arial" w:hAnsi="Arial" w:cs="Arial"/>
          <w:sz w:val="28"/>
          <w:szCs w:val="28"/>
        </w:rPr>
        <w:t>mairi</w:t>
      </w:r>
      <w:proofErr w:type="spellEnd"/>
      <w:r>
        <w:rPr>
          <w:rFonts w:ascii="Arial" w:hAnsi="Arial" w:cs="Arial"/>
          <w:sz w:val="28"/>
          <w:szCs w:val="28"/>
        </w:rPr>
        <w:t xml:space="preserve"> </w:t>
      </w:r>
      <w:proofErr w:type="spellStart"/>
      <w:r>
        <w:rPr>
          <w:rFonts w:ascii="Arial" w:hAnsi="Arial" w:cs="Arial"/>
          <w:sz w:val="28"/>
          <w:szCs w:val="28"/>
        </w:rPr>
        <w:t>ngaatore</w:t>
      </w:r>
      <w:proofErr w:type="spellEnd"/>
      <w:r>
        <w:rPr>
          <w:rFonts w:ascii="Arial" w:hAnsi="Arial" w:cs="Arial"/>
          <w:sz w:val="28"/>
          <w:szCs w:val="28"/>
        </w:rPr>
        <w:t xml:space="preserve">.” </w:t>
      </w:r>
      <w:proofErr w:type="spellStart"/>
      <w:r>
        <w:rPr>
          <w:rFonts w:ascii="Arial" w:hAnsi="Arial" w:cs="Arial"/>
          <w:sz w:val="28"/>
          <w:szCs w:val="28"/>
        </w:rPr>
        <w:t>Tokoroshi</w:t>
      </w:r>
      <w:proofErr w:type="spellEnd"/>
      <w:r>
        <w:rPr>
          <w:rFonts w:ascii="Arial" w:hAnsi="Arial" w:cs="Arial"/>
          <w:sz w:val="28"/>
          <w:szCs w:val="28"/>
        </w:rPr>
        <w:t xml:space="preserve"> iyi </w:t>
      </w:r>
      <w:proofErr w:type="spellStart"/>
      <w:r>
        <w:rPr>
          <w:rFonts w:ascii="Arial" w:hAnsi="Arial" w:cs="Arial"/>
          <w:sz w:val="28"/>
          <w:szCs w:val="28"/>
        </w:rPr>
        <w:t>yaigara</w:t>
      </w:r>
      <w:proofErr w:type="spellEnd"/>
      <w:r>
        <w:rPr>
          <w:rFonts w:ascii="Arial" w:hAnsi="Arial" w:cs="Arial"/>
          <w:sz w:val="28"/>
          <w:szCs w:val="28"/>
        </w:rPr>
        <w:t xml:space="preserve"> mu </w:t>
      </w:r>
      <w:proofErr w:type="spellStart"/>
      <w:r>
        <w:rPr>
          <w:rFonts w:ascii="Arial" w:hAnsi="Arial" w:cs="Arial"/>
          <w:sz w:val="28"/>
          <w:szCs w:val="28"/>
        </w:rPr>
        <w:t>benz</w:t>
      </w:r>
      <w:proofErr w:type="spellEnd"/>
      <w:r>
        <w:rPr>
          <w:rFonts w:ascii="Arial" w:hAnsi="Arial" w:cs="Arial"/>
          <w:sz w:val="28"/>
          <w:szCs w:val="28"/>
        </w:rPr>
        <w:t xml:space="preserve"> </w:t>
      </w:r>
      <w:proofErr w:type="spellStart"/>
      <w:r>
        <w:rPr>
          <w:rFonts w:ascii="Arial" w:hAnsi="Arial" w:cs="Arial"/>
          <w:sz w:val="28"/>
          <w:szCs w:val="28"/>
        </w:rPr>
        <w:t>imomo</w:t>
      </w:r>
      <w:proofErr w:type="spellEnd"/>
      <w:r>
        <w:rPr>
          <w:rFonts w:ascii="Arial" w:hAnsi="Arial" w:cs="Arial"/>
          <w:sz w:val="28"/>
          <w:szCs w:val="28"/>
        </w:rPr>
        <w:t xml:space="preserve"> </w:t>
      </w:r>
      <w:proofErr w:type="spellStart"/>
      <w:r>
        <w:rPr>
          <w:rFonts w:ascii="Arial" w:hAnsi="Arial" w:cs="Arial"/>
          <w:sz w:val="28"/>
          <w:szCs w:val="28"/>
        </w:rPr>
        <w:t>ichimuka</w:t>
      </w:r>
      <w:proofErr w:type="spellEnd"/>
      <w:r>
        <w:rPr>
          <w:rFonts w:ascii="Arial" w:hAnsi="Arial" w:cs="Arial"/>
          <w:sz w:val="28"/>
          <w:szCs w:val="28"/>
        </w:rPr>
        <w:t xml:space="preserve"> </w:t>
      </w:r>
      <w:proofErr w:type="spellStart"/>
      <w:r>
        <w:rPr>
          <w:rFonts w:ascii="Arial" w:hAnsi="Arial" w:cs="Arial"/>
          <w:sz w:val="28"/>
          <w:szCs w:val="28"/>
        </w:rPr>
        <w:t>kuseni</w:t>
      </w:r>
      <w:proofErr w:type="spellEnd"/>
      <w:r>
        <w:rPr>
          <w:rFonts w:ascii="Arial" w:hAnsi="Arial" w:cs="Arial"/>
          <w:sz w:val="28"/>
          <w:szCs w:val="28"/>
        </w:rPr>
        <w:t xml:space="preserve"> </w:t>
      </w:r>
      <w:proofErr w:type="spellStart"/>
      <w:r>
        <w:rPr>
          <w:rFonts w:ascii="Arial" w:hAnsi="Arial" w:cs="Arial"/>
          <w:sz w:val="28"/>
          <w:szCs w:val="28"/>
        </w:rPr>
        <w:t>ichisumuka</w:t>
      </w:r>
      <w:proofErr w:type="spellEnd"/>
      <w:r>
        <w:rPr>
          <w:rFonts w:ascii="Arial" w:hAnsi="Arial" w:cs="Arial"/>
          <w:sz w:val="28"/>
          <w:szCs w:val="28"/>
        </w:rPr>
        <w:t xml:space="preserve"> </w:t>
      </w:r>
      <w:proofErr w:type="spellStart"/>
      <w:r>
        <w:rPr>
          <w:rFonts w:ascii="Arial" w:hAnsi="Arial" w:cs="Arial"/>
          <w:sz w:val="28"/>
          <w:szCs w:val="28"/>
        </w:rPr>
        <w:t>achiti</w:t>
      </w:r>
      <w:proofErr w:type="spellEnd"/>
      <w:r>
        <w:rPr>
          <w:rFonts w:ascii="Arial" w:hAnsi="Arial" w:cs="Arial"/>
          <w:sz w:val="28"/>
          <w:szCs w:val="28"/>
        </w:rPr>
        <w:t xml:space="preserve"> “Shaina kana </w:t>
      </w:r>
      <w:proofErr w:type="spellStart"/>
      <w:r>
        <w:rPr>
          <w:rFonts w:ascii="Arial" w:hAnsi="Arial" w:cs="Arial"/>
          <w:sz w:val="28"/>
          <w:szCs w:val="28"/>
        </w:rPr>
        <w:t>zuva</w:t>
      </w:r>
      <w:proofErr w:type="spellEnd"/>
      <w:r>
        <w:rPr>
          <w:rFonts w:ascii="Arial" w:hAnsi="Arial" w:cs="Arial"/>
          <w:sz w:val="28"/>
          <w:szCs w:val="28"/>
        </w:rPr>
        <w:t xml:space="preserve"> </w:t>
      </w:r>
      <w:proofErr w:type="spellStart"/>
      <w:r>
        <w:rPr>
          <w:rFonts w:ascii="Arial" w:hAnsi="Arial" w:cs="Arial"/>
          <w:sz w:val="28"/>
          <w:szCs w:val="28"/>
        </w:rPr>
        <w:t>richisa</w:t>
      </w:r>
      <w:proofErr w:type="spellEnd"/>
      <w:r>
        <w:rPr>
          <w:rFonts w:ascii="Arial" w:hAnsi="Arial" w:cs="Arial"/>
          <w:sz w:val="28"/>
          <w:szCs w:val="28"/>
        </w:rPr>
        <w:t>–</w:t>
      </w:r>
      <w:proofErr w:type="spellStart"/>
      <w:r>
        <w:rPr>
          <w:rFonts w:ascii="Arial" w:hAnsi="Arial" w:cs="Arial"/>
          <w:sz w:val="28"/>
          <w:szCs w:val="28"/>
        </w:rPr>
        <w:t>richibuda</w:t>
      </w:r>
      <w:proofErr w:type="spellEnd"/>
      <w:r>
        <w:rPr>
          <w:rFonts w:ascii="Arial" w:hAnsi="Arial" w:cs="Arial"/>
          <w:sz w:val="28"/>
          <w:szCs w:val="28"/>
        </w:rPr>
        <w:t xml:space="preserve">.” </w:t>
      </w:r>
      <w:r w:rsidRPr="00FD2C4A">
        <w:rPr>
          <w:rFonts w:ascii="Arial" w:hAnsi="Arial" w:cs="Arial"/>
          <w:sz w:val="18"/>
          <w:szCs w:val="18"/>
        </w:rPr>
        <w:t>[Congregation laughs—ED]</w:t>
      </w:r>
      <w:r>
        <w:rPr>
          <w:rFonts w:ascii="Arial" w:hAnsi="Arial" w:cs="Arial"/>
          <w:sz w:val="28"/>
          <w:szCs w:val="28"/>
        </w:rPr>
        <w:t xml:space="preserve"> … </w:t>
      </w:r>
      <w:r w:rsidRPr="008E20E2">
        <w:rPr>
          <w:rFonts w:ascii="Arial" w:hAnsi="Arial" w:cs="Arial"/>
          <w:sz w:val="18"/>
          <w:szCs w:val="18"/>
        </w:rPr>
        <w:t>[Inaudible 30:39]</w:t>
      </w:r>
      <w:r>
        <w:rPr>
          <w:rFonts w:ascii="Arial" w:hAnsi="Arial" w:cs="Arial"/>
          <w:sz w:val="28"/>
          <w:szCs w:val="28"/>
        </w:rPr>
        <w:t xml:space="preserve"> </w:t>
      </w:r>
      <w:proofErr w:type="spellStart"/>
      <w:r>
        <w:rPr>
          <w:rFonts w:ascii="Arial" w:hAnsi="Arial" w:cs="Arial"/>
          <w:sz w:val="28"/>
          <w:szCs w:val="28"/>
        </w:rPr>
        <w:t>Nziyo</w:t>
      </w:r>
      <w:proofErr w:type="spellEnd"/>
      <w:r>
        <w:rPr>
          <w:rFonts w:ascii="Arial" w:hAnsi="Arial" w:cs="Arial"/>
          <w:sz w:val="28"/>
          <w:szCs w:val="28"/>
        </w:rPr>
        <w:t xml:space="preserve"> </w:t>
      </w:r>
      <w:proofErr w:type="spellStart"/>
      <w:r>
        <w:rPr>
          <w:rFonts w:ascii="Arial" w:hAnsi="Arial" w:cs="Arial"/>
          <w:sz w:val="28"/>
          <w:szCs w:val="28"/>
        </w:rPr>
        <w:t>iya</w:t>
      </w:r>
      <w:proofErr w:type="spellEnd"/>
      <w:r>
        <w:rPr>
          <w:rFonts w:ascii="Arial" w:hAnsi="Arial" w:cs="Arial"/>
          <w:sz w:val="28"/>
          <w:szCs w:val="28"/>
        </w:rPr>
        <w:t xml:space="preserve"> </w:t>
      </w:r>
      <w:proofErr w:type="spellStart"/>
      <w:r>
        <w:rPr>
          <w:rFonts w:ascii="Arial" w:hAnsi="Arial" w:cs="Arial"/>
          <w:sz w:val="28"/>
          <w:szCs w:val="28"/>
        </w:rPr>
        <w:t>inonzi</w:t>
      </w:r>
      <w:proofErr w:type="spellEnd"/>
      <w:r>
        <w:rPr>
          <w:rFonts w:ascii="Arial" w:hAnsi="Arial" w:cs="Arial"/>
          <w:sz w:val="28"/>
          <w:szCs w:val="28"/>
        </w:rPr>
        <w:t xml:space="preserve">, </w:t>
      </w:r>
      <w:r w:rsidRPr="00FD2C4A">
        <w:rPr>
          <w:rFonts w:ascii="Arial" w:hAnsi="Arial" w:cs="Arial"/>
          <w:sz w:val="18"/>
          <w:szCs w:val="18"/>
        </w:rPr>
        <w:t>[Apostle sings briefly—ED]</w:t>
      </w:r>
      <w:r>
        <w:rPr>
          <w:rFonts w:ascii="Arial" w:hAnsi="Arial" w:cs="Arial"/>
          <w:sz w:val="28"/>
          <w:szCs w:val="28"/>
        </w:rPr>
        <w:t xml:space="preserve"> “Shaina kana </w:t>
      </w:r>
      <w:proofErr w:type="spellStart"/>
      <w:r>
        <w:rPr>
          <w:rFonts w:ascii="Arial" w:hAnsi="Arial" w:cs="Arial"/>
          <w:sz w:val="28"/>
          <w:szCs w:val="28"/>
        </w:rPr>
        <w:t>zuva</w:t>
      </w:r>
      <w:proofErr w:type="spellEnd"/>
      <w:r>
        <w:rPr>
          <w:rFonts w:ascii="Arial" w:hAnsi="Arial" w:cs="Arial"/>
          <w:sz w:val="28"/>
          <w:szCs w:val="28"/>
        </w:rPr>
        <w:t xml:space="preserve"> </w:t>
      </w:r>
      <w:proofErr w:type="spellStart"/>
      <w:r>
        <w:rPr>
          <w:rFonts w:ascii="Arial" w:hAnsi="Arial" w:cs="Arial"/>
          <w:sz w:val="28"/>
          <w:szCs w:val="28"/>
        </w:rPr>
        <w:t>richibuda</w:t>
      </w:r>
      <w:proofErr w:type="spellEnd"/>
      <w:r>
        <w:rPr>
          <w:rFonts w:ascii="Arial" w:hAnsi="Arial" w:cs="Arial"/>
          <w:sz w:val="28"/>
          <w:szCs w:val="28"/>
        </w:rPr>
        <w:t xml:space="preserve"> </w:t>
      </w:r>
      <w:del w:id="15" w:author="Transcriber01 JHB" w:date="2025-08-29T12:34:00Z" w16du:dateUtc="2025-08-29T10:34:00Z">
        <w:r w:rsidDel="00833EFF">
          <w:rPr>
            <w:rFonts w:ascii="Arial" w:hAnsi="Arial" w:cs="Arial"/>
            <w:sz w:val="28"/>
            <w:szCs w:val="28"/>
          </w:rPr>
          <w:delText>shaina</w:delText>
        </w:r>
      </w:del>
      <w:r>
        <w:rPr>
          <w:rFonts w:ascii="Arial" w:hAnsi="Arial" w:cs="Arial"/>
          <w:sz w:val="28"/>
          <w:szCs w:val="28"/>
        </w:rPr>
        <w:t xml:space="preserve">…” </w:t>
      </w:r>
      <w:r w:rsidRPr="00FD2C4A">
        <w:rPr>
          <w:rFonts w:ascii="Arial" w:hAnsi="Arial" w:cs="Arial"/>
          <w:sz w:val="18"/>
          <w:szCs w:val="18"/>
        </w:rPr>
        <w:t>[</w:t>
      </w:r>
      <w:r>
        <w:rPr>
          <w:rFonts w:ascii="Arial" w:hAnsi="Arial" w:cs="Arial"/>
          <w:sz w:val="18"/>
          <w:szCs w:val="18"/>
        </w:rPr>
        <w:t xml:space="preserve">Apostle and </w:t>
      </w:r>
      <w:r w:rsidRPr="00FD2C4A">
        <w:rPr>
          <w:rFonts w:ascii="Arial" w:hAnsi="Arial" w:cs="Arial"/>
          <w:sz w:val="18"/>
          <w:szCs w:val="18"/>
        </w:rPr>
        <w:t>Congregation laugh—ED]</w:t>
      </w:r>
      <w:r>
        <w:rPr>
          <w:rFonts w:ascii="Arial" w:hAnsi="Arial" w:cs="Arial"/>
          <w:sz w:val="28"/>
          <w:szCs w:val="28"/>
        </w:rPr>
        <w:t xml:space="preserve"> </w:t>
      </w:r>
      <w:proofErr w:type="spellStart"/>
      <w:r>
        <w:rPr>
          <w:rFonts w:ascii="Arial" w:hAnsi="Arial" w:cs="Arial"/>
          <w:sz w:val="28"/>
          <w:szCs w:val="28"/>
        </w:rPr>
        <w:t>Yaimuka</w:t>
      </w:r>
      <w:proofErr w:type="spellEnd"/>
      <w:r>
        <w:rPr>
          <w:rFonts w:ascii="Arial" w:hAnsi="Arial" w:cs="Arial"/>
          <w:sz w:val="28"/>
          <w:szCs w:val="28"/>
        </w:rPr>
        <w:t xml:space="preserve"> </w:t>
      </w:r>
      <w:proofErr w:type="spellStart"/>
      <w:r>
        <w:rPr>
          <w:rFonts w:ascii="Arial" w:hAnsi="Arial" w:cs="Arial"/>
          <w:sz w:val="28"/>
          <w:szCs w:val="28"/>
        </w:rPr>
        <w:t>ichiita</w:t>
      </w:r>
      <w:proofErr w:type="spellEnd"/>
      <w:r>
        <w:rPr>
          <w:rFonts w:ascii="Arial" w:hAnsi="Arial" w:cs="Arial"/>
          <w:sz w:val="28"/>
          <w:szCs w:val="28"/>
        </w:rPr>
        <w:t>–</w:t>
      </w:r>
      <w:proofErr w:type="spellStart"/>
      <w:r>
        <w:rPr>
          <w:rFonts w:ascii="Arial" w:hAnsi="Arial" w:cs="Arial"/>
          <w:sz w:val="28"/>
          <w:szCs w:val="28"/>
        </w:rPr>
        <w:t>ichiti</w:t>
      </w:r>
      <w:proofErr w:type="spellEnd"/>
      <w:r>
        <w:rPr>
          <w:rFonts w:ascii="Arial" w:hAnsi="Arial" w:cs="Arial"/>
          <w:sz w:val="28"/>
          <w:szCs w:val="28"/>
        </w:rPr>
        <w:t xml:space="preserve"> </w:t>
      </w:r>
      <w:proofErr w:type="spellStart"/>
      <w:r>
        <w:rPr>
          <w:rFonts w:ascii="Arial" w:hAnsi="Arial" w:cs="Arial"/>
          <w:sz w:val="28"/>
          <w:szCs w:val="28"/>
        </w:rPr>
        <w:t>shainawo</w:t>
      </w:r>
      <w:proofErr w:type="spellEnd"/>
      <w:r>
        <w:rPr>
          <w:rFonts w:ascii="Arial" w:hAnsi="Arial" w:cs="Arial"/>
          <w:sz w:val="28"/>
          <w:szCs w:val="28"/>
        </w:rPr>
        <w:t xml:space="preserve">… </w:t>
      </w:r>
      <w:r w:rsidRPr="008E20E2">
        <w:rPr>
          <w:rFonts w:ascii="Arial" w:hAnsi="Arial" w:cs="Arial"/>
          <w:sz w:val="18"/>
          <w:szCs w:val="18"/>
        </w:rPr>
        <w:t>[Inaudible 30:</w:t>
      </w:r>
      <w:r>
        <w:rPr>
          <w:rFonts w:ascii="Arial" w:hAnsi="Arial" w:cs="Arial"/>
          <w:sz w:val="18"/>
          <w:szCs w:val="18"/>
        </w:rPr>
        <w:t>46</w:t>
      </w:r>
      <w:r w:rsidRPr="008E20E2">
        <w:rPr>
          <w:rFonts w:ascii="Arial" w:hAnsi="Arial" w:cs="Arial"/>
          <w:sz w:val="18"/>
          <w:szCs w:val="18"/>
        </w:rPr>
        <w:t>]</w:t>
      </w:r>
    </w:p>
    <w:p w14:paraId="14287099" w14:textId="77777777" w:rsidR="00CD57E7" w:rsidRDefault="00CD57E7" w:rsidP="00CD57E7">
      <w:pPr>
        <w:jc w:val="both"/>
        <w:rPr>
          <w:rFonts w:ascii="Arial" w:hAnsi="Arial" w:cs="Arial"/>
          <w:sz w:val="28"/>
          <w:szCs w:val="28"/>
        </w:rPr>
      </w:pPr>
      <w:r w:rsidRPr="00906C37">
        <w:rPr>
          <w:rFonts w:ascii="Arial" w:hAnsi="Arial" w:cs="Arial"/>
          <w:sz w:val="28"/>
          <w:szCs w:val="28"/>
          <w:vertAlign w:val="superscript"/>
        </w:rPr>
        <w:t>55</w:t>
      </w:r>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vakawanda</w:t>
      </w:r>
      <w:proofErr w:type="spellEnd"/>
      <w:r>
        <w:rPr>
          <w:rFonts w:ascii="Arial" w:hAnsi="Arial" w:cs="Arial"/>
          <w:sz w:val="28"/>
          <w:szCs w:val="28"/>
        </w:rPr>
        <w:t xml:space="preserve"> </w:t>
      </w:r>
      <w:proofErr w:type="spellStart"/>
      <w:r>
        <w:rPr>
          <w:rFonts w:ascii="Arial" w:hAnsi="Arial" w:cs="Arial"/>
          <w:sz w:val="28"/>
          <w:szCs w:val="28"/>
        </w:rPr>
        <w:t>vakairamba</w:t>
      </w:r>
      <w:proofErr w:type="spellEnd"/>
      <w:r>
        <w:rPr>
          <w:rFonts w:ascii="Arial" w:hAnsi="Arial" w:cs="Arial"/>
          <w:sz w:val="28"/>
          <w:szCs w:val="28"/>
        </w:rPr>
        <w:t xml:space="preserve"> </w:t>
      </w:r>
      <w:proofErr w:type="spellStart"/>
      <w:r>
        <w:rPr>
          <w:rFonts w:ascii="Arial" w:hAnsi="Arial" w:cs="Arial"/>
          <w:sz w:val="28"/>
          <w:szCs w:val="28"/>
        </w:rPr>
        <w:t>kuitora</w:t>
      </w:r>
      <w:proofErr w:type="spellEnd"/>
      <w:r>
        <w:rPr>
          <w:rFonts w:ascii="Arial" w:hAnsi="Arial" w:cs="Arial"/>
          <w:sz w:val="28"/>
          <w:szCs w:val="28"/>
        </w:rPr>
        <w:t xml:space="preserve"> </w:t>
      </w:r>
      <w:proofErr w:type="spellStart"/>
      <w:r>
        <w:rPr>
          <w:rFonts w:ascii="Arial" w:hAnsi="Arial" w:cs="Arial"/>
          <w:sz w:val="28"/>
          <w:szCs w:val="28"/>
        </w:rPr>
        <w:t>benz</w:t>
      </w:r>
      <w:proofErr w:type="spellEnd"/>
      <w:r>
        <w:rPr>
          <w:rFonts w:ascii="Arial" w:hAnsi="Arial" w:cs="Arial"/>
          <w:sz w:val="28"/>
          <w:szCs w:val="28"/>
        </w:rPr>
        <w:t xml:space="preserve"> </w:t>
      </w:r>
      <w:proofErr w:type="spellStart"/>
      <w:r>
        <w:rPr>
          <w:rFonts w:ascii="Arial" w:hAnsi="Arial" w:cs="Arial"/>
          <w:sz w:val="28"/>
          <w:szCs w:val="28"/>
        </w:rPr>
        <w:t>iyoyo</w:t>
      </w:r>
      <w:proofErr w:type="spellEnd"/>
      <w:r>
        <w:rPr>
          <w:rFonts w:ascii="Arial" w:hAnsi="Arial" w:cs="Arial"/>
          <w:sz w:val="28"/>
          <w:szCs w:val="28"/>
        </w:rPr>
        <w:t xml:space="preserve"> </w:t>
      </w:r>
      <w:proofErr w:type="spellStart"/>
      <w:r>
        <w:rPr>
          <w:rFonts w:ascii="Arial" w:hAnsi="Arial" w:cs="Arial"/>
          <w:sz w:val="28"/>
          <w:szCs w:val="28"/>
        </w:rPr>
        <w:t>vakaisiya</w:t>
      </w:r>
      <w:proofErr w:type="spellEnd"/>
      <w:r>
        <w:rPr>
          <w:rFonts w:ascii="Arial" w:hAnsi="Arial" w:cs="Arial"/>
          <w:sz w:val="28"/>
          <w:szCs w:val="28"/>
        </w:rPr>
        <w:t xml:space="preserve"> </w:t>
      </w:r>
      <w:proofErr w:type="spellStart"/>
      <w:r>
        <w:rPr>
          <w:rFonts w:ascii="Arial" w:hAnsi="Arial" w:cs="Arial"/>
          <w:sz w:val="28"/>
          <w:szCs w:val="28"/>
        </w:rPr>
        <w:t>yakadaro</w:t>
      </w:r>
      <w:proofErr w:type="spellEnd"/>
      <w:r>
        <w:rPr>
          <w:rFonts w:ascii="Arial" w:hAnsi="Arial" w:cs="Arial"/>
          <w:sz w:val="28"/>
          <w:szCs w:val="28"/>
        </w:rPr>
        <w:t xml:space="preserve"> but, </w:t>
      </w:r>
      <w:proofErr w:type="spellStart"/>
      <w:r>
        <w:rPr>
          <w:rFonts w:ascii="Arial" w:hAnsi="Arial" w:cs="Arial"/>
          <w:sz w:val="28"/>
          <w:szCs w:val="28"/>
        </w:rPr>
        <w:t>munofunga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yakaramba</w:t>
      </w:r>
      <w:proofErr w:type="spellEnd"/>
      <w:r>
        <w:rPr>
          <w:rFonts w:ascii="Arial" w:hAnsi="Arial" w:cs="Arial"/>
          <w:sz w:val="28"/>
          <w:szCs w:val="28"/>
        </w:rPr>
        <w:t xml:space="preserve"> </w:t>
      </w:r>
      <w:proofErr w:type="spellStart"/>
      <w:r>
        <w:rPr>
          <w:rFonts w:ascii="Arial" w:hAnsi="Arial" w:cs="Arial"/>
          <w:sz w:val="28"/>
          <w:szCs w:val="28"/>
        </w:rPr>
        <w:t>yakadaro</w:t>
      </w:r>
      <w:proofErr w:type="spellEnd"/>
      <w:r>
        <w:rPr>
          <w:rFonts w:ascii="Arial" w:hAnsi="Arial" w:cs="Arial"/>
          <w:sz w:val="28"/>
          <w:szCs w:val="28"/>
        </w:rPr>
        <w:t xml:space="preserve"> </w:t>
      </w:r>
      <w:proofErr w:type="spellStart"/>
      <w:r>
        <w:rPr>
          <w:rFonts w:ascii="Arial" w:hAnsi="Arial" w:cs="Arial"/>
          <w:sz w:val="28"/>
          <w:szCs w:val="28"/>
        </w:rPr>
        <w:t>kwenguva</w:t>
      </w:r>
      <w:proofErr w:type="spellEnd"/>
      <w:r>
        <w:rPr>
          <w:rFonts w:ascii="Arial" w:hAnsi="Arial" w:cs="Arial"/>
          <w:sz w:val="28"/>
          <w:szCs w:val="28"/>
        </w:rPr>
        <w:t xml:space="preserve">? </w:t>
      </w:r>
      <w:proofErr w:type="spellStart"/>
      <w:r>
        <w:rPr>
          <w:rFonts w:ascii="Arial" w:hAnsi="Arial" w:cs="Arial"/>
          <w:sz w:val="28"/>
          <w:szCs w:val="28"/>
        </w:rPr>
        <w:t>Pakaita</w:t>
      </w:r>
      <w:proofErr w:type="spellEnd"/>
      <w:r>
        <w:rPr>
          <w:rFonts w:ascii="Arial" w:hAnsi="Arial" w:cs="Arial"/>
          <w:sz w:val="28"/>
          <w:szCs w:val="28"/>
        </w:rPr>
        <w:t xml:space="preserve"> m–</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webenzi</w:t>
      </w:r>
      <w:proofErr w:type="spellEnd"/>
      <w:r>
        <w:rPr>
          <w:rFonts w:ascii="Arial" w:hAnsi="Arial" w:cs="Arial"/>
          <w:sz w:val="28"/>
          <w:szCs w:val="28"/>
        </w:rPr>
        <w:t xml:space="preserve">, </w:t>
      </w:r>
      <w:proofErr w:type="spellStart"/>
      <w:r>
        <w:rPr>
          <w:rFonts w:ascii="Arial" w:hAnsi="Arial" w:cs="Arial"/>
          <w:sz w:val="28"/>
          <w:szCs w:val="28"/>
        </w:rPr>
        <w:t>mwana</w:t>
      </w:r>
      <w:proofErr w:type="spellEnd"/>
      <w:r>
        <w:rPr>
          <w:rFonts w:ascii="Arial" w:hAnsi="Arial" w:cs="Arial"/>
          <w:sz w:val="28"/>
          <w:szCs w:val="28"/>
        </w:rPr>
        <w:t xml:space="preserve"> we a base </w:t>
      </w:r>
      <w:proofErr w:type="spellStart"/>
      <w:r>
        <w:rPr>
          <w:rFonts w:ascii="Arial" w:hAnsi="Arial" w:cs="Arial"/>
          <w:sz w:val="28"/>
          <w:szCs w:val="28"/>
        </w:rPr>
        <w:t>fe</w:t>
      </w:r>
      <w:proofErr w:type="spellEnd"/>
      <w:r>
        <w:rPr>
          <w:rFonts w:ascii="Arial" w:hAnsi="Arial" w:cs="Arial"/>
          <w:sz w:val="28"/>
          <w:szCs w:val="28"/>
        </w:rPr>
        <w:t xml:space="preserve">…? </w:t>
      </w:r>
      <w:r w:rsidRPr="0018479A">
        <w:rPr>
          <w:rFonts w:ascii="Arial" w:hAnsi="Arial" w:cs="Arial"/>
          <w:sz w:val="18"/>
          <w:szCs w:val="18"/>
        </w:rPr>
        <w:t>[Congregation says, “</w:t>
      </w:r>
      <w:r>
        <w:rPr>
          <w:rFonts w:ascii="Arial" w:hAnsi="Arial" w:cs="Arial"/>
          <w:sz w:val="18"/>
          <w:szCs w:val="18"/>
        </w:rPr>
        <w:t>fellow,</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akanga</w:t>
      </w:r>
      <w:proofErr w:type="spellEnd"/>
      <w:r>
        <w:rPr>
          <w:rFonts w:ascii="Arial" w:hAnsi="Arial" w:cs="Arial"/>
          <w:sz w:val="28"/>
          <w:szCs w:val="28"/>
        </w:rPr>
        <w:t xml:space="preserve"> </w:t>
      </w:r>
      <w:proofErr w:type="spellStart"/>
      <w:r>
        <w:rPr>
          <w:rFonts w:ascii="Arial" w:hAnsi="Arial" w:cs="Arial"/>
          <w:sz w:val="28"/>
          <w:szCs w:val="28"/>
        </w:rPr>
        <w:t>anzwa</w:t>
      </w:r>
      <w:proofErr w:type="spellEnd"/>
      <w:r>
        <w:rPr>
          <w:rFonts w:ascii="Arial" w:hAnsi="Arial" w:cs="Arial"/>
          <w:sz w:val="28"/>
          <w:szCs w:val="28"/>
        </w:rPr>
        <w:t xml:space="preserve"> </w:t>
      </w:r>
      <w:proofErr w:type="spellStart"/>
      <w:r>
        <w:rPr>
          <w:rFonts w:ascii="Arial" w:hAnsi="Arial" w:cs="Arial"/>
          <w:sz w:val="28"/>
          <w:szCs w:val="28"/>
        </w:rPr>
        <w:t>nenha</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nenhamo</w:t>
      </w:r>
      <w:proofErr w:type="spellEnd"/>
      <w:r w:rsidRPr="0018479A">
        <w:rPr>
          <w:rFonts w:ascii="Arial" w:hAnsi="Arial" w:cs="Arial"/>
          <w:sz w:val="18"/>
          <w:szCs w:val="18"/>
        </w:rPr>
        <w:t>.”]</w:t>
      </w:r>
      <w:r>
        <w:rPr>
          <w:rFonts w:ascii="Arial" w:hAnsi="Arial" w:cs="Arial"/>
          <w:sz w:val="28"/>
          <w:szCs w:val="28"/>
        </w:rPr>
        <w:t xml:space="preserve"> Benz </w:t>
      </w:r>
      <w:proofErr w:type="spellStart"/>
      <w:r>
        <w:rPr>
          <w:rFonts w:ascii="Arial" w:hAnsi="Arial" w:cs="Arial"/>
          <w:sz w:val="28"/>
          <w:szCs w:val="28"/>
        </w:rPr>
        <w:t>iyoyo</w:t>
      </w:r>
      <w:proofErr w:type="spellEnd"/>
      <w:r>
        <w:rPr>
          <w:rFonts w:ascii="Arial" w:hAnsi="Arial" w:cs="Arial"/>
          <w:sz w:val="28"/>
          <w:szCs w:val="28"/>
        </w:rPr>
        <w:t xml:space="preserve"> </w:t>
      </w:r>
      <w:proofErr w:type="spellStart"/>
      <w:r>
        <w:rPr>
          <w:rFonts w:ascii="Arial" w:hAnsi="Arial" w:cs="Arial"/>
          <w:sz w:val="28"/>
          <w:szCs w:val="28"/>
        </w:rPr>
        <w:t>akaidii</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akaitora</w:t>
      </w:r>
      <w:proofErr w:type="spellEnd"/>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Tingaita</w:t>
      </w:r>
      <w:proofErr w:type="spellEnd"/>
      <w:r>
        <w:rPr>
          <w:rFonts w:ascii="Arial" w:hAnsi="Arial" w:cs="Arial"/>
          <w:sz w:val="28"/>
          <w:szCs w:val="28"/>
        </w:rPr>
        <w:t xml:space="preserve"> Amen here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w:t>
      </w:r>
      <w:r w:rsidRPr="00EA4C67">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anodimbura</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musoro</w:t>
      </w:r>
      <w:proofErr w:type="spellEnd"/>
      <w:r>
        <w:rPr>
          <w:rFonts w:ascii="Arial" w:hAnsi="Arial" w:cs="Arial"/>
          <w:sz w:val="28"/>
          <w:szCs w:val="28"/>
        </w:rPr>
        <w:t xml:space="preserve"> </w:t>
      </w:r>
      <w:proofErr w:type="spellStart"/>
      <w:r>
        <w:rPr>
          <w:rFonts w:ascii="Arial" w:hAnsi="Arial" w:cs="Arial"/>
          <w:sz w:val="28"/>
          <w:szCs w:val="28"/>
        </w:rPr>
        <w:t>kuenda</w:t>
      </w:r>
      <w:proofErr w:type="spellEnd"/>
      <w:r>
        <w:rPr>
          <w:rFonts w:ascii="Arial" w:hAnsi="Arial" w:cs="Arial"/>
          <w:sz w:val="28"/>
          <w:szCs w:val="28"/>
        </w:rPr>
        <w:t xml:space="preserve"> </w:t>
      </w:r>
      <w:del w:id="16" w:author="Transcriber01 JHB" w:date="2025-08-29T12:36:00Z" w16du:dateUtc="2025-08-29T10:36:00Z">
        <w:r w:rsidDel="00F2713F">
          <w:rPr>
            <w:rFonts w:ascii="Arial" w:hAnsi="Arial" w:cs="Arial"/>
            <w:sz w:val="28"/>
            <w:szCs w:val="28"/>
          </w:rPr>
          <w:delText>kuno</w:delText>
        </w:r>
      </w:del>
      <w:r>
        <w:rPr>
          <w:rFonts w:ascii="Arial" w:hAnsi="Arial" w:cs="Arial"/>
          <w:sz w:val="28"/>
          <w:szCs w:val="28"/>
        </w:rPr>
        <w:t xml:space="preserve"> </w:t>
      </w:r>
      <w:proofErr w:type="spellStart"/>
      <w:r>
        <w:rPr>
          <w:rFonts w:ascii="Arial" w:hAnsi="Arial" w:cs="Arial"/>
          <w:sz w:val="28"/>
          <w:szCs w:val="28"/>
        </w:rPr>
        <w:t>kunopuhwa</w:t>
      </w:r>
      <w:proofErr w:type="spellEnd"/>
      <w:r>
        <w:rPr>
          <w:rFonts w:ascii="Arial" w:hAnsi="Arial" w:cs="Arial"/>
          <w:sz w:val="28"/>
          <w:szCs w:val="28"/>
        </w:rPr>
        <w:t xml:space="preserve"> kombi </w:t>
      </w:r>
      <w:proofErr w:type="spellStart"/>
      <w:r>
        <w:rPr>
          <w:rFonts w:ascii="Arial" w:hAnsi="Arial" w:cs="Arial"/>
          <w:sz w:val="28"/>
          <w:szCs w:val="28"/>
        </w:rPr>
        <w:t>uchiti</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wawadimbura</w:t>
      </w:r>
      <w:proofErr w:type="spellEnd"/>
      <w:r>
        <w:rPr>
          <w:rFonts w:ascii="Arial" w:hAnsi="Arial" w:cs="Arial"/>
          <w:sz w:val="28"/>
          <w:szCs w:val="28"/>
        </w:rPr>
        <w:t xml:space="preserve"> </w:t>
      </w:r>
      <w:proofErr w:type="spellStart"/>
      <w:r>
        <w:rPr>
          <w:rFonts w:ascii="Arial" w:hAnsi="Arial" w:cs="Arial"/>
          <w:sz w:val="28"/>
          <w:szCs w:val="28"/>
        </w:rPr>
        <w:t>musoro</w:t>
      </w:r>
      <w:proofErr w:type="spellEnd"/>
      <w:r>
        <w:rPr>
          <w:rFonts w:ascii="Arial" w:hAnsi="Arial" w:cs="Arial"/>
          <w:sz w:val="28"/>
          <w:szCs w:val="28"/>
        </w:rPr>
        <w:t xml:space="preserve"> </w:t>
      </w:r>
      <w:proofErr w:type="spellStart"/>
      <w:r>
        <w:rPr>
          <w:rFonts w:ascii="Arial" w:hAnsi="Arial" w:cs="Arial"/>
          <w:sz w:val="28"/>
          <w:szCs w:val="28"/>
        </w:rPr>
        <w:t>mweya</w:t>
      </w:r>
      <w:proofErr w:type="spellEnd"/>
      <w:r>
        <w:rPr>
          <w:rFonts w:ascii="Arial" w:hAnsi="Arial" w:cs="Arial"/>
          <w:sz w:val="28"/>
          <w:szCs w:val="28"/>
        </w:rPr>
        <w:t xml:space="preserve"> wake </w:t>
      </w:r>
      <w:proofErr w:type="spellStart"/>
      <w:r>
        <w:rPr>
          <w:rFonts w:ascii="Arial" w:hAnsi="Arial" w:cs="Arial"/>
          <w:sz w:val="28"/>
          <w:szCs w:val="28"/>
        </w:rPr>
        <w:t>uchaita</w:t>
      </w:r>
      <w:proofErr w:type="spellEnd"/>
      <w:r>
        <w:rPr>
          <w:rFonts w:ascii="Arial" w:hAnsi="Arial" w:cs="Arial"/>
          <w:sz w:val="28"/>
          <w:szCs w:val="28"/>
        </w:rPr>
        <w:t xml:space="preserve"> sei? </w:t>
      </w:r>
      <w:proofErr w:type="spellStart"/>
      <w:r>
        <w:rPr>
          <w:rFonts w:ascii="Arial" w:hAnsi="Arial" w:cs="Arial"/>
          <w:sz w:val="28"/>
          <w:szCs w:val="28"/>
        </w:rPr>
        <w:t>Achateera</w:t>
      </w:r>
      <w:proofErr w:type="spellEnd"/>
      <w:r>
        <w:rPr>
          <w:rFonts w:ascii="Arial" w:hAnsi="Arial" w:cs="Arial"/>
          <w:sz w:val="28"/>
          <w:szCs w:val="28"/>
        </w:rPr>
        <w:t xml:space="preserve"> kombi </w:t>
      </w:r>
      <w:proofErr w:type="spellStart"/>
      <w:r>
        <w:rPr>
          <w:rFonts w:ascii="Arial" w:hAnsi="Arial" w:cs="Arial"/>
          <w:sz w:val="28"/>
          <w:szCs w:val="28"/>
        </w:rPr>
        <w:t>iyoyo</w:t>
      </w:r>
      <w:proofErr w:type="spellEnd"/>
      <w:r>
        <w:rPr>
          <w:rFonts w:ascii="Arial" w:hAnsi="Arial" w:cs="Arial"/>
          <w:sz w:val="28"/>
          <w:szCs w:val="28"/>
        </w:rPr>
        <w:t xml:space="preserve"> </w:t>
      </w:r>
      <w:proofErr w:type="spellStart"/>
      <w:r>
        <w:rPr>
          <w:rFonts w:ascii="Arial" w:hAnsi="Arial" w:cs="Arial"/>
          <w:sz w:val="28"/>
          <w:szCs w:val="28"/>
        </w:rPr>
        <w:t>yaatengwa</w:t>
      </w:r>
      <w:proofErr w:type="spellEnd"/>
      <w:r>
        <w:rPr>
          <w:rFonts w:ascii="Arial" w:hAnsi="Arial" w:cs="Arial"/>
          <w:sz w:val="28"/>
          <w:szCs w:val="28"/>
        </w:rPr>
        <w:t xml:space="preserve"> </w:t>
      </w:r>
      <w:proofErr w:type="spellStart"/>
      <w:r>
        <w:rPr>
          <w:rFonts w:ascii="Arial" w:hAnsi="Arial" w:cs="Arial"/>
          <w:sz w:val="28"/>
          <w:szCs w:val="28"/>
        </w:rPr>
        <w:t>nemusoro</w:t>
      </w:r>
      <w:proofErr w:type="spellEnd"/>
      <w:r>
        <w:rPr>
          <w:rFonts w:ascii="Arial" w:hAnsi="Arial" w:cs="Arial"/>
          <w:sz w:val="28"/>
          <w:szCs w:val="28"/>
        </w:rPr>
        <w:t xml:space="preserve"> wa</w:t>
      </w:r>
      <w:del w:id="17" w:author="Transcriber01 JHB" w:date="2025-08-29T12:37:00Z" w16du:dateUtc="2025-08-29T10:37:00Z">
        <w:r w:rsidDel="00F2713F">
          <w:rPr>
            <w:rFonts w:ascii="Arial" w:hAnsi="Arial" w:cs="Arial"/>
            <w:sz w:val="28"/>
            <w:szCs w:val="28"/>
          </w:rPr>
          <w:delText>cho</w:delText>
        </w:r>
      </w:del>
      <w:ins w:id="18" w:author="Transcriber01 JHB" w:date="2025-08-29T12:37:00Z" w16du:dateUtc="2025-08-29T10:37:00Z">
        <w:r>
          <w:rPr>
            <w:rFonts w:ascii="Arial" w:hAnsi="Arial" w:cs="Arial"/>
            <w:sz w:val="28"/>
            <w:szCs w:val="28"/>
          </w:rPr>
          <w:t>ke</w:t>
        </w:r>
      </w:ins>
      <w:r>
        <w:rPr>
          <w:rFonts w:ascii="Arial" w:hAnsi="Arial" w:cs="Arial"/>
          <w:sz w:val="28"/>
          <w:szCs w:val="28"/>
        </w:rPr>
        <w:t xml:space="preserve">. Ropa </w:t>
      </w:r>
      <w:proofErr w:type="spellStart"/>
      <w:r>
        <w:rPr>
          <w:rFonts w:ascii="Arial" w:hAnsi="Arial" w:cs="Arial"/>
          <w:sz w:val="28"/>
          <w:szCs w:val="28"/>
        </w:rPr>
        <w:t>ratotanga</w:t>
      </w:r>
      <w:proofErr w:type="spellEnd"/>
      <w:r>
        <w:rPr>
          <w:rFonts w:ascii="Arial" w:hAnsi="Arial" w:cs="Arial"/>
          <w:sz w:val="28"/>
          <w:szCs w:val="28"/>
        </w:rPr>
        <w:t xml:space="preserve"> mu yard </w:t>
      </w:r>
      <w:proofErr w:type="spellStart"/>
      <w:r>
        <w:rPr>
          <w:rFonts w:ascii="Arial" w:hAnsi="Arial" w:cs="Arial"/>
          <w:sz w:val="28"/>
          <w:szCs w:val="28"/>
        </w:rPr>
        <w:t>iyo</w:t>
      </w:r>
      <w:proofErr w:type="spellEnd"/>
      <w:r>
        <w:rPr>
          <w:rFonts w:ascii="Arial" w:hAnsi="Arial" w:cs="Arial"/>
          <w:sz w:val="28"/>
          <w:szCs w:val="28"/>
        </w:rPr>
        <w:t xml:space="preserve">…? </w:t>
      </w:r>
      <w:r w:rsidRPr="00B60A3C">
        <w:rPr>
          <w:rFonts w:ascii="Arial" w:hAnsi="Arial" w:cs="Arial"/>
          <w:sz w:val="18"/>
          <w:szCs w:val="18"/>
        </w:rPr>
        <w:t>[Apostle claps four times—ED] [</w:t>
      </w:r>
      <w:r w:rsidRPr="0018479A">
        <w:rPr>
          <w:rFonts w:ascii="Arial" w:hAnsi="Arial" w:cs="Arial"/>
          <w:sz w:val="18"/>
          <w:szCs w:val="18"/>
        </w:rPr>
        <w:t>Congregation says, “</w:t>
      </w:r>
      <w:proofErr w:type="spellStart"/>
      <w:r>
        <w:rPr>
          <w:rFonts w:ascii="Arial" w:hAnsi="Arial" w:cs="Arial"/>
          <w:sz w:val="18"/>
          <w:szCs w:val="18"/>
        </w:rPr>
        <w:t>iyoyo</w:t>
      </w:r>
      <w:proofErr w:type="spellEnd"/>
      <w:r w:rsidRPr="0018479A">
        <w:rPr>
          <w:rFonts w:ascii="Arial" w:hAnsi="Arial" w:cs="Arial"/>
          <w:sz w:val="18"/>
          <w:szCs w:val="18"/>
        </w:rPr>
        <w:t>.”]</w:t>
      </w:r>
      <w:r>
        <w:rPr>
          <w:rFonts w:ascii="Arial" w:hAnsi="Arial" w:cs="Arial"/>
          <w:sz w:val="28"/>
          <w:szCs w:val="28"/>
        </w:rPr>
        <w:t xml:space="preserve"> </w:t>
      </w:r>
    </w:p>
    <w:p w14:paraId="6E745ACC" w14:textId="77777777" w:rsidR="00CD57E7" w:rsidRDefault="00CD57E7" w:rsidP="00CD57E7">
      <w:pPr>
        <w:jc w:val="both"/>
        <w:rPr>
          <w:rFonts w:ascii="Arial" w:hAnsi="Arial" w:cs="Arial"/>
          <w:sz w:val="28"/>
          <w:szCs w:val="28"/>
        </w:rPr>
      </w:pPr>
      <w:r w:rsidRPr="00906C37">
        <w:rPr>
          <w:rFonts w:ascii="Arial" w:hAnsi="Arial" w:cs="Arial"/>
          <w:sz w:val="28"/>
          <w:szCs w:val="28"/>
          <w:vertAlign w:val="superscript"/>
        </w:rPr>
        <w:t>56</w:t>
      </w:r>
      <w:r>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isu</w:t>
      </w:r>
      <w:proofErr w:type="spellEnd"/>
      <w:r>
        <w:rPr>
          <w:rFonts w:ascii="Arial" w:hAnsi="Arial" w:cs="Arial"/>
          <w:sz w:val="28"/>
          <w:szCs w:val="28"/>
        </w:rPr>
        <w:t xml:space="preserve"> </w:t>
      </w:r>
      <w:proofErr w:type="spellStart"/>
      <w:r>
        <w:rPr>
          <w:rFonts w:ascii="Arial" w:hAnsi="Arial" w:cs="Arial"/>
          <w:sz w:val="28"/>
          <w:szCs w:val="28"/>
        </w:rPr>
        <w:t>tinoti</w:t>
      </w:r>
      <w:proofErr w:type="spellEnd"/>
      <w:r>
        <w:rPr>
          <w:rFonts w:ascii="Arial" w:hAnsi="Arial" w:cs="Arial"/>
          <w:sz w:val="28"/>
          <w:szCs w:val="28"/>
        </w:rPr>
        <w:t xml:space="preserve"> </w:t>
      </w:r>
      <w:proofErr w:type="spellStart"/>
      <w:r>
        <w:rPr>
          <w:rFonts w:ascii="Arial" w:hAnsi="Arial" w:cs="Arial"/>
          <w:sz w:val="28"/>
          <w:szCs w:val="28"/>
        </w:rPr>
        <w:t>kwamuri</w:t>
      </w:r>
      <w:proofErr w:type="spellEnd"/>
      <w:r>
        <w:rPr>
          <w:rFonts w:ascii="Arial" w:hAnsi="Arial" w:cs="Arial"/>
          <w:sz w:val="28"/>
          <w:szCs w:val="28"/>
        </w:rPr>
        <w:t xml:space="preserve"> </w:t>
      </w:r>
      <w:proofErr w:type="spellStart"/>
      <w:r>
        <w:rPr>
          <w:rFonts w:ascii="Arial" w:hAnsi="Arial" w:cs="Arial"/>
          <w:sz w:val="28"/>
          <w:szCs w:val="28"/>
        </w:rPr>
        <w:t>mose</w:t>
      </w:r>
      <w:proofErr w:type="spellEnd"/>
      <w:r>
        <w:rPr>
          <w:rFonts w:ascii="Arial" w:hAnsi="Arial" w:cs="Arial"/>
          <w:sz w:val="28"/>
          <w:szCs w:val="28"/>
        </w:rPr>
        <w:t>, set footprints on the sands of time.</w:t>
      </w:r>
      <w:r w:rsidRPr="005E21DF">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Toda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Munesu kana </w:t>
      </w:r>
      <w:proofErr w:type="spellStart"/>
      <w:r>
        <w:rPr>
          <w:rFonts w:ascii="Arial" w:hAnsi="Arial" w:cs="Arial"/>
          <w:sz w:val="28"/>
          <w:szCs w:val="28"/>
        </w:rPr>
        <w:t>vakura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John Junior, </w:t>
      </w:r>
      <w:proofErr w:type="spellStart"/>
      <w:r>
        <w:rPr>
          <w:rFonts w:ascii="Arial" w:hAnsi="Arial" w:cs="Arial"/>
          <w:sz w:val="28"/>
          <w:szCs w:val="28"/>
        </w:rPr>
        <w:t>vana</w:t>
      </w:r>
      <w:proofErr w:type="spellEnd"/>
      <w:r>
        <w:rPr>
          <w:rFonts w:ascii="Arial" w:hAnsi="Arial" w:cs="Arial"/>
          <w:sz w:val="28"/>
          <w:szCs w:val="28"/>
        </w:rPr>
        <w:t xml:space="preserve"> Ngoni, </w:t>
      </w:r>
      <w:proofErr w:type="spellStart"/>
      <w:r>
        <w:rPr>
          <w:rFonts w:ascii="Arial" w:hAnsi="Arial" w:cs="Arial"/>
          <w:sz w:val="28"/>
          <w:szCs w:val="28"/>
        </w:rPr>
        <w:t>vana</w:t>
      </w:r>
      <w:proofErr w:type="spellEnd"/>
      <w:r>
        <w:rPr>
          <w:rFonts w:ascii="Arial" w:hAnsi="Arial" w:cs="Arial"/>
          <w:sz w:val="28"/>
          <w:szCs w:val="28"/>
        </w:rPr>
        <w:t xml:space="preserve"> Jayden, </w:t>
      </w:r>
      <w:proofErr w:type="spellStart"/>
      <w:r>
        <w:rPr>
          <w:rFonts w:ascii="Arial" w:hAnsi="Arial" w:cs="Arial"/>
          <w:sz w:val="28"/>
          <w:szCs w:val="28"/>
        </w:rPr>
        <w:t>vanongoziva</w:t>
      </w:r>
      <w:proofErr w:type="spellEnd"/>
      <w:r>
        <w:rPr>
          <w:rFonts w:ascii="Arial" w:hAnsi="Arial" w:cs="Arial"/>
          <w:sz w:val="28"/>
          <w:szCs w:val="28"/>
        </w:rPr>
        <w:t xml:space="preserve"> Mwari </w:t>
      </w:r>
      <w:proofErr w:type="spellStart"/>
      <w:r>
        <w:rPr>
          <w:rFonts w:ascii="Arial" w:hAnsi="Arial" w:cs="Arial"/>
          <w:sz w:val="28"/>
          <w:szCs w:val="28"/>
        </w:rPr>
        <w:t>wavari</w:t>
      </w:r>
      <w:proofErr w:type="spellEnd"/>
      <w:r>
        <w:rPr>
          <w:rFonts w:ascii="Arial" w:hAnsi="Arial" w:cs="Arial"/>
          <w:sz w:val="28"/>
          <w:szCs w:val="28"/>
        </w:rPr>
        <w:t xml:space="preserve"> </w:t>
      </w:r>
      <w:proofErr w:type="spellStart"/>
      <w:r>
        <w:rPr>
          <w:rFonts w:ascii="Arial" w:hAnsi="Arial" w:cs="Arial"/>
          <w:sz w:val="28"/>
          <w:szCs w:val="28"/>
        </w:rPr>
        <w:t>kuratidzwa</w:t>
      </w:r>
      <w:proofErr w:type="spellEnd"/>
      <w:r>
        <w:rPr>
          <w:rFonts w:ascii="Arial" w:hAnsi="Arial" w:cs="Arial"/>
          <w:sz w:val="28"/>
          <w:szCs w:val="28"/>
        </w:rPr>
        <w:t xml:space="preserve"> nana baba </w:t>
      </w:r>
      <w:proofErr w:type="spellStart"/>
      <w:r>
        <w:rPr>
          <w:rFonts w:ascii="Arial" w:hAnsi="Arial" w:cs="Arial"/>
          <w:sz w:val="28"/>
          <w:szCs w:val="28"/>
        </w:rPr>
        <w:t>v</w:t>
      </w:r>
      <w:ins w:id="19" w:author="Transcriber01 JHB" w:date="2025-08-29T12:37:00Z" w16du:dateUtc="2025-08-29T10:37:00Z">
        <w:r>
          <w:rPr>
            <w:rFonts w:ascii="Arial" w:hAnsi="Arial" w:cs="Arial"/>
            <w:sz w:val="28"/>
            <w:szCs w:val="28"/>
          </w:rPr>
          <w:t>a</w:t>
        </w:r>
      </w:ins>
      <w:r>
        <w:rPr>
          <w:rFonts w:ascii="Arial" w:hAnsi="Arial" w:cs="Arial"/>
          <w:sz w:val="28"/>
          <w:szCs w:val="28"/>
        </w:rPr>
        <w:t>ani</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vavo</w:t>
      </w:r>
      <w:proofErr w:type="spellEnd"/>
      <w:r w:rsidRPr="0018479A">
        <w:rPr>
          <w:rFonts w:ascii="Arial" w:hAnsi="Arial" w:cs="Arial"/>
          <w:sz w:val="18"/>
          <w:szCs w:val="18"/>
        </w:rPr>
        <w:t>.”]</w:t>
      </w:r>
      <w:r>
        <w:rPr>
          <w:rFonts w:ascii="Arial" w:hAnsi="Arial" w:cs="Arial"/>
          <w:sz w:val="28"/>
          <w:szCs w:val="28"/>
        </w:rPr>
        <w:t xml:space="preserve"> Baba </w:t>
      </w:r>
      <w:proofErr w:type="spellStart"/>
      <w:r>
        <w:rPr>
          <w:rFonts w:ascii="Arial" w:hAnsi="Arial" w:cs="Arial"/>
          <w:sz w:val="28"/>
          <w:szCs w:val="28"/>
        </w:rPr>
        <w:t>vanenge</w:t>
      </w:r>
      <w:proofErr w:type="spellEnd"/>
      <w:r>
        <w:rPr>
          <w:rFonts w:ascii="Arial" w:hAnsi="Arial" w:cs="Arial"/>
          <w:sz w:val="28"/>
          <w:szCs w:val="28"/>
        </w:rPr>
        <w:t xml:space="preserve"> </w:t>
      </w:r>
      <w:proofErr w:type="spellStart"/>
      <w:r>
        <w:rPr>
          <w:rFonts w:ascii="Arial" w:hAnsi="Arial" w:cs="Arial"/>
          <w:sz w:val="28"/>
          <w:szCs w:val="28"/>
        </w:rPr>
        <w:t>vachiti</w:t>
      </w:r>
      <w:proofErr w:type="spellEnd"/>
      <w:r>
        <w:rPr>
          <w:rFonts w:ascii="Arial" w:hAnsi="Arial" w:cs="Arial"/>
          <w:sz w:val="28"/>
          <w:szCs w:val="28"/>
        </w:rPr>
        <w:t>, “</w:t>
      </w:r>
      <w:proofErr w:type="spellStart"/>
      <w:r>
        <w:rPr>
          <w:rFonts w:ascii="Arial" w:hAnsi="Arial" w:cs="Arial"/>
          <w:sz w:val="28"/>
          <w:szCs w:val="28"/>
        </w:rPr>
        <w:t>Mupfanha</w:t>
      </w:r>
      <w:proofErr w:type="spellEnd"/>
      <w:r>
        <w:rPr>
          <w:rFonts w:ascii="Arial" w:hAnsi="Arial" w:cs="Arial"/>
          <w:sz w:val="28"/>
          <w:szCs w:val="28"/>
        </w:rPr>
        <w:t xml:space="preserve"> </w:t>
      </w:r>
      <w:proofErr w:type="spellStart"/>
      <w:r>
        <w:rPr>
          <w:rFonts w:ascii="Arial" w:hAnsi="Arial" w:cs="Arial"/>
          <w:sz w:val="28"/>
          <w:szCs w:val="28"/>
        </w:rPr>
        <w:t>ndakatenga</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 xml:space="preserve">, </w:t>
      </w:r>
      <w:proofErr w:type="spellStart"/>
      <w:r>
        <w:rPr>
          <w:rFonts w:ascii="Arial" w:hAnsi="Arial" w:cs="Arial"/>
          <w:sz w:val="28"/>
          <w:szCs w:val="28"/>
        </w:rPr>
        <w:t>ndikatenga</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 xml:space="preserve">. </w:t>
      </w:r>
      <w:proofErr w:type="spellStart"/>
      <w:r>
        <w:rPr>
          <w:rFonts w:ascii="Arial" w:hAnsi="Arial" w:cs="Arial"/>
          <w:sz w:val="28"/>
          <w:szCs w:val="28"/>
        </w:rPr>
        <w:t>Mupfanha</w:t>
      </w:r>
      <w:proofErr w:type="spellEnd"/>
      <w:r>
        <w:rPr>
          <w:rFonts w:ascii="Arial" w:hAnsi="Arial" w:cs="Arial"/>
          <w:sz w:val="28"/>
          <w:szCs w:val="28"/>
        </w:rPr>
        <w:t xml:space="preserve"> </w:t>
      </w:r>
      <w:proofErr w:type="spellStart"/>
      <w:r>
        <w:rPr>
          <w:rFonts w:ascii="Arial" w:hAnsi="Arial" w:cs="Arial"/>
          <w:sz w:val="28"/>
          <w:szCs w:val="28"/>
        </w:rPr>
        <w:t>ndakaita</w:t>
      </w:r>
      <w:proofErr w:type="spellEnd"/>
      <w:r>
        <w:rPr>
          <w:rFonts w:ascii="Arial" w:hAnsi="Arial" w:cs="Arial"/>
          <w:sz w:val="28"/>
          <w:szCs w:val="28"/>
        </w:rPr>
        <w:t xml:space="preserve"> farming </w:t>
      </w:r>
      <w:proofErr w:type="spellStart"/>
      <w:r>
        <w:rPr>
          <w:rFonts w:ascii="Arial" w:hAnsi="Arial" w:cs="Arial"/>
          <w:sz w:val="28"/>
          <w:szCs w:val="28"/>
        </w:rPr>
        <w:t>yangu</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 xml:space="preserve">, </w:t>
      </w:r>
      <w:proofErr w:type="spellStart"/>
      <w:r>
        <w:rPr>
          <w:rFonts w:ascii="Arial" w:hAnsi="Arial" w:cs="Arial"/>
          <w:sz w:val="28"/>
          <w:szCs w:val="28"/>
        </w:rPr>
        <w:t>mupfanha</w:t>
      </w:r>
      <w:proofErr w:type="spellEnd"/>
      <w:r>
        <w:rPr>
          <w:rFonts w:ascii="Arial" w:hAnsi="Arial" w:cs="Arial"/>
          <w:sz w:val="28"/>
          <w:szCs w:val="28"/>
        </w:rPr>
        <w:t xml:space="preserve">. Apa </w:t>
      </w:r>
      <w:proofErr w:type="spellStart"/>
      <w:r>
        <w:rPr>
          <w:rFonts w:ascii="Arial" w:hAnsi="Arial" w:cs="Arial"/>
          <w:sz w:val="28"/>
          <w:szCs w:val="28"/>
        </w:rPr>
        <w:t>ndakaita</w:t>
      </w:r>
      <w:proofErr w:type="spellEnd"/>
      <w:r>
        <w:rPr>
          <w:rFonts w:ascii="Arial" w:hAnsi="Arial" w:cs="Arial"/>
          <w:sz w:val="28"/>
          <w:szCs w:val="28"/>
        </w:rPr>
        <w:t xml:space="preserve">…Mwari </w:t>
      </w:r>
      <w:proofErr w:type="spellStart"/>
      <w:r>
        <w:rPr>
          <w:rFonts w:ascii="Arial" w:hAnsi="Arial" w:cs="Arial"/>
          <w:sz w:val="28"/>
          <w:szCs w:val="28"/>
        </w:rPr>
        <w:t>wandinonamata</w:t>
      </w:r>
      <w:proofErr w:type="spellEnd"/>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xml:space="preserve"> </w:t>
      </w:r>
      <w:proofErr w:type="spellStart"/>
      <w:r>
        <w:rPr>
          <w:rFonts w:ascii="Arial" w:hAnsi="Arial" w:cs="Arial"/>
          <w:sz w:val="28"/>
          <w:szCs w:val="28"/>
        </w:rPr>
        <w:t>ndiMwari</w:t>
      </w:r>
      <w:proofErr w:type="spellEnd"/>
      <w:r>
        <w:rPr>
          <w:rFonts w:ascii="Arial" w:hAnsi="Arial" w:cs="Arial"/>
          <w:sz w:val="28"/>
          <w:szCs w:val="28"/>
        </w:rPr>
        <w:t xml:space="preserve"> </w:t>
      </w:r>
      <w:proofErr w:type="spellStart"/>
      <w:r>
        <w:rPr>
          <w:rFonts w:ascii="Arial" w:hAnsi="Arial" w:cs="Arial"/>
          <w:sz w:val="28"/>
          <w:szCs w:val="28"/>
        </w:rPr>
        <w:t>wemuna</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wemunana</w:t>
      </w:r>
      <w:proofErr w:type="spellEnd"/>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Zvekuti</w:t>
      </w:r>
      <w:proofErr w:type="spellEnd"/>
      <w:r>
        <w:rPr>
          <w:rFonts w:ascii="Arial" w:hAnsi="Arial" w:cs="Arial"/>
          <w:sz w:val="28"/>
          <w:szCs w:val="28"/>
        </w:rPr>
        <w:t xml:space="preserve"> </w:t>
      </w:r>
      <w:proofErr w:type="spellStart"/>
      <w:r>
        <w:rPr>
          <w:rFonts w:ascii="Arial" w:hAnsi="Arial" w:cs="Arial"/>
          <w:sz w:val="28"/>
          <w:szCs w:val="28"/>
        </w:rPr>
        <w:t>akanzwa</w:t>
      </w:r>
      <w:proofErr w:type="spellEnd"/>
      <w:r>
        <w:rPr>
          <w:rFonts w:ascii="Arial" w:hAnsi="Arial" w:cs="Arial"/>
          <w:sz w:val="28"/>
          <w:szCs w:val="28"/>
        </w:rPr>
        <w:t xml:space="preserve"> </w:t>
      </w:r>
      <w:proofErr w:type="spellStart"/>
      <w:r>
        <w:rPr>
          <w:rFonts w:ascii="Arial" w:hAnsi="Arial" w:cs="Arial"/>
          <w:sz w:val="28"/>
          <w:szCs w:val="28"/>
        </w:rPr>
        <w:t>vamwe</w:t>
      </w:r>
      <w:proofErr w:type="spellEnd"/>
      <w:r>
        <w:rPr>
          <w:rFonts w:ascii="Arial" w:hAnsi="Arial" w:cs="Arial"/>
          <w:sz w:val="28"/>
          <w:szCs w:val="28"/>
        </w:rPr>
        <w:t xml:space="preserve"> </w:t>
      </w:r>
      <w:proofErr w:type="spellStart"/>
      <w:r>
        <w:rPr>
          <w:rFonts w:ascii="Arial" w:hAnsi="Arial" w:cs="Arial"/>
          <w:sz w:val="28"/>
          <w:szCs w:val="28"/>
        </w:rPr>
        <w:t>vachitaura</w:t>
      </w:r>
      <w:proofErr w:type="spellEnd"/>
      <w:r>
        <w:rPr>
          <w:rFonts w:ascii="Arial" w:hAnsi="Arial" w:cs="Arial"/>
          <w:sz w:val="28"/>
          <w:szCs w:val="28"/>
        </w:rPr>
        <w:t xml:space="preserve"> </w:t>
      </w:r>
      <w:proofErr w:type="spellStart"/>
      <w:r>
        <w:rPr>
          <w:rFonts w:ascii="Arial" w:hAnsi="Arial" w:cs="Arial"/>
          <w:sz w:val="28"/>
          <w:szCs w:val="28"/>
        </w:rPr>
        <w:t>tokoroshi</w:t>
      </w:r>
      <w:proofErr w:type="spellEnd"/>
      <w:r>
        <w:rPr>
          <w:rFonts w:ascii="Arial" w:hAnsi="Arial" w:cs="Arial"/>
          <w:sz w:val="28"/>
          <w:szCs w:val="28"/>
        </w:rPr>
        <w:t xml:space="preserve"> </w:t>
      </w:r>
      <w:proofErr w:type="spellStart"/>
      <w:r>
        <w:rPr>
          <w:rFonts w:ascii="Arial" w:hAnsi="Arial" w:cs="Arial"/>
          <w:sz w:val="28"/>
          <w:szCs w:val="28"/>
        </w:rPr>
        <w:t>anoseka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“Hoo, </w:t>
      </w:r>
      <w:proofErr w:type="spellStart"/>
      <w:r>
        <w:rPr>
          <w:rFonts w:ascii="Arial" w:hAnsi="Arial" w:cs="Arial"/>
          <w:sz w:val="28"/>
          <w:szCs w:val="28"/>
        </w:rPr>
        <w:t>zvenyu</w:t>
      </w:r>
      <w:proofErr w:type="spellEnd"/>
      <w:r>
        <w:rPr>
          <w:rFonts w:ascii="Arial" w:hAnsi="Arial" w:cs="Arial"/>
          <w:sz w:val="28"/>
          <w:szCs w:val="28"/>
        </w:rPr>
        <w:t xml:space="preserve"> </w:t>
      </w:r>
      <w:proofErr w:type="spellStart"/>
      <w:r>
        <w:rPr>
          <w:rFonts w:ascii="Arial" w:hAnsi="Arial" w:cs="Arial"/>
          <w:sz w:val="28"/>
          <w:szCs w:val="28"/>
        </w:rPr>
        <w:t>ndezvetokoroshi</w:t>
      </w:r>
      <w:proofErr w:type="spellEnd"/>
      <w:r>
        <w:rPr>
          <w:rFonts w:ascii="Arial" w:hAnsi="Arial" w:cs="Arial"/>
          <w:sz w:val="28"/>
          <w:szCs w:val="28"/>
        </w:rPr>
        <w:t xml:space="preserve">? Aah </w:t>
      </w:r>
      <w:proofErr w:type="spellStart"/>
      <w:r>
        <w:rPr>
          <w:rFonts w:ascii="Arial" w:hAnsi="Arial" w:cs="Arial"/>
          <w:sz w:val="28"/>
          <w:szCs w:val="28"/>
        </w:rPr>
        <w:t>isu</w:t>
      </w:r>
      <w:proofErr w:type="spellEnd"/>
      <w:r>
        <w:rPr>
          <w:rFonts w:ascii="Arial" w:hAnsi="Arial" w:cs="Arial"/>
          <w:sz w:val="28"/>
          <w:szCs w:val="28"/>
        </w:rPr>
        <w:t xml:space="preserve"> </w:t>
      </w:r>
      <w:proofErr w:type="spellStart"/>
      <w:r>
        <w:rPr>
          <w:rFonts w:ascii="Arial" w:hAnsi="Arial" w:cs="Arial"/>
          <w:sz w:val="28"/>
          <w:szCs w:val="28"/>
        </w:rPr>
        <w:t>kwatinobva</w:t>
      </w:r>
      <w:proofErr w:type="spellEnd"/>
      <w:r>
        <w:rPr>
          <w:rFonts w:ascii="Arial" w:hAnsi="Arial" w:cs="Arial"/>
          <w:sz w:val="28"/>
          <w:szCs w:val="28"/>
        </w:rPr>
        <w:t>…”</w:t>
      </w:r>
    </w:p>
    <w:p w14:paraId="00CC2D50" w14:textId="77777777" w:rsidR="00CD57E7" w:rsidRDefault="00CD57E7" w:rsidP="00CD57E7">
      <w:pPr>
        <w:jc w:val="both"/>
        <w:rPr>
          <w:rFonts w:ascii="Arial" w:hAnsi="Arial" w:cs="Arial"/>
          <w:sz w:val="28"/>
          <w:szCs w:val="28"/>
        </w:rPr>
      </w:pPr>
      <w:r w:rsidRPr="00756AD6">
        <w:rPr>
          <w:rFonts w:ascii="Arial" w:hAnsi="Arial" w:cs="Arial"/>
          <w:sz w:val="28"/>
          <w:szCs w:val="28"/>
          <w:vertAlign w:val="superscript"/>
        </w:rPr>
        <w:t>57</w:t>
      </w:r>
      <w:r>
        <w:rPr>
          <w:rFonts w:ascii="Arial" w:hAnsi="Arial" w:cs="Arial"/>
          <w:sz w:val="28"/>
          <w:szCs w:val="28"/>
        </w:rPr>
        <w:t xml:space="preserve"> </w:t>
      </w:r>
      <w:proofErr w:type="spellStart"/>
      <w:r>
        <w:rPr>
          <w:rFonts w:ascii="Arial" w:hAnsi="Arial" w:cs="Arial"/>
          <w:sz w:val="28"/>
          <w:szCs w:val="28"/>
        </w:rPr>
        <w:t>Wonzi</w:t>
      </w:r>
      <w:proofErr w:type="spellEnd"/>
      <w:r>
        <w:rPr>
          <w:rFonts w:ascii="Arial" w:hAnsi="Arial" w:cs="Arial"/>
          <w:sz w:val="28"/>
          <w:szCs w:val="28"/>
        </w:rPr>
        <w:t xml:space="preserve">, “Ko </w:t>
      </w:r>
      <w:proofErr w:type="spellStart"/>
      <w:r>
        <w:rPr>
          <w:rFonts w:ascii="Arial" w:hAnsi="Arial" w:cs="Arial"/>
          <w:sz w:val="28"/>
          <w:szCs w:val="28"/>
        </w:rPr>
        <w:t>imimi</w:t>
      </w:r>
      <w:proofErr w:type="spellEnd"/>
      <w:r>
        <w:rPr>
          <w:rFonts w:ascii="Arial" w:hAnsi="Arial" w:cs="Arial"/>
          <w:sz w:val="28"/>
          <w:szCs w:val="28"/>
        </w:rPr>
        <w:t xml:space="preserve"> </w:t>
      </w:r>
      <w:proofErr w:type="spellStart"/>
      <w:r>
        <w:rPr>
          <w:rFonts w:ascii="Arial" w:hAnsi="Arial" w:cs="Arial"/>
          <w:sz w:val="28"/>
          <w:szCs w:val="28"/>
        </w:rPr>
        <w:t>munozviwana</w:t>
      </w:r>
      <w:proofErr w:type="spellEnd"/>
      <w:r>
        <w:rPr>
          <w:rFonts w:ascii="Arial" w:hAnsi="Arial" w:cs="Arial"/>
          <w:sz w:val="28"/>
          <w:szCs w:val="28"/>
        </w:rPr>
        <w:t>…?”</w:t>
      </w:r>
    </w:p>
    <w:p w14:paraId="33F30A70" w14:textId="77777777" w:rsidR="00CD57E7" w:rsidRDefault="00CD57E7" w:rsidP="00CD57E7">
      <w:pPr>
        <w:jc w:val="both"/>
        <w:rPr>
          <w:rFonts w:ascii="Arial" w:hAnsi="Arial" w:cs="Arial"/>
          <w:sz w:val="28"/>
          <w:szCs w:val="28"/>
        </w:rPr>
      </w:pPr>
      <w:r>
        <w:rPr>
          <w:rFonts w:ascii="Arial" w:hAnsi="Arial" w:cs="Arial"/>
          <w:sz w:val="28"/>
          <w:szCs w:val="28"/>
        </w:rPr>
        <w:lastRenderedPageBreak/>
        <w:t>“</w:t>
      </w:r>
      <w:proofErr w:type="spellStart"/>
      <w:r>
        <w:rPr>
          <w:rFonts w:ascii="Arial" w:hAnsi="Arial" w:cs="Arial"/>
          <w:sz w:val="28"/>
          <w:szCs w:val="28"/>
        </w:rPr>
        <w:t>Haa</w:t>
      </w:r>
      <w:proofErr w:type="spellEnd"/>
      <w:r>
        <w:rPr>
          <w:rFonts w:ascii="Arial" w:hAnsi="Arial" w:cs="Arial"/>
          <w:sz w:val="28"/>
          <w:szCs w:val="28"/>
        </w:rPr>
        <w:t xml:space="preserve"> </w:t>
      </w:r>
      <w:proofErr w:type="spellStart"/>
      <w:r>
        <w:rPr>
          <w:rFonts w:ascii="Arial" w:hAnsi="Arial" w:cs="Arial"/>
          <w:sz w:val="28"/>
          <w:szCs w:val="28"/>
        </w:rPr>
        <w:t>isusu</w:t>
      </w:r>
      <w:proofErr w:type="spellEnd"/>
      <w:r>
        <w:rPr>
          <w:rFonts w:ascii="Arial" w:hAnsi="Arial" w:cs="Arial"/>
          <w:sz w:val="28"/>
          <w:szCs w:val="28"/>
        </w:rPr>
        <w:t xml:space="preserve"> </w:t>
      </w:r>
      <w:proofErr w:type="spellStart"/>
      <w:r>
        <w:rPr>
          <w:rFonts w:ascii="Arial" w:hAnsi="Arial" w:cs="Arial"/>
          <w:sz w:val="28"/>
          <w:szCs w:val="28"/>
        </w:rPr>
        <w:t>tiri</w:t>
      </w:r>
      <w:proofErr w:type="spellEnd"/>
      <w:r>
        <w:rPr>
          <w:rFonts w:ascii="Arial" w:hAnsi="Arial" w:cs="Arial"/>
          <w:sz w:val="28"/>
          <w:szCs w:val="28"/>
        </w:rPr>
        <w:t xml:space="preserve"> </w:t>
      </w:r>
      <w:proofErr w:type="spellStart"/>
      <w:r>
        <w:rPr>
          <w:rFonts w:ascii="Arial" w:hAnsi="Arial" w:cs="Arial"/>
          <w:sz w:val="28"/>
          <w:szCs w:val="28"/>
        </w:rPr>
        <w:t>vekunamata</w:t>
      </w:r>
      <w:proofErr w:type="spellEnd"/>
      <w:r>
        <w:rPr>
          <w:rFonts w:ascii="Arial" w:hAnsi="Arial" w:cs="Arial"/>
          <w:sz w:val="28"/>
          <w:szCs w:val="28"/>
        </w:rPr>
        <w:t>.”</w:t>
      </w:r>
      <w:r w:rsidRPr="005A29BF">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
    <w:p w14:paraId="0DE44342" w14:textId="77777777" w:rsidR="00CD57E7" w:rsidRDefault="00CD57E7" w:rsidP="00CD57E7">
      <w:pPr>
        <w:jc w:val="both"/>
        <w:rPr>
          <w:rFonts w:ascii="Arial" w:hAnsi="Arial" w:cs="Arial"/>
          <w:sz w:val="28"/>
          <w:szCs w:val="28"/>
        </w:rPr>
      </w:pPr>
      <w:proofErr w:type="spellStart"/>
      <w:r>
        <w:rPr>
          <w:rFonts w:ascii="Arial" w:hAnsi="Arial" w:cs="Arial"/>
          <w:sz w:val="28"/>
          <w:szCs w:val="28"/>
        </w:rPr>
        <w:t>Zvonzi</w:t>
      </w:r>
      <w:proofErr w:type="spellEnd"/>
      <w:r>
        <w:rPr>
          <w:rFonts w:ascii="Arial" w:hAnsi="Arial" w:cs="Arial"/>
          <w:sz w:val="28"/>
          <w:szCs w:val="28"/>
        </w:rPr>
        <w:t>, “</w:t>
      </w:r>
      <w:proofErr w:type="spellStart"/>
      <w:r>
        <w:rPr>
          <w:rFonts w:ascii="Arial" w:hAnsi="Arial" w:cs="Arial"/>
          <w:sz w:val="28"/>
          <w:szCs w:val="28"/>
        </w:rPr>
        <w:t>Haa</w:t>
      </w:r>
      <w:proofErr w:type="spellEnd"/>
      <w:r>
        <w:rPr>
          <w:rFonts w:ascii="Arial" w:hAnsi="Arial" w:cs="Arial"/>
          <w:sz w:val="28"/>
          <w:szCs w:val="28"/>
        </w:rPr>
        <w:t xml:space="preserve"> </w:t>
      </w:r>
      <w:proofErr w:type="spellStart"/>
      <w:r>
        <w:rPr>
          <w:rFonts w:ascii="Arial" w:hAnsi="Arial" w:cs="Arial"/>
          <w:sz w:val="28"/>
          <w:szCs w:val="28"/>
        </w:rPr>
        <w:t>ibva</w:t>
      </w:r>
      <w:proofErr w:type="spellEnd"/>
      <w:r>
        <w:rPr>
          <w:rFonts w:ascii="Arial" w:hAnsi="Arial" w:cs="Arial"/>
          <w:sz w:val="28"/>
          <w:szCs w:val="28"/>
        </w:rPr>
        <w:t xml:space="preserve"> </w:t>
      </w:r>
      <w:proofErr w:type="spellStart"/>
      <w:r>
        <w:rPr>
          <w:rFonts w:ascii="Arial" w:hAnsi="Arial" w:cs="Arial"/>
          <w:sz w:val="28"/>
          <w:szCs w:val="28"/>
        </w:rPr>
        <w:t>manhi</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kwakambobatsira</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here?”</w:t>
      </w:r>
    </w:p>
    <w:p w14:paraId="08F4EE6B" w14:textId="77777777" w:rsidR="00CD57E7" w:rsidRDefault="00CD57E7" w:rsidP="00CD57E7">
      <w:pPr>
        <w:jc w:val="both"/>
        <w:rPr>
          <w:rFonts w:ascii="Arial" w:hAnsi="Arial" w:cs="Arial"/>
          <w:sz w:val="28"/>
          <w:szCs w:val="28"/>
        </w:rPr>
      </w:pPr>
      <w:proofErr w:type="spellStart"/>
      <w:r>
        <w:rPr>
          <w:rFonts w:ascii="Arial" w:hAnsi="Arial" w:cs="Arial"/>
          <w:sz w:val="28"/>
          <w:szCs w:val="28"/>
        </w:rPr>
        <w:t>Zvonzi</w:t>
      </w:r>
      <w:proofErr w:type="spellEnd"/>
      <w:r>
        <w:rPr>
          <w:rFonts w:ascii="Arial" w:hAnsi="Arial" w:cs="Arial"/>
          <w:sz w:val="28"/>
          <w:szCs w:val="28"/>
        </w:rPr>
        <w:t>, “</w:t>
      </w:r>
      <w:proofErr w:type="spellStart"/>
      <w:r>
        <w:rPr>
          <w:rFonts w:ascii="Arial" w:hAnsi="Arial" w:cs="Arial"/>
          <w:sz w:val="28"/>
          <w:szCs w:val="28"/>
        </w:rPr>
        <w:t>Ehe</w:t>
      </w:r>
      <w:proofErr w:type="spellEnd"/>
      <w:r>
        <w:rPr>
          <w:rFonts w:ascii="Arial" w:hAnsi="Arial" w:cs="Arial"/>
          <w:sz w:val="28"/>
          <w:szCs w:val="28"/>
        </w:rPr>
        <w:t>.”</w:t>
      </w:r>
    </w:p>
    <w:p w14:paraId="376B39E1" w14:textId="77777777" w:rsidR="00CD57E7" w:rsidRDefault="00CD57E7" w:rsidP="00CD57E7">
      <w:pPr>
        <w:jc w:val="both"/>
        <w:rPr>
          <w:rFonts w:ascii="Arial" w:hAnsi="Arial" w:cs="Arial"/>
          <w:sz w:val="28"/>
          <w:szCs w:val="28"/>
        </w:rPr>
      </w:pPr>
      <w:proofErr w:type="spellStart"/>
      <w:r>
        <w:rPr>
          <w:rFonts w:ascii="Arial" w:hAnsi="Arial" w:cs="Arial"/>
          <w:sz w:val="28"/>
          <w:szCs w:val="28"/>
        </w:rPr>
        <w:t>Zvonzi</w:t>
      </w:r>
      <w:proofErr w:type="spellEnd"/>
      <w:r>
        <w:rPr>
          <w:rFonts w:ascii="Arial" w:hAnsi="Arial" w:cs="Arial"/>
          <w:sz w:val="28"/>
          <w:szCs w:val="28"/>
        </w:rPr>
        <w:t xml:space="preserve">, “But baba </w:t>
      </w:r>
      <w:proofErr w:type="spellStart"/>
      <w:r>
        <w:rPr>
          <w:rFonts w:ascii="Arial" w:hAnsi="Arial" w:cs="Arial"/>
          <w:sz w:val="28"/>
          <w:szCs w:val="28"/>
        </w:rPr>
        <w:t>vangu</w:t>
      </w:r>
      <w:proofErr w:type="spellEnd"/>
      <w:r>
        <w:rPr>
          <w:rFonts w:ascii="Arial" w:hAnsi="Arial" w:cs="Arial"/>
          <w:sz w:val="28"/>
          <w:szCs w:val="28"/>
        </w:rPr>
        <w:t xml:space="preserve"> </w:t>
      </w:r>
      <w:proofErr w:type="spellStart"/>
      <w:r>
        <w:rPr>
          <w:rFonts w:ascii="Arial" w:hAnsi="Arial" w:cs="Arial"/>
          <w:sz w:val="28"/>
          <w:szCs w:val="28"/>
        </w:rPr>
        <w:t>vainamata</w:t>
      </w:r>
      <w:proofErr w:type="spellEnd"/>
      <w:r>
        <w:rPr>
          <w:rFonts w:ascii="Arial" w:hAnsi="Arial" w:cs="Arial"/>
          <w:sz w:val="28"/>
          <w:szCs w:val="28"/>
        </w:rPr>
        <w:t xml:space="preserve"> ka </w:t>
      </w:r>
      <w:proofErr w:type="spellStart"/>
      <w:r>
        <w:rPr>
          <w:rFonts w:ascii="Arial" w:hAnsi="Arial" w:cs="Arial"/>
          <w:sz w:val="28"/>
          <w:szCs w:val="28"/>
        </w:rPr>
        <w:t>ini</w:t>
      </w:r>
      <w:proofErr w:type="spellEnd"/>
      <w:r>
        <w:rPr>
          <w:rFonts w:ascii="Arial" w:hAnsi="Arial" w:cs="Arial"/>
          <w:sz w:val="28"/>
          <w:szCs w:val="28"/>
        </w:rPr>
        <w:t xml:space="preserve"> </w:t>
      </w:r>
      <w:proofErr w:type="spellStart"/>
      <w:r>
        <w:rPr>
          <w:rFonts w:ascii="Arial" w:hAnsi="Arial" w:cs="Arial"/>
          <w:sz w:val="28"/>
          <w:szCs w:val="28"/>
        </w:rPr>
        <w:t>vari</w:t>
      </w:r>
      <w:proofErr w:type="spellEnd"/>
      <w:r>
        <w:rPr>
          <w:rFonts w:ascii="Arial" w:hAnsi="Arial" w:cs="Arial"/>
          <w:sz w:val="28"/>
          <w:szCs w:val="28"/>
        </w:rPr>
        <w:t xml:space="preserve"> mu Methodist preacher. But </w:t>
      </w:r>
      <w:proofErr w:type="spellStart"/>
      <w:r>
        <w:rPr>
          <w:rFonts w:ascii="Arial" w:hAnsi="Arial" w:cs="Arial"/>
          <w:sz w:val="28"/>
          <w:szCs w:val="28"/>
        </w:rPr>
        <w:t>takanga</w:t>
      </w:r>
      <w:proofErr w:type="spellEnd"/>
      <w:r>
        <w:rPr>
          <w:rFonts w:ascii="Arial" w:hAnsi="Arial" w:cs="Arial"/>
          <w:sz w:val="28"/>
          <w:szCs w:val="28"/>
        </w:rPr>
        <w:t xml:space="preserve"> </w:t>
      </w:r>
      <w:proofErr w:type="spellStart"/>
      <w:r>
        <w:rPr>
          <w:rFonts w:ascii="Arial" w:hAnsi="Arial" w:cs="Arial"/>
          <w:sz w:val="28"/>
          <w:szCs w:val="28"/>
        </w:rPr>
        <w:t>tiri</w:t>
      </w:r>
      <w:proofErr w:type="spellEnd"/>
      <w:r>
        <w:rPr>
          <w:rFonts w:ascii="Arial" w:hAnsi="Arial" w:cs="Arial"/>
          <w:sz w:val="28"/>
          <w:szCs w:val="28"/>
        </w:rPr>
        <w:t xml:space="preserve"> </w:t>
      </w:r>
      <w:proofErr w:type="spellStart"/>
      <w:r>
        <w:rPr>
          <w:rFonts w:ascii="Arial" w:hAnsi="Arial" w:cs="Arial"/>
          <w:sz w:val="28"/>
          <w:szCs w:val="28"/>
        </w:rPr>
        <w:t>varombo</w:t>
      </w:r>
      <w:proofErr w:type="spellEnd"/>
      <w:r>
        <w:rPr>
          <w:rFonts w:ascii="Arial" w:hAnsi="Arial" w:cs="Arial"/>
          <w:sz w:val="28"/>
          <w:szCs w:val="28"/>
        </w:rPr>
        <w:t xml:space="preserve"> </w:t>
      </w:r>
      <w:proofErr w:type="spellStart"/>
      <w:r>
        <w:rPr>
          <w:rFonts w:ascii="Arial" w:hAnsi="Arial" w:cs="Arial"/>
          <w:sz w:val="28"/>
          <w:szCs w:val="28"/>
        </w:rPr>
        <w:t>vasingaite</w:t>
      </w:r>
      <w:proofErr w:type="spellEnd"/>
      <w:r>
        <w:rPr>
          <w:rFonts w:ascii="Arial" w:hAnsi="Arial" w:cs="Arial"/>
          <w:sz w:val="28"/>
          <w:szCs w:val="28"/>
        </w:rPr>
        <w:t>.”</w:t>
      </w:r>
    </w:p>
    <w:p w14:paraId="27983502" w14:textId="77777777" w:rsidR="00CD57E7" w:rsidRDefault="00CD57E7" w:rsidP="00CD57E7">
      <w:pPr>
        <w:jc w:val="both"/>
        <w:rPr>
          <w:rFonts w:ascii="Arial" w:hAnsi="Arial" w:cs="Arial"/>
          <w:sz w:val="28"/>
          <w:szCs w:val="28"/>
        </w:rPr>
      </w:pPr>
      <w:proofErr w:type="spellStart"/>
      <w:r>
        <w:rPr>
          <w:rFonts w:ascii="Arial" w:hAnsi="Arial" w:cs="Arial"/>
          <w:sz w:val="28"/>
          <w:szCs w:val="28"/>
        </w:rPr>
        <w:t>Zvonzi</w:t>
      </w:r>
      <w:proofErr w:type="spellEnd"/>
      <w:r>
        <w:rPr>
          <w:rFonts w:ascii="Arial" w:hAnsi="Arial" w:cs="Arial"/>
          <w:sz w:val="28"/>
          <w:szCs w:val="28"/>
        </w:rPr>
        <w:t xml:space="preserve">, “Ah-ah, </w:t>
      </w:r>
      <w:proofErr w:type="spellStart"/>
      <w:r>
        <w:rPr>
          <w:rFonts w:ascii="Arial" w:hAnsi="Arial" w:cs="Arial"/>
          <w:sz w:val="28"/>
          <w:szCs w:val="28"/>
        </w:rPr>
        <w:t>hamuna</w:t>
      </w:r>
      <w:proofErr w:type="spellEnd"/>
      <w:r>
        <w:rPr>
          <w:rFonts w:ascii="Arial" w:hAnsi="Arial" w:cs="Arial"/>
          <w:sz w:val="28"/>
          <w:szCs w:val="28"/>
        </w:rPr>
        <w:t xml:space="preserve"> kuziva </w:t>
      </w:r>
      <w:proofErr w:type="spellStart"/>
      <w:r>
        <w:rPr>
          <w:rFonts w:ascii="Arial" w:hAnsi="Arial" w:cs="Arial"/>
          <w:sz w:val="28"/>
          <w:szCs w:val="28"/>
        </w:rPr>
        <w:t>nzvimbo</w:t>
      </w:r>
      <w:proofErr w:type="spellEnd"/>
      <w:r>
        <w:rPr>
          <w:rFonts w:ascii="Arial" w:hAnsi="Arial" w:cs="Arial"/>
          <w:sz w:val="28"/>
          <w:szCs w:val="28"/>
        </w:rPr>
        <w:t xml:space="preserve"> </w:t>
      </w:r>
      <w:proofErr w:type="spellStart"/>
      <w:r>
        <w:rPr>
          <w:rFonts w:ascii="Arial" w:hAnsi="Arial" w:cs="Arial"/>
          <w:sz w:val="28"/>
          <w:szCs w:val="28"/>
        </w:rPr>
        <w:t>tsvene</w:t>
      </w:r>
      <w:proofErr w:type="spellEnd"/>
      <w:r>
        <w:rPr>
          <w:rFonts w:ascii="Arial" w:hAnsi="Arial" w:cs="Arial"/>
          <w:sz w:val="28"/>
          <w:szCs w:val="28"/>
        </w:rPr>
        <w:t>.”</w:t>
      </w:r>
      <w:r w:rsidRPr="0031559D">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
    <w:p w14:paraId="15365BCE" w14:textId="77777777" w:rsidR="00CD57E7" w:rsidRDefault="00CD57E7" w:rsidP="00CD57E7">
      <w:pPr>
        <w:jc w:val="both"/>
        <w:rPr>
          <w:rFonts w:ascii="Arial" w:hAnsi="Arial" w:cs="Arial"/>
          <w:sz w:val="28"/>
          <w:szCs w:val="28"/>
        </w:rPr>
      </w:pPr>
      <w:r w:rsidRPr="00756AD6">
        <w:rPr>
          <w:rFonts w:ascii="Arial" w:hAnsi="Arial" w:cs="Arial"/>
          <w:sz w:val="28"/>
          <w:szCs w:val="28"/>
          <w:vertAlign w:val="superscript"/>
        </w:rPr>
        <w:t xml:space="preserve">58 </w:t>
      </w:r>
      <w:proofErr w:type="spellStart"/>
      <w:r>
        <w:rPr>
          <w:rFonts w:ascii="Arial" w:hAnsi="Arial" w:cs="Arial"/>
          <w:sz w:val="28"/>
          <w:szCs w:val="28"/>
        </w:rPr>
        <w:t>Ndoda</w:t>
      </w:r>
      <w:proofErr w:type="spellEnd"/>
      <w:r>
        <w:rPr>
          <w:rFonts w:ascii="Arial" w:hAnsi="Arial" w:cs="Arial"/>
          <w:sz w:val="28"/>
          <w:szCs w:val="28"/>
        </w:rPr>
        <w:t xml:space="preserve"> Amen </w:t>
      </w:r>
      <w:proofErr w:type="spellStart"/>
      <w:r>
        <w:rPr>
          <w:rFonts w:ascii="Arial" w:hAnsi="Arial" w:cs="Arial"/>
          <w:sz w:val="28"/>
          <w:szCs w:val="28"/>
        </w:rPr>
        <w:t>akadarika</w:t>
      </w:r>
      <w:proofErr w:type="spellEnd"/>
      <w:r>
        <w:rPr>
          <w:rFonts w:ascii="Arial" w:hAnsi="Arial" w:cs="Arial"/>
          <w:sz w:val="28"/>
          <w:szCs w:val="28"/>
        </w:rPr>
        <w:t xml:space="preserve"> Amen </w:t>
      </w:r>
      <w:proofErr w:type="spellStart"/>
      <w:r>
        <w:rPr>
          <w:rFonts w:ascii="Arial" w:hAnsi="Arial" w:cs="Arial"/>
          <w:sz w:val="28"/>
          <w:szCs w:val="28"/>
        </w:rPr>
        <w:t>ipapo</w:t>
      </w:r>
      <w:proofErr w:type="spellEnd"/>
      <w:r>
        <w:rPr>
          <w:rFonts w:ascii="Arial" w:hAnsi="Arial" w:cs="Arial"/>
          <w:sz w:val="28"/>
          <w:szCs w:val="28"/>
        </w:rPr>
        <w:t>.</w:t>
      </w:r>
      <w:r w:rsidRPr="0031559D">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Pane </w:t>
      </w:r>
      <w:proofErr w:type="spellStart"/>
      <w:r>
        <w:rPr>
          <w:rFonts w:ascii="Arial" w:hAnsi="Arial" w:cs="Arial"/>
          <w:sz w:val="28"/>
          <w:szCs w:val="28"/>
        </w:rPr>
        <w:t>nzvimbo</w:t>
      </w:r>
      <w:proofErr w:type="spellEnd"/>
      <w:r>
        <w:rPr>
          <w:rFonts w:ascii="Arial" w:hAnsi="Arial" w:cs="Arial"/>
          <w:sz w:val="28"/>
          <w:szCs w:val="28"/>
        </w:rPr>
        <w:t xml:space="preserve"> </w:t>
      </w:r>
      <w:proofErr w:type="spellStart"/>
      <w:r>
        <w:rPr>
          <w:rFonts w:ascii="Arial" w:hAnsi="Arial" w:cs="Arial"/>
          <w:sz w:val="28"/>
          <w:szCs w:val="28"/>
        </w:rPr>
        <w:t>tsvene</w:t>
      </w:r>
      <w:proofErr w:type="spellEnd"/>
      <w:r>
        <w:rPr>
          <w:rFonts w:ascii="Arial" w:hAnsi="Arial" w:cs="Arial"/>
          <w:sz w:val="28"/>
          <w:szCs w:val="28"/>
        </w:rPr>
        <w:t xml:space="preserve"> </w:t>
      </w:r>
      <w:proofErr w:type="spellStart"/>
      <w:r>
        <w:rPr>
          <w:rFonts w:ascii="Arial" w:hAnsi="Arial" w:cs="Arial"/>
          <w:sz w:val="28"/>
          <w:szCs w:val="28"/>
        </w:rPr>
        <w:t>yekuti</w:t>
      </w:r>
      <w:proofErr w:type="spellEnd"/>
      <w:r>
        <w:rPr>
          <w:rFonts w:ascii="Arial" w:hAnsi="Arial" w:cs="Arial"/>
          <w:sz w:val="28"/>
          <w:szCs w:val="28"/>
        </w:rPr>
        <w:t xml:space="preserve"> </w:t>
      </w:r>
      <w:proofErr w:type="spellStart"/>
      <w:r>
        <w:rPr>
          <w:rFonts w:ascii="Arial" w:hAnsi="Arial" w:cs="Arial"/>
          <w:sz w:val="28"/>
          <w:szCs w:val="28"/>
        </w:rPr>
        <w:t>ukaiziva</w:t>
      </w:r>
      <w:proofErr w:type="spellEnd"/>
      <w:r>
        <w:rPr>
          <w:rFonts w:ascii="Arial" w:hAnsi="Arial" w:cs="Arial"/>
          <w:sz w:val="28"/>
          <w:szCs w:val="28"/>
        </w:rPr>
        <w:t xml:space="preserve"> </w:t>
      </w:r>
      <w:proofErr w:type="spellStart"/>
      <w:r>
        <w:rPr>
          <w:rFonts w:ascii="Arial" w:hAnsi="Arial" w:cs="Arial"/>
          <w:sz w:val="28"/>
          <w:szCs w:val="28"/>
        </w:rPr>
        <w:t>iyo</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iyoyo</w:t>
      </w:r>
      <w:proofErr w:type="spellEnd"/>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Mwari </w:t>
      </w:r>
      <w:proofErr w:type="spellStart"/>
      <w:r>
        <w:rPr>
          <w:rFonts w:ascii="Arial" w:hAnsi="Arial" w:cs="Arial"/>
          <w:sz w:val="28"/>
          <w:szCs w:val="28"/>
        </w:rPr>
        <w:t>vanokupa</w:t>
      </w:r>
      <w:proofErr w:type="spellEnd"/>
      <w:r>
        <w:rPr>
          <w:rFonts w:ascii="Arial" w:hAnsi="Arial" w:cs="Arial"/>
          <w:sz w:val="28"/>
          <w:szCs w:val="28"/>
        </w:rPr>
        <w:t xml:space="preserve"> ma desires </w:t>
      </w:r>
      <w:proofErr w:type="spellStart"/>
      <w:r>
        <w:rPr>
          <w:rFonts w:ascii="Arial" w:hAnsi="Arial" w:cs="Arial"/>
          <w:sz w:val="28"/>
          <w:szCs w:val="28"/>
        </w:rPr>
        <w:t>ako</w:t>
      </w:r>
      <w:proofErr w:type="spellEnd"/>
      <w:r>
        <w:rPr>
          <w:rFonts w:ascii="Arial" w:hAnsi="Arial" w:cs="Arial"/>
          <w:sz w:val="28"/>
          <w:szCs w:val="28"/>
        </w:rPr>
        <w:t xml:space="preserve"> o…? </w:t>
      </w:r>
      <w:r w:rsidRPr="0018479A">
        <w:rPr>
          <w:rFonts w:ascii="Arial" w:hAnsi="Arial" w:cs="Arial"/>
          <w:sz w:val="18"/>
          <w:szCs w:val="18"/>
        </w:rPr>
        <w:t>[Congregation says, “</w:t>
      </w:r>
      <w:proofErr w:type="spellStart"/>
      <w:r>
        <w:rPr>
          <w:rFonts w:ascii="Arial" w:hAnsi="Arial" w:cs="Arial"/>
          <w:sz w:val="18"/>
          <w:szCs w:val="18"/>
        </w:rPr>
        <w:t>ose</w:t>
      </w:r>
      <w:proofErr w:type="spellEnd"/>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t>munoona</w:t>
      </w:r>
      <w:proofErr w:type="spellEnd"/>
      <w:r>
        <w:rPr>
          <w:rFonts w:ascii="Arial" w:hAnsi="Arial" w:cs="Arial"/>
          <w:sz w:val="28"/>
          <w:szCs w:val="28"/>
        </w:rPr>
        <w:t xml:space="preserve"> </w:t>
      </w:r>
      <w:proofErr w:type="spellStart"/>
      <w:r>
        <w:rPr>
          <w:rFonts w:ascii="Arial" w:hAnsi="Arial" w:cs="Arial"/>
          <w:sz w:val="28"/>
          <w:szCs w:val="28"/>
        </w:rPr>
        <w:t>ruGwaro</w:t>
      </w:r>
      <w:proofErr w:type="spellEnd"/>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t>tinoona</w:t>
      </w:r>
      <w:proofErr w:type="spellEnd"/>
      <w:r>
        <w:rPr>
          <w:rFonts w:ascii="Arial" w:hAnsi="Arial" w:cs="Arial"/>
          <w:sz w:val="28"/>
          <w:szCs w:val="28"/>
        </w:rPr>
        <w:t xml:space="preserve"> pa Proverbs. </w:t>
      </w:r>
      <w:proofErr w:type="spellStart"/>
      <w:r>
        <w:rPr>
          <w:rFonts w:ascii="Arial" w:hAnsi="Arial" w:cs="Arial"/>
          <w:sz w:val="28"/>
          <w:szCs w:val="28"/>
        </w:rPr>
        <w:t>Ndoda</w:t>
      </w:r>
      <w:proofErr w:type="spellEnd"/>
      <w:r>
        <w:rPr>
          <w:rFonts w:ascii="Arial" w:hAnsi="Arial" w:cs="Arial"/>
          <w:sz w:val="28"/>
          <w:szCs w:val="28"/>
        </w:rPr>
        <w:t xml:space="preserve"> Proverbs 17. Tiri </w:t>
      </w:r>
      <w:proofErr w:type="spellStart"/>
      <w:r>
        <w:rPr>
          <w:rFonts w:ascii="Arial" w:hAnsi="Arial" w:cs="Arial"/>
          <w:sz w:val="28"/>
          <w:szCs w:val="28"/>
        </w:rPr>
        <w:t>kuona</w:t>
      </w:r>
      <w:proofErr w:type="spellEnd"/>
      <w:r>
        <w:rPr>
          <w:rFonts w:ascii="Arial" w:hAnsi="Arial" w:cs="Arial"/>
          <w:sz w:val="28"/>
          <w:szCs w:val="28"/>
        </w:rPr>
        <w:t xml:space="preserve"> </w:t>
      </w:r>
      <w:proofErr w:type="spellStart"/>
      <w:r>
        <w:rPr>
          <w:rFonts w:ascii="Arial" w:hAnsi="Arial" w:cs="Arial"/>
          <w:sz w:val="28"/>
          <w:szCs w:val="28"/>
        </w:rPr>
        <w:t>kukosha</w:t>
      </w:r>
      <w:proofErr w:type="spellEnd"/>
      <w:r>
        <w:rPr>
          <w:rFonts w:ascii="Arial" w:hAnsi="Arial" w:cs="Arial"/>
          <w:sz w:val="28"/>
          <w:szCs w:val="28"/>
        </w:rPr>
        <w:t xml:space="preserve"> </w:t>
      </w:r>
      <w:proofErr w:type="spellStart"/>
      <w:r>
        <w:rPr>
          <w:rFonts w:ascii="Arial" w:hAnsi="Arial" w:cs="Arial"/>
          <w:sz w:val="28"/>
          <w:szCs w:val="28"/>
        </w:rPr>
        <w:t>kwevana</w:t>
      </w:r>
      <w:proofErr w:type="spellEnd"/>
      <w:r>
        <w:rPr>
          <w:rFonts w:ascii="Arial" w:hAnsi="Arial" w:cs="Arial"/>
          <w:sz w:val="28"/>
          <w:szCs w:val="28"/>
        </w:rPr>
        <w:t xml:space="preserve"> </w:t>
      </w:r>
      <w:proofErr w:type="spellStart"/>
      <w:r>
        <w:rPr>
          <w:rFonts w:ascii="Arial" w:hAnsi="Arial" w:cs="Arial"/>
          <w:sz w:val="28"/>
          <w:szCs w:val="28"/>
        </w:rPr>
        <w:t>chete</w:t>
      </w:r>
      <w:proofErr w:type="spellEnd"/>
      <w:r>
        <w:rPr>
          <w:rFonts w:ascii="Arial" w:hAnsi="Arial" w:cs="Arial"/>
          <w:sz w:val="28"/>
          <w:szCs w:val="28"/>
        </w:rPr>
        <w:t xml:space="preserve">. </w:t>
      </w:r>
      <w:proofErr w:type="spellStart"/>
      <w:r>
        <w:rPr>
          <w:rFonts w:ascii="Arial" w:hAnsi="Arial" w:cs="Arial"/>
          <w:sz w:val="28"/>
          <w:szCs w:val="28"/>
        </w:rPr>
        <w:t>Tasvika</w:t>
      </w:r>
      <w:proofErr w:type="spellEnd"/>
      <w:r>
        <w:rPr>
          <w:rFonts w:ascii="Arial" w:hAnsi="Arial" w:cs="Arial"/>
          <w:sz w:val="28"/>
          <w:szCs w:val="28"/>
        </w:rPr>
        <w:t xml:space="preserve"> pa Proverbs 17?</w:t>
      </w:r>
      <w:r w:rsidRPr="00AF367C">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Tarirai</w:t>
      </w:r>
      <w:proofErr w:type="spellEnd"/>
      <w:r>
        <w:rPr>
          <w:rFonts w:ascii="Arial" w:hAnsi="Arial" w:cs="Arial"/>
          <w:sz w:val="28"/>
          <w:szCs w:val="28"/>
        </w:rPr>
        <w:t xml:space="preserve"> </w:t>
      </w:r>
      <w:proofErr w:type="spellStart"/>
      <w:r>
        <w:rPr>
          <w:rFonts w:ascii="Arial" w:hAnsi="Arial" w:cs="Arial"/>
          <w:sz w:val="28"/>
          <w:szCs w:val="28"/>
        </w:rPr>
        <w:t>muone</w:t>
      </w:r>
      <w:proofErr w:type="spellEnd"/>
      <w:r>
        <w:rPr>
          <w:rFonts w:ascii="Arial" w:hAnsi="Arial" w:cs="Arial"/>
          <w:sz w:val="28"/>
          <w:szCs w:val="28"/>
        </w:rPr>
        <w:t xml:space="preserve"> verse </w:t>
      </w:r>
      <w:proofErr w:type="spellStart"/>
      <w:r>
        <w:rPr>
          <w:rFonts w:ascii="Arial" w:hAnsi="Arial" w:cs="Arial"/>
          <w:sz w:val="28"/>
          <w:szCs w:val="28"/>
        </w:rPr>
        <w:t>ya</w:t>
      </w:r>
      <w:proofErr w:type="spellEnd"/>
      <w:r>
        <w:rPr>
          <w:rFonts w:ascii="Arial" w:hAnsi="Arial" w:cs="Arial"/>
          <w:sz w:val="28"/>
          <w:szCs w:val="28"/>
        </w:rPr>
        <w:t xml:space="preserve"> 6 </w:t>
      </w:r>
      <w:proofErr w:type="spellStart"/>
      <w:r>
        <w:rPr>
          <w:rFonts w:ascii="Arial" w:hAnsi="Arial" w:cs="Arial"/>
          <w:sz w:val="28"/>
          <w:szCs w:val="28"/>
        </w:rPr>
        <w:t>tione</w:t>
      </w:r>
      <w:proofErr w:type="spellEnd"/>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wese</w:t>
      </w:r>
      <w:proofErr w:type="spellEnd"/>
      <w:r>
        <w:rPr>
          <w:rFonts w:ascii="Arial" w:hAnsi="Arial" w:cs="Arial"/>
          <w:sz w:val="28"/>
          <w:szCs w:val="28"/>
        </w:rPr>
        <w:t xml:space="preserve"> </w:t>
      </w:r>
      <w:proofErr w:type="spellStart"/>
      <w:r>
        <w:rPr>
          <w:rFonts w:ascii="Arial" w:hAnsi="Arial" w:cs="Arial"/>
          <w:sz w:val="28"/>
          <w:szCs w:val="28"/>
        </w:rPr>
        <w:t>ati</w:t>
      </w:r>
      <w:proofErr w:type="spellEnd"/>
      <w:r>
        <w:rPr>
          <w:rFonts w:ascii="Arial" w:hAnsi="Arial" w:cs="Arial"/>
          <w:sz w:val="28"/>
          <w:szCs w:val="28"/>
        </w:rPr>
        <w:t xml:space="preserve"> Amen </w:t>
      </w:r>
      <w:proofErr w:type="spellStart"/>
      <w:r>
        <w:rPr>
          <w:rFonts w:ascii="Arial" w:hAnsi="Arial" w:cs="Arial"/>
          <w:sz w:val="28"/>
          <w:szCs w:val="28"/>
        </w:rPr>
        <w:t>ipapo</w:t>
      </w:r>
      <w:proofErr w:type="spellEnd"/>
      <w:r>
        <w:rPr>
          <w:rFonts w:ascii="Arial" w:hAnsi="Arial" w:cs="Arial"/>
          <w:sz w:val="28"/>
          <w:szCs w:val="28"/>
        </w:rPr>
        <w:t>.</w:t>
      </w:r>
      <w:r w:rsidRPr="00AF367C">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Ngatiitei</w:t>
      </w:r>
      <w:proofErr w:type="spellEnd"/>
      <w:r>
        <w:rPr>
          <w:rFonts w:ascii="Arial" w:hAnsi="Arial" w:cs="Arial"/>
          <w:sz w:val="28"/>
          <w:szCs w:val="28"/>
        </w:rPr>
        <w:t xml:space="preserve"> Amen </w:t>
      </w:r>
      <w:proofErr w:type="spellStart"/>
      <w:r>
        <w:rPr>
          <w:rFonts w:ascii="Arial" w:hAnsi="Arial" w:cs="Arial"/>
          <w:sz w:val="28"/>
          <w:szCs w:val="28"/>
        </w:rPr>
        <w:t>akadarika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w:t>
      </w:r>
      <w:r w:rsidRPr="00AF367C">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Hativerengeyi</w:t>
      </w:r>
      <w:proofErr w:type="spellEnd"/>
      <w:r>
        <w:rPr>
          <w:rFonts w:ascii="Arial" w:hAnsi="Arial" w:cs="Arial"/>
          <w:sz w:val="28"/>
          <w:szCs w:val="28"/>
        </w:rPr>
        <w:t xml:space="preserve"> verse a</w:t>
      </w:r>
      <w:ins w:id="20" w:author="Transcriber01 JHB" w:date="2025-08-29T12:40:00Z" w16du:dateUtc="2025-08-29T10:40:00Z">
        <w:r>
          <w:rPr>
            <w:rFonts w:ascii="Arial" w:hAnsi="Arial" w:cs="Arial"/>
            <w:sz w:val="28"/>
            <w:szCs w:val="28"/>
          </w:rPr>
          <w:t xml:space="preserve">— </w:t>
        </w:r>
      </w:ins>
      <w:del w:id="21" w:author="Transcriber01 JHB" w:date="2025-08-29T12:40:00Z" w16du:dateUtc="2025-08-29T10:40:00Z">
        <w:r w:rsidDel="0088257D">
          <w:rPr>
            <w:rFonts w:ascii="Arial" w:hAnsi="Arial" w:cs="Arial"/>
            <w:sz w:val="28"/>
            <w:szCs w:val="28"/>
          </w:rPr>
          <w:delText>…</w:delText>
        </w:r>
      </w:del>
      <w:r w:rsidRPr="00ED4ED4">
        <w:rPr>
          <w:rFonts w:ascii="Arial" w:hAnsi="Arial" w:cs="Arial"/>
          <w:sz w:val="18"/>
          <w:szCs w:val="18"/>
        </w:rPr>
        <w:t xml:space="preserve">[Blank </w:t>
      </w:r>
      <w:proofErr w:type="gramStart"/>
      <w:r w:rsidRPr="00ED4ED4">
        <w:rPr>
          <w:rFonts w:ascii="Arial" w:hAnsi="Arial" w:cs="Arial"/>
          <w:sz w:val="18"/>
          <w:szCs w:val="18"/>
        </w:rPr>
        <w:t>spot on</w:t>
      </w:r>
      <w:proofErr w:type="gramEnd"/>
      <w:r w:rsidRPr="00ED4ED4">
        <w:rPr>
          <w:rFonts w:ascii="Arial" w:hAnsi="Arial" w:cs="Arial"/>
          <w:sz w:val="18"/>
          <w:szCs w:val="18"/>
        </w:rPr>
        <w:t xml:space="preserve"> tape—ED] </w:t>
      </w:r>
      <w:r>
        <w:rPr>
          <w:rFonts w:ascii="Arial" w:hAnsi="Arial" w:cs="Arial"/>
          <w:sz w:val="28"/>
          <w:szCs w:val="28"/>
        </w:rPr>
        <w:t xml:space="preserve">…verse 6 tese, </w:t>
      </w:r>
      <w:proofErr w:type="spellStart"/>
      <w:r>
        <w:rPr>
          <w:rFonts w:ascii="Arial" w:hAnsi="Arial" w:cs="Arial"/>
          <w:sz w:val="28"/>
          <w:szCs w:val="28"/>
        </w:rPr>
        <w:t>hativerengeyi</w:t>
      </w:r>
      <w:proofErr w:type="spellEnd"/>
      <w:r>
        <w:rPr>
          <w:rFonts w:ascii="Arial" w:hAnsi="Arial" w:cs="Arial"/>
          <w:sz w:val="28"/>
          <w:szCs w:val="28"/>
        </w:rPr>
        <w:t xml:space="preserve"> tese:</w:t>
      </w:r>
    </w:p>
    <w:p w14:paraId="616CABA6" w14:textId="77777777" w:rsidR="00CD57E7" w:rsidRPr="00624D17" w:rsidRDefault="00CD57E7" w:rsidP="00CD57E7">
      <w:pPr>
        <w:ind w:left="720"/>
        <w:jc w:val="both"/>
        <w:rPr>
          <w:rFonts w:ascii="Arial" w:hAnsi="Arial" w:cs="Arial"/>
          <w:i/>
          <w:iCs/>
          <w:sz w:val="28"/>
          <w:szCs w:val="28"/>
          <w:lang w:val="x-none"/>
        </w:rPr>
      </w:pPr>
      <w:r w:rsidRPr="00624D17">
        <w:rPr>
          <w:rFonts w:ascii="Arial" w:hAnsi="Arial" w:cs="Arial"/>
          <w:i/>
          <w:iCs/>
          <w:sz w:val="28"/>
          <w:szCs w:val="28"/>
          <w:lang w:val="x-none"/>
        </w:rPr>
        <w:t>Children's children are the crown of old men; and the glory of children are their fathers.</w:t>
      </w:r>
    </w:p>
    <w:p w14:paraId="2101F9E4" w14:textId="77777777" w:rsidR="00CD57E7" w:rsidRDefault="00CD57E7" w:rsidP="00CD57E7">
      <w:pPr>
        <w:jc w:val="both"/>
        <w:rPr>
          <w:rFonts w:ascii="Arial" w:hAnsi="Arial" w:cs="Arial"/>
          <w:sz w:val="28"/>
          <w:szCs w:val="28"/>
        </w:rPr>
      </w:pPr>
      <w:r w:rsidRPr="00C91D6E">
        <w:rPr>
          <w:rFonts w:ascii="Arial" w:hAnsi="Arial" w:cs="Arial"/>
          <w:sz w:val="28"/>
          <w:szCs w:val="28"/>
          <w:vertAlign w:val="superscript"/>
        </w:rPr>
        <w:t>59</w:t>
      </w:r>
      <w:r>
        <w:rPr>
          <w:rFonts w:ascii="Arial" w:hAnsi="Arial" w:cs="Arial"/>
          <w:sz w:val="28"/>
          <w:szCs w:val="28"/>
        </w:rPr>
        <w:t xml:space="preserve">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kunzwa</w:t>
      </w:r>
      <w:proofErr w:type="spellEnd"/>
      <w:r>
        <w:rPr>
          <w:rFonts w:ascii="Arial" w:hAnsi="Arial" w:cs="Arial"/>
          <w:sz w:val="28"/>
          <w:szCs w:val="28"/>
        </w:rPr>
        <w:t xml:space="preserve"> Amen ka </w:t>
      </w:r>
      <w:proofErr w:type="spellStart"/>
      <w:r>
        <w:rPr>
          <w:rFonts w:ascii="Arial" w:hAnsi="Arial" w:cs="Arial"/>
          <w:sz w:val="28"/>
          <w:szCs w:val="28"/>
        </w:rPr>
        <w:t>varanda</w:t>
      </w:r>
      <w:proofErr w:type="spellEnd"/>
      <w:r>
        <w:rPr>
          <w:rFonts w:ascii="Arial" w:hAnsi="Arial" w:cs="Arial"/>
          <w:sz w:val="28"/>
          <w:szCs w:val="28"/>
        </w:rPr>
        <w:t xml:space="preserve"> </w:t>
      </w:r>
      <w:proofErr w:type="spellStart"/>
      <w:r>
        <w:rPr>
          <w:rFonts w:ascii="Arial" w:hAnsi="Arial" w:cs="Arial"/>
          <w:sz w:val="28"/>
          <w:szCs w:val="28"/>
        </w:rPr>
        <w:t>vaMwari</w:t>
      </w:r>
      <w:proofErr w:type="spellEnd"/>
      <w:r>
        <w:rPr>
          <w:rFonts w:ascii="Arial" w:hAnsi="Arial" w:cs="Arial"/>
          <w:sz w:val="28"/>
          <w:szCs w:val="2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Amen </w:t>
      </w:r>
      <w:proofErr w:type="spellStart"/>
      <w:r>
        <w:rPr>
          <w:rFonts w:ascii="Arial" w:hAnsi="Arial" w:cs="Arial"/>
          <w:sz w:val="28"/>
          <w:szCs w:val="28"/>
        </w:rPr>
        <w:t>akadarika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w:t>
      </w:r>
      <w:r w:rsidRPr="006F7586">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Hanzi, “Children’s children </w:t>
      </w:r>
      <w:proofErr w:type="spellStart"/>
      <w:r>
        <w:rPr>
          <w:rFonts w:ascii="Arial" w:hAnsi="Arial" w:cs="Arial"/>
          <w:sz w:val="28"/>
          <w:szCs w:val="28"/>
        </w:rPr>
        <w:t>mufaro</w:t>
      </w:r>
      <w:proofErr w:type="spellEnd"/>
      <w:r>
        <w:rPr>
          <w:rFonts w:ascii="Arial" w:hAnsi="Arial" w:cs="Arial"/>
          <w:sz w:val="28"/>
          <w:szCs w:val="28"/>
        </w:rPr>
        <w:t xml:space="preserve"> </w:t>
      </w:r>
      <w:proofErr w:type="spellStart"/>
      <w:r>
        <w:rPr>
          <w:rFonts w:ascii="Arial" w:hAnsi="Arial" w:cs="Arial"/>
          <w:sz w:val="28"/>
          <w:szCs w:val="28"/>
        </w:rPr>
        <w:t>wasekuru</w:t>
      </w:r>
      <w:proofErr w:type="spellEnd"/>
      <w:r>
        <w:rPr>
          <w:rFonts w:ascii="Arial" w:hAnsi="Arial" w:cs="Arial"/>
          <w:sz w:val="28"/>
          <w:szCs w:val="28"/>
        </w:rPr>
        <w:t xml:space="preserve">. </w:t>
      </w:r>
      <w:r w:rsidRPr="0018479A">
        <w:rPr>
          <w:rFonts w:ascii="Arial" w:hAnsi="Arial" w:cs="Arial"/>
          <w:sz w:val="18"/>
          <w:szCs w:val="18"/>
        </w:rPr>
        <w:t>[Congregation says, Amen.</w:t>
      </w:r>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Asi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kubwinya</w:t>
      </w:r>
      <w:proofErr w:type="spellEnd"/>
      <w:r>
        <w:rPr>
          <w:rFonts w:ascii="Arial" w:hAnsi="Arial" w:cs="Arial"/>
          <w:sz w:val="28"/>
          <w:szCs w:val="28"/>
        </w:rPr>
        <w:t xml:space="preserve"> </w:t>
      </w:r>
      <w:proofErr w:type="spellStart"/>
      <w:r>
        <w:rPr>
          <w:rFonts w:ascii="Arial" w:hAnsi="Arial" w:cs="Arial"/>
          <w:sz w:val="28"/>
          <w:szCs w:val="28"/>
        </w:rPr>
        <w:t>kwababa</w:t>
      </w:r>
      <w:proofErr w:type="spellEnd"/>
      <w:r>
        <w:rPr>
          <w:rFonts w:ascii="Arial" w:hAnsi="Arial" w:cs="Arial"/>
          <w:sz w:val="28"/>
          <w:szCs w:val="28"/>
        </w:rPr>
        <w:t xml:space="preserve"> </w:t>
      </w:r>
      <w:proofErr w:type="spellStart"/>
      <w:r>
        <w:rPr>
          <w:rFonts w:ascii="Arial" w:hAnsi="Arial" w:cs="Arial"/>
          <w:sz w:val="28"/>
          <w:szCs w:val="28"/>
        </w:rPr>
        <w:t>vavo</w:t>
      </w:r>
      <w:proofErr w:type="spellEnd"/>
      <w:r>
        <w:rPr>
          <w:rFonts w:ascii="Arial" w:hAnsi="Arial" w:cs="Arial"/>
          <w:sz w:val="28"/>
          <w:szCs w:val="28"/>
        </w:rPr>
        <w:t>.”</w:t>
      </w:r>
      <w:r w:rsidRPr="00F96DFF">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Tingaita</w:t>
      </w:r>
      <w:proofErr w:type="spellEnd"/>
      <w:r>
        <w:rPr>
          <w:rFonts w:ascii="Arial" w:hAnsi="Arial" w:cs="Arial"/>
          <w:sz w:val="28"/>
          <w:szCs w:val="28"/>
        </w:rPr>
        <w:t xml:space="preserve"> Amen here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w:t>
      </w:r>
      <w:r w:rsidRPr="00F96DFF">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Handi’moona</w:t>
      </w:r>
      <w:proofErr w:type="spellEnd"/>
      <w:r>
        <w:rPr>
          <w:rFonts w:ascii="Arial" w:hAnsi="Arial" w:cs="Arial"/>
          <w:sz w:val="28"/>
          <w:szCs w:val="28"/>
        </w:rPr>
        <w:t xml:space="preserve"> </w:t>
      </w:r>
      <w:proofErr w:type="spellStart"/>
      <w:r>
        <w:rPr>
          <w:rFonts w:ascii="Arial" w:hAnsi="Arial" w:cs="Arial"/>
          <w:sz w:val="28"/>
          <w:szCs w:val="28"/>
        </w:rPr>
        <w:t>kudada</w:t>
      </w:r>
      <w:proofErr w:type="spellEnd"/>
      <w:r>
        <w:rPr>
          <w:rFonts w:ascii="Arial" w:hAnsi="Arial" w:cs="Arial"/>
          <w:sz w:val="28"/>
          <w:szCs w:val="28"/>
        </w:rPr>
        <w:t xml:space="preserve"> </w:t>
      </w:r>
      <w:proofErr w:type="spellStart"/>
      <w:r>
        <w:rPr>
          <w:rFonts w:ascii="Arial" w:hAnsi="Arial" w:cs="Arial"/>
          <w:sz w:val="28"/>
          <w:szCs w:val="28"/>
        </w:rPr>
        <w:t>kwaunoita</w:t>
      </w:r>
      <w:proofErr w:type="spellEnd"/>
      <w:r>
        <w:rPr>
          <w:rFonts w:ascii="Arial" w:hAnsi="Arial" w:cs="Arial"/>
          <w:sz w:val="28"/>
          <w:szCs w:val="28"/>
        </w:rPr>
        <w:t xml:space="preserve"> kana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wako</w:t>
      </w:r>
      <w:proofErr w:type="spellEnd"/>
      <w:r>
        <w:rPr>
          <w:rFonts w:ascii="Arial" w:hAnsi="Arial" w:cs="Arial"/>
          <w:sz w:val="28"/>
          <w:szCs w:val="28"/>
        </w:rPr>
        <w:t xml:space="preserve"> </w:t>
      </w:r>
      <w:proofErr w:type="spellStart"/>
      <w:r>
        <w:rPr>
          <w:rFonts w:ascii="Arial" w:hAnsi="Arial" w:cs="Arial"/>
          <w:sz w:val="28"/>
          <w:szCs w:val="28"/>
        </w:rPr>
        <w:t>achigona</w:t>
      </w:r>
      <w:proofErr w:type="spellEnd"/>
      <w:r>
        <w:rPr>
          <w:rFonts w:ascii="Arial" w:hAnsi="Arial" w:cs="Arial"/>
          <w:sz w:val="28"/>
          <w:szCs w:val="28"/>
        </w:rPr>
        <w:t xml:space="preserve"> </w:t>
      </w:r>
      <w:proofErr w:type="spellStart"/>
      <w:r>
        <w:rPr>
          <w:rFonts w:ascii="Arial" w:hAnsi="Arial" w:cs="Arial"/>
          <w:sz w:val="28"/>
          <w:szCs w:val="28"/>
        </w:rPr>
        <w:t>kuita</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w:t>
      </w:r>
      <w:r w:rsidRPr="004A6F19">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Hanzi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anogona</w:t>
      </w:r>
      <w:proofErr w:type="spellEnd"/>
      <w:r>
        <w:rPr>
          <w:rFonts w:ascii="Arial" w:hAnsi="Arial" w:cs="Arial"/>
          <w:sz w:val="28"/>
          <w:szCs w:val="28"/>
        </w:rPr>
        <w:t xml:space="preserve"> </w:t>
      </w:r>
      <w:proofErr w:type="spellStart"/>
      <w:r>
        <w:rPr>
          <w:rFonts w:ascii="Arial" w:hAnsi="Arial" w:cs="Arial"/>
          <w:sz w:val="28"/>
          <w:szCs w:val="28"/>
        </w:rPr>
        <w:t>kuita</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zvake</w:t>
      </w:r>
      <w:proofErr w:type="spellEnd"/>
      <w:r>
        <w:rPr>
          <w:rFonts w:ascii="Arial" w:hAnsi="Arial" w:cs="Arial"/>
          <w:sz w:val="28"/>
          <w:szCs w:val="28"/>
        </w:rPr>
        <w:t xml:space="preserve">, baba </w:t>
      </w:r>
      <w:proofErr w:type="spellStart"/>
      <w:r>
        <w:rPr>
          <w:rFonts w:ascii="Arial" w:hAnsi="Arial" w:cs="Arial"/>
          <w:sz w:val="28"/>
          <w:szCs w:val="28"/>
        </w:rPr>
        <w:t>vasumudzirwa</w:t>
      </w:r>
      <w:proofErr w:type="spellEnd"/>
      <w:r>
        <w:rPr>
          <w:rFonts w:ascii="Arial" w:hAnsi="Arial" w:cs="Arial"/>
          <w:sz w:val="28"/>
          <w:szCs w:val="28"/>
        </w:rPr>
        <w:t>.</w:t>
      </w:r>
      <w:r w:rsidRPr="004A6F19">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
    <w:p w14:paraId="63DC5999" w14:textId="77777777" w:rsidR="00CD57E7" w:rsidRDefault="00CD57E7" w:rsidP="00CD57E7">
      <w:pPr>
        <w:jc w:val="both"/>
        <w:rPr>
          <w:rFonts w:ascii="Arial" w:hAnsi="Arial" w:cs="Arial"/>
          <w:sz w:val="28"/>
          <w:szCs w:val="28"/>
        </w:rPr>
      </w:pPr>
      <w:r w:rsidRPr="00D4735F">
        <w:rPr>
          <w:rFonts w:ascii="Arial" w:hAnsi="Arial" w:cs="Arial"/>
          <w:sz w:val="28"/>
          <w:szCs w:val="28"/>
          <w:vertAlign w:val="superscript"/>
        </w:rPr>
        <w:t>60</w:t>
      </w:r>
      <w:r>
        <w:rPr>
          <w:rFonts w:ascii="Arial" w:hAnsi="Arial" w:cs="Arial"/>
          <w:sz w:val="28"/>
          <w:szCs w:val="28"/>
        </w:rPr>
        <w:t xml:space="preserve"> Mwana </w:t>
      </w:r>
      <w:proofErr w:type="spellStart"/>
      <w:r>
        <w:rPr>
          <w:rFonts w:ascii="Arial" w:hAnsi="Arial" w:cs="Arial"/>
          <w:sz w:val="28"/>
          <w:szCs w:val="28"/>
        </w:rPr>
        <w:t>wese</w:t>
      </w:r>
      <w:proofErr w:type="spellEnd"/>
      <w:r>
        <w:rPr>
          <w:rFonts w:ascii="Arial" w:hAnsi="Arial" w:cs="Arial"/>
          <w:sz w:val="28"/>
          <w:szCs w:val="28"/>
        </w:rPr>
        <w:t xml:space="preserve"> </w:t>
      </w:r>
      <w:proofErr w:type="spellStart"/>
      <w:r>
        <w:rPr>
          <w:rFonts w:ascii="Arial" w:hAnsi="Arial" w:cs="Arial"/>
          <w:sz w:val="28"/>
          <w:szCs w:val="28"/>
        </w:rPr>
        <w:t>anobata</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nemayi</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nemazvo</w:t>
      </w:r>
      <w:proofErr w:type="spellEnd"/>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kubwinya</w:t>
      </w:r>
      <w:proofErr w:type="spellEnd"/>
      <w:r>
        <w:rPr>
          <w:rFonts w:ascii="Arial" w:hAnsi="Arial" w:cs="Arial"/>
          <w:sz w:val="28"/>
          <w:szCs w:val="28"/>
        </w:rPr>
        <w:t xml:space="preserve"> </w:t>
      </w:r>
      <w:proofErr w:type="spellStart"/>
      <w:r>
        <w:rPr>
          <w:rFonts w:ascii="Arial" w:hAnsi="Arial" w:cs="Arial"/>
          <w:sz w:val="28"/>
          <w:szCs w:val="28"/>
        </w:rPr>
        <w:t>kwaani</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kwababa</w:t>
      </w:r>
      <w:proofErr w:type="spellEnd"/>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kwababa</w:t>
      </w:r>
      <w:proofErr w:type="spellEnd"/>
      <w:r>
        <w:rPr>
          <w:rFonts w:ascii="Arial" w:hAnsi="Arial" w:cs="Arial"/>
          <w:sz w:val="28"/>
          <w:szCs w:val="28"/>
        </w:rPr>
        <w:t xml:space="preserve">. But </w:t>
      </w:r>
      <w:proofErr w:type="spellStart"/>
      <w:r>
        <w:rPr>
          <w:rFonts w:ascii="Arial" w:hAnsi="Arial" w:cs="Arial"/>
          <w:sz w:val="28"/>
          <w:szCs w:val="28"/>
        </w:rPr>
        <w:t>muzukuru</w:t>
      </w:r>
      <w:proofErr w:type="spellEnd"/>
      <w:r>
        <w:rPr>
          <w:rFonts w:ascii="Arial" w:hAnsi="Arial" w:cs="Arial"/>
          <w:sz w:val="28"/>
          <w:szCs w:val="28"/>
        </w:rPr>
        <w:t xml:space="preserve"> </w:t>
      </w:r>
      <w:proofErr w:type="spellStart"/>
      <w:r>
        <w:rPr>
          <w:rFonts w:ascii="Arial" w:hAnsi="Arial" w:cs="Arial"/>
          <w:sz w:val="28"/>
          <w:szCs w:val="28"/>
        </w:rPr>
        <w:t>kubwinya</w:t>
      </w:r>
      <w:proofErr w:type="spellEnd"/>
      <w:r>
        <w:rPr>
          <w:rFonts w:ascii="Arial" w:hAnsi="Arial" w:cs="Arial"/>
          <w:sz w:val="28"/>
          <w:szCs w:val="28"/>
        </w:rPr>
        <w:t xml:space="preserve"> </w:t>
      </w:r>
      <w:proofErr w:type="spellStart"/>
      <w:r>
        <w:rPr>
          <w:rFonts w:ascii="Arial" w:hAnsi="Arial" w:cs="Arial"/>
          <w:sz w:val="28"/>
          <w:szCs w:val="28"/>
        </w:rPr>
        <w:t>kwemudhara</w:t>
      </w:r>
      <w:proofErr w:type="spellEnd"/>
      <w:r>
        <w:rPr>
          <w:rFonts w:ascii="Arial" w:hAnsi="Arial" w:cs="Arial"/>
          <w:sz w:val="28"/>
          <w:szCs w:val="28"/>
        </w:rPr>
        <w:t xml:space="preserve">. Baba </w:t>
      </w:r>
      <w:proofErr w:type="spellStart"/>
      <w:r>
        <w:rPr>
          <w:rFonts w:ascii="Arial" w:hAnsi="Arial" w:cs="Arial"/>
          <w:sz w:val="28"/>
          <w:szCs w:val="28"/>
        </w:rPr>
        <w:t>vababa</w:t>
      </w:r>
      <w:proofErr w:type="spellEnd"/>
      <w:r>
        <w:rPr>
          <w:rFonts w:ascii="Arial" w:hAnsi="Arial" w:cs="Arial"/>
          <w:sz w:val="28"/>
          <w:szCs w:val="28"/>
        </w:rPr>
        <w:t xml:space="preserve">… Baba </w:t>
      </w:r>
      <w:proofErr w:type="spellStart"/>
      <w:r>
        <w:rPr>
          <w:rFonts w:ascii="Arial" w:hAnsi="Arial" w:cs="Arial"/>
          <w:sz w:val="28"/>
          <w:szCs w:val="28"/>
        </w:rPr>
        <w:t>vangu</w:t>
      </w:r>
      <w:proofErr w:type="spellEnd"/>
      <w:r>
        <w:rPr>
          <w:rFonts w:ascii="Arial" w:hAnsi="Arial" w:cs="Arial"/>
          <w:sz w:val="28"/>
          <w:szCs w:val="28"/>
        </w:rPr>
        <w:t xml:space="preserve"> </w:t>
      </w:r>
      <w:proofErr w:type="spellStart"/>
      <w:r>
        <w:rPr>
          <w:rFonts w:ascii="Arial" w:hAnsi="Arial" w:cs="Arial"/>
          <w:sz w:val="28"/>
          <w:szCs w:val="28"/>
        </w:rPr>
        <w:t>zvavakaita</w:t>
      </w:r>
      <w:proofErr w:type="spellEnd"/>
      <w:r>
        <w:rPr>
          <w:rFonts w:ascii="Arial" w:hAnsi="Arial" w:cs="Arial"/>
          <w:sz w:val="28"/>
          <w:szCs w:val="28"/>
        </w:rPr>
        <w:t xml:space="preserve">, baba </w:t>
      </w:r>
      <w:proofErr w:type="spellStart"/>
      <w:r>
        <w:rPr>
          <w:rFonts w:ascii="Arial" w:hAnsi="Arial" w:cs="Arial"/>
          <w:sz w:val="28"/>
          <w:szCs w:val="28"/>
        </w:rPr>
        <w:t>vangu</w:t>
      </w:r>
      <w:proofErr w:type="spellEnd"/>
      <w:r>
        <w:rPr>
          <w:rFonts w:ascii="Arial" w:hAnsi="Arial" w:cs="Arial"/>
          <w:sz w:val="28"/>
          <w:szCs w:val="28"/>
        </w:rPr>
        <w:t xml:space="preserve"> </w:t>
      </w:r>
      <w:proofErr w:type="spellStart"/>
      <w:r>
        <w:rPr>
          <w:rFonts w:ascii="Arial" w:hAnsi="Arial" w:cs="Arial"/>
          <w:sz w:val="28"/>
          <w:szCs w:val="28"/>
        </w:rPr>
        <w:t>vakaona</w:t>
      </w:r>
      <w:proofErr w:type="spellEnd"/>
      <w:r>
        <w:rPr>
          <w:rFonts w:ascii="Arial" w:hAnsi="Arial" w:cs="Arial"/>
          <w:sz w:val="28"/>
          <w:szCs w:val="28"/>
        </w:rPr>
        <w:t xml:space="preserve"> </w:t>
      </w:r>
      <w:proofErr w:type="spellStart"/>
      <w:r>
        <w:rPr>
          <w:rFonts w:ascii="Arial" w:hAnsi="Arial" w:cs="Arial"/>
          <w:sz w:val="28"/>
          <w:szCs w:val="28"/>
        </w:rPr>
        <w:t>vazukuru</w:t>
      </w:r>
      <w:proofErr w:type="spellEnd"/>
      <w:r>
        <w:rPr>
          <w:rFonts w:ascii="Arial" w:hAnsi="Arial" w:cs="Arial"/>
          <w:sz w:val="28"/>
          <w:szCs w:val="28"/>
        </w:rPr>
        <w:t>, it’s his glory, it’s his crown.</w:t>
      </w:r>
      <w:r w:rsidRPr="006C6CB3">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But </w:t>
      </w:r>
      <w:proofErr w:type="spellStart"/>
      <w:r>
        <w:rPr>
          <w:rFonts w:ascii="Arial" w:hAnsi="Arial" w:cs="Arial"/>
          <w:sz w:val="28"/>
          <w:szCs w:val="28"/>
        </w:rPr>
        <w:t>inini</w:t>
      </w:r>
      <w:proofErr w:type="spellEnd"/>
      <w:r>
        <w:rPr>
          <w:rFonts w:ascii="Arial" w:hAnsi="Arial" w:cs="Arial"/>
          <w:sz w:val="28"/>
          <w:szCs w:val="28"/>
        </w:rPr>
        <w:t xml:space="preserve"> </w:t>
      </w:r>
      <w:proofErr w:type="spellStart"/>
      <w:r>
        <w:rPr>
          <w:rFonts w:ascii="Arial" w:hAnsi="Arial" w:cs="Arial"/>
          <w:sz w:val="28"/>
          <w:szCs w:val="28"/>
        </w:rPr>
        <w:t>ndichafara</w:t>
      </w:r>
      <w:proofErr w:type="spellEnd"/>
      <w:r>
        <w:rPr>
          <w:rFonts w:ascii="Arial" w:hAnsi="Arial" w:cs="Arial"/>
          <w:sz w:val="28"/>
          <w:szCs w:val="28"/>
        </w:rPr>
        <w:t xml:space="preserve"> </w:t>
      </w:r>
      <w:proofErr w:type="spellStart"/>
      <w:r>
        <w:rPr>
          <w:rFonts w:ascii="Arial" w:hAnsi="Arial" w:cs="Arial"/>
          <w:sz w:val="28"/>
          <w:szCs w:val="28"/>
        </w:rPr>
        <w:t>ndichiona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Tito, </w:t>
      </w:r>
      <w:proofErr w:type="spellStart"/>
      <w:r>
        <w:rPr>
          <w:rFonts w:ascii="Arial" w:hAnsi="Arial" w:cs="Arial"/>
          <w:sz w:val="28"/>
          <w:szCs w:val="28"/>
        </w:rPr>
        <w:t>vana</w:t>
      </w:r>
      <w:proofErr w:type="spellEnd"/>
      <w:r>
        <w:rPr>
          <w:rFonts w:ascii="Arial" w:hAnsi="Arial" w:cs="Arial"/>
          <w:sz w:val="28"/>
          <w:szCs w:val="28"/>
        </w:rPr>
        <w:t xml:space="preserve"> Munesu, </w:t>
      </w:r>
      <w:proofErr w:type="spellStart"/>
      <w:r>
        <w:rPr>
          <w:rFonts w:ascii="Arial" w:hAnsi="Arial" w:cs="Arial"/>
          <w:sz w:val="28"/>
          <w:szCs w:val="28"/>
        </w:rPr>
        <w:t>vachi</w:t>
      </w:r>
      <w:proofErr w:type="spellEnd"/>
      <w:r>
        <w:rPr>
          <w:rFonts w:ascii="Arial" w:hAnsi="Arial" w:cs="Arial"/>
          <w:sz w:val="28"/>
          <w:szCs w:val="28"/>
        </w:rPr>
        <w:t xml:space="preserve"> runner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zvako</w:t>
      </w:r>
      <w:proofErr w:type="spellEnd"/>
      <w:r>
        <w:rPr>
          <w:rFonts w:ascii="Arial" w:hAnsi="Arial" w:cs="Arial"/>
          <w:sz w:val="28"/>
          <w:szCs w:val="28"/>
        </w:rPr>
        <w:t xml:space="preserve"> </w:t>
      </w:r>
      <w:proofErr w:type="spellStart"/>
      <w:r>
        <w:rPr>
          <w:rFonts w:ascii="Arial" w:hAnsi="Arial" w:cs="Arial"/>
          <w:sz w:val="28"/>
          <w:szCs w:val="28"/>
        </w:rPr>
        <w:t>zvawakavatangira</w:t>
      </w:r>
      <w:proofErr w:type="spellEnd"/>
      <w:r>
        <w:rPr>
          <w:rFonts w:ascii="Arial" w:hAnsi="Arial" w:cs="Arial"/>
          <w:sz w:val="28"/>
          <w:szCs w:val="28"/>
        </w:rPr>
        <w:t xml:space="preserve"> </w:t>
      </w:r>
      <w:proofErr w:type="spellStart"/>
      <w:r>
        <w:rPr>
          <w:rFonts w:ascii="Arial" w:hAnsi="Arial" w:cs="Arial"/>
          <w:sz w:val="28"/>
          <w:szCs w:val="28"/>
        </w:rPr>
        <w:t>iwewe</w:t>
      </w:r>
      <w:proofErr w:type="spellEnd"/>
      <w:r>
        <w:rPr>
          <w:rFonts w:ascii="Arial" w:hAnsi="Arial" w:cs="Arial"/>
          <w:sz w:val="28"/>
          <w:szCs w:val="28"/>
        </w:rPr>
        <w:t>.</w:t>
      </w:r>
      <w:r w:rsidRPr="00A97EAE">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Hachibi</w:t>
      </w:r>
      <w:proofErr w:type="spellEnd"/>
      <w:r>
        <w:rPr>
          <w:rFonts w:ascii="Arial" w:hAnsi="Arial" w:cs="Arial"/>
          <w:sz w:val="28"/>
          <w:szCs w:val="28"/>
        </w:rPr>
        <w:t xml:space="preserve">, </w:t>
      </w:r>
      <w:proofErr w:type="spellStart"/>
      <w:r>
        <w:rPr>
          <w:rFonts w:ascii="Arial" w:hAnsi="Arial" w:cs="Arial"/>
          <w:sz w:val="28"/>
          <w:szCs w:val="28"/>
        </w:rPr>
        <w:t>hachitsotsi</w:t>
      </w:r>
      <w:proofErr w:type="spellEnd"/>
      <w:r>
        <w:rPr>
          <w:rFonts w:ascii="Arial" w:hAnsi="Arial" w:cs="Arial"/>
          <w:sz w:val="28"/>
          <w:szCs w:val="28"/>
        </w:rPr>
        <w:t xml:space="preserve">, </w:t>
      </w:r>
      <w:proofErr w:type="spellStart"/>
      <w:r>
        <w:rPr>
          <w:rFonts w:ascii="Arial" w:hAnsi="Arial" w:cs="Arial"/>
          <w:sz w:val="28"/>
          <w:szCs w:val="28"/>
        </w:rPr>
        <w:t>hachipindi</w:t>
      </w:r>
      <w:proofErr w:type="spellEnd"/>
      <w:r>
        <w:rPr>
          <w:rFonts w:ascii="Arial" w:hAnsi="Arial" w:cs="Arial"/>
          <w:sz w:val="28"/>
          <w:szCs w:val="28"/>
        </w:rPr>
        <w:t xml:space="preserve"> </w:t>
      </w:r>
      <w:proofErr w:type="spellStart"/>
      <w:r>
        <w:rPr>
          <w:rFonts w:ascii="Arial" w:hAnsi="Arial" w:cs="Arial"/>
          <w:sz w:val="28"/>
          <w:szCs w:val="28"/>
        </w:rPr>
        <w:t>mumajere</w:t>
      </w:r>
      <w:proofErr w:type="spellEnd"/>
      <w:r>
        <w:rPr>
          <w:rFonts w:ascii="Arial" w:hAnsi="Arial" w:cs="Arial"/>
          <w:sz w:val="28"/>
          <w:szCs w:val="28"/>
        </w:rPr>
        <w:t xml:space="preserve">, </w:t>
      </w:r>
      <w:proofErr w:type="spellStart"/>
      <w:r>
        <w:rPr>
          <w:rFonts w:ascii="Arial" w:hAnsi="Arial" w:cs="Arial"/>
          <w:sz w:val="28"/>
          <w:szCs w:val="28"/>
        </w:rPr>
        <w:t>hachikanganisa</w:t>
      </w:r>
      <w:proofErr w:type="spellEnd"/>
      <w:r>
        <w:rPr>
          <w:rFonts w:ascii="Arial" w:hAnsi="Arial" w:cs="Arial"/>
          <w:sz w:val="28"/>
          <w:szCs w:val="28"/>
        </w:rPr>
        <w:t xml:space="preserve">, </w:t>
      </w:r>
      <w:proofErr w:type="spellStart"/>
      <w:r>
        <w:rPr>
          <w:rFonts w:ascii="Arial" w:hAnsi="Arial" w:cs="Arial"/>
          <w:sz w:val="28"/>
          <w:szCs w:val="28"/>
        </w:rPr>
        <w:t>hachifi</w:t>
      </w:r>
      <w:proofErr w:type="spellEnd"/>
      <w:r>
        <w:rPr>
          <w:rFonts w:ascii="Arial" w:hAnsi="Arial" w:cs="Arial"/>
          <w:sz w:val="28"/>
          <w:szCs w:val="28"/>
        </w:rPr>
        <w:t xml:space="preserve"> </w:t>
      </w:r>
      <w:proofErr w:type="spellStart"/>
      <w:r>
        <w:rPr>
          <w:rFonts w:ascii="Arial" w:hAnsi="Arial" w:cs="Arial"/>
          <w:sz w:val="28"/>
          <w:szCs w:val="28"/>
        </w:rPr>
        <w:t>neAIDS</w:t>
      </w:r>
      <w:proofErr w:type="spellEnd"/>
      <w:r>
        <w:rPr>
          <w:rFonts w:ascii="Arial" w:hAnsi="Arial" w:cs="Arial"/>
          <w:sz w:val="28"/>
          <w:szCs w:val="28"/>
        </w:rPr>
        <w:t xml:space="preserve">. </w:t>
      </w:r>
    </w:p>
    <w:p w14:paraId="17661E26" w14:textId="77777777" w:rsidR="00CD57E7" w:rsidRDefault="00CD57E7" w:rsidP="00CD57E7">
      <w:pPr>
        <w:jc w:val="both"/>
        <w:rPr>
          <w:rFonts w:ascii="Arial" w:hAnsi="Arial" w:cs="Arial"/>
          <w:sz w:val="28"/>
          <w:szCs w:val="28"/>
        </w:rPr>
      </w:pPr>
      <w:r w:rsidRPr="00D4735F">
        <w:rPr>
          <w:rFonts w:ascii="Arial" w:hAnsi="Arial" w:cs="Arial"/>
          <w:sz w:val="28"/>
          <w:szCs w:val="28"/>
          <w:vertAlign w:val="superscript"/>
        </w:rPr>
        <w:t>61</w:t>
      </w:r>
      <w:r>
        <w:rPr>
          <w:rFonts w:ascii="Arial" w:hAnsi="Arial" w:cs="Arial"/>
          <w:sz w:val="28"/>
          <w:szCs w:val="28"/>
        </w:rPr>
        <w:t xml:space="preserve"> Imagine </w:t>
      </w:r>
      <w:proofErr w:type="spellStart"/>
      <w:r>
        <w:rPr>
          <w:rFonts w:ascii="Arial" w:hAnsi="Arial" w:cs="Arial"/>
          <w:sz w:val="28"/>
          <w:szCs w:val="28"/>
        </w:rPr>
        <w:t>kutsamwa</w:t>
      </w:r>
      <w:proofErr w:type="spellEnd"/>
      <w:r>
        <w:rPr>
          <w:rFonts w:ascii="Arial" w:hAnsi="Arial" w:cs="Arial"/>
          <w:sz w:val="28"/>
          <w:szCs w:val="28"/>
        </w:rPr>
        <w:t xml:space="preserve"> </w:t>
      </w:r>
      <w:proofErr w:type="spellStart"/>
      <w:r>
        <w:rPr>
          <w:rFonts w:ascii="Arial" w:hAnsi="Arial" w:cs="Arial"/>
          <w:sz w:val="28"/>
          <w:szCs w:val="28"/>
        </w:rPr>
        <w:t>kwaunoita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wakasvika</w:t>
      </w:r>
      <w:proofErr w:type="spellEnd"/>
      <w:r>
        <w:rPr>
          <w:rFonts w:ascii="Arial" w:hAnsi="Arial" w:cs="Arial"/>
          <w:sz w:val="28"/>
          <w:szCs w:val="28"/>
        </w:rPr>
        <w:t xml:space="preserve"> </w:t>
      </w:r>
      <w:proofErr w:type="gramStart"/>
      <w:r>
        <w:rPr>
          <w:rFonts w:ascii="Arial" w:hAnsi="Arial" w:cs="Arial"/>
          <w:sz w:val="28"/>
          <w:szCs w:val="28"/>
        </w:rPr>
        <w:t>fifty four</w:t>
      </w:r>
      <w:proofErr w:type="gramEnd"/>
      <w:r>
        <w:rPr>
          <w:rFonts w:ascii="Arial" w:hAnsi="Arial" w:cs="Arial"/>
          <w:sz w:val="28"/>
          <w:szCs w:val="28"/>
        </w:rPr>
        <w:t xml:space="preserve"> ye–</w:t>
      </w:r>
      <w:proofErr w:type="gramStart"/>
      <w:r>
        <w:rPr>
          <w:rFonts w:ascii="Arial" w:hAnsi="Arial" w:cs="Arial"/>
          <w:sz w:val="28"/>
          <w:szCs w:val="28"/>
        </w:rPr>
        <w:t>fifty four</w:t>
      </w:r>
      <w:proofErr w:type="gramEnd"/>
      <w:r>
        <w:rPr>
          <w:rFonts w:ascii="Arial" w:hAnsi="Arial" w:cs="Arial"/>
          <w:sz w:val="28"/>
          <w:szCs w:val="28"/>
        </w:rPr>
        <w:t xml:space="preserve"> years </w:t>
      </w:r>
      <w:proofErr w:type="spellStart"/>
      <w:r>
        <w:rPr>
          <w:rFonts w:ascii="Arial" w:hAnsi="Arial" w:cs="Arial"/>
          <w:sz w:val="28"/>
          <w:szCs w:val="28"/>
        </w:rPr>
        <w:t>usina</w:t>
      </w:r>
      <w:proofErr w:type="spellEnd"/>
      <w:r>
        <w:rPr>
          <w:rFonts w:ascii="Arial" w:hAnsi="Arial" w:cs="Arial"/>
          <w:sz w:val="28"/>
          <w:szCs w:val="28"/>
        </w:rPr>
        <w:t xml:space="preserve"> </w:t>
      </w:r>
      <w:proofErr w:type="spellStart"/>
      <w:r>
        <w:rPr>
          <w:rFonts w:ascii="Arial" w:hAnsi="Arial" w:cs="Arial"/>
          <w:sz w:val="28"/>
          <w:szCs w:val="28"/>
        </w:rPr>
        <w:t>mukondombera</w:t>
      </w:r>
      <w:proofErr w:type="spellEnd"/>
      <w:r>
        <w:rPr>
          <w:rFonts w:ascii="Arial" w:hAnsi="Arial" w:cs="Arial"/>
          <w:sz w:val="28"/>
          <w:szCs w:val="28"/>
        </w:rPr>
        <w:t xml:space="preserve">,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wako</w:t>
      </w:r>
      <w:proofErr w:type="spellEnd"/>
      <w:r>
        <w:rPr>
          <w:rFonts w:ascii="Arial" w:hAnsi="Arial" w:cs="Arial"/>
          <w:sz w:val="28"/>
          <w:szCs w:val="28"/>
        </w:rPr>
        <w:t xml:space="preserve"> </w:t>
      </w:r>
      <w:proofErr w:type="spellStart"/>
      <w:r>
        <w:rPr>
          <w:rFonts w:ascii="Arial" w:hAnsi="Arial" w:cs="Arial"/>
          <w:sz w:val="28"/>
          <w:szCs w:val="28"/>
        </w:rPr>
        <w:t>oita</w:t>
      </w:r>
      <w:proofErr w:type="spellEnd"/>
      <w:r>
        <w:rPr>
          <w:rFonts w:ascii="Arial" w:hAnsi="Arial" w:cs="Arial"/>
          <w:sz w:val="28"/>
          <w:szCs w:val="28"/>
        </w:rPr>
        <w:t xml:space="preserve"> </w:t>
      </w:r>
      <w:proofErr w:type="gramStart"/>
      <w:r>
        <w:rPr>
          <w:rFonts w:ascii="Arial" w:hAnsi="Arial" w:cs="Arial"/>
          <w:sz w:val="28"/>
          <w:szCs w:val="28"/>
        </w:rPr>
        <w:t>twenty one</w:t>
      </w:r>
      <w:proofErr w:type="gramEnd"/>
      <w:r>
        <w:rPr>
          <w:rFonts w:ascii="Arial" w:hAnsi="Arial" w:cs="Arial"/>
          <w:sz w:val="28"/>
          <w:szCs w:val="28"/>
        </w:rPr>
        <w:t xml:space="preserve"> eh…years, </w:t>
      </w:r>
      <w:proofErr w:type="spellStart"/>
      <w:r>
        <w:rPr>
          <w:rFonts w:ascii="Arial" w:hAnsi="Arial" w:cs="Arial"/>
          <w:sz w:val="28"/>
          <w:szCs w:val="28"/>
        </w:rPr>
        <w:t>ouya</w:t>
      </w:r>
      <w:proofErr w:type="spellEnd"/>
      <w:r>
        <w:rPr>
          <w:rFonts w:ascii="Arial" w:hAnsi="Arial" w:cs="Arial"/>
          <w:sz w:val="28"/>
          <w:szCs w:val="28"/>
        </w:rPr>
        <w:t xml:space="preserve"> </w:t>
      </w:r>
      <w:proofErr w:type="spellStart"/>
      <w:r>
        <w:rPr>
          <w:rFonts w:ascii="Arial" w:hAnsi="Arial" w:cs="Arial"/>
          <w:sz w:val="28"/>
          <w:szCs w:val="28"/>
        </w:rPr>
        <w:t>achinzi</w:t>
      </w:r>
      <w:proofErr w:type="spellEnd"/>
      <w:r>
        <w:rPr>
          <w:rFonts w:ascii="Arial" w:hAnsi="Arial" w:cs="Arial"/>
          <w:sz w:val="28"/>
          <w:szCs w:val="28"/>
        </w:rPr>
        <w:t xml:space="preserve"> </w:t>
      </w:r>
      <w:proofErr w:type="spellStart"/>
      <w:r>
        <w:rPr>
          <w:rFonts w:ascii="Arial" w:hAnsi="Arial" w:cs="Arial"/>
          <w:sz w:val="28"/>
          <w:szCs w:val="28"/>
        </w:rPr>
        <w:t>ari</w:t>
      </w:r>
      <w:proofErr w:type="spellEnd"/>
      <w:r>
        <w:rPr>
          <w:rFonts w:ascii="Arial" w:hAnsi="Arial" w:cs="Arial"/>
          <w:sz w:val="28"/>
          <w:szCs w:val="28"/>
        </w:rPr>
        <w:t xml:space="preserve"> positive. Kana ma </w:t>
      </w:r>
      <w:proofErr w:type="spellStart"/>
      <w:r>
        <w:rPr>
          <w:rFonts w:ascii="Arial" w:hAnsi="Arial" w:cs="Arial"/>
          <w:sz w:val="28"/>
          <w:szCs w:val="28"/>
        </w:rPr>
        <w:t>H.I.Vi</w:t>
      </w:r>
      <w:proofErr w:type="spellEnd"/>
      <w:r>
        <w:rPr>
          <w:rFonts w:ascii="Arial" w:hAnsi="Arial" w:cs="Arial"/>
          <w:sz w:val="28"/>
          <w:szCs w:val="28"/>
        </w:rPr>
        <w:t xml:space="preserve">, </w:t>
      </w:r>
      <w:proofErr w:type="spellStart"/>
      <w:r>
        <w:rPr>
          <w:rFonts w:ascii="Arial" w:hAnsi="Arial" w:cs="Arial"/>
          <w:sz w:val="28"/>
          <w:szCs w:val="28"/>
        </w:rPr>
        <w:t>aya</w:t>
      </w:r>
      <w:proofErr w:type="spellEnd"/>
      <w:r>
        <w:rPr>
          <w:rFonts w:ascii="Arial" w:hAnsi="Arial" w:cs="Arial"/>
          <w:sz w:val="28"/>
          <w:szCs w:val="28"/>
        </w:rPr>
        <w:t xml:space="preserve"> </w:t>
      </w:r>
      <w:proofErr w:type="spellStart"/>
      <w:r>
        <w:rPr>
          <w:rFonts w:ascii="Arial" w:hAnsi="Arial" w:cs="Arial"/>
          <w:sz w:val="28"/>
          <w:szCs w:val="28"/>
        </w:rPr>
        <w:t>anonzi</w:t>
      </w:r>
      <w:proofErr w:type="spellEnd"/>
      <w:r>
        <w:rPr>
          <w:rFonts w:ascii="Arial" w:hAnsi="Arial" w:cs="Arial"/>
          <w:sz w:val="28"/>
          <w:szCs w:val="28"/>
        </w:rPr>
        <w:t xml:space="preserve"> ma H.I.V.R </w:t>
      </w:r>
      <w:proofErr w:type="spellStart"/>
      <w:r>
        <w:rPr>
          <w:rFonts w:ascii="Arial" w:hAnsi="Arial" w:cs="Arial"/>
          <w:sz w:val="28"/>
          <w:szCs w:val="28"/>
        </w:rPr>
        <w:t>haa</w:t>
      </w:r>
      <w:proofErr w:type="spellEnd"/>
      <w:r>
        <w:rPr>
          <w:rFonts w:ascii="Arial" w:hAnsi="Arial" w:cs="Arial"/>
          <w:sz w:val="28"/>
          <w:szCs w:val="28"/>
        </w:rPr>
        <w:t xml:space="preserve">… </w:t>
      </w:r>
      <w:r w:rsidRPr="00BF5CD9">
        <w:rPr>
          <w:rFonts w:ascii="Arial" w:hAnsi="Arial" w:cs="Arial"/>
          <w:sz w:val="18"/>
          <w:szCs w:val="18"/>
        </w:rPr>
        <w:lastRenderedPageBreak/>
        <w:t xml:space="preserve">[Congregation laughs—ED] </w:t>
      </w:r>
      <w:proofErr w:type="spellStart"/>
      <w:r>
        <w:rPr>
          <w:rFonts w:ascii="Arial" w:hAnsi="Arial" w:cs="Arial"/>
          <w:sz w:val="28"/>
          <w:szCs w:val="28"/>
        </w:rPr>
        <w:t>Anonzi</w:t>
      </w:r>
      <w:proofErr w:type="spellEnd"/>
      <w:r>
        <w:rPr>
          <w:rFonts w:ascii="Arial" w:hAnsi="Arial" w:cs="Arial"/>
          <w:sz w:val="28"/>
          <w:szCs w:val="28"/>
        </w:rPr>
        <w:t xml:space="preserve"> </w:t>
      </w:r>
      <w:proofErr w:type="spellStart"/>
      <w:r>
        <w:rPr>
          <w:rFonts w:ascii="Arial" w:hAnsi="Arial" w:cs="Arial"/>
          <w:sz w:val="28"/>
          <w:szCs w:val="28"/>
        </w:rPr>
        <w:t>mayi</w:t>
      </w:r>
      <w:proofErr w:type="spellEnd"/>
      <w:r>
        <w:rPr>
          <w:rFonts w:ascii="Arial" w:hAnsi="Arial" w:cs="Arial"/>
          <w:sz w:val="28"/>
          <w:szCs w:val="28"/>
        </w:rPr>
        <w:t xml:space="preserve">? </w:t>
      </w:r>
      <w:r w:rsidRPr="0018479A">
        <w:rPr>
          <w:rFonts w:ascii="Arial" w:hAnsi="Arial" w:cs="Arial"/>
          <w:sz w:val="18"/>
          <w:szCs w:val="18"/>
        </w:rPr>
        <w:t>[Congregation says, “A</w:t>
      </w:r>
      <w:r>
        <w:rPr>
          <w:rFonts w:ascii="Arial" w:hAnsi="Arial" w:cs="Arial"/>
          <w:sz w:val="18"/>
          <w:szCs w:val="18"/>
        </w:rPr>
        <w:t>.R.V</w:t>
      </w:r>
      <w:r w:rsidRPr="0018479A">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Anonzi</w:t>
      </w:r>
      <w:proofErr w:type="spellEnd"/>
      <w:r>
        <w:rPr>
          <w:rFonts w:ascii="Arial" w:hAnsi="Arial" w:cs="Arial"/>
          <w:sz w:val="28"/>
          <w:szCs w:val="28"/>
        </w:rPr>
        <w:t xml:space="preserve"> </w:t>
      </w:r>
      <w:proofErr w:type="spellStart"/>
      <w:r>
        <w:rPr>
          <w:rFonts w:ascii="Arial" w:hAnsi="Arial" w:cs="Arial"/>
          <w:sz w:val="28"/>
          <w:szCs w:val="28"/>
        </w:rPr>
        <w:t>mayi</w:t>
      </w:r>
      <w:proofErr w:type="spellEnd"/>
      <w:r>
        <w:rPr>
          <w:rFonts w:ascii="Arial" w:hAnsi="Arial" w:cs="Arial"/>
          <w:sz w:val="28"/>
          <w:szCs w:val="28"/>
        </w:rPr>
        <w:t>?</w:t>
      </w:r>
      <w:r w:rsidRPr="00064AD9">
        <w:rPr>
          <w:rFonts w:ascii="Arial" w:hAnsi="Arial" w:cs="Arial"/>
          <w:sz w:val="18"/>
          <w:szCs w:val="18"/>
        </w:rPr>
        <w:t xml:space="preserve"> </w:t>
      </w:r>
      <w:r w:rsidRPr="0018479A">
        <w:rPr>
          <w:rFonts w:ascii="Arial" w:hAnsi="Arial" w:cs="Arial"/>
          <w:sz w:val="18"/>
          <w:szCs w:val="18"/>
        </w:rPr>
        <w:t>[Congregation says, “A</w:t>
      </w:r>
      <w:r>
        <w:rPr>
          <w:rFonts w:ascii="Arial" w:hAnsi="Arial" w:cs="Arial"/>
          <w:sz w:val="18"/>
          <w:szCs w:val="18"/>
        </w:rPr>
        <w:t>.R.V</w:t>
      </w:r>
      <w:r w:rsidRPr="0018479A">
        <w:rPr>
          <w:rFonts w:ascii="Arial" w:hAnsi="Arial" w:cs="Arial"/>
          <w:sz w:val="18"/>
          <w:szCs w:val="18"/>
        </w:rPr>
        <w:t>.”]</w:t>
      </w:r>
      <w:r>
        <w:rPr>
          <w:rFonts w:ascii="Arial" w:hAnsi="Arial" w:cs="Arial"/>
          <w:sz w:val="28"/>
          <w:szCs w:val="28"/>
        </w:rPr>
        <w:t xml:space="preserve"> Ma </w:t>
      </w:r>
      <w:r w:rsidRPr="005B7459">
        <w:rPr>
          <w:rFonts w:ascii="Arial" w:hAnsi="Arial" w:cs="Arial"/>
          <w:sz w:val="28"/>
          <w:szCs w:val="28"/>
          <w:highlight w:val="yellow"/>
          <w:rPrChange w:id="22" w:author="Transcriber01 JHB" w:date="2025-08-29T12:58:00Z" w16du:dateUtc="2025-08-29T10:58:00Z">
            <w:rPr>
              <w:rFonts w:ascii="Arial" w:hAnsi="Arial" w:cs="Arial"/>
              <w:sz w:val="28"/>
              <w:szCs w:val="28"/>
            </w:rPr>
          </w:rPrChange>
        </w:rPr>
        <w:t>A.R.V’s</w:t>
      </w:r>
      <w:r>
        <w:rPr>
          <w:rFonts w:ascii="Arial" w:hAnsi="Arial" w:cs="Arial"/>
          <w:sz w:val="28"/>
          <w:szCs w:val="28"/>
        </w:rPr>
        <w:t xml:space="preserve"> </w:t>
      </w:r>
      <w:proofErr w:type="spellStart"/>
      <w:r>
        <w:rPr>
          <w:rFonts w:ascii="Arial" w:hAnsi="Arial" w:cs="Arial"/>
          <w:sz w:val="28"/>
          <w:szCs w:val="28"/>
        </w:rPr>
        <w:t>acho</w:t>
      </w:r>
      <w:proofErr w:type="spellEnd"/>
      <w:r>
        <w:rPr>
          <w:rFonts w:ascii="Arial" w:hAnsi="Arial" w:cs="Arial"/>
          <w:sz w:val="28"/>
          <w:szCs w:val="28"/>
        </w:rPr>
        <w:t>...</w:t>
      </w:r>
      <w:ins w:id="23" w:author="Transcriber01 JHB" w:date="2025-08-29T12:44:00Z" w16du:dateUtc="2025-08-29T10:44:00Z">
        <w:r>
          <w:rPr>
            <w:rFonts w:ascii="Arial" w:hAnsi="Arial" w:cs="Arial"/>
            <w:sz w:val="28"/>
            <w:szCs w:val="28"/>
          </w:rPr>
          <w:t xml:space="preserve"> </w:t>
        </w:r>
      </w:ins>
      <w:r w:rsidRPr="00BF5CD9">
        <w:rPr>
          <w:rFonts w:ascii="Arial" w:hAnsi="Arial" w:cs="Arial"/>
          <w:sz w:val="18"/>
          <w:szCs w:val="18"/>
        </w:rPr>
        <w:t xml:space="preserve">[Congregation laughs—ED] </w:t>
      </w:r>
      <w:proofErr w:type="spellStart"/>
      <w:r>
        <w:rPr>
          <w:rFonts w:ascii="Arial" w:hAnsi="Arial" w:cs="Arial"/>
          <w:sz w:val="28"/>
          <w:szCs w:val="28"/>
        </w:rPr>
        <w:t>haa</w:t>
      </w:r>
      <w:proofErr w:type="spellEnd"/>
      <w:r>
        <w:rPr>
          <w:rFonts w:ascii="Arial" w:hAnsi="Arial" w:cs="Arial"/>
          <w:sz w:val="28"/>
          <w:szCs w:val="28"/>
        </w:rPr>
        <w:t xml:space="preserve">, </w:t>
      </w:r>
      <w:proofErr w:type="spellStart"/>
      <w:r>
        <w:rPr>
          <w:rFonts w:ascii="Arial" w:hAnsi="Arial" w:cs="Arial"/>
          <w:sz w:val="28"/>
          <w:szCs w:val="28"/>
        </w:rPr>
        <w:t>hawuatenge</w:t>
      </w:r>
      <w:proofErr w:type="spellEnd"/>
      <w:r>
        <w:rPr>
          <w:rFonts w:ascii="Arial" w:hAnsi="Arial" w:cs="Arial"/>
          <w:sz w:val="28"/>
          <w:szCs w:val="28"/>
        </w:rPr>
        <w:t xml:space="preserve"> </w:t>
      </w:r>
      <w:proofErr w:type="spellStart"/>
      <w:r>
        <w:rPr>
          <w:rFonts w:ascii="Arial" w:hAnsi="Arial" w:cs="Arial"/>
          <w:sz w:val="28"/>
          <w:szCs w:val="28"/>
        </w:rPr>
        <w:t>nemufa</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nemufaro</w:t>
      </w:r>
      <w:proofErr w:type="spellEnd"/>
      <w:r w:rsidRPr="0018479A">
        <w:rPr>
          <w:rFonts w:ascii="Arial" w:hAnsi="Arial" w:cs="Arial"/>
          <w:sz w:val="18"/>
          <w:szCs w:val="18"/>
        </w:rPr>
        <w:t>.”]</w:t>
      </w:r>
      <w:r>
        <w:rPr>
          <w:rFonts w:ascii="Arial" w:hAnsi="Arial" w:cs="Arial"/>
          <w:sz w:val="28"/>
          <w:szCs w:val="28"/>
        </w:rPr>
        <w:t xml:space="preserve">   </w:t>
      </w:r>
    </w:p>
    <w:p w14:paraId="439F49EF" w14:textId="77777777" w:rsidR="00CD57E7" w:rsidRDefault="00CD57E7" w:rsidP="00CD57E7">
      <w:pPr>
        <w:jc w:val="both"/>
        <w:rPr>
          <w:rFonts w:ascii="Arial" w:hAnsi="Arial" w:cs="Arial"/>
          <w:sz w:val="28"/>
          <w:szCs w:val="28"/>
        </w:rPr>
      </w:pPr>
      <w:r w:rsidRPr="00D4735F">
        <w:rPr>
          <w:rFonts w:ascii="Arial" w:hAnsi="Arial" w:cs="Arial"/>
          <w:sz w:val="28"/>
          <w:szCs w:val="28"/>
          <w:vertAlign w:val="superscript"/>
        </w:rPr>
        <w:t>62</w:t>
      </w:r>
      <w:r>
        <w:rPr>
          <w:rFonts w:ascii="Arial" w:hAnsi="Arial" w:cs="Arial"/>
          <w:sz w:val="28"/>
          <w:szCs w:val="28"/>
        </w:rPr>
        <w:t xml:space="preserve"> “Twenty -one </w:t>
      </w:r>
      <w:proofErr w:type="spellStart"/>
      <w:r>
        <w:rPr>
          <w:rFonts w:ascii="Arial" w:hAnsi="Arial" w:cs="Arial"/>
          <w:sz w:val="28"/>
          <w:szCs w:val="28"/>
        </w:rPr>
        <w:t>years</w:t>
      </w:r>
      <w:proofErr w:type="spellEnd"/>
      <w:r>
        <w:rPr>
          <w:rFonts w:ascii="Arial" w:hAnsi="Arial" w:cs="Arial"/>
          <w:sz w:val="28"/>
          <w:szCs w:val="28"/>
        </w:rPr>
        <w:t xml:space="preserve"> </w:t>
      </w:r>
      <w:proofErr w:type="spellStart"/>
      <w:r>
        <w:rPr>
          <w:rFonts w:ascii="Arial" w:hAnsi="Arial" w:cs="Arial"/>
          <w:sz w:val="28"/>
          <w:szCs w:val="28"/>
        </w:rPr>
        <w:t>waakutaura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you are positive. What’s wrong with you young man, heh? Twenty -one years, you tell me </w:t>
      </w:r>
      <w:del w:id="24" w:author="Transcriber01 JHB" w:date="2025-08-29T12:46:00Z" w16du:dateUtc="2025-08-29T10:46:00Z">
        <w:r w:rsidDel="00FD2FA7">
          <w:rPr>
            <w:rFonts w:ascii="Arial" w:hAnsi="Arial" w:cs="Arial"/>
            <w:sz w:val="28"/>
            <w:szCs w:val="28"/>
          </w:rPr>
          <w:delText>positive?</w:delText>
        </w:r>
      </w:del>
      <w:ins w:id="25" w:author="Transcriber01 JHB" w:date="2025-08-29T12:46:00Z" w16du:dateUtc="2025-08-29T10:46:00Z">
        <w:r>
          <w:rPr>
            <w:rFonts w:ascii="Arial" w:hAnsi="Arial" w:cs="Arial"/>
            <w:sz w:val="28"/>
            <w:szCs w:val="28"/>
          </w:rPr>
          <w:t>positive</w:t>
        </w:r>
      </w:ins>
      <w:ins w:id="26" w:author="Transcriber01 JHB" w:date="2025-08-29T12:51:00Z" w16du:dateUtc="2025-08-29T10:51:00Z">
        <w:r>
          <w:rPr>
            <w:rFonts w:ascii="Arial" w:hAnsi="Arial" w:cs="Arial"/>
            <w:sz w:val="28"/>
            <w:szCs w:val="28"/>
          </w:rPr>
          <w:t>!</w:t>
        </w:r>
      </w:ins>
      <w:r>
        <w:rPr>
          <w:rFonts w:ascii="Arial" w:hAnsi="Arial" w:cs="Arial"/>
          <w:sz w:val="28"/>
          <w:szCs w:val="28"/>
        </w:rPr>
        <w:t xml:space="preserve"> I lived in a similar world, and I got to </w:t>
      </w:r>
      <w:proofErr w:type="gramStart"/>
      <w:r>
        <w:rPr>
          <w:rFonts w:ascii="Arial" w:hAnsi="Arial" w:cs="Arial"/>
          <w:sz w:val="28"/>
          <w:szCs w:val="28"/>
        </w:rPr>
        <w:t>fifty four</w:t>
      </w:r>
      <w:proofErr w:type="gramEnd"/>
      <w:r>
        <w:rPr>
          <w:rFonts w:ascii="Arial" w:hAnsi="Arial" w:cs="Arial"/>
          <w:sz w:val="28"/>
          <w:szCs w:val="28"/>
        </w:rPr>
        <w:t xml:space="preserve"> years by the grace of what…? </w:t>
      </w:r>
      <w:r w:rsidRPr="0018479A">
        <w:rPr>
          <w:rFonts w:ascii="Arial" w:hAnsi="Arial" w:cs="Arial"/>
          <w:sz w:val="18"/>
          <w:szCs w:val="18"/>
        </w:rPr>
        <w:t xml:space="preserve">[Congregation says, </w:t>
      </w:r>
      <w:r>
        <w:rPr>
          <w:rFonts w:ascii="Arial" w:hAnsi="Arial" w:cs="Arial"/>
          <w:sz w:val="18"/>
          <w:szCs w:val="18"/>
        </w:rPr>
        <w:t>‘God,’</w:t>
      </w:r>
      <w:r w:rsidRPr="0018479A">
        <w:rPr>
          <w:rFonts w:ascii="Arial" w:hAnsi="Arial" w:cs="Arial"/>
          <w:sz w:val="18"/>
          <w:szCs w:val="18"/>
        </w:rPr>
        <w:t>]</w:t>
      </w:r>
      <w:r>
        <w:rPr>
          <w:rFonts w:ascii="Arial" w:hAnsi="Arial" w:cs="Arial"/>
          <w:sz w:val="28"/>
          <w:szCs w:val="28"/>
        </w:rPr>
        <w:t xml:space="preserve"> God. You tell me at twenty -one years… </w:t>
      </w:r>
      <w:proofErr w:type="spellStart"/>
      <w:r>
        <w:rPr>
          <w:rFonts w:ascii="Arial" w:hAnsi="Arial" w:cs="Arial"/>
          <w:sz w:val="28"/>
          <w:szCs w:val="28"/>
        </w:rPr>
        <w:t>Haa</w:t>
      </w:r>
      <w:proofErr w:type="spellEnd"/>
      <w:r>
        <w:rPr>
          <w:rFonts w:ascii="Arial" w:hAnsi="Arial" w:cs="Arial"/>
          <w:sz w:val="28"/>
          <w:szCs w:val="28"/>
        </w:rPr>
        <w:t xml:space="preserve">, </w:t>
      </w:r>
      <w:proofErr w:type="spellStart"/>
      <w:r>
        <w:rPr>
          <w:rFonts w:ascii="Arial" w:hAnsi="Arial" w:cs="Arial"/>
          <w:sz w:val="28"/>
          <w:szCs w:val="28"/>
        </w:rPr>
        <w:t>futseke</w:t>
      </w:r>
      <w:proofErr w:type="spellEnd"/>
      <w:r>
        <w:rPr>
          <w:rFonts w:ascii="Arial" w:hAnsi="Arial" w:cs="Arial"/>
          <w:sz w:val="28"/>
          <w:szCs w:val="28"/>
        </w:rPr>
        <w:t xml:space="preserve">.” </w:t>
      </w:r>
      <w:r w:rsidRPr="00093BA0">
        <w:rPr>
          <w:rFonts w:ascii="Arial" w:hAnsi="Arial" w:cs="Arial"/>
          <w:sz w:val="18"/>
          <w:szCs w:val="18"/>
        </w:rPr>
        <w:t>[Congregation laughs—ED]</w:t>
      </w:r>
      <w:r>
        <w:rPr>
          <w:rFonts w:ascii="Arial" w:hAnsi="Arial" w:cs="Arial"/>
          <w:sz w:val="28"/>
          <w:szCs w:val="28"/>
        </w:rPr>
        <w:t xml:space="preserve"> </w:t>
      </w:r>
    </w:p>
    <w:p w14:paraId="50E41D28" w14:textId="77777777" w:rsidR="00CD57E7" w:rsidRDefault="00CD57E7" w:rsidP="00CD57E7">
      <w:pPr>
        <w:jc w:val="both"/>
        <w:rPr>
          <w:rFonts w:ascii="Arial" w:hAnsi="Arial" w:cs="Arial"/>
          <w:sz w:val="28"/>
          <w:szCs w:val="28"/>
        </w:rPr>
      </w:pPr>
      <w:r w:rsidRPr="00D4735F">
        <w:rPr>
          <w:rFonts w:ascii="Arial" w:hAnsi="Arial" w:cs="Arial"/>
          <w:sz w:val="28"/>
          <w:szCs w:val="28"/>
          <w:vertAlign w:val="superscript"/>
        </w:rPr>
        <w:t>63</w:t>
      </w:r>
      <w:r>
        <w:rPr>
          <w:rFonts w:ascii="Arial" w:hAnsi="Arial" w:cs="Arial"/>
          <w:sz w:val="28"/>
          <w:szCs w:val="28"/>
        </w:rPr>
        <w:t xml:space="preserve"> Mai </w:t>
      </w:r>
      <w:proofErr w:type="spellStart"/>
      <w:r>
        <w:rPr>
          <w:rFonts w:ascii="Arial" w:hAnsi="Arial" w:cs="Arial"/>
          <w:sz w:val="28"/>
          <w:szCs w:val="28"/>
        </w:rPr>
        <w:t>vacho</w:t>
      </w:r>
      <w:proofErr w:type="spellEnd"/>
      <w:r>
        <w:rPr>
          <w:rFonts w:ascii="Arial" w:hAnsi="Arial" w:cs="Arial"/>
          <w:sz w:val="28"/>
          <w:szCs w:val="28"/>
        </w:rPr>
        <w:t xml:space="preserve"> </w:t>
      </w:r>
      <w:proofErr w:type="spellStart"/>
      <w:r>
        <w:rPr>
          <w:rFonts w:ascii="Arial" w:hAnsi="Arial" w:cs="Arial"/>
          <w:sz w:val="28"/>
          <w:szCs w:val="28"/>
        </w:rPr>
        <w:t>ndovanosara</w:t>
      </w:r>
      <w:proofErr w:type="spellEnd"/>
      <w:r>
        <w:rPr>
          <w:rFonts w:ascii="Arial" w:hAnsi="Arial" w:cs="Arial"/>
          <w:sz w:val="28"/>
          <w:szCs w:val="28"/>
        </w:rPr>
        <w:t xml:space="preserve"> </w:t>
      </w:r>
      <w:proofErr w:type="spellStart"/>
      <w:r>
        <w:rPr>
          <w:rFonts w:ascii="Arial" w:hAnsi="Arial" w:cs="Arial"/>
          <w:sz w:val="28"/>
          <w:szCs w:val="28"/>
        </w:rPr>
        <w:t>vachichema</w:t>
      </w:r>
      <w:proofErr w:type="spellEnd"/>
      <w:r>
        <w:rPr>
          <w:rFonts w:ascii="Arial" w:hAnsi="Arial" w:cs="Arial"/>
          <w:sz w:val="28"/>
          <w:szCs w:val="28"/>
        </w:rPr>
        <w:t xml:space="preserve"> because </w:t>
      </w:r>
      <w:proofErr w:type="spellStart"/>
      <w:r>
        <w:rPr>
          <w:rFonts w:ascii="Arial" w:hAnsi="Arial" w:cs="Arial"/>
          <w:sz w:val="28"/>
          <w:szCs w:val="28"/>
        </w:rPr>
        <w:t>chinoku</w:t>
      </w:r>
      <w:proofErr w:type="spellEnd"/>
      <w:r>
        <w:rPr>
          <w:rFonts w:ascii="Arial" w:hAnsi="Arial" w:cs="Arial"/>
          <w:sz w:val="28"/>
          <w:szCs w:val="28"/>
        </w:rPr>
        <w:t xml:space="preserve"> </w:t>
      </w:r>
      <w:r w:rsidRPr="006141CF">
        <w:rPr>
          <w:rFonts w:ascii="Arial" w:hAnsi="Arial" w:cs="Arial"/>
          <w:i/>
          <w:iCs/>
          <w:sz w:val="28"/>
          <w:szCs w:val="28"/>
        </w:rPr>
        <w:t>disappoint-a</w:t>
      </w:r>
      <w:r>
        <w:rPr>
          <w:rFonts w:ascii="Arial" w:hAnsi="Arial" w:cs="Arial"/>
          <w:sz w:val="28"/>
          <w:szCs w:val="28"/>
        </w:rPr>
        <w:t>.</w:t>
      </w:r>
      <w:r w:rsidRPr="00465422">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Hachingabati</w:t>
      </w:r>
      <w:proofErr w:type="spellEnd"/>
      <w:r>
        <w:rPr>
          <w:rFonts w:ascii="Arial" w:hAnsi="Arial" w:cs="Arial"/>
          <w:sz w:val="28"/>
          <w:szCs w:val="28"/>
        </w:rPr>
        <w:t xml:space="preserve"> AIDS ne twenty years. Chaa </w:t>
      </w:r>
      <w:proofErr w:type="spellStart"/>
      <w:r>
        <w:rPr>
          <w:rFonts w:ascii="Arial" w:hAnsi="Arial" w:cs="Arial"/>
          <w:sz w:val="28"/>
          <w:szCs w:val="28"/>
        </w:rPr>
        <w:t>chichimhanyira</w:t>
      </w:r>
      <w:proofErr w:type="spellEnd"/>
      <w:r>
        <w:rPr>
          <w:rFonts w:ascii="Arial" w:hAnsi="Arial" w:cs="Arial"/>
          <w:sz w:val="28"/>
          <w:szCs w:val="28"/>
        </w:rPr>
        <w:t xml:space="preserve"> </w:t>
      </w:r>
      <w:proofErr w:type="spellStart"/>
      <w:r>
        <w:rPr>
          <w:rFonts w:ascii="Arial" w:hAnsi="Arial" w:cs="Arial"/>
          <w:sz w:val="28"/>
          <w:szCs w:val="28"/>
        </w:rPr>
        <w:t>kupi</w:t>
      </w:r>
      <w:proofErr w:type="spellEnd"/>
      <w:r>
        <w:rPr>
          <w:rFonts w:ascii="Arial" w:hAnsi="Arial" w:cs="Arial"/>
          <w:sz w:val="28"/>
          <w:szCs w:val="28"/>
        </w:rPr>
        <w:t xml:space="preserve">? </w:t>
      </w:r>
      <w:proofErr w:type="spellStart"/>
      <w:r>
        <w:rPr>
          <w:rFonts w:ascii="Arial" w:hAnsi="Arial" w:cs="Arial"/>
          <w:sz w:val="28"/>
          <w:szCs w:val="28"/>
        </w:rPr>
        <w:t>Unochibvunza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“Wanga </w:t>
      </w:r>
      <w:proofErr w:type="spellStart"/>
      <w:r>
        <w:rPr>
          <w:rFonts w:ascii="Arial" w:hAnsi="Arial" w:cs="Arial"/>
          <w:sz w:val="28"/>
          <w:szCs w:val="28"/>
        </w:rPr>
        <w:t>uchimhanyirepi</w:t>
      </w:r>
      <w:proofErr w:type="spellEnd"/>
      <w:r>
        <w:rPr>
          <w:rFonts w:ascii="Arial" w:hAnsi="Arial" w:cs="Arial"/>
          <w:sz w:val="28"/>
          <w:szCs w:val="28"/>
        </w:rPr>
        <w:t xml:space="preserve"> </w:t>
      </w:r>
      <w:proofErr w:type="spellStart"/>
      <w:r>
        <w:rPr>
          <w:rFonts w:ascii="Arial" w:hAnsi="Arial" w:cs="Arial"/>
          <w:sz w:val="28"/>
          <w:szCs w:val="28"/>
        </w:rPr>
        <w:t>nhai</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mupfanha</w:t>
      </w:r>
      <w:proofErr w:type="spellEnd"/>
      <w:r>
        <w:rPr>
          <w:rFonts w:ascii="Arial" w:hAnsi="Arial" w:cs="Arial"/>
          <w:sz w:val="28"/>
          <w:szCs w:val="28"/>
        </w:rPr>
        <w:t>, heh? Ini</w:t>
      </w:r>
      <w:del w:id="27" w:author="Transcriber01 JHB" w:date="2025-08-29T12:52:00Z" w16du:dateUtc="2025-08-29T10:52:00Z">
        <w:r w:rsidDel="00D41F45">
          <w:rPr>
            <w:rFonts w:ascii="Arial" w:hAnsi="Arial" w:cs="Arial"/>
            <w:sz w:val="28"/>
            <w:szCs w:val="28"/>
          </w:rPr>
          <w:delText>ni</w:delText>
        </w:r>
      </w:del>
      <w:r>
        <w:rPr>
          <w:rFonts w:ascii="Arial" w:hAnsi="Arial" w:cs="Arial"/>
          <w:sz w:val="28"/>
          <w:szCs w:val="28"/>
        </w:rPr>
        <w:t xml:space="preserve"> baba </w:t>
      </w:r>
      <w:proofErr w:type="spellStart"/>
      <w:r>
        <w:rPr>
          <w:rFonts w:ascii="Arial" w:hAnsi="Arial" w:cs="Arial"/>
          <w:sz w:val="28"/>
          <w:szCs w:val="28"/>
        </w:rPr>
        <w:t>vako</w:t>
      </w:r>
      <w:proofErr w:type="spellEnd"/>
      <w:r>
        <w:rPr>
          <w:rFonts w:ascii="Arial" w:hAnsi="Arial" w:cs="Arial"/>
          <w:sz w:val="28"/>
          <w:szCs w:val="28"/>
        </w:rPr>
        <w:t xml:space="preserve"> </w:t>
      </w:r>
      <w:proofErr w:type="spellStart"/>
      <w:r>
        <w:rPr>
          <w:rFonts w:ascii="Arial" w:hAnsi="Arial" w:cs="Arial"/>
          <w:sz w:val="28"/>
          <w:szCs w:val="28"/>
        </w:rPr>
        <w:t>ndakafa</w:t>
      </w:r>
      <w:proofErr w:type="spellEnd"/>
      <w:r>
        <w:rPr>
          <w:rFonts w:ascii="Arial" w:hAnsi="Arial" w:cs="Arial"/>
          <w:sz w:val="28"/>
          <w:szCs w:val="28"/>
        </w:rPr>
        <w:t xml:space="preserve"> </w:t>
      </w:r>
      <w:proofErr w:type="spellStart"/>
      <w:r>
        <w:rPr>
          <w:rFonts w:ascii="Arial" w:hAnsi="Arial" w:cs="Arial"/>
          <w:sz w:val="28"/>
          <w:szCs w:val="28"/>
        </w:rPr>
        <w:t>ndine</w:t>
      </w:r>
      <w:proofErr w:type="spellEnd"/>
      <w:r>
        <w:rPr>
          <w:rFonts w:ascii="Arial" w:hAnsi="Arial" w:cs="Arial"/>
          <w:sz w:val="28"/>
          <w:szCs w:val="28"/>
        </w:rPr>
        <w:t xml:space="preserve"> </w:t>
      </w:r>
      <w:proofErr w:type="spellStart"/>
      <w:r>
        <w:rPr>
          <w:rFonts w:ascii="Arial" w:hAnsi="Arial" w:cs="Arial"/>
          <w:sz w:val="28"/>
          <w:szCs w:val="28"/>
        </w:rPr>
        <w:t>vakadzi</w:t>
      </w:r>
      <w:proofErr w:type="spellEnd"/>
      <w:r>
        <w:rPr>
          <w:rFonts w:ascii="Arial" w:hAnsi="Arial" w:cs="Arial"/>
          <w:sz w:val="28"/>
          <w:szCs w:val="28"/>
        </w:rPr>
        <w:t xml:space="preserve"> </w:t>
      </w:r>
      <w:proofErr w:type="spellStart"/>
      <w:r>
        <w:rPr>
          <w:rFonts w:ascii="Arial" w:hAnsi="Arial" w:cs="Arial"/>
          <w:sz w:val="28"/>
          <w:szCs w:val="28"/>
        </w:rPr>
        <w:t>vandinoda</w:t>
      </w:r>
      <w:proofErr w:type="spellEnd"/>
      <w:r>
        <w:rPr>
          <w:rFonts w:ascii="Arial" w:hAnsi="Arial" w:cs="Arial"/>
          <w:sz w:val="28"/>
          <w:szCs w:val="28"/>
        </w:rPr>
        <w:t xml:space="preserve">. </w:t>
      </w:r>
      <w:proofErr w:type="spellStart"/>
      <w:r>
        <w:rPr>
          <w:rFonts w:ascii="Arial" w:hAnsi="Arial" w:cs="Arial"/>
          <w:sz w:val="28"/>
          <w:szCs w:val="28"/>
        </w:rPr>
        <w:t>Handina</w:t>
      </w:r>
      <w:proofErr w:type="spellEnd"/>
      <w:r>
        <w:rPr>
          <w:rFonts w:ascii="Arial" w:hAnsi="Arial" w:cs="Arial"/>
          <w:sz w:val="28"/>
          <w:szCs w:val="28"/>
        </w:rPr>
        <w:t xml:space="preserve"> </w:t>
      </w:r>
      <w:proofErr w:type="spellStart"/>
      <w:r>
        <w:rPr>
          <w:rFonts w:ascii="Arial" w:hAnsi="Arial" w:cs="Arial"/>
          <w:sz w:val="28"/>
          <w:szCs w:val="28"/>
        </w:rPr>
        <w:t>kumbozviziva</w:t>
      </w:r>
      <w:proofErr w:type="spellEnd"/>
      <w:r>
        <w:rPr>
          <w:rFonts w:ascii="Arial" w:hAnsi="Arial" w:cs="Arial"/>
          <w:sz w:val="28"/>
          <w:szCs w:val="28"/>
        </w:rPr>
        <w:t xml:space="preserve"> </w:t>
      </w:r>
      <w:proofErr w:type="spellStart"/>
      <w:r>
        <w:rPr>
          <w:rFonts w:ascii="Arial" w:hAnsi="Arial" w:cs="Arial"/>
          <w:sz w:val="28"/>
          <w:szCs w:val="28"/>
        </w:rPr>
        <w:t>izvi</w:t>
      </w:r>
      <w:proofErr w:type="spellEnd"/>
      <w:r>
        <w:rPr>
          <w:rFonts w:ascii="Arial" w:hAnsi="Arial" w:cs="Arial"/>
          <w:sz w:val="28"/>
          <w:szCs w:val="28"/>
        </w:rPr>
        <w:t xml:space="preserve">. You were going to have as many women as you wanted. The one who gave you AIDS you could have just ignored her, knowing </w:t>
      </w:r>
      <w:proofErr w:type="spellStart"/>
      <w:r>
        <w:rPr>
          <w:rFonts w:ascii="Arial" w:hAnsi="Arial" w:cs="Arial"/>
          <w:sz w:val="28"/>
          <w:szCs w:val="28"/>
        </w:rPr>
        <w:t>pamberi</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 xml:space="preserve"> </w:t>
      </w:r>
      <w:proofErr w:type="spellStart"/>
      <w:r>
        <w:rPr>
          <w:rFonts w:ascii="Arial" w:hAnsi="Arial" w:cs="Arial"/>
          <w:sz w:val="28"/>
          <w:szCs w:val="28"/>
        </w:rPr>
        <w:t>vakawanda</w:t>
      </w:r>
      <w:proofErr w:type="spellEnd"/>
      <w:r>
        <w:rPr>
          <w:rFonts w:ascii="Arial" w:hAnsi="Arial" w:cs="Arial"/>
          <w:sz w:val="28"/>
          <w:szCs w:val="28"/>
        </w:rPr>
        <w:t xml:space="preserve"> </w:t>
      </w:r>
      <w:proofErr w:type="spellStart"/>
      <w:r>
        <w:rPr>
          <w:rFonts w:ascii="Arial" w:hAnsi="Arial" w:cs="Arial"/>
          <w:sz w:val="28"/>
          <w:szCs w:val="28"/>
        </w:rPr>
        <w:t>uchavadii</w:t>
      </w:r>
      <w:proofErr w:type="spellEnd"/>
      <w:r>
        <w:rPr>
          <w:rFonts w:ascii="Arial" w:hAnsi="Arial" w:cs="Arial"/>
          <w:sz w:val="28"/>
          <w:szCs w:val="28"/>
        </w:rPr>
        <w:t xml:space="preserve">…? </w:t>
      </w:r>
      <w:r w:rsidRPr="0018479A">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uchavawana</w:t>
      </w:r>
      <w:proofErr w:type="spellEnd"/>
      <w:r w:rsidRPr="0018479A">
        <w:rPr>
          <w:rFonts w:ascii="Arial" w:hAnsi="Arial" w:cs="Arial"/>
          <w:sz w:val="18"/>
          <w:szCs w:val="18"/>
        </w:rPr>
        <w:t>.</w:t>
      </w:r>
      <w:r>
        <w:rPr>
          <w:rFonts w:ascii="Arial" w:hAnsi="Arial" w:cs="Arial"/>
          <w:sz w:val="18"/>
          <w:szCs w:val="18"/>
        </w:rPr>
        <w:t>’</w:t>
      </w:r>
      <w:r w:rsidRPr="0018479A">
        <w:rPr>
          <w:rFonts w:ascii="Arial" w:hAnsi="Arial" w:cs="Arial"/>
          <w:sz w:val="18"/>
          <w:szCs w:val="18"/>
        </w:rPr>
        <w:t>]</w:t>
      </w:r>
      <w:r>
        <w:rPr>
          <w:rFonts w:ascii="Arial" w:hAnsi="Arial" w:cs="Arial"/>
          <w:sz w:val="28"/>
          <w:szCs w:val="28"/>
        </w:rPr>
        <w:t xml:space="preserve">  Why did you get involved with that prostitute who gave you AIDS?” </w:t>
      </w:r>
    </w:p>
    <w:p w14:paraId="5A3F5E5F" w14:textId="77777777" w:rsidR="00CD57E7" w:rsidRDefault="00CD57E7" w:rsidP="00CD57E7">
      <w:pPr>
        <w:jc w:val="both"/>
        <w:rPr>
          <w:rFonts w:ascii="Arial" w:hAnsi="Arial" w:cs="Arial"/>
          <w:sz w:val="28"/>
          <w:szCs w:val="28"/>
        </w:rPr>
      </w:pPr>
      <w:r w:rsidRPr="00DD15E7">
        <w:rPr>
          <w:rFonts w:ascii="Arial" w:hAnsi="Arial" w:cs="Arial"/>
          <w:sz w:val="28"/>
          <w:szCs w:val="28"/>
          <w:vertAlign w:val="superscript"/>
        </w:rPr>
        <w:t>64</w:t>
      </w:r>
      <w:r>
        <w:rPr>
          <w:rFonts w:ascii="Arial" w:hAnsi="Arial" w:cs="Arial"/>
          <w:sz w:val="28"/>
          <w:szCs w:val="28"/>
        </w:rPr>
        <w:t xml:space="preserve"> Because there is no excuse for a young man </w:t>
      </w:r>
      <w:del w:id="28" w:author="Transcriber01 JHB" w:date="2025-08-29T12:53:00Z" w16du:dateUtc="2025-08-29T10:53:00Z">
        <w:r w:rsidDel="00647334">
          <w:rPr>
            <w:rFonts w:ascii="Arial" w:hAnsi="Arial" w:cs="Arial"/>
            <w:sz w:val="28"/>
            <w:szCs w:val="28"/>
          </w:rPr>
          <w:delText>to–</w:delText>
        </w:r>
      </w:del>
      <w:r>
        <w:rPr>
          <w:rFonts w:ascii="Arial" w:hAnsi="Arial" w:cs="Arial"/>
          <w:sz w:val="28"/>
          <w:szCs w:val="28"/>
        </w:rPr>
        <w:t xml:space="preserve">who gets positive </w:t>
      </w:r>
      <w:proofErr w:type="spellStart"/>
      <w:r>
        <w:rPr>
          <w:rFonts w:ascii="Arial" w:hAnsi="Arial" w:cs="Arial"/>
          <w:sz w:val="28"/>
          <w:szCs w:val="28"/>
        </w:rPr>
        <w:t>ari</w:t>
      </w:r>
      <w:proofErr w:type="spellEnd"/>
      <w:r>
        <w:rPr>
          <w:rFonts w:ascii="Arial" w:hAnsi="Arial" w:cs="Arial"/>
          <w:sz w:val="28"/>
          <w:szCs w:val="28"/>
        </w:rPr>
        <w:t xml:space="preserve"> size </w:t>
      </w:r>
      <w:proofErr w:type="spellStart"/>
      <w:r>
        <w:rPr>
          <w:rFonts w:ascii="Arial" w:hAnsi="Arial" w:cs="Arial"/>
          <w:sz w:val="28"/>
          <w:szCs w:val="28"/>
        </w:rPr>
        <w:t>yaOsi</w:t>
      </w:r>
      <w:proofErr w:type="spellEnd"/>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xml:space="preserve">. It just means he’s stupid. Heh. </w:t>
      </w:r>
      <w:proofErr w:type="spellStart"/>
      <w:r>
        <w:rPr>
          <w:rFonts w:ascii="Arial" w:hAnsi="Arial" w:cs="Arial"/>
          <w:sz w:val="28"/>
          <w:szCs w:val="28"/>
        </w:rPr>
        <w:t>Anenge</w:t>
      </w:r>
      <w:proofErr w:type="spellEnd"/>
      <w:r>
        <w:rPr>
          <w:rFonts w:ascii="Arial" w:hAnsi="Arial" w:cs="Arial"/>
          <w:sz w:val="28"/>
          <w:szCs w:val="28"/>
        </w:rPr>
        <w:t xml:space="preserve"> </w:t>
      </w:r>
      <w:proofErr w:type="spellStart"/>
      <w:r>
        <w:rPr>
          <w:rFonts w:ascii="Arial" w:hAnsi="Arial" w:cs="Arial"/>
          <w:sz w:val="28"/>
          <w:szCs w:val="28"/>
        </w:rPr>
        <w:t>akaita</w:t>
      </w:r>
      <w:proofErr w:type="spellEnd"/>
      <w:r>
        <w:rPr>
          <w:rFonts w:ascii="Arial" w:hAnsi="Arial" w:cs="Arial"/>
          <w:sz w:val="28"/>
          <w:szCs w:val="28"/>
        </w:rPr>
        <w:t xml:space="preserve"> sei </w:t>
      </w:r>
      <w:proofErr w:type="spellStart"/>
      <w:r>
        <w:rPr>
          <w:rFonts w:ascii="Arial" w:hAnsi="Arial" w:cs="Arial"/>
          <w:sz w:val="28"/>
          <w:szCs w:val="28"/>
        </w:rPr>
        <w:t>mukadzi</w:t>
      </w:r>
      <w:proofErr w:type="spellEnd"/>
      <w:r>
        <w:rPr>
          <w:rFonts w:ascii="Arial" w:hAnsi="Arial" w:cs="Arial"/>
          <w:sz w:val="28"/>
          <w:szCs w:val="28"/>
        </w:rPr>
        <w:t xml:space="preserve"> </w:t>
      </w:r>
      <w:proofErr w:type="spellStart"/>
      <w:r>
        <w:rPr>
          <w:rFonts w:ascii="Arial" w:hAnsi="Arial" w:cs="Arial"/>
          <w:sz w:val="28"/>
          <w:szCs w:val="28"/>
        </w:rPr>
        <w:t>wacho</w:t>
      </w:r>
      <w:proofErr w:type="spellEnd"/>
      <w:r>
        <w:rPr>
          <w:rFonts w:ascii="Arial" w:hAnsi="Arial" w:cs="Arial"/>
          <w:sz w:val="28"/>
          <w:szCs w:val="28"/>
        </w:rPr>
        <w:t xml:space="preserve">? Is there a woman </w:t>
      </w:r>
      <w:proofErr w:type="spellStart"/>
      <w:r>
        <w:rPr>
          <w:rFonts w:ascii="Arial" w:hAnsi="Arial" w:cs="Arial"/>
          <w:sz w:val="28"/>
          <w:szCs w:val="28"/>
        </w:rPr>
        <w:t>ari</w:t>
      </w:r>
      <w:proofErr w:type="spellEnd"/>
      <w:r>
        <w:rPr>
          <w:rFonts w:ascii="Arial" w:hAnsi="Arial" w:cs="Arial"/>
          <w:sz w:val="28"/>
          <w:szCs w:val="28"/>
        </w:rPr>
        <w:t xml:space="preserve"> H.I.V positive </w:t>
      </w:r>
      <w:proofErr w:type="spellStart"/>
      <w:r>
        <w:rPr>
          <w:rFonts w:ascii="Arial" w:hAnsi="Arial" w:cs="Arial"/>
          <w:sz w:val="28"/>
          <w:szCs w:val="28"/>
        </w:rPr>
        <w:t>ari</w:t>
      </w:r>
      <w:proofErr w:type="spellEnd"/>
      <w:r>
        <w:rPr>
          <w:rFonts w:ascii="Arial" w:hAnsi="Arial" w:cs="Arial"/>
          <w:sz w:val="28"/>
          <w:szCs w:val="28"/>
        </w:rPr>
        <w:t xml:space="preserve"> worth dying for? Saka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chii</w:t>
      </w:r>
      <w:proofErr w:type="spellEnd"/>
      <w:r>
        <w:rPr>
          <w:rFonts w:ascii="Arial" w:hAnsi="Arial" w:cs="Arial"/>
          <w:sz w:val="28"/>
          <w:szCs w:val="28"/>
        </w:rPr>
        <w:t xml:space="preserve"> </w:t>
      </w:r>
      <w:proofErr w:type="spellStart"/>
      <w:r>
        <w:rPr>
          <w:rFonts w:ascii="Arial" w:hAnsi="Arial" w:cs="Arial"/>
          <w:sz w:val="28"/>
          <w:szCs w:val="28"/>
        </w:rPr>
        <w:t>chakaita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ufire</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iyeye</w:t>
      </w:r>
      <w:proofErr w:type="spellEnd"/>
      <w:r>
        <w:rPr>
          <w:rFonts w:ascii="Arial" w:hAnsi="Arial" w:cs="Arial"/>
          <w:sz w:val="28"/>
          <w:szCs w:val="28"/>
        </w:rPr>
        <w:t xml:space="preserve">? Why did you do it? Now, </w:t>
      </w:r>
      <w:proofErr w:type="spellStart"/>
      <w:r>
        <w:rPr>
          <w:rFonts w:ascii="Arial" w:hAnsi="Arial" w:cs="Arial"/>
          <w:sz w:val="28"/>
          <w:szCs w:val="28"/>
        </w:rPr>
        <w:t>handi’moona</w:t>
      </w:r>
      <w:proofErr w:type="spellEnd"/>
      <w:r>
        <w:rPr>
          <w:rFonts w:ascii="Arial" w:hAnsi="Arial" w:cs="Arial"/>
          <w:sz w:val="28"/>
          <w:szCs w:val="28"/>
        </w:rPr>
        <w:t xml:space="preserve"> </w:t>
      </w:r>
      <w:proofErr w:type="spellStart"/>
      <w:r>
        <w:rPr>
          <w:rFonts w:ascii="Arial" w:hAnsi="Arial" w:cs="Arial"/>
          <w:sz w:val="28"/>
          <w:szCs w:val="28"/>
        </w:rPr>
        <w:t>ukange</w:t>
      </w:r>
      <w:proofErr w:type="spellEnd"/>
      <w:r>
        <w:rPr>
          <w:rFonts w:ascii="Arial" w:hAnsi="Arial" w:cs="Arial"/>
          <w:sz w:val="28"/>
          <w:szCs w:val="28"/>
        </w:rPr>
        <w:t xml:space="preserve"> </w:t>
      </w:r>
      <w:proofErr w:type="spellStart"/>
      <w:r>
        <w:rPr>
          <w:rFonts w:ascii="Arial" w:hAnsi="Arial" w:cs="Arial"/>
          <w:sz w:val="28"/>
          <w:szCs w:val="28"/>
        </w:rPr>
        <w:t>waakuvhunzwa</w:t>
      </w:r>
      <w:proofErr w:type="spellEnd"/>
      <w:r>
        <w:rPr>
          <w:rFonts w:ascii="Arial" w:hAnsi="Arial" w:cs="Arial"/>
          <w:sz w:val="28"/>
          <w:szCs w:val="28"/>
        </w:rPr>
        <w:t xml:space="preserve"> </w:t>
      </w:r>
      <w:proofErr w:type="spellStart"/>
      <w:r>
        <w:rPr>
          <w:rFonts w:ascii="Arial" w:hAnsi="Arial" w:cs="Arial"/>
          <w:sz w:val="28"/>
          <w:szCs w:val="28"/>
        </w:rPr>
        <w:t>chaizvo</w:t>
      </w:r>
      <w:proofErr w:type="spellEnd"/>
      <w:r>
        <w:rPr>
          <w:rFonts w:ascii="Arial" w:hAnsi="Arial" w:cs="Arial"/>
          <w:sz w:val="28"/>
          <w:szCs w:val="28"/>
        </w:rPr>
        <w:t xml:space="preserve"> </w:t>
      </w:r>
      <w:proofErr w:type="spellStart"/>
      <w:r>
        <w:rPr>
          <w:rFonts w:ascii="Arial" w:hAnsi="Arial" w:cs="Arial"/>
          <w:sz w:val="28"/>
          <w:szCs w:val="28"/>
        </w:rPr>
        <w:t>waa</w:t>
      </w:r>
      <w:proofErr w:type="spellEnd"/>
      <w:r>
        <w:rPr>
          <w:rFonts w:ascii="Arial" w:hAnsi="Arial" w:cs="Arial"/>
          <w:sz w:val="28"/>
          <w:szCs w:val="28"/>
        </w:rPr>
        <w:t xml:space="preserve">… soberness </w:t>
      </w:r>
      <w:proofErr w:type="spellStart"/>
      <w:r>
        <w:rPr>
          <w:rFonts w:ascii="Arial" w:hAnsi="Arial" w:cs="Arial"/>
          <w:sz w:val="28"/>
          <w:szCs w:val="28"/>
        </w:rPr>
        <w:t>yadzoka</w:t>
      </w:r>
      <w:proofErr w:type="spellEnd"/>
      <w:r>
        <w:rPr>
          <w:rFonts w:ascii="Arial" w:hAnsi="Arial" w:cs="Arial"/>
          <w:sz w:val="28"/>
          <w:szCs w:val="28"/>
        </w:rPr>
        <w:t>? Ku</w:t>
      </w:r>
      <w:del w:id="29" w:author="Transcriber01 JHB" w:date="2025-08-29T12:54:00Z" w16du:dateUtc="2025-08-29T10:54:00Z">
        <w:r w:rsidDel="00596276">
          <w:rPr>
            <w:rFonts w:ascii="Arial" w:hAnsi="Arial" w:cs="Arial"/>
            <w:sz w:val="28"/>
            <w:szCs w:val="28"/>
          </w:rPr>
          <w:delText>ti</w:delText>
        </w:r>
      </w:del>
      <w:ins w:id="30" w:author="Transcriber01 JHB" w:date="2025-08-29T12:54:00Z" w16du:dateUtc="2025-08-29T10:54:00Z">
        <w:r>
          <w:rPr>
            <w:rFonts w:ascii="Arial" w:hAnsi="Arial" w:cs="Arial"/>
            <w:sz w:val="28"/>
            <w:szCs w:val="28"/>
          </w:rPr>
          <w:t>nzi</w:t>
        </w:r>
      </w:ins>
      <w:r>
        <w:rPr>
          <w:rFonts w:ascii="Arial" w:hAnsi="Arial" w:cs="Arial"/>
          <w:sz w:val="28"/>
          <w:szCs w:val="28"/>
        </w:rPr>
        <w:t xml:space="preserve">, “Brother, kana </w:t>
      </w:r>
      <w:proofErr w:type="spellStart"/>
      <w:r>
        <w:rPr>
          <w:rFonts w:ascii="Arial" w:hAnsi="Arial" w:cs="Arial"/>
          <w:sz w:val="28"/>
          <w:szCs w:val="28"/>
        </w:rPr>
        <w:t>mukadzi</w:t>
      </w:r>
      <w:proofErr w:type="spellEnd"/>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xml:space="preserve"> </w:t>
      </w:r>
      <w:proofErr w:type="spellStart"/>
      <w:r>
        <w:rPr>
          <w:rFonts w:ascii="Arial" w:hAnsi="Arial" w:cs="Arial"/>
          <w:sz w:val="28"/>
          <w:szCs w:val="28"/>
        </w:rPr>
        <w:t>anga</w:t>
      </w:r>
      <w:proofErr w:type="spellEnd"/>
      <w:r>
        <w:rPr>
          <w:rFonts w:ascii="Arial" w:hAnsi="Arial" w:cs="Arial"/>
          <w:sz w:val="28"/>
          <w:szCs w:val="28"/>
        </w:rPr>
        <w:t xml:space="preserve"> </w:t>
      </w:r>
      <w:proofErr w:type="spellStart"/>
      <w:r>
        <w:rPr>
          <w:rFonts w:ascii="Arial" w:hAnsi="Arial" w:cs="Arial"/>
          <w:sz w:val="28"/>
          <w:szCs w:val="28"/>
        </w:rPr>
        <w:t>akanaka</w:t>
      </w:r>
      <w:proofErr w:type="spellEnd"/>
      <w:r>
        <w:rPr>
          <w:rFonts w:ascii="Arial" w:hAnsi="Arial" w:cs="Arial"/>
          <w:sz w:val="28"/>
          <w:szCs w:val="28"/>
        </w:rPr>
        <w:t xml:space="preserve"> </w:t>
      </w:r>
      <w:proofErr w:type="spellStart"/>
      <w:r>
        <w:rPr>
          <w:rFonts w:ascii="Arial" w:hAnsi="Arial" w:cs="Arial"/>
          <w:sz w:val="28"/>
          <w:szCs w:val="28"/>
        </w:rPr>
        <w:t>sezvamuno</w:t>
      </w:r>
      <w:proofErr w:type="spellEnd"/>
      <w:r>
        <w:rPr>
          <w:rFonts w:ascii="Arial" w:hAnsi="Arial" w:cs="Arial"/>
          <w:sz w:val="28"/>
          <w:szCs w:val="28"/>
        </w:rPr>
        <w:t xml:space="preserve"> claimer, </w:t>
      </w:r>
      <w:proofErr w:type="spellStart"/>
      <w:r>
        <w:rPr>
          <w:rFonts w:ascii="Arial" w:hAnsi="Arial" w:cs="Arial"/>
          <w:sz w:val="28"/>
          <w:szCs w:val="28"/>
        </w:rPr>
        <w:t>ari</w:t>
      </w:r>
      <w:proofErr w:type="spellEnd"/>
      <w:r>
        <w:rPr>
          <w:rFonts w:ascii="Arial" w:hAnsi="Arial" w:cs="Arial"/>
          <w:sz w:val="28"/>
          <w:szCs w:val="28"/>
        </w:rPr>
        <w:t xml:space="preserve"> worth it, </w:t>
      </w:r>
      <w:proofErr w:type="spellStart"/>
      <w:r>
        <w:rPr>
          <w:rFonts w:ascii="Arial" w:hAnsi="Arial" w:cs="Arial"/>
          <w:sz w:val="28"/>
          <w:szCs w:val="28"/>
        </w:rPr>
        <w:t>achikosha</w:t>
      </w:r>
      <w:proofErr w:type="spellEnd"/>
      <w:r>
        <w:rPr>
          <w:rFonts w:ascii="Arial" w:hAnsi="Arial" w:cs="Arial"/>
          <w:sz w:val="28"/>
          <w:szCs w:val="28"/>
        </w:rPr>
        <w:t xml:space="preserve"> </w:t>
      </w:r>
      <w:proofErr w:type="spellStart"/>
      <w:r>
        <w:rPr>
          <w:rFonts w:ascii="Arial" w:hAnsi="Arial" w:cs="Arial"/>
          <w:sz w:val="28"/>
          <w:szCs w:val="28"/>
        </w:rPr>
        <w:t>stereki</w:t>
      </w:r>
      <w:proofErr w:type="spellEnd"/>
      <w:r>
        <w:rPr>
          <w:rFonts w:ascii="Arial" w:hAnsi="Arial" w:cs="Arial"/>
          <w:sz w:val="28"/>
          <w:szCs w:val="28"/>
        </w:rPr>
        <w:t>, why was the virus in her?”</w:t>
      </w:r>
    </w:p>
    <w:p w14:paraId="4C14505B" w14:textId="77777777" w:rsidR="00CD57E7" w:rsidRDefault="00CD57E7" w:rsidP="00CD57E7">
      <w:pPr>
        <w:jc w:val="both"/>
        <w:rPr>
          <w:rFonts w:ascii="Arial" w:hAnsi="Arial" w:cs="Arial"/>
          <w:sz w:val="28"/>
          <w:szCs w:val="28"/>
        </w:rPr>
      </w:pPr>
      <w:r w:rsidRPr="00DD15E7">
        <w:rPr>
          <w:rFonts w:ascii="Arial" w:hAnsi="Arial" w:cs="Arial"/>
          <w:sz w:val="28"/>
          <w:szCs w:val="28"/>
          <w:vertAlign w:val="superscript"/>
        </w:rPr>
        <w:t xml:space="preserve">65 </w:t>
      </w:r>
      <w:r>
        <w:rPr>
          <w:rFonts w:ascii="Arial" w:hAnsi="Arial" w:cs="Arial"/>
          <w:sz w:val="28"/>
          <w:szCs w:val="28"/>
        </w:rPr>
        <w:t xml:space="preserve">It means an unworthy person was in her at o…? </w:t>
      </w:r>
      <w:r w:rsidRPr="0018479A">
        <w:rPr>
          <w:rFonts w:ascii="Arial" w:hAnsi="Arial" w:cs="Arial"/>
          <w:sz w:val="18"/>
          <w:szCs w:val="18"/>
        </w:rPr>
        <w:t>[Congregation says, “</w:t>
      </w:r>
      <w:r>
        <w:rPr>
          <w:rFonts w:ascii="Arial" w:hAnsi="Arial" w:cs="Arial"/>
          <w:sz w:val="18"/>
          <w:szCs w:val="18"/>
        </w:rPr>
        <w:t>at one time</w:t>
      </w:r>
      <w:r w:rsidRPr="0018479A">
        <w:rPr>
          <w:rFonts w:ascii="Arial" w:hAnsi="Arial" w:cs="Arial"/>
          <w:sz w:val="18"/>
          <w:szCs w:val="18"/>
        </w:rPr>
        <w:t>.”]</w:t>
      </w:r>
      <w:r>
        <w:rPr>
          <w:rFonts w:ascii="Arial" w:hAnsi="Arial" w:cs="Arial"/>
          <w:sz w:val="28"/>
          <w:szCs w:val="28"/>
        </w:rPr>
        <w:t xml:space="preserve"> And </w:t>
      </w:r>
      <w:proofErr w:type="spellStart"/>
      <w:r>
        <w:rPr>
          <w:rFonts w:ascii="Arial" w:hAnsi="Arial" w:cs="Arial"/>
          <w:sz w:val="28"/>
          <w:szCs w:val="28"/>
        </w:rPr>
        <w:t>i</w:t>
      </w:r>
      <w:proofErr w:type="spellEnd"/>
      <w:r>
        <w:rPr>
          <w:rFonts w:ascii="Arial" w:hAnsi="Arial" w:cs="Arial"/>
          <w:sz w:val="28"/>
          <w:szCs w:val="28"/>
        </w:rPr>
        <w:t xml:space="preserve">–if an unworthy person was in her at one time, she wasn’t worthy you. </w:t>
      </w:r>
      <w:proofErr w:type="spellStart"/>
      <w:r>
        <w:rPr>
          <w:rFonts w:ascii="Arial" w:hAnsi="Arial" w:cs="Arial"/>
          <w:sz w:val="28"/>
          <w:szCs w:val="28"/>
        </w:rPr>
        <w:t>Tingaita</w:t>
      </w:r>
      <w:proofErr w:type="spellEnd"/>
      <w:r>
        <w:rPr>
          <w:rFonts w:ascii="Arial" w:hAnsi="Arial" w:cs="Arial"/>
          <w:sz w:val="28"/>
          <w:szCs w:val="28"/>
        </w:rPr>
        <w:t xml:space="preserve"> Amen here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w:t>
      </w:r>
      <w:r w:rsidRPr="009D6D30">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Toda Amen </w:t>
      </w:r>
      <w:proofErr w:type="spellStart"/>
      <w:r>
        <w:rPr>
          <w:rFonts w:ascii="Arial" w:hAnsi="Arial" w:cs="Arial"/>
          <w:sz w:val="28"/>
          <w:szCs w:val="28"/>
        </w:rPr>
        <w:t>akadarika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w:t>
      </w:r>
      <w:r w:rsidRPr="009D6D30">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Ha’moona</w:t>
      </w:r>
      <w:proofErr w:type="spellEnd"/>
      <w:r>
        <w:rPr>
          <w:rFonts w:ascii="Arial" w:hAnsi="Arial" w:cs="Arial"/>
          <w:sz w:val="28"/>
          <w:szCs w:val="28"/>
        </w:rPr>
        <w:t xml:space="preserve">. </w:t>
      </w:r>
      <w:proofErr w:type="spellStart"/>
      <w:r>
        <w:rPr>
          <w:rFonts w:ascii="Arial" w:hAnsi="Arial" w:cs="Arial"/>
          <w:sz w:val="28"/>
          <w:szCs w:val="28"/>
        </w:rPr>
        <w:t>Haumufariri</w:t>
      </w:r>
      <w:proofErr w:type="spellEnd"/>
      <w:r>
        <w:rPr>
          <w:rFonts w:ascii="Arial" w:hAnsi="Arial" w:cs="Arial"/>
          <w:sz w:val="28"/>
          <w:szCs w:val="28"/>
        </w:rPr>
        <w:t xml:space="preserve"> </w:t>
      </w:r>
      <w:proofErr w:type="spellStart"/>
      <w:r>
        <w:rPr>
          <w:rFonts w:ascii="Arial" w:hAnsi="Arial" w:cs="Arial"/>
          <w:sz w:val="28"/>
          <w:szCs w:val="28"/>
        </w:rPr>
        <w:t>mupfanha</w:t>
      </w:r>
      <w:proofErr w:type="spellEnd"/>
      <w:r>
        <w:rPr>
          <w:rFonts w:ascii="Arial" w:hAnsi="Arial" w:cs="Arial"/>
          <w:sz w:val="28"/>
          <w:szCs w:val="28"/>
        </w:rPr>
        <w:t xml:space="preserve"> </w:t>
      </w:r>
      <w:proofErr w:type="spellStart"/>
      <w:r>
        <w:rPr>
          <w:rFonts w:ascii="Arial" w:hAnsi="Arial" w:cs="Arial"/>
          <w:sz w:val="28"/>
          <w:szCs w:val="28"/>
        </w:rPr>
        <w:t>iyeye</w:t>
      </w:r>
      <w:proofErr w:type="spellEnd"/>
      <w:r>
        <w:rPr>
          <w:rFonts w:ascii="Arial" w:hAnsi="Arial" w:cs="Arial"/>
          <w:sz w:val="28"/>
          <w:szCs w:val="28"/>
        </w:rPr>
        <w:t xml:space="preserve">. </w:t>
      </w:r>
      <w:proofErr w:type="spellStart"/>
      <w:r>
        <w:rPr>
          <w:rFonts w:ascii="Arial" w:hAnsi="Arial" w:cs="Arial"/>
          <w:sz w:val="28"/>
          <w:szCs w:val="28"/>
        </w:rPr>
        <w:t>Hamuna</w:t>
      </w:r>
      <w:proofErr w:type="spellEnd"/>
      <w:r>
        <w:rPr>
          <w:rFonts w:ascii="Arial" w:hAnsi="Arial" w:cs="Arial"/>
          <w:sz w:val="28"/>
          <w:szCs w:val="28"/>
        </w:rPr>
        <w:t xml:space="preserve"> </w:t>
      </w:r>
      <w:proofErr w:type="spellStart"/>
      <w:r>
        <w:rPr>
          <w:rFonts w:ascii="Arial" w:hAnsi="Arial" w:cs="Arial"/>
          <w:sz w:val="28"/>
          <w:szCs w:val="28"/>
        </w:rPr>
        <w:t>kunzwa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President Nkomo </w:t>
      </w:r>
      <w:proofErr w:type="spellStart"/>
      <w:r>
        <w:rPr>
          <w:rFonts w:ascii="Arial" w:hAnsi="Arial" w:cs="Arial"/>
          <w:sz w:val="28"/>
          <w:szCs w:val="28"/>
        </w:rPr>
        <w:t>vakatuka</w:t>
      </w:r>
      <w:proofErr w:type="spellEnd"/>
      <w:r>
        <w:rPr>
          <w:rFonts w:ascii="Arial" w:hAnsi="Arial" w:cs="Arial"/>
          <w:sz w:val="28"/>
          <w:szCs w:val="28"/>
        </w:rPr>
        <w:t xml:space="preserve">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wavo</w:t>
      </w:r>
      <w:proofErr w:type="spellEnd"/>
      <w:r>
        <w:rPr>
          <w:rFonts w:ascii="Arial" w:hAnsi="Arial" w:cs="Arial"/>
          <w:sz w:val="28"/>
          <w:szCs w:val="28"/>
        </w:rPr>
        <w:t xml:space="preserve"> </w:t>
      </w:r>
      <w:proofErr w:type="spellStart"/>
      <w:r>
        <w:rPr>
          <w:rFonts w:ascii="Arial" w:hAnsi="Arial" w:cs="Arial"/>
          <w:sz w:val="28"/>
          <w:szCs w:val="28"/>
        </w:rPr>
        <w:t>afa</w:t>
      </w:r>
      <w:proofErr w:type="spellEnd"/>
      <w:r>
        <w:rPr>
          <w:rFonts w:ascii="Arial" w:hAnsi="Arial" w:cs="Arial"/>
          <w:sz w:val="28"/>
          <w:szCs w:val="28"/>
        </w:rPr>
        <w:t xml:space="preserve"> </w:t>
      </w:r>
      <w:proofErr w:type="spellStart"/>
      <w:r>
        <w:rPr>
          <w:rFonts w:ascii="Arial" w:hAnsi="Arial" w:cs="Arial"/>
          <w:sz w:val="28"/>
          <w:szCs w:val="28"/>
        </w:rPr>
        <w:t>neAIDS</w:t>
      </w:r>
      <w:proofErr w:type="spellEnd"/>
      <w:r>
        <w:rPr>
          <w:rFonts w:ascii="Arial" w:hAnsi="Arial" w:cs="Arial"/>
          <w:sz w:val="28"/>
          <w:szCs w:val="28"/>
        </w:rPr>
        <w:t xml:space="preserve"> </w:t>
      </w:r>
      <w:proofErr w:type="spellStart"/>
      <w:r>
        <w:rPr>
          <w:rFonts w:ascii="Arial" w:hAnsi="Arial" w:cs="Arial"/>
          <w:sz w:val="28"/>
          <w:szCs w:val="28"/>
        </w:rPr>
        <w:t>parufu</w:t>
      </w:r>
      <w:proofErr w:type="spellEnd"/>
      <w:r>
        <w:rPr>
          <w:rFonts w:ascii="Arial" w:hAnsi="Arial" w:cs="Arial"/>
          <w:sz w:val="28"/>
          <w:szCs w:val="28"/>
        </w:rPr>
        <w:t>?</w:t>
      </w:r>
      <w:r w:rsidRPr="00D5647B">
        <w:rPr>
          <w:rFonts w:ascii="Arial" w:hAnsi="Arial" w:cs="Arial"/>
          <w:sz w:val="18"/>
          <w:szCs w:val="18"/>
        </w:rPr>
        <w:t xml:space="preserve"> </w:t>
      </w:r>
      <w:r w:rsidRPr="0018479A">
        <w:rPr>
          <w:rFonts w:ascii="Arial" w:hAnsi="Arial" w:cs="Arial"/>
          <w:sz w:val="18"/>
          <w:szCs w:val="18"/>
        </w:rPr>
        <w:t>[Congregation says, “</w:t>
      </w:r>
      <w:r>
        <w:rPr>
          <w:rFonts w:ascii="Arial" w:hAnsi="Arial" w:cs="Arial"/>
          <w:sz w:val="18"/>
          <w:szCs w:val="18"/>
        </w:rPr>
        <w:t>mm-hmm</w:t>
      </w:r>
      <w:r w:rsidRPr="0018479A">
        <w:rPr>
          <w:rFonts w:ascii="Arial" w:hAnsi="Arial" w:cs="Arial"/>
          <w:sz w:val="18"/>
          <w:szCs w:val="18"/>
        </w:rPr>
        <w:t>.”]</w:t>
      </w:r>
      <w:r>
        <w:rPr>
          <w:rFonts w:ascii="Arial" w:hAnsi="Arial" w:cs="Arial"/>
          <w:sz w:val="28"/>
          <w:szCs w:val="28"/>
        </w:rPr>
        <w:t xml:space="preserve"> Hm. Nkomo </w:t>
      </w:r>
      <w:proofErr w:type="spellStart"/>
      <w:r>
        <w:rPr>
          <w:rFonts w:ascii="Arial" w:hAnsi="Arial" w:cs="Arial"/>
          <w:sz w:val="28"/>
          <w:szCs w:val="28"/>
        </w:rPr>
        <w:t>akasumuka</w:t>
      </w:r>
      <w:proofErr w:type="spellEnd"/>
      <w:r>
        <w:rPr>
          <w:rFonts w:ascii="Arial" w:hAnsi="Arial" w:cs="Arial"/>
          <w:sz w:val="28"/>
          <w:szCs w:val="28"/>
        </w:rPr>
        <w:t xml:space="preserve"> </w:t>
      </w:r>
      <w:proofErr w:type="spellStart"/>
      <w:r>
        <w:rPr>
          <w:rFonts w:ascii="Arial" w:hAnsi="Arial" w:cs="Arial"/>
          <w:sz w:val="28"/>
          <w:szCs w:val="28"/>
        </w:rPr>
        <w:t>zvikanzi</w:t>
      </w:r>
      <w:proofErr w:type="spellEnd"/>
      <w:r>
        <w:rPr>
          <w:rFonts w:ascii="Arial" w:hAnsi="Arial" w:cs="Arial"/>
          <w:sz w:val="28"/>
          <w:szCs w:val="28"/>
        </w:rPr>
        <w:t xml:space="preserve">, “This young man, I’ve been busy gathering wealth and money for him in Britain and in America. There are accounts with this boy. And he dies out of AIDS. </w:t>
      </w:r>
      <w:proofErr w:type="spellStart"/>
      <w:r>
        <w:rPr>
          <w:rFonts w:ascii="Arial" w:hAnsi="Arial" w:cs="Arial"/>
          <w:sz w:val="28"/>
          <w:szCs w:val="28"/>
        </w:rPr>
        <w:t>Haa</w:t>
      </w:r>
      <w:proofErr w:type="spellEnd"/>
      <w:r>
        <w:rPr>
          <w:rFonts w:ascii="Arial" w:hAnsi="Arial" w:cs="Arial"/>
          <w:sz w:val="28"/>
          <w:szCs w:val="28"/>
        </w:rPr>
        <w:t xml:space="preserve">…” </w:t>
      </w:r>
      <w:proofErr w:type="spellStart"/>
      <w:r>
        <w:rPr>
          <w:rFonts w:ascii="Arial" w:hAnsi="Arial" w:cs="Arial"/>
          <w:sz w:val="28"/>
          <w:szCs w:val="28"/>
        </w:rPr>
        <w:t>Hameno</w:t>
      </w:r>
      <w:proofErr w:type="spellEnd"/>
      <w:r>
        <w:rPr>
          <w:rFonts w:ascii="Arial" w:hAnsi="Arial" w:cs="Arial"/>
          <w:sz w:val="28"/>
          <w:szCs w:val="28"/>
        </w:rPr>
        <w:t xml:space="preserve"> </w:t>
      </w:r>
      <w:proofErr w:type="spellStart"/>
      <w:r>
        <w:rPr>
          <w:rFonts w:ascii="Arial" w:hAnsi="Arial" w:cs="Arial"/>
          <w:sz w:val="28"/>
          <w:szCs w:val="28"/>
        </w:rPr>
        <w:t>chiNdevere</w:t>
      </w:r>
      <w:proofErr w:type="spellEnd"/>
      <w:r>
        <w:rPr>
          <w:rFonts w:ascii="Arial" w:hAnsi="Arial" w:cs="Arial"/>
          <w:sz w:val="28"/>
          <w:szCs w:val="28"/>
        </w:rPr>
        <w:t xml:space="preserve"> </w:t>
      </w:r>
      <w:proofErr w:type="spellStart"/>
      <w:r>
        <w:rPr>
          <w:rFonts w:ascii="Arial" w:hAnsi="Arial" w:cs="Arial"/>
          <w:sz w:val="28"/>
          <w:szCs w:val="28"/>
        </w:rPr>
        <w:t>chaakataura</w:t>
      </w:r>
      <w:proofErr w:type="spellEnd"/>
      <w:r>
        <w:rPr>
          <w:rFonts w:ascii="Arial" w:hAnsi="Arial" w:cs="Arial"/>
          <w:sz w:val="28"/>
          <w:szCs w:val="28"/>
        </w:rPr>
        <w:t xml:space="preserve">… </w:t>
      </w:r>
      <w:r w:rsidRPr="00CD4823">
        <w:rPr>
          <w:rFonts w:ascii="Arial" w:hAnsi="Arial" w:cs="Arial"/>
          <w:sz w:val="18"/>
          <w:szCs w:val="18"/>
        </w:rPr>
        <w:t>[Apostle says something imitating the Ndebele tongue and Congregation laughs—ED]</w:t>
      </w:r>
      <w:r>
        <w:rPr>
          <w:rFonts w:ascii="Arial" w:hAnsi="Arial" w:cs="Arial"/>
          <w:sz w:val="28"/>
          <w:szCs w:val="28"/>
        </w:rPr>
        <w:t xml:space="preserve"> </w:t>
      </w:r>
    </w:p>
    <w:p w14:paraId="425B97D6" w14:textId="77777777" w:rsidR="00CD57E7" w:rsidRDefault="00CD57E7" w:rsidP="00CD57E7">
      <w:pPr>
        <w:jc w:val="both"/>
        <w:rPr>
          <w:rFonts w:ascii="Arial" w:hAnsi="Arial" w:cs="Arial"/>
          <w:sz w:val="28"/>
          <w:szCs w:val="28"/>
        </w:rPr>
      </w:pPr>
      <w:r w:rsidRPr="00DD15E7">
        <w:rPr>
          <w:rFonts w:ascii="Arial" w:hAnsi="Arial" w:cs="Arial"/>
          <w:sz w:val="28"/>
          <w:szCs w:val="28"/>
          <w:vertAlign w:val="superscript"/>
          <w:lang w:val="fr-FR"/>
        </w:rPr>
        <w:t>66</w:t>
      </w:r>
      <w:r>
        <w:rPr>
          <w:rFonts w:ascii="Arial" w:hAnsi="Arial" w:cs="Arial"/>
          <w:sz w:val="28"/>
          <w:szCs w:val="28"/>
          <w:lang w:val="fr-FR"/>
        </w:rPr>
        <w:t xml:space="preserve"> </w:t>
      </w:r>
      <w:proofErr w:type="spellStart"/>
      <w:r w:rsidRPr="000609B4">
        <w:rPr>
          <w:rFonts w:ascii="Arial" w:hAnsi="Arial" w:cs="Arial"/>
          <w:sz w:val="28"/>
          <w:szCs w:val="28"/>
          <w:lang w:val="fr-FR"/>
        </w:rPr>
        <w:t>Zvakamukanganisa</w:t>
      </w:r>
      <w:proofErr w:type="spellEnd"/>
      <w:proofErr w:type="gramStart"/>
      <w:r w:rsidRPr="000609B4">
        <w:rPr>
          <w:rFonts w:ascii="Arial" w:hAnsi="Arial" w:cs="Arial"/>
          <w:sz w:val="28"/>
          <w:szCs w:val="28"/>
          <w:lang w:val="fr-FR"/>
        </w:rPr>
        <w:t>…</w:t>
      </w:r>
      <w:r w:rsidRPr="000609B4">
        <w:rPr>
          <w:rFonts w:ascii="Arial" w:hAnsi="Arial" w:cs="Arial"/>
          <w:sz w:val="18"/>
          <w:szCs w:val="18"/>
          <w:lang w:val="fr-FR"/>
        </w:rPr>
        <w:t>[</w:t>
      </w:r>
      <w:proofErr w:type="gramEnd"/>
      <w:r w:rsidRPr="000609B4">
        <w:rPr>
          <w:rFonts w:ascii="Arial" w:hAnsi="Arial" w:cs="Arial"/>
          <w:sz w:val="18"/>
          <w:szCs w:val="18"/>
          <w:lang w:val="fr-FR"/>
        </w:rPr>
        <w:t xml:space="preserve">Inaudible 36 :42] </w:t>
      </w:r>
      <w:proofErr w:type="spellStart"/>
      <w:ins w:id="31" w:author="Transcriber01 JHB" w:date="2025-08-29T12:55:00Z" w16du:dateUtc="2025-08-29T10:55:00Z">
        <w:r>
          <w:rPr>
            <w:rFonts w:ascii="Arial" w:hAnsi="Arial" w:cs="Arial"/>
            <w:sz w:val="28"/>
            <w:szCs w:val="28"/>
            <w:lang w:val="fr-FR"/>
          </w:rPr>
          <w:t>T</w:t>
        </w:r>
      </w:ins>
      <w:del w:id="32" w:author="Transcriber01 JHB" w:date="2025-08-29T12:55:00Z" w16du:dateUtc="2025-08-29T10:55:00Z">
        <w:r w:rsidRPr="000609B4" w:rsidDel="00494D19">
          <w:rPr>
            <w:rFonts w:ascii="Arial" w:hAnsi="Arial" w:cs="Arial"/>
            <w:sz w:val="28"/>
            <w:szCs w:val="28"/>
            <w:lang w:val="fr-FR"/>
          </w:rPr>
          <w:delText>Nd</w:delText>
        </w:r>
      </w:del>
      <w:r w:rsidRPr="000609B4">
        <w:rPr>
          <w:rFonts w:ascii="Arial" w:hAnsi="Arial" w:cs="Arial"/>
          <w:sz w:val="28"/>
          <w:szCs w:val="28"/>
          <w:lang w:val="fr-FR"/>
        </w:rPr>
        <w:t>iri</w:t>
      </w:r>
      <w:proofErr w:type="spellEnd"/>
      <w:r w:rsidRPr="000609B4">
        <w:rPr>
          <w:rFonts w:ascii="Arial" w:hAnsi="Arial" w:cs="Arial"/>
          <w:sz w:val="28"/>
          <w:szCs w:val="28"/>
          <w:lang w:val="fr-FR"/>
        </w:rPr>
        <w:t xml:space="preserve"> </w:t>
      </w:r>
      <w:proofErr w:type="spellStart"/>
      <w:r w:rsidRPr="000609B4">
        <w:rPr>
          <w:rFonts w:ascii="Arial" w:hAnsi="Arial" w:cs="Arial"/>
          <w:sz w:val="28"/>
          <w:szCs w:val="28"/>
          <w:lang w:val="fr-FR"/>
        </w:rPr>
        <w:t>kuunganidza</w:t>
      </w:r>
      <w:proofErr w:type="spellEnd"/>
      <w:r w:rsidRPr="000609B4">
        <w:rPr>
          <w:rFonts w:ascii="Arial" w:hAnsi="Arial" w:cs="Arial"/>
          <w:sz w:val="28"/>
          <w:szCs w:val="28"/>
          <w:lang w:val="fr-FR"/>
        </w:rPr>
        <w:t xml:space="preserve"> </w:t>
      </w:r>
      <w:proofErr w:type="spellStart"/>
      <w:r w:rsidRPr="000609B4">
        <w:rPr>
          <w:rFonts w:ascii="Arial" w:hAnsi="Arial" w:cs="Arial"/>
          <w:sz w:val="28"/>
          <w:szCs w:val="28"/>
          <w:lang w:val="fr-FR"/>
        </w:rPr>
        <w:t>pfuma</w:t>
      </w:r>
      <w:proofErr w:type="spellEnd"/>
      <w:r w:rsidRPr="000609B4">
        <w:rPr>
          <w:rFonts w:ascii="Arial" w:hAnsi="Arial" w:cs="Arial"/>
          <w:sz w:val="28"/>
          <w:szCs w:val="28"/>
          <w:lang w:val="fr-FR"/>
        </w:rPr>
        <w:t xml:space="preserve"> </w:t>
      </w:r>
      <w:proofErr w:type="spellStart"/>
      <w:r w:rsidRPr="000609B4">
        <w:rPr>
          <w:rFonts w:ascii="Arial" w:hAnsi="Arial" w:cs="Arial"/>
          <w:sz w:val="28"/>
          <w:szCs w:val="28"/>
          <w:lang w:val="fr-FR"/>
        </w:rPr>
        <w:t>handiti</w:t>
      </w:r>
      <w:proofErr w:type="spellEnd"/>
      <w:r w:rsidRPr="000609B4">
        <w:rPr>
          <w:rFonts w:ascii="Arial" w:hAnsi="Arial" w:cs="Arial"/>
          <w:sz w:val="28"/>
          <w:szCs w:val="28"/>
          <w:lang w:val="fr-FR"/>
        </w:rPr>
        <w:t xml:space="preserve">. </w:t>
      </w:r>
      <w:proofErr w:type="spellStart"/>
      <w:r w:rsidRPr="00425232">
        <w:rPr>
          <w:rFonts w:ascii="Arial" w:hAnsi="Arial" w:cs="Arial"/>
          <w:sz w:val="28"/>
          <w:szCs w:val="28"/>
          <w:lang w:val="fr-FR"/>
          <w:rPrChange w:id="33" w:author="Transcriber01 JHB" w:date="2025-08-29T14:29:00Z" w16du:dateUtc="2025-08-29T12:29:00Z">
            <w:rPr>
              <w:rFonts w:ascii="Arial" w:hAnsi="Arial" w:cs="Arial"/>
              <w:sz w:val="28"/>
              <w:szCs w:val="28"/>
            </w:rPr>
          </w:rPrChange>
        </w:rPr>
        <w:t>Saizvozvi</w:t>
      </w:r>
      <w:proofErr w:type="spellEnd"/>
      <w:r w:rsidRPr="00425232">
        <w:rPr>
          <w:rFonts w:ascii="Arial" w:hAnsi="Arial" w:cs="Arial"/>
          <w:sz w:val="28"/>
          <w:szCs w:val="28"/>
          <w:lang w:val="fr-FR"/>
          <w:rPrChange w:id="34" w:author="Transcriber01 JHB" w:date="2025-08-29T14:29:00Z" w16du:dateUtc="2025-08-29T12:29:00Z">
            <w:rPr>
              <w:rFonts w:ascii="Arial" w:hAnsi="Arial" w:cs="Arial"/>
              <w:sz w:val="28"/>
              <w:szCs w:val="28"/>
            </w:rPr>
          </w:rPrChange>
        </w:rPr>
        <w:t xml:space="preserve"> </w:t>
      </w:r>
      <w:proofErr w:type="spellStart"/>
      <w:r w:rsidRPr="00425232">
        <w:rPr>
          <w:rFonts w:ascii="Arial" w:hAnsi="Arial" w:cs="Arial"/>
          <w:sz w:val="28"/>
          <w:szCs w:val="28"/>
          <w:lang w:val="fr-FR"/>
          <w:rPrChange w:id="35" w:author="Transcriber01 JHB" w:date="2025-08-29T14:29:00Z" w16du:dateUtc="2025-08-29T12:29:00Z">
            <w:rPr>
              <w:rFonts w:ascii="Arial" w:hAnsi="Arial" w:cs="Arial"/>
              <w:sz w:val="28"/>
              <w:szCs w:val="28"/>
            </w:rPr>
          </w:rPrChange>
        </w:rPr>
        <w:t>izvi</w:t>
      </w:r>
      <w:proofErr w:type="spellEnd"/>
      <w:r w:rsidRPr="00425232">
        <w:rPr>
          <w:rFonts w:ascii="Arial" w:hAnsi="Arial" w:cs="Arial"/>
          <w:sz w:val="28"/>
          <w:szCs w:val="28"/>
          <w:lang w:val="fr-FR"/>
          <w:rPrChange w:id="36" w:author="Transcriber01 JHB" w:date="2025-08-29T14:29:00Z" w16du:dateUtc="2025-08-29T12:29:00Z">
            <w:rPr>
              <w:rFonts w:ascii="Arial" w:hAnsi="Arial" w:cs="Arial"/>
              <w:sz w:val="28"/>
              <w:szCs w:val="28"/>
            </w:rPr>
          </w:rPrChange>
        </w:rPr>
        <w:t xml:space="preserve"> </w:t>
      </w:r>
      <w:proofErr w:type="spellStart"/>
      <w:r w:rsidRPr="00425232">
        <w:rPr>
          <w:rFonts w:ascii="Arial" w:hAnsi="Arial" w:cs="Arial"/>
          <w:sz w:val="28"/>
          <w:szCs w:val="28"/>
          <w:lang w:val="fr-FR"/>
          <w:rPrChange w:id="37" w:author="Transcriber01 JHB" w:date="2025-08-29T14:29:00Z" w16du:dateUtc="2025-08-29T12:29:00Z">
            <w:rPr>
              <w:rFonts w:ascii="Arial" w:hAnsi="Arial" w:cs="Arial"/>
              <w:sz w:val="28"/>
              <w:szCs w:val="28"/>
            </w:rPr>
          </w:rPrChange>
        </w:rPr>
        <w:t>ndiri</w:t>
      </w:r>
      <w:proofErr w:type="spellEnd"/>
      <w:r w:rsidRPr="00425232">
        <w:rPr>
          <w:rFonts w:ascii="Arial" w:hAnsi="Arial" w:cs="Arial"/>
          <w:sz w:val="28"/>
          <w:szCs w:val="28"/>
          <w:lang w:val="fr-FR"/>
          <w:rPrChange w:id="38" w:author="Transcriber01 JHB" w:date="2025-08-29T14:29:00Z" w16du:dateUtc="2025-08-29T12:29:00Z">
            <w:rPr>
              <w:rFonts w:ascii="Arial" w:hAnsi="Arial" w:cs="Arial"/>
              <w:sz w:val="28"/>
              <w:szCs w:val="28"/>
            </w:rPr>
          </w:rPrChange>
        </w:rPr>
        <w:t xml:space="preserve"> </w:t>
      </w:r>
      <w:proofErr w:type="spellStart"/>
      <w:r w:rsidRPr="00425232">
        <w:rPr>
          <w:rFonts w:ascii="Arial" w:hAnsi="Arial" w:cs="Arial"/>
          <w:sz w:val="28"/>
          <w:szCs w:val="28"/>
          <w:lang w:val="fr-FR"/>
          <w:rPrChange w:id="39" w:author="Transcriber01 JHB" w:date="2025-08-29T14:29:00Z" w16du:dateUtc="2025-08-29T12:29:00Z">
            <w:rPr>
              <w:rFonts w:ascii="Arial" w:hAnsi="Arial" w:cs="Arial"/>
              <w:sz w:val="28"/>
              <w:szCs w:val="28"/>
            </w:rPr>
          </w:rPrChange>
        </w:rPr>
        <w:t>kuunganidzira</w:t>
      </w:r>
      <w:proofErr w:type="spellEnd"/>
      <w:r w:rsidRPr="00425232">
        <w:rPr>
          <w:rFonts w:ascii="Arial" w:hAnsi="Arial" w:cs="Arial"/>
          <w:sz w:val="28"/>
          <w:szCs w:val="28"/>
          <w:lang w:val="fr-FR"/>
          <w:rPrChange w:id="40" w:author="Transcriber01 JHB" w:date="2025-08-29T14:29:00Z" w16du:dateUtc="2025-08-29T12:29:00Z">
            <w:rPr>
              <w:rFonts w:ascii="Arial" w:hAnsi="Arial" w:cs="Arial"/>
              <w:sz w:val="28"/>
              <w:szCs w:val="28"/>
            </w:rPr>
          </w:rPrChange>
        </w:rPr>
        <w:t xml:space="preserve"> </w:t>
      </w:r>
      <w:proofErr w:type="spellStart"/>
      <w:r w:rsidRPr="00425232">
        <w:rPr>
          <w:rFonts w:ascii="Arial" w:hAnsi="Arial" w:cs="Arial"/>
          <w:sz w:val="28"/>
          <w:szCs w:val="28"/>
          <w:lang w:val="fr-FR"/>
          <w:rPrChange w:id="41" w:author="Transcriber01 JHB" w:date="2025-08-29T14:29:00Z" w16du:dateUtc="2025-08-29T12:29:00Z">
            <w:rPr>
              <w:rFonts w:ascii="Arial" w:hAnsi="Arial" w:cs="Arial"/>
              <w:sz w:val="28"/>
              <w:szCs w:val="28"/>
            </w:rPr>
          </w:rPrChange>
        </w:rPr>
        <w:t>vana</w:t>
      </w:r>
      <w:proofErr w:type="spellEnd"/>
      <w:r w:rsidRPr="00425232">
        <w:rPr>
          <w:rFonts w:ascii="Arial" w:hAnsi="Arial" w:cs="Arial"/>
          <w:sz w:val="28"/>
          <w:szCs w:val="28"/>
          <w:lang w:val="fr-FR"/>
          <w:rPrChange w:id="42" w:author="Transcriber01 JHB" w:date="2025-08-29T14:29:00Z" w16du:dateUtc="2025-08-29T12:29:00Z">
            <w:rPr>
              <w:rFonts w:ascii="Arial" w:hAnsi="Arial" w:cs="Arial"/>
              <w:sz w:val="28"/>
              <w:szCs w:val="28"/>
            </w:rPr>
          </w:rPrChange>
        </w:rPr>
        <w:t xml:space="preserve"> Tito, </w:t>
      </w:r>
      <w:proofErr w:type="spellStart"/>
      <w:r w:rsidRPr="00425232">
        <w:rPr>
          <w:rFonts w:ascii="Arial" w:hAnsi="Arial" w:cs="Arial"/>
          <w:sz w:val="28"/>
          <w:szCs w:val="28"/>
          <w:lang w:val="fr-FR"/>
          <w:rPrChange w:id="43" w:author="Transcriber01 JHB" w:date="2025-08-29T14:29:00Z" w16du:dateUtc="2025-08-29T12:29:00Z">
            <w:rPr>
              <w:rFonts w:ascii="Arial" w:hAnsi="Arial" w:cs="Arial"/>
              <w:sz w:val="28"/>
              <w:szCs w:val="28"/>
            </w:rPr>
          </w:rPrChange>
        </w:rPr>
        <w:t>ivo</w:t>
      </w:r>
      <w:proofErr w:type="spellEnd"/>
      <w:r w:rsidRPr="00425232">
        <w:rPr>
          <w:rFonts w:ascii="Arial" w:hAnsi="Arial" w:cs="Arial"/>
          <w:sz w:val="28"/>
          <w:szCs w:val="28"/>
          <w:lang w:val="fr-FR"/>
          <w:rPrChange w:id="44" w:author="Transcriber01 JHB" w:date="2025-08-29T14:29:00Z" w16du:dateUtc="2025-08-29T12:29:00Z">
            <w:rPr>
              <w:rFonts w:ascii="Arial" w:hAnsi="Arial" w:cs="Arial"/>
              <w:sz w:val="28"/>
              <w:szCs w:val="28"/>
            </w:rPr>
          </w:rPrChange>
        </w:rPr>
        <w:t xml:space="preserve"> vari </w:t>
      </w:r>
      <w:proofErr w:type="spellStart"/>
      <w:r w:rsidRPr="00425232">
        <w:rPr>
          <w:rFonts w:ascii="Arial" w:hAnsi="Arial" w:cs="Arial"/>
          <w:sz w:val="28"/>
          <w:szCs w:val="28"/>
          <w:lang w:val="fr-FR"/>
          <w:rPrChange w:id="45" w:author="Transcriber01 JHB" w:date="2025-08-29T14:29:00Z" w16du:dateUtc="2025-08-29T12:29:00Z">
            <w:rPr>
              <w:rFonts w:ascii="Arial" w:hAnsi="Arial" w:cs="Arial"/>
              <w:sz w:val="28"/>
              <w:szCs w:val="28"/>
            </w:rPr>
          </w:rPrChange>
        </w:rPr>
        <w:t>kuenda</w:t>
      </w:r>
      <w:proofErr w:type="spellEnd"/>
      <w:r w:rsidRPr="00425232">
        <w:rPr>
          <w:rFonts w:ascii="Arial" w:hAnsi="Arial" w:cs="Arial"/>
          <w:sz w:val="28"/>
          <w:szCs w:val="28"/>
          <w:lang w:val="fr-FR"/>
          <w:rPrChange w:id="46" w:author="Transcriber01 JHB" w:date="2025-08-29T14:29:00Z" w16du:dateUtc="2025-08-29T12:29:00Z">
            <w:rPr>
              <w:rFonts w:ascii="Arial" w:hAnsi="Arial" w:cs="Arial"/>
              <w:sz w:val="28"/>
              <w:szCs w:val="28"/>
            </w:rPr>
          </w:rPrChange>
        </w:rPr>
        <w:t xml:space="preserve"> </w:t>
      </w:r>
      <w:proofErr w:type="spellStart"/>
      <w:r w:rsidRPr="00425232">
        <w:rPr>
          <w:rFonts w:ascii="Arial" w:hAnsi="Arial" w:cs="Arial"/>
          <w:sz w:val="28"/>
          <w:szCs w:val="28"/>
          <w:lang w:val="fr-FR"/>
          <w:rPrChange w:id="47" w:author="Transcriber01 JHB" w:date="2025-08-29T14:29:00Z" w16du:dateUtc="2025-08-29T12:29:00Z">
            <w:rPr>
              <w:rFonts w:ascii="Arial" w:hAnsi="Arial" w:cs="Arial"/>
              <w:sz w:val="28"/>
              <w:szCs w:val="28"/>
            </w:rPr>
          </w:rPrChange>
        </w:rPr>
        <w:t>kuchikoro</w:t>
      </w:r>
      <w:proofErr w:type="spellEnd"/>
      <w:r w:rsidRPr="00425232">
        <w:rPr>
          <w:rFonts w:ascii="Arial" w:hAnsi="Arial" w:cs="Arial"/>
          <w:sz w:val="28"/>
          <w:szCs w:val="28"/>
          <w:lang w:val="fr-FR"/>
          <w:rPrChange w:id="48" w:author="Transcriber01 JHB" w:date="2025-08-29T14:29:00Z" w16du:dateUtc="2025-08-29T12:29:00Z">
            <w:rPr>
              <w:rFonts w:ascii="Arial" w:hAnsi="Arial" w:cs="Arial"/>
              <w:sz w:val="28"/>
              <w:szCs w:val="28"/>
            </w:rPr>
          </w:rPrChange>
        </w:rPr>
        <w:t xml:space="preserve">. </w:t>
      </w:r>
      <w:proofErr w:type="spellStart"/>
      <w:r w:rsidRPr="001F1385">
        <w:rPr>
          <w:rFonts w:ascii="Arial" w:hAnsi="Arial" w:cs="Arial"/>
          <w:sz w:val="28"/>
          <w:szCs w:val="28"/>
          <w:lang w:val="fr-FR"/>
        </w:rPr>
        <w:t>Ndoda</w:t>
      </w:r>
      <w:proofErr w:type="spellEnd"/>
      <w:r w:rsidRPr="001F1385">
        <w:rPr>
          <w:rFonts w:ascii="Arial" w:hAnsi="Arial" w:cs="Arial"/>
          <w:sz w:val="28"/>
          <w:szCs w:val="28"/>
          <w:lang w:val="fr-FR"/>
        </w:rPr>
        <w:t xml:space="preserve"> </w:t>
      </w:r>
      <w:proofErr w:type="spellStart"/>
      <w:r w:rsidRPr="001F1385">
        <w:rPr>
          <w:rFonts w:ascii="Arial" w:hAnsi="Arial" w:cs="Arial"/>
          <w:sz w:val="28"/>
          <w:szCs w:val="28"/>
          <w:lang w:val="fr-FR"/>
        </w:rPr>
        <w:t>kuti</w:t>
      </w:r>
      <w:proofErr w:type="spellEnd"/>
      <w:r w:rsidRPr="001F1385">
        <w:rPr>
          <w:rFonts w:ascii="Arial" w:hAnsi="Arial" w:cs="Arial"/>
          <w:sz w:val="28"/>
          <w:szCs w:val="28"/>
          <w:lang w:val="fr-FR"/>
        </w:rPr>
        <w:t xml:space="preserve"> </w:t>
      </w:r>
      <w:proofErr w:type="spellStart"/>
      <w:r w:rsidRPr="001F1385">
        <w:rPr>
          <w:rFonts w:ascii="Arial" w:hAnsi="Arial" w:cs="Arial"/>
          <w:sz w:val="28"/>
          <w:szCs w:val="28"/>
          <w:lang w:val="fr-FR"/>
        </w:rPr>
        <w:t>vaite</w:t>
      </w:r>
      <w:proofErr w:type="spellEnd"/>
      <w:r w:rsidRPr="001F1385">
        <w:rPr>
          <w:rFonts w:ascii="Arial" w:hAnsi="Arial" w:cs="Arial"/>
          <w:sz w:val="28"/>
          <w:szCs w:val="28"/>
          <w:lang w:val="fr-FR"/>
        </w:rPr>
        <w:t xml:space="preserve"> ma…</w:t>
      </w:r>
      <w:r>
        <w:rPr>
          <w:rFonts w:ascii="Arial" w:hAnsi="Arial" w:cs="Arial"/>
          <w:sz w:val="28"/>
          <w:szCs w:val="28"/>
          <w:lang w:val="fr-FR"/>
        </w:rPr>
        <w:t xml:space="preserve"> </w:t>
      </w:r>
      <w:r w:rsidRPr="001F1385">
        <w:rPr>
          <w:rFonts w:ascii="Arial" w:hAnsi="Arial" w:cs="Arial"/>
          <w:sz w:val="28"/>
          <w:szCs w:val="28"/>
          <w:lang w:val="fr-FR"/>
        </w:rPr>
        <w:t xml:space="preserve">ma </w:t>
      </w:r>
      <w:proofErr w:type="spellStart"/>
      <w:r w:rsidRPr="001F1385">
        <w:rPr>
          <w:rFonts w:ascii="Arial" w:hAnsi="Arial" w:cs="Arial"/>
          <w:sz w:val="28"/>
          <w:szCs w:val="28"/>
          <w:lang w:val="fr-FR"/>
        </w:rPr>
        <w:t>Accountant</w:t>
      </w:r>
      <w:proofErr w:type="spellEnd"/>
      <w:r>
        <w:rPr>
          <w:rFonts w:ascii="Arial" w:hAnsi="Arial" w:cs="Arial"/>
          <w:sz w:val="28"/>
          <w:szCs w:val="28"/>
          <w:lang w:val="fr-FR"/>
        </w:rPr>
        <w:t>,</w:t>
      </w:r>
      <w:r w:rsidRPr="001F1385">
        <w:rPr>
          <w:rFonts w:ascii="Arial" w:hAnsi="Arial" w:cs="Arial"/>
          <w:sz w:val="28"/>
          <w:szCs w:val="28"/>
          <w:lang w:val="fr-FR"/>
        </w:rPr>
        <w:t xml:space="preserve"> </w:t>
      </w:r>
      <w:proofErr w:type="spellStart"/>
      <w:r w:rsidRPr="001F1385">
        <w:rPr>
          <w:rFonts w:ascii="Arial" w:hAnsi="Arial" w:cs="Arial"/>
          <w:sz w:val="28"/>
          <w:szCs w:val="28"/>
          <w:lang w:val="fr-FR"/>
        </w:rPr>
        <w:t>vaite</w:t>
      </w:r>
      <w:proofErr w:type="spellEnd"/>
      <w:r w:rsidRPr="001F1385">
        <w:rPr>
          <w:rFonts w:ascii="Arial" w:hAnsi="Arial" w:cs="Arial"/>
          <w:sz w:val="28"/>
          <w:szCs w:val="28"/>
          <w:lang w:val="fr-FR"/>
        </w:rPr>
        <w:t xml:space="preserve"> ma </w:t>
      </w:r>
      <w:proofErr w:type="spellStart"/>
      <w:r w:rsidRPr="001F1385">
        <w:rPr>
          <w:rFonts w:ascii="Arial" w:hAnsi="Arial" w:cs="Arial"/>
          <w:sz w:val="28"/>
          <w:szCs w:val="28"/>
          <w:lang w:val="fr-FR"/>
        </w:rPr>
        <w:t>Lawyer</w:t>
      </w:r>
      <w:proofErr w:type="spellEnd"/>
      <w:r>
        <w:rPr>
          <w:rFonts w:ascii="Arial" w:hAnsi="Arial" w:cs="Arial"/>
          <w:sz w:val="28"/>
          <w:szCs w:val="28"/>
          <w:lang w:val="fr-FR"/>
        </w:rPr>
        <w:t>,</w:t>
      </w:r>
      <w:r w:rsidRPr="001F1385">
        <w:rPr>
          <w:rFonts w:ascii="Arial" w:hAnsi="Arial" w:cs="Arial"/>
          <w:sz w:val="28"/>
          <w:szCs w:val="28"/>
          <w:lang w:val="fr-FR"/>
        </w:rPr>
        <w:t xml:space="preserve"> </w:t>
      </w:r>
      <w:proofErr w:type="spellStart"/>
      <w:proofErr w:type="gramStart"/>
      <w:r w:rsidRPr="001F1385">
        <w:rPr>
          <w:rFonts w:ascii="Arial" w:hAnsi="Arial" w:cs="Arial"/>
          <w:sz w:val="28"/>
          <w:szCs w:val="28"/>
          <w:lang w:val="fr-FR"/>
        </w:rPr>
        <w:t>handitika</w:t>
      </w:r>
      <w:proofErr w:type="spellEnd"/>
      <w:r w:rsidRPr="001F1385">
        <w:rPr>
          <w:rFonts w:ascii="Arial" w:hAnsi="Arial" w:cs="Arial"/>
          <w:sz w:val="28"/>
          <w:szCs w:val="28"/>
          <w:lang w:val="fr-FR"/>
        </w:rPr>
        <w:t>?</w:t>
      </w:r>
      <w:proofErr w:type="gramEnd"/>
      <w:r>
        <w:rPr>
          <w:rFonts w:ascii="Arial" w:hAnsi="Arial" w:cs="Arial"/>
          <w:sz w:val="28"/>
          <w:szCs w:val="28"/>
          <w:lang w:val="fr-FR"/>
        </w:rPr>
        <w:t xml:space="preserve"> </w:t>
      </w:r>
      <w:r w:rsidRPr="001F1385">
        <w:rPr>
          <w:rFonts w:ascii="Arial" w:hAnsi="Arial" w:cs="Arial"/>
          <w:sz w:val="28"/>
          <w:szCs w:val="28"/>
        </w:rPr>
        <w:t xml:space="preserve">By the </w:t>
      </w:r>
      <w:r w:rsidRPr="001F1385">
        <w:rPr>
          <w:rFonts w:ascii="Arial" w:hAnsi="Arial" w:cs="Arial"/>
          <w:sz w:val="28"/>
          <w:szCs w:val="28"/>
        </w:rPr>
        <w:lastRenderedPageBreak/>
        <w:t xml:space="preserve">time when they are ready to take up </w:t>
      </w:r>
      <w:proofErr w:type="spellStart"/>
      <w:r w:rsidRPr="001F1385">
        <w:rPr>
          <w:rFonts w:ascii="Arial" w:hAnsi="Arial" w:cs="Arial"/>
          <w:sz w:val="28"/>
          <w:szCs w:val="28"/>
        </w:rPr>
        <w:t>ini</w:t>
      </w:r>
      <w:proofErr w:type="spellEnd"/>
      <w:r w:rsidRPr="001F1385">
        <w:rPr>
          <w:rFonts w:ascii="Arial" w:hAnsi="Arial" w:cs="Arial"/>
          <w:sz w:val="28"/>
          <w:szCs w:val="28"/>
        </w:rPr>
        <w:t xml:space="preserve"> </w:t>
      </w:r>
      <w:proofErr w:type="spellStart"/>
      <w:r w:rsidRPr="001F1385">
        <w:rPr>
          <w:rFonts w:ascii="Arial" w:hAnsi="Arial" w:cs="Arial"/>
          <w:sz w:val="28"/>
          <w:szCs w:val="28"/>
        </w:rPr>
        <w:t>ndaa</w:t>
      </w:r>
      <w:proofErr w:type="spellEnd"/>
      <w:r w:rsidRPr="001F1385">
        <w:rPr>
          <w:rFonts w:ascii="Arial" w:hAnsi="Arial" w:cs="Arial"/>
          <w:sz w:val="28"/>
          <w:szCs w:val="28"/>
        </w:rPr>
        <w:t xml:space="preserve"> seventy year</w:t>
      </w:r>
      <w:r>
        <w:rPr>
          <w:rFonts w:ascii="Arial" w:hAnsi="Arial" w:cs="Arial"/>
          <w:sz w:val="28"/>
          <w:szCs w:val="28"/>
        </w:rPr>
        <w:t xml:space="preserve">s, you hear mu–Munesu, positive; Tito, positive. Brother kana </w:t>
      </w:r>
      <w:proofErr w:type="spellStart"/>
      <w:r>
        <w:rPr>
          <w:rFonts w:ascii="Arial" w:hAnsi="Arial" w:cs="Arial"/>
          <w:sz w:val="28"/>
          <w:szCs w:val="28"/>
        </w:rPr>
        <w:t>uri</w:t>
      </w:r>
      <w:proofErr w:type="spellEnd"/>
      <w:r>
        <w:rPr>
          <w:rFonts w:ascii="Arial" w:hAnsi="Arial" w:cs="Arial"/>
          <w:sz w:val="28"/>
          <w:szCs w:val="28"/>
        </w:rPr>
        <w:t xml:space="preserve"> </w:t>
      </w:r>
      <w:proofErr w:type="spellStart"/>
      <w:r>
        <w:rPr>
          <w:rFonts w:ascii="Arial" w:hAnsi="Arial" w:cs="Arial"/>
          <w:sz w:val="28"/>
          <w:szCs w:val="28"/>
        </w:rPr>
        <w:t>kadhara</w:t>
      </w:r>
      <w:proofErr w:type="spellEnd"/>
      <w:r>
        <w:rPr>
          <w:rFonts w:ascii="Arial" w:hAnsi="Arial" w:cs="Arial"/>
          <w:sz w:val="28"/>
          <w:szCs w:val="28"/>
        </w:rPr>
        <w:t xml:space="preserve"> </w:t>
      </w:r>
      <w:proofErr w:type="spellStart"/>
      <w:r>
        <w:rPr>
          <w:rFonts w:ascii="Arial" w:hAnsi="Arial" w:cs="Arial"/>
          <w:sz w:val="28"/>
          <w:szCs w:val="28"/>
        </w:rPr>
        <w:t>unorova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nezvibhakera</w:t>
      </w:r>
      <w:proofErr w:type="spellEnd"/>
      <w:r>
        <w:rPr>
          <w:rFonts w:ascii="Arial" w:hAnsi="Arial" w:cs="Arial"/>
          <w:sz w:val="28"/>
          <w:szCs w:val="28"/>
        </w:rPr>
        <w:t xml:space="preserve"> manheru </w:t>
      </w:r>
      <w:proofErr w:type="spellStart"/>
      <w:r>
        <w:rPr>
          <w:rFonts w:ascii="Arial" w:hAnsi="Arial" w:cs="Arial"/>
          <w:sz w:val="28"/>
          <w:szCs w:val="28"/>
        </w:rPr>
        <w:t>iwayo</w:t>
      </w:r>
      <w:proofErr w:type="spellEnd"/>
      <w:r>
        <w:rPr>
          <w:rFonts w:ascii="Arial" w:hAnsi="Arial" w:cs="Arial"/>
          <w:sz w:val="28"/>
          <w:szCs w:val="28"/>
        </w:rPr>
        <w:t xml:space="preserve">. </w:t>
      </w:r>
    </w:p>
    <w:p w14:paraId="4EDCD258" w14:textId="77777777" w:rsidR="00CD57E7" w:rsidRDefault="00CD57E7" w:rsidP="00CD57E7">
      <w:pPr>
        <w:jc w:val="both"/>
        <w:rPr>
          <w:rFonts w:ascii="Arial" w:hAnsi="Arial" w:cs="Arial"/>
          <w:sz w:val="28"/>
          <w:szCs w:val="28"/>
        </w:rPr>
      </w:pPr>
      <w:r w:rsidRPr="00DD15E7">
        <w:rPr>
          <w:rFonts w:ascii="Arial" w:hAnsi="Arial" w:cs="Arial"/>
          <w:sz w:val="28"/>
          <w:szCs w:val="28"/>
          <w:vertAlign w:val="superscript"/>
        </w:rPr>
        <w:t>67</w:t>
      </w:r>
      <w:r>
        <w:rPr>
          <w:rFonts w:ascii="Arial" w:hAnsi="Arial" w:cs="Arial"/>
          <w:sz w:val="28"/>
          <w:szCs w:val="28"/>
        </w:rPr>
        <w:t xml:space="preserve"> </w:t>
      </w:r>
      <w:proofErr w:type="spellStart"/>
      <w:r>
        <w:rPr>
          <w:rFonts w:ascii="Arial" w:hAnsi="Arial" w:cs="Arial"/>
          <w:sz w:val="28"/>
          <w:szCs w:val="28"/>
        </w:rPr>
        <w:t>Panzvimbo</w:t>
      </w:r>
      <w:proofErr w:type="spellEnd"/>
      <w:r>
        <w:rPr>
          <w:rFonts w:ascii="Arial" w:hAnsi="Arial" w:cs="Arial"/>
          <w:sz w:val="28"/>
          <w:szCs w:val="28"/>
        </w:rPr>
        <w:t xml:space="preserve"> </w:t>
      </w:r>
      <w:proofErr w:type="spellStart"/>
      <w:r>
        <w:rPr>
          <w:rFonts w:ascii="Arial" w:hAnsi="Arial" w:cs="Arial"/>
          <w:sz w:val="28"/>
          <w:szCs w:val="28"/>
        </w:rPr>
        <w:t>yekuchema</w:t>
      </w:r>
      <w:proofErr w:type="spellEnd"/>
      <w:r>
        <w:rPr>
          <w:rFonts w:ascii="Arial" w:hAnsi="Arial" w:cs="Arial"/>
          <w:sz w:val="28"/>
          <w:szCs w:val="28"/>
        </w:rPr>
        <w:t xml:space="preserve"> mesa–Ini </w:t>
      </w:r>
      <w:proofErr w:type="spellStart"/>
      <w:r>
        <w:rPr>
          <w:rFonts w:ascii="Arial" w:hAnsi="Arial" w:cs="Arial"/>
          <w:sz w:val="28"/>
          <w:szCs w:val="28"/>
        </w:rPr>
        <w:t>handicheme</w:t>
      </w:r>
      <w:proofErr w:type="spellEnd"/>
      <w:r>
        <w:rPr>
          <w:rFonts w:ascii="Arial" w:hAnsi="Arial" w:cs="Arial"/>
          <w:sz w:val="28"/>
          <w:szCs w:val="28"/>
        </w:rPr>
        <w:t xml:space="preserve">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anouya</w:t>
      </w:r>
      <w:proofErr w:type="spellEnd"/>
      <w:r>
        <w:rPr>
          <w:rFonts w:ascii="Arial" w:hAnsi="Arial" w:cs="Arial"/>
          <w:sz w:val="28"/>
          <w:szCs w:val="28"/>
        </w:rPr>
        <w:t xml:space="preserve"> </w:t>
      </w:r>
      <w:proofErr w:type="spellStart"/>
      <w:r>
        <w:rPr>
          <w:rFonts w:ascii="Arial" w:hAnsi="Arial" w:cs="Arial"/>
          <w:sz w:val="28"/>
          <w:szCs w:val="28"/>
        </w:rPr>
        <w:t>achitaura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ndine</w:t>
      </w:r>
      <w:proofErr w:type="spellEnd"/>
      <w:r>
        <w:rPr>
          <w:rFonts w:ascii="Arial" w:hAnsi="Arial" w:cs="Arial"/>
          <w:sz w:val="28"/>
          <w:szCs w:val="28"/>
        </w:rPr>
        <w:t xml:space="preserve"> AIDS,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haiuye</w:t>
      </w:r>
      <w:proofErr w:type="spellEnd"/>
      <w:r>
        <w:rPr>
          <w:rFonts w:ascii="Arial" w:hAnsi="Arial" w:cs="Arial"/>
          <w:sz w:val="28"/>
          <w:szCs w:val="28"/>
        </w:rPr>
        <w:t xml:space="preserve"> </w:t>
      </w:r>
      <w:proofErr w:type="spellStart"/>
      <w:r>
        <w:rPr>
          <w:rFonts w:ascii="Arial" w:hAnsi="Arial" w:cs="Arial"/>
          <w:sz w:val="28"/>
          <w:szCs w:val="28"/>
        </w:rPr>
        <w:t>ichipuhwa</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kudai</w:t>
      </w:r>
      <w:proofErr w:type="spellEnd"/>
      <w:r>
        <w:rPr>
          <w:rFonts w:ascii="Arial" w:hAnsi="Arial" w:cs="Arial"/>
          <w:sz w:val="28"/>
          <w:szCs w:val="28"/>
        </w:rPr>
        <w:t xml:space="preserve"> AIDS. </w:t>
      </w:r>
      <w:r w:rsidRPr="00CD4823">
        <w:rPr>
          <w:rFonts w:ascii="Arial" w:hAnsi="Arial" w:cs="Arial"/>
          <w:sz w:val="18"/>
          <w:szCs w:val="18"/>
        </w:rPr>
        <w:t>[Congregation laughs—ED]</w:t>
      </w:r>
      <w:r>
        <w:rPr>
          <w:rFonts w:ascii="Arial" w:hAnsi="Arial" w:cs="Arial"/>
          <w:sz w:val="28"/>
          <w:szCs w:val="28"/>
        </w:rPr>
        <w:t xml:space="preserve"> Dai </w:t>
      </w:r>
      <w:proofErr w:type="spellStart"/>
      <w:r>
        <w:rPr>
          <w:rFonts w:ascii="Arial" w:hAnsi="Arial" w:cs="Arial"/>
          <w:sz w:val="28"/>
          <w:szCs w:val="28"/>
        </w:rPr>
        <w:t>yaiuya</w:t>
      </w:r>
      <w:proofErr w:type="spellEnd"/>
      <w:r>
        <w:rPr>
          <w:rFonts w:ascii="Arial" w:hAnsi="Arial" w:cs="Arial"/>
          <w:sz w:val="28"/>
          <w:szCs w:val="28"/>
        </w:rPr>
        <w:t xml:space="preserve"> </w:t>
      </w:r>
      <w:proofErr w:type="spellStart"/>
      <w:r>
        <w:rPr>
          <w:rFonts w:ascii="Arial" w:hAnsi="Arial" w:cs="Arial"/>
          <w:sz w:val="28"/>
          <w:szCs w:val="28"/>
        </w:rPr>
        <w:t>ichipuhwa</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kudai</w:t>
      </w:r>
      <w:proofErr w:type="spellEnd"/>
      <w:r>
        <w:rPr>
          <w:rFonts w:ascii="Arial" w:hAnsi="Arial" w:cs="Arial"/>
          <w:sz w:val="28"/>
          <w:szCs w:val="28"/>
        </w:rPr>
        <w:t xml:space="preserve"> </w:t>
      </w:r>
      <w:proofErr w:type="spellStart"/>
      <w:r>
        <w:rPr>
          <w:rFonts w:ascii="Arial" w:hAnsi="Arial" w:cs="Arial"/>
          <w:sz w:val="28"/>
          <w:szCs w:val="28"/>
        </w:rPr>
        <w:t>waichema</w:t>
      </w:r>
      <w:proofErr w:type="spellEnd"/>
      <w:r>
        <w:rPr>
          <w:rFonts w:ascii="Arial" w:hAnsi="Arial" w:cs="Arial"/>
          <w:sz w:val="28"/>
          <w:szCs w:val="28"/>
        </w:rPr>
        <w:t xml:space="preserve">. But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anofamba</w:t>
      </w:r>
      <w:proofErr w:type="spellEnd"/>
      <w:r>
        <w:rPr>
          <w:rFonts w:ascii="Arial" w:hAnsi="Arial" w:cs="Arial"/>
          <w:sz w:val="28"/>
          <w:szCs w:val="28"/>
        </w:rPr>
        <w:t xml:space="preserve"> </w:t>
      </w:r>
      <w:proofErr w:type="spellStart"/>
      <w:r>
        <w:rPr>
          <w:rFonts w:ascii="Arial" w:hAnsi="Arial" w:cs="Arial"/>
          <w:sz w:val="28"/>
          <w:szCs w:val="28"/>
        </w:rPr>
        <w:t>kuenda</w:t>
      </w:r>
      <w:proofErr w:type="spellEnd"/>
      <w:r>
        <w:rPr>
          <w:rFonts w:ascii="Arial" w:hAnsi="Arial" w:cs="Arial"/>
          <w:sz w:val="28"/>
          <w:szCs w:val="28"/>
        </w:rPr>
        <w:t xml:space="preserve"> </w:t>
      </w:r>
      <w:proofErr w:type="spellStart"/>
      <w:r>
        <w:rPr>
          <w:rFonts w:ascii="Arial" w:hAnsi="Arial" w:cs="Arial"/>
          <w:sz w:val="28"/>
          <w:szCs w:val="28"/>
        </w:rPr>
        <w:t>kunoitora</w:t>
      </w:r>
      <w:proofErr w:type="spellEnd"/>
      <w:r>
        <w:rPr>
          <w:rFonts w:ascii="Arial" w:hAnsi="Arial" w:cs="Arial"/>
          <w:sz w:val="28"/>
          <w:szCs w:val="28"/>
        </w:rPr>
        <w:t xml:space="preserve"> </w:t>
      </w:r>
      <w:proofErr w:type="spellStart"/>
      <w:r>
        <w:rPr>
          <w:rFonts w:ascii="Arial" w:hAnsi="Arial" w:cs="Arial"/>
          <w:sz w:val="28"/>
          <w:szCs w:val="28"/>
        </w:rPr>
        <w:t>oga</w:t>
      </w:r>
      <w:proofErr w:type="spellEnd"/>
      <w:r>
        <w:rPr>
          <w:rFonts w:ascii="Arial" w:hAnsi="Arial" w:cs="Arial"/>
          <w:sz w:val="28"/>
          <w:szCs w:val="28"/>
        </w:rPr>
        <w:t xml:space="preserve"> </w:t>
      </w:r>
      <w:proofErr w:type="spellStart"/>
      <w:r>
        <w:rPr>
          <w:rFonts w:ascii="Arial" w:hAnsi="Arial" w:cs="Arial"/>
          <w:sz w:val="28"/>
          <w:szCs w:val="28"/>
        </w:rPr>
        <w:t>nemakumbo</w:t>
      </w:r>
      <w:proofErr w:type="spellEnd"/>
      <w:r>
        <w:rPr>
          <w:rFonts w:ascii="Arial" w:hAnsi="Arial" w:cs="Arial"/>
          <w:sz w:val="28"/>
          <w:szCs w:val="28"/>
        </w:rPr>
        <w:t xml:space="preserve"> </w:t>
      </w:r>
      <w:proofErr w:type="spellStart"/>
      <w:r>
        <w:rPr>
          <w:rFonts w:ascii="Arial" w:hAnsi="Arial" w:cs="Arial"/>
          <w:sz w:val="28"/>
          <w:szCs w:val="28"/>
        </w:rPr>
        <w:t>ake</w:t>
      </w:r>
      <w:proofErr w:type="spellEnd"/>
      <w:r>
        <w:rPr>
          <w:rFonts w:ascii="Arial" w:hAnsi="Arial" w:cs="Arial"/>
          <w:sz w:val="28"/>
          <w:szCs w:val="28"/>
        </w:rPr>
        <w:t xml:space="preserve"> </w:t>
      </w:r>
      <w:r w:rsidRPr="008C2BB6">
        <w:rPr>
          <w:rFonts w:ascii="Arial" w:hAnsi="Arial" w:cs="Arial"/>
          <w:sz w:val="18"/>
          <w:szCs w:val="18"/>
        </w:rPr>
        <w:t>[Inaudible 3</w:t>
      </w:r>
      <w:r>
        <w:rPr>
          <w:rFonts w:ascii="Arial" w:hAnsi="Arial" w:cs="Arial"/>
          <w:sz w:val="18"/>
          <w:szCs w:val="18"/>
        </w:rPr>
        <w:t>7</w:t>
      </w:r>
      <w:r w:rsidRPr="008C2BB6">
        <w:rPr>
          <w:rFonts w:ascii="Arial" w:hAnsi="Arial" w:cs="Arial"/>
          <w:sz w:val="18"/>
          <w:szCs w:val="18"/>
        </w:rPr>
        <w:t> :</w:t>
      </w:r>
      <w:r>
        <w:rPr>
          <w:rFonts w:ascii="Arial" w:hAnsi="Arial" w:cs="Arial"/>
          <w:sz w:val="18"/>
          <w:szCs w:val="18"/>
        </w:rPr>
        <w:t>11</w:t>
      </w:r>
      <w:r w:rsidRPr="008C2BB6">
        <w:rPr>
          <w:rFonts w:ascii="Arial" w:hAnsi="Arial" w:cs="Arial"/>
          <w:sz w:val="18"/>
          <w:szCs w:val="18"/>
        </w:rPr>
        <w:t xml:space="preserve">] </w:t>
      </w:r>
      <w:r>
        <w:rPr>
          <w:rFonts w:ascii="Arial" w:hAnsi="Arial" w:cs="Arial"/>
          <w:sz w:val="28"/>
          <w:szCs w:val="28"/>
        </w:rPr>
        <w:t xml:space="preserve">heh. </w:t>
      </w:r>
      <w:proofErr w:type="spellStart"/>
      <w:r>
        <w:rPr>
          <w:rFonts w:ascii="Arial" w:hAnsi="Arial" w:cs="Arial"/>
          <w:sz w:val="28"/>
          <w:szCs w:val="28"/>
        </w:rPr>
        <w:t>Odzoka</w:t>
      </w:r>
      <w:proofErr w:type="spellEnd"/>
      <w:r>
        <w:rPr>
          <w:rFonts w:ascii="Arial" w:hAnsi="Arial" w:cs="Arial"/>
          <w:sz w:val="28"/>
          <w:szCs w:val="28"/>
        </w:rPr>
        <w:t xml:space="preserve"> </w:t>
      </w:r>
      <w:proofErr w:type="spellStart"/>
      <w:r>
        <w:rPr>
          <w:rFonts w:ascii="Arial" w:hAnsi="Arial" w:cs="Arial"/>
          <w:sz w:val="28"/>
          <w:szCs w:val="28"/>
        </w:rPr>
        <w:t>ainayo</w:t>
      </w:r>
      <w:proofErr w:type="spellEnd"/>
      <w:r>
        <w:rPr>
          <w:rFonts w:ascii="Arial" w:hAnsi="Arial" w:cs="Arial"/>
          <w:sz w:val="28"/>
          <w:szCs w:val="28"/>
        </w:rPr>
        <w:t xml:space="preserve">? </w:t>
      </w:r>
      <w:r w:rsidRPr="00CD4823">
        <w:rPr>
          <w:rFonts w:ascii="Arial" w:hAnsi="Arial" w:cs="Arial"/>
          <w:sz w:val="18"/>
          <w:szCs w:val="18"/>
        </w:rPr>
        <w:t>[Apostle laughs—ED]</w:t>
      </w:r>
      <w:r>
        <w:rPr>
          <w:rFonts w:ascii="Arial" w:hAnsi="Arial" w:cs="Arial"/>
          <w:sz w:val="28"/>
          <w:szCs w:val="28"/>
        </w:rPr>
        <w:t xml:space="preserve"> Haha. I–I–I won’t cry </w:t>
      </w:r>
      <w:proofErr w:type="spellStart"/>
      <w:r>
        <w:rPr>
          <w:rFonts w:ascii="Arial" w:hAnsi="Arial" w:cs="Arial"/>
          <w:sz w:val="28"/>
          <w:szCs w:val="28"/>
        </w:rPr>
        <w:t>ini</w:t>
      </w:r>
      <w:proofErr w:type="spellEnd"/>
      <w:r>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nanhasi</w:t>
      </w:r>
      <w:proofErr w:type="spellEnd"/>
      <w:r>
        <w:rPr>
          <w:rFonts w:ascii="Arial" w:hAnsi="Arial" w:cs="Arial"/>
          <w:sz w:val="28"/>
          <w:szCs w:val="28"/>
        </w:rPr>
        <w:t xml:space="preserve"> </w:t>
      </w:r>
      <w:proofErr w:type="spellStart"/>
      <w:r>
        <w:rPr>
          <w:rFonts w:ascii="Arial" w:hAnsi="Arial" w:cs="Arial"/>
          <w:sz w:val="28"/>
          <w:szCs w:val="28"/>
        </w:rPr>
        <w:t>wese</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ari</w:t>
      </w:r>
      <w:proofErr w:type="spellEnd"/>
      <w:r>
        <w:rPr>
          <w:rFonts w:ascii="Arial" w:hAnsi="Arial" w:cs="Arial"/>
          <w:sz w:val="28"/>
          <w:szCs w:val="28"/>
        </w:rPr>
        <w:t xml:space="preserve"> H.I.V positive, I only am sorry because of what state you are now in. </w:t>
      </w:r>
      <w:proofErr w:type="spellStart"/>
      <w:r>
        <w:rPr>
          <w:rFonts w:ascii="Arial" w:hAnsi="Arial" w:cs="Arial"/>
          <w:sz w:val="28"/>
          <w:szCs w:val="28"/>
        </w:rPr>
        <w:t>Kurwara</w:t>
      </w:r>
      <w:proofErr w:type="spellEnd"/>
      <w:r>
        <w:rPr>
          <w:rFonts w:ascii="Arial" w:hAnsi="Arial" w:cs="Arial"/>
          <w:sz w:val="28"/>
          <w:szCs w:val="28"/>
        </w:rPr>
        <w:t xml:space="preserve"> </w:t>
      </w:r>
      <w:proofErr w:type="spellStart"/>
      <w:r>
        <w:rPr>
          <w:rFonts w:ascii="Arial" w:hAnsi="Arial" w:cs="Arial"/>
          <w:sz w:val="28"/>
          <w:szCs w:val="28"/>
        </w:rPr>
        <w:t>kwaunoita</w:t>
      </w:r>
      <w:proofErr w:type="spellEnd"/>
      <w:r>
        <w:rPr>
          <w:rFonts w:ascii="Arial" w:hAnsi="Arial" w:cs="Arial"/>
          <w:sz w:val="28"/>
          <w:szCs w:val="28"/>
        </w:rPr>
        <w:t xml:space="preserve"> </w:t>
      </w:r>
      <w:proofErr w:type="spellStart"/>
      <w:r>
        <w:rPr>
          <w:rFonts w:ascii="Arial" w:hAnsi="Arial" w:cs="Arial"/>
          <w:sz w:val="28"/>
          <w:szCs w:val="28"/>
        </w:rPr>
        <w:t>ndichikunzwira</w:t>
      </w:r>
      <w:proofErr w:type="spellEnd"/>
      <w:r>
        <w:rPr>
          <w:rFonts w:ascii="Arial" w:hAnsi="Arial" w:cs="Arial"/>
          <w:sz w:val="28"/>
          <w:szCs w:val="28"/>
        </w:rPr>
        <w:t xml:space="preserve"> </w:t>
      </w:r>
      <w:proofErr w:type="spellStart"/>
      <w:r>
        <w:rPr>
          <w:rFonts w:ascii="Arial" w:hAnsi="Arial" w:cs="Arial"/>
          <w:sz w:val="28"/>
          <w:szCs w:val="28"/>
        </w:rPr>
        <w:t>tsitsi</w:t>
      </w:r>
      <w:proofErr w:type="spellEnd"/>
      <w:r>
        <w:rPr>
          <w:rFonts w:ascii="Arial" w:hAnsi="Arial" w:cs="Arial"/>
          <w:sz w:val="28"/>
          <w:szCs w:val="28"/>
        </w:rPr>
        <w:t xml:space="preserve">. But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ndokunzwira</w:t>
      </w:r>
      <w:proofErr w:type="spellEnd"/>
      <w:r>
        <w:rPr>
          <w:rFonts w:ascii="Arial" w:hAnsi="Arial" w:cs="Arial"/>
          <w:sz w:val="28"/>
          <w:szCs w:val="28"/>
        </w:rPr>
        <w:t xml:space="preserve"> </w:t>
      </w:r>
      <w:proofErr w:type="spellStart"/>
      <w:r>
        <w:rPr>
          <w:rFonts w:ascii="Arial" w:hAnsi="Arial" w:cs="Arial"/>
          <w:sz w:val="28"/>
          <w:szCs w:val="28"/>
        </w:rPr>
        <w:t>tsitsi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unayo</w:t>
      </w:r>
      <w:proofErr w:type="spellEnd"/>
      <w:r>
        <w:rPr>
          <w:rFonts w:ascii="Arial" w:hAnsi="Arial" w:cs="Arial"/>
          <w:sz w:val="28"/>
          <w:szCs w:val="28"/>
        </w:rPr>
        <w:t xml:space="preserve"> sei ka, </w:t>
      </w:r>
      <w:proofErr w:type="spellStart"/>
      <w:r>
        <w:rPr>
          <w:rFonts w:ascii="Arial" w:hAnsi="Arial" w:cs="Arial"/>
          <w:sz w:val="28"/>
          <w:szCs w:val="28"/>
        </w:rPr>
        <w:t>handikunzwire</w:t>
      </w:r>
      <w:proofErr w:type="spellEnd"/>
      <w:r>
        <w:rPr>
          <w:rFonts w:ascii="Arial" w:hAnsi="Arial" w:cs="Arial"/>
          <w:sz w:val="28"/>
          <w:szCs w:val="28"/>
        </w:rPr>
        <w:t xml:space="preserve"> </w:t>
      </w:r>
      <w:proofErr w:type="spellStart"/>
      <w:r>
        <w:rPr>
          <w:rFonts w:ascii="Arial" w:hAnsi="Arial" w:cs="Arial"/>
          <w:sz w:val="28"/>
          <w:szCs w:val="28"/>
        </w:rPr>
        <w:t>tsitsi</w:t>
      </w:r>
      <w:proofErr w:type="spellEnd"/>
      <w:r>
        <w:rPr>
          <w:rFonts w:ascii="Arial" w:hAnsi="Arial" w:cs="Arial"/>
          <w:sz w:val="28"/>
          <w:szCs w:val="28"/>
        </w:rPr>
        <w:t xml:space="preserve">. You… </w:t>
      </w:r>
      <w:proofErr w:type="spellStart"/>
      <w:r>
        <w:rPr>
          <w:rFonts w:ascii="Arial" w:hAnsi="Arial" w:cs="Arial"/>
          <w:sz w:val="28"/>
          <w:szCs w:val="28"/>
        </w:rPr>
        <w:t>wakaitorerei</w:t>
      </w:r>
      <w:proofErr w:type="spellEnd"/>
      <w:r>
        <w:rPr>
          <w:rFonts w:ascii="Arial" w:hAnsi="Arial" w:cs="Arial"/>
          <w:sz w:val="28"/>
          <w:szCs w:val="28"/>
        </w:rPr>
        <w:t xml:space="preserve">? </w:t>
      </w:r>
      <w:r w:rsidRPr="00086337">
        <w:rPr>
          <w:rFonts w:ascii="Arial" w:hAnsi="Arial" w:cs="Arial"/>
          <w:sz w:val="18"/>
          <w:szCs w:val="18"/>
        </w:rPr>
        <w:t>[Congregation laugh—ED]</w:t>
      </w:r>
      <w:r>
        <w:rPr>
          <w:rFonts w:ascii="Arial" w:hAnsi="Arial" w:cs="Arial"/>
          <w:sz w:val="28"/>
          <w:szCs w:val="28"/>
        </w:rPr>
        <w:t xml:space="preserve"> </w:t>
      </w:r>
      <w:proofErr w:type="spellStart"/>
      <w:r>
        <w:rPr>
          <w:rFonts w:ascii="Arial" w:hAnsi="Arial" w:cs="Arial"/>
          <w:sz w:val="28"/>
          <w:szCs w:val="28"/>
        </w:rPr>
        <w:t>Waiitei</w:t>
      </w:r>
      <w:proofErr w:type="spellEnd"/>
      <w:r>
        <w:rPr>
          <w:rFonts w:ascii="Arial" w:hAnsi="Arial" w:cs="Arial"/>
          <w:sz w:val="28"/>
          <w:szCs w:val="28"/>
        </w:rPr>
        <w:t xml:space="preserve"> </w:t>
      </w:r>
      <w:proofErr w:type="spellStart"/>
      <w:r>
        <w:rPr>
          <w:rFonts w:ascii="Arial" w:hAnsi="Arial" w:cs="Arial"/>
          <w:sz w:val="28"/>
          <w:szCs w:val="28"/>
        </w:rPr>
        <w:t>pawakaidii</w:t>
      </w:r>
      <w:proofErr w:type="spellEnd"/>
      <w:r>
        <w:rPr>
          <w:rFonts w:ascii="Arial" w:hAnsi="Arial" w:cs="Arial"/>
          <w:sz w:val="28"/>
          <w:szCs w:val="28"/>
        </w:rPr>
        <w:t xml:space="preserve">…? </w:t>
      </w:r>
      <w:r w:rsidRPr="0018479A">
        <w:rPr>
          <w:rFonts w:ascii="Arial" w:hAnsi="Arial" w:cs="Arial"/>
          <w:sz w:val="18"/>
          <w:szCs w:val="18"/>
        </w:rPr>
        <w:t>[Congregation says, “</w:t>
      </w:r>
      <w:proofErr w:type="spellStart"/>
      <w:r>
        <w:rPr>
          <w:rFonts w:ascii="Arial" w:hAnsi="Arial" w:cs="Arial"/>
          <w:sz w:val="18"/>
          <w:szCs w:val="18"/>
        </w:rPr>
        <w:t>pawakaitora</w:t>
      </w:r>
      <w:proofErr w:type="spellEnd"/>
      <w:r w:rsidRPr="0018479A">
        <w:rPr>
          <w:rFonts w:ascii="Arial" w:hAnsi="Arial" w:cs="Arial"/>
          <w:sz w:val="18"/>
          <w:szCs w:val="18"/>
        </w:rPr>
        <w:t>.”]</w:t>
      </w:r>
      <w:r>
        <w:rPr>
          <w:rFonts w:ascii="Arial" w:hAnsi="Arial" w:cs="Arial"/>
          <w:sz w:val="28"/>
          <w:szCs w:val="28"/>
        </w:rPr>
        <w:t xml:space="preserve"> Handi </w:t>
      </w:r>
      <w:proofErr w:type="spellStart"/>
      <w:r>
        <w:rPr>
          <w:rFonts w:ascii="Arial" w:hAnsi="Arial" w:cs="Arial"/>
          <w:sz w:val="28"/>
          <w:szCs w:val="28"/>
        </w:rPr>
        <w:t>musikanzwa</w:t>
      </w:r>
      <w:proofErr w:type="spellEnd"/>
      <w:r>
        <w:rPr>
          <w:rFonts w:ascii="Arial" w:hAnsi="Arial" w:cs="Arial"/>
          <w:sz w:val="28"/>
          <w:szCs w:val="28"/>
        </w:rPr>
        <w:t xml:space="preserve"> </w:t>
      </w:r>
      <w:proofErr w:type="spellStart"/>
      <w:r>
        <w:rPr>
          <w:rFonts w:ascii="Arial" w:hAnsi="Arial" w:cs="Arial"/>
          <w:sz w:val="28"/>
          <w:szCs w:val="28"/>
        </w:rPr>
        <w:t>iyo</w:t>
      </w:r>
      <w:proofErr w:type="spellEnd"/>
      <w:r>
        <w:rPr>
          <w:rFonts w:ascii="Arial" w:hAnsi="Arial" w:cs="Arial"/>
          <w:sz w:val="28"/>
          <w:szCs w:val="28"/>
        </w:rPr>
        <w:t xml:space="preserve">? </w:t>
      </w:r>
    </w:p>
    <w:p w14:paraId="087E5F80" w14:textId="77777777" w:rsidR="00CD57E7" w:rsidRDefault="00CD57E7" w:rsidP="00CD57E7">
      <w:pPr>
        <w:jc w:val="both"/>
        <w:rPr>
          <w:rFonts w:ascii="Arial" w:hAnsi="Arial" w:cs="Arial"/>
          <w:sz w:val="28"/>
          <w:szCs w:val="28"/>
        </w:rPr>
      </w:pPr>
      <w:r w:rsidRPr="004552FC">
        <w:rPr>
          <w:rFonts w:ascii="Arial" w:hAnsi="Arial" w:cs="Arial"/>
          <w:sz w:val="28"/>
          <w:szCs w:val="28"/>
          <w:vertAlign w:val="superscript"/>
        </w:rPr>
        <w:t>68</w:t>
      </w:r>
      <w:r>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mumwe</w:t>
      </w:r>
      <w:proofErr w:type="spellEnd"/>
      <w:r>
        <w:rPr>
          <w:rFonts w:ascii="Arial" w:hAnsi="Arial" w:cs="Arial"/>
          <w:sz w:val="28"/>
          <w:szCs w:val="28"/>
        </w:rPr>
        <w:t xml:space="preserve"> </w:t>
      </w:r>
      <w:proofErr w:type="spellStart"/>
      <w:r>
        <w:rPr>
          <w:rFonts w:ascii="Arial" w:hAnsi="Arial" w:cs="Arial"/>
          <w:sz w:val="28"/>
          <w:szCs w:val="28"/>
        </w:rPr>
        <w:t>nemumwe</w:t>
      </w:r>
      <w:proofErr w:type="spellEnd"/>
      <w:r>
        <w:rPr>
          <w:rFonts w:ascii="Arial" w:hAnsi="Arial" w:cs="Arial"/>
          <w:sz w:val="28"/>
          <w:szCs w:val="28"/>
        </w:rPr>
        <w:t xml:space="preserve"> </w:t>
      </w:r>
      <w:proofErr w:type="spellStart"/>
      <w:r>
        <w:rPr>
          <w:rFonts w:ascii="Arial" w:hAnsi="Arial" w:cs="Arial"/>
          <w:sz w:val="28"/>
          <w:szCs w:val="28"/>
        </w:rPr>
        <w:t>wedu</w:t>
      </w:r>
      <w:proofErr w:type="spellEnd"/>
      <w:r>
        <w:rPr>
          <w:rFonts w:ascii="Arial" w:hAnsi="Arial" w:cs="Arial"/>
          <w:sz w:val="28"/>
          <w:szCs w:val="28"/>
        </w:rPr>
        <w:t xml:space="preserve"> </w:t>
      </w:r>
      <w:proofErr w:type="spellStart"/>
      <w:r>
        <w:rPr>
          <w:rFonts w:ascii="Arial" w:hAnsi="Arial" w:cs="Arial"/>
          <w:sz w:val="28"/>
          <w:szCs w:val="28"/>
        </w:rPr>
        <w:t>ari</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raira</w:t>
      </w:r>
      <w:proofErr w:type="spellEnd"/>
      <w:r>
        <w:rPr>
          <w:rFonts w:ascii="Arial" w:hAnsi="Arial" w:cs="Arial"/>
          <w:sz w:val="28"/>
          <w:szCs w:val="28"/>
        </w:rPr>
        <w:t xml:space="preserve">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wako</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w:t>
      </w:r>
      <w:r w:rsidRPr="007B12A6">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Ndokuti</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vaya</w:t>
      </w:r>
      <w:proofErr w:type="spellEnd"/>
      <w:r>
        <w:rPr>
          <w:rFonts w:ascii="Arial" w:hAnsi="Arial" w:cs="Arial"/>
          <w:sz w:val="28"/>
          <w:szCs w:val="28"/>
        </w:rPr>
        <w:t xml:space="preserve"> kana </w:t>
      </w:r>
      <w:proofErr w:type="spellStart"/>
      <w:r>
        <w:rPr>
          <w:rFonts w:ascii="Arial" w:hAnsi="Arial" w:cs="Arial"/>
          <w:sz w:val="28"/>
          <w:szCs w:val="28"/>
        </w:rPr>
        <w:t>vakura</w:t>
      </w:r>
      <w:proofErr w:type="spellEnd"/>
      <w:r>
        <w:rPr>
          <w:rFonts w:ascii="Arial" w:hAnsi="Arial" w:cs="Arial"/>
          <w:sz w:val="28"/>
          <w:szCs w:val="28"/>
        </w:rPr>
        <w:t xml:space="preserve"> </w:t>
      </w:r>
      <w:proofErr w:type="spellStart"/>
      <w:r>
        <w:rPr>
          <w:rFonts w:ascii="Arial" w:hAnsi="Arial" w:cs="Arial"/>
          <w:sz w:val="28"/>
          <w:szCs w:val="28"/>
        </w:rPr>
        <w:t>manje</w:t>
      </w:r>
      <w:proofErr w:type="spellEnd"/>
      <w:r>
        <w:rPr>
          <w:rFonts w:ascii="Arial" w:hAnsi="Arial" w:cs="Arial"/>
          <w:sz w:val="28"/>
          <w:szCs w:val="28"/>
        </w:rPr>
        <w:t xml:space="preserve"> ka, </w:t>
      </w:r>
      <w:proofErr w:type="spellStart"/>
      <w:r>
        <w:rPr>
          <w:rFonts w:ascii="Arial" w:hAnsi="Arial" w:cs="Arial"/>
          <w:sz w:val="28"/>
          <w:szCs w:val="28"/>
        </w:rPr>
        <w:t>havasare</w:t>
      </w:r>
      <w:proofErr w:type="spellEnd"/>
      <w:r>
        <w:rPr>
          <w:rFonts w:ascii="Arial" w:hAnsi="Arial" w:cs="Arial"/>
          <w:sz w:val="28"/>
          <w:szCs w:val="28"/>
        </w:rPr>
        <w:t xml:space="preserve"> </w:t>
      </w:r>
      <w:proofErr w:type="spellStart"/>
      <w:r>
        <w:rPr>
          <w:rFonts w:ascii="Arial" w:hAnsi="Arial" w:cs="Arial"/>
          <w:sz w:val="28"/>
          <w:szCs w:val="28"/>
        </w:rPr>
        <w:t>vachifa</w:t>
      </w:r>
      <w:proofErr w:type="spellEnd"/>
      <w:r>
        <w:rPr>
          <w:rFonts w:ascii="Arial" w:hAnsi="Arial" w:cs="Arial"/>
          <w:sz w:val="28"/>
          <w:szCs w:val="28"/>
        </w:rPr>
        <w:t xml:space="preserve"> kana </w:t>
      </w:r>
      <w:proofErr w:type="spellStart"/>
      <w:r>
        <w:rPr>
          <w:rFonts w:ascii="Arial" w:hAnsi="Arial" w:cs="Arial"/>
          <w:sz w:val="28"/>
          <w:szCs w:val="28"/>
        </w:rPr>
        <w:t>vachiita</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zvisina</w:t>
      </w:r>
      <w:proofErr w:type="spellEnd"/>
      <w:r>
        <w:rPr>
          <w:rFonts w:ascii="Arial" w:hAnsi="Arial" w:cs="Arial"/>
          <w:sz w:val="28"/>
          <w:szCs w:val="28"/>
        </w:rPr>
        <w:t xml:space="preserve"> </w:t>
      </w:r>
      <w:proofErr w:type="spellStart"/>
      <w:r>
        <w:rPr>
          <w:rFonts w:ascii="Arial" w:hAnsi="Arial" w:cs="Arial"/>
          <w:sz w:val="28"/>
          <w:szCs w:val="28"/>
        </w:rPr>
        <w:t>basa</w:t>
      </w:r>
      <w:proofErr w:type="spellEnd"/>
      <w:r>
        <w:rPr>
          <w:rFonts w:ascii="Arial" w:hAnsi="Arial" w:cs="Arial"/>
          <w:sz w:val="28"/>
          <w:szCs w:val="28"/>
        </w:rPr>
        <w:t xml:space="preserve">. </w:t>
      </w:r>
      <w:proofErr w:type="spellStart"/>
      <w:r>
        <w:rPr>
          <w:rFonts w:ascii="Arial" w:hAnsi="Arial" w:cs="Arial"/>
          <w:sz w:val="28"/>
          <w:szCs w:val="28"/>
        </w:rPr>
        <w:t>Vanosara</w:t>
      </w:r>
      <w:proofErr w:type="spellEnd"/>
      <w:r>
        <w:rPr>
          <w:rFonts w:ascii="Arial" w:hAnsi="Arial" w:cs="Arial"/>
          <w:sz w:val="28"/>
          <w:szCs w:val="28"/>
        </w:rPr>
        <w:t xml:space="preserve"> </w:t>
      </w:r>
      <w:proofErr w:type="spellStart"/>
      <w:r>
        <w:rPr>
          <w:rFonts w:ascii="Arial" w:hAnsi="Arial" w:cs="Arial"/>
          <w:sz w:val="28"/>
          <w:szCs w:val="28"/>
        </w:rPr>
        <w:t>vachiwana</w:t>
      </w:r>
      <w:proofErr w:type="spellEnd"/>
      <w:r>
        <w:rPr>
          <w:rFonts w:ascii="Arial" w:hAnsi="Arial" w:cs="Arial"/>
          <w:sz w:val="28"/>
          <w:szCs w:val="28"/>
        </w:rPr>
        <w:t xml:space="preserve"> </w:t>
      </w:r>
      <w:proofErr w:type="spellStart"/>
      <w:r>
        <w:rPr>
          <w:rFonts w:ascii="Arial" w:hAnsi="Arial" w:cs="Arial"/>
          <w:sz w:val="28"/>
          <w:szCs w:val="28"/>
        </w:rPr>
        <w:t>ropafadzo</w:t>
      </w:r>
      <w:proofErr w:type="spellEnd"/>
      <w:r>
        <w:rPr>
          <w:rFonts w:ascii="Arial" w:hAnsi="Arial" w:cs="Arial"/>
          <w:sz w:val="28"/>
          <w:szCs w:val="28"/>
        </w:rPr>
        <w:t>.</w:t>
      </w:r>
      <w:r w:rsidRPr="007D2AE9">
        <w:rPr>
          <w:rFonts w:ascii="Arial" w:hAnsi="Arial" w:cs="Arial"/>
          <w:sz w:val="18"/>
          <w:szCs w:val="18"/>
        </w:rPr>
        <w:t xml:space="preserve"> </w:t>
      </w:r>
      <w:r w:rsidRPr="0018479A">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Hativerengeyei</w:t>
      </w:r>
      <w:proofErr w:type="spellEnd"/>
      <w:r>
        <w:rPr>
          <w:rFonts w:ascii="Arial" w:hAnsi="Arial" w:cs="Arial"/>
          <w:sz w:val="28"/>
          <w:szCs w:val="28"/>
        </w:rPr>
        <w:t xml:space="preserve"> Proverbs 20 </w:t>
      </w:r>
      <w:proofErr w:type="spellStart"/>
      <w:r>
        <w:rPr>
          <w:rFonts w:ascii="Arial" w:hAnsi="Arial" w:cs="Arial"/>
          <w:sz w:val="28"/>
          <w:szCs w:val="28"/>
        </w:rPr>
        <w:t>muone</w:t>
      </w:r>
      <w:proofErr w:type="spellEnd"/>
      <w:r>
        <w:rPr>
          <w:rFonts w:ascii="Arial" w:hAnsi="Arial" w:cs="Arial"/>
          <w:sz w:val="28"/>
          <w:szCs w:val="28"/>
        </w:rPr>
        <w:t xml:space="preserve">. </w:t>
      </w:r>
      <w:proofErr w:type="spellStart"/>
      <w:r>
        <w:rPr>
          <w:rFonts w:ascii="Arial" w:hAnsi="Arial" w:cs="Arial"/>
          <w:sz w:val="28"/>
          <w:szCs w:val="28"/>
        </w:rPr>
        <w:t>Hativerengeyi</w:t>
      </w:r>
      <w:proofErr w:type="spellEnd"/>
      <w:r>
        <w:rPr>
          <w:rFonts w:ascii="Arial" w:hAnsi="Arial" w:cs="Arial"/>
          <w:sz w:val="28"/>
          <w:szCs w:val="28"/>
        </w:rPr>
        <w:t xml:space="preserve"> Proverbs 20 </w:t>
      </w:r>
      <w:proofErr w:type="spellStart"/>
      <w:r>
        <w:rPr>
          <w:rFonts w:ascii="Arial" w:hAnsi="Arial" w:cs="Arial"/>
          <w:sz w:val="28"/>
          <w:szCs w:val="28"/>
        </w:rPr>
        <w:t>muone</w:t>
      </w:r>
      <w:proofErr w:type="spellEnd"/>
      <w:r>
        <w:rPr>
          <w:rFonts w:ascii="Arial" w:hAnsi="Arial" w:cs="Arial"/>
          <w:sz w:val="28"/>
          <w:szCs w:val="28"/>
        </w:rPr>
        <w:t xml:space="preserve"> </w:t>
      </w:r>
      <w:proofErr w:type="spellStart"/>
      <w:r>
        <w:rPr>
          <w:rFonts w:ascii="Arial" w:hAnsi="Arial" w:cs="Arial"/>
          <w:sz w:val="28"/>
          <w:szCs w:val="28"/>
        </w:rPr>
        <w:t>zvainotaura</w:t>
      </w:r>
      <w:proofErr w:type="spellEnd"/>
      <w:r>
        <w:rPr>
          <w:rFonts w:ascii="Arial" w:hAnsi="Arial" w:cs="Arial"/>
          <w:sz w:val="28"/>
          <w:szCs w:val="28"/>
        </w:rPr>
        <w:t>. Right.</w:t>
      </w:r>
    </w:p>
    <w:p w14:paraId="633E3D60" w14:textId="77777777" w:rsidR="009C390A" w:rsidRDefault="009C390A" w:rsidP="009C390A">
      <w:pPr>
        <w:jc w:val="both"/>
        <w:rPr>
          <w:rFonts w:ascii="Arial" w:hAnsi="Arial" w:cs="Arial"/>
          <w:sz w:val="28"/>
          <w:szCs w:val="28"/>
        </w:rPr>
      </w:pPr>
      <w:r w:rsidRPr="00E10DD2">
        <w:rPr>
          <w:rFonts w:ascii="Arial" w:hAnsi="Arial" w:cs="Arial"/>
          <w:sz w:val="28"/>
          <w:szCs w:val="28"/>
          <w:vertAlign w:val="superscript"/>
        </w:rPr>
        <w:t>69</w:t>
      </w:r>
      <w:r>
        <w:rPr>
          <w:rFonts w:ascii="Arial" w:hAnsi="Arial" w:cs="Arial"/>
          <w:sz w:val="28"/>
          <w:szCs w:val="28"/>
        </w:rPr>
        <w:t xml:space="preserve"> Right, Proverbs 20. Right, </w:t>
      </w:r>
      <w:proofErr w:type="spellStart"/>
      <w:r>
        <w:rPr>
          <w:rFonts w:ascii="Arial" w:hAnsi="Arial" w:cs="Arial"/>
          <w:sz w:val="28"/>
          <w:szCs w:val="28"/>
        </w:rPr>
        <w:t>handina</w:t>
      </w:r>
      <w:proofErr w:type="spellEnd"/>
      <w:r>
        <w:rPr>
          <w:rFonts w:ascii="Arial" w:hAnsi="Arial" w:cs="Arial"/>
          <w:sz w:val="28"/>
          <w:szCs w:val="28"/>
        </w:rPr>
        <w:t xml:space="preserve"> </w:t>
      </w:r>
      <w:proofErr w:type="spellStart"/>
      <w:r>
        <w:rPr>
          <w:rFonts w:ascii="Arial" w:hAnsi="Arial" w:cs="Arial"/>
          <w:sz w:val="28"/>
          <w:szCs w:val="28"/>
        </w:rPr>
        <w:t>kunyora</w:t>
      </w:r>
      <w:proofErr w:type="spellEnd"/>
      <w:r>
        <w:rPr>
          <w:rFonts w:ascii="Arial" w:hAnsi="Arial" w:cs="Arial"/>
          <w:sz w:val="28"/>
          <w:szCs w:val="28"/>
        </w:rPr>
        <w:t xml:space="preserve"> </w:t>
      </w:r>
      <w:proofErr w:type="spellStart"/>
      <w:r>
        <w:rPr>
          <w:rFonts w:ascii="Arial" w:hAnsi="Arial" w:cs="Arial"/>
          <w:sz w:val="28"/>
          <w:szCs w:val="28"/>
        </w:rPr>
        <w:t>hangu</w:t>
      </w:r>
      <w:proofErr w:type="spellEnd"/>
      <w:r>
        <w:rPr>
          <w:rFonts w:ascii="Arial" w:hAnsi="Arial" w:cs="Arial"/>
          <w:sz w:val="28"/>
          <w:szCs w:val="28"/>
        </w:rPr>
        <w:t xml:space="preserve"> verse </w:t>
      </w:r>
      <w:proofErr w:type="spellStart"/>
      <w:r>
        <w:rPr>
          <w:rFonts w:ascii="Arial" w:hAnsi="Arial" w:cs="Arial"/>
          <w:sz w:val="28"/>
          <w:szCs w:val="28"/>
        </w:rPr>
        <w:t>racho</w:t>
      </w:r>
      <w:proofErr w:type="spellEnd"/>
      <w:r>
        <w:rPr>
          <w:rFonts w:ascii="Arial" w:hAnsi="Arial" w:cs="Arial"/>
          <w:sz w:val="28"/>
          <w:szCs w:val="28"/>
        </w:rPr>
        <w:t xml:space="preserve">. </w:t>
      </w:r>
      <w:proofErr w:type="spellStart"/>
      <w:r>
        <w:rPr>
          <w:rFonts w:ascii="Arial" w:hAnsi="Arial" w:cs="Arial"/>
          <w:sz w:val="28"/>
          <w:szCs w:val="28"/>
        </w:rPr>
        <w:t>Handizivi</w:t>
      </w:r>
      <w:proofErr w:type="spellEnd"/>
      <w:r>
        <w:rPr>
          <w:rFonts w:ascii="Arial" w:hAnsi="Arial" w:cs="Arial"/>
          <w:sz w:val="28"/>
          <w:szCs w:val="28"/>
        </w:rPr>
        <w:t xml:space="preserve"> </w:t>
      </w:r>
      <w:proofErr w:type="spellStart"/>
      <w:r>
        <w:rPr>
          <w:rFonts w:ascii="Arial" w:hAnsi="Arial" w:cs="Arial"/>
          <w:sz w:val="28"/>
          <w:szCs w:val="28"/>
        </w:rPr>
        <w:t>ndarikanganwa</w:t>
      </w:r>
      <w:proofErr w:type="spellEnd"/>
      <w:r>
        <w:rPr>
          <w:rFonts w:ascii="Arial" w:hAnsi="Arial" w:cs="Arial"/>
          <w:sz w:val="28"/>
          <w:szCs w:val="28"/>
        </w:rPr>
        <w:t xml:space="preserve"> sei, but anyway </w:t>
      </w:r>
      <w:proofErr w:type="spellStart"/>
      <w:r>
        <w:rPr>
          <w:rFonts w:ascii="Arial" w:hAnsi="Arial" w:cs="Arial"/>
          <w:sz w:val="28"/>
          <w:szCs w:val="28"/>
        </w:rPr>
        <w:t>hativerengei</w:t>
      </w:r>
      <w:proofErr w:type="spellEnd"/>
      <w:r>
        <w:rPr>
          <w:rFonts w:ascii="Arial" w:hAnsi="Arial" w:cs="Arial"/>
          <w:sz w:val="28"/>
          <w:szCs w:val="28"/>
        </w:rPr>
        <w:t xml:space="preserve"> verse 11. Right, </w:t>
      </w:r>
      <w:proofErr w:type="spellStart"/>
      <w:r>
        <w:rPr>
          <w:rFonts w:ascii="Arial" w:hAnsi="Arial" w:cs="Arial"/>
          <w:sz w:val="28"/>
          <w:szCs w:val="28"/>
        </w:rPr>
        <w:t>hativerengei</w:t>
      </w:r>
      <w:proofErr w:type="spellEnd"/>
      <w:r>
        <w:rPr>
          <w:rFonts w:ascii="Arial" w:hAnsi="Arial" w:cs="Arial"/>
          <w:sz w:val="28"/>
          <w:szCs w:val="28"/>
        </w:rPr>
        <w:t xml:space="preserve"> </w:t>
      </w:r>
      <w:proofErr w:type="spellStart"/>
      <w:r>
        <w:rPr>
          <w:rFonts w:ascii="Arial" w:hAnsi="Arial" w:cs="Arial"/>
          <w:sz w:val="28"/>
          <w:szCs w:val="28"/>
        </w:rPr>
        <w:t>tione</w:t>
      </w:r>
      <w:proofErr w:type="spellEnd"/>
      <w:r>
        <w:rPr>
          <w:rFonts w:ascii="Arial" w:hAnsi="Arial" w:cs="Arial"/>
          <w:sz w:val="28"/>
          <w:szCs w:val="28"/>
        </w:rPr>
        <w:t xml:space="preserve"> verse 11 tese.</w:t>
      </w:r>
    </w:p>
    <w:p w14:paraId="65C57885" w14:textId="77777777" w:rsidR="009C390A" w:rsidRDefault="009C390A" w:rsidP="009C390A">
      <w:pPr>
        <w:ind w:left="720"/>
        <w:jc w:val="both"/>
        <w:rPr>
          <w:rFonts w:ascii="Arial" w:hAnsi="Arial" w:cs="Arial"/>
          <w:i/>
          <w:iCs/>
          <w:sz w:val="28"/>
          <w:szCs w:val="28"/>
          <w:lang w:val="x-none"/>
        </w:rPr>
      </w:pPr>
      <w:r w:rsidRPr="00D73724">
        <w:rPr>
          <w:rFonts w:ascii="Arial" w:hAnsi="Arial" w:cs="Arial"/>
          <w:i/>
          <w:iCs/>
          <w:sz w:val="28"/>
          <w:szCs w:val="28"/>
          <w:lang w:val="x-none"/>
        </w:rPr>
        <w:t>Even a child is known by his doings, whether his work be pure, and whether it be right. </w:t>
      </w:r>
    </w:p>
    <w:p w14:paraId="63AD6EB1" w14:textId="77777777" w:rsidR="009C390A" w:rsidRDefault="009C390A" w:rsidP="009C390A">
      <w:pPr>
        <w:jc w:val="both"/>
        <w:rPr>
          <w:rFonts w:ascii="Arial" w:hAnsi="Arial" w:cs="Arial"/>
          <w:sz w:val="28"/>
          <w:szCs w:val="28"/>
          <w:lang w:val="x-none"/>
        </w:rPr>
      </w:pPr>
      <w:proofErr w:type="spellStart"/>
      <w:r>
        <w:rPr>
          <w:rFonts w:ascii="Arial" w:hAnsi="Arial" w:cs="Arial"/>
          <w:sz w:val="28"/>
          <w:szCs w:val="28"/>
          <w:lang w:val="x-none"/>
        </w:rPr>
        <w:t>Hatidzokorerei</w:t>
      </w:r>
      <w:proofErr w:type="spellEnd"/>
      <w:r>
        <w:rPr>
          <w:rFonts w:ascii="Arial" w:hAnsi="Arial" w:cs="Arial"/>
          <w:sz w:val="28"/>
          <w:szCs w:val="28"/>
          <w:lang w:val="x-none"/>
        </w:rPr>
        <w:t>.</w:t>
      </w:r>
    </w:p>
    <w:p w14:paraId="0F7C571E" w14:textId="77777777" w:rsidR="009C390A" w:rsidRDefault="009C390A" w:rsidP="009C390A">
      <w:pPr>
        <w:ind w:left="720"/>
        <w:jc w:val="both"/>
        <w:rPr>
          <w:rFonts w:ascii="Arial" w:hAnsi="Arial" w:cs="Arial"/>
          <w:i/>
          <w:iCs/>
          <w:sz w:val="28"/>
          <w:szCs w:val="28"/>
          <w:lang w:val="x-none"/>
        </w:rPr>
      </w:pPr>
      <w:r w:rsidRPr="00D73724">
        <w:rPr>
          <w:rFonts w:ascii="Arial" w:hAnsi="Arial" w:cs="Arial"/>
          <w:i/>
          <w:iCs/>
          <w:sz w:val="28"/>
          <w:szCs w:val="28"/>
          <w:lang w:val="x-none"/>
        </w:rPr>
        <w:t>Even a child is known by his doings, whether his work be pure, and whether it be right. </w:t>
      </w:r>
    </w:p>
    <w:p w14:paraId="3026D312" w14:textId="77777777" w:rsidR="009C390A" w:rsidRDefault="009C390A" w:rsidP="009C390A">
      <w:pPr>
        <w:jc w:val="both"/>
        <w:rPr>
          <w:rFonts w:ascii="Arial" w:hAnsi="Arial" w:cs="Arial"/>
          <w:sz w:val="28"/>
          <w:szCs w:val="28"/>
          <w:lang w:val="x-none"/>
        </w:rPr>
      </w:pPr>
      <w:r>
        <w:rPr>
          <w:rFonts w:ascii="Arial" w:hAnsi="Arial" w:cs="Arial"/>
          <w:sz w:val="28"/>
          <w:szCs w:val="28"/>
          <w:lang w:val="x-none"/>
        </w:rPr>
        <w:t xml:space="preserve">Muri </w:t>
      </w:r>
      <w:proofErr w:type="spellStart"/>
      <w:r>
        <w:rPr>
          <w:rFonts w:ascii="Arial" w:hAnsi="Arial" w:cs="Arial"/>
          <w:sz w:val="28"/>
          <w:szCs w:val="28"/>
          <w:lang w:val="x-none"/>
        </w:rPr>
        <w:t>kuzviona</w:t>
      </w:r>
      <w:proofErr w:type="spellEnd"/>
      <w:r>
        <w:rPr>
          <w:rFonts w:ascii="Arial" w:hAnsi="Arial" w:cs="Arial"/>
          <w:sz w:val="28"/>
          <w:szCs w:val="28"/>
          <w:lang w:val="x-none"/>
        </w:rPr>
        <w:t xml:space="preserve">? </w:t>
      </w:r>
      <w:proofErr w:type="spellStart"/>
      <w:r>
        <w:rPr>
          <w:rFonts w:ascii="Arial" w:hAnsi="Arial" w:cs="Arial"/>
          <w:sz w:val="28"/>
          <w:szCs w:val="28"/>
          <w:lang w:val="x-none"/>
        </w:rPr>
        <w:t>Hatidzokorerei</w:t>
      </w:r>
      <w:proofErr w:type="spellEnd"/>
      <w:r>
        <w:rPr>
          <w:rFonts w:ascii="Arial" w:hAnsi="Arial" w:cs="Arial"/>
          <w:sz w:val="28"/>
          <w:szCs w:val="28"/>
          <w:lang w:val="x-none"/>
        </w:rPr>
        <w:t xml:space="preserve"> </w:t>
      </w:r>
      <w:proofErr w:type="spellStart"/>
      <w:r>
        <w:rPr>
          <w:rFonts w:ascii="Arial" w:hAnsi="Arial" w:cs="Arial"/>
          <w:sz w:val="28"/>
          <w:szCs w:val="28"/>
          <w:lang w:val="x-none"/>
        </w:rPr>
        <w:t>futi</w:t>
      </w:r>
      <w:proofErr w:type="spellEnd"/>
      <w:r>
        <w:rPr>
          <w:rFonts w:ascii="Arial" w:hAnsi="Arial" w:cs="Arial"/>
          <w:sz w:val="28"/>
          <w:szCs w:val="28"/>
          <w:lang w:val="x-none"/>
        </w:rPr>
        <w:t>.</w:t>
      </w:r>
    </w:p>
    <w:p w14:paraId="5C7C23B7" w14:textId="77777777" w:rsidR="009C390A" w:rsidRDefault="009C390A" w:rsidP="009C390A">
      <w:pPr>
        <w:ind w:left="720"/>
        <w:jc w:val="both"/>
        <w:rPr>
          <w:rFonts w:ascii="Arial" w:hAnsi="Arial" w:cs="Arial"/>
          <w:i/>
          <w:iCs/>
          <w:sz w:val="28"/>
          <w:szCs w:val="28"/>
          <w:lang w:val="x-none"/>
        </w:rPr>
      </w:pPr>
      <w:r w:rsidRPr="00D168ED">
        <w:rPr>
          <w:rFonts w:ascii="Arial" w:hAnsi="Arial" w:cs="Arial"/>
          <w:i/>
          <w:iCs/>
          <w:sz w:val="28"/>
          <w:szCs w:val="28"/>
          <w:lang w:val="x-none"/>
        </w:rPr>
        <w:t>Even a child is known by his doings, whether his work be pure, and whether it be right. </w:t>
      </w:r>
    </w:p>
    <w:p w14:paraId="21731CF1" w14:textId="77777777" w:rsidR="009C390A" w:rsidRDefault="009C390A" w:rsidP="009C390A">
      <w:pPr>
        <w:jc w:val="both"/>
        <w:rPr>
          <w:rFonts w:ascii="Arial" w:hAnsi="Arial" w:cs="Arial"/>
          <w:sz w:val="18"/>
          <w:szCs w:val="18"/>
        </w:rPr>
      </w:pPr>
      <w:r w:rsidRPr="00247B18">
        <w:rPr>
          <w:rFonts w:ascii="Arial" w:hAnsi="Arial" w:cs="Arial"/>
          <w:sz w:val="28"/>
          <w:szCs w:val="28"/>
          <w:vertAlign w:val="superscript"/>
          <w:lang w:val="x-none"/>
        </w:rPr>
        <w:t>70</w:t>
      </w:r>
      <w:r>
        <w:rPr>
          <w:rFonts w:ascii="Arial" w:hAnsi="Arial" w:cs="Arial"/>
          <w:sz w:val="28"/>
          <w:szCs w:val="28"/>
          <w:lang w:val="x-none"/>
        </w:rPr>
        <w:t xml:space="preserve"> Muri </w:t>
      </w:r>
      <w:proofErr w:type="spellStart"/>
      <w:r>
        <w:rPr>
          <w:rFonts w:ascii="Arial" w:hAnsi="Arial" w:cs="Arial"/>
          <w:sz w:val="28"/>
          <w:szCs w:val="28"/>
          <w:lang w:val="x-none"/>
        </w:rPr>
        <w:t>kuzviona</w:t>
      </w:r>
      <w:proofErr w:type="spellEnd"/>
      <w:r>
        <w:rPr>
          <w:rFonts w:ascii="Arial" w:hAnsi="Arial" w:cs="Arial"/>
          <w:sz w:val="28"/>
          <w:szCs w:val="28"/>
          <w:lang w:val="x-none"/>
        </w:rPr>
        <w:t xml:space="preserve">? Hanzi, “Mwana </w:t>
      </w:r>
      <w:proofErr w:type="spellStart"/>
      <w:r>
        <w:rPr>
          <w:rFonts w:ascii="Arial" w:hAnsi="Arial" w:cs="Arial"/>
          <w:sz w:val="28"/>
          <w:szCs w:val="28"/>
          <w:lang w:val="x-none"/>
        </w:rPr>
        <w:t>anozivikanwa</w:t>
      </w:r>
      <w:proofErr w:type="spellEnd"/>
      <w:r>
        <w:rPr>
          <w:rFonts w:ascii="Arial" w:hAnsi="Arial" w:cs="Arial"/>
          <w:sz w:val="28"/>
          <w:szCs w:val="28"/>
          <w:lang w:val="x-none"/>
        </w:rPr>
        <w:t xml:space="preserve"> </w:t>
      </w:r>
      <w:proofErr w:type="spellStart"/>
      <w:r>
        <w:rPr>
          <w:rFonts w:ascii="Arial" w:hAnsi="Arial" w:cs="Arial"/>
          <w:sz w:val="28"/>
          <w:szCs w:val="28"/>
          <w:lang w:val="x-none"/>
        </w:rPr>
        <w:t>nemabasa</w:t>
      </w:r>
      <w:proofErr w:type="spellEnd"/>
      <w:r>
        <w:rPr>
          <w:rFonts w:ascii="Arial" w:hAnsi="Arial" w:cs="Arial"/>
          <w:sz w:val="28"/>
          <w:szCs w:val="28"/>
          <w:lang w:val="x-none"/>
        </w:rPr>
        <w:t xml:space="preserve"> </w:t>
      </w:r>
      <w:proofErr w:type="spellStart"/>
      <w:r>
        <w:rPr>
          <w:rFonts w:ascii="Arial" w:hAnsi="Arial" w:cs="Arial"/>
          <w:sz w:val="28"/>
          <w:szCs w:val="28"/>
          <w:lang w:val="x-none"/>
        </w:rPr>
        <w:t>aani</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ake</w:t>
      </w:r>
      <w:proofErr w:type="spellEnd"/>
      <w:r w:rsidRPr="003605AB">
        <w:rPr>
          <w:rFonts w:ascii="Arial" w:hAnsi="Arial" w:cs="Arial"/>
          <w:sz w:val="18"/>
          <w:szCs w:val="18"/>
        </w:rPr>
        <w:t>.”]</w:t>
      </w:r>
      <w:r>
        <w:rPr>
          <w:rFonts w:ascii="Arial" w:hAnsi="Arial" w:cs="Arial"/>
          <w:sz w:val="28"/>
          <w:szCs w:val="28"/>
          <w:lang w:val="x-none"/>
        </w:rPr>
        <w:t xml:space="preserve"> Kana </w:t>
      </w:r>
      <w:proofErr w:type="spellStart"/>
      <w:r>
        <w:rPr>
          <w:rFonts w:ascii="Arial" w:hAnsi="Arial" w:cs="Arial"/>
          <w:sz w:val="28"/>
          <w:szCs w:val="28"/>
          <w:lang w:val="x-none"/>
        </w:rPr>
        <w:t>ka’akapfanha</w:t>
      </w:r>
      <w:proofErr w:type="spellEnd"/>
      <w:r>
        <w:rPr>
          <w:rFonts w:ascii="Arial" w:hAnsi="Arial" w:cs="Arial"/>
          <w:sz w:val="28"/>
          <w:szCs w:val="28"/>
          <w:lang w:val="x-none"/>
        </w:rPr>
        <w:t xml:space="preserve"> </w:t>
      </w:r>
      <w:proofErr w:type="spellStart"/>
      <w:r>
        <w:rPr>
          <w:rFonts w:ascii="Arial" w:hAnsi="Arial" w:cs="Arial"/>
          <w:sz w:val="28"/>
          <w:szCs w:val="28"/>
          <w:lang w:val="x-none"/>
        </w:rPr>
        <w:t>kakanaka</w:t>
      </w:r>
      <w:proofErr w:type="spellEnd"/>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unongokaona</w:t>
      </w:r>
      <w:proofErr w:type="spellEnd"/>
      <w:r>
        <w:rPr>
          <w:rFonts w:ascii="Arial" w:hAnsi="Arial" w:cs="Arial"/>
          <w:sz w:val="28"/>
          <w:szCs w:val="28"/>
          <w:lang w:val="x-none"/>
        </w:rPr>
        <w:t xml:space="preserve"> </w:t>
      </w:r>
      <w:proofErr w:type="spellStart"/>
      <w:r>
        <w:rPr>
          <w:rFonts w:ascii="Arial" w:hAnsi="Arial" w:cs="Arial"/>
          <w:sz w:val="28"/>
          <w:szCs w:val="28"/>
          <w:lang w:val="x-none"/>
        </w:rPr>
        <w:t>kachiita</w:t>
      </w:r>
      <w:proofErr w:type="spellEnd"/>
      <w:r>
        <w:rPr>
          <w:rFonts w:ascii="Arial" w:hAnsi="Arial" w:cs="Arial"/>
          <w:sz w:val="28"/>
          <w:szCs w:val="28"/>
          <w:lang w:val="x-none"/>
        </w:rPr>
        <w:t xml:space="preserve"> zvakanaka.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baba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vanozotora</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authority. </w:t>
      </w:r>
      <w:proofErr w:type="spellStart"/>
      <w:r>
        <w:rPr>
          <w:rFonts w:ascii="Arial" w:hAnsi="Arial" w:cs="Arial"/>
          <w:sz w:val="28"/>
          <w:szCs w:val="28"/>
          <w:lang w:val="x-none"/>
        </w:rPr>
        <w:t>Unogona</w:t>
      </w:r>
      <w:proofErr w:type="spellEnd"/>
      <w:r>
        <w:rPr>
          <w:rFonts w:ascii="Arial" w:hAnsi="Arial" w:cs="Arial"/>
          <w:sz w:val="28"/>
          <w:szCs w:val="28"/>
          <w:lang w:val="x-none"/>
        </w:rPr>
        <w:t xml:space="preserve"> </w:t>
      </w:r>
      <w:proofErr w:type="spellStart"/>
      <w:r>
        <w:rPr>
          <w:rFonts w:ascii="Arial" w:hAnsi="Arial" w:cs="Arial"/>
          <w:sz w:val="28"/>
          <w:szCs w:val="28"/>
          <w:lang w:val="x-none"/>
        </w:rPr>
        <w:t>kutora</w:t>
      </w:r>
      <w:proofErr w:type="spellEnd"/>
      <w:r>
        <w:rPr>
          <w:rFonts w:ascii="Arial" w:hAnsi="Arial" w:cs="Arial"/>
          <w:sz w:val="28"/>
          <w:szCs w:val="28"/>
          <w:lang w:val="x-none"/>
        </w:rPr>
        <w:t xml:space="preserve"> </w:t>
      </w:r>
      <w:proofErr w:type="spellStart"/>
      <w:r>
        <w:rPr>
          <w:rFonts w:ascii="Arial" w:hAnsi="Arial" w:cs="Arial"/>
          <w:sz w:val="28"/>
          <w:szCs w:val="28"/>
          <w:lang w:val="x-none"/>
        </w:rPr>
        <w:t>mukomana</w:t>
      </w:r>
      <w:proofErr w:type="spellEnd"/>
      <w:r>
        <w:rPr>
          <w:rFonts w:ascii="Arial" w:hAnsi="Arial" w:cs="Arial"/>
          <w:sz w:val="28"/>
          <w:szCs w:val="28"/>
          <w:lang w:val="x-none"/>
        </w:rPr>
        <w:t xml:space="preserve"> </w:t>
      </w:r>
      <w:proofErr w:type="spellStart"/>
      <w:r>
        <w:rPr>
          <w:rFonts w:ascii="Arial" w:hAnsi="Arial" w:cs="Arial"/>
          <w:sz w:val="28"/>
          <w:szCs w:val="28"/>
          <w:lang w:val="x-none"/>
        </w:rPr>
        <w:t>mukuru</w:t>
      </w:r>
      <w:proofErr w:type="spellEnd"/>
      <w:r>
        <w:rPr>
          <w:rFonts w:ascii="Arial" w:hAnsi="Arial" w:cs="Arial"/>
          <w:sz w:val="28"/>
          <w:szCs w:val="28"/>
          <w:lang w:val="x-none"/>
        </w:rPr>
        <w:t xml:space="preserve">, </w:t>
      </w:r>
      <w:proofErr w:type="spellStart"/>
      <w:r>
        <w:rPr>
          <w:rFonts w:ascii="Arial" w:hAnsi="Arial" w:cs="Arial"/>
          <w:sz w:val="28"/>
          <w:szCs w:val="28"/>
          <w:lang w:val="x-none"/>
        </w:rPr>
        <w:t>womuti</w:t>
      </w:r>
      <w:proofErr w:type="spellEnd"/>
      <w:r>
        <w:rPr>
          <w:rFonts w:ascii="Arial" w:hAnsi="Arial" w:cs="Arial"/>
          <w:sz w:val="28"/>
          <w:szCs w:val="28"/>
          <w:lang w:val="x-none"/>
        </w:rPr>
        <w:t>, “</w:t>
      </w:r>
      <w:proofErr w:type="spellStart"/>
      <w:r>
        <w:rPr>
          <w:rFonts w:ascii="Arial" w:hAnsi="Arial" w:cs="Arial"/>
          <w:sz w:val="28"/>
          <w:szCs w:val="28"/>
          <w:lang w:val="x-none"/>
        </w:rPr>
        <w:t>Iwewe</w:t>
      </w:r>
      <w:proofErr w:type="spellEnd"/>
      <w:r>
        <w:rPr>
          <w:rFonts w:ascii="Arial" w:hAnsi="Arial" w:cs="Arial"/>
          <w:sz w:val="28"/>
          <w:szCs w:val="28"/>
          <w:lang w:val="x-none"/>
        </w:rPr>
        <w:t xml:space="preserve"> </w:t>
      </w:r>
      <w:proofErr w:type="spellStart"/>
      <w:r>
        <w:rPr>
          <w:rFonts w:ascii="Arial" w:hAnsi="Arial" w:cs="Arial"/>
          <w:sz w:val="28"/>
          <w:szCs w:val="28"/>
          <w:lang w:val="x-none"/>
        </w:rPr>
        <w:lastRenderedPageBreak/>
        <w:t>handikupe</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Woenda</w:t>
      </w:r>
      <w:proofErr w:type="spellEnd"/>
      <w:r>
        <w:rPr>
          <w:rFonts w:ascii="Arial" w:hAnsi="Arial" w:cs="Arial"/>
          <w:sz w:val="28"/>
          <w:szCs w:val="28"/>
          <w:lang w:val="x-none"/>
        </w:rPr>
        <w:t xml:space="preserve"> </w:t>
      </w:r>
      <w:proofErr w:type="spellStart"/>
      <w:r>
        <w:rPr>
          <w:rFonts w:ascii="Arial" w:hAnsi="Arial" w:cs="Arial"/>
          <w:sz w:val="28"/>
          <w:szCs w:val="28"/>
          <w:lang w:val="x-none"/>
        </w:rPr>
        <w:t>kukakomana</w:t>
      </w:r>
      <w:proofErr w:type="spellEnd"/>
      <w:r>
        <w:rPr>
          <w:rFonts w:ascii="Arial" w:hAnsi="Arial" w:cs="Arial"/>
          <w:sz w:val="28"/>
          <w:szCs w:val="28"/>
          <w:lang w:val="x-none"/>
        </w:rPr>
        <w:t xml:space="preserve"> </w:t>
      </w:r>
      <w:proofErr w:type="spellStart"/>
      <w:r>
        <w:rPr>
          <w:rFonts w:ascii="Arial" w:hAnsi="Arial" w:cs="Arial"/>
          <w:sz w:val="28"/>
          <w:szCs w:val="28"/>
          <w:lang w:val="x-none"/>
        </w:rPr>
        <w:t>kekupedzesera</w:t>
      </w:r>
      <w:proofErr w:type="spellEnd"/>
      <w:r>
        <w:rPr>
          <w:rFonts w:ascii="Arial" w:hAnsi="Arial" w:cs="Arial"/>
          <w:sz w:val="28"/>
          <w:szCs w:val="28"/>
          <w:lang w:val="x-none"/>
        </w:rPr>
        <w:t xml:space="preserve">, </w:t>
      </w:r>
      <w:proofErr w:type="spellStart"/>
      <w:r>
        <w:rPr>
          <w:rFonts w:ascii="Arial" w:hAnsi="Arial" w:cs="Arial"/>
          <w:sz w:val="28"/>
          <w:szCs w:val="28"/>
          <w:lang w:val="x-none"/>
        </w:rPr>
        <w:t>woti</w:t>
      </w:r>
      <w:proofErr w:type="spellEnd"/>
      <w:r>
        <w:rPr>
          <w:rFonts w:ascii="Arial" w:hAnsi="Arial" w:cs="Arial"/>
          <w:sz w:val="28"/>
          <w:szCs w:val="28"/>
          <w:lang w:val="x-none"/>
        </w:rPr>
        <w:t>, “</w:t>
      </w:r>
      <w:proofErr w:type="spellStart"/>
      <w:r>
        <w:rPr>
          <w:rFonts w:ascii="Arial" w:hAnsi="Arial" w:cs="Arial"/>
          <w:sz w:val="28"/>
          <w:szCs w:val="28"/>
          <w:lang w:val="x-none"/>
        </w:rPr>
        <w:t>Ndiwe</w:t>
      </w:r>
      <w:proofErr w:type="spellEnd"/>
      <w:r>
        <w:rPr>
          <w:rFonts w:ascii="Arial" w:hAnsi="Arial" w:cs="Arial"/>
          <w:sz w:val="28"/>
          <w:szCs w:val="28"/>
          <w:lang w:val="x-none"/>
        </w:rPr>
        <w:t xml:space="preserve"> </w:t>
      </w:r>
      <w:proofErr w:type="spellStart"/>
      <w:r>
        <w:rPr>
          <w:rFonts w:ascii="Arial" w:hAnsi="Arial" w:cs="Arial"/>
          <w:sz w:val="28"/>
          <w:szCs w:val="28"/>
          <w:lang w:val="x-none"/>
        </w:rPr>
        <w:t>wandinopa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wagutsikana</w:t>
      </w:r>
      <w:proofErr w:type="spellEnd"/>
      <w:r>
        <w:rPr>
          <w:rFonts w:ascii="Arial" w:hAnsi="Arial" w:cs="Arial"/>
          <w:sz w:val="28"/>
          <w:szCs w:val="28"/>
          <w:lang w:val="x-none"/>
        </w:rPr>
        <w:t xml:space="preserve"> </w:t>
      </w:r>
      <w:proofErr w:type="spellStart"/>
      <w:r>
        <w:rPr>
          <w:rFonts w:ascii="Arial" w:hAnsi="Arial" w:cs="Arial"/>
          <w:sz w:val="28"/>
          <w:szCs w:val="28"/>
          <w:lang w:val="x-none"/>
        </w:rPr>
        <w:t>nemabatiro</w:t>
      </w:r>
      <w:proofErr w:type="spellEnd"/>
      <w:r>
        <w:rPr>
          <w:rFonts w:ascii="Arial" w:hAnsi="Arial" w:cs="Arial"/>
          <w:sz w:val="28"/>
          <w:szCs w:val="28"/>
          <w:lang w:val="x-none"/>
        </w:rPr>
        <w:t xml:space="preserve"> </w:t>
      </w:r>
      <w:proofErr w:type="spellStart"/>
      <w:r>
        <w:rPr>
          <w:rFonts w:ascii="Arial" w:hAnsi="Arial" w:cs="Arial"/>
          <w:sz w:val="28"/>
          <w:szCs w:val="28"/>
          <w:lang w:val="x-none"/>
        </w:rPr>
        <w:t>aanoita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zvaani</w:t>
      </w:r>
      <w:proofErr w:type="spellEnd"/>
      <w:r>
        <w:rPr>
          <w:rFonts w:ascii="Arial" w:hAnsi="Arial" w:cs="Arial"/>
          <w:sz w:val="28"/>
          <w:szCs w:val="28"/>
          <w:lang w:val="x-none"/>
        </w:rPr>
        <w:t xml:space="preserve">…? </w:t>
      </w:r>
      <w:r w:rsidRPr="003605AB">
        <w:rPr>
          <w:rFonts w:ascii="Arial" w:hAnsi="Arial" w:cs="Arial"/>
          <w:sz w:val="18"/>
          <w:szCs w:val="18"/>
        </w:rPr>
        <w:t>[Congregation says</w:t>
      </w:r>
      <w:commentRangeStart w:id="49"/>
      <w:r w:rsidRPr="003605AB">
        <w:rPr>
          <w:rFonts w:ascii="Arial" w:hAnsi="Arial" w:cs="Arial"/>
          <w:sz w:val="18"/>
          <w:szCs w:val="18"/>
        </w:rPr>
        <w:t>, “</w:t>
      </w:r>
      <w:proofErr w:type="spellStart"/>
      <w:r>
        <w:rPr>
          <w:rFonts w:ascii="Arial" w:hAnsi="Arial" w:cs="Arial"/>
          <w:sz w:val="18"/>
          <w:szCs w:val="18"/>
        </w:rPr>
        <w:t>zvake</w:t>
      </w:r>
      <w:proofErr w:type="spellEnd"/>
      <w:r w:rsidRPr="003605AB">
        <w:rPr>
          <w:rFonts w:ascii="Arial" w:hAnsi="Arial" w:cs="Arial"/>
          <w:sz w:val="18"/>
          <w:szCs w:val="18"/>
        </w:rPr>
        <w:t>.”]</w:t>
      </w:r>
      <w:commentRangeEnd w:id="49"/>
      <w:r>
        <w:rPr>
          <w:rStyle w:val="CommentReference"/>
        </w:rPr>
        <w:commentReference w:id="49"/>
      </w:r>
    </w:p>
    <w:p w14:paraId="582A0DE2" w14:textId="77777777" w:rsidR="009C390A" w:rsidRDefault="009C390A" w:rsidP="009C390A">
      <w:pPr>
        <w:jc w:val="both"/>
        <w:rPr>
          <w:rFonts w:ascii="Arial" w:hAnsi="Arial" w:cs="Arial"/>
          <w:sz w:val="28"/>
          <w:szCs w:val="28"/>
          <w:lang w:val="x-none"/>
        </w:rPr>
      </w:pPr>
      <w:r w:rsidRPr="00247B18">
        <w:rPr>
          <w:rFonts w:ascii="Arial" w:hAnsi="Arial" w:cs="Arial"/>
          <w:sz w:val="28"/>
          <w:szCs w:val="28"/>
          <w:vertAlign w:val="superscript"/>
          <w:lang w:val="x-none"/>
        </w:rPr>
        <w:t>71</w:t>
      </w:r>
      <w:r>
        <w:rPr>
          <w:rFonts w:ascii="Arial" w:hAnsi="Arial" w:cs="Arial"/>
          <w:sz w:val="28"/>
          <w:szCs w:val="28"/>
          <w:lang w:val="x-none"/>
        </w:rPr>
        <w:t xml:space="preserve"> </w:t>
      </w:r>
      <w:proofErr w:type="spellStart"/>
      <w:r>
        <w:rPr>
          <w:rFonts w:ascii="Arial" w:hAnsi="Arial" w:cs="Arial"/>
          <w:sz w:val="28"/>
          <w:szCs w:val="28"/>
          <w:lang w:val="x-none"/>
        </w:rPr>
        <w:t>Ukati</w:t>
      </w:r>
      <w:proofErr w:type="spellEnd"/>
      <w:r>
        <w:rPr>
          <w:rFonts w:ascii="Arial" w:hAnsi="Arial" w:cs="Arial"/>
          <w:sz w:val="28"/>
          <w:szCs w:val="28"/>
          <w:lang w:val="x-none"/>
        </w:rPr>
        <w:t xml:space="preserve"> </w:t>
      </w:r>
      <w:proofErr w:type="spellStart"/>
      <w:r>
        <w:rPr>
          <w:rFonts w:ascii="Arial" w:hAnsi="Arial" w:cs="Arial"/>
          <w:sz w:val="28"/>
          <w:szCs w:val="28"/>
          <w:lang w:val="x-none"/>
        </w:rPr>
        <w:t>ukatuma</w:t>
      </w:r>
      <w:proofErr w:type="spellEnd"/>
      <w:r>
        <w:rPr>
          <w:rFonts w:ascii="Arial" w:hAnsi="Arial" w:cs="Arial"/>
          <w:sz w:val="28"/>
          <w:szCs w:val="28"/>
          <w:lang w:val="x-none"/>
        </w:rPr>
        <w:t xml:space="preserve"> </w:t>
      </w:r>
      <w:proofErr w:type="spellStart"/>
      <w:r>
        <w:rPr>
          <w:rFonts w:ascii="Arial" w:hAnsi="Arial" w:cs="Arial"/>
          <w:sz w:val="28"/>
          <w:szCs w:val="28"/>
          <w:lang w:val="x-none"/>
        </w:rPr>
        <w:t>mupfanha</w:t>
      </w:r>
      <w:proofErr w:type="spellEnd"/>
      <w:r>
        <w:rPr>
          <w:rFonts w:ascii="Arial" w:hAnsi="Arial" w:cs="Arial"/>
          <w:sz w:val="28"/>
          <w:szCs w:val="28"/>
          <w:lang w:val="x-none"/>
        </w:rPr>
        <w:t xml:space="preserve"> </w:t>
      </w:r>
      <w:proofErr w:type="spellStart"/>
      <w:r>
        <w:rPr>
          <w:rFonts w:ascii="Arial" w:hAnsi="Arial" w:cs="Arial"/>
          <w:sz w:val="28"/>
          <w:szCs w:val="28"/>
          <w:lang w:val="x-none"/>
        </w:rPr>
        <w:t>nezvinhu</w:t>
      </w:r>
      <w:proofErr w:type="spellEnd"/>
      <w:r>
        <w:rPr>
          <w:rFonts w:ascii="Arial" w:hAnsi="Arial" w:cs="Arial"/>
          <w:sz w:val="28"/>
          <w:szCs w:val="28"/>
          <w:lang w:val="x-none"/>
        </w:rPr>
        <w:t xml:space="preserve">; </w:t>
      </w:r>
      <w:proofErr w:type="spellStart"/>
      <w:r>
        <w:rPr>
          <w:rFonts w:ascii="Arial" w:hAnsi="Arial" w:cs="Arial"/>
          <w:sz w:val="28"/>
          <w:szCs w:val="28"/>
          <w:lang w:val="x-none"/>
        </w:rPr>
        <w:t>achiba</w:t>
      </w:r>
      <w:proofErr w:type="spellEnd"/>
      <w:r>
        <w:rPr>
          <w:rFonts w:ascii="Arial" w:hAnsi="Arial" w:cs="Arial"/>
          <w:sz w:val="28"/>
          <w:szCs w:val="28"/>
          <w:lang w:val="x-none"/>
        </w:rPr>
        <w:t xml:space="preserve"> </w:t>
      </w:r>
      <w:proofErr w:type="spellStart"/>
      <w:r>
        <w:rPr>
          <w:rFonts w:ascii="Arial" w:hAnsi="Arial" w:cs="Arial"/>
          <w:sz w:val="28"/>
          <w:szCs w:val="28"/>
          <w:lang w:val="x-none"/>
        </w:rPr>
        <w:t>mari</w:t>
      </w:r>
      <w:proofErr w:type="spellEnd"/>
      <w:r>
        <w:rPr>
          <w:rFonts w:ascii="Arial" w:hAnsi="Arial" w:cs="Arial"/>
          <w:sz w:val="28"/>
          <w:szCs w:val="28"/>
          <w:lang w:val="x-none"/>
        </w:rPr>
        <w:t xml:space="preserve">, </w:t>
      </w:r>
      <w:proofErr w:type="spellStart"/>
      <w:r>
        <w:rPr>
          <w:rFonts w:ascii="Arial" w:hAnsi="Arial" w:cs="Arial"/>
          <w:sz w:val="28"/>
          <w:szCs w:val="28"/>
          <w:lang w:val="x-none"/>
        </w:rPr>
        <w:t>anouya</w:t>
      </w:r>
      <w:proofErr w:type="spellEnd"/>
      <w:r>
        <w:rPr>
          <w:rFonts w:ascii="Arial" w:hAnsi="Arial" w:cs="Arial"/>
          <w:sz w:val="28"/>
          <w:szCs w:val="28"/>
          <w:lang w:val="x-none"/>
        </w:rPr>
        <w:t xml:space="preserve"> </w:t>
      </w:r>
      <w:proofErr w:type="spellStart"/>
      <w:r>
        <w:rPr>
          <w:rFonts w:ascii="Arial" w:hAnsi="Arial" w:cs="Arial"/>
          <w:sz w:val="28"/>
          <w:szCs w:val="28"/>
          <w:lang w:val="x-none"/>
        </w:rPr>
        <w:t>akashotesa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anopwanya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anoroveresa</w:t>
      </w:r>
      <w:proofErr w:type="spellEnd"/>
      <w:r>
        <w:rPr>
          <w:rFonts w:ascii="Arial" w:hAnsi="Arial" w:cs="Arial"/>
          <w:sz w:val="28"/>
          <w:szCs w:val="28"/>
          <w:lang w:val="x-none"/>
        </w:rPr>
        <w:t xml:space="preserve"> </w:t>
      </w:r>
      <w:proofErr w:type="spellStart"/>
      <w:r>
        <w:rPr>
          <w:rFonts w:ascii="Arial" w:hAnsi="Arial" w:cs="Arial"/>
          <w:sz w:val="28"/>
          <w:szCs w:val="28"/>
          <w:lang w:val="x-none"/>
        </w:rPr>
        <w:t>mota</w:t>
      </w:r>
      <w:proofErr w:type="spellEnd"/>
      <w:r>
        <w:rPr>
          <w:rFonts w:ascii="Arial" w:hAnsi="Arial" w:cs="Arial"/>
          <w:sz w:val="28"/>
          <w:szCs w:val="28"/>
          <w:lang w:val="x-none"/>
        </w:rPr>
        <w:t xml:space="preserve">. Already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watoona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haasi</w:t>
      </w:r>
      <w:proofErr w:type="spellEnd"/>
      <w:r>
        <w:rPr>
          <w:rFonts w:ascii="Arial" w:hAnsi="Arial" w:cs="Arial"/>
          <w:sz w:val="28"/>
          <w:szCs w:val="28"/>
          <w:lang w:val="x-none"/>
        </w:rPr>
        <w:t xml:space="preserve"> </w:t>
      </w:r>
      <w:proofErr w:type="spellStart"/>
      <w:r>
        <w:rPr>
          <w:rFonts w:ascii="Arial" w:hAnsi="Arial" w:cs="Arial"/>
          <w:sz w:val="28"/>
          <w:szCs w:val="28"/>
          <w:lang w:val="x-none"/>
        </w:rPr>
        <w:t>kwazvo</w:t>
      </w:r>
      <w:proofErr w:type="spellEnd"/>
      <w:r>
        <w:rPr>
          <w:rFonts w:ascii="Arial" w:hAnsi="Arial" w:cs="Arial"/>
          <w:sz w:val="28"/>
          <w:szCs w:val="28"/>
          <w:lang w:val="x-none"/>
        </w:rPr>
        <w:t xml:space="preserve">. </w:t>
      </w:r>
      <w:proofErr w:type="spellStart"/>
      <w:r>
        <w:rPr>
          <w:rFonts w:ascii="Arial" w:hAnsi="Arial" w:cs="Arial"/>
          <w:sz w:val="28"/>
          <w:szCs w:val="28"/>
          <w:lang w:val="x-none"/>
        </w:rPr>
        <w:t>Uchikura</w:t>
      </w:r>
      <w:proofErr w:type="spellEnd"/>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waona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“Ah, ava mana—</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mune</w:t>
      </w:r>
      <w:proofErr w:type="spellEnd"/>
      <w:r>
        <w:rPr>
          <w:rFonts w:ascii="Arial" w:hAnsi="Arial" w:cs="Arial"/>
          <w:sz w:val="28"/>
          <w:szCs w:val="28"/>
          <w:lang w:val="x-none"/>
        </w:rPr>
        <w:t xml:space="preserve"> da…?” </w:t>
      </w:r>
      <w:r w:rsidRPr="003605AB">
        <w:rPr>
          <w:rFonts w:ascii="Arial" w:hAnsi="Arial" w:cs="Arial"/>
          <w:sz w:val="18"/>
          <w:szCs w:val="18"/>
        </w:rPr>
        <w:t>[Congregation says, “</w:t>
      </w:r>
      <w:proofErr w:type="spellStart"/>
      <w:r>
        <w:rPr>
          <w:rFonts w:ascii="Arial" w:hAnsi="Arial" w:cs="Arial"/>
          <w:sz w:val="18"/>
          <w:szCs w:val="18"/>
        </w:rPr>
        <w:t>dambudziko</w:t>
      </w:r>
      <w:proofErr w:type="spellEnd"/>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Mapurisa </w:t>
      </w:r>
      <w:proofErr w:type="spellStart"/>
      <w:r>
        <w:rPr>
          <w:rFonts w:ascii="Arial" w:hAnsi="Arial" w:cs="Arial"/>
          <w:sz w:val="28"/>
          <w:szCs w:val="28"/>
          <w:lang w:val="x-none"/>
        </w:rPr>
        <w:t>anogara</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pa door </w:t>
      </w:r>
      <w:proofErr w:type="spellStart"/>
      <w:r>
        <w:rPr>
          <w:rFonts w:ascii="Arial" w:hAnsi="Arial" w:cs="Arial"/>
          <w:sz w:val="28"/>
          <w:szCs w:val="28"/>
          <w:lang w:val="x-none"/>
        </w:rPr>
        <w:t>rako</w:t>
      </w:r>
      <w:proofErr w:type="spellEnd"/>
      <w:r>
        <w:rPr>
          <w:rFonts w:ascii="Arial" w:hAnsi="Arial" w:cs="Arial"/>
          <w:sz w:val="28"/>
          <w:szCs w:val="28"/>
          <w:lang w:val="x-none"/>
        </w:rPr>
        <w:t xml:space="preserve">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kwake</w:t>
      </w:r>
      <w:proofErr w:type="spellEnd"/>
      <w:r>
        <w:rPr>
          <w:rFonts w:ascii="Arial" w:hAnsi="Arial" w:cs="Arial"/>
          <w:sz w:val="28"/>
          <w:szCs w:val="28"/>
          <w:lang w:val="x-none"/>
        </w:rPr>
        <w:t>.</w:t>
      </w:r>
      <w:r w:rsidRPr="00A37608">
        <w:rPr>
          <w:rFonts w:ascii="Arial" w:hAnsi="Arial" w:cs="Arial"/>
          <w:sz w:val="18"/>
          <w:szCs w:val="18"/>
        </w:rPr>
        <w:t xml:space="preserve"> </w:t>
      </w:r>
      <w:r w:rsidRPr="003605AB">
        <w:rPr>
          <w:rFonts w:ascii="Arial" w:hAnsi="Arial" w:cs="Arial"/>
          <w:sz w:val="18"/>
          <w:szCs w:val="18"/>
        </w:rPr>
        <w:t>[</w:t>
      </w:r>
      <w:r>
        <w:rPr>
          <w:rFonts w:ascii="Arial" w:hAnsi="Arial" w:cs="Arial"/>
          <w:sz w:val="18"/>
          <w:szCs w:val="18"/>
        </w:rPr>
        <w:t>0:39:24-inaudible</w:t>
      </w:r>
      <w:r w:rsidRPr="003605AB">
        <w:rPr>
          <w:rFonts w:ascii="Arial" w:hAnsi="Arial" w:cs="Arial"/>
          <w:sz w:val="18"/>
          <w:szCs w:val="18"/>
        </w:rPr>
        <w:t>]</w:t>
      </w:r>
      <w:r>
        <w:rPr>
          <w:rFonts w:ascii="Arial" w:hAnsi="Arial" w:cs="Arial"/>
          <w:sz w:val="28"/>
          <w:szCs w:val="28"/>
          <w:lang w:val="x-none"/>
        </w:rPr>
        <w:t xml:space="preserve"> like that.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commentRangeStart w:id="50"/>
      <w:r w:rsidRPr="003605AB">
        <w:rPr>
          <w:rFonts w:ascii="Arial" w:hAnsi="Arial" w:cs="Arial"/>
          <w:sz w:val="18"/>
          <w:szCs w:val="18"/>
        </w:rPr>
        <w:t>[</w:t>
      </w:r>
      <w:r>
        <w:rPr>
          <w:rFonts w:ascii="Arial" w:hAnsi="Arial" w:cs="Arial"/>
          <w:sz w:val="18"/>
          <w:szCs w:val="18"/>
        </w:rPr>
        <w:t>0:39:26-inaudible</w:t>
      </w:r>
      <w:r w:rsidRPr="003605AB">
        <w:rPr>
          <w:rFonts w:ascii="Arial" w:hAnsi="Arial" w:cs="Arial"/>
          <w:sz w:val="18"/>
          <w:szCs w:val="18"/>
        </w:rPr>
        <w:t>]</w:t>
      </w:r>
      <w:r>
        <w:rPr>
          <w:rFonts w:ascii="Arial" w:hAnsi="Arial" w:cs="Arial"/>
          <w:sz w:val="18"/>
          <w:szCs w:val="18"/>
        </w:rPr>
        <w:t xml:space="preserve"> </w:t>
      </w:r>
      <w:commentRangeEnd w:id="50"/>
      <w:r>
        <w:rPr>
          <w:rStyle w:val="CommentReference"/>
        </w:rPr>
        <w:commentReference w:id="50"/>
      </w:r>
      <w:r>
        <w:rPr>
          <w:rFonts w:ascii="Arial" w:hAnsi="Arial" w:cs="Arial"/>
          <w:sz w:val="28"/>
          <w:szCs w:val="28"/>
          <w:lang w:val="x-none"/>
        </w:rPr>
        <w:t xml:space="preserve">like that. </w:t>
      </w:r>
    </w:p>
    <w:p w14:paraId="60638A1D" w14:textId="77777777" w:rsidR="009C390A" w:rsidRDefault="009C390A" w:rsidP="009C390A">
      <w:pPr>
        <w:jc w:val="both"/>
        <w:rPr>
          <w:rFonts w:ascii="Arial" w:hAnsi="Arial" w:cs="Arial"/>
          <w:sz w:val="28"/>
          <w:szCs w:val="28"/>
          <w:lang w:val="x-none"/>
        </w:rPr>
      </w:pPr>
      <w:r w:rsidRPr="00247B18">
        <w:rPr>
          <w:rFonts w:ascii="Arial" w:hAnsi="Arial" w:cs="Arial"/>
          <w:sz w:val="28"/>
          <w:szCs w:val="28"/>
          <w:vertAlign w:val="superscript"/>
          <w:lang w:val="x-none"/>
        </w:rPr>
        <w:t>72</w:t>
      </w:r>
      <w:r>
        <w:rPr>
          <w:rFonts w:ascii="Arial" w:hAnsi="Arial" w:cs="Arial"/>
          <w:sz w:val="28"/>
          <w:szCs w:val="28"/>
          <w:lang w:val="x-none"/>
        </w:rPr>
        <w:t xml:space="preserve"> Mwana </w:t>
      </w:r>
      <w:proofErr w:type="spellStart"/>
      <w:r>
        <w:rPr>
          <w:rFonts w:ascii="Arial" w:hAnsi="Arial" w:cs="Arial"/>
          <w:sz w:val="28"/>
          <w:szCs w:val="28"/>
          <w:lang w:val="x-none"/>
        </w:rPr>
        <w:t>akanaka</w:t>
      </w:r>
      <w:proofErr w:type="spellEnd"/>
      <w:r>
        <w:rPr>
          <w:rFonts w:ascii="Arial" w:hAnsi="Arial" w:cs="Arial"/>
          <w:sz w:val="28"/>
          <w:szCs w:val="28"/>
          <w:lang w:val="x-none"/>
        </w:rPr>
        <w:t xml:space="preserve"> </w:t>
      </w:r>
      <w:proofErr w:type="spellStart"/>
      <w:r>
        <w:rPr>
          <w:rFonts w:ascii="Arial" w:hAnsi="Arial" w:cs="Arial"/>
          <w:sz w:val="28"/>
          <w:szCs w:val="28"/>
          <w:lang w:val="x-none"/>
        </w:rPr>
        <w:t>anoonekwa</w:t>
      </w:r>
      <w:proofErr w:type="spellEnd"/>
      <w:r>
        <w:rPr>
          <w:rFonts w:ascii="Arial" w:hAnsi="Arial" w:cs="Arial"/>
          <w:sz w:val="28"/>
          <w:szCs w:val="28"/>
          <w:lang w:val="x-none"/>
        </w:rPr>
        <w:t xml:space="preserve"> </w:t>
      </w:r>
      <w:proofErr w:type="spellStart"/>
      <w:r>
        <w:rPr>
          <w:rFonts w:ascii="Arial" w:hAnsi="Arial" w:cs="Arial"/>
          <w:sz w:val="28"/>
          <w:szCs w:val="28"/>
          <w:lang w:val="x-none"/>
        </w:rPr>
        <w:t>nemabasa</w:t>
      </w:r>
      <w:proofErr w:type="spellEnd"/>
      <w:r>
        <w:rPr>
          <w:rFonts w:ascii="Arial" w:hAnsi="Arial" w:cs="Arial"/>
          <w:sz w:val="28"/>
          <w:szCs w:val="28"/>
          <w:lang w:val="x-none"/>
        </w:rPr>
        <w:t xml:space="preserve"> </w:t>
      </w:r>
      <w:proofErr w:type="spellStart"/>
      <w:r>
        <w:rPr>
          <w:rFonts w:ascii="Arial" w:hAnsi="Arial" w:cs="Arial"/>
          <w:sz w:val="28"/>
          <w:szCs w:val="28"/>
          <w:lang w:val="x-none"/>
        </w:rPr>
        <w:t>ake</w:t>
      </w:r>
      <w:proofErr w:type="spellEnd"/>
      <w:r>
        <w:rPr>
          <w:rFonts w:ascii="Arial" w:hAnsi="Arial" w:cs="Arial"/>
          <w:sz w:val="28"/>
          <w:szCs w:val="28"/>
          <w:lang w:val="x-none"/>
        </w:rPr>
        <w:t xml:space="preserve">. </w:t>
      </w:r>
      <w:r w:rsidRPr="003605AB">
        <w:rPr>
          <w:rFonts w:ascii="Arial" w:hAnsi="Arial" w:cs="Arial"/>
          <w:sz w:val="18"/>
          <w:szCs w:val="18"/>
        </w:rPr>
        <w:t>[Congregation says, “</w:t>
      </w:r>
      <w:r>
        <w:rPr>
          <w:rFonts w:ascii="Arial" w:hAnsi="Arial" w:cs="Arial"/>
          <w:sz w:val="18"/>
          <w:szCs w:val="18"/>
        </w:rPr>
        <w:t>mm</w:t>
      </w:r>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Ende </w:t>
      </w:r>
      <w:proofErr w:type="spellStart"/>
      <w:r>
        <w:rPr>
          <w:rFonts w:ascii="Arial" w:hAnsi="Arial" w:cs="Arial"/>
          <w:sz w:val="28"/>
          <w:szCs w:val="28"/>
          <w:lang w:val="x-none"/>
        </w:rPr>
        <w:t>zvinonzi</w:t>
      </w:r>
      <w:proofErr w:type="spellEnd"/>
      <w:r>
        <w:rPr>
          <w:rFonts w:ascii="Arial" w:hAnsi="Arial" w:cs="Arial"/>
          <w:sz w:val="28"/>
          <w:szCs w:val="28"/>
          <w:lang w:val="x-none"/>
        </w:rPr>
        <w:t xml:space="preserve"> </w:t>
      </w:r>
      <w:proofErr w:type="spellStart"/>
      <w:r>
        <w:rPr>
          <w:rFonts w:ascii="Arial" w:hAnsi="Arial" w:cs="Arial"/>
          <w:sz w:val="28"/>
          <w:szCs w:val="28"/>
          <w:lang w:val="x-none"/>
        </w:rPr>
        <w:t>neBhaibheri</w:t>
      </w:r>
      <w:proofErr w:type="spellEnd"/>
      <w:r>
        <w:rPr>
          <w:rFonts w:ascii="Arial" w:hAnsi="Arial" w:cs="Arial"/>
          <w:sz w:val="28"/>
          <w:szCs w:val="28"/>
          <w:lang w:val="x-none"/>
        </w:rPr>
        <w:t xml:space="preserve">, “After baba </w:t>
      </w:r>
      <w:proofErr w:type="spellStart"/>
      <w:r>
        <w:rPr>
          <w:rFonts w:ascii="Arial" w:hAnsi="Arial" w:cs="Arial"/>
          <w:sz w:val="28"/>
          <w:szCs w:val="28"/>
          <w:lang w:val="x-none"/>
        </w:rPr>
        <w:t>vavo</w:t>
      </w:r>
      <w:proofErr w:type="spellEnd"/>
      <w:r>
        <w:rPr>
          <w:rFonts w:ascii="Arial" w:hAnsi="Arial" w:cs="Arial"/>
          <w:sz w:val="28"/>
          <w:szCs w:val="28"/>
          <w:lang w:val="x-none"/>
        </w:rPr>
        <w:t xml:space="preserve"> </w:t>
      </w:r>
      <w:proofErr w:type="spellStart"/>
      <w:r>
        <w:rPr>
          <w:rFonts w:ascii="Arial" w:hAnsi="Arial" w:cs="Arial"/>
          <w:sz w:val="28"/>
          <w:szCs w:val="28"/>
          <w:lang w:val="x-none"/>
        </w:rPr>
        <w:t>vafa</w:t>
      </w:r>
      <w:proofErr w:type="spellEnd"/>
      <w:r>
        <w:rPr>
          <w:rFonts w:ascii="Arial" w:hAnsi="Arial" w:cs="Arial"/>
          <w:sz w:val="28"/>
          <w:szCs w:val="28"/>
          <w:lang w:val="x-none"/>
        </w:rPr>
        <w:t xml:space="preserve">, these kids continue being blessed.” </w:t>
      </w:r>
      <w:r w:rsidRPr="003605AB">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lang w:val="x-none"/>
        </w:rPr>
        <w:t>Hatitarisei</w:t>
      </w:r>
      <w:proofErr w:type="spellEnd"/>
      <w:r>
        <w:rPr>
          <w:rFonts w:ascii="Arial" w:hAnsi="Arial" w:cs="Arial"/>
          <w:sz w:val="28"/>
          <w:szCs w:val="28"/>
          <w:lang w:val="x-none"/>
        </w:rPr>
        <w:t xml:space="preserve"> verse 7, </w:t>
      </w:r>
      <w:proofErr w:type="spellStart"/>
      <w:r>
        <w:rPr>
          <w:rFonts w:ascii="Arial" w:hAnsi="Arial" w:cs="Arial"/>
          <w:sz w:val="28"/>
          <w:szCs w:val="28"/>
          <w:lang w:val="x-none"/>
        </w:rPr>
        <w:t>ndorandandichida</w:t>
      </w:r>
      <w:proofErr w:type="spellEnd"/>
      <w:r>
        <w:rPr>
          <w:rFonts w:ascii="Arial" w:hAnsi="Arial" w:cs="Arial"/>
          <w:sz w:val="28"/>
          <w:szCs w:val="28"/>
          <w:lang w:val="x-none"/>
        </w:rPr>
        <w:t xml:space="preserve"> </w:t>
      </w:r>
      <w:proofErr w:type="spellStart"/>
      <w:r>
        <w:rPr>
          <w:rFonts w:ascii="Arial" w:hAnsi="Arial" w:cs="Arial"/>
          <w:sz w:val="28"/>
          <w:szCs w:val="28"/>
          <w:lang w:val="x-none"/>
        </w:rPr>
        <w:t>iro</w:t>
      </w:r>
      <w:proofErr w:type="spellEnd"/>
      <w:r>
        <w:rPr>
          <w:rFonts w:ascii="Arial" w:hAnsi="Arial" w:cs="Arial"/>
          <w:sz w:val="28"/>
          <w:szCs w:val="28"/>
          <w:lang w:val="x-none"/>
        </w:rPr>
        <w:t xml:space="preserve">. </w:t>
      </w:r>
      <w:proofErr w:type="spellStart"/>
      <w:r>
        <w:rPr>
          <w:rFonts w:ascii="Arial" w:hAnsi="Arial" w:cs="Arial"/>
          <w:sz w:val="28"/>
          <w:szCs w:val="28"/>
          <w:lang w:val="x-none"/>
        </w:rPr>
        <w:t>Hatitangei</w:t>
      </w:r>
      <w:proofErr w:type="spellEnd"/>
      <w:r>
        <w:rPr>
          <w:rFonts w:ascii="Arial" w:hAnsi="Arial" w:cs="Arial"/>
          <w:sz w:val="28"/>
          <w:szCs w:val="28"/>
          <w:lang w:val="x-none"/>
        </w:rPr>
        <w:t xml:space="preserve"> pa verse 5 tese.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5. Tese verse 5 tese. </w:t>
      </w:r>
    </w:p>
    <w:p w14:paraId="65B673C4" w14:textId="77777777" w:rsidR="009C390A" w:rsidRDefault="009C390A" w:rsidP="009C390A">
      <w:pPr>
        <w:ind w:left="720"/>
        <w:jc w:val="both"/>
        <w:rPr>
          <w:rFonts w:ascii="Arial" w:hAnsi="Arial" w:cs="Arial"/>
          <w:i/>
          <w:iCs/>
          <w:sz w:val="28"/>
          <w:szCs w:val="28"/>
          <w:lang w:val="x-none"/>
        </w:rPr>
      </w:pPr>
      <w:r w:rsidRPr="00C914FA">
        <w:rPr>
          <w:rFonts w:ascii="Arial" w:hAnsi="Arial" w:cs="Arial"/>
          <w:i/>
          <w:iCs/>
          <w:sz w:val="28"/>
          <w:szCs w:val="28"/>
          <w:lang w:val="x-none"/>
        </w:rPr>
        <w:t>Counsel in the heart of man is like deep water; but a man of understanding will draw it out. </w:t>
      </w:r>
    </w:p>
    <w:p w14:paraId="2384225D" w14:textId="77777777" w:rsidR="009C390A" w:rsidRDefault="009C390A" w:rsidP="009C390A">
      <w:pPr>
        <w:jc w:val="both"/>
        <w:rPr>
          <w:rFonts w:ascii="Arial" w:hAnsi="Arial" w:cs="Arial"/>
          <w:sz w:val="28"/>
          <w:szCs w:val="28"/>
          <w:lang w:val="x-none"/>
        </w:rPr>
      </w:pPr>
      <w:proofErr w:type="spellStart"/>
      <w:r>
        <w:rPr>
          <w:rFonts w:ascii="Arial" w:hAnsi="Arial" w:cs="Arial"/>
          <w:sz w:val="28"/>
          <w:szCs w:val="28"/>
          <w:lang w:val="x-none"/>
        </w:rPr>
        <w:t>Handei</w:t>
      </w:r>
      <w:proofErr w:type="spellEnd"/>
      <w:r>
        <w:rPr>
          <w:rFonts w:ascii="Arial" w:hAnsi="Arial" w:cs="Arial"/>
          <w:sz w:val="28"/>
          <w:szCs w:val="28"/>
          <w:lang w:val="x-none"/>
        </w:rPr>
        <w:t xml:space="preserve"> v—verse 6 </w:t>
      </w:r>
      <w:proofErr w:type="spellStart"/>
      <w:r>
        <w:rPr>
          <w:rFonts w:ascii="Arial" w:hAnsi="Arial" w:cs="Arial"/>
          <w:sz w:val="28"/>
          <w:szCs w:val="28"/>
          <w:lang w:val="x-none"/>
        </w:rPr>
        <w:t>tose</w:t>
      </w:r>
      <w:proofErr w:type="spellEnd"/>
      <w:r>
        <w:rPr>
          <w:rFonts w:ascii="Arial" w:hAnsi="Arial" w:cs="Arial"/>
          <w:sz w:val="28"/>
          <w:szCs w:val="28"/>
          <w:lang w:val="x-none"/>
        </w:rPr>
        <w:t>.</w:t>
      </w:r>
    </w:p>
    <w:p w14:paraId="1F26FC70" w14:textId="77777777" w:rsidR="009C390A" w:rsidRDefault="009C390A" w:rsidP="009C390A">
      <w:pPr>
        <w:ind w:left="720"/>
        <w:jc w:val="both"/>
        <w:rPr>
          <w:rFonts w:ascii="Arial" w:hAnsi="Arial" w:cs="Arial"/>
          <w:i/>
          <w:iCs/>
          <w:sz w:val="28"/>
          <w:szCs w:val="28"/>
          <w:lang w:val="x-none"/>
        </w:rPr>
      </w:pPr>
      <w:r w:rsidRPr="00362787">
        <w:rPr>
          <w:rFonts w:ascii="Arial" w:hAnsi="Arial" w:cs="Arial"/>
          <w:i/>
          <w:iCs/>
          <w:sz w:val="28"/>
          <w:szCs w:val="28"/>
          <w:lang w:val="x-none"/>
        </w:rPr>
        <w:t>Most men will proclaim everyone his own goodness: but a faithful man who can find? </w:t>
      </w:r>
    </w:p>
    <w:p w14:paraId="35AF266F" w14:textId="77777777" w:rsidR="009C390A" w:rsidRPr="001915B9" w:rsidRDefault="009C390A" w:rsidP="009C390A">
      <w:pPr>
        <w:jc w:val="both"/>
        <w:rPr>
          <w:rFonts w:ascii="Arial" w:hAnsi="Arial" w:cs="Arial"/>
          <w:sz w:val="28"/>
          <w:szCs w:val="28"/>
          <w:lang w:val="x-none"/>
        </w:rPr>
      </w:pPr>
      <w:r w:rsidRPr="007769E0">
        <w:rPr>
          <w:rFonts w:ascii="Arial" w:hAnsi="Arial" w:cs="Arial"/>
          <w:sz w:val="28"/>
          <w:szCs w:val="28"/>
          <w:vertAlign w:val="superscript"/>
          <w:lang w:val="x-none"/>
        </w:rPr>
        <w:t>73</w:t>
      </w:r>
      <w:r>
        <w:rPr>
          <w:rFonts w:ascii="Arial" w:hAnsi="Arial" w:cs="Arial"/>
          <w:sz w:val="28"/>
          <w:szCs w:val="28"/>
          <w:lang w:val="x-none"/>
        </w:rPr>
        <w:t xml:space="preserve"> Muri </w:t>
      </w:r>
      <w:proofErr w:type="spellStart"/>
      <w:r>
        <w:rPr>
          <w:rFonts w:ascii="Arial" w:hAnsi="Arial" w:cs="Arial"/>
          <w:sz w:val="28"/>
          <w:szCs w:val="28"/>
          <w:lang w:val="x-none"/>
        </w:rPr>
        <w:t>kuzviona</w:t>
      </w:r>
      <w:proofErr w:type="spellEnd"/>
      <w:r>
        <w:rPr>
          <w:rFonts w:ascii="Arial" w:hAnsi="Arial" w:cs="Arial"/>
          <w:sz w:val="28"/>
          <w:szCs w:val="28"/>
          <w:lang w:val="x-none"/>
        </w:rPr>
        <w:t xml:space="preserve">? How do we know now faithful men? Right, </w:t>
      </w:r>
      <w:proofErr w:type="spellStart"/>
      <w:r>
        <w:rPr>
          <w:rFonts w:ascii="Arial" w:hAnsi="Arial" w:cs="Arial"/>
          <w:sz w:val="28"/>
          <w:szCs w:val="28"/>
          <w:lang w:val="x-none"/>
        </w:rPr>
        <w:t>hatichionai</w:t>
      </w:r>
      <w:proofErr w:type="spellEnd"/>
      <w:r>
        <w:rPr>
          <w:rFonts w:ascii="Arial" w:hAnsi="Arial" w:cs="Arial"/>
          <w:sz w:val="28"/>
          <w:szCs w:val="28"/>
          <w:lang w:val="x-none"/>
        </w:rPr>
        <w:t xml:space="preserve"> verse 7.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r w:rsidRPr="003605AB">
        <w:rPr>
          <w:rFonts w:ascii="Arial" w:hAnsi="Arial" w:cs="Arial"/>
          <w:sz w:val="18"/>
          <w:szCs w:val="18"/>
        </w:rPr>
        <w:t>[</w:t>
      </w:r>
      <w:r>
        <w:rPr>
          <w:rFonts w:ascii="Arial" w:hAnsi="Arial" w:cs="Arial"/>
          <w:sz w:val="18"/>
          <w:szCs w:val="18"/>
        </w:rPr>
        <w:t>blank spot—ED</w:t>
      </w:r>
      <w:r w:rsidRPr="003605AB">
        <w:rPr>
          <w:rFonts w:ascii="Arial" w:hAnsi="Arial" w:cs="Arial"/>
          <w:sz w:val="18"/>
          <w:szCs w:val="18"/>
        </w:rPr>
        <w:t>]</w:t>
      </w:r>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lang w:val="x-none"/>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w:t>
      </w:r>
      <w:r w:rsidRPr="001915B9">
        <w:rPr>
          <w:rFonts w:ascii="Arial" w:hAnsi="Arial" w:cs="Arial"/>
          <w:sz w:val="28"/>
          <w:szCs w:val="28"/>
          <w:lang w:val="x-none"/>
        </w:rPr>
        <w:t xml:space="preserve">verse 7 tese. </w:t>
      </w:r>
    </w:p>
    <w:p w14:paraId="1B6250AF" w14:textId="77777777" w:rsidR="009C390A" w:rsidRDefault="009C390A" w:rsidP="009C390A">
      <w:pPr>
        <w:ind w:left="720"/>
        <w:jc w:val="both"/>
        <w:rPr>
          <w:rFonts w:ascii="Arial" w:hAnsi="Arial" w:cs="Arial"/>
          <w:i/>
          <w:iCs/>
          <w:sz w:val="28"/>
          <w:szCs w:val="28"/>
          <w:lang w:val="x-none"/>
        </w:rPr>
      </w:pPr>
      <w:r w:rsidRPr="001915B9">
        <w:rPr>
          <w:rFonts w:ascii="Arial" w:hAnsi="Arial" w:cs="Arial"/>
          <w:i/>
          <w:iCs/>
          <w:sz w:val="28"/>
          <w:szCs w:val="28"/>
          <w:lang w:val="x-none"/>
        </w:rPr>
        <w:t>The just man walketh in his integrity: his children are blessed after him. </w:t>
      </w:r>
    </w:p>
    <w:p w14:paraId="25BE13AE" w14:textId="77777777" w:rsidR="009C390A" w:rsidRPr="009F1005" w:rsidRDefault="009C390A" w:rsidP="009C390A">
      <w:pPr>
        <w:jc w:val="both"/>
        <w:rPr>
          <w:rFonts w:ascii="Arial" w:hAnsi="Arial" w:cs="Arial"/>
          <w:sz w:val="18"/>
          <w:szCs w:val="18"/>
          <w:lang w:val="x-none"/>
        </w:rPr>
      </w:pPr>
      <w:r w:rsidRPr="002849F9">
        <w:rPr>
          <w:rFonts w:ascii="Arial" w:hAnsi="Arial" w:cs="Arial"/>
          <w:sz w:val="28"/>
          <w:szCs w:val="28"/>
          <w:vertAlign w:val="superscript"/>
        </w:rPr>
        <w:t>74</w:t>
      </w:r>
      <w:r>
        <w:rPr>
          <w:rFonts w:ascii="Arial" w:hAnsi="Arial" w:cs="Arial"/>
          <w:sz w:val="18"/>
          <w:szCs w:val="18"/>
        </w:rPr>
        <w:t xml:space="preserve"> </w:t>
      </w:r>
      <w:r w:rsidRPr="003605AB">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lang w:val="x-none"/>
        </w:rPr>
        <w:t xml:space="preserve">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kunzwa</w:t>
      </w:r>
      <w:proofErr w:type="spellEnd"/>
      <w:r>
        <w:rPr>
          <w:rFonts w:ascii="Arial" w:hAnsi="Arial" w:cs="Arial"/>
          <w:sz w:val="28"/>
          <w:szCs w:val="28"/>
          <w:lang w:val="x-none"/>
        </w:rPr>
        <w:t xml:space="preserve"> Amen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lang w:val="x-none"/>
        </w:rPr>
        <w:t xml:space="preserve"> </w:t>
      </w:r>
      <w:proofErr w:type="spellStart"/>
      <w:r>
        <w:rPr>
          <w:rFonts w:ascii="Arial" w:hAnsi="Arial" w:cs="Arial"/>
          <w:sz w:val="28"/>
          <w:szCs w:val="28"/>
          <w:lang w:val="x-none"/>
        </w:rPr>
        <w:t>Aihwa</w:t>
      </w:r>
      <w:proofErr w:type="spellEnd"/>
      <w:r>
        <w:rPr>
          <w:rFonts w:ascii="Arial" w:hAnsi="Arial" w:cs="Arial"/>
          <w:sz w:val="28"/>
          <w:szCs w:val="28"/>
          <w:lang w:val="x-none"/>
        </w:rPr>
        <w:t xml:space="preserve"> </w:t>
      </w:r>
      <w:proofErr w:type="spellStart"/>
      <w:r>
        <w:rPr>
          <w:rFonts w:ascii="Arial" w:hAnsi="Arial" w:cs="Arial"/>
          <w:sz w:val="28"/>
          <w:szCs w:val="28"/>
          <w:lang w:val="x-none"/>
        </w:rPr>
        <w:t>ngaapfuure</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Amen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28"/>
          <w:szCs w:val="28"/>
          <w:lang w:val="x-none"/>
        </w:rPr>
        <w:t xml:space="preserve"> Hanzi,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vanoti</w:t>
      </w:r>
      <w:proofErr w:type="spellEnd"/>
      <w:r>
        <w:rPr>
          <w:rFonts w:ascii="Arial" w:hAnsi="Arial" w:cs="Arial"/>
          <w:sz w:val="28"/>
          <w:szCs w:val="28"/>
          <w:lang w:val="x-none"/>
        </w:rPr>
        <w:t xml:space="preserve">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right </w:t>
      </w:r>
      <w:proofErr w:type="spellStart"/>
      <w:r>
        <w:rPr>
          <w:rFonts w:ascii="Arial" w:hAnsi="Arial" w:cs="Arial"/>
          <w:sz w:val="28"/>
          <w:szCs w:val="28"/>
          <w:lang w:val="x-none"/>
        </w:rPr>
        <w:t>vakawanda</w:t>
      </w:r>
      <w:proofErr w:type="spellEnd"/>
      <w:r>
        <w:rPr>
          <w:rFonts w:ascii="Arial" w:hAnsi="Arial" w:cs="Arial"/>
          <w:sz w:val="28"/>
          <w:szCs w:val="28"/>
          <w:lang w:val="x-none"/>
        </w:rPr>
        <w:t xml:space="preserve"> chai…? </w:t>
      </w:r>
      <w:r w:rsidRPr="003605AB">
        <w:rPr>
          <w:rFonts w:ascii="Arial" w:hAnsi="Arial" w:cs="Arial"/>
          <w:sz w:val="18"/>
          <w:szCs w:val="18"/>
        </w:rPr>
        <w:t>[Congregation says, “</w:t>
      </w:r>
      <w:proofErr w:type="spellStart"/>
      <w:r>
        <w:rPr>
          <w:rFonts w:ascii="Arial" w:hAnsi="Arial" w:cs="Arial"/>
          <w:sz w:val="18"/>
          <w:szCs w:val="18"/>
        </w:rPr>
        <w:t>chaizvo</w:t>
      </w:r>
      <w:proofErr w:type="spellEnd"/>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proofErr w:type="spellStart"/>
      <w:r>
        <w:rPr>
          <w:rFonts w:ascii="Arial" w:hAnsi="Arial" w:cs="Arial"/>
          <w:sz w:val="28"/>
          <w:szCs w:val="28"/>
          <w:lang w:val="x-none"/>
        </w:rPr>
        <w:t>anenge</w:t>
      </w:r>
      <w:proofErr w:type="spellEnd"/>
      <w:r>
        <w:rPr>
          <w:rFonts w:ascii="Arial" w:hAnsi="Arial" w:cs="Arial"/>
          <w:sz w:val="28"/>
          <w:szCs w:val="28"/>
          <w:lang w:val="x-none"/>
        </w:rPr>
        <w:t xml:space="preserve"> </w:t>
      </w:r>
      <w:proofErr w:type="spellStart"/>
      <w:r w:rsidRPr="009B460B">
        <w:rPr>
          <w:rFonts w:ascii="Arial" w:hAnsi="Arial" w:cs="Arial"/>
          <w:i/>
          <w:iCs/>
          <w:sz w:val="28"/>
          <w:szCs w:val="28"/>
          <w:lang w:val="x-none"/>
        </w:rPr>
        <w:t>achingoclaima</w:t>
      </w:r>
      <w:proofErr w:type="spellEnd"/>
      <w:r w:rsidRPr="009B460B">
        <w:rPr>
          <w:rFonts w:ascii="Arial" w:hAnsi="Arial" w:cs="Arial"/>
          <w:i/>
          <w:iCs/>
          <w:sz w:val="28"/>
          <w:szCs w:val="28"/>
          <w:lang w:val="x-none"/>
        </w:rPr>
        <w:t xml:space="preserve"> </w:t>
      </w:r>
      <w:r w:rsidRPr="003605AB">
        <w:rPr>
          <w:rFonts w:ascii="Arial" w:hAnsi="Arial" w:cs="Arial"/>
          <w:sz w:val="18"/>
          <w:szCs w:val="18"/>
        </w:rPr>
        <w:t>[</w:t>
      </w:r>
      <w:r>
        <w:rPr>
          <w:rFonts w:ascii="Arial" w:hAnsi="Arial" w:cs="Arial"/>
          <w:sz w:val="18"/>
          <w:szCs w:val="18"/>
        </w:rPr>
        <w:t>claiming—ED</w:t>
      </w:r>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 righteousness </w:t>
      </w:r>
      <w:proofErr w:type="spellStart"/>
      <w:r>
        <w:rPr>
          <w:rFonts w:ascii="Arial" w:hAnsi="Arial" w:cs="Arial"/>
          <w:sz w:val="28"/>
          <w:szCs w:val="28"/>
          <w:lang w:val="x-none"/>
        </w:rPr>
        <w:t>yake</w:t>
      </w:r>
      <w:proofErr w:type="spellEnd"/>
      <w:r>
        <w:rPr>
          <w:rFonts w:ascii="Arial" w:hAnsi="Arial" w:cs="Arial"/>
          <w:sz w:val="28"/>
          <w:szCs w:val="28"/>
          <w:lang w:val="x-none"/>
        </w:rPr>
        <w:t xml:space="preserve">, but who can find a righteous man? Zvikanzi, but a man of integrity, the only way you will know a man of integrity, </w:t>
      </w:r>
      <w:proofErr w:type="spellStart"/>
      <w:r>
        <w:rPr>
          <w:rFonts w:ascii="Arial" w:hAnsi="Arial" w:cs="Arial"/>
          <w:sz w:val="28"/>
          <w:szCs w:val="28"/>
          <w:lang w:val="x-none"/>
        </w:rPr>
        <w:t>anopihwa</w:t>
      </w:r>
      <w:proofErr w:type="spellEnd"/>
      <w:r>
        <w:rPr>
          <w:rFonts w:ascii="Arial" w:hAnsi="Arial" w:cs="Arial"/>
          <w:sz w:val="28"/>
          <w:szCs w:val="28"/>
          <w:lang w:val="x-none"/>
        </w:rPr>
        <w:t xml:space="preserve"> confirmation ye integrity </w:t>
      </w:r>
      <w:proofErr w:type="spellStart"/>
      <w:r>
        <w:rPr>
          <w:rFonts w:ascii="Arial" w:hAnsi="Arial" w:cs="Arial"/>
          <w:sz w:val="28"/>
          <w:szCs w:val="28"/>
          <w:lang w:val="x-none"/>
        </w:rPr>
        <w:t>yake</w:t>
      </w:r>
      <w:proofErr w:type="spellEnd"/>
      <w:r>
        <w:rPr>
          <w:rFonts w:ascii="Arial" w:hAnsi="Arial" w:cs="Arial"/>
          <w:sz w:val="28"/>
          <w:szCs w:val="28"/>
          <w:lang w:val="x-none"/>
        </w:rPr>
        <w:t xml:space="preserve">, </w:t>
      </w:r>
      <w:proofErr w:type="spellStart"/>
      <w:r>
        <w:rPr>
          <w:rFonts w:ascii="Arial" w:hAnsi="Arial" w:cs="Arial"/>
          <w:sz w:val="28"/>
          <w:szCs w:val="28"/>
          <w:lang w:val="x-none"/>
        </w:rPr>
        <w:t>nezvinosara</w:t>
      </w:r>
      <w:proofErr w:type="spellEnd"/>
      <w:r>
        <w:rPr>
          <w:rFonts w:ascii="Arial" w:hAnsi="Arial" w:cs="Arial"/>
          <w:sz w:val="28"/>
          <w:szCs w:val="28"/>
          <w:lang w:val="x-none"/>
        </w:rPr>
        <w:t xml:space="preserve"> </w:t>
      </w:r>
      <w:proofErr w:type="spellStart"/>
      <w:r>
        <w:rPr>
          <w:rFonts w:ascii="Arial" w:hAnsi="Arial" w:cs="Arial"/>
          <w:sz w:val="28"/>
          <w:szCs w:val="28"/>
          <w:lang w:val="x-none"/>
        </w:rPr>
        <w:t>zvoita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vake</w:t>
      </w:r>
      <w:proofErr w:type="spellEnd"/>
      <w:r>
        <w:rPr>
          <w:rFonts w:ascii="Arial" w:hAnsi="Arial" w:cs="Arial"/>
          <w:sz w:val="28"/>
          <w:szCs w:val="28"/>
          <w:lang w:val="x-none"/>
        </w:rPr>
        <w:t xml:space="preserve"> iye </w:t>
      </w:r>
      <w:proofErr w:type="spellStart"/>
      <w:r>
        <w:rPr>
          <w:rFonts w:ascii="Arial" w:hAnsi="Arial" w:cs="Arial"/>
          <w:sz w:val="28"/>
          <w:szCs w:val="28"/>
          <w:lang w:val="x-none"/>
        </w:rPr>
        <w:t>adii</w:t>
      </w:r>
      <w:proofErr w:type="spellEnd"/>
      <w:r>
        <w:rPr>
          <w:rFonts w:ascii="Arial" w:hAnsi="Arial" w:cs="Arial"/>
          <w:sz w:val="28"/>
          <w:szCs w:val="28"/>
          <w:lang w:val="x-none"/>
        </w:rPr>
        <w:t xml:space="preserve">…? </w:t>
      </w:r>
      <w:r w:rsidRPr="009F1005">
        <w:rPr>
          <w:rFonts w:ascii="Arial" w:hAnsi="Arial" w:cs="Arial"/>
          <w:sz w:val="18"/>
          <w:szCs w:val="18"/>
          <w:lang w:val="x-none"/>
        </w:rPr>
        <w:t>[Congregation says, “</w:t>
      </w:r>
      <w:proofErr w:type="spellStart"/>
      <w:r w:rsidRPr="009F1005">
        <w:rPr>
          <w:rFonts w:ascii="Arial" w:hAnsi="Arial" w:cs="Arial"/>
          <w:sz w:val="18"/>
          <w:szCs w:val="18"/>
          <w:lang w:val="x-none"/>
        </w:rPr>
        <w:t>aenda</w:t>
      </w:r>
      <w:proofErr w:type="spellEnd"/>
      <w:r w:rsidRPr="009F1005">
        <w:rPr>
          <w:rFonts w:ascii="Arial" w:hAnsi="Arial" w:cs="Arial"/>
          <w:sz w:val="18"/>
          <w:szCs w:val="18"/>
          <w:lang w:val="x-none"/>
        </w:rPr>
        <w:t>.”</w:t>
      </w:r>
      <w:r>
        <w:rPr>
          <w:rFonts w:ascii="Arial" w:hAnsi="Arial" w:cs="Arial"/>
          <w:sz w:val="18"/>
          <w:szCs w:val="18"/>
          <w:lang w:val="x-none"/>
        </w:rPr>
        <w:t xml:space="preserve">; </w:t>
      </w:r>
      <w:r>
        <w:rPr>
          <w:rFonts w:ascii="Arial" w:hAnsi="Arial" w:cs="Arial"/>
          <w:sz w:val="18"/>
          <w:szCs w:val="18"/>
        </w:rPr>
        <w:t>Apostle Gumbura chuckles—ED</w:t>
      </w:r>
      <w:r w:rsidRPr="003605AB">
        <w:rPr>
          <w:rFonts w:ascii="Arial" w:hAnsi="Arial" w:cs="Arial"/>
          <w:sz w:val="18"/>
          <w:szCs w:val="18"/>
        </w:rPr>
        <w:t>]</w:t>
      </w:r>
    </w:p>
    <w:p w14:paraId="0805C658" w14:textId="77777777" w:rsidR="009C390A" w:rsidRPr="005150FB" w:rsidRDefault="009C390A" w:rsidP="009C390A">
      <w:pPr>
        <w:jc w:val="both"/>
        <w:rPr>
          <w:rFonts w:ascii="Arial" w:hAnsi="Arial" w:cs="Arial"/>
          <w:sz w:val="18"/>
          <w:szCs w:val="18"/>
        </w:rPr>
      </w:pPr>
      <w:r>
        <w:rPr>
          <w:rFonts w:ascii="Arial" w:hAnsi="Arial" w:cs="Arial"/>
          <w:sz w:val="18"/>
          <w:szCs w:val="18"/>
        </w:rPr>
        <w:t xml:space="preserve">75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vaMwarika</w:t>
      </w:r>
      <w:proofErr w:type="spellEnd"/>
      <w:r>
        <w:rPr>
          <w:rFonts w:ascii="Arial" w:hAnsi="Arial" w:cs="Arial"/>
          <w:sz w:val="28"/>
          <w:szCs w:val="28"/>
          <w:lang w:val="x-none"/>
        </w:rPr>
        <w:t xml:space="preserve">, it’s a great defeat for a man of my calibre,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ndafa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vese</w:t>
      </w:r>
      <w:proofErr w:type="spellEnd"/>
      <w:r>
        <w:rPr>
          <w:rFonts w:ascii="Arial" w:hAnsi="Arial" w:cs="Arial"/>
          <w:sz w:val="28"/>
          <w:szCs w:val="28"/>
          <w:lang w:val="x-none"/>
        </w:rPr>
        <w:t xml:space="preserve"> </w:t>
      </w:r>
      <w:proofErr w:type="spellStart"/>
      <w:r>
        <w:rPr>
          <w:rFonts w:ascii="Arial" w:hAnsi="Arial" w:cs="Arial"/>
          <w:sz w:val="28"/>
          <w:szCs w:val="28"/>
          <w:lang w:val="x-none"/>
        </w:rPr>
        <w:t>voita</w:t>
      </w:r>
      <w:proofErr w:type="spellEnd"/>
      <w:r>
        <w:rPr>
          <w:rFonts w:ascii="Arial" w:hAnsi="Arial" w:cs="Arial"/>
          <w:sz w:val="28"/>
          <w:szCs w:val="28"/>
          <w:lang w:val="x-none"/>
        </w:rPr>
        <w:t xml:space="preserve"> </w:t>
      </w:r>
      <w:proofErr w:type="spellStart"/>
      <w:r>
        <w:rPr>
          <w:rFonts w:ascii="Arial" w:hAnsi="Arial" w:cs="Arial"/>
          <w:sz w:val="28"/>
          <w:szCs w:val="28"/>
          <w:lang w:val="x-none"/>
        </w:rPr>
        <w:t>mamwe</w:t>
      </w:r>
      <w:proofErr w:type="spellEnd"/>
      <w:r>
        <w:rPr>
          <w:rFonts w:ascii="Arial" w:hAnsi="Arial" w:cs="Arial"/>
          <w:sz w:val="28"/>
          <w:szCs w:val="28"/>
          <w:lang w:val="x-none"/>
        </w:rPr>
        <w:t xml:space="preserve"> ma Methodist, </w:t>
      </w:r>
      <w:proofErr w:type="spellStart"/>
      <w:r>
        <w:rPr>
          <w:rFonts w:ascii="Arial" w:hAnsi="Arial" w:cs="Arial"/>
          <w:sz w:val="28"/>
          <w:szCs w:val="28"/>
          <w:lang w:val="x-none"/>
        </w:rPr>
        <w:t>vamwe</w:t>
      </w:r>
      <w:proofErr w:type="spellEnd"/>
      <w:r>
        <w:rPr>
          <w:rFonts w:ascii="Arial" w:hAnsi="Arial" w:cs="Arial"/>
          <w:sz w:val="28"/>
          <w:szCs w:val="28"/>
          <w:lang w:val="x-none"/>
        </w:rPr>
        <w:t xml:space="preserve"> ma </w:t>
      </w:r>
      <w:r>
        <w:rPr>
          <w:rFonts w:ascii="Arial" w:hAnsi="Arial" w:cs="Arial"/>
          <w:sz w:val="28"/>
          <w:szCs w:val="28"/>
          <w:lang w:val="x-none"/>
        </w:rPr>
        <w:lastRenderedPageBreak/>
        <w:t xml:space="preserve">Baptist, </w:t>
      </w:r>
      <w:proofErr w:type="spellStart"/>
      <w:r>
        <w:rPr>
          <w:rFonts w:ascii="Arial" w:hAnsi="Arial" w:cs="Arial"/>
          <w:sz w:val="28"/>
          <w:szCs w:val="28"/>
          <w:lang w:val="x-none"/>
        </w:rPr>
        <w:t>vamwe</w:t>
      </w:r>
      <w:proofErr w:type="spellEnd"/>
      <w:r>
        <w:rPr>
          <w:rFonts w:ascii="Arial" w:hAnsi="Arial" w:cs="Arial"/>
          <w:sz w:val="28"/>
          <w:szCs w:val="28"/>
          <w:lang w:val="x-none"/>
        </w:rPr>
        <w:t xml:space="preserve"> ma </w:t>
      </w:r>
      <w:proofErr w:type="spellStart"/>
      <w:r w:rsidRPr="005150FB">
        <w:rPr>
          <w:rFonts w:ascii="Arial" w:hAnsi="Arial" w:cs="Arial"/>
          <w:i/>
          <w:iCs/>
          <w:sz w:val="28"/>
          <w:szCs w:val="28"/>
          <w:lang w:val="x-none"/>
        </w:rPr>
        <w:t>Angrican</w:t>
      </w:r>
      <w:proofErr w:type="spellEnd"/>
      <w:r>
        <w:rPr>
          <w:rFonts w:ascii="Arial" w:hAnsi="Arial" w:cs="Arial"/>
          <w:sz w:val="28"/>
          <w:szCs w:val="28"/>
          <w:lang w:val="x-none"/>
        </w:rPr>
        <w:t xml:space="preserve">. </w:t>
      </w:r>
      <w:r w:rsidRPr="003605AB">
        <w:rPr>
          <w:rFonts w:ascii="Arial" w:hAnsi="Arial" w:cs="Arial"/>
          <w:sz w:val="18"/>
          <w:szCs w:val="18"/>
        </w:rPr>
        <w:t>[</w:t>
      </w:r>
      <w:r>
        <w:rPr>
          <w:rFonts w:ascii="Arial" w:hAnsi="Arial" w:cs="Arial"/>
          <w:sz w:val="18"/>
          <w:szCs w:val="18"/>
        </w:rPr>
        <w:t>Anglican—ED</w:t>
      </w:r>
      <w:r w:rsidRPr="003605AB">
        <w:rPr>
          <w:rFonts w:ascii="Arial" w:hAnsi="Arial" w:cs="Arial"/>
          <w:sz w:val="18"/>
          <w:szCs w:val="18"/>
        </w:rPr>
        <w:t>]</w:t>
      </w:r>
      <w:r>
        <w:rPr>
          <w:rFonts w:ascii="Arial" w:hAnsi="Arial" w:cs="Arial"/>
          <w:sz w:val="28"/>
          <w:szCs w:val="28"/>
          <w:lang w:val="x-none"/>
        </w:rPr>
        <w:t xml:space="preserve"> Heh? Kana </w:t>
      </w:r>
      <w:proofErr w:type="spellStart"/>
      <w:r>
        <w:rPr>
          <w:rFonts w:ascii="Arial" w:hAnsi="Arial" w:cs="Arial"/>
          <w:sz w:val="28"/>
          <w:szCs w:val="28"/>
          <w:lang w:val="x-none"/>
        </w:rPr>
        <w:t>ndafa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vanofanira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kusimudzirwa</w:t>
      </w:r>
      <w:proofErr w:type="spellEnd"/>
      <w:r>
        <w:rPr>
          <w:rFonts w:ascii="Arial" w:hAnsi="Arial" w:cs="Arial"/>
          <w:sz w:val="28"/>
          <w:szCs w:val="28"/>
          <w:lang w:val="x-none"/>
        </w:rPr>
        <w:t xml:space="preserve"> mu Message </w:t>
      </w:r>
      <w:proofErr w:type="spellStart"/>
      <w:r>
        <w:rPr>
          <w:rFonts w:ascii="Arial" w:hAnsi="Arial" w:cs="Arial"/>
          <w:sz w:val="28"/>
          <w:szCs w:val="28"/>
          <w:lang w:val="x-none"/>
        </w:rPr>
        <w:t>yakavaita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vave</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Amen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lang w:val="x-none"/>
        </w:rPr>
        <w:t>Ngaapfuure</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Amen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lang w:val="x-none"/>
        </w:rPr>
        <w:t xml:space="preserve"> </w:t>
      </w:r>
    </w:p>
    <w:p w14:paraId="6096C00F" w14:textId="77777777" w:rsidR="009C390A" w:rsidRDefault="009C390A" w:rsidP="009C390A">
      <w:pPr>
        <w:jc w:val="both"/>
        <w:rPr>
          <w:rFonts w:ascii="Arial" w:hAnsi="Arial" w:cs="Arial"/>
          <w:sz w:val="18"/>
          <w:szCs w:val="18"/>
        </w:rPr>
      </w:pPr>
      <w:r w:rsidRPr="009B468A">
        <w:rPr>
          <w:rFonts w:ascii="Arial" w:hAnsi="Arial" w:cs="Arial"/>
          <w:sz w:val="28"/>
          <w:szCs w:val="28"/>
          <w:vertAlign w:val="superscript"/>
          <w:lang w:val="x-none"/>
        </w:rPr>
        <w:t xml:space="preserve">76 </w:t>
      </w:r>
      <w:r>
        <w:rPr>
          <w:rFonts w:ascii="Arial" w:hAnsi="Arial" w:cs="Arial"/>
          <w:sz w:val="28"/>
          <w:szCs w:val="28"/>
          <w:lang w:val="x-none"/>
        </w:rPr>
        <w:t xml:space="preserve">Brother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ndisangane</w:t>
      </w:r>
      <w:proofErr w:type="spellEnd"/>
      <w:r>
        <w:rPr>
          <w:rFonts w:ascii="Arial" w:hAnsi="Arial" w:cs="Arial"/>
          <w:sz w:val="28"/>
          <w:szCs w:val="28"/>
          <w:lang w:val="x-none"/>
        </w:rPr>
        <w:t xml:space="preserve"> na Zinhle, </w:t>
      </w:r>
      <w:proofErr w:type="spellStart"/>
      <w:r>
        <w:rPr>
          <w:rFonts w:ascii="Arial" w:hAnsi="Arial" w:cs="Arial"/>
          <w:sz w:val="28"/>
          <w:szCs w:val="28"/>
          <w:lang w:val="x-none"/>
        </w:rPr>
        <w:t>achitaura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“Ini </w:t>
      </w:r>
      <w:proofErr w:type="spellStart"/>
      <w:r>
        <w:rPr>
          <w:rFonts w:ascii="Arial" w:hAnsi="Arial" w:cs="Arial"/>
          <w:sz w:val="28"/>
          <w:szCs w:val="28"/>
          <w:lang w:val="x-none"/>
        </w:rPr>
        <w:t>handitende</w:t>
      </w:r>
      <w:proofErr w:type="spellEnd"/>
      <w:r>
        <w:rPr>
          <w:rFonts w:ascii="Arial" w:hAnsi="Arial" w:cs="Arial"/>
          <w:sz w:val="28"/>
          <w:szCs w:val="28"/>
          <w:lang w:val="x-none"/>
        </w:rPr>
        <w:t xml:space="preserve"> Message.” I’ve never seen an insult like that, because if there wasn’t a Book </w:t>
      </w:r>
      <w:proofErr w:type="spellStart"/>
      <w:r>
        <w:rPr>
          <w:rFonts w:ascii="Arial" w:hAnsi="Arial" w:cs="Arial"/>
          <w:sz w:val="28"/>
          <w:szCs w:val="28"/>
          <w:lang w:val="x-none"/>
        </w:rPr>
        <w:t>rakaparidzwa</w:t>
      </w:r>
      <w:proofErr w:type="spellEnd"/>
      <w:r>
        <w:rPr>
          <w:rFonts w:ascii="Arial" w:hAnsi="Arial" w:cs="Arial"/>
          <w:sz w:val="28"/>
          <w:szCs w:val="28"/>
          <w:lang w:val="x-none"/>
        </w:rPr>
        <w:t xml:space="preserve"> na Brother Branham re Marriage and Divorce, there wouldn’t be a Zinhle. </w:t>
      </w:r>
      <w:r w:rsidRPr="003605AB">
        <w:rPr>
          <w:rFonts w:ascii="Arial" w:hAnsi="Arial" w:cs="Arial"/>
          <w:sz w:val="18"/>
          <w:szCs w:val="18"/>
        </w:rPr>
        <w:t>[Congregation says, “Amen.”]</w:t>
      </w:r>
      <w:r>
        <w:rPr>
          <w:rFonts w:ascii="Arial" w:hAnsi="Arial" w:cs="Arial"/>
          <w:sz w:val="18"/>
          <w:szCs w:val="18"/>
        </w:rPr>
        <w:t xml:space="preserve"> </w:t>
      </w:r>
    </w:p>
    <w:p w14:paraId="1252F218" w14:textId="77777777" w:rsidR="009C390A" w:rsidRDefault="009C390A" w:rsidP="009C390A">
      <w:pPr>
        <w:jc w:val="both"/>
        <w:rPr>
          <w:rFonts w:ascii="Arial" w:hAnsi="Arial" w:cs="Arial"/>
          <w:sz w:val="28"/>
          <w:szCs w:val="28"/>
          <w:lang w:val="x-none"/>
        </w:rPr>
      </w:pPr>
      <w:r w:rsidRPr="00F1078E">
        <w:rPr>
          <w:rFonts w:ascii="Arial" w:hAnsi="Arial" w:cs="Arial"/>
          <w:sz w:val="28"/>
          <w:szCs w:val="28"/>
          <w:vertAlign w:val="superscript"/>
          <w:lang w:val="x-none"/>
        </w:rPr>
        <w:t>77</w:t>
      </w:r>
      <w:r>
        <w:rPr>
          <w:rFonts w:ascii="Arial" w:hAnsi="Arial" w:cs="Arial"/>
          <w:sz w:val="28"/>
          <w:szCs w:val="28"/>
          <w:lang w:val="x-none"/>
        </w:rPr>
        <w:t xml:space="preserve"> Heh? Kuti </w:t>
      </w:r>
      <w:proofErr w:type="spellStart"/>
      <w:r>
        <w:rPr>
          <w:rFonts w:ascii="Arial" w:hAnsi="Arial" w:cs="Arial"/>
          <w:sz w:val="28"/>
          <w:szCs w:val="28"/>
          <w:lang w:val="x-none"/>
        </w:rPr>
        <w:t>ndisangane</w:t>
      </w:r>
      <w:proofErr w:type="spellEnd"/>
      <w:r>
        <w:rPr>
          <w:rFonts w:ascii="Arial" w:hAnsi="Arial" w:cs="Arial"/>
          <w:sz w:val="28"/>
          <w:szCs w:val="28"/>
          <w:lang w:val="x-none"/>
        </w:rPr>
        <w:t xml:space="preserve"> </w:t>
      </w:r>
      <w:proofErr w:type="spellStart"/>
      <w:r>
        <w:rPr>
          <w:rFonts w:ascii="Arial" w:hAnsi="Arial" w:cs="Arial"/>
          <w:sz w:val="28"/>
          <w:szCs w:val="28"/>
          <w:lang w:val="x-none"/>
        </w:rPr>
        <w:t>inini</w:t>
      </w:r>
      <w:proofErr w:type="spellEnd"/>
      <w:r>
        <w:rPr>
          <w:rFonts w:ascii="Arial" w:hAnsi="Arial" w:cs="Arial"/>
          <w:sz w:val="28"/>
          <w:szCs w:val="28"/>
          <w:lang w:val="x-none"/>
        </w:rPr>
        <w:t xml:space="preserve"> </w:t>
      </w:r>
      <w:proofErr w:type="spellStart"/>
      <w:r>
        <w:rPr>
          <w:rFonts w:ascii="Arial" w:hAnsi="Arial" w:cs="Arial"/>
          <w:sz w:val="28"/>
          <w:szCs w:val="28"/>
          <w:lang w:val="x-none"/>
        </w:rPr>
        <w:t>naBati</w:t>
      </w:r>
      <w:proofErr w:type="spellEnd"/>
      <w:r>
        <w:rPr>
          <w:rFonts w:ascii="Arial" w:hAnsi="Arial" w:cs="Arial"/>
          <w:sz w:val="28"/>
          <w:szCs w:val="28"/>
          <w:lang w:val="x-none"/>
        </w:rPr>
        <w:t xml:space="preserve">, </w:t>
      </w:r>
      <w:proofErr w:type="spellStart"/>
      <w:r>
        <w:rPr>
          <w:rFonts w:ascii="Arial" w:hAnsi="Arial" w:cs="Arial"/>
          <w:sz w:val="28"/>
          <w:szCs w:val="28"/>
          <w:lang w:val="x-none"/>
        </w:rPr>
        <w:t>achitaura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izvo</w:t>
      </w:r>
      <w:proofErr w:type="spellEnd"/>
      <w:r>
        <w:rPr>
          <w:rFonts w:ascii="Arial" w:hAnsi="Arial" w:cs="Arial"/>
          <w:sz w:val="28"/>
          <w:szCs w:val="28"/>
          <w:lang w:val="x-none"/>
        </w:rPr>
        <w:t xml:space="preserve">, “Baba </w:t>
      </w:r>
      <w:proofErr w:type="spellStart"/>
      <w:r>
        <w:rPr>
          <w:rFonts w:ascii="Arial" w:hAnsi="Arial" w:cs="Arial"/>
          <w:sz w:val="28"/>
          <w:szCs w:val="28"/>
          <w:lang w:val="x-none"/>
        </w:rPr>
        <w:t>inini</w:t>
      </w:r>
      <w:proofErr w:type="spellEnd"/>
      <w:r>
        <w:rPr>
          <w:rFonts w:ascii="Arial" w:hAnsi="Arial" w:cs="Arial"/>
          <w:sz w:val="28"/>
          <w:szCs w:val="28"/>
          <w:lang w:val="x-none"/>
        </w:rPr>
        <w:t xml:space="preserve"> </w:t>
      </w:r>
      <w:proofErr w:type="spellStart"/>
      <w:r>
        <w:rPr>
          <w:rFonts w:ascii="Arial" w:hAnsi="Arial" w:cs="Arial"/>
          <w:sz w:val="28"/>
          <w:szCs w:val="28"/>
          <w:lang w:val="x-none"/>
        </w:rPr>
        <w:t>handitende</w:t>
      </w:r>
      <w:proofErr w:type="spellEnd"/>
      <w:r>
        <w:rPr>
          <w:rFonts w:ascii="Arial" w:hAnsi="Arial" w:cs="Arial"/>
          <w:sz w:val="28"/>
          <w:szCs w:val="28"/>
          <w:lang w:val="x-none"/>
        </w:rPr>
        <w:t xml:space="preserve"> Message.” </w:t>
      </w:r>
    </w:p>
    <w:p w14:paraId="131E32C0" w14:textId="77777777" w:rsidR="009C390A" w:rsidRDefault="009C390A" w:rsidP="009C390A">
      <w:pPr>
        <w:jc w:val="both"/>
        <w:rPr>
          <w:rFonts w:ascii="Arial" w:hAnsi="Arial" w:cs="Arial"/>
          <w:sz w:val="28"/>
          <w:szCs w:val="28"/>
          <w:lang w:val="x-none"/>
        </w:rPr>
      </w:pPr>
      <w:proofErr w:type="spellStart"/>
      <w:r>
        <w:rPr>
          <w:rFonts w:ascii="Arial" w:hAnsi="Arial" w:cs="Arial"/>
          <w:sz w:val="28"/>
          <w:szCs w:val="28"/>
          <w:lang w:val="x-none"/>
        </w:rPr>
        <w:t>Unomuudza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“Shamwari what are you talking about? That Spoken Word created you. Hah? You wouldn’t be in existence if that Spoken Word was not he…? </w:t>
      </w:r>
      <w:r w:rsidRPr="00CF1E9A">
        <w:rPr>
          <w:rFonts w:ascii="Arial" w:hAnsi="Arial" w:cs="Arial"/>
          <w:sz w:val="18"/>
          <w:szCs w:val="18"/>
          <w:lang w:val="x-none"/>
        </w:rPr>
        <w:t>[Congregation says, “here</w:t>
      </w:r>
      <w:r>
        <w:rPr>
          <w:rFonts w:ascii="Arial" w:hAnsi="Arial" w:cs="Arial"/>
          <w:sz w:val="18"/>
          <w:szCs w:val="18"/>
          <w:lang w:val="x-none"/>
        </w:rPr>
        <w:t>,</w:t>
      </w:r>
      <w:r w:rsidRPr="00CF1E9A">
        <w:rPr>
          <w:rFonts w:ascii="Arial" w:hAnsi="Arial" w:cs="Arial"/>
          <w:sz w:val="18"/>
          <w:szCs w:val="18"/>
          <w:lang w:val="x-none"/>
        </w:rPr>
        <w:t>”]</w:t>
      </w:r>
      <w:r>
        <w:rPr>
          <w:rFonts w:ascii="Arial" w:hAnsi="Arial" w:cs="Arial"/>
          <w:sz w:val="28"/>
          <w:szCs w:val="28"/>
          <w:lang w:val="x-none"/>
        </w:rPr>
        <w:t xml:space="preserve"> here.” </w:t>
      </w:r>
    </w:p>
    <w:p w14:paraId="088DB3CA" w14:textId="77777777" w:rsidR="009C390A" w:rsidRDefault="009C390A" w:rsidP="009C390A">
      <w:pPr>
        <w:jc w:val="both"/>
        <w:rPr>
          <w:rFonts w:ascii="Arial" w:hAnsi="Arial" w:cs="Arial"/>
          <w:sz w:val="28"/>
          <w:szCs w:val="28"/>
          <w:lang w:val="x-none"/>
        </w:rPr>
      </w:pPr>
      <w:r w:rsidRPr="00157325">
        <w:rPr>
          <w:rFonts w:ascii="Arial" w:hAnsi="Arial" w:cs="Arial"/>
          <w:sz w:val="28"/>
          <w:szCs w:val="28"/>
          <w:vertAlign w:val="superscript"/>
          <w:lang w:val="x-none"/>
        </w:rPr>
        <w:t>78</w:t>
      </w:r>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Kuti </w:t>
      </w:r>
      <w:proofErr w:type="spellStart"/>
      <w:r>
        <w:rPr>
          <w:rFonts w:ascii="Arial" w:hAnsi="Arial" w:cs="Arial"/>
          <w:sz w:val="28"/>
          <w:szCs w:val="28"/>
          <w:lang w:val="x-none"/>
        </w:rPr>
        <w:t>ndisangane</w:t>
      </w:r>
      <w:proofErr w:type="spellEnd"/>
      <w:r>
        <w:rPr>
          <w:rFonts w:ascii="Arial" w:hAnsi="Arial" w:cs="Arial"/>
          <w:sz w:val="28"/>
          <w:szCs w:val="28"/>
          <w:lang w:val="x-none"/>
        </w:rPr>
        <w:t xml:space="preserve"> kana </w:t>
      </w:r>
      <w:proofErr w:type="spellStart"/>
      <w:r>
        <w:rPr>
          <w:rFonts w:ascii="Arial" w:hAnsi="Arial" w:cs="Arial"/>
          <w:sz w:val="28"/>
          <w:szCs w:val="28"/>
          <w:lang w:val="x-none"/>
        </w:rPr>
        <w:t>nevana</w:t>
      </w:r>
      <w:proofErr w:type="spellEnd"/>
      <w:r>
        <w:rPr>
          <w:rFonts w:ascii="Arial" w:hAnsi="Arial" w:cs="Arial"/>
          <w:sz w:val="28"/>
          <w:szCs w:val="28"/>
          <w:lang w:val="x-none"/>
        </w:rPr>
        <w:t xml:space="preserve"> </w:t>
      </w:r>
      <w:proofErr w:type="spellStart"/>
      <w:r>
        <w:rPr>
          <w:rFonts w:ascii="Arial" w:hAnsi="Arial" w:cs="Arial"/>
          <w:sz w:val="28"/>
          <w:szCs w:val="28"/>
          <w:lang w:val="x-none"/>
        </w:rPr>
        <w:t>vemukadzi</w:t>
      </w:r>
      <w:proofErr w:type="spellEnd"/>
      <w:r>
        <w:rPr>
          <w:rFonts w:ascii="Arial" w:hAnsi="Arial" w:cs="Arial"/>
          <w:sz w:val="28"/>
          <w:szCs w:val="28"/>
          <w:lang w:val="x-none"/>
        </w:rPr>
        <w:t xml:space="preserve"> </w:t>
      </w:r>
      <w:proofErr w:type="spellStart"/>
      <w:r>
        <w:rPr>
          <w:rFonts w:ascii="Arial" w:hAnsi="Arial" w:cs="Arial"/>
          <w:sz w:val="28"/>
          <w:szCs w:val="28"/>
          <w:lang w:val="x-none"/>
        </w:rPr>
        <w:t>wangu</w:t>
      </w:r>
      <w:proofErr w:type="spellEnd"/>
      <w:r>
        <w:rPr>
          <w:rFonts w:ascii="Arial" w:hAnsi="Arial" w:cs="Arial"/>
          <w:sz w:val="28"/>
          <w:szCs w:val="28"/>
          <w:lang w:val="x-none"/>
        </w:rPr>
        <w:t xml:space="preserve"> </w:t>
      </w:r>
      <w:proofErr w:type="spellStart"/>
      <w:r>
        <w:rPr>
          <w:rFonts w:ascii="Arial" w:hAnsi="Arial" w:cs="Arial"/>
          <w:sz w:val="28"/>
          <w:szCs w:val="28"/>
          <w:lang w:val="x-none"/>
        </w:rPr>
        <w:t>wokutanga</w:t>
      </w:r>
      <w:proofErr w:type="spellEnd"/>
      <w:r>
        <w:rPr>
          <w:rFonts w:ascii="Arial" w:hAnsi="Arial" w:cs="Arial"/>
          <w:sz w:val="28"/>
          <w:szCs w:val="28"/>
          <w:lang w:val="x-none"/>
        </w:rPr>
        <w:t xml:space="preserve">, </w:t>
      </w:r>
      <w:proofErr w:type="spellStart"/>
      <w:r>
        <w:rPr>
          <w:rFonts w:ascii="Arial" w:hAnsi="Arial" w:cs="Arial"/>
          <w:sz w:val="28"/>
          <w:szCs w:val="28"/>
          <w:lang w:val="x-none"/>
        </w:rPr>
        <w:t>vachindiudza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
    <w:p w14:paraId="3F36FD29" w14:textId="77777777" w:rsidR="009C390A" w:rsidRDefault="009C390A" w:rsidP="009C390A">
      <w:pPr>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Hee</w:t>
      </w:r>
      <w:proofErr w:type="spellEnd"/>
      <w:r>
        <w:rPr>
          <w:rFonts w:ascii="Arial" w:hAnsi="Arial" w:cs="Arial"/>
          <w:sz w:val="28"/>
          <w:szCs w:val="28"/>
          <w:lang w:val="x-none"/>
        </w:rPr>
        <w:t xml:space="preserve"> </w:t>
      </w:r>
      <w:proofErr w:type="spellStart"/>
      <w:r>
        <w:rPr>
          <w:rFonts w:ascii="Arial" w:hAnsi="Arial" w:cs="Arial"/>
          <w:sz w:val="28"/>
          <w:szCs w:val="28"/>
          <w:lang w:val="x-none"/>
        </w:rPr>
        <w:t>inini</w:t>
      </w:r>
      <w:proofErr w:type="spellEnd"/>
      <w:r>
        <w:rPr>
          <w:rFonts w:ascii="Arial" w:hAnsi="Arial" w:cs="Arial"/>
          <w:sz w:val="28"/>
          <w:szCs w:val="28"/>
          <w:lang w:val="x-none"/>
        </w:rPr>
        <w:t xml:space="preserve"> </w:t>
      </w:r>
      <w:proofErr w:type="spellStart"/>
      <w:r>
        <w:rPr>
          <w:rFonts w:ascii="Arial" w:hAnsi="Arial" w:cs="Arial"/>
          <w:sz w:val="28"/>
          <w:szCs w:val="28"/>
          <w:lang w:val="x-none"/>
        </w:rPr>
        <w:t>handidi</w:t>
      </w:r>
      <w:proofErr w:type="spellEnd"/>
      <w:r>
        <w:rPr>
          <w:rFonts w:ascii="Arial" w:hAnsi="Arial" w:cs="Arial"/>
          <w:sz w:val="28"/>
          <w:szCs w:val="28"/>
          <w:lang w:val="x-none"/>
        </w:rPr>
        <w:t xml:space="preserve"> </w:t>
      </w:r>
      <w:proofErr w:type="spellStart"/>
      <w:r>
        <w:rPr>
          <w:rFonts w:ascii="Arial" w:hAnsi="Arial" w:cs="Arial"/>
          <w:sz w:val="28"/>
          <w:szCs w:val="28"/>
          <w:lang w:val="x-none"/>
        </w:rPr>
        <w:t>zvakati</w:t>
      </w:r>
      <w:proofErr w:type="spellEnd"/>
      <w:r>
        <w:rPr>
          <w:rFonts w:ascii="Arial" w:hAnsi="Arial" w:cs="Arial"/>
          <w:sz w:val="28"/>
          <w:szCs w:val="28"/>
          <w:lang w:val="x-none"/>
        </w:rPr>
        <w:t xml:space="preserve">, </w:t>
      </w:r>
      <w:proofErr w:type="spellStart"/>
      <w:r>
        <w:rPr>
          <w:rFonts w:ascii="Arial" w:hAnsi="Arial" w:cs="Arial"/>
          <w:sz w:val="28"/>
          <w:szCs w:val="28"/>
          <w:lang w:val="x-none"/>
        </w:rPr>
        <w:t>handidi</w:t>
      </w:r>
      <w:proofErr w:type="spellEnd"/>
      <w:r>
        <w:rPr>
          <w:rFonts w:ascii="Arial" w:hAnsi="Arial" w:cs="Arial"/>
          <w:sz w:val="28"/>
          <w:szCs w:val="28"/>
          <w:lang w:val="x-none"/>
        </w:rPr>
        <w:t xml:space="preserve"> </w:t>
      </w:r>
      <w:proofErr w:type="spellStart"/>
      <w:r>
        <w:rPr>
          <w:rFonts w:ascii="Arial" w:hAnsi="Arial" w:cs="Arial"/>
          <w:sz w:val="28"/>
          <w:szCs w:val="28"/>
          <w:lang w:val="x-none"/>
        </w:rPr>
        <w:t>zvakati</w:t>
      </w:r>
      <w:proofErr w:type="spellEnd"/>
      <w:r>
        <w:rPr>
          <w:rFonts w:ascii="Arial" w:hAnsi="Arial" w:cs="Arial"/>
          <w:sz w:val="28"/>
          <w:szCs w:val="28"/>
          <w:lang w:val="x-none"/>
        </w:rPr>
        <w:t xml:space="preserve">.” </w:t>
      </w:r>
    </w:p>
    <w:p w14:paraId="3B9AF140" w14:textId="77777777" w:rsidR="009C390A" w:rsidRDefault="009C390A" w:rsidP="009C390A">
      <w:pPr>
        <w:jc w:val="both"/>
        <w:rPr>
          <w:rFonts w:ascii="Arial" w:hAnsi="Arial" w:cs="Arial"/>
          <w:sz w:val="28"/>
          <w:szCs w:val="28"/>
          <w:lang w:val="x-none"/>
        </w:rPr>
      </w:pPr>
      <w:r>
        <w:rPr>
          <w:rFonts w:ascii="Arial" w:hAnsi="Arial" w:cs="Arial"/>
          <w:sz w:val="28"/>
          <w:szCs w:val="28"/>
          <w:lang w:val="x-none"/>
        </w:rPr>
        <w:t xml:space="preserve">Kana </w:t>
      </w:r>
      <w:proofErr w:type="spellStart"/>
      <w:r>
        <w:rPr>
          <w:rFonts w:ascii="Arial" w:hAnsi="Arial" w:cs="Arial"/>
          <w:sz w:val="28"/>
          <w:szCs w:val="28"/>
          <w:lang w:val="x-none"/>
        </w:rPr>
        <w:t>kuti</w:t>
      </w:r>
      <w:proofErr w:type="spellEnd"/>
      <w:r>
        <w:rPr>
          <w:rFonts w:ascii="Arial" w:hAnsi="Arial" w:cs="Arial"/>
          <w:sz w:val="28"/>
          <w:szCs w:val="28"/>
          <w:lang w:val="x-none"/>
        </w:rPr>
        <w:t xml:space="preserve">, Esther </w:t>
      </w:r>
      <w:proofErr w:type="spellStart"/>
      <w:r>
        <w:rPr>
          <w:rFonts w:ascii="Arial" w:hAnsi="Arial" w:cs="Arial"/>
          <w:sz w:val="28"/>
          <w:szCs w:val="28"/>
          <w:lang w:val="x-none"/>
        </w:rPr>
        <w:t>oti</w:t>
      </w:r>
      <w:proofErr w:type="spellEnd"/>
      <w:r>
        <w:rPr>
          <w:rFonts w:ascii="Arial" w:hAnsi="Arial" w:cs="Arial"/>
          <w:sz w:val="28"/>
          <w:szCs w:val="28"/>
          <w:lang w:val="x-none"/>
        </w:rPr>
        <w:t xml:space="preserve">, “Ini </w:t>
      </w:r>
      <w:proofErr w:type="spellStart"/>
      <w:r>
        <w:rPr>
          <w:rFonts w:ascii="Arial" w:hAnsi="Arial" w:cs="Arial"/>
          <w:sz w:val="28"/>
          <w:szCs w:val="28"/>
          <w:lang w:val="x-none"/>
        </w:rPr>
        <w:t>handidi</w:t>
      </w:r>
      <w:proofErr w:type="spellEnd"/>
      <w:r>
        <w:rPr>
          <w:rFonts w:ascii="Arial" w:hAnsi="Arial" w:cs="Arial"/>
          <w:sz w:val="28"/>
          <w:szCs w:val="28"/>
          <w:lang w:val="x-none"/>
        </w:rPr>
        <w:t xml:space="preserve"> Shoko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w:t>
      </w:r>
      <w:proofErr w:type="spellStart"/>
      <w:r>
        <w:rPr>
          <w:rFonts w:ascii="Arial" w:hAnsi="Arial" w:cs="Arial"/>
          <w:sz w:val="28"/>
          <w:szCs w:val="28"/>
          <w:lang w:val="x-none"/>
        </w:rPr>
        <w:t>handidi</w:t>
      </w:r>
      <w:proofErr w:type="spellEnd"/>
      <w:r>
        <w:rPr>
          <w:rFonts w:ascii="Arial" w:hAnsi="Arial" w:cs="Arial"/>
          <w:sz w:val="28"/>
          <w:szCs w:val="28"/>
          <w:lang w:val="x-none"/>
        </w:rPr>
        <w:t xml:space="preserve"> </w:t>
      </w:r>
      <w:proofErr w:type="spellStart"/>
      <w:r>
        <w:rPr>
          <w:rFonts w:ascii="Arial" w:hAnsi="Arial" w:cs="Arial"/>
          <w:sz w:val="28"/>
          <w:szCs w:val="28"/>
          <w:lang w:val="x-none"/>
        </w:rPr>
        <w:t>barika</w:t>
      </w:r>
      <w:proofErr w:type="spellEnd"/>
      <w:r>
        <w:rPr>
          <w:rFonts w:ascii="Arial" w:hAnsi="Arial" w:cs="Arial"/>
          <w:sz w:val="28"/>
          <w:szCs w:val="28"/>
          <w:lang w:val="x-none"/>
        </w:rPr>
        <w:t xml:space="preserve">.” </w:t>
      </w:r>
    </w:p>
    <w:p w14:paraId="4225F88B" w14:textId="77777777" w:rsidR="009C390A" w:rsidRDefault="009C390A" w:rsidP="009C390A">
      <w:pPr>
        <w:jc w:val="both"/>
        <w:rPr>
          <w:rFonts w:ascii="Arial" w:hAnsi="Arial" w:cs="Arial"/>
          <w:sz w:val="18"/>
          <w:szCs w:val="18"/>
        </w:rPr>
      </w:pPr>
      <w:proofErr w:type="spellStart"/>
      <w:r>
        <w:rPr>
          <w:rFonts w:ascii="Arial" w:hAnsi="Arial" w:cs="Arial"/>
          <w:sz w:val="28"/>
          <w:szCs w:val="28"/>
          <w:lang w:val="x-none"/>
        </w:rPr>
        <w:t>Ndomutaurira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“Esther, you wouldn’t be enjoying the life you are enjoying now, if God had not made me a believer in the Message. </w:t>
      </w:r>
      <w:r w:rsidRPr="003605AB">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lang w:val="x-none"/>
        </w:rPr>
        <w:t xml:space="preserve"> </w:t>
      </w:r>
      <w:proofErr w:type="spellStart"/>
      <w:r>
        <w:rPr>
          <w:rFonts w:ascii="Arial" w:hAnsi="Arial" w:cs="Arial"/>
          <w:sz w:val="28"/>
          <w:szCs w:val="28"/>
          <w:lang w:val="x-none"/>
        </w:rPr>
        <w:t>Ungade</w:t>
      </w:r>
      <w:proofErr w:type="spellEnd"/>
      <w:r>
        <w:rPr>
          <w:rFonts w:ascii="Arial" w:hAnsi="Arial" w:cs="Arial"/>
          <w:sz w:val="28"/>
          <w:szCs w:val="28"/>
          <w:lang w:val="x-none"/>
        </w:rPr>
        <w:t xml:space="preserve"> </w:t>
      </w:r>
      <w:proofErr w:type="spellStart"/>
      <w:r>
        <w:rPr>
          <w:rFonts w:ascii="Arial" w:hAnsi="Arial" w:cs="Arial"/>
          <w:sz w:val="28"/>
          <w:szCs w:val="28"/>
          <w:lang w:val="x-none"/>
        </w:rPr>
        <w:t>usina</w:t>
      </w:r>
      <w:proofErr w:type="spellEnd"/>
      <w:r>
        <w:rPr>
          <w:rFonts w:ascii="Arial" w:hAnsi="Arial" w:cs="Arial"/>
          <w:sz w:val="28"/>
          <w:szCs w:val="28"/>
          <w:lang w:val="x-none"/>
        </w:rPr>
        <w:t xml:space="preserve"> </w:t>
      </w:r>
      <w:proofErr w:type="spellStart"/>
      <w:r>
        <w:rPr>
          <w:rFonts w:ascii="Arial" w:hAnsi="Arial" w:cs="Arial"/>
          <w:sz w:val="28"/>
          <w:szCs w:val="28"/>
          <w:lang w:val="x-none"/>
        </w:rPr>
        <w:t>kuenda</w:t>
      </w:r>
      <w:proofErr w:type="spellEnd"/>
      <w:r>
        <w:rPr>
          <w:rFonts w:ascii="Arial" w:hAnsi="Arial" w:cs="Arial"/>
          <w:sz w:val="28"/>
          <w:szCs w:val="28"/>
          <w:lang w:val="x-none"/>
        </w:rPr>
        <w:t xml:space="preserve"> </w:t>
      </w:r>
      <w:proofErr w:type="spellStart"/>
      <w:r>
        <w:rPr>
          <w:rFonts w:ascii="Arial" w:hAnsi="Arial" w:cs="Arial"/>
          <w:sz w:val="28"/>
          <w:szCs w:val="28"/>
          <w:lang w:val="x-none"/>
        </w:rPr>
        <w:t>kuzvikoro</w:t>
      </w:r>
      <w:proofErr w:type="spellEnd"/>
      <w:r>
        <w:rPr>
          <w:rFonts w:ascii="Arial" w:hAnsi="Arial" w:cs="Arial"/>
          <w:sz w:val="28"/>
          <w:szCs w:val="28"/>
          <w:lang w:val="x-none"/>
        </w:rPr>
        <w:t xml:space="preserve"> </w:t>
      </w:r>
      <w:proofErr w:type="spellStart"/>
      <w:r>
        <w:rPr>
          <w:rFonts w:ascii="Arial" w:hAnsi="Arial" w:cs="Arial"/>
          <w:sz w:val="28"/>
          <w:szCs w:val="28"/>
          <w:lang w:val="x-none"/>
        </w:rPr>
        <w:t>zvawakadii</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zvawakaenda</w:t>
      </w:r>
      <w:proofErr w:type="spellEnd"/>
      <w:r w:rsidRPr="003605AB">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lang w:val="x-none"/>
        </w:rPr>
        <w:t>Ungade</w:t>
      </w:r>
      <w:proofErr w:type="spellEnd"/>
      <w:r>
        <w:rPr>
          <w:rFonts w:ascii="Arial" w:hAnsi="Arial" w:cs="Arial"/>
          <w:sz w:val="28"/>
          <w:szCs w:val="28"/>
          <w:lang w:val="x-none"/>
        </w:rPr>
        <w:t xml:space="preserve"> </w:t>
      </w:r>
      <w:proofErr w:type="spellStart"/>
      <w:r>
        <w:rPr>
          <w:rFonts w:ascii="Arial" w:hAnsi="Arial" w:cs="Arial"/>
          <w:sz w:val="28"/>
          <w:szCs w:val="28"/>
          <w:lang w:val="x-none"/>
        </w:rPr>
        <w:t>usingapfeke</w:t>
      </w:r>
      <w:proofErr w:type="spellEnd"/>
      <w:r>
        <w:rPr>
          <w:rFonts w:ascii="Arial" w:hAnsi="Arial" w:cs="Arial"/>
          <w:sz w:val="28"/>
          <w:szCs w:val="28"/>
          <w:lang w:val="x-none"/>
        </w:rPr>
        <w:t xml:space="preserve"> </w:t>
      </w:r>
      <w:proofErr w:type="spellStart"/>
      <w:r>
        <w:rPr>
          <w:rFonts w:ascii="Arial" w:hAnsi="Arial" w:cs="Arial"/>
          <w:sz w:val="28"/>
          <w:szCs w:val="28"/>
          <w:lang w:val="x-none"/>
        </w:rPr>
        <w:t>hembe</w:t>
      </w:r>
      <w:proofErr w:type="spellEnd"/>
      <w:r>
        <w:rPr>
          <w:rFonts w:ascii="Arial" w:hAnsi="Arial" w:cs="Arial"/>
          <w:sz w:val="28"/>
          <w:szCs w:val="28"/>
          <w:lang w:val="x-none"/>
        </w:rPr>
        <w:t xml:space="preserve"> </w:t>
      </w:r>
      <w:proofErr w:type="spellStart"/>
      <w:r>
        <w:rPr>
          <w:rFonts w:ascii="Arial" w:hAnsi="Arial" w:cs="Arial"/>
          <w:sz w:val="28"/>
          <w:szCs w:val="28"/>
          <w:lang w:val="x-none"/>
        </w:rPr>
        <w:t>dzaunodii</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dzaunopfeka</w:t>
      </w:r>
      <w:proofErr w:type="spellEnd"/>
      <w:r w:rsidRPr="003605AB">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lang w:val="x-none"/>
        </w:rPr>
        <w:t>Ungade</w:t>
      </w:r>
      <w:proofErr w:type="spellEnd"/>
      <w:r>
        <w:rPr>
          <w:rFonts w:ascii="Arial" w:hAnsi="Arial" w:cs="Arial"/>
          <w:sz w:val="28"/>
          <w:szCs w:val="28"/>
          <w:lang w:val="x-none"/>
        </w:rPr>
        <w:t xml:space="preserve"> </w:t>
      </w:r>
      <w:proofErr w:type="spellStart"/>
      <w:r>
        <w:rPr>
          <w:rFonts w:ascii="Arial" w:hAnsi="Arial" w:cs="Arial"/>
          <w:sz w:val="28"/>
          <w:szCs w:val="28"/>
          <w:lang w:val="x-none"/>
        </w:rPr>
        <w:t>usingagare</w:t>
      </w:r>
      <w:proofErr w:type="spellEnd"/>
      <w:r>
        <w:rPr>
          <w:rFonts w:ascii="Arial" w:hAnsi="Arial" w:cs="Arial"/>
          <w:sz w:val="28"/>
          <w:szCs w:val="28"/>
          <w:lang w:val="x-none"/>
        </w:rPr>
        <w:t xml:space="preserve"> </w:t>
      </w:r>
      <w:proofErr w:type="spellStart"/>
      <w:r>
        <w:rPr>
          <w:rFonts w:ascii="Arial" w:hAnsi="Arial" w:cs="Arial"/>
          <w:sz w:val="28"/>
          <w:szCs w:val="28"/>
          <w:lang w:val="x-none"/>
        </w:rPr>
        <w:t>muimba</w:t>
      </w:r>
      <w:proofErr w:type="spellEnd"/>
      <w:r>
        <w:rPr>
          <w:rFonts w:ascii="Arial" w:hAnsi="Arial" w:cs="Arial"/>
          <w:sz w:val="28"/>
          <w:szCs w:val="28"/>
          <w:lang w:val="x-none"/>
        </w:rPr>
        <w:t xml:space="preserve"> </w:t>
      </w:r>
      <w:proofErr w:type="spellStart"/>
      <w:r>
        <w:rPr>
          <w:rFonts w:ascii="Arial" w:hAnsi="Arial" w:cs="Arial"/>
          <w:sz w:val="28"/>
          <w:szCs w:val="28"/>
          <w:lang w:val="x-none"/>
        </w:rPr>
        <w:t>yaunodii</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yaunogara</w:t>
      </w:r>
      <w:proofErr w:type="spellEnd"/>
      <w:r w:rsidRPr="003605AB">
        <w:rPr>
          <w:rFonts w:ascii="Arial" w:hAnsi="Arial" w:cs="Arial"/>
          <w:sz w:val="18"/>
          <w:szCs w:val="18"/>
        </w:rPr>
        <w:t>.”]</w:t>
      </w:r>
      <w:r>
        <w:rPr>
          <w:rFonts w:ascii="Arial" w:hAnsi="Arial" w:cs="Arial"/>
          <w:sz w:val="18"/>
          <w:szCs w:val="18"/>
        </w:rPr>
        <w:t xml:space="preserve"> </w:t>
      </w:r>
    </w:p>
    <w:p w14:paraId="45BCD399" w14:textId="77777777" w:rsidR="009C390A" w:rsidRDefault="009C390A" w:rsidP="009C390A">
      <w:pPr>
        <w:jc w:val="both"/>
        <w:rPr>
          <w:rFonts w:ascii="Arial" w:hAnsi="Arial" w:cs="Arial"/>
          <w:sz w:val="28"/>
          <w:szCs w:val="28"/>
          <w:lang w:val="x-none"/>
        </w:rPr>
      </w:pPr>
      <w:r w:rsidRPr="00A157F1">
        <w:rPr>
          <w:rFonts w:ascii="Arial" w:hAnsi="Arial" w:cs="Arial"/>
          <w:sz w:val="28"/>
          <w:szCs w:val="28"/>
          <w:vertAlign w:val="superscript"/>
          <w:lang w:val="x-none"/>
        </w:rPr>
        <w:t>79</w:t>
      </w:r>
      <w:r>
        <w:rPr>
          <w:rFonts w:ascii="Arial" w:hAnsi="Arial" w:cs="Arial"/>
          <w:sz w:val="28"/>
          <w:szCs w:val="28"/>
          <w:lang w:val="x-none"/>
        </w:rPr>
        <w:t xml:space="preserve"> You wouldn’t been—you would be nothing, if the Spoken Word had not come my way! You are what you are, you are Esther today, a beautiful girl. You sing in a Church today, </w:t>
      </w:r>
      <w:proofErr w:type="spellStart"/>
      <w:r w:rsidRPr="00277E56">
        <w:rPr>
          <w:rFonts w:ascii="Arial" w:hAnsi="Arial" w:cs="Arial"/>
          <w:i/>
          <w:iCs/>
          <w:sz w:val="28"/>
          <w:szCs w:val="28"/>
          <w:lang w:val="x-none"/>
        </w:rPr>
        <w:t>uchikompoza</w:t>
      </w:r>
      <w:proofErr w:type="spellEnd"/>
      <w:r w:rsidRPr="00277E56">
        <w:rPr>
          <w:rFonts w:ascii="Arial" w:hAnsi="Arial" w:cs="Arial"/>
          <w:i/>
          <w:iCs/>
          <w:sz w:val="28"/>
          <w:szCs w:val="28"/>
          <w:lang w:val="x-none"/>
        </w:rPr>
        <w:t xml:space="preserve"> </w:t>
      </w:r>
      <w:r w:rsidRPr="003605AB">
        <w:rPr>
          <w:rFonts w:ascii="Arial" w:hAnsi="Arial" w:cs="Arial"/>
          <w:sz w:val="18"/>
          <w:szCs w:val="18"/>
        </w:rPr>
        <w:t>[</w:t>
      </w:r>
      <w:r>
        <w:rPr>
          <w:rFonts w:ascii="Arial" w:hAnsi="Arial" w:cs="Arial"/>
          <w:sz w:val="18"/>
          <w:szCs w:val="18"/>
        </w:rPr>
        <w:t>composing—ED</w:t>
      </w:r>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 </w:t>
      </w:r>
      <w:proofErr w:type="spellStart"/>
      <w:r>
        <w:rPr>
          <w:rFonts w:ascii="Arial" w:hAnsi="Arial" w:cs="Arial"/>
          <w:sz w:val="28"/>
          <w:szCs w:val="28"/>
          <w:lang w:val="x-none"/>
        </w:rPr>
        <w:t>nziyo</w:t>
      </w:r>
      <w:proofErr w:type="spellEnd"/>
      <w:r>
        <w:rPr>
          <w:rFonts w:ascii="Arial" w:hAnsi="Arial" w:cs="Arial"/>
          <w:sz w:val="28"/>
          <w:szCs w:val="28"/>
          <w:lang w:val="x-none"/>
        </w:rPr>
        <w:t xml:space="preserve"> </w:t>
      </w:r>
      <w:proofErr w:type="spellStart"/>
      <w:r>
        <w:rPr>
          <w:rFonts w:ascii="Arial" w:hAnsi="Arial" w:cs="Arial"/>
          <w:sz w:val="28"/>
          <w:szCs w:val="28"/>
          <w:lang w:val="x-none"/>
        </w:rPr>
        <w:t>dzako</w:t>
      </w:r>
      <w:proofErr w:type="spellEnd"/>
      <w:r>
        <w:rPr>
          <w:rFonts w:ascii="Arial" w:hAnsi="Arial" w:cs="Arial"/>
          <w:sz w:val="28"/>
          <w:szCs w:val="28"/>
          <w:lang w:val="x-none"/>
        </w:rPr>
        <w:t xml:space="preserve">, just because God gave us grace by believing the Message!” </w:t>
      </w:r>
      <w:r w:rsidRPr="003605AB">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lang w:val="x-none"/>
        </w:rPr>
        <w:t xml:space="preserve"> </w:t>
      </w:r>
    </w:p>
    <w:p w14:paraId="780E6C05" w14:textId="77777777" w:rsidR="009C390A" w:rsidRDefault="009C390A" w:rsidP="009C390A">
      <w:pPr>
        <w:jc w:val="both"/>
        <w:rPr>
          <w:rFonts w:ascii="Arial" w:hAnsi="Arial" w:cs="Arial"/>
          <w:sz w:val="28"/>
          <w:szCs w:val="28"/>
          <w:lang w:val="x-none"/>
        </w:rPr>
      </w:pPr>
      <w:r w:rsidRPr="00A157F1">
        <w:rPr>
          <w:rFonts w:ascii="Arial" w:hAnsi="Arial" w:cs="Arial"/>
          <w:sz w:val="28"/>
          <w:szCs w:val="28"/>
          <w:vertAlign w:val="superscript"/>
          <w:lang w:val="x-none"/>
        </w:rPr>
        <w:t>80</w:t>
      </w:r>
      <w:r>
        <w:rPr>
          <w:rFonts w:ascii="Arial" w:hAnsi="Arial" w:cs="Arial"/>
          <w:sz w:val="28"/>
          <w:szCs w:val="28"/>
          <w:lang w:val="x-none"/>
        </w:rPr>
        <w:t xml:space="preserve"> Amen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28"/>
          <w:szCs w:val="28"/>
          <w:lang w:val="x-none"/>
        </w:rPr>
        <w:t xml:space="preserve"> Kunze </w:t>
      </w:r>
      <w:proofErr w:type="spellStart"/>
      <w:r>
        <w:rPr>
          <w:rFonts w:ascii="Arial" w:hAnsi="Arial" w:cs="Arial"/>
          <w:sz w:val="28"/>
          <w:szCs w:val="28"/>
          <w:lang w:val="x-none"/>
        </w:rPr>
        <w:t>kwaizvozvo</w:t>
      </w:r>
      <w:proofErr w:type="spellEnd"/>
      <w:r>
        <w:rPr>
          <w:rFonts w:ascii="Arial" w:hAnsi="Arial" w:cs="Arial"/>
          <w:sz w:val="28"/>
          <w:szCs w:val="28"/>
          <w:lang w:val="x-none"/>
        </w:rPr>
        <w:t xml:space="preserve"> </w:t>
      </w:r>
      <w:proofErr w:type="spellStart"/>
      <w:r>
        <w:rPr>
          <w:rFonts w:ascii="Arial" w:hAnsi="Arial" w:cs="Arial"/>
          <w:sz w:val="28"/>
          <w:szCs w:val="28"/>
          <w:lang w:val="x-none"/>
        </w:rPr>
        <w:t>izvozvi</w:t>
      </w:r>
      <w:proofErr w:type="spellEnd"/>
      <w:r>
        <w:rPr>
          <w:rFonts w:ascii="Arial" w:hAnsi="Arial" w:cs="Arial"/>
          <w:sz w:val="28"/>
          <w:szCs w:val="28"/>
          <w:lang w:val="x-none"/>
        </w:rPr>
        <w:t xml:space="preserve"> so, </w:t>
      </w:r>
      <w:proofErr w:type="spellStart"/>
      <w:r w:rsidRPr="00B6761F">
        <w:rPr>
          <w:rFonts w:ascii="Arial" w:hAnsi="Arial" w:cs="Arial"/>
          <w:i/>
          <w:iCs/>
          <w:sz w:val="28"/>
          <w:szCs w:val="28"/>
          <w:lang w:val="x-none"/>
        </w:rPr>
        <w:t>horiday</w:t>
      </w:r>
      <w:proofErr w:type="spellEnd"/>
      <w:r>
        <w:rPr>
          <w:rFonts w:ascii="Arial" w:hAnsi="Arial" w:cs="Arial"/>
          <w:sz w:val="28"/>
          <w:szCs w:val="28"/>
          <w:lang w:val="x-none"/>
        </w:rPr>
        <w:t xml:space="preserve"> </w:t>
      </w:r>
      <w:r w:rsidRPr="003605AB">
        <w:rPr>
          <w:rFonts w:ascii="Arial" w:hAnsi="Arial" w:cs="Arial"/>
          <w:sz w:val="18"/>
          <w:szCs w:val="18"/>
        </w:rPr>
        <w:t>[</w:t>
      </w:r>
      <w:r>
        <w:rPr>
          <w:rFonts w:ascii="Arial" w:hAnsi="Arial" w:cs="Arial"/>
          <w:sz w:val="18"/>
          <w:szCs w:val="18"/>
        </w:rPr>
        <w:t>holiday—ED</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proofErr w:type="spellStart"/>
      <w:r>
        <w:rPr>
          <w:rFonts w:ascii="Arial" w:hAnsi="Arial" w:cs="Arial"/>
          <w:sz w:val="28"/>
          <w:szCs w:val="28"/>
          <w:lang w:val="x-none"/>
        </w:rPr>
        <w:t>kuuya</w:t>
      </w:r>
      <w:proofErr w:type="spellEnd"/>
      <w:r>
        <w:rPr>
          <w:rFonts w:ascii="Arial" w:hAnsi="Arial" w:cs="Arial"/>
          <w:sz w:val="28"/>
          <w:szCs w:val="28"/>
          <w:lang w:val="x-none"/>
        </w:rPr>
        <w:t xml:space="preserve"> iyi, weekend </w:t>
      </w:r>
      <w:proofErr w:type="spellStart"/>
      <w:r>
        <w:rPr>
          <w:rFonts w:ascii="Arial" w:hAnsi="Arial" w:cs="Arial"/>
          <w:sz w:val="28"/>
          <w:szCs w:val="28"/>
          <w:lang w:val="x-none"/>
        </w:rPr>
        <w:t>tingade</w:t>
      </w:r>
      <w:proofErr w:type="spellEnd"/>
      <w:r>
        <w:rPr>
          <w:rFonts w:ascii="Arial" w:hAnsi="Arial" w:cs="Arial"/>
          <w:sz w:val="28"/>
          <w:szCs w:val="28"/>
          <w:lang w:val="x-none"/>
        </w:rPr>
        <w:t xml:space="preserve"> </w:t>
      </w:r>
      <w:proofErr w:type="spellStart"/>
      <w:r>
        <w:rPr>
          <w:rFonts w:ascii="Arial" w:hAnsi="Arial" w:cs="Arial"/>
          <w:sz w:val="28"/>
          <w:szCs w:val="28"/>
          <w:lang w:val="x-none"/>
        </w:rPr>
        <w:t>tichienda</w:t>
      </w:r>
      <w:proofErr w:type="spellEnd"/>
      <w:r>
        <w:rPr>
          <w:rFonts w:ascii="Arial" w:hAnsi="Arial" w:cs="Arial"/>
          <w:sz w:val="28"/>
          <w:szCs w:val="28"/>
          <w:lang w:val="x-none"/>
        </w:rPr>
        <w:t xml:space="preserve"> </w:t>
      </w:r>
      <w:proofErr w:type="spellStart"/>
      <w:r>
        <w:rPr>
          <w:rFonts w:ascii="Arial" w:hAnsi="Arial" w:cs="Arial"/>
          <w:sz w:val="28"/>
          <w:szCs w:val="28"/>
          <w:lang w:val="x-none"/>
        </w:rPr>
        <w:t>kuKenzamba</w:t>
      </w:r>
      <w:proofErr w:type="spellEnd"/>
      <w:r>
        <w:rPr>
          <w:rFonts w:ascii="Arial" w:hAnsi="Arial" w:cs="Arial"/>
          <w:sz w:val="28"/>
          <w:szCs w:val="28"/>
          <w:lang w:val="x-none"/>
        </w:rPr>
        <w:t xml:space="preserve">, </w:t>
      </w:r>
      <w:proofErr w:type="spellStart"/>
      <w:r>
        <w:rPr>
          <w:rFonts w:ascii="Arial" w:hAnsi="Arial" w:cs="Arial"/>
          <w:sz w:val="28"/>
          <w:szCs w:val="28"/>
          <w:lang w:val="x-none"/>
        </w:rPr>
        <w:t>kunotamba</w:t>
      </w:r>
      <w:proofErr w:type="spellEnd"/>
      <w:r>
        <w:rPr>
          <w:rFonts w:ascii="Arial" w:hAnsi="Arial" w:cs="Arial"/>
          <w:sz w:val="28"/>
          <w:szCs w:val="28"/>
          <w:lang w:val="x-none"/>
        </w:rPr>
        <w:t xml:space="preserve"> ngoma </w:t>
      </w:r>
      <w:proofErr w:type="spellStart"/>
      <w:r>
        <w:rPr>
          <w:rFonts w:ascii="Arial" w:hAnsi="Arial" w:cs="Arial"/>
          <w:sz w:val="28"/>
          <w:szCs w:val="28"/>
          <w:lang w:val="x-none"/>
        </w:rPr>
        <w:t>husiku</w:t>
      </w:r>
      <w:proofErr w:type="spellEnd"/>
      <w:r>
        <w:rPr>
          <w:rFonts w:ascii="Arial" w:hAnsi="Arial" w:cs="Arial"/>
          <w:sz w:val="28"/>
          <w:szCs w:val="28"/>
          <w:lang w:val="x-none"/>
        </w:rPr>
        <w:t xml:space="preserve"> </w:t>
      </w:r>
      <w:proofErr w:type="spellStart"/>
      <w:r>
        <w:rPr>
          <w:rFonts w:ascii="Arial" w:hAnsi="Arial" w:cs="Arial"/>
          <w:sz w:val="28"/>
          <w:szCs w:val="28"/>
          <w:lang w:val="x-none"/>
        </w:rPr>
        <w:t>hwe</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hwese</w:t>
      </w:r>
      <w:proofErr w:type="spellEnd"/>
      <w:r>
        <w:rPr>
          <w:rFonts w:ascii="Arial" w:hAnsi="Arial" w:cs="Arial"/>
          <w:sz w:val="18"/>
          <w:szCs w:val="18"/>
        </w:rPr>
        <w:t>,</w:t>
      </w:r>
      <w:r w:rsidRPr="003605AB">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lang w:val="x-none"/>
        </w:rPr>
        <w:t>hwese</w:t>
      </w:r>
      <w:proofErr w:type="spellEnd"/>
      <w:r>
        <w:rPr>
          <w:rFonts w:ascii="Arial" w:hAnsi="Arial" w:cs="Arial"/>
          <w:sz w:val="28"/>
          <w:szCs w:val="28"/>
          <w:lang w:val="x-none"/>
        </w:rPr>
        <w:t xml:space="preserve">. </w:t>
      </w:r>
      <w:proofErr w:type="spellStart"/>
      <w:r>
        <w:rPr>
          <w:rFonts w:ascii="Arial" w:hAnsi="Arial" w:cs="Arial"/>
          <w:sz w:val="28"/>
          <w:szCs w:val="28"/>
          <w:lang w:val="x-none"/>
        </w:rPr>
        <w:t>Tingade</w:t>
      </w:r>
      <w:proofErr w:type="spellEnd"/>
      <w:r>
        <w:rPr>
          <w:rFonts w:ascii="Arial" w:hAnsi="Arial" w:cs="Arial"/>
          <w:sz w:val="28"/>
          <w:szCs w:val="28"/>
          <w:lang w:val="x-none"/>
        </w:rPr>
        <w:t xml:space="preserve"> </w:t>
      </w:r>
      <w:proofErr w:type="spellStart"/>
      <w:r>
        <w:rPr>
          <w:rFonts w:ascii="Arial" w:hAnsi="Arial" w:cs="Arial"/>
          <w:sz w:val="28"/>
          <w:szCs w:val="28"/>
          <w:lang w:val="x-none"/>
        </w:rPr>
        <w:t>tichidaidza</w:t>
      </w:r>
      <w:proofErr w:type="spellEnd"/>
      <w:r>
        <w:rPr>
          <w:rFonts w:ascii="Arial" w:hAnsi="Arial" w:cs="Arial"/>
          <w:sz w:val="28"/>
          <w:szCs w:val="28"/>
          <w:lang w:val="x-none"/>
        </w:rPr>
        <w:t xml:space="preserve"> </w:t>
      </w:r>
      <w:proofErr w:type="spellStart"/>
      <w:r>
        <w:rPr>
          <w:rFonts w:ascii="Arial" w:hAnsi="Arial" w:cs="Arial"/>
          <w:sz w:val="28"/>
          <w:szCs w:val="28"/>
          <w:lang w:val="x-none"/>
        </w:rPr>
        <w:t>masvikiro</w:t>
      </w:r>
      <w:proofErr w:type="spellEnd"/>
      <w:r>
        <w:rPr>
          <w:rFonts w:ascii="Arial" w:hAnsi="Arial" w:cs="Arial"/>
          <w:sz w:val="28"/>
          <w:szCs w:val="28"/>
          <w:lang w:val="x-none"/>
        </w:rPr>
        <w:t xml:space="preserve">,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muna’nga</w:t>
      </w:r>
      <w:proofErr w:type="spellEnd"/>
      <w:r>
        <w:rPr>
          <w:rFonts w:ascii="Arial" w:hAnsi="Arial" w:cs="Arial"/>
          <w:sz w:val="28"/>
          <w:szCs w:val="28"/>
          <w:lang w:val="x-none"/>
        </w:rPr>
        <w:t xml:space="preserve">. </w:t>
      </w:r>
    </w:p>
    <w:p w14:paraId="5C52FB0B" w14:textId="77777777" w:rsidR="009C390A" w:rsidRDefault="009C390A" w:rsidP="009C390A">
      <w:pPr>
        <w:jc w:val="both"/>
        <w:rPr>
          <w:rFonts w:ascii="Arial" w:hAnsi="Arial" w:cs="Arial"/>
          <w:sz w:val="28"/>
          <w:szCs w:val="28"/>
          <w:lang w:val="x-none"/>
        </w:rPr>
      </w:pPr>
      <w:r w:rsidRPr="00A157F1">
        <w:rPr>
          <w:rFonts w:ascii="Arial" w:hAnsi="Arial" w:cs="Arial"/>
          <w:sz w:val="28"/>
          <w:szCs w:val="28"/>
          <w:vertAlign w:val="superscript"/>
          <w:lang w:val="x-none"/>
        </w:rPr>
        <w:lastRenderedPageBreak/>
        <w:t>81</w:t>
      </w:r>
      <w:r>
        <w:rPr>
          <w:rFonts w:ascii="Arial" w:hAnsi="Arial" w:cs="Arial"/>
          <w:sz w:val="28"/>
          <w:szCs w:val="28"/>
          <w:lang w:val="x-none"/>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une</w:t>
      </w:r>
      <w:proofErr w:type="spellEnd"/>
      <w:r>
        <w:rPr>
          <w:rFonts w:ascii="Arial" w:hAnsi="Arial" w:cs="Arial"/>
          <w:sz w:val="28"/>
          <w:szCs w:val="28"/>
          <w:lang w:val="x-none"/>
        </w:rPr>
        <w:t xml:space="preserve"> </w:t>
      </w:r>
      <w:proofErr w:type="spellStart"/>
      <w:r>
        <w:rPr>
          <w:rFonts w:ascii="Arial" w:hAnsi="Arial" w:cs="Arial"/>
          <w:sz w:val="28"/>
          <w:szCs w:val="28"/>
          <w:lang w:val="x-none"/>
        </w:rPr>
        <w:t>motokari</w:t>
      </w:r>
      <w:proofErr w:type="spellEnd"/>
      <w:r>
        <w:rPr>
          <w:rFonts w:ascii="Arial" w:hAnsi="Arial" w:cs="Arial"/>
          <w:sz w:val="28"/>
          <w:szCs w:val="28"/>
          <w:lang w:val="x-none"/>
        </w:rPr>
        <w:t xml:space="preserve"> </w:t>
      </w:r>
      <w:proofErr w:type="spellStart"/>
      <w:r>
        <w:rPr>
          <w:rFonts w:ascii="Arial" w:hAnsi="Arial" w:cs="Arial"/>
          <w:sz w:val="28"/>
          <w:szCs w:val="28"/>
          <w:lang w:val="x-none"/>
        </w:rPr>
        <w:t>isina</w:t>
      </w:r>
      <w:proofErr w:type="spellEnd"/>
      <w:r>
        <w:rPr>
          <w:rFonts w:ascii="Arial" w:hAnsi="Arial" w:cs="Arial"/>
          <w:sz w:val="28"/>
          <w:szCs w:val="28"/>
          <w:lang w:val="x-none"/>
        </w:rPr>
        <w:t xml:space="preserve"> </w:t>
      </w:r>
      <w:proofErr w:type="spellStart"/>
      <w:r>
        <w:rPr>
          <w:rFonts w:ascii="Arial" w:hAnsi="Arial" w:cs="Arial"/>
          <w:sz w:val="28"/>
          <w:szCs w:val="28"/>
          <w:lang w:val="x-none"/>
        </w:rPr>
        <w:t>kudirwa</w:t>
      </w:r>
      <w:proofErr w:type="spellEnd"/>
      <w:r>
        <w:rPr>
          <w:rFonts w:ascii="Arial" w:hAnsi="Arial" w:cs="Arial"/>
          <w:sz w:val="28"/>
          <w:szCs w:val="28"/>
          <w:lang w:val="x-none"/>
        </w:rPr>
        <w:t xml:space="preserve"> </w:t>
      </w:r>
      <w:proofErr w:type="spellStart"/>
      <w:r>
        <w:rPr>
          <w:rFonts w:ascii="Arial" w:hAnsi="Arial" w:cs="Arial"/>
          <w:sz w:val="28"/>
          <w:szCs w:val="28"/>
          <w:lang w:val="x-none"/>
        </w:rPr>
        <w:t>doro</w:t>
      </w:r>
      <w:proofErr w:type="spellEnd"/>
      <w:r>
        <w:rPr>
          <w:rFonts w:ascii="Arial" w:hAnsi="Arial" w:cs="Arial"/>
          <w:sz w:val="28"/>
          <w:szCs w:val="28"/>
          <w:lang w:val="x-none"/>
        </w:rPr>
        <w:t xml:space="preserve">. Why?!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unemba</w:t>
      </w:r>
      <w:proofErr w:type="spellEnd"/>
      <w:r>
        <w:rPr>
          <w:rFonts w:ascii="Arial" w:hAnsi="Arial" w:cs="Arial"/>
          <w:sz w:val="28"/>
          <w:szCs w:val="28"/>
          <w:lang w:val="x-none"/>
        </w:rPr>
        <w:t xml:space="preserve"> </w:t>
      </w:r>
      <w:proofErr w:type="spellStart"/>
      <w:r>
        <w:rPr>
          <w:rFonts w:ascii="Arial" w:hAnsi="Arial" w:cs="Arial"/>
          <w:sz w:val="28"/>
          <w:szCs w:val="28"/>
          <w:lang w:val="x-none"/>
        </w:rPr>
        <w:t>isina</w:t>
      </w:r>
      <w:proofErr w:type="spellEnd"/>
      <w:r>
        <w:rPr>
          <w:rFonts w:ascii="Arial" w:hAnsi="Arial" w:cs="Arial"/>
          <w:sz w:val="28"/>
          <w:szCs w:val="28"/>
          <w:lang w:val="x-none"/>
        </w:rPr>
        <w:t xml:space="preserve"> </w:t>
      </w:r>
      <w:proofErr w:type="spellStart"/>
      <w:r>
        <w:rPr>
          <w:rFonts w:ascii="Arial" w:hAnsi="Arial" w:cs="Arial"/>
          <w:sz w:val="28"/>
          <w:szCs w:val="28"/>
          <w:lang w:val="x-none"/>
        </w:rPr>
        <w:t>kurohwa</w:t>
      </w:r>
      <w:proofErr w:type="spellEnd"/>
      <w:r>
        <w:rPr>
          <w:rFonts w:ascii="Arial" w:hAnsi="Arial" w:cs="Arial"/>
          <w:sz w:val="28"/>
          <w:szCs w:val="28"/>
          <w:lang w:val="x-none"/>
        </w:rPr>
        <w:t xml:space="preserve"> </w:t>
      </w:r>
      <w:proofErr w:type="spellStart"/>
      <w:r>
        <w:rPr>
          <w:rFonts w:ascii="Arial" w:hAnsi="Arial" w:cs="Arial"/>
          <w:sz w:val="28"/>
          <w:szCs w:val="28"/>
          <w:lang w:val="x-none"/>
        </w:rPr>
        <w:t>hoko</w:t>
      </w:r>
      <w:proofErr w:type="spellEnd"/>
      <w:r>
        <w:rPr>
          <w:rFonts w:ascii="Arial" w:hAnsi="Arial" w:cs="Arial"/>
          <w:sz w:val="28"/>
          <w:szCs w:val="28"/>
          <w:lang w:val="x-none"/>
        </w:rPr>
        <w:t xml:space="preserve"> </w:t>
      </w:r>
      <w:proofErr w:type="spellStart"/>
      <w:r>
        <w:rPr>
          <w:rFonts w:ascii="Arial" w:hAnsi="Arial" w:cs="Arial"/>
          <w:sz w:val="28"/>
          <w:szCs w:val="28"/>
          <w:lang w:val="x-none"/>
        </w:rPr>
        <w:t>yemushonga</w:t>
      </w:r>
      <w:proofErr w:type="spellEnd"/>
      <w:r>
        <w:rPr>
          <w:rFonts w:ascii="Arial" w:hAnsi="Arial" w:cs="Arial"/>
          <w:sz w:val="28"/>
          <w:szCs w:val="28"/>
          <w:lang w:val="x-none"/>
        </w:rPr>
        <w:t xml:space="preserve">. Why?!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une</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vasina</w:t>
      </w:r>
      <w:proofErr w:type="spellEnd"/>
      <w:r>
        <w:rPr>
          <w:rFonts w:ascii="Arial" w:hAnsi="Arial" w:cs="Arial"/>
          <w:sz w:val="28"/>
          <w:szCs w:val="28"/>
          <w:lang w:val="x-none"/>
        </w:rPr>
        <w:t xml:space="preserve"> </w:t>
      </w:r>
      <w:proofErr w:type="spellStart"/>
      <w:r>
        <w:rPr>
          <w:rFonts w:ascii="Arial" w:hAnsi="Arial" w:cs="Arial"/>
          <w:sz w:val="28"/>
          <w:szCs w:val="28"/>
          <w:lang w:val="x-none"/>
        </w:rPr>
        <w:t>kurapirwa</w:t>
      </w:r>
      <w:proofErr w:type="spellEnd"/>
      <w:r>
        <w:rPr>
          <w:rFonts w:ascii="Arial" w:hAnsi="Arial" w:cs="Arial"/>
          <w:sz w:val="28"/>
          <w:szCs w:val="28"/>
          <w:lang w:val="x-none"/>
        </w:rPr>
        <w:t xml:space="preserve"> </w:t>
      </w:r>
      <w:proofErr w:type="spellStart"/>
      <w:r>
        <w:rPr>
          <w:rFonts w:ascii="Arial" w:hAnsi="Arial" w:cs="Arial"/>
          <w:sz w:val="28"/>
          <w:szCs w:val="28"/>
          <w:lang w:val="x-none"/>
        </w:rPr>
        <w:t>nhova</w:t>
      </w:r>
      <w:proofErr w:type="spellEnd"/>
      <w:r>
        <w:rPr>
          <w:rFonts w:ascii="Arial" w:hAnsi="Arial" w:cs="Arial"/>
          <w:sz w:val="28"/>
          <w:szCs w:val="28"/>
          <w:lang w:val="x-none"/>
        </w:rPr>
        <w:t xml:space="preserve">. Why?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iwewe</w:t>
      </w:r>
      <w:proofErr w:type="spellEnd"/>
      <w:r>
        <w:rPr>
          <w:rFonts w:ascii="Arial" w:hAnsi="Arial" w:cs="Arial"/>
          <w:sz w:val="28"/>
          <w:szCs w:val="28"/>
          <w:lang w:val="x-none"/>
        </w:rPr>
        <w:t xml:space="preserve"> </w:t>
      </w:r>
      <w:proofErr w:type="spellStart"/>
      <w:r>
        <w:rPr>
          <w:rFonts w:ascii="Arial" w:hAnsi="Arial" w:cs="Arial"/>
          <w:sz w:val="28"/>
          <w:szCs w:val="28"/>
          <w:lang w:val="x-none"/>
        </w:rPr>
        <w:t>une</w:t>
      </w:r>
      <w:proofErr w:type="spellEnd"/>
      <w:r>
        <w:rPr>
          <w:rFonts w:ascii="Arial" w:hAnsi="Arial" w:cs="Arial"/>
          <w:sz w:val="28"/>
          <w:szCs w:val="28"/>
          <w:lang w:val="x-none"/>
        </w:rPr>
        <w:t xml:space="preserve"> </w:t>
      </w:r>
      <w:proofErr w:type="spellStart"/>
      <w:r>
        <w:rPr>
          <w:rFonts w:ascii="Arial" w:hAnsi="Arial" w:cs="Arial"/>
          <w:sz w:val="28"/>
          <w:szCs w:val="28"/>
          <w:lang w:val="x-none"/>
        </w:rPr>
        <w:t>hutano</w:t>
      </w:r>
      <w:proofErr w:type="spellEnd"/>
      <w:r>
        <w:rPr>
          <w:rFonts w:ascii="Arial" w:hAnsi="Arial" w:cs="Arial"/>
          <w:sz w:val="28"/>
          <w:szCs w:val="28"/>
          <w:lang w:val="x-none"/>
        </w:rPr>
        <w:t xml:space="preserve">, </w:t>
      </w:r>
      <w:proofErr w:type="spellStart"/>
      <w:r>
        <w:rPr>
          <w:rFonts w:ascii="Arial" w:hAnsi="Arial" w:cs="Arial"/>
          <w:sz w:val="28"/>
          <w:szCs w:val="28"/>
          <w:lang w:val="x-none"/>
        </w:rPr>
        <w:t>hauzive</w:t>
      </w:r>
      <w:proofErr w:type="spellEnd"/>
      <w:r>
        <w:rPr>
          <w:rFonts w:ascii="Arial" w:hAnsi="Arial" w:cs="Arial"/>
          <w:sz w:val="28"/>
          <w:szCs w:val="28"/>
          <w:lang w:val="x-none"/>
        </w:rPr>
        <w:t xml:space="preserve"> </w:t>
      </w:r>
      <w:proofErr w:type="spellStart"/>
      <w:r>
        <w:rPr>
          <w:rFonts w:ascii="Arial" w:hAnsi="Arial" w:cs="Arial"/>
          <w:sz w:val="28"/>
          <w:szCs w:val="28"/>
          <w:lang w:val="x-none"/>
        </w:rPr>
        <w:t>piritsi</w:t>
      </w:r>
      <w:proofErr w:type="spellEnd"/>
      <w:r>
        <w:rPr>
          <w:rFonts w:ascii="Arial" w:hAnsi="Arial" w:cs="Arial"/>
          <w:sz w:val="28"/>
          <w:szCs w:val="28"/>
          <w:lang w:val="x-none"/>
        </w:rPr>
        <w:t xml:space="preserve">, kana </w:t>
      </w:r>
      <w:proofErr w:type="spellStart"/>
      <w:r>
        <w:rPr>
          <w:rFonts w:ascii="Arial" w:hAnsi="Arial" w:cs="Arial"/>
          <w:sz w:val="28"/>
          <w:szCs w:val="28"/>
          <w:lang w:val="x-none"/>
        </w:rPr>
        <w:t>jekiseni</w:t>
      </w:r>
      <w:proofErr w:type="spellEnd"/>
      <w:r>
        <w:rPr>
          <w:rFonts w:ascii="Arial" w:hAnsi="Arial" w:cs="Arial"/>
          <w:sz w:val="28"/>
          <w:szCs w:val="28"/>
          <w:lang w:val="x-none"/>
        </w:rPr>
        <w:t xml:space="preserve">, kana </w:t>
      </w:r>
      <w:proofErr w:type="spellStart"/>
      <w:r>
        <w:rPr>
          <w:rFonts w:ascii="Arial" w:hAnsi="Arial" w:cs="Arial"/>
          <w:sz w:val="28"/>
          <w:szCs w:val="28"/>
          <w:lang w:val="x-none"/>
        </w:rPr>
        <w:t>chipatara</w:t>
      </w:r>
      <w:proofErr w:type="spellEnd"/>
      <w:r>
        <w:rPr>
          <w:rFonts w:ascii="Arial" w:hAnsi="Arial" w:cs="Arial"/>
          <w:sz w:val="28"/>
          <w:szCs w:val="28"/>
          <w:lang w:val="x-none"/>
        </w:rPr>
        <w:t xml:space="preserve">. Why?! </w:t>
      </w:r>
      <w:proofErr w:type="spellStart"/>
      <w:r>
        <w:rPr>
          <w:rFonts w:ascii="Arial" w:hAnsi="Arial" w:cs="Arial"/>
          <w:sz w:val="28"/>
          <w:szCs w:val="28"/>
          <w:lang w:val="x-none"/>
        </w:rPr>
        <w:t>Dzidzisa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lang w:val="x-none"/>
        </w:rPr>
        <w:t xml:space="preserve"> Amen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lang w:val="x-none"/>
        </w:rPr>
        <w:t xml:space="preserve"> </w:t>
      </w:r>
    </w:p>
    <w:p w14:paraId="7675BF51" w14:textId="77777777" w:rsidR="009C390A" w:rsidRDefault="009C390A" w:rsidP="009C390A">
      <w:pPr>
        <w:jc w:val="both"/>
        <w:rPr>
          <w:rFonts w:ascii="Arial" w:hAnsi="Arial" w:cs="Arial"/>
          <w:sz w:val="28"/>
          <w:szCs w:val="28"/>
          <w:lang w:val="x-none"/>
        </w:rPr>
      </w:pPr>
      <w:r w:rsidRPr="00A157F1">
        <w:rPr>
          <w:rFonts w:ascii="Arial" w:hAnsi="Arial" w:cs="Arial"/>
          <w:sz w:val="28"/>
          <w:szCs w:val="28"/>
          <w:vertAlign w:val="superscript"/>
          <w:lang w:val="x-none"/>
        </w:rPr>
        <w:t>82</w:t>
      </w:r>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madzimai</w:t>
      </w:r>
      <w:proofErr w:type="spellEnd"/>
      <w:r>
        <w:rPr>
          <w:rFonts w:ascii="Arial" w:hAnsi="Arial" w:cs="Arial"/>
          <w:sz w:val="28"/>
          <w:szCs w:val="28"/>
          <w:lang w:val="x-none"/>
        </w:rPr>
        <w:t xml:space="preserve"> kana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mudzimba</w:t>
      </w:r>
      <w:proofErr w:type="spellEnd"/>
      <w:r>
        <w:rPr>
          <w:rFonts w:ascii="Arial" w:hAnsi="Arial" w:cs="Arial"/>
          <w:sz w:val="28"/>
          <w:szCs w:val="28"/>
          <w:lang w:val="x-none"/>
        </w:rPr>
        <w:t xml:space="preserve"> </w:t>
      </w:r>
      <w:proofErr w:type="spellStart"/>
      <w:r>
        <w:rPr>
          <w:rFonts w:ascii="Arial" w:hAnsi="Arial" w:cs="Arial"/>
          <w:sz w:val="28"/>
          <w:szCs w:val="28"/>
          <w:lang w:val="x-none"/>
        </w:rPr>
        <w:t>umo</w:t>
      </w:r>
      <w:proofErr w:type="spellEnd"/>
      <w:r>
        <w:rPr>
          <w:rFonts w:ascii="Arial" w:hAnsi="Arial" w:cs="Arial"/>
          <w:sz w:val="28"/>
          <w:szCs w:val="28"/>
          <w:lang w:val="x-none"/>
        </w:rPr>
        <w:t xml:space="preserve"> </w:t>
      </w:r>
      <w:proofErr w:type="spellStart"/>
      <w:r>
        <w:rPr>
          <w:rFonts w:ascii="Arial" w:hAnsi="Arial" w:cs="Arial"/>
          <w:sz w:val="28"/>
          <w:szCs w:val="28"/>
          <w:lang w:val="x-none"/>
        </w:rPr>
        <w:t>ngaadzidzise</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I blame father and mother, for children </w:t>
      </w:r>
      <w:proofErr w:type="spellStart"/>
      <w:r w:rsidRPr="00F07B3D">
        <w:rPr>
          <w:rFonts w:ascii="Arial" w:hAnsi="Arial" w:cs="Arial"/>
          <w:i/>
          <w:iCs/>
          <w:sz w:val="28"/>
          <w:szCs w:val="28"/>
          <w:lang w:val="x-none"/>
        </w:rPr>
        <w:t>vasinga</w:t>
      </w:r>
      <w:r>
        <w:rPr>
          <w:rFonts w:ascii="Arial" w:hAnsi="Arial" w:cs="Arial"/>
          <w:i/>
          <w:iCs/>
          <w:sz w:val="28"/>
          <w:szCs w:val="28"/>
          <w:lang w:val="x-none"/>
        </w:rPr>
        <w:t>-</w:t>
      </w:r>
      <w:r w:rsidRPr="00F07B3D">
        <w:rPr>
          <w:rFonts w:ascii="Arial" w:hAnsi="Arial" w:cs="Arial"/>
          <w:i/>
          <w:iCs/>
          <w:sz w:val="28"/>
          <w:szCs w:val="28"/>
          <w:lang w:val="x-none"/>
        </w:rPr>
        <w:t>appresiete</w:t>
      </w:r>
      <w:proofErr w:type="spellEnd"/>
      <w:r>
        <w:rPr>
          <w:rFonts w:ascii="Arial" w:hAnsi="Arial" w:cs="Arial"/>
          <w:sz w:val="28"/>
          <w:szCs w:val="28"/>
          <w:lang w:val="x-none"/>
        </w:rPr>
        <w:t xml:space="preserve"> </w:t>
      </w:r>
      <w:r w:rsidRPr="003605AB">
        <w:rPr>
          <w:rFonts w:ascii="Arial" w:hAnsi="Arial" w:cs="Arial"/>
          <w:sz w:val="18"/>
          <w:szCs w:val="18"/>
        </w:rPr>
        <w:t>[</w:t>
      </w:r>
      <w:r>
        <w:rPr>
          <w:rFonts w:ascii="Arial" w:hAnsi="Arial" w:cs="Arial"/>
          <w:sz w:val="18"/>
          <w:szCs w:val="18"/>
        </w:rPr>
        <w:t>who do not appreciate—ED</w:t>
      </w:r>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Message, because they don’t appreciate the Message because the father and mother doesn’t! </w:t>
      </w:r>
      <w:r w:rsidRPr="000C52E0">
        <w:rPr>
          <w:rFonts w:ascii="Arial" w:hAnsi="Arial" w:cs="Arial"/>
          <w:sz w:val="18"/>
          <w:szCs w:val="18"/>
          <w:lang w:val="x-none"/>
        </w:rPr>
        <w:t xml:space="preserve">[Congregation says, “Amen.”] </w:t>
      </w:r>
      <w:r>
        <w:rPr>
          <w:rFonts w:ascii="Arial" w:hAnsi="Arial" w:cs="Arial"/>
          <w:sz w:val="28"/>
          <w:szCs w:val="28"/>
          <w:lang w:val="x-none"/>
        </w:rPr>
        <w:t xml:space="preserve">Kana baba </w:t>
      </w:r>
      <w:proofErr w:type="spellStart"/>
      <w:r>
        <w:rPr>
          <w:rFonts w:ascii="Arial" w:hAnsi="Arial" w:cs="Arial"/>
          <w:sz w:val="28"/>
          <w:szCs w:val="28"/>
          <w:lang w:val="x-none"/>
        </w:rPr>
        <w:t>naamai</w:t>
      </w:r>
      <w:proofErr w:type="spellEnd"/>
      <w:r>
        <w:rPr>
          <w:rFonts w:ascii="Arial" w:hAnsi="Arial" w:cs="Arial"/>
          <w:sz w:val="28"/>
          <w:szCs w:val="28"/>
          <w:lang w:val="x-none"/>
        </w:rPr>
        <w:t xml:space="preserve"> </w:t>
      </w:r>
      <w:proofErr w:type="spellStart"/>
      <w:r w:rsidRPr="00B468B9">
        <w:rPr>
          <w:rFonts w:ascii="Arial" w:hAnsi="Arial" w:cs="Arial"/>
          <w:i/>
          <w:iCs/>
          <w:sz w:val="28"/>
          <w:szCs w:val="28"/>
          <w:lang w:val="x-none"/>
        </w:rPr>
        <w:t>vakaappresieta</w:t>
      </w:r>
      <w:proofErr w:type="spellEnd"/>
      <w:r>
        <w:rPr>
          <w:rFonts w:ascii="Arial" w:hAnsi="Arial" w:cs="Arial"/>
          <w:i/>
          <w:iCs/>
          <w:sz w:val="28"/>
          <w:szCs w:val="28"/>
          <w:lang w:val="x-none"/>
        </w:rPr>
        <w:t xml:space="preserve"> </w:t>
      </w:r>
      <w:r w:rsidRPr="003605AB">
        <w:rPr>
          <w:rFonts w:ascii="Arial" w:hAnsi="Arial" w:cs="Arial"/>
          <w:sz w:val="18"/>
          <w:szCs w:val="18"/>
        </w:rPr>
        <w:t>[</w:t>
      </w:r>
      <w:r>
        <w:rPr>
          <w:rFonts w:ascii="Arial" w:hAnsi="Arial" w:cs="Arial"/>
          <w:sz w:val="18"/>
          <w:szCs w:val="18"/>
        </w:rPr>
        <w:t>they appreciate—ED</w:t>
      </w:r>
      <w:r w:rsidRPr="003605AB">
        <w:rPr>
          <w:rFonts w:ascii="Arial" w:hAnsi="Arial" w:cs="Arial"/>
          <w:sz w:val="18"/>
          <w:szCs w:val="18"/>
        </w:rPr>
        <w:t>]</w:t>
      </w:r>
      <w:r w:rsidRPr="00B468B9">
        <w:rPr>
          <w:rFonts w:ascii="Arial" w:hAnsi="Arial" w:cs="Arial"/>
          <w:sz w:val="28"/>
          <w:szCs w:val="28"/>
          <w:lang w:val="x-none"/>
        </w:rPr>
        <w:t xml:space="preserve"> </w:t>
      </w:r>
      <w:r>
        <w:rPr>
          <w:rFonts w:ascii="Arial" w:hAnsi="Arial" w:cs="Arial"/>
          <w:sz w:val="28"/>
          <w:szCs w:val="28"/>
          <w:lang w:val="x-none"/>
        </w:rPr>
        <w:t xml:space="preserve">Message,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anotya</w:t>
      </w:r>
      <w:proofErr w:type="spellEnd"/>
      <w:r>
        <w:rPr>
          <w:rFonts w:ascii="Arial" w:hAnsi="Arial" w:cs="Arial"/>
          <w:sz w:val="28"/>
          <w:szCs w:val="28"/>
          <w:lang w:val="x-none"/>
        </w:rPr>
        <w:t xml:space="preserve"> </w:t>
      </w:r>
      <w:proofErr w:type="spellStart"/>
      <w:r>
        <w:rPr>
          <w:rFonts w:ascii="Arial" w:hAnsi="Arial" w:cs="Arial"/>
          <w:sz w:val="28"/>
          <w:szCs w:val="28"/>
          <w:lang w:val="x-none"/>
        </w:rPr>
        <w:t>kutaura</w:t>
      </w:r>
      <w:proofErr w:type="spellEnd"/>
      <w:r>
        <w:rPr>
          <w:rFonts w:ascii="Arial" w:hAnsi="Arial" w:cs="Arial"/>
          <w:sz w:val="28"/>
          <w:szCs w:val="28"/>
          <w:lang w:val="x-none"/>
        </w:rPr>
        <w:t xml:space="preserve"> </w:t>
      </w:r>
      <w:proofErr w:type="spellStart"/>
      <w:r>
        <w:rPr>
          <w:rFonts w:ascii="Arial" w:hAnsi="Arial" w:cs="Arial"/>
          <w:sz w:val="28"/>
          <w:szCs w:val="28"/>
          <w:lang w:val="x-none"/>
        </w:rPr>
        <w:t>shoko</w:t>
      </w:r>
      <w:proofErr w:type="spellEnd"/>
      <w:r>
        <w:rPr>
          <w:rFonts w:ascii="Arial" w:hAnsi="Arial" w:cs="Arial"/>
          <w:sz w:val="28"/>
          <w:szCs w:val="28"/>
          <w:lang w:val="x-none"/>
        </w:rPr>
        <w:t xml:space="preserve"> </w:t>
      </w:r>
      <w:proofErr w:type="spellStart"/>
      <w:r>
        <w:rPr>
          <w:rFonts w:ascii="Arial" w:hAnsi="Arial" w:cs="Arial"/>
          <w:sz w:val="28"/>
          <w:szCs w:val="28"/>
          <w:lang w:val="x-none"/>
        </w:rPr>
        <w:t>rokutaura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“Message </w:t>
      </w:r>
      <w:proofErr w:type="spellStart"/>
      <w:r>
        <w:rPr>
          <w:rFonts w:ascii="Arial" w:hAnsi="Arial" w:cs="Arial"/>
          <w:sz w:val="28"/>
          <w:szCs w:val="28"/>
          <w:lang w:val="x-none"/>
        </w:rPr>
        <w:t>haazi</w:t>
      </w:r>
      <w:proofErr w:type="spellEnd"/>
      <w:r>
        <w:rPr>
          <w:rFonts w:ascii="Arial" w:hAnsi="Arial" w:cs="Arial"/>
          <w:sz w:val="28"/>
          <w:szCs w:val="28"/>
          <w:lang w:val="x-none"/>
        </w:rPr>
        <w:t xml:space="preserve"> Mwari.” Kana </w:t>
      </w:r>
      <w:proofErr w:type="spellStart"/>
      <w:r w:rsidRPr="00381728">
        <w:rPr>
          <w:rFonts w:ascii="Arial" w:hAnsi="Arial" w:cs="Arial"/>
          <w:i/>
          <w:iCs/>
          <w:sz w:val="28"/>
          <w:szCs w:val="28"/>
          <w:lang w:val="x-none"/>
        </w:rPr>
        <w:t>muchiappresieta</w:t>
      </w:r>
      <w:proofErr w:type="spellEnd"/>
      <w:r>
        <w:rPr>
          <w:rFonts w:ascii="Arial" w:hAnsi="Arial" w:cs="Arial"/>
          <w:sz w:val="28"/>
          <w:szCs w:val="28"/>
          <w:lang w:val="x-none"/>
        </w:rPr>
        <w:t xml:space="preserve"> </w:t>
      </w:r>
      <w:r w:rsidRPr="003605AB">
        <w:rPr>
          <w:rFonts w:ascii="Arial" w:hAnsi="Arial" w:cs="Arial"/>
          <w:sz w:val="18"/>
          <w:szCs w:val="18"/>
        </w:rPr>
        <w:t>[</w:t>
      </w:r>
      <w:r>
        <w:rPr>
          <w:rFonts w:ascii="Arial" w:hAnsi="Arial" w:cs="Arial"/>
          <w:sz w:val="18"/>
          <w:szCs w:val="18"/>
        </w:rPr>
        <w:t>appreciate—ED</w:t>
      </w:r>
      <w:r w:rsidRPr="003605AB">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lang w:val="x-none"/>
        </w:rPr>
        <w:t>mo</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mose</w:t>
      </w:r>
      <w:proofErr w:type="spellEnd"/>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Anoziva</w:t>
      </w:r>
      <w:proofErr w:type="spellEnd"/>
      <w:r>
        <w:rPr>
          <w:rFonts w:ascii="Arial" w:hAnsi="Arial" w:cs="Arial"/>
          <w:sz w:val="28"/>
          <w:szCs w:val="28"/>
          <w:lang w:val="x-none"/>
        </w:rPr>
        <w:t xml:space="preserve"> </w:t>
      </w:r>
      <w:proofErr w:type="spellStart"/>
      <w:r>
        <w:rPr>
          <w:rFonts w:ascii="Arial" w:hAnsi="Arial" w:cs="Arial"/>
          <w:sz w:val="28"/>
          <w:szCs w:val="28"/>
          <w:lang w:val="x-none"/>
        </w:rPr>
        <w:t>ziso</w:t>
      </w:r>
      <w:proofErr w:type="spellEnd"/>
      <w:r>
        <w:rPr>
          <w:rFonts w:ascii="Arial" w:hAnsi="Arial" w:cs="Arial"/>
          <w:sz w:val="28"/>
          <w:szCs w:val="28"/>
          <w:lang w:val="x-none"/>
        </w:rPr>
        <w:t xml:space="preserve"> </w:t>
      </w:r>
      <w:proofErr w:type="spellStart"/>
      <w:r>
        <w:rPr>
          <w:rFonts w:ascii="Arial" w:hAnsi="Arial" w:cs="Arial"/>
          <w:sz w:val="28"/>
          <w:szCs w:val="28"/>
          <w:lang w:val="x-none"/>
        </w:rPr>
        <w:t>raanopuhwa</w:t>
      </w:r>
      <w:proofErr w:type="spellEnd"/>
      <w:r>
        <w:rPr>
          <w:rFonts w:ascii="Arial" w:hAnsi="Arial" w:cs="Arial"/>
          <w:sz w:val="28"/>
          <w:szCs w:val="28"/>
          <w:lang w:val="x-none"/>
        </w:rPr>
        <w:t xml:space="preserve"> </w:t>
      </w:r>
      <w:proofErr w:type="spellStart"/>
      <w:r>
        <w:rPr>
          <w:rFonts w:ascii="Arial" w:hAnsi="Arial" w:cs="Arial"/>
          <w:sz w:val="28"/>
          <w:szCs w:val="28"/>
          <w:lang w:val="x-none"/>
        </w:rPr>
        <w:t>nababa</w:t>
      </w:r>
      <w:proofErr w:type="spellEnd"/>
      <w:r>
        <w:rPr>
          <w:rFonts w:ascii="Arial" w:hAnsi="Arial" w:cs="Arial"/>
          <w:sz w:val="28"/>
          <w:szCs w:val="28"/>
          <w:lang w:val="x-none"/>
        </w:rPr>
        <w:t xml:space="preserve"> </w:t>
      </w:r>
      <w:proofErr w:type="spellStart"/>
      <w:r>
        <w:rPr>
          <w:rFonts w:ascii="Arial" w:hAnsi="Arial" w:cs="Arial"/>
          <w:sz w:val="28"/>
          <w:szCs w:val="28"/>
          <w:lang w:val="x-none"/>
        </w:rPr>
        <w:t>vake</w:t>
      </w:r>
      <w:proofErr w:type="spellEnd"/>
      <w:r>
        <w:rPr>
          <w:rFonts w:ascii="Arial" w:hAnsi="Arial" w:cs="Arial"/>
          <w:sz w:val="28"/>
          <w:szCs w:val="28"/>
          <w:lang w:val="x-none"/>
        </w:rPr>
        <w:t xml:space="preserve"> kana </w:t>
      </w:r>
      <w:proofErr w:type="spellStart"/>
      <w:r>
        <w:rPr>
          <w:rFonts w:ascii="Arial" w:hAnsi="Arial" w:cs="Arial"/>
          <w:sz w:val="28"/>
          <w:szCs w:val="28"/>
          <w:lang w:val="x-none"/>
        </w:rPr>
        <w:t>namai</w:t>
      </w:r>
      <w:proofErr w:type="spellEnd"/>
      <w:r>
        <w:rPr>
          <w:rFonts w:ascii="Arial" w:hAnsi="Arial" w:cs="Arial"/>
          <w:sz w:val="28"/>
          <w:szCs w:val="28"/>
          <w:lang w:val="x-none"/>
        </w:rPr>
        <w:t xml:space="preserve"> </w:t>
      </w:r>
      <w:proofErr w:type="spellStart"/>
      <w:r>
        <w:rPr>
          <w:rFonts w:ascii="Arial" w:hAnsi="Arial" w:cs="Arial"/>
          <w:sz w:val="28"/>
          <w:szCs w:val="28"/>
          <w:lang w:val="x-none"/>
        </w:rPr>
        <w:t>vake</w:t>
      </w:r>
      <w:proofErr w:type="spellEnd"/>
      <w:r>
        <w:rPr>
          <w:rFonts w:ascii="Arial" w:hAnsi="Arial" w:cs="Arial"/>
          <w:sz w:val="28"/>
          <w:szCs w:val="28"/>
          <w:lang w:val="x-none"/>
        </w:rPr>
        <w:t xml:space="preserve"> kana </w:t>
      </w:r>
      <w:proofErr w:type="spellStart"/>
      <w:r>
        <w:rPr>
          <w:rFonts w:ascii="Arial" w:hAnsi="Arial" w:cs="Arial"/>
          <w:sz w:val="28"/>
          <w:szCs w:val="28"/>
          <w:lang w:val="x-none"/>
        </w:rPr>
        <w:t>akangotaura</w:t>
      </w:r>
      <w:proofErr w:type="spellEnd"/>
      <w:r>
        <w:rPr>
          <w:rFonts w:ascii="Arial" w:hAnsi="Arial" w:cs="Arial"/>
          <w:sz w:val="28"/>
          <w:szCs w:val="28"/>
          <w:lang w:val="x-none"/>
        </w:rPr>
        <w:t xml:space="preserve"> </w:t>
      </w:r>
      <w:proofErr w:type="spellStart"/>
      <w:r>
        <w:rPr>
          <w:rFonts w:ascii="Arial" w:hAnsi="Arial" w:cs="Arial"/>
          <w:sz w:val="28"/>
          <w:szCs w:val="28"/>
          <w:lang w:val="x-none"/>
        </w:rPr>
        <w:t>mashoko</w:t>
      </w:r>
      <w:proofErr w:type="spellEnd"/>
      <w:r>
        <w:rPr>
          <w:rFonts w:ascii="Arial" w:hAnsi="Arial" w:cs="Arial"/>
          <w:sz w:val="28"/>
          <w:szCs w:val="28"/>
          <w:lang w:val="x-none"/>
        </w:rPr>
        <w:t xml:space="preserve"> </w:t>
      </w:r>
      <w:proofErr w:type="spellStart"/>
      <w:r>
        <w:rPr>
          <w:rFonts w:ascii="Arial" w:hAnsi="Arial" w:cs="Arial"/>
          <w:sz w:val="28"/>
          <w:szCs w:val="28"/>
          <w:lang w:val="x-none"/>
        </w:rPr>
        <w:t>iwayo</w:t>
      </w:r>
      <w:proofErr w:type="spellEnd"/>
      <w:r>
        <w:rPr>
          <w:rFonts w:ascii="Arial" w:hAnsi="Arial" w:cs="Arial"/>
          <w:sz w:val="28"/>
          <w:szCs w:val="28"/>
          <w:lang w:val="x-none"/>
        </w:rPr>
        <w:t xml:space="preserve">. </w:t>
      </w:r>
    </w:p>
    <w:p w14:paraId="1E397CF7" w14:textId="77777777" w:rsidR="009C390A" w:rsidRDefault="009C390A" w:rsidP="009C390A">
      <w:pPr>
        <w:jc w:val="both"/>
        <w:rPr>
          <w:rFonts w:ascii="Arial" w:hAnsi="Arial" w:cs="Arial"/>
          <w:sz w:val="28"/>
          <w:szCs w:val="28"/>
          <w:lang w:val="x-none"/>
        </w:rPr>
      </w:pPr>
      <w:r w:rsidRPr="00502C90">
        <w:rPr>
          <w:rFonts w:ascii="Arial" w:hAnsi="Arial" w:cs="Arial"/>
          <w:sz w:val="28"/>
          <w:szCs w:val="28"/>
          <w:vertAlign w:val="superscript"/>
          <w:lang w:val="x-none"/>
        </w:rPr>
        <w:t>83</w:t>
      </w:r>
      <w:r>
        <w:rPr>
          <w:rFonts w:ascii="Arial" w:hAnsi="Arial" w:cs="Arial"/>
          <w:sz w:val="28"/>
          <w:szCs w:val="28"/>
          <w:lang w:val="x-none"/>
        </w:rPr>
        <w:t xml:space="preserve"> Can Esther go to Mother? </w:t>
      </w:r>
      <w:proofErr w:type="spellStart"/>
      <w:r>
        <w:rPr>
          <w:rFonts w:ascii="Arial" w:hAnsi="Arial" w:cs="Arial"/>
          <w:sz w:val="28"/>
          <w:szCs w:val="28"/>
          <w:lang w:val="x-none"/>
        </w:rPr>
        <w:t>Ovati</w:t>
      </w:r>
      <w:proofErr w:type="spellEnd"/>
      <w:r>
        <w:rPr>
          <w:rFonts w:ascii="Arial" w:hAnsi="Arial" w:cs="Arial"/>
          <w:sz w:val="28"/>
          <w:szCs w:val="28"/>
          <w:lang w:val="x-none"/>
        </w:rPr>
        <w:t>, “</w:t>
      </w:r>
      <w:proofErr w:type="spellStart"/>
      <w:r>
        <w:rPr>
          <w:rFonts w:ascii="Arial" w:hAnsi="Arial" w:cs="Arial"/>
          <w:sz w:val="28"/>
          <w:szCs w:val="28"/>
          <w:lang w:val="x-none"/>
        </w:rPr>
        <w:t>Nhai</w:t>
      </w:r>
      <w:proofErr w:type="spellEnd"/>
      <w:r>
        <w:rPr>
          <w:rFonts w:ascii="Arial" w:hAnsi="Arial" w:cs="Arial"/>
          <w:sz w:val="28"/>
          <w:szCs w:val="28"/>
          <w:lang w:val="x-none"/>
        </w:rPr>
        <w:t xml:space="preserve"> Mother, Message </w:t>
      </w:r>
      <w:proofErr w:type="spellStart"/>
      <w:r>
        <w:rPr>
          <w:rFonts w:ascii="Arial" w:hAnsi="Arial" w:cs="Arial"/>
          <w:sz w:val="28"/>
          <w:szCs w:val="28"/>
          <w:lang w:val="x-none"/>
        </w:rPr>
        <w:t>yacho</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handimboinzwisisa</w:t>
      </w:r>
      <w:proofErr w:type="spellEnd"/>
      <w:r>
        <w:rPr>
          <w:rFonts w:ascii="Arial" w:hAnsi="Arial" w:cs="Arial"/>
          <w:sz w:val="28"/>
          <w:szCs w:val="28"/>
          <w:lang w:val="x-none"/>
        </w:rPr>
        <w:t xml:space="preserve"> </w:t>
      </w:r>
      <w:proofErr w:type="spellStart"/>
      <w:r>
        <w:rPr>
          <w:rFonts w:ascii="Arial" w:hAnsi="Arial" w:cs="Arial"/>
          <w:sz w:val="28"/>
          <w:szCs w:val="28"/>
          <w:lang w:val="x-none"/>
        </w:rPr>
        <w:t>chinombori</w:t>
      </w:r>
      <w:proofErr w:type="spellEnd"/>
      <w:r>
        <w:rPr>
          <w:rFonts w:ascii="Arial" w:hAnsi="Arial" w:cs="Arial"/>
          <w:sz w:val="28"/>
          <w:szCs w:val="28"/>
          <w:lang w:val="x-none"/>
        </w:rPr>
        <w:t xml:space="preserve"> </w:t>
      </w:r>
      <w:proofErr w:type="spellStart"/>
      <w:r>
        <w:rPr>
          <w:rFonts w:ascii="Arial" w:hAnsi="Arial" w:cs="Arial"/>
          <w:sz w:val="28"/>
          <w:szCs w:val="28"/>
          <w:lang w:val="x-none"/>
        </w:rPr>
        <w:t>chiiko</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
    <w:p w14:paraId="1E7BD0FF" w14:textId="77777777" w:rsidR="009C390A" w:rsidRDefault="009C390A" w:rsidP="009C390A">
      <w:pPr>
        <w:jc w:val="both"/>
        <w:rPr>
          <w:rFonts w:ascii="Arial" w:hAnsi="Arial" w:cs="Arial"/>
          <w:sz w:val="28"/>
          <w:szCs w:val="28"/>
          <w:lang w:val="x-none"/>
        </w:rPr>
      </w:pPr>
      <w:r>
        <w:rPr>
          <w:rFonts w:ascii="Arial" w:hAnsi="Arial" w:cs="Arial"/>
          <w:sz w:val="28"/>
          <w:szCs w:val="28"/>
          <w:lang w:val="x-none"/>
        </w:rPr>
        <w:t xml:space="preserve">Anonzi, “Message, I want to explain to you what the Message is. It’s the air you breath.” </w:t>
      </w:r>
    </w:p>
    <w:p w14:paraId="0F0D8222" w14:textId="77777777" w:rsidR="009C390A" w:rsidRDefault="009C390A" w:rsidP="009C390A">
      <w:pPr>
        <w:jc w:val="both"/>
        <w:rPr>
          <w:rFonts w:ascii="Arial" w:hAnsi="Arial" w:cs="Arial"/>
          <w:sz w:val="28"/>
          <w:szCs w:val="28"/>
          <w:lang w:val="x-none"/>
        </w:rPr>
      </w:pPr>
      <w:proofErr w:type="spellStart"/>
      <w:r>
        <w:rPr>
          <w:rFonts w:ascii="Arial" w:hAnsi="Arial" w:cs="Arial"/>
          <w:sz w:val="28"/>
          <w:szCs w:val="28"/>
          <w:lang w:val="x-none"/>
        </w:rPr>
        <w:t>Ha’moona</w:t>
      </w:r>
      <w:proofErr w:type="spellEnd"/>
      <w:r>
        <w:rPr>
          <w:rFonts w:ascii="Arial" w:hAnsi="Arial" w:cs="Arial"/>
          <w:sz w:val="28"/>
          <w:szCs w:val="28"/>
          <w:lang w:val="x-none"/>
        </w:rPr>
        <w:t xml:space="preserve">, eh? </w:t>
      </w:r>
    </w:p>
    <w:p w14:paraId="14460E5F" w14:textId="77777777" w:rsidR="009C390A" w:rsidRDefault="009C390A" w:rsidP="009C390A">
      <w:pPr>
        <w:jc w:val="both"/>
        <w:rPr>
          <w:rFonts w:ascii="Arial" w:hAnsi="Arial" w:cs="Arial"/>
          <w:sz w:val="28"/>
          <w:szCs w:val="28"/>
          <w:lang w:val="x-none"/>
        </w:rPr>
      </w:pPr>
      <w:r>
        <w:rPr>
          <w:rFonts w:ascii="Arial" w:hAnsi="Arial" w:cs="Arial"/>
          <w:sz w:val="28"/>
          <w:szCs w:val="28"/>
          <w:lang w:val="x-none"/>
        </w:rPr>
        <w:t>Kuti, “</w:t>
      </w:r>
      <w:proofErr w:type="spellStart"/>
      <w:r>
        <w:rPr>
          <w:rFonts w:ascii="Arial" w:hAnsi="Arial" w:cs="Arial"/>
          <w:sz w:val="28"/>
          <w:szCs w:val="28"/>
          <w:lang w:val="x-none"/>
        </w:rPr>
        <w:t>Mwanangu</w:t>
      </w:r>
      <w:proofErr w:type="spellEnd"/>
      <w:r>
        <w:rPr>
          <w:rFonts w:ascii="Arial" w:hAnsi="Arial" w:cs="Arial"/>
          <w:sz w:val="28"/>
          <w:szCs w:val="28"/>
          <w:lang w:val="x-none"/>
        </w:rPr>
        <w:t xml:space="preserve">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kundiona</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kakawanda</w:t>
      </w:r>
      <w:proofErr w:type="spellEnd"/>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w:t>
      </w:r>
    </w:p>
    <w:p w14:paraId="5EA218F1" w14:textId="77777777" w:rsidR="009C390A" w:rsidRDefault="009C390A" w:rsidP="009C390A">
      <w:pPr>
        <w:jc w:val="both"/>
        <w:rPr>
          <w:rFonts w:ascii="Arial" w:hAnsi="Arial" w:cs="Arial"/>
          <w:sz w:val="28"/>
          <w:szCs w:val="28"/>
          <w:lang w:val="x-none"/>
        </w:rPr>
      </w:pPr>
      <w:r>
        <w:rPr>
          <w:rFonts w:ascii="Arial" w:hAnsi="Arial" w:cs="Arial"/>
          <w:sz w:val="28"/>
          <w:szCs w:val="28"/>
          <w:lang w:val="x-none"/>
        </w:rPr>
        <w:t xml:space="preserve">Zini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anonzi</w:t>
      </w:r>
      <w:proofErr w:type="spellEnd"/>
      <w:r>
        <w:rPr>
          <w:rFonts w:ascii="Arial" w:hAnsi="Arial" w:cs="Arial"/>
          <w:sz w:val="28"/>
          <w:szCs w:val="28"/>
          <w:lang w:val="x-none"/>
        </w:rPr>
        <w:t xml:space="preserve">                                                                                                                                                                                                                                                                                                                                                                                                                                                                                                                                                                                      </w:t>
      </w:r>
      <w:proofErr w:type="spellStart"/>
      <w:r>
        <w:rPr>
          <w:rFonts w:ascii="Arial" w:hAnsi="Arial" w:cs="Arial"/>
          <w:sz w:val="28"/>
          <w:szCs w:val="28"/>
          <w:lang w:val="x-none"/>
        </w:rPr>
        <w:t>namai</w:t>
      </w:r>
      <w:proofErr w:type="spellEnd"/>
      <w:r>
        <w:rPr>
          <w:rFonts w:ascii="Arial" w:hAnsi="Arial" w:cs="Arial"/>
          <w:sz w:val="28"/>
          <w:szCs w:val="28"/>
          <w:lang w:val="x-none"/>
        </w:rPr>
        <w:t xml:space="preserve"> </w:t>
      </w:r>
      <w:proofErr w:type="spellStart"/>
      <w:r>
        <w:rPr>
          <w:rFonts w:ascii="Arial" w:hAnsi="Arial" w:cs="Arial"/>
          <w:sz w:val="28"/>
          <w:szCs w:val="28"/>
          <w:lang w:val="x-none"/>
        </w:rPr>
        <w:t>vake</w:t>
      </w:r>
      <w:proofErr w:type="spellEnd"/>
      <w:r>
        <w:rPr>
          <w:rFonts w:ascii="Arial" w:hAnsi="Arial" w:cs="Arial"/>
          <w:sz w:val="28"/>
          <w:szCs w:val="28"/>
          <w:lang w:val="x-none"/>
        </w:rPr>
        <w:t xml:space="preserve">, “Zini, shut up! </w:t>
      </w:r>
      <w:proofErr w:type="spellStart"/>
      <w:r>
        <w:rPr>
          <w:rFonts w:ascii="Arial" w:hAnsi="Arial" w:cs="Arial"/>
          <w:sz w:val="28"/>
          <w:szCs w:val="28"/>
          <w:lang w:val="x-none"/>
        </w:rPr>
        <w:t>Wakaitira</w:t>
      </w:r>
      <w:proofErr w:type="spellEnd"/>
      <w:r>
        <w:rPr>
          <w:rFonts w:ascii="Arial" w:hAnsi="Arial" w:cs="Arial"/>
          <w:sz w:val="28"/>
          <w:szCs w:val="28"/>
          <w:lang w:val="x-none"/>
        </w:rPr>
        <w:t xml:space="preserve"> poo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munhumbu</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Chechi</w:t>
      </w:r>
      <w:proofErr w:type="spellEnd"/>
      <w:r>
        <w:rPr>
          <w:rFonts w:ascii="Arial" w:hAnsi="Arial" w:cs="Arial"/>
          <w:sz w:val="28"/>
          <w:szCs w:val="28"/>
          <w:lang w:val="x-none"/>
        </w:rPr>
        <w:t xml:space="preserve"> </w:t>
      </w:r>
      <w:proofErr w:type="spellStart"/>
      <w:r>
        <w:rPr>
          <w:rFonts w:ascii="Arial" w:hAnsi="Arial" w:cs="Arial"/>
          <w:sz w:val="28"/>
          <w:szCs w:val="28"/>
          <w:lang w:val="x-none"/>
        </w:rPr>
        <w:t>ikanama</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ikanamata</w:t>
      </w:r>
      <w:proofErr w:type="spellEnd"/>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I would have died and we would have died in the pro…? Hakuna </w:t>
      </w:r>
      <w:proofErr w:type="spellStart"/>
      <w:r>
        <w:rPr>
          <w:rFonts w:ascii="Arial" w:hAnsi="Arial" w:cs="Arial"/>
          <w:sz w:val="28"/>
          <w:szCs w:val="28"/>
          <w:lang w:val="x-none"/>
        </w:rPr>
        <w:t>n’anga</w:t>
      </w:r>
      <w:proofErr w:type="spellEnd"/>
      <w:r>
        <w:rPr>
          <w:rFonts w:ascii="Arial" w:hAnsi="Arial" w:cs="Arial"/>
          <w:sz w:val="28"/>
          <w:szCs w:val="28"/>
          <w:lang w:val="x-none"/>
        </w:rPr>
        <w:t xml:space="preserve"> </w:t>
      </w:r>
      <w:proofErr w:type="spellStart"/>
      <w:r>
        <w:rPr>
          <w:rFonts w:ascii="Arial" w:hAnsi="Arial" w:cs="Arial"/>
          <w:sz w:val="28"/>
          <w:szCs w:val="28"/>
          <w:lang w:val="x-none"/>
        </w:rPr>
        <w:t>yatakaenda</w:t>
      </w:r>
      <w:proofErr w:type="spellEnd"/>
      <w:r>
        <w:rPr>
          <w:rFonts w:ascii="Arial" w:hAnsi="Arial" w:cs="Arial"/>
          <w:sz w:val="28"/>
          <w:szCs w:val="28"/>
          <w:lang w:val="x-none"/>
        </w:rPr>
        <w:t xml:space="preserve"> kwai…? That’s why you are here? Heh? </w:t>
      </w:r>
      <w:proofErr w:type="spellStart"/>
      <w:r>
        <w:rPr>
          <w:rFonts w:ascii="Arial" w:hAnsi="Arial" w:cs="Arial"/>
          <w:sz w:val="28"/>
          <w:szCs w:val="28"/>
          <w:lang w:val="x-none"/>
        </w:rPr>
        <w:t>Ndaka’andatadza</w:t>
      </w:r>
      <w:proofErr w:type="spellEnd"/>
      <w:r>
        <w:rPr>
          <w:rFonts w:ascii="Arial" w:hAnsi="Arial" w:cs="Arial"/>
          <w:sz w:val="28"/>
          <w:szCs w:val="28"/>
          <w:lang w:val="x-none"/>
        </w:rPr>
        <w:t xml:space="preserve"> kuku deliver </w:t>
      </w:r>
      <w:proofErr w:type="spellStart"/>
      <w:r>
        <w:rPr>
          <w:rFonts w:ascii="Arial" w:hAnsi="Arial" w:cs="Arial"/>
          <w:sz w:val="28"/>
          <w:szCs w:val="28"/>
          <w:lang w:val="x-none"/>
        </w:rPr>
        <w:t>iwe</w:t>
      </w:r>
      <w:proofErr w:type="spellEnd"/>
      <w:r>
        <w:rPr>
          <w:rFonts w:ascii="Arial" w:hAnsi="Arial" w:cs="Arial"/>
          <w:sz w:val="28"/>
          <w:szCs w:val="28"/>
          <w:lang w:val="x-none"/>
        </w:rPr>
        <w:t xml:space="preserve">, but </w:t>
      </w:r>
      <w:proofErr w:type="spellStart"/>
      <w:r>
        <w:rPr>
          <w:rFonts w:ascii="Arial" w:hAnsi="Arial" w:cs="Arial"/>
          <w:sz w:val="28"/>
          <w:szCs w:val="28"/>
          <w:lang w:val="x-none"/>
        </w:rPr>
        <w:t>dai</w:t>
      </w:r>
      <w:proofErr w:type="spellEnd"/>
      <w:r>
        <w:rPr>
          <w:rFonts w:ascii="Arial" w:hAnsi="Arial" w:cs="Arial"/>
          <w:sz w:val="28"/>
          <w:szCs w:val="28"/>
          <w:lang w:val="x-none"/>
        </w:rPr>
        <w:t xml:space="preserve"> </w:t>
      </w:r>
      <w:proofErr w:type="spellStart"/>
      <w:r>
        <w:rPr>
          <w:rFonts w:ascii="Arial" w:hAnsi="Arial" w:cs="Arial"/>
          <w:sz w:val="28"/>
          <w:szCs w:val="28"/>
          <w:lang w:val="x-none"/>
        </w:rPr>
        <w:t>takanga</w:t>
      </w:r>
      <w:proofErr w:type="spellEnd"/>
      <w:r>
        <w:rPr>
          <w:rFonts w:ascii="Arial" w:hAnsi="Arial" w:cs="Arial"/>
          <w:sz w:val="28"/>
          <w:szCs w:val="28"/>
          <w:lang w:val="x-none"/>
        </w:rPr>
        <w:t xml:space="preserve"> </w:t>
      </w:r>
      <w:proofErr w:type="spellStart"/>
      <w:r>
        <w:rPr>
          <w:rFonts w:ascii="Arial" w:hAnsi="Arial" w:cs="Arial"/>
          <w:sz w:val="28"/>
          <w:szCs w:val="28"/>
          <w:lang w:val="x-none"/>
        </w:rPr>
        <w:t>tisiri</w:t>
      </w:r>
      <w:proofErr w:type="spellEnd"/>
      <w:r>
        <w:rPr>
          <w:rFonts w:ascii="Arial" w:hAnsi="Arial" w:cs="Arial"/>
          <w:sz w:val="28"/>
          <w:szCs w:val="28"/>
          <w:lang w:val="x-none"/>
        </w:rPr>
        <w:t xml:space="preserve"> mu Message </w:t>
      </w:r>
      <w:proofErr w:type="spellStart"/>
      <w:r>
        <w:rPr>
          <w:rFonts w:ascii="Arial" w:hAnsi="Arial" w:cs="Arial"/>
          <w:sz w:val="28"/>
          <w:szCs w:val="28"/>
          <w:lang w:val="x-none"/>
        </w:rPr>
        <w:t>imomu</w:t>
      </w:r>
      <w:proofErr w:type="spellEnd"/>
      <w:r>
        <w:rPr>
          <w:rFonts w:ascii="Arial" w:hAnsi="Arial" w:cs="Arial"/>
          <w:sz w:val="28"/>
          <w:szCs w:val="28"/>
          <w:lang w:val="x-none"/>
        </w:rPr>
        <w:t xml:space="preserve">, </w:t>
      </w:r>
      <w:proofErr w:type="spellStart"/>
      <w:r>
        <w:rPr>
          <w:rFonts w:ascii="Arial" w:hAnsi="Arial" w:cs="Arial"/>
          <w:sz w:val="28"/>
          <w:szCs w:val="28"/>
          <w:lang w:val="x-none"/>
        </w:rPr>
        <w:t>ungade</w:t>
      </w:r>
      <w:proofErr w:type="spellEnd"/>
      <w:r>
        <w:rPr>
          <w:rFonts w:ascii="Arial" w:hAnsi="Arial" w:cs="Arial"/>
          <w:sz w:val="28"/>
          <w:szCs w:val="28"/>
          <w:lang w:val="x-none"/>
        </w:rPr>
        <w:t xml:space="preserve"> </w:t>
      </w:r>
      <w:proofErr w:type="spellStart"/>
      <w:r>
        <w:rPr>
          <w:rFonts w:ascii="Arial" w:hAnsi="Arial" w:cs="Arial"/>
          <w:sz w:val="28"/>
          <w:szCs w:val="28"/>
          <w:lang w:val="x-none"/>
        </w:rPr>
        <w:t>usi</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usipo</w:t>
      </w:r>
      <w:proofErr w:type="spellEnd"/>
      <w:r w:rsidRPr="003605AB">
        <w:rPr>
          <w:rFonts w:ascii="Arial" w:hAnsi="Arial" w:cs="Arial"/>
          <w:sz w:val="18"/>
          <w:szCs w:val="18"/>
        </w:rPr>
        <w:t>.”]</w:t>
      </w:r>
      <w:r>
        <w:rPr>
          <w:rFonts w:ascii="Arial" w:hAnsi="Arial" w:cs="Arial"/>
          <w:sz w:val="18"/>
          <w:szCs w:val="18"/>
        </w:rPr>
        <w:t xml:space="preserve"> </w:t>
      </w:r>
    </w:p>
    <w:p w14:paraId="0BA3CBDE" w14:textId="77777777" w:rsidR="009C390A" w:rsidRDefault="009C390A" w:rsidP="009C390A">
      <w:pPr>
        <w:jc w:val="both"/>
        <w:rPr>
          <w:rFonts w:ascii="Arial" w:hAnsi="Arial" w:cs="Arial"/>
          <w:sz w:val="28"/>
          <w:szCs w:val="28"/>
          <w:lang w:val="x-none"/>
        </w:rPr>
      </w:pPr>
      <w:r w:rsidRPr="00272754">
        <w:rPr>
          <w:rFonts w:ascii="Arial" w:hAnsi="Arial" w:cs="Arial"/>
          <w:sz w:val="28"/>
          <w:szCs w:val="28"/>
          <w:vertAlign w:val="superscript"/>
          <w:lang w:val="x-none"/>
        </w:rPr>
        <w:t>84</w:t>
      </w:r>
      <w:r>
        <w:rPr>
          <w:rFonts w:ascii="Arial" w:hAnsi="Arial" w:cs="Arial"/>
          <w:sz w:val="28"/>
          <w:szCs w:val="28"/>
          <w:lang w:val="x-none"/>
        </w:rPr>
        <w:t xml:space="preserve"> Mune duty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brother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vanenge</w:t>
      </w:r>
      <w:proofErr w:type="spellEnd"/>
      <w:r>
        <w:rPr>
          <w:rFonts w:ascii="Arial" w:hAnsi="Arial" w:cs="Arial"/>
          <w:sz w:val="28"/>
          <w:szCs w:val="28"/>
          <w:lang w:val="x-none"/>
        </w:rPr>
        <w:t xml:space="preserve"> </w:t>
      </w:r>
      <w:proofErr w:type="spellStart"/>
      <w:r>
        <w:rPr>
          <w:rFonts w:ascii="Arial" w:hAnsi="Arial" w:cs="Arial"/>
          <w:sz w:val="28"/>
          <w:szCs w:val="28"/>
          <w:lang w:val="x-none"/>
        </w:rPr>
        <w:t>vakamira</w:t>
      </w:r>
      <w:proofErr w:type="spellEnd"/>
      <w:r>
        <w:rPr>
          <w:rFonts w:ascii="Arial" w:hAnsi="Arial" w:cs="Arial"/>
          <w:sz w:val="28"/>
          <w:szCs w:val="28"/>
          <w:lang w:val="x-none"/>
        </w:rPr>
        <w:t xml:space="preserve"> </w:t>
      </w:r>
      <w:proofErr w:type="spellStart"/>
      <w:r>
        <w:rPr>
          <w:rFonts w:ascii="Arial" w:hAnsi="Arial" w:cs="Arial"/>
          <w:sz w:val="28"/>
          <w:szCs w:val="28"/>
          <w:lang w:val="x-none"/>
        </w:rPr>
        <w:t>saizvozvizvi</w:t>
      </w:r>
      <w:proofErr w:type="spellEnd"/>
      <w:r>
        <w:rPr>
          <w:rFonts w:ascii="Arial" w:hAnsi="Arial" w:cs="Arial"/>
          <w:sz w:val="28"/>
          <w:szCs w:val="28"/>
          <w:lang w:val="x-none"/>
        </w:rPr>
        <w:t xml:space="preserve">, </w:t>
      </w:r>
      <w:proofErr w:type="spellStart"/>
      <w:r>
        <w:rPr>
          <w:rFonts w:ascii="Arial" w:hAnsi="Arial" w:cs="Arial"/>
          <w:sz w:val="28"/>
          <w:szCs w:val="28"/>
          <w:lang w:val="x-none"/>
        </w:rPr>
        <w:t>vanokwanisa</w:t>
      </w:r>
      <w:proofErr w:type="spellEnd"/>
      <w:r>
        <w:rPr>
          <w:rFonts w:ascii="Arial" w:hAnsi="Arial" w:cs="Arial"/>
          <w:sz w:val="28"/>
          <w:szCs w:val="28"/>
          <w:lang w:val="x-none"/>
        </w:rPr>
        <w:t xml:space="preserve"> </w:t>
      </w:r>
      <w:proofErr w:type="spellStart"/>
      <w:r>
        <w:rPr>
          <w:rFonts w:ascii="Arial" w:hAnsi="Arial" w:cs="Arial"/>
          <w:sz w:val="28"/>
          <w:szCs w:val="28"/>
          <w:lang w:val="x-none"/>
        </w:rPr>
        <w:t>kuisa</w:t>
      </w:r>
      <w:proofErr w:type="spellEnd"/>
      <w:r>
        <w:rPr>
          <w:rFonts w:ascii="Arial" w:hAnsi="Arial" w:cs="Arial"/>
          <w:sz w:val="28"/>
          <w:szCs w:val="28"/>
          <w:lang w:val="x-none"/>
        </w:rPr>
        <w:t xml:space="preserve"> curse </w:t>
      </w:r>
      <w:proofErr w:type="spellStart"/>
      <w:r>
        <w:rPr>
          <w:rFonts w:ascii="Arial" w:hAnsi="Arial" w:cs="Arial"/>
          <w:sz w:val="28"/>
          <w:szCs w:val="28"/>
          <w:lang w:val="x-none"/>
        </w:rPr>
        <w:t>pamwana</w:t>
      </w:r>
      <w:proofErr w:type="spellEnd"/>
      <w:r>
        <w:rPr>
          <w:rFonts w:ascii="Arial" w:hAnsi="Arial" w:cs="Arial"/>
          <w:sz w:val="28"/>
          <w:szCs w:val="28"/>
          <w:lang w:val="x-none"/>
        </w:rPr>
        <w:t xml:space="preserve"> </w:t>
      </w:r>
      <w:proofErr w:type="spellStart"/>
      <w:r>
        <w:rPr>
          <w:rFonts w:ascii="Arial" w:hAnsi="Arial" w:cs="Arial"/>
          <w:sz w:val="28"/>
          <w:szCs w:val="28"/>
          <w:lang w:val="x-none"/>
        </w:rPr>
        <w:t>wavo</w:t>
      </w:r>
      <w:proofErr w:type="spellEnd"/>
      <w:r>
        <w:rPr>
          <w:rFonts w:ascii="Arial" w:hAnsi="Arial" w:cs="Arial"/>
          <w:sz w:val="28"/>
          <w:szCs w:val="28"/>
          <w:lang w:val="x-none"/>
        </w:rPr>
        <w:t xml:space="preserve">. </w:t>
      </w:r>
      <w:proofErr w:type="spellStart"/>
      <w:r>
        <w:rPr>
          <w:rFonts w:ascii="Arial" w:hAnsi="Arial" w:cs="Arial"/>
          <w:sz w:val="28"/>
          <w:szCs w:val="28"/>
          <w:lang w:val="x-none"/>
        </w:rPr>
        <w:t>Nokuti</w:t>
      </w:r>
      <w:proofErr w:type="spellEnd"/>
      <w:r>
        <w:rPr>
          <w:rFonts w:ascii="Arial" w:hAnsi="Arial" w:cs="Arial"/>
          <w:sz w:val="28"/>
          <w:szCs w:val="28"/>
          <w:lang w:val="x-none"/>
        </w:rPr>
        <w:t xml:space="preserve"> </w:t>
      </w:r>
      <w:proofErr w:type="spellStart"/>
      <w:r>
        <w:rPr>
          <w:rFonts w:ascii="Arial" w:hAnsi="Arial" w:cs="Arial"/>
          <w:sz w:val="28"/>
          <w:szCs w:val="28"/>
          <w:lang w:val="x-none"/>
        </w:rPr>
        <w:t>vakamurera</w:t>
      </w:r>
      <w:proofErr w:type="spellEnd"/>
      <w:r>
        <w:rPr>
          <w:rFonts w:ascii="Arial" w:hAnsi="Arial" w:cs="Arial"/>
          <w:sz w:val="28"/>
          <w:szCs w:val="28"/>
          <w:lang w:val="x-none"/>
        </w:rPr>
        <w:t xml:space="preserve"> </w:t>
      </w:r>
      <w:proofErr w:type="spellStart"/>
      <w:r>
        <w:rPr>
          <w:rFonts w:ascii="Arial" w:hAnsi="Arial" w:cs="Arial"/>
          <w:sz w:val="28"/>
          <w:szCs w:val="28"/>
          <w:lang w:val="x-none"/>
        </w:rPr>
        <w:t>nesimba</w:t>
      </w:r>
      <w:proofErr w:type="spellEnd"/>
      <w:r>
        <w:rPr>
          <w:rFonts w:ascii="Arial" w:hAnsi="Arial" w:cs="Arial"/>
          <w:sz w:val="28"/>
          <w:szCs w:val="28"/>
          <w:lang w:val="x-none"/>
        </w:rPr>
        <w:t xml:space="preserve"> </w:t>
      </w:r>
      <w:proofErr w:type="spellStart"/>
      <w:r>
        <w:rPr>
          <w:rFonts w:ascii="Arial" w:hAnsi="Arial" w:cs="Arial"/>
          <w:sz w:val="28"/>
          <w:szCs w:val="28"/>
          <w:lang w:val="x-none"/>
        </w:rPr>
        <w:t>reShoko</w:t>
      </w:r>
      <w:proofErr w:type="spellEnd"/>
      <w:r>
        <w:rPr>
          <w:rFonts w:ascii="Arial" w:hAnsi="Arial" w:cs="Arial"/>
          <w:sz w:val="28"/>
          <w:szCs w:val="28"/>
          <w:lang w:val="x-none"/>
        </w:rPr>
        <w:t xml:space="preserve"> Iro…? </w:t>
      </w:r>
      <w:r w:rsidRPr="003605AB">
        <w:rPr>
          <w:rFonts w:ascii="Arial" w:hAnsi="Arial" w:cs="Arial"/>
          <w:sz w:val="18"/>
          <w:szCs w:val="18"/>
        </w:rPr>
        <w:t>[Congregation says, “</w:t>
      </w:r>
      <w:proofErr w:type="spellStart"/>
      <w:r>
        <w:rPr>
          <w:rFonts w:ascii="Arial" w:hAnsi="Arial" w:cs="Arial"/>
          <w:sz w:val="18"/>
          <w:szCs w:val="18"/>
        </w:rPr>
        <w:t>Iroro</w:t>
      </w:r>
      <w:proofErr w:type="spellEnd"/>
      <w:r w:rsidRPr="003605AB">
        <w:rPr>
          <w:rFonts w:ascii="Arial" w:hAnsi="Arial" w:cs="Arial"/>
          <w:sz w:val="18"/>
          <w:szCs w:val="18"/>
        </w:rPr>
        <w:t>.”]</w:t>
      </w:r>
      <w:r>
        <w:rPr>
          <w:rFonts w:ascii="Arial" w:hAnsi="Arial" w:cs="Arial"/>
          <w:sz w:val="28"/>
          <w:szCs w:val="28"/>
          <w:lang w:val="x-none"/>
        </w:rPr>
        <w:t xml:space="preserve"> But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uitwe</w:t>
      </w:r>
      <w:proofErr w:type="spellEnd"/>
      <w:r>
        <w:rPr>
          <w:rFonts w:ascii="Arial" w:hAnsi="Arial" w:cs="Arial"/>
          <w:sz w:val="28"/>
          <w:szCs w:val="28"/>
          <w:lang w:val="x-none"/>
        </w:rPr>
        <w:t xml:space="preserve"> curse </w:t>
      </w:r>
      <w:proofErr w:type="spellStart"/>
      <w:r>
        <w:rPr>
          <w:rFonts w:ascii="Arial" w:hAnsi="Arial" w:cs="Arial"/>
          <w:sz w:val="28"/>
          <w:szCs w:val="28"/>
          <w:lang w:val="x-none"/>
        </w:rPr>
        <w:t>nezvinhu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zvababa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kana </w:t>
      </w:r>
      <w:proofErr w:type="spellStart"/>
      <w:r>
        <w:rPr>
          <w:rFonts w:ascii="Arial" w:hAnsi="Arial" w:cs="Arial"/>
          <w:sz w:val="28"/>
          <w:szCs w:val="28"/>
          <w:lang w:val="x-none"/>
        </w:rPr>
        <w:t>vachirova</w:t>
      </w:r>
      <w:proofErr w:type="spellEnd"/>
      <w:r>
        <w:rPr>
          <w:rFonts w:ascii="Arial" w:hAnsi="Arial" w:cs="Arial"/>
          <w:sz w:val="28"/>
          <w:szCs w:val="28"/>
          <w:lang w:val="x-none"/>
        </w:rPr>
        <w:t xml:space="preserve"> </w:t>
      </w:r>
      <w:proofErr w:type="spellStart"/>
      <w:r>
        <w:rPr>
          <w:rFonts w:ascii="Arial" w:hAnsi="Arial" w:cs="Arial"/>
          <w:sz w:val="28"/>
          <w:szCs w:val="28"/>
          <w:lang w:val="x-none"/>
        </w:rPr>
        <w:t>makuva</w:t>
      </w:r>
      <w:proofErr w:type="spellEnd"/>
      <w:r>
        <w:rPr>
          <w:rFonts w:ascii="Arial" w:hAnsi="Arial" w:cs="Arial"/>
          <w:sz w:val="28"/>
          <w:szCs w:val="28"/>
          <w:lang w:val="x-none"/>
        </w:rPr>
        <w:t xml:space="preserve">, </w:t>
      </w:r>
      <w:proofErr w:type="spellStart"/>
      <w:r>
        <w:rPr>
          <w:rFonts w:ascii="Arial" w:hAnsi="Arial" w:cs="Arial"/>
          <w:sz w:val="28"/>
          <w:szCs w:val="28"/>
          <w:lang w:val="x-none"/>
        </w:rPr>
        <w:t>vachipira</w:t>
      </w:r>
      <w:proofErr w:type="spellEnd"/>
      <w:r>
        <w:rPr>
          <w:rFonts w:ascii="Arial" w:hAnsi="Arial" w:cs="Arial"/>
          <w:sz w:val="28"/>
          <w:szCs w:val="28"/>
          <w:lang w:val="x-none"/>
        </w:rPr>
        <w:t xml:space="preserve"> </w:t>
      </w:r>
      <w:proofErr w:type="spellStart"/>
      <w:r>
        <w:rPr>
          <w:rFonts w:ascii="Arial" w:hAnsi="Arial" w:cs="Arial"/>
          <w:sz w:val="28"/>
          <w:szCs w:val="28"/>
          <w:lang w:val="x-none"/>
        </w:rPr>
        <w:t>mudzimu</w:t>
      </w:r>
      <w:proofErr w:type="spellEnd"/>
      <w:r>
        <w:rPr>
          <w:rFonts w:ascii="Arial" w:hAnsi="Arial" w:cs="Arial"/>
          <w:sz w:val="28"/>
          <w:szCs w:val="28"/>
          <w:lang w:val="x-none"/>
        </w:rPr>
        <w:t xml:space="preserve">; </w:t>
      </w:r>
      <w:proofErr w:type="spellStart"/>
      <w:r>
        <w:rPr>
          <w:rFonts w:ascii="Arial" w:hAnsi="Arial" w:cs="Arial"/>
          <w:sz w:val="28"/>
          <w:szCs w:val="28"/>
          <w:lang w:val="x-none"/>
        </w:rPr>
        <w:t>hazvishande</w:t>
      </w:r>
      <w:proofErr w:type="spellEnd"/>
      <w:r>
        <w:rPr>
          <w:rFonts w:ascii="Arial" w:hAnsi="Arial" w:cs="Arial"/>
          <w:sz w:val="28"/>
          <w:szCs w:val="28"/>
          <w:lang w:val="x-none"/>
        </w:rPr>
        <w:t xml:space="preserve">. </w:t>
      </w:r>
      <w:proofErr w:type="spellStart"/>
      <w:r>
        <w:rPr>
          <w:rFonts w:ascii="Arial" w:hAnsi="Arial" w:cs="Arial"/>
          <w:sz w:val="28"/>
          <w:szCs w:val="28"/>
          <w:lang w:val="x-none"/>
        </w:rPr>
        <w:t>Nekuti</w:t>
      </w:r>
      <w:proofErr w:type="spellEnd"/>
      <w:r>
        <w:rPr>
          <w:rFonts w:ascii="Arial" w:hAnsi="Arial" w:cs="Arial"/>
          <w:sz w:val="28"/>
          <w:szCs w:val="28"/>
          <w:lang w:val="x-none"/>
        </w:rPr>
        <w:t xml:space="preserve"> </w:t>
      </w:r>
      <w:proofErr w:type="spellStart"/>
      <w:r>
        <w:rPr>
          <w:rFonts w:ascii="Arial" w:hAnsi="Arial" w:cs="Arial"/>
          <w:sz w:val="28"/>
          <w:szCs w:val="28"/>
          <w:lang w:val="x-none"/>
        </w:rPr>
        <w:t>zviri</w:t>
      </w:r>
      <w:proofErr w:type="spellEnd"/>
      <w:r>
        <w:rPr>
          <w:rFonts w:ascii="Arial" w:hAnsi="Arial" w:cs="Arial"/>
          <w:sz w:val="28"/>
          <w:szCs w:val="28"/>
          <w:lang w:val="x-none"/>
        </w:rPr>
        <w:t xml:space="preserve"> inferior kune </w:t>
      </w:r>
      <w:proofErr w:type="spellStart"/>
      <w:r>
        <w:rPr>
          <w:rFonts w:ascii="Arial" w:hAnsi="Arial" w:cs="Arial"/>
          <w:sz w:val="28"/>
          <w:szCs w:val="28"/>
          <w:lang w:val="x-none"/>
        </w:rPr>
        <w:t>zvatakatambira</w:t>
      </w:r>
      <w:proofErr w:type="spellEnd"/>
      <w:r>
        <w:rPr>
          <w:rFonts w:ascii="Arial" w:hAnsi="Arial" w:cs="Arial"/>
          <w:sz w:val="28"/>
          <w:szCs w:val="28"/>
          <w:lang w:val="x-none"/>
        </w:rPr>
        <w:t xml:space="preserve"> iye </w:t>
      </w:r>
      <w:proofErr w:type="spellStart"/>
      <w:r>
        <w:rPr>
          <w:rFonts w:ascii="Arial" w:hAnsi="Arial" w:cs="Arial"/>
          <w:sz w:val="28"/>
          <w:szCs w:val="28"/>
          <w:lang w:val="x-none"/>
        </w:rPr>
        <w:t>zvi</w:t>
      </w:r>
      <w:proofErr w:type="spellEnd"/>
      <w:r>
        <w:rPr>
          <w:rFonts w:ascii="Arial" w:hAnsi="Arial" w:cs="Arial"/>
          <w:sz w:val="28"/>
          <w:szCs w:val="28"/>
          <w:lang w:val="x-none"/>
        </w:rPr>
        <w:t xml:space="preserve">…? </w:t>
      </w:r>
      <w:r w:rsidRPr="003605AB">
        <w:rPr>
          <w:rFonts w:ascii="Arial" w:hAnsi="Arial" w:cs="Arial"/>
          <w:sz w:val="18"/>
          <w:szCs w:val="18"/>
        </w:rPr>
        <w:t>[Congregation says, “</w:t>
      </w:r>
      <w:r>
        <w:rPr>
          <w:rFonts w:ascii="Arial" w:hAnsi="Arial" w:cs="Arial"/>
          <w:sz w:val="18"/>
          <w:szCs w:val="18"/>
        </w:rPr>
        <w:t xml:space="preserve">iye </w:t>
      </w:r>
      <w:proofErr w:type="spellStart"/>
      <w:r>
        <w:rPr>
          <w:rFonts w:ascii="Arial" w:hAnsi="Arial" w:cs="Arial"/>
          <w:sz w:val="18"/>
          <w:szCs w:val="18"/>
        </w:rPr>
        <w:t>zvino</w:t>
      </w:r>
      <w:proofErr w:type="spellEnd"/>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 </w:t>
      </w:r>
    </w:p>
    <w:p w14:paraId="25D0AFDC" w14:textId="77777777" w:rsidR="009C390A" w:rsidRDefault="009C390A" w:rsidP="009C390A">
      <w:pPr>
        <w:jc w:val="both"/>
        <w:rPr>
          <w:rFonts w:ascii="Arial" w:hAnsi="Arial" w:cs="Arial"/>
          <w:sz w:val="28"/>
          <w:szCs w:val="28"/>
          <w:lang w:val="x-none"/>
        </w:rPr>
      </w:pPr>
      <w:r w:rsidRPr="00272754">
        <w:rPr>
          <w:rFonts w:ascii="Arial" w:hAnsi="Arial" w:cs="Arial"/>
          <w:sz w:val="28"/>
          <w:szCs w:val="28"/>
          <w:vertAlign w:val="superscript"/>
          <w:lang w:val="x-none"/>
        </w:rPr>
        <w:t>85</w:t>
      </w:r>
      <w:r>
        <w:rPr>
          <w:rFonts w:ascii="Arial" w:hAnsi="Arial" w:cs="Arial"/>
          <w:sz w:val="28"/>
          <w:szCs w:val="28"/>
          <w:lang w:val="x-none"/>
        </w:rPr>
        <w:t xml:space="preserve"> Mwana </w:t>
      </w:r>
      <w:proofErr w:type="spellStart"/>
      <w:r>
        <w:rPr>
          <w:rFonts w:ascii="Arial" w:hAnsi="Arial" w:cs="Arial"/>
          <w:sz w:val="28"/>
          <w:szCs w:val="28"/>
          <w:lang w:val="x-none"/>
        </w:rPr>
        <w:t>wako</w:t>
      </w:r>
      <w:proofErr w:type="spellEnd"/>
      <w:r>
        <w:rPr>
          <w:rFonts w:ascii="Arial" w:hAnsi="Arial" w:cs="Arial"/>
          <w:sz w:val="28"/>
          <w:szCs w:val="28"/>
          <w:lang w:val="x-none"/>
        </w:rPr>
        <w:t xml:space="preserve"> </w:t>
      </w:r>
      <w:proofErr w:type="spellStart"/>
      <w:r>
        <w:rPr>
          <w:rFonts w:ascii="Arial" w:hAnsi="Arial" w:cs="Arial"/>
          <w:sz w:val="28"/>
          <w:szCs w:val="28"/>
          <w:lang w:val="x-none"/>
        </w:rPr>
        <w:t>akakumirira</w:t>
      </w:r>
      <w:proofErr w:type="spellEnd"/>
      <w:r>
        <w:rPr>
          <w:rFonts w:ascii="Arial" w:hAnsi="Arial" w:cs="Arial"/>
          <w:sz w:val="28"/>
          <w:szCs w:val="28"/>
          <w:lang w:val="x-none"/>
        </w:rPr>
        <w:t xml:space="preserve"> </w:t>
      </w:r>
      <w:proofErr w:type="spellStart"/>
      <w:r>
        <w:rPr>
          <w:rFonts w:ascii="Arial" w:hAnsi="Arial" w:cs="Arial"/>
          <w:sz w:val="28"/>
          <w:szCs w:val="28"/>
          <w:lang w:val="x-none"/>
        </w:rPr>
        <w:t>munzira</w:t>
      </w:r>
      <w:proofErr w:type="spellEnd"/>
      <w:r>
        <w:rPr>
          <w:rFonts w:ascii="Arial" w:hAnsi="Arial" w:cs="Arial"/>
          <w:sz w:val="28"/>
          <w:szCs w:val="28"/>
          <w:lang w:val="x-none"/>
        </w:rPr>
        <w:t xml:space="preserve"> </w:t>
      </w:r>
      <w:proofErr w:type="spellStart"/>
      <w:r>
        <w:rPr>
          <w:rFonts w:ascii="Arial" w:hAnsi="Arial" w:cs="Arial"/>
          <w:sz w:val="28"/>
          <w:szCs w:val="28"/>
          <w:lang w:val="x-none"/>
        </w:rPr>
        <w:t>unotaura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Mwanangu</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kukutaurira</w:t>
      </w:r>
      <w:proofErr w:type="spellEnd"/>
      <w:r>
        <w:rPr>
          <w:rFonts w:ascii="Arial" w:hAnsi="Arial" w:cs="Arial"/>
          <w:sz w:val="28"/>
          <w:szCs w:val="28"/>
          <w:lang w:val="x-none"/>
        </w:rPr>
        <w:t xml:space="preserve"> </w:t>
      </w:r>
      <w:proofErr w:type="spellStart"/>
      <w:r>
        <w:rPr>
          <w:rFonts w:ascii="Arial" w:hAnsi="Arial" w:cs="Arial"/>
          <w:sz w:val="28"/>
          <w:szCs w:val="28"/>
          <w:lang w:val="x-none"/>
        </w:rPr>
        <w:t>ndakamira</w:t>
      </w:r>
      <w:proofErr w:type="spellEnd"/>
      <w:r>
        <w:rPr>
          <w:rFonts w:ascii="Arial" w:hAnsi="Arial" w:cs="Arial"/>
          <w:sz w:val="28"/>
          <w:szCs w:val="28"/>
          <w:lang w:val="x-none"/>
        </w:rPr>
        <w:t xml:space="preserve"> </w:t>
      </w:r>
      <w:proofErr w:type="spellStart"/>
      <w:r>
        <w:rPr>
          <w:rFonts w:ascii="Arial" w:hAnsi="Arial" w:cs="Arial"/>
          <w:sz w:val="28"/>
          <w:szCs w:val="28"/>
          <w:lang w:val="x-none"/>
        </w:rPr>
        <w:t>panapa</w:t>
      </w:r>
      <w:proofErr w:type="spellEnd"/>
      <w:r>
        <w:rPr>
          <w:rFonts w:ascii="Arial" w:hAnsi="Arial" w:cs="Arial"/>
          <w:sz w:val="28"/>
          <w:szCs w:val="28"/>
          <w:lang w:val="x-none"/>
        </w:rPr>
        <w:t xml:space="preserve">, Mwari </w:t>
      </w:r>
      <w:proofErr w:type="spellStart"/>
      <w:r>
        <w:rPr>
          <w:rFonts w:ascii="Arial" w:hAnsi="Arial" w:cs="Arial"/>
          <w:sz w:val="28"/>
          <w:szCs w:val="28"/>
          <w:lang w:val="x-none"/>
        </w:rPr>
        <w:t>wandinonamata</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kumusoro</w:t>
      </w:r>
      <w:proofErr w:type="spellEnd"/>
      <w:r>
        <w:rPr>
          <w:rFonts w:ascii="Arial" w:hAnsi="Arial" w:cs="Arial"/>
          <w:sz w:val="28"/>
          <w:szCs w:val="28"/>
          <w:lang w:val="x-none"/>
        </w:rPr>
        <w:t xml:space="preserve"> </w:t>
      </w:r>
      <w:proofErr w:type="spellStart"/>
      <w:r>
        <w:rPr>
          <w:rFonts w:ascii="Arial" w:hAnsi="Arial" w:cs="Arial"/>
          <w:sz w:val="28"/>
          <w:szCs w:val="28"/>
          <w:lang w:val="x-none"/>
        </w:rPr>
        <w:lastRenderedPageBreak/>
        <w:t>kudenga</w:t>
      </w:r>
      <w:proofErr w:type="spellEnd"/>
      <w:r>
        <w:rPr>
          <w:rFonts w:ascii="Arial" w:hAnsi="Arial" w:cs="Arial"/>
          <w:sz w:val="28"/>
          <w:szCs w:val="28"/>
          <w:lang w:val="x-none"/>
        </w:rPr>
        <w:t xml:space="preserve">, </w:t>
      </w:r>
      <w:proofErr w:type="spellStart"/>
      <w:r>
        <w:rPr>
          <w:rFonts w:ascii="Arial" w:hAnsi="Arial" w:cs="Arial"/>
          <w:sz w:val="28"/>
          <w:szCs w:val="28"/>
          <w:lang w:val="x-none"/>
        </w:rPr>
        <w:t>haakutendere</w:t>
      </w:r>
      <w:proofErr w:type="spellEnd"/>
      <w:r>
        <w:rPr>
          <w:rFonts w:ascii="Arial" w:hAnsi="Arial" w:cs="Arial"/>
          <w:sz w:val="28"/>
          <w:szCs w:val="28"/>
          <w:lang w:val="x-none"/>
        </w:rPr>
        <w:t xml:space="preserve"> </w:t>
      </w:r>
      <w:proofErr w:type="spellStart"/>
      <w:r>
        <w:rPr>
          <w:rFonts w:ascii="Arial" w:hAnsi="Arial" w:cs="Arial"/>
          <w:sz w:val="28"/>
          <w:szCs w:val="28"/>
          <w:lang w:val="x-none"/>
        </w:rPr>
        <w:t>kuita</w:t>
      </w:r>
      <w:proofErr w:type="spellEnd"/>
      <w:r>
        <w:rPr>
          <w:rFonts w:ascii="Arial" w:hAnsi="Arial" w:cs="Arial"/>
          <w:sz w:val="28"/>
          <w:szCs w:val="28"/>
          <w:lang w:val="x-none"/>
        </w:rPr>
        <w:t xml:space="preserve"> </w:t>
      </w:r>
      <w:proofErr w:type="spellStart"/>
      <w:r>
        <w:rPr>
          <w:rFonts w:ascii="Arial" w:hAnsi="Arial" w:cs="Arial"/>
          <w:sz w:val="28"/>
          <w:szCs w:val="28"/>
          <w:lang w:val="x-none"/>
        </w:rPr>
        <w:t>chinhu</w:t>
      </w:r>
      <w:proofErr w:type="spellEnd"/>
      <w:r>
        <w:rPr>
          <w:rFonts w:ascii="Arial" w:hAnsi="Arial" w:cs="Arial"/>
          <w:sz w:val="28"/>
          <w:szCs w:val="28"/>
          <w:lang w:val="x-none"/>
        </w:rPr>
        <w:t xml:space="preserve">, </w:t>
      </w:r>
      <w:proofErr w:type="spellStart"/>
      <w:r>
        <w:rPr>
          <w:rFonts w:ascii="Arial" w:hAnsi="Arial" w:cs="Arial"/>
          <w:sz w:val="28"/>
          <w:szCs w:val="28"/>
          <w:lang w:val="x-none"/>
        </w:rPr>
        <w:t>kusvika</w:t>
      </w:r>
      <w:proofErr w:type="spellEnd"/>
      <w:r>
        <w:rPr>
          <w:rFonts w:ascii="Arial" w:hAnsi="Arial" w:cs="Arial"/>
          <w:sz w:val="28"/>
          <w:szCs w:val="28"/>
          <w:lang w:val="x-none"/>
        </w:rPr>
        <w:t xml:space="preserve"> </w:t>
      </w:r>
      <w:proofErr w:type="spellStart"/>
      <w:r>
        <w:rPr>
          <w:rFonts w:ascii="Arial" w:hAnsi="Arial" w:cs="Arial"/>
          <w:sz w:val="28"/>
          <w:szCs w:val="28"/>
          <w:lang w:val="x-none"/>
        </w:rPr>
        <w:t>wadzoka</w:t>
      </w:r>
      <w:proofErr w:type="spellEnd"/>
      <w:r>
        <w:rPr>
          <w:rFonts w:ascii="Arial" w:hAnsi="Arial" w:cs="Arial"/>
          <w:sz w:val="28"/>
          <w:szCs w:val="28"/>
          <w:lang w:val="x-none"/>
        </w:rPr>
        <w:t xml:space="preserve"> </w:t>
      </w:r>
      <w:proofErr w:type="spellStart"/>
      <w:r>
        <w:rPr>
          <w:rFonts w:ascii="Arial" w:hAnsi="Arial" w:cs="Arial"/>
          <w:sz w:val="28"/>
          <w:szCs w:val="28"/>
          <w:lang w:val="x-none"/>
        </w:rPr>
        <w:t>muShoko</w:t>
      </w:r>
      <w:proofErr w:type="spellEnd"/>
      <w:r>
        <w:rPr>
          <w:rFonts w:ascii="Arial" w:hAnsi="Arial" w:cs="Arial"/>
          <w:sz w:val="28"/>
          <w:szCs w:val="28"/>
          <w:lang w:val="x-none"/>
        </w:rPr>
        <w:t xml:space="preserve"> </w:t>
      </w:r>
      <w:proofErr w:type="spellStart"/>
      <w:r>
        <w:rPr>
          <w:rFonts w:ascii="Arial" w:hAnsi="Arial" w:cs="Arial"/>
          <w:sz w:val="28"/>
          <w:szCs w:val="28"/>
          <w:lang w:val="x-none"/>
        </w:rPr>
        <w:t>iroriri</w:t>
      </w:r>
      <w:proofErr w:type="spellEnd"/>
      <w:r>
        <w:rPr>
          <w:rFonts w:ascii="Arial" w:hAnsi="Arial" w:cs="Arial"/>
          <w:sz w:val="28"/>
          <w:szCs w:val="28"/>
          <w:lang w:val="x-none"/>
        </w:rPr>
        <w:t xml:space="preserve">, </w:t>
      </w:r>
      <w:proofErr w:type="spellStart"/>
      <w:r>
        <w:rPr>
          <w:rFonts w:ascii="Arial" w:hAnsi="Arial" w:cs="Arial"/>
          <w:sz w:val="28"/>
          <w:szCs w:val="28"/>
          <w:lang w:val="x-none"/>
        </w:rPr>
        <w:t>randakakukudzai</w:t>
      </w:r>
      <w:proofErr w:type="spellEnd"/>
      <w:r>
        <w:rPr>
          <w:rFonts w:ascii="Arial" w:hAnsi="Arial" w:cs="Arial"/>
          <w:sz w:val="28"/>
          <w:szCs w:val="28"/>
          <w:lang w:val="x-none"/>
        </w:rPr>
        <w:t xml:space="preserve"> na…? </w:t>
      </w:r>
      <w:r w:rsidRPr="003605AB">
        <w:rPr>
          <w:rFonts w:ascii="Arial" w:hAnsi="Arial" w:cs="Arial"/>
          <w:sz w:val="18"/>
          <w:szCs w:val="18"/>
        </w:rPr>
        <w:t>[Congregation says, “</w:t>
      </w:r>
      <w:proofErr w:type="spellStart"/>
      <w:r>
        <w:rPr>
          <w:rFonts w:ascii="Arial" w:hAnsi="Arial" w:cs="Arial"/>
          <w:sz w:val="18"/>
          <w:szCs w:val="18"/>
        </w:rPr>
        <w:t>naro</w:t>
      </w:r>
      <w:proofErr w:type="spellEnd"/>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Nhova</w:t>
      </w:r>
      <w:proofErr w:type="spellEnd"/>
      <w:r>
        <w:rPr>
          <w:rFonts w:ascii="Arial" w:hAnsi="Arial" w:cs="Arial"/>
          <w:sz w:val="28"/>
          <w:szCs w:val="28"/>
          <w:lang w:val="x-none"/>
        </w:rPr>
        <w:t xml:space="preserve"> </w:t>
      </w:r>
      <w:proofErr w:type="spellStart"/>
      <w:r>
        <w:rPr>
          <w:rFonts w:ascii="Arial" w:hAnsi="Arial" w:cs="Arial"/>
          <w:sz w:val="28"/>
          <w:szCs w:val="28"/>
          <w:lang w:val="x-none"/>
        </w:rPr>
        <w:t>yako</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haina</w:t>
      </w:r>
      <w:proofErr w:type="spellEnd"/>
      <w:r>
        <w:rPr>
          <w:rFonts w:ascii="Arial" w:hAnsi="Arial" w:cs="Arial"/>
          <w:sz w:val="28"/>
          <w:szCs w:val="28"/>
          <w:lang w:val="x-none"/>
        </w:rPr>
        <w:t xml:space="preserve"> </w:t>
      </w:r>
      <w:proofErr w:type="spellStart"/>
      <w:r>
        <w:rPr>
          <w:rFonts w:ascii="Arial" w:hAnsi="Arial" w:cs="Arial"/>
          <w:sz w:val="28"/>
          <w:szCs w:val="28"/>
          <w:lang w:val="x-none"/>
        </w:rPr>
        <w:t>kurapiwa</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Inyasha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dzaMwari</w:t>
      </w:r>
      <w:proofErr w:type="spellEnd"/>
      <w:r>
        <w:rPr>
          <w:rFonts w:ascii="Arial" w:hAnsi="Arial" w:cs="Arial"/>
          <w:sz w:val="28"/>
          <w:szCs w:val="28"/>
          <w:lang w:val="x-none"/>
        </w:rPr>
        <w:t xml:space="preserve"> </w:t>
      </w:r>
      <w:proofErr w:type="spellStart"/>
      <w:r>
        <w:rPr>
          <w:rFonts w:ascii="Arial" w:hAnsi="Arial" w:cs="Arial"/>
          <w:sz w:val="28"/>
          <w:szCs w:val="28"/>
          <w:lang w:val="x-none"/>
        </w:rPr>
        <w:t>dziri</w:t>
      </w:r>
      <w:proofErr w:type="spellEnd"/>
      <w:r>
        <w:rPr>
          <w:rFonts w:ascii="Arial" w:hAnsi="Arial" w:cs="Arial"/>
          <w:sz w:val="28"/>
          <w:szCs w:val="28"/>
          <w:lang w:val="x-none"/>
        </w:rPr>
        <w:t xml:space="preserve"> </w:t>
      </w:r>
      <w:proofErr w:type="spellStart"/>
      <w:r>
        <w:rPr>
          <w:rFonts w:ascii="Arial" w:hAnsi="Arial" w:cs="Arial"/>
          <w:sz w:val="28"/>
          <w:szCs w:val="28"/>
          <w:lang w:val="x-none"/>
        </w:rPr>
        <w:t>pauri</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Hauna</w:t>
      </w:r>
      <w:proofErr w:type="spellEnd"/>
      <w:r>
        <w:rPr>
          <w:rFonts w:ascii="Arial" w:hAnsi="Arial" w:cs="Arial"/>
          <w:sz w:val="28"/>
          <w:szCs w:val="28"/>
          <w:lang w:val="x-none"/>
        </w:rPr>
        <w:t xml:space="preserve"> </w:t>
      </w:r>
      <w:proofErr w:type="spellStart"/>
      <w:r>
        <w:rPr>
          <w:rFonts w:ascii="Arial" w:hAnsi="Arial" w:cs="Arial"/>
          <w:sz w:val="28"/>
          <w:szCs w:val="28"/>
          <w:lang w:val="x-none"/>
        </w:rPr>
        <w:t>nyora</w:t>
      </w:r>
      <w:proofErr w:type="spellEnd"/>
      <w:r>
        <w:rPr>
          <w:rFonts w:ascii="Arial" w:hAnsi="Arial" w:cs="Arial"/>
          <w:sz w:val="28"/>
          <w:szCs w:val="28"/>
          <w:lang w:val="x-none"/>
        </w:rPr>
        <w:t xml:space="preserve"> </w:t>
      </w:r>
      <w:proofErr w:type="spellStart"/>
      <w:r>
        <w:rPr>
          <w:rFonts w:ascii="Arial" w:hAnsi="Arial" w:cs="Arial"/>
          <w:sz w:val="28"/>
          <w:szCs w:val="28"/>
          <w:lang w:val="x-none"/>
        </w:rPr>
        <w:t>kumusana</w:t>
      </w:r>
      <w:proofErr w:type="spellEnd"/>
      <w:r>
        <w:rPr>
          <w:rFonts w:ascii="Arial" w:hAnsi="Arial" w:cs="Arial"/>
          <w:sz w:val="28"/>
          <w:szCs w:val="28"/>
          <w:lang w:val="x-none"/>
        </w:rPr>
        <w:t xml:space="preserve">, </w:t>
      </w:r>
      <w:proofErr w:type="spellStart"/>
      <w:r>
        <w:rPr>
          <w:rFonts w:ascii="Arial" w:hAnsi="Arial" w:cs="Arial"/>
          <w:sz w:val="28"/>
          <w:szCs w:val="28"/>
          <w:lang w:val="x-none"/>
        </w:rPr>
        <w:t>mumapendekete</w:t>
      </w:r>
      <w:proofErr w:type="spellEnd"/>
      <w:r>
        <w:rPr>
          <w:rFonts w:ascii="Arial" w:hAnsi="Arial" w:cs="Arial"/>
          <w:sz w:val="28"/>
          <w:szCs w:val="28"/>
          <w:lang w:val="x-none"/>
        </w:rPr>
        <w:t xml:space="preserve">, </w:t>
      </w:r>
      <w:proofErr w:type="spellStart"/>
      <w:r>
        <w:rPr>
          <w:rFonts w:ascii="Arial" w:hAnsi="Arial" w:cs="Arial"/>
          <w:sz w:val="28"/>
          <w:szCs w:val="28"/>
          <w:lang w:val="x-none"/>
        </w:rPr>
        <w:t>mumakumbo</w:t>
      </w:r>
      <w:proofErr w:type="spellEnd"/>
      <w:r>
        <w:rPr>
          <w:rFonts w:ascii="Arial" w:hAnsi="Arial" w:cs="Arial"/>
          <w:sz w:val="28"/>
          <w:szCs w:val="28"/>
          <w:lang w:val="x-none"/>
        </w:rPr>
        <w:t xml:space="preserve"> kana </w:t>
      </w:r>
      <w:proofErr w:type="spellStart"/>
      <w:r>
        <w:rPr>
          <w:rFonts w:ascii="Arial" w:hAnsi="Arial" w:cs="Arial"/>
          <w:sz w:val="28"/>
          <w:szCs w:val="28"/>
          <w:lang w:val="x-none"/>
        </w:rPr>
        <w:t>muchiuno</w:t>
      </w:r>
      <w:proofErr w:type="spellEnd"/>
      <w:r>
        <w:rPr>
          <w:rFonts w:ascii="Arial" w:hAnsi="Arial" w:cs="Arial"/>
          <w:sz w:val="28"/>
          <w:szCs w:val="28"/>
          <w:lang w:val="x-none"/>
        </w:rPr>
        <w:t xml:space="preserve">. </w:t>
      </w:r>
      <w:proofErr w:type="spellStart"/>
      <w:r>
        <w:rPr>
          <w:rFonts w:ascii="Arial" w:hAnsi="Arial" w:cs="Arial"/>
          <w:sz w:val="28"/>
          <w:szCs w:val="28"/>
          <w:lang w:val="x-none"/>
        </w:rPr>
        <w:t>Hauna</w:t>
      </w:r>
      <w:proofErr w:type="spellEnd"/>
      <w:r>
        <w:rPr>
          <w:rFonts w:ascii="Arial" w:hAnsi="Arial" w:cs="Arial"/>
          <w:sz w:val="28"/>
          <w:szCs w:val="28"/>
          <w:lang w:val="x-none"/>
        </w:rPr>
        <w:t xml:space="preserve"> </w:t>
      </w:r>
      <w:proofErr w:type="spellStart"/>
      <w:r>
        <w:rPr>
          <w:rFonts w:ascii="Arial" w:hAnsi="Arial" w:cs="Arial"/>
          <w:sz w:val="28"/>
          <w:szCs w:val="28"/>
          <w:lang w:val="x-none"/>
        </w:rPr>
        <w:t>kutsengerwa</w:t>
      </w:r>
      <w:proofErr w:type="spellEnd"/>
      <w:r>
        <w:rPr>
          <w:rFonts w:ascii="Arial" w:hAnsi="Arial" w:cs="Arial"/>
          <w:sz w:val="28"/>
          <w:szCs w:val="28"/>
          <w:lang w:val="x-none"/>
        </w:rPr>
        <w:t xml:space="preserve"> </w:t>
      </w:r>
      <w:proofErr w:type="spellStart"/>
      <w:r>
        <w:rPr>
          <w:rFonts w:ascii="Arial" w:hAnsi="Arial" w:cs="Arial"/>
          <w:sz w:val="28"/>
          <w:szCs w:val="28"/>
          <w:lang w:val="x-none"/>
        </w:rPr>
        <w:t>mushonga</w:t>
      </w:r>
      <w:proofErr w:type="spellEnd"/>
      <w:r>
        <w:rPr>
          <w:rFonts w:ascii="Arial" w:hAnsi="Arial" w:cs="Arial"/>
          <w:sz w:val="28"/>
          <w:szCs w:val="28"/>
          <w:lang w:val="x-none"/>
        </w:rPr>
        <w:t xml:space="preserve"> kana </w:t>
      </w:r>
      <w:proofErr w:type="spellStart"/>
      <w:r>
        <w:rPr>
          <w:rFonts w:ascii="Arial" w:hAnsi="Arial" w:cs="Arial"/>
          <w:sz w:val="28"/>
          <w:szCs w:val="28"/>
          <w:lang w:val="x-none"/>
        </w:rPr>
        <w:t>mbijana</w:t>
      </w:r>
      <w:proofErr w:type="spellEnd"/>
      <w:r>
        <w:rPr>
          <w:rFonts w:ascii="Arial" w:hAnsi="Arial" w:cs="Arial"/>
          <w:sz w:val="28"/>
          <w:szCs w:val="28"/>
          <w:lang w:val="x-none"/>
        </w:rPr>
        <w:t xml:space="preserve">. </w:t>
      </w:r>
      <w:proofErr w:type="spellStart"/>
      <w:r>
        <w:rPr>
          <w:rFonts w:ascii="Arial" w:hAnsi="Arial" w:cs="Arial"/>
          <w:sz w:val="28"/>
          <w:szCs w:val="28"/>
          <w:lang w:val="x-none"/>
        </w:rPr>
        <w:t>Hauna</w:t>
      </w:r>
      <w:proofErr w:type="spellEnd"/>
      <w:r>
        <w:rPr>
          <w:rFonts w:ascii="Arial" w:hAnsi="Arial" w:cs="Arial"/>
          <w:sz w:val="28"/>
          <w:szCs w:val="28"/>
          <w:lang w:val="x-none"/>
        </w:rPr>
        <w:t xml:space="preserve"> </w:t>
      </w:r>
      <w:proofErr w:type="spellStart"/>
      <w:r>
        <w:rPr>
          <w:rFonts w:ascii="Arial" w:hAnsi="Arial" w:cs="Arial"/>
          <w:sz w:val="28"/>
          <w:szCs w:val="28"/>
          <w:lang w:val="x-none"/>
        </w:rPr>
        <w:t>ruredzo</w:t>
      </w:r>
      <w:proofErr w:type="spellEnd"/>
      <w:r>
        <w:rPr>
          <w:rFonts w:ascii="Arial" w:hAnsi="Arial" w:cs="Arial"/>
          <w:sz w:val="28"/>
          <w:szCs w:val="28"/>
          <w:lang w:val="x-none"/>
        </w:rPr>
        <w:t xml:space="preserve"> </w:t>
      </w:r>
      <w:proofErr w:type="spellStart"/>
      <w:r>
        <w:rPr>
          <w:rFonts w:ascii="Arial" w:hAnsi="Arial" w:cs="Arial"/>
          <w:sz w:val="28"/>
          <w:szCs w:val="28"/>
          <w:lang w:val="x-none"/>
        </w:rPr>
        <w:t>ruri</w:t>
      </w:r>
      <w:proofErr w:type="spellEnd"/>
      <w:r>
        <w:rPr>
          <w:rFonts w:ascii="Arial" w:hAnsi="Arial" w:cs="Arial"/>
          <w:sz w:val="28"/>
          <w:szCs w:val="28"/>
          <w:lang w:val="x-none"/>
        </w:rPr>
        <w:t xml:space="preserve"> </w:t>
      </w:r>
      <w:proofErr w:type="spellStart"/>
      <w:r>
        <w:rPr>
          <w:rFonts w:ascii="Arial" w:hAnsi="Arial" w:cs="Arial"/>
          <w:sz w:val="28"/>
          <w:szCs w:val="28"/>
          <w:lang w:val="x-none"/>
        </w:rPr>
        <w:t>pauri</w:t>
      </w:r>
      <w:proofErr w:type="spellEnd"/>
      <w:r>
        <w:rPr>
          <w:rFonts w:ascii="Arial" w:hAnsi="Arial" w:cs="Arial"/>
          <w:sz w:val="28"/>
          <w:szCs w:val="28"/>
          <w:lang w:val="x-none"/>
        </w:rPr>
        <w:t xml:space="preserve"> </w:t>
      </w:r>
      <w:proofErr w:type="spellStart"/>
      <w:r>
        <w:rPr>
          <w:rFonts w:ascii="Arial" w:hAnsi="Arial" w:cs="Arial"/>
          <w:sz w:val="28"/>
          <w:szCs w:val="28"/>
          <w:lang w:val="x-none"/>
        </w:rPr>
        <w:t>iwewe</w:t>
      </w:r>
      <w:proofErr w:type="spellEnd"/>
      <w:r>
        <w:rPr>
          <w:rFonts w:ascii="Arial" w:hAnsi="Arial" w:cs="Arial"/>
          <w:sz w:val="28"/>
          <w:szCs w:val="28"/>
          <w:lang w:val="x-none"/>
        </w:rPr>
        <w:t xml:space="preserve"> kana </w:t>
      </w:r>
      <w:proofErr w:type="spellStart"/>
      <w:r>
        <w:rPr>
          <w:rFonts w:ascii="Arial" w:hAnsi="Arial" w:cs="Arial"/>
          <w:sz w:val="28"/>
          <w:szCs w:val="28"/>
          <w:lang w:val="x-none"/>
        </w:rPr>
        <w:t>bhatani</w:t>
      </w:r>
      <w:proofErr w:type="spellEnd"/>
      <w:r>
        <w:rPr>
          <w:rFonts w:ascii="Arial" w:hAnsi="Arial" w:cs="Arial"/>
          <w:sz w:val="28"/>
          <w:szCs w:val="28"/>
          <w:lang w:val="x-none"/>
        </w:rPr>
        <w:t xml:space="preserve"> </w:t>
      </w:r>
      <w:proofErr w:type="spellStart"/>
      <w:r>
        <w:rPr>
          <w:rFonts w:ascii="Arial" w:hAnsi="Arial" w:cs="Arial"/>
          <w:sz w:val="28"/>
          <w:szCs w:val="28"/>
          <w:lang w:val="x-none"/>
        </w:rPr>
        <w:t>rezvifumuro</w:t>
      </w:r>
      <w:proofErr w:type="spellEnd"/>
      <w:r>
        <w:rPr>
          <w:rFonts w:ascii="Arial" w:hAnsi="Arial" w:cs="Arial"/>
          <w:sz w:val="28"/>
          <w:szCs w:val="28"/>
          <w:lang w:val="x-none"/>
        </w:rPr>
        <w:t xml:space="preserve">. </w:t>
      </w:r>
      <w:proofErr w:type="spellStart"/>
      <w:r>
        <w:rPr>
          <w:rFonts w:ascii="Arial" w:hAnsi="Arial" w:cs="Arial"/>
          <w:sz w:val="28"/>
          <w:szCs w:val="28"/>
          <w:lang w:val="x-none"/>
        </w:rPr>
        <w:t>Kubva</w:t>
      </w:r>
      <w:proofErr w:type="spellEnd"/>
      <w:r>
        <w:rPr>
          <w:rFonts w:ascii="Arial" w:hAnsi="Arial" w:cs="Arial"/>
          <w:sz w:val="28"/>
          <w:szCs w:val="28"/>
          <w:lang w:val="x-none"/>
        </w:rPr>
        <w:t xml:space="preserve"> </w:t>
      </w:r>
      <w:proofErr w:type="spellStart"/>
      <w:r>
        <w:rPr>
          <w:rFonts w:ascii="Arial" w:hAnsi="Arial" w:cs="Arial"/>
          <w:sz w:val="28"/>
          <w:szCs w:val="28"/>
          <w:lang w:val="x-none"/>
        </w:rPr>
        <w:t>uchizvarwa</w:t>
      </w:r>
      <w:proofErr w:type="spellEnd"/>
      <w:r>
        <w:rPr>
          <w:rFonts w:ascii="Arial" w:hAnsi="Arial" w:cs="Arial"/>
          <w:sz w:val="28"/>
          <w:szCs w:val="28"/>
          <w:lang w:val="x-none"/>
        </w:rPr>
        <w:t xml:space="preserve"> </w:t>
      </w:r>
      <w:proofErr w:type="spellStart"/>
      <w:r>
        <w:rPr>
          <w:rFonts w:ascii="Arial" w:hAnsi="Arial" w:cs="Arial"/>
          <w:sz w:val="28"/>
          <w:szCs w:val="28"/>
          <w:lang w:val="x-none"/>
        </w:rPr>
        <w:t>mwanangu</w:t>
      </w:r>
      <w:proofErr w:type="spellEnd"/>
      <w:r>
        <w:rPr>
          <w:rFonts w:ascii="Arial" w:hAnsi="Arial" w:cs="Arial"/>
          <w:sz w:val="28"/>
          <w:szCs w:val="28"/>
          <w:lang w:val="x-none"/>
        </w:rPr>
        <w:t xml:space="preserve">, God has looked over you.” </w:t>
      </w:r>
      <w:r w:rsidRPr="003605AB">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lang w:val="x-none"/>
        </w:rPr>
        <w:t xml:space="preserve"> </w:t>
      </w:r>
    </w:p>
    <w:p w14:paraId="51F744D7" w14:textId="77777777" w:rsidR="009C390A" w:rsidRPr="000C52E0" w:rsidRDefault="009C390A" w:rsidP="009C390A">
      <w:pPr>
        <w:jc w:val="both"/>
        <w:rPr>
          <w:rFonts w:ascii="Arial" w:hAnsi="Arial" w:cs="Arial"/>
          <w:sz w:val="18"/>
          <w:szCs w:val="18"/>
          <w:lang w:val="x-none"/>
        </w:rPr>
      </w:pPr>
      <w:r w:rsidRPr="00272754">
        <w:rPr>
          <w:rFonts w:ascii="Arial" w:hAnsi="Arial" w:cs="Arial"/>
          <w:sz w:val="28"/>
          <w:szCs w:val="28"/>
          <w:vertAlign w:val="superscript"/>
          <w:lang w:val="x-none"/>
        </w:rPr>
        <w:t>86</w:t>
      </w:r>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Amen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lang w:val="x-none"/>
        </w:rPr>
        <w:t xml:space="preserve"> No! </w:t>
      </w:r>
      <w:proofErr w:type="spellStart"/>
      <w:r>
        <w:rPr>
          <w:rFonts w:ascii="Arial" w:hAnsi="Arial" w:cs="Arial"/>
          <w:sz w:val="28"/>
          <w:szCs w:val="28"/>
          <w:lang w:val="x-none"/>
        </w:rPr>
        <w:t>Ndozvandinoona</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ma brothers </w:t>
      </w:r>
      <w:proofErr w:type="spellStart"/>
      <w:r>
        <w:rPr>
          <w:rFonts w:ascii="Arial" w:hAnsi="Arial" w:cs="Arial"/>
          <w:sz w:val="28"/>
          <w:szCs w:val="28"/>
          <w:lang w:val="x-none"/>
        </w:rPr>
        <w:t>mazhinji</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they can’t do that because </w:t>
      </w:r>
      <w:proofErr w:type="spellStart"/>
      <w:r>
        <w:rPr>
          <w:rFonts w:ascii="Arial" w:hAnsi="Arial" w:cs="Arial"/>
          <w:sz w:val="28"/>
          <w:szCs w:val="28"/>
          <w:lang w:val="x-none"/>
        </w:rPr>
        <w:t>ivo</w:t>
      </w:r>
      <w:proofErr w:type="spellEnd"/>
      <w:r>
        <w:rPr>
          <w:rFonts w:ascii="Arial" w:hAnsi="Arial" w:cs="Arial"/>
          <w:sz w:val="28"/>
          <w:szCs w:val="28"/>
          <w:lang w:val="x-none"/>
        </w:rPr>
        <w:t xml:space="preserve"> </w:t>
      </w:r>
      <w:proofErr w:type="spellStart"/>
      <w:r>
        <w:rPr>
          <w:rFonts w:ascii="Arial" w:hAnsi="Arial" w:cs="Arial"/>
          <w:sz w:val="28"/>
          <w:szCs w:val="28"/>
          <w:lang w:val="x-none"/>
        </w:rPr>
        <w:t>pachavo</w:t>
      </w:r>
      <w:proofErr w:type="spellEnd"/>
      <w:r>
        <w:rPr>
          <w:rFonts w:ascii="Arial" w:hAnsi="Arial" w:cs="Arial"/>
          <w:sz w:val="28"/>
          <w:szCs w:val="28"/>
          <w:lang w:val="x-none"/>
        </w:rPr>
        <w:t xml:space="preserve"> </w:t>
      </w:r>
      <w:proofErr w:type="spellStart"/>
      <w:r>
        <w:rPr>
          <w:rFonts w:ascii="Arial" w:hAnsi="Arial" w:cs="Arial"/>
          <w:sz w:val="28"/>
          <w:szCs w:val="28"/>
          <w:lang w:val="x-none"/>
        </w:rPr>
        <w:t>unozoona</w:t>
      </w:r>
      <w:proofErr w:type="spellEnd"/>
      <w:r>
        <w:rPr>
          <w:rFonts w:ascii="Arial" w:hAnsi="Arial" w:cs="Arial"/>
          <w:sz w:val="28"/>
          <w:szCs w:val="28"/>
          <w:lang w:val="x-none"/>
        </w:rPr>
        <w:t xml:space="preserve"> </w:t>
      </w:r>
      <w:proofErr w:type="spellStart"/>
      <w:r>
        <w:rPr>
          <w:rFonts w:ascii="Arial" w:hAnsi="Arial" w:cs="Arial"/>
          <w:sz w:val="28"/>
          <w:szCs w:val="28"/>
          <w:lang w:val="x-none"/>
        </w:rPr>
        <w:t>vachihedhuka</w:t>
      </w:r>
      <w:proofErr w:type="spellEnd"/>
      <w:r>
        <w:rPr>
          <w:rFonts w:ascii="Arial" w:hAnsi="Arial" w:cs="Arial"/>
          <w:sz w:val="28"/>
          <w:szCs w:val="28"/>
          <w:lang w:val="x-none"/>
        </w:rPr>
        <w:t xml:space="preserve"> </w:t>
      </w:r>
      <w:proofErr w:type="spellStart"/>
      <w:r>
        <w:rPr>
          <w:rFonts w:ascii="Arial" w:hAnsi="Arial" w:cs="Arial"/>
          <w:sz w:val="28"/>
          <w:szCs w:val="28"/>
          <w:lang w:val="x-none"/>
        </w:rPr>
        <w:t>futi</w:t>
      </w:r>
      <w:proofErr w:type="spellEnd"/>
      <w:r>
        <w:rPr>
          <w:rFonts w:ascii="Arial" w:hAnsi="Arial" w:cs="Arial"/>
          <w:sz w:val="28"/>
          <w:szCs w:val="28"/>
          <w:lang w:val="x-none"/>
        </w:rPr>
        <w:t xml:space="preserve"> </w:t>
      </w:r>
      <w:proofErr w:type="spellStart"/>
      <w:r>
        <w:rPr>
          <w:rFonts w:ascii="Arial" w:hAnsi="Arial" w:cs="Arial"/>
          <w:sz w:val="28"/>
          <w:szCs w:val="28"/>
          <w:lang w:val="x-none"/>
        </w:rPr>
        <w:t>kubuda</w:t>
      </w:r>
      <w:proofErr w:type="spellEnd"/>
      <w:r>
        <w:rPr>
          <w:rFonts w:ascii="Arial" w:hAnsi="Arial" w:cs="Arial"/>
          <w:sz w:val="28"/>
          <w:szCs w:val="28"/>
          <w:lang w:val="x-none"/>
        </w:rPr>
        <w:t xml:space="preserve"> mu Message </w:t>
      </w:r>
      <w:proofErr w:type="spellStart"/>
      <w:r>
        <w:rPr>
          <w:rFonts w:ascii="Arial" w:hAnsi="Arial" w:cs="Arial"/>
          <w:sz w:val="28"/>
          <w:szCs w:val="28"/>
          <w:lang w:val="x-none"/>
        </w:rPr>
        <w:t>ya</w:t>
      </w:r>
      <w:proofErr w:type="spellEnd"/>
      <w:r>
        <w:rPr>
          <w:rFonts w:ascii="Arial" w:hAnsi="Arial" w:cs="Arial"/>
          <w:sz w:val="28"/>
          <w:szCs w:val="28"/>
          <w:lang w:val="x-none"/>
        </w:rPr>
        <w:t xml:space="preserve">…? </w:t>
      </w:r>
      <w:commentRangeStart w:id="51"/>
      <w:r w:rsidRPr="00735FEF">
        <w:rPr>
          <w:rFonts w:ascii="Arial" w:hAnsi="Arial" w:cs="Arial"/>
          <w:sz w:val="18"/>
          <w:szCs w:val="18"/>
          <w:lang w:val="x-none"/>
        </w:rPr>
        <w:t>[Congregation says, “</w:t>
      </w:r>
      <w:proofErr w:type="spellStart"/>
      <w:r>
        <w:rPr>
          <w:rFonts w:ascii="Arial" w:hAnsi="Arial" w:cs="Arial"/>
          <w:sz w:val="18"/>
          <w:szCs w:val="18"/>
          <w:lang w:val="x-none"/>
        </w:rPr>
        <w:t>yacho</w:t>
      </w:r>
      <w:proofErr w:type="spellEnd"/>
      <w:r w:rsidRPr="00735FEF">
        <w:rPr>
          <w:rFonts w:ascii="Arial" w:hAnsi="Arial" w:cs="Arial"/>
          <w:sz w:val="18"/>
          <w:szCs w:val="18"/>
          <w:lang w:val="x-none"/>
        </w:rPr>
        <w:t>.”</w:t>
      </w:r>
      <w:r>
        <w:rPr>
          <w:rFonts w:ascii="Arial" w:hAnsi="Arial" w:cs="Arial"/>
          <w:sz w:val="18"/>
          <w:szCs w:val="18"/>
          <w:lang w:val="x-none"/>
        </w:rPr>
        <w:t>; Apostle claps once—ED</w:t>
      </w:r>
      <w:r w:rsidRPr="00735FEF">
        <w:rPr>
          <w:rFonts w:ascii="Arial" w:hAnsi="Arial" w:cs="Arial"/>
          <w:sz w:val="18"/>
          <w:szCs w:val="18"/>
          <w:lang w:val="x-none"/>
        </w:rPr>
        <w:t xml:space="preserve">] </w:t>
      </w:r>
      <w:commentRangeEnd w:id="51"/>
      <w:r>
        <w:rPr>
          <w:rStyle w:val="CommentReference"/>
        </w:rPr>
        <w:commentReference w:id="51"/>
      </w:r>
      <w:r>
        <w:rPr>
          <w:rFonts w:ascii="Arial" w:hAnsi="Arial" w:cs="Arial"/>
          <w:sz w:val="28"/>
          <w:szCs w:val="28"/>
          <w:lang w:val="x-none"/>
        </w:rPr>
        <w:t xml:space="preserve">How can a father who has got questions about the church he goes to, ever teach his child, anything confident iye </w:t>
      </w:r>
      <w:proofErr w:type="spellStart"/>
      <w:r>
        <w:rPr>
          <w:rFonts w:ascii="Arial" w:hAnsi="Arial" w:cs="Arial"/>
          <w:sz w:val="28"/>
          <w:szCs w:val="28"/>
          <w:lang w:val="x-none"/>
        </w:rPr>
        <w:t>aine</w:t>
      </w:r>
      <w:proofErr w:type="spellEnd"/>
      <w:r>
        <w:rPr>
          <w:rFonts w:ascii="Arial" w:hAnsi="Arial" w:cs="Arial"/>
          <w:sz w:val="28"/>
          <w:szCs w:val="28"/>
          <w:lang w:val="x-none"/>
        </w:rPr>
        <w:t xml:space="preserve"> </w:t>
      </w:r>
      <w:proofErr w:type="spellStart"/>
      <w:r>
        <w:rPr>
          <w:rFonts w:ascii="Arial" w:hAnsi="Arial" w:cs="Arial"/>
          <w:sz w:val="28"/>
          <w:szCs w:val="28"/>
          <w:lang w:val="x-none"/>
        </w:rPr>
        <w:t>pfungwa</w:t>
      </w:r>
      <w:proofErr w:type="spellEnd"/>
      <w:r>
        <w:rPr>
          <w:rFonts w:ascii="Arial" w:hAnsi="Arial" w:cs="Arial"/>
          <w:sz w:val="28"/>
          <w:szCs w:val="28"/>
          <w:lang w:val="x-none"/>
        </w:rPr>
        <w:t xml:space="preserve"> </w:t>
      </w:r>
      <w:proofErr w:type="spellStart"/>
      <w:r>
        <w:rPr>
          <w:rFonts w:ascii="Arial" w:hAnsi="Arial" w:cs="Arial"/>
          <w:sz w:val="28"/>
          <w:szCs w:val="28"/>
          <w:lang w:val="x-none"/>
        </w:rPr>
        <w:t>ngaani</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mbiri</w:t>
      </w:r>
      <w:proofErr w:type="spellEnd"/>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You see your problem, where it comes from? </w:t>
      </w:r>
    </w:p>
    <w:p w14:paraId="1618D59B" w14:textId="77777777" w:rsidR="009C390A" w:rsidRPr="00FA6B18" w:rsidRDefault="009C390A" w:rsidP="009C390A">
      <w:pPr>
        <w:jc w:val="both"/>
        <w:rPr>
          <w:rFonts w:ascii="Arial" w:hAnsi="Arial" w:cs="Arial"/>
          <w:sz w:val="18"/>
          <w:szCs w:val="18"/>
        </w:rPr>
      </w:pPr>
      <w:r w:rsidRPr="00272754">
        <w:rPr>
          <w:rFonts w:ascii="Arial" w:hAnsi="Arial" w:cs="Arial"/>
          <w:sz w:val="28"/>
          <w:szCs w:val="28"/>
          <w:vertAlign w:val="superscript"/>
          <w:lang w:val="x-none"/>
        </w:rPr>
        <w:t>87</w:t>
      </w:r>
      <w:r>
        <w:rPr>
          <w:rFonts w:ascii="Arial" w:hAnsi="Arial" w:cs="Arial"/>
          <w:sz w:val="28"/>
          <w:szCs w:val="28"/>
          <w:lang w:val="x-none"/>
        </w:rPr>
        <w:t xml:space="preserve"> How does a brother,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kuuya</w:t>
      </w:r>
      <w:proofErr w:type="spellEnd"/>
      <w:r>
        <w:rPr>
          <w:rFonts w:ascii="Arial" w:hAnsi="Arial" w:cs="Arial"/>
          <w:sz w:val="28"/>
          <w:szCs w:val="28"/>
          <w:lang w:val="x-none"/>
        </w:rPr>
        <w:t xml:space="preserve"> </w:t>
      </w:r>
      <w:proofErr w:type="spellStart"/>
      <w:r>
        <w:rPr>
          <w:rFonts w:ascii="Arial" w:hAnsi="Arial" w:cs="Arial"/>
          <w:sz w:val="28"/>
          <w:szCs w:val="28"/>
          <w:lang w:val="x-none"/>
        </w:rPr>
        <w:t>kuChechi</w:t>
      </w:r>
      <w:proofErr w:type="spellEnd"/>
      <w:r>
        <w:rPr>
          <w:rFonts w:ascii="Arial" w:hAnsi="Arial" w:cs="Arial"/>
          <w:sz w:val="28"/>
          <w:szCs w:val="28"/>
          <w:lang w:val="x-none"/>
        </w:rPr>
        <w:t xml:space="preserve"> </w:t>
      </w:r>
      <w:proofErr w:type="spellStart"/>
      <w:r w:rsidRPr="00840E04">
        <w:rPr>
          <w:rFonts w:ascii="Arial" w:hAnsi="Arial" w:cs="Arial"/>
          <w:i/>
          <w:iCs/>
          <w:sz w:val="28"/>
          <w:szCs w:val="28"/>
          <w:lang w:val="x-none"/>
        </w:rPr>
        <w:t>achidhauta</w:t>
      </w:r>
      <w:proofErr w:type="spellEnd"/>
      <w:r>
        <w:rPr>
          <w:rFonts w:ascii="Arial" w:hAnsi="Arial" w:cs="Arial"/>
          <w:sz w:val="28"/>
          <w:szCs w:val="28"/>
          <w:lang w:val="x-none"/>
        </w:rPr>
        <w:t xml:space="preserve"> </w:t>
      </w:r>
      <w:r w:rsidRPr="003605AB">
        <w:rPr>
          <w:rFonts w:ascii="Arial" w:hAnsi="Arial" w:cs="Arial"/>
          <w:sz w:val="18"/>
          <w:szCs w:val="18"/>
        </w:rPr>
        <w:t>[</w:t>
      </w:r>
      <w:r>
        <w:rPr>
          <w:rFonts w:ascii="Arial" w:hAnsi="Arial" w:cs="Arial"/>
          <w:sz w:val="18"/>
          <w:szCs w:val="18"/>
        </w:rPr>
        <w:t>doubting—ED</w:t>
      </w:r>
      <w:r w:rsidRPr="003605AB">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lang w:val="x-none"/>
        </w:rPr>
        <w:t>zvaari</w:t>
      </w:r>
      <w:proofErr w:type="spellEnd"/>
      <w:r>
        <w:rPr>
          <w:rFonts w:ascii="Arial" w:hAnsi="Arial" w:cs="Arial"/>
          <w:sz w:val="28"/>
          <w:szCs w:val="28"/>
          <w:lang w:val="x-none"/>
        </w:rPr>
        <w:t xml:space="preserve"> </w:t>
      </w:r>
      <w:proofErr w:type="spellStart"/>
      <w:r>
        <w:rPr>
          <w:rFonts w:ascii="Arial" w:hAnsi="Arial" w:cs="Arial"/>
          <w:sz w:val="28"/>
          <w:szCs w:val="28"/>
          <w:lang w:val="x-none"/>
        </w:rPr>
        <w:t>mayi</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mazviri</w:t>
      </w:r>
      <w:proofErr w:type="spellEnd"/>
      <w:r>
        <w:rPr>
          <w:rFonts w:ascii="Arial" w:hAnsi="Arial" w:cs="Arial"/>
          <w:sz w:val="18"/>
          <w:szCs w:val="18"/>
        </w:rPr>
        <w:t>,</w:t>
      </w:r>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ever sit with his or her daughter, </w:t>
      </w:r>
      <w:proofErr w:type="spellStart"/>
      <w:r>
        <w:rPr>
          <w:rFonts w:ascii="Arial" w:hAnsi="Arial" w:cs="Arial"/>
          <w:sz w:val="28"/>
          <w:szCs w:val="28"/>
          <w:lang w:val="x-none"/>
        </w:rPr>
        <w:t>achimunongedzera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Shoko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w:t>
      </w:r>
      <w:proofErr w:type="spellStart"/>
      <w:r>
        <w:rPr>
          <w:rFonts w:ascii="Arial" w:hAnsi="Arial" w:cs="Arial"/>
          <w:sz w:val="28"/>
          <w:szCs w:val="28"/>
          <w:lang w:val="x-none"/>
        </w:rPr>
        <w:t>rinokosha</w:t>
      </w:r>
      <w:proofErr w:type="spellEnd"/>
      <w:r>
        <w:rPr>
          <w:rFonts w:ascii="Arial" w:hAnsi="Arial" w:cs="Arial"/>
          <w:sz w:val="28"/>
          <w:szCs w:val="28"/>
          <w:lang w:val="x-none"/>
        </w:rPr>
        <w:t xml:space="preserve">? How can he, when he himself is double-mi…? </w:t>
      </w:r>
      <w:r w:rsidRPr="003605AB">
        <w:rPr>
          <w:rFonts w:ascii="Arial" w:hAnsi="Arial" w:cs="Arial"/>
          <w:sz w:val="18"/>
          <w:szCs w:val="18"/>
        </w:rPr>
        <w:t>[Congregation says, “m</w:t>
      </w:r>
      <w:r>
        <w:rPr>
          <w:rFonts w:ascii="Arial" w:hAnsi="Arial" w:cs="Arial"/>
          <w:sz w:val="18"/>
          <w:szCs w:val="18"/>
        </w:rPr>
        <w:t>i</w:t>
      </w:r>
      <w:r w:rsidRPr="003605AB">
        <w:rPr>
          <w:rFonts w:ascii="Arial" w:hAnsi="Arial" w:cs="Arial"/>
          <w:sz w:val="18"/>
          <w:szCs w:val="18"/>
        </w:rPr>
        <w:t>n</w:t>
      </w:r>
      <w:r>
        <w:rPr>
          <w:rFonts w:ascii="Arial" w:hAnsi="Arial" w:cs="Arial"/>
          <w:sz w:val="18"/>
          <w:szCs w:val="18"/>
        </w:rPr>
        <w:t>ded</w:t>
      </w:r>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 Hanzi, “A double-minded man can never,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Amen,</w:t>
      </w:r>
      <w:r w:rsidRPr="00E23D84">
        <w:rPr>
          <w:rFonts w:ascii="Arial" w:hAnsi="Arial" w:cs="Arial"/>
          <w:sz w:val="18"/>
          <w:szCs w:val="18"/>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never receive anything from the…?” </w:t>
      </w:r>
      <w:r w:rsidRPr="003605AB">
        <w:rPr>
          <w:rFonts w:ascii="Arial" w:hAnsi="Arial" w:cs="Arial"/>
          <w:sz w:val="18"/>
          <w:szCs w:val="18"/>
        </w:rPr>
        <w:t>[Congregation says, “</w:t>
      </w:r>
      <w:r>
        <w:rPr>
          <w:rFonts w:ascii="Arial" w:hAnsi="Arial" w:cs="Arial"/>
          <w:sz w:val="18"/>
          <w:szCs w:val="18"/>
        </w:rPr>
        <w:t>from the Lord</w:t>
      </w:r>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 </w:t>
      </w:r>
    </w:p>
    <w:p w14:paraId="51C76B8E" w14:textId="77777777" w:rsidR="009C390A" w:rsidRDefault="009C390A" w:rsidP="009C390A">
      <w:pPr>
        <w:jc w:val="both"/>
        <w:rPr>
          <w:rFonts w:ascii="Arial" w:hAnsi="Arial" w:cs="Arial"/>
          <w:sz w:val="28"/>
          <w:szCs w:val="28"/>
          <w:lang w:val="x-none"/>
        </w:rPr>
      </w:pPr>
      <w:r w:rsidRPr="00272754">
        <w:rPr>
          <w:rFonts w:ascii="Arial" w:hAnsi="Arial" w:cs="Arial"/>
          <w:sz w:val="28"/>
          <w:szCs w:val="28"/>
          <w:vertAlign w:val="superscript"/>
          <w:lang w:val="x-none"/>
        </w:rPr>
        <w:t>88</w:t>
      </w:r>
      <w:r>
        <w:rPr>
          <w:rFonts w:ascii="Arial" w:hAnsi="Arial" w:cs="Arial"/>
          <w:sz w:val="28"/>
          <w:szCs w:val="28"/>
          <w:lang w:val="x-none"/>
        </w:rPr>
        <w:t xml:space="preserve"> Manje you reap what you…? </w:t>
      </w:r>
      <w:r w:rsidRPr="003605AB">
        <w:rPr>
          <w:rFonts w:ascii="Arial" w:hAnsi="Arial" w:cs="Arial"/>
          <w:sz w:val="18"/>
          <w:szCs w:val="18"/>
        </w:rPr>
        <w:t>[Congregation says, “</w:t>
      </w:r>
      <w:r>
        <w:rPr>
          <w:rFonts w:ascii="Arial" w:hAnsi="Arial" w:cs="Arial"/>
          <w:sz w:val="18"/>
          <w:szCs w:val="18"/>
        </w:rPr>
        <w:t>sow</w:t>
      </w:r>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Vana </w:t>
      </w:r>
      <w:proofErr w:type="spellStart"/>
      <w:r>
        <w:rPr>
          <w:rFonts w:ascii="Arial" w:hAnsi="Arial" w:cs="Arial"/>
          <w:sz w:val="28"/>
          <w:szCs w:val="28"/>
          <w:lang w:val="x-none"/>
        </w:rPr>
        <w:t>vaya</w:t>
      </w:r>
      <w:proofErr w:type="spellEnd"/>
      <w:r>
        <w:rPr>
          <w:rFonts w:ascii="Arial" w:hAnsi="Arial" w:cs="Arial"/>
          <w:sz w:val="28"/>
          <w:szCs w:val="28"/>
          <w:lang w:val="x-none"/>
        </w:rPr>
        <w:t xml:space="preserve"> </w:t>
      </w:r>
      <w:proofErr w:type="spellStart"/>
      <w:r>
        <w:rPr>
          <w:rFonts w:ascii="Arial" w:hAnsi="Arial" w:cs="Arial"/>
          <w:sz w:val="28"/>
          <w:szCs w:val="28"/>
          <w:lang w:val="x-none"/>
        </w:rPr>
        <w:t>vachatanga</w:t>
      </w:r>
      <w:proofErr w:type="spellEnd"/>
      <w:r>
        <w:rPr>
          <w:rFonts w:ascii="Arial" w:hAnsi="Arial" w:cs="Arial"/>
          <w:sz w:val="28"/>
          <w:szCs w:val="28"/>
          <w:lang w:val="x-none"/>
        </w:rPr>
        <w:t xml:space="preserve"> </w:t>
      </w:r>
      <w:proofErr w:type="spellStart"/>
      <w:r>
        <w:rPr>
          <w:rFonts w:ascii="Arial" w:hAnsi="Arial" w:cs="Arial"/>
          <w:sz w:val="28"/>
          <w:szCs w:val="28"/>
          <w:lang w:val="x-none"/>
        </w:rPr>
        <w:t>kukupandukira</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Unoita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wekutika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vanoramba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akakudzwa</w:t>
      </w:r>
      <w:proofErr w:type="spellEnd"/>
      <w:r>
        <w:rPr>
          <w:rFonts w:ascii="Arial" w:hAnsi="Arial" w:cs="Arial"/>
          <w:sz w:val="28"/>
          <w:szCs w:val="28"/>
          <w:lang w:val="x-none"/>
        </w:rPr>
        <w:t xml:space="preserve"> </w:t>
      </w:r>
      <w:proofErr w:type="spellStart"/>
      <w:r>
        <w:rPr>
          <w:rFonts w:ascii="Arial" w:hAnsi="Arial" w:cs="Arial"/>
          <w:sz w:val="28"/>
          <w:szCs w:val="28"/>
          <w:lang w:val="x-none"/>
        </w:rPr>
        <w:t>nababa</w:t>
      </w:r>
      <w:proofErr w:type="spellEnd"/>
      <w:r>
        <w:rPr>
          <w:rFonts w:ascii="Arial" w:hAnsi="Arial" w:cs="Arial"/>
          <w:sz w:val="28"/>
          <w:szCs w:val="28"/>
          <w:lang w:val="x-none"/>
        </w:rPr>
        <w:t xml:space="preserve"> </w:t>
      </w:r>
      <w:proofErr w:type="spellStart"/>
      <w:r>
        <w:rPr>
          <w:rFonts w:ascii="Arial" w:hAnsi="Arial" w:cs="Arial"/>
          <w:sz w:val="28"/>
          <w:szCs w:val="28"/>
          <w:lang w:val="x-none"/>
        </w:rPr>
        <w:t>ve</w:t>
      </w:r>
      <w:proofErr w:type="spellEnd"/>
      <w:r>
        <w:rPr>
          <w:rFonts w:ascii="Arial" w:hAnsi="Arial" w:cs="Arial"/>
          <w:sz w:val="28"/>
          <w:szCs w:val="28"/>
          <w:lang w:val="x-none"/>
        </w:rPr>
        <w:t xml:space="preserve"> Message, </w:t>
      </w:r>
      <w:proofErr w:type="spellStart"/>
      <w:r>
        <w:rPr>
          <w:rFonts w:ascii="Arial" w:hAnsi="Arial" w:cs="Arial"/>
          <w:sz w:val="28"/>
          <w:szCs w:val="28"/>
          <w:lang w:val="x-none"/>
        </w:rPr>
        <w:t>achiyituka</w:t>
      </w:r>
      <w:proofErr w:type="spellEnd"/>
      <w:r>
        <w:rPr>
          <w:rFonts w:ascii="Arial" w:hAnsi="Arial" w:cs="Arial"/>
          <w:sz w:val="28"/>
          <w:szCs w:val="28"/>
          <w:lang w:val="x-none"/>
        </w:rPr>
        <w:t xml:space="preserve">. </w:t>
      </w:r>
    </w:p>
    <w:p w14:paraId="6A761507" w14:textId="77777777" w:rsidR="009C390A" w:rsidRDefault="009C390A" w:rsidP="009C390A">
      <w:pPr>
        <w:jc w:val="both"/>
        <w:rPr>
          <w:rFonts w:ascii="Arial" w:hAnsi="Arial" w:cs="Arial"/>
          <w:sz w:val="28"/>
          <w:szCs w:val="28"/>
          <w:lang w:val="x-none"/>
        </w:rPr>
      </w:pPr>
      <w:r w:rsidRPr="00653554">
        <w:rPr>
          <w:rFonts w:ascii="Arial" w:hAnsi="Arial" w:cs="Arial"/>
          <w:sz w:val="28"/>
          <w:szCs w:val="28"/>
          <w:vertAlign w:val="superscript"/>
          <w:lang w:val="x-none"/>
        </w:rPr>
        <w:t>89</w:t>
      </w:r>
      <w:r>
        <w:rPr>
          <w:rFonts w:ascii="Arial" w:hAnsi="Arial" w:cs="Arial"/>
          <w:sz w:val="28"/>
          <w:szCs w:val="28"/>
          <w:lang w:val="x-none"/>
        </w:rPr>
        <w:t xml:space="preserve"> </w:t>
      </w:r>
      <w:proofErr w:type="spellStart"/>
      <w:r>
        <w:rPr>
          <w:rFonts w:ascii="Arial" w:hAnsi="Arial" w:cs="Arial"/>
          <w:sz w:val="28"/>
          <w:szCs w:val="28"/>
          <w:lang w:val="x-none"/>
        </w:rPr>
        <w:t>Anotaura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“Picture </w:t>
      </w:r>
      <w:proofErr w:type="spellStart"/>
      <w:r>
        <w:rPr>
          <w:rFonts w:ascii="Arial" w:hAnsi="Arial" w:cs="Arial"/>
          <w:sz w:val="28"/>
          <w:szCs w:val="28"/>
          <w:lang w:val="x-none"/>
        </w:rPr>
        <w:t>ya</w:t>
      </w:r>
      <w:proofErr w:type="spellEnd"/>
      <w:r>
        <w:rPr>
          <w:rFonts w:ascii="Arial" w:hAnsi="Arial" w:cs="Arial"/>
          <w:sz w:val="28"/>
          <w:szCs w:val="28"/>
          <w:lang w:val="x-none"/>
        </w:rPr>
        <w:t xml:space="preserve"> Brother Branham </w:t>
      </w:r>
      <w:proofErr w:type="spellStart"/>
      <w:r>
        <w:rPr>
          <w:rFonts w:ascii="Arial" w:hAnsi="Arial" w:cs="Arial"/>
          <w:sz w:val="28"/>
          <w:szCs w:val="28"/>
          <w:lang w:val="x-none"/>
        </w:rPr>
        <w:t>akakuudzai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i</w:t>
      </w:r>
      <w:proofErr w:type="spellEnd"/>
      <w:r>
        <w:rPr>
          <w:rFonts w:ascii="Arial" w:hAnsi="Arial" w:cs="Arial"/>
          <w:sz w:val="28"/>
          <w:szCs w:val="28"/>
          <w:lang w:val="x-none"/>
        </w:rPr>
        <w:t xml:space="preserve"> Pillar of Fire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proofErr w:type="spellStart"/>
      <w:r>
        <w:rPr>
          <w:rFonts w:ascii="Arial" w:hAnsi="Arial" w:cs="Arial"/>
          <w:sz w:val="28"/>
          <w:szCs w:val="28"/>
          <w:lang w:val="x-none"/>
        </w:rPr>
        <w:t>pamusoro</w:t>
      </w:r>
      <w:proofErr w:type="spellEnd"/>
      <w:r>
        <w:rPr>
          <w:rFonts w:ascii="Arial" w:hAnsi="Arial" w:cs="Arial"/>
          <w:sz w:val="28"/>
          <w:szCs w:val="28"/>
          <w:lang w:val="x-none"/>
        </w:rPr>
        <w:t xml:space="preserve"> </w:t>
      </w:r>
      <w:proofErr w:type="spellStart"/>
      <w:r>
        <w:rPr>
          <w:rFonts w:ascii="Arial" w:hAnsi="Arial" w:cs="Arial"/>
          <w:sz w:val="28"/>
          <w:szCs w:val="28"/>
          <w:lang w:val="x-none"/>
        </w:rPr>
        <w:t>payo</w:t>
      </w:r>
      <w:proofErr w:type="spellEnd"/>
      <w:r>
        <w:rPr>
          <w:rFonts w:ascii="Arial" w:hAnsi="Arial" w:cs="Arial"/>
          <w:sz w:val="28"/>
          <w:szCs w:val="28"/>
          <w:lang w:val="x-none"/>
        </w:rPr>
        <w:t xml:space="preserve"> </w:t>
      </w:r>
      <w:proofErr w:type="spellStart"/>
      <w:r>
        <w:rPr>
          <w:rFonts w:ascii="Arial" w:hAnsi="Arial" w:cs="Arial"/>
          <w:sz w:val="28"/>
          <w:szCs w:val="28"/>
          <w:lang w:val="x-none"/>
        </w:rPr>
        <w:t>ndiani</w:t>
      </w:r>
      <w:proofErr w:type="spellEnd"/>
      <w:r>
        <w:rPr>
          <w:rFonts w:ascii="Arial" w:hAnsi="Arial" w:cs="Arial"/>
          <w:sz w:val="28"/>
          <w:szCs w:val="28"/>
          <w:lang w:val="x-none"/>
        </w:rPr>
        <w:t xml:space="preserve">? </w:t>
      </w:r>
      <w:proofErr w:type="spellStart"/>
      <w:r>
        <w:rPr>
          <w:rFonts w:ascii="Arial" w:hAnsi="Arial" w:cs="Arial"/>
          <w:sz w:val="28"/>
          <w:szCs w:val="28"/>
          <w:lang w:val="x-none"/>
        </w:rPr>
        <w:t>Inenge</w:t>
      </w:r>
      <w:proofErr w:type="spellEnd"/>
      <w:r>
        <w:rPr>
          <w:rFonts w:ascii="Arial" w:hAnsi="Arial" w:cs="Arial"/>
          <w:sz w:val="28"/>
          <w:szCs w:val="28"/>
          <w:lang w:val="x-none"/>
        </w:rPr>
        <w:t xml:space="preserve"> </w:t>
      </w:r>
      <w:proofErr w:type="spellStart"/>
      <w:r>
        <w:rPr>
          <w:rFonts w:ascii="Arial" w:hAnsi="Arial" w:cs="Arial"/>
          <w:sz w:val="28"/>
          <w:szCs w:val="28"/>
          <w:lang w:val="x-none"/>
        </w:rPr>
        <w:t>iri</w:t>
      </w:r>
      <w:proofErr w:type="spellEnd"/>
      <w:r>
        <w:rPr>
          <w:rFonts w:ascii="Arial" w:hAnsi="Arial" w:cs="Arial"/>
          <w:sz w:val="28"/>
          <w:szCs w:val="28"/>
          <w:lang w:val="x-none"/>
        </w:rPr>
        <w:t xml:space="preserve"> diagram ka </w:t>
      </w:r>
      <w:proofErr w:type="spellStart"/>
      <w:r>
        <w:rPr>
          <w:rFonts w:ascii="Arial" w:hAnsi="Arial" w:cs="Arial"/>
          <w:sz w:val="28"/>
          <w:szCs w:val="28"/>
          <w:lang w:val="x-none"/>
        </w:rPr>
        <w:t>iya</w:t>
      </w:r>
      <w:proofErr w:type="spellEnd"/>
      <w:r>
        <w:rPr>
          <w:rFonts w:ascii="Arial" w:hAnsi="Arial" w:cs="Arial"/>
          <w:sz w:val="28"/>
          <w:szCs w:val="28"/>
          <w:lang w:val="x-none"/>
        </w:rPr>
        <w:t xml:space="preserve">. </w:t>
      </w:r>
      <w:r w:rsidRPr="003605AB">
        <w:rPr>
          <w:rFonts w:ascii="Arial" w:hAnsi="Arial" w:cs="Arial"/>
          <w:sz w:val="18"/>
          <w:szCs w:val="18"/>
        </w:rPr>
        <w:t xml:space="preserve">[Congregation </w:t>
      </w:r>
      <w:r>
        <w:rPr>
          <w:rFonts w:ascii="Arial" w:hAnsi="Arial" w:cs="Arial"/>
          <w:sz w:val="18"/>
          <w:szCs w:val="18"/>
        </w:rPr>
        <w:t>laughs—ED</w:t>
      </w:r>
      <w:r w:rsidRPr="003605AB">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lang w:val="x-none"/>
        </w:rPr>
        <w:t>Zvema</w:t>
      </w:r>
      <w:proofErr w:type="spellEnd"/>
      <w:r>
        <w:rPr>
          <w:rFonts w:ascii="Arial" w:hAnsi="Arial" w:cs="Arial"/>
          <w:sz w:val="28"/>
          <w:szCs w:val="28"/>
          <w:lang w:val="x-none"/>
        </w:rPr>
        <w:t xml:space="preserve"> con man </w:t>
      </w:r>
      <w:proofErr w:type="spellStart"/>
      <w:r>
        <w:rPr>
          <w:rFonts w:ascii="Arial" w:hAnsi="Arial" w:cs="Arial"/>
          <w:sz w:val="28"/>
          <w:szCs w:val="28"/>
          <w:lang w:val="x-none"/>
        </w:rPr>
        <w:t>ekuAmereka</w:t>
      </w:r>
      <w:proofErr w:type="spellEnd"/>
      <w:r>
        <w:rPr>
          <w:rFonts w:ascii="Arial" w:hAnsi="Arial" w:cs="Arial"/>
          <w:sz w:val="28"/>
          <w:szCs w:val="28"/>
          <w:lang w:val="x-none"/>
        </w:rPr>
        <w:t xml:space="preserve"> </w:t>
      </w:r>
      <w:proofErr w:type="spellStart"/>
      <w:r>
        <w:rPr>
          <w:rFonts w:ascii="Arial" w:hAnsi="Arial" w:cs="Arial"/>
          <w:sz w:val="28"/>
          <w:szCs w:val="28"/>
          <w:lang w:val="x-none"/>
        </w:rPr>
        <w:t>zvamoda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taurira</w:t>
      </w:r>
      <w:proofErr w:type="spellEnd"/>
      <w:r>
        <w:rPr>
          <w:rFonts w:ascii="Arial" w:hAnsi="Arial" w:cs="Arial"/>
          <w:sz w:val="28"/>
          <w:szCs w:val="28"/>
          <w:lang w:val="x-none"/>
        </w:rPr>
        <w:t xml:space="preserve"> </w:t>
      </w:r>
      <w:proofErr w:type="spellStart"/>
      <w:r>
        <w:rPr>
          <w:rFonts w:ascii="Arial" w:hAnsi="Arial" w:cs="Arial"/>
          <w:sz w:val="28"/>
          <w:szCs w:val="28"/>
          <w:lang w:val="x-none"/>
        </w:rPr>
        <w:t>panapa</w:t>
      </w:r>
      <w:proofErr w:type="spellEnd"/>
      <w:r>
        <w:rPr>
          <w:rFonts w:ascii="Arial" w:hAnsi="Arial" w:cs="Arial"/>
          <w:sz w:val="28"/>
          <w:szCs w:val="28"/>
          <w:lang w:val="x-none"/>
        </w:rPr>
        <w:t xml:space="preserve">. Kana iye </w:t>
      </w:r>
      <w:proofErr w:type="spellStart"/>
      <w:r>
        <w:rPr>
          <w:rFonts w:ascii="Arial" w:hAnsi="Arial" w:cs="Arial"/>
          <w:sz w:val="28"/>
          <w:szCs w:val="28"/>
          <w:lang w:val="x-none"/>
        </w:rPr>
        <w:t>akanga</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muporofita</w:t>
      </w:r>
      <w:proofErr w:type="spellEnd"/>
      <w:r>
        <w:rPr>
          <w:rFonts w:ascii="Arial" w:hAnsi="Arial" w:cs="Arial"/>
          <w:sz w:val="28"/>
          <w:szCs w:val="28"/>
          <w:lang w:val="x-none"/>
        </w:rPr>
        <w:t xml:space="preserve">, </w:t>
      </w:r>
      <w:proofErr w:type="spellStart"/>
      <w:r>
        <w:rPr>
          <w:rFonts w:ascii="Arial" w:hAnsi="Arial" w:cs="Arial"/>
          <w:sz w:val="28"/>
          <w:szCs w:val="28"/>
          <w:lang w:val="x-none"/>
        </w:rPr>
        <w:t>hindava</w:t>
      </w:r>
      <w:proofErr w:type="spellEnd"/>
      <w:r>
        <w:rPr>
          <w:rFonts w:ascii="Arial" w:hAnsi="Arial" w:cs="Arial"/>
          <w:sz w:val="28"/>
          <w:szCs w:val="28"/>
          <w:lang w:val="x-none"/>
        </w:rPr>
        <w:t xml:space="preserve"> </w:t>
      </w:r>
      <w:proofErr w:type="spellStart"/>
      <w:r>
        <w:rPr>
          <w:rFonts w:ascii="Arial" w:hAnsi="Arial" w:cs="Arial"/>
          <w:sz w:val="28"/>
          <w:szCs w:val="28"/>
          <w:lang w:val="x-none"/>
        </w:rPr>
        <w:t>asina</w:t>
      </w:r>
      <w:proofErr w:type="spellEnd"/>
      <w:r>
        <w:rPr>
          <w:rFonts w:ascii="Arial" w:hAnsi="Arial" w:cs="Arial"/>
          <w:sz w:val="28"/>
          <w:szCs w:val="28"/>
          <w:lang w:val="x-none"/>
        </w:rPr>
        <w:t xml:space="preserve"> kuziva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ndinobhewuka</w:t>
      </w:r>
      <w:proofErr w:type="spellEnd"/>
      <w:r>
        <w:rPr>
          <w:rFonts w:ascii="Arial" w:hAnsi="Arial" w:cs="Arial"/>
          <w:sz w:val="28"/>
          <w:szCs w:val="28"/>
          <w:lang w:val="x-none"/>
        </w:rPr>
        <w:t xml:space="preserve">? Died in a car accident. Don’t frighten me, </w:t>
      </w:r>
      <w:proofErr w:type="spellStart"/>
      <w:r>
        <w:rPr>
          <w:rFonts w:ascii="Arial" w:hAnsi="Arial" w:cs="Arial"/>
          <w:sz w:val="28"/>
          <w:szCs w:val="28"/>
          <w:lang w:val="x-none"/>
        </w:rPr>
        <w:t>mudhara</w:t>
      </w:r>
      <w:proofErr w:type="spellEnd"/>
      <w:r>
        <w:rPr>
          <w:rFonts w:ascii="Arial" w:hAnsi="Arial" w:cs="Arial"/>
          <w:sz w:val="28"/>
          <w:szCs w:val="28"/>
          <w:lang w:val="x-none"/>
        </w:rPr>
        <w:t xml:space="preserve">. After all </w:t>
      </w:r>
      <w:proofErr w:type="spellStart"/>
      <w:r>
        <w:rPr>
          <w:rFonts w:ascii="Arial" w:hAnsi="Arial" w:cs="Arial"/>
          <w:sz w:val="28"/>
          <w:szCs w:val="28"/>
          <w:lang w:val="x-none"/>
        </w:rPr>
        <w:t>ndiri</w:t>
      </w:r>
      <w:proofErr w:type="spellEnd"/>
      <w:r>
        <w:rPr>
          <w:rFonts w:ascii="Arial" w:hAnsi="Arial" w:cs="Arial"/>
          <w:sz w:val="28"/>
          <w:szCs w:val="28"/>
          <w:lang w:val="x-none"/>
        </w:rPr>
        <w:t xml:space="preserve"> kutenda </w:t>
      </w:r>
      <w:proofErr w:type="spellStart"/>
      <w:r>
        <w:rPr>
          <w:rFonts w:ascii="Arial" w:hAnsi="Arial" w:cs="Arial"/>
          <w:sz w:val="28"/>
          <w:szCs w:val="28"/>
          <w:lang w:val="x-none"/>
        </w:rPr>
        <w:t>inini</w:t>
      </w:r>
      <w:proofErr w:type="spellEnd"/>
      <w:r>
        <w:rPr>
          <w:rFonts w:ascii="Arial" w:hAnsi="Arial" w:cs="Arial"/>
          <w:sz w:val="28"/>
          <w:szCs w:val="28"/>
          <w:lang w:val="x-none"/>
        </w:rPr>
        <w:t xml:space="preserve">, </w:t>
      </w:r>
      <w:proofErr w:type="spellStart"/>
      <w:r>
        <w:rPr>
          <w:rFonts w:ascii="Arial" w:hAnsi="Arial" w:cs="Arial"/>
          <w:sz w:val="28"/>
          <w:szCs w:val="28"/>
          <w:lang w:val="x-none"/>
        </w:rPr>
        <w:t>nyeredzi</w:t>
      </w:r>
      <w:proofErr w:type="spellEnd"/>
      <w:r>
        <w:rPr>
          <w:rFonts w:ascii="Arial" w:hAnsi="Arial" w:cs="Arial"/>
          <w:sz w:val="28"/>
          <w:szCs w:val="28"/>
          <w:lang w:val="x-none"/>
        </w:rPr>
        <w:t xml:space="preserve"> </w:t>
      </w:r>
      <w:proofErr w:type="spellStart"/>
      <w:r>
        <w:rPr>
          <w:rFonts w:ascii="Arial" w:hAnsi="Arial" w:cs="Arial"/>
          <w:sz w:val="28"/>
          <w:szCs w:val="28"/>
          <w:lang w:val="x-none"/>
        </w:rPr>
        <w:t>yandinoona</w:t>
      </w:r>
      <w:proofErr w:type="spellEnd"/>
      <w:r>
        <w:rPr>
          <w:rFonts w:ascii="Arial" w:hAnsi="Arial" w:cs="Arial"/>
          <w:sz w:val="28"/>
          <w:szCs w:val="28"/>
          <w:lang w:val="x-none"/>
        </w:rPr>
        <w:t xml:space="preserve"> </w:t>
      </w:r>
      <w:proofErr w:type="spellStart"/>
      <w:r>
        <w:rPr>
          <w:rFonts w:ascii="Arial" w:hAnsi="Arial" w:cs="Arial"/>
          <w:sz w:val="28"/>
          <w:szCs w:val="28"/>
          <w:lang w:val="x-none"/>
        </w:rPr>
        <w:t>kwete</w:t>
      </w:r>
      <w:proofErr w:type="spellEnd"/>
      <w:r>
        <w:rPr>
          <w:rFonts w:ascii="Arial" w:hAnsi="Arial" w:cs="Arial"/>
          <w:sz w:val="28"/>
          <w:szCs w:val="28"/>
          <w:lang w:val="x-none"/>
        </w:rPr>
        <w:t xml:space="preserve"> </w:t>
      </w:r>
      <w:proofErr w:type="spellStart"/>
      <w:r>
        <w:rPr>
          <w:rFonts w:ascii="Arial" w:hAnsi="Arial" w:cs="Arial"/>
          <w:sz w:val="28"/>
          <w:szCs w:val="28"/>
          <w:lang w:val="x-none"/>
        </w:rPr>
        <w:t>yakafa</w:t>
      </w:r>
      <w:proofErr w:type="spellEnd"/>
      <w:r>
        <w:rPr>
          <w:rFonts w:ascii="Arial" w:hAnsi="Arial" w:cs="Arial"/>
          <w:sz w:val="28"/>
          <w:szCs w:val="28"/>
          <w:lang w:val="x-none"/>
        </w:rPr>
        <w:t xml:space="preserve"> </w:t>
      </w:r>
      <w:proofErr w:type="spellStart"/>
      <w:r>
        <w:rPr>
          <w:rFonts w:ascii="Arial" w:hAnsi="Arial" w:cs="Arial"/>
          <w:sz w:val="28"/>
          <w:szCs w:val="28"/>
          <w:lang w:val="x-none"/>
        </w:rPr>
        <w:t>kudhara</w:t>
      </w:r>
      <w:proofErr w:type="spellEnd"/>
      <w:r>
        <w:rPr>
          <w:rFonts w:ascii="Arial" w:hAnsi="Arial" w:cs="Arial"/>
          <w:sz w:val="28"/>
          <w:szCs w:val="28"/>
          <w:lang w:val="x-none"/>
        </w:rPr>
        <w:t xml:space="preserve"> </w:t>
      </w:r>
      <w:proofErr w:type="spellStart"/>
      <w:r>
        <w:rPr>
          <w:rFonts w:ascii="Arial" w:hAnsi="Arial" w:cs="Arial"/>
          <w:sz w:val="28"/>
          <w:szCs w:val="28"/>
          <w:lang w:val="x-none"/>
        </w:rPr>
        <w:t>muna</w:t>
      </w:r>
      <w:proofErr w:type="spellEnd"/>
      <w:r>
        <w:rPr>
          <w:rFonts w:ascii="Arial" w:hAnsi="Arial" w:cs="Arial"/>
          <w:sz w:val="28"/>
          <w:szCs w:val="28"/>
          <w:lang w:val="x-none"/>
        </w:rPr>
        <w:t xml:space="preserve"> 1965, </w:t>
      </w:r>
      <w:proofErr w:type="spellStart"/>
      <w:r>
        <w:rPr>
          <w:rFonts w:ascii="Arial" w:hAnsi="Arial" w:cs="Arial"/>
          <w:sz w:val="28"/>
          <w:szCs w:val="28"/>
          <w:lang w:val="x-none"/>
        </w:rPr>
        <w:t>ndoenda</w:t>
      </w:r>
      <w:proofErr w:type="spellEnd"/>
      <w:r>
        <w:rPr>
          <w:rFonts w:ascii="Arial" w:hAnsi="Arial" w:cs="Arial"/>
          <w:sz w:val="28"/>
          <w:szCs w:val="28"/>
          <w:lang w:val="x-none"/>
        </w:rPr>
        <w:t xml:space="preserve"> </w:t>
      </w:r>
      <w:proofErr w:type="spellStart"/>
      <w:r>
        <w:rPr>
          <w:rFonts w:ascii="Arial" w:hAnsi="Arial" w:cs="Arial"/>
          <w:sz w:val="28"/>
          <w:szCs w:val="28"/>
          <w:lang w:val="x-none"/>
        </w:rPr>
        <w:t>kwaMwazha</w:t>
      </w:r>
      <w:proofErr w:type="spellEnd"/>
      <w:r>
        <w:rPr>
          <w:rFonts w:ascii="Arial" w:hAnsi="Arial" w:cs="Arial"/>
          <w:sz w:val="28"/>
          <w:szCs w:val="28"/>
          <w:lang w:val="x-none"/>
        </w:rPr>
        <w:t>.”</w:t>
      </w:r>
    </w:p>
    <w:p w14:paraId="4F11A3B4" w14:textId="77777777" w:rsidR="009C390A" w:rsidRDefault="009C390A" w:rsidP="009C390A">
      <w:pPr>
        <w:jc w:val="both"/>
        <w:rPr>
          <w:rFonts w:ascii="Arial" w:hAnsi="Arial" w:cs="Arial"/>
          <w:sz w:val="18"/>
          <w:szCs w:val="18"/>
        </w:rPr>
      </w:pPr>
      <w:r w:rsidRPr="00653554">
        <w:rPr>
          <w:rFonts w:ascii="Arial" w:hAnsi="Arial" w:cs="Arial"/>
          <w:sz w:val="28"/>
          <w:szCs w:val="28"/>
          <w:vertAlign w:val="superscript"/>
          <w:lang w:val="x-none"/>
        </w:rPr>
        <w:t>90</w:t>
      </w:r>
      <w:r>
        <w:rPr>
          <w:rFonts w:ascii="Arial" w:hAnsi="Arial" w:cs="Arial"/>
          <w:sz w:val="28"/>
          <w:szCs w:val="28"/>
          <w:lang w:val="x-none"/>
        </w:rPr>
        <w:t xml:space="preserve"> Tora </w:t>
      </w:r>
      <w:proofErr w:type="spellStart"/>
      <w:r>
        <w:rPr>
          <w:rFonts w:ascii="Arial" w:hAnsi="Arial" w:cs="Arial"/>
          <w:sz w:val="28"/>
          <w:szCs w:val="28"/>
          <w:lang w:val="x-none"/>
        </w:rPr>
        <w:t>kubasa</w:t>
      </w:r>
      <w:proofErr w:type="spellEnd"/>
      <w:r>
        <w:rPr>
          <w:rFonts w:ascii="Arial" w:hAnsi="Arial" w:cs="Arial"/>
          <w:sz w:val="28"/>
          <w:szCs w:val="28"/>
          <w:lang w:val="x-none"/>
        </w:rPr>
        <w:t xml:space="preserve"> </w:t>
      </w:r>
      <w:proofErr w:type="spellStart"/>
      <w:r>
        <w:rPr>
          <w:rFonts w:ascii="Arial" w:hAnsi="Arial" w:cs="Arial"/>
          <w:sz w:val="28"/>
          <w:szCs w:val="28"/>
          <w:lang w:val="x-none"/>
        </w:rPr>
        <w:t>Bhaibheri</w:t>
      </w:r>
      <w:proofErr w:type="spellEnd"/>
      <w:r>
        <w:rPr>
          <w:rFonts w:ascii="Arial" w:hAnsi="Arial" w:cs="Arial"/>
          <w:sz w:val="28"/>
          <w:szCs w:val="28"/>
          <w:lang w:val="x-none"/>
        </w:rPr>
        <w:t xml:space="preserve"> rake </w:t>
      </w:r>
      <w:proofErr w:type="spellStart"/>
      <w:r>
        <w:rPr>
          <w:rFonts w:ascii="Arial" w:hAnsi="Arial" w:cs="Arial"/>
          <w:sz w:val="28"/>
          <w:szCs w:val="28"/>
          <w:lang w:val="x-none"/>
        </w:rPr>
        <w:t>nemukadzi</w:t>
      </w:r>
      <w:proofErr w:type="spellEnd"/>
      <w:r>
        <w:rPr>
          <w:rFonts w:ascii="Arial" w:hAnsi="Arial" w:cs="Arial"/>
          <w:sz w:val="28"/>
          <w:szCs w:val="28"/>
          <w:lang w:val="x-none"/>
        </w:rPr>
        <w:t xml:space="preserve"> wake, </w:t>
      </w:r>
      <w:proofErr w:type="spellStart"/>
      <w:r>
        <w:rPr>
          <w:rFonts w:ascii="Arial" w:hAnsi="Arial" w:cs="Arial"/>
          <w:sz w:val="28"/>
          <w:szCs w:val="28"/>
          <w:lang w:val="x-none"/>
        </w:rPr>
        <w:t>vachienda</w:t>
      </w:r>
      <w:proofErr w:type="spellEnd"/>
      <w:r>
        <w:rPr>
          <w:rFonts w:ascii="Arial" w:hAnsi="Arial" w:cs="Arial"/>
          <w:sz w:val="28"/>
          <w:szCs w:val="28"/>
          <w:lang w:val="x-none"/>
        </w:rPr>
        <w:t xml:space="preserve"> </w:t>
      </w:r>
      <w:proofErr w:type="spellStart"/>
      <w:r>
        <w:rPr>
          <w:rFonts w:ascii="Arial" w:hAnsi="Arial" w:cs="Arial"/>
          <w:sz w:val="28"/>
          <w:szCs w:val="28"/>
          <w:lang w:val="x-none"/>
        </w:rPr>
        <w:t>kwaMwazha</w:t>
      </w:r>
      <w:proofErr w:type="spellEnd"/>
      <w:r>
        <w:rPr>
          <w:rFonts w:ascii="Arial" w:hAnsi="Arial" w:cs="Arial"/>
          <w:sz w:val="28"/>
          <w:szCs w:val="28"/>
          <w:lang w:val="x-none"/>
        </w:rPr>
        <w:t xml:space="preserve">. Ende hapana </w:t>
      </w:r>
      <w:proofErr w:type="spellStart"/>
      <w:r>
        <w:rPr>
          <w:rFonts w:ascii="Arial" w:hAnsi="Arial" w:cs="Arial"/>
          <w:sz w:val="28"/>
          <w:szCs w:val="28"/>
          <w:lang w:val="x-none"/>
        </w:rPr>
        <w:t>chinoitika</w:t>
      </w:r>
      <w:proofErr w:type="spellEnd"/>
      <w:r>
        <w:rPr>
          <w:rFonts w:ascii="Arial" w:hAnsi="Arial" w:cs="Arial"/>
          <w:sz w:val="28"/>
          <w:szCs w:val="28"/>
          <w:lang w:val="x-none"/>
        </w:rPr>
        <w:t xml:space="preserve"> </w:t>
      </w:r>
      <w:proofErr w:type="spellStart"/>
      <w:r>
        <w:rPr>
          <w:rFonts w:ascii="Arial" w:hAnsi="Arial" w:cs="Arial"/>
          <w:sz w:val="28"/>
          <w:szCs w:val="28"/>
          <w:lang w:val="x-none"/>
        </w:rPr>
        <w:t>kwavari</w:t>
      </w:r>
      <w:proofErr w:type="spellEnd"/>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Uchaona</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ah </w:t>
      </w:r>
      <w:proofErr w:type="spellStart"/>
      <w:r>
        <w:rPr>
          <w:rFonts w:ascii="Arial" w:hAnsi="Arial" w:cs="Arial"/>
          <w:sz w:val="28"/>
          <w:szCs w:val="28"/>
          <w:lang w:val="x-none"/>
        </w:rPr>
        <w:t>vachitoita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kudarika</w:t>
      </w:r>
      <w:proofErr w:type="spellEnd"/>
      <w:r>
        <w:rPr>
          <w:rFonts w:ascii="Arial" w:hAnsi="Arial" w:cs="Arial"/>
          <w:sz w:val="28"/>
          <w:szCs w:val="28"/>
          <w:lang w:val="x-none"/>
        </w:rPr>
        <w:t xml:space="preserve"> </w:t>
      </w:r>
      <w:proofErr w:type="spellStart"/>
      <w:r>
        <w:rPr>
          <w:rFonts w:ascii="Arial" w:hAnsi="Arial" w:cs="Arial"/>
          <w:sz w:val="28"/>
          <w:szCs w:val="28"/>
          <w:lang w:val="x-none"/>
        </w:rPr>
        <w:t>zvako</w:t>
      </w:r>
      <w:proofErr w:type="spellEnd"/>
      <w:r>
        <w:rPr>
          <w:rFonts w:ascii="Arial" w:hAnsi="Arial" w:cs="Arial"/>
          <w:sz w:val="28"/>
          <w:szCs w:val="28"/>
          <w:lang w:val="x-none"/>
        </w:rPr>
        <w:t xml:space="preserve">. Saka </w:t>
      </w:r>
      <w:proofErr w:type="spellStart"/>
      <w:r>
        <w:rPr>
          <w:rFonts w:ascii="Arial" w:hAnsi="Arial" w:cs="Arial"/>
          <w:sz w:val="28"/>
          <w:szCs w:val="28"/>
          <w:lang w:val="x-none"/>
        </w:rPr>
        <w:t>uchaita</w:t>
      </w:r>
      <w:proofErr w:type="spellEnd"/>
      <w:r>
        <w:rPr>
          <w:rFonts w:ascii="Arial" w:hAnsi="Arial" w:cs="Arial"/>
          <w:sz w:val="28"/>
          <w:szCs w:val="28"/>
          <w:lang w:val="x-none"/>
        </w:rPr>
        <w:t xml:space="preserve"> </w:t>
      </w:r>
      <w:proofErr w:type="spellStart"/>
      <w:r>
        <w:rPr>
          <w:rFonts w:ascii="Arial" w:hAnsi="Arial" w:cs="Arial"/>
          <w:sz w:val="28"/>
          <w:szCs w:val="28"/>
          <w:lang w:val="x-none"/>
        </w:rPr>
        <w:t>sayi</w:t>
      </w:r>
      <w:proofErr w:type="spellEnd"/>
      <w:r>
        <w:rPr>
          <w:rFonts w:ascii="Arial" w:hAnsi="Arial" w:cs="Arial"/>
          <w:sz w:val="28"/>
          <w:szCs w:val="28"/>
          <w:lang w:val="x-none"/>
        </w:rPr>
        <w:t xml:space="preserve"> </w:t>
      </w:r>
      <w:proofErr w:type="spellStart"/>
      <w:r>
        <w:rPr>
          <w:rFonts w:ascii="Arial" w:hAnsi="Arial" w:cs="Arial"/>
          <w:sz w:val="28"/>
          <w:szCs w:val="28"/>
          <w:lang w:val="x-none"/>
        </w:rPr>
        <w:t>iwewe</w:t>
      </w:r>
      <w:proofErr w:type="spellEnd"/>
      <w:r>
        <w:rPr>
          <w:rFonts w:ascii="Arial" w:hAnsi="Arial" w:cs="Arial"/>
          <w:sz w:val="28"/>
          <w:szCs w:val="28"/>
          <w:lang w:val="x-none"/>
        </w:rPr>
        <w:t xml:space="preserve">? You are going to be forced to compromise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kwe</w:t>
      </w:r>
      <w:proofErr w:type="spellEnd"/>
      <w:r>
        <w:rPr>
          <w:rFonts w:ascii="Arial" w:hAnsi="Arial" w:cs="Arial"/>
          <w:sz w:val="28"/>
          <w:szCs w:val="28"/>
          <w:lang w:val="x-none"/>
        </w:rPr>
        <w:t xml:space="preserve"> </w:t>
      </w:r>
      <w:proofErr w:type="spellStart"/>
      <w:r>
        <w:rPr>
          <w:rFonts w:ascii="Arial" w:hAnsi="Arial" w:cs="Arial"/>
          <w:sz w:val="28"/>
          <w:szCs w:val="28"/>
          <w:lang w:val="x-none"/>
        </w:rPr>
        <w:t>pover</w:t>
      </w:r>
      <w:proofErr w:type="spellEnd"/>
      <w:r>
        <w:rPr>
          <w:rFonts w:ascii="Arial" w:hAnsi="Arial" w:cs="Arial"/>
          <w:sz w:val="28"/>
          <w:szCs w:val="28"/>
          <w:lang w:val="x-none"/>
        </w:rPr>
        <w:t xml:space="preserve">…? </w:t>
      </w:r>
      <w:r w:rsidRPr="003605AB">
        <w:rPr>
          <w:rFonts w:ascii="Arial" w:hAnsi="Arial" w:cs="Arial"/>
          <w:sz w:val="18"/>
          <w:szCs w:val="18"/>
        </w:rPr>
        <w:t>[Congregation says, “</w:t>
      </w:r>
      <w:r>
        <w:rPr>
          <w:rFonts w:ascii="Arial" w:hAnsi="Arial" w:cs="Arial"/>
          <w:sz w:val="18"/>
          <w:szCs w:val="18"/>
        </w:rPr>
        <w:t>poverty</w:t>
      </w:r>
      <w:r w:rsidRPr="003605AB">
        <w:rPr>
          <w:rFonts w:ascii="Arial" w:hAnsi="Arial" w:cs="Arial"/>
          <w:sz w:val="18"/>
          <w:szCs w:val="18"/>
        </w:rPr>
        <w:t>.”]</w:t>
      </w:r>
      <w:r>
        <w:rPr>
          <w:rFonts w:ascii="Arial" w:hAnsi="Arial" w:cs="Arial"/>
          <w:sz w:val="18"/>
          <w:szCs w:val="18"/>
        </w:rPr>
        <w:t xml:space="preserve"> </w:t>
      </w:r>
    </w:p>
    <w:p w14:paraId="72C21B63" w14:textId="77777777" w:rsidR="009C390A" w:rsidRDefault="009C390A" w:rsidP="009C390A">
      <w:pPr>
        <w:jc w:val="both"/>
        <w:rPr>
          <w:rFonts w:ascii="Arial" w:hAnsi="Arial" w:cs="Arial"/>
          <w:sz w:val="28"/>
          <w:szCs w:val="28"/>
          <w:lang w:val="x-none"/>
        </w:rPr>
      </w:pPr>
      <w:r w:rsidRPr="00764773">
        <w:rPr>
          <w:rFonts w:ascii="Arial" w:hAnsi="Arial" w:cs="Arial"/>
          <w:sz w:val="28"/>
          <w:szCs w:val="28"/>
        </w:rPr>
        <w:lastRenderedPageBreak/>
        <w:t>“</w:t>
      </w:r>
      <w:proofErr w:type="spellStart"/>
      <w:r>
        <w:rPr>
          <w:rFonts w:ascii="Arial" w:hAnsi="Arial" w:cs="Arial"/>
          <w:sz w:val="28"/>
          <w:szCs w:val="28"/>
          <w:lang w:val="x-none"/>
        </w:rPr>
        <w:t>Mwanangu</w:t>
      </w:r>
      <w:proofErr w:type="spellEnd"/>
      <w:r>
        <w:rPr>
          <w:rFonts w:ascii="Arial" w:hAnsi="Arial" w:cs="Arial"/>
          <w:sz w:val="28"/>
          <w:szCs w:val="28"/>
          <w:lang w:val="x-none"/>
        </w:rPr>
        <w:t xml:space="preserve"> </w:t>
      </w:r>
      <w:proofErr w:type="spellStart"/>
      <w:r>
        <w:rPr>
          <w:rFonts w:ascii="Arial" w:hAnsi="Arial" w:cs="Arial"/>
          <w:sz w:val="28"/>
          <w:szCs w:val="28"/>
          <w:lang w:val="x-none"/>
        </w:rPr>
        <w:t>magetsi</w:t>
      </w:r>
      <w:proofErr w:type="spellEnd"/>
      <w:r>
        <w:rPr>
          <w:rFonts w:ascii="Arial" w:hAnsi="Arial" w:cs="Arial"/>
          <w:sz w:val="28"/>
          <w:szCs w:val="28"/>
          <w:lang w:val="x-none"/>
        </w:rPr>
        <w:t xml:space="preserve">.” </w:t>
      </w:r>
    </w:p>
    <w:p w14:paraId="1BA18D7E" w14:textId="77777777" w:rsidR="009C390A" w:rsidRDefault="009C390A" w:rsidP="009C390A">
      <w:pPr>
        <w:jc w:val="both"/>
        <w:rPr>
          <w:rFonts w:ascii="Arial" w:hAnsi="Arial" w:cs="Arial"/>
          <w:sz w:val="28"/>
          <w:szCs w:val="28"/>
          <w:lang w:val="x-none"/>
        </w:rPr>
      </w:pPr>
      <w:proofErr w:type="spellStart"/>
      <w:r>
        <w:rPr>
          <w:rFonts w:ascii="Arial" w:hAnsi="Arial" w:cs="Arial"/>
          <w:sz w:val="28"/>
          <w:szCs w:val="28"/>
          <w:lang w:val="x-none"/>
        </w:rPr>
        <w:t>Zvonzi</w:t>
      </w:r>
      <w:proofErr w:type="spellEnd"/>
      <w:r>
        <w:rPr>
          <w:rFonts w:ascii="Arial" w:hAnsi="Arial" w:cs="Arial"/>
          <w:sz w:val="28"/>
          <w:szCs w:val="28"/>
          <w:lang w:val="x-none"/>
        </w:rPr>
        <w:t>, “</w:t>
      </w:r>
      <w:proofErr w:type="spellStart"/>
      <w:r>
        <w:rPr>
          <w:rFonts w:ascii="Arial" w:hAnsi="Arial" w:cs="Arial"/>
          <w:sz w:val="28"/>
          <w:szCs w:val="28"/>
          <w:lang w:val="x-none"/>
        </w:rPr>
        <w:t>Aihwazve</w:t>
      </w:r>
      <w:proofErr w:type="spellEnd"/>
      <w:r>
        <w:rPr>
          <w:rFonts w:ascii="Arial" w:hAnsi="Arial" w:cs="Arial"/>
          <w:sz w:val="28"/>
          <w:szCs w:val="28"/>
          <w:lang w:val="x-none"/>
        </w:rPr>
        <w:t xml:space="preserve">, </w:t>
      </w:r>
      <w:proofErr w:type="spellStart"/>
      <w:r>
        <w:rPr>
          <w:rFonts w:ascii="Arial" w:hAnsi="Arial" w:cs="Arial"/>
          <w:sz w:val="28"/>
          <w:szCs w:val="28"/>
          <w:lang w:val="x-none"/>
        </w:rPr>
        <w:t>makatenda</w:t>
      </w:r>
      <w:proofErr w:type="spellEnd"/>
      <w:r>
        <w:rPr>
          <w:rFonts w:ascii="Arial" w:hAnsi="Arial" w:cs="Arial"/>
          <w:sz w:val="28"/>
          <w:szCs w:val="28"/>
          <w:lang w:val="x-none"/>
        </w:rPr>
        <w:t xml:space="preserve"> </w:t>
      </w:r>
      <w:proofErr w:type="spellStart"/>
      <w:r>
        <w:rPr>
          <w:rFonts w:ascii="Arial" w:hAnsi="Arial" w:cs="Arial"/>
          <w:sz w:val="28"/>
          <w:szCs w:val="28"/>
          <w:lang w:val="x-none"/>
        </w:rPr>
        <w:t>varungu</w:t>
      </w:r>
      <w:proofErr w:type="spellEnd"/>
      <w:r>
        <w:rPr>
          <w:rFonts w:ascii="Arial" w:hAnsi="Arial" w:cs="Arial"/>
          <w:sz w:val="28"/>
          <w:szCs w:val="28"/>
          <w:lang w:val="x-none"/>
        </w:rPr>
        <w:t xml:space="preserve">, </w:t>
      </w:r>
      <w:proofErr w:type="spellStart"/>
      <w:r>
        <w:rPr>
          <w:rFonts w:ascii="Arial" w:hAnsi="Arial" w:cs="Arial"/>
          <w:sz w:val="28"/>
          <w:szCs w:val="28"/>
          <w:lang w:val="x-none"/>
        </w:rPr>
        <w:t>kwakauya</w:t>
      </w:r>
      <w:proofErr w:type="spellEnd"/>
      <w:r>
        <w:rPr>
          <w:rFonts w:ascii="Arial" w:hAnsi="Arial" w:cs="Arial"/>
          <w:sz w:val="28"/>
          <w:szCs w:val="28"/>
          <w:lang w:val="x-none"/>
        </w:rPr>
        <w:t xml:space="preserve"> Mwazha. Itai Ameni </w:t>
      </w:r>
      <w:proofErr w:type="spellStart"/>
      <w:r>
        <w:rPr>
          <w:rFonts w:ascii="Arial" w:hAnsi="Arial" w:cs="Arial"/>
          <w:sz w:val="28"/>
          <w:szCs w:val="28"/>
          <w:lang w:val="x-none"/>
        </w:rPr>
        <w:t>ndiuye</w:t>
      </w:r>
      <w:proofErr w:type="spellEnd"/>
      <w:r>
        <w:rPr>
          <w:rFonts w:ascii="Arial" w:hAnsi="Arial" w:cs="Arial"/>
          <w:sz w:val="28"/>
          <w:szCs w:val="28"/>
          <w:lang w:val="x-none"/>
        </w:rPr>
        <w:t xml:space="preserve"> </w:t>
      </w:r>
      <w:proofErr w:type="spellStart"/>
      <w:r>
        <w:rPr>
          <w:rFonts w:ascii="Arial" w:hAnsi="Arial" w:cs="Arial"/>
          <w:sz w:val="28"/>
          <w:szCs w:val="28"/>
          <w:lang w:val="x-none"/>
        </w:rPr>
        <w:t>ndobhadhara</w:t>
      </w:r>
      <w:proofErr w:type="spellEnd"/>
      <w:r>
        <w:rPr>
          <w:rFonts w:ascii="Arial" w:hAnsi="Arial" w:cs="Arial"/>
          <w:sz w:val="28"/>
          <w:szCs w:val="28"/>
          <w:lang w:val="x-none"/>
        </w:rPr>
        <w:t xml:space="preserve"> </w:t>
      </w:r>
      <w:proofErr w:type="spellStart"/>
      <w:r>
        <w:rPr>
          <w:rFonts w:ascii="Arial" w:hAnsi="Arial" w:cs="Arial"/>
          <w:sz w:val="28"/>
          <w:szCs w:val="28"/>
          <w:lang w:val="x-none"/>
        </w:rPr>
        <w:t>magetsi</w:t>
      </w:r>
      <w:proofErr w:type="spellEnd"/>
      <w:r>
        <w:rPr>
          <w:rFonts w:ascii="Arial" w:hAnsi="Arial" w:cs="Arial"/>
          <w:sz w:val="28"/>
          <w:szCs w:val="28"/>
          <w:lang w:val="x-none"/>
        </w:rPr>
        <w:t xml:space="preserve">.” </w:t>
      </w:r>
      <w:r w:rsidRPr="003605AB">
        <w:rPr>
          <w:rFonts w:ascii="Arial" w:hAnsi="Arial" w:cs="Arial"/>
          <w:sz w:val="18"/>
          <w:szCs w:val="18"/>
        </w:rPr>
        <w:t xml:space="preserve">[Congregation </w:t>
      </w:r>
      <w:r>
        <w:rPr>
          <w:rFonts w:ascii="Arial" w:hAnsi="Arial" w:cs="Arial"/>
          <w:sz w:val="18"/>
          <w:szCs w:val="18"/>
        </w:rPr>
        <w:t>laughs—ED</w:t>
      </w:r>
      <w:r w:rsidRPr="003605AB">
        <w:rPr>
          <w:rFonts w:ascii="Arial" w:hAnsi="Arial" w:cs="Arial"/>
          <w:sz w:val="18"/>
          <w:szCs w:val="18"/>
        </w:rPr>
        <w:t>]</w:t>
      </w:r>
      <w:r>
        <w:rPr>
          <w:rFonts w:ascii="Arial" w:hAnsi="Arial" w:cs="Arial"/>
          <w:sz w:val="28"/>
          <w:szCs w:val="28"/>
          <w:lang w:val="x-none"/>
        </w:rPr>
        <w:t xml:space="preserve"> </w:t>
      </w:r>
    </w:p>
    <w:p w14:paraId="1FBDDD3D" w14:textId="77777777" w:rsidR="009C390A" w:rsidRDefault="009C390A" w:rsidP="009C390A">
      <w:pPr>
        <w:jc w:val="both"/>
        <w:rPr>
          <w:rFonts w:ascii="Arial" w:hAnsi="Arial" w:cs="Arial"/>
          <w:sz w:val="28"/>
          <w:szCs w:val="28"/>
          <w:lang w:val="x-none"/>
        </w:rPr>
      </w:pPr>
      <w:r>
        <w:rPr>
          <w:rFonts w:ascii="Arial" w:hAnsi="Arial" w:cs="Arial"/>
          <w:sz w:val="28"/>
          <w:szCs w:val="28"/>
          <w:lang w:val="x-none"/>
        </w:rPr>
        <w:t xml:space="preserve">Toda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anotaura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“Gara </w:t>
      </w:r>
      <w:proofErr w:type="spellStart"/>
      <w:r>
        <w:rPr>
          <w:rFonts w:ascii="Arial" w:hAnsi="Arial" w:cs="Arial"/>
          <w:sz w:val="28"/>
          <w:szCs w:val="28"/>
          <w:lang w:val="x-none"/>
        </w:rPr>
        <w:t>nemari</w:t>
      </w:r>
      <w:proofErr w:type="spellEnd"/>
      <w:r>
        <w:rPr>
          <w:rFonts w:ascii="Arial" w:hAnsi="Arial" w:cs="Arial"/>
          <w:sz w:val="28"/>
          <w:szCs w:val="28"/>
          <w:lang w:val="x-none"/>
        </w:rPr>
        <w:t xml:space="preserve"> </w:t>
      </w:r>
      <w:proofErr w:type="spellStart"/>
      <w:r>
        <w:rPr>
          <w:rFonts w:ascii="Arial" w:hAnsi="Arial" w:cs="Arial"/>
          <w:sz w:val="28"/>
          <w:szCs w:val="28"/>
          <w:lang w:val="x-none"/>
        </w:rPr>
        <w:t>yako</w:t>
      </w:r>
      <w:proofErr w:type="spellEnd"/>
      <w:r>
        <w:rPr>
          <w:rFonts w:ascii="Arial" w:hAnsi="Arial" w:cs="Arial"/>
          <w:sz w:val="28"/>
          <w:szCs w:val="28"/>
          <w:lang w:val="x-none"/>
        </w:rPr>
        <w:t xml:space="preserve"> </w:t>
      </w:r>
      <w:proofErr w:type="spellStart"/>
      <w:r>
        <w:rPr>
          <w:rFonts w:ascii="Arial" w:hAnsi="Arial" w:cs="Arial"/>
          <w:sz w:val="28"/>
          <w:szCs w:val="28"/>
          <w:lang w:val="x-none"/>
        </w:rPr>
        <w:t>yemagetsi</w:t>
      </w:r>
      <w:proofErr w:type="spellEnd"/>
      <w:r>
        <w:rPr>
          <w:rFonts w:ascii="Arial" w:hAnsi="Arial" w:cs="Arial"/>
          <w:sz w:val="28"/>
          <w:szCs w:val="28"/>
          <w:lang w:val="x-none"/>
        </w:rPr>
        <w:t xml:space="preserve">, Mwari </w:t>
      </w:r>
      <w:proofErr w:type="spellStart"/>
      <w:r>
        <w:rPr>
          <w:rFonts w:ascii="Arial" w:hAnsi="Arial" w:cs="Arial"/>
          <w:sz w:val="28"/>
          <w:szCs w:val="28"/>
          <w:lang w:val="x-none"/>
        </w:rPr>
        <w:t>vachaita</w:t>
      </w:r>
      <w:proofErr w:type="spellEnd"/>
      <w:r>
        <w:rPr>
          <w:rFonts w:ascii="Arial" w:hAnsi="Arial" w:cs="Arial"/>
          <w:sz w:val="28"/>
          <w:szCs w:val="28"/>
          <w:lang w:val="x-none"/>
        </w:rPr>
        <w:t xml:space="preserve"> </w:t>
      </w:r>
      <w:proofErr w:type="spellStart"/>
      <w:r>
        <w:rPr>
          <w:rFonts w:ascii="Arial" w:hAnsi="Arial" w:cs="Arial"/>
          <w:sz w:val="28"/>
          <w:szCs w:val="28"/>
          <w:lang w:val="x-none"/>
        </w:rPr>
        <w:t>nyasha</w:t>
      </w:r>
      <w:proofErr w:type="spellEnd"/>
      <w:r>
        <w:rPr>
          <w:rFonts w:ascii="Arial" w:hAnsi="Arial" w:cs="Arial"/>
          <w:sz w:val="28"/>
          <w:szCs w:val="28"/>
          <w:lang w:val="x-none"/>
        </w:rPr>
        <w:t xml:space="preserve">!” </w:t>
      </w:r>
    </w:p>
    <w:p w14:paraId="51DD250E" w14:textId="77777777" w:rsidR="009C390A" w:rsidRDefault="009C390A" w:rsidP="009C390A">
      <w:pPr>
        <w:jc w:val="both"/>
        <w:rPr>
          <w:rFonts w:ascii="Arial" w:hAnsi="Arial" w:cs="Arial"/>
          <w:sz w:val="28"/>
          <w:szCs w:val="28"/>
          <w:lang w:val="x-none"/>
        </w:rPr>
      </w:pPr>
      <w:r>
        <w:rPr>
          <w:rFonts w:ascii="Arial" w:hAnsi="Arial" w:cs="Arial"/>
          <w:sz w:val="18"/>
          <w:szCs w:val="18"/>
        </w:rPr>
        <w:t xml:space="preserve">91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Amen!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ndakaramba</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ndakaramba</w:t>
      </w:r>
      <w:proofErr w:type="spellEnd"/>
      <w:r>
        <w:rPr>
          <w:rFonts w:ascii="Arial" w:hAnsi="Arial" w:cs="Arial"/>
          <w:sz w:val="28"/>
          <w:szCs w:val="28"/>
          <w:lang w:val="x-none"/>
        </w:rPr>
        <w:t xml:space="preserve"> </w:t>
      </w:r>
      <w:proofErr w:type="spellStart"/>
      <w:r>
        <w:rPr>
          <w:rFonts w:ascii="Arial" w:hAnsi="Arial" w:cs="Arial"/>
          <w:sz w:val="28"/>
          <w:szCs w:val="28"/>
          <w:lang w:val="x-none"/>
        </w:rPr>
        <w:t>kurova</w:t>
      </w:r>
      <w:proofErr w:type="spellEnd"/>
      <w:r>
        <w:rPr>
          <w:rFonts w:ascii="Arial" w:hAnsi="Arial" w:cs="Arial"/>
          <w:sz w:val="28"/>
          <w:szCs w:val="28"/>
          <w:lang w:val="x-none"/>
        </w:rPr>
        <w:t xml:space="preserve"> </w:t>
      </w:r>
      <w:proofErr w:type="spellStart"/>
      <w:r>
        <w:rPr>
          <w:rFonts w:ascii="Arial" w:hAnsi="Arial" w:cs="Arial"/>
          <w:sz w:val="28"/>
          <w:szCs w:val="28"/>
          <w:lang w:val="x-none"/>
        </w:rPr>
        <w:t>makuva</w:t>
      </w:r>
      <w:proofErr w:type="spellEnd"/>
      <w:r>
        <w:rPr>
          <w:rFonts w:ascii="Arial" w:hAnsi="Arial" w:cs="Arial"/>
          <w:sz w:val="28"/>
          <w:szCs w:val="28"/>
          <w:lang w:val="x-none"/>
        </w:rPr>
        <w:t xml:space="preserve">. </w:t>
      </w:r>
      <w:proofErr w:type="spellStart"/>
      <w:r>
        <w:rPr>
          <w:rFonts w:ascii="Arial" w:hAnsi="Arial" w:cs="Arial"/>
          <w:sz w:val="28"/>
          <w:szCs w:val="28"/>
          <w:lang w:val="x-none"/>
        </w:rPr>
        <w:t>Ndakaramba</w:t>
      </w:r>
      <w:proofErr w:type="spellEnd"/>
      <w:r>
        <w:rPr>
          <w:rFonts w:ascii="Arial" w:hAnsi="Arial" w:cs="Arial"/>
          <w:sz w:val="28"/>
          <w:szCs w:val="28"/>
          <w:lang w:val="x-none"/>
        </w:rPr>
        <w:t xml:space="preserve"> kana </w:t>
      </w:r>
      <w:proofErr w:type="spellStart"/>
      <w:r>
        <w:rPr>
          <w:rFonts w:ascii="Arial" w:hAnsi="Arial" w:cs="Arial"/>
          <w:sz w:val="28"/>
          <w:szCs w:val="28"/>
          <w:lang w:val="x-none"/>
        </w:rPr>
        <w:t>kuita</w:t>
      </w:r>
      <w:proofErr w:type="spellEnd"/>
      <w:r>
        <w:rPr>
          <w:rFonts w:ascii="Arial" w:hAnsi="Arial" w:cs="Arial"/>
          <w:sz w:val="28"/>
          <w:szCs w:val="28"/>
          <w:lang w:val="x-none"/>
        </w:rPr>
        <w:t xml:space="preserve"> </w:t>
      </w:r>
      <w:proofErr w:type="spellStart"/>
      <w:r>
        <w:rPr>
          <w:rFonts w:ascii="Arial" w:hAnsi="Arial" w:cs="Arial"/>
          <w:sz w:val="28"/>
          <w:szCs w:val="28"/>
          <w:lang w:val="x-none"/>
        </w:rPr>
        <w:t>chinhu</w:t>
      </w:r>
      <w:proofErr w:type="spellEnd"/>
      <w:r>
        <w:rPr>
          <w:rFonts w:ascii="Arial" w:hAnsi="Arial" w:cs="Arial"/>
          <w:sz w:val="28"/>
          <w:szCs w:val="28"/>
          <w:lang w:val="x-none"/>
        </w:rPr>
        <w:t xml:space="preserve"> </w:t>
      </w:r>
      <w:proofErr w:type="spellStart"/>
      <w:r>
        <w:rPr>
          <w:rFonts w:ascii="Arial" w:hAnsi="Arial" w:cs="Arial"/>
          <w:sz w:val="28"/>
          <w:szCs w:val="28"/>
          <w:lang w:val="x-none"/>
        </w:rPr>
        <w:t>hwani</w:t>
      </w:r>
      <w:proofErr w:type="spellEnd"/>
      <w:r>
        <w:rPr>
          <w:rFonts w:ascii="Arial" w:hAnsi="Arial" w:cs="Arial"/>
          <w:sz w:val="28"/>
          <w:szCs w:val="28"/>
          <w:lang w:val="x-none"/>
        </w:rPr>
        <w:t xml:space="preserve"> </w:t>
      </w:r>
      <w:proofErr w:type="spellStart"/>
      <w:r>
        <w:rPr>
          <w:rFonts w:ascii="Arial" w:hAnsi="Arial" w:cs="Arial"/>
          <w:sz w:val="28"/>
          <w:szCs w:val="28"/>
          <w:lang w:val="x-none"/>
        </w:rPr>
        <w:t>chandainzi</w:t>
      </w:r>
      <w:proofErr w:type="spellEnd"/>
      <w:r>
        <w:rPr>
          <w:rFonts w:ascii="Arial" w:hAnsi="Arial" w:cs="Arial"/>
          <w:sz w:val="28"/>
          <w:szCs w:val="28"/>
          <w:lang w:val="x-none"/>
        </w:rPr>
        <w:t xml:space="preserve"> </w:t>
      </w:r>
      <w:proofErr w:type="spellStart"/>
      <w:r>
        <w:rPr>
          <w:rFonts w:ascii="Arial" w:hAnsi="Arial" w:cs="Arial"/>
          <w:sz w:val="28"/>
          <w:szCs w:val="28"/>
          <w:lang w:val="x-none"/>
        </w:rPr>
        <w:t>nababa</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ita</w:t>
      </w:r>
      <w:proofErr w:type="spellEnd"/>
      <w:r>
        <w:rPr>
          <w:rFonts w:ascii="Arial" w:hAnsi="Arial" w:cs="Arial"/>
          <w:sz w:val="28"/>
          <w:szCs w:val="28"/>
          <w:lang w:val="x-none"/>
        </w:rPr>
        <w:t xml:space="preserve"> </w:t>
      </w:r>
      <w:proofErr w:type="spellStart"/>
      <w:r>
        <w:rPr>
          <w:rFonts w:ascii="Arial" w:hAnsi="Arial" w:cs="Arial"/>
          <w:sz w:val="28"/>
          <w:szCs w:val="28"/>
          <w:lang w:val="x-none"/>
        </w:rPr>
        <w:t>chekuKenzamba</w:t>
      </w:r>
      <w:proofErr w:type="spellEnd"/>
      <w:r>
        <w:rPr>
          <w:rFonts w:ascii="Arial" w:hAnsi="Arial" w:cs="Arial"/>
          <w:sz w:val="28"/>
          <w:szCs w:val="28"/>
          <w:lang w:val="x-none"/>
        </w:rPr>
        <w:t xml:space="preserve"> </w:t>
      </w:r>
      <w:proofErr w:type="spellStart"/>
      <w:r>
        <w:rPr>
          <w:rFonts w:ascii="Arial" w:hAnsi="Arial" w:cs="Arial"/>
          <w:sz w:val="28"/>
          <w:szCs w:val="28"/>
          <w:lang w:val="x-none"/>
        </w:rPr>
        <w:t>uko</w:t>
      </w:r>
      <w:proofErr w:type="spellEnd"/>
      <w:r>
        <w:rPr>
          <w:rFonts w:ascii="Arial" w:hAnsi="Arial" w:cs="Arial"/>
          <w:sz w:val="28"/>
          <w:szCs w:val="28"/>
          <w:lang w:val="x-none"/>
        </w:rPr>
        <w:t xml:space="preserve">. God did not allow me to be ashamed.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Mukuona</w:t>
      </w:r>
      <w:proofErr w:type="spellEnd"/>
      <w:r>
        <w:rPr>
          <w:rFonts w:ascii="Arial" w:hAnsi="Arial" w:cs="Arial"/>
          <w:sz w:val="28"/>
          <w:szCs w:val="28"/>
          <w:lang w:val="x-none"/>
        </w:rPr>
        <w:t xml:space="preserve"> </w:t>
      </w:r>
      <w:proofErr w:type="spellStart"/>
      <w:r>
        <w:rPr>
          <w:rFonts w:ascii="Arial" w:hAnsi="Arial" w:cs="Arial"/>
          <w:sz w:val="28"/>
          <w:szCs w:val="28"/>
          <w:lang w:val="x-none"/>
        </w:rPr>
        <w:t>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dzaMwari</w:t>
      </w:r>
      <w:proofErr w:type="spellEnd"/>
      <w:r>
        <w:rPr>
          <w:rFonts w:ascii="Arial" w:hAnsi="Arial" w:cs="Arial"/>
          <w:sz w:val="28"/>
          <w:szCs w:val="28"/>
          <w:lang w:val="x-none"/>
        </w:rPr>
        <w:t xml:space="preserve">, </w:t>
      </w:r>
      <w:proofErr w:type="spellStart"/>
      <w:r>
        <w:rPr>
          <w:rFonts w:ascii="Arial" w:hAnsi="Arial" w:cs="Arial"/>
          <w:sz w:val="28"/>
          <w:szCs w:val="28"/>
          <w:lang w:val="x-none"/>
        </w:rPr>
        <w:t>ndakaramba</w:t>
      </w:r>
      <w:proofErr w:type="spellEnd"/>
      <w:r>
        <w:rPr>
          <w:rFonts w:ascii="Arial" w:hAnsi="Arial" w:cs="Arial"/>
          <w:sz w:val="28"/>
          <w:szCs w:val="28"/>
          <w:lang w:val="x-none"/>
        </w:rPr>
        <w:t xml:space="preserve">. </w:t>
      </w:r>
      <w:proofErr w:type="spellStart"/>
      <w:r>
        <w:rPr>
          <w:rFonts w:ascii="Arial" w:hAnsi="Arial" w:cs="Arial"/>
          <w:sz w:val="28"/>
          <w:szCs w:val="28"/>
          <w:lang w:val="x-none"/>
        </w:rPr>
        <w:t>Vanin’ina</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vakaita</w:t>
      </w:r>
      <w:proofErr w:type="spellEnd"/>
      <w:r>
        <w:rPr>
          <w:rFonts w:ascii="Arial" w:hAnsi="Arial" w:cs="Arial"/>
          <w:sz w:val="28"/>
          <w:szCs w:val="28"/>
          <w:lang w:val="x-none"/>
        </w:rPr>
        <w:t xml:space="preserve"> </w:t>
      </w:r>
      <w:proofErr w:type="spellStart"/>
      <w:r>
        <w:rPr>
          <w:rFonts w:ascii="Arial" w:hAnsi="Arial" w:cs="Arial"/>
          <w:sz w:val="28"/>
          <w:szCs w:val="28"/>
          <w:lang w:val="x-none"/>
        </w:rPr>
        <w:t>mari</w:t>
      </w:r>
      <w:proofErr w:type="spellEnd"/>
      <w:r>
        <w:rPr>
          <w:rFonts w:ascii="Arial" w:hAnsi="Arial" w:cs="Arial"/>
          <w:sz w:val="28"/>
          <w:szCs w:val="28"/>
          <w:lang w:val="x-none"/>
        </w:rPr>
        <w:t xml:space="preserve"> </w:t>
      </w:r>
      <w:proofErr w:type="spellStart"/>
      <w:r>
        <w:rPr>
          <w:rFonts w:ascii="Arial" w:hAnsi="Arial" w:cs="Arial"/>
          <w:sz w:val="28"/>
          <w:szCs w:val="28"/>
          <w:lang w:val="x-none"/>
        </w:rPr>
        <w:t>dzechi</w:t>
      </w:r>
      <w:proofErr w:type="spellEnd"/>
      <w:r>
        <w:rPr>
          <w:rFonts w:ascii="Arial" w:hAnsi="Arial" w:cs="Arial"/>
          <w:sz w:val="28"/>
          <w:szCs w:val="28"/>
          <w:lang w:val="x-none"/>
        </w:rPr>
        <w:t xml:space="preserve"> dealer, </w:t>
      </w:r>
      <w:proofErr w:type="spellStart"/>
      <w:r>
        <w:rPr>
          <w:rFonts w:ascii="Arial" w:hAnsi="Arial" w:cs="Arial"/>
          <w:sz w:val="28"/>
          <w:szCs w:val="28"/>
          <w:lang w:val="x-none"/>
        </w:rPr>
        <w:t>vakandishoropodza</w:t>
      </w:r>
      <w:proofErr w:type="spellEnd"/>
      <w:r>
        <w:rPr>
          <w:rFonts w:ascii="Arial" w:hAnsi="Arial" w:cs="Arial"/>
          <w:sz w:val="28"/>
          <w:szCs w:val="28"/>
          <w:lang w:val="x-none"/>
        </w:rPr>
        <w:t xml:space="preserve"> </w:t>
      </w:r>
      <w:proofErr w:type="spellStart"/>
      <w:r>
        <w:rPr>
          <w:rFonts w:ascii="Arial" w:hAnsi="Arial" w:cs="Arial"/>
          <w:sz w:val="28"/>
          <w:szCs w:val="28"/>
          <w:lang w:val="x-none"/>
        </w:rPr>
        <w:t>vachifamba</w:t>
      </w:r>
      <w:proofErr w:type="spellEnd"/>
      <w:r>
        <w:rPr>
          <w:rFonts w:ascii="Arial" w:hAnsi="Arial" w:cs="Arial"/>
          <w:sz w:val="28"/>
          <w:szCs w:val="28"/>
          <w:lang w:val="x-none"/>
        </w:rPr>
        <w:t xml:space="preserve"> </w:t>
      </w:r>
      <w:proofErr w:type="spellStart"/>
      <w:r>
        <w:rPr>
          <w:rFonts w:ascii="Arial" w:hAnsi="Arial" w:cs="Arial"/>
          <w:sz w:val="28"/>
          <w:szCs w:val="28"/>
          <w:lang w:val="x-none"/>
        </w:rPr>
        <w:t>nema</w:t>
      </w:r>
      <w:proofErr w:type="spellEnd"/>
      <w:r>
        <w:rPr>
          <w:rFonts w:ascii="Arial" w:hAnsi="Arial" w:cs="Arial"/>
          <w:sz w:val="28"/>
          <w:szCs w:val="28"/>
          <w:lang w:val="x-none"/>
        </w:rPr>
        <w:t xml:space="preserve"> Lexus </w:t>
      </w:r>
      <w:proofErr w:type="spellStart"/>
      <w:r>
        <w:rPr>
          <w:rFonts w:ascii="Arial" w:hAnsi="Arial" w:cs="Arial"/>
          <w:sz w:val="28"/>
          <w:szCs w:val="28"/>
          <w:lang w:val="x-none"/>
        </w:rPr>
        <w:t>ekuba</w:t>
      </w:r>
      <w:proofErr w:type="spellEnd"/>
      <w:r>
        <w:rPr>
          <w:rFonts w:ascii="Arial" w:hAnsi="Arial" w:cs="Arial"/>
          <w:sz w:val="28"/>
          <w:szCs w:val="28"/>
          <w:lang w:val="x-none"/>
        </w:rPr>
        <w:t xml:space="preserve">, </w:t>
      </w:r>
      <w:proofErr w:type="spellStart"/>
      <w:r>
        <w:rPr>
          <w:rFonts w:ascii="Arial" w:hAnsi="Arial" w:cs="Arial"/>
          <w:sz w:val="28"/>
          <w:szCs w:val="28"/>
          <w:lang w:val="x-none"/>
        </w:rPr>
        <w:t>vachigara</w:t>
      </w:r>
      <w:proofErr w:type="spellEnd"/>
      <w:r>
        <w:rPr>
          <w:rFonts w:ascii="Arial" w:hAnsi="Arial" w:cs="Arial"/>
          <w:sz w:val="28"/>
          <w:szCs w:val="28"/>
          <w:lang w:val="x-none"/>
        </w:rPr>
        <w:t xml:space="preserve"> </w:t>
      </w:r>
      <w:proofErr w:type="spellStart"/>
      <w:r>
        <w:rPr>
          <w:rFonts w:ascii="Arial" w:hAnsi="Arial" w:cs="Arial"/>
          <w:sz w:val="28"/>
          <w:szCs w:val="28"/>
          <w:lang w:val="x-none"/>
        </w:rPr>
        <w:t>mudzimba</w:t>
      </w:r>
      <w:proofErr w:type="spellEnd"/>
      <w:r>
        <w:rPr>
          <w:rFonts w:ascii="Arial" w:hAnsi="Arial" w:cs="Arial"/>
          <w:sz w:val="28"/>
          <w:szCs w:val="28"/>
          <w:lang w:val="x-none"/>
        </w:rPr>
        <w:t xml:space="preserve"> </w:t>
      </w:r>
      <w:proofErr w:type="spellStart"/>
      <w:r>
        <w:rPr>
          <w:rFonts w:ascii="Arial" w:hAnsi="Arial" w:cs="Arial"/>
          <w:sz w:val="28"/>
          <w:szCs w:val="28"/>
          <w:lang w:val="x-none"/>
        </w:rPr>
        <w:t>dzechi</w:t>
      </w:r>
      <w:proofErr w:type="spellEnd"/>
      <w:r>
        <w:rPr>
          <w:rFonts w:ascii="Arial" w:hAnsi="Arial" w:cs="Arial"/>
          <w:sz w:val="28"/>
          <w:szCs w:val="28"/>
          <w:lang w:val="x-none"/>
        </w:rPr>
        <w:t xml:space="preserve"> dealer, ma office </w:t>
      </w:r>
      <w:proofErr w:type="spellStart"/>
      <w:r>
        <w:rPr>
          <w:rFonts w:ascii="Arial" w:hAnsi="Arial" w:cs="Arial"/>
          <w:sz w:val="28"/>
          <w:szCs w:val="28"/>
          <w:lang w:val="x-none"/>
        </w:rPr>
        <w:t>echi</w:t>
      </w:r>
      <w:proofErr w:type="spellEnd"/>
      <w:r>
        <w:rPr>
          <w:rFonts w:ascii="Arial" w:hAnsi="Arial" w:cs="Arial"/>
          <w:sz w:val="28"/>
          <w:szCs w:val="28"/>
          <w:lang w:val="x-none"/>
        </w:rPr>
        <w:t xml:space="preserve"> dealer, furniture </w:t>
      </w:r>
      <w:proofErr w:type="spellStart"/>
      <w:r>
        <w:rPr>
          <w:rFonts w:ascii="Arial" w:hAnsi="Arial" w:cs="Arial"/>
          <w:sz w:val="28"/>
          <w:szCs w:val="28"/>
          <w:lang w:val="x-none"/>
        </w:rPr>
        <w:t>yechi</w:t>
      </w:r>
      <w:proofErr w:type="spellEnd"/>
      <w:r>
        <w:rPr>
          <w:rFonts w:ascii="Arial" w:hAnsi="Arial" w:cs="Arial"/>
          <w:sz w:val="28"/>
          <w:szCs w:val="28"/>
          <w:lang w:val="x-none"/>
        </w:rPr>
        <w:t xml:space="preserve"> dealer; </w:t>
      </w:r>
      <w:proofErr w:type="spellStart"/>
      <w:r>
        <w:rPr>
          <w:rFonts w:ascii="Arial" w:hAnsi="Arial" w:cs="Arial"/>
          <w:sz w:val="28"/>
          <w:szCs w:val="28"/>
          <w:lang w:val="x-none"/>
        </w:rPr>
        <w:t>ndakaramba</w:t>
      </w:r>
      <w:proofErr w:type="spellEnd"/>
      <w:r>
        <w:rPr>
          <w:rFonts w:ascii="Arial" w:hAnsi="Arial" w:cs="Arial"/>
          <w:sz w:val="28"/>
          <w:szCs w:val="28"/>
          <w:lang w:val="x-none"/>
        </w:rPr>
        <w:t xml:space="preserve">. </w:t>
      </w:r>
    </w:p>
    <w:p w14:paraId="2BE37742" w14:textId="77777777" w:rsidR="009C390A" w:rsidRDefault="009C390A" w:rsidP="009C390A">
      <w:pPr>
        <w:jc w:val="both"/>
        <w:rPr>
          <w:rFonts w:ascii="Arial" w:hAnsi="Arial" w:cs="Arial"/>
          <w:sz w:val="28"/>
          <w:szCs w:val="28"/>
          <w:lang w:val="x-none"/>
        </w:rPr>
      </w:pPr>
      <w:r w:rsidRPr="007667CC">
        <w:rPr>
          <w:rFonts w:ascii="Arial" w:hAnsi="Arial" w:cs="Arial"/>
          <w:sz w:val="28"/>
          <w:szCs w:val="28"/>
          <w:vertAlign w:val="superscript"/>
          <w:lang w:val="x-none"/>
        </w:rPr>
        <w:t>92</w:t>
      </w:r>
      <w:r>
        <w:rPr>
          <w:rFonts w:ascii="Arial" w:hAnsi="Arial" w:cs="Arial"/>
          <w:sz w:val="28"/>
          <w:szCs w:val="28"/>
          <w:lang w:val="x-none"/>
        </w:rPr>
        <w:t xml:space="preserve"> Did I know that God would give me the…?... more than what I want? Mwari </w:t>
      </w:r>
      <w:proofErr w:type="spellStart"/>
      <w:r w:rsidRPr="002F3B55">
        <w:rPr>
          <w:rFonts w:ascii="Arial" w:hAnsi="Arial" w:cs="Arial"/>
          <w:i/>
          <w:iCs/>
          <w:sz w:val="28"/>
          <w:szCs w:val="28"/>
          <w:lang w:val="x-none"/>
        </w:rPr>
        <w:t>akandipruvhira</w:t>
      </w:r>
      <w:proofErr w:type="spellEnd"/>
      <w:r>
        <w:rPr>
          <w:rFonts w:ascii="Arial" w:hAnsi="Arial" w:cs="Arial"/>
          <w:sz w:val="28"/>
          <w:szCs w:val="28"/>
          <w:lang w:val="x-none"/>
        </w:rPr>
        <w:t xml:space="preserve"> </w:t>
      </w:r>
      <w:r w:rsidRPr="003605AB">
        <w:rPr>
          <w:rFonts w:ascii="Arial" w:hAnsi="Arial" w:cs="Arial"/>
          <w:sz w:val="18"/>
          <w:szCs w:val="18"/>
        </w:rPr>
        <w:t>[</w:t>
      </w:r>
      <w:r>
        <w:rPr>
          <w:rFonts w:ascii="Arial" w:hAnsi="Arial" w:cs="Arial"/>
          <w:sz w:val="18"/>
          <w:szCs w:val="18"/>
        </w:rPr>
        <w:t>proved to me—ED</w:t>
      </w:r>
      <w:r w:rsidRPr="003605AB">
        <w:rPr>
          <w:rFonts w:ascii="Arial" w:hAnsi="Arial" w:cs="Arial"/>
          <w:sz w:val="18"/>
          <w:szCs w:val="18"/>
        </w:rPr>
        <w:t>]</w:t>
      </w:r>
      <w:r>
        <w:rPr>
          <w:rFonts w:ascii="Arial" w:hAnsi="Arial" w:cs="Arial"/>
          <w:sz w:val="28"/>
          <w:szCs w:val="28"/>
          <w:lang w:val="x-none"/>
        </w:rPr>
        <w:t xml:space="preserve"> beyond a shadow of doubt </w:t>
      </w:r>
      <w:proofErr w:type="spellStart"/>
      <w:r>
        <w:rPr>
          <w:rFonts w:ascii="Arial" w:hAnsi="Arial" w:cs="Arial"/>
          <w:sz w:val="28"/>
          <w:szCs w:val="28"/>
          <w:lang w:val="x-none"/>
        </w:rPr>
        <w:t>kuti</w:t>
      </w:r>
      <w:proofErr w:type="spellEnd"/>
      <w:r>
        <w:rPr>
          <w:rFonts w:ascii="Arial" w:hAnsi="Arial" w:cs="Arial"/>
          <w:sz w:val="28"/>
          <w:szCs w:val="28"/>
          <w:lang w:val="x-none"/>
        </w:rPr>
        <w:t xml:space="preserve"> no, you don’t have to be a corrupt criminal to have things. You don’t have to be wicked, </w:t>
      </w:r>
      <w:proofErr w:type="spellStart"/>
      <w:r>
        <w:rPr>
          <w:rFonts w:ascii="Arial" w:hAnsi="Arial" w:cs="Arial"/>
          <w:sz w:val="28"/>
          <w:szCs w:val="28"/>
          <w:lang w:val="x-none"/>
        </w:rPr>
        <w:t>kuromba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uve</w:t>
      </w:r>
      <w:proofErr w:type="spellEnd"/>
      <w:r>
        <w:rPr>
          <w:rFonts w:ascii="Arial" w:hAnsi="Arial" w:cs="Arial"/>
          <w:sz w:val="28"/>
          <w:szCs w:val="28"/>
          <w:lang w:val="x-none"/>
        </w:rPr>
        <w:t xml:space="preserve"> </w:t>
      </w:r>
      <w:proofErr w:type="spellStart"/>
      <w:r>
        <w:rPr>
          <w:rFonts w:ascii="Arial" w:hAnsi="Arial" w:cs="Arial"/>
          <w:sz w:val="28"/>
          <w:szCs w:val="28"/>
          <w:lang w:val="x-none"/>
        </w:rPr>
        <w:t>nezvinhu</w:t>
      </w:r>
      <w:proofErr w:type="spellEnd"/>
      <w:r>
        <w:rPr>
          <w:rFonts w:ascii="Arial" w:hAnsi="Arial" w:cs="Arial"/>
          <w:sz w:val="28"/>
          <w:szCs w:val="28"/>
          <w:lang w:val="x-none"/>
        </w:rPr>
        <w:t xml:space="preserve">. Have faith in God!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Amen </w:t>
      </w:r>
      <w:proofErr w:type="spellStart"/>
      <w:r>
        <w:rPr>
          <w:rFonts w:ascii="Arial" w:hAnsi="Arial" w:cs="Arial"/>
          <w:sz w:val="28"/>
          <w:szCs w:val="28"/>
          <w:lang w:val="x-none"/>
        </w:rPr>
        <w:t>handisikumunzwa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
    <w:p w14:paraId="5062EB67" w14:textId="77777777" w:rsidR="009C390A" w:rsidRDefault="009C390A" w:rsidP="009C390A">
      <w:pPr>
        <w:jc w:val="both"/>
        <w:rPr>
          <w:rFonts w:ascii="Arial" w:hAnsi="Arial" w:cs="Arial"/>
          <w:sz w:val="28"/>
          <w:szCs w:val="28"/>
          <w:lang w:val="x-none"/>
        </w:rPr>
      </w:pPr>
      <w:r w:rsidRPr="007667CC">
        <w:rPr>
          <w:rFonts w:ascii="Arial" w:hAnsi="Arial" w:cs="Arial"/>
          <w:sz w:val="28"/>
          <w:szCs w:val="28"/>
          <w:vertAlign w:val="superscript"/>
          <w:lang w:val="x-none"/>
        </w:rPr>
        <w:t>93</w:t>
      </w:r>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vemunhu</w:t>
      </w:r>
      <w:proofErr w:type="spellEnd"/>
      <w:r>
        <w:rPr>
          <w:rFonts w:ascii="Arial" w:hAnsi="Arial" w:cs="Arial"/>
          <w:sz w:val="28"/>
          <w:szCs w:val="28"/>
          <w:lang w:val="x-none"/>
        </w:rPr>
        <w:t xml:space="preserve"> </w:t>
      </w:r>
      <w:proofErr w:type="spellStart"/>
      <w:r>
        <w:rPr>
          <w:rFonts w:ascii="Arial" w:hAnsi="Arial" w:cs="Arial"/>
          <w:sz w:val="28"/>
          <w:szCs w:val="28"/>
          <w:lang w:val="x-none"/>
        </w:rPr>
        <w:t>anonamata</w:t>
      </w:r>
      <w:proofErr w:type="spellEnd"/>
      <w:r>
        <w:rPr>
          <w:rFonts w:ascii="Arial" w:hAnsi="Arial" w:cs="Arial"/>
          <w:sz w:val="28"/>
          <w:szCs w:val="28"/>
          <w:lang w:val="x-none"/>
        </w:rPr>
        <w:t xml:space="preserve"> </w:t>
      </w:r>
      <w:proofErr w:type="spellStart"/>
      <w:r>
        <w:rPr>
          <w:rFonts w:ascii="Arial" w:hAnsi="Arial" w:cs="Arial"/>
          <w:sz w:val="28"/>
          <w:szCs w:val="28"/>
          <w:lang w:val="x-none"/>
        </w:rPr>
        <w:t>vakafanana</w:t>
      </w:r>
      <w:proofErr w:type="spellEnd"/>
      <w:r>
        <w:rPr>
          <w:rFonts w:ascii="Arial" w:hAnsi="Arial" w:cs="Arial"/>
          <w:sz w:val="28"/>
          <w:szCs w:val="28"/>
          <w:lang w:val="x-none"/>
        </w:rPr>
        <w:t xml:space="preserve"> </w:t>
      </w:r>
      <w:proofErr w:type="spellStart"/>
      <w:r>
        <w:rPr>
          <w:rFonts w:ascii="Arial" w:hAnsi="Arial" w:cs="Arial"/>
          <w:sz w:val="28"/>
          <w:szCs w:val="28"/>
          <w:lang w:val="x-none"/>
        </w:rPr>
        <w:t>nevana</w:t>
      </w:r>
      <w:proofErr w:type="spellEnd"/>
      <w:r>
        <w:rPr>
          <w:rFonts w:ascii="Arial" w:hAnsi="Arial" w:cs="Arial"/>
          <w:sz w:val="28"/>
          <w:szCs w:val="28"/>
          <w:lang w:val="x-none"/>
        </w:rPr>
        <w:t xml:space="preserve"> </w:t>
      </w:r>
      <w:proofErr w:type="spellStart"/>
      <w:r>
        <w:rPr>
          <w:rFonts w:ascii="Arial" w:hAnsi="Arial" w:cs="Arial"/>
          <w:sz w:val="28"/>
          <w:szCs w:val="28"/>
          <w:lang w:val="x-none"/>
        </w:rPr>
        <w:t>vakaropafadzwa</w:t>
      </w:r>
      <w:proofErr w:type="spellEnd"/>
      <w:r>
        <w:rPr>
          <w:rFonts w:ascii="Arial" w:hAnsi="Arial" w:cs="Arial"/>
          <w:sz w:val="28"/>
          <w:szCs w:val="28"/>
          <w:lang w:val="x-none"/>
        </w:rPr>
        <w:t xml:space="preserve"> </w:t>
      </w:r>
      <w:proofErr w:type="spellStart"/>
      <w:r>
        <w:rPr>
          <w:rFonts w:ascii="Arial" w:hAnsi="Arial" w:cs="Arial"/>
          <w:sz w:val="28"/>
          <w:szCs w:val="28"/>
          <w:lang w:val="x-none"/>
        </w:rPr>
        <w:t>muJerusarema</w:t>
      </w:r>
      <w:proofErr w:type="spellEnd"/>
      <w:r>
        <w:rPr>
          <w:rFonts w:ascii="Arial" w:hAnsi="Arial" w:cs="Arial"/>
          <w:sz w:val="28"/>
          <w:szCs w:val="28"/>
          <w:lang w:val="x-none"/>
        </w:rPr>
        <w:t xml:space="preserve">. Baba </w:t>
      </w:r>
      <w:proofErr w:type="spellStart"/>
      <w:r>
        <w:rPr>
          <w:rFonts w:ascii="Arial" w:hAnsi="Arial" w:cs="Arial"/>
          <w:sz w:val="28"/>
          <w:szCs w:val="28"/>
          <w:lang w:val="x-none"/>
        </w:rPr>
        <w:t>vavo</w:t>
      </w:r>
      <w:proofErr w:type="spellEnd"/>
      <w:r>
        <w:rPr>
          <w:rFonts w:ascii="Arial" w:hAnsi="Arial" w:cs="Arial"/>
          <w:sz w:val="28"/>
          <w:szCs w:val="28"/>
          <w:lang w:val="x-none"/>
        </w:rPr>
        <w:t xml:space="preserve"> vanga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mutendi</w:t>
      </w:r>
      <w:proofErr w:type="spellEnd"/>
      <w:r>
        <w:rPr>
          <w:rFonts w:ascii="Arial" w:hAnsi="Arial" w:cs="Arial"/>
          <w:sz w:val="28"/>
          <w:szCs w:val="28"/>
          <w:lang w:val="x-none"/>
        </w:rPr>
        <w:t xml:space="preserve">, </w:t>
      </w:r>
      <w:proofErr w:type="spellStart"/>
      <w:r>
        <w:rPr>
          <w:rFonts w:ascii="Arial" w:hAnsi="Arial" w:cs="Arial"/>
          <w:sz w:val="28"/>
          <w:szCs w:val="28"/>
          <w:lang w:val="x-none"/>
        </w:rPr>
        <w:t>zvavanoda</w:t>
      </w:r>
      <w:proofErr w:type="spellEnd"/>
      <w:r>
        <w:rPr>
          <w:rFonts w:ascii="Arial" w:hAnsi="Arial" w:cs="Arial"/>
          <w:sz w:val="28"/>
          <w:szCs w:val="28"/>
          <w:lang w:val="x-none"/>
        </w:rPr>
        <w:t xml:space="preserve"> </w:t>
      </w:r>
      <w:proofErr w:type="spellStart"/>
      <w:r>
        <w:rPr>
          <w:rFonts w:ascii="Arial" w:hAnsi="Arial" w:cs="Arial"/>
          <w:sz w:val="28"/>
          <w:szCs w:val="28"/>
          <w:lang w:val="x-none"/>
        </w:rPr>
        <w:t>zvese</w:t>
      </w:r>
      <w:proofErr w:type="spellEnd"/>
      <w:r>
        <w:rPr>
          <w:rFonts w:ascii="Arial" w:hAnsi="Arial" w:cs="Arial"/>
          <w:sz w:val="28"/>
          <w:szCs w:val="28"/>
          <w:lang w:val="x-none"/>
        </w:rPr>
        <w:t xml:space="preserve"> </w:t>
      </w:r>
      <w:proofErr w:type="spellStart"/>
      <w:r>
        <w:rPr>
          <w:rFonts w:ascii="Arial" w:hAnsi="Arial" w:cs="Arial"/>
          <w:sz w:val="28"/>
          <w:szCs w:val="28"/>
          <w:lang w:val="x-none"/>
        </w:rPr>
        <w:t>vanozviwa</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vanozviwana</w:t>
      </w:r>
      <w:proofErr w:type="spellEnd"/>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Kunze </w:t>
      </w:r>
      <w:proofErr w:type="spellStart"/>
      <w:r>
        <w:rPr>
          <w:rFonts w:ascii="Arial" w:hAnsi="Arial" w:cs="Arial"/>
          <w:sz w:val="28"/>
          <w:szCs w:val="28"/>
          <w:lang w:val="x-none"/>
        </w:rPr>
        <w:t>kwaizvozvo</w:t>
      </w:r>
      <w:proofErr w:type="spellEnd"/>
      <w:r>
        <w:rPr>
          <w:rFonts w:ascii="Arial" w:hAnsi="Arial" w:cs="Arial"/>
          <w:sz w:val="28"/>
          <w:szCs w:val="28"/>
          <w:lang w:val="x-none"/>
        </w:rPr>
        <w:t xml:space="preserve"> </w:t>
      </w:r>
      <w:proofErr w:type="spellStart"/>
      <w:r>
        <w:rPr>
          <w:rFonts w:ascii="Arial" w:hAnsi="Arial" w:cs="Arial"/>
          <w:sz w:val="28"/>
          <w:szCs w:val="28"/>
          <w:lang w:val="x-none"/>
        </w:rPr>
        <w:t>imba</w:t>
      </w:r>
      <w:proofErr w:type="spellEnd"/>
      <w:r>
        <w:rPr>
          <w:rFonts w:ascii="Arial" w:hAnsi="Arial" w:cs="Arial"/>
          <w:sz w:val="28"/>
          <w:szCs w:val="28"/>
          <w:lang w:val="x-none"/>
        </w:rPr>
        <w:t xml:space="preserve"> </w:t>
      </w:r>
      <w:proofErr w:type="spellStart"/>
      <w:r>
        <w:rPr>
          <w:rFonts w:ascii="Arial" w:hAnsi="Arial" w:cs="Arial"/>
          <w:sz w:val="28"/>
          <w:szCs w:val="28"/>
          <w:lang w:val="x-none"/>
        </w:rPr>
        <w:t>yechihedheni</w:t>
      </w:r>
      <w:proofErr w:type="spellEnd"/>
      <w:r>
        <w:rPr>
          <w:rFonts w:ascii="Arial" w:hAnsi="Arial" w:cs="Arial"/>
          <w:sz w:val="28"/>
          <w:szCs w:val="28"/>
          <w:lang w:val="x-none"/>
        </w:rPr>
        <w:t xml:space="preserve"> </w:t>
      </w:r>
      <w:proofErr w:type="spellStart"/>
      <w:r>
        <w:rPr>
          <w:rFonts w:ascii="Arial" w:hAnsi="Arial" w:cs="Arial"/>
          <w:sz w:val="28"/>
          <w:szCs w:val="28"/>
          <w:lang w:val="x-none"/>
        </w:rPr>
        <w:t>iyo</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iyoyo</w:t>
      </w:r>
      <w:proofErr w:type="spellEnd"/>
      <w:r w:rsidRPr="003605AB">
        <w:rPr>
          <w:rFonts w:ascii="Arial" w:hAnsi="Arial" w:cs="Arial"/>
          <w:sz w:val="18"/>
          <w:szCs w:val="18"/>
        </w:rPr>
        <w:t>.”]</w:t>
      </w:r>
    </w:p>
    <w:p w14:paraId="7DEDB2BE" w14:textId="77777777" w:rsidR="009C390A" w:rsidRDefault="009C390A" w:rsidP="009C390A">
      <w:pPr>
        <w:jc w:val="both"/>
        <w:rPr>
          <w:rFonts w:ascii="Arial" w:hAnsi="Arial" w:cs="Arial"/>
          <w:sz w:val="28"/>
          <w:szCs w:val="28"/>
          <w:lang w:val="x-none"/>
        </w:rPr>
      </w:pPr>
      <w:r w:rsidRPr="00C849FA">
        <w:rPr>
          <w:rFonts w:ascii="Arial" w:hAnsi="Arial" w:cs="Arial"/>
          <w:sz w:val="28"/>
          <w:szCs w:val="28"/>
          <w:vertAlign w:val="superscript"/>
          <w:lang w:val="x-none"/>
        </w:rPr>
        <w:t>94</w:t>
      </w:r>
      <w:r>
        <w:rPr>
          <w:rFonts w:ascii="Arial" w:hAnsi="Arial" w:cs="Arial"/>
          <w:sz w:val="28"/>
          <w:szCs w:val="28"/>
          <w:lang w:val="x-none"/>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tone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pana</w:t>
      </w:r>
      <w:proofErr w:type="spellEnd"/>
      <w:r>
        <w:rPr>
          <w:rFonts w:ascii="Arial" w:hAnsi="Arial" w:cs="Arial"/>
          <w:sz w:val="28"/>
          <w:szCs w:val="28"/>
          <w:lang w:val="x-none"/>
        </w:rPr>
        <w:t xml:space="preserve"> verse </w:t>
      </w:r>
      <w:proofErr w:type="spellStart"/>
      <w:r>
        <w:rPr>
          <w:rFonts w:ascii="Arial" w:hAnsi="Arial" w:cs="Arial"/>
          <w:sz w:val="28"/>
          <w:szCs w:val="28"/>
          <w:lang w:val="x-none"/>
        </w:rPr>
        <w:t>ya</w:t>
      </w:r>
      <w:proofErr w:type="spellEnd"/>
      <w:r>
        <w:rPr>
          <w:rFonts w:ascii="Arial" w:hAnsi="Arial" w:cs="Arial"/>
          <w:sz w:val="28"/>
          <w:szCs w:val="28"/>
          <w:lang w:val="x-none"/>
        </w:rPr>
        <w:t xml:space="preserve">… </w:t>
      </w:r>
      <w:proofErr w:type="spellStart"/>
      <w:r>
        <w:rPr>
          <w:rFonts w:ascii="Arial" w:hAnsi="Arial" w:cs="Arial"/>
          <w:sz w:val="28"/>
          <w:szCs w:val="28"/>
          <w:lang w:val="x-none"/>
        </w:rPr>
        <w:t>VaKori</w:t>
      </w:r>
      <w:proofErr w:type="spellEnd"/>
      <w:r>
        <w:rPr>
          <w:rFonts w:ascii="Arial" w:hAnsi="Arial" w:cs="Arial"/>
          <w:sz w:val="28"/>
          <w:szCs w:val="2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horaiti</w:t>
      </w:r>
      <w:proofErr w:type="spellEnd"/>
      <w:r>
        <w:rPr>
          <w:rFonts w:ascii="Arial" w:hAnsi="Arial" w:cs="Arial"/>
          <w:sz w:val="28"/>
          <w:szCs w:val="2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pana</w:t>
      </w:r>
      <w:proofErr w:type="spellEnd"/>
      <w:r>
        <w:rPr>
          <w:rFonts w:ascii="Arial" w:hAnsi="Arial" w:cs="Arial"/>
          <w:sz w:val="28"/>
          <w:szCs w:val="28"/>
          <w:lang w:val="x-none"/>
        </w:rPr>
        <w:t xml:space="preserve">… Vana </w:t>
      </w:r>
      <w:proofErr w:type="spellStart"/>
      <w:r w:rsidRPr="00365665">
        <w:rPr>
          <w:rFonts w:ascii="Arial" w:hAnsi="Arial" w:cs="Arial"/>
          <w:i/>
          <w:iCs/>
          <w:sz w:val="28"/>
          <w:szCs w:val="28"/>
          <w:lang w:val="x-none"/>
        </w:rPr>
        <w:t>vanorebela</w:t>
      </w:r>
      <w:proofErr w:type="spellEnd"/>
      <w:r>
        <w:rPr>
          <w:rFonts w:ascii="Arial" w:hAnsi="Arial" w:cs="Arial"/>
          <w:i/>
          <w:iCs/>
          <w:sz w:val="28"/>
          <w:szCs w:val="28"/>
          <w:lang w:val="x-none"/>
        </w:rPr>
        <w:t xml:space="preserve"> </w:t>
      </w:r>
      <w:r w:rsidRPr="003605AB">
        <w:rPr>
          <w:rFonts w:ascii="Arial" w:hAnsi="Arial" w:cs="Arial"/>
          <w:sz w:val="18"/>
          <w:szCs w:val="18"/>
        </w:rPr>
        <w:t>[</w:t>
      </w:r>
      <w:r>
        <w:rPr>
          <w:rFonts w:ascii="Arial" w:hAnsi="Arial" w:cs="Arial"/>
          <w:sz w:val="18"/>
          <w:szCs w:val="18"/>
        </w:rPr>
        <w:t>who rebel—Ed</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tingoona</w:t>
      </w:r>
      <w:proofErr w:type="spellEnd"/>
      <w:r>
        <w:rPr>
          <w:rFonts w:ascii="Arial" w:hAnsi="Arial" w:cs="Arial"/>
          <w:sz w:val="28"/>
          <w:szCs w:val="28"/>
          <w:lang w:val="x-none"/>
        </w:rPr>
        <w:t xml:space="preserve"> rebellion.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pana</w:t>
      </w:r>
      <w:proofErr w:type="spellEnd"/>
      <w:r>
        <w:rPr>
          <w:rFonts w:ascii="Arial" w:hAnsi="Arial" w:cs="Arial"/>
          <w:sz w:val="28"/>
          <w:szCs w:val="28"/>
          <w:lang w:val="x-none"/>
        </w:rPr>
        <w:t xml:space="preserve"> Isaiah. Isaiah chapter 1. Mirai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zvinotaura</w:t>
      </w:r>
      <w:proofErr w:type="spellEnd"/>
      <w:r>
        <w:rPr>
          <w:rFonts w:ascii="Arial" w:hAnsi="Arial" w:cs="Arial"/>
          <w:sz w:val="28"/>
          <w:szCs w:val="28"/>
          <w:lang w:val="x-none"/>
        </w:rPr>
        <w:t xml:space="preserve"> Jehovha. Huyai </w:t>
      </w:r>
      <w:proofErr w:type="spellStart"/>
      <w:r>
        <w:rPr>
          <w:rFonts w:ascii="Arial" w:hAnsi="Arial" w:cs="Arial"/>
          <w:sz w:val="28"/>
          <w:szCs w:val="28"/>
          <w:lang w:val="x-none"/>
        </w:rPr>
        <w:t>muone</w:t>
      </w:r>
      <w:proofErr w:type="spellEnd"/>
      <w:r>
        <w:rPr>
          <w:rFonts w:ascii="Arial" w:hAnsi="Arial" w:cs="Arial"/>
          <w:sz w:val="28"/>
          <w:szCs w:val="28"/>
          <w:lang w:val="x-none"/>
        </w:rPr>
        <w:t xml:space="preserve"> verse 2 tese.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tese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2 </w:t>
      </w:r>
      <w:proofErr w:type="spellStart"/>
      <w:r>
        <w:rPr>
          <w:rFonts w:ascii="Arial" w:hAnsi="Arial" w:cs="Arial"/>
          <w:sz w:val="28"/>
          <w:szCs w:val="28"/>
          <w:lang w:val="x-none"/>
        </w:rPr>
        <w:t>tose</w:t>
      </w:r>
      <w:proofErr w:type="spellEnd"/>
      <w:r>
        <w:rPr>
          <w:rFonts w:ascii="Arial" w:hAnsi="Arial" w:cs="Arial"/>
          <w:sz w:val="28"/>
          <w:szCs w:val="28"/>
          <w:lang w:val="x-none"/>
        </w:rPr>
        <w:t>.</w:t>
      </w:r>
    </w:p>
    <w:p w14:paraId="22EF2B8B" w14:textId="77777777" w:rsidR="009C390A" w:rsidRDefault="009C390A" w:rsidP="009C390A">
      <w:pPr>
        <w:ind w:left="720"/>
        <w:jc w:val="both"/>
        <w:rPr>
          <w:rFonts w:ascii="Arial" w:hAnsi="Arial" w:cs="Arial"/>
          <w:i/>
          <w:iCs/>
          <w:sz w:val="28"/>
          <w:szCs w:val="28"/>
          <w:lang w:val="x-none"/>
        </w:rPr>
      </w:pPr>
      <w:r w:rsidRPr="00C93DF4">
        <w:rPr>
          <w:rFonts w:ascii="Arial" w:hAnsi="Arial" w:cs="Arial"/>
          <w:i/>
          <w:iCs/>
          <w:sz w:val="28"/>
          <w:szCs w:val="28"/>
          <w:lang w:val="x-none"/>
        </w:rPr>
        <w:t>Hear, O heavens, and give ear, O earth: for the LORD hath spoken, I have nourished and brought up children, and they have rebelled against me. </w:t>
      </w:r>
    </w:p>
    <w:p w14:paraId="4C664B89" w14:textId="77777777" w:rsidR="009C390A" w:rsidRDefault="009C390A" w:rsidP="009C390A">
      <w:pPr>
        <w:jc w:val="both"/>
        <w:rPr>
          <w:rFonts w:ascii="Arial" w:hAnsi="Arial" w:cs="Arial"/>
          <w:sz w:val="28"/>
          <w:szCs w:val="28"/>
          <w:lang w:val="x-none"/>
        </w:rPr>
      </w:pPr>
      <w:r w:rsidRPr="00F62906">
        <w:rPr>
          <w:rFonts w:ascii="Arial" w:hAnsi="Arial" w:cs="Arial"/>
          <w:sz w:val="28"/>
          <w:szCs w:val="28"/>
          <w:vertAlign w:val="superscript"/>
          <w:lang w:val="x-none"/>
        </w:rPr>
        <w:t>95</w:t>
      </w:r>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Amen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Ndozvakafanana</w:t>
      </w:r>
      <w:proofErr w:type="spellEnd"/>
      <w:r>
        <w:rPr>
          <w:rFonts w:ascii="Arial" w:hAnsi="Arial" w:cs="Arial"/>
          <w:sz w:val="28"/>
          <w:szCs w:val="28"/>
          <w:lang w:val="x-none"/>
        </w:rPr>
        <w:t xml:space="preserve"> </w:t>
      </w:r>
      <w:proofErr w:type="spellStart"/>
      <w:r>
        <w:rPr>
          <w:rFonts w:ascii="Arial" w:hAnsi="Arial" w:cs="Arial"/>
          <w:sz w:val="28"/>
          <w:szCs w:val="28"/>
          <w:lang w:val="x-none"/>
        </w:rPr>
        <w:t>nemwana</w:t>
      </w:r>
      <w:proofErr w:type="spellEnd"/>
      <w:r>
        <w:rPr>
          <w:rFonts w:ascii="Arial" w:hAnsi="Arial" w:cs="Arial"/>
          <w:sz w:val="28"/>
          <w:szCs w:val="28"/>
          <w:lang w:val="x-none"/>
        </w:rPr>
        <w:t xml:space="preserve"> </w:t>
      </w:r>
      <w:proofErr w:type="spellStart"/>
      <w:r>
        <w:rPr>
          <w:rFonts w:ascii="Arial" w:hAnsi="Arial" w:cs="Arial"/>
          <w:sz w:val="28"/>
          <w:szCs w:val="28"/>
          <w:lang w:val="x-none"/>
        </w:rPr>
        <w:t>anoti</w:t>
      </w:r>
      <w:proofErr w:type="spellEnd"/>
      <w:r>
        <w:rPr>
          <w:rFonts w:ascii="Arial" w:hAnsi="Arial" w:cs="Arial"/>
          <w:sz w:val="28"/>
          <w:szCs w:val="28"/>
          <w:lang w:val="x-none"/>
        </w:rPr>
        <w:t xml:space="preserve"> </w:t>
      </w:r>
      <w:proofErr w:type="spellStart"/>
      <w:r>
        <w:rPr>
          <w:rFonts w:ascii="Arial" w:hAnsi="Arial" w:cs="Arial"/>
          <w:sz w:val="28"/>
          <w:szCs w:val="28"/>
          <w:lang w:val="x-none"/>
        </w:rPr>
        <w:t>akudzwa</w:t>
      </w:r>
      <w:proofErr w:type="spellEnd"/>
      <w:r>
        <w:rPr>
          <w:rFonts w:ascii="Arial" w:hAnsi="Arial" w:cs="Arial"/>
          <w:sz w:val="28"/>
          <w:szCs w:val="28"/>
          <w:lang w:val="x-none"/>
        </w:rPr>
        <w:t xml:space="preserve"> </w:t>
      </w:r>
      <w:proofErr w:type="spellStart"/>
      <w:r>
        <w:rPr>
          <w:rFonts w:ascii="Arial" w:hAnsi="Arial" w:cs="Arial"/>
          <w:sz w:val="28"/>
          <w:szCs w:val="28"/>
          <w:lang w:val="x-none"/>
        </w:rPr>
        <w:t>nababa</w:t>
      </w:r>
      <w:proofErr w:type="spellEnd"/>
      <w:r>
        <w:rPr>
          <w:rFonts w:ascii="Arial" w:hAnsi="Arial" w:cs="Arial"/>
          <w:sz w:val="28"/>
          <w:szCs w:val="28"/>
          <w:lang w:val="x-none"/>
        </w:rPr>
        <w:t xml:space="preserve">, </w:t>
      </w:r>
      <w:proofErr w:type="spellStart"/>
      <w:r>
        <w:rPr>
          <w:rFonts w:ascii="Arial" w:hAnsi="Arial" w:cs="Arial"/>
          <w:sz w:val="28"/>
          <w:szCs w:val="28"/>
          <w:lang w:val="x-none"/>
        </w:rPr>
        <w:t>vachiziva</w:t>
      </w:r>
      <w:proofErr w:type="spellEnd"/>
      <w:r>
        <w:rPr>
          <w:rFonts w:ascii="Arial" w:hAnsi="Arial" w:cs="Arial"/>
          <w:sz w:val="28"/>
          <w:szCs w:val="28"/>
          <w:lang w:val="x-none"/>
        </w:rPr>
        <w:t xml:space="preserve"> </w:t>
      </w:r>
      <w:proofErr w:type="spellStart"/>
      <w:r>
        <w:rPr>
          <w:rFonts w:ascii="Arial" w:hAnsi="Arial" w:cs="Arial"/>
          <w:sz w:val="28"/>
          <w:szCs w:val="28"/>
          <w:lang w:val="x-none"/>
        </w:rPr>
        <w:t>Jehovha</w:t>
      </w:r>
      <w:proofErr w:type="spellEnd"/>
      <w:r>
        <w:rPr>
          <w:rFonts w:ascii="Arial" w:hAnsi="Arial" w:cs="Arial"/>
          <w:sz w:val="28"/>
          <w:szCs w:val="28"/>
          <w:lang w:val="x-none"/>
        </w:rPr>
        <w:t xml:space="preserve"> wo—wo—</w:t>
      </w:r>
      <w:proofErr w:type="spellStart"/>
      <w:r>
        <w:rPr>
          <w:rFonts w:ascii="Arial" w:hAnsi="Arial" w:cs="Arial"/>
          <w:sz w:val="28"/>
          <w:szCs w:val="28"/>
          <w:lang w:val="x-none"/>
        </w:rPr>
        <w:t>weMwenga</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woti</w:t>
      </w:r>
      <w:proofErr w:type="spellEnd"/>
      <w:r>
        <w:rPr>
          <w:rFonts w:ascii="Arial" w:hAnsi="Arial" w:cs="Arial"/>
          <w:sz w:val="28"/>
          <w:szCs w:val="28"/>
          <w:lang w:val="x-none"/>
        </w:rPr>
        <w:t xml:space="preserve"> </w:t>
      </w:r>
      <w:proofErr w:type="spellStart"/>
      <w:r>
        <w:rPr>
          <w:rFonts w:ascii="Arial" w:hAnsi="Arial" w:cs="Arial"/>
          <w:sz w:val="28"/>
          <w:szCs w:val="28"/>
          <w:lang w:val="x-none"/>
        </w:rPr>
        <w:t>wa’akuda</w:t>
      </w:r>
      <w:proofErr w:type="spellEnd"/>
      <w:r>
        <w:rPr>
          <w:rFonts w:ascii="Arial" w:hAnsi="Arial" w:cs="Arial"/>
          <w:sz w:val="28"/>
          <w:szCs w:val="28"/>
          <w:lang w:val="x-none"/>
        </w:rPr>
        <w:t xml:space="preserve"> </w:t>
      </w:r>
      <w:proofErr w:type="spellStart"/>
      <w:r>
        <w:rPr>
          <w:rFonts w:ascii="Arial" w:hAnsi="Arial" w:cs="Arial"/>
          <w:sz w:val="28"/>
          <w:szCs w:val="28"/>
          <w:lang w:val="x-none"/>
        </w:rPr>
        <w:t>umwe</w:t>
      </w:r>
      <w:proofErr w:type="spellEnd"/>
      <w:r>
        <w:rPr>
          <w:rFonts w:ascii="Arial" w:hAnsi="Arial" w:cs="Arial"/>
          <w:sz w:val="28"/>
          <w:szCs w:val="28"/>
          <w:lang w:val="x-none"/>
        </w:rPr>
        <w:t xml:space="preserve"> Jehovha. </w:t>
      </w:r>
      <w:proofErr w:type="spellStart"/>
      <w:r>
        <w:rPr>
          <w:rFonts w:ascii="Arial" w:hAnsi="Arial" w:cs="Arial"/>
          <w:sz w:val="28"/>
          <w:szCs w:val="28"/>
          <w:lang w:val="x-none"/>
        </w:rPr>
        <w:t>Wakutouya</w:t>
      </w:r>
      <w:proofErr w:type="spellEnd"/>
      <w:r>
        <w:rPr>
          <w:rFonts w:ascii="Arial" w:hAnsi="Arial" w:cs="Arial"/>
          <w:sz w:val="28"/>
          <w:szCs w:val="28"/>
          <w:lang w:val="x-none"/>
        </w:rPr>
        <w:t xml:space="preserve"> </w:t>
      </w:r>
      <w:proofErr w:type="spellStart"/>
      <w:r>
        <w:rPr>
          <w:rFonts w:ascii="Arial" w:hAnsi="Arial" w:cs="Arial"/>
          <w:sz w:val="28"/>
          <w:szCs w:val="28"/>
          <w:lang w:val="x-none"/>
        </w:rPr>
        <w:t>kuzoona</w:t>
      </w:r>
      <w:proofErr w:type="spellEnd"/>
      <w:r>
        <w:rPr>
          <w:rFonts w:ascii="Arial" w:hAnsi="Arial" w:cs="Arial"/>
          <w:sz w:val="28"/>
          <w:szCs w:val="28"/>
          <w:lang w:val="x-none"/>
        </w:rPr>
        <w:t xml:space="preserve"> kuna baba… </w:t>
      </w:r>
      <w:r w:rsidRPr="003605AB">
        <w:rPr>
          <w:rFonts w:ascii="Arial" w:hAnsi="Arial" w:cs="Arial"/>
          <w:sz w:val="18"/>
          <w:szCs w:val="18"/>
        </w:rPr>
        <w:t>[</w:t>
      </w:r>
      <w:r>
        <w:rPr>
          <w:rFonts w:ascii="Arial" w:hAnsi="Arial" w:cs="Arial"/>
          <w:sz w:val="18"/>
          <w:szCs w:val="18"/>
        </w:rPr>
        <w:t>0:39:24-inaudible</w:t>
      </w:r>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“Hah, baba.” Ivo </w:t>
      </w:r>
      <w:proofErr w:type="spellStart"/>
      <w:r>
        <w:rPr>
          <w:rFonts w:ascii="Arial" w:hAnsi="Arial" w:cs="Arial"/>
          <w:sz w:val="28"/>
          <w:szCs w:val="28"/>
          <w:lang w:val="x-none"/>
        </w:rPr>
        <w:t>vakakuendesa</w:t>
      </w:r>
      <w:proofErr w:type="spellEnd"/>
      <w:r>
        <w:rPr>
          <w:rFonts w:ascii="Arial" w:hAnsi="Arial" w:cs="Arial"/>
          <w:sz w:val="28"/>
          <w:szCs w:val="28"/>
          <w:lang w:val="x-none"/>
        </w:rPr>
        <w:t xml:space="preserve"> </w:t>
      </w:r>
      <w:proofErr w:type="spellStart"/>
      <w:r>
        <w:rPr>
          <w:rFonts w:ascii="Arial" w:hAnsi="Arial" w:cs="Arial"/>
          <w:sz w:val="28"/>
          <w:szCs w:val="28"/>
          <w:lang w:val="x-none"/>
        </w:rPr>
        <w:lastRenderedPageBreak/>
        <w:t>kuchikoro</w:t>
      </w:r>
      <w:proofErr w:type="spellEnd"/>
      <w:r>
        <w:rPr>
          <w:rFonts w:ascii="Arial" w:hAnsi="Arial" w:cs="Arial"/>
          <w:sz w:val="28"/>
          <w:szCs w:val="28"/>
          <w:lang w:val="x-none"/>
        </w:rPr>
        <w:t xml:space="preserve"> </w:t>
      </w:r>
      <w:proofErr w:type="spellStart"/>
      <w:r>
        <w:rPr>
          <w:rFonts w:ascii="Arial" w:hAnsi="Arial" w:cs="Arial"/>
          <w:sz w:val="28"/>
          <w:szCs w:val="28"/>
          <w:lang w:val="x-none"/>
        </w:rPr>
        <w:t>nemari</w:t>
      </w:r>
      <w:proofErr w:type="spellEnd"/>
      <w:r>
        <w:rPr>
          <w:rFonts w:ascii="Arial" w:hAnsi="Arial" w:cs="Arial"/>
          <w:sz w:val="28"/>
          <w:szCs w:val="28"/>
          <w:lang w:val="x-none"/>
        </w:rPr>
        <w:t xml:space="preserve"> ye Message. </w:t>
      </w:r>
      <w:proofErr w:type="spellStart"/>
      <w:r>
        <w:rPr>
          <w:rFonts w:ascii="Arial" w:hAnsi="Arial" w:cs="Arial"/>
          <w:sz w:val="28"/>
          <w:szCs w:val="28"/>
          <w:lang w:val="x-none"/>
        </w:rPr>
        <w:t>Panomukirwa</w:t>
      </w:r>
      <w:proofErr w:type="spellEnd"/>
      <w:r>
        <w:rPr>
          <w:rFonts w:ascii="Arial" w:hAnsi="Arial" w:cs="Arial"/>
          <w:sz w:val="28"/>
          <w:szCs w:val="28"/>
          <w:lang w:val="x-none"/>
        </w:rPr>
        <w:t xml:space="preserve"> baba </w:t>
      </w:r>
      <w:proofErr w:type="spellStart"/>
      <w:r>
        <w:rPr>
          <w:rFonts w:ascii="Arial" w:hAnsi="Arial" w:cs="Arial"/>
          <w:sz w:val="28"/>
          <w:szCs w:val="28"/>
          <w:lang w:val="x-none"/>
        </w:rPr>
        <w:t>chete</w:t>
      </w:r>
      <w:proofErr w:type="spellEnd"/>
      <w:r>
        <w:rPr>
          <w:rFonts w:ascii="Arial" w:hAnsi="Arial" w:cs="Arial"/>
          <w:sz w:val="28"/>
          <w:szCs w:val="28"/>
          <w:lang w:val="x-none"/>
        </w:rPr>
        <w:t xml:space="preserve"> </w:t>
      </w:r>
      <w:proofErr w:type="spellStart"/>
      <w:r>
        <w:rPr>
          <w:rFonts w:ascii="Arial" w:hAnsi="Arial" w:cs="Arial"/>
          <w:sz w:val="28"/>
          <w:szCs w:val="28"/>
          <w:lang w:val="x-none"/>
        </w:rPr>
        <w:t>ndepekuti</w:t>
      </w:r>
      <w:proofErr w:type="spellEnd"/>
      <w:r>
        <w:rPr>
          <w:rFonts w:ascii="Arial" w:hAnsi="Arial" w:cs="Arial"/>
          <w:sz w:val="28"/>
          <w:szCs w:val="28"/>
          <w:lang w:val="x-none"/>
        </w:rPr>
        <w:t xml:space="preserve"> </w:t>
      </w:r>
      <w:proofErr w:type="spellStart"/>
      <w:r>
        <w:rPr>
          <w:rFonts w:ascii="Arial" w:hAnsi="Arial" w:cs="Arial"/>
          <w:sz w:val="28"/>
          <w:szCs w:val="28"/>
          <w:lang w:val="x-none"/>
        </w:rPr>
        <w:t>wabuda</w:t>
      </w:r>
      <w:proofErr w:type="spellEnd"/>
      <w:r>
        <w:rPr>
          <w:rFonts w:ascii="Arial" w:hAnsi="Arial" w:cs="Arial"/>
          <w:sz w:val="28"/>
          <w:szCs w:val="28"/>
          <w:lang w:val="x-none"/>
        </w:rPr>
        <w:t xml:space="preserve"> </w:t>
      </w:r>
      <w:proofErr w:type="spellStart"/>
      <w:r>
        <w:rPr>
          <w:rFonts w:ascii="Arial" w:hAnsi="Arial" w:cs="Arial"/>
          <w:sz w:val="28"/>
          <w:szCs w:val="28"/>
          <w:lang w:val="x-none"/>
        </w:rPr>
        <w:t>munyika</w:t>
      </w:r>
      <w:proofErr w:type="spellEnd"/>
      <w:r>
        <w:rPr>
          <w:rFonts w:ascii="Arial" w:hAnsi="Arial" w:cs="Arial"/>
          <w:sz w:val="28"/>
          <w:szCs w:val="28"/>
          <w:lang w:val="x-none"/>
        </w:rPr>
        <w:t xml:space="preserve">, </w:t>
      </w:r>
      <w:proofErr w:type="spellStart"/>
      <w:r>
        <w:rPr>
          <w:rFonts w:ascii="Arial" w:hAnsi="Arial" w:cs="Arial"/>
          <w:sz w:val="28"/>
          <w:szCs w:val="28"/>
          <w:lang w:val="x-none"/>
        </w:rPr>
        <w:t>wauya</w:t>
      </w:r>
      <w:proofErr w:type="spellEnd"/>
      <w:r>
        <w:rPr>
          <w:rFonts w:ascii="Arial" w:hAnsi="Arial" w:cs="Arial"/>
          <w:sz w:val="28"/>
          <w:szCs w:val="28"/>
          <w:lang w:val="x-none"/>
        </w:rPr>
        <w:t xml:space="preserve"> </w:t>
      </w:r>
      <w:proofErr w:type="spellStart"/>
      <w:r>
        <w:rPr>
          <w:rFonts w:ascii="Arial" w:hAnsi="Arial" w:cs="Arial"/>
          <w:sz w:val="28"/>
          <w:szCs w:val="28"/>
          <w:lang w:val="x-none"/>
        </w:rPr>
        <w:t>mukuna</w:t>
      </w:r>
      <w:proofErr w:type="spellEnd"/>
      <w:r>
        <w:rPr>
          <w:rFonts w:ascii="Arial" w:hAnsi="Arial" w:cs="Arial"/>
          <w:sz w:val="28"/>
          <w:szCs w:val="28"/>
          <w:lang w:val="x-none"/>
        </w:rPr>
        <w:t xml:space="preserve">…? </w:t>
      </w:r>
      <w:r w:rsidRPr="00735FEF">
        <w:rPr>
          <w:rFonts w:ascii="Arial" w:hAnsi="Arial" w:cs="Arial"/>
          <w:sz w:val="18"/>
          <w:szCs w:val="18"/>
          <w:lang w:val="x-none"/>
        </w:rPr>
        <w:t>[Congregation says, “</w:t>
      </w:r>
      <w:proofErr w:type="spellStart"/>
      <w:r>
        <w:rPr>
          <w:rFonts w:ascii="Arial" w:hAnsi="Arial" w:cs="Arial"/>
          <w:sz w:val="18"/>
          <w:szCs w:val="18"/>
          <w:lang w:val="x-none"/>
        </w:rPr>
        <w:t>mukunamata</w:t>
      </w:r>
      <w:proofErr w:type="spellEnd"/>
      <w:r w:rsidRPr="00735FEF">
        <w:rPr>
          <w:rFonts w:ascii="Arial" w:hAnsi="Arial" w:cs="Arial"/>
          <w:sz w:val="18"/>
          <w:szCs w:val="18"/>
          <w:lang w:val="x-none"/>
        </w:rPr>
        <w:t xml:space="preserve">.”] </w:t>
      </w:r>
      <w:proofErr w:type="spellStart"/>
      <w:r>
        <w:rPr>
          <w:rFonts w:ascii="Arial" w:hAnsi="Arial" w:cs="Arial"/>
          <w:sz w:val="28"/>
          <w:szCs w:val="28"/>
          <w:lang w:val="x-none"/>
        </w:rPr>
        <w:t>Ndopanomukirwa</w:t>
      </w:r>
      <w:proofErr w:type="spellEnd"/>
      <w:r>
        <w:rPr>
          <w:rFonts w:ascii="Arial" w:hAnsi="Arial" w:cs="Arial"/>
          <w:sz w:val="28"/>
          <w:szCs w:val="28"/>
          <w:lang w:val="x-none"/>
        </w:rPr>
        <w:t xml:space="preserve"> baba </w:t>
      </w:r>
      <w:proofErr w:type="spellStart"/>
      <w:r>
        <w:rPr>
          <w:rFonts w:ascii="Arial" w:hAnsi="Arial" w:cs="Arial"/>
          <w:sz w:val="28"/>
          <w:szCs w:val="28"/>
          <w:lang w:val="x-none"/>
        </w:rPr>
        <w:t>woti</w:t>
      </w:r>
      <w:proofErr w:type="spellEnd"/>
      <w:r>
        <w:rPr>
          <w:rFonts w:ascii="Arial" w:hAnsi="Arial" w:cs="Arial"/>
          <w:sz w:val="28"/>
          <w:szCs w:val="28"/>
          <w:lang w:val="x-none"/>
        </w:rPr>
        <w:t xml:space="preserve">, “Baba,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kutoda</w:t>
      </w:r>
      <w:proofErr w:type="spellEnd"/>
      <w:r>
        <w:rPr>
          <w:rFonts w:ascii="Arial" w:hAnsi="Arial" w:cs="Arial"/>
          <w:sz w:val="28"/>
          <w:szCs w:val="28"/>
          <w:lang w:val="x-none"/>
        </w:rPr>
        <w:t xml:space="preserve"> </w:t>
      </w:r>
      <w:proofErr w:type="spellStart"/>
      <w:r>
        <w:rPr>
          <w:rFonts w:ascii="Arial" w:hAnsi="Arial" w:cs="Arial"/>
          <w:sz w:val="28"/>
          <w:szCs w:val="28"/>
          <w:lang w:val="x-none"/>
        </w:rPr>
        <w:t>kunamata</w:t>
      </w:r>
      <w:proofErr w:type="spellEnd"/>
      <w:r>
        <w:rPr>
          <w:rFonts w:ascii="Arial" w:hAnsi="Arial" w:cs="Arial"/>
          <w:sz w:val="28"/>
          <w:szCs w:val="28"/>
          <w:lang w:val="x-none"/>
        </w:rPr>
        <w:t xml:space="preserve">.” </w:t>
      </w:r>
      <w:proofErr w:type="spellStart"/>
      <w:r>
        <w:rPr>
          <w:rFonts w:ascii="Arial" w:hAnsi="Arial" w:cs="Arial"/>
          <w:sz w:val="28"/>
          <w:szCs w:val="28"/>
          <w:lang w:val="x-none"/>
        </w:rPr>
        <w:t>Kubuda</w:t>
      </w:r>
      <w:proofErr w:type="spellEnd"/>
      <w:r>
        <w:rPr>
          <w:rFonts w:ascii="Arial" w:hAnsi="Arial" w:cs="Arial"/>
          <w:sz w:val="28"/>
          <w:szCs w:val="28"/>
          <w:lang w:val="x-none"/>
        </w:rPr>
        <w:t xml:space="preserve"> mu denomination </w:t>
      </w:r>
      <w:proofErr w:type="spellStart"/>
      <w:r>
        <w:rPr>
          <w:rFonts w:ascii="Arial" w:hAnsi="Arial" w:cs="Arial"/>
          <w:sz w:val="28"/>
          <w:szCs w:val="28"/>
          <w:lang w:val="x-none"/>
        </w:rPr>
        <w:t>uchienda</w:t>
      </w:r>
      <w:proofErr w:type="spellEnd"/>
      <w:r>
        <w:rPr>
          <w:rFonts w:ascii="Arial" w:hAnsi="Arial" w:cs="Arial"/>
          <w:sz w:val="28"/>
          <w:szCs w:val="28"/>
          <w:lang w:val="x-none"/>
        </w:rPr>
        <w:t xml:space="preserve"> kune </w:t>
      </w:r>
      <w:proofErr w:type="spellStart"/>
      <w:r>
        <w:rPr>
          <w:rFonts w:ascii="Arial" w:hAnsi="Arial" w:cs="Arial"/>
          <w:sz w:val="28"/>
          <w:szCs w:val="28"/>
          <w:lang w:val="x-none"/>
        </w:rPr>
        <w:t>zviri</w:t>
      </w:r>
      <w:proofErr w:type="spellEnd"/>
      <w:r>
        <w:rPr>
          <w:rFonts w:ascii="Arial" w:hAnsi="Arial" w:cs="Arial"/>
          <w:sz w:val="28"/>
          <w:szCs w:val="28"/>
          <w:lang w:val="x-none"/>
        </w:rPr>
        <w:t xml:space="preserve"> na…? </w:t>
      </w:r>
      <w:r w:rsidRPr="003605AB">
        <w:rPr>
          <w:rFonts w:ascii="Arial" w:hAnsi="Arial" w:cs="Arial"/>
          <w:sz w:val="18"/>
          <w:szCs w:val="18"/>
        </w:rPr>
        <w:t>[Congregation says, “</w:t>
      </w:r>
      <w:proofErr w:type="spellStart"/>
      <w:r>
        <w:rPr>
          <w:rFonts w:ascii="Arial" w:hAnsi="Arial" w:cs="Arial"/>
          <w:sz w:val="18"/>
          <w:szCs w:val="18"/>
        </w:rPr>
        <w:t>zviri</w:t>
      </w:r>
      <w:proofErr w:type="spellEnd"/>
      <w:r>
        <w:rPr>
          <w:rFonts w:ascii="Arial" w:hAnsi="Arial" w:cs="Arial"/>
          <w:sz w:val="18"/>
          <w:szCs w:val="18"/>
        </w:rPr>
        <w:t xml:space="preserve"> </w:t>
      </w:r>
      <w:proofErr w:type="spellStart"/>
      <w:r>
        <w:rPr>
          <w:rFonts w:ascii="Arial" w:hAnsi="Arial" w:cs="Arial"/>
          <w:sz w:val="18"/>
          <w:szCs w:val="18"/>
        </w:rPr>
        <w:t>nani</w:t>
      </w:r>
      <w:proofErr w:type="spellEnd"/>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Kunze </w:t>
      </w:r>
      <w:proofErr w:type="spellStart"/>
      <w:r>
        <w:rPr>
          <w:rFonts w:ascii="Arial" w:hAnsi="Arial" w:cs="Arial"/>
          <w:sz w:val="28"/>
          <w:szCs w:val="28"/>
          <w:lang w:val="x-none"/>
        </w:rPr>
        <w:t>kwaizvozvo</w:t>
      </w:r>
      <w:proofErr w:type="spellEnd"/>
      <w:r>
        <w:rPr>
          <w:rFonts w:ascii="Arial" w:hAnsi="Arial" w:cs="Arial"/>
          <w:sz w:val="28"/>
          <w:szCs w:val="28"/>
          <w:lang w:val="x-none"/>
        </w:rPr>
        <w:t xml:space="preserve">, you are wrong before God. </w:t>
      </w:r>
      <w:r w:rsidRPr="00735FEF">
        <w:rPr>
          <w:rFonts w:ascii="Arial" w:hAnsi="Arial" w:cs="Arial"/>
          <w:sz w:val="18"/>
          <w:szCs w:val="18"/>
          <w:lang w:val="x-none"/>
        </w:rPr>
        <w:t xml:space="preserve">[Congregation says, “Amen.”] </w:t>
      </w:r>
      <w:r>
        <w:rPr>
          <w:rFonts w:ascii="Arial" w:hAnsi="Arial" w:cs="Arial"/>
          <w:sz w:val="28"/>
          <w:szCs w:val="28"/>
          <w:lang w:val="x-none"/>
        </w:rPr>
        <w:t xml:space="preserve">No child is allowed to rebel against the father, who has nourished him </w:t>
      </w:r>
      <w:proofErr w:type="spellStart"/>
      <w:r>
        <w:rPr>
          <w:rFonts w:ascii="Arial" w:hAnsi="Arial" w:cs="Arial"/>
          <w:sz w:val="28"/>
          <w:szCs w:val="28"/>
          <w:lang w:val="x-none"/>
        </w:rPr>
        <w:t>muZita</w:t>
      </w:r>
      <w:proofErr w:type="spellEnd"/>
      <w:r>
        <w:rPr>
          <w:rFonts w:ascii="Arial" w:hAnsi="Arial" w:cs="Arial"/>
          <w:sz w:val="28"/>
          <w:szCs w:val="28"/>
          <w:lang w:val="x-none"/>
        </w:rPr>
        <w:t xml:space="preserve"> </w:t>
      </w:r>
      <w:proofErr w:type="spellStart"/>
      <w:r>
        <w:rPr>
          <w:rFonts w:ascii="Arial" w:hAnsi="Arial" w:cs="Arial"/>
          <w:sz w:val="28"/>
          <w:szCs w:val="28"/>
          <w:lang w:val="x-none"/>
        </w:rPr>
        <w:t>raJeso</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
    <w:p w14:paraId="0B6CB105" w14:textId="77777777" w:rsidR="009C390A" w:rsidRDefault="009C390A" w:rsidP="009C390A">
      <w:pPr>
        <w:jc w:val="both"/>
        <w:rPr>
          <w:rFonts w:ascii="Arial" w:hAnsi="Arial" w:cs="Arial"/>
          <w:sz w:val="28"/>
          <w:szCs w:val="28"/>
          <w:lang w:val="x-none"/>
        </w:rPr>
      </w:pPr>
      <w:r w:rsidRPr="00DB7CC1">
        <w:rPr>
          <w:rFonts w:ascii="Arial" w:hAnsi="Arial" w:cs="Arial"/>
          <w:sz w:val="28"/>
          <w:szCs w:val="28"/>
          <w:vertAlign w:val="superscript"/>
          <w:lang w:val="x-none"/>
        </w:rPr>
        <w:t>96</w:t>
      </w:r>
      <w:r>
        <w:rPr>
          <w:rFonts w:ascii="Arial" w:hAnsi="Arial" w:cs="Arial"/>
          <w:sz w:val="28"/>
          <w:szCs w:val="28"/>
          <w:lang w:val="x-none"/>
        </w:rPr>
        <w:t xml:space="preserve"> Amen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Aiwa </w:t>
      </w:r>
      <w:proofErr w:type="spellStart"/>
      <w:r>
        <w:rPr>
          <w:rFonts w:ascii="Arial" w:hAnsi="Arial" w:cs="Arial"/>
          <w:sz w:val="28"/>
          <w:szCs w:val="28"/>
          <w:lang w:val="x-none"/>
        </w:rPr>
        <w:t>ngaapfuure</w:t>
      </w:r>
      <w:proofErr w:type="spellEnd"/>
      <w:r>
        <w:rPr>
          <w:rFonts w:ascii="Arial" w:hAnsi="Arial" w:cs="Arial"/>
          <w:sz w:val="28"/>
          <w:szCs w:val="28"/>
          <w:lang w:val="x-none"/>
        </w:rPr>
        <w:t xml:space="preserve"> </w:t>
      </w:r>
      <w:proofErr w:type="spellStart"/>
      <w:r>
        <w:rPr>
          <w:rFonts w:ascii="Arial" w:hAnsi="Arial" w:cs="Arial"/>
          <w:sz w:val="28"/>
          <w:szCs w:val="28"/>
          <w:lang w:val="x-none"/>
        </w:rPr>
        <w:t>ipapa</w:t>
      </w:r>
      <w:proofErr w:type="spellEnd"/>
      <w:r>
        <w:rPr>
          <w:rFonts w:ascii="Arial" w:hAnsi="Arial" w:cs="Arial"/>
          <w:sz w:val="28"/>
          <w:szCs w:val="28"/>
          <w:lang w:val="x-none"/>
        </w:rPr>
        <w:t xml:space="preserve"> Amen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isu</w:t>
      </w:r>
      <w:proofErr w:type="spellEnd"/>
      <w:r>
        <w:rPr>
          <w:rFonts w:ascii="Arial" w:hAnsi="Arial" w:cs="Arial"/>
          <w:sz w:val="28"/>
          <w:szCs w:val="28"/>
          <w:lang w:val="x-none"/>
        </w:rPr>
        <w:t xml:space="preserve"> </w:t>
      </w:r>
      <w:proofErr w:type="spellStart"/>
      <w:r>
        <w:rPr>
          <w:rFonts w:ascii="Arial" w:hAnsi="Arial" w:cs="Arial"/>
          <w:sz w:val="28"/>
          <w:szCs w:val="28"/>
          <w:lang w:val="x-none"/>
        </w:rPr>
        <w:t>takatoro</w:t>
      </w:r>
      <w:proofErr w:type="spellEnd"/>
      <w:r>
        <w:rPr>
          <w:rFonts w:ascii="Arial" w:hAnsi="Arial" w:cs="Arial"/>
          <w:sz w:val="28"/>
          <w:szCs w:val="28"/>
          <w:lang w:val="x-none"/>
        </w:rPr>
        <w:t>—</w:t>
      </w:r>
      <w:proofErr w:type="spellStart"/>
      <w:r>
        <w:rPr>
          <w:rFonts w:ascii="Arial" w:hAnsi="Arial" w:cs="Arial"/>
          <w:sz w:val="28"/>
          <w:szCs w:val="28"/>
          <w:lang w:val="x-none"/>
        </w:rPr>
        <w:t>ropafadzwa</w:t>
      </w:r>
      <w:proofErr w:type="spellEnd"/>
      <w:r>
        <w:rPr>
          <w:rFonts w:ascii="Arial" w:hAnsi="Arial" w:cs="Arial"/>
          <w:sz w:val="28"/>
          <w:szCs w:val="28"/>
          <w:lang w:val="x-none"/>
        </w:rPr>
        <w:t xml:space="preserve"> </w:t>
      </w:r>
      <w:proofErr w:type="spellStart"/>
      <w:r>
        <w:rPr>
          <w:rFonts w:ascii="Arial" w:hAnsi="Arial" w:cs="Arial"/>
          <w:sz w:val="28"/>
          <w:szCs w:val="28"/>
          <w:lang w:val="x-none"/>
        </w:rPr>
        <w:t>kuuya</w:t>
      </w:r>
      <w:proofErr w:type="spellEnd"/>
      <w:r>
        <w:rPr>
          <w:rFonts w:ascii="Arial" w:hAnsi="Arial" w:cs="Arial"/>
          <w:sz w:val="28"/>
          <w:szCs w:val="28"/>
          <w:lang w:val="x-none"/>
        </w:rPr>
        <w:t xml:space="preserve"> </w:t>
      </w:r>
      <w:proofErr w:type="spellStart"/>
      <w:r>
        <w:rPr>
          <w:rFonts w:ascii="Arial" w:hAnsi="Arial" w:cs="Arial"/>
          <w:sz w:val="28"/>
          <w:szCs w:val="28"/>
          <w:lang w:val="x-none"/>
        </w:rPr>
        <w:t>panapa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proofErr w:type="spellStart"/>
      <w:r>
        <w:rPr>
          <w:rFonts w:ascii="Arial" w:hAnsi="Arial" w:cs="Arial"/>
          <w:sz w:val="28"/>
          <w:szCs w:val="28"/>
          <w:lang w:val="x-none"/>
        </w:rPr>
        <w:t>ndozvatinovabata</w:t>
      </w:r>
      <w:proofErr w:type="spellEnd"/>
      <w:r>
        <w:rPr>
          <w:rFonts w:ascii="Arial" w:hAnsi="Arial" w:cs="Arial"/>
          <w:sz w:val="28"/>
          <w:szCs w:val="28"/>
          <w:lang w:val="x-none"/>
        </w:rPr>
        <w:t xml:space="preserve"> </w:t>
      </w:r>
      <w:proofErr w:type="spellStart"/>
      <w:r>
        <w:rPr>
          <w:rFonts w:ascii="Arial" w:hAnsi="Arial" w:cs="Arial"/>
          <w:sz w:val="28"/>
          <w:szCs w:val="28"/>
          <w:lang w:val="x-none"/>
        </w:rPr>
        <w:t>nazvo</w:t>
      </w:r>
      <w:proofErr w:type="spellEnd"/>
      <w:r>
        <w:rPr>
          <w:rFonts w:ascii="Arial" w:hAnsi="Arial" w:cs="Arial"/>
          <w:sz w:val="28"/>
          <w:szCs w:val="28"/>
          <w:lang w:val="x-none"/>
        </w:rPr>
        <w:t xml:space="preserve"> </w:t>
      </w:r>
      <w:proofErr w:type="spellStart"/>
      <w:r>
        <w:rPr>
          <w:rFonts w:ascii="Arial" w:hAnsi="Arial" w:cs="Arial"/>
          <w:sz w:val="28"/>
          <w:szCs w:val="28"/>
          <w:lang w:val="x-none"/>
        </w:rPr>
        <w:t>izvi</w:t>
      </w:r>
      <w:proofErr w:type="spellEnd"/>
      <w:r>
        <w:rPr>
          <w:rFonts w:ascii="Arial" w:hAnsi="Arial" w:cs="Arial"/>
          <w:sz w:val="28"/>
          <w:szCs w:val="28"/>
          <w:lang w:val="x-none"/>
        </w:rPr>
        <w:t xml:space="preserve">. </w:t>
      </w:r>
      <w:proofErr w:type="spellStart"/>
      <w:r>
        <w:rPr>
          <w:rFonts w:ascii="Arial" w:hAnsi="Arial" w:cs="Arial"/>
          <w:sz w:val="28"/>
          <w:szCs w:val="28"/>
          <w:lang w:val="x-none"/>
        </w:rPr>
        <w:t>Imimi</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mune</w:t>
      </w:r>
      <w:proofErr w:type="spellEnd"/>
      <w:r>
        <w:rPr>
          <w:rFonts w:ascii="Arial" w:hAnsi="Arial" w:cs="Arial"/>
          <w:sz w:val="28"/>
          <w:szCs w:val="28"/>
          <w:lang w:val="x-none"/>
        </w:rPr>
        <w:t xml:space="preserve"> duty ma brothers, ma duty ma brother; </w:t>
      </w:r>
      <w:proofErr w:type="spellStart"/>
      <w:r>
        <w:rPr>
          <w:rFonts w:ascii="Arial" w:hAnsi="Arial" w:cs="Arial"/>
          <w:sz w:val="28"/>
          <w:szCs w:val="28"/>
          <w:lang w:val="x-none"/>
        </w:rPr>
        <w:t>haikonai</w:t>
      </w:r>
      <w:proofErr w:type="spellEnd"/>
      <w:r>
        <w:rPr>
          <w:rFonts w:ascii="Arial" w:hAnsi="Arial" w:cs="Arial"/>
          <w:sz w:val="28"/>
          <w:szCs w:val="28"/>
          <w:lang w:val="x-none"/>
        </w:rPr>
        <w:t xml:space="preserve"> </w:t>
      </w:r>
      <w:proofErr w:type="spellStart"/>
      <w:r>
        <w:rPr>
          <w:rFonts w:ascii="Arial" w:hAnsi="Arial" w:cs="Arial"/>
          <w:sz w:val="28"/>
          <w:szCs w:val="28"/>
          <w:lang w:val="x-none"/>
        </w:rPr>
        <w:t>kumbofa</w:t>
      </w:r>
      <w:proofErr w:type="spellEnd"/>
      <w:r>
        <w:rPr>
          <w:rFonts w:ascii="Arial" w:hAnsi="Arial" w:cs="Arial"/>
          <w:sz w:val="28"/>
          <w:szCs w:val="28"/>
          <w:lang w:val="x-none"/>
        </w:rPr>
        <w:t xml:space="preserve"> </w:t>
      </w:r>
      <w:proofErr w:type="spellStart"/>
      <w:r>
        <w:rPr>
          <w:rFonts w:ascii="Arial" w:hAnsi="Arial" w:cs="Arial"/>
          <w:sz w:val="28"/>
          <w:szCs w:val="28"/>
          <w:lang w:val="x-none"/>
        </w:rPr>
        <w:t>makaregera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mugare</w:t>
      </w:r>
      <w:proofErr w:type="spellEnd"/>
      <w:r>
        <w:rPr>
          <w:rFonts w:ascii="Arial" w:hAnsi="Arial" w:cs="Arial"/>
          <w:sz w:val="28"/>
          <w:szCs w:val="28"/>
          <w:lang w:val="x-none"/>
        </w:rPr>
        <w:t xml:space="preserve"> </w:t>
      </w:r>
      <w:proofErr w:type="spellStart"/>
      <w:r>
        <w:rPr>
          <w:rFonts w:ascii="Arial" w:hAnsi="Arial" w:cs="Arial"/>
          <w:sz w:val="28"/>
          <w:szCs w:val="28"/>
          <w:lang w:val="x-none"/>
        </w:rPr>
        <w:t>pasi</w:t>
      </w:r>
      <w:proofErr w:type="spellEnd"/>
      <w:r>
        <w:rPr>
          <w:rFonts w:ascii="Arial" w:hAnsi="Arial" w:cs="Arial"/>
          <w:sz w:val="28"/>
          <w:szCs w:val="28"/>
          <w:lang w:val="x-none"/>
        </w:rPr>
        <w:t xml:space="preserve"> </w:t>
      </w:r>
      <w:proofErr w:type="spellStart"/>
      <w:r>
        <w:rPr>
          <w:rFonts w:ascii="Arial" w:hAnsi="Arial" w:cs="Arial"/>
          <w:sz w:val="28"/>
          <w:szCs w:val="28"/>
          <w:lang w:val="x-none"/>
        </w:rPr>
        <w:t>nevana</w:t>
      </w:r>
      <w:proofErr w:type="spellEnd"/>
      <w:r>
        <w:rPr>
          <w:rFonts w:ascii="Arial" w:hAnsi="Arial" w:cs="Arial"/>
          <w:sz w:val="28"/>
          <w:szCs w:val="28"/>
          <w:lang w:val="x-none"/>
        </w:rPr>
        <w:t xml:space="preserve">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proofErr w:type="spellStart"/>
      <w:r>
        <w:rPr>
          <w:rFonts w:ascii="Arial" w:hAnsi="Arial" w:cs="Arial"/>
          <w:sz w:val="28"/>
          <w:szCs w:val="28"/>
          <w:lang w:val="x-none"/>
        </w:rPr>
        <w:t>muchivaraira</w:t>
      </w:r>
      <w:proofErr w:type="spellEnd"/>
      <w:r>
        <w:rPr>
          <w:rFonts w:ascii="Arial" w:hAnsi="Arial" w:cs="Arial"/>
          <w:sz w:val="28"/>
          <w:szCs w:val="28"/>
          <w:lang w:val="x-none"/>
        </w:rPr>
        <w:t xml:space="preserve">. </w:t>
      </w:r>
      <w:proofErr w:type="spellStart"/>
      <w:r>
        <w:rPr>
          <w:rFonts w:ascii="Arial" w:hAnsi="Arial" w:cs="Arial"/>
          <w:sz w:val="28"/>
          <w:szCs w:val="28"/>
          <w:lang w:val="x-none"/>
        </w:rPr>
        <w:t>Vanenge</w:t>
      </w:r>
      <w:proofErr w:type="spellEnd"/>
      <w:r>
        <w:rPr>
          <w:rFonts w:ascii="Arial" w:hAnsi="Arial" w:cs="Arial"/>
          <w:sz w:val="28"/>
          <w:szCs w:val="28"/>
          <w:lang w:val="x-none"/>
        </w:rPr>
        <w:t xml:space="preserve"> </w:t>
      </w:r>
      <w:proofErr w:type="spellStart"/>
      <w:r>
        <w:rPr>
          <w:rFonts w:ascii="Arial" w:hAnsi="Arial" w:cs="Arial"/>
          <w:sz w:val="28"/>
          <w:szCs w:val="28"/>
          <w:lang w:val="x-none"/>
        </w:rPr>
        <w:t>vapunyukawo</w:t>
      </w:r>
      <w:proofErr w:type="spellEnd"/>
      <w:r>
        <w:rPr>
          <w:rFonts w:ascii="Arial" w:hAnsi="Arial" w:cs="Arial"/>
          <w:sz w:val="28"/>
          <w:szCs w:val="28"/>
          <w:lang w:val="x-none"/>
        </w:rPr>
        <w:t xml:space="preserve">, </w:t>
      </w:r>
      <w:proofErr w:type="spellStart"/>
      <w:r>
        <w:rPr>
          <w:rFonts w:ascii="Arial" w:hAnsi="Arial" w:cs="Arial"/>
          <w:sz w:val="28"/>
          <w:szCs w:val="28"/>
          <w:lang w:val="x-none"/>
        </w:rPr>
        <w:t>vapunyuka</w:t>
      </w:r>
      <w:proofErr w:type="spellEnd"/>
      <w:r>
        <w:rPr>
          <w:rFonts w:ascii="Arial" w:hAnsi="Arial" w:cs="Arial"/>
          <w:sz w:val="28"/>
          <w:szCs w:val="28"/>
          <w:lang w:val="x-none"/>
        </w:rPr>
        <w:t xml:space="preserve"> vanga </w:t>
      </w:r>
      <w:proofErr w:type="spellStart"/>
      <w:r>
        <w:rPr>
          <w:rFonts w:ascii="Arial" w:hAnsi="Arial" w:cs="Arial"/>
          <w:sz w:val="28"/>
          <w:szCs w:val="28"/>
          <w:lang w:val="x-none"/>
        </w:rPr>
        <w:t>vazvikurirawo</w:t>
      </w:r>
      <w:proofErr w:type="spellEnd"/>
      <w:r>
        <w:rPr>
          <w:rFonts w:ascii="Arial" w:hAnsi="Arial" w:cs="Arial"/>
          <w:sz w:val="28"/>
          <w:szCs w:val="28"/>
          <w:lang w:val="x-none"/>
        </w:rPr>
        <w:t xml:space="preserve">. But pane </w:t>
      </w:r>
      <w:proofErr w:type="spellStart"/>
      <w:r>
        <w:rPr>
          <w:rFonts w:ascii="Arial" w:hAnsi="Arial" w:cs="Arial"/>
          <w:sz w:val="28"/>
          <w:szCs w:val="28"/>
          <w:lang w:val="x-none"/>
        </w:rPr>
        <w:t>vanenge</w:t>
      </w:r>
      <w:proofErr w:type="spellEnd"/>
      <w:r>
        <w:rPr>
          <w:rFonts w:ascii="Arial" w:hAnsi="Arial" w:cs="Arial"/>
          <w:sz w:val="28"/>
          <w:szCs w:val="28"/>
          <w:lang w:val="x-none"/>
        </w:rPr>
        <w:t xml:space="preserve"> </w:t>
      </w:r>
      <w:proofErr w:type="spellStart"/>
      <w:r>
        <w:rPr>
          <w:rFonts w:ascii="Arial" w:hAnsi="Arial" w:cs="Arial"/>
          <w:sz w:val="28"/>
          <w:szCs w:val="28"/>
          <w:lang w:val="x-none"/>
        </w:rPr>
        <w:t>munavo</w:t>
      </w:r>
      <w:proofErr w:type="spellEnd"/>
      <w:r>
        <w:rPr>
          <w:rFonts w:ascii="Arial" w:hAnsi="Arial" w:cs="Arial"/>
          <w:sz w:val="28"/>
          <w:szCs w:val="28"/>
          <w:lang w:val="x-none"/>
        </w:rPr>
        <w:t xml:space="preserve"> </w:t>
      </w:r>
      <w:proofErr w:type="spellStart"/>
      <w:r>
        <w:rPr>
          <w:rFonts w:ascii="Arial" w:hAnsi="Arial" w:cs="Arial"/>
          <w:sz w:val="28"/>
          <w:szCs w:val="28"/>
          <w:lang w:val="x-none"/>
        </w:rPr>
        <w:t>vachiri</w:t>
      </w:r>
      <w:proofErr w:type="spellEnd"/>
      <w:r>
        <w:rPr>
          <w:rFonts w:ascii="Arial" w:hAnsi="Arial" w:cs="Arial"/>
          <w:sz w:val="28"/>
          <w:szCs w:val="28"/>
          <w:lang w:val="x-none"/>
        </w:rPr>
        <w:t xml:space="preserve"> </w:t>
      </w:r>
      <w:proofErr w:type="spellStart"/>
      <w:r>
        <w:rPr>
          <w:rFonts w:ascii="Arial" w:hAnsi="Arial" w:cs="Arial"/>
          <w:sz w:val="28"/>
          <w:szCs w:val="28"/>
          <w:lang w:val="x-none"/>
        </w:rPr>
        <w:t>vadiki</w:t>
      </w:r>
      <w:proofErr w:type="spellEnd"/>
      <w:r>
        <w:rPr>
          <w:rFonts w:ascii="Arial" w:hAnsi="Arial" w:cs="Arial"/>
          <w:sz w:val="28"/>
          <w:szCs w:val="28"/>
          <w:lang w:val="x-none"/>
        </w:rPr>
        <w:t xml:space="preserve"> </w:t>
      </w:r>
      <w:proofErr w:type="spellStart"/>
      <w:r>
        <w:rPr>
          <w:rFonts w:ascii="Arial" w:hAnsi="Arial" w:cs="Arial"/>
          <w:sz w:val="28"/>
          <w:szCs w:val="28"/>
          <w:lang w:val="x-none"/>
        </w:rPr>
        <w:t>vaya</w:t>
      </w:r>
      <w:proofErr w:type="spellEnd"/>
      <w:r>
        <w:rPr>
          <w:rFonts w:ascii="Arial" w:hAnsi="Arial" w:cs="Arial"/>
          <w:sz w:val="28"/>
          <w:szCs w:val="28"/>
          <w:lang w:val="x-none"/>
        </w:rPr>
        <w:t xml:space="preserve">, </w:t>
      </w:r>
      <w:proofErr w:type="spellStart"/>
      <w:r>
        <w:rPr>
          <w:rFonts w:ascii="Arial" w:hAnsi="Arial" w:cs="Arial"/>
          <w:sz w:val="28"/>
          <w:szCs w:val="28"/>
          <w:lang w:val="x-none"/>
        </w:rPr>
        <w:t>ita</w:t>
      </w:r>
      <w:proofErr w:type="spellEnd"/>
      <w:r>
        <w:rPr>
          <w:rFonts w:ascii="Arial" w:hAnsi="Arial" w:cs="Arial"/>
          <w:sz w:val="28"/>
          <w:szCs w:val="28"/>
          <w:lang w:val="x-none"/>
        </w:rPr>
        <w:t xml:space="preserve"> </w:t>
      </w:r>
      <w:proofErr w:type="spellStart"/>
      <w:r>
        <w:rPr>
          <w:rFonts w:ascii="Arial" w:hAnsi="Arial" w:cs="Arial"/>
          <w:sz w:val="28"/>
          <w:szCs w:val="28"/>
          <w:lang w:val="x-none"/>
        </w:rPr>
        <w:t>tsika</w:t>
      </w:r>
      <w:proofErr w:type="spellEnd"/>
      <w:r>
        <w:rPr>
          <w:rFonts w:ascii="Arial" w:hAnsi="Arial" w:cs="Arial"/>
          <w:sz w:val="28"/>
          <w:szCs w:val="28"/>
          <w:lang w:val="x-none"/>
        </w:rPr>
        <w:t xml:space="preserve"> </w:t>
      </w:r>
      <w:proofErr w:type="spellStart"/>
      <w:r>
        <w:rPr>
          <w:rFonts w:ascii="Arial" w:hAnsi="Arial" w:cs="Arial"/>
          <w:sz w:val="28"/>
          <w:szCs w:val="28"/>
          <w:lang w:val="x-none"/>
        </w:rPr>
        <w:t>yekugara</w:t>
      </w:r>
      <w:proofErr w:type="spellEnd"/>
      <w:r>
        <w:rPr>
          <w:rFonts w:ascii="Arial" w:hAnsi="Arial" w:cs="Arial"/>
          <w:sz w:val="28"/>
          <w:szCs w:val="28"/>
          <w:lang w:val="x-none"/>
        </w:rPr>
        <w:t xml:space="preserve"> </w:t>
      </w:r>
      <w:proofErr w:type="spellStart"/>
      <w:r>
        <w:rPr>
          <w:rFonts w:ascii="Arial" w:hAnsi="Arial" w:cs="Arial"/>
          <w:sz w:val="28"/>
          <w:szCs w:val="28"/>
          <w:lang w:val="x-none"/>
        </w:rPr>
        <w:t>pasi</w:t>
      </w:r>
      <w:proofErr w:type="spellEnd"/>
      <w:r>
        <w:rPr>
          <w:rFonts w:ascii="Arial" w:hAnsi="Arial" w:cs="Arial"/>
          <w:sz w:val="28"/>
          <w:szCs w:val="28"/>
          <w:lang w:val="x-none"/>
        </w:rPr>
        <w:t xml:space="preserve"> </w:t>
      </w:r>
      <w:proofErr w:type="spellStart"/>
      <w:r>
        <w:rPr>
          <w:rFonts w:ascii="Arial" w:hAnsi="Arial" w:cs="Arial"/>
          <w:sz w:val="28"/>
          <w:szCs w:val="28"/>
          <w:lang w:val="x-none"/>
        </w:rPr>
        <w:t>nevana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uchavaratidza</w:t>
      </w:r>
      <w:proofErr w:type="spellEnd"/>
      <w:r>
        <w:rPr>
          <w:rFonts w:ascii="Arial" w:hAnsi="Arial" w:cs="Arial"/>
          <w:sz w:val="28"/>
          <w:szCs w:val="28"/>
          <w:lang w:val="x-none"/>
        </w:rPr>
        <w:t xml:space="preserve"> </w:t>
      </w:r>
      <w:proofErr w:type="spellStart"/>
      <w:r>
        <w:rPr>
          <w:rFonts w:ascii="Arial" w:hAnsi="Arial" w:cs="Arial"/>
          <w:sz w:val="28"/>
          <w:szCs w:val="28"/>
          <w:lang w:val="x-none"/>
        </w:rPr>
        <w:t>maGwaro</w:t>
      </w:r>
      <w:proofErr w:type="spellEnd"/>
      <w:r>
        <w:rPr>
          <w:rFonts w:ascii="Arial" w:hAnsi="Arial" w:cs="Arial"/>
          <w:sz w:val="28"/>
          <w:szCs w:val="28"/>
          <w:lang w:val="x-none"/>
        </w:rPr>
        <w:t xml:space="preserve">. </w:t>
      </w:r>
      <w:proofErr w:type="spellStart"/>
      <w:r>
        <w:rPr>
          <w:rFonts w:ascii="Arial" w:hAnsi="Arial" w:cs="Arial"/>
          <w:sz w:val="28"/>
          <w:szCs w:val="28"/>
          <w:lang w:val="x-none"/>
        </w:rPr>
        <w:t>Ngavazive</w:t>
      </w:r>
      <w:proofErr w:type="spellEnd"/>
      <w:r>
        <w:rPr>
          <w:rFonts w:ascii="Arial" w:hAnsi="Arial" w:cs="Arial"/>
          <w:sz w:val="28"/>
          <w:szCs w:val="28"/>
          <w:lang w:val="x-none"/>
        </w:rPr>
        <w:t xml:space="preserve"> </w:t>
      </w:r>
      <w:proofErr w:type="spellStart"/>
      <w:r>
        <w:rPr>
          <w:rFonts w:ascii="Arial" w:hAnsi="Arial" w:cs="Arial"/>
          <w:sz w:val="28"/>
          <w:szCs w:val="28"/>
          <w:lang w:val="x-none"/>
        </w:rPr>
        <w:t>kukosha</w:t>
      </w:r>
      <w:proofErr w:type="spellEnd"/>
      <w:r>
        <w:rPr>
          <w:rFonts w:ascii="Arial" w:hAnsi="Arial" w:cs="Arial"/>
          <w:sz w:val="28"/>
          <w:szCs w:val="28"/>
          <w:lang w:val="x-none"/>
        </w:rPr>
        <w:t xml:space="preserve"> </w:t>
      </w:r>
      <w:proofErr w:type="spellStart"/>
      <w:r>
        <w:rPr>
          <w:rFonts w:ascii="Arial" w:hAnsi="Arial" w:cs="Arial"/>
          <w:sz w:val="28"/>
          <w:szCs w:val="28"/>
          <w:lang w:val="x-none"/>
        </w:rPr>
        <w:t>kwe</w:t>
      </w:r>
      <w:proofErr w:type="spellEnd"/>
      <w:r>
        <w:rPr>
          <w:rFonts w:ascii="Arial" w:hAnsi="Arial" w:cs="Arial"/>
          <w:sz w:val="28"/>
          <w:szCs w:val="28"/>
          <w:lang w:val="x-none"/>
        </w:rPr>
        <w:t xml:space="preserve"> Messa…? </w:t>
      </w:r>
      <w:r w:rsidRPr="003605AB">
        <w:rPr>
          <w:rFonts w:ascii="Arial" w:hAnsi="Arial" w:cs="Arial"/>
          <w:sz w:val="18"/>
          <w:szCs w:val="18"/>
        </w:rPr>
        <w:t>[Congregation says, “</w:t>
      </w:r>
      <w:r>
        <w:rPr>
          <w:rFonts w:ascii="Arial" w:hAnsi="Arial" w:cs="Arial"/>
          <w:sz w:val="18"/>
          <w:szCs w:val="18"/>
        </w:rPr>
        <w:t>Message.</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Ngavazive</w:t>
      </w:r>
      <w:proofErr w:type="spellEnd"/>
      <w:r>
        <w:rPr>
          <w:rFonts w:ascii="Arial" w:hAnsi="Arial" w:cs="Arial"/>
          <w:sz w:val="28"/>
          <w:szCs w:val="28"/>
          <w:lang w:val="x-none"/>
        </w:rPr>
        <w:t xml:space="preserve"> </w:t>
      </w:r>
      <w:proofErr w:type="spellStart"/>
      <w:r>
        <w:rPr>
          <w:rFonts w:ascii="Arial" w:hAnsi="Arial" w:cs="Arial"/>
          <w:sz w:val="28"/>
          <w:szCs w:val="28"/>
          <w:lang w:val="x-none"/>
        </w:rPr>
        <w:t>simba</w:t>
      </w:r>
      <w:proofErr w:type="spellEnd"/>
      <w:r>
        <w:rPr>
          <w:rFonts w:ascii="Arial" w:hAnsi="Arial" w:cs="Arial"/>
          <w:sz w:val="28"/>
          <w:szCs w:val="28"/>
          <w:lang w:val="x-none"/>
        </w:rPr>
        <w:t xml:space="preserve"> </w:t>
      </w:r>
      <w:proofErr w:type="spellStart"/>
      <w:r>
        <w:rPr>
          <w:rFonts w:ascii="Arial" w:hAnsi="Arial" w:cs="Arial"/>
          <w:sz w:val="28"/>
          <w:szCs w:val="28"/>
          <w:lang w:val="x-none"/>
        </w:rPr>
        <w:t>rako</w:t>
      </w:r>
      <w:proofErr w:type="spellEnd"/>
      <w:r>
        <w:rPr>
          <w:rFonts w:ascii="Arial" w:hAnsi="Arial" w:cs="Arial"/>
          <w:sz w:val="28"/>
          <w:szCs w:val="28"/>
          <w:lang w:val="x-none"/>
        </w:rPr>
        <w:t xml:space="preserve"> </w:t>
      </w:r>
      <w:proofErr w:type="spellStart"/>
      <w:r>
        <w:rPr>
          <w:rFonts w:ascii="Arial" w:hAnsi="Arial" w:cs="Arial"/>
          <w:sz w:val="28"/>
          <w:szCs w:val="28"/>
          <w:lang w:val="x-none"/>
        </w:rPr>
        <w:t>kwarinodii</w:t>
      </w:r>
      <w:proofErr w:type="spellEnd"/>
      <w:r>
        <w:rPr>
          <w:rFonts w:ascii="Arial" w:hAnsi="Arial" w:cs="Arial"/>
          <w:sz w:val="28"/>
          <w:szCs w:val="28"/>
          <w:lang w:val="x-none"/>
        </w:rPr>
        <w:t xml:space="preserve">…? </w:t>
      </w:r>
      <w:proofErr w:type="spellStart"/>
      <w:r>
        <w:rPr>
          <w:rFonts w:ascii="Arial" w:hAnsi="Arial" w:cs="Arial"/>
          <w:sz w:val="28"/>
          <w:szCs w:val="28"/>
          <w:lang w:val="x-none"/>
        </w:rPr>
        <w:t>Kwarinobva</w:t>
      </w:r>
      <w:proofErr w:type="spellEnd"/>
      <w:r>
        <w:rPr>
          <w:rFonts w:ascii="Arial" w:hAnsi="Arial" w:cs="Arial"/>
          <w:sz w:val="28"/>
          <w:szCs w:val="28"/>
          <w:lang w:val="x-none"/>
        </w:rPr>
        <w:t xml:space="preserve">. </w:t>
      </w:r>
    </w:p>
    <w:p w14:paraId="63CFD605" w14:textId="77777777" w:rsidR="009C390A" w:rsidRDefault="009C390A" w:rsidP="009C390A">
      <w:pPr>
        <w:jc w:val="both"/>
        <w:rPr>
          <w:rFonts w:ascii="Arial" w:hAnsi="Arial" w:cs="Arial"/>
          <w:sz w:val="28"/>
          <w:szCs w:val="28"/>
          <w:lang w:val="x-none"/>
        </w:rPr>
      </w:pPr>
      <w:r w:rsidRPr="00485054">
        <w:rPr>
          <w:rFonts w:ascii="Arial" w:hAnsi="Arial" w:cs="Arial"/>
          <w:sz w:val="28"/>
          <w:szCs w:val="28"/>
          <w:vertAlign w:val="superscript"/>
          <w:lang w:val="x-none"/>
        </w:rPr>
        <w:t>97</w:t>
      </w:r>
      <w:r>
        <w:rPr>
          <w:rFonts w:ascii="Arial" w:hAnsi="Arial" w:cs="Arial"/>
          <w:sz w:val="28"/>
          <w:szCs w:val="28"/>
          <w:lang w:val="x-none"/>
        </w:rPr>
        <w:t xml:space="preserve"> </w:t>
      </w:r>
      <w:proofErr w:type="spellStart"/>
      <w:r>
        <w:rPr>
          <w:rFonts w:ascii="Arial" w:hAnsi="Arial" w:cs="Arial"/>
          <w:sz w:val="28"/>
          <w:szCs w:val="28"/>
          <w:lang w:val="x-none"/>
        </w:rPr>
        <w:t>Hatitarisei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pa verse 2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tese verse 2 </w:t>
      </w:r>
      <w:proofErr w:type="spellStart"/>
      <w:r>
        <w:rPr>
          <w:rFonts w:ascii="Arial" w:hAnsi="Arial" w:cs="Arial"/>
          <w:sz w:val="28"/>
          <w:szCs w:val="28"/>
          <w:lang w:val="x-none"/>
        </w:rPr>
        <w:t>iyoyo</w:t>
      </w:r>
      <w:proofErr w:type="spellEnd"/>
      <w:r>
        <w:rPr>
          <w:rFonts w:ascii="Arial" w:hAnsi="Arial" w:cs="Arial"/>
          <w:sz w:val="28"/>
          <w:szCs w:val="28"/>
          <w:lang w:val="x-none"/>
        </w:rPr>
        <w:t xml:space="preserve">. Tese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tese.</w:t>
      </w:r>
    </w:p>
    <w:p w14:paraId="3752696A" w14:textId="77777777" w:rsidR="009C390A" w:rsidRDefault="009C390A" w:rsidP="009C390A">
      <w:pPr>
        <w:ind w:left="720"/>
        <w:jc w:val="both"/>
        <w:rPr>
          <w:rFonts w:ascii="Arial" w:hAnsi="Arial" w:cs="Arial"/>
          <w:i/>
          <w:iCs/>
          <w:sz w:val="28"/>
          <w:szCs w:val="28"/>
          <w:lang w:val="x-none"/>
        </w:rPr>
      </w:pPr>
      <w:r w:rsidRPr="003371BD">
        <w:rPr>
          <w:rFonts w:ascii="Arial" w:hAnsi="Arial" w:cs="Arial"/>
          <w:i/>
          <w:iCs/>
          <w:sz w:val="28"/>
          <w:szCs w:val="28"/>
          <w:lang w:val="x-none"/>
        </w:rPr>
        <w:t>Hear, O heavens, and give ear, O earth: for the LORD hath spoken, I have nourished and brought up children, and they have rebelled against me. </w:t>
      </w:r>
    </w:p>
    <w:p w14:paraId="6FA2DB0D" w14:textId="77777777" w:rsidR="009C390A" w:rsidRDefault="009C390A" w:rsidP="009C390A">
      <w:pPr>
        <w:jc w:val="both"/>
        <w:rPr>
          <w:rFonts w:ascii="Arial" w:hAnsi="Arial" w:cs="Arial"/>
          <w:sz w:val="28"/>
          <w:szCs w:val="28"/>
          <w:lang w:val="x-none"/>
        </w:rPr>
      </w:pPr>
      <w:proofErr w:type="spellStart"/>
      <w:r>
        <w:rPr>
          <w:rFonts w:ascii="Arial" w:hAnsi="Arial" w:cs="Arial"/>
          <w:sz w:val="28"/>
          <w:szCs w:val="28"/>
          <w:lang w:val="x-none"/>
        </w:rPr>
        <w:t>Handei</w:t>
      </w:r>
      <w:proofErr w:type="spellEnd"/>
      <w:r>
        <w:rPr>
          <w:rFonts w:ascii="Arial" w:hAnsi="Arial" w:cs="Arial"/>
          <w:sz w:val="28"/>
          <w:szCs w:val="28"/>
          <w:lang w:val="x-none"/>
        </w:rPr>
        <w:t xml:space="preserve"> verse 3 tese. </w:t>
      </w:r>
    </w:p>
    <w:p w14:paraId="55BA6FDE" w14:textId="77777777" w:rsidR="009C390A" w:rsidRDefault="009C390A" w:rsidP="009C390A">
      <w:pPr>
        <w:ind w:left="720"/>
        <w:jc w:val="both"/>
        <w:rPr>
          <w:rFonts w:ascii="Arial" w:hAnsi="Arial" w:cs="Arial"/>
          <w:i/>
          <w:iCs/>
          <w:sz w:val="28"/>
          <w:szCs w:val="28"/>
          <w:lang w:val="x-none"/>
        </w:rPr>
      </w:pPr>
      <w:r w:rsidRPr="001A68EF">
        <w:rPr>
          <w:rFonts w:ascii="Arial" w:hAnsi="Arial" w:cs="Arial"/>
          <w:i/>
          <w:iCs/>
          <w:sz w:val="28"/>
          <w:szCs w:val="28"/>
          <w:lang w:val="x-none"/>
        </w:rPr>
        <w:t xml:space="preserve">The ox </w:t>
      </w:r>
      <w:proofErr w:type="spellStart"/>
      <w:r w:rsidRPr="001A68EF">
        <w:rPr>
          <w:rFonts w:ascii="Arial" w:hAnsi="Arial" w:cs="Arial"/>
          <w:i/>
          <w:iCs/>
          <w:sz w:val="28"/>
          <w:szCs w:val="28"/>
          <w:lang w:val="x-none"/>
        </w:rPr>
        <w:t>knoweth</w:t>
      </w:r>
      <w:proofErr w:type="spellEnd"/>
      <w:r w:rsidRPr="001A68EF">
        <w:rPr>
          <w:rFonts w:ascii="Arial" w:hAnsi="Arial" w:cs="Arial"/>
          <w:i/>
          <w:iCs/>
          <w:sz w:val="28"/>
          <w:szCs w:val="28"/>
          <w:lang w:val="x-none"/>
        </w:rPr>
        <w:t xml:space="preserve"> his owner, and the ass his master's crib: but Israel doth not know, my people doth not consider. </w:t>
      </w:r>
    </w:p>
    <w:p w14:paraId="6C627216" w14:textId="77777777" w:rsidR="009C390A" w:rsidRDefault="009C390A" w:rsidP="009C390A">
      <w:pPr>
        <w:jc w:val="both"/>
        <w:rPr>
          <w:rFonts w:ascii="Arial" w:hAnsi="Arial" w:cs="Arial"/>
          <w:sz w:val="28"/>
          <w:szCs w:val="28"/>
          <w:lang w:val="x-none"/>
        </w:rPr>
      </w:pP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 xml:space="preserve">. </w:t>
      </w:r>
    </w:p>
    <w:p w14:paraId="17BF990D" w14:textId="77777777" w:rsidR="009C390A" w:rsidRDefault="009C390A" w:rsidP="009C390A">
      <w:pPr>
        <w:ind w:left="720"/>
        <w:jc w:val="both"/>
        <w:rPr>
          <w:rFonts w:ascii="Arial" w:hAnsi="Arial" w:cs="Arial"/>
          <w:i/>
          <w:iCs/>
          <w:sz w:val="28"/>
          <w:szCs w:val="28"/>
          <w:lang w:val="x-none"/>
        </w:rPr>
      </w:pPr>
      <w:r w:rsidRPr="00695388">
        <w:rPr>
          <w:rFonts w:ascii="Arial" w:hAnsi="Arial" w:cs="Arial"/>
          <w:i/>
          <w:iCs/>
          <w:sz w:val="28"/>
          <w:szCs w:val="28"/>
          <w:lang w:val="x-none"/>
        </w:rPr>
        <w:t>Ah sinful nation, a people laden with iniquity, a seed of evildoers, children that are corrupters: they have forsaken the LORD, they have provoked the Holy One of Israel unto anger, they are gone away backward.</w:t>
      </w:r>
    </w:p>
    <w:p w14:paraId="2C5F404C" w14:textId="77777777" w:rsidR="009C390A" w:rsidRDefault="009C390A" w:rsidP="009C390A">
      <w:pPr>
        <w:jc w:val="both"/>
        <w:rPr>
          <w:rFonts w:ascii="Arial" w:hAnsi="Arial" w:cs="Arial"/>
          <w:sz w:val="28"/>
          <w:szCs w:val="28"/>
          <w:lang w:val="x-none"/>
        </w:rPr>
      </w:pPr>
      <w:r w:rsidRPr="00D72FF7">
        <w:rPr>
          <w:rFonts w:ascii="Arial" w:hAnsi="Arial" w:cs="Arial"/>
          <w:sz w:val="28"/>
          <w:szCs w:val="28"/>
          <w:vertAlign w:val="superscript"/>
          <w:lang w:val="x-none"/>
        </w:rPr>
        <w:t>98</w:t>
      </w:r>
      <w:r>
        <w:rPr>
          <w:rFonts w:ascii="Arial" w:hAnsi="Arial" w:cs="Arial"/>
          <w:sz w:val="28"/>
          <w:szCs w:val="28"/>
          <w:lang w:val="x-none"/>
        </w:rPr>
        <w:t xml:space="preserve"> Muri </w:t>
      </w:r>
      <w:proofErr w:type="spellStart"/>
      <w:r>
        <w:rPr>
          <w:rFonts w:ascii="Arial" w:hAnsi="Arial" w:cs="Arial"/>
          <w:sz w:val="28"/>
          <w:szCs w:val="28"/>
          <w:lang w:val="x-none"/>
        </w:rPr>
        <w:t>kupaona</w:t>
      </w:r>
      <w:proofErr w:type="spellEnd"/>
      <w:r>
        <w:rPr>
          <w:rFonts w:ascii="Arial" w:hAnsi="Arial" w:cs="Arial"/>
          <w:sz w:val="28"/>
          <w:szCs w:val="28"/>
          <w:lang w:val="x-none"/>
        </w:rPr>
        <w:t xml:space="preserve">? Kana </w:t>
      </w:r>
      <w:proofErr w:type="spellStart"/>
      <w:r>
        <w:rPr>
          <w:rFonts w:ascii="Arial" w:hAnsi="Arial" w:cs="Arial"/>
          <w:sz w:val="28"/>
          <w:szCs w:val="28"/>
          <w:lang w:val="x-none"/>
        </w:rPr>
        <w:t>ari</w:t>
      </w:r>
      <w:proofErr w:type="spellEnd"/>
      <w:r>
        <w:rPr>
          <w:rFonts w:ascii="Arial" w:hAnsi="Arial" w:cs="Arial"/>
          <w:sz w:val="28"/>
          <w:szCs w:val="28"/>
          <w:lang w:val="x-none"/>
        </w:rPr>
        <w:t xml:space="preserve"> Mwari </w:t>
      </w:r>
      <w:proofErr w:type="spellStart"/>
      <w:r>
        <w:rPr>
          <w:rFonts w:ascii="Arial" w:hAnsi="Arial" w:cs="Arial"/>
          <w:sz w:val="28"/>
          <w:szCs w:val="28"/>
          <w:lang w:val="x-none"/>
        </w:rPr>
        <w:t>akuriritira</w:t>
      </w:r>
      <w:proofErr w:type="spellEnd"/>
      <w:r>
        <w:rPr>
          <w:rFonts w:ascii="Arial" w:hAnsi="Arial" w:cs="Arial"/>
          <w:sz w:val="28"/>
          <w:szCs w:val="28"/>
          <w:lang w:val="x-none"/>
        </w:rPr>
        <w:t xml:space="preserve">, </w:t>
      </w:r>
      <w:proofErr w:type="spellStart"/>
      <w:r>
        <w:rPr>
          <w:rFonts w:ascii="Arial" w:hAnsi="Arial" w:cs="Arial"/>
          <w:sz w:val="28"/>
          <w:szCs w:val="28"/>
          <w:lang w:val="x-none"/>
        </w:rPr>
        <w:t>haa</w:t>
      </w:r>
      <w:proofErr w:type="spellEnd"/>
      <w:r>
        <w:rPr>
          <w:rFonts w:ascii="Arial" w:hAnsi="Arial" w:cs="Arial"/>
          <w:sz w:val="28"/>
          <w:szCs w:val="28"/>
          <w:lang w:val="x-none"/>
        </w:rPr>
        <w:t xml:space="preserve"> </w:t>
      </w:r>
      <w:proofErr w:type="spellStart"/>
      <w:r>
        <w:rPr>
          <w:rFonts w:ascii="Arial" w:hAnsi="Arial" w:cs="Arial"/>
          <w:sz w:val="28"/>
          <w:szCs w:val="28"/>
          <w:lang w:val="x-none"/>
        </w:rPr>
        <w:t>kuchiti</w:t>
      </w:r>
      <w:proofErr w:type="spellEnd"/>
      <w:r>
        <w:rPr>
          <w:rFonts w:ascii="Arial" w:hAnsi="Arial" w:cs="Arial"/>
          <w:sz w:val="28"/>
          <w:szCs w:val="28"/>
          <w:lang w:val="x-none"/>
        </w:rPr>
        <w:t xml:space="preserve"> </w:t>
      </w:r>
      <w:proofErr w:type="spellStart"/>
      <w:r>
        <w:rPr>
          <w:rFonts w:ascii="Arial" w:hAnsi="Arial" w:cs="Arial"/>
          <w:sz w:val="28"/>
          <w:szCs w:val="28"/>
          <w:lang w:val="x-none"/>
        </w:rPr>
        <w:t>uchinonamata</w:t>
      </w:r>
      <w:proofErr w:type="spellEnd"/>
      <w:r>
        <w:rPr>
          <w:rFonts w:ascii="Arial" w:hAnsi="Arial" w:cs="Arial"/>
          <w:sz w:val="28"/>
          <w:szCs w:val="28"/>
          <w:lang w:val="x-none"/>
        </w:rPr>
        <w:t xml:space="preserve"> </w:t>
      </w:r>
      <w:proofErr w:type="spellStart"/>
      <w:r>
        <w:rPr>
          <w:rFonts w:ascii="Arial" w:hAnsi="Arial" w:cs="Arial"/>
          <w:sz w:val="28"/>
          <w:szCs w:val="28"/>
          <w:lang w:val="x-none"/>
        </w:rPr>
        <w:t>Bhaari</w:t>
      </w:r>
      <w:proofErr w:type="spellEnd"/>
      <w:r>
        <w:rPr>
          <w:rFonts w:ascii="Arial" w:hAnsi="Arial" w:cs="Arial"/>
          <w:sz w:val="28"/>
          <w:szCs w:val="28"/>
          <w:lang w:val="x-none"/>
        </w:rPr>
        <w:t xml:space="preserve"> kana </w:t>
      </w:r>
      <w:proofErr w:type="spellStart"/>
      <w:r>
        <w:rPr>
          <w:rFonts w:ascii="Arial" w:hAnsi="Arial" w:cs="Arial"/>
          <w:sz w:val="28"/>
          <w:szCs w:val="28"/>
          <w:lang w:val="x-none"/>
        </w:rPr>
        <w:t>kunoisa</w:t>
      </w:r>
      <w:proofErr w:type="spellEnd"/>
      <w:r>
        <w:rPr>
          <w:rFonts w:ascii="Arial" w:hAnsi="Arial" w:cs="Arial"/>
          <w:sz w:val="28"/>
          <w:szCs w:val="28"/>
          <w:lang w:val="x-none"/>
        </w:rPr>
        <w:t xml:space="preserve"> </w:t>
      </w:r>
      <w:proofErr w:type="spellStart"/>
      <w:r>
        <w:rPr>
          <w:rFonts w:ascii="Arial" w:hAnsi="Arial" w:cs="Arial"/>
          <w:sz w:val="28"/>
          <w:szCs w:val="28"/>
          <w:lang w:val="x-none"/>
        </w:rPr>
        <w:t>mupunzo</w:t>
      </w:r>
      <w:proofErr w:type="spellEnd"/>
      <w:r>
        <w:rPr>
          <w:rFonts w:ascii="Arial" w:hAnsi="Arial" w:cs="Arial"/>
          <w:sz w:val="28"/>
          <w:szCs w:val="28"/>
          <w:lang w:val="x-none"/>
        </w:rPr>
        <w:t xml:space="preserve">, it’s unheard of. Saka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ndichiti</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proofErr w:type="spellStart"/>
      <w:r>
        <w:rPr>
          <w:rFonts w:ascii="Arial" w:hAnsi="Arial" w:cs="Arial"/>
          <w:sz w:val="28"/>
          <w:szCs w:val="28"/>
          <w:lang w:val="x-none"/>
        </w:rPr>
        <w:t>mukaona</w:t>
      </w:r>
      <w:proofErr w:type="spellEnd"/>
      <w:r>
        <w:rPr>
          <w:rFonts w:ascii="Arial" w:hAnsi="Arial" w:cs="Arial"/>
          <w:sz w:val="28"/>
          <w:szCs w:val="28"/>
          <w:lang w:val="x-none"/>
        </w:rPr>
        <w:t xml:space="preserve">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kuuya</w:t>
      </w:r>
      <w:proofErr w:type="spellEnd"/>
      <w:r>
        <w:rPr>
          <w:rFonts w:ascii="Arial" w:hAnsi="Arial" w:cs="Arial"/>
          <w:sz w:val="28"/>
          <w:szCs w:val="28"/>
          <w:lang w:val="x-none"/>
        </w:rPr>
        <w:t xml:space="preserve"> </w:t>
      </w:r>
      <w:proofErr w:type="spellStart"/>
      <w:r>
        <w:rPr>
          <w:rFonts w:ascii="Arial" w:hAnsi="Arial" w:cs="Arial"/>
          <w:sz w:val="28"/>
          <w:szCs w:val="28"/>
          <w:lang w:val="x-none"/>
        </w:rPr>
        <w:t>tichitsanya</w:t>
      </w:r>
      <w:proofErr w:type="spellEnd"/>
      <w:r>
        <w:rPr>
          <w:rFonts w:ascii="Arial" w:hAnsi="Arial" w:cs="Arial"/>
          <w:sz w:val="28"/>
          <w:szCs w:val="28"/>
          <w:lang w:val="x-none"/>
        </w:rPr>
        <w:t xml:space="preserve"> chu-chu-</w:t>
      </w:r>
      <w:proofErr w:type="spellStart"/>
      <w:r>
        <w:rPr>
          <w:rFonts w:ascii="Arial" w:hAnsi="Arial" w:cs="Arial"/>
          <w:sz w:val="28"/>
          <w:szCs w:val="28"/>
          <w:lang w:val="x-none"/>
        </w:rPr>
        <w:t>ehh</w:t>
      </w:r>
      <w:proofErr w:type="spellEnd"/>
      <w:r>
        <w:rPr>
          <w:rFonts w:ascii="Arial" w:hAnsi="Arial" w:cs="Arial"/>
          <w:sz w:val="28"/>
          <w:szCs w:val="28"/>
          <w:lang w:val="x-none"/>
        </w:rPr>
        <w:t xml:space="preserve"> </w:t>
      </w:r>
      <w:proofErr w:type="spellStart"/>
      <w:r>
        <w:rPr>
          <w:rFonts w:ascii="Arial" w:hAnsi="Arial" w:cs="Arial"/>
          <w:sz w:val="28"/>
          <w:szCs w:val="28"/>
          <w:lang w:val="x-none"/>
        </w:rPr>
        <w:t>Chishanu</w:t>
      </w:r>
      <w:proofErr w:type="spellEnd"/>
      <w:r>
        <w:rPr>
          <w:rFonts w:ascii="Arial" w:hAnsi="Arial" w:cs="Arial"/>
          <w:sz w:val="28"/>
          <w:szCs w:val="28"/>
          <w:lang w:val="x-none"/>
        </w:rPr>
        <w:t xml:space="preserve"> </w:t>
      </w:r>
      <w:proofErr w:type="spellStart"/>
      <w:r>
        <w:rPr>
          <w:rFonts w:ascii="Arial" w:hAnsi="Arial" w:cs="Arial"/>
          <w:sz w:val="28"/>
          <w:szCs w:val="28"/>
          <w:lang w:val="x-none"/>
        </w:rPr>
        <w:t>chega</w:t>
      </w:r>
      <w:proofErr w:type="spellEnd"/>
      <w:r>
        <w:rPr>
          <w:rFonts w:ascii="Arial" w:hAnsi="Arial" w:cs="Arial"/>
          <w:sz w:val="28"/>
          <w:szCs w:val="28"/>
          <w:lang w:val="x-none"/>
        </w:rPr>
        <w:t xml:space="preserve"> </w:t>
      </w:r>
      <w:proofErr w:type="spellStart"/>
      <w:r>
        <w:rPr>
          <w:rFonts w:ascii="Arial" w:hAnsi="Arial" w:cs="Arial"/>
          <w:sz w:val="28"/>
          <w:szCs w:val="28"/>
          <w:lang w:val="x-none"/>
        </w:rPr>
        <w:t>chega</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Mwari </w:t>
      </w:r>
      <w:proofErr w:type="spellStart"/>
      <w:r>
        <w:rPr>
          <w:rFonts w:ascii="Arial" w:hAnsi="Arial" w:cs="Arial"/>
          <w:sz w:val="28"/>
          <w:szCs w:val="28"/>
          <w:lang w:val="x-none"/>
        </w:rPr>
        <w:t>ngaakupe</w:t>
      </w:r>
      <w:proofErr w:type="spellEnd"/>
      <w:r>
        <w:rPr>
          <w:rFonts w:ascii="Arial" w:hAnsi="Arial" w:cs="Arial"/>
          <w:sz w:val="28"/>
          <w:szCs w:val="28"/>
          <w:lang w:val="x-none"/>
        </w:rPr>
        <w:t xml:space="preserve"> </w:t>
      </w:r>
      <w:proofErr w:type="spellStart"/>
      <w:r>
        <w:rPr>
          <w:rFonts w:ascii="Arial" w:hAnsi="Arial" w:cs="Arial"/>
          <w:sz w:val="28"/>
          <w:szCs w:val="28"/>
          <w:lang w:val="x-none"/>
        </w:rPr>
        <w:t>imba</w:t>
      </w:r>
      <w:proofErr w:type="spellEnd"/>
      <w:r>
        <w:rPr>
          <w:rFonts w:ascii="Arial" w:hAnsi="Arial" w:cs="Arial"/>
          <w:sz w:val="28"/>
          <w:szCs w:val="28"/>
          <w:lang w:val="x-none"/>
        </w:rPr>
        <w:t xml:space="preserve">. </w:t>
      </w:r>
      <w:proofErr w:type="spellStart"/>
      <w:r>
        <w:rPr>
          <w:rFonts w:ascii="Arial" w:hAnsi="Arial" w:cs="Arial"/>
          <w:sz w:val="28"/>
          <w:szCs w:val="28"/>
          <w:lang w:val="x-none"/>
        </w:rPr>
        <w:t>Ngaakupe</w:t>
      </w:r>
      <w:proofErr w:type="spellEnd"/>
      <w:r>
        <w:rPr>
          <w:rFonts w:ascii="Arial" w:hAnsi="Arial" w:cs="Arial"/>
          <w:sz w:val="28"/>
          <w:szCs w:val="28"/>
          <w:lang w:val="x-none"/>
        </w:rPr>
        <w:t xml:space="preserve"> </w:t>
      </w:r>
      <w:proofErr w:type="spellStart"/>
      <w:r>
        <w:rPr>
          <w:rFonts w:ascii="Arial" w:hAnsi="Arial" w:cs="Arial"/>
          <w:sz w:val="28"/>
          <w:szCs w:val="28"/>
          <w:lang w:val="x-none"/>
        </w:rPr>
        <w:t>mari</w:t>
      </w:r>
      <w:proofErr w:type="spellEnd"/>
      <w:r>
        <w:rPr>
          <w:rFonts w:ascii="Arial" w:hAnsi="Arial" w:cs="Arial"/>
          <w:sz w:val="28"/>
          <w:szCs w:val="28"/>
          <w:lang w:val="x-none"/>
        </w:rPr>
        <w:t xml:space="preserve">. </w:t>
      </w:r>
      <w:proofErr w:type="spellStart"/>
      <w:r>
        <w:rPr>
          <w:rFonts w:ascii="Arial" w:hAnsi="Arial" w:cs="Arial"/>
          <w:sz w:val="28"/>
          <w:szCs w:val="28"/>
          <w:lang w:val="x-none"/>
        </w:rPr>
        <w:t>Ngaakuitire</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r>
        <w:rPr>
          <w:rFonts w:ascii="Arial" w:hAnsi="Arial" w:cs="Arial"/>
          <w:sz w:val="28"/>
          <w:szCs w:val="28"/>
          <w:lang w:val="x-none"/>
        </w:rPr>
        <w:lastRenderedPageBreak/>
        <w:t xml:space="preserve">zvakanaka </w:t>
      </w:r>
      <w:proofErr w:type="spellStart"/>
      <w:r>
        <w:rPr>
          <w:rFonts w:ascii="Arial" w:hAnsi="Arial" w:cs="Arial"/>
          <w:sz w:val="28"/>
          <w:szCs w:val="28"/>
          <w:lang w:val="x-none"/>
        </w:rPr>
        <w:t>che</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chete</w:t>
      </w:r>
      <w:proofErr w:type="spellEnd"/>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Woenda</w:t>
      </w:r>
      <w:proofErr w:type="spellEnd"/>
      <w:r>
        <w:rPr>
          <w:rFonts w:ascii="Arial" w:hAnsi="Arial" w:cs="Arial"/>
          <w:sz w:val="28"/>
          <w:szCs w:val="28"/>
          <w:lang w:val="x-none"/>
        </w:rPr>
        <w:t xml:space="preserve"> </w:t>
      </w:r>
      <w:proofErr w:type="spellStart"/>
      <w:r>
        <w:rPr>
          <w:rFonts w:ascii="Arial" w:hAnsi="Arial" w:cs="Arial"/>
          <w:sz w:val="28"/>
          <w:szCs w:val="28"/>
          <w:lang w:val="x-none"/>
        </w:rPr>
        <w:t>kuvana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wovapa</w:t>
      </w:r>
      <w:proofErr w:type="spellEnd"/>
      <w:r>
        <w:rPr>
          <w:rFonts w:ascii="Arial" w:hAnsi="Arial" w:cs="Arial"/>
          <w:sz w:val="28"/>
          <w:szCs w:val="28"/>
          <w:lang w:val="x-none"/>
        </w:rPr>
        <w:t xml:space="preserve">. </w:t>
      </w:r>
      <w:proofErr w:type="spellStart"/>
      <w:r>
        <w:rPr>
          <w:rFonts w:ascii="Arial" w:hAnsi="Arial" w:cs="Arial"/>
          <w:sz w:val="28"/>
          <w:szCs w:val="28"/>
          <w:lang w:val="x-none"/>
        </w:rPr>
        <w:t>Ipa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vakure</w:t>
      </w:r>
      <w:proofErr w:type="spellEnd"/>
      <w:r>
        <w:rPr>
          <w:rFonts w:ascii="Arial" w:hAnsi="Arial" w:cs="Arial"/>
          <w:sz w:val="28"/>
          <w:szCs w:val="28"/>
          <w:lang w:val="x-none"/>
        </w:rPr>
        <w:t xml:space="preserve"> </w:t>
      </w:r>
      <w:proofErr w:type="spellStart"/>
      <w:r>
        <w:rPr>
          <w:rFonts w:ascii="Arial" w:hAnsi="Arial" w:cs="Arial"/>
          <w:sz w:val="28"/>
          <w:szCs w:val="28"/>
          <w:lang w:val="x-none"/>
        </w:rPr>
        <w:t>vachiwana</w:t>
      </w:r>
      <w:proofErr w:type="spellEnd"/>
      <w:r>
        <w:rPr>
          <w:rFonts w:ascii="Arial" w:hAnsi="Arial" w:cs="Arial"/>
          <w:sz w:val="28"/>
          <w:szCs w:val="28"/>
          <w:lang w:val="x-none"/>
        </w:rPr>
        <w:t xml:space="preserve"> </w:t>
      </w:r>
      <w:proofErr w:type="spellStart"/>
      <w:r>
        <w:rPr>
          <w:rFonts w:ascii="Arial" w:hAnsi="Arial" w:cs="Arial"/>
          <w:sz w:val="28"/>
          <w:szCs w:val="28"/>
          <w:lang w:val="x-none"/>
        </w:rPr>
        <w:t>zvavanoda</w:t>
      </w:r>
      <w:proofErr w:type="spellEnd"/>
      <w:r>
        <w:rPr>
          <w:rFonts w:ascii="Arial" w:hAnsi="Arial" w:cs="Arial"/>
          <w:sz w:val="28"/>
          <w:szCs w:val="28"/>
          <w:lang w:val="x-none"/>
        </w:rPr>
        <w:t xml:space="preserve"> </w:t>
      </w:r>
      <w:proofErr w:type="spellStart"/>
      <w:r>
        <w:rPr>
          <w:rFonts w:ascii="Arial" w:hAnsi="Arial" w:cs="Arial"/>
          <w:sz w:val="28"/>
          <w:szCs w:val="28"/>
          <w:lang w:val="x-none"/>
        </w:rPr>
        <w:t>zve</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zvese</w:t>
      </w:r>
      <w:proofErr w:type="spellEnd"/>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
    <w:p w14:paraId="5D325C67" w14:textId="77777777" w:rsidR="009C390A" w:rsidRDefault="009C390A" w:rsidP="009C390A">
      <w:pPr>
        <w:jc w:val="both"/>
        <w:rPr>
          <w:rFonts w:ascii="Arial" w:hAnsi="Arial" w:cs="Arial"/>
          <w:sz w:val="28"/>
          <w:szCs w:val="28"/>
          <w:lang w:val="x-none"/>
        </w:rPr>
      </w:pPr>
      <w:r w:rsidRPr="00D72FF7">
        <w:rPr>
          <w:rFonts w:ascii="Arial" w:hAnsi="Arial" w:cs="Arial"/>
          <w:sz w:val="28"/>
          <w:szCs w:val="28"/>
          <w:vertAlign w:val="superscript"/>
          <w:lang w:val="x-none"/>
        </w:rPr>
        <w:t>99</w:t>
      </w:r>
      <w:r>
        <w:rPr>
          <w:rFonts w:ascii="Arial" w:hAnsi="Arial" w:cs="Arial"/>
          <w:sz w:val="28"/>
          <w:szCs w:val="28"/>
          <w:lang w:val="x-none"/>
        </w:rPr>
        <w:t xml:space="preserve"> </w:t>
      </w:r>
      <w:proofErr w:type="spellStart"/>
      <w:r>
        <w:rPr>
          <w:rFonts w:ascii="Arial" w:hAnsi="Arial" w:cs="Arial"/>
          <w:sz w:val="28"/>
          <w:szCs w:val="28"/>
          <w:lang w:val="x-none"/>
        </w:rPr>
        <w:t>Wovaudza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w:t>
      </w:r>
      <w:proofErr w:type="spellStart"/>
      <w:r>
        <w:rPr>
          <w:rFonts w:ascii="Arial" w:hAnsi="Arial" w:cs="Arial"/>
          <w:sz w:val="28"/>
          <w:szCs w:val="28"/>
          <w:lang w:val="x-none"/>
        </w:rPr>
        <w:t>Makadya</w:t>
      </w:r>
      <w:proofErr w:type="spellEnd"/>
      <w:r>
        <w:rPr>
          <w:rFonts w:ascii="Arial" w:hAnsi="Arial" w:cs="Arial"/>
          <w:sz w:val="28"/>
          <w:szCs w:val="28"/>
          <w:lang w:val="x-none"/>
        </w:rPr>
        <w:t xml:space="preserve"> Mweya </w:t>
      </w:r>
      <w:proofErr w:type="spellStart"/>
      <w:r>
        <w:rPr>
          <w:rFonts w:ascii="Arial" w:hAnsi="Arial" w:cs="Arial"/>
          <w:sz w:val="28"/>
          <w:szCs w:val="28"/>
          <w:lang w:val="x-none"/>
        </w:rPr>
        <w:t>waJeso</w:t>
      </w:r>
      <w:proofErr w:type="spellEnd"/>
      <w:r>
        <w:rPr>
          <w:rFonts w:ascii="Arial" w:hAnsi="Arial" w:cs="Arial"/>
          <w:sz w:val="28"/>
          <w:szCs w:val="28"/>
          <w:lang w:val="x-none"/>
        </w:rPr>
        <w:t xml:space="preserve">. </w:t>
      </w:r>
      <w:proofErr w:type="spellStart"/>
      <w:r>
        <w:rPr>
          <w:rFonts w:ascii="Arial" w:hAnsi="Arial" w:cs="Arial"/>
          <w:sz w:val="28"/>
          <w:szCs w:val="28"/>
          <w:lang w:val="x-none"/>
        </w:rPr>
        <w:t>Makararama</w:t>
      </w:r>
      <w:proofErr w:type="spellEnd"/>
      <w:r>
        <w:rPr>
          <w:rFonts w:ascii="Arial" w:hAnsi="Arial" w:cs="Arial"/>
          <w:sz w:val="28"/>
          <w:szCs w:val="28"/>
          <w:lang w:val="x-none"/>
        </w:rPr>
        <w:t xml:space="preserve"> </w:t>
      </w:r>
      <w:proofErr w:type="spellStart"/>
      <w:r>
        <w:rPr>
          <w:rFonts w:ascii="Arial" w:hAnsi="Arial" w:cs="Arial"/>
          <w:sz w:val="28"/>
          <w:szCs w:val="28"/>
          <w:lang w:val="x-none"/>
        </w:rPr>
        <w:t>neMweya</w:t>
      </w:r>
      <w:proofErr w:type="spellEnd"/>
      <w:r>
        <w:rPr>
          <w:rFonts w:ascii="Arial" w:hAnsi="Arial" w:cs="Arial"/>
          <w:sz w:val="28"/>
          <w:szCs w:val="28"/>
          <w:lang w:val="x-none"/>
        </w:rPr>
        <w:t xml:space="preserve"> </w:t>
      </w:r>
      <w:proofErr w:type="spellStart"/>
      <w:r>
        <w:rPr>
          <w:rFonts w:ascii="Arial" w:hAnsi="Arial" w:cs="Arial"/>
          <w:sz w:val="28"/>
          <w:szCs w:val="28"/>
          <w:lang w:val="x-none"/>
        </w:rPr>
        <w:t>waJeso</w:t>
      </w:r>
      <w:proofErr w:type="spellEnd"/>
      <w:r>
        <w:rPr>
          <w:rFonts w:ascii="Arial" w:hAnsi="Arial" w:cs="Arial"/>
          <w:sz w:val="28"/>
          <w:szCs w:val="28"/>
          <w:lang w:val="x-none"/>
        </w:rPr>
        <w:t xml:space="preserve">. Mota </w:t>
      </w:r>
      <w:proofErr w:type="spellStart"/>
      <w:r>
        <w:rPr>
          <w:rFonts w:ascii="Arial" w:hAnsi="Arial" w:cs="Arial"/>
          <w:sz w:val="28"/>
          <w:szCs w:val="28"/>
          <w:lang w:val="x-none"/>
        </w:rPr>
        <w:t>yamaienda</w:t>
      </w:r>
      <w:proofErr w:type="spellEnd"/>
      <w:r>
        <w:rPr>
          <w:rFonts w:ascii="Arial" w:hAnsi="Arial" w:cs="Arial"/>
          <w:sz w:val="28"/>
          <w:szCs w:val="28"/>
          <w:lang w:val="x-none"/>
        </w:rPr>
        <w:t xml:space="preserve"> </w:t>
      </w:r>
      <w:proofErr w:type="spellStart"/>
      <w:r>
        <w:rPr>
          <w:rFonts w:ascii="Arial" w:hAnsi="Arial" w:cs="Arial"/>
          <w:sz w:val="28"/>
          <w:szCs w:val="28"/>
          <w:lang w:val="x-none"/>
        </w:rPr>
        <w:t>nayo</w:t>
      </w:r>
      <w:proofErr w:type="spellEnd"/>
      <w:r>
        <w:rPr>
          <w:rFonts w:ascii="Arial" w:hAnsi="Arial" w:cs="Arial"/>
          <w:sz w:val="28"/>
          <w:szCs w:val="28"/>
          <w:lang w:val="x-none"/>
        </w:rPr>
        <w:t xml:space="preserve"> </w:t>
      </w:r>
      <w:proofErr w:type="spellStart"/>
      <w:r>
        <w:rPr>
          <w:rFonts w:ascii="Arial" w:hAnsi="Arial" w:cs="Arial"/>
          <w:sz w:val="28"/>
          <w:szCs w:val="28"/>
          <w:lang w:val="x-none"/>
        </w:rPr>
        <w:t>kuchikoro</w:t>
      </w:r>
      <w:proofErr w:type="spellEnd"/>
      <w:r>
        <w:rPr>
          <w:rFonts w:ascii="Arial" w:hAnsi="Arial" w:cs="Arial"/>
          <w:sz w:val="28"/>
          <w:szCs w:val="28"/>
          <w:lang w:val="x-none"/>
        </w:rPr>
        <w:t xml:space="preserve">, </w:t>
      </w:r>
      <w:proofErr w:type="spellStart"/>
      <w:r>
        <w:rPr>
          <w:rFonts w:ascii="Arial" w:hAnsi="Arial" w:cs="Arial"/>
          <w:sz w:val="28"/>
          <w:szCs w:val="28"/>
          <w:lang w:val="x-none"/>
        </w:rPr>
        <w:t>ndeya</w:t>
      </w:r>
      <w:proofErr w:type="spellEnd"/>
      <w:r>
        <w:rPr>
          <w:rFonts w:ascii="Arial" w:hAnsi="Arial" w:cs="Arial"/>
          <w:sz w:val="28"/>
          <w:szCs w:val="28"/>
          <w:lang w:val="x-none"/>
        </w:rPr>
        <w:t xml:space="preserve"> Jeso. </w:t>
      </w:r>
      <w:proofErr w:type="spellStart"/>
      <w:r>
        <w:rPr>
          <w:rFonts w:ascii="Arial" w:hAnsi="Arial" w:cs="Arial"/>
          <w:sz w:val="28"/>
          <w:szCs w:val="28"/>
          <w:lang w:val="x-none"/>
        </w:rPr>
        <w:t>Imba</w:t>
      </w:r>
      <w:proofErr w:type="spellEnd"/>
      <w:r>
        <w:rPr>
          <w:rFonts w:ascii="Arial" w:hAnsi="Arial" w:cs="Arial"/>
          <w:sz w:val="28"/>
          <w:szCs w:val="28"/>
          <w:lang w:val="x-none"/>
        </w:rPr>
        <w:t xml:space="preserve"> </w:t>
      </w:r>
      <w:proofErr w:type="spellStart"/>
      <w:r>
        <w:rPr>
          <w:rFonts w:ascii="Arial" w:hAnsi="Arial" w:cs="Arial"/>
          <w:sz w:val="28"/>
          <w:szCs w:val="28"/>
          <w:lang w:val="x-none"/>
        </w:rPr>
        <w:t>yamaigara</w:t>
      </w:r>
      <w:proofErr w:type="spellEnd"/>
      <w:r>
        <w:rPr>
          <w:rFonts w:ascii="Arial" w:hAnsi="Arial" w:cs="Arial"/>
          <w:sz w:val="28"/>
          <w:szCs w:val="28"/>
          <w:lang w:val="x-none"/>
        </w:rPr>
        <w:t xml:space="preserve"> </w:t>
      </w:r>
      <w:proofErr w:type="spellStart"/>
      <w:r>
        <w:rPr>
          <w:rFonts w:ascii="Arial" w:hAnsi="Arial" w:cs="Arial"/>
          <w:sz w:val="28"/>
          <w:szCs w:val="28"/>
          <w:lang w:val="x-none"/>
        </w:rPr>
        <w:t>ndeya</w:t>
      </w:r>
      <w:proofErr w:type="spellEnd"/>
      <w:r>
        <w:rPr>
          <w:rFonts w:ascii="Arial" w:hAnsi="Arial" w:cs="Arial"/>
          <w:sz w:val="28"/>
          <w:szCs w:val="28"/>
          <w:lang w:val="x-none"/>
        </w:rPr>
        <w:t xml:space="preserve"> Jeso. </w:t>
      </w:r>
      <w:proofErr w:type="spellStart"/>
      <w:r>
        <w:rPr>
          <w:rFonts w:ascii="Arial" w:hAnsi="Arial" w:cs="Arial"/>
          <w:sz w:val="28"/>
          <w:szCs w:val="28"/>
          <w:lang w:val="x-none"/>
        </w:rPr>
        <w:t>Hupfu</w:t>
      </w:r>
      <w:proofErr w:type="spellEnd"/>
      <w:r>
        <w:rPr>
          <w:rFonts w:ascii="Arial" w:hAnsi="Arial" w:cs="Arial"/>
          <w:sz w:val="28"/>
          <w:szCs w:val="28"/>
          <w:lang w:val="x-none"/>
        </w:rPr>
        <w:t xml:space="preserve"> </w:t>
      </w:r>
      <w:proofErr w:type="spellStart"/>
      <w:r>
        <w:rPr>
          <w:rFonts w:ascii="Arial" w:hAnsi="Arial" w:cs="Arial"/>
          <w:sz w:val="28"/>
          <w:szCs w:val="28"/>
          <w:lang w:val="x-none"/>
        </w:rPr>
        <w:t>wamaidya</w:t>
      </w:r>
      <w:proofErr w:type="spellEnd"/>
      <w:r>
        <w:rPr>
          <w:rFonts w:ascii="Arial" w:hAnsi="Arial" w:cs="Arial"/>
          <w:sz w:val="28"/>
          <w:szCs w:val="28"/>
          <w:lang w:val="x-none"/>
        </w:rPr>
        <w:t xml:space="preserve"> </w:t>
      </w:r>
      <w:proofErr w:type="spellStart"/>
      <w:r>
        <w:rPr>
          <w:rFonts w:ascii="Arial" w:hAnsi="Arial" w:cs="Arial"/>
          <w:sz w:val="28"/>
          <w:szCs w:val="28"/>
          <w:lang w:val="x-none"/>
        </w:rPr>
        <w:t>ndehwa</w:t>
      </w:r>
      <w:proofErr w:type="spellEnd"/>
      <w:r>
        <w:rPr>
          <w:rFonts w:ascii="Arial" w:hAnsi="Arial" w:cs="Arial"/>
          <w:sz w:val="28"/>
          <w:szCs w:val="28"/>
          <w:lang w:val="x-none"/>
        </w:rPr>
        <w:t xml:space="preserve"> Jeso. </w:t>
      </w:r>
      <w:proofErr w:type="spellStart"/>
      <w:r>
        <w:rPr>
          <w:rFonts w:ascii="Arial" w:hAnsi="Arial" w:cs="Arial"/>
          <w:sz w:val="28"/>
          <w:szCs w:val="28"/>
          <w:lang w:val="x-none"/>
        </w:rPr>
        <w:t>Hembe</w:t>
      </w:r>
      <w:proofErr w:type="spellEnd"/>
      <w:r>
        <w:rPr>
          <w:rFonts w:ascii="Arial" w:hAnsi="Arial" w:cs="Arial"/>
          <w:sz w:val="28"/>
          <w:szCs w:val="28"/>
          <w:lang w:val="x-none"/>
        </w:rPr>
        <w:t xml:space="preserve"> </w:t>
      </w:r>
      <w:proofErr w:type="spellStart"/>
      <w:r>
        <w:rPr>
          <w:rFonts w:ascii="Arial" w:hAnsi="Arial" w:cs="Arial"/>
          <w:sz w:val="28"/>
          <w:szCs w:val="28"/>
          <w:lang w:val="x-none"/>
        </w:rPr>
        <w:t>dzamaipfeka</w:t>
      </w:r>
      <w:proofErr w:type="spellEnd"/>
      <w:r>
        <w:rPr>
          <w:rFonts w:ascii="Arial" w:hAnsi="Arial" w:cs="Arial"/>
          <w:sz w:val="28"/>
          <w:szCs w:val="28"/>
          <w:lang w:val="x-none"/>
        </w:rPr>
        <w:t xml:space="preserve"> </w:t>
      </w:r>
      <w:proofErr w:type="spellStart"/>
      <w:r>
        <w:rPr>
          <w:rFonts w:ascii="Arial" w:hAnsi="Arial" w:cs="Arial"/>
          <w:sz w:val="28"/>
          <w:szCs w:val="28"/>
          <w:lang w:val="x-none"/>
        </w:rPr>
        <w:t>ndedzaJeso</w:t>
      </w:r>
      <w:proofErr w:type="spellEnd"/>
      <w:r>
        <w:rPr>
          <w:rFonts w:ascii="Arial" w:hAnsi="Arial" w:cs="Arial"/>
          <w:sz w:val="28"/>
          <w:szCs w:val="28"/>
          <w:lang w:val="x-none"/>
        </w:rPr>
        <w:t xml:space="preserve">. Hupenzi,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ukande</w:t>
      </w:r>
      <w:proofErr w:type="spellEnd"/>
      <w:r>
        <w:rPr>
          <w:rFonts w:ascii="Arial" w:hAnsi="Arial" w:cs="Arial"/>
          <w:sz w:val="28"/>
          <w:szCs w:val="28"/>
          <w:lang w:val="x-none"/>
        </w:rPr>
        <w:t xml:space="preserve"> </w:t>
      </w:r>
      <w:proofErr w:type="spellStart"/>
      <w:r>
        <w:rPr>
          <w:rFonts w:ascii="Arial" w:hAnsi="Arial" w:cs="Arial"/>
          <w:sz w:val="28"/>
          <w:szCs w:val="28"/>
          <w:lang w:val="x-none"/>
        </w:rPr>
        <w:t>pasi</w:t>
      </w:r>
      <w:proofErr w:type="spellEnd"/>
      <w:r>
        <w:rPr>
          <w:rFonts w:ascii="Arial" w:hAnsi="Arial" w:cs="Arial"/>
          <w:sz w:val="28"/>
          <w:szCs w:val="28"/>
          <w:lang w:val="x-none"/>
        </w:rPr>
        <w:t xml:space="preserve"> </w:t>
      </w:r>
      <w:proofErr w:type="spellStart"/>
      <w:r>
        <w:rPr>
          <w:rFonts w:ascii="Arial" w:hAnsi="Arial" w:cs="Arial"/>
          <w:sz w:val="28"/>
          <w:szCs w:val="28"/>
          <w:lang w:val="x-none"/>
        </w:rPr>
        <w:t>chokuna</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chokunamata</w:t>
      </w:r>
      <w:proofErr w:type="spellEnd"/>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ipapa</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
    <w:p w14:paraId="700FCF7B" w14:textId="77777777" w:rsidR="009C390A" w:rsidRDefault="009C390A" w:rsidP="009C390A">
      <w:pPr>
        <w:jc w:val="both"/>
        <w:rPr>
          <w:rFonts w:ascii="Arial" w:hAnsi="Arial" w:cs="Arial"/>
          <w:sz w:val="28"/>
          <w:szCs w:val="28"/>
          <w:lang w:val="x-none"/>
        </w:rPr>
      </w:pPr>
      <w:r w:rsidRPr="00D72FF7">
        <w:rPr>
          <w:rFonts w:ascii="Arial" w:hAnsi="Arial" w:cs="Arial"/>
          <w:sz w:val="28"/>
          <w:szCs w:val="28"/>
          <w:vertAlign w:val="superscript"/>
          <w:lang w:val="x-none"/>
        </w:rPr>
        <w:t>100</w:t>
      </w:r>
      <w:r>
        <w:rPr>
          <w:rFonts w:ascii="Arial" w:hAnsi="Arial" w:cs="Arial"/>
          <w:sz w:val="28"/>
          <w:szCs w:val="28"/>
          <w:lang w:val="x-none"/>
        </w:rPr>
        <w:t xml:space="preserve"> </w:t>
      </w:r>
      <w:proofErr w:type="spellStart"/>
      <w:r>
        <w:rPr>
          <w:rFonts w:ascii="Arial" w:hAnsi="Arial" w:cs="Arial"/>
          <w:sz w:val="28"/>
          <w:szCs w:val="28"/>
          <w:lang w:val="x-none"/>
        </w:rPr>
        <w:t>Hatisvetukei</w:t>
      </w:r>
      <w:proofErr w:type="spellEnd"/>
      <w:r>
        <w:rPr>
          <w:rFonts w:ascii="Arial" w:hAnsi="Arial" w:cs="Arial"/>
          <w:sz w:val="28"/>
          <w:szCs w:val="28"/>
          <w:lang w:val="x-none"/>
        </w:rPr>
        <w:t xml:space="preserve"> </w:t>
      </w:r>
      <w:proofErr w:type="spellStart"/>
      <w:r>
        <w:rPr>
          <w:rFonts w:ascii="Arial" w:hAnsi="Arial" w:cs="Arial"/>
          <w:sz w:val="28"/>
          <w:szCs w:val="28"/>
          <w:lang w:val="x-none"/>
        </w:rPr>
        <w:t>tione</w:t>
      </w:r>
      <w:proofErr w:type="spellEnd"/>
      <w:r>
        <w:rPr>
          <w:rFonts w:ascii="Arial" w:hAnsi="Arial" w:cs="Arial"/>
          <w:sz w:val="28"/>
          <w:szCs w:val="2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kuna Isaiah 63, type </w:t>
      </w:r>
      <w:proofErr w:type="spellStart"/>
      <w:r>
        <w:rPr>
          <w:rFonts w:ascii="Arial" w:hAnsi="Arial" w:cs="Arial"/>
          <w:sz w:val="28"/>
          <w:szCs w:val="28"/>
          <w:lang w:val="x-none"/>
        </w:rPr>
        <w:t>yevana</w:t>
      </w:r>
      <w:proofErr w:type="spellEnd"/>
      <w:r>
        <w:rPr>
          <w:rFonts w:ascii="Arial" w:hAnsi="Arial" w:cs="Arial"/>
          <w:sz w:val="28"/>
          <w:szCs w:val="28"/>
          <w:lang w:val="x-none"/>
        </w:rPr>
        <w:t xml:space="preserve"> </w:t>
      </w:r>
      <w:proofErr w:type="spellStart"/>
      <w:r>
        <w:rPr>
          <w:rFonts w:ascii="Arial" w:hAnsi="Arial" w:cs="Arial"/>
          <w:sz w:val="28"/>
          <w:szCs w:val="28"/>
          <w:lang w:val="x-none"/>
        </w:rPr>
        <w:t>vatinoda</w:t>
      </w:r>
      <w:proofErr w:type="spellEnd"/>
      <w:r>
        <w:rPr>
          <w:rFonts w:ascii="Arial" w:hAnsi="Arial" w:cs="Arial"/>
          <w:sz w:val="28"/>
          <w:szCs w:val="28"/>
          <w:lang w:val="x-none"/>
        </w:rPr>
        <w:t xml:space="preserve">. Isaiah 63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Type </w:t>
      </w:r>
      <w:proofErr w:type="spellStart"/>
      <w:r>
        <w:rPr>
          <w:rFonts w:ascii="Arial" w:hAnsi="Arial" w:cs="Arial"/>
          <w:sz w:val="28"/>
          <w:szCs w:val="28"/>
          <w:lang w:val="x-none"/>
        </w:rPr>
        <w:t>yevana</w:t>
      </w:r>
      <w:proofErr w:type="spellEnd"/>
      <w:r>
        <w:rPr>
          <w:rFonts w:ascii="Arial" w:hAnsi="Arial" w:cs="Arial"/>
          <w:sz w:val="28"/>
          <w:szCs w:val="28"/>
          <w:lang w:val="x-none"/>
        </w:rPr>
        <w:t xml:space="preserve"> </w:t>
      </w:r>
      <w:proofErr w:type="spellStart"/>
      <w:r>
        <w:rPr>
          <w:rFonts w:ascii="Arial" w:hAnsi="Arial" w:cs="Arial"/>
          <w:sz w:val="28"/>
          <w:szCs w:val="28"/>
          <w:lang w:val="x-none"/>
        </w:rPr>
        <w:t>vatinoda</w:t>
      </w:r>
      <w:proofErr w:type="spellEnd"/>
      <w:r>
        <w:rPr>
          <w:rFonts w:ascii="Arial" w:hAnsi="Arial" w:cs="Arial"/>
          <w:sz w:val="28"/>
          <w:szCs w:val="28"/>
          <w:lang w:val="x-none"/>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proofErr w:type="spellStart"/>
      <w:r>
        <w:rPr>
          <w:rFonts w:ascii="Arial" w:hAnsi="Arial" w:cs="Arial"/>
          <w:sz w:val="28"/>
          <w:szCs w:val="28"/>
          <w:lang w:val="x-none"/>
        </w:rPr>
        <w:t>Tasvika</w:t>
      </w:r>
      <w:proofErr w:type="spellEnd"/>
      <w:r>
        <w:rPr>
          <w:rFonts w:ascii="Arial" w:hAnsi="Arial" w:cs="Arial"/>
          <w:sz w:val="28"/>
          <w:szCs w:val="28"/>
          <w:lang w:val="x-none"/>
        </w:rPr>
        <w:t xml:space="preserve"> </w:t>
      </w:r>
      <w:proofErr w:type="spellStart"/>
      <w:r>
        <w:rPr>
          <w:rFonts w:ascii="Arial" w:hAnsi="Arial" w:cs="Arial"/>
          <w:sz w:val="28"/>
          <w:szCs w:val="28"/>
          <w:lang w:val="x-none"/>
        </w:rPr>
        <w:t>pana</w:t>
      </w:r>
      <w:proofErr w:type="spellEnd"/>
      <w:r>
        <w:rPr>
          <w:rFonts w:ascii="Arial" w:hAnsi="Arial" w:cs="Arial"/>
          <w:sz w:val="28"/>
          <w:szCs w:val="28"/>
          <w:lang w:val="x-none"/>
        </w:rPr>
        <w:t xml:space="preserve"> Isaiah 63?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Verse 7 </w:t>
      </w:r>
      <w:proofErr w:type="spellStart"/>
      <w:r>
        <w:rPr>
          <w:rFonts w:ascii="Arial" w:hAnsi="Arial" w:cs="Arial"/>
          <w:sz w:val="28"/>
          <w:szCs w:val="28"/>
          <w:lang w:val="x-none"/>
        </w:rPr>
        <w:t>muone</w:t>
      </w:r>
      <w:proofErr w:type="spellEnd"/>
      <w:r>
        <w:rPr>
          <w:rFonts w:ascii="Arial" w:hAnsi="Arial" w:cs="Arial"/>
          <w:sz w:val="28"/>
          <w:szCs w:val="28"/>
          <w:lang w:val="x-none"/>
        </w:rPr>
        <w:t xml:space="preserve">. Vari </w:t>
      </w:r>
      <w:proofErr w:type="spellStart"/>
      <w:r>
        <w:rPr>
          <w:rFonts w:ascii="Arial" w:hAnsi="Arial" w:cs="Arial"/>
          <w:sz w:val="28"/>
          <w:szCs w:val="28"/>
          <w:lang w:val="x-none"/>
        </w:rPr>
        <w:t>kuzvitora</w:t>
      </w:r>
      <w:proofErr w:type="spellEnd"/>
      <w:r>
        <w:rPr>
          <w:rFonts w:ascii="Arial" w:hAnsi="Arial" w:cs="Arial"/>
          <w:sz w:val="28"/>
          <w:szCs w:val="28"/>
          <w:lang w:val="x-none"/>
        </w:rPr>
        <w:t xml:space="preserve"> </w:t>
      </w:r>
      <w:proofErr w:type="spellStart"/>
      <w:r>
        <w:rPr>
          <w:rFonts w:ascii="Arial" w:hAnsi="Arial" w:cs="Arial"/>
          <w:sz w:val="28"/>
          <w:szCs w:val="28"/>
          <w:lang w:val="x-none"/>
        </w:rPr>
        <w:t>sevana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ava.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tese.</w:t>
      </w:r>
    </w:p>
    <w:p w14:paraId="29978963" w14:textId="77777777" w:rsidR="009C390A" w:rsidRDefault="009C390A" w:rsidP="009C390A">
      <w:pPr>
        <w:ind w:left="720"/>
        <w:jc w:val="both"/>
        <w:rPr>
          <w:rFonts w:ascii="Arial" w:hAnsi="Arial" w:cs="Arial"/>
          <w:i/>
          <w:iCs/>
          <w:sz w:val="28"/>
          <w:szCs w:val="28"/>
          <w:lang w:val="x-none"/>
        </w:rPr>
      </w:pPr>
      <w:r w:rsidRPr="00F317A2">
        <w:rPr>
          <w:rFonts w:ascii="Arial" w:hAnsi="Arial" w:cs="Arial"/>
          <w:i/>
          <w:iCs/>
          <w:sz w:val="28"/>
          <w:szCs w:val="28"/>
          <w:lang w:val="x-none"/>
        </w:rPr>
        <w:t xml:space="preserve">I will mention the </w:t>
      </w:r>
      <w:proofErr w:type="spellStart"/>
      <w:r w:rsidRPr="00F317A2">
        <w:rPr>
          <w:rFonts w:ascii="Arial" w:hAnsi="Arial" w:cs="Arial"/>
          <w:i/>
          <w:iCs/>
          <w:sz w:val="28"/>
          <w:szCs w:val="28"/>
          <w:lang w:val="x-none"/>
        </w:rPr>
        <w:t>lovingkindnesses</w:t>
      </w:r>
      <w:proofErr w:type="spellEnd"/>
      <w:r w:rsidRPr="00F317A2">
        <w:rPr>
          <w:rFonts w:ascii="Arial" w:hAnsi="Arial" w:cs="Arial"/>
          <w:i/>
          <w:iCs/>
          <w:sz w:val="28"/>
          <w:szCs w:val="28"/>
          <w:lang w:val="x-none"/>
        </w:rPr>
        <w:t xml:space="preserve"> of the LORD, and the praises of the LORD, according to all that the LORD hath bestowed on us, and the great goodness toward the house of Israel, which he hath bestowed on them according to his mercies, and according to the multitude of his </w:t>
      </w:r>
      <w:proofErr w:type="spellStart"/>
      <w:r w:rsidRPr="00F317A2">
        <w:rPr>
          <w:rFonts w:ascii="Arial" w:hAnsi="Arial" w:cs="Arial"/>
          <w:i/>
          <w:iCs/>
          <w:sz w:val="28"/>
          <w:szCs w:val="28"/>
          <w:lang w:val="x-none"/>
        </w:rPr>
        <w:t>lovingkindnesses</w:t>
      </w:r>
      <w:proofErr w:type="spellEnd"/>
      <w:r w:rsidRPr="00F317A2">
        <w:rPr>
          <w:rFonts w:ascii="Arial" w:hAnsi="Arial" w:cs="Arial"/>
          <w:i/>
          <w:iCs/>
          <w:sz w:val="28"/>
          <w:szCs w:val="28"/>
          <w:lang w:val="x-none"/>
        </w:rPr>
        <w:t>. </w:t>
      </w:r>
    </w:p>
    <w:p w14:paraId="357E5D6D" w14:textId="77777777" w:rsidR="009C390A" w:rsidRDefault="009C390A" w:rsidP="009C390A">
      <w:pPr>
        <w:ind w:left="720"/>
        <w:jc w:val="both"/>
        <w:rPr>
          <w:rFonts w:ascii="Arial" w:hAnsi="Arial" w:cs="Arial"/>
          <w:i/>
          <w:iCs/>
          <w:sz w:val="28"/>
          <w:szCs w:val="28"/>
          <w:lang w:val="x-none"/>
        </w:rPr>
      </w:pPr>
      <w:r w:rsidRPr="00F317A2">
        <w:rPr>
          <w:rFonts w:ascii="Arial" w:hAnsi="Arial" w:cs="Arial"/>
          <w:i/>
          <w:iCs/>
          <w:sz w:val="28"/>
          <w:szCs w:val="28"/>
          <w:lang w:val="x-none"/>
        </w:rPr>
        <w:t>For he said, Surely they are my people, children that will not lie: so he was their Saviour. </w:t>
      </w:r>
    </w:p>
    <w:p w14:paraId="4BD2FCDB" w14:textId="77777777" w:rsidR="009C390A" w:rsidRDefault="009C390A" w:rsidP="009C390A">
      <w:pPr>
        <w:jc w:val="both"/>
        <w:rPr>
          <w:rFonts w:ascii="Arial" w:hAnsi="Arial" w:cs="Arial"/>
          <w:sz w:val="28"/>
          <w:szCs w:val="28"/>
          <w:lang w:val="x-none"/>
        </w:rPr>
      </w:pPr>
      <w:r w:rsidRPr="006C2FF2">
        <w:rPr>
          <w:rFonts w:ascii="Arial" w:hAnsi="Arial" w:cs="Arial"/>
          <w:sz w:val="28"/>
          <w:szCs w:val="28"/>
          <w:vertAlign w:val="superscript"/>
        </w:rPr>
        <w:t>101</w:t>
      </w:r>
      <w:r>
        <w:rPr>
          <w:rFonts w:ascii="Arial" w:hAnsi="Arial" w:cs="Arial"/>
          <w:sz w:val="18"/>
          <w:szCs w:val="18"/>
        </w:rPr>
        <w:t xml:space="preserve"> </w:t>
      </w:r>
      <w:r w:rsidRPr="003605AB">
        <w:rPr>
          <w:rFonts w:ascii="Arial" w:hAnsi="Arial" w:cs="Arial"/>
          <w:sz w:val="18"/>
          <w:szCs w:val="18"/>
        </w:rPr>
        <w:t>[</w:t>
      </w:r>
      <w:r>
        <w:rPr>
          <w:rFonts w:ascii="Arial" w:hAnsi="Arial" w:cs="Arial"/>
          <w:sz w:val="18"/>
          <w:szCs w:val="18"/>
        </w:rPr>
        <w:t xml:space="preserve">Apostle Gumbura chuckles—ED.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Toda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Amen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Hanzi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kukudza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vakanaka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vasinganyepe</w:t>
      </w:r>
      <w:proofErr w:type="spellEnd"/>
      <w:r>
        <w:rPr>
          <w:rFonts w:ascii="Arial" w:hAnsi="Arial" w:cs="Arial"/>
          <w:sz w:val="28"/>
          <w:szCs w:val="28"/>
          <w:lang w:val="x-none"/>
        </w:rPr>
        <w:t xml:space="preserve">. Saka </w:t>
      </w:r>
      <w:proofErr w:type="spellStart"/>
      <w:r>
        <w:rPr>
          <w:rFonts w:ascii="Arial" w:hAnsi="Arial" w:cs="Arial"/>
          <w:sz w:val="28"/>
          <w:szCs w:val="28"/>
          <w:lang w:val="x-none"/>
        </w:rPr>
        <w:t>ndichava</w:t>
      </w:r>
      <w:proofErr w:type="spellEnd"/>
      <w:r>
        <w:rPr>
          <w:rFonts w:ascii="Arial" w:hAnsi="Arial" w:cs="Arial"/>
          <w:sz w:val="28"/>
          <w:szCs w:val="28"/>
          <w:lang w:val="x-none"/>
        </w:rPr>
        <w:t xml:space="preserve"> </w:t>
      </w:r>
      <w:proofErr w:type="spellStart"/>
      <w:r>
        <w:rPr>
          <w:rFonts w:ascii="Arial" w:hAnsi="Arial" w:cs="Arial"/>
          <w:sz w:val="28"/>
          <w:szCs w:val="28"/>
          <w:lang w:val="x-none"/>
        </w:rPr>
        <w:t>Muraramisi</w:t>
      </w:r>
      <w:proofErr w:type="spellEnd"/>
      <w:r>
        <w:rPr>
          <w:rFonts w:ascii="Arial" w:hAnsi="Arial" w:cs="Arial"/>
          <w:sz w:val="28"/>
          <w:szCs w:val="28"/>
          <w:lang w:val="x-none"/>
        </w:rPr>
        <w:t xml:space="preserve"> </w:t>
      </w:r>
      <w:proofErr w:type="spellStart"/>
      <w:r>
        <w:rPr>
          <w:rFonts w:ascii="Arial" w:hAnsi="Arial" w:cs="Arial"/>
          <w:sz w:val="28"/>
          <w:szCs w:val="28"/>
          <w:lang w:val="x-none"/>
        </w:rPr>
        <w:t>waani</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wavo</w:t>
      </w:r>
      <w:proofErr w:type="spellEnd"/>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
    <w:p w14:paraId="783B4ABA" w14:textId="77777777" w:rsidR="009C390A" w:rsidRDefault="009C390A" w:rsidP="009C390A">
      <w:pPr>
        <w:jc w:val="both"/>
        <w:rPr>
          <w:rFonts w:ascii="Arial" w:hAnsi="Arial" w:cs="Arial"/>
          <w:sz w:val="28"/>
          <w:szCs w:val="28"/>
          <w:lang w:val="x-none"/>
        </w:rPr>
      </w:pPr>
      <w:r w:rsidRPr="006C2FF2">
        <w:rPr>
          <w:rFonts w:ascii="Arial" w:hAnsi="Arial" w:cs="Arial"/>
          <w:sz w:val="28"/>
          <w:szCs w:val="28"/>
          <w:vertAlign w:val="superscript"/>
          <w:lang w:val="x-none"/>
        </w:rPr>
        <w:t>102</w:t>
      </w:r>
      <w:r>
        <w:rPr>
          <w:rFonts w:ascii="Arial" w:hAnsi="Arial" w:cs="Arial"/>
          <w:sz w:val="28"/>
          <w:szCs w:val="28"/>
          <w:lang w:val="x-none"/>
        </w:rPr>
        <w:t xml:space="preserve"> Ma brothers mu Message tine </w:t>
      </w:r>
      <w:proofErr w:type="spellStart"/>
      <w:r>
        <w:rPr>
          <w:rFonts w:ascii="Arial" w:hAnsi="Arial" w:cs="Arial"/>
          <w:sz w:val="28"/>
          <w:szCs w:val="28"/>
          <w:lang w:val="x-none"/>
        </w:rPr>
        <w:t>basa</w:t>
      </w:r>
      <w:proofErr w:type="spellEnd"/>
      <w:r>
        <w:rPr>
          <w:rFonts w:ascii="Arial" w:hAnsi="Arial" w:cs="Arial"/>
          <w:sz w:val="28"/>
          <w:szCs w:val="28"/>
          <w:lang w:val="x-none"/>
        </w:rPr>
        <w:t xml:space="preserve"> </w:t>
      </w:r>
      <w:proofErr w:type="spellStart"/>
      <w:r>
        <w:rPr>
          <w:rFonts w:ascii="Arial" w:hAnsi="Arial" w:cs="Arial"/>
          <w:sz w:val="28"/>
          <w:szCs w:val="28"/>
          <w:lang w:val="x-none"/>
        </w:rPr>
        <w:t>rekukudza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r w:rsidRPr="003605AB">
        <w:rPr>
          <w:rFonts w:ascii="Arial" w:hAnsi="Arial" w:cs="Arial"/>
          <w:sz w:val="18"/>
          <w:szCs w:val="18"/>
        </w:rPr>
        <w:t>[</w:t>
      </w:r>
      <w:r>
        <w:rPr>
          <w:rFonts w:ascii="Arial" w:hAnsi="Arial" w:cs="Arial"/>
          <w:sz w:val="18"/>
          <w:szCs w:val="18"/>
        </w:rPr>
        <w:t>0:39:24-inaudible</w:t>
      </w:r>
      <w:r w:rsidRPr="003605AB">
        <w:rPr>
          <w:rFonts w:ascii="Arial" w:hAnsi="Arial" w:cs="Arial"/>
          <w:sz w:val="18"/>
          <w:szCs w:val="18"/>
        </w:rPr>
        <w:t>]</w:t>
      </w:r>
      <w:r>
        <w:rPr>
          <w:rFonts w:ascii="Arial" w:hAnsi="Arial" w:cs="Arial"/>
          <w:sz w:val="28"/>
          <w:szCs w:val="28"/>
          <w:lang w:val="x-none"/>
        </w:rPr>
        <w:t xml:space="preserve"> But was Israel like that? God is looking forward to a child who would not lie. A child who would acknowledge that God was his Saviour. But not these ones, ava </w:t>
      </w:r>
      <w:proofErr w:type="spellStart"/>
      <w:r w:rsidRPr="00DC445C">
        <w:rPr>
          <w:rFonts w:ascii="Arial" w:hAnsi="Arial" w:cs="Arial"/>
          <w:i/>
          <w:iCs/>
          <w:sz w:val="28"/>
          <w:szCs w:val="28"/>
          <w:lang w:val="x-none"/>
        </w:rPr>
        <w:t>vairebella</w:t>
      </w:r>
      <w:proofErr w:type="spellEnd"/>
      <w:r>
        <w:rPr>
          <w:rFonts w:ascii="Arial" w:hAnsi="Arial" w:cs="Arial"/>
          <w:i/>
          <w:iCs/>
          <w:sz w:val="28"/>
          <w:szCs w:val="28"/>
          <w:lang w:val="x-none"/>
        </w:rPr>
        <w:t xml:space="preserve"> </w:t>
      </w:r>
      <w:r w:rsidRPr="003605AB">
        <w:rPr>
          <w:rFonts w:ascii="Arial" w:hAnsi="Arial" w:cs="Arial"/>
          <w:sz w:val="18"/>
          <w:szCs w:val="18"/>
        </w:rPr>
        <w:t>[</w:t>
      </w:r>
      <w:r>
        <w:rPr>
          <w:rFonts w:ascii="Arial" w:hAnsi="Arial" w:cs="Arial"/>
          <w:sz w:val="18"/>
          <w:szCs w:val="18"/>
        </w:rPr>
        <w:t>they rebelled—ED</w:t>
      </w:r>
      <w:r w:rsidRPr="003605AB">
        <w:rPr>
          <w:rFonts w:ascii="Arial" w:hAnsi="Arial" w:cs="Arial"/>
          <w:sz w:val="18"/>
          <w:szCs w:val="18"/>
        </w:rPr>
        <w:t>]</w:t>
      </w:r>
      <w:r w:rsidRPr="00DC445C">
        <w:rPr>
          <w:rFonts w:ascii="Arial" w:hAnsi="Arial" w:cs="Arial"/>
          <w:i/>
          <w:iCs/>
          <w:sz w:val="28"/>
          <w:szCs w:val="28"/>
          <w:lang w:val="x-none"/>
        </w:rPr>
        <w:t xml:space="preserve"> </w:t>
      </w:r>
      <w:r>
        <w:rPr>
          <w:rFonts w:ascii="Arial" w:hAnsi="Arial" w:cs="Arial"/>
          <w:sz w:val="28"/>
          <w:szCs w:val="28"/>
          <w:lang w:val="x-none"/>
        </w:rPr>
        <w:t xml:space="preserve">ava. </w:t>
      </w:r>
    </w:p>
    <w:p w14:paraId="15AEB45D" w14:textId="77777777" w:rsidR="009C390A" w:rsidRDefault="009C390A" w:rsidP="009C390A">
      <w:pPr>
        <w:jc w:val="both"/>
        <w:rPr>
          <w:rFonts w:ascii="Arial" w:hAnsi="Arial" w:cs="Arial"/>
          <w:sz w:val="28"/>
          <w:szCs w:val="28"/>
          <w:lang w:val="x-none"/>
        </w:rPr>
      </w:pPr>
      <w:r w:rsidRPr="0093508B">
        <w:rPr>
          <w:rFonts w:ascii="Arial" w:hAnsi="Arial" w:cs="Arial"/>
          <w:sz w:val="28"/>
          <w:szCs w:val="28"/>
          <w:vertAlign w:val="superscript"/>
          <w:lang w:val="x-none"/>
        </w:rPr>
        <w:t>103</w:t>
      </w:r>
      <w:r>
        <w:rPr>
          <w:rFonts w:ascii="Arial" w:hAnsi="Arial" w:cs="Arial"/>
          <w:sz w:val="28"/>
          <w:szCs w:val="28"/>
          <w:lang w:val="x-none"/>
        </w:rPr>
        <w:t xml:space="preserve"> Aakuti goodness </w:t>
      </w:r>
      <w:proofErr w:type="spellStart"/>
      <w:r>
        <w:rPr>
          <w:rFonts w:ascii="Arial" w:hAnsi="Arial" w:cs="Arial"/>
          <w:sz w:val="28"/>
          <w:szCs w:val="28"/>
          <w:lang w:val="x-none"/>
        </w:rPr>
        <w:t>yandakakuitirai</w:t>
      </w:r>
      <w:proofErr w:type="spellEnd"/>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toda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anoti</w:t>
      </w:r>
      <w:proofErr w:type="spellEnd"/>
      <w:r>
        <w:rPr>
          <w:rFonts w:ascii="Arial" w:hAnsi="Arial" w:cs="Arial"/>
          <w:sz w:val="28"/>
          <w:szCs w:val="28"/>
          <w:lang w:val="x-none"/>
        </w:rPr>
        <w:t xml:space="preserve"> kana </w:t>
      </w:r>
      <w:proofErr w:type="spellStart"/>
      <w:r>
        <w:rPr>
          <w:rFonts w:ascii="Arial" w:hAnsi="Arial" w:cs="Arial"/>
          <w:sz w:val="28"/>
          <w:szCs w:val="28"/>
          <w:lang w:val="x-none"/>
        </w:rPr>
        <w:t>achibva</w:t>
      </w:r>
      <w:proofErr w:type="spellEnd"/>
      <w:r>
        <w:rPr>
          <w:rFonts w:ascii="Arial" w:hAnsi="Arial" w:cs="Arial"/>
          <w:sz w:val="28"/>
          <w:szCs w:val="28"/>
          <w:lang w:val="x-none"/>
        </w:rPr>
        <w:t xml:space="preserve"> </w:t>
      </w:r>
      <w:proofErr w:type="spellStart"/>
      <w:r>
        <w:rPr>
          <w:rFonts w:ascii="Arial" w:hAnsi="Arial" w:cs="Arial"/>
          <w:sz w:val="28"/>
          <w:szCs w:val="28"/>
          <w:lang w:val="x-none"/>
        </w:rPr>
        <w:t>kuchikoro</w:t>
      </w:r>
      <w:proofErr w:type="spellEnd"/>
      <w:r>
        <w:rPr>
          <w:rFonts w:ascii="Arial" w:hAnsi="Arial" w:cs="Arial"/>
          <w:sz w:val="28"/>
          <w:szCs w:val="28"/>
          <w:lang w:val="x-none"/>
        </w:rPr>
        <w:t xml:space="preserve"> </w:t>
      </w:r>
      <w:proofErr w:type="spellStart"/>
      <w:r>
        <w:rPr>
          <w:rFonts w:ascii="Arial" w:hAnsi="Arial" w:cs="Arial"/>
          <w:sz w:val="28"/>
          <w:szCs w:val="28"/>
          <w:lang w:val="x-none"/>
        </w:rPr>
        <w:t>apfugame</w:t>
      </w:r>
      <w:proofErr w:type="spellEnd"/>
      <w:r>
        <w:rPr>
          <w:rFonts w:ascii="Arial" w:hAnsi="Arial" w:cs="Arial"/>
          <w:sz w:val="28"/>
          <w:szCs w:val="28"/>
          <w:lang w:val="x-none"/>
        </w:rPr>
        <w:t>, “</w:t>
      </w:r>
      <w:proofErr w:type="spellStart"/>
      <w:r>
        <w:rPr>
          <w:rFonts w:ascii="Arial" w:hAnsi="Arial" w:cs="Arial"/>
          <w:sz w:val="28"/>
          <w:szCs w:val="28"/>
          <w:lang w:val="x-none"/>
        </w:rPr>
        <w:t>Nhai</w:t>
      </w:r>
      <w:proofErr w:type="spellEnd"/>
      <w:r>
        <w:rPr>
          <w:rFonts w:ascii="Arial" w:hAnsi="Arial" w:cs="Arial"/>
          <w:sz w:val="28"/>
          <w:szCs w:val="28"/>
          <w:lang w:val="x-none"/>
        </w:rPr>
        <w:t xml:space="preserve"> baba,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kuenda</w:t>
      </w:r>
      <w:proofErr w:type="spellEnd"/>
      <w:r>
        <w:rPr>
          <w:rFonts w:ascii="Arial" w:hAnsi="Arial" w:cs="Arial"/>
          <w:sz w:val="28"/>
          <w:szCs w:val="28"/>
          <w:lang w:val="x-none"/>
        </w:rPr>
        <w:t xml:space="preserve"> </w:t>
      </w:r>
      <w:proofErr w:type="spellStart"/>
      <w:r>
        <w:rPr>
          <w:rFonts w:ascii="Arial" w:hAnsi="Arial" w:cs="Arial"/>
          <w:sz w:val="28"/>
          <w:szCs w:val="28"/>
          <w:lang w:val="x-none"/>
        </w:rPr>
        <w:t>kuchikoro</w:t>
      </w:r>
      <w:proofErr w:type="spellEnd"/>
      <w:r>
        <w:rPr>
          <w:rFonts w:ascii="Arial" w:hAnsi="Arial" w:cs="Arial"/>
          <w:sz w:val="28"/>
          <w:szCs w:val="28"/>
          <w:lang w:val="x-none"/>
        </w:rPr>
        <w:t xml:space="preserve"> </w:t>
      </w:r>
      <w:proofErr w:type="spellStart"/>
      <w:r>
        <w:rPr>
          <w:rFonts w:ascii="Arial" w:hAnsi="Arial" w:cs="Arial"/>
          <w:sz w:val="28"/>
          <w:szCs w:val="28"/>
          <w:lang w:val="x-none"/>
        </w:rPr>
        <w:t>neyi</w:t>
      </w:r>
      <w:proofErr w:type="spellEnd"/>
      <w:r>
        <w:rPr>
          <w:rFonts w:ascii="Arial" w:hAnsi="Arial" w:cs="Arial"/>
          <w:sz w:val="28"/>
          <w:szCs w:val="28"/>
          <w:lang w:val="x-none"/>
        </w:rPr>
        <w:t xml:space="preserve">?” Wonzi, “Nenyasha </w:t>
      </w:r>
      <w:proofErr w:type="spellStart"/>
      <w:r>
        <w:rPr>
          <w:rFonts w:ascii="Arial" w:hAnsi="Arial" w:cs="Arial"/>
          <w:sz w:val="28"/>
          <w:szCs w:val="28"/>
          <w:lang w:val="x-none"/>
        </w:rPr>
        <w:t>dzaMwa</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dzaMwari</w:t>
      </w:r>
      <w:proofErr w:type="spellEnd"/>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Kana </w:t>
      </w:r>
      <w:proofErr w:type="spellStart"/>
      <w:r>
        <w:rPr>
          <w:rFonts w:ascii="Arial" w:hAnsi="Arial" w:cs="Arial"/>
          <w:sz w:val="28"/>
          <w:szCs w:val="28"/>
          <w:lang w:val="x-none"/>
        </w:rPr>
        <w:t>chaakurara</w:t>
      </w:r>
      <w:proofErr w:type="spellEnd"/>
      <w:r>
        <w:rPr>
          <w:rFonts w:ascii="Arial" w:hAnsi="Arial" w:cs="Arial"/>
          <w:sz w:val="28"/>
          <w:szCs w:val="28"/>
          <w:lang w:val="x-none"/>
        </w:rPr>
        <w:t xml:space="preserve"> manheru, </w:t>
      </w:r>
      <w:proofErr w:type="spellStart"/>
      <w:r>
        <w:rPr>
          <w:rFonts w:ascii="Arial" w:hAnsi="Arial" w:cs="Arial"/>
          <w:sz w:val="28"/>
          <w:szCs w:val="28"/>
          <w:lang w:val="x-none"/>
        </w:rPr>
        <w:t>ndopaya</w:t>
      </w:r>
      <w:proofErr w:type="spellEnd"/>
      <w:r>
        <w:rPr>
          <w:rFonts w:ascii="Arial" w:hAnsi="Arial" w:cs="Arial"/>
          <w:sz w:val="28"/>
          <w:szCs w:val="28"/>
          <w:lang w:val="x-none"/>
        </w:rPr>
        <w:t xml:space="preserve"> </w:t>
      </w:r>
      <w:proofErr w:type="spellStart"/>
      <w:r>
        <w:rPr>
          <w:rFonts w:ascii="Arial" w:hAnsi="Arial" w:cs="Arial"/>
          <w:sz w:val="28"/>
          <w:szCs w:val="28"/>
          <w:lang w:val="x-none"/>
        </w:rPr>
        <w:t>pandinoti</w:t>
      </w:r>
      <w:proofErr w:type="spellEnd"/>
      <w:r>
        <w:rPr>
          <w:rFonts w:ascii="Arial" w:hAnsi="Arial" w:cs="Arial"/>
          <w:sz w:val="28"/>
          <w:szCs w:val="28"/>
          <w:lang w:val="x-none"/>
        </w:rPr>
        <w:t xml:space="preserve"> </w:t>
      </w:r>
      <w:proofErr w:type="spellStart"/>
      <w:r>
        <w:rPr>
          <w:rFonts w:ascii="Arial" w:hAnsi="Arial" w:cs="Arial"/>
          <w:sz w:val="28"/>
          <w:szCs w:val="28"/>
          <w:lang w:val="x-none"/>
        </w:rPr>
        <w:t>itai</w:t>
      </w:r>
      <w:proofErr w:type="spellEnd"/>
      <w:r>
        <w:rPr>
          <w:rFonts w:ascii="Arial" w:hAnsi="Arial" w:cs="Arial"/>
          <w:sz w:val="28"/>
          <w:szCs w:val="28"/>
          <w:lang w:val="x-none"/>
        </w:rPr>
        <w:t xml:space="preserve"> altar call </w:t>
      </w:r>
      <w:proofErr w:type="spellStart"/>
      <w:r>
        <w:rPr>
          <w:rFonts w:ascii="Arial" w:hAnsi="Arial" w:cs="Arial"/>
          <w:sz w:val="28"/>
          <w:szCs w:val="28"/>
          <w:lang w:val="x-none"/>
        </w:rPr>
        <w:t>nguva</w:t>
      </w:r>
      <w:proofErr w:type="spellEnd"/>
      <w:r>
        <w:rPr>
          <w:rFonts w:ascii="Arial" w:hAnsi="Arial" w:cs="Arial"/>
          <w:sz w:val="28"/>
          <w:szCs w:val="28"/>
          <w:lang w:val="x-none"/>
        </w:rPr>
        <w:t xml:space="preserve"> </w:t>
      </w:r>
      <w:proofErr w:type="spellStart"/>
      <w:r>
        <w:rPr>
          <w:rFonts w:ascii="Arial" w:hAnsi="Arial" w:cs="Arial"/>
          <w:sz w:val="28"/>
          <w:szCs w:val="28"/>
          <w:lang w:val="x-none"/>
        </w:rPr>
        <w:t>nei</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sidRPr="003605AB">
        <w:rPr>
          <w:rFonts w:ascii="Arial" w:hAnsi="Arial" w:cs="Arial"/>
          <w:sz w:val="18"/>
          <w:szCs w:val="18"/>
        </w:rPr>
        <w:t>n</w:t>
      </w:r>
      <w:r>
        <w:rPr>
          <w:rFonts w:ascii="Arial" w:hAnsi="Arial" w:cs="Arial"/>
          <w:sz w:val="18"/>
          <w:szCs w:val="18"/>
        </w:rPr>
        <w:t>enguva</w:t>
      </w:r>
      <w:proofErr w:type="spellEnd"/>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Pa altar call </w:t>
      </w:r>
      <w:proofErr w:type="spellStart"/>
      <w:r>
        <w:rPr>
          <w:rFonts w:ascii="Arial" w:hAnsi="Arial" w:cs="Arial"/>
          <w:sz w:val="28"/>
          <w:szCs w:val="28"/>
          <w:lang w:val="x-none"/>
        </w:rPr>
        <w:t>ndopaunofana</w:t>
      </w:r>
      <w:proofErr w:type="spellEnd"/>
      <w:r>
        <w:rPr>
          <w:rFonts w:ascii="Arial" w:hAnsi="Arial" w:cs="Arial"/>
          <w:sz w:val="28"/>
          <w:szCs w:val="28"/>
          <w:lang w:val="x-none"/>
        </w:rPr>
        <w:t xml:space="preserve"> </w:t>
      </w:r>
      <w:proofErr w:type="spellStart"/>
      <w:r>
        <w:rPr>
          <w:rFonts w:ascii="Arial" w:hAnsi="Arial" w:cs="Arial"/>
          <w:sz w:val="28"/>
          <w:szCs w:val="28"/>
          <w:lang w:val="x-none"/>
        </w:rPr>
        <w:t>kutora</w:t>
      </w:r>
      <w:proofErr w:type="spellEnd"/>
      <w:r>
        <w:rPr>
          <w:rFonts w:ascii="Arial" w:hAnsi="Arial" w:cs="Arial"/>
          <w:sz w:val="28"/>
          <w:szCs w:val="28"/>
          <w:lang w:val="x-none"/>
        </w:rPr>
        <w:t xml:space="preserve"> ma Messages </w:t>
      </w:r>
      <w:proofErr w:type="spellStart"/>
      <w:r>
        <w:rPr>
          <w:rFonts w:ascii="Arial" w:hAnsi="Arial" w:cs="Arial"/>
          <w:sz w:val="28"/>
          <w:szCs w:val="28"/>
          <w:lang w:val="x-none"/>
        </w:rPr>
        <w:t>akadai</w:t>
      </w:r>
      <w:proofErr w:type="spellEnd"/>
      <w:r>
        <w:rPr>
          <w:rFonts w:ascii="Arial" w:hAnsi="Arial" w:cs="Arial"/>
          <w:sz w:val="28"/>
          <w:szCs w:val="28"/>
          <w:lang w:val="x-none"/>
        </w:rPr>
        <w:t xml:space="preserve">. </w:t>
      </w:r>
    </w:p>
    <w:p w14:paraId="6A4A11C0" w14:textId="77777777" w:rsidR="009C390A" w:rsidRDefault="009C390A" w:rsidP="009C390A">
      <w:pPr>
        <w:jc w:val="both"/>
        <w:rPr>
          <w:rFonts w:ascii="Arial" w:hAnsi="Arial" w:cs="Arial"/>
          <w:sz w:val="28"/>
          <w:szCs w:val="28"/>
          <w:lang w:val="x-none"/>
        </w:rPr>
      </w:pPr>
      <w:r w:rsidRPr="0093508B">
        <w:rPr>
          <w:rFonts w:ascii="Arial" w:hAnsi="Arial" w:cs="Arial"/>
          <w:sz w:val="28"/>
          <w:szCs w:val="28"/>
          <w:vertAlign w:val="superscript"/>
          <w:lang w:val="x-none"/>
        </w:rPr>
        <w:t>104</w:t>
      </w:r>
      <w:r>
        <w:rPr>
          <w:rFonts w:ascii="Arial" w:hAnsi="Arial" w:cs="Arial"/>
          <w:sz w:val="28"/>
          <w:szCs w:val="28"/>
          <w:lang w:val="x-none"/>
        </w:rPr>
        <w:t xml:space="preserve"> </w:t>
      </w:r>
      <w:proofErr w:type="spellStart"/>
      <w:r>
        <w:rPr>
          <w:rFonts w:ascii="Arial" w:hAnsi="Arial" w:cs="Arial"/>
          <w:sz w:val="28"/>
          <w:szCs w:val="28"/>
          <w:lang w:val="x-none"/>
        </w:rPr>
        <w:t>Munoziva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vakadzi</w:t>
      </w:r>
      <w:proofErr w:type="spellEnd"/>
      <w:r>
        <w:rPr>
          <w:rFonts w:ascii="Arial" w:hAnsi="Arial" w:cs="Arial"/>
          <w:sz w:val="28"/>
          <w:szCs w:val="28"/>
          <w:lang w:val="x-none"/>
        </w:rPr>
        <w:t xml:space="preserve"> </w:t>
      </w:r>
      <w:proofErr w:type="spellStart"/>
      <w:r>
        <w:rPr>
          <w:rFonts w:ascii="Arial" w:hAnsi="Arial" w:cs="Arial"/>
          <w:sz w:val="28"/>
          <w:szCs w:val="28"/>
          <w:lang w:val="x-none"/>
        </w:rPr>
        <w:t>chaivo</w:t>
      </w:r>
      <w:proofErr w:type="spellEnd"/>
      <w:r>
        <w:rPr>
          <w:rFonts w:ascii="Arial" w:hAnsi="Arial" w:cs="Arial"/>
          <w:sz w:val="28"/>
          <w:szCs w:val="28"/>
          <w:lang w:val="x-none"/>
        </w:rPr>
        <w:t xml:space="preserve">, </w:t>
      </w:r>
      <w:proofErr w:type="spellStart"/>
      <w:r>
        <w:rPr>
          <w:rFonts w:ascii="Arial" w:hAnsi="Arial" w:cs="Arial"/>
          <w:sz w:val="28"/>
          <w:szCs w:val="28"/>
          <w:lang w:val="x-none"/>
        </w:rPr>
        <w:t>chaivo</w:t>
      </w:r>
      <w:proofErr w:type="spellEnd"/>
      <w:r>
        <w:rPr>
          <w:rFonts w:ascii="Arial" w:hAnsi="Arial" w:cs="Arial"/>
          <w:sz w:val="28"/>
          <w:szCs w:val="28"/>
          <w:lang w:val="x-none"/>
        </w:rPr>
        <w:t xml:space="preserve"> </w:t>
      </w:r>
      <w:proofErr w:type="spellStart"/>
      <w:r>
        <w:rPr>
          <w:rFonts w:ascii="Arial" w:hAnsi="Arial" w:cs="Arial"/>
          <w:sz w:val="28"/>
          <w:szCs w:val="28"/>
          <w:lang w:val="x-none"/>
        </w:rPr>
        <w:t>vanofunga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dzimwe</w:t>
      </w:r>
      <w:proofErr w:type="spellEnd"/>
      <w:r>
        <w:rPr>
          <w:rFonts w:ascii="Arial" w:hAnsi="Arial" w:cs="Arial"/>
          <w:sz w:val="28"/>
          <w:szCs w:val="28"/>
          <w:lang w:val="x-none"/>
        </w:rPr>
        <w:t xml:space="preserve"> </w:t>
      </w:r>
      <w:proofErr w:type="spellStart"/>
      <w:r>
        <w:rPr>
          <w:rFonts w:ascii="Arial" w:hAnsi="Arial" w:cs="Arial"/>
          <w:sz w:val="28"/>
          <w:szCs w:val="28"/>
          <w:lang w:val="x-none"/>
        </w:rPr>
        <w:t>dzenguva</w:t>
      </w:r>
      <w:proofErr w:type="spellEnd"/>
      <w:r>
        <w:rPr>
          <w:rFonts w:ascii="Arial" w:hAnsi="Arial" w:cs="Arial"/>
          <w:sz w:val="28"/>
          <w:szCs w:val="28"/>
          <w:lang w:val="x-none"/>
        </w:rPr>
        <w:t xml:space="preserve"> </w:t>
      </w:r>
      <w:proofErr w:type="spellStart"/>
      <w:r>
        <w:rPr>
          <w:rFonts w:ascii="Arial" w:hAnsi="Arial" w:cs="Arial"/>
          <w:sz w:val="28"/>
          <w:szCs w:val="28"/>
          <w:lang w:val="x-none"/>
        </w:rPr>
        <w:t>dzimba</w:t>
      </w:r>
      <w:proofErr w:type="spellEnd"/>
      <w:r>
        <w:rPr>
          <w:rFonts w:ascii="Arial" w:hAnsi="Arial" w:cs="Arial"/>
          <w:sz w:val="28"/>
          <w:szCs w:val="28"/>
          <w:lang w:val="x-none"/>
        </w:rPr>
        <w:t xml:space="preserve"> </w:t>
      </w:r>
      <w:proofErr w:type="spellStart"/>
      <w:r>
        <w:rPr>
          <w:rFonts w:ascii="Arial" w:hAnsi="Arial" w:cs="Arial"/>
          <w:sz w:val="28"/>
          <w:szCs w:val="28"/>
          <w:lang w:val="x-none"/>
        </w:rPr>
        <w:t>dzavagere</w:t>
      </w:r>
      <w:proofErr w:type="spellEnd"/>
      <w:r>
        <w:rPr>
          <w:rFonts w:ascii="Arial" w:hAnsi="Arial" w:cs="Arial"/>
          <w:sz w:val="28"/>
          <w:szCs w:val="28"/>
          <w:lang w:val="x-none"/>
        </w:rPr>
        <w:t xml:space="preserve"> </w:t>
      </w:r>
      <w:proofErr w:type="spellStart"/>
      <w:r>
        <w:rPr>
          <w:rFonts w:ascii="Arial" w:hAnsi="Arial" w:cs="Arial"/>
          <w:sz w:val="28"/>
          <w:szCs w:val="28"/>
          <w:lang w:val="x-none"/>
        </w:rPr>
        <w:t>madziri</w:t>
      </w:r>
      <w:proofErr w:type="spellEnd"/>
      <w:r>
        <w:rPr>
          <w:rFonts w:ascii="Arial" w:hAnsi="Arial" w:cs="Arial"/>
          <w:sz w:val="28"/>
          <w:szCs w:val="28"/>
          <w:lang w:val="x-none"/>
        </w:rPr>
        <w:t xml:space="preserve"> </w:t>
      </w:r>
      <w:proofErr w:type="spellStart"/>
      <w:r>
        <w:rPr>
          <w:rFonts w:ascii="Arial" w:hAnsi="Arial" w:cs="Arial"/>
          <w:sz w:val="28"/>
          <w:szCs w:val="28"/>
          <w:lang w:val="x-none"/>
        </w:rPr>
        <w:t>iraki</w:t>
      </w:r>
      <w:proofErr w:type="spellEnd"/>
      <w:r>
        <w:rPr>
          <w:rFonts w:ascii="Arial" w:hAnsi="Arial" w:cs="Arial"/>
          <w:sz w:val="28"/>
          <w:szCs w:val="28"/>
          <w:lang w:val="x-none"/>
        </w:rPr>
        <w:t xml:space="preserve">? Ende they can be so naïve to think that it will be forever, when God is angry with them and they will end up living </w:t>
      </w:r>
      <w:r>
        <w:rPr>
          <w:rFonts w:ascii="Arial" w:hAnsi="Arial" w:cs="Arial"/>
          <w:sz w:val="28"/>
          <w:szCs w:val="28"/>
          <w:lang w:val="x-none"/>
        </w:rPr>
        <w:lastRenderedPageBreak/>
        <w:t xml:space="preserve">in a hut. Ah! Saka every now and again, you need to sit down with them as a family. </w:t>
      </w:r>
    </w:p>
    <w:p w14:paraId="3697D4E8" w14:textId="77777777" w:rsidR="009C390A" w:rsidRDefault="009C390A" w:rsidP="009C390A">
      <w:pPr>
        <w:jc w:val="both"/>
        <w:rPr>
          <w:rFonts w:ascii="Arial" w:hAnsi="Arial" w:cs="Arial"/>
          <w:sz w:val="28"/>
          <w:szCs w:val="28"/>
          <w:lang w:val="x-none"/>
        </w:rPr>
      </w:pPr>
      <w:r w:rsidRPr="0093508B">
        <w:rPr>
          <w:rFonts w:ascii="Arial" w:hAnsi="Arial" w:cs="Arial"/>
          <w:sz w:val="28"/>
          <w:szCs w:val="28"/>
          <w:vertAlign w:val="superscript"/>
          <w:lang w:val="x-none"/>
        </w:rPr>
        <w:t>105</w:t>
      </w:r>
      <w:r>
        <w:rPr>
          <w:rFonts w:ascii="Arial" w:hAnsi="Arial" w:cs="Arial"/>
          <w:sz w:val="28"/>
          <w:szCs w:val="28"/>
          <w:lang w:val="x-none"/>
        </w:rPr>
        <w:t xml:space="preserve"> </w:t>
      </w:r>
      <w:proofErr w:type="spellStart"/>
      <w:r>
        <w:rPr>
          <w:rFonts w:ascii="Arial" w:hAnsi="Arial" w:cs="Arial"/>
          <w:sz w:val="28"/>
          <w:szCs w:val="28"/>
          <w:lang w:val="x-none"/>
        </w:rPr>
        <w:t>Kunemi</w:t>
      </w:r>
      <w:proofErr w:type="spellEnd"/>
      <w:r>
        <w:rPr>
          <w:rFonts w:ascii="Arial" w:hAnsi="Arial" w:cs="Arial"/>
          <w:sz w:val="28"/>
          <w:szCs w:val="28"/>
          <w:lang w:val="x-none"/>
        </w:rPr>
        <w:t xml:space="preserve"> ma brother </w:t>
      </w:r>
      <w:proofErr w:type="spellStart"/>
      <w:r>
        <w:rPr>
          <w:rFonts w:ascii="Arial" w:hAnsi="Arial" w:cs="Arial"/>
          <w:sz w:val="28"/>
          <w:szCs w:val="28"/>
          <w:lang w:val="x-none"/>
        </w:rPr>
        <w:t>anenge</w:t>
      </w:r>
      <w:proofErr w:type="spellEnd"/>
      <w:r>
        <w:rPr>
          <w:rFonts w:ascii="Arial" w:hAnsi="Arial" w:cs="Arial"/>
          <w:sz w:val="28"/>
          <w:szCs w:val="28"/>
          <w:lang w:val="x-none"/>
        </w:rPr>
        <w:t xml:space="preserve"> </w:t>
      </w:r>
      <w:proofErr w:type="spellStart"/>
      <w:r>
        <w:rPr>
          <w:rFonts w:ascii="Arial" w:hAnsi="Arial" w:cs="Arial"/>
          <w:sz w:val="28"/>
          <w:szCs w:val="28"/>
          <w:lang w:val="x-none"/>
        </w:rPr>
        <w:t>akaita</w:t>
      </w:r>
      <w:proofErr w:type="spellEnd"/>
      <w:r>
        <w:rPr>
          <w:rFonts w:ascii="Arial" w:hAnsi="Arial" w:cs="Arial"/>
          <w:sz w:val="28"/>
          <w:szCs w:val="28"/>
          <w:lang w:val="x-none"/>
        </w:rPr>
        <w:t xml:space="preserve"> </w:t>
      </w:r>
      <w:proofErr w:type="spellStart"/>
      <w:r>
        <w:rPr>
          <w:rFonts w:ascii="Arial" w:hAnsi="Arial" w:cs="Arial"/>
          <w:sz w:val="28"/>
          <w:szCs w:val="28"/>
          <w:lang w:val="x-none"/>
        </w:rPr>
        <w:t>barika</w:t>
      </w:r>
      <w:proofErr w:type="spellEnd"/>
      <w:r>
        <w:rPr>
          <w:rFonts w:ascii="Arial" w:hAnsi="Arial" w:cs="Arial"/>
          <w:sz w:val="28"/>
          <w:szCs w:val="28"/>
          <w:lang w:val="x-none"/>
        </w:rPr>
        <w:t xml:space="preserve"> </w:t>
      </w:r>
      <w:proofErr w:type="spellStart"/>
      <w:r>
        <w:rPr>
          <w:rFonts w:ascii="Arial" w:hAnsi="Arial" w:cs="Arial"/>
          <w:sz w:val="28"/>
          <w:szCs w:val="28"/>
          <w:lang w:val="x-none"/>
        </w:rPr>
        <w:t>aya</w:t>
      </w:r>
      <w:proofErr w:type="spellEnd"/>
      <w:r>
        <w:rPr>
          <w:rFonts w:ascii="Arial" w:hAnsi="Arial" w:cs="Arial"/>
          <w:sz w:val="28"/>
          <w:szCs w:val="28"/>
          <w:lang w:val="x-none"/>
        </w:rPr>
        <w:t xml:space="preserve">, “Gara </w:t>
      </w:r>
      <w:proofErr w:type="spellStart"/>
      <w:r>
        <w:rPr>
          <w:rFonts w:ascii="Arial" w:hAnsi="Arial" w:cs="Arial"/>
          <w:sz w:val="28"/>
          <w:szCs w:val="28"/>
          <w:lang w:val="x-none"/>
        </w:rPr>
        <w:t>navo</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garai</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vakadzi</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garai</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garai</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kumbokuratidzai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handi’mugere</w:t>
      </w:r>
      <w:proofErr w:type="spellEnd"/>
      <w:r>
        <w:rPr>
          <w:rFonts w:ascii="Arial" w:hAnsi="Arial" w:cs="Arial"/>
          <w:sz w:val="28"/>
          <w:szCs w:val="28"/>
          <w:lang w:val="x-none"/>
        </w:rPr>
        <w:t xml:space="preserve"> </w:t>
      </w:r>
      <w:proofErr w:type="spellStart"/>
      <w:r>
        <w:rPr>
          <w:rFonts w:ascii="Arial" w:hAnsi="Arial" w:cs="Arial"/>
          <w:sz w:val="28"/>
          <w:szCs w:val="28"/>
          <w:lang w:val="x-none"/>
        </w:rPr>
        <w:t>pasofa</w:t>
      </w:r>
      <w:proofErr w:type="spellEnd"/>
      <w:r>
        <w:rPr>
          <w:rFonts w:ascii="Arial" w:hAnsi="Arial" w:cs="Arial"/>
          <w:sz w:val="28"/>
          <w:szCs w:val="28"/>
          <w:lang w:val="x-none"/>
        </w:rPr>
        <w:t xml:space="preserve">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proofErr w:type="spellStart"/>
      <w:r>
        <w:rPr>
          <w:rFonts w:ascii="Arial" w:hAnsi="Arial" w:cs="Arial"/>
          <w:sz w:val="28"/>
          <w:szCs w:val="28"/>
          <w:lang w:val="x-none"/>
        </w:rPr>
        <w:t>Wakaritenga</w:t>
      </w:r>
      <w:proofErr w:type="spellEnd"/>
      <w:r>
        <w:rPr>
          <w:rFonts w:ascii="Arial" w:hAnsi="Arial" w:cs="Arial"/>
          <w:sz w:val="28"/>
          <w:szCs w:val="28"/>
          <w:lang w:val="x-none"/>
        </w:rPr>
        <w:t xml:space="preserve"> </w:t>
      </w:r>
      <w:proofErr w:type="spellStart"/>
      <w:r>
        <w:rPr>
          <w:rFonts w:ascii="Arial" w:hAnsi="Arial" w:cs="Arial"/>
          <w:sz w:val="28"/>
          <w:szCs w:val="28"/>
          <w:lang w:val="x-none"/>
        </w:rPr>
        <w:t>ndiwe</w:t>
      </w:r>
      <w:proofErr w:type="spellEnd"/>
      <w:r>
        <w:rPr>
          <w:rFonts w:ascii="Arial" w:hAnsi="Arial" w:cs="Arial"/>
          <w:sz w:val="28"/>
          <w:szCs w:val="28"/>
          <w:lang w:val="x-none"/>
        </w:rPr>
        <w:t>?”</w:t>
      </w:r>
    </w:p>
    <w:p w14:paraId="79CFA02B" w14:textId="77777777" w:rsidR="009C390A" w:rsidRDefault="009C390A" w:rsidP="009C390A">
      <w:pPr>
        <w:jc w:val="both"/>
        <w:rPr>
          <w:rFonts w:ascii="Arial" w:hAnsi="Arial" w:cs="Arial"/>
          <w:sz w:val="28"/>
          <w:szCs w:val="28"/>
          <w:lang w:val="x-none"/>
        </w:rPr>
      </w:pPr>
      <w:r>
        <w:rPr>
          <w:rFonts w:ascii="Arial" w:hAnsi="Arial" w:cs="Arial"/>
          <w:sz w:val="28"/>
          <w:szCs w:val="28"/>
          <w:lang w:val="x-none"/>
        </w:rPr>
        <w:t>Wonzi, “</w:t>
      </w:r>
      <w:proofErr w:type="spellStart"/>
      <w:r>
        <w:rPr>
          <w:rFonts w:ascii="Arial" w:hAnsi="Arial" w:cs="Arial"/>
          <w:sz w:val="28"/>
          <w:szCs w:val="28"/>
          <w:lang w:val="x-none"/>
        </w:rPr>
        <w:t>Handina</w:t>
      </w:r>
      <w:proofErr w:type="spellEnd"/>
      <w:r>
        <w:rPr>
          <w:rFonts w:ascii="Arial" w:hAnsi="Arial" w:cs="Arial"/>
          <w:sz w:val="28"/>
          <w:szCs w:val="28"/>
          <w:lang w:val="x-none"/>
        </w:rPr>
        <w:t>.”</w:t>
      </w:r>
    </w:p>
    <w:p w14:paraId="2D40944C" w14:textId="77777777" w:rsidR="009C390A" w:rsidRDefault="009C390A" w:rsidP="009C390A">
      <w:pPr>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Ndakaritenga</w:t>
      </w:r>
      <w:proofErr w:type="spellEnd"/>
      <w:r>
        <w:rPr>
          <w:rFonts w:ascii="Arial" w:hAnsi="Arial" w:cs="Arial"/>
          <w:sz w:val="28"/>
          <w:szCs w:val="28"/>
          <w:lang w:val="x-none"/>
        </w:rPr>
        <w:t xml:space="preserve"> </w:t>
      </w:r>
      <w:proofErr w:type="spellStart"/>
      <w:r>
        <w:rPr>
          <w:rFonts w:ascii="Arial" w:hAnsi="Arial" w:cs="Arial"/>
          <w:sz w:val="28"/>
          <w:szCs w:val="28"/>
          <w:lang w:val="x-none"/>
        </w:rPr>
        <w:t>ndinika</w:t>
      </w:r>
      <w:proofErr w:type="spellEnd"/>
      <w:r>
        <w:rPr>
          <w:rFonts w:ascii="Arial" w:hAnsi="Arial" w:cs="Arial"/>
          <w:sz w:val="28"/>
          <w:szCs w:val="28"/>
          <w:lang w:val="x-none"/>
        </w:rPr>
        <w:t xml:space="preserve">? Chimira </w:t>
      </w:r>
      <w:proofErr w:type="spellStart"/>
      <w:r>
        <w:rPr>
          <w:rFonts w:ascii="Arial" w:hAnsi="Arial" w:cs="Arial"/>
          <w:sz w:val="28"/>
          <w:szCs w:val="28"/>
          <w:lang w:val="x-none"/>
        </w:rPr>
        <w:t>ndikuudze</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ndakaritenga</w:t>
      </w:r>
      <w:proofErr w:type="spellEnd"/>
      <w:r>
        <w:rPr>
          <w:rFonts w:ascii="Arial" w:hAnsi="Arial" w:cs="Arial"/>
          <w:sz w:val="28"/>
          <w:szCs w:val="28"/>
          <w:lang w:val="x-none"/>
        </w:rPr>
        <w:t xml:space="preserve"> sei sofa </w:t>
      </w:r>
      <w:proofErr w:type="spellStart"/>
      <w:r>
        <w:rPr>
          <w:rFonts w:ascii="Arial" w:hAnsi="Arial" w:cs="Arial"/>
          <w:sz w:val="28"/>
          <w:szCs w:val="28"/>
          <w:lang w:val="x-none"/>
        </w:rPr>
        <w:t>iro</w:t>
      </w:r>
      <w:proofErr w:type="spellEnd"/>
      <w:r>
        <w:rPr>
          <w:rFonts w:ascii="Arial" w:hAnsi="Arial" w:cs="Arial"/>
          <w:sz w:val="28"/>
          <w:szCs w:val="28"/>
          <w:lang w:val="x-none"/>
        </w:rPr>
        <w:t xml:space="preserve">. </w:t>
      </w:r>
      <w:proofErr w:type="spellStart"/>
      <w:r>
        <w:rPr>
          <w:rFonts w:ascii="Arial" w:hAnsi="Arial" w:cs="Arial"/>
          <w:sz w:val="28"/>
          <w:szCs w:val="28"/>
          <w:lang w:val="x-none"/>
        </w:rPr>
        <w:t>Chiuya</w:t>
      </w:r>
      <w:proofErr w:type="spellEnd"/>
      <w:r>
        <w:rPr>
          <w:rFonts w:ascii="Arial" w:hAnsi="Arial" w:cs="Arial"/>
          <w:sz w:val="28"/>
          <w:szCs w:val="28"/>
          <w:lang w:val="x-none"/>
        </w:rPr>
        <w:t xml:space="preserve"> </w:t>
      </w:r>
      <w:proofErr w:type="spellStart"/>
      <w:r>
        <w:rPr>
          <w:rFonts w:ascii="Arial" w:hAnsi="Arial" w:cs="Arial"/>
          <w:sz w:val="28"/>
          <w:szCs w:val="28"/>
          <w:lang w:val="x-none"/>
        </w:rPr>
        <w:t>tipinde</w:t>
      </w:r>
      <w:proofErr w:type="spellEnd"/>
      <w:r>
        <w:rPr>
          <w:rFonts w:ascii="Arial" w:hAnsi="Arial" w:cs="Arial"/>
          <w:sz w:val="28"/>
          <w:szCs w:val="28"/>
          <w:lang w:val="x-none"/>
        </w:rPr>
        <w:t xml:space="preserve"> </w:t>
      </w:r>
      <w:proofErr w:type="spellStart"/>
      <w:r>
        <w:rPr>
          <w:rFonts w:ascii="Arial" w:hAnsi="Arial" w:cs="Arial"/>
          <w:sz w:val="28"/>
          <w:szCs w:val="28"/>
          <w:lang w:val="x-none"/>
        </w:rPr>
        <w:t>mumota</w:t>
      </w:r>
      <w:proofErr w:type="spellEnd"/>
      <w:r>
        <w:rPr>
          <w:rFonts w:ascii="Arial" w:hAnsi="Arial" w:cs="Arial"/>
          <w:sz w:val="28"/>
          <w:szCs w:val="28"/>
          <w:lang w:val="x-none"/>
        </w:rPr>
        <w:t xml:space="preserve"> </w:t>
      </w:r>
      <w:proofErr w:type="spellStart"/>
      <w:r>
        <w:rPr>
          <w:rFonts w:ascii="Arial" w:hAnsi="Arial" w:cs="Arial"/>
          <w:sz w:val="28"/>
          <w:szCs w:val="28"/>
          <w:lang w:val="x-none"/>
        </w:rPr>
        <w:t>tiende</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grocery. </w:t>
      </w:r>
      <w:proofErr w:type="spellStart"/>
      <w:r>
        <w:rPr>
          <w:rFonts w:ascii="Arial" w:hAnsi="Arial" w:cs="Arial"/>
          <w:sz w:val="28"/>
          <w:szCs w:val="28"/>
          <w:lang w:val="x-none"/>
        </w:rPr>
        <w:t>Handi’iri</w:t>
      </w:r>
      <w:proofErr w:type="spellEnd"/>
      <w:r>
        <w:rPr>
          <w:rFonts w:ascii="Arial" w:hAnsi="Arial" w:cs="Arial"/>
          <w:sz w:val="28"/>
          <w:szCs w:val="28"/>
          <w:lang w:val="x-none"/>
        </w:rPr>
        <w:t xml:space="preserve"> </w:t>
      </w:r>
      <w:proofErr w:type="spellStart"/>
      <w:r>
        <w:rPr>
          <w:rFonts w:ascii="Arial" w:hAnsi="Arial" w:cs="Arial"/>
          <w:sz w:val="28"/>
          <w:szCs w:val="28"/>
          <w:lang w:val="x-none"/>
        </w:rPr>
        <w:t>kunakidzaka</w:t>
      </w:r>
      <w:proofErr w:type="spellEnd"/>
      <w:r>
        <w:rPr>
          <w:rFonts w:ascii="Arial" w:hAnsi="Arial" w:cs="Arial"/>
          <w:sz w:val="28"/>
          <w:szCs w:val="28"/>
          <w:lang w:val="x-none"/>
        </w:rPr>
        <w:t xml:space="preserve"> </w:t>
      </w:r>
      <w:proofErr w:type="spellStart"/>
      <w:r>
        <w:rPr>
          <w:rFonts w:ascii="Arial" w:hAnsi="Arial" w:cs="Arial"/>
          <w:sz w:val="28"/>
          <w:szCs w:val="28"/>
          <w:lang w:val="x-none"/>
        </w:rPr>
        <w:t>mota</w:t>
      </w:r>
      <w:proofErr w:type="spellEnd"/>
      <w:r>
        <w:rPr>
          <w:rFonts w:ascii="Arial" w:hAnsi="Arial" w:cs="Arial"/>
          <w:sz w:val="28"/>
          <w:szCs w:val="28"/>
          <w:lang w:val="x-none"/>
        </w:rPr>
        <w:t xml:space="preserve"> iyi, </w:t>
      </w:r>
      <w:proofErr w:type="spellStart"/>
      <w:r>
        <w:rPr>
          <w:rFonts w:ascii="Arial" w:hAnsi="Arial" w:cs="Arial"/>
          <w:sz w:val="28"/>
          <w:szCs w:val="28"/>
          <w:lang w:val="x-none"/>
        </w:rPr>
        <w:t>ndakaitenga</w:t>
      </w:r>
      <w:proofErr w:type="spellEnd"/>
      <w:r>
        <w:rPr>
          <w:rFonts w:ascii="Arial" w:hAnsi="Arial" w:cs="Arial"/>
          <w:sz w:val="28"/>
          <w:szCs w:val="28"/>
          <w:lang w:val="x-none"/>
        </w:rPr>
        <w:t xml:space="preserve"> nenyasha </w:t>
      </w:r>
      <w:proofErr w:type="spellStart"/>
      <w:r>
        <w:rPr>
          <w:rFonts w:ascii="Arial" w:hAnsi="Arial" w:cs="Arial"/>
          <w:sz w:val="28"/>
          <w:szCs w:val="28"/>
          <w:lang w:val="x-none"/>
        </w:rPr>
        <w:t>dza</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dzaMwari</w:t>
      </w:r>
      <w:proofErr w:type="spellEnd"/>
      <w:r>
        <w:rPr>
          <w:rFonts w:ascii="Arial" w:hAnsi="Arial" w:cs="Arial"/>
          <w:sz w:val="18"/>
          <w:szCs w:val="18"/>
        </w:rPr>
        <w:t>.</w:t>
      </w:r>
      <w:r w:rsidRPr="003605AB">
        <w:rPr>
          <w:rFonts w:ascii="Arial" w:hAnsi="Arial" w:cs="Arial"/>
          <w:sz w:val="18"/>
          <w:szCs w:val="18"/>
        </w:rPr>
        <w:t>”]</w:t>
      </w:r>
    </w:p>
    <w:p w14:paraId="2185F90F" w14:textId="77777777" w:rsidR="009C390A" w:rsidRDefault="009C390A" w:rsidP="009C390A">
      <w:pPr>
        <w:jc w:val="both"/>
        <w:rPr>
          <w:rFonts w:ascii="Arial" w:hAnsi="Arial" w:cs="Arial"/>
          <w:sz w:val="28"/>
          <w:szCs w:val="28"/>
          <w:lang w:val="x-none"/>
        </w:rPr>
      </w:pPr>
      <w:r w:rsidRPr="0093508B">
        <w:rPr>
          <w:rFonts w:ascii="Arial" w:hAnsi="Arial" w:cs="Arial"/>
          <w:sz w:val="28"/>
          <w:szCs w:val="28"/>
          <w:vertAlign w:val="superscript"/>
          <w:lang w:val="x-none"/>
        </w:rPr>
        <w:t>106</w:t>
      </w:r>
      <w:r>
        <w:rPr>
          <w:rFonts w:ascii="Arial" w:hAnsi="Arial" w:cs="Arial"/>
          <w:sz w:val="28"/>
          <w:szCs w:val="28"/>
          <w:lang w:val="x-none"/>
        </w:rPr>
        <w:t xml:space="preserve"> </w:t>
      </w:r>
      <w:proofErr w:type="spellStart"/>
      <w:r>
        <w:rPr>
          <w:rFonts w:ascii="Arial" w:hAnsi="Arial" w:cs="Arial"/>
          <w:sz w:val="28"/>
          <w:szCs w:val="28"/>
          <w:lang w:val="x-none"/>
        </w:rPr>
        <w:t>Ehe</w:t>
      </w:r>
      <w:proofErr w:type="spellEnd"/>
      <w:r>
        <w:rPr>
          <w:rFonts w:ascii="Arial" w:hAnsi="Arial" w:cs="Arial"/>
          <w:sz w:val="28"/>
          <w:szCs w:val="28"/>
          <w:lang w:val="x-none"/>
        </w:rPr>
        <w:t xml:space="preserve">, </w:t>
      </w:r>
      <w:proofErr w:type="spellStart"/>
      <w:r>
        <w:rPr>
          <w:rFonts w:ascii="Arial" w:hAnsi="Arial" w:cs="Arial"/>
          <w:sz w:val="28"/>
          <w:szCs w:val="28"/>
          <w:lang w:val="x-none"/>
        </w:rPr>
        <w:t>waakurara</w:t>
      </w:r>
      <w:proofErr w:type="spellEnd"/>
      <w:r>
        <w:rPr>
          <w:rFonts w:ascii="Arial" w:hAnsi="Arial" w:cs="Arial"/>
          <w:sz w:val="28"/>
          <w:szCs w:val="28"/>
          <w:lang w:val="x-none"/>
        </w:rPr>
        <w:t xml:space="preserve"> </w:t>
      </w:r>
      <w:proofErr w:type="spellStart"/>
      <w:r>
        <w:rPr>
          <w:rFonts w:ascii="Arial" w:hAnsi="Arial" w:cs="Arial"/>
          <w:sz w:val="28"/>
          <w:szCs w:val="28"/>
          <w:lang w:val="x-none"/>
        </w:rPr>
        <w:t>mumachira</w:t>
      </w:r>
      <w:proofErr w:type="spellEnd"/>
      <w:r>
        <w:rPr>
          <w:rFonts w:ascii="Arial" w:hAnsi="Arial" w:cs="Arial"/>
          <w:sz w:val="28"/>
          <w:szCs w:val="28"/>
          <w:lang w:val="x-none"/>
        </w:rPr>
        <w:t xml:space="preserve">, </w:t>
      </w:r>
      <w:proofErr w:type="spellStart"/>
      <w:r>
        <w:rPr>
          <w:rFonts w:ascii="Arial" w:hAnsi="Arial" w:cs="Arial"/>
          <w:sz w:val="28"/>
          <w:szCs w:val="28"/>
          <w:lang w:val="x-none"/>
        </w:rPr>
        <w:t>wafuga</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proofErr w:type="spellStart"/>
      <w:r>
        <w:rPr>
          <w:rFonts w:ascii="Arial" w:hAnsi="Arial" w:cs="Arial"/>
          <w:sz w:val="28"/>
          <w:szCs w:val="28"/>
          <w:lang w:val="x-none"/>
        </w:rPr>
        <w:t>woti</w:t>
      </w:r>
      <w:proofErr w:type="spellEnd"/>
      <w:r>
        <w:rPr>
          <w:rFonts w:ascii="Arial" w:hAnsi="Arial" w:cs="Arial"/>
          <w:sz w:val="28"/>
          <w:szCs w:val="28"/>
          <w:lang w:val="x-none"/>
        </w:rPr>
        <w:t xml:space="preserve">, “Chando </w:t>
      </w:r>
      <w:proofErr w:type="spellStart"/>
      <w:r>
        <w:rPr>
          <w:rFonts w:ascii="Arial" w:hAnsi="Arial" w:cs="Arial"/>
          <w:sz w:val="28"/>
          <w:szCs w:val="28"/>
          <w:lang w:val="x-none"/>
        </w:rPr>
        <w:t>chinochi</w:t>
      </w:r>
      <w:proofErr w:type="spellEnd"/>
      <w:r>
        <w:rPr>
          <w:rFonts w:ascii="Arial" w:hAnsi="Arial" w:cs="Arial"/>
          <w:sz w:val="28"/>
          <w:szCs w:val="28"/>
          <w:lang w:val="x-none"/>
        </w:rPr>
        <w:t xml:space="preserve">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muma</w:t>
      </w:r>
      <w:proofErr w:type="spellEnd"/>
      <w:r>
        <w:rPr>
          <w:rFonts w:ascii="Arial" w:hAnsi="Arial" w:cs="Arial"/>
          <w:sz w:val="28"/>
          <w:szCs w:val="28"/>
          <w:lang w:val="x-none"/>
        </w:rPr>
        <w:t xml:space="preserve"> bridge,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muma</w:t>
      </w:r>
      <w:proofErr w:type="spellEnd"/>
      <w:r>
        <w:rPr>
          <w:rFonts w:ascii="Arial" w:hAnsi="Arial" w:cs="Arial"/>
          <w:sz w:val="28"/>
          <w:szCs w:val="28"/>
          <w:lang w:val="x-none"/>
        </w:rPr>
        <w:t xml:space="preserve"> refugee camp. </w:t>
      </w:r>
      <w:proofErr w:type="spellStart"/>
      <w:r>
        <w:rPr>
          <w:rFonts w:ascii="Arial" w:hAnsi="Arial" w:cs="Arial"/>
          <w:sz w:val="28"/>
          <w:szCs w:val="28"/>
          <w:lang w:val="x-none"/>
        </w:rPr>
        <w:t>Isu</w:t>
      </w:r>
      <w:proofErr w:type="spellEnd"/>
      <w:r>
        <w:rPr>
          <w:rFonts w:ascii="Arial" w:hAnsi="Arial" w:cs="Arial"/>
          <w:sz w:val="28"/>
          <w:szCs w:val="28"/>
          <w:lang w:val="x-none"/>
        </w:rPr>
        <w:t xml:space="preserve"> </w:t>
      </w:r>
      <w:proofErr w:type="spellStart"/>
      <w:r>
        <w:rPr>
          <w:rFonts w:ascii="Arial" w:hAnsi="Arial" w:cs="Arial"/>
          <w:sz w:val="28"/>
          <w:szCs w:val="28"/>
          <w:lang w:val="x-none"/>
        </w:rPr>
        <w:t>hona</w:t>
      </w:r>
      <w:proofErr w:type="spellEnd"/>
      <w:r>
        <w:rPr>
          <w:rFonts w:ascii="Arial" w:hAnsi="Arial" w:cs="Arial"/>
          <w:sz w:val="28"/>
          <w:szCs w:val="28"/>
          <w:lang w:val="x-none"/>
        </w:rPr>
        <w:t xml:space="preserve"> </w:t>
      </w:r>
      <w:proofErr w:type="spellStart"/>
      <w:r>
        <w:rPr>
          <w:rFonts w:ascii="Arial" w:hAnsi="Arial" w:cs="Arial"/>
          <w:sz w:val="28"/>
          <w:szCs w:val="28"/>
          <w:lang w:val="x-none"/>
        </w:rPr>
        <w:t>matiri</w:t>
      </w:r>
      <w:proofErr w:type="spellEnd"/>
      <w:r>
        <w:rPr>
          <w:rFonts w:ascii="Arial" w:hAnsi="Arial" w:cs="Arial"/>
          <w:sz w:val="28"/>
          <w:szCs w:val="28"/>
          <w:lang w:val="x-none"/>
        </w:rPr>
        <w:t xml:space="preserve"> </w:t>
      </w:r>
      <w:proofErr w:type="spellStart"/>
      <w:r>
        <w:rPr>
          <w:rFonts w:ascii="Arial" w:hAnsi="Arial" w:cs="Arial"/>
          <w:sz w:val="28"/>
          <w:szCs w:val="28"/>
          <w:lang w:val="x-none"/>
        </w:rPr>
        <w:t>nha</w:t>
      </w:r>
      <w:proofErr w:type="spellEnd"/>
      <w:r>
        <w:rPr>
          <w:rFonts w:ascii="Arial" w:hAnsi="Arial" w:cs="Arial"/>
          <w:sz w:val="28"/>
          <w:szCs w:val="28"/>
          <w:lang w:val="x-none"/>
        </w:rPr>
        <w:t xml:space="preserve">…?” </w:t>
      </w:r>
      <w:r w:rsidRPr="003605AB">
        <w:rPr>
          <w:rFonts w:ascii="Arial" w:hAnsi="Arial" w:cs="Arial"/>
          <w:sz w:val="18"/>
          <w:szCs w:val="18"/>
        </w:rPr>
        <w:t>[Congregation says, “</w:t>
      </w:r>
      <w:proofErr w:type="spellStart"/>
      <w:r>
        <w:rPr>
          <w:rFonts w:ascii="Arial" w:hAnsi="Arial" w:cs="Arial"/>
          <w:sz w:val="18"/>
          <w:szCs w:val="18"/>
        </w:rPr>
        <w:t>nhasi</w:t>
      </w:r>
      <w:proofErr w:type="spellEnd"/>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
    <w:p w14:paraId="2BB078EF" w14:textId="77777777" w:rsidR="009C390A" w:rsidRDefault="009C390A" w:rsidP="009C390A">
      <w:pPr>
        <w:jc w:val="both"/>
        <w:rPr>
          <w:rFonts w:ascii="Arial" w:hAnsi="Arial" w:cs="Arial"/>
          <w:sz w:val="28"/>
          <w:szCs w:val="28"/>
          <w:lang w:val="x-none"/>
        </w:rPr>
      </w:pP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ngaadzidze</w:t>
      </w:r>
      <w:proofErr w:type="spellEnd"/>
      <w:r>
        <w:rPr>
          <w:rFonts w:ascii="Arial" w:hAnsi="Arial" w:cs="Arial"/>
          <w:sz w:val="28"/>
          <w:szCs w:val="28"/>
          <w:lang w:val="x-none"/>
        </w:rPr>
        <w:t xml:space="preserve"> </w:t>
      </w:r>
      <w:proofErr w:type="spellStart"/>
      <w:r>
        <w:rPr>
          <w:rFonts w:ascii="Arial" w:hAnsi="Arial" w:cs="Arial"/>
          <w:sz w:val="28"/>
          <w:szCs w:val="28"/>
          <w:lang w:val="x-none"/>
        </w:rPr>
        <w:t>kutura</w:t>
      </w:r>
      <w:proofErr w:type="spellEnd"/>
      <w:r>
        <w:rPr>
          <w:rFonts w:ascii="Arial" w:hAnsi="Arial" w:cs="Arial"/>
          <w:sz w:val="28"/>
          <w:szCs w:val="28"/>
          <w:lang w:val="x-none"/>
        </w:rPr>
        <w:t xml:space="preserve"> </w:t>
      </w:r>
      <w:proofErr w:type="spellStart"/>
      <w:r>
        <w:rPr>
          <w:rFonts w:ascii="Arial" w:hAnsi="Arial" w:cs="Arial"/>
          <w:sz w:val="28"/>
          <w:szCs w:val="28"/>
          <w:lang w:val="x-none"/>
        </w:rPr>
        <w:t>mafemo</w:t>
      </w:r>
      <w:proofErr w:type="spellEnd"/>
      <w:r>
        <w:rPr>
          <w:rFonts w:ascii="Arial" w:hAnsi="Arial" w:cs="Arial"/>
          <w:sz w:val="28"/>
          <w:szCs w:val="28"/>
          <w:lang w:val="x-none"/>
        </w:rPr>
        <w:t xml:space="preserve"> </w:t>
      </w:r>
      <w:proofErr w:type="spellStart"/>
      <w:r>
        <w:rPr>
          <w:rFonts w:ascii="Arial" w:hAnsi="Arial" w:cs="Arial"/>
          <w:sz w:val="28"/>
          <w:szCs w:val="28"/>
          <w:lang w:val="x-none"/>
        </w:rPr>
        <w:t>achingoti</w:t>
      </w:r>
      <w:proofErr w:type="spellEnd"/>
      <w:r>
        <w:rPr>
          <w:rFonts w:ascii="Arial" w:hAnsi="Arial" w:cs="Arial"/>
          <w:sz w:val="28"/>
          <w:szCs w:val="28"/>
          <w:lang w:val="x-none"/>
        </w:rPr>
        <w:t xml:space="preserve">, “Thank you Jesus.”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Amen!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Paunorara</w:t>
      </w:r>
      <w:proofErr w:type="spellEnd"/>
      <w:r>
        <w:rPr>
          <w:rFonts w:ascii="Arial" w:hAnsi="Arial" w:cs="Arial"/>
          <w:sz w:val="28"/>
          <w:szCs w:val="28"/>
          <w:lang w:val="x-none"/>
        </w:rPr>
        <w:t xml:space="preserve"> manheru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proofErr w:type="spellStart"/>
      <w:r>
        <w:rPr>
          <w:rFonts w:ascii="Arial" w:hAnsi="Arial" w:cs="Arial"/>
          <w:sz w:val="28"/>
          <w:szCs w:val="28"/>
          <w:lang w:val="x-none"/>
        </w:rPr>
        <w:t>uchingodai</w:t>
      </w:r>
      <w:proofErr w:type="spellEnd"/>
      <w:r>
        <w:rPr>
          <w:rFonts w:ascii="Arial" w:hAnsi="Arial" w:cs="Arial"/>
          <w:sz w:val="28"/>
          <w:szCs w:val="28"/>
          <w:lang w:val="x-none"/>
        </w:rPr>
        <w:t xml:space="preserve">, </w:t>
      </w:r>
      <w:proofErr w:type="spellStart"/>
      <w:r>
        <w:rPr>
          <w:rFonts w:ascii="Arial" w:hAnsi="Arial" w:cs="Arial"/>
          <w:sz w:val="28"/>
          <w:szCs w:val="28"/>
          <w:lang w:val="x-none"/>
        </w:rPr>
        <w:t>ngaive</w:t>
      </w:r>
      <w:proofErr w:type="spellEnd"/>
      <w:r>
        <w:rPr>
          <w:rFonts w:ascii="Arial" w:hAnsi="Arial" w:cs="Arial"/>
          <w:sz w:val="28"/>
          <w:szCs w:val="28"/>
          <w:lang w:val="x-none"/>
        </w:rPr>
        <w:t xml:space="preserve"> </w:t>
      </w:r>
      <w:proofErr w:type="spellStart"/>
      <w:r>
        <w:rPr>
          <w:rFonts w:ascii="Arial" w:hAnsi="Arial" w:cs="Arial"/>
          <w:sz w:val="28"/>
          <w:szCs w:val="28"/>
          <w:lang w:val="x-none"/>
        </w:rPr>
        <w:t>tsika</w:t>
      </w:r>
      <w:proofErr w:type="spellEnd"/>
      <w:r>
        <w:rPr>
          <w:rFonts w:ascii="Arial" w:hAnsi="Arial" w:cs="Arial"/>
          <w:sz w:val="28"/>
          <w:szCs w:val="28"/>
          <w:lang w:val="x-none"/>
        </w:rPr>
        <w:t xml:space="preserve"> </w:t>
      </w:r>
      <w:proofErr w:type="spellStart"/>
      <w:r>
        <w:rPr>
          <w:rFonts w:ascii="Arial" w:hAnsi="Arial" w:cs="Arial"/>
          <w:sz w:val="28"/>
          <w:szCs w:val="28"/>
          <w:lang w:val="x-none"/>
        </w:rPr>
        <w:t>uchipinda</w:t>
      </w:r>
      <w:proofErr w:type="spellEnd"/>
      <w:r>
        <w:rPr>
          <w:rFonts w:ascii="Arial" w:hAnsi="Arial" w:cs="Arial"/>
          <w:sz w:val="28"/>
          <w:szCs w:val="28"/>
          <w:lang w:val="x-none"/>
        </w:rPr>
        <w:t xml:space="preserve"> </w:t>
      </w:r>
      <w:proofErr w:type="spellStart"/>
      <w:r>
        <w:rPr>
          <w:rFonts w:ascii="Arial" w:hAnsi="Arial" w:cs="Arial"/>
          <w:sz w:val="28"/>
          <w:szCs w:val="28"/>
          <w:lang w:val="x-none"/>
        </w:rPr>
        <w:t>mumachira</w:t>
      </w:r>
      <w:proofErr w:type="spellEnd"/>
      <w:r>
        <w:rPr>
          <w:rFonts w:ascii="Arial" w:hAnsi="Arial" w:cs="Arial"/>
          <w:sz w:val="28"/>
          <w:szCs w:val="28"/>
          <w:lang w:val="x-none"/>
        </w:rPr>
        <w:t xml:space="preserve"> </w:t>
      </w:r>
      <w:proofErr w:type="spellStart"/>
      <w:r>
        <w:rPr>
          <w:rFonts w:ascii="Arial" w:hAnsi="Arial" w:cs="Arial"/>
          <w:sz w:val="28"/>
          <w:szCs w:val="28"/>
          <w:lang w:val="x-none"/>
        </w:rPr>
        <w:t>paunofuga</w:t>
      </w:r>
      <w:proofErr w:type="spellEnd"/>
      <w:r>
        <w:rPr>
          <w:rFonts w:ascii="Arial" w:hAnsi="Arial" w:cs="Arial"/>
          <w:sz w:val="28"/>
          <w:szCs w:val="28"/>
          <w:lang w:val="x-none"/>
        </w:rPr>
        <w:t xml:space="preserve"> </w:t>
      </w:r>
      <w:proofErr w:type="spellStart"/>
      <w:r>
        <w:rPr>
          <w:rFonts w:ascii="Arial" w:hAnsi="Arial" w:cs="Arial"/>
          <w:sz w:val="28"/>
          <w:szCs w:val="28"/>
          <w:lang w:val="x-none"/>
        </w:rPr>
        <w:t>musoro</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proofErr w:type="spellStart"/>
      <w:r>
        <w:rPr>
          <w:rFonts w:ascii="Arial" w:hAnsi="Arial" w:cs="Arial"/>
          <w:sz w:val="28"/>
          <w:szCs w:val="28"/>
          <w:lang w:val="x-none"/>
        </w:rPr>
        <w:t>woti</w:t>
      </w:r>
      <w:proofErr w:type="spellEnd"/>
      <w:r>
        <w:rPr>
          <w:rFonts w:ascii="Arial" w:hAnsi="Arial" w:cs="Arial"/>
          <w:sz w:val="28"/>
          <w:szCs w:val="28"/>
          <w:lang w:val="x-none"/>
        </w:rPr>
        <w:t xml:space="preserve">, “Thank you Lord.”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Ukaenda</w:t>
      </w:r>
      <w:proofErr w:type="spellEnd"/>
      <w:r>
        <w:rPr>
          <w:rFonts w:ascii="Arial" w:hAnsi="Arial" w:cs="Arial"/>
          <w:sz w:val="28"/>
          <w:szCs w:val="28"/>
          <w:lang w:val="x-none"/>
        </w:rPr>
        <w:t xml:space="preserve"> </w:t>
      </w:r>
      <w:proofErr w:type="spellStart"/>
      <w:r>
        <w:rPr>
          <w:rFonts w:ascii="Arial" w:hAnsi="Arial" w:cs="Arial"/>
          <w:sz w:val="28"/>
          <w:szCs w:val="28"/>
          <w:lang w:val="x-none"/>
        </w:rPr>
        <w:t>ukanogara</w:t>
      </w:r>
      <w:proofErr w:type="spellEnd"/>
      <w:r>
        <w:rPr>
          <w:rFonts w:ascii="Arial" w:hAnsi="Arial" w:cs="Arial"/>
          <w:sz w:val="28"/>
          <w:szCs w:val="28"/>
          <w:lang w:val="x-none"/>
        </w:rPr>
        <w:t xml:space="preserve"> </w:t>
      </w:r>
      <w:proofErr w:type="spellStart"/>
      <w:r>
        <w:rPr>
          <w:rFonts w:ascii="Arial" w:hAnsi="Arial" w:cs="Arial"/>
          <w:sz w:val="28"/>
          <w:szCs w:val="28"/>
          <w:lang w:val="x-none"/>
        </w:rPr>
        <w:t>pasofa</w:t>
      </w:r>
      <w:proofErr w:type="spellEnd"/>
      <w:r>
        <w:rPr>
          <w:rFonts w:ascii="Arial" w:hAnsi="Arial" w:cs="Arial"/>
          <w:sz w:val="28"/>
          <w:szCs w:val="28"/>
          <w:lang w:val="x-none"/>
        </w:rPr>
        <w:t xml:space="preserve"> </w:t>
      </w:r>
      <w:proofErr w:type="spellStart"/>
      <w:r>
        <w:rPr>
          <w:rFonts w:ascii="Arial" w:hAnsi="Arial" w:cs="Arial"/>
          <w:sz w:val="28"/>
          <w:szCs w:val="28"/>
          <w:lang w:val="x-none"/>
        </w:rPr>
        <w:t>rakanaka</w:t>
      </w:r>
      <w:proofErr w:type="spellEnd"/>
      <w:r>
        <w:rPr>
          <w:rFonts w:ascii="Arial" w:hAnsi="Arial" w:cs="Arial"/>
          <w:sz w:val="28"/>
          <w:szCs w:val="28"/>
          <w:lang w:val="x-none"/>
        </w:rPr>
        <w:t xml:space="preserve"> </w:t>
      </w:r>
      <w:proofErr w:type="spellStart"/>
      <w:r>
        <w:rPr>
          <w:rFonts w:ascii="Arial" w:hAnsi="Arial" w:cs="Arial"/>
          <w:sz w:val="28"/>
          <w:szCs w:val="28"/>
          <w:lang w:val="x-none"/>
        </w:rPr>
        <w:t>woti</w:t>
      </w:r>
      <w:proofErr w:type="spellEnd"/>
      <w:r>
        <w:rPr>
          <w:rFonts w:ascii="Arial" w:hAnsi="Arial" w:cs="Arial"/>
          <w:sz w:val="28"/>
          <w:szCs w:val="28"/>
          <w:lang w:val="x-none"/>
        </w:rPr>
        <w:t xml:space="preserve">, “Thank you Lord.” </w:t>
      </w:r>
      <w:proofErr w:type="spellStart"/>
      <w:r>
        <w:rPr>
          <w:rFonts w:ascii="Arial" w:hAnsi="Arial" w:cs="Arial"/>
          <w:sz w:val="28"/>
          <w:szCs w:val="28"/>
          <w:lang w:val="x-none"/>
        </w:rPr>
        <w:t>Ukamuka</w:t>
      </w:r>
      <w:proofErr w:type="spellEnd"/>
      <w:r>
        <w:rPr>
          <w:rFonts w:ascii="Arial" w:hAnsi="Arial" w:cs="Arial"/>
          <w:sz w:val="28"/>
          <w:szCs w:val="28"/>
          <w:lang w:val="x-none"/>
        </w:rPr>
        <w:t xml:space="preserve"> </w:t>
      </w:r>
      <w:proofErr w:type="spellStart"/>
      <w:r>
        <w:rPr>
          <w:rFonts w:ascii="Arial" w:hAnsi="Arial" w:cs="Arial"/>
          <w:sz w:val="28"/>
          <w:szCs w:val="28"/>
          <w:lang w:val="x-none"/>
        </w:rPr>
        <w:t>kuseni</w:t>
      </w:r>
      <w:proofErr w:type="spellEnd"/>
      <w:r>
        <w:rPr>
          <w:rFonts w:ascii="Arial" w:hAnsi="Arial" w:cs="Arial"/>
          <w:sz w:val="28"/>
          <w:szCs w:val="28"/>
          <w:lang w:val="x-none"/>
        </w:rPr>
        <w:t xml:space="preserve"> </w:t>
      </w:r>
      <w:proofErr w:type="spellStart"/>
      <w:r>
        <w:rPr>
          <w:rFonts w:ascii="Arial" w:hAnsi="Arial" w:cs="Arial"/>
          <w:sz w:val="28"/>
          <w:szCs w:val="28"/>
          <w:lang w:val="x-none"/>
        </w:rPr>
        <w:t>woti</w:t>
      </w:r>
      <w:proofErr w:type="spellEnd"/>
      <w:r>
        <w:rPr>
          <w:rFonts w:ascii="Arial" w:hAnsi="Arial" w:cs="Arial"/>
          <w:sz w:val="28"/>
          <w:szCs w:val="28"/>
          <w:lang w:val="x-none"/>
        </w:rPr>
        <w:t>, “</w:t>
      </w:r>
      <w:proofErr w:type="spellStart"/>
      <w:r>
        <w:rPr>
          <w:rFonts w:ascii="Arial" w:hAnsi="Arial" w:cs="Arial"/>
          <w:sz w:val="28"/>
          <w:szCs w:val="28"/>
          <w:lang w:val="x-none"/>
        </w:rPr>
        <w:t>Tha</w:t>
      </w:r>
      <w:proofErr w:type="spellEnd"/>
      <w:r>
        <w:rPr>
          <w:rFonts w:ascii="Arial" w:hAnsi="Arial" w:cs="Arial"/>
          <w:sz w:val="28"/>
          <w:szCs w:val="28"/>
          <w:lang w:val="x-none"/>
        </w:rPr>
        <w:t xml:space="preserve">…?” </w:t>
      </w:r>
      <w:r w:rsidRPr="003605AB">
        <w:rPr>
          <w:rFonts w:ascii="Arial" w:hAnsi="Arial" w:cs="Arial"/>
          <w:sz w:val="18"/>
          <w:szCs w:val="18"/>
        </w:rPr>
        <w:t>[Congregation says, “</w:t>
      </w:r>
      <w:r>
        <w:rPr>
          <w:rFonts w:ascii="Arial" w:hAnsi="Arial" w:cs="Arial"/>
          <w:sz w:val="18"/>
          <w:szCs w:val="18"/>
        </w:rPr>
        <w:t>Thank you Lord. Amen</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NdiMwari</w:t>
      </w:r>
      <w:proofErr w:type="spellEnd"/>
      <w:r>
        <w:rPr>
          <w:rFonts w:ascii="Arial" w:hAnsi="Arial" w:cs="Arial"/>
          <w:sz w:val="28"/>
          <w:szCs w:val="28"/>
          <w:lang w:val="x-none"/>
        </w:rPr>
        <w:t xml:space="preserve"> nenyasha </w:t>
      </w:r>
      <w:proofErr w:type="spellStart"/>
      <w:r>
        <w:rPr>
          <w:rFonts w:ascii="Arial" w:hAnsi="Arial" w:cs="Arial"/>
          <w:sz w:val="28"/>
          <w:szCs w:val="28"/>
          <w:lang w:val="x-none"/>
        </w:rPr>
        <w:t>Dzavo</w:t>
      </w:r>
      <w:proofErr w:type="spellEnd"/>
      <w:r>
        <w:rPr>
          <w:rFonts w:ascii="Arial" w:hAnsi="Arial" w:cs="Arial"/>
          <w:sz w:val="28"/>
          <w:szCs w:val="28"/>
          <w:lang w:val="x-none"/>
        </w:rPr>
        <w:t xml:space="preserve">. </w:t>
      </w:r>
    </w:p>
    <w:p w14:paraId="2C1C436A" w14:textId="77777777" w:rsidR="009C390A" w:rsidRDefault="009C390A" w:rsidP="009C390A">
      <w:pPr>
        <w:jc w:val="both"/>
        <w:rPr>
          <w:rFonts w:ascii="Arial" w:hAnsi="Arial" w:cs="Arial"/>
          <w:sz w:val="28"/>
          <w:szCs w:val="28"/>
          <w:lang w:val="x-none"/>
        </w:rPr>
      </w:pPr>
      <w:r w:rsidRPr="00894102">
        <w:rPr>
          <w:rFonts w:ascii="Arial" w:hAnsi="Arial" w:cs="Arial"/>
          <w:sz w:val="28"/>
          <w:szCs w:val="28"/>
          <w:vertAlign w:val="superscript"/>
          <w:lang w:val="x-none"/>
        </w:rPr>
        <w:t>107</w:t>
      </w:r>
      <w:r>
        <w:rPr>
          <w:rFonts w:ascii="Arial" w:hAnsi="Arial" w:cs="Arial"/>
          <w:sz w:val="28"/>
          <w:szCs w:val="28"/>
          <w:lang w:val="x-none"/>
        </w:rPr>
        <w:t xml:space="preserve"> Vana </w:t>
      </w:r>
      <w:proofErr w:type="spellStart"/>
      <w:r>
        <w:rPr>
          <w:rFonts w:ascii="Arial" w:hAnsi="Arial" w:cs="Arial"/>
          <w:sz w:val="28"/>
          <w:szCs w:val="28"/>
          <w:lang w:val="x-none"/>
        </w:rPr>
        <w:t>vakakura</w:t>
      </w:r>
      <w:proofErr w:type="spellEnd"/>
      <w:r>
        <w:rPr>
          <w:rFonts w:ascii="Arial" w:hAnsi="Arial" w:cs="Arial"/>
          <w:sz w:val="28"/>
          <w:szCs w:val="28"/>
          <w:lang w:val="x-none"/>
        </w:rPr>
        <w:t xml:space="preserve"> </w:t>
      </w:r>
      <w:proofErr w:type="spellStart"/>
      <w:r>
        <w:rPr>
          <w:rFonts w:ascii="Arial" w:hAnsi="Arial" w:cs="Arial"/>
          <w:sz w:val="28"/>
          <w:szCs w:val="28"/>
          <w:lang w:val="x-none"/>
        </w:rPr>
        <w:t>vachiziva</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w:t>
      </w:r>
      <w:proofErr w:type="spellStart"/>
      <w:r>
        <w:rPr>
          <w:rFonts w:ascii="Arial" w:hAnsi="Arial" w:cs="Arial"/>
          <w:sz w:val="28"/>
          <w:szCs w:val="28"/>
          <w:lang w:val="x-none"/>
        </w:rPr>
        <w:t>mukati</w:t>
      </w:r>
      <w:proofErr w:type="spellEnd"/>
      <w:r>
        <w:rPr>
          <w:rFonts w:ascii="Arial" w:hAnsi="Arial" w:cs="Arial"/>
          <w:sz w:val="28"/>
          <w:szCs w:val="28"/>
          <w:lang w:val="x-none"/>
        </w:rPr>
        <w:t xml:space="preserve"> </w:t>
      </w:r>
      <w:proofErr w:type="spellStart"/>
      <w:r>
        <w:rPr>
          <w:rFonts w:ascii="Arial" w:hAnsi="Arial" w:cs="Arial"/>
          <w:sz w:val="28"/>
          <w:szCs w:val="28"/>
          <w:lang w:val="x-none"/>
        </w:rPr>
        <w:t>meupenyu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hwavo</w:t>
      </w:r>
      <w:proofErr w:type="spellEnd"/>
      <w:r>
        <w:rPr>
          <w:rFonts w:ascii="Arial" w:hAnsi="Arial" w:cs="Arial"/>
          <w:sz w:val="28"/>
          <w:szCs w:val="28"/>
          <w:lang w:val="x-none"/>
        </w:rPr>
        <w:t xml:space="preserve"> brother, </w:t>
      </w:r>
      <w:proofErr w:type="spellStart"/>
      <w:r>
        <w:rPr>
          <w:rFonts w:ascii="Arial" w:hAnsi="Arial" w:cs="Arial"/>
          <w:sz w:val="28"/>
          <w:szCs w:val="28"/>
          <w:lang w:val="x-none"/>
        </w:rPr>
        <w:t>haakuvonge</w:t>
      </w:r>
      <w:proofErr w:type="spellEnd"/>
      <w:r>
        <w:rPr>
          <w:rFonts w:ascii="Arial" w:hAnsi="Arial" w:cs="Arial"/>
          <w:sz w:val="28"/>
          <w:szCs w:val="28"/>
          <w:lang w:val="x-none"/>
        </w:rPr>
        <w:t xml:space="preserve"> </w:t>
      </w:r>
      <w:proofErr w:type="spellStart"/>
      <w:r>
        <w:rPr>
          <w:rFonts w:ascii="Arial" w:hAnsi="Arial" w:cs="Arial"/>
          <w:sz w:val="28"/>
          <w:szCs w:val="28"/>
          <w:lang w:val="x-none"/>
        </w:rPr>
        <w:t>muma</w:t>
      </w:r>
      <w:proofErr w:type="spellEnd"/>
      <w:r>
        <w:rPr>
          <w:rFonts w:ascii="Arial" w:hAnsi="Arial" w:cs="Arial"/>
          <w:sz w:val="28"/>
          <w:szCs w:val="28"/>
          <w:lang w:val="x-none"/>
        </w:rPr>
        <w:t xml:space="preserve"> mako </w:t>
      </w:r>
      <w:proofErr w:type="spellStart"/>
      <w:r>
        <w:rPr>
          <w:rFonts w:ascii="Arial" w:hAnsi="Arial" w:cs="Arial"/>
          <w:sz w:val="28"/>
          <w:szCs w:val="28"/>
          <w:lang w:val="x-none"/>
        </w:rPr>
        <w:t>kukutaurira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ndachinja</w:t>
      </w:r>
      <w:proofErr w:type="spellEnd"/>
      <w:r>
        <w:rPr>
          <w:rFonts w:ascii="Arial" w:hAnsi="Arial" w:cs="Arial"/>
          <w:sz w:val="28"/>
          <w:szCs w:val="28"/>
          <w:lang w:val="x-none"/>
        </w:rPr>
        <w:t xml:space="preserve"> Mwari. </w:t>
      </w:r>
      <w:r w:rsidRPr="003605AB">
        <w:rPr>
          <w:rFonts w:ascii="Arial" w:hAnsi="Arial" w:cs="Arial"/>
          <w:sz w:val="18"/>
          <w:szCs w:val="18"/>
        </w:rPr>
        <w:t>[</w:t>
      </w:r>
      <w:r>
        <w:rPr>
          <w:rFonts w:ascii="Arial" w:hAnsi="Arial" w:cs="Arial"/>
          <w:sz w:val="18"/>
          <w:szCs w:val="18"/>
        </w:rPr>
        <w:t>Apostle Gumbura chuckles—ED</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Unosekaka</w:t>
      </w:r>
      <w:proofErr w:type="spellEnd"/>
      <w:r>
        <w:rPr>
          <w:rFonts w:ascii="Arial" w:hAnsi="Arial" w:cs="Arial"/>
          <w:sz w:val="28"/>
          <w:szCs w:val="28"/>
          <w:lang w:val="x-none"/>
        </w:rPr>
        <w:t xml:space="preserve">. </w:t>
      </w:r>
    </w:p>
    <w:p w14:paraId="53530423" w14:textId="77777777" w:rsidR="009C390A" w:rsidRDefault="009C390A" w:rsidP="009C390A">
      <w:pPr>
        <w:jc w:val="both"/>
        <w:rPr>
          <w:rFonts w:ascii="Arial" w:hAnsi="Arial" w:cs="Arial"/>
          <w:sz w:val="28"/>
          <w:szCs w:val="28"/>
          <w:lang w:val="x-none"/>
        </w:rPr>
      </w:pPr>
      <w:proofErr w:type="spellStart"/>
      <w:r>
        <w:rPr>
          <w:rFonts w:ascii="Arial" w:hAnsi="Arial" w:cs="Arial"/>
          <w:sz w:val="28"/>
          <w:szCs w:val="28"/>
          <w:lang w:val="x-none"/>
        </w:rPr>
        <w:t>Unoti</w:t>
      </w:r>
      <w:proofErr w:type="spellEnd"/>
      <w:r>
        <w:rPr>
          <w:rFonts w:ascii="Arial" w:hAnsi="Arial" w:cs="Arial"/>
          <w:sz w:val="28"/>
          <w:szCs w:val="28"/>
          <w:lang w:val="x-none"/>
        </w:rPr>
        <w:t xml:space="preserve">, “Are you normal? </w:t>
      </w:r>
      <w:proofErr w:type="spellStart"/>
      <w:r>
        <w:rPr>
          <w:rFonts w:ascii="Arial" w:hAnsi="Arial" w:cs="Arial"/>
          <w:sz w:val="28"/>
          <w:szCs w:val="28"/>
          <w:lang w:val="x-none"/>
        </w:rPr>
        <w:t>Imbanje</w:t>
      </w:r>
      <w:proofErr w:type="spellEnd"/>
      <w:r>
        <w:rPr>
          <w:rFonts w:ascii="Arial" w:hAnsi="Arial" w:cs="Arial"/>
          <w:sz w:val="28"/>
          <w:szCs w:val="28"/>
          <w:lang w:val="x-none"/>
        </w:rPr>
        <w:t xml:space="preserve">? What is it?” </w:t>
      </w:r>
    </w:p>
    <w:p w14:paraId="32D28942" w14:textId="77777777" w:rsidR="009C390A" w:rsidRDefault="009C390A" w:rsidP="009C390A">
      <w:pPr>
        <w:jc w:val="both"/>
        <w:rPr>
          <w:rFonts w:ascii="Arial" w:hAnsi="Arial" w:cs="Arial"/>
          <w:sz w:val="28"/>
          <w:szCs w:val="28"/>
          <w:lang w:val="x-none"/>
        </w:rPr>
      </w:pPr>
      <w:r>
        <w:rPr>
          <w:rFonts w:ascii="Arial" w:hAnsi="Arial" w:cs="Arial"/>
          <w:sz w:val="28"/>
          <w:szCs w:val="28"/>
          <w:lang w:val="x-none"/>
        </w:rPr>
        <w:t xml:space="preserve">Now if you look at the brothers, </w:t>
      </w:r>
      <w:proofErr w:type="spellStart"/>
      <w:r>
        <w:rPr>
          <w:rFonts w:ascii="Arial" w:hAnsi="Arial" w:cs="Arial"/>
          <w:sz w:val="28"/>
          <w:szCs w:val="28"/>
          <w:lang w:val="x-none"/>
        </w:rPr>
        <w:t>vangani</w:t>
      </w:r>
      <w:proofErr w:type="spellEnd"/>
      <w:r>
        <w:rPr>
          <w:rFonts w:ascii="Arial" w:hAnsi="Arial" w:cs="Arial"/>
          <w:sz w:val="28"/>
          <w:szCs w:val="28"/>
          <w:lang w:val="x-none"/>
        </w:rPr>
        <w:t xml:space="preserve"> ma brother </w:t>
      </w:r>
      <w:proofErr w:type="spellStart"/>
      <w:r>
        <w:rPr>
          <w:rFonts w:ascii="Arial" w:hAnsi="Arial" w:cs="Arial"/>
          <w:sz w:val="28"/>
          <w:szCs w:val="28"/>
          <w:lang w:val="x-none"/>
        </w:rPr>
        <w:t>akauya</w:t>
      </w:r>
      <w:proofErr w:type="spellEnd"/>
      <w:r>
        <w:rPr>
          <w:rFonts w:ascii="Arial" w:hAnsi="Arial" w:cs="Arial"/>
          <w:sz w:val="28"/>
          <w:szCs w:val="28"/>
          <w:lang w:val="x-none"/>
        </w:rPr>
        <w:t xml:space="preserve"> </w:t>
      </w:r>
      <w:proofErr w:type="spellStart"/>
      <w:r>
        <w:rPr>
          <w:rFonts w:ascii="Arial" w:hAnsi="Arial" w:cs="Arial"/>
          <w:sz w:val="28"/>
          <w:szCs w:val="28"/>
          <w:lang w:val="x-none"/>
        </w:rPr>
        <w:t>panapa</w:t>
      </w:r>
      <w:proofErr w:type="spellEnd"/>
      <w:r>
        <w:rPr>
          <w:rFonts w:ascii="Arial" w:hAnsi="Arial" w:cs="Arial"/>
          <w:sz w:val="28"/>
          <w:szCs w:val="28"/>
          <w:lang w:val="x-none"/>
        </w:rPr>
        <w:t xml:space="preserve">, </w:t>
      </w:r>
      <w:proofErr w:type="spellStart"/>
      <w:r>
        <w:rPr>
          <w:rFonts w:ascii="Arial" w:hAnsi="Arial" w:cs="Arial"/>
          <w:sz w:val="28"/>
          <w:szCs w:val="28"/>
          <w:lang w:val="x-none"/>
        </w:rPr>
        <w:t>vachigara</w:t>
      </w:r>
      <w:proofErr w:type="spellEnd"/>
      <w:r>
        <w:rPr>
          <w:rFonts w:ascii="Arial" w:hAnsi="Arial" w:cs="Arial"/>
          <w:sz w:val="28"/>
          <w:szCs w:val="28"/>
          <w:lang w:val="x-none"/>
        </w:rPr>
        <w:t xml:space="preserve"> </w:t>
      </w:r>
      <w:proofErr w:type="spellStart"/>
      <w:r>
        <w:rPr>
          <w:rFonts w:ascii="Arial" w:hAnsi="Arial" w:cs="Arial"/>
          <w:sz w:val="28"/>
          <w:szCs w:val="28"/>
          <w:lang w:val="x-none"/>
        </w:rPr>
        <w:t>muma</w:t>
      </w:r>
      <w:proofErr w:type="spellEnd"/>
      <w:r>
        <w:rPr>
          <w:rFonts w:ascii="Arial" w:hAnsi="Arial" w:cs="Arial"/>
          <w:sz w:val="28"/>
          <w:szCs w:val="28"/>
          <w:lang w:val="x-none"/>
        </w:rPr>
        <w:t xml:space="preserve"> boy sky? </w:t>
      </w:r>
      <w:proofErr w:type="spellStart"/>
      <w:r>
        <w:rPr>
          <w:rFonts w:ascii="Arial" w:hAnsi="Arial" w:cs="Arial"/>
          <w:sz w:val="28"/>
          <w:szCs w:val="28"/>
          <w:lang w:val="x-none"/>
        </w:rPr>
        <w:t>Vakatenga</w:t>
      </w:r>
      <w:proofErr w:type="spellEnd"/>
      <w:r>
        <w:rPr>
          <w:rFonts w:ascii="Arial" w:hAnsi="Arial" w:cs="Arial"/>
          <w:sz w:val="28"/>
          <w:szCs w:val="28"/>
          <w:lang w:val="x-none"/>
        </w:rPr>
        <w:t xml:space="preserve"> </w:t>
      </w:r>
      <w:proofErr w:type="spellStart"/>
      <w:r>
        <w:rPr>
          <w:rFonts w:ascii="Arial" w:hAnsi="Arial" w:cs="Arial"/>
          <w:sz w:val="28"/>
          <w:szCs w:val="28"/>
          <w:lang w:val="x-none"/>
        </w:rPr>
        <w:t>dzimba</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Rebellious </w:t>
      </w:r>
      <w:proofErr w:type="spellStart"/>
      <w:r>
        <w:rPr>
          <w:rFonts w:ascii="Arial" w:hAnsi="Arial" w:cs="Arial"/>
          <w:sz w:val="28"/>
          <w:szCs w:val="28"/>
          <w:lang w:val="x-none"/>
        </w:rPr>
        <w:t>chil</w:t>
      </w:r>
      <w:proofErr w:type="spellEnd"/>
      <w:r>
        <w:rPr>
          <w:rFonts w:ascii="Arial" w:hAnsi="Arial" w:cs="Arial"/>
          <w:sz w:val="28"/>
          <w:szCs w:val="28"/>
          <w:lang w:val="x-none"/>
        </w:rPr>
        <w:t xml:space="preserve">…? Vaane </w:t>
      </w:r>
      <w:proofErr w:type="spellStart"/>
      <w:r>
        <w:rPr>
          <w:rFonts w:ascii="Arial" w:hAnsi="Arial" w:cs="Arial"/>
          <w:sz w:val="28"/>
          <w:szCs w:val="28"/>
          <w:lang w:val="x-none"/>
        </w:rPr>
        <w:t>dzimba</w:t>
      </w:r>
      <w:proofErr w:type="spellEnd"/>
      <w:r>
        <w:rPr>
          <w:rFonts w:ascii="Arial" w:hAnsi="Arial" w:cs="Arial"/>
          <w:sz w:val="28"/>
          <w:szCs w:val="28"/>
          <w:lang w:val="x-none"/>
        </w:rPr>
        <w:t xml:space="preserve"> </w:t>
      </w:r>
      <w:proofErr w:type="spellStart"/>
      <w:r>
        <w:rPr>
          <w:rFonts w:ascii="Arial" w:hAnsi="Arial" w:cs="Arial"/>
          <w:sz w:val="28"/>
          <w:szCs w:val="28"/>
          <w:lang w:val="x-none"/>
        </w:rPr>
        <w:t>dzamira</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proofErr w:type="spellStart"/>
      <w:r>
        <w:rPr>
          <w:rFonts w:ascii="Arial" w:hAnsi="Arial" w:cs="Arial"/>
          <w:sz w:val="28"/>
          <w:szCs w:val="28"/>
          <w:lang w:val="x-none"/>
        </w:rPr>
        <w:t>neshumiro</w:t>
      </w:r>
      <w:proofErr w:type="spellEnd"/>
      <w:r>
        <w:rPr>
          <w:rFonts w:ascii="Arial" w:hAnsi="Arial" w:cs="Arial"/>
          <w:sz w:val="28"/>
          <w:szCs w:val="28"/>
          <w:lang w:val="x-none"/>
        </w:rPr>
        <w:t xml:space="preserve"> </w:t>
      </w:r>
      <w:proofErr w:type="spellStart"/>
      <w:r>
        <w:rPr>
          <w:rFonts w:ascii="Arial" w:hAnsi="Arial" w:cs="Arial"/>
          <w:sz w:val="28"/>
          <w:szCs w:val="28"/>
          <w:lang w:val="x-none"/>
        </w:rPr>
        <w:t>ino</w:t>
      </w:r>
      <w:proofErr w:type="spellEnd"/>
      <w:r>
        <w:rPr>
          <w:rFonts w:ascii="Arial" w:hAnsi="Arial" w:cs="Arial"/>
          <w:sz w:val="28"/>
          <w:szCs w:val="28"/>
          <w:lang w:val="x-none"/>
        </w:rPr>
        <w:t xml:space="preserve"> iyi,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vaanavo</w:t>
      </w:r>
      <w:proofErr w:type="spellEnd"/>
      <w:r>
        <w:rPr>
          <w:rFonts w:ascii="Arial" w:hAnsi="Arial" w:cs="Arial"/>
          <w:sz w:val="28"/>
          <w:szCs w:val="28"/>
          <w:lang w:val="x-none"/>
        </w:rPr>
        <w:t xml:space="preserve"> </w:t>
      </w:r>
      <w:proofErr w:type="spellStart"/>
      <w:r>
        <w:rPr>
          <w:rFonts w:ascii="Arial" w:hAnsi="Arial" w:cs="Arial"/>
          <w:sz w:val="28"/>
          <w:szCs w:val="28"/>
          <w:lang w:val="x-none"/>
        </w:rPr>
        <w:t>vafuta</w:t>
      </w:r>
      <w:proofErr w:type="spellEnd"/>
      <w:r>
        <w:rPr>
          <w:rFonts w:ascii="Arial" w:hAnsi="Arial" w:cs="Arial"/>
          <w:sz w:val="28"/>
          <w:szCs w:val="28"/>
          <w:lang w:val="x-none"/>
        </w:rPr>
        <w:t xml:space="preserve"> </w:t>
      </w:r>
      <w:proofErr w:type="spellStart"/>
      <w:r>
        <w:rPr>
          <w:rFonts w:ascii="Arial" w:hAnsi="Arial" w:cs="Arial"/>
          <w:sz w:val="28"/>
          <w:szCs w:val="28"/>
          <w:lang w:val="x-none"/>
        </w:rPr>
        <w:t>vakufitwa</w:t>
      </w:r>
      <w:proofErr w:type="spellEnd"/>
      <w:r>
        <w:rPr>
          <w:rFonts w:ascii="Arial" w:hAnsi="Arial" w:cs="Arial"/>
          <w:sz w:val="28"/>
          <w:szCs w:val="28"/>
          <w:lang w:val="x-none"/>
        </w:rPr>
        <w:t xml:space="preserve"> </w:t>
      </w:r>
      <w:proofErr w:type="spellStart"/>
      <w:r>
        <w:rPr>
          <w:rFonts w:ascii="Arial" w:hAnsi="Arial" w:cs="Arial"/>
          <w:sz w:val="28"/>
          <w:szCs w:val="28"/>
          <w:lang w:val="x-none"/>
        </w:rPr>
        <w:t>nehembe</w:t>
      </w:r>
      <w:proofErr w:type="spellEnd"/>
      <w:r>
        <w:rPr>
          <w:rFonts w:ascii="Arial" w:hAnsi="Arial" w:cs="Arial"/>
          <w:sz w:val="28"/>
          <w:szCs w:val="28"/>
          <w:lang w:val="x-none"/>
        </w:rPr>
        <w:t xml:space="preserve">, </w:t>
      </w:r>
      <w:proofErr w:type="spellStart"/>
      <w:r>
        <w:rPr>
          <w:rFonts w:ascii="Arial" w:hAnsi="Arial" w:cs="Arial"/>
          <w:sz w:val="28"/>
          <w:szCs w:val="28"/>
          <w:lang w:val="x-none"/>
        </w:rPr>
        <w:t>zvonzi</w:t>
      </w:r>
      <w:proofErr w:type="spellEnd"/>
      <w:r>
        <w:rPr>
          <w:rFonts w:ascii="Arial" w:hAnsi="Arial" w:cs="Arial"/>
          <w:sz w:val="28"/>
          <w:szCs w:val="28"/>
          <w:lang w:val="x-none"/>
        </w:rPr>
        <w:t>, “</w:t>
      </w:r>
      <w:proofErr w:type="spellStart"/>
      <w:r>
        <w:rPr>
          <w:rFonts w:ascii="Arial" w:hAnsi="Arial" w:cs="Arial"/>
          <w:sz w:val="28"/>
          <w:szCs w:val="28"/>
          <w:lang w:val="x-none"/>
        </w:rPr>
        <w:t>Ta’akubva</w:t>
      </w:r>
      <w:proofErr w:type="spellEnd"/>
      <w:r>
        <w:rPr>
          <w:rFonts w:ascii="Arial" w:hAnsi="Arial" w:cs="Arial"/>
          <w:sz w:val="28"/>
          <w:szCs w:val="28"/>
          <w:lang w:val="x-none"/>
        </w:rPr>
        <w:t xml:space="preserve">. </w:t>
      </w:r>
      <w:proofErr w:type="spellStart"/>
      <w:r>
        <w:rPr>
          <w:rFonts w:ascii="Arial" w:hAnsi="Arial" w:cs="Arial"/>
          <w:sz w:val="28"/>
          <w:szCs w:val="28"/>
          <w:lang w:val="x-none"/>
        </w:rPr>
        <w:t>Takuenda</w:t>
      </w:r>
      <w:proofErr w:type="spellEnd"/>
      <w:r>
        <w:rPr>
          <w:rFonts w:ascii="Arial" w:hAnsi="Arial" w:cs="Arial"/>
          <w:sz w:val="28"/>
          <w:szCs w:val="28"/>
          <w:lang w:val="x-none"/>
        </w:rPr>
        <w:t xml:space="preserve">” Muri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zvinoita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Hee</w:t>
      </w:r>
      <w:proofErr w:type="spellEnd"/>
      <w:r>
        <w:rPr>
          <w:rFonts w:ascii="Arial" w:hAnsi="Arial" w:cs="Arial"/>
          <w:sz w:val="28"/>
          <w:szCs w:val="28"/>
          <w:lang w:val="x-none"/>
        </w:rPr>
        <w:t xml:space="preserve">? </w:t>
      </w:r>
    </w:p>
    <w:p w14:paraId="51E87AF3" w14:textId="77777777" w:rsidR="009C390A" w:rsidRDefault="009C390A" w:rsidP="009C390A">
      <w:pPr>
        <w:jc w:val="both"/>
        <w:rPr>
          <w:rFonts w:ascii="Arial" w:hAnsi="Arial" w:cs="Arial"/>
          <w:sz w:val="28"/>
          <w:szCs w:val="28"/>
          <w:lang w:val="x-none"/>
        </w:rPr>
      </w:pPr>
      <w:r w:rsidRPr="00894102">
        <w:rPr>
          <w:rFonts w:ascii="Arial" w:hAnsi="Arial" w:cs="Arial"/>
          <w:sz w:val="28"/>
          <w:szCs w:val="28"/>
          <w:vertAlign w:val="superscript"/>
          <w:lang w:val="x-none"/>
        </w:rPr>
        <w:t xml:space="preserve">108 </w:t>
      </w:r>
      <w:r>
        <w:rPr>
          <w:rFonts w:ascii="Arial" w:hAnsi="Arial" w:cs="Arial"/>
          <w:sz w:val="28"/>
          <w:szCs w:val="28"/>
          <w:lang w:val="x-none"/>
        </w:rPr>
        <w:t xml:space="preserve">Noone will behave like that will ever be innocent before…? </w:t>
      </w:r>
      <w:r w:rsidRPr="003605AB">
        <w:rPr>
          <w:rFonts w:ascii="Arial" w:hAnsi="Arial" w:cs="Arial"/>
          <w:sz w:val="18"/>
          <w:szCs w:val="18"/>
        </w:rPr>
        <w:t>[Congregation says, “</w:t>
      </w:r>
      <w:r>
        <w:rPr>
          <w:rFonts w:ascii="Arial" w:hAnsi="Arial" w:cs="Arial"/>
          <w:sz w:val="18"/>
          <w:szCs w:val="18"/>
        </w:rPr>
        <w:t>God.</w:t>
      </w:r>
      <w:r w:rsidRPr="003605AB">
        <w:rPr>
          <w:rFonts w:ascii="Arial" w:hAnsi="Arial" w:cs="Arial"/>
          <w:sz w:val="18"/>
          <w:szCs w:val="18"/>
        </w:rPr>
        <w:t>”]</w:t>
      </w:r>
      <w:r>
        <w:rPr>
          <w:rFonts w:ascii="Arial" w:hAnsi="Arial" w:cs="Arial"/>
          <w:sz w:val="28"/>
          <w:szCs w:val="28"/>
          <w:lang w:val="x-none"/>
        </w:rPr>
        <w:t xml:space="preserve"> Mwari </w:t>
      </w:r>
      <w:proofErr w:type="spellStart"/>
      <w:r>
        <w:rPr>
          <w:rFonts w:ascii="Arial" w:hAnsi="Arial" w:cs="Arial"/>
          <w:sz w:val="28"/>
          <w:szCs w:val="28"/>
          <w:lang w:val="x-none"/>
        </w:rPr>
        <w:t>anovatevera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ivavo</w:t>
      </w:r>
      <w:proofErr w:type="spellEnd"/>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muchizoona</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vanozoita</w:t>
      </w:r>
      <w:proofErr w:type="spellEnd"/>
      <w:r>
        <w:rPr>
          <w:rFonts w:ascii="Arial" w:hAnsi="Arial" w:cs="Arial"/>
          <w:sz w:val="28"/>
          <w:szCs w:val="28"/>
          <w:lang w:val="x-none"/>
        </w:rPr>
        <w:t xml:space="preserve"> </w:t>
      </w:r>
      <w:proofErr w:type="spellStart"/>
      <w:r>
        <w:rPr>
          <w:rFonts w:ascii="Arial" w:hAnsi="Arial" w:cs="Arial"/>
          <w:sz w:val="28"/>
          <w:szCs w:val="28"/>
          <w:lang w:val="x-none"/>
        </w:rPr>
        <w:t>minyama</w:t>
      </w:r>
      <w:proofErr w:type="spellEnd"/>
      <w:r>
        <w:rPr>
          <w:rFonts w:ascii="Arial" w:hAnsi="Arial" w:cs="Arial"/>
          <w:sz w:val="28"/>
          <w:szCs w:val="28"/>
          <w:lang w:val="x-none"/>
        </w:rPr>
        <w:t xml:space="preserve">, </w:t>
      </w:r>
      <w:proofErr w:type="spellStart"/>
      <w:r>
        <w:rPr>
          <w:rFonts w:ascii="Arial" w:hAnsi="Arial" w:cs="Arial"/>
          <w:sz w:val="28"/>
          <w:szCs w:val="28"/>
          <w:lang w:val="x-none"/>
        </w:rPr>
        <w:t>muupenyu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hwavo</w:t>
      </w:r>
      <w:proofErr w:type="spellEnd"/>
      <w:r>
        <w:rPr>
          <w:rFonts w:ascii="Arial" w:hAnsi="Arial" w:cs="Arial"/>
          <w:sz w:val="28"/>
          <w:szCs w:val="28"/>
          <w:lang w:val="x-none"/>
        </w:rPr>
        <w:t xml:space="preserve">. Ende </w:t>
      </w:r>
      <w:proofErr w:type="spellStart"/>
      <w:r>
        <w:rPr>
          <w:rFonts w:ascii="Arial" w:hAnsi="Arial" w:cs="Arial"/>
          <w:sz w:val="28"/>
          <w:szCs w:val="28"/>
          <w:lang w:val="x-none"/>
        </w:rPr>
        <w:t>vagara-gara</w:t>
      </w:r>
      <w:proofErr w:type="spellEnd"/>
      <w:r>
        <w:rPr>
          <w:rFonts w:ascii="Arial" w:hAnsi="Arial" w:cs="Arial"/>
          <w:sz w:val="28"/>
          <w:szCs w:val="28"/>
          <w:lang w:val="x-none"/>
        </w:rPr>
        <w:t xml:space="preserve"> </w:t>
      </w:r>
      <w:proofErr w:type="spellStart"/>
      <w:r>
        <w:rPr>
          <w:rFonts w:ascii="Arial" w:hAnsi="Arial" w:cs="Arial"/>
          <w:sz w:val="28"/>
          <w:szCs w:val="28"/>
          <w:lang w:val="x-none"/>
        </w:rPr>
        <w:t>vanenge</w:t>
      </w:r>
      <w:proofErr w:type="spellEnd"/>
      <w:r>
        <w:rPr>
          <w:rFonts w:ascii="Arial" w:hAnsi="Arial" w:cs="Arial"/>
          <w:sz w:val="28"/>
          <w:szCs w:val="28"/>
          <w:lang w:val="x-none"/>
        </w:rPr>
        <w:t xml:space="preserve"> </w:t>
      </w:r>
      <w:proofErr w:type="spellStart"/>
      <w:r>
        <w:rPr>
          <w:rFonts w:ascii="Arial" w:hAnsi="Arial" w:cs="Arial"/>
          <w:sz w:val="28"/>
          <w:szCs w:val="28"/>
          <w:lang w:val="x-none"/>
        </w:rPr>
        <w:t>vauda</w:t>
      </w:r>
      <w:proofErr w:type="spellEnd"/>
      <w:r>
        <w:rPr>
          <w:rFonts w:ascii="Arial" w:hAnsi="Arial" w:cs="Arial"/>
          <w:sz w:val="28"/>
          <w:szCs w:val="28"/>
          <w:lang w:val="x-none"/>
        </w:rPr>
        <w:t xml:space="preserve"> </w:t>
      </w:r>
      <w:proofErr w:type="spellStart"/>
      <w:r>
        <w:rPr>
          <w:rFonts w:ascii="Arial" w:hAnsi="Arial" w:cs="Arial"/>
          <w:sz w:val="28"/>
          <w:szCs w:val="28"/>
          <w:lang w:val="x-none"/>
        </w:rPr>
        <w:t>kudzoka</w:t>
      </w:r>
      <w:proofErr w:type="spellEnd"/>
      <w:r>
        <w:rPr>
          <w:rFonts w:ascii="Arial" w:hAnsi="Arial" w:cs="Arial"/>
          <w:sz w:val="28"/>
          <w:szCs w:val="28"/>
          <w:lang w:val="x-none"/>
        </w:rPr>
        <w:t xml:space="preserve"> </w:t>
      </w:r>
      <w:proofErr w:type="spellStart"/>
      <w:r>
        <w:rPr>
          <w:rFonts w:ascii="Arial" w:hAnsi="Arial" w:cs="Arial"/>
          <w:sz w:val="28"/>
          <w:szCs w:val="28"/>
          <w:lang w:val="x-none"/>
        </w:rPr>
        <w:t>kuya</w:t>
      </w:r>
      <w:proofErr w:type="spellEnd"/>
      <w:r>
        <w:rPr>
          <w:rFonts w:ascii="Arial" w:hAnsi="Arial" w:cs="Arial"/>
          <w:sz w:val="28"/>
          <w:szCs w:val="28"/>
          <w:lang w:val="x-none"/>
        </w:rPr>
        <w:t xml:space="preserve"> </w:t>
      </w:r>
      <w:proofErr w:type="spellStart"/>
      <w:r>
        <w:rPr>
          <w:rFonts w:ascii="Arial" w:hAnsi="Arial" w:cs="Arial"/>
          <w:sz w:val="28"/>
          <w:szCs w:val="28"/>
          <w:lang w:val="x-none"/>
        </w:rPr>
        <w:t>kuya</w:t>
      </w:r>
      <w:proofErr w:type="spellEnd"/>
      <w:r>
        <w:rPr>
          <w:rFonts w:ascii="Arial" w:hAnsi="Arial" w:cs="Arial"/>
          <w:sz w:val="28"/>
          <w:szCs w:val="28"/>
          <w:lang w:val="x-none"/>
        </w:rPr>
        <w:t xml:space="preserve"> </w:t>
      </w:r>
      <w:proofErr w:type="spellStart"/>
      <w:r>
        <w:rPr>
          <w:rFonts w:ascii="Arial" w:hAnsi="Arial" w:cs="Arial"/>
          <w:sz w:val="28"/>
          <w:szCs w:val="28"/>
          <w:lang w:val="x-none"/>
        </w:rPr>
        <w:t>uko</w:t>
      </w:r>
      <w:proofErr w:type="spellEnd"/>
      <w:r>
        <w:rPr>
          <w:rFonts w:ascii="Arial" w:hAnsi="Arial" w:cs="Arial"/>
          <w:sz w:val="28"/>
          <w:szCs w:val="28"/>
          <w:lang w:val="x-none"/>
        </w:rPr>
        <w:t xml:space="preserve"> </w:t>
      </w:r>
      <w:proofErr w:type="spellStart"/>
      <w:r>
        <w:rPr>
          <w:rFonts w:ascii="Arial" w:hAnsi="Arial" w:cs="Arial"/>
          <w:sz w:val="28"/>
          <w:szCs w:val="28"/>
          <w:lang w:val="x-none"/>
        </w:rPr>
        <w:t>nekuti</w:t>
      </w:r>
      <w:proofErr w:type="spellEnd"/>
      <w:r>
        <w:rPr>
          <w:rFonts w:ascii="Arial" w:hAnsi="Arial" w:cs="Arial"/>
          <w:sz w:val="28"/>
          <w:szCs w:val="28"/>
          <w:lang w:val="x-none"/>
        </w:rPr>
        <w:t xml:space="preserve"> </w:t>
      </w:r>
      <w:proofErr w:type="spellStart"/>
      <w:r>
        <w:rPr>
          <w:rFonts w:ascii="Arial" w:hAnsi="Arial" w:cs="Arial"/>
          <w:sz w:val="28"/>
          <w:szCs w:val="28"/>
          <w:lang w:val="x-none"/>
        </w:rPr>
        <w:t>kuye</w:t>
      </w:r>
      <w:proofErr w:type="spellEnd"/>
      <w:r>
        <w:rPr>
          <w:rFonts w:ascii="Arial" w:hAnsi="Arial" w:cs="Arial"/>
          <w:sz w:val="28"/>
          <w:szCs w:val="28"/>
          <w:lang w:val="x-none"/>
        </w:rPr>
        <w:t xml:space="preserve"> </w:t>
      </w:r>
      <w:proofErr w:type="spellStart"/>
      <w:r>
        <w:rPr>
          <w:rFonts w:ascii="Arial" w:hAnsi="Arial" w:cs="Arial"/>
          <w:sz w:val="28"/>
          <w:szCs w:val="28"/>
          <w:lang w:val="x-none"/>
        </w:rPr>
        <w:t>kwavanga</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kuya</w:t>
      </w:r>
      <w:proofErr w:type="spellEnd"/>
      <w:r>
        <w:rPr>
          <w:rFonts w:ascii="Arial" w:hAnsi="Arial" w:cs="Arial"/>
          <w:sz w:val="28"/>
          <w:szCs w:val="28"/>
          <w:lang w:val="x-none"/>
        </w:rPr>
        <w:t xml:space="preserve"> </w:t>
      </w:r>
      <w:proofErr w:type="spellStart"/>
      <w:r>
        <w:rPr>
          <w:rFonts w:ascii="Arial" w:hAnsi="Arial" w:cs="Arial"/>
          <w:sz w:val="28"/>
          <w:szCs w:val="28"/>
          <w:lang w:val="x-none"/>
        </w:rPr>
        <w:t>kuya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vanenge</w:t>
      </w:r>
      <w:proofErr w:type="spellEnd"/>
      <w:r>
        <w:rPr>
          <w:rFonts w:ascii="Arial" w:hAnsi="Arial" w:cs="Arial"/>
          <w:sz w:val="28"/>
          <w:szCs w:val="28"/>
          <w:lang w:val="x-none"/>
        </w:rPr>
        <w:t xml:space="preserve"> </w:t>
      </w:r>
      <w:proofErr w:type="spellStart"/>
      <w:r>
        <w:rPr>
          <w:rFonts w:ascii="Arial" w:hAnsi="Arial" w:cs="Arial"/>
          <w:sz w:val="28"/>
          <w:szCs w:val="28"/>
          <w:lang w:val="x-none"/>
        </w:rPr>
        <w:t>vasara</w:t>
      </w:r>
      <w:proofErr w:type="spellEnd"/>
      <w:r>
        <w:rPr>
          <w:rFonts w:ascii="Arial" w:hAnsi="Arial" w:cs="Arial"/>
          <w:sz w:val="28"/>
          <w:szCs w:val="28"/>
          <w:lang w:val="x-none"/>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w:t>
      </w:r>
      <w:proofErr w:type="spellStart"/>
      <w:r>
        <w:rPr>
          <w:rFonts w:ascii="Arial" w:hAnsi="Arial" w:cs="Arial"/>
          <w:sz w:val="28"/>
          <w:szCs w:val="28"/>
          <w:lang w:val="x-none"/>
        </w:rPr>
        <w:t>vanenge</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nani</w:t>
      </w:r>
      <w:proofErr w:type="spellEnd"/>
      <w:r>
        <w:rPr>
          <w:rFonts w:ascii="Arial" w:hAnsi="Arial" w:cs="Arial"/>
          <w:sz w:val="28"/>
          <w:szCs w:val="28"/>
          <w:lang w:val="x-none"/>
        </w:rPr>
        <w:t xml:space="preserve"> </w:t>
      </w:r>
      <w:proofErr w:type="spellStart"/>
      <w:r>
        <w:rPr>
          <w:rFonts w:ascii="Arial" w:hAnsi="Arial" w:cs="Arial"/>
          <w:sz w:val="28"/>
          <w:szCs w:val="28"/>
          <w:lang w:val="x-none"/>
        </w:rPr>
        <w:t>kuvadarika</w:t>
      </w:r>
      <w:proofErr w:type="spellEnd"/>
      <w:r>
        <w:rPr>
          <w:rFonts w:ascii="Arial" w:hAnsi="Arial" w:cs="Arial"/>
          <w:sz w:val="28"/>
          <w:szCs w:val="28"/>
          <w:lang w:val="x-none"/>
        </w:rPr>
        <w:t xml:space="preserve">. </w:t>
      </w:r>
      <w:proofErr w:type="spellStart"/>
      <w:r>
        <w:rPr>
          <w:rFonts w:ascii="Arial" w:hAnsi="Arial" w:cs="Arial"/>
          <w:sz w:val="28"/>
          <w:szCs w:val="28"/>
          <w:lang w:val="x-none"/>
        </w:rPr>
        <w:t>Vachingonzwa</w:t>
      </w:r>
      <w:proofErr w:type="spellEnd"/>
      <w:r>
        <w:rPr>
          <w:rFonts w:ascii="Arial" w:hAnsi="Arial" w:cs="Arial"/>
          <w:sz w:val="28"/>
          <w:szCs w:val="28"/>
          <w:lang w:val="x-none"/>
        </w:rPr>
        <w:t xml:space="preserve"> ma-</w:t>
      </w:r>
      <w:proofErr w:type="spellStart"/>
      <w:r>
        <w:rPr>
          <w:rFonts w:ascii="Arial" w:hAnsi="Arial" w:cs="Arial"/>
          <w:sz w:val="28"/>
          <w:szCs w:val="28"/>
          <w:lang w:val="x-none"/>
        </w:rPr>
        <w:t>basa</w:t>
      </w:r>
      <w:proofErr w:type="spellEnd"/>
      <w:r>
        <w:rPr>
          <w:rFonts w:ascii="Arial" w:hAnsi="Arial" w:cs="Arial"/>
          <w:sz w:val="28"/>
          <w:szCs w:val="28"/>
          <w:lang w:val="x-none"/>
        </w:rPr>
        <w:t xml:space="preserve"> </w:t>
      </w:r>
      <w:proofErr w:type="spellStart"/>
      <w:r>
        <w:rPr>
          <w:rFonts w:ascii="Arial" w:hAnsi="Arial" w:cs="Arial"/>
          <w:sz w:val="28"/>
          <w:szCs w:val="28"/>
          <w:lang w:val="x-none"/>
        </w:rPr>
        <w:t>makuru</w:t>
      </w:r>
      <w:proofErr w:type="spellEnd"/>
      <w:r>
        <w:rPr>
          <w:rFonts w:ascii="Arial" w:hAnsi="Arial" w:cs="Arial"/>
          <w:sz w:val="28"/>
          <w:szCs w:val="28"/>
          <w:lang w:val="x-none"/>
        </w:rPr>
        <w:t xml:space="preserve"> </w:t>
      </w:r>
      <w:proofErr w:type="spellStart"/>
      <w:r>
        <w:rPr>
          <w:rFonts w:ascii="Arial" w:hAnsi="Arial" w:cs="Arial"/>
          <w:sz w:val="28"/>
          <w:szCs w:val="28"/>
          <w:lang w:val="x-none"/>
        </w:rPr>
        <w:t>minana</w:t>
      </w:r>
      <w:proofErr w:type="spellEnd"/>
      <w:r>
        <w:rPr>
          <w:rFonts w:ascii="Arial" w:hAnsi="Arial" w:cs="Arial"/>
          <w:sz w:val="28"/>
          <w:szCs w:val="28"/>
          <w:lang w:val="x-none"/>
        </w:rPr>
        <w:t xml:space="preserve">. </w:t>
      </w:r>
    </w:p>
    <w:p w14:paraId="5EC18B2D" w14:textId="77777777" w:rsidR="009C390A" w:rsidRDefault="009C390A" w:rsidP="009C390A">
      <w:pPr>
        <w:jc w:val="both"/>
        <w:rPr>
          <w:rFonts w:ascii="Arial" w:hAnsi="Arial" w:cs="Arial"/>
          <w:sz w:val="28"/>
          <w:szCs w:val="28"/>
          <w:lang w:val="x-none"/>
        </w:rPr>
      </w:pPr>
      <w:r w:rsidRPr="00894102">
        <w:rPr>
          <w:rFonts w:ascii="Arial" w:hAnsi="Arial" w:cs="Arial"/>
          <w:sz w:val="28"/>
          <w:szCs w:val="28"/>
          <w:vertAlign w:val="superscript"/>
          <w:lang w:val="x-none"/>
        </w:rPr>
        <w:lastRenderedPageBreak/>
        <w:t>109</w:t>
      </w:r>
      <w:r>
        <w:rPr>
          <w:rFonts w:ascii="Arial" w:hAnsi="Arial" w:cs="Arial"/>
          <w:sz w:val="28"/>
          <w:szCs w:val="28"/>
          <w:lang w:val="x-none"/>
        </w:rPr>
        <w:t xml:space="preserve"> </w:t>
      </w:r>
      <w:proofErr w:type="spellStart"/>
      <w:r>
        <w:rPr>
          <w:rFonts w:ascii="Arial" w:hAnsi="Arial" w:cs="Arial"/>
          <w:sz w:val="28"/>
          <w:szCs w:val="28"/>
          <w:lang w:val="x-none"/>
        </w:rPr>
        <w:t>Vakuda</w:t>
      </w:r>
      <w:proofErr w:type="spellEnd"/>
      <w:r>
        <w:rPr>
          <w:rFonts w:ascii="Arial" w:hAnsi="Arial" w:cs="Arial"/>
          <w:sz w:val="28"/>
          <w:szCs w:val="28"/>
          <w:lang w:val="x-none"/>
        </w:rPr>
        <w:t xml:space="preserve"> </w:t>
      </w:r>
      <w:proofErr w:type="spellStart"/>
      <w:r>
        <w:rPr>
          <w:rFonts w:ascii="Arial" w:hAnsi="Arial" w:cs="Arial"/>
          <w:sz w:val="28"/>
          <w:szCs w:val="28"/>
          <w:lang w:val="x-none"/>
        </w:rPr>
        <w:t>kudzokera</w:t>
      </w:r>
      <w:proofErr w:type="spellEnd"/>
      <w:r>
        <w:rPr>
          <w:rFonts w:ascii="Arial" w:hAnsi="Arial" w:cs="Arial"/>
          <w:sz w:val="28"/>
          <w:szCs w:val="28"/>
          <w:lang w:val="x-none"/>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vanopuhwa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nevanhu</w:t>
      </w:r>
      <w:proofErr w:type="spellEnd"/>
      <w:r>
        <w:rPr>
          <w:rFonts w:ascii="Arial" w:hAnsi="Arial" w:cs="Arial"/>
          <w:sz w:val="28"/>
          <w:szCs w:val="28"/>
          <w:lang w:val="x-none"/>
        </w:rPr>
        <w:t xml:space="preserve"> </w:t>
      </w:r>
      <w:proofErr w:type="spellStart"/>
      <w:r>
        <w:rPr>
          <w:rFonts w:ascii="Arial" w:hAnsi="Arial" w:cs="Arial"/>
          <w:sz w:val="28"/>
          <w:szCs w:val="28"/>
          <w:lang w:val="x-none"/>
        </w:rPr>
        <w:t>va</w:t>
      </w:r>
      <w:proofErr w:type="spellEnd"/>
      <w:r>
        <w:rPr>
          <w:rFonts w:ascii="Arial" w:hAnsi="Arial" w:cs="Arial"/>
          <w:sz w:val="28"/>
          <w:szCs w:val="28"/>
          <w:lang w:val="x-none"/>
        </w:rPr>
        <w:t xml:space="preserve">…? But </w:t>
      </w:r>
      <w:proofErr w:type="spellStart"/>
      <w:r>
        <w:rPr>
          <w:rFonts w:ascii="Arial" w:hAnsi="Arial" w:cs="Arial"/>
          <w:sz w:val="28"/>
          <w:szCs w:val="28"/>
          <w:lang w:val="x-none"/>
        </w:rPr>
        <w:t>vambova</w:t>
      </w:r>
      <w:proofErr w:type="spellEnd"/>
      <w:r>
        <w:rPr>
          <w:rFonts w:ascii="Arial" w:hAnsi="Arial" w:cs="Arial"/>
          <w:sz w:val="28"/>
          <w:szCs w:val="28"/>
          <w:lang w:val="x-none"/>
        </w:rPr>
        <w:t xml:space="preserve"> </w:t>
      </w:r>
      <w:proofErr w:type="spellStart"/>
      <w:r>
        <w:rPr>
          <w:rFonts w:ascii="Arial" w:hAnsi="Arial" w:cs="Arial"/>
          <w:sz w:val="28"/>
          <w:szCs w:val="28"/>
          <w:lang w:val="x-none"/>
        </w:rPr>
        <w:t>ivo</w:t>
      </w:r>
      <w:proofErr w:type="spellEnd"/>
      <w:r>
        <w:rPr>
          <w:rFonts w:ascii="Arial" w:hAnsi="Arial" w:cs="Arial"/>
          <w:sz w:val="28"/>
          <w:szCs w:val="28"/>
          <w:lang w:val="x-none"/>
        </w:rPr>
        <w:t xml:space="preserve"> </w:t>
      </w:r>
      <w:proofErr w:type="spellStart"/>
      <w:r>
        <w:rPr>
          <w:rFonts w:ascii="Arial" w:hAnsi="Arial" w:cs="Arial"/>
          <w:sz w:val="28"/>
          <w:szCs w:val="28"/>
          <w:lang w:val="x-none"/>
        </w:rPr>
        <w:t>vabva</w:t>
      </w:r>
      <w:proofErr w:type="spellEnd"/>
      <w:r>
        <w:rPr>
          <w:rFonts w:ascii="Arial" w:hAnsi="Arial" w:cs="Arial"/>
          <w:sz w:val="28"/>
          <w:szCs w:val="28"/>
          <w:lang w:val="x-none"/>
        </w:rPr>
        <w:t xml:space="preserve"> </w:t>
      </w:r>
      <w:proofErr w:type="spellStart"/>
      <w:r>
        <w:rPr>
          <w:rFonts w:ascii="Arial" w:hAnsi="Arial" w:cs="Arial"/>
          <w:sz w:val="28"/>
          <w:szCs w:val="28"/>
          <w:lang w:val="x-none"/>
        </w:rPr>
        <w:t>vachiganza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w:t>
      </w:r>
      <w:proofErr w:type="spellStart"/>
      <w:r>
        <w:rPr>
          <w:rFonts w:ascii="Arial" w:hAnsi="Arial" w:cs="Arial"/>
          <w:sz w:val="28"/>
          <w:szCs w:val="28"/>
          <w:lang w:val="x-none"/>
        </w:rPr>
        <w:t>Taakunoita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zviri</w:t>
      </w:r>
      <w:proofErr w:type="spellEnd"/>
      <w:r>
        <w:rPr>
          <w:rFonts w:ascii="Arial" w:hAnsi="Arial" w:cs="Arial"/>
          <w:sz w:val="28"/>
          <w:szCs w:val="28"/>
          <w:lang w:val="x-none"/>
        </w:rPr>
        <w:t xml:space="preserve"> </w:t>
      </w:r>
      <w:proofErr w:type="spellStart"/>
      <w:r>
        <w:rPr>
          <w:rFonts w:ascii="Arial" w:hAnsi="Arial" w:cs="Arial"/>
          <w:sz w:val="28"/>
          <w:szCs w:val="28"/>
          <w:lang w:val="x-none"/>
        </w:rPr>
        <w:t>kwazvo</w:t>
      </w:r>
      <w:proofErr w:type="spellEnd"/>
      <w:r>
        <w:rPr>
          <w:rFonts w:ascii="Arial" w:hAnsi="Arial" w:cs="Arial"/>
          <w:sz w:val="28"/>
          <w:szCs w:val="28"/>
          <w:lang w:val="x-none"/>
        </w:rPr>
        <w:t xml:space="preserve">.” </w:t>
      </w:r>
      <w:proofErr w:type="spellStart"/>
      <w:r>
        <w:rPr>
          <w:rFonts w:ascii="Arial" w:hAnsi="Arial" w:cs="Arial"/>
          <w:sz w:val="28"/>
          <w:szCs w:val="28"/>
          <w:lang w:val="x-none"/>
        </w:rPr>
        <w:t>Ngatinyengeterei</w:t>
      </w:r>
      <w:proofErr w:type="spellEnd"/>
      <w:r>
        <w:rPr>
          <w:rFonts w:ascii="Arial" w:hAnsi="Arial" w:cs="Arial"/>
          <w:sz w:val="28"/>
          <w:szCs w:val="28"/>
          <w:lang w:val="x-none"/>
        </w:rPr>
        <w:t xml:space="preserve"> gore </w:t>
      </w:r>
      <w:proofErr w:type="spellStart"/>
      <w:r>
        <w:rPr>
          <w:rFonts w:ascii="Arial" w:hAnsi="Arial" w:cs="Arial"/>
          <w:sz w:val="28"/>
          <w:szCs w:val="28"/>
          <w:lang w:val="x-none"/>
        </w:rPr>
        <w:t>rino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w:t>
      </w:r>
      <w:r w:rsidRPr="002271DA">
        <w:rPr>
          <w:rFonts w:ascii="Arial" w:hAnsi="Arial" w:cs="Arial"/>
          <w:sz w:val="18"/>
          <w:szCs w:val="18"/>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Ngarive</w:t>
      </w:r>
      <w:proofErr w:type="spellEnd"/>
      <w:r>
        <w:rPr>
          <w:rFonts w:ascii="Arial" w:hAnsi="Arial" w:cs="Arial"/>
          <w:sz w:val="28"/>
          <w:szCs w:val="28"/>
          <w:lang w:val="x-none"/>
        </w:rPr>
        <w:t xml:space="preserve"> gore </w:t>
      </w:r>
      <w:proofErr w:type="spellStart"/>
      <w:r>
        <w:rPr>
          <w:rFonts w:ascii="Arial" w:hAnsi="Arial" w:cs="Arial"/>
          <w:sz w:val="28"/>
          <w:szCs w:val="28"/>
          <w:lang w:val="x-none"/>
        </w:rPr>
        <w:t>resa</w:t>
      </w:r>
      <w:proofErr w:type="spellEnd"/>
      <w:r>
        <w:rPr>
          <w:rFonts w:ascii="Arial" w:hAnsi="Arial" w:cs="Arial"/>
          <w:sz w:val="28"/>
          <w:szCs w:val="28"/>
          <w:lang w:val="x-none"/>
        </w:rPr>
        <w:t xml:space="preserve">…? </w:t>
      </w:r>
      <w:r w:rsidRPr="003605AB">
        <w:rPr>
          <w:rFonts w:ascii="Arial" w:hAnsi="Arial" w:cs="Arial"/>
          <w:sz w:val="18"/>
          <w:szCs w:val="18"/>
        </w:rPr>
        <w:t>[</w:t>
      </w:r>
      <w:r>
        <w:rPr>
          <w:rFonts w:ascii="Arial" w:hAnsi="Arial" w:cs="Arial"/>
          <w:sz w:val="18"/>
          <w:szCs w:val="18"/>
        </w:rPr>
        <w:t xml:space="preserve">Apostle Gumbura and </w:t>
      </w:r>
      <w:r w:rsidRPr="003605AB">
        <w:rPr>
          <w:rFonts w:ascii="Arial" w:hAnsi="Arial" w:cs="Arial"/>
          <w:sz w:val="18"/>
          <w:szCs w:val="18"/>
        </w:rPr>
        <w:t>Congregation says, “</w:t>
      </w:r>
      <w:proofErr w:type="spellStart"/>
      <w:r>
        <w:rPr>
          <w:rFonts w:ascii="Arial" w:hAnsi="Arial" w:cs="Arial"/>
          <w:sz w:val="18"/>
          <w:szCs w:val="18"/>
        </w:rPr>
        <w:t>resanduko</w:t>
      </w:r>
      <w:proofErr w:type="spellEnd"/>
      <w:r>
        <w:rPr>
          <w:rFonts w:ascii="Arial" w:hAnsi="Arial" w:cs="Arial"/>
          <w:sz w:val="18"/>
          <w:szCs w:val="18"/>
        </w:rPr>
        <w:t>.</w:t>
      </w:r>
      <w:r w:rsidRPr="003605AB">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 xml:space="preserve">“Mwari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kukwanisa</w:t>
      </w:r>
      <w:proofErr w:type="spellEnd"/>
      <w:r>
        <w:rPr>
          <w:rFonts w:ascii="Arial" w:hAnsi="Arial" w:cs="Arial"/>
          <w:sz w:val="28"/>
          <w:szCs w:val="28"/>
          <w:lang w:val="x-none"/>
        </w:rPr>
        <w:t xml:space="preserve"> </w:t>
      </w:r>
      <w:proofErr w:type="spellStart"/>
      <w:r>
        <w:rPr>
          <w:rFonts w:ascii="Arial" w:hAnsi="Arial" w:cs="Arial"/>
          <w:sz w:val="28"/>
          <w:szCs w:val="28"/>
          <w:lang w:val="x-none"/>
        </w:rPr>
        <w:t>kuriritira</w:t>
      </w:r>
      <w:proofErr w:type="spellEnd"/>
      <w:r>
        <w:rPr>
          <w:rFonts w:ascii="Arial" w:hAnsi="Arial" w:cs="Arial"/>
          <w:sz w:val="28"/>
          <w:szCs w:val="28"/>
          <w:lang w:val="x-none"/>
        </w:rPr>
        <w:t xml:space="preserve"> </w:t>
      </w:r>
      <w:proofErr w:type="spellStart"/>
      <w:r>
        <w:rPr>
          <w:rFonts w:ascii="Arial" w:hAnsi="Arial" w:cs="Arial"/>
          <w:sz w:val="28"/>
          <w:szCs w:val="28"/>
          <w:lang w:val="x-none"/>
        </w:rPr>
        <w:t>mukadzi</w:t>
      </w:r>
      <w:proofErr w:type="spellEnd"/>
      <w:r>
        <w:rPr>
          <w:rFonts w:ascii="Arial" w:hAnsi="Arial" w:cs="Arial"/>
          <w:sz w:val="28"/>
          <w:szCs w:val="28"/>
          <w:lang w:val="x-none"/>
        </w:rPr>
        <w:t xml:space="preserve"> </w:t>
      </w:r>
      <w:proofErr w:type="spellStart"/>
      <w:r>
        <w:rPr>
          <w:rFonts w:ascii="Arial" w:hAnsi="Arial" w:cs="Arial"/>
          <w:sz w:val="28"/>
          <w:szCs w:val="28"/>
          <w:lang w:val="x-none"/>
        </w:rPr>
        <w:t>wangu</w:t>
      </w:r>
      <w:proofErr w:type="spellEnd"/>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kukwanisa</w:t>
      </w:r>
      <w:proofErr w:type="spellEnd"/>
      <w:r>
        <w:rPr>
          <w:rFonts w:ascii="Arial" w:hAnsi="Arial" w:cs="Arial"/>
          <w:sz w:val="28"/>
          <w:szCs w:val="28"/>
          <w:lang w:val="x-none"/>
        </w:rPr>
        <w:t xml:space="preserve"> </w:t>
      </w:r>
      <w:proofErr w:type="spellStart"/>
      <w:r>
        <w:rPr>
          <w:rFonts w:ascii="Arial" w:hAnsi="Arial" w:cs="Arial"/>
          <w:sz w:val="28"/>
          <w:szCs w:val="28"/>
          <w:lang w:val="x-none"/>
        </w:rPr>
        <w:t>kuriritira</w:t>
      </w:r>
      <w:proofErr w:type="spellEnd"/>
      <w:r>
        <w:rPr>
          <w:rFonts w:ascii="Arial" w:hAnsi="Arial" w:cs="Arial"/>
          <w:sz w:val="28"/>
          <w:szCs w:val="28"/>
          <w:lang w:val="x-none"/>
        </w:rPr>
        <w:t xml:space="preserve"> </w:t>
      </w:r>
      <w:proofErr w:type="spellStart"/>
      <w:r>
        <w:rPr>
          <w:rFonts w:ascii="Arial" w:hAnsi="Arial" w:cs="Arial"/>
          <w:sz w:val="28"/>
          <w:szCs w:val="28"/>
          <w:lang w:val="x-none"/>
        </w:rPr>
        <w:t>mhuri</w:t>
      </w:r>
      <w:proofErr w:type="spellEnd"/>
      <w:r>
        <w:rPr>
          <w:rFonts w:ascii="Arial" w:hAnsi="Arial" w:cs="Arial"/>
          <w:sz w:val="28"/>
          <w:szCs w:val="28"/>
          <w:lang w:val="x-none"/>
        </w:rPr>
        <w:t xml:space="preserve"> </w:t>
      </w:r>
      <w:proofErr w:type="spellStart"/>
      <w:r>
        <w:rPr>
          <w:rFonts w:ascii="Arial" w:hAnsi="Arial" w:cs="Arial"/>
          <w:sz w:val="28"/>
          <w:szCs w:val="28"/>
          <w:lang w:val="x-none"/>
        </w:rPr>
        <w:t>yangu</w:t>
      </w:r>
      <w:proofErr w:type="spellEnd"/>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vakure</w:t>
      </w:r>
      <w:proofErr w:type="spellEnd"/>
      <w:r>
        <w:rPr>
          <w:rFonts w:ascii="Arial" w:hAnsi="Arial" w:cs="Arial"/>
          <w:sz w:val="28"/>
          <w:szCs w:val="28"/>
          <w:lang w:val="x-none"/>
        </w:rPr>
        <w:t xml:space="preserve"> </w:t>
      </w:r>
      <w:proofErr w:type="spellStart"/>
      <w:r>
        <w:rPr>
          <w:rFonts w:ascii="Arial" w:hAnsi="Arial" w:cs="Arial"/>
          <w:sz w:val="28"/>
          <w:szCs w:val="28"/>
          <w:lang w:val="x-none"/>
        </w:rPr>
        <w:t>vachitya</w:t>
      </w:r>
      <w:proofErr w:type="spellEnd"/>
      <w:r>
        <w:rPr>
          <w:rFonts w:ascii="Arial" w:hAnsi="Arial" w:cs="Arial"/>
          <w:sz w:val="28"/>
          <w:szCs w:val="28"/>
          <w:lang w:val="x-none"/>
        </w:rPr>
        <w:t xml:space="preserve"> Mwari </w:t>
      </w:r>
      <w:proofErr w:type="spellStart"/>
      <w:r>
        <w:rPr>
          <w:rFonts w:ascii="Arial" w:hAnsi="Arial" w:cs="Arial"/>
          <w:sz w:val="28"/>
          <w:szCs w:val="28"/>
          <w:lang w:val="x-none"/>
        </w:rPr>
        <w:t>wangu</w:t>
      </w:r>
      <w:proofErr w:type="spellEnd"/>
      <w:r>
        <w:rPr>
          <w:rFonts w:ascii="Arial" w:hAnsi="Arial" w:cs="Arial"/>
          <w:sz w:val="28"/>
          <w:szCs w:val="28"/>
          <w:lang w:val="x-none"/>
        </w:rPr>
        <w:t xml:space="preserve">.” Hallelujah!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w:t>
      </w:r>
    </w:p>
    <w:p w14:paraId="42052174" w14:textId="77777777" w:rsidR="009C390A" w:rsidRDefault="009C390A" w:rsidP="009C390A">
      <w:pPr>
        <w:jc w:val="both"/>
        <w:rPr>
          <w:rFonts w:ascii="Arial" w:hAnsi="Arial" w:cs="Arial"/>
          <w:bCs/>
          <w:sz w:val="28"/>
          <w:szCs w:val="28"/>
          <w:lang w:val="x-none"/>
        </w:rPr>
      </w:pPr>
      <w:r w:rsidRPr="00894102">
        <w:rPr>
          <w:rFonts w:ascii="Arial" w:hAnsi="Arial" w:cs="Arial"/>
          <w:sz w:val="28"/>
          <w:szCs w:val="28"/>
          <w:vertAlign w:val="superscript"/>
          <w:lang w:val="x-none"/>
        </w:rPr>
        <w:t>110</w:t>
      </w:r>
      <w:r>
        <w:rPr>
          <w:rFonts w:ascii="Arial" w:hAnsi="Arial" w:cs="Arial"/>
          <w:sz w:val="28"/>
          <w:szCs w:val="28"/>
          <w:lang w:val="x-none"/>
        </w:rPr>
        <w:t xml:space="preserve"> </w:t>
      </w:r>
      <w:proofErr w:type="spellStart"/>
      <w:r>
        <w:rPr>
          <w:rFonts w:ascii="Arial" w:hAnsi="Arial" w:cs="Arial"/>
          <w:sz w:val="28"/>
          <w:szCs w:val="28"/>
          <w:lang w:val="x-none"/>
        </w:rPr>
        <w:t>VaKorinde</w:t>
      </w:r>
      <w:proofErr w:type="spellEnd"/>
      <w:r>
        <w:rPr>
          <w:rFonts w:ascii="Arial" w:hAnsi="Arial" w:cs="Arial"/>
          <w:sz w:val="28"/>
          <w:szCs w:val="28"/>
          <w:lang w:val="x-none"/>
        </w:rPr>
        <w:t xml:space="preserve"> </w:t>
      </w:r>
      <w:proofErr w:type="spellStart"/>
      <w:r>
        <w:rPr>
          <w:rFonts w:ascii="Arial" w:hAnsi="Arial" w:cs="Arial"/>
          <w:sz w:val="28"/>
          <w:szCs w:val="28"/>
          <w:lang w:val="x-none"/>
        </w:rPr>
        <w:t>vekutanga</w:t>
      </w:r>
      <w:proofErr w:type="spellEnd"/>
      <w:r>
        <w:rPr>
          <w:rFonts w:ascii="Arial" w:hAnsi="Arial" w:cs="Arial"/>
          <w:sz w:val="28"/>
          <w:szCs w:val="2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kuVaKorinde</w:t>
      </w:r>
      <w:proofErr w:type="spellEnd"/>
      <w:r>
        <w:rPr>
          <w:rFonts w:ascii="Arial" w:hAnsi="Arial" w:cs="Arial"/>
          <w:sz w:val="28"/>
          <w:szCs w:val="28"/>
          <w:lang w:val="x-none"/>
        </w:rPr>
        <w:t xml:space="preserve"> </w:t>
      </w:r>
      <w:proofErr w:type="spellStart"/>
      <w:r>
        <w:rPr>
          <w:rFonts w:ascii="Arial" w:hAnsi="Arial" w:cs="Arial"/>
          <w:sz w:val="28"/>
          <w:szCs w:val="28"/>
          <w:lang w:val="x-none"/>
        </w:rPr>
        <w:t>vekutanga</w:t>
      </w:r>
      <w:proofErr w:type="spellEnd"/>
      <w:r>
        <w:rPr>
          <w:rFonts w:ascii="Arial" w:hAnsi="Arial" w:cs="Arial"/>
          <w:sz w:val="28"/>
          <w:szCs w:val="28"/>
          <w:lang w:val="x-none"/>
        </w:rPr>
        <w:t xml:space="preserve">. Ini </w:t>
      </w:r>
      <w:proofErr w:type="spellStart"/>
      <w:r>
        <w:rPr>
          <w:rFonts w:ascii="Arial" w:hAnsi="Arial" w:cs="Arial"/>
          <w:sz w:val="28"/>
          <w:szCs w:val="28"/>
          <w:lang w:val="x-none"/>
        </w:rPr>
        <w:t>ndonakidzwa</w:t>
      </w:r>
      <w:proofErr w:type="spellEnd"/>
      <w:r>
        <w:rPr>
          <w:rFonts w:ascii="Arial" w:hAnsi="Arial" w:cs="Arial"/>
          <w:sz w:val="28"/>
          <w:szCs w:val="28"/>
          <w:lang w:val="x-none"/>
        </w:rPr>
        <w:t xml:space="preserve"> </w:t>
      </w:r>
      <w:proofErr w:type="spellStart"/>
      <w:r>
        <w:rPr>
          <w:rFonts w:ascii="Arial" w:hAnsi="Arial" w:cs="Arial"/>
          <w:sz w:val="28"/>
          <w:szCs w:val="28"/>
          <w:lang w:val="x-none"/>
        </w:rPr>
        <w:t>hangu</w:t>
      </w:r>
      <w:proofErr w:type="spellEnd"/>
      <w:r>
        <w:rPr>
          <w:rFonts w:ascii="Arial" w:hAnsi="Arial" w:cs="Arial"/>
          <w:sz w:val="28"/>
          <w:szCs w:val="28"/>
          <w:lang w:val="x-none"/>
        </w:rPr>
        <w:t xml:space="preserve"> </w:t>
      </w:r>
      <w:proofErr w:type="spellStart"/>
      <w:r>
        <w:rPr>
          <w:rFonts w:ascii="Arial" w:hAnsi="Arial" w:cs="Arial"/>
          <w:sz w:val="28"/>
          <w:szCs w:val="28"/>
          <w:lang w:val="x-none"/>
        </w:rPr>
        <w:t>nemaGwaro</w:t>
      </w:r>
      <w:proofErr w:type="spellEnd"/>
      <w:r>
        <w:rPr>
          <w:rFonts w:ascii="Arial" w:hAnsi="Arial" w:cs="Arial"/>
          <w:sz w:val="28"/>
          <w:szCs w:val="28"/>
          <w:lang w:val="x-none"/>
        </w:rPr>
        <w:t xml:space="preserve">, </w:t>
      </w:r>
      <w:proofErr w:type="spellStart"/>
      <w:r>
        <w:rPr>
          <w:rFonts w:ascii="Arial" w:hAnsi="Arial" w:cs="Arial"/>
          <w:sz w:val="28"/>
          <w:szCs w:val="28"/>
          <w:lang w:val="x-none"/>
        </w:rPr>
        <w:t>hameno</w:t>
      </w:r>
      <w:proofErr w:type="spellEnd"/>
      <w:r>
        <w:rPr>
          <w:rFonts w:ascii="Arial" w:hAnsi="Arial" w:cs="Arial"/>
          <w:sz w:val="28"/>
          <w:szCs w:val="28"/>
          <w:lang w:val="x-none"/>
        </w:rPr>
        <w:t xml:space="preserve">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MaGwaro</w:t>
      </w:r>
      <w:proofErr w:type="spellEnd"/>
      <w:r>
        <w:rPr>
          <w:rFonts w:ascii="Arial" w:hAnsi="Arial" w:cs="Arial"/>
          <w:sz w:val="28"/>
          <w:szCs w:val="28"/>
          <w:lang w:val="x-none"/>
        </w:rPr>
        <w:t xml:space="preserve"> </w:t>
      </w:r>
      <w:proofErr w:type="spellStart"/>
      <w:r>
        <w:rPr>
          <w:rFonts w:ascii="Arial" w:hAnsi="Arial" w:cs="Arial"/>
          <w:sz w:val="28"/>
          <w:szCs w:val="28"/>
          <w:lang w:val="x-none"/>
        </w:rPr>
        <w:t>aunofanira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kugara</w:t>
      </w:r>
      <w:proofErr w:type="spellEnd"/>
      <w:r>
        <w:rPr>
          <w:rFonts w:ascii="Arial" w:hAnsi="Arial" w:cs="Arial"/>
          <w:sz w:val="28"/>
          <w:szCs w:val="28"/>
          <w:lang w:val="x-none"/>
        </w:rPr>
        <w:t xml:space="preserve"> </w:t>
      </w:r>
      <w:proofErr w:type="spellStart"/>
      <w:r>
        <w:rPr>
          <w:rFonts w:ascii="Arial" w:hAnsi="Arial" w:cs="Arial"/>
          <w:sz w:val="28"/>
          <w:szCs w:val="28"/>
          <w:lang w:val="x-none"/>
        </w:rPr>
        <w:t>unawo</w:t>
      </w:r>
      <w:proofErr w:type="spellEnd"/>
      <w:r>
        <w:rPr>
          <w:rFonts w:ascii="Arial" w:hAnsi="Arial" w:cs="Arial"/>
          <w:sz w:val="28"/>
          <w:szCs w:val="28"/>
          <w:lang w:val="x-none"/>
        </w:rPr>
        <w:t xml:space="preserve"> </w:t>
      </w:r>
      <w:proofErr w:type="spellStart"/>
      <w:r>
        <w:rPr>
          <w:rFonts w:ascii="Arial" w:hAnsi="Arial" w:cs="Arial"/>
          <w:sz w:val="28"/>
          <w:szCs w:val="28"/>
          <w:lang w:val="x-none"/>
        </w:rPr>
        <w:t>ugodzidzisawo</w:t>
      </w:r>
      <w:proofErr w:type="spellEnd"/>
      <w:r>
        <w:rPr>
          <w:rFonts w:ascii="Arial" w:hAnsi="Arial" w:cs="Arial"/>
          <w:sz w:val="28"/>
          <w:szCs w:val="28"/>
          <w:lang w:val="x-none"/>
        </w:rPr>
        <w:t xml:space="preserve"> </w:t>
      </w:r>
      <w:proofErr w:type="spellStart"/>
      <w:r>
        <w:rPr>
          <w:rFonts w:ascii="Arial" w:hAnsi="Arial" w:cs="Arial"/>
          <w:sz w:val="28"/>
          <w:szCs w:val="28"/>
          <w:lang w:val="x-none"/>
        </w:rPr>
        <w:t>mhuri</w:t>
      </w:r>
      <w:proofErr w:type="spellEnd"/>
      <w:r>
        <w:rPr>
          <w:rFonts w:ascii="Arial" w:hAnsi="Arial" w:cs="Arial"/>
          <w:sz w:val="28"/>
          <w:szCs w:val="28"/>
          <w:lang w:val="x-none"/>
        </w:rPr>
        <w:t xml:space="preserve"> </w:t>
      </w:r>
      <w:proofErr w:type="spellStart"/>
      <w:r>
        <w:rPr>
          <w:rFonts w:ascii="Arial" w:hAnsi="Arial" w:cs="Arial"/>
          <w:sz w:val="28"/>
          <w:szCs w:val="28"/>
          <w:lang w:val="x-none"/>
        </w:rPr>
        <w:t>yako</w:t>
      </w:r>
      <w:proofErr w:type="spellEnd"/>
      <w:r>
        <w:rPr>
          <w:rFonts w:ascii="Arial" w:hAnsi="Arial" w:cs="Arial"/>
          <w:sz w:val="28"/>
          <w:szCs w:val="28"/>
          <w:lang w:val="x-none"/>
        </w:rPr>
        <w:t xml:space="preserve">. </w:t>
      </w:r>
      <w:proofErr w:type="spellStart"/>
      <w:r>
        <w:rPr>
          <w:rFonts w:ascii="Arial" w:hAnsi="Arial" w:cs="Arial"/>
          <w:sz w:val="28"/>
          <w:szCs w:val="28"/>
          <w:lang w:val="x-none"/>
        </w:rPr>
        <w:t>Handitika</w:t>
      </w:r>
      <w:proofErr w:type="spellEnd"/>
      <w:r>
        <w:rPr>
          <w:rFonts w:ascii="Arial" w:hAnsi="Arial" w:cs="Arial"/>
          <w:sz w:val="28"/>
          <w:szCs w:val="28"/>
          <w:lang w:val="x-none"/>
        </w:rPr>
        <w:t xml:space="preserve">? </w:t>
      </w:r>
      <w:r w:rsidRPr="003605AB">
        <w:rPr>
          <w:rFonts w:ascii="Arial" w:hAnsi="Arial" w:cs="Arial"/>
          <w:sz w:val="18"/>
          <w:szCs w:val="18"/>
        </w:rPr>
        <w:t>[Congregation says, “Amen</w:t>
      </w:r>
      <w:r>
        <w:rPr>
          <w:rFonts w:ascii="Arial" w:hAnsi="Arial" w:cs="Arial"/>
          <w:sz w:val="18"/>
          <w:szCs w:val="18"/>
        </w:rPr>
        <w:t>.</w:t>
      </w:r>
      <w:r w:rsidRPr="003605AB">
        <w:rPr>
          <w:rFonts w:ascii="Arial" w:hAnsi="Arial" w:cs="Arial"/>
          <w:sz w:val="18"/>
          <w:szCs w:val="18"/>
        </w:rPr>
        <w:t>”]</w:t>
      </w:r>
      <w:r>
        <w:rPr>
          <w:rFonts w:ascii="Arial" w:hAnsi="Arial" w:cs="Arial"/>
          <w:sz w:val="28"/>
          <w:szCs w:val="28"/>
          <w:lang w:val="x-none"/>
        </w:rPr>
        <w:t xml:space="preserve"> Very nice teaching. </w:t>
      </w:r>
      <w:proofErr w:type="spellStart"/>
      <w:r>
        <w:rPr>
          <w:rFonts w:ascii="Arial" w:hAnsi="Arial" w:cs="Arial"/>
          <w:sz w:val="28"/>
          <w:szCs w:val="28"/>
          <w:lang w:val="x-none"/>
        </w:rPr>
        <w:t>VaKorinde</w:t>
      </w:r>
      <w:proofErr w:type="spellEnd"/>
      <w:r>
        <w:rPr>
          <w:rFonts w:ascii="Arial" w:hAnsi="Arial" w:cs="Arial"/>
          <w:sz w:val="28"/>
          <w:szCs w:val="28"/>
          <w:lang w:val="x-none"/>
        </w:rPr>
        <w:t xml:space="preserve"> </w:t>
      </w:r>
      <w:proofErr w:type="spellStart"/>
      <w:r>
        <w:rPr>
          <w:rFonts w:ascii="Arial" w:hAnsi="Arial" w:cs="Arial"/>
          <w:sz w:val="28"/>
          <w:szCs w:val="28"/>
          <w:lang w:val="x-none"/>
        </w:rPr>
        <w:t>vekutanga</w:t>
      </w:r>
      <w:proofErr w:type="spellEnd"/>
      <w:r>
        <w:rPr>
          <w:rFonts w:ascii="Arial" w:hAnsi="Arial" w:cs="Arial"/>
          <w:sz w:val="28"/>
          <w:szCs w:val="28"/>
          <w:lang w:val="x-none"/>
        </w:rPr>
        <w:t xml:space="preserve"> chapter 12. </w:t>
      </w:r>
      <w:proofErr w:type="spellStart"/>
      <w:r>
        <w:rPr>
          <w:rFonts w:ascii="Arial" w:hAnsi="Arial" w:cs="Arial"/>
          <w:sz w:val="28"/>
          <w:szCs w:val="28"/>
          <w:lang w:val="x-none"/>
        </w:rPr>
        <w:t>Hatinzwei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bCs/>
          <w:sz w:val="28"/>
          <w:szCs w:val="28"/>
          <w:lang w:val="x-none"/>
        </w:rPr>
        <w:t>Bhaibheri</w:t>
      </w:r>
      <w:proofErr w:type="spellEnd"/>
      <w:r>
        <w:rPr>
          <w:rFonts w:ascii="Arial" w:hAnsi="Arial" w:cs="Arial"/>
          <w:bCs/>
          <w:sz w:val="28"/>
          <w:szCs w:val="28"/>
          <w:lang w:val="x-none"/>
        </w:rPr>
        <w:t xml:space="preserve"> </w:t>
      </w:r>
      <w:proofErr w:type="spellStart"/>
      <w:r>
        <w:rPr>
          <w:rFonts w:ascii="Arial" w:hAnsi="Arial" w:cs="Arial"/>
          <w:bCs/>
          <w:sz w:val="28"/>
          <w:szCs w:val="28"/>
          <w:lang w:val="x-none"/>
        </w:rPr>
        <w:t>rinoti</w:t>
      </w:r>
      <w:proofErr w:type="spellEnd"/>
      <w:r>
        <w:rPr>
          <w:rFonts w:ascii="Arial" w:hAnsi="Arial" w:cs="Arial"/>
          <w:bCs/>
          <w:sz w:val="28"/>
          <w:szCs w:val="28"/>
          <w:lang w:val="x-none"/>
        </w:rPr>
        <w:t xml:space="preserve"> </w:t>
      </w:r>
      <w:proofErr w:type="spellStart"/>
      <w:r>
        <w:rPr>
          <w:rFonts w:ascii="Arial" w:hAnsi="Arial" w:cs="Arial"/>
          <w:bCs/>
          <w:sz w:val="28"/>
          <w:szCs w:val="28"/>
          <w:lang w:val="x-none"/>
        </w:rPr>
        <w:t>kudii</w:t>
      </w:r>
      <w:proofErr w:type="spellEnd"/>
      <w:r>
        <w:rPr>
          <w:rFonts w:ascii="Arial" w:hAnsi="Arial" w:cs="Arial"/>
          <w:bCs/>
          <w:sz w:val="28"/>
          <w:szCs w:val="28"/>
          <w:lang w:val="x-none"/>
        </w:rPr>
        <w:t xml:space="preserve">…? </w:t>
      </w:r>
      <w:proofErr w:type="spellStart"/>
      <w:r>
        <w:rPr>
          <w:rFonts w:ascii="Arial" w:hAnsi="Arial" w:cs="Arial"/>
          <w:bCs/>
          <w:sz w:val="28"/>
          <w:szCs w:val="28"/>
          <w:lang w:val="x-none"/>
        </w:rPr>
        <w:t>Tasvika</w:t>
      </w:r>
      <w:proofErr w:type="spellEnd"/>
      <w:r>
        <w:rPr>
          <w:rFonts w:ascii="Arial" w:hAnsi="Arial" w:cs="Arial"/>
          <w:bCs/>
          <w:sz w:val="28"/>
          <w:szCs w:val="28"/>
          <w:lang w:val="x-none"/>
        </w:rPr>
        <w:t>?</w:t>
      </w:r>
    </w:p>
    <w:p w14:paraId="38363ED4" w14:textId="77777777" w:rsidR="00E87490" w:rsidRDefault="00E87490" w:rsidP="00E87490">
      <w:pPr>
        <w:jc w:val="both"/>
        <w:rPr>
          <w:rFonts w:ascii="Arial" w:hAnsi="Arial" w:cs="Arial"/>
          <w:sz w:val="28"/>
          <w:szCs w:val="28"/>
        </w:rPr>
      </w:pPr>
      <w:r>
        <w:rPr>
          <w:rFonts w:ascii="Arial" w:hAnsi="Arial" w:cs="Arial"/>
          <w:sz w:val="28"/>
          <w:szCs w:val="28"/>
          <w:vertAlign w:val="superscript"/>
          <w:lang w:val="en-GB"/>
        </w:rPr>
        <w:t xml:space="preserve">111 </w:t>
      </w:r>
      <w:r w:rsidRPr="00FF638B">
        <w:rPr>
          <w:rFonts w:ascii="Arial" w:hAnsi="Arial" w:cs="Arial"/>
          <w:sz w:val="18"/>
          <w:szCs w:val="18"/>
          <w:lang w:val="en-GB"/>
        </w:rPr>
        <w:t>[Congregation says, “Amen.”]</w:t>
      </w:r>
      <w:r>
        <w:rPr>
          <w:rFonts w:ascii="Arial" w:hAnsi="Arial" w:cs="Arial"/>
          <w:sz w:val="18"/>
          <w:szCs w:val="18"/>
          <w:lang w:val="en-GB"/>
        </w:rPr>
        <w:t xml:space="preserve"> </w:t>
      </w:r>
      <w:r>
        <w:rPr>
          <w:rFonts w:ascii="Arial" w:hAnsi="Arial" w:cs="Arial"/>
          <w:sz w:val="28"/>
          <w:szCs w:val="28"/>
          <w:lang w:val="en-GB"/>
        </w:rPr>
        <w:t xml:space="preserve">Very nice teaching. </w:t>
      </w:r>
      <w:proofErr w:type="spellStart"/>
      <w:r w:rsidRPr="004C522F">
        <w:rPr>
          <w:rFonts w:ascii="Arial" w:hAnsi="Arial" w:cs="Arial"/>
          <w:sz w:val="28"/>
          <w:szCs w:val="28"/>
          <w:lang w:val="en-GB"/>
        </w:rPr>
        <w:t>VaKorin</w:t>
      </w:r>
      <w:r>
        <w:rPr>
          <w:rFonts w:ascii="Arial" w:hAnsi="Arial" w:cs="Arial"/>
          <w:sz w:val="28"/>
          <w:szCs w:val="28"/>
          <w:lang w:val="en-GB"/>
        </w:rPr>
        <w:t>d</w:t>
      </w:r>
      <w:r w:rsidRPr="004C522F">
        <w:rPr>
          <w:rFonts w:ascii="Arial" w:hAnsi="Arial" w:cs="Arial"/>
          <w:sz w:val="28"/>
          <w:szCs w:val="28"/>
          <w:lang w:val="en-GB"/>
        </w:rPr>
        <w:t>e</w:t>
      </w:r>
      <w:proofErr w:type="spellEnd"/>
      <w:r w:rsidRPr="004C522F">
        <w:rPr>
          <w:rFonts w:ascii="Arial" w:hAnsi="Arial" w:cs="Arial"/>
          <w:sz w:val="28"/>
          <w:szCs w:val="28"/>
          <w:lang w:val="en-GB"/>
        </w:rPr>
        <w:t xml:space="preserve"> </w:t>
      </w:r>
      <w:proofErr w:type="spellStart"/>
      <w:r w:rsidRPr="004C522F">
        <w:rPr>
          <w:rFonts w:ascii="Arial" w:hAnsi="Arial" w:cs="Arial"/>
          <w:sz w:val="28"/>
          <w:szCs w:val="28"/>
          <w:lang w:val="en-GB"/>
        </w:rPr>
        <w:t>vekutanga</w:t>
      </w:r>
      <w:proofErr w:type="spellEnd"/>
      <w:r w:rsidRPr="004C522F">
        <w:rPr>
          <w:rFonts w:ascii="Arial" w:hAnsi="Arial" w:cs="Arial"/>
          <w:sz w:val="28"/>
          <w:szCs w:val="28"/>
          <w:lang w:val="en-GB"/>
        </w:rPr>
        <w:t xml:space="preserve">, chapter 12. </w:t>
      </w:r>
      <w:proofErr w:type="spellStart"/>
      <w:r w:rsidRPr="004C522F">
        <w:rPr>
          <w:rFonts w:ascii="Arial" w:hAnsi="Arial" w:cs="Arial"/>
          <w:sz w:val="28"/>
          <w:szCs w:val="28"/>
          <w:lang w:val="en-GB"/>
        </w:rPr>
        <w:t>Hatinzweyi</w:t>
      </w:r>
      <w:proofErr w:type="spellEnd"/>
      <w:r w:rsidRPr="004C522F">
        <w:rPr>
          <w:rFonts w:ascii="Arial" w:hAnsi="Arial" w:cs="Arial"/>
          <w:sz w:val="28"/>
          <w:szCs w:val="28"/>
          <w:lang w:val="en-GB"/>
        </w:rPr>
        <w:t xml:space="preserve"> </w:t>
      </w:r>
      <w:proofErr w:type="spellStart"/>
      <w:r w:rsidRPr="004C522F">
        <w:rPr>
          <w:rFonts w:ascii="Arial" w:hAnsi="Arial" w:cs="Arial"/>
          <w:sz w:val="28"/>
          <w:szCs w:val="28"/>
          <w:lang w:val="en-GB"/>
        </w:rPr>
        <w:t>kuti</w:t>
      </w:r>
      <w:proofErr w:type="spellEnd"/>
      <w:r w:rsidRPr="004C522F">
        <w:rPr>
          <w:rFonts w:ascii="Arial" w:hAnsi="Arial" w:cs="Arial"/>
          <w:sz w:val="28"/>
          <w:szCs w:val="28"/>
          <w:lang w:val="en-GB"/>
        </w:rPr>
        <w:t xml:space="preserve"> Bhaibhiri </w:t>
      </w:r>
      <w:proofErr w:type="spellStart"/>
      <w:r w:rsidRPr="004C522F">
        <w:rPr>
          <w:rFonts w:ascii="Arial" w:hAnsi="Arial" w:cs="Arial"/>
          <w:sz w:val="28"/>
          <w:szCs w:val="28"/>
          <w:lang w:val="en-GB"/>
        </w:rPr>
        <w:t>rinoti</w:t>
      </w:r>
      <w:proofErr w:type="spellEnd"/>
      <w:r w:rsidRPr="004C522F">
        <w:rPr>
          <w:rFonts w:ascii="Arial" w:hAnsi="Arial" w:cs="Arial"/>
          <w:sz w:val="28"/>
          <w:szCs w:val="28"/>
          <w:lang w:val="en-GB"/>
        </w:rPr>
        <w:t xml:space="preserve"> </w:t>
      </w:r>
      <w:proofErr w:type="spellStart"/>
      <w:r w:rsidRPr="004C522F">
        <w:rPr>
          <w:rFonts w:ascii="Arial" w:hAnsi="Arial" w:cs="Arial"/>
          <w:sz w:val="28"/>
          <w:szCs w:val="28"/>
          <w:lang w:val="en-GB"/>
        </w:rPr>
        <w:t>kudii</w:t>
      </w:r>
      <w:proofErr w:type="spellEnd"/>
      <w:r>
        <w:rPr>
          <w:rFonts w:ascii="Arial" w:hAnsi="Arial" w:cs="Arial"/>
          <w:sz w:val="28"/>
          <w:szCs w:val="28"/>
          <w:lang w:val="en-GB"/>
        </w:rPr>
        <w:t>.</w:t>
      </w:r>
      <w:r w:rsidRPr="004C522F">
        <w:rPr>
          <w:rFonts w:ascii="Arial" w:hAnsi="Arial" w:cs="Arial"/>
          <w:sz w:val="28"/>
          <w:szCs w:val="28"/>
          <w:lang w:val="en-GB"/>
        </w:rPr>
        <w:t xml:space="preserve"> </w:t>
      </w:r>
      <w:proofErr w:type="spellStart"/>
      <w:r w:rsidRPr="008063A3">
        <w:rPr>
          <w:rFonts w:ascii="Arial" w:hAnsi="Arial" w:cs="Arial"/>
          <w:sz w:val="28"/>
          <w:szCs w:val="28"/>
        </w:rPr>
        <w:t>Tasvika</w:t>
      </w:r>
      <w:proofErr w:type="spellEnd"/>
      <w:r w:rsidRPr="008063A3">
        <w:rPr>
          <w:rFonts w:ascii="Arial" w:hAnsi="Arial" w:cs="Arial"/>
          <w:sz w:val="28"/>
          <w:szCs w:val="28"/>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sidRPr="008063A3">
        <w:rPr>
          <w:rFonts w:ascii="Arial" w:hAnsi="Arial" w:cs="Arial"/>
          <w:sz w:val="28"/>
          <w:szCs w:val="28"/>
        </w:rPr>
        <w:t>Ndoda</w:t>
      </w:r>
      <w:proofErr w:type="spellEnd"/>
      <w:r w:rsidRPr="008063A3">
        <w:rPr>
          <w:rFonts w:ascii="Arial" w:hAnsi="Arial" w:cs="Arial"/>
          <w:sz w:val="28"/>
          <w:szCs w:val="28"/>
        </w:rPr>
        <w:t xml:space="preserve"> verse </w:t>
      </w:r>
      <w:proofErr w:type="spellStart"/>
      <w:r w:rsidRPr="008063A3">
        <w:rPr>
          <w:rFonts w:ascii="Arial" w:hAnsi="Arial" w:cs="Arial"/>
          <w:sz w:val="28"/>
          <w:szCs w:val="28"/>
        </w:rPr>
        <w:t>ya</w:t>
      </w:r>
      <w:proofErr w:type="spellEnd"/>
      <w:r w:rsidRPr="008063A3">
        <w:rPr>
          <w:rFonts w:ascii="Arial" w:hAnsi="Arial" w:cs="Arial"/>
          <w:sz w:val="28"/>
          <w:szCs w:val="28"/>
        </w:rPr>
        <w:t xml:space="preserve">… </w:t>
      </w:r>
      <w:proofErr w:type="spellStart"/>
      <w:r w:rsidRPr="008063A3">
        <w:rPr>
          <w:rFonts w:ascii="Arial" w:hAnsi="Arial" w:cs="Arial"/>
          <w:sz w:val="28"/>
          <w:szCs w:val="28"/>
        </w:rPr>
        <w:t>VaKorin</w:t>
      </w:r>
      <w:r>
        <w:rPr>
          <w:rFonts w:ascii="Arial" w:hAnsi="Arial" w:cs="Arial"/>
          <w:sz w:val="28"/>
          <w:szCs w:val="28"/>
        </w:rPr>
        <w:t>d</w:t>
      </w:r>
      <w:r w:rsidRPr="008063A3">
        <w:rPr>
          <w:rFonts w:ascii="Arial" w:hAnsi="Arial" w:cs="Arial"/>
          <w:sz w:val="28"/>
          <w:szCs w:val="28"/>
        </w:rPr>
        <w:t>e</w:t>
      </w:r>
      <w:proofErr w:type="spellEnd"/>
      <w:r w:rsidRPr="008063A3">
        <w:rPr>
          <w:rFonts w:ascii="Arial" w:hAnsi="Arial" w:cs="Arial"/>
          <w:sz w:val="28"/>
          <w:szCs w:val="28"/>
        </w:rPr>
        <w:t xml:space="preserve"> </w:t>
      </w:r>
      <w:proofErr w:type="spellStart"/>
      <w:r w:rsidRPr="008063A3">
        <w:rPr>
          <w:rFonts w:ascii="Arial" w:hAnsi="Arial" w:cs="Arial"/>
          <w:sz w:val="28"/>
          <w:szCs w:val="28"/>
        </w:rPr>
        <w:t>vechipiri</w:t>
      </w:r>
      <w:proofErr w:type="spellEnd"/>
      <w:r w:rsidRPr="008063A3">
        <w:rPr>
          <w:rFonts w:ascii="Arial" w:hAnsi="Arial" w:cs="Arial"/>
          <w:sz w:val="28"/>
          <w:szCs w:val="28"/>
        </w:rPr>
        <w:t xml:space="preserve">, </w:t>
      </w:r>
      <w:commentRangeStart w:id="52"/>
      <w:proofErr w:type="spellStart"/>
      <w:r w:rsidRPr="008063A3">
        <w:rPr>
          <w:rFonts w:ascii="Arial" w:hAnsi="Arial" w:cs="Arial"/>
          <w:sz w:val="28"/>
          <w:szCs w:val="28"/>
        </w:rPr>
        <w:t>hatisaenda</w:t>
      </w:r>
      <w:proofErr w:type="spellEnd"/>
      <w:r w:rsidRPr="008063A3">
        <w:rPr>
          <w:rFonts w:ascii="Arial" w:hAnsi="Arial" w:cs="Arial"/>
          <w:sz w:val="28"/>
          <w:szCs w:val="28"/>
        </w:rPr>
        <w:t xml:space="preserve"> …?...</w:t>
      </w:r>
      <w:commentRangeEnd w:id="52"/>
      <w:r>
        <w:rPr>
          <w:rStyle w:val="CommentReference"/>
        </w:rPr>
        <w:commentReference w:id="52"/>
      </w:r>
      <w:r w:rsidRPr="008063A3">
        <w:rPr>
          <w:rFonts w:ascii="Arial" w:hAnsi="Arial" w:cs="Arial"/>
          <w:sz w:val="28"/>
          <w:szCs w:val="28"/>
        </w:rPr>
        <w:t xml:space="preserve"> </w:t>
      </w:r>
      <w:proofErr w:type="spellStart"/>
      <w:r w:rsidRPr="00723F60">
        <w:rPr>
          <w:rFonts w:ascii="Arial" w:hAnsi="Arial" w:cs="Arial"/>
          <w:sz w:val="28"/>
          <w:szCs w:val="28"/>
        </w:rPr>
        <w:t>VaKorin</w:t>
      </w:r>
      <w:r>
        <w:rPr>
          <w:rFonts w:ascii="Arial" w:hAnsi="Arial" w:cs="Arial"/>
          <w:sz w:val="28"/>
          <w:szCs w:val="28"/>
        </w:rPr>
        <w:t>d</w:t>
      </w:r>
      <w:r w:rsidRPr="00723F60">
        <w:rPr>
          <w:rFonts w:ascii="Arial" w:hAnsi="Arial" w:cs="Arial"/>
          <w:sz w:val="28"/>
          <w:szCs w:val="28"/>
        </w:rPr>
        <w:t>e</w:t>
      </w:r>
      <w:proofErr w:type="spellEnd"/>
      <w:r w:rsidRPr="00723F60">
        <w:rPr>
          <w:rFonts w:ascii="Arial" w:hAnsi="Arial" w:cs="Arial"/>
          <w:sz w:val="28"/>
          <w:szCs w:val="28"/>
        </w:rPr>
        <w:t xml:space="preserve"> </w:t>
      </w:r>
      <w:proofErr w:type="spellStart"/>
      <w:r w:rsidRPr="00723F60">
        <w:rPr>
          <w:rFonts w:ascii="Arial" w:hAnsi="Arial" w:cs="Arial"/>
          <w:sz w:val="28"/>
          <w:szCs w:val="28"/>
        </w:rPr>
        <w:t>vechipiri</w:t>
      </w:r>
      <w:proofErr w:type="spellEnd"/>
      <w:r w:rsidRPr="00723F60">
        <w:rPr>
          <w:rFonts w:ascii="Arial" w:hAnsi="Arial" w:cs="Arial"/>
          <w:sz w:val="28"/>
          <w:szCs w:val="28"/>
        </w:rPr>
        <w:t xml:space="preserve">, chapter 12. </w:t>
      </w:r>
      <w:proofErr w:type="spellStart"/>
      <w:r w:rsidRPr="00723F60">
        <w:rPr>
          <w:rFonts w:ascii="Arial" w:hAnsi="Arial" w:cs="Arial"/>
          <w:sz w:val="28"/>
          <w:szCs w:val="28"/>
        </w:rPr>
        <w:t>Ndopandinoda</w:t>
      </w:r>
      <w:proofErr w:type="spellEnd"/>
      <w:r w:rsidRPr="00723F60">
        <w:rPr>
          <w:rFonts w:ascii="Arial" w:hAnsi="Arial" w:cs="Arial"/>
          <w:sz w:val="28"/>
          <w:szCs w:val="28"/>
        </w:rPr>
        <w:t xml:space="preserve"> </w:t>
      </w:r>
      <w:proofErr w:type="spellStart"/>
      <w:r w:rsidRPr="00723F60">
        <w:rPr>
          <w:rFonts w:ascii="Arial" w:hAnsi="Arial" w:cs="Arial"/>
          <w:sz w:val="28"/>
          <w:szCs w:val="28"/>
        </w:rPr>
        <w:t>kuti</w:t>
      </w:r>
      <w:proofErr w:type="spellEnd"/>
      <w:r w:rsidRPr="00723F60">
        <w:rPr>
          <w:rFonts w:ascii="Arial" w:hAnsi="Arial" w:cs="Arial"/>
          <w:sz w:val="28"/>
          <w:szCs w:val="28"/>
        </w:rPr>
        <w:t xml:space="preserve"> </w:t>
      </w:r>
      <w:proofErr w:type="spellStart"/>
      <w:r w:rsidRPr="00723F60">
        <w:rPr>
          <w:rFonts w:ascii="Arial" w:hAnsi="Arial" w:cs="Arial"/>
          <w:sz w:val="28"/>
          <w:szCs w:val="28"/>
        </w:rPr>
        <w:t>munhu</w:t>
      </w:r>
      <w:proofErr w:type="spellEnd"/>
      <w:r w:rsidRPr="00723F60">
        <w:rPr>
          <w:rFonts w:ascii="Arial" w:hAnsi="Arial" w:cs="Arial"/>
          <w:sz w:val="28"/>
          <w:szCs w:val="28"/>
        </w:rPr>
        <w:t xml:space="preserve"> </w:t>
      </w:r>
      <w:proofErr w:type="spellStart"/>
      <w:r w:rsidRPr="00723F60">
        <w:rPr>
          <w:rFonts w:ascii="Arial" w:hAnsi="Arial" w:cs="Arial"/>
          <w:sz w:val="28"/>
          <w:szCs w:val="28"/>
        </w:rPr>
        <w:t>wese</w:t>
      </w:r>
      <w:proofErr w:type="spellEnd"/>
      <w:r w:rsidRPr="00723F60">
        <w:rPr>
          <w:rFonts w:ascii="Arial" w:hAnsi="Arial" w:cs="Arial"/>
          <w:sz w:val="28"/>
          <w:szCs w:val="28"/>
        </w:rPr>
        <w:t xml:space="preserve"> </w:t>
      </w:r>
      <w:proofErr w:type="spellStart"/>
      <w:r w:rsidRPr="00723F60">
        <w:rPr>
          <w:rFonts w:ascii="Arial" w:hAnsi="Arial" w:cs="Arial"/>
          <w:sz w:val="28"/>
          <w:szCs w:val="28"/>
        </w:rPr>
        <w:t>atsanye</w:t>
      </w:r>
      <w:proofErr w:type="spellEnd"/>
      <w:r w:rsidRPr="00723F60">
        <w:rPr>
          <w:rFonts w:ascii="Arial" w:hAnsi="Arial" w:cs="Arial"/>
          <w:sz w:val="28"/>
          <w:szCs w:val="28"/>
        </w:rPr>
        <w:t xml:space="preserve"> </w:t>
      </w:r>
      <w:proofErr w:type="spellStart"/>
      <w:r w:rsidRPr="00723F60">
        <w:rPr>
          <w:rFonts w:ascii="Arial" w:hAnsi="Arial" w:cs="Arial"/>
          <w:sz w:val="28"/>
          <w:szCs w:val="28"/>
        </w:rPr>
        <w:t>apa</w:t>
      </w:r>
      <w:proofErr w:type="spellEnd"/>
      <w:r w:rsidRPr="00723F60">
        <w:rPr>
          <w:rFonts w:ascii="Arial" w:hAnsi="Arial" w:cs="Arial"/>
          <w:sz w:val="28"/>
          <w:szCs w:val="28"/>
        </w:rPr>
        <w:t xml:space="preserve">, </w:t>
      </w:r>
      <w:proofErr w:type="spellStart"/>
      <w:r w:rsidRPr="00723F60">
        <w:rPr>
          <w:rFonts w:ascii="Arial" w:hAnsi="Arial" w:cs="Arial"/>
          <w:sz w:val="28"/>
          <w:szCs w:val="28"/>
        </w:rPr>
        <w:t>achinamata</w:t>
      </w:r>
      <w:proofErr w:type="spellEnd"/>
      <w:r w:rsidRPr="00723F60">
        <w:rPr>
          <w:rFonts w:ascii="Arial" w:hAnsi="Arial" w:cs="Arial"/>
          <w:sz w:val="28"/>
          <w:szCs w:val="28"/>
        </w:rPr>
        <w:t xml:space="preserve"> kana </w:t>
      </w:r>
      <w:proofErr w:type="spellStart"/>
      <w:r w:rsidRPr="00723F60">
        <w:rPr>
          <w:rFonts w:ascii="Arial" w:hAnsi="Arial" w:cs="Arial"/>
          <w:sz w:val="28"/>
          <w:szCs w:val="28"/>
        </w:rPr>
        <w:t>uri</w:t>
      </w:r>
      <w:proofErr w:type="spellEnd"/>
      <w:r w:rsidRPr="00723F60">
        <w:rPr>
          <w:rFonts w:ascii="Arial" w:hAnsi="Arial" w:cs="Arial"/>
          <w:sz w:val="28"/>
          <w:szCs w:val="28"/>
        </w:rPr>
        <w:t xml:space="preserve"> </w:t>
      </w:r>
      <w:proofErr w:type="spellStart"/>
      <w:r w:rsidRPr="00723F60">
        <w:rPr>
          <w:rFonts w:ascii="Arial" w:hAnsi="Arial" w:cs="Arial"/>
          <w:sz w:val="28"/>
          <w:szCs w:val="28"/>
        </w:rPr>
        <w:t>kuda</w:t>
      </w:r>
      <w:proofErr w:type="spellEnd"/>
      <w:r w:rsidRPr="00723F60">
        <w:rPr>
          <w:rFonts w:ascii="Arial" w:hAnsi="Arial" w:cs="Arial"/>
          <w:sz w:val="28"/>
          <w:szCs w:val="28"/>
        </w:rPr>
        <w:t xml:space="preserve"> </w:t>
      </w:r>
      <w:proofErr w:type="spellStart"/>
      <w:r w:rsidRPr="00723F60">
        <w:rPr>
          <w:rFonts w:ascii="Arial" w:hAnsi="Arial" w:cs="Arial"/>
          <w:sz w:val="28"/>
          <w:szCs w:val="28"/>
        </w:rPr>
        <w:t>kuita</w:t>
      </w:r>
      <w:proofErr w:type="spellEnd"/>
      <w:r w:rsidRPr="00723F60">
        <w:rPr>
          <w:rFonts w:ascii="Arial" w:hAnsi="Arial" w:cs="Arial"/>
          <w:sz w:val="28"/>
          <w:szCs w:val="28"/>
        </w:rPr>
        <w:t xml:space="preserve"> baba kana </w:t>
      </w:r>
      <w:proofErr w:type="spellStart"/>
      <w:r w:rsidRPr="00723F60">
        <w:rPr>
          <w:rFonts w:ascii="Arial" w:hAnsi="Arial" w:cs="Arial"/>
          <w:sz w:val="28"/>
          <w:szCs w:val="28"/>
        </w:rPr>
        <w:t>kuti</w:t>
      </w:r>
      <w:proofErr w:type="spellEnd"/>
      <w:r w:rsidRPr="00723F60">
        <w:rPr>
          <w:rFonts w:ascii="Arial" w:hAnsi="Arial" w:cs="Arial"/>
          <w:sz w:val="28"/>
          <w:szCs w:val="28"/>
        </w:rPr>
        <w:t xml:space="preserve"> </w:t>
      </w:r>
      <w:proofErr w:type="spellStart"/>
      <w:r w:rsidRPr="00723F60">
        <w:rPr>
          <w:rFonts w:ascii="Arial" w:hAnsi="Arial" w:cs="Arial"/>
          <w:sz w:val="28"/>
          <w:szCs w:val="28"/>
        </w:rPr>
        <w:t>amai</w:t>
      </w:r>
      <w:proofErr w:type="spellEnd"/>
      <w:r w:rsidRPr="00723F60">
        <w:rPr>
          <w:rFonts w:ascii="Arial" w:hAnsi="Arial" w:cs="Arial"/>
          <w:sz w:val="28"/>
          <w:szCs w:val="28"/>
        </w:rPr>
        <w:t xml:space="preserve">. </w:t>
      </w:r>
      <w:r w:rsidRPr="00A34612">
        <w:rPr>
          <w:rFonts w:ascii="Arial" w:hAnsi="Arial" w:cs="Arial"/>
          <w:sz w:val="28"/>
          <w:szCs w:val="28"/>
        </w:rPr>
        <w:t xml:space="preserve">You must fast with that Scripture, in mind all the </w:t>
      </w:r>
      <w:r>
        <w:rPr>
          <w:rFonts w:ascii="Arial" w:hAnsi="Arial" w:cs="Arial"/>
          <w:sz w:val="28"/>
          <w:szCs w:val="28"/>
        </w:rPr>
        <w:t xml:space="preserve">…? </w:t>
      </w:r>
      <w:r w:rsidRPr="00FF638B">
        <w:rPr>
          <w:rFonts w:ascii="Arial" w:hAnsi="Arial" w:cs="Arial"/>
          <w:sz w:val="18"/>
          <w:szCs w:val="18"/>
          <w:lang w:val="en-GB"/>
        </w:rPr>
        <w:t>[Congregation says, “</w:t>
      </w:r>
      <w:r>
        <w:rPr>
          <w:rFonts w:ascii="Arial" w:hAnsi="Arial" w:cs="Arial"/>
          <w:sz w:val="18"/>
          <w:szCs w:val="18"/>
          <w:lang w:val="en-GB"/>
        </w:rPr>
        <w:t>all the time</w:t>
      </w:r>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rPr>
        <w:t>Tingaita</w:t>
      </w:r>
      <w:proofErr w:type="spellEnd"/>
      <w:r>
        <w:rPr>
          <w:rFonts w:ascii="Arial" w:hAnsi="Arial" w:cs="Arial"/>
          <w:sz w:val="28"/>
          <w:szCs w:val="28"/>
        </w:rPr>
        <w:t xml:space="preserve"> Ameni here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rPr>
        <w:t xml:space="preserve">Ameni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kumunzwa</w:t>
      </w:r>
      <w:proofErr w:type="spellEnd"/>
      <w:r>
        <w:rPr>
          <w:rFonts w:ascii="Arial" w:hAnsi="Arial" w:cs="Arial"/>
          <w:sz w:val="28"/>
          <w:szCs w:val="28"/>
        </w:rPr>
        <w:t xml:space="preserve"> </w:t>
      </w:r>
      <w:proofErr w:type="spellStart"/>
      <w:r>
        <w:rPr>
          <w:rFonts w:ascii="Arial" w:hAnsi="Arial" w:cs="Arial"/>
          <w:sz w:val="28"/>
          <w:szCs w:val="28"/>
        </w:rPr>
        <w:t>iyeye</w:t>
      </w:r>
      <w:proofErr w:type="spellEnd"/>
      <w:r>
        <w:rPr>
          <w:rFonts w:ascii="Arial" w:hAnsi="Arial" w:cs="Arial"/>
          <w:sz w:val="28"/>
          <w:szCs w:val="28"/>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rPr>
        <w:t>Hativerengeyi</w:t>
      </w:r>
      <w:proofErr w:type="spellEnd"/>
      <w:r>
        <w:rPr>
          <w:rFonts w:ascii="Arial" w:hAnsi="Arial" w:cs="Arial"/>
          <w:sz w:val="28"/>
          <w:szCs w:val="28"/>
        </w:rPr>
        <w:t xml:space="preserve"> </w:t>
      </w:r>
      <w:proofErr w:type="spellStart"/>
      <w:r>
        <w:rPr>
          <w:rFonts w:ascii="Arial" w:hAnsi="Arial" w:cs="Arial"/>
          <w:sz w:val="28"/>
          <w:szCs w:val="28"/>
        </w:rPr>
        <w:t>tione</w:t>
      </w:r>
      <w:proofErr w:type="spellEnd"/>
      <w:r>
        <w:rPr>
          <w:rFonts w:ascii="Arial" w:hAnsi="Arial" w:cs="Arial"/>
          <w:sz w:val="28"/>
          <w:szCs w:val="28"/>
        </w:rPr>
        <w:t xml:space="preserve"> pa verse </w:t>
      </w:r>
      <w:proofErr w:type="spellStart"/>
      <w:r>
        <w:rPr>
          <w:rFonts w:ascii="Arial" w:hAnsi="Arial" w:cs="Arial"/>
          <w:sz w:val="28"/>
          <w:szCs w:val="28"/>
        </w:rPr>
        <w:t>ya</w:t>
      </w:r>
      <w:proofErr w:type="spellEnd"/>
      <w:r>
        <w:rPr>
          <w:rFonts w:ascii="Arial" w:hAnsi="Arial" w:cs="Arial"/>
          <w:sz w:val="28"/>
          <w:szCs w:val="28"/>
        </w:rPr>
        <w:t xml:space="preserve"> 14 </w:t>
      </w:r>
      <w:proofErr w:type="spellStart"/>
      <w:r>
        <w:rPr>
          <w:rFonts w:ascii="Arial" w:hAnsi="Arial" w:cs="Arial"/>
          <w:sz w:val="28"/>
          <w:szCs w:val="28"/>
        </w:rPr>
        <w:t>tose</w:t>
      </w:r>
      <w:proofErr w:type="spellEnd"/>
      <w:r>
        <w:rPr>
          <w:rFonts w:ascii="Arial" w:hAnsi="Arial" w:cs="Arial"/>
          <w:sz w:val="28"/>
          <w:szCs w:val="28"/>
        </w:rPr>
        <w:t xml:space="preserve">. Verse 14 tese, </w:t>
      </w:r>
      <w:proofErr w:type="spellStart"/>
      <w:r>
        <w:rPr>
          <w:rFonts w:ascii="Arial" w:hAnsi="Arial" w:cs="Arial"/>
          <w:sz w:val="28"/>
          <w:szCs w:val="28"/>
        </w:rPr>
        <w:t>VaKorinde</w:t>
      </w:r>
      <w:proofErr w:type="spellEnd"/>
      <w:r>
        <w:rPr>
          <w:rFonts w:ascii="Arial" w:hAnsi="Arial" w:cs="Arial"/>
          <w:sz w:val="28"/>
          <w:szCs w:val="28"/>
        </w:rPr>
        <w:t xml:space="preserve"> </w:t>
      </w:r>
      <w:proofErr w:type="spellStart"/>
      <w:r>
        <w:rPr>
          <w:rFonts w:ascii="Arial" w:hAnsi="Arial" w:cs="Arial"/>
          <w:sz w:val="28"/>
          <w:szCs w:val="28"/>
        </w:rPr>
        <w:t>vechipiri</w:t>
      </w:r>
      <w:proofErr w:type="spellEnd"/>
      <w:r>
        <w:rPr>
          <w:rFonts w:ascii="Arial" w:hAnsi="Arial" w:cs="Arial"/>
          <w:sz w:val="28"/>
          <w:szCs w:val="28"/>
        </w:rPr>
        <w:t xml:space="preserve"> chapter 12, verse 14, </w:t>
      </w:r>
      <w:proofErr w:type="spellStart"/>
      <w:r>
        <w:rPr>
          <w:rFonts w:ascii="Arial" w:hAnsi="Arial" w:cs="Arial"/>
          <w:sz w:val="28"/>
          <w:szCs w:val="28"/>
        </w:rPr>
        <w:t>nhaika</w:t>
      </w:r>
      <w:proofErr w:type="spellEnd"/>
      <w:r>
        <w:rPr>
          <w:rFonts w:ascii="Arial" w:hAnsi="Arial" w:cs="Arial"/>
          <w:sz w:val="28"/>
          <w:szCs w:val="28"/>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rPr>
        <w:t>Hativerengeyi</w:t>
      </w:r>
      <w:proofErr w:type="spellEnd"/>
      <w:r>
        <w:rPr>
          <w:rFonts w:ascii="Arial" w:hAnsi="Arial" w:cs="Arial"/>
          <w:sz w:val="28"/>
          <w:szCs w:val="28"/>
        </w:rPr>
        <w:t xml:space="preserve"> </w:t>
      </w:r>
      <w:proofErr w:type="spellStart"/>
      <w:r>
        <w:rPr>
          <w:rFonts w:ascii="Arial" w:hAnsi="Arial" w:cs="Arial"/>
          <w:sz w:val="28"/>
          <w:szCs w:val="28"/>
        </w:rPr>
        <w:t>tose</w:t>
      </w:r>
      <w:proofErr w:type="spellEnd"/>
      <w:r>
        <w:rPr>
          <w:rFonts w:ascii="Arial" w:hAnsi="Arial" w:cs="Arial"/>
          <w:sz w:val="28"/>
          <w:szCs w:val="28"/>
        </w:rPr>
        <w:t xml:space="preserve"> </w:t>
      </w:r>
      <w:proofErr w:type="spellStart"/>
      <w:r>
        <w:rPr>
          <w:rFonts w:ascii="Arial" w:hAnsi="Arial" w:cs="Arial"/>
          <w:sz w:val="28"/>
          <w:szCs w:val="28"/>
        </w:rPr>
        <w:t>tione</w:t>
      </w:r>
      <w:proofErr w:type="spellEnd"/>
      <w:r>
        <w:rPr>
          <w:rFonts w:ascii="Arial" w:hAnsi="Arial" w:cs="Arial"/>
          <w:sz w:val="28"/>
          <w:szCs w:val="28"/>
        </w:rPr>
        <w:t>:</w:t>
      </w:r>
    </w:p>
    <w:p w14:paraId="14151D4A" w14:textId="77777777" w:rsidR="00E87490" w:rsidRPr="00B90640" w:rsidRDefault="00E87490" w:rsidP="00E87490">
      <w:pPr>
        <w:ind w:left="720"/>
        <w:jc w:val="both"/>
        <w:rPr>
          <w:rFonts w:ascii="Arial" w:hAnsi="Arial" w:cs="Arial"/>
          <w:i/>
          <w:iCs/>
          <w:sz w:val="28"/>
          <w:szCs w:val="28"/>
          <w:lang w:val="x-none"/>
        </w:rPr>
      </w:pPr>
      <w:r w:rsidRPr="00B90640">
        <w:rPr>
          <w:rFonts w:ascii="Arial" w:hAnsi="Arial" w:cs="Arial"/>
          <w:i/>
          <w:iCs/>
          <w:sz w:val="28"/>
          <w:szCs w:val="28"/>
          <w:lang w:val="x-none"/>
        </w:rPr>
        <w:t>Behold, the third time I am ready to come to you; and I will not be burdensome to you: for I seek not yours, but you: for the children ought not to lay up for the parents, but the parents for the children. </w:t>
      </w:r>
    </w:p>
    <w:p w14:paraId="0911644C" w14:textId="77777777" w:rsidR="00E87490" w:rsidRDefault="00E87490" w:rsidP="00E87490">
      <w:pPr>
        <w:jc w:val="both"/>
        <w:rPr>
          <w:rFonts w:ascii="Arial" w:hAnsi="Arial" w:cs="Arial"/>
          <w:sz w:val="28"/>
          <w:szCs w:val="28"/>
          <w:lang w:val="x-none"/>
        </w:rPr>
      </w:pPr>
      <w:r w:rsidRPr="00955C9A">
        <w:rPr>
          <w:rFonts w:ascii="Arial" w:hAnsi="Arial" w:cs="Arial"/>
          <w:sz w:val="28"/>
          <w:szCs w:val="28"/>
          <w:vertAlign w:val="superscript"/>
          <w:lang w:val="en-GB"/>
        </w:rPr>
        <w:t xml:space="preserve">112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Ameni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Ameni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Baba </w:t>
      </w:r>
      <w:proofErr w:type="spellStart"/>
      <w:r>
        <w:rPr>
          <w:rFonts w:ascii="Arial" w:hAnsi="Arial" w:cs="Arial"/>
          <w:sz w:val="28"/>
          <w:szCs w:val="28"/>
          <w:lang w:val="x-none"/>
        </w:rPr>
        <w:t>ngavaunganidzire</w:t>
      </w:r>
      <w:proofErr w:type="spellEnd"/>
      <w:r>
        <w:rPr>
          <w:rFonts w:ascii="Arial" w:hAnsi="Arial" w:cs="Arial"/>
          <w:sz w:val="28"/>
          <w:szCs w:val="28"/>
          <w:lang w:val="x-none"/>
        </w:rPr>
        <w:t xml:space="preserve"> </w:t>
      </w:r>
      <w:proofErr w:type="spellStart"/>
      <w:r>
        <w:rPr>
          <w:rFonts w:ascii="Arial" w:hAnsi="Arial" w:cs="Arial"/>
          <w:sz w:val="28"/>
          <w:szCs w:val="28"/>
          <w:lang w:val="x-none"/>
        </w:rPr>
        <w:t>mhuri</w:t>
      </w:r>
      <w:proofErr w:type="spellEnd"/>
      <w:r>
        <w:rPr>
          <w:rFonts w:ascii="Arial" w:hAnsi="Arial" w:cs="Arial"/>
          <w:sz w:val="28"/>
          <w:szCs w:val="28"/>
          <w:lang w:val="x-none"/>
        </w:rPr>
        <w:t xml:space="preserve"> </w:t>
      </w:r>
      <w:proofErr w:type="spellStart"/>
      <w:r>
        <w:rPr>
          <w:rFonts w:ascii="Arial" w:hAnsi="Arial" w:cs="Arial"/>
          <w:sz w:val="28"/>
          <w:szCs w:val="28"/>
          <w:lang w:val="x-none"/>
        </w:rPr>
        <w:t>yavo</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Hatiiti</w:t>
      </w:r>
      <w:proofErr w:type="spellEnd"/>
      <w:r>
        <w:rPr>
          <w:rFonts w:ascii="Arial" w:hAnsi="Arial" w:cs="Arial"/>
          <w:sz w:val="28"/>
          <w:szCs w:val="28"/>
          <w:lang w:val="x-none"/>
        </w:rPr>
        <w:t xml:space="preserve"> Ameni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pa verse </w:t>
      </w:r>
      <w:proofErr w:type="spellStart"/>
      <w:r>
        <w:rPr>
          <w:rFonts w:ascii="Arial" w:hAnsi="Arial" w:cs="Arial"/>
          <w:sz w:val="28"/>
          <w:szCs w:val="28"/>
          <w:lang w:val="x-none"/>
        </w:rPr>
        <w:t>ya</w:t>
      </w:r>
      <w:proofErr w:type="spellEnd"/>
      <w:r>
        <w:rPr>
          <w:rFonts w:ascii="Arial" w:hAnsi="Arial" w:cs="Arial"/>
          <w:sz w:val="28"/>
          <w:szCs w:val="28"/>
          <w:lang w:val="x-none"/>
        </w:rPr>
        <w:t xml:space="preserve"> 15 tese.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verse 15, </w:t>
      </w:r>
      <w:proofErr w:type="spellStart"/>
      <w:r>
        <w:rPr>
          <w:rFonts w:ascii="Arial" w:hAnsi="Arial" w:cs="Arial"/>
          <w:sz w:val="28"/>
          <w:szCs w:val="28"/>
          <w:lang w:val="x-none"/>
        </w:rPr>
        <w:t>tione</w:t>
      </w:r>
      <w:proofErr w:type="spellEnd"/>
      <w:r>
        <w:rPr>
          <w:rFonts w:ascii="Arial" w:hAnsi="Arial" w:cs="Arial"/>
          <w:sz w:val="28"/>
          <w:szCs w:val="28"/>
          <w:lang w:val="x-none"/>
        </w:rPr>
        <w:t xml:space="preserve"> tese. </w:t>
      </w:r>
    </w:p>
    <w:p w14:paraId="7B4164DD" w14:textId="77777777" w:rsidR="00E87490" w:rsidRPr="008862B6" w:rsidRDefault="00E87490" w:rsidP="00E87490">
      <w:pPr>
        <w:ind w:left="720"/>
        <w:jc w:val="both"/>
        <w:rPr>
          <w:rFonts w:ascii="Arial" w:hAnsi="Arial" w:cs="Arial"/>
          <w:i/>
          <w:iCs/>
          <w:sz w:val="28"/>
          <w:szCs w:val="28"/>
          <w:lang w:val="x-none"/>
        </w:rPr>
      </w:pPr>
      <w:r w:rsidRPr="008862B6">
        <w:rPr>
          <w:rFonts w:ascii="Arial" w:hAnsi="Arial" w:cs="Arial"/>
          <w:i/>
          <w:iCs/>
          <w:sz w:val="28"/>
          <w:szCs w:val="28"/>
          <w:lang w:val="x-none"/>
        </w:rPr>
        <w:t>I will…</w:t>
      </w:r>
    </w:p>
    <w:p w14:paraId="16C76767"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113 </w:t>
      </w:r>
      <w:r>
        <w:rPr>
          <w:rFonts w:ascii="Arial" w:hAnsi="Arial" w:cs="Arial"/>
          <w:sz w:val="28"/>
          <w:szCs w:val="28"/>
          <w:lang w:val="x-none"/>
        </w:rPr>
        <w:t xml:space="preserve">Tese, </w:t>
      </w:r>
      <w:proofErr w:type="spellStart"/>
      <w:r>
        <w:rPr>
          <w:rFonts w:ascii="Arial" w:hAnsi="Arial" w:cs="Arial"/>
          <w:sz w:val="28"/>
          <w:szCs w:val="28"/>
          <w:lang w:val="x-none"/>
        </w:rPr>
        <w:t>ngatiti</w:t>
      </w:r>
      <w:proofErr w:type="spellEnd"/>
      <w:r>
        <w:rPr>
          <w:rFonts w:ascii="Arial" w:hAnsi="Arial" w:cs="Arial"/>
          <w:sz w:val="28"/>
          <w:szCs w:val="28"/>
          <w:lang w:val="x-none"/>
        </w:rPr>
        <w:t xml:space="preserve"> Ameni tese.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Hativerengeyi</w:t>
      </w:r>
      <w:proofErr w:type="spellEnd"/>
      <w:r>
        <w:rPr>
          <w:rFonts w:ascii="Arial" w:hAnsi="Arial" w:cs="Arial"/>
          <w:sz w:val="28"/>
          <w:szCs w:val="28"/>
          <w:lang w:val="x-none"/>
        </w:rPr>
        <w:t>:</w:t>
      </w:r>
    </w:p>
    <w:p w14:paraId="7AD68A4B" w14:textId="77777777" w:rsidR="00E87490" w:rsidRPr="004C522F" w:rsidRDefault="00E87490" w:rsidP="00E87490">
      <w:pPr>
        <w:ind w:left="720"/>
        <w:jc w:val="both"/>
        <w:rPr>
          <w:rFonts w:ascii="Arial" w:hAnsi="Arial" w:cs="Arial"/>
          <w:i/>
          <w:iCs/>
          <w:sz w:val="28"/>
          <w:szCs w:val="28"/>
          <w:lang w:val="x-none"/>
        </w:rPr>
      </w:pPr>
      <w:r w:rsidRPr="004C522F">
        <w:rPr>
          <w:rFonts w:ascii="Arial" w:hAnsi="Arial" w:cs="Arial"/>
          <w:i/>
          <w:iCs/>
          <w:sz w:val="28"/>
          <w:szCs w:val="28"/>
          <w:lang w:val="x-none"/>
        </w:rPr>
        <w:t xml:space="preserve"> And I will very gladly spend and be spent for you; though the more abundantly I love you, the less I be loved. </w:t>
      </w:r>
    </w:p>
    <w:p w14:paraId="13846213"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lastRenderedPageBreak/>
        <w:t xml:space="preserve">114 </w:t>
      </w:r>
      <w:proofErr w:type="spellStart"/>
      <w:r>
        <w:rPr>
          <w:rFonts w:ascii="Arial" w:hAnsi="Arial" w:cs="Arial"/>
          <w:sz w:val="28"/>
          <w:szCs w:val="28"/>
          <w:lang w:val="x-none"/>
        </w:rPr>
        <w:t>Ndichaparara</w:t>
      </w:r>
      <w:proofErr w:type="spellEnd"/>
      <w:r>
        <w:rPr>
          <w:rFonts w:ascii="Arial" w:hAnsi="Arial" w:cs="Arial"/>
          <w:sz w:val="28"/>
          <w:szCs w:val="28"/>
          <w:lang w:val="x-none"/>
        </w:rPr>
        <w:t xml:space="preserve">, </w:t>
      </w:r>
      <w:proofErr w:type="spellStart"/>
      <w:r>
        <w:rPr>
          <w:rFonts w:ascii="Arial" w:hAnsi="Arial" w:cs="Arial"/>
          <w:sz w:val="28"/>
          <w:szCs w:val="28"/>
          <w:lang w:val="x-none"/>
        </w:rPr>
        <w:t>ndichipararira</w:t>
      </w:r>
      <w:proofErr w:type="spellEnd"/>
      <w:r>
        <w:rPr>
          <w:rFonts w:ascii="Arial" w:hAnsi="Arial" w:cs="Arial"/>
          <w:sz w:val="28"/>
          <w:szCs w:val="28"/>
          <w:lang w:val="x-none"/>
        </w:rPr>
        <w:t xml:space="preserve"> </w:t>
      </w:r>
      <w:proofErr w:type="spellStart"/>
      <w:r>
        <w:rPr>
          <w:rFonts w:ascii="Arial" w:hAnsi="Arial" w:cs="Arial"/>
          <w:sz w:val="28"/>
          <w:szCs w:val="28"/>
          <w:lang w:val="x-none"/>
        </w:rPr>
        <w:t>imimi</w:t>
      </w:r>
      <w:proofErr w:type="spellEnd"/>
      <w:r>
        <w:rPr>
          <w:rFonts w:ascii="Arial" w:hAnsi="Arial" w:cs="Arial"/>
          <w:sz w:val="28"/>
          <w:szCs w:val="28"/>
          <w:lang w:val="x-none"/>
        </w:rPr>
        <w:t xml:space="preserve">. Vana baba </w:t>
      </w:r>
      <w:proofErr w:type="spellStart"/>
      <w:r>
        <w:rPr>
          <w:rFonts w:ascii="Arial" w:hAnsi="Arial" w:cs="Arial"/>
          <w:sz w:val="28"/>
          <w:szCs w:val="28"/>
          <w:lang w:val="x-none"/>
        </w:rPr>
        <w:t>ngavaunganidzire</w:t>
      </w:r>
      <w:proofErr w:type="spellEnd"/>
      <w:r>
        <w:rPr>
          <w:rFonts w:ascii="Arial" w:hAnsi="Arial" w:cs="Arial"/>
          <w:sz w:val="28"/>
          <w:szCs w:val="28"/>
          <w:lang w:val="x-none"/>
        </w:rPr>
        <w:t xml:space="preserve"> </w:t>
      </w:r>
      <w:proofErr w:type="spellStart"/>
      <w:r>
        <w:rPr>
          <w:rFonts w:ascii="Arial" w:hAnsi="Arial" w:cs="Arial"/>
          <w:sz w:val="28"/>
          <w:szCs w:val="28"/>
          <w:lang w:val="x-none"/>
        </w:rPr>
        <w:t>va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vana</w:t>
      </w:r>
      <w:proofErr w:type="spellEnd"/>
      <w:r>
        <w:rPr>
          <w:rFonts w:ascii="Arial" w:hAnsi="Arial" w:cs="Arial"/>
          <w:sz w:val="18"/>
          <w:szCs w:val="18"/>
          <w:lang w:val="en-GB"/>
        </w:rPr>
        <w:t>,</w:t>
      </w:r>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w:t>
      </w:r>
      <w:r>
        <w:rPr>
          <w:rFonts w:ascii="Arial" w:hAnsi="Arial" w:cs="Arial"/>
          <w:sz w:val="28"/>
          <w:szCs w:val="28"/>
          <w:lang w:val="en-GB"/>
        </w:rPr>
        <w:t xml:space="preserve"> </w:t>
      </w:r>
      <w:r>
        <w:rPr>
          <w:rFonts w:ascii="Arial" w:hAnsi="Arial" w:cs="Arial"/>
          <w:sz w:val="28"/>
          <w:szCs w:val="28"/>
          <w:lang w:val="x-none"/>
        </w:rPr>
        <w:t xml:space="preserve">Kwete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vaunganidzire</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baba.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zviri</w:t>
      </w:r>
      <w:proofErr w:type="spellEnd"/>
      <w:r>
        <w:rPr>
          <w:rFonts w:ascii="Arial" w:hAnsi="Arial" w:cs="Arial"/>
          <w:sz w:val="28"/>
          <w:szCs w:val="28"/>
          <w:lang w:val="x-none"/>
        </w:rPr>
        <w:t xml:space="preserve"> </w:t>
      </w:r>
      <w:proofErr w:type="spellStart"/>
      <w:r>
        <w:rPr>
          <w:rFonts w:ascii="Arial" w:hAnsi="Arial" w:cs="Arial"/>
          <w:sz w:val="28"/>
          <w:szCs w:val="28"/>
          <w:lang w:val="x-none"/>
        </w:rPr>
        <w:t>kutaura</w:t>
      </w:r>
      <w:proofErr w:type="spellEnd"/>
      <w:r>
        <w:rPr>
          <w:rFonts w:ascii="Arial" w:hAnsi="Arial" w:cs="Arial"/>
          <w:sz w:val="28"/>
          <w:szCs w:val="28"/>
          <w:lang w:val="x-none"/>
        </w:rPr>
        <w:t xml:space="preserve"> </w:t>
      </w:r>
      <w:proofErr w:type="spellStart"/>
      <w:r>
        <w:rPr>
          <w:rFonts w:ascii="Arial" w:hAnsi="Arial" w:cs="Arial"/>
          <w:sz w:val="28"/>
          <w:szCs w:val="28"/>
          <w:lang w:val="x-none"/>
        </w:rPr>
        <w:t>murume</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Vana baba </w:t>
      </w:r>
      <w:proofErr w:type="spellStart"/>
      <w:r>
        <w:rPr>
          <w:rFonts w:ascii="Arial" w:hAnsi="Arial" w:cs="Arial"/>
          <w:sz w:val="28"/>
          <w:szCs w:val="28"/>
          <w:lang w:val="x-none"/>
        </w:rPr>
        <w:t>unganidzirai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isu</w:t>
      </w:r>
      <w:proofErr w:type="spellEnd"/>
      <w:r>
        <w:rPr>
          <w:rFonts w:ascii="Arial" w:hAnsi="Arial" w:cs="Arial"/>
          <w:sz w:val="28"/>
          <w:szCs w:val="28"/>
          <w:lang w:val="x-none"/>
        </w:rPr>
        <w:t xml:space="preserve">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kunyengetera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w:t>
      </w:r>
    </w:p>
    <w:p w14:paraId="58B32C12"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 xml:space="preserve">“Baba,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proofErr w:type="spellStart"/>
      <w:r>
        <w:rPr>
          <w:rFonts w:ascii="Arial" w:hAnsi="Arial" w:cs="Arial"/>
          <w:sz w:val="28"/>
          <w:szCs w:val="28"/>
          <w:lang w:val="x-none"/>
        </w:rPr>
        <w:t>tingazovachengete</w:t>
      </w:r>
      <w:proofErr w:type="spellEnd"/>
      <w:r>
        <w:rPr>
          <w:rFonts w:ascii="Arial" w:hAnsi="Arial" w:cs="Arial"/>
          <w:sz w:val="28"/>
          <w:szCs w:val="28"/>
          <w:lang w:val="x-none"/>
        </w:rPr>
        <w:t xml:space="preserve"> sei mu Message? Ivo </w:t>
      </w:r>
      <w:proofErr w:type="spellStart"/>
      <w:r>
        <w:rPr>
          <w:rFonts w:ascii="Arial" w:hAnsi="Arial" w:cs="Arial"/>
          <w:sz w:val="28"/>
          <w:szCs w:val="28"/>
          <w:lang w:val="x-none"/>
        </w:rPr>
        <w:t>vachiti</w:t>
      </w:r>
      <w:proofErr w:type="spellEnd"/>
      <w:r>
        <w:rPr>
          <w:rFonts w:ascii="Arial" w:hAnsi="Arial" w:cs="Arial"/>
          <w:sz w:val="28"/>
          <w:szCs w:val="28"/>
          <w:lang w:val="x-none"/>
        </w:rPr>
        <w:t xml:space="preserve"> </w:t>
      </w:r>
      <w:proofErr w:type="spellStart"/>
      <w:r>
        <w:rPr>
          <w:rFonts w:ascii="Arial" w:hAnsi="Arial" w:cs="Arial"/>
          <w:sz w:val="28"/>
          <w:szCs w:val="28"/>
          <w:lang w:val="x-none"/>
        </w:rPr>
        <w:t>vakaenda</w:t>
      </w:r>
      <w:proofErr w:type="spellEnd"/>
      <w:r>
        <w:rPr>
          <w:rFonts w:ascii="Arial" w:hAnsi="Arial" w:cs="Arial"/>
          <w:sz w:val="28"/>
          <w:szCs w:val="28"/>
          <w:lang w:val="x-none"/>
        </w:rPr>
        <w:t xml:space="preserve"> </w:t>
      </w:r>
      <w:proofErr w:type="spellStart"/>
      <w:r>
        <w:rPr>
          <w:rFonts w:ascii="Arial" w:hAnsi="Arial" w:cs="Arial"/>
          <w:sz w:val="28"/>
          <w:szCs w:val="28"/>
          <w:lang w:val="x-none"/>
        </w:rPr>
        <w:t>kuzvikoro</w:t>
      </w:r>
      <w:proofErr w:type="spellEnd"/>
      <w:r>
        <w:rPr>
          <w:rFonts w:ascii="Arial" w:hAnsi="Arial" w:cs="Arial"/>
          <w:sz w:val="28"/>
          <w:szCs w:val="28"/>
          <w:lang w:val="x-none"/>
        </w:rPr>
        <w:t xml:space="preserve"> </w:t>
      </w:r>
      <w:proofErr w:type="spellStart"/>
      <w:r>
        <w:rPr>
          <w:rFonts w:ascii="Arial" w:hAnsi="Arial" w:cs="Arial"/>
          <w:sz w:val="28"/>
          <w:szCs w:val="28"/>
          <w:lang w:val="x-none"/>
        </w:rPr>
        <w:t>kuma</w:t>
      </w:r>
      <w:proofErr w:type="spellEnd"/>
      <w:r>
        <w:rPr>
          <w:rFonts w:ascii="Arial" w:hAnsi="Arial" w:cs="Arial"/>
          <w:sz w:val="28"/>
          <w:szCs w:val="28"/>
          <w:lang w:val="x-none"/>
        </w:rPr>
        <w:t xml:space="preserve"> colleges, </w:t>
      </w:r>
      <w:proofErr w:type="spellStart"/>
      <w:r>
        <w:rPr>
          <w:rFonts w:ascii="Arial" w:hAnsi="Arial" w:cs="Arial"/>
          <w:sz w:val="28"/>
          <w:szCs w:val="28"/>
          <w:lang w:val="x-none"/>
        </w:rPr>
        <w:t>vanonosangana</w:t>
      </w:r>
      <w:proofErr w:type="spellEnd"/>
      <w:r>
        <w:rPr>
          <w:rFonts w:ascii="Arial" w:hAnsi="Arial" w:cs="Arial"/>
          <w:sz w:val="28"/>
          <w:szCs w:val="28"/>
          <w:lang w:val="x-none"/>
        </w:rPr>
        <w:t xml:space="preserve"> nana </w:t>
      </w:r>
      <w:proofErr w:type="spellStart"/>
      <w:r>
        <w:rPr>
          <w:rFonts w:ascii="Arial" w:hAnsi="Arial" w:cs="Arial"/>
          <w:sz w:val="28"/>
          <w:szCs w:val="28"/>
          <w:lang w:val="x-none"/>
        </w:rPr>
        <w:t>Mupfumi</w:t>
      </w:r>
      <w:proofErr w:type="spellEnd"/>
      <w:r>
        <w:rPr>
          <w:rFonts w:ascii="Arial" w:hAnsi="Arial" w:cs="Arial"/>
          <w:sz w:val="28"/>
          <w:szCs w:val="28"/>
          <w:lang w:val="x-none"/>
        </w:rPr>
        <w:t xml:space="preserve">, </w:t>
      </w:r>
      <w:proofErr w:type="spellStart"/>
      <w:r>
        <w:rPr>
          <w:rFonts w:ascii="Arial" w:hAnsi="Arial" w:cs="Arial"/>
          <w:sz w:val="28"/>
          <w:szCs w:val="28"/>
          <w:lang w:val="x-none"/>
        </w:rPr>
        <w:t>kwaMutare</w:t>
      </w:r>
      <w:proofErr w:type="spellEnd"/>
      <w:r>
        <w:rPr>
          <w:rFonts w:ascii="Arial" w:hAnsi="Arial" w:cs="Arial"/>
          <w:sz w:val="28"/>
          <w:szCs w:val="28"/>
          <w:lang w:val="x-none"/>
        </w:rPr>
        <w:t xml:space="preserve">, </w:t>
      </w:r>
      <w:proofErr w:type="spellStart"/>
      <w:r>
        <w:rPr>
          <w:rFonts w:ascii="Arial" w:hAnsi="Arial" w:cs="Arial"/>
          <w:sz w:val="28"/>
          <w:szCs w:val="28"/>
          <w:lang w:val="x-none"/>
        </w:rPr>
        <w:t>anenge</w:t>
      </w:r>
      <w:proofErr w:type="spellEnd"/>
      <w:r>
        <w:rPr>
          <w:rFonts w:ascii="Arial" w:hAnsi="Arial" w:cs="Arial"/>
          <w:sz w:val="28"/>
          <w:szCs w:val="28"/>
          <w:lang w:val="x-none"/>
        </w:rPr>
        <w:t xml:space="preserve"> </w:t>
      </w:r>
      <w:proofErr w:type="spellStart"/>
      <w:r>
        <w:rPr>
          <w:rFonts w:ascii="Arial" w:hAnsi="Arial" w:cs="Arial"/>
          <w:sz w:val="28"/>
          <w:szCs w:val="28"/>
          <w:lang w:val="x-none"/>
        </w:rPr>
        <w:t>ane</w:t>
      </w:r>
      <w:proofErr w:type="spellEnd"/>
      <w:r>
        <w:rPr>
          <w:rFonts w:ascii="Arial" w:hAnsi="Arial" w:cs="Arial"/>
          <w:sz w:val="28"/>
          <w:szCs w:val="28"/>
          <w:lang w:val="x-none"/>
        </w:rPr>
        <w:t xml:space="preserve"> </w:t>
      </w:r>
      <w:proofErr w:type="spellStart"/>
      <w:r>
        <w:rPr>
          <w:rFonts w:ascii="Arial" w:hAnsi="Arial" w:cs="Arial"/>
          <w:sz w:val="28"/>
          <w:szCs w:val="28"/>
          <w:lang w:val="x-none"/>
        </w:rPr>
        <w:t>mabhazi</w:t>
      </w:r>
      <w:proofErr w:type="spellEnd"/>
      <w:r>
        <w:rPr>
          <w:rFonts w:ascii="Arial" w:hAnsi="Arial" w:cs="Arial"/>
          <w:sz w:val="28"/>
          <w:szCs w:val="28"/>
          <w:lang w:val="x-none"/>
        </w:rPr>
        <w:t xml:space="preserve">. </w:t>
      </w:r>
      <w:proofErr w:type="spellStart"/>
      <w:r>
        <w:rPr>
          <w:rFonts w:ascii="Arial" w:hAnsi="Arial" w:cs="Arial"/>
          <w:sz w:val="28"/>
          <w:szCs w:val="28"/>
          <w:lang w:val="x-none"/>
        </w:rPr>
        <w:t>Achiuya</w:t>
      </w:r>
      <w:proofErr w:type="spellEnd"/>
      <w:r>
        <w:rPr>
          <w:rFonts w:ascii="Arial" w:hAnsi="Arial" w:cs="Arial"/>
          <w:sz w:val="28"/>
          <w:szCs w:val="28"/>
          <w:lang w:val="x-none"/>
        </w:rPr>
        <w:t xml:space="preserve"> </w:t>
      </w:r>
      <w:proofErr w:type="spellStart"/>
      <w:r>
        <w:rPr>
          <w:rFonts w:ascii="Arial" w:hAnsi="Arial" w:cs="Arial"/>
          <w:sz w:val="28"/>
          <w:szCs w:val="28"/>
          <w:lang w:val="x-none"/>
        </w:rPr>
        <w:t>nema</w:t>
      </w:r>
      <w:proofErr w:type="spellEnd"/>
      <w:r>
        <w:rPr>
          <w:rFonts w:ascii="Arial" w:hAnsi="Arial" w:cs="Arial"/>
          <w:sz w:val="28"/>
          <w:szCs w:val="28"/>
          <w:lang w:val="x-none"/>
        </w:rPr>
        <w:t xml:space="preserve"> Benz.” </w:t>
      </w:r>
    </w:p>
    <w:p w14:paraId="6CAE9F14"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115 </w:t>
      </w:r>
      <w:r>
        <w:rPr>
          <w:rFonts w:ascii="Arial" w:hAnsi="Arial" w:cs="Arial"/>
          <w:sz w:val="28"/>
          <w:szCs w:val="28"/>
          <w:lang w:val="x-none"/>
        </w:rPr>
        <w:t xml:space="preserve">Vana </w:t>
      </w:r>
      <w:proofErr w:type="spellStart"/>
      <w:r>
        <w:rPr>
          <w:rFonts w:ascii="Arial" w:hAnsi="Arial" w:cs="Arial"/>
          <w:sz w:val="28"/>
          <w:szCs w:val="28"/>
          <w:lang w:val="x-none"/>
        </w:rPr>
        <w:t>vake</w:t>
      </w:r>
      <w:proofErr w:type="spellEnd"/>
      <w:r>
        <w:rPr>
          <w:rFonts w:ascii="Arial" w:hAnsi="Arial" w:cs="Arial"/>
          <w:sz w:val="28"/>
          <w:szCs w:val="28"/>
          <w:lang w:val="x-none"/>
        </w:rPr>
        <w:t xml:space="preserve"> </w:t>
      </w:r>
      <w:proofErr w:type="spellStart"/>
      <w:r>
        <w:rPr>
          <w:rFonts w:ascii="Arial" w:hAnsi="Arial" w:cs="Arial"/>
          <w:sz w:val="28"/>
          <w:szCs w:val="28"/>
          <w:lang w:val="x-none"/>
        </w:rPr>
        <w:t>havadzingwe</w:t>
      </w:r>
      <w:proofErr w:type="spellEnd"/>
      <w:r>
        <w:rPr>
          <w:rFonts w:ascii="Arial" w:hAnsi="Arial" w:cs="Arial"/>
          <w:sz w:val="28"/>
          <w:szCs w:val="28"/>
          <w:lang w:val="x-none"/>
        </w:rPr>
        <w:t xml:space="preserve"> </w:t>
      </w:r>
      <w:proofErr w:type="spellStart"/>
      <w:r>
        <w:rPr>
          <w:rFonts w:ascii="Arial" w:hAnsi="Arial" w:cs="Arial"/>
          <w:sz w:val="28"/>
          <w:szCs w:val="28"/>
          <w:lang w:val="x-none"/>
        </w:rPr>
        <w:t>kuchikoro</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vadzingwa</w:t>
      </w:r>
      <w:proofErr w:type="spellEnd"/>
      <w:r>
        <w:rPr>
          <w:rFonts w:ascii="Arial" w:hAnsi="Arial" w:cs="Arial"/>
          <w:sz w:val="28"/>
          <w:szCs w:val="28"/>
          <w:lang w:val="x-none"/>
        </w:rPr>
        <w:t xml:space="preserve">. </w:t>
      </w:r>
      <w:proofErr w:type="spellStart"/>
      <w:r>
        <w:rPr>
          <w:rFonts w:ascii="Arial" w:hAnsi="Arial" w:cs="Arial"/>
          <w:sz w:val="28"/>
          <w:szCs w:val="28"/>
          <w:lang w:val="x-none"/>
        </w:rPr>
        <w:t>Vanouya</w:t>
      </w:r>
      <w:proofErr w:type="spellEnd"/>
      <w:r>
        <w:rPr>
          <w:rFonts w:ascii="Arial" w:hAnsi="Arial" w:cs="Arial"/>
          <w:sz w:val="28"/>
          <w:szCs w:val="28"/>
          <w:lang w:val="x-none"/>
        </w:rPr>
        <w:t xml:space="preserve"> </w:t>
      </w:r>
      <w:proofErr w:type="spellStart"/>
      <w:r>
        <w:rPr>
          <w:rFonts w:ascii="Arial" w:hAnsi="Arial" w:cs="Arial"/>
          <w:sz w:val="28"/>
          <w:szCs w:val="28"/>
          <w:lang w:val="x-none"/>
        </w:rPr>
        <w:t>nehembe</w:t>
      </w:r>
      <w:proofErr w:type="spellEnd"/>
      <w:r>
        <w:rPr>
          <w:rFonts w:ascii="Arial" w:hAnsi="Arial" w:cs="Arial"/>
          <w:sz w:val="28"/>
          <w:szCs w:val="28"/>
          <w:lang w:val="x-none"/>
        </w:rPr>
        <w:t xml:space="preserve"> </w:t>
      </w:r>
      <w:proofErr w:type="spellStart"/>
      <w:r>
        <w:rPr>
          <w:rFonts w:ascii="Arial" w:hAnsi="Arial" w:cs="Arial"/>
          <w:sz w:val="28"/>
          <w:szCs w:val="28"/>
          <w:lang w:val="x-none"/>
        </w:rPr>
        <w:t>dzavanoda</w:t>
      </w:r>
      <w:proofErr w:type="spellEnd"/>
      <w:r>
        <w:rPr>
          <w:rFonts w:ascii="Arial" w:hAnsi="Arial" w:cs="Arial"/>
          <w:sz w:val="28"/>
          <w:szCs w:val="28"/>
          <w:lang w:val="x-none"/>
        </w:rPr>
        <w:t xml:space="preserve">. Winter </w:t>
      </w:r>
      <w:proofErr w:type="spellStart"/>
      <w:r>
        <w:rPr>
          <w:rFonts w:ascii="Arial" w:hAnsi="Arial" w:cs="Arial"/>
          <w:sz w:val="28"/>
          <w:szCs w:val="28"/>
          <w:lang w:val="x-none"/>
        </w:rPr>
        <w:t>vanenge</w:t>
      </w:r>
      <w:proofErr w:type="spellEnd"/>
      <w:r>
        <w:rPr>
          <w:rFonts w:ascii="Arial" w:hAnsi="Arial" w:cs="Arial"/>
          <w:sz w:val="28"/>
          <w:szCs w:val="28"/>
          <w:lang w:val="x-none"/>
        </w:rPr>
        <w:t xml:space="preserve"> vane </w:t>
      </w:r>
      <w:proofErr w:type="spellStart"/>
      <w:r>
        <w:rPr>
          <w:rFonts w:ascii="Arial" w:hAnsi="Arial" w:cs="Arial"/>
          <w:sz w:val="28"/>
          <w:szCs w:val="28"/>
          <w:lang w:val="x-none"/>
        </w:rPr>
        <w:t>majuzi</w:t>
      </w:r>
      <w:proofErr w:type="spellEnd"/>
      <w:r>
        <w:rPr>
          <w:rFonts w:ascii="Arial" w:hAnsi="Arial" w:cs="Arial"/>
          <w:sz w:val="28"/>
          <w:szCs w:val="28"/>
          <w:lang w:val="x-none"/>
        </w:rPr>
        <w:t xml:space="preserve">. Saka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uchazotaura</w:t>
      </w:r>
      <w:proofErr w:type="spellEnd"/>
      <w:r>
        <w:rPr>
          <w:rFonts w:ascii="Arial" w:hAnsi="Arial" w:cs="Arial"/>
          <w:sz w:val="28"/>
          <w:szCs w:val="28"/>
          <w:lang w:val="x-none"/>
        </w:rPr>
        <w:t xml:space="preserve"> sei </w:t>
      </w:r>
      <w:proofErr w:type="spellStart"/>
      <w:r>
        <w:rPr>
          <w:rFonts w:ascii="Arial" w:hAnsi="Arial" w:cs="Arial"/>
          <w:sz w:val="28"/>
          <w:szCs w:val="28"/>
          <w:lang w:val="x-none"/>
        </w:rPr>
        <w:t>kuti</w:t>
      </w:r>
      <w:proofErr w:type="spellEnd"/>
      <w:r>
        <w:rPr>
          <w:rFonts w:ascii="Arial" w:hAnsi="Arial" w:cs="Arial"/>
          <w:sz w:val="28"/>
          <w:szCs w:val="28"/>
          <w:lang w:val="x-none"/>
        </w:rPr>
        <w:t>, “</w:t>
      </w:r>
      <w:proofErr w:type="spellStart"/>
      <w:r>
        <w:rPr>
          <w:rFonts w:ascii="Arial" w:hAnsi="Arial" w:cs="Arial"/>
          <w:sz w:val="28"/>
          <w:szCs w:val="28"/>
          <w:lang w:val="x-none"/>
        </w:rPr>
        <w:t>Ndina</w:t>
      </w:r>
      <w:proofErr w:type="spellEnd"/>
      <w:r>
        <w:rPr>
          <w:rFonts w:ascii="Arial" w:hAnsi="Arial" w:cs="Arial"/>
          <w:sz w:val="28"/>
          <w:szCs w:val="28"/>
          <w:lang w:val="x-none"/>
        </w:rPr>
        <w:t xml:space="preserve"> Mwari?” </w:t>
      </w:r>
      <w:proofErr w:type="spellStart"/>
      <w:r>
        <w:rPr>
          <w:rFonts w:ascii="Arial" w:hAnsi="Arial" w:cs="Arial"/>
          <w:sz w:val="28"/>
          <w:szCs w:val="28"/>
          <w:lang w:val="x-none"/>
        </w:rPr>
        <w:t>Unotaura</w:t>
      </w:r>
      <w:proofErr w:type="spellEnd"/>
      <w:r>
        <w:rPr>
          <w:rFonts w:ascii="Arial" w:hAnsi="Arial" w:cs="Arial"/>
          <w:sz w:val="28"/>
          <w:szCs w:val="28"/>
          <w:lang w:val="x-none"/>
        </w:rPr>
        <w:t xml:space="preserve"> </w:t>
      </w:r>
      <w:proofErr w:type="spellStart"/>
      <w:r>
        <w:rPr>
          <w:rFonts w:ascii="Arial" w:hAnsi="Arial" w:cs="Arial"/>
          <w:sz w:val="28"/>
          <w:szCs w:val="28"/>
          <w:lang w:val="x-none"/>
        </w:rPr>
        <w:t>wakamira</w:t>
      </w:r>
      <w:proofErr w:type="spellEnd"/>
      <w:r>
        <w:rPr>
          <w:rFonts w:ascii="Arial" w:hAnsi="Arial" w:cs="Arial"/>
          <w:sz w:val="28"/>
          <w:szCs w:val="28"/>
          <w:lang w:val="x-none"/>
        </w:rPr>
        <w:t xml:space="preserve"> </w:t>
      </w:r>
      <w:proofErr w:type="spellStart"/>
      <w:r>
        <w:rPr>
          <w:rFonts w:ascii="Arial" w:hAnsi="Arial" w:cs="Arial"/>
          <w:sz w:val="28"/>
          <w:szCs w:val="28"/>
          <w:lang w:val="x-none"/>
        </w:rPr>
        <w:t>papi</w:t>
      </w:r>
      <w:proofErr w:type="spellEnd"/>
      <w:r>
        <w:rPr>
          <w:rFonts w:ascii="Arial" w:hAnsi="Arial" w:cs="Arial"/>
          <w:sz w:val="28"/>
          <w:szCs w:val="28"/>
          <w:lang w:val="x-none"/>
        </w:rPr>
        <w:t xml:space="preserve">? God Has never wanted it to be </w:t>
      </w:r>
      <w:proofErr w:type="spellStart"/>
      <w:r>
        <w:rPr>
          <w:rFonts w:ascii="Arial" w:hAnsi="Arial" w:cs="Arial"/>
          <w:sz w:val="28"/>
          <w:szCs w:val="28"/>
          <w:lang w:val="x-none"/>
        </w:rPr>
        <w:t>tha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r>
        <w:rPr>
          <w:rFonts w:ascii="Arial" w:hAnsi="Arial" w:cs="Arial"/>
          <w:sz w:val="18"/>
          <w:szCs w:val="18"/>
          <w:lang w:val="en-GB"/>
        </w:rPr>
        <w:t>that way</w:t>
      </w:r>
      <w:r w:rsidRPr="00FF638B">
        <w:rPr>
          <w:rFonts w:ascii="Arial" w:hAnsi="Arial" w:cs="Arial"/>
          <w:sz w:val="18"/>
          <w:szCs w:val="18"/>
          <w:lang w:val="en-GB"/>
        </w:rPr>
        <w:t>.”]</w:t>
      </w:r>
      <w:r>
        <w:rPr>
          <w:rFonts w:ascii="Arial" w:hAnsi="Arial" w:cs="Arial"/>
          <w:sz w:val="28"/>
          <w:szCs w:val="28"/>
          <w:lang w:val="en-GB"/>
        </w:rPr>
        <w:t xml:space="preserve"> </w:t>
      </w:r>
      <w:r>
        <w:rPr>
          <w:rFonts w:ascii="Arial" w:hAnsi="Arial" w:cs="Arial"/>
          <w:sz w:val="28"/>
          <w:szCs w:val="28"/>
          <w:lang w:val="x-none"/>
        </w:rPr>
        <w:t xml:space="preserve">Mwari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w:t>
      </w:r>
      <w:proofErr w:type="spellStart"/>
      <w:r>
        <w:rPr>
          <w:rFonts w:ascii="Arial" w:hAnsi="Arial" w:cs="Arial"/>
          <w:sz w:val="28"/>
          <w:szCs w:val="28"/>
          <w:lang w:val="x-none"/>
        </w:rPr>
        <w:t>Gugudza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Ameni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r w:rsidRPr="006A4FFC">
        <w:rPr>
          <w:rFonts w:ascii="Arial" w:hAnsi="Arial" w:cs="Arial"/>
          <w:sz w:val="28"/>
          <w:szCs w:val="28"/>
        </w:rPr>
        <w:t>“</w:t>
      </w:r>
      <w:proofErr w:type="spellStart"/>
      <w:r>
        <w:rPr>
          <w:rFonts w:ascii="Arial" w:hAnsi="Arial" w:cs="Arial"/>
          <w:sz w:val="28"/>
          <w:szCs w:val="28"/>
          <w:lang w:val="x-none"/>
        </w:rPr>
        <w:t>Gugudza</w:t>
      </w:r>
      <w:proofErr w:type="spellEnd"/>
      <w:r>
        <w:rPr>
          <w:rFonts w:ascii="Arial" w:hAnsi="Arial" w:cs="Arial"/>
          <w:sz w:val="28"/>
          <w:szCs w:val="28"/>
          <w:lang w:val="x-none"/>
        </w:rPr>
        <w:t xml:space="preserve"> </w:t>
      </w:r>
      <w:proofErr w:type="spellStart"/>
      <w:r>
        <w:rPr>
          <w:rFonts w:ascii="Arial" w:hAnsi="Arial" w:cs="Arial"/>
          <w:sz w:val="28"/>
          <w:szCs w:val="28"/>
          <w:lang w:val="x-none"/>
        </w:rPr>
        <w:t>unoita</w:t>
      </w:r>
      <w:proofErr w:type="spellEnd"/>
      <w:r>
        <w:rPr>
          <w:rFonts w:ascii="Arial" w:hAnsi="Arial" w:cs="Arial"/>
          <w:sz w:val="28"/>
          <w:szCs w:val="28"/>
          <w:lang w:val="x-none"/>
        </w:rPr>
        <w:t xml:space="preserve"> sei…? </w:t>
      </w:r>
      <w:r w:rsidRPr="00B84389">
        <w:rPr>
          <w:rFonts w:ascii="Arial" w:hAnsi="Arial" w:cs="Arial"/>
          <w:sz w:val="18"/>
          <w:szCs w:val="18"/>
        </w:rPr>
        <w:t xml:space="preserve">[Congregation says, </w:t>
      </w:r>
      <w:r>
        <w:rPr>
          <w:rFonts w:ascii="Arial" w:hAnsi="Arial" w:cs="Arial"/>
          <w:sz w:val="18"/>
          <w:szCs w:val="18"/>
        </w:rPr>
        <w:t>‘</w:t>
      </w:r>
      <w:proofErr w:type="spellStart"/>
      <w:r w:rsidRPr="00B84389">
        <w:rPr>
          <w:rFonts w:ascii="Arial" w:hAnsi="Arial" w:cs="Arial"/>
          <w:sz w:val="18"/>
          <w:szCs w:val="18"/>
        </w:rPr>
        <w:t>unozarurirwa</w:t>
      </w:r>
      <w:proofErr w:type="spellEnd"/>
      <w:r w:rsidRPr="00B84389">
        <w:rPr>
          <w:rFonts w:ascii="Arial" w:hAnsi="Arial" w:cs="Arial"/>
          <w:sz w:val="18"/>
          <w:szCs w:val="18"/>
        </w:rPr>
        <w:t>,’]</w:t>
      </w:r>
      <w:r w:rsidRPr="00B84389">
        <w:rPr>
          <w:rFonts w:ascii="Arial" w:hAnsi="Arial" w:cs="Arial"/>
          <w:sz w:val="28"/>
          <w:szCs w:val="28"/>
        </w:rPr>
        <w:t xml:space="preserve"> </w:t>
      </w:r>
      <w:proofErr w:type="spellStart"/>
      <w:r>
        <w:rPr>
          <w:rFonts w:ascii="Arial" w:hAnsi="Arial" w:cs="Arial"/>
          <w:sz w:val="28"/>
          <w:szCs w:val="28"/>
          <w:lang w:val="x-none"/>
        </w:rPr>
        <w:t>tsvaka</w:t>
      </w:r>
      <w:proofErr w:type="spellEnd"/>
      <w:r>
        <w:rPr>
          <w:rFonts w:ascii="Arial" w:hAnsi="Arial" w:cs="Arial"/>
          <w:sz w:val="28"/>
          <w:szCs w:val="28"/>
          <w:lang w:val="x-none"/>
        </w:rPr>
        <w:t xml:space="preserve"> </w:t>
      </w:r>
      <w:proofErr w:type="spellStart"/>
      <w:r>
        <w:rPr>
          <w:rFonts w:ascii="Arial" w:hAnsi="Arial" w:cs="Arial"/>
          <w:sz w:val="28"/>
          <w:szCs w:val="28"/>
          <w:lang w:val="x-none"/>
        </w:rPr>
        <w:t>unoita</w:t>
      </w:r>
      <w:proofErr w:type="spellEnd"/>
      <w:r>
        <w:rPr>
          <w:rFonts w:ascii="Arial" w:hAnsi="Arial" w:cs="Arial"/>
          <w:sz w:val="28"/>
          <w:szCs w:val="28"/>
          <w:lang w:val="x-none"/>
        </w:rPr>
        <w:t xml:space="preserve"> sei…? </w:t>
      </w:r>
      <w:r w:rsidRPr="00FF638B">
        <w:rPr>
          <w:rFonts w:ascii="Arial" w:hAnsi="Arial" w:cs="Arial"/>
          <w:sz w:val="18"/>
          <w:szCs w:val="18"/>
          <w:lang w:val="en-GB"/>
        </w:rPr>
        <w:t xml:space="preserve">[Congregation says, </w:t>
      </w:r>
      <w:r>
        <w:rPr>
          <w:rFonts w:ascii="Arial" w:hAnsi="Arial" w:cs="Arial"/>
          <w:sz w:val="18"/>
          <w:szCs w:val="18"/>
          <w:lang w:val="en-GB"/>
        </w:rPr>
        <w:t>‘</w:t>
      </w:r>
      <w:proofErr w:type="spellStart"/>
      <w:r>
        <w:rPr>
          <w:rFonts w:ascii="Arial" w:hAnsi="Arial" w:cs="Arial"/>
          <w:sz w:val="18"/>
          <w:szCs w:val="18"/>
          <w:lang w:val="en-GB"/>
        </w:rPr>
        <w:t>unowana</w:t>
      </w:r>
      <w:proofErr w:type="spellEnd"/>
      <w:r>
        <w:rPr>
          <w:rFonts w:ascii="Arial" w:hAnsi="Arial" w:cs="Arial"/>
          <w:sz w:val="18"/>
          <w:szCs w:val="18"/>
          <w:lang w:val="en-GB"/>
        </w:rPr>
        <w:t>,’</w:t>
      </w:r>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kumbira</w:t>
      </w:r>
      <w:proofErr w:type="spellEnd"/>
      <w:r>
        <w:rPr>
          <w:rFonts w:ascii="Arial" w:hAnsi="Arial" w:cs="Arial"/>
          <w:sz w:val="28"/>
          <w:szCs w:val="28"/>
          <w:lang w:val="x-none"/>
        </w:rPr>
        <w:t xml:space="preserve"> </w:t>
      </w:r>
      <w:proofErr w:type="spellStart"/>
      <w:r>
        <w:rPr>
          <w:rFonts w:ascii="Arial" w:hAnsi="Arial" w:cs="Arial"/>
          <w:sz w:val="28"/>
          <w:szCs w:val="28"/>
          <w:lang w:val="x-none"/>
        </w:rPr>
        <w:t>unodii</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unopiwa</w:t>
      </w:r>
      <w:proofErr w:type="spellEnd"/>
      <w:r w:rsidRPr="00FF638B">
        <w:rPr>
          <w:rFonts w:ascii="Arial" w:hAnsi="Arial" w:cs="Arial"/>
          <w:sz w:val="18"/>
          <w:szCs w:val="18"/>
          <w:lang w:val="en-GB"/>
        </w:rPr>
        <w:t>.”]</w:t>
      </w:r>
    </w:p>
    <w:p w14:paraId="0219BBBA"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116 </w:t>
      </w:r>
      <w:r>
        <w:rPr>
          <w:rFonts w:ascii="Arial" w:hAnsi="Arial" w:cs="Arial"/>
          <w:sz w:val="28"/>
          <w:szCs w:val="28"/>
          <w:lang w:val="x-none"/>
        </w:rPr>
        <w:t xml:space="preserve">Ephesians chapter 6. Provide for your children. …?... </w:t>
      </w:r>
      <w:proofErr w:type="spellStart"/>
      <w:r>
        <w:rPr>
          <w:rFonts w:ascii="Arial" w:hAnsi="Arial" w:cs="Arial"/>
          <w:sz w:val="28"/>
          <w:szCs w:val="28"/>
          <w:lang w:val="x-none"/>
        </w:rPr>
        <w:t>Efeso</w:t>
      </w:r>
      <w:proofErr w:type="spellEnd"/>
      <w:r>
        <w:rPr>
          <w:rFonts w:ascii="Arial" w:hAnsi="Arial" w:cs="Arial"/>
          <w:sz w:val="28"/>
          <w:szCs w:val="28"/>
          <w:lang w:val="x-none"/>
        </w:rPr>
        <w:t xml:space="preserve"> chapter 6 </w:t>
      </w:r>
      <w:proofErr w:type="spellStart"/>
      <w:r>
        <w:rPr>
          <w:rFonts w:ascii="Arial" w:hAnsi="Arial" w:cs="Arial"/>
          <w:sz w:val="28"/>
          <w:szCs w:val="28"/>
          <w:lang w:val="x-none"/>
        </w:rPr>
        <w:t>tione</w:t>
      </w:r>
      <w:proofErr w:type="spellEnd"/>
      <w:r>
        <w:rPr>
          <w:rFonts w:ascii="Arial" w:hAnsi="Arial" w:cs="Arial"/>
          <w:sz w:val="28"/>
          <w:szCs w:val="28"/>
          <w:lang w:val="x-none"/>
        </w:rPr>
        <w:t xml:space="preserve">. Ephesians chapter 6. </w:t>
      </w:r>
      <w:proofErr w:type="spellStart"/>
      <w:r>
        <w:rPr>
          <w:rFonts w:ascii="Arial" w:hAnsi="Arial" w:cs="Arial"/>
          <w:sz w:val="28"/>
          <w:szCs w:val="28"/>
          <w:lang w:val="x-none"/>
        </w:rPr>
        <w:t>Tasvika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w:t>
      </w:r>
      <w:proofErr w:type="spellStart"/>
      <w:r>
        <w:rPr>
          <w:rFonts w:ascii="Arial" w:hAnsi="Arial" w:cs="Arial"/>
          <w:sz w:val="28"/>
          <w:szCs w:val="28"/>
          <w:lang w:val="x-none"/>
        </w:rPr>
        <w:t>tose</w:t>
      </w:r>
      <w:proofErr w:type="spellEnd"/>
      <w:r>
        <w:rPr>
          <w:rFonts w:ascii="Arial" w:hAnsi="Arial" w:cs="Arial"/>
          <w:sz w:val="28"/>
          <w:szCs w:val="28"/>
          <w:lang w:val="x-none"/>
        </w:rPr>
        <w:t xml:space="preserve">, verse </w:t>
      </w:r>
      <w:proofErr w:type="spellStart"/>
      <w:r>
        <w:rPr>
          <w:rFonts w:ascii="Arial" w:hAnsi="Arial" w:cs="Arial"/>
          <w:sz w:val="28"/>
          <w:szCs w:val="28"/>
          <w:lang w:val="x-none"/>
        </w:rPr>
        <w:t>yaaam</w:t>
      </w:r>
      <w:proofErr w:type="spellEnd"/>
      <w:r>
        <w:rPr>
          <w:rFonts w:ascii="Arial" w:hAnsi="Arial" w:cs="Arial"/>
          <w:sz w:val="28"/>
          <w:szCs w:val="28"/>
          <w:lang w:val="x-none"/>
        </w:rPr>
        <w:t xml:space="preserve"> 4.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pa verse </w:t>
      </w:r>
      <w:proofErr w:type="spellStart"/>
      <w:r>
        <w:rPr>
          <w:rFonts w:ascii="Arial" w:hAnsi="Arial" w:cs="Arial"/>
          <w:sz w:val="28"/>
          <w:szCs w:val="28"/>
          <w:lang w:val="x-none"/>
        </w:rPr>
        <w:t>ya</w:t>
      </w:r>
      <w:proofErr w:type="spellEnd"/>
      <w:r>
        <w:rPr>
          <w:rFonts w:ascii="Arial" w:hAnsi="Arial" w:cs="Arial"/>
          <w:sz w:val="28"/>
          <w:szCs w:val="28"/>
          <w:lang w:val="x-none"/>
        </w:rPr>
        <w:t xml:space="preserve"> 4. Verse 4 tese:</w:t>
      </w:r>
    </w:p>
    <w:p w14:paraId="304392FB" w14:textId="77777777" w:rsidR="00E87490" w:rsidRPr="00821C0C" w:rsidRDefault="00E87490" w:rsidP="00E87490">
      <w:pPr>
        <w:ind w:left="720"/>
        <w:jc w:val="both"/>
        <w:rPr>
          <w:rFonts w:ascii="Arial" w:hAnsi="Arial" w:cs="Arial"/>
          <w:i/>
          <w:iCs/>
          <w:sz w:val="28"/>
          <w:szCs w:val="28"/>
          <w:lang w:val="x-none"/>
        </w:rPr>
      </w:pPr>
      <w:r w:rsidRPr="00821C0C">
        <w:rPr>
          <w:rFonts w:ascii="Arial" w:hAnsi="Arial" w:cs="Arial"/>
          <w:i/>
          <w:iCs/>
          <w:sz w:val="28"/>
          <w:szCs w:val="28"/>
          <w:lang w:val="x-none"/>
        </w:rPr>
        <w:t>And, ye fathers, provoke not your children to wrath: but bring them up in the nurture and admonition of the Lord. </w:t>
      </w:r>
    </w:p>
    <w:p w14:paraId="2B6A7ACF"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117 </w:t>
      </w:r>
      <w:r>
        <w:rPr>
          <w:rFonts w:ascii="Arial" w:hAnsi="Arial" w:cs="Arial"/>
          <w:sz w:val="28"/>
          <w:szCs w:val="28"/>
          <w:lang w:val="x-none"/>
        </w:rPr>
        <w:t xml:space="preserve">Amen.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Dzidzisayi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proofErr w:type="spellStart"/>
      <w:r>
        <w:rPr>
          <w:rFonts w:ascii="Arial" w:hAnsi="Arial" w:cs="Arial"/>
          <w:sz w:val="28"/>
          <w:szCs w:val="28"/>
          <w:lang w:val="x-none"/>
        </w:rPr>
        <w:t>nenzira</w:t>
      </w:r>
      <w:proofErr w:type="spellEnd"/>
      <w:r>
        <w:rPr>
          <w:rFonts w:ascii="Arial" w:hAnsi="Arial" w:cs="Arial"/>
          <w:sz w:val="28"/>
          <w:szCs w:val="28"/>
          <w:lang w:val="x-none"/>
        </w:rPr>
        <w:t xml:space="preserve"> </w:t>
      </w:r>
      <w:proofErr w:type="spellStart"/>
      <w:r>
        <w:rPr>
          <w:rFonts w:ascii="Arial" w:hAnsi="Arial" w:cs="Arial"/>
          <w:sz w:val="28"/>
          <w:szCs w:val="28"/>
          <w:lang w:val="x-none"/>
        </w:rPr>
        <w:t>yaMwa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yaMwari</w:t>
      </w:r>
      <w:proofErr w:type="spellEnd"/>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Tarirai</w:t>
      </w:r>
      <w:proofErr w:type="spellEnd"/>
      <w:r>
        <w:rPr>
          <w:rFonts w:ascii="Arial" w:hAnsi="Arial" w:cs="Arial"/>
          <w:sz w:val="28"/>
          <w:szCs w:val="28"/>
          <w:lang w:val="x-none"/>
        </w:rPr>
        <w:t xml:space="preserve"> Shoko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w:t>
      </w:r>
      <w:proofErr w:type="spellStart"/>
      <w:r>
        <w:rPr>
          <w:rFonts w:ascii="Arial" w:hAnsi="Arial" w:cs="Arial"/>
          <w:sz w:val="28"/>
          <w:szCs w:val="28"/>
          <w:lang w:val="x-none"/>
        </w:rPr>
        <w:t>zvariri</w:t>
      </w:r>
      <w:proofErr w:type="spellEnd"/>
      <w:r>
        <w:rPr>
          <w:rFonts w:ascii="Arial" w:hAnsi="Arial" w:cs="Arial"/>
          <w:sz w:val="28"/>
          <w:szCs w:val="28"/>
          <w:lang w:val="x-none"/>
        </w:rPr>
        <w:t xml:space="preserve"> </w:t>
      </w:r>
      <w:proofErr w:type="spellStart"/>
      <w:r>
        <w:rPr>
          <w:rFonts w:ascii="Arial" w:hAnsi="Arial" w:cs="Arial"/>
          <w:sz w:val="28"/>
          <w:szCs w:val="28"/>
          <w:lang w:val="x-none"/>
        </w:rPr>
        <w:t>kutaura</w:t>
      </w:r>
      <w:proofErr w:type="spellEnd"/>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ma brothers </w:t>
      </w:r>
      <w:proofErr w:type="spellStart"/>
      <w:r>
        <w:rPr>
          <w:rFonts w:ascii="Arial" w:hAnsi="Arial" w:cs="Arial"/>
          <w:sz w:val="28"/>
          <w:szCs w:val="28"/>
          <w:lang w:val="x-none"/>
        </w:rPr>
        <w:t>edu</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vano</w:t>
      </w:r>
      <w:proofErr w:type="spellEnd"/>
      <w:r>
        <w:rPr>
          <w:rFonts w:ascii="Arial" w:hAnsi="Arial" w:cs="Arial"/>
          <w:sz w:val="28"/>
          <w:szCs w:val="28"/>
          <w:lang w:val="x-none"/>
        </w:rPr>
        <w:t xml:space="preserve">                                                                                                                                      tanga </w:t>
      </w:r>
      <w:proofErr w:type="spellStart"/>
      <w:r>
        <w:rPr>
          <w:rFonts w:ascii="Arial" w:hAnsi="Arial" w:cs="Arial"/>
          <w:sz w:val="28"/>
          <w:szCs w:val="28"/>
          <w:lang w:val="x-none"/>
        </w:rPr>
        <w:t>kutinetsa</w:t>
      </w:r>
      <w:proofErr w:type="spellEnd"/>
      <w:r>
        <w:rPr>
          <w:rFonts w:ascii="Arial" w:hAnsi="Arial" w:cs="Arial"/>
          <w:sz w:val="28"/>
          <w:szCs w:val="28"/>
          <w:lang w:val="x-none"/>
        </w:rPr>
        <w:t xml:space="preserve">  pa Message, </w:t>
      </w:r>
      <w:proofErr w:type="spellStart"/>
      <w:r>
        <w:rPr>
          <w:rFonts w:ascii="Arial" w:hAnsi="Arial" w:cs="Arial"/>
          <w:sz w:val="28"/>
          <w:szCs w:val="28"/>
          <w:lang w:val="x-none"/>
        </w:rPr>
        <w:t>havachada</w:t>
      </w:r>
      <w:proofErr w:type="spellEnd"/>
      <w:r>
        <w:rPr>
          <w:rFonts w:ascii="Arial" w:hAnsi="Arial" w:cs="Arial"/>
          <w:sz w:val="28"/>
          <w:szCs w:val="28"/>
          <w:lang w:val="x-none"/>
        </w:rPr>
        <w:t xml:space="preserve"> </w:t>
      </w:r>
      <w:proofErr w:type="spellStart"/>
      <w:r>
        <w:rPr>
          <w:rFonts w:ascii="Arial" w:hAnsi="Arial" w:cs="Arial"/>
          <w:sz w:val="28"/>
          <w:szCs w:val="28"/>
          <w:lang w:val="x-none"/>
        </w:rPr>
        <w:t>kuitambira</w:t>
      </w:r>
      <w:proofErr w:type="spellEnd"/>
      <w:r>
        <w:rPr>
          <w:rFonts w:ascii="Arial" w:hAnsi="Arial" w:cs="Arial"/>
          <w:sz w:val="28"/>
          <w:szCs w:val="28"/>
          <w:lang w:val="x-none"/>
        </w:rPr>
        <w:t xml:space="preserve">. Ende ma sister </w:t>
      </w:r>
      <w:proofErr w:type="spellStart"/>
      <w:r>
        <w:rPr>
          <w:rFonts w:ascii="Arial" w:hAnsi="Arial" w:cs="Arial"/>
          <w:sz w:val="28"/>
          <w:szCs w:val="28"/>
          <w:lang w:val="x-none"/>
        </w:rPr>
        <w:t>edu</w:t>
      </w:r>
      <w:proofErr w:type="spellEnd"/>
      <w:r>
        <w:rPr>
          <w:rFonts w:ascii="Arial" w:hAnsi="Arial" w:cs="Arial"/>
          <w:sz w:val="28"/>
          <w:szCs w:val="28"/>
          <w:lang w:val="x-none"/>
        </w:rPr>
        <w:t xml:space="preserve"> </w:t>
      </w:r>
      <w:proofErr w:type="spellStart"/>
      <w:r>
        <w:rPr>
          <w:rFonts w:ascii="Arial" w:hAnsi="Arial" w:cs="Arial"/>
          <w:sz w:val="28"/>
          <w:szCs w:val="28"/>
          <w:lang w:val="x-none"/>
        </w:rPr>
        <w:t>mazhinji</w:t>
      </w:r>
      <w:proofErr w:type="spellEnd"/>
      <w:r>
        <w:rPr>
          <w:rFonts w:ascii="Arial" w:hAnsi="Arial" w:cs="Arial"/>
          <w:sz w:val="28"/>
          <w:szCs w:val="28"/>
          <w:lang w:val="x-none"/>
        </w:rPr>
        <w:t xml:space="preserve"> </w:t>
      </w:r>
      <w:proofErr w:type="spellStart"/>
      <w:r>
        <w:rPr>
          <w:rFonts w:ascii="Arial" w:hAnsi="Arial" w:cs="Arial"/>
          <w:sz w:val="28"/>
          <w:szCs w:val="28"/>
          <w:lang w:val="x-none"/>
        </w:rPr>
        <w:t>akuraka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Shiphra</w:t>
      </w:r>
      <w:proofErr w:type="spellEnd"/>
      <w:r>
        <w:rPr>
          <w:rFonts w:ascii="Arial" w:hAnsi="Arial" w:cs="Arial"/>
          <w:sz w:val="28"/>
          <w:szCs w:val="28"/>
          <w:lang w:val="x-none"/>
        </w:rPr>
        <w:t xml:space="preserve">, </w:t>
      </w:r>
      <w:proofErr w:type="spellStart"/>
      <w:r>
        <w:rPr>
          <w:rFonts w:ascii="Arial" w:hAnsi="Arial" w:cs="Arial"/>
          <w:sz w:val="28"/>
          <w:szCs w:val="28"/>
          <w:lang w:val="x-none"/>
        </w:rPr>
        <w:t>vakura</w:t>
      </w:r>
      <w:proofErr w:type="spellEnd"/>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Vana Sister Chigova ava. Ivo Brother Chigova ava. Vana </w:t>
      </w:r>
      <w:proofErr w:type="spellStart"/>
      <w:r>
        <w:rPr>
          <w:rFonts w:ascii="Arial" w:hAnsi="Arial" w:cs="Arial"/>
          <w:sz w:val="28"/>
          <w:szCs w:val="28"/>
          <w:lang w:val="x-none"/>
        </w:rPr>
        <w:t>vemu</w:t>
      </w:r>
      <w:proofErr w:type="spellEnd"/>
      <w:r>
        <w:rPr>
          <w:rFonts w:ascii="Arial" w:hAnsi="Arial" w:cs="Arial"/>
          <w:sz w:val="28"/>
          <w:szCs w:val="28"/>
          <w:lang w:val="x-none"/>
        </w:rPr>
        <w:t xml:space="preserve"> Message ka ava?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
    <w:p w14:paraId="2EF61697"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118 </w:t>
      </w:r>
      <w:r>
        <w:rPr>
          <w:rFonts w:ascii="Arial" w:hAnsi="Arial" w:cs="Arial"/>
          <w:sz w:val="28"/>
          <w:szCs w:val="28"/>
          <w:lang w:val="x-none"/>
        </w:rPr>
        <w:t xml:space="preserve">But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akafamba</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munzira</w:t>
      </w:r>
      <w:proofErr w:type="spellEnd"/>
      <w:r>
        <w:rPr>
          <w:rFonts w:ascii="Arial" w:hAnsi="Arial" w:cs="Arial"/>
          <w:sz w:val="28"/>
          <w:szCs w:val="28"/>
          <w:lang w:val="x-none"/>
        </w:rPr>
        <w:t xml:space="preserve"> </w:t>
      </w:r>
      <w:proofErr w:type="spellStart"/>
      <w:r>
        <w:rPr>
          <w:rFonts w:ascii="Arial" w:hAnsi="Arial" w:cs="Arial"/>
          <w:sz w:val="28"/>
          <w:szCs w:val="28"/>
          <w:lang w:val="x-none"/>
        </w:rPr>
        <w:t>yaakagara</w:t>
      </w:r>
      <w:proofErr w:type="spellEnd"/>
      <w:r>
        <w:rPr>
          <w:rFonts w:ascii="Arial" w:hAnsi="Arial" w:cs="Arial"/>
          <w:sz w:val="28"/>
          <w:szCs w:val="28"/>
          <w:lang w:val="x-none"/>
        </w:rPr>
        <w:t xml:space="preserve"> </w:t>
      </w:r>
      <w:proofErr w:type="spellStart"/>
      <w:r>
        <w:rPr>
          <w:rFonts w:ascii="Arial" w:hAnsi="Arial" w:cs="Arial"/>
          <w:sz w:val="28"/>
          <w:szCs w:val="28"/>
          <w:lang w:val="x-none"/>
        </w:rPr>
        <w:t>adzidza</w:t>
      </w:r>
      <w:proofErr w:type="spellEnd"/>
      <w:r>
        <w:rPr>
          <w:rFonts w:ascii="Arial" w:hAnsi="Arial" w:cs="Arial"/>
          <w:sz w:val="28"/>
          <w:szCs w:val="28"/>
          <w:lang w:val="x-none"/>
        </w:rPr>
        <w:t xml:space="preserve"> </w:t>
      </w:r>
      <w:proofErr w:type="spellStart"/>
      <w:r>
        <w:rPr>
          <w:rFonts w:ascii="Arial" w:hAnsi="Arial" w:cs="Arial"/>
          <w:sz w:val="28"/>
          <w:szCs w:val="28"/>
          <w:lang w:val="x-none"/>
        </w:rPr>
        <w:t>yeShoko</w:t>
      </w:r>
      <w:proofErr w:type="spellEnd"/>
      <w:r>
        <w:rPr>
          <w:rFonts w:ascii="Arial" w:hAnsi="Arial" w:cs="Arial"/>
          <w:sz w:val="28"/>
          <w:szCs w:val="28"/>
          <w:lang w:val="x-none"/>
        </w:rPr>
        <w:t xml:space="preserve">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w:t>
      </w:r>
      <w:proofErr w:type="spellStart"/>
      <w:r>
        <w:rPr>
          <w:rFonts w:ascii="Arial" w:hAnsi="Arial" w:cs="Arial"/>
          <w:sz w:val="28"/>
          <w:szCs w:val="28"/>
          <w:lang w:val="x-none"/>
        </w:rPr>
        <w:t>akadzikama</w:t>
      </w:r>
      <w:proofErr w:type="spellEnd"/>
      <w:r>
        <w:rPr>
          <w:rFonts w:ascii="Arial" w:hAnsi="Arial" w:cs="Arial"/>
          <w:sz w:val="28"/>
          <w:szCs w:val="28"/>
          <w:lang w:val="x-none"/>
        </w:rPr>
        <w:t xml:space="preserve"> </w:t>
      </w:r>
      <w:proofErr w:type="spellStart"/>
      <w:r>
        <w:rPr>
          <w:rFonts w:ascii="Arial" w:hAnsi="Arial" w:cs="Arial"/>
          <w:sz w:val="28"/>
          <w:szCs w:val="28"/>
          <w:lang w:val="x-none"/>
        </w:rPr>
        <w:t>mairi</w:t>
      </w:r>
      <w:proofErr w:type="spellEnd"/>
      <w:r>
        <w:rPr>
          <w:rFonts w:ascii="Arial" w:hAnsi="Arial" w:cs="Arial"/>
          <w:sz w:val="28"/>
          <w:szCs w:val="28"/>
          <w:lang w:val="x-none"/>
        </w:rPr>
        <w:t xml:space="preserve">, even baba </w:t>
      </w:r>
      <w:proofErr w:type="spellStart"/>
      <w:r>
        <w:rPr>
          <w:rFonts w:ascii="Arial" w:hAnsi="Arial" w:cs="Arial"/>
          <w:sz w:val="28"/>
          <w:szCs w:val="28"/>
          <w:lang w:val="x-none"/>
        </w:rPr>
        <w:t>vake</w:t>
      </w:r>
      <w:proofErr w:type="spellEnd"/>
      <w:r>
        <w:rPr>
          <w:rFonts w:ascii="Arial" w:hAnsi="Arial" w:cs="Arial"/>
          <w:sz w:val="28"/>
          <w:szCs w:val="28"/>
          <w:lang w:val="x-none"/>
        </w:rPr>
        <w:t xml:space="preserve"> </w:t>
      </w:r>
      <w:proofErr w:type="spellStart"/>
      <w:r>
        <w:rPr>
          <w:rFonts w:ascii="Arial" w:hAnsi="Arial" w:cs="Arial"/>
          <w:sz w:val="28"/>
          <w:szCs w:val="28"/>
          <w:lang w:val="x-none"/>
        </w:rPr>
        <w:t>vabva</w:t>
      </w:r>
      <w:proofErr w:type="spellEnd"/>
      <w:r>
        <w:rPr>
          <w:rFonts w:ascii="Arial" w:hAnsi="Arial" w:cs="Arial"/>
          <w:sz w:val="28"/>
          <w:szCs w:val="28"/>
          <w:lang w:val="x-none"/>
        </w:rPr>
        <w:t xml:space="preserve">, Chigova. Iye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kusara</w:t>
      </w:r>
      <w:proofErr w:type="spellEnd"/>
      <w:r>
        <w:rPr>
          <w:rFonts w:ascii="Arial" w:hAnsi="Arial" w:cs="Arial"/>
          <w:sz w:val="28"/>
          <w:szCs w:val="28"/>
          <w:lang w:val="x-none"/>
        </w:rPr>
        <w:t xml:space="preserve"> </w:t>
      </w:r>
      <w:proofErr w:type="spellStart"/>
      <w:r>
        <w:rPr>
          <w:rFonts w:ascii="Arial" w:hAnsi="Arial" w:cs="Arial"/>
          <w:sz w:val="28"/>
          <w:szCs w:val="28"/>
          <w:lang w:val="x-none"/>
        </w:rPr>
        <w:t>achiropafadzwa</w:t>
      </w:r>
      <w:proofErr w:type="spellEnd"/>
      <w:r>
        <w:rPr>
          <w:rFonts w:ascii="Arial" w:hAnsi="Arial" w:cs="Arial"/>
          <w:sz w:val="28"/>
          <w:szCs w:val="28"/>
          <w:lang w:val="x-none"/>
        </w:rPr>
        <w:t xml:space="preserve"> </w:t>
      </w:r>
      <w:proofErr w:type="spellStart"/>
      <w:r>
        <w:rPr>
          <w:rFonts w:ascii="Arial" w:hAnsi="Arial" w:cs="Arial"/>
          <w:sz w:val="28"/>
          <w:szCs w:val="28"/>
          <w:lang w:val="x-none"/>
        </w:rPr>
        <w:t>vasi</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vasipo</w:t>
      </w:r>
      <w:proofErr w:type="spellEnd"/>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dzaMwari</w:t>
      </w:r>
      <w:proofErr w:type="spellEnd"/>
      <w:r>
        <w:rPr>
          <w:rFonts w:ascii="Arial" w:hAnsi="Arial" w:cs="Arial"/>
          <w:sz w:val="28"/>
          <w:szCs w:val="28"/>
          <w:lang w:val="x-none"/>
        </w:rPr>
        <w:t xml:space="preserve"> </w:t>
      </w:r>
      <w:proofErr w:type="spellStart"/>
      <w:r>
        <w:rPr>
          <w:rFonts w:ascii="Arial" w:hAnsi="Arial" w:cs="Arial"/>
          <w:sz w:val="28"/>
          <w:szCs w:val="28"/>
          <w:lang w:val="x-none"/>
        </w:rPr>
        <w:t>zvadzinoita</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Ehe</w:t>
      </w:r>
      <w:proofErr w:type="spellEnd"/>
      <w:r>
        <w:rPr>
          <w:rFonts w:ascii="Arial" w:hAnsi="Arial" w:cs="Arial"/>
          <w:sz w:val="28"/>
          <w:szCs w:val="28"/>
          <w:lang w:val="x-none"/>
        </w:rPr>
        <w:t xml:space="preserve">. </w:t>
      </w:r>
      <w:proofErr w:type="spellStart"/>
      <w:r>
        <w:rPr>
          <w:rFonts w:ascii="Arial" w:hAnsi="Arial" w:cs="Arial"/>
          <w:sz w:val="28"/>
          <w:szCs w:val="28"/>
          <w:lang w:val="x-none"/>
        </w:rPr>
        <w:t>Akuitawo</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vake</w:t>
      </w:r>
      <w:proofErr w:type="spellEnd"/>
      <w:r>
        <w:rPr>
          <w:rFonts w:ascii="Arial" w:hAnsi="Arial" w:cs="Arial"/>
          <w:sz w:val="28"/>
          <w:szCs w:val="28"/>
          <w:lang w:val="x-none"/>
        </w:rPr>
        <w:t xml:space="preserve">. </w:t>
      </w:r>
      <w:proofErr w:type="spellStart"/>
      <w:r>
        <w:rPr>
          <w:rFonts w:ascii="Arial" w:hAnsi="Arial" w:cs="Arial"/>
          <w:sz w:val="28"/>
          <w:szCs w:val="28"/>
          <w:lang w:val="x-none"/>
        </w:rPr>
        <w:t>Akuitawo</w:t>
      </w:r>
      <w:proofErr w:type="spellEnd"/>
      <w:r>
        <w:rPr>
          <w:rFonts w:ascii="Arial" w:hAnsi="Arial" w:cs="Arial"/>
          <w:sz w:val="28"/>
          <w:szCs w:val="28"/>
          <w:lang w:val="x-none"/>
        </w:rPr>
        <w:t xml:space="preserve"> </w:t>
      </w:r>
      <w:proofErr w:type="spellStart"/>
      <w:r>
        <w:rPr>
          <w:rFonts w:ascii="Arial" w:hAnsi="Arial" w:cs="Arial"/>
          <w:sz w:val="28"/>
          <w:szCs w:val="28"/>
          <w:lang w:val="x-none"/>
        </w:rPr>
        <w:t>imba</w:t>
      </w:r>
      <w:proofErr w:type="spellEnd"/>
      <w:r>
        <w:rPr>
          <w:rFonts w:ascii="Arial" w:hAnsi="Arial" w:cs="Arial"/>
          <w:sz w:val="28"/>
          <w:szCs w:val="28"/>
          <w:lang w:val="x-none"/>
        </w:rPr>
        <w:t xml:space="preserve"> </w:t>
      </w:r>
      <w:proofErr w:type="spellStart"/>
      <w:r>
        <w:rPr>
          <w:rFonts w:ascii="Arial" w:hAnsi="Arial" w:cs="Arial"/>
          <w:sz w:val="28"/>
          <w:szCs w:val="28"/>
          <w:lang w:val="x-none"/>
        </w:rPr>
        <w:t>yake</w:t>
      </w:r>
      <w:proofErr w:type="spellEnd"/>
      <w:r>
        <w:rPr>
          <w:rFonts w:ascii="Arial" w:hAnsi="Arial" w:cs="Arial"/>
          <w:sz w:val="28"/>
          <w:szCs w:val="28"/>
          <w:lang w:val="x-none"/>
        </w:rPr>
        <w:t xml:space="preserve">. </w:t>
      </w:r>
      <w:proofErr w:type="spellStart"/>
      <w:r>
        <w:rPr>
          <w:rFonts w:ascii="Arial" w:hAnsi="Arial" w:cs="Arial"/>
          <w:sz w:val="28"/>
          <w:szCs w:val="28"/>
          <w:lang w:val="x-none"/>
        </w:rPr>
        <w:t>Ndozvazvinofanira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kuva</w:t>
      </w:r>
      <w:proofErr w:type="spellEnd"/>
      <w:r>
        <w:rPr>
          <w:rFonts w:ascii="Arial" w:hAnsi="Arial" w:cs="Arial"/>
          <w:sz w:val="28"/>
          <w:szCs w:val="28"/>
          <w:lang w:val="x-none"/>
        </w:rPr>
        <w:t xml:space="preserve">. Kwete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anozoti</w:t>
      </w:r>
      <w:proofErr w:type="spellEnd"/>
      <w:r>
        <w:rPr>
          <w:rFonts w:ascii="Arial" w:hAnsi="Arial" w:cs="Arial"/>
          <w:sz w:val="28"/>
          <w:szCs w:val="28"/>
          <w:lang w:val="x-none"/>
        </w:rPr>
        <w:t xml:space="preserve"> kana baba </w:t>
      </w:r>
      <w:proofErr w:type="spellStart"/>
      <w:r>
        <w:rPr>
          <w:rFonts w:ascii="Arial" w:hAnsi="Arial" w:cs="Arial"/>
          <w:sz w:val="28"/>
          <w:szCs w:val="28"/>
          <w:lang w:val="x-none"/>
        </w:rPr>
        <w:t>vasisipo</w:t>
      </w:r>
      <w:proofErr w:type="spellEnd"/>
      <w:r>
        <w:rPr>
          <w:rFonts w:ascii="Arial" w:hAnsi="Arial" w:cs="Arial"/>
          <w:sz w:val="28"/>
          <w:szCs w:val="28"/>
          <w:lang w:val="x-none"/>
        </w:rPr>
        <w:t xml:space="preserve">, iye </w:t>
      </w:r>
      <w:proofErr w:type="spellStart"/>
      <w:r>
        <w:rPr>
          <w:rFonts w:ascii="Arial" w:hAnsi="Arial" w:cs="Arial"/>
          <w:sz w:val="28"/>
          <w:szCs w:val="28"/>
          <w:lang w:val="x-none"/>
        </w:rPr>
        <w:t>akutanga</w:t>
      </w:r>
      <w:proofErr w:type="spellEnd"/>
      <w:r>
        <w:rPr>
          <w:rFonts w:ascii="Arial" w:hAnsi="Arial" w:cs="Arial"/>
          <w:sz w:val="28"/>
          <w:szCs w:val="28"/>
          <w:lang w:val="x-none"/>
        </w:rPr>
        <w:t xml:space="preserve"> </w:t>
      </w:r>
      <w:proofErr w:type="spellStart"/>
      <w:r>
        <w:rPr>
          <w:rFonts w:ascii="Arial" w:hAnsi="Arial" w:cs="Arial"/>
          <w:sz w:val="28"/>
          <w:szCs w:val="28"/>
          <w:lang w:val="x-none"/>
        </w:rPr>
        <w:t>kuita</w:t>
      </w:r>
      <w:proofErr w:type="spellEnd"/>
      <w:r>
        <w:rPr>
          <w:rFonts w:ascii="Arial" w:hAnsi="Arial" w:cs="Arial"/>
          <w:sz w:val="28"/>
          <w:szCs w:val="28"/>
          <w:lang w:val="x-none"/>
        </w:rPr>
        <w:t xml:space="preserve"> </w:t>
      </w:r>
      <w:proofErr w:type="spellStart"/>
      <w:r>
        <w:rPr>
          <w:rFonts w:ascii="Arial" w:hAnsi="Arial" w:cs="Arial"/>
          <w:sz w:val="28"/>
          <w:szCs w:val="28"/>
          <w:lang w:val="x-none"/>
        </w:rPr>
        <w:t>chitsotsi</w:t>
      </w:r>
      <w:proofErr w:type="spellEnd"/>
      <w:r>
        <w:rPr>
          <w:rFonts w:ascii="Arial" w:hAnsi="Arial" w:cs="Arial"/>
          <w:sz w:val="28"/>
          <w:szCs w:val="28"/>
          <w:lang w:val="x-none"/>
        </w:rPr>
        <w:t xml:space="preserve">. </w:t>
      </w:r>
      <w:proofErr w:type="spellStart"/>
      <w:r>
        <w:rPr>
          <w:rFonts w:ascii="Arial" w:hAnsi="Arial" w:cs="Arial"/>
          <w:sz w:val="28"/>
          <w:szCs w:val="28"/>
          <w:lang w:val="x-none"/>
        </w:rPr>
        <w:t>Akutanga</w:t>
      </w:r>
      <w:proofErr w:type="spellEnd"/>
      <w:r>
        <w:rPr>
          <w:rFonts w:ascii="Arial" w:hAnsi="Arial" w:cs="Arial"/>
          <w:sz w:val="28"/>
          <w:szCs w:val="28"/>
          <w:lang w:val="x-none"/>
        </w:rPr>
        <w:t xml:space="preserve"> </w:t>
      </w:r>
      <w:proofErr w:type="spellStart"/>
      <w:r>
        <w:rPr>
          <w:rFonts w:ascii="Arial" w:hAnsi="Arial" w:cs="Arial"/>
          <w:sz w:val="28"/>
          <w:szCs w:val="28"/>
          <w:lang w:val="x-none"/>
        </w:rPr>
        <w:t>kuita</w:t>
      </w:r>
      <w:proofErr w:type="spellEnd"/>
      <w:r>
        <w:rPr>
          <w:rFonts w:ascii="Arial" w:hAnsi="Arial" w:cs="Arial"/>
          <w:sz w:val="28"/>
          <w:szCs w:val="28"/>
          <w:lang w:val="x-none"/>
        </w:rPr>
        <w:t xml:space="preserve">… </w:t>
      </w:r>
      <w:proofErr w:type="spellStart"/>
      <w:r>
        <w:rPr>
          <w:rFonts w:ascii="Arial" w:hAnsi="Arial" w:cs="Arial"/>
          <w:sz w:val="28"/>
          <w:szCs w:val="28"/>
          <w:lang w:val="x-none"/>
        </w:rPr>
        <w:t>Haiwazve</w:t>
      </w:r>
      <w:proofErr w:type="spellEnd"/>
      <w:r>
        <w:rPr>
          <w:rFonts w:ascii="Arial" w:hAnsi="Arial" w:cs="Arial"/>
          <w:sz w:val="28"/>
          <w:szCs w:val="28"/>
          <w:lang w:val="x-none"/>
        </w:rPr>
        <w:t>.</w:t>
      </w:r>
    </w:p>
    <w:p w14:paraId="31CD6BF5"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lastRenderedPageBreak/>
        <w:t xml:space="preserve">119 </w:t>
      </w:r>
      <w:proofErr w:type="spellStart"/>
      <w:r>
        <w:rPr>
          <w:rFonts w:ascii="Arial" w:hAnsi="Arial" w:cs="Arial"/>
          <w:sz w:val="28"/>
          <w:szCs w:val="28"/>
          <w:lang w:val="x-none"/>
        </w:rPr>
        <w:t>Isu</w:t>
      </w:r>
      <w:proofErr w:type="spellEnd"/>
      <w:r>
        <w:rPr>
          <w:rFonts w:ascii="Arial" w:hAnsi="Arial" w:cs="Arial"/>
          <w:sz w:val="28"/>
          <w:szCs w:val="28"/>
          <w:lang w:val="x-none"/>
        </w:rPr>
        <w:t xml:space="preserve">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kutarisira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tichibva</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proofErr w:type="spellStart"/>
      <w:r>
        <w:rPr>
          <w:rFonts w:ascii="Arial" w:hAnsi="Arial" w:cs="Arial"/>
          <w:sz w:val="28"/>
          <w:szCs w:val="28"/>
          <w:lang w:val="x-none"/>
        </w:rPr>
        <w:t>vanosara</w:t>
      </w:r>
      <w:proofErr w:type="spellEnd"/>
      <w:r>
        <w:rPr>
          <w:rFonts w:ascii="Arial" w:hAnsi="Arial" w:cs="Arial"/>
          <w:sz w:val="28"/>
          <w:szCs w:val="28"/>
          <w:lang w:val="x-none"/>
        </w:rPr>
        <w:t xml:space="preserve"> </w:t>
      </w:r>
      <w:proofErr w:type="spellStart"/>
      <w:r>
        <w:rPr>
          <w:rFonts w:ascii="Arial" w:hAnsi="Arial" w:cs="Arial"/>
          <w:sz w:val="28"/>
          <w:szCs w:val="28"/>
          <w:lang w:val="x-none"/>
        </w:rPr>
        <w:t>vachingotenda</w:t>
      </w:r>
      <w:proofErr w:type="spellEnd"/>
      <w:r>
        <w:rPr>
          <w:rFonts w:ascii="Arial" w:hAnsi="Arial" w:cs="Arial"/>
          <w:sz w:val="28"/>
          <w:szCs w:val="28"/>
          <w:lang w:val="x-none"/>
        </w:rPr>
        <w:t xml:space="preserve"> Shoko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Esther </w:t>
      </w:r>
      <w:proofErr w:type="spellStart"/>
      <w:r>
        <w:rPr>
          <w:rFonts w:ascii="Arial" w:hAnsi="Arial" w:cs="Arial"/>
          <w:sz w:val="28"/>
          <w:szCs w:val="28"/>
          <w:lang w:val="x-none"/>
        </w:rPr>
        <w:t>anofa</w:t>
      </w:r>
      <w:proofErr w:type="spellEnd"/>
      <w:r>
        <w:rPr>
          <w:rFonts w:ascii="Arial" w:hAnsi="Arial" w:cs="Arial"/>
          <w:sz w:val="28"/>
          <w:szCs w:val="28"/>
          <w:lang w:val="x-none"/>
        </w:rPr>
        <w:t xml:space="preserve"> </w:t>
      </w:r>
      <w:proofErr w:type="spellStart"/>
      <w:r>
        <w:rPr>
          <w:rFonts w:ascii="Arial" w:hAnsi="Arial" w:cs="Arial"/>
          <w:sz w:val="28"/>
          <w:szCs w:val="28"/>
          <w:lang w:val="x-none"/>
        </w:rPr>
        <w:t>achinamata</w:t>
      </w:r>
      <w:proofErr w:type="spellEnd"/>
      <w:r>
        <w:rPr>
          <w:rFonts w:ascii="Arial" w:hAnsi="Arial" w:cs="Arial"/>
          <w:sz w:val="28"/>
          <w:szCs w:val="28"/>
          <w:lang w:val="x-none"/>
        </w:rPr>
        <w:t xml:space="preserve"> </w:t>
      </w:r>
      <w:proofErr w:type="spellStart"/>
      <w:r>
        <w:rPr>
          <w:rFonts w:ascii="Arial" w:hAnsi="Arial" w:cs="Arial"/>
          <w:sz w:val="28"/>
          <w:szCs w:val="28"/>
          <w:lang w:val="x-none"/>
        </w:rPr>
        <w:t>muna</w:t>
      </w:r>
      <w:proofErr w:type="spellEnd"/>
      <w:r>
        <w:rPr>
          <w:rFonts w:ascii="Arial" w:hAnsi="Arial" w:cs="Arial"/>
          <w:sz w:val="28"/>
          <w:szCs w:val="28"/>
          <w:lang w:val="x-none"/>
        </w:rPr>
        <w:t xml:space="preserve"> Mwari!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Ehe</w:t>
      </w:r>
      <w:proofErr w:type="spellEnd"/>
      <w:r>
        <w:rPr>
          <w:rFonts w:ascii="Arial" w:hAnsi="Arial" w:cs="Arial"/>
          <w:sz w:val="28"/>
          <w:szCs w:val="28"/>
          <w:lang w:val="x-none"/>
        </w:rPr>
        <w:t xml:space="preserve">, Tito </w:t>
      </w:r>
      <w:proofErr w:type="spellStart"/>
      <w:r>
        <w:rPr>
          <w:rFonts w:ascii="Arial" w:hAnsi="Arial" w:cs="Arial"/>
          <w:sz w:val="28"/>
          <w:szCs w:val="28"/>
          <w:lang w:val="x-none"/>
        </w:rPr>
        <w:t>ofa</w:t>
      </w:r>
      <w:proofErr w:type="spellEnd"/>
      <w:r>
        <w:rPr>
          <w:rFonts w:ascii="Arial" w:hAnsi="Arial" w:cs="Arial"/>
          <w:sz w:val="28"/>
          <w:szCs w:val="28"/>
          <w:lang w:val="x-none"/>
        </w:rPr>
        <w:t xml:space="preserve"> </w:t>
      </w:r>
      <w:proofErr w:type="spellStart"/>
      <w:r>
        <w:rPr>
          <w:rFonts w:ascii="Arial" w:hAnsi="Arial" w:cs="Arial"/>
          <w:sz w:val="28"/>
          <w:szCs w:val="28"/>
          <w:lang w:val="x-none"/>
        </w:rPr>
        <w:t>achinamata</w:t>
      </w:r>
      <w:proofErr w:type="spellEnd"/>
      <w:r>
        <w:rPr>
          <w:rFonts w:ascii="Arial" w:hAnsi="Arial" w:cs="Arial"/>
          <w:sz w:val="28"/>
          <w:szCs w:val="28"/>
          <w:lang w:val="x-none"/>
        </w:rPr>
        <w:t xml:space="preserve"> </w:t>
      </w:r>
      <w:proofErr w:type="spellStart"/>
      <w:r>
        <w:rPr>
          <w:rFonts w:ascii="Arial" w:hAnsi="Arial" w:cs="Arial"/>
          <w:sz w:val="28"/>
          <w:szCs w:val="28"/>
          <w:lang w:val="x-none"/>
        </w:rPr>
        <w:t>munani</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muna</w:t>
      </w:r>
      <w:proofErr w:type="spellEnd"/>
      <w:r>
        <w:rPr>
          <w:rFonts w:ascii="Arial" w:hAnsi="Arial" w:cs="Arial"/>
          <w:sz w:val="18"/>
          <w:szCs w:val="18"/>
          <w:lang w:val="en-GB"/>
        </w:rPr>
        <w:t xml:space="preserve"> Mwari</w:t>
      </w:r>
      <w:r w:rsidRPr="00FF638B">
        <w:rPr>
          <w:rFonts w:ascii="Arial" w:hAnsi="Arial" w:cs="Arial"/>
          <w:sz w:val="18"/>
          <w:szCs w:val="18"/>
          <w:lang w:val="en-GB"/>
        </w:rPr>
        <w:t>.”]</w:t>
      </w:r>
      <w:r>
        <w:rPr>
          <w:rFonts w:ascii="Arial" w:hAnsi="Arial" w:cs="Arial"/>
          <w:sz w:val="28"/>
          <w:szCs w:val="28"/>
          <w:lang w:val="en-GB"/>
        </w:rPr>
        <w:t xml:space="preserve"> </w:t>
      </w:r>
      <w:r>
        <w:rPr>
          <w:rFonts w:ascii="Arial" w:hAnsi="Arial" w:cs="Arial"/>
          <w:sz w:val="28"/>
          <w:szCs w:val="28"/>
          <w:lang w:val="x-none"/>
        </w:rPr>
        <w:t xml:space="preserve">Munesu </w:t>
      </w:r>
      <w:proofErr w:type="spellStart"/>
      <w:r>
        <w:rPr>
          <w:rFonts w:ascii="Arial" w:hAnsi="Arial" w:cs="Arial"/>
          <w:sz w:val="28"/>
          <w:szCs w:val="28"/>
          <w:lang w:val="x-none"/>
        </w:rPr>
        <w:t>chofa</w:t>
      </w:r>
      <w:proofErr w:type="spellEnd"/>
      <w:r>
        <w:rPr>
          <w:rFonts w:ascii="Arial" w:hAnsi="Arial" w:cs="Arial"/>
          <w:sz w:val="28"/>
          <w:szCs w:val="28"/>
          <w:lang w:val="x-none"/>
        </w:rPr>
        <w:t xml:space="preserve"> </w:t>
      </w:r>
      <w:proofErr w:type="spellStart"/>
      <w:r>
        <w:rPr>
          <w:rFonts w:ascii="Arial" w:hAnsi="Arial" w:cs="Arial"/>
          <w:sz w:val="28"/>
          <w:szCs w:val="28"/>
          <w:lang w:val="x-none"/>
        </w:rPr>
        <w:t>chichinamata</w:t>
      </w:r>
      <w:proofErr w:type="spellEnd"/>
      <w:r>
        <w:rPr>
          <w:rFonts w:ascii="Arial" w:hAnsi="Arial" w:cs="Arial"/>
          <w:sz w:val="28"/>
          <w:szCs w:val="28"/>
          <w:lang w:val="x-none"/>
        </w:rPr>
        <w:t xml:space="preserve"> </w:t>
      </w:r>
      <w:proofErr w:type="spellStart"/>
      <w:r>
        <w:rPr>
          <w:rFonts w:ascii="Arial" w:hAnsi="Arial" w:cs="Arial"/>
          <w:sz w:val="28"/>
          <w:szCs w:val="28"/>
          <w:lang w:val="x-none"/>
        </w:rPr>
        <w:t>muna</w:t>
      </w:r>
      <w:proofErr w:type="spellEnd"/>
      <w:r>
        <w:rPr>
          <w:rFonts w:ascii="Arial" w:hAnsi="Arial" w:cs="Arial"/>
          <w:sz w:val="28"/>
          <w:szCs w:val="28"/>
          <w:lang w:val="x-none"/>
        </w:rPr>
        <w:t xml:space="preserve"> Mwari. Gari </w:t>
      </w:r>
      <w:proofErr w:type="spellStart"/>
      <w:r>
        <w:rPr>
          <w:rFonts w:ascii="Arial" w:hAnsi="Arial" w:cs="Arial"/>
          <w:sz w:val="28"/>
          <w:szCs w:val="28"/>
          <w:lang w:val="x-none"/>
        </w:rPr>
        <w:t>chofa</w:t>
      </w:r>
      <w:proofErr w:type="spellEnd"/>
      <w:r>
        <w:rPr>
          <w:rFonts w:ascii="Arial" w:hAnsi="Arial" w:cs="Arial"/>
          <w:sz w:val="28"/>
          <w:szCs w:val="28"/>
          <w:lang w:val="x-none"/>
        </w:rPr>
        <w:t xml:space="preserve"> </w:t>
      </w:r>
      <w:proofErr w:type="spellStart"/>
      <w:r>
        <w:rPr>
          <w:rFonts w:ascii="Arial" w:hAnsi="Arial" w:cs="Arial"/>
          <w:sz w:val="28"/>
          <w:szCs w:val="28"/>
          <w:lang w:val="x-none"/>
        </w:rPr>
        <w:t>chichinamata</w:t>
      </w:r>
      <w:proofErr w:type="spellEnd"/>
      <w:r>
        <w:rPr>
          <w:rFonts w:ascii="Arial" w:hAnsi="Arial" w:cs="Arial"/>
          <w:sz w:val="28"/>
          <w:szCs w:val="28"/>
          <w:lang w:val="x-none"/>
        </w:rPr>
        <w:t xml:space="preserve">! Zoe </w:t>
      </w:r>
      <w:proofErr w:type="spellStart"/>
      <w:r>
        <w:rPr>
          <w:rFonts w:ascii="Arial" w:hAnsi="Arial" w:cs="Arial"/>
          <w:sz w:val="28"/>
          <w:szCs w:val="28"/>
          <w:lang w:val="x-none"/>
        </w:rPr>
        <w:t>ofa</w:t>
      </w:r>
      <w:proofErr w:type="spellEnd"/>
      <w:r>
        <w:rPr>
          <w:rFonts w:ascii="Arial" w:hAnsi="Arial" w:cs="Arial"/>
          <w:sz w:val="28"/>
          <w:szCs w:val="28"/>
          <w:lang w:val="x-none"/>
        </w:rPr>
        <w:t xml:space="preserve"> </w:t>
      </w:r>
      <w:proofErr w:type="spellStart"/>
      <w:r>
        <w:rPr>
          <w:rFonts w:ascii="Arial" w:hAnsi="Arial" w:cs="Arial"/>
          <w:sz w:val="28"/>
          <w:szCs w:val="28"/>
          <w:lang w:val="x-none"/>
        </w:rPr>
        <w:t>achinamata</w:t>
      </w:r>
      <w:proofErr w:type="spellEnd"/>
      <w:r>
        <w:rPr>
          <w:rFonts w:ascii="Arial" w:hAnsi="Arial" w:cs="Arial"/>
          <w:sz w:val="28"/>
          <w:szCs w:val="28"/>
          <w:lang w:val="x-none"/>
        </w:rPr>
        <w:t xml:space="preserve">! </w:t>
      </w:r>
      <w:proofErr w:type="spellStart"/>
      <w:r>
        <w:rPr>
          <w:rFonts w:ascii="Arial" w:hAnsi="Arial" w:cs="Arial"/>
          <w:sz w:val="28"/>
          <w:szCs w:val="28"/>
          <w:lang w:val="x-none"/>
        </w:rPr>
        <w:t>Vachingorarama</w:t>
      </w:r>
      <w:proofErr w:type="spellEnd"/>
      <w:r>
        <w:rPr>
          <w:rFonts w:ascii="Arial" w:hAnsi="Arial" w:cs="Arial"/>
          <w:sz w:val="28"/>
          <w:szCs w:val="28"/>
          <w:lang w:val="x-none"/>
        </w:rPr>
        <w:t xml:space="preserve"> </w:t>
      </w:r>
      <w:proofErr w:type="spellStart"/>
      <w:r>
        <w:rPr>
          <w:rFonts w:ascii="Arial" w:hAnsi="Arial" w:cs="Arial"/>
          <w:sz w:val="28"/>
          <w:szCs w:val="28"/>
          <w:lang w:val="x-none"/>
        </w:rPr>
        <w:t>netsika</w:t>
      </w:r>
      <w:proofErr w:type="spellEnd"/>
      <w:r>
        <w:rPr>
          <w:rFonts w:ascii="Arial" w:hAnsi="Arial" w:cs="Arial"/>
          <w:sz w:val="28"/>
          <w:szCs w:val="28"/>
          <w:lang w:val="x-none"/>
        </w:rPr>
        <w:t xml:space="preserve"> </w:t>
      </w:r>
      <w:proofErr w:type="spellStart"/>
      <w:r>
        <w:rPr>
          <w:rFonts w:ascii="Arial" w:hAnsi="Arial" w:cs="Arial"/>
          <w:sz w:val="28"/>
          <w:szCs w:val="28"/>
          <w:lang w:val="x-none"/>
        </w:rPr>
        <w:t>yavakadzidziswa</w:t>
      </w:r>
      <w:proofErr w:type="spellEnd"/>
      <w:r>
        <w:rPr>
          <w:rFonts w:ascii="Arial" w:hAnsi="Arial" w:cs="Arial"/>
          <w:sz w:val="28"/>
          <w:szCs w:val="28"/>
          <w:lang w:val="x-none"/>
        </w:rPr>
        <w:t xml:space="preserve"> </w:t>
      </w:r>
      <w:proofErr w:type="spellStart"/>
      <w:r>
        <w:rPr>
          <w:rFonts w:ascii="Arial" w:hAnsi="Arial" w:cs="Arial"/>
          <w:sz w:val="28"/>
          <w:szCs w:val="28"/>
          <w:lang w:val="x-none"/>
        </w:rPr>
        <w:t>yababa</w:t>
      </w:r>
      <w:proofErr w:type="spellEnd"/>
      <w:r>
        <w:rPr>
          <w:rFonts w:ascii="Arial" w:hAnsi="Arial" w:cs="Arial"/>
          <w:sz w:val="28"/>
          <w:szCs w:val="28"/>
          <w:lang w:val="x-none"/>
        </w:rPr>
        <w:t xml:space="preserve"> </w:t>
      </w:r>
      <w:proofErr w:type="spellStart"/>
      <w:r>
        <w:rPr>
          <w:rFonts w:ascii="Arial" w:hAnsi="Arial" w:cs="Arial"/>
          <w:sz w:val="28"/>
          <w:szCs w:val="28"/>
          <w:lang w:val="x-none"/>
        </w:rPr>
        <w:t>vavo</w:t>
      </w:r>
      <w:proofErr w:type="spellEnd"/>
      <w:r>
        <w:rPr>
          <w:rFonts w:ascii="Arial" w:hAnsi="Arial" w:cs="Arial"/>
          <w:sz w:val="28"/>
          <w:szCs w:val="28"/>
          <w:lang w:val="x-none"/>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  </w:t>
      </w:r>
      <w:proofErr w:type="spellStart"/>
      <w:r>
        <w:rPr>
          <w:rFonts w:ascii="Arial" w:hAnsi="Arial" w:cs="Arial"/>
          <w:sz w:val="28"/>
          <w:szCs w:val="28"/>
          <w:lang w:val="x-none"/>
        </w:rPr>
        <w:t>Havabve</w:t>
      </w:r>
      <w:proofErr w:type="spellEnd"/>
      <w:r>
        <w:rPr>
          <w:rFonts w:ascii="Arial" w:hAnsi="Arial" w:cs="Arial"/>
          <w:sz w:val="28"/>
          <w:szCs w:val="28"/>
          <w:lang w:val="x-none"/>
        </w:rPr>
        <w:t xml:space="preserve"> pa teaching ye Message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p>
    <w:p w14:paraId="30B36C53"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120 </w:t>
      </w:r>
      <w:r>
        <w:rPr>
          <w:rFonts w:ascii="Arial" w:hAnsi="Arial" w:cs="Arial"/>
          <w:sz w:val="28"/>
          <w:szCs w:val="28"/>
          <w:lang w:val="x-none"/>
        </w:rPr>
        <w:t xml:space="preserve">Now, </w:t>
      </w:r>
      <w:proofErr w:type="spellStart"/>
      <w:r>
        <w:rPr>
          <w:rFonts w:ascii="Arial" w:hAnsi="Arial" w:cs="Arial"/>
          <w:sz w:val="28"/>
          <w:szCs w:val="28"/>
          <w:lang w:val="x-none"/>
        </w:rPr>
        <w:t>ndopatakanga</w:t>
      </w:r>
      <w:proofErr w:type="spellEnd"/>
      <w:r>
        <w:rPr>
          <w:rFonts w:ascii="Arial" w:hAnsi="Arial" w:cs="Arial"/>
          <w:sz w:val="28"/>
          <w:szCs w:val="28"/>
          <w:lang w:val="x-none"/>
        </w:rPr>
        <w:t xml:space="preserve"> </w:t>
      </w:r>
      <w:proofErr w:type="spellStart"/>
      <w:r>
        <w:rPr>
          <w:rFonts w:ascii="Arial" w:hAnsi="Arial" w:cs="Arial"/>
          <w:sz w:val="28"/>
          <w:szCs w:val="28"/>
          <w:lang w:val="x-none"/>
        </w:rPr>
        <w:t>takasiyana</w:t>
      </w:r>
      <w:proofErr w:type="spellEnd"/>
      <w:r>
        <w:rPr>
          <w:rFonts w:ascii="Arial" w:hAnsi="Arial" w:cs="Arial"/>
          <w:sz w:val="28"/>
          <w:szCs w:val="28"/>
          <w:lang w:val="x-none"/>
        </w:rPr>
        <w:t xml:space="preserve"> </w:t>
      </w:r>
      <w:proofErr w:type="spellStart"/>
      <w:r>
        <w:rPr>
          <w:rFonts w:ascii="Arial" w:hAnsi="Arial" w:cs="Arial"/>
          <w:sz w:val="28"/>
          <w:szCs w:val="28"/>
          <w:lang w:val="x-none"/>
        </w:rPr>
        <w:t>nemaJutah</w:t>
      </w:r>
      <w:proofErr w:type="spellEnd"/>
      <w:r>
        <w:rPr>
          <w:rFonts w:ascii="Arial" w:hAnsi="Arial" w:cs="Arial"/>
          <w:sz w:val="28"/>
          <w:szCs w:val="28"/>
          <w:lang w:val="x-none"/>
        </w:rPr>
        <w:t xml:space="preserve"> </w:t>
      </w:r>
      <w:proofErr w:type="spellStart"/>
      <w:r>
        <w:rPr>
          <w:rFonts w:ascii="Arial" w:hAnsi="Arial" w:cs="Arial"/>
          <w:sz w:val="28"/>
          <w:szCs w:val="28"/>
          <w:lang w:val="x-none"/>
        </w:rPr>
        <w:t>mazhinji</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MaJutah</w:t>
      </w:r>
      <w:proofErr w:type="spellEnd"/>
      <w:r>
        <w:rPr>
          <w:rFonts w:ascii="Arial" w:hAnsi="Arial" w:cs="Arial"/>
          <w:sz w:val="28"/>
          <w:szCs w:val="28"/>
          <w:lang w:val="x-none"/>
        </w:rPr>
        <w:t xml:space="preserve"> </w:t>
      </w:r>
      <w:proofErr w:type="spellStart"/>
      <w:r>
        <w:rPr>
          <w:rFonts w:ascii="Arial" w:hAnsi="Arial" w:cs="Arial"/>
          <w:sz w:val="28"/>
          <w:szCs w:val="28"/>
          <w:lang w:val="x-none"/>
        </w:rPr>
        <w:t>mazhinji</w:t>
      </w:r>
      <w:proofErr w:type="spellEnd"/>
      <w:r>
        <w:rPr>
          <w:rFonts w:ascii="Arial" w:hAnsi="Arial" w:cs="Arial"/>
          <w:sz w:val="28"/>
          <w:szCs w:val="28"/>
          <w:lang w:val="x-none"/>
        </w:rPr>
        <w:t xml:space="preserve"> </w:t>
      </w:r>
      <w:proofErr w:type="spellStart"/>
      <w:r>
        <w:rPr>
          <w:rFonts w:ascii="Arial" w:hAnsi="Arial" w:cs="Arial"/>
          <w:sz w:val="28"/>
          <w:szCs w:val="28"/>
          <w:lang w:val="x-none"/>
        </w:rPr>
        <w:t>aiziva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you have to teach your children.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They knew that. </w:t>
      </w:r>
      <w:proofErr w:type="spellStart"/>
      <w:r>
        <w:rPr>
          <w:rFonts w:ascii="Arial" w:hAnsi="Arial" w:cs="Arial"/>
          <w:sz w:val="28"/>
          <w:szCs w:val="28"/>
          <w:lang w:val="x-none"/>
        </w:rPr>
        <w:t>Hatitariseyi</w:t>
      </w:r>
      <w:proofErr w:type="spellEnd"/>
      <w:r>
        <w:rPr>
          <w:rFonts w:ascii="Arial" w:hAnsi="Arial" w:cs="Arial"/>
          <w:sz w:val="28"/>
          <w:szCs w:val="28"/>
          <w:lang w:val="x-none"/>
        </w:rPr>
        <w:t xml:space="preserve"> kuna Deuteronomy. Deuteronomy </w:t>
      </w:r>
      <w:proofErr w:type="spellStart"/>
      <w:r>
        <w:rPr>
          <w:rFonts w:ascii="Arial" w:hAnsi="Arial" w:cs="Arial"/>
          <w:sz w:val="28"/>
          <w:szCs w:val="28"/>
          <w:lang w:val="x-none"/>
        </w:rPr>
        <w:t>unongoona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Bhaibhiri</w:t>
      </w:r>
      <w:proofErr w:type="spellEnd"/>
      <w:r>
        <w:rPr>
          <w:rFonts w:ascii="Arial" w:hAnsi="Arial" w:cs="Arial"/>
          <w:sz w:val="28"/>
          <w:szCs w:val="28"/>
          <w:lang w:val="x-none"/>
        </w:rPr>
        <w:t xml:space="preserve"> </w:t>
      </w:r>
      <w:proofErr w:type="spellStart"/>
      <w:r>
        <w:rPr>
          <w:rFonts w:ascii="Arial" w:hAnsi="Arial" w:cs="Arial"/>
          <w:sz w:val="28"/>
          <w:szCs w:val="28"/>
          <w:lang w:val="x-none"/>
        </w:rPr>
        <w:t>rinoti</w:t>
      </w:r>
      <w:proofErr w:type="spellEnd"/>
      <w:r>
        <w:rPr>
          <w:rFonts w:ascii="Arial" w:hAnsi="Arial" w:cs="Arial"/>
          <w:sz w:val="28"/>
          <w:szCs w:val="28"/>
          <w:lang w:val="x-none"/>
        </w:rPr>
        <w:t xml:space="preserve"> </w:t>
      </w:r>
      <w:proofErr w:type="spellStart"/>
      <w:r>
        <w:rPr>
          <w:rFonts w:ascii="Arial" w:hAnsi="Arial" w:cs="Arial"/>
          <w:sz w:val="28"/>
          <w:szCs w:val="28"/>
          <w:lang w:val="x-none"/>
        </w:rPr>
        <w:t>kudii</w:t>
      </w:r>
      <w:proofErr w:type="spellEnd"/>
      <w:r>
        <w:rPr>
          <w:rFonts w:ascii="Arial" w:hAnsi="Arial" w:cs="Arial"/>
          <w:sz w:val="28"/>
          <w:szCs w:val="28"/>
          <w:lang w:val="x-none"/>
        </w:rPr>
        <w:t xml:space="preserve">. </w:t>
      </w:r>
      <w:proofErr w:type="spellStart"/>
      <w:r>
        <w:rPr>
          <w:rFonts w:ascii="Arial" w:hAnsi="Arial" w:cs="Arial"/>
          <w:sz w:val="28"/>
          <w:szCs w:val="28"/>
          <w:lang w:val="x-none"/>
        </w:rPr>
        <w:t>Hatiapedze</w:t>
      </w:r>
      <w:proofErr w:type="spellEnd"/>
      <w:r>
        <w:rPr>
          <w:rFonts w:ascii="Arial" w:hAnsi="Arial" w:cs="Arial"/>
          <w:sz w:val="28"/>
          <w:szCs w:val="28"/>
          <w:lang w:val="x-none"/>
        </w:rPr>
        <w:t xml:space="preserve"> </w:t>
      </w:r>
      <w:proofErr w:type="spellStart"/>
      <w:r>
        <w:rPr>
          <w:rFonts w:ascii="Arial" w:hAnsi="Arial" w:cs="Arial"/>
          <w:sz w:val="28"/>
          <w:szCs w:val="28"/>
          <w:lang w:val="x-none"/>
        </w:rPr>
        <w:t>maGwaro</w:t>
      </w:r>
      <w:proofErr w:type="spellEnd"/>
      <w:r>
        <w:rPr>
          <w:rFonts w:ascii="Arial" w:hAnsi="Arial" w:cs="Arial"/>
          <w:sz w:val="28"/>
          <w:szCs w:val="28"/>
          <w:lang w:val="x-none"/>
        </w:rPr>
        <w:t xml:space="preserve"> </w:t>
      </w:r>
      <w:proofErr w:type="spellStart"/>
      <w:r>
        <w:rPr>
          <w:rFonts w:ascii="Arial" w:hAnsi="Arial" w:cs="Arial"/>
          <w:sz w:val="28"/>
          <w:szCs w:val="28"/>
          <w:lang w:val="x-none"/>
        </w:rPr>
        <w:t>iwaya</w:t>
      </w:r>
      <w:proofErr w:type="spellEnd"/>
      <w:r>
        <w:rPr>
          <w:rFonts w:ascii="Arial" w:hAnsi="Arial" w:cs="Arial"/>
          <w:sz w:val="28"/>
          <w:szCs w:val="28"/>
          <w:lang w:val="x-none"/>
        </w:rPr>
        <w:t xml:space="preserve">. But point </w:t>
      </w:r>
      <w:proofErr w:type="spellStart"/>
      <w:r>
        <w:rPr>
          <w:rFonts w:ascii="Arial" w:hAnsi="Arial" w:cs="Arial"/>
          <w:sz w:val="28"/>
          <w:szCs w:val="28"/>
          <w:lang w:val="x-none"/>
        </w:rPr>
        <w:t>yangu</w:t>
      </w:r>
      <w:proofErr w:type="spellEnd"/>
      <w:r>
        <w:rPr>
          <w:rFonts w:ascii="Arial" w:hAnsi="Arial" w:cs="Arial"/>
          <w:sz w:val="28"/>
          <w:szCs w:val="28"/>
          <w:lang w:val="x-none"/>
        </w:rPr>
        <w:t xml:space="preserve"> </w:t>
      </w:r>
      <w:proofErr w:type="spellStart"/>
      <w:r>
        <w:rPr>
          <w:rFonts w:ascii="Arial" w:hAnsi="Arial" w:cs="Arial"/>
          <w:sz w:val="28"/>
          <w:szCs w:val="28"/>
          <w:lang w:val="x-none"/>
        </w:rPr>
        <w:t>yabatika</w:t>
      </w:r>
      <w:proofErr w:type="spellEnd"/>
      <w:r>
        <w:rPr>
          <w:rFonts w:ascii="Arial" w:hAnsi="Arial" w:cs="Arial"/>
          <w:sz w:val="28"/>
          <w:szCs w:val="28"/>
          <w:lang w:val="x-none"/>
        </w:rPr>
        <w:t xml:space="preserve">. </w:t>
      </w:r>
      <w:proofErr w:type="spellStart"/>
      <w:r>
        <w:rPr>
          <w:rFonts w:ascii="Arial" w:hAnsi="Arial" w:cs="Arial"/>
          <w:sz w:val="28"/>
          <w:szCs w:val="28"/>
          <w:lang w:val="x-none"/>
        </w:rPr>
        <w:t>Handitika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Deuteronomy. </w:t>
      </w:r>
      <w:proofErr w:type="spellStart"/>
      <w:r>
        <w:rPr>
          <w:rFonts w:ascii="Arial" w:hAnsi="Arial" w:cs="Arial"/>
          <w:sz w:val="28"/>
          <w:szCs w:val="28"/>
          <w:lang w:val="x-none"/>
        </w:rPr>
        <w:t>Haah</w:t>
      </w:r>
      <w:proofErr w:type="spellEnd"/>
      <w:r>
        <w:rPr>
          <w:rFonts w:ascii="Arial" w:hAnsi="Arial" w:cs="Arial"/>
          <w:sz w:val="28"/>
          <w:szCs w:val="28"/>
          <w:lang w:val="x-none"/>
        </w:rPr>
        <w:t xml:space="preserve">! Muri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kutanga</w:t>
      </w:r>
      <w:proofErr w:type="spellEnd"/>
      <w:r>
        <w:rPr>
          <w:rFonts w:ascii="Arial" w:hAnsi="Arial" w:cs="Arial"/>
          <w:sz w:val="28"/>
          <w:szCs w:val="28"/>
          <w:lang w:val="x-none"/>
        </w:rPr>
        <w:t xml:space="preserve"> </w:t>
      </w:r>
      <w:proofErr w:type="spellStart"/>
      <w:r>
        <w:rPr>
          <w:rFonts w:ascii="Arial" w:hAnsi="Arial" w:cs="Arial"/>
          <w:sz w:val="28"/>
          <w:szCs w:val="28"/>
          <w:lang w:val="x-none"/>
        </w:rPr>
        <w:t>kwe</w:t>
      </w:r>
      <w:proofErr w:type="spellEnd"/>
      <w:r>
        <w:rPr>
          <w:rFonts w:ascii="Arial" w:hAnsi="Arial" w:cs="Arial"/>
          <w:sz w:val="28"/>
          <w:szCs w:val="28"/>
          <w:lang w:val="x-none"/>
        </w:rPr>
        <w:t xml:space="preserve"> chapter uku? </w:t>
      </w:r>
      <w:proofErr w:type="spellStart"/>
      <w:r>
        <w:rPr>
          <w:rFonts w:ascii="Arial" w:hAnsi="Arial" w:cs="Arial"/>
          <w:sz w:val="28"/>
          <w:szCs w:val="28"/>
          <w:lang w:val="x-none"/>
        </w:rPr>
        <w:t>Kutanga</w:t>
      </w:r>
      <w:proofErr w:type="spellEnd"/>
      <w:r>
        <w:rPr>
          <w:rFonts w:ascii="Arial" w:hAnsi="Arial" w:cs="Arial"/>
          <w:sz w:val="28"/>
          <w:szCs w:val="28"/>
          <w:lang w:val="x-none"/>
        </w:rPr>
        <w:t xml:space="preserve"> </w:t>
      </w:r>
      <w:proofErr w:type="spellStart"/>
      <w:r>
        <w:rPr>
          <w:rFonts w:ascii="Arial" w:hAnsi="Arial" w:cs="Arial"/>
          <w:sz w:val="28"/>
          <w:szCs w:val="28"/>
          <w:lang w:val="x-none"/>
        </w:rPr>
        <w:t>kwe</w:t>
      </w:r>
      <w:proofErr w:type="spellEnd"/>
      <w:r>
        <w:rPr>
          <w:rFonts w:ascii="Arial" w:hAnsi="Arial" w:cs="Arial"/>
          <w:sz w:val="28"/>
          <w:szCs w:val="28"/>
          <w:lang w:val="x-none"/>
        </w:rPr>
        <w:t xml:space="preserve"> chapter ka uku? Vari </w:t>
      </w:r>
      <w:proofErr w:type="spellStart"/>
      <w:r>
        <w:rPr>
          <w:rFonts w:ascii="Arial" w:hAnsi="Arial" w:cs="Arial"/>
          <w:sz w:val="28"/>
          <w:szCs w:val="28"/>
          <w:lang w:val="x-none"/>
        </w:rPr>
        <w:t>kutanga</w:t>
      </w:r>
      <w:proofErr w:type="spellEnd"/>
      <w:r>
        <w:rPr>
          <w:rFonts w:ascii="Arial" w:hAnsi="Arial" w:cs="Arial"/>
          <w:sz w:val="28"/>
          <w:szCs w:val="28"/>
          <w:lang w:val="x-none"/>
        </w:rPr>
        <w:t xml:space="preserve"> Deuteronomy. Chapter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proofErr w:type="spellStart"/>
      <w:r>
        <w:rPr>
          <w:rFonts w:ascii="Arial" w:hAnsi="Arial" w:cs="Arial"/>
          <w:sz w:val="28"/>
          <w:szCs w:val="28"/>
          <w:lang w:val="x-none"/>
        </w:rPr>
        <w:t>kutanga</w:t>
      </w:r>
      <w:proofErr w:type="spellEnd"/>
      <w:r>
        <w:rPr>
          <w:rFonts w:ascii="Arial" w:hAnsi="Arial" w:cs="Arial"/>
          <w:sz w:val="28"/>
          <w:szCs w:val="28"/>
          <w:lang w:val="x-none"/>
        </w:rPr>
        <w:t xml:space="preserve">. Toda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Mwari </w:t>
      </w:r>
      <w:proofErr w:type="spellStart"/>
      <w:r>
        <w:rPr>
          <w:rFonts w:ascii="Arial" w:hAnsi="Arial" w:cs="Arial"/>
          <w:sz w:val="28"/>
          <w:szCs w:val="28"/>
          <w:lang w:val="x-none"/>
        </w:rPr>
        <w:t>akatanga</w:t>
      </w:r>
      <w:proofErr w:type="spellEnd"/>
      <w:r>
        <w:rPr>
          <w:rFonts w:ascii="Arial" w:hAnsi="Arial" w:cs="Arial"/>
          <w:sz w:val="28"/>
          <w:szCs w:val="28"/>
          <w:lang w:val="x-none"/>
        </w:rPr>
        <w:t xml:space="preserve"> </w:t>
      </w:r>
      <w:proofErr w:type="spellStart"/>
      <w:r>
        <w:rPr>
          <w:rFonts w:ascii="Arial" w:hAnsi="Arial" w:cs="Arial"/>
          <w:sz w:val="28"/>
          <w:szCs w:val="28"/>
          <w:lang w:val="x-none"/>
        </w:rPr>
        <w:t>kuvadzidzisa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itai</w:t>
      </w:r>
      <w:proofErr w:type="spellEnd"/>
      <w:r>
        <w:rPr>
          <w:rFonts w:ascii="Arial" w:hAnsi="Arial" w:cs="Arial"/>
          <w:sz w:val="28"/>
          <w:szCs w:val="28"/>
          <w:lang w:val="x-none"/>
        </w:rPr>
        <w:t xml:space="preserve"> sei? Chapter </w:t>
      </w:r>
      <w:proofErr w:type="spellStart"/>
      <w:r>
        <w:rPr>
          <w:rFonts w:ascii="Arial" w:hAnsi="Arial" w:cs="Arial"/>
          <w:sz w:val="28"/>
          <w:szCs w:val="28"/>
          <w:lang w:val="x-none"/>
        </w:rPr>
        <w:t>ichitanga</w:t>
      </w:r>
      <w:proofErr w:type="spellEnd"/>
      <w:r>
        <w:rPr>
          <w:rFonts w:ascii="Arial" w:hAnsi="Arial" w:cs="Arial"/>
          <w:sz w:val="28"/>
          <w:szCs w:val="28"/>
          <w:lang w:val="x-none"/>
        </w:rPr>
        <w:t xml:space="preserve"> </w:t>
      </w:r>
      <w:proofErr w:type="spellStart"/>
      <w:r>
        <w:rPr>
          <w:rFonts w:ascii="Arial" w:hAnsi="Arial" w:cs="Arial"/>
          <w:sz w:val="28"/>
          <w:szCs w:val="28"/>
          <w:lang w:val="x-none"/>
        </w:rPr>
        <w:t>ya</w:t>
      </w:r>
      <w:proofErr w:type="spellEnd"/>
      <w:r>
        <w:rPr>
          <w:rFonts w:ascii="Arial" w:hAnsi="Arial" w:cs="Arial"/>
          <w:sz w:val="28"/>
          <w:szCs w:val="28"/>
          <w:lang w:val="x-none"/>
        </w:rPr>
        <w:t xml:space="preserve"> Deuteronomy, </w:t>
      </w:r>
      <w:proofErr w:type="spellStart"/>
      <w:r>
        <w:rPr>
          <w:rFonts w:ascii="Arial" w:hAnsi="Arial" w:cs="Arial"/>
          <w:sz w:val="28"/>
          <w:szCs w:val="28"/>
          <w:lang w:val="x-none"/>
        </w:rPr>
        <w:t>wakatanga</w:t>
      </w:r>
      <w:proofErr w:type="spellEnd"/>
      <w:r>
        <w:rPr>
          <w:rFonts w:ascii="Arial" w:hAnsi="Arial" w:cs="Arial"/>
          <w:sz w:val="28"/>
          <w:szCs w:val="28"/>
          <w:lang w:val="x-none"/>
        </w:rPr>
        <w:t xml:space="preserve"> </w:t>
      </w:r>
      <w:proofErr w:type="spellStart"/>
      <w:r>
        <w:rPr>
          <w:rFonts w:ascii="Arial" w:hAnsi="Arial" w:cs="Arial"/>
          <w:sz w:val="28"/>
          <w:szCs w:val="28"/>
          <w:lang w:val="x-none"/>
        </w:rPr>
        <w:t>naizvozvo</w:t>
      </w:r>
      <w:proofErr w:type="spellEnd"/>
      <w:r>
        <w:rPr>
          <w:rFonts w:ascii="Arial" w:hAnsi="Arial" w:cs="Arial"/>
          <w:sz w:val="28"/>
          <w:szCs w:val="28"/>
          <w:lang w:val="x-none"/>
        </w:rPr>
        <w:t xml:space="preserve">. Deuteronomy chapter 4. </w:t>
      </w:r>
      <w:proofErr w:type="spellStart"/>
      <w:r>
        <w:rPr>
          <w:rFonts w:ascii="Arial" w:hAnsi="Arial" w:cs="Arial"/>
          <w:sz w:val="28"/>
          <w:szCs w:val="28"/>
          <w:lang w:val="x-none"/>
        </w:rPr>
        <w:t>Tiripo</w:t>
      </w:r>
      <w:proofErr w:type="spellEnd"/>
      <w:r>
        <w:rPr>
          <w:rFonts w:ascii="Arial" w:hAnsi="Arial" w:cs="Arial"/>
          <w:sz w:val="28"/>
          <w:szCs w:val="28"/>
          <w:lang w:val="x-none"/>
        </w:rPr>
        <w:t xml:space="preserve"> </w:t>
      </w:r>
      <w:proofErr w:type="spellStart"/>
      <w:r>
        <w:rPr>
          <w:rFonts w:ascii="Arial" w:hAnsi="Arial" w:cs="Arial"/>
          <w:sz w:val="28"/>
          <w:szCs w:val="28"/>
          <w:lang w:val="x-none"/>
        </w:rPr>
        <w:t>tose</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Right. Deuteronomy chapter 4.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pana</w:t>
      </w:r>
      <w:proofErr w:type="spellEnd"/>
      <w:r>
        <w:rPr>
          <w:rFonts w:ascii="Arial" w:hAnsi="Arial" w:cs="Arial"/>
          <w:sz w:val="28"/>
          <w:szCs w:val="28"/>
          <w:lang w:val="x-none"/>
        </w:rPr>
        <w:t xml:space="preserve"> verse </w:t>
      </w:r>
      <w:proofErr w:type="spellStart"/>
      <w:r>
        <w:rPr>
          <w:rFonts w:ascii="Arial" w:hAnsi="Arial" w:cs="Arial"/>
          <w:sz w:val="28"/>
          <w:szCs w:val="28"/>
          <w:lang w:val="x-none"/>
        </w:rPr>
        <w:t>ya</w:t>
      </w:r>
      <w:proofErr w:type="spellEnd"/>
      <w:r>
        <w:rPr>
          <w:rFonts w:ascii="Arial" w:hAnsi="Arial" w:cs="Arial"/>
          <w:sz w:val="28"/>
          <w:szCs w:val="28"/>
          <w:lang w:val="x-none"/>
        </w:rPr>
        <w:t xml:space="preserve"> 9. Toda verse 9 </w:t>
      </w:r>
      <w:proofErr w:type="spellStart"/>
      <w:r>
        <w:rPr>
          <w:rFonts w:ascii="Arial" w:hAnsi="Arial" w:cs="Arial"/>
          <w:sz w:val="28"/>
          <w:szCs w:val="28"/>
          <w:lang w:val="x-none"/>
        </w:rPr>
        <w:t>chete</w:t>
      </w:r>
      <w:proofErr w:type="spellEnd"/>
      <w:r>
        <w:rPr>
          <w:rFonts w:ascii="Arial" w:hAnsi="Arial" w:cs="Arial"/>
          <w:sz w:val="28"/>
          <w:szCs w:val="28"/>
          <w:lang w:val="x-none"/>
        </w:rPr>
        <w:t xml:space="preserve">.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verse 9 </w:t>
      </w:r>
      <w:proofErr w:type="spellStart"/>
      <w:r>
        <w:rPr>
          <w:rFonts w:ascii="Arial" w:hAnsi="Arial" w:cs="Arial"/>
          <w:sz w:val="28"/>
          <w:szCs w:val="28"/>
          <w:lang w:val="x-none"/>
        </w:rPr>
        <w:t>tione</w:t>
      </w:r>
      <w:proofErr w:type="spellEnd"/>
      <w:r>
        <w:rPr>
          <w:rFonts w:ascii="Arial" w:hAnsi="Arial" w:cs="Arial"/>
          <w:sz w:val="28"/>
          <w:szCs w:val="28"/>
          <w:lang w:val="x-none"/>
        </w:rPr>
        <w:t xml:space="preserve"> tese:</w:t>
      </w:r>
    </w:p>
    <w:p w14:paraId="6E4F6937" w14:textId="77777777" w:rsidR="00E87490" w:rsidRPr="00DD43AE" w:rsidRDefault="00E87490" w:rsidP="00E87490">
      <w:pPr>
        <w:ind w:left="720"/>
        <w:jc w:val="both"/>
        <w:rPr>
          <w:rFonts w:ascii="Arial" w:hAnsi="Arial" w:cs="Arial"/>
          <w:i/>
          <w:iCs/>
          <w:sz w:val="28"/>
          <w:szCs w:val="28"/>
          <w:lang w:val="x-none"/>
        </w:rPr>
      </w:pPr>
      <w:r w:rsidRPr="00DD43AE">
        <w:rPr>
          <w:rFonts w:ascii="Arial" w:hAnsi="Arial" w:cs="Arial"/>
          <w:i/>
          <w:iCs/>
          <w:sz w:val="28"/>
          <w:szCs w:val="28"/>
          <w:lang w:val="x-none"/>
        </w:rPr>
        <w:t xml:space="preserve">Only take heed to thyself, and keep thy soul diligently, lest thou forget the things which thine eyes have seen, and lest they depart from thy heart all the days of thy life: but teach them thy sons, and thy sons' sons;  </w:t>
      </w:r>
    </w:p>
    <w:p w14:paraId="7784649A"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121 </w:t>
      </w:r>
      <w:r w:rsidRPr="007B2CEB">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kunzwa</w:t>
      </w:r>
      <w:proofErr w:type="spellEnd"/>
      <w:r>
        <w:rPr>
          <w:rFonts w:ascii="Arial" w:hAnsi="Arial" w:cs="Arial"/>
          <w:sz w:val="28"/>
          <w:szCs w:val="28"/>
          <w:lang w:val="x-none"/>
        </w:rPr>
        <w:t xml:space="preserve"> </w:t>
      </w:r>
      <w:proofErr w:type="spellStart"/>
      <w:r>
        <w:rPr>
          <w:rFonts w:ascii="Arial" w:hAnsi="Arial" w:cs="Arial"/>
          <w:sz w:val="28"/>
          <w:szCs w:val="28"/>
          <w:lang w:val="x-none"/>
        </w:rPr>
        <w:t>Amenika</w:t>
      </w:r>
      <w:proofErr w:type="spellEnd"/>
      <w:r>
        <w:rPr>
          <w:rFonts w:ascii="Arial" w:hAnsi="Arial" w:cs="Arial"/>
          <w:sz w:val="28"/>
          <w:szCs w:val="28"/>
          <w:lang w:val="x-none"/>
        </w:rPr>
        <w:t xml:space="preserv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Hatiidzokorore</w:t>
      </w:r>
      <w:proofErr w:type="spellEnd"/>
      <w:r>
        <w:rPr>
          <w:rFonts w:ascii="Arial" w:hAnsi="Arial" w:cs="Arial"/>
          <w:sz w:val="28"/>
          <w:szCs w:val="28"/>
          <w:lang w:val="x-none"/>
        </w:rPr>
        <w:t xml:space="preserve"> verse 9 </w:t>
      </w:r>
      <w:proofErr w:type="spellStart"/>
      <w:r>
        <w:rPr>
          <w:rFonts w:ascii="Arial" w:hAnsi="Arial" w:cs="Arial"/>
          <w:sz w:val="28"/>
          <w:szCs w:val="28"/>
          <w:lang w:val="x-none"/>
        </w:rPr>
        <w:t>iyo</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Iri </w:t>
      </w:r>
      <w:proofErr w:type="spellStart"/>
      <w:r>
        <w:rPr>
          <w:rFonts w:ascii="Arial" w:hAnsi="Arial" w:cs="Arial"/>
          <w:sz w:val="28"/>
          <w:szCs w:val="28"/>
          <w:lang w:val="x-none"/>
        </w:rPr>
        <w:t>kutauraka</w:t>
      </w:r>
      <w:proofErr w:type="spellEnd"/>
      <w:r>
        <w:rPr>
          <w:rFonts w:ascii="Arial" w:hAnsi="Arial" w:cs="Arial"/>
          <w:sz w:val="28"/>
          <w:szCs w:val="28"/>
          <w:lang w:val="x-none"/>
        </w:rPr>
        <w:t xml:space="preserve"> iyi. I Message ka </w:t>
      </w:r>
      <w:proofErr w:type="spellStart"/>
      <w:r>
        <w:rPr>
          <w:rFonts w:ascii="Arial" w:hAnsi="Arial" w:cs="Arial"/>
          <w:sz w:val="28"/>
          <w:szCs w:val="28"/>
          <w:lang w:val="x-none"/>
        </w:rPr>
        <w:t>ya</w:t>
      </w:r>
      <w:proofErr w:type="spellEnd"/>
      <w:r>
        <w:rPr>
          <w:rFonts w:ascii="Arial" w:hAnsi="Arial" w:cs="Arial"/>
          <w:sz w:val="28"/>
          <w:szCs w:val="28"/>
          <w:lang w:val="x-none"/>
        </w:rPr>
        <w:t xml:space="preserve"> Moses iyi. Ndo first Exodus </w:t>
      </w:r>
      <w:proofErr w:type="spellStart"/>
      <w:r>
        <w:rPr>
          <w:rFonts w:ascii="Arial" w:hAnsi="Arial" w:cs="Arial"/>
          <w:sz w:val="28"/>
          <w:szCs w:val="28"/>
          <w:lang w:val="x-none"/>
        </w:rPr>
        <w:t>iyo</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iyoyo</w:t>
      </w:r>
      <w:proofErr w:type="spellEnd"/>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Makaitwa</w:t>
      </w:r>
      <w:proofErr w:type="spellEnd"/>
      <w:r>
        <w:rPr>
          <w:rFonts w:ascii="Arial" w:hAnsi="Arial" w:cs="Arial"/>
          <w:sz w:val="28"/>
          <w:szCs w:val="28"/>
          <w:lang w:val="x-none"/>
        </w:rPr>
        <w:t xml:space="preserve"> </w:t>
      </w:r>
      <w:proofErr w:type="spellStart"/>
      <w:r>
        <w:rPr>
          <w:rFonts w:ascii="Arial" w:hAnsi="Arial" w:cs="Arial"/>
          <w:sz w:val="28"/>
          <w:szCs w:val="28"/>
          <w:lang w:val="x-none"/>
        </w:rPr>
        <w:t>munana</w:t>
      </w:r>
      <w:proofErr w:type="spellEnd"/>
      <w:r>
        <w:rPr>
          <w:rFonts w:ascii="Arial" w:hAnsi="Arial" w:cs="Arial"/>
          <w:sz w:val="28"/>
          <w:szCs w:val="28"/>
          <w:lang w:val="x-none"/>
        </w:rPr>
        <w:t xml:space="preserve"> pa first Exodus </w:t>
      </w:r>
      <w:proofErr w:type="spellStart"/>
      <w:r>
        <w:rPr>
          <w:rFonts w:ascii="Arial" w:hAnsi="Arial" w:cs="Arial"/>
          <w:sz w:val="28"/>
          <w:szCs w:val="28"/>
          <w:lang w:val="x-none"/>
        </w:rPr>
        <w:t>ipapo</w:t>
      </w:r>
      <w:proofErr w:type="spellEnd"/>
      <w:r>
        <w:rPr>
          <w:rFonts w:ascii="Arial" w:hAnsi="Arial" w:cs="Arial"/>
          <w:sz w:val="28"/>
          <w:szCs w:val="28"/>
          <w:lang w:val="x-none"/>
        </w:rPr>
        <w:t xml:space="preserve">. Mwari </w:t>
      </w:r>
      <w:proofErr w:type="spellStart"/>
      <w:r>
        <w:rPr>
          <w:rFonts w:ascii="Arial" w:hAnsi="Arial" w:cs="Arial"/>
          <w:sz w:val="28"/>
          <w:szCs w:val="28"/>
          <w:lang w:val="x-none"/>
        </w:rPr>
        <w:t>vakaziva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vakasadzidzisa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vavo</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vacharamba</w:t>
      </w:r>
      <w:proofErr w:type="spellEnd"/>
      <w:r>
        <w:rPr>
          <w:rFonts w:ascii="Arial" w:hAnsi="Arial" w:cs="Arial"/>
          <w:sz w:val="28"/>
          <w:szCs w:val="28"/>
          <w:lang w:val="x-none"/>
        </w:rPr>
        <w:t xml:space="preserve"> Message </w:t>
      </w:r>
      <w:proofErr w:type="spellStart"/>
      <w:r>
        <w:rPr>
          <w:rFonts w:ascii="Arial" w:hAnsi="Arial" w:cs="Arial"/>
          <w:sz w:val="28"/>
          <w:szCs w:val="28"/>
          <w:lang w:val="x-none"/>
        </w:rPr>
        <w:t>iyo</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iyoyo</w:t>
      </w:r>
      <w:proofErr w:type="spellEnd"/>
      <w:r>
        <w:rPr>
          <w:rFonts w:ascii="Arial" w:hAnsi="Arial" w:cs="Arial"/>
          <w:sz w:val="18"/>
          <w:szCs w:val="18"/>
          <w:lang w:val="en-GB"/>
        </w:rPr>
        <w:t>,</w:t>
      </w:r>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proofErr w:type="spellStart"/>
      <w:r>
        <w:rPr>
          <w:rFonts w:ascii="Arial" w:hAnsi="Arial" w:cs="Arial"/>
          <w:sz w:val="28"/>
          <w:szCs w:val="28"/>
          <w:lang w:val="x-none"/>
        </w:rPr>
        <w:t>Ndobva</w:t>
      </w:r>
      <w:proofErr w:type="spellEnd"/>
      <w:r>
        <w:rPr>
          <w:rFonts w:ascii="Arial" w:hAnsi="Arial" w:cs="Arial"/>
          <w:sz w:val="28"/>
          <w:szCs w:val="28"/>
          <w:lang w:val="x-none"/>
        </w:rPr>
        <w:t xml:space="preserve"> </w:t>
      </w:r>
      <w:proofErr w:type="spellStart"/>
      <w:r>
        <w:rPr>
          <w:rFonts w:ascii="Arial" w:hAnsi="Arial" w:cs="Arial"/>
          <w:sz w:val="28"/>
          <w:szCs w:val="28"/>
          <w:lang w:val="x-none"/>
        </w:rPr>
        <w:t>atanga</w:t>
      </w:r>
      <w:proofErr w:type="spellEnd"/>
      <w:r>
        <w:rPr>
          <w:rFonts w:ascii="Arial" w:hAnsi="Arial" w:cs="Arial"/>
          <w:sz w:val="28"/>
          <w:szCs w:val="28"/>
          <w:lang w:val="x-none"/>
        </w:rPr>
        <w:t xml:space="preserve"> </w:t>
      </w:r>
      <w:proofErr w:type="spellStart"/>
      <w:r>
        <w:rPr>
          <w:rFonts w:ascii="Arial" w:hAnsi="Arial" w:cs="Arial"/>
          <w:sz w:val="28"/>
          <w:szCs w:val="28"/>
          <w:lang w:val="x-none"/>
        </w:rPr>
        <w:t>kutaura</w:t>
      </w:r>
      <w:proofErr w:type="spellEnd"/>
      <w:r>
        <w:rPr>
          <w:rFonts w:ascii="Arial" w:hAnsi="Arial" w:cs="Arial"/>
          <w:sz w:val="28"/>
          <w:szCs w:val="28"/>
          <w:lang w:val="x-none"/>
        </w:rPr>
        <w:t xml:space="preserve"> </w:t>
      </w:r>
      <w:proofErr w:type="spellStart"/>
      <w:r>
        <w:rPr>
          <w:rFonts w:ascii="Arial" w:hAnsi="Arial" w:cs="Arial"/>
          <w:sz w:val="28"/>
          <w:szCs w:val="28"/>
          <w:lang w:val="x-none"/>
        </w:rPr>
        <w:t>nemuporofita</w:t>
      </w:r>
      <w:proofErr w:type="spellEnd"/>
      <w:r>
        <w:rPr>
          <w:rFonts w:ascii="Arial" w:hAnsi="Arial" w:cs="Arial"/>
          <w:sz w:val="28"/>
          <w:szCs w:val="28"/>
          <w:lang w:val="x-none"/>
        </w:rPr>
        <w:t xml:space="preserve"> Moses. Amen!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w:t>
      </w:r>
      <w:proofErr w:type="spellStart"/>
      <w:r>
        <w:rPr>
          <w:rFonts w:ascii="Arial" w:hAnsi="Arial" w:cs="Arial"/>
          <w:sz w:val="28"/>
          <w:szCs w:val="28"/>
          <w:lang w:val="x-none"/>
        </w:rPr>
        <w:t>tione</w:t>
      </w:r>
      <w:proofErr w:type="spellEnd"/>
      <w:r>
        <w:rPr>
          <w:rFonts w:ascii="Arial" w:hAnsi="Arial" w:cs="Arial"/>
          <w:sz w:val="28"/>
          <w:szCs w:val="28"/>
          <w:lang w:val="x-none"/>
        </w:rPr>
        <w:t xml:space="preserve"> verse…</w:t>
      </w:r>
    </w:p>
    <w:p w14:paraId="2D147171" w14:textId="77777777" w:rsidR="00E87490" w:rsidRPr="005904EA" w:rsidRDefault="00E87490" w:rsidP="00E87490">
      <w:pPr>
        <w:ind w:left="720"/>
        <w:jc w:val="both"/>
        <w:rPr>
          <w:rFonts w:ascii="Arial" w:hAnsi="Arial" w:cs="Arial"/>
          <w:i/>
          <w:iCs/>
          <w:sz w:val="28"/>
          <w:szCs w:val="28"/>
          <w:lang w:val="x-none"/>
        </w:rPr>
      </w:pPr>
      <w:r w:rsidRPr="005904EA">
        <w:rPr>
          <w:rFonts w:ascii="Arial" w:hAnsi="Arial" w:cs="Arial"/>
          <w:i/>
          <w:iCs/>
          <w:sz w:val="28"/>
          <w:szCs w:val="28"/>
          <w:lang w:val="x-none"/>
        </w:rPr>
        <w:t>Only take heed to thyself, and keep thy soul diligently, lest thou forget the things which thine eyes have seen, and lest they depart from thy heart all the days of thy life: but teach them thy sons, and thy sons' sons;</w:t>
      </w:r>
    </w:p>
    <w:p w14:paraId="0450BB85"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en-GB"/>
        </w:rPr>
        <w:t xml:space="preserve">122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Ameni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Hatidzikeyi</w:t>
      </w:r>
      <w:proofErr w:type="spellEnd"/>
      <w:r>
        <w:rPr>
          <w:rFonts w:ascii="Arial" w:hAnsi="Arial" w:cs="Arial"/>
          <w:sz w:val="28"/>
          <w:szCs w:val="28"/>
          <w:lang w:val="x-none"/>
        </w:rPr>
        <w:t xml:space="preserve"> </w:t>
      </w:r>
      <w:proofErr w:type="spellStart"/>
      <w:r>
        <w:rPr>
          <w:rFonts w:ascii="Arial" w:hAnsi="Arial" w:cs="Arial"/>
          <w:sz w:val="28"/>
          <w:szCs w:val="28"/>
          <w:lang w:val="x-none"/>
        </w:rPr>
        <w:t>nayo</w:t>
      </w:r>
      <w:proofErr w:type="spellEnd"/>
      <w:r>
        <w:rPr>
          <w:rFonts w:ascii="Arial" w:hAnsi="Arial" w:cs="Arial"/>
          <w:sz w:val="28"/>
          <w:szCs w:val="28"/>
          <w:lang w:val="x-none"/>
        </w:rPr>
        <w:t xml:space="preserve"> pa verse 10 </w:t>
      </w:r>
      <w:proofErr w:type="spellStart"/>
      <w:r>
        <w:rPr>
          <w:rFonts w:ascii="Arial" w:hAnsi="Arial" w:cs="Arial"/>
          <w:sz w:val="28"/>
          <w:szCs w:val="28"/>
          <w:lang w:val="x-none"/>
        </w:rPr>
        <w:t>tose</w:t>
      </w:r>
      <w:proofErr w:type="spellEnd"/>
      <w:r>
        <w:rPr>
          <w:rFonts w:ascii="Arial" w:hAnsi="Arial" w:cs="Arial"/>
          <w:sz w:val="28"/>
          <w:szCs w:val="28"/>
          <w:lang w:val="x-none"/>
        </w:rPr>
        <w:t xml:space="preserve">.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pa verse 10 </w:t>
      </w:r>
      <w:proofErr w:type="spellStart"/>
      <w:r>
        <w:rPr>
          <w:rFonts w:ascii="Arial" w:hAnsi="Arial" w:cs="Arial"/>
          <w:sz w:val="28"/>
          <w:szCs w:val="28"/>
          <w:lang w:val="x-none"/>
        </w:rPr>
        <w:t>tose</w:t>
      </w:r>
      <w:proofErr w:type="spellEnd"/>
      <w:r>
        <w:rPr>
          <w:rFonts w:ascii="Arial" w:hAnsi="Arial" w:cs="Arial"/>
          <w:sz w:val="28"/>
          <w:szCs w:val="28"/>
          <w:lang w:val="x-none"/>
        </w:rPr>
        <w:t>:</w:t>
      </w:r>
    </w:p>
    <w:p w14:paraId="28368B06" w14:textId="77777777" w:rsidR="00E87490" w:rsidRPr="00920E71" w:rsidRDefault="00E87490" w:rsidP="00E87490">
      <w:pPr>
        <w:ind w:left="720"/>
        <w:jc w:val="both"/>
        <w:rPr>
          <w:rFonts w:ascii="Arial" w:hAnsi="Arial" w:cs="Arial"/>
          <w:i/>
          <w:iCs/>
          <w:sz w:val="28"/>
          <w:szCs w:val="28"/>
          <w:lang w:val="x-none"/>
        </w:rPr>
      </w:pPr>
      <w:r w:rsidRPr="00920E71">
        <w:rPr>
          <w:rFonts w:ascii="Arial" w:hAnsi="Arial" w:cs="Arial"/>
          <w:i/>
          <w:iCs/>
          <w:sz w:val="28"/>
          <w:szCs w:val="28"/>
          <w:lang w:val="x-none"/>
        </w:rPr>
        <w:lastRenderedPageBreak/>
        <w:t xml:space="preserve">Specially the day that thou </w:t>
      </w:r>
      <w:proofErr w:type="spellStart"/>
      <w:r w:rsidRPr="00920E71">
        <w:rPr>
          <w:rFonts w:ascii="Arial" w:hAnsi="Arial" w:cs="Arial"/>
          <w:i/>
          <w:iCs/>
          <w:sz w:val="28"/>
          <w:szCs w:val="28"/>
          <w:lang w:val="x-none"/>
        </w:rPr>
        <w:t>stoodest</w:t>
      </w:r>
      <w:proofErr w:type="spellEnd"/>
      <w:r w:rsidRPr="00920E71">
        <w:rPr>
          <w:rFonts w:ascii="Arial" w:hAnsi="Arial" w:cs="Arial"/>
          <w:i/>
          <w:iCs/>
          <w:sz w:val="28"/>
          <w:szCs w:val="28"/>
          <w:lang w:val="x-none"/>
        </w:rPr>
        <w:t xml:space="preserve"> before the LORD thy God in Horeb,</w:t>
      </w:r>
    </w:p>
    <w:p w14:paraId="4F803760"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123 </w:t>
      </w:r>
      <w:r>
        <w:rPr>
          <w:rFonts w:ascii="Arial" w:hAnsi="Arial" w:cs="Arial"/>
          <w:sz w:val="28"/>
          <w:szCs w:val="28"/>
          <w:lang w:val="x-none"/>
        </w:rPr>
        <w:t xml:space="preserve">Muri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zuva</w:t>
      </w:r>
      <w:proofErr w:type="spellEnd"/>
      <w:r>
        <w:rPr>
          <w:rFonts w:ascii="Arial" w:hAnsi="Arial" w:cs="Arial"/>
          <w:sz w:val="28"/>
          <w:szCs w:val="28"/>
          <w:lang w:val="x-none"/>
        </w:rPr>
        <w:t xml:space="preserve"> </w:t>
      </w:r>
      <w:proofErr w:type="spellStart"/>
      <w:r>
        <w:rPr>
          <w:rFonts w:ascii="Arial" w:hAnsi="Arial" w:cs="Arial"/>
          <w:sz w:val="28"/>
          <w:szCs w:val="28"/>
          <w:lang w:val="x-none"/>
        </w:rPr>
        <w:t>racho</w:t>
      </w:r>
      <w:proofErr w:type="spellEnd"/>
      <w:r>
        <w:rPr>
          <w:rFonts w:ascii="Arial" w:hAnsi="Arial" w:cs="Arial"/>
          <w:sz w:val="28"/>
          <w:szCs w:val="28"/>
          <w:lang w:val="x-none"/>
        </w:rPr>
        <w:t xml:space="preserve"> </w:t>
      </w:r>
      <w:proofErr w:type="spellStart"/>
      <w:r>
        <w:rPr>
          <w:rFonts w:ascii="Arial" w:hAnsi="Arial" w:cs="Arial"/>
          <w:sz w:val="28"/>
          <w:szCs w:val="28"/>
          <w:lang w:val="x-none"/>
        </w:rPr>
        <w:t>rakunotaurwaka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Zuva </w:t>
      </w:r>
      <w:proofErr w:type="spellStart"/>
      <w:r>
        <w:rPr>
          <w:rFonts w:ascii="Arial" w:hAnsi="Arial" w:cs="Arial"/>
          <w:sz w:val="28"/>
          <w:szCs w:val="28"/>
          <w:lang w:val="x-none"/>
        </w:rPr>
        <w:t>iroro</w:t>
      </w:r>
      <w:proofErr w:type="spellEnd"/>
      <w:r>
        <w:rPr>
          <w:rFonts w:ascii="Arial" w:hAnsi="Arial" w:cs="Arial"/>
          <w:sz w:val="28"/>
          <w:szCs w:val="28"/>
          <w:lang w:val="x-none"/>
        </w:rPr>
        <w:t xml:space="preserve"> </w:t>
      </w:r>
      <w:proofErr w:type="spellStart"/>
      <w:r>
        <w:rPr>
          <w:rFonts w:ascii="Arial" w:hAnsi="Arial" w:cs="Arial"/>
          <w:sz w:val="28"/>
          <w:szCs w:val="28"/>
          <w:lang w:val="x-none"/>
        </w:rPr>
        <w:t>rambayi</w:t>
      </w:r>
      <w:proofErr w:type="spellEnd"/>
      <w:r>
        <w:rPr>
          <w:rFonts w:ascii="Arial" w:hAnsi="Arial" w:cs="Arial"/>
          <w:sz w:val="28"/>
          <w:szCs w:val="28"/>
          <w:lang w:val="x-none"/>
        </w:rPr>
        <w:t xml:space="preserve"> </w:t>
      </w:r>
      <w:proofErr w:type="spellStart"/>
      <w:r>
        <w:rPr>
          <w:rFonts w:ascii="Arial" w:hAnsi="Arial" w:cs="Arial"/>
          <w:sz w:val="28"/>
          <w:szCs w:val="28"/>
          <w:lang w:val="x-none"/>
        </w:rPr>
        <w:t>muchiriudza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vaani</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venyu</w:t>
      </w:r>
      <w:proofErr w:type="spellEnd"/>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ehe</w:t>
      </w:r>
      <w:proofErr w:type="spellEnd"/>
      <w:r>
        <w:rPr>
          <w:rFonts w:ascii="Arial" w:hAnsi="Arial" w:cs="Arial"/>
          <w:sz w:val="28"/>
          <w:szCs w:val="28"/>
          <w:lang w:val="x-none"/>
        </w:rPr>
        <w:t xml:space="preserve">. </w:t>
      </w:r>
    </w:p>
    <w:p w14:paraId="04D941AF" w14:textId="77777777" w:rsidR="00E87490" w:rsidRPr="008F1DB6" w:rsidRDefault="00E87490" w:rsidP="00E87490">
      <w:pPr>
        <w:ind w:left="720"/>
        <w:jc w:val="both"/>
        <w:rPr>
          <w:rFonts w:ascii="Arial" w:hAnsi="Arial" w:cs="Arial"/>
          <w:i/>
          <w:iCs/>
          <w:sz w:val="28"/>
          <w:szCs w:val="28"/>
          <w:lang w:val="x-none"/>
        </w:rPr>
      </w:pPr>
      <w:r w:rsidRPr="008F1DB6">
        <w:rPr>
          <w:rFonts w:ascii="Arial" w:hAnsi="Arial" w:cs="Arial"/>
          <w:i/>
          <w:iCs/>
          <w:sz w:val="28"/>
          <w:szCs w:val="28"/>
          <w:lang w:val="x-none"/>
        </w:rPr>
        <w:t xml:space="preserve">Specially the day that thou </w:t>
      </w:r>
      <w:proofErr w:type="spellStart"/>
      <w:r w:rsidRPr="008F1DB6">
        <w:rPr>
          <w:rFonts w:ascii="Arial" w:hAnsi="Arial" w:cs="Arial"/>
          <w:i/>
          <w:iCs/>
          <w:sz w:val="28"/>
          <w:szCs w:val="28"/>
          <w:lang w:val="x-none"/>
        </w:rPr>
        <w:t>stoodest</w:t>
      </w:r>
      <w:proofErr w:type="spellEnd"/>
      <w:r w:rsidRPr="008F1DB6">
        <w:rPr>
          <w:rFonts w:ascii="Arial" w:hAnsi="Arial" w:cs="Arial"/>
          <w:i/>
          <w:iCs/>
          <w:sz w:val="28"/>
          <w:szCs w:val="28"/>
          <w:lang w:val="x-none"/>
        </w:rPr>
        <w:t xml:space="preserve"> before the LORD thy </w:t>
      </w:r>
      <w:r>
        <w:rPr>
          <w:rFonts w:ascii="Arial" w:hAnsi="Arial" w:cs="Arial"/>
          <w:i/>
          <w:iCs/>
          <w:sz w:val="28"/>
          <w:szCs w:val="28"/>
          <w:lang w:val="x-none"/>
        </w:rPr>
        <w:t>…?...</w:t>
      </w:r>
      <w:r w:rsidRPr="008F1DB6">
        <w:rPr>
          <w:rFonts w:ascii="Arial" w:hAnsi="Arial" w:cs="Arial"/>
          <w:i/>
          <w:iCs/>
          <w:sz w:val="28"/>
          <w:szCs w:val="28"/>
          <w:lang w:val="x-none"/>
        </w:rPr>
        <w:t xml:space="preserve"> in Horeb,</w:t>
      </w:r>
    </w:p>
    <w:p w14:paraId="1DB987F4"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124 </w:t>
      </w:r>
      <w:r>
        <w:rPr>
          <w:rFonts w:ascii="Arial" w:hAnsi="Arial" w:cs="Arial"/>
          <w:sz w:val="28"/>
          <w:szCs w:val="28"/>
          <w:lang w:val="x-none"/>
        </w:rPr>
        <w:t xml:space="preserve">Ini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at—at—at  every now and again, </w:t>
      </w:r>
      <w:proofErr w:type="spellStart"/>
      <w:r>
        <w:rPr>
          <w:rFonts w:ascii="Arial" w:hAnsi="Arial" w:cs="Arial"/>
          <w:sz w:val="28"/>
          <w:szCs w:val="28"/>
          <w:lang w:val="x-none"/>
        </w:rPr>
        <w:t>zuva</w:t>
      </w:r>
      <w:proofErr w:type="spellEnd"/>
      <w:r>
        <w:rPr>
          <w:rFonts w:ascii="Arial" w:hAnsi="Arial" w:cs="Arial"/>
          <w:sz w:val="28"/>
          <w:szCs w:val="28"/>
          <w:lang w:val="x-none"/>
        </w:rPr>
        <w:t xml:space="preserve"> </w:t>
      </w:r>
      <w:proofErr w:type="spellStart"/>
      <w:r>
        <w:rPr>
          <w:rFonts w:ascii="Arial" w:hAnsi="Arial" w:cs="Arial"/>
          <w:sz w:val="28"/>
          <w:szCs w:val="28"/>
          <w:lang w:val="x-none"/>
        </w:rPr>
        <w:t>rinokosha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ugare</w:t>
      </w:r>
      <w:proofErr w:type="spellEnd"/>
      <w:r>
        <w:rPr>
          <w:rFonts w:ascii="Arial" w:hAnsi="Arial" w:cs="Arial"/>
          <w:sz w:val="28"/>
          <w:szCs w:val="28"/>
          <w:lang w:val="x-none"/>
        </w:rPr>
        <w:t xml:space="preserve"> </w:t>
      </w:r>
      <w:proofErr w:type="spellStart"/>
      <w:r>
        <w:rPr>
          <w:rFonts w:ascii="Arial" w:hAnsi="Arial" w:cs="Arial"/>
          <w:sz w:val="28"/>
          <w:szCs w:val="28"/>
          <w:lang w:val="x-none"/>
        </w:rPr>
        <w:t>wakadzidzisa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wako</w:t>
      </w:r>
      <w:proofErr w:type="spellEnd"/>
      <w:r>
        <w:rPr>
          <w:rFonts w:ascii="Arial" w:hAnsi="Arial" w:cs="Arial"/>
          <w:sz w:val="28"/>
          <w:szCs w:val="28"/>
          <w:lang w:val="x-none"/>
        </w:rPr>
        <w:t xml:space="preserve">, </w:t>
      </w:r>
      <w:proofErr w:type="spellStart"/>
      <w:r>
        <w:rPr>
          <w:rFonts w:ascii="Arial" w:hAnsi="Arial" w:cs="Arial"/>
          <w:sz w:val="28"/>
          <w:szCs w:val="28"/>
          <w:lang w:val="x-none"/>
        </w:rPr>
        <w:t>i</w:t>
      </w:r>
      <w:proofErr w:type="spellEnd"/>
      <w:r>
        <w:rPr>
          <w:rFonts w:ascii="Arial" w:hAnsi="Arial" w:cs="Arial"/>
          <w:sz w:val="28"/>
          <w:szCs w:val="28"/>
          <w:lang w:val="x-none"/>
        </w:rPr>
        <w:t xml:space="preserve"> October 2…? </w:t>
      </w:r>
      <w:r w:rsidRPr="00FF638B">
        <w:rPr>
          <w:rFonts w:ascii="Arial" w:hAnsi="Arial" w:cs="Arial"/>
          <w:sz w:val="18"/>
          <w:szCs w:val="18"/>
          <w:lang w:val="en-GB"/>
        </w:rPr>
        <w:t>[Congregation says, “</w:t>
      </w:r>
      <w:r>
        <w:rPr>
          <w:rFonts w:ascii="Arial" w:hAnsi="Arial" w:cs="Arial"/>
          <w:sz w:val="18"/>
          <w:szCs w:val="18"/>
          <w:lang w:val="en-GB"/>
        </w:rPr>
        <w:t>2000</w:t>
      </w:r>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Ameni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Ameni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Ngaapfuure</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Ameni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Then, </w:t>
      </w:r>
      <w:proofErr w:type="spellStart"/>
      <w:r>
        <w:rPr>
          <w:rFonts w:ascii="Arial" w:hAnsi="Arial" w:cs="Arial"/>
          <w:sz w:val="28"/>
          <w:szCs w:val="28"/>
          <w:lang w:val="x-none"/>
        </w:rPr>
        <w:t>wapedza</w:t>
      </w:r>
      <w:proofErr w:type="spellEnd"/>
      <w:r>
        <w:rPr>
          <w:rFonts w:ascii="Arial" w:hAnsi="Arial" w:cs="Arial"/>
          <w:sz w:val="28"/>
          <w:szCs w:val="28"/>
          <w:lang w:val="x-none"/>
        </w:rPr>
        <w:t xml:space="preserve"> </w:t>
      </w:r>
      <w:proofErr w:type="spellStart"/>
      <w:r>
        <w:rPr>
          <w:rFonts w:ascii="Arial" w:hAnsi="Arial" w:cs="Arial"/>
          <w:sz w:val="28"/>
          <w:szCs w:val="28"/>
          <w:lang w:val="x-none"/>
        </w:rPr>
        <w:t>kutaurira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October 2000, </w:t>
      </w:r>
      <w:proofErr w:type="spellStart"/>
      <w:r>
        <w:rPr>
          <w:rFonts w:ascii="Arial" w:hAnsi="Arial" w:cs="Arial"/>
          <w:sz w:val="28"/>
          <w:szCs w:val="28"/>
          <w:lang w:val="x-none"/>
        </w:rPr>
        <w:t>gara</w:t>
      </w:r>
      <w:proofErr w:type="spellEnd"/>
      <w:r>
        <w:rPr>
          <w:rFonts w:ascii="Arial" w:hAnsi="Arial" w:cs="Arial"/>
          <w:sz w:val="28"/>
          <w:szCs w:val="28"/>
          <w:lang w:val="x-none"/>
        </w:rPr>
        <w:t xml:space="preserve"> </w:t>
      </w:r>
      <w:proofErr w:type="spellStart"/>
      <w:r>
        <w:rPr>
          <w:rFonts w:ascii="Arial" w:hAnsi="Arial" w:cs="Arial"/>
          <w:sz w:val="28"/>
          <w:szCs w:val="28"/>
          <w:lang w:val="x-none"/>
        </w:rPr>
        <w:t>wakavataurira</w:t>
      </w:r>
      <w:proofErr w:type="spellEnd"/>
      <w:r>
        <w:rPr>
          <w:rFonts w:ascii="Arial" w:hAnsi="Arial" w:cs="Arial"/>
          <w:sz w:val="28"/>
          <w:szCs w:val="28"/>
          <w:lang w:val="x-none"/>
        </w:rPr>
        <w:t xml:space="preserve"> </w:t>
      </w:r>
      <w:proofErr w:type="spellStart"/>
      <w:r>
        <w:rPr>
          <w:rFonts w:ascii="Arial" w:hAnsi="Arial" w:cs="Arial"/>
          <w:sz w:val="28"/>
          <w:szCs w:val="28"/>
          <w:lang w:val="x-none"/>
        </w:rPr>
        <w:t>mhindu</w:t>
      </w:r>
      <w:proofErr w:type="spellEnd"/>
      <w:r>
        <w:rPr>
          <w:rFonts w:ascii="Arial" w:hAnsi="Arial" w:cs="Arial"/>
          <w:sz w:val="28"/>
          <w:szCs w:val="28"/>
          <w:lang w:val="x-none"/>
        </w:rPr>
        <w:t xml:space="preserve"> </w:t>
      </w:r>
      <w:proofErr w:type="spellStart"/>
      <w:r>
        <w:rPr>
          <w:rFonts w:ascii="Arial" w:hAnsi="Arial" w:cs="Arial"/>
          <w:sz w:val="28"/>
          <w:szCs w:val="28"/>
          <w:lang w:val="x-none"/>
        </w:rPr>
        <w:t>pindu</w:t>
      </w:r>
      <w:proofErr w:type="spellEnd"/>
      <w:r>
        <w:rPr>
          <w:rFonts w:ascii="Arial" w:hAnsi="Arial" w:cs="Arial"/>
          <w:sz w:val="28"/>
          <w:szCs w:val="28"/>
          <w:lang w:val="x-none"/>
        </w:rPr>
        <w:t xml:space="preserve"> </w:t>
      </w:r>
      <w:proofErr w:type="spellStart"/>
      <w:r>
        <w:rPr>
          <w:rFonts w:ascii="Arial" w:hAnsi="Arial" w:cs="Arial"/>
          <w:sz w:val="28"/>
          <w:szCs w:val="28"/>
          <w:lang w:val="x-none"/>
        </w:rPr>
        <w:t>dzohupenyu</w:t>
      </w:r>
      <w:proofErr w:type="spellEnd"/>
      <w:r>
        <w:rPr>
          <w:rFonts w:ascii="Arial" w:hAnsi="Arial" w:cs="Arial"/>
          <w:sz w:val="28"/>
          <w:szCs w:val="28"/>
          <w:lang w:val="x-none"/>
        </w:rPr>
        <w:t xml:space="preserve"> </w:t>
      </w:r>
      <w:proofErr w:type="spellStart"/>
      <w:r>
        <w:rPr>
          <w:rFonts w:ascii="Arial" w:hAnsi="Arial" w:cs="Arial"/>
          <w:sz w:val="28"/>
          <w:szCs w:val="28"/>
          <w:lang w:val="x-none"/>
        </w:rPr>
        <w:t>dzevanhu</w:t>
      </w:r>
      <w:proofErr w:type="spellEnd"/>
      <w:r>
        <w:rPr>
          <w:rFonts w:ascii="Arial" w:hAnsi="Arial" w:cs="Arial"/>
          <w:sz w:val="28"/>
          <w:szCs w:val="28"/>
          <w:lang w:val="x-none"/>
        </w:rPr>
        <w:t xml:space="preserve"> </w:t>
      </w:r>
      <w:proofErr w:type="spellStart"/>
      <w:r>
        <w:rPr>
          <w:rFonts w:ascii="Arial" w:hAnsi="Arial" w:cs="Arial"/>
          <w:sz w:val="28"/>
          <w:szCs w:val="28"/>
          <w:lang w:val="x-none"/>
        </w:rPr>
        <w:t>vanoropafadzwa</w:t>
      </w:r>
      <w:proofErr w:type="spellEnd"/>
      <w:r>
        <w:rPr>
          <w:rFonts w:ascii="Arial" w:hAnsi="Arial" w:cs="Arial"/>
          <w:sz w:val="28"/>
          <w:szCs w:val="28"/>
          <w:lang w:val="x-none"/>
        </w:rPr>
        <w:t xml:space="preserve">, </w:t>
      </w:r>
      <w:proofErr w:type="spellStart"/>
      <w:r>
        <w:rPr>
          <w:rFonts w:ascii="Arial" w:hAnsi="Arial" w:cs="Arial"/>
          <w:sz w:val="28"/>
          <w:szCs w:val="28"/>
          <w:lang w:val="x-none"/>
        </w:rPr>
        <w:t>vagokura</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mu Message. </w:t>
      </w:r>
      <w:proofErr w:type="spellStart"/>
      <w:r>
        <w:rPr>
          <w:rFonts w:ascii="Arial" w:hAnsi="Arial" w:cs="Arial"/>
          <w:sz w:val="28"/>
          <w:szCs w:val="28"/>
          <w:lang w:val="x-none"/>
        </w:rPr>
        <w:t>Vagoroora</w:t>
      </w:r>
      <w:proofErr w:type="spellEnd"/>
      <w:r>
        <w:rPr>
          <w:rFonts w:ascii="Arial" w:hAnsi="Arial" w:cs="Arial"/>
          <w:sz w:val="28"/>
          <w:szCs w:val="28"/>
          <w:lang w:val="x-none"/>
        </w:rPr>
        <w:t xml:space="preserve">. </w:t>
      </w:r>
      <w:proofErr w:type="spellStart"/>
      <w:r>
        <w:rPr>
          <w:rFonts w:ascii="Arial" w:hAnsi="Arial" w:cs="Arial"/>
          <w:sz w:val="28"/>
          <w:szCs w:val="28"/>
          <w:lang w:val="x-none"/>
        </w:rPr>
        <w:t>Vagoita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Vagoropafadzwa</w:t>
      </w:r>
      <w:proofErr w:type="spellEnd"/>
      <w:r>
        <w:rPr>
          <w:rFonts w:ascii="Arial" w:hAnsi="Arial" w:cs="Arial"/>
          <w:sz w:val="28"/>
          <w:szCs w:val="28"/>
          <w:lang w:val="x-none"/>
        </w:rPr>
        <w:t xml:space="preserve">. </w:t>
      </w:r>
      <w:proofErr w:type="spellStart"/>
      <w:r>
        <w:rPr>
          <w:rFonts w:ascii="Arial" w:hAnsi="Arial" w:cs="Arial"/>
          <w:sz w:val="28"/>
          <w:szCs w:val="28"/>
          <w:lang w:val="x-none"/>
        </w:rPr>
        <w:t>Vagotenga</w:t>
      </w:r>
      <w:proofErr w:type="spellEnd"/>
      <w:r>
        <w:rPr>
          <w:rFonts w:ascii="Arial" w:hAnsi="Arial" w:cs="Arial"/>
          <w:sz w:val="28"/>
          <w:szCs w:val="28"/>
          <w:lang w:val="x-none"/>
        </w:rPr>
        <w:t xml:space="preserve"> </w:t>
      </w:r>
      <w:proofErr w:type="spellStart"/>
      <w:r>
        <w:rPr>
          <w:rFonts w:ascii="Arial" w:hAnsi="Arial" w:cs="Arial"/>
          <w:sz w:val="28"/>
          <w:szCs w:val="28"/>
          <w:lang w:val="x-none"/>
        </w:rPr>
        <w:t>dzimba</w:t>
      </w:r>
      <w:proofErr w:type="spellEnd"/>
      <w:r>
        <w:rPr>
          <w:rFonts w:ascii="Arial" w:hAnsi="Arial" w:cs="Arial"/>
          <w:sz w:val="28"/>
          <w:szCs w:val="28"/>
          <w:lang w:val="x-none"/>
        </w:rPr>
        <w:t xml:space="preserve">. </w:t>
      </w:r>
      <w:proofErr w:type="spellStart"/>
      <w:r>
        <w:rPr>
          <w:rFonts w:ascii="Arial" w:hAnsi="Arial" w:cs="Arial"/>
          <w:sz w:val="28"/>
          <w:szCs w:val="28"/>
          <w:lang w:val="x-none"/>
        </w:rPr>
        <w:t>Voshora</w:t>
      </w:r>
      <w:proofErr w:type="spellEnd"/>
      <w:r>
        <w:rPr>
          <w:rFonts w:ascii="Arial" w:hAnsi="Arial" w:cs="Arial"/>
          <w:sz w:val="28"/>
          <w:szCs w:val="28"/>
          <w:lang w:val="x-none"/>
        </w:rPr>
        <w:t xml:space="preserve"> </w:t>
      </w:r>
      <w:proofErr w:type="spellStart"/>
      <w:r>
        <w:rPr>
          <w:rFonts w:ascii="Arial" w:hAnsi="Arial" w:cs="Arial"/>
          <w:sz w:val="28"/>
          <w:szCs w:val="28"/>
          <w:lang w:val="x-none"/>
        </w:rPr>
        <w:t>mavakanga</w:t>
      </w:r>
      <w:proofErr w:type="spellEnd"/>
      <w:r>
        <w:rPr>
          <w:rFonts w:ascii="Arial" w:hAnsi="Arial" w:cs="Arial"/>
          <w:sz w:val="28"/>
          <w:szCs w:val="28"/>
          <w:lang w:val="x-none"/>
        </w:rPr>
        <w:t xml:space="preserve"> </w:t>
      </w:r>
      <w:proofErr w:type="spellStart"/>
      <w:r>
        <w:rPr>
          <w:rFonts w:ascii="Arial" w:hAnsi="Arial" w:cs="Arial"/>
          <w:sz w:val="28"/>
          <w:szCs w:val="28"/>
          <w:lang w:val="x-none"/>
        </w:rPr>
        <w:t>va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vari</w:t>
      </w:r>
      <w:proofErr w:type="spellEnd"/>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Ndinganzwa</w:t>
      </w:r>
      <w:proofErr w:type="spellEnd"/>
      <w:r>
        <w:rPr>
          <w:rFonts w:ascii="Arial" w:hAnsi="Arial" w:cs="Arial"/>
          <w:sz w:val="28"/>
          <w:szCs w:val="28"/>
          <w:lang w:val="x-none"/>
        </w:rPr>
        <w:t xml:space="preserve"> Ameni here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Aiwa Ameni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Ngaapfuure</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Ameni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Aiwa, </w:t>
      </w:r>
      <w:proofErr w:type="spellStart"/>
      <w:r>
        <w:rPr>
          <w:rFonts w:ascii="Arial" w:hAnsi="Arial" w:cs="Arial"/>
          <w:sz w:val="28"/>
          <w:szCs w:val="28"/>
          <w:lang w:val="x-none"/>
        </w:rPr>
        <w:t>ngaapfuure</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Ameni </w:t>
      </w:r>
      <w:proofErr w:type="spellStart"/>
      <w:r>
        <w:rPr>
          <w:rFonts w:ascii="Arial" w:hAnsi="Arial" w:cs="Arial"/>
          <w:sz w:val="28"/>
          <w:szCs w:val="28"/>
          <w:lang w:val="x-none"/>
        </w:rPr>
        <w:t>iyeye</w:t>
      </w:r>
      <w:proofErr w:type="spellEnd"/>
      <w:r>
        <w:rPr>
          <w:rFonts w:ascii="Arial" w:hAnsi="Arial" w:cs="Arial"/>
          <w:sz w:val="28"/>
          <w:szCs w:val="28"/>
          <w:lang w:val="x-none"/>
        </w:rPr>
        <w:t>!</w:t>
      </w:r>
      <w:r w:rsidRPr="009F1166">
        <w:rPr>
          <w:rFonts w:ascii="Arial" w:hAnsi="Arial" w:cs="Arial"/>
          <w:sz w:val="18"/>
          <w:szCs w:val="18"/>
          <w:lang w:val="en-GB"/>
        </w:rPr>
        <w:t xml:space="preserve"> </w:t>
      </w:r>
      <w:r w:rsidRPr="00FF638B">
        <w:rPr>
          <w:rFonts w:ascii="Arial" w:hAnsi="Arial" w:cs="Arial"/>
          <w:sz w:val="18"/>
          <w:szCs w:val="18"/>
          <w:lang w:val="en-GB"/>
        </w:rPr>
        <w:t>[Congregation says, “Amen.”]</w:t>
      </w:r>
    </w:p>
    <w:p w14:paraId="71A16A03"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125 </w:t>
      </w:r>
      <w:r>
        <w:rPr>
          <w:rFonts w:ascii="Arial" w:hAnsi="Arial" w:cs="Arial"/>
          <w:sz w:val="28"/>
          <w:szCs w:val="28"/>
          <w:lang w:val="x-none"/>
        </w:rPr>
        <w:t xml:space="preserve">Kuti, </w:t>
      </w:r>
      <w:proofErr w:type="spellStart"/>
      <w:r>
        <w:rPr>
          <w:rFonts w:ascii="Arial" w:hAnsi="Arial" w:cs="Arial"/>
          <w:sz w:val="28"/>
          <w:szCs w:val="28"/>
          <w:lang w:val="x-none"/>
        </w:rPr>
        <w:t>paive</w:t>
      </w:r>
      <w:proofErr w:type="spellEnd"/>
      <w:r>
        <w:rPr>
          <w:rFonts w:ascii="Arial" w:hAnsi="Arial" w:cs="Arial"/>
          <w:sz w:val="28"/>
          <w:szCs w:val="28"/>
          <w:lang w:val="x-none"/>
        </w:rPr>
        <w:t xml:space="preserve"> </w:t>
      </w:r>
      <w:proofErr w:type="spellStart"/>
      <w:r>
        <w:rPr>
          <w:rFonts w:ascii="Arial" w:hAnsi="Arial" w:cs="Arial"/>
          <w:sz w:val="28"/>
          <w:szCs w:val="28"/>
          <w:lang w:val="x-none"/>
        </w:rPr>
        <w:t>nevanhu</w:t>
      </w:r>
      <w:proofErr w:type="spellEnd"/>
      <w:r>
        <w:rPr>
          <w:rFonts w:ascii="Arial" w:hAnsi="Arial" w:cs="Arial"/>
          <w:sz w:val="28"/>
          <w:szCs w:val="28"/>
          <w:lang w:val="x-none"/>
        </w:rPr>
        <w:t xml:space="preserve"> </w:t>
      </w:r>
      <w:proofErr w:type="spellStart"/>
      <w:r>
        <w:rPr>
          <w:rFonts w:ascii="Arial" w:hAnsi="Arial" w:cs="Arial"/>
          <w:sz w:val="28"/>
          <w:szCs w:val="28"/>
          <w:lang w:val="x-none"/>
        </w:rPr>
        <w:t>vaiita</w:t>
      </w:r>
      <w:proofErr w:type="spellEnd"/>
      <w:r>
        <w:rPr>
          <w:rFonts w:ascii="Arial" w:hAnsi="Arial" w:cs="Arial"/>
          <w:sz w:val="28"/>
          <w:szCs w:val="28"/>
          <w:lang w:val="x-none"/>
        </w:rPr>
        <w:t xml:space="preserve"> </w:t>
      </w:r>
      <w:proofErr w:type="spellStart"/>
      <w:r>
        <w:rPr>
          <w:rFonts w:ascii="Arial" w:hAnsi="Arial" w:cs="Arial"/>
          <w:sz w:val="28"/>
          <w:szCs w:val="28"/>
          <w:lang w:val="x-none"/>
        </w:rPr>
        <w:t>tsika</w:t>
      </w:r>
      <w:proofErr w:type="spellEnd"/>
      <w:r>
        <w:rPr>
          <w:rFonts w:ascii="Arial" w:hAnsi="Arial" w:cs="Arial"/>
          <w:sz w:val="28"/>
          <w:szCs w:val="28"/>
          <w:lang w:val="x-none"/>
        </w:rPr>
        <w:t xml:space="preserve"> </w:t>
      </w:r>
      <w:proofErr w:type="spellStart"/>
      <w:r>
        <w:rPr>
          <w:rFonts w:ascii="Arial" w:hAnsi="Arial" w:cs="Arial"/>
          <w:sz w:val="28"/>
          <w:szCs w:val="28"/>
          <w:lang w:val="x-none"/>
        </w:rPr>
        <w:t>idzodzo</w:t>
      </w:r>
      <w:proofErr w:type="spellEnd"/>
      <w:r>
        <w:rPr>
          <w:rFonts w:ascii="Arial" w:hAnsi="Arial" w:cs="Arial"/>
          <w:sz w:val="28"/>
          <w:szCs w:val="28"/>
          <w:lang w:val="x-none"/>
        </w:rPr>
        <w:t xml:space="preserve"> </w:t>
      </w:r>
      <w:proofErr w:type="spellStart"/>
      <w:r>
        <w:rPr>
          <w:rFonts w:ascii="Arial" w:hAnsi="Arial" w:cs="Arial"/>
          <w:sz w:val="28"/>
          <w:szCs w:val="28"/>
          <w:lang w:val="x-none"/>
        </w:rPr>
        <w:t>dzokuti</w:t>
      </w:r>
      <w:proofErr w:type="spellEnd"/>
      <w:r>
        <w:rPr>
          <w:rFonts w:ascii="Arial" w:hAnsi="Arial" w:cs="Arial"/>
          <w:sz w:val="28"/>
          <w:szCs w:val="28"/>
          <w:lang w:val="x-none"/>
        </w:rPr>
        <w:t xml:space="preserve"> </w:t>
      </w:r>
      <w:proofErr w:type="spellStart"/>
      <w:r>
        <w:rPr>
          <w:rFonts w:ascii="Arial" w:hAnsi="Arial" w:cs="Arial"/>
          <w:sz w:val="28"/>
          <w:szCs w:val="28"/>
          <w:lang w:val="x-none"/>
        </w:rPr>
        <w:t>vakapinda</w:t>
      </w:r>
      <w:proofErr w:type="spellEnd"/>
      <w:r>
        <w:rPr>
          <w:rFonts w:ascii="Arial" w:hAnsi="Arial" w:cs="Arial"/>
          <w:sz w:val="28"/>
          <w:szCs w:val="28"/>
          <w:lang w:val="x-none"/>
        </w:rPr>
        <w:t xml:space="preserve"> mu Message, </w:t>
      </w:r>
      <w:proofErr w:type="spellStart"/>
      <w:r>
        <w:rPr>
          <w:rFonts w:ascii="Arial" w:hAnsi="Arial" w:cs="Arial"/>
          <w:sz w:val="28"/>
          <w:szCs w:val="28"/>
          <w:lang w:val="x-none"/>
        </w:rPr>
        <w:t>anouya</w:t>
      </w:r>
      <w:proofErr w:type="spellEnd"/>
      <w:r>
        <w:rPr>
          <w:rFonts w:ascii="Arial" w:hAnsi="Arial" w:cs="Arial"/>
          <w:sz w:val="28"/>
          <w:szCs w:val="28"/>
          <w:lang w:val="x-none"/>
        </w:rPr>
        <w:t xml:space="preserve"> </w:t>
      </w:r>
      <w:proofErr w:type="spellStart"/>
      <w:r>
        <w:rPr>
          <w:rFonts w:ascii="Arial" w:hAnsi="Arial" w:cs="Arial"/>
          <w:sz w:val="28"/>
          <w:szCs w:val="28"/>
          <w:lang w:val="x-none"/>
        </w:rPr>
        <w:t>asina</w:t>
      </w:r>
      <w:proofErr w:type="spellEnd"/>
      <w:r>
        <w:rPr>
          <w:rFonts w:ascii="Arial" w:hAnsi="Arial" w:cs="Arial"/>
          <w:sz w:val="28"/>
          <w:szCs w:val="28"/>
          <w:lang w:val="x-none"/>
        </w:rPr>
        <w:t xml:space="preserve"> </w:t>
      </w:r>
      <w:proofErr w:type="spellStart"/>
      <w:r>
        <w:rPr>
          <w:rFonts w:ascii="Arial" w:hAnsi="Arial" w:cs="Arial"/>
          <w:sz w:val="28"/>
          <w:szCs w:val="28"/>
          <w:lang w:val="x-none"/>
        </w:rPr>
        <w:t>chinhu</w:t>
      </w:r>
      <w:proofErr w:type="spellEnd"/>
      <w:r>
        <w:rPr>
          <w:rFonts w:ascii="Arial" w:hAnsi="Arial" w:cs="Arial"/>
          <w:sz w:val="28"/>
          <w:szCs w:val="28"/>
          <w:lang w:val="x-none"/>
        </w:rPr>
        <w:t xml:space="preserve">, </w:t>
      </w:r>
      <w:proofErr w:type="spellStart"/>
      <w:r>
        <w:rPr>
          <w:rFonts w:ascii="Arial" w:hAnsi="Arial" w:cs="Arial"/>
          <w:sz w:val="28"/>
          <w:szCs w:val="28"/>
          <w:lang w:val="x-none"/>
        </w:rPr>
        <w:t>oropafadzwa</w:t>
      </w:r>
      <w:proofErr w:type="spellEnd"/>
      <w:r>
        <w:rPr>
          <w:rFonts w:ascii="Arial" w:hAnsi="Arial" w:cs="Arial"/>
          <w:sz w:val="28"/>
          <w:szCs w:val="28"/>
          <w:lang w:val="x-none"/>
        </w:rPr>
        <w:t xml:space="preserve">. Asi </w:t>
      </w:r>
      <w:proofErr w:type="spellStart"/>
      <w:r>
        <w:rPr>
          <w:rFonts w:ascii="Arial" w:hAnsi="Arial" w:cs="Arial"/>
          <w:sz w:val="28"/>
          <w:szCs w:val="28"/>
          <w:lang w:val="x-none"/>
        </w:rPr>
        <w:t>anozofurira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vake</w:t>
      </w:r>
      <w:proofErr w:type="spellEnd"/>
      <w:r>
        <w:rPr>
          <w:rFonts w:ascii="Arial" w:hAnsi="Arial" w:cs="Arial"/>
          <w:sz w:val="28"/>
          <w:szCs w:val="28"/>
          <w:lang w:val="x-none"/>
        </w:rPr>
        <w:t xml:space="preserve">, </w:t>
      </w:r>
      <w:proofErr w:type="spellStart"/>
      <w:r>
        <w:rPr>
          <w:rFonts w:ascii="Arial" w:hAnsi="Arial" w:cs="Arial"/>
          <w:sz w:val="28"/>
          <w:szCs w:val="28"/>
          <w:lang w:val="x-none"/>
        </w:rPr>
        <w:t>oona</w:t>
      </w:r>
      <w:proofErr w:type="spellEnd"/>
      <w:r>
        <w:rPr>
          <w:rFonts w:ascii="Arial" w:hAnsi="Arial" w:cs="Arial"/>
          <w:sz w:val="28"/>
          <w:szCs w:val="28"/>
          <w:lang w:val="x-none"/>
        </w:rPr>
        <w:t xml:space="preserve"> </w:t>
      </w:r>
      <w:proofErr w:type="spellStart"/>
      <w:r>
        <w:rPr>
          <w:rFonts w:ascii="Arial" w:hAnsi="Arial" w:cs="Arial"/>
          <w:sz w:val="28"/>
          <w:szCs w:val="28"/>
          <w:lang w:val="x-none"/>
        </w:rPr>
        <w:t>vakubva</w:t>
      </w:r>
      <w:proofErr w:type="spellEnd"/>
      <w:r>
        <w:rPr>
          <w:rFonts w:ascii="Arial" w:hAnsi="Arial" w:cs="Arial"/>
          <w:sz w:val="28"/>
          <w:szCs w:val="28"/>
          <w:lang w:val="x-none"/>
        </w:rPr>
        <w:t xml:space="preserve">, </w:t>
      </w:r>
      <w:proofErr w:type="spellStart"/>
      <w:r>
        <w:rPr>
          <w:rFonts w:ascii="Arial" w:hAnsi="Arial" w:cs="Arial"/>
          <w:sz w:val="28"/>
          <w:szCs w:val="28"/>
          <w:lang w:val="x-none"/>
        </w:rPr>
        <w:t>vakuenda</w:t>
      </w:r>
      <w:proofErr w:type="spellEnd"/>
      <w:r>
        <w:rPr>
          <w:rFonts w:ascii="Arial" w:hAnsi="Arial" w:cs="Arial"/>
          <w:sz w:val="28"/>
          <w:szCs w:val="28"/>
          <w:lang w:val="x-none"/>
        </w:rPr>
        <w:t xml:space="preserve"> kune </w:t>
      </w:r>
      <w:proofErr w:type="spellStart"/>
      <w:r>
        <w:rPr>
          <w:rFonts w:ascii="Arial" w:hAnsi="Arial" w:cs="Arial"/>
          <w:sz w:val="28"/>
          <w:szCs w:val="28"/>
          <w:lang w:val="x-none"/>
        </w:rPr>
        <w:t>imwe</w:t>
      </w:r>
      <w:proofErr w:type="spellEnd"/>
      <w:r>
        <w:rPr>
          <w:rFonts w:ascii="Arial" w:hAnsi="Arial" w:cs="Arial"/>
          <w:sz w:val="28"/>
          <w:szCs w:val="28"/>
          <w:lang w:val="x-none"/>
        </w:rPr>
        <w:t xml:space="preserve"> </w:t>
      </w:r>
      <w:proofErr w:type="spellStart"/>
      <w:r>
        <w:rPr>
          <w:rFonts w:ascii="Arial" w:hAnsi="Arial" w:cs="Arial"/>
          <w:sz w:val="28"/>
          <w:szCs w:val="28"/>
          <w:lang w:val="x-none"/>
        </w:rPr>
        <w:t>chechi</w:t>
      </w:r>
      <w:proofErr w:type="spellEnd"/>
      <w:r>
        <w:rPr>
          <w:rFonts w:ascii="Arial" w:hAnsi="Arial" w:cs="Arial"/>
          <w:sz w:val="28"/>
          <w:szCs w:val="28"/>
          <w:lang w:val="x-none"/>
        </w:rPr>
        <w:t xml:space="preserve">. Mweya </w:t>
      </w:r>
      <w:proofErr w:type="spellStart"/>
      <w:r>
        <w:rPr>
          <w:rFonts w:ascii="Arial" w:hAnsi="Arial" w:cs="Arial"/>
          <w:sz w:val="28"/>
          <w:szCs w:val="28"/>
          <w:lang w:val="x-none"/>
        </w:rPr>
        <w:t>yetsvina</w:t>
      </w:r>
      <w:proofErr w:type="spellEnd"/>
      <w:r>
        <w:rPr>
          <w:rFonts w:ascii="Arial" w:hAnsi="Arial" w:cs="Arial"/>
          <w:sz w:val="28"/>
          <w:szCs w:val="28"/>
          <w:lang w:val="x-none"/>
        </w:rPr>
        <w:t xml:space="preserve"> iyi! </w:t>
      </w:r>
      <w:proofErr w:type="spellStart"/>
      <w:r>
        <w:rPr>
          <w:rFonts w:ascii="Arial" w:hAnsi="Arial" w:cs="Arial"/>
          <w:sz w:val="28"/>
          <w:szCs w:val="28"/>
          <w:lang w:val="x-none"/>
        </w:rPr>
        <w:t>Dzidzisayi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proofErr w:type="spellStart"/>
      <w:r>
        <w:rPr>
          <w:rFonts w:ascii="Arial" w:hAnsi="Arial" w:cs="Arial"/>
          <w:sz w:val="28"/>
          <w:szCs w:val="28"/>
          <w:lang w:val="x-none"/>
        </w:rPr>
        <w:t>pamusoro</w:t>
      </w:r>
      <w:proofErr w:type="spellEnd"/>
      <w:r>
        <w:rPr>
          <w:rFonts w:ascii="Arial" w:hAnsi="Arial" w:cs="Arial"/>
          <w:sz w:val="28"/>
          <w:szCs w:val="28"/>
          <w:lang w:val="x-none"/>
        </w:rPr>
        <w:t xml:space="preserve"> pe Horeb. </w:t>
      </w:r>
      <w:proofErr w:type="spellStart"/>
      <w:r>
        <w:rPr>
          <w:rFonts w:ascii="Arial" w:hAnsi="Arial" w:cs="Arial"/>
          <w:sz w:val="28"/>
          <w:szCs w:val="28"/>
          <w:lang w:val="x-none"/>
        </w:rPr>
        <w:t>Vadzidziseyi</w:t>
      </w:r>
      <w:proofErr w:type="spellEnd"/>
      <w:r>
        <w:rPr>
          <w:rFonts w:ascii="Arial" w:hAnsi="Arial" w:cs="Arial"/>
          <w:sz w:val="28"/>
          <w:szCs w:val="28"/>
          <w:lang w:val="x-none"/>
        </w:rPr>
        <w:t xml:space="preserve">. </w:t>
      </w:r>
      <w:proofErr w:type="spellStart"/>
      <w:r>
        <w:rPr>
          <w:rFonts w:ascii="Arial" w:hAnsi="Arial" w:cs="Arial"/>
          <w:sz w:val="28"/>
          <w:szCs w:val="28"/>
          <w:lang w:val="x-none"/>
        </w:rPr>
        <w:t>Vazive</w:t>
      </w:r>
      <w:proofErr w:type="spellEnd"/>
      <w:r>
        <w:rPr>
          <w:rFonts w:ascii="Arial" w:hAnsi="Arial" w:cs="Arial"/>
          <w:sz w:val="28"/>
          <w:szCs w:val="28"/>
          <w:lang w:val="x-none"/>
        </w:rPr>
        <w:t xml:space="preserve">! Kuti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zvakadai</w:t>
      </w:r>
      <w:proofErr w:type="spellEnd"/>
      <w:r>
        <w:rPr>
          <w:rFonts w:ascii="Arial" w:hAnsi="Arial" w:cs="Arial"/>
          <w:sz w:val="28"/>
          <w:szCs w:val="28"/>
          <w:lang w:val="x-none"/>
        </w:rPr>
        <w:t xml:space="preserve"> </w:t>
      </w:r>
      <w:proofErr w:type="spellStart"/>
      <w:r>
        <w:rPr>
          <w:rFonts w:ascii="Arial" w:hAnsi="Arial" w:cs="Arial"/>
          <w:sz w:val="28"/>
          <w:szCs w:val="28"/>
          <w:lang w:val="x-none"/>
        </w:rPr>
        <w:t>hazvifaniri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zvidii</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zviitwe</w:t>
      </w:r>
      <w:proofErr w:type="spellEnd"/>
      <w:r>
        <w:rPr>
          <w:rFonts w:ascii="Arial" w:hAnsi="Arial" w:cs="Arial"/>
          <w:sz w:val="18"/>
          <w:szCs w:val="18"/>
          <w:lang w:val="en-GB"/>
        </w:rPr>
        <w:t>,</w:t>
      </w:r>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zviitwe</w:t>
      </w:r>
      <w:proofErr w:type="spellEnd"/>
      <w:r>
        <w:rPr>
          <w:rFonts w:ascii="Arial" w:hAnsi="Arial" w:cs="Arial"/>
          <w:sz w:val="28"/>
          <w:szCs w:val="28"/>
          <w:lang w:val="x-none"/>
        </w:rPr>
        <w:t xml:space="preserve">, </w:t>
      </w:r>
      <w:proofErr w:type="spellStart"/>
      <w:r>
        <w:rPr>
          <w:rFonts w:ascii="Arial" w:hAnsi="Arial" w:cs="Arial"/>
          <w:sz w:val="28"/>
          <w:szCs w:val="28"/>
          <w:lang w:val="x-none"/>
        </w:rPr>
        <w:t>ehe</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zvakadai</w:t>
      </w:r>
      <w:proofErr w:type="spellEnd"/>
      <w:r>
        <w:rPr>
          <w:rFonts w:ascii="Arial" w:hAnsi="Arial" w:cs="Arial"/>
          <w:sz w:val="28"/>
          <w:szCs w:val="28"/>
          <w:lang w:val="x-none"/>
        </w:rPr>
        <w:t xml:space="preserve"> </w:t>
      </w:r>
      <w:proofErr w:type="spellStart"/>
      <w:r>
        <w:rPr>
          <w:rFonts w:ascii="Arial" w:hAnsi="Arial" w:cs="Arial"/>
          <w:sz w:val="28"/>
          <w:szCs w:val="28"/>
          <w:lang w:val="x-none"/>
        </w:rPr>
        <w:t>hazvifaniri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zviitwe</w:t>
      </w:r>
      <w:proofErr w:type="spellEnd"/>
      <w:r>
        <w:rPr>
          <w:rFonts w:ascii="Arial" w:hAnsi="Arial" w:cs="Arial"/>
          <w:sz w:val="28"/>
          <w:szCs w:val="28"/>
          <w:lang w:val="x-none"/>
        </w:rPr>
        <w:t xml:space="preserve">. But, </w:t>
      </w:r>
      <w:proofErr w:type="spellStart"/>
      <w:r>
        <w:rPr>
          <w:rFonts w:ascii="Arial" w:hAnsi="Arial" w:cs="Arial"/>
          <w:sz w:val="28"/>
          <w:szCs w:val="28"/>
          <w:lang w:val="x-none"/>
        </w:rPr>
        <w:t>zuva</w:t>
      </w:r>
      <w:proofErr w:type="spellEnd"/>
      <w:r>
        <w:rPr>
          <w:rFonts w:ascii="Arial" w:hAnsi="Arial" w:cs="Arial"/>
          <w:sz w:val="28"/>
          <w:szCs w:val="28"/>
          <w:lang w:val="x-none"/>
        </w:rPr>
        <w:t xml:space="preserve"> </w:t>
      </w:r>
      <w:proofErr w:type="spellStart"/>
      <w:r>
        <w:rPr>
          <w:rFonts w:ascii="Arial" w:hAnsi="Arial" w:cs="Arial"/>
          <w:sz w:val="28"/>
          <w:szCs w:val="28"/>
          <w:lang w:val="x-none"/>
        </w:rPr>
        <w:t>rakati</w:t>
      </w:r>
      <w:proofErr w:type="spellEnd"/>
      <w:r>
        <w:rPr>
          <w:rFonts w:ascii="Arial" w:hAnsi="Arial" w:cs="Arial"/>
          <w:sz w:val="28"/>
          <w:szCs w:val="28"/>
          <w:lang w:val="x-none"/>
        </w:rPr>
        <w:t xml:space="preserve">, </w:t>
      </w:r>
      <w:proofErr w:type="spellStart"/>
      <w:r>
        <w:rPr>
          <w:rFonts w:ascii="Arial" w:hAnsi="Arial" w:cs="Arial"/>
          <w:sz w:val="28"/>
          <w:szCs w:val="28"/>
          <w:lang w:val="x-none"/>
        </w:rPr>
        <w:t>rirangarireyi</w:t>
      </w:r>
      <w:proofErr w:type="spellEnd"/>
      <w:r>
        <w:rPr>
          <w:rFonts w:ascii="Arial" w:hAnsi="Arial" w:cs="Arial"/>
          <w:sz w:val="28"/>
          <w:szCs w:val="28"/>
          <w:lang w:val="x-none"/>
        </w:rPr>
        <w:t xml:space="preserve">; </w:t>
      </w:r>
      <w:proofErr w:type="spellStart"/>
      <w:r>
        <w:rPr>
          <w:rFonts w:ascii="Arial" w:hAnsi="Arial" w:cs="Arial"/>
          <w:sz w:val="28"/>
          <w:szCs w:val="28"/>
          <w:lang w:val="x-none"/>
        </w:rPr>
        <w:t>pakauya</w:t>
      </w:r>
      <w:proofErr w:type="spellEnd"/>
      <w:r>
        <w:rPr>
          <w:rFonts w:ascii="Arial" w:hAnsi="Arial" w:cs="Arial"/>
          <w:sz w:val="28"/>
          <w:szCs w:val="28"/>
          <w:lang w:val="x-none"/>
        </w:rPr>
        <w:t xml:space="preserve"> ten commandments. Zuva </w:t>
      </w:r>
      <w:proofErr w:type="spellStart"/>
      <w:r>
        <w:rPr>
          <w:rFonts w:ascii="Arial" w:hAnsi="Arial" w:cs="Arial"/>
          <w:sz w:val="28"/>
          <w:szCs w:val="28"/>
          <w:lang w:val="x-none"/>
        </w:rPr>
        <w:t>rakati</w:t>
      </w:r>
      <w:proofErr w:type="spellEnd"/>
      <w:r>
        <w:rPr>
          <w:rFonts w:ascii="Arial" w:hAnsi="Arial" w:cs="Arial"/>
          <w:sz w:val="28"/>
          <w:szCs w:val="28"/>
          <w:lang w:val="x-none"/>
        </w:rPr>
        <w:t xml:space="preserve"> </w:t>
      </w:r>
      <w:proofErr w:type="spellStart"/>
      <w:r>
        <w:rPr>
          <w:rFonts w:ascii="Arial" w:hAnsi="Arial" w:cs="Arial"/>
          <w:sz w:val="28"/>
          <w:szCs w:val="28"/>
          <w:lang w:val="x-none"/>
        </w:rPr>
        <w:t>rirangarireyi</w:t>
      </w:r>
      <w:proofErr w:type="spellEnd"/>
      <w:r>
        <w:rPr>
          <w:rFonts w:ascii="Arial" w:hAnsi="Arial" w:cs="Arial"/>
          <w:sz w:val="28"/>
          <w:szCs w:val="28"/>
          <w:lang w:val="x-none"/>
        </w:rPr>
        <w:t xml:space="preserve">. Zuva </w:t>
      </w:r>
      <w:proofErr w:type="spellStart"/>
      <w:r>
        <w:rPr>
          <w:rFonts w:ascii="Arial" w:hAnsi="Arial" w:cs="Arial"/>
          <w:sz w:val="28"/>
          <w:szCs w:val="28"/>
          <w:lang w:val="x-none"/>
        </w:rPr>
        <w:t>rakati</w:t>
      </w:r>
      <w:proofErr w:type="spellEnd"/>
      <w:r>
        <w:rPr>
          <w:rFonts w:ascii="Arial" w:hAnsi="Arial" w:cs="Arial"/>
          <w:sz w:val="28"/>
          <w:szCs w:val="28"/>
          <w:lang w:val="x-none"/>
        </w:rPr>
        <w:t xml:space="preserve"> </w:t>
      </w:r>
      <w:proofErr w:type="spellStart"/>
      <w:r>
        <w:rPr>
          <w:rFonts w:ascii="Arial" w:hAnsi="Arial" w:cs="Arial"/>
          <w:sz w:val="28"/>
          <w:szCs w:val="28"/>
          <w:lang w:val="x-none"/>
        </w:rPr>
        <w:t>rirangarireyi</w:t>
      </w:r>
      <w:proofErr w:type="spellEnd"/>
      <w:r>
        <w:rPr>
          <w:rFonts w:ascii="Arial" w:hAnsi="Arial" w:cs="Arial"/>
          <w:sz w:val="28"/>
          <w:szCs w:val="28"/>
          <w:lang w:val="x-none"/>
        </w:rPr>
        <w:t>.</w:t>
      </w:r>
    </w:p>
    <w:p w14:paraId="586CF524"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 xml:space="preserve">“Brother, pane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vanotokura</w:t>
      </w:r>
      <w:proofErr w:type="spellEnd"/>
      <w:r>
        <w:rPr>
          <w:rFonts w:ascii="Arial" w:hAnsi="Arial" w:cs="Arial"/>
          <w:sz w:val="28"/>
          <w:szCs w:val="28"/>
          <w:lang w:val="x-none"/>
        </w:rPr>
        <w:t xml:space="preserve"> </w:t>
      </w:r>
      <w:proofErr w:type="spellStart"/>
      <w:r>
        <w:rPr>
          <w:rFonts w:ascii="Arial" w:hAnsi="Arial" w:cs="Arial"/>
          <w:sz w:val="28"/>
          <w:szCs w:val="28"/>
          <w:lang w:val="x-none"/>
        </w:rPr>
        <w:t>paChechi</w:t>
      </w:r>
      <w:proofErr w:type="spellEnd"/>
      <w:r>
        <w:rPr>
          <w:rFonts w:ascii="Arial" w:hAnsi="Arial" w:cs="Arial"/>
          <w:sz w:val="28"/>
          <w:szCs w:val="28"/>
          <w:lang w:val="x-none"/>
        </w:rPr>
        <w:t xml:space="preserve">, </w:t>
      </w:r>
      <w:proofErr w:type="spellStart"/>
      <w:r>
        <w:rPr>
          <w:rFonts w:ascii="Arial" w:hAnsi="Arial" w:cs="Arial"/>
          <w:sz w:val="28"/>
          <w:szCs w:val="28"/>
          <w:lang w:val="x-none"/>
        </w:rPr>
        <w:t>kutoroora</w:t>
      </w:r>
      <w:proofErr w:type="spellEnd"/>
      <w:r>
        <w:rPr>
          <w:rFonts w:ascii="Arial" w:hAnsi="Arial" w:cs="Arial"/>
          <w:sz w:val="28"/>
          <w:szCs w:val="28"/>
          <w:lang w:val="x-none"/>
        </w:rPr>
        <w:t xml:space="preserve">. </w:t>
      </w:r>
      <w:proofErr w:type="spellStart"/>
      <w:r>
        <w:rPr>
          <w:rFonts w:ascii="Arial" w:hAnsi="Arial" w:cs="Arial"/>
          <w:sz w:val="28"/>
          <w:szCs w:val="28"/>
          <w:lang w:val="x-none"/>
        </w:rPr>
        <w:t>Kuuya</w:t>
      </w:r>
      <w:proofErr w:type="spellEnd"/>
      <w:r>
        <w:rPr>
          <w:rFonts w:ascii="Arial" w:hAnsi="Arial" w:cs="Arial"/>
          <w:sz w:val="28"/>
          <w:szCs w:val="28"/>
          <w:lang w:val="x-none"/>
        </w:rPr>
        <w:t xml:space="preserve"> a—</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jaya</w:t>
      </w:r>
      <w:proofErr w:type="spellEnd"/>
      <w:r>
        <w:rPr>
          <w:rFonts w:ascii="Arial" w:hAnsi="Arial" w:cs="Arial"/>
          <w:sz w:val="28"/>
          <w:szCs w:val="28"/>
          <w:lang w:val="x-none"/>
        </w:rPr>
        <w:t xml:space="preserve">. </w:t>
      </w:r>
      <w:proofErr w:type="spellStart"/>
      <w:r>
        <w:rPr>
          <w:rFonts w:ascii="Arial" w:hAnsi="Arial" w:cs="Arial"/>
          <w:sz w:val="28"/>
          <w:szCs w:val="28"/>
          <w:lang w:val="x-none"/>
        </w:rPr>
        <w:t>Mumwe</w:t>
      </w:r>
      <w:proofErr w:type="spellEnd"/>
      <w:r>
        <w:rPr>
          <w:rFonts w:ascii="Arial" w:hAnsi="Arial" w:cs="Arial"/>
          <w:sz w:val="28"/>
          <w:szCs w:val="28"/>
          <w:lang w:val="x-none"/>
        </w:rPr>
        <w:t xml:space="preserve"> </w:t>
      </w:r>
      <w:proofErr w:type="spellStart"/>
      <w:r>
        <w:rPr>
          <w:rFonts w:ascii="Arial" w:hAnsi="Arial" w:cs="Arial"/>
          <w:sz w:val="28"/>
          <w:szCs w:val="28"/>
          <w:lang w:val="x-none"/>
        </w:rPr>
        <w:t>ouya</w:t>
      </w:r>
      <w:proofErr w:type="spellEnd"/>
      <w:r>
        <w:rPr>
          <w:rFonts w:ascii="Arial" w:hAnsi="Arial" w:cs="Arial"/>
          <w:sz w:val="28"/>
          <w:szCs w:val="28"/>
          <w:lang w:val="x-none"/>
        </w:rPr>
        <w:t xml:space="preserve"> </w:t>
      </w:r>
      <w:proofErr w:type="spellStart"/>
      <w:r>
        <w:rPr>
          <w:rFonts w:ascii="Arial" w:hAnsi="Arial" w:cs="Arial"/>
          <w:sz w:val="28"/>
          <w:szCs w:val="28"/>
          <w:lang w:val="x-none"/>
        </w:rPr>
        <w:t>ori</w:t>
      </w:r>
      <w:proofErr w:type="spellEnd"/>
      <w:r>
        <w:rPr>
          <w:rFonts w:ascii="Arial" w:hAnsi="Arial" w:cs="Arial"/>
          <w:sz w:val="28"/>
          <w:szCs w:val="28"/>
          <w:lang w:val="x-none"/>
        </w:rPr>
        <w:t xml:space="preserve"> </w:t>
      </w:r>
      <w:proofErr w:type="spellStart"/>
      <w:r>
        <w:rPr>
          <w:rFonts w:ascii="Arial" w:hAnsi="Arial" w:cs="Arial"/>
          <w:sz w:val="28"/>
          <w:szCs w:val="28"/>
          <w:lang w:val="x-none"/>
        </w:rPr>
        <w:t>mhandara</w:t>
      </w:r>
      <w:proofErr w:type="spellEnd"/>
      <w:r>
        <w:rPr>
          <w:rFonts w:ascii="Arial" w:hAnsi="Arial" w:cs="Arial"/>
          <w:sz w:val="28"/>
          <w:szCs w:val="28"/>
          <w:lang w:val="x-none"/>
        </w:rPr>
        <w:t xml:space="preserve">. Vana </w:t>
      </w:r>
      <w:proofErr w:type="spellStart"/>
      <w:r>
        <w:rPr>
          <w:rFonts w:ascii="Arial" w:hAnsi="Arial" w:cs="Arial"/>
          <w:sz w:val="28"/>
          <w:szCs w:val="28"/>
          <w:lang w:val="x-none"/>
        </w:rPr>
        <w:t>vopedza</w:t>
      </w:r>
      <w:proofErr w:type="spellEnd"/>
      <w:r>
        <w:rPr>
          <w:rFonts w:ascii="Arial" w:hAnsi="Arial" w:cs="Arial"/>
          <w:sz w:val="28"/>
          <w:szCs w:val="28"/>
          <w:lang w:val="x-none"/>
        </w:rPr>
        <w:t xml:space="preserve"> Form 6.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vototanga</w:t>
      </w:r>
      <w:proofErr w:type="spellEnd"/>
      <w:r>
        <w:rPr>
          <w:rFonts w:ascii="Arial" w:hAnsi="Arial" w:cs="Arial"/>
          <w:sz w:val="28"/>
          <w:szCs w:val="28"/>
          <w:lang w:val="x-none"/>
        </w:rPr>
        <w:t xml:space="preserve"> first year University, </w:t>
      </w:r>
      <w:proofErr w:type="spellStart"/>
      <w:r>
        <w:rPr>
          <w:rFonts w:ascii="Arial" w:hAnsi="Arial" w:cs="Arial"/>
          <w:sz w:val="28"/>
          <w:szCs w:val="28"/>
          <w:lang w:val="x-none"/>
        </w:rPr>
        <w:t>vozoti</w:t>
      </w:r>
      <w:proofErr w:type="spellEnd"/>
      <w:r>
        <w:rPr>
          <w:rFonts w:ascii="Arial" w:hAnsi="Arial" w:cs="Arial"/>
          <w:sz w:val="28"/>
          <w:szCs w:val="28"/>
          <w:lang w:val="x-none"/>
        </w:rPr>
        <w:t>, ‘</w:t>
      </w:r>
      <w:proofErr w:type="spellStart"/>
      <w:r>
        <w:rPr>
          <w:rFonts w:ascii="Arial" w:hAnsi="Arial" w:cs="Arial"/>
          <w:sz w:val="28"/>
          <w:szCs w:val="28"/>
          <w:lang w:val="x-none"/>
        </w:rPr>
        <w:t>PaChechi</w:t>
      </w:r>
      <w:proofErr w:type="spellEnd"/>
      <w:r>
        <w:rPr>
          <w:rFonts w:ascii="Arial" w:hAnsi="Arial" w:cs="Arial"/>
          <w:sz w:val="28"/>
          <w:szCs w:val="28"/>
          <w:lang w:val="x-none"/>
        </w:rPr>
        <w:t xml:space="preserve"> hapana Mwari.’”</w:t>
      </w:r>
    </w:p>
    <w:p w14:paraId="67055040"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126 </w:t>
      </w:r>
      <w:proofErr w:type="spellStart"/>
      <w:r>
        <w:rPr>
          <w:rFonts w:ascii="Arial" w:hAnsi="Arial" w:cs="Arial"/>
          <w:sz w:val="28"/>
          <w:szCs w:val="28"/>
          <w:lang w:val="x-none"/>
        </w:rPr>
        <w:t>Wonzi</w:t>
      </w:r>
      <w:proofErr w:type="spellEnd"/>
      <w:r>
        <w:rPr>
          <w:rFonts w:ascii="Arial" w:hAnsi="Arial" w:cs="Arial"/>
          <w:sz w:val="28"/>
          <w:szCs w:val="28"/>
          <w:lang w:val="x-none"/>
        </w:rPr>
        <w:t>, “Ho-o?”</w:t>
      </w:r>
    </w:p>
    <w:p w14:paraId="51E48FD9"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Ehe</w:t>
      </w:r>
      <w:proofErr w:type="spellEnd"/>
      <w:r>
        <w:rPr>
          <w:rFonts w:ascii="Arial" w:hAnsi="Arial" w:cs="Arial"/>
          <w:sz w:val="28"/>
          <w:szCs w:val="28"/>
          <w:lang w:val="x-none"/>
        </w:rPr>
        <w:t xml:space="preserve">! Zvinoitika. Kana </w:t>
      </w:r>
      <w:proofErr w:type="spellStart"/>
      <w:r>
        <w:rPr>
          <w:rFonts w:ascii="Arial" w:hAnsi="Arial" w:cs="Arial"/>
          <w:sz w:val="28"/>
          <w:szCs w:val="28"/>
          <w:lang w:val="x-none"/>
        </w:rPr>
        <w:t>inini</w:t>
      </w:r>
      <w:proofErr w:type="spellEnd"/>
      <w:r>
        <w:rPr>
          <w:rFonts w:ascii="Arial" w:hAnsi="Arial" w:cs="Arial"/>
          <w:sz w:val="28"/>
          <w:szCs w:val="28"/>
          <w:lang w:val="x-none"/>
        </w:rPr>
        <w:t xml:space="preserve"> </w:t>
      </w:r>
      <w:proofErr w:type="spellStart"/>
      <w:r>
        <w:rPr>
          <w:rFonts w:ascii="Arial" w:hAnsi="Arial" w:cs="Arial"/>
          <w:sz w:val="28"/>
          <w:szCs w:val="28"/>
          <w:lang w:val="x-none"/>
        </w:rPr>
        <w:t>muzoona</w:t>
      </w:r>
      <w:proofErr w:type="spellEnd"/>
      <w:r>
        <w:rPr>
          <w:rFonts w:ascii="Arial" w:hAnsi="Arial" w:cs="Arial"/>
          <w:sz w:val="28"/>
          <w:szCs w:val="28"/>
          <w:lang w:val="x-none"/>
        </w:rPr>
        <w:t xml:space="preserve"> </w:t>
      </w:r>
      <w:proofErr w:type="spellStart"/>
      <w:r>
        <w:rPr>
          <w:rFonts w:ascii="Arial" w:hAnsi="Arial" w:cs="Arial"/>
          <w:sz w:val="28"/>
          <w:szCs w:val="28"/>
          <w:lang w:val="x-none"/>
        </w:rPr>
        <w:t>ndochinja</w:t>
      </w:r>
      <w:proofErr w:type="spellEnd"/>
      <w:r>
        <w:rPr>
          <w:rFonts w:ascii="Arial" w:hAnsi="Arial" w:cs="Arial"/>
          <w:sz w:val="28"/>
          <w:szCs w:val="28"/>
          <w:lang w:val="x-none"/>
        </w:rPr>
        <w:t xml:space="preserve"> </w:t>
      </w:r>
      <w:proofErr w:type="spellStart"/>
      <w:r>
        <w:rPr>
          <w:rFonts w:ascii="Arial" w:hAnsi="Arial" w:cs="Arial"/>
          <w:sz w:val="28"/>
          <w:szCs w:val="28"/>
          <w:lang w:val="x-none"/>
        </w:rPr>
        <w:t>ndodaio</w:t>
      </w:r>
      <w:proofErr w:type="spellEnd"/>
      <w:r>
        <w:rPr>
          <w:rFonts w:ascii="Arial" w:hAnsi="Arial" w:cs="Arial"/>
          <w:sz w:val="28"/>
          <w:szCs w:val="28"/>
          <w:lang w:val="x-none"/>
        </w:rPr>
        <w:t xml:space="preserve">. Heh? </w:t>
      </w:r>
      <w:proofErr w:type="spellStart"/>
      <w:r>
        <w:rPr>
          <w:rFonts w:ascii="Arial" w:hAnsi="Arial" w:cs="Arial"/>
          <w:sz w:val="28"/>
          <w:szCs w:val="28"/>
          <w:lang w:val="x-none"/>
        </w:rPr>
        <w:t>Ndofunga</w:t>
      </w:r>
      <w:proofErr w:type="spellEnd"/>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Paul </w:t>
      </w:r>
      <w:proofErr w:type="spellStart"/>
      <w:r>
        <w:rPr>
          <w:rFonts w:ascii="Arial" w:hAnsi="Arial" w:cs="Arial"/>
          <w:sz w:val="28"/>
          <w:szCs w:val="28"/>
          <w:lang w:val="x-none"/>
        </w:rPr>
        <w:t>akati</w:t>
      </w:r>
      <w:proofErr w:type="spellEnd"/>
      <w:r>
        <w:rPr>
          <w:rFonts w:ascii="Arial" w:hAnsi="Arial" w:cs="Arial"/>
          <w:sz w:val="28"/>
          <w:szCs w:val="28"/>
          <w:lang w:val="x-none"/>
        </w:rPr>
        <w:t xml:space="preserve">, ‘Ini </w:t>
      </w:r>
      <w:proofErr w:type="spellStart"/>
      <w:r>
        <w:rPr>
          <w:rFonts w:ascii="Arial" w:hAnsi="Arial" w:cs="Arial"/>
          <w:sz w:val="28"/>
          <w:szCs w:val="28"/>
          <w:lang w:val="x-none"/>
        </w:rPr>
        <w:t>mukazondiona</w:t>
      </w:r>
      <w:proofErr w:type="spellEnd"/>
      <w:r>
        <w:rPr>
          <w:rFonts w:ascii="Arial" w:hAnsi="Arial" w:cs="Arial"/>
          <w:sz w:val="28"/>
          <w:szCs w:val="28"/>
          <w:lang w:val="x-none"/>
        </w:rPr>
        <w:t xml:space="preserve"> </w:t>
      </w:r>
      <w:proofErr w:type="spellStart"/>
      <w:r>
        <w:rPr>
          <w:rFonts w:ascii="Arial" w:hAnsi="Arial" w:cs="Arial"/>
          <w:sz w:val="28"/>
          <w:szCs w:val="28"/>
          <w:lang w:val="x-none"/>
        </w:rPr>
        <w:t>ndouya</w:t>
      </w:r>
      <w:proofErr w:type="spellEnd"/>
      <w:r>
        <w:rPr>
          <w:rFonts w:ascii="Arial" w:hAnsi="Arial" w:cs="Arial"/>
          <w:sz w:val="28"/>
          <w:szCs w:val="28"/>
          <w:lang w:val="x-none"/>
        </w:rPr>
        <w:t xml:space="preserve"> </w:t>
      </w:r>
      <w:proofErr w:type="spellStart"/>
      <w:r>
        <w:rPr>
          <w:rFonts w:ascii="Arial" w:hAnsi="Arial" w:cs="Arial"/>
          <w:sz w:val="28"/>
          <w:szCs w:val="28"/>
          <w:lang w:val="x-none"/>
        </w:rPr>
        <w:t>ndoparidza</w:t>
      </w:r>
      <w:proofErr w:type="spellEnd"/>
      <w:r>
        <w:rPr>
          <w:rFonts w:ascii="Arial" w:hAnsi="Arial" w:cs="Arial"/>
          <w:sz w:val="28"/>
          <w:szCs w:val="28"/>
          <w:lang w:val="x-none"/>
        </w:rPr>
        <w:t xml:space="preserve"> </w:t>
      </w:r>
      <w:proofErr w:type="spellStart"/>
      <w:r>
        <w:rPr>
          <w:rFonts w:ascii="Arial" w:hAnsi="Arial" w:cs="Arial"/>
          <w:sz w:val="28"/>
          <w:szCs w:val="28"/>
          <w:lang w:val="x-none"/>
        </w:rPr>
        <w:t>imwe</w:t>
      </w:r>
      <w:proofErr w:type="spellEnd"/>
      <w:r>
        <w:rPr>
          <w:rFonts w:ascii="Arial" w:hAnsi="Arial" w:cs="Arial"/>
          <w:sz w:val="28"/>
          <w:szCs w:val="28"/>
          <w:lang w:val="x-none"/>
        </w:rPr>
        <w:t xml:space="preserve"> </w:t>
      </w:r>
      <w:proofErr w:type="spellStart"/>
      <w:r>
        <w:rPr>
          <w:rFonts w:ascii="Arial" w:hAnsi="Arial" w:cs="Arial"/>
          <w:sz w:val="28"/>
          <w:szCs w:val="28"/>
          <w:lang w:val="x-none"/>
        </w:rPr>
        <w:t>Vhangeri</w:t>
      </w:r>
      <w:proofErr w:type="spellEnd"/>
      <w:r>
        <w:rPr>
          <w:rFonts w:ascii="Arial" w:hAnsi="Arial" w:cs="Arial"/>
          <w:sz w:val="28"/>
          <w:szCs w:val="28"/>
          <w:lang w:val="x-none"/>
        </w:rPr>
        <w:t xml:space="preserve">, kana </w:t>
      </w:r>
      <w:proofErr w:type="spellStart"/>
      <w:r>
        <w:rPr>
          <w:rFonts w:ascii="Arial" w:hAnsi="Arial" w:cs="Arial"/>
          <w:sz w:val="28"/>
          <w:szCs w:val="28"/>
          <w:lang w:val="x-none"/>
        </w:rPr>
        <w:t>ngirozi</w:t>
      </w:r>
      <w:proofErr w:type="spellEnd"/>
      <w:r>
        <w:rPr>
          <w:rFonts w:ascii="Arial" w:hAnsi="Arial" w:cs="Arial"/>
          <w:sz w:val="28"/>
          <w:szCs w:val="28"/>
          <w:lang w:val="x-none"/>
        </w:rPr>
        <w:t xml:space="preserve">, </w:t>
      </w:r>
      <w:proofErr w:type="spellStart"/>
      <w:r>
        <w:rPr>
          <w:rFonts w:ascii="Arial" w:hAnsi="Arial" w:cs="Arial"/>
          <w:sz w:val="28"/>
          <w:szCs w:val="28"/>
          <w:lang w:val="x-none"/>
        </w:rPr>
        <w:t>ngandive</w:t>
      </w:r>
      <w:proofErr w:type="spellEnd"/>
      <w:r>
        <w:rPr>
          <w:rFonts w:ascii="Arial" w:hAnsi="Arial" w:cs="Arial"/>
          <w:sz w:val="28"/>
          <w:szCs w:val="28"/>
          <w:lang w:val="x-none"/>
        </w:rPr>
        <w:t xml:space="preserve"> </w:t>
      </w:r>
      <w:proofErr w:type="spellStart"/>
      <w:r>
        <w:rPr>
          <w:rFonts w:ascii="Arial" w:hAnsi="Arial" w:cs="Arial"/>
          <w:sz w:val="28"/>
          <w:szCs w:val="28"/>
          <w:lang w:val="x-none"/>
        </w:rPr>
        <w:t>ndakadii</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ndakatukwa</w:t>
      </w:r>
      <w:proofErr w:type="spellEnd"/>
      <w:r>
        <w:rPr>
          <w:rFonts w:ascii="Arial" w:hAnsi="Arial" w:cs="Arial"/>
          <w:sz w:val="18"/>
          <w:szCs w:val="18"/>
          <w:lang w:val="en-GB"/>
        </w:rPr>
        <w:t xml:space="preserve">; </w:t>
      </w:r>
      <w:r w:rsidRPr="00FF638B">
        <w:rPr>
          <w:rFonts w:ascii="Arial" w:hAnsi="Arial" w:cs="Arial"/>
          <w:sz w:val="18"/>
          <w:szCs w:val="18"/>
          <w:lang w:val="en-GB"/>
        </w:rPr>
        <w:t>Amen.”]</w:t>
      </w:r>
    </w:p>
    <w:p w14:paraId="486F678D" w14:textId="77777777" w:rsidR="00E87490" w:rsidRDefault="00E87490" w:rsidP="00E87490">
      <w:pPr>
        <w:jc w:val="both"/>
        <w:rPr>
          <w:rFonts w:ascii="Arial" w:hAnsi="Arial" w:cs="Arial"/>
          <w:sz w:val="28"/>
          <w:szCs w:val="28"/>
          <w:lang w:val="x-none"/>
        </w:rPr>
      </w:pPr>
      <w:r w:rsidRPr="00E75E98">
        <w:rPr>
          <w:rFonts w:ascii="Arial" w:hAnsi="Arial" w:cs="Arial"/>
          <w:sz w:val="28"/>
          <w:szCs w:val="28"/>
          <w:vertAlign w:val="superscript"/>
          <w:lang w:val="x-none"/>
        </w:rPr>
        <w:lastRenderedPageBreak/>
        <w:t xml:space="preserve">127 </w:t>
      </w:r>
      <w:proofErr w:type="spellStart"/>
      <w:r w:rsidRPr="00E75E98">
        <w:rPr>
          <w:rFonts w:ascii="Arial" w:hAnsi="Arial" w:cs="Arial"/>
          <w:sz w:val="28"/>
          <w:szCs w:val="28"/>
          <w:lang w:val="x-none"/>
        </w:rPr>
        <w:t>Ndoda</w:t>
      </w:r>
      <w:proofErr w:type="spellEnd"/>
      <w:r w:rsidRPr="00E75E98">
        <w:rPr>
          <w:rFonts w:ascii="Arial" w:hAnsi="Arial" w:cs="Arial"/>
          <w:sz w:val="28"/>
          <w:szCs w:val="28"/>
          <w:lang w:val="x-none"/>
        </w:rPr>
        <w:t xml:space="preserve"> Ameni </w:t>
      </w:r>
      <w:proofErr w:type="spellStart"/>
      <w:r w:rsidRPr="00E75E98">
        <w:rPr>
          <w:rFonts w:ascii="Arial" w:hAnsi="Arial" w:cs="Arial"/>
          <w:sz w:val="28"/>
          <w:szCs w:val="28"/>
          <w:lang w:val="x-none"/>
        </w:rPr>
        <w:t>akadarika</w:t>
      </w:r>
      <w:proofErr w:type="spellEnd"/>
      <w:r w:rsidRPr="00E75E98">
        <w:rPr>
          <w:rFonts w:ascii="Arial" w:hAnsi="Arial" w:cs="Arial"/>
          <w:sz w:val="28"/>
          <w:szCs w:val="28"/>
          <w:lang w:val="x-none"/>
        </w:rPr>
        <w:t xml:space="preserve"> Ameni </w:t>
      </w:r>
      <w:proofErr w:type="spellStart"/>
      <w:r w:rsidRPr="00E75E98">
        <w:rPr>
          <w:rFonts w:ascii="Arial" w:hAnsi="Arial" w:cs="Arial"/>
          <w:sz w:val="28"/>
          <w:szCs w:val="28"/>
          <w:lang w:val="x-none"/>
        </w:rPr>
        <w:t>ipapo</w:t>
      </w:r>
      <w:proofErr w:type="spellEnd"/>
      <w:r w:rsidRPr="00E75E98">
        <w:rPr>
          <w:rFonts w:ascii="Arial" w:hAnsi="Arial" w:cs="Arial"/>
          <w:sz w:val="28"/>
          <w:szCs w:val="28"/>
          <w:lang w:val="x-none"/>
        </w:rPr>
        <w:t xml:space="preserve">. </w:t>
      </w:r>
      <w:r w:rsidRPr="00E75E98">
        <w:rPr>
          <w:rFonts w:ascii="Arial" w:hAnsi="Arial" w:cs="Arial"/>
          <w:sz w:val="18"/>
          <w:szCs w:val="18"/>
          <w:lang w:val="en-GB"/>
        </w:rPr>
        <w:t>[Congregation says, “Amen.”]</w:t>
      </w:r>
      <w:r w:rsidRPr="00E75E98">
        <w:rPr>
          <w:rFonts w:ascii="Arial" w:hAnsi="Arial" w:cs="Arial"/>
          <w:sz w:val="28"/>
          <w:szCs w:val="28"/>
          <w:lang w:val="en-GB"/>
        </w:rPr>
        <w:t xml:space="preserve"> </w:t>
      </w:r>
      <w:r w:rsidRPr="00E75E98">
        <w:rPr>
          <w:rFonts w:ascii="Arial" w:hAnsi="Arial" w:cs="Arial"/>
          <w:sz w:val="28"/>
          <w:szCs w:val="28"/>
          <w:lang w:val="x-none"/>
        </w:rPr>
        <w:t xml:space="preserve">Amen! </w:t>
      </w:r>
      <w:r w:rsidRPr="00E75E98">
        <w:rPr>
          <w:rFonts w:ascii="Arial" w:hAnsi="Arial" w:cs="Arial"/>
          <w:sz w:val="18"/>
          <w:szCs w:val="18"/>
          <w:lang w:val="en-GB"/>
        </w:rPr>
        <w:t>[Congregation says, “Amen.”]</w:t>
      </w:r>
      <w:r w:rsidRPr="00E75E98">
        <w:rPr>
          <w:rFonts w:ascii="Arial" w:hAnsi="Arial" w:cs="Arial"/>
          <w:sz w:val="28"/>
          <w:szCs w:val="28"/>
          <w:lang w:val="en-GB"/>
        </w:rPr>
        <w:t xml:space="preserve"> </w:t>
      </w:r>
      <w:proofErr w:type="spellStart"/>
      <w:r w:rsidRPr="00E75E98">
        <w:rPr>
          <w:rFonts w:ascii="Arial" w:hAnsi="Arial" w:cs="Arial"/>
          <w:sz w:val="28"/>
          <w:szCs w:val="28"/>
          <w:lang w:val="x-none"/>
        </w:rPr>
        <w:t>Ndozvaunofanira</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kunge</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uchitaurira</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vana</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vako</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izvozvo</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uchikura</w:t>
      </w:r>
      <w:proofErr w:type="spellEnd"/>
      <w:r w:rsidRPr="00E75E98">
        <w:rPr>
          <w:rFonts w:ascii="Arial" w:hAnsi="Arial" w:cs="Arial"/>
          <w:sz w:val="28"/>
          <w:szCs w:val="28"/>
          <w:lang w:val="x-none"/>
        </w:rPr>
        <w:t>. Kuti,</w:t>
      </w:r>
    </w:p>
    <w:p w14:paraId="74E45F64"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Shiphra</w:t>
      </w:r>
      <w:proofErr w:type="spellEnd"/>
      <w:r>
        <w:rPr>
          <w:rFonts w:ascii="Arial" w:hAnsi="Arial" w:cs="Arial"/>
          <w:sz w:val="28"/>
          <w:szCs w:val="28"/>
          <w:lang w:val="x-none"/>
        </w:rPr>
        <w:t xml:space="preserve">. </w:t>
      </w:r>
      <w:proofErr w:type="spellStart"/>
      <w:r>
        <w:rPr>
          <w:rFonts w:ascii="Arial" w:hAnsi="Arial" w:cs="Arial"/>
          <w:sz w:val="28"/>
          <w:szCs w:val="28"/>
          <w:lang w:val="x-none"/>
        </w:rPr>
        <w:t>Ukanzwa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wangu</w:t>
      </w:r>
      <w:proofErr w:type="spellEnd"/>
      <w:r>
        <w:rPr>
          <w:rFonts w:ascii="Arial" w:hAnsi="Arial" w:cs="Arial"/>
          <w:sz w:val="28"/>
          <w:szCs w:val="28"/>
          <w:lang w:val="x-none"/>
        </w:rPr>
        <w:t xml:space="preserve"> </w:t>
      </w:r>
      <w:proofErr w:type="spellStart"/>
      <w:r>
        <w:rPr>
          <w:rFonts w:ascii="Arial" w:hAnsi="Arial" w:cs="Arial"/>
          <w:sz w:val="28"/>
          <w:szCs w:val="28"/>
          <w:lang w:val="x-none"/>
        </w:rPr>
        <w:t>ndozosimuka</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baba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ndakukutaurira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Message </w:t>
      </w:r>
      <w:proofErr w:type="spellStart"/>
      <w:r>
        <w:rPr>
          <w:rFonts w:ascii="Arial" w:hAnsi="Arial" w:cs="Arial"/>
          <w:sz w:val="28"/>
          <w:szCs w:val="28"/>
          <w:lang w:val="x-none"/>
        </w:rPr>
        <w:t>kurasika</w:t>
      </w:r>
      <w:proofErr w:type="spellEnd"/>
      <w:r>
        <w:rPr>
          <w:rFonts w:ascii="Arial" w:hAnsi="Arial" w:cs="Arial"/>
          <w:sz w:val="28"/>
          <w:szCs w:val="28"/>
          <w:lang w:val="x-none"/>
        </w:rPr>
        <w:t xml:space="preserve">. </w:t>
      </w:r>
      <w:proofErr w:type="spellStart"/>
      <w:r>
        <w:rPr>
          <w:rFonts w:ascii="Arial" w:hAnsi="Arial" w:cs="Arial"/>
          <w:sz w:val="28"/>
          <w:szCs w:val="28"/>
          <w:lang w:val="x-none"/>
        </w:rPr>
        <w:t>Ndapindwa</w:t>
      </w:r>
      <w:proofErr w:type="spellEnd"/>
      <w:r>
        <w:rPr>
          <w:rFonts w:ascii="Arial" w:hAnsi="Arial" w:cs="Arial"/>
          <w:sz w:val="28"/>
          <w:szCs w:val="28"/>
          <w:lang w:val="x-none"/>
        </w:rPr>
        <w:t xml:space="preserve"> </w:t>
      </w:r>
      <w:proofErr w:type="spellStart"/>
      <w:r>
        <w:rPr>
          <w:rFonts w:ascii="Arial" w:hAnsi="Arial" w:cs="Arial"/>
          <w:sz w:val="28"/>
          <w:szCs w:val="28"/>
          <w:lang w:val="x-none"/>
        </w:rPr>
        <w:t>nedhimoni</w:t>
      </w:r>
      <w:proofErr w:type="spellEnd"/>
      <w:r>
        <w:rPr>
          <w:rFonts w:ascii="Arial" w:hAnsi="Arial" w:cs="Arial"/>
          <w:sz w:val="28"/>
          <w:szCs w:val="28"/>
          <w:lang w:val="x-none"/>
        </w:rPr>
        <w:t xml:space="preserve"> </w:t>
      </w:r>
      <w:commentRangeStart w:id="53"/>
      <w:proofErr w:type="spellStart"/>
      <w:r>
        <w:rPr>
          <w:rFonts w:ascii="Arial" w:hAnsi="Arial" w:cs="Arial"/>
          <w:sz w:val="28"/>
          <w:szCs w:val="28"/>
          <w:lang w:val="x-none"/>
        </w:rPr>
        <w:t>rechiKenzamba</w:t>
      </w:r>
      <w:commentRangeEnd w:id="53"/>
      <w:proofErr w:type="spellEnd"/>
      <w:r>
        <w:rPr>
          <w:rStyle w:val="CommentReference"/>
        </w:rPr>
        <w:commentReference w:id="53"/>
      </w:r>
      <w:r>
        <w:rPr>
          <w:rFonts w:ascii="Arial" w:hAnsi="Arial" w:cs="Arial"/>
          <w:sz w:val="28"/>
          <w:szCs w:val="28"/>
          <w:lang w:val="x-none"/>
        </w:rPr>
        <w:t xml:space="preserve"> chai…? </w:t>
      </w:r>
      <w:r w:rsidRPr="00FF638B">
        <w:rPr>
          <w:rFonts w:ascii="Arial" w:hAnsi="Arial" w:cs="Arial"/>
          <w:sz w:val="18"/>
          <w:szCs w:val="18"/>
          <w:lang w:val="en-GB"/>
        </w:rPr>
        <w:t>[Congregation says, “</w:t>
      </w:r>
      <w:proofErr w:type="spellStart"/>
      <w:r>
        <w:rPr>
          <w:rFonts w:ascii="Arial" w:hAnsi="Arial" w:cs="Arial"/>
          <w:sz w:val="18"/>
          <w:szCs w:val="18"/>
          <w:lang w:val="en-GB"/>
        </w:rPr>
        <w:t>chairo</w:t>
      </w:r>
      <w:proofErr w:type="spellEnd"/>
      <w:r w:rsidRPr="00FF638B">
        <w:rPr>
          <w:rFonts w:ascii="Arial" w:hAnsi="Arial" w:cs="Arial"/>
          <w:sz w:val="18"/>
          <w:szCs w:val="18"/>
          <w:lang w:val="en-GB"/>
        </w:rPr>
        <w:t>.”]</w:t>
      </w:r>
      <w:r>
        <w:rPr>
          <w:rFonts w:ascii="Arial" w:hAnsi="Arial" w:cs="Arial"/>
          <w:sz w:val="28"/>
          <w:szCs w:val="28"/>
          <w:lang w:val="en-GB"/>
        </w:rPr>
        <w:t xml:space="preserve"> </w:t>
      </w:r>
      <w:r>
        <w:rPr>
          <w:rFonts w:ascii="Arial" w:hAnsi="Arial" w:cs="Arial"/>
          <w:sz w:val="28"/>
          <w:szCs w:val="28"/>
          <w:lang w:val="x-none"/>
        </w:rPr>
        <w:t xml:space="preserve">Mweya </w:t>
      </w:r>
      <w:proofErr w:type="spellStart"/>
      <w:r>
        <w:rPr>
          <w:rFonts w:ascii="Arial" w:hAnsi="Arial" w:cs="Arial"/>
          <w:sz w:val="28"/>
          <w:szCs w:val="28"/>
          <w:lang w:val="x-none"/>
        </w:rPr>
        <w:t>yechikore</w:t>
      </w:r>
      <w:proofErr w:type="spellEnd"/>
      <w:r>
        <w:rPr>
          <w:rFonts w:ascii="Arial" w:hAnsi="Arial" w:cs="Arial"/>
          <w:sz w:val="28"/>
          <w:szCs w:val="28"/>
          <w:lang w:val="x-none"/>
        </w:rPr>
        <w:t xml:space="preserve"> kore </w:t>
      </w:r>
      <w:proofErr w:type="spellStart"/>
      <w:r>
        <w:rPr>
          <w:rFonts w:ascii="Arial" w:hAnsi="Arial" w:cs="Arial"/>
          <w:sz w:val="28"/>
          <w:szCs w:val="28"/>
          <w:lang w:val="x-none"/>
        </w:rPr>
        <w:t>yapinda</w:t>
      </w:r>
      <w:proofErr w:type="spellEnd"/>
      <w:r>
        <w:rPr>
          <w:rFonts w:ascii="Arial" w:hAnsi="Arial" w:cs="Arial"/>
          <w:sz w:val="28"/>
          <w:szCs w:val="28"/>
          <w:lang w:val="x-none"/>
        </w:rPr>
        <w:t xml:space="preserve">. </w:t>
      </w:r>
      <w:proofErr w:type="spellStart"/>
      <w:r>
        <w:rPr>
          <w:rFonts w:ascii="Arial" w:hAnsi="Arial" w:cs="Arial"/>
          <w:sz w:val="28"/>
          <w:szCs w:val="28"/>
          <w:lang w:val="x-none"/>
        </w:rPr>
        <w:t>Yaita</w:t>
      </w:r>
      <w:proofErr w:type="spellEnd"/>
      <w:r>
        <w:rPr>
          <w:rFonts w:ascii="Arial" w:hAnsi="Arial" w:cs="Arial"/>
          <w:sz w:val="28"/>
          <w:szCs w:val="28"/>
          <w:lang w:val="x-none"/>
        </w:rPr>
        <w:t xml:space="preserve"> </w:t>
      </w:r>
      <w:proofErr w:type="spellStart"/>
      <w:r>
        <w:rPr>
          <w:rFonts w:ascii="Arial" w:hAnsi="Arial" w:cs="Arial"/>
          <w:sz w:val="28"/>
          <w:szCs w:val="28"/>
          <w:lang w:val="x-none"/>
        </w:rPr>
        <w:t>kuda</w:t>
      </w:r>
      <w:proofErr w:type="spellEnd"/>
      <w:r>
        <w:rPr>
          <w:rFonts w:ascii="Arial" w:hAnsi="Arial" w:cs="Arial"/>
          <w:sz w:val="28"/>
          <w:szCs w:val="28"/>
          <w:lang w:val="x-none"/>
        </w:rPr>
        <w:t xml:space="preserve"> </w:t>
      </w:r>
      <w:proofErr w:type="spellStart"/>
      <w:r>
        <w:rPr>
          <w:rFonts w:ascii="Arial" w:hAnsi="Arial" w:cs="Arial"/>
          <w:sz w:val="28"/>
          <w:szCs w:val="28"/>
          <w:lang w:val="x-none"/>
        </w:rPr>
        <w:t>kwaani</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kwayo</w:t>
      </w:r>
      <w:proofErr w:type="spellEnd"/>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Nokuti</w:t>
      </w:r>
      <w:proofErr w:type="spellEnd"/>
      <w:r>
        <w:rPr>
          <w:rFonts w:ascii="Arial" w:hAnsi="Arial" w:cs="Arial"/>
          <w:sz w:val="28"/>
          <w:szCs w:val="28"/>
          <w:lang w:val="x-none"/>
        </w:rPr>
        <w:t xml:space="preserve"> Message iyi, </w:t>
      </w:r>
      <w:proofErr w:type="spellStart"/>
      <w:r>
        <w:rPr>
          <w:rFonts w:ascii="Arial" w:hAnsi="Arial" w:cs="Arial"/>
          <w:sz w:val="28"/>
          <w:szCs w:val="28"/>
          <w:lang w:val="x-none"/>
        </w:rPr>
        <w:t>iShoko</w:t>
      </w:r>
      <w:proofErr w:type="spellEnd"/>
      <w:r>
        <w:rPr>
          <w:rFonts w:ascii="Arial" w:hAnsi="Arial" w:cs="Arial"/>
          <w:sz w:val="28"/>
          <w:szCs w:val="28"/>
          <w:lang w:val="x-none"/>
        </w:rPr>
        <w:t xml:space="preserve">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w:t>
      </w:r>
    </w:p>
    <w:p w14:paraId="782C70FE" w14:textId="77777777" w:rsidR="00E87490" w:rsidRDefault="00E87490" w:rsidP="00E87490">
      <w:pPr>
        <w:jc w:val="both"/>
        <w:rPr>
          <w:rFonts w:ascii="Arial" w:hAnsi="Arial" w:cs="Arial"/>
          <w:sz w:val="28"/>
          <w:szCs w:val="28"/>
          <w:lang w:val="x-none"/>
        </w:rPr>
      </w:pPr>
      <w:r w:rsidRPr="00015589">
        <w:rPr>
          <w:rFonts w:ascii="Arial" w:hAnsi="Arial" w:cs="Arial"/>
          <w:sz w:val="28"/>
          <w:szCs w:val="28"/>
          <w:vertAlign w:val="superscript"/>
          <w:lang w:val="en-GB"/>
        </w:rPr>
        <w:t>128</w:t>
      </w:r>
      <w:r>
        <w:rPr>
          <w:rFonts w:ascii="Arial" w:hAnsi="Arial" w:cs="Arial"/>
          <w:sz w:val="28"/>
          <w:szCs w:val="28"/>
          <w:lang w:val="en-GB"/>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Ameni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Hanzi </w:t>
      </w:r>
      <w:proofErr w:type="spellStart"/>
      <w:r>
        <w:rPr>
          <w:rFonts w:ascii="Arial" w:hAnsi="Arial" w:cs="Arial"/>
          <w:sz w:val="28"/>
          <w:szCs w:val="28"/>
          <w:lang w:val="x-none"/>
        </w:rPr>
        <w:t>ndozvaunofanira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kugara</w:t>
      </w:r>
      <w:proofErr w:type="spellEnd"/>
      <w:r>
        <w:rPr>
          <w:rFonts w:ascii="Arial" w:hAnsi="Arial" w:cs="Arial"/>
          <w:sz w:val="28"/>
          <w:szCs w:val="28"/>
          <w:lang w:val="x-none"/>
        </w:rPr>
        <w:t xml:space="preserve"> </w:t>
      </w:r>
      <w:proofErr w:type="spellStart"/>
      <w:r>
        <w:rPr>
          <w:rFonts w:ascii="Arial" w:hAnsi="Arial" w:cs="Arial"/>
          <w:sz w:val="28"/>
          <w:szCs w:val="28"/>
          <w:lang w:val="x-none"/>
        </w:rPr>
        <w:t>wakadzidzisa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izvo</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izvozvo</w:t>
      </w:r>
      <w:proofErr w:type="spellEnd"/>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pa verse 10.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verse 10 tese </w:t>
      </w:r>
      <w:proofErr w:type="spellStart"/>
      <w:r>
        <w:rPr>
          <w:rFonts w:ascii="Arial" w:hAnsi="Arial" w:cs="Arial"/>
          <w:sz w:val="28"/>
          <w:szCs w:val="28"/>
          <w:lang w:val="x-none"/>
        </w:rPr>
        <w:t>tiipedze</w:t>
      </w:r>
      <w:proofErr w:type="spellEnd"/>
      <w:r>
        <w:rPr>
          <w:rFonts w:ascii="Arial" w:hAnsi="Arial" w:cs="Arial"/>
          <w:sz w:val="28"/>
          <w:szCs w:val="28"/>
          <w:lang w:val="x-none"/>
        </w:rPr>
        <w:t>. Tese:</w:t>
      </w:r>
    </w:p>
    <w:p w14:paraId="5BF7AF3E" w14:textId="77777777" w:rsidR="00E87490" w:rsidRPr="00F903B5" w:rsidRDefault="00E87490" w:rsidP="00E87490">
      <w:pPr>
        <w:ind w:left="720"/>
        <w:jc w:val="both"/>
        <w:rPr>
          <w:rFonts w:ascii="Arial" w:hAnsi="Arial" w:cs="Arial"/>
          <w:i/>
          <w:iCs/>
          <w:sz w:val="28"/>
          <w:szCs w:val="28"/>
          <w:lang w:val="x-none"/>
        </w:rPr>
      </w:pPr>
      <w:r w:rsidRPr="00F903B5">
        <w:rPr>
          <w:rFonts w:ascii="Arial" w:hAnsi="Arial" w:cs="Arial"/>
          <w:i/>
          <w:iCs/>
          <w:sz w:val="28"/>
          <w:szCs w:val="28"/>
          <w:lang w:val="x-none"/>
        </w:rPr>
        <w:t xml:space="preserve">Specially the day that thou </w:t>
      </w:r>
      <w:proofErr w:type="spellStart"/>
      <w:r w:rsidRPr="00F903B5">
        <w:rPr>
          <w:rFonts w:ascii="Arial" w:hAnsi="Arial" w:cs="Arial"/>
          <w:i/>
          <w:iCs/>
          <w:sz w:val="28"/>
          <w:szCs w:val="28"/>
          <w:lang w:val="x-none"/>
        </w:rPr>
        <w:t>stoodest</w:t>
      </w:r>
      <w:proofErr w:type="spellEnd"/>
      <w:r w:rsidRPr="00F903B5">
        <w:rPr>
          <w:rFonts w:ascii="Arial" w:hAnsi="Arial" w:cs="Arial"/>
          <w:i/>
          <w:iCs/>
          <w:sz w:val="28"/>
          <w:szCs w:val="28"/>
          <w:lang w:val="x-none"/>
        </w:rPr>
        <w:t xml:space="preserve"> before the LORD thy God in Horeb, when the LORD said unto me, Gather me the people together, and I will make them hear my words, that they may learn to fear me all the days that they shall live upon the earth, and that they </w:t>
      </w:r>
      <w:r>
        <w:rPr>
          <w:rFonts w:ascii="Arial" w:hAnsi="Arial" w:cs="Arial"/>
          <w:sz w:val="28"/>
          <w:szCs w:val="28"/>
          <w:lang w:val="x-none"/>
        </w:rPr>
        <w:t xml:space="preserve">might </w:t>
      </w:r>
      <w:r w:rsidRPr="00F903B5">
        <w:rPr>
          <w:rFonts w:ascii="Arial" w:hAnsi="Arial" w:cs="Arial"/>
          <w:i/>
          <w:iCs/>
          <w:sz w:val="28"/>
          <w:szCs w:val="28"/>
          <w:lang w:val="x-none"/>
        </w:rPr>
        <w:t>teach their children. </w:t>
      </w:r>
    </w:p>
    <w:p w14:paraId="480AB7D0" w14:textId="77777777" w:rsidR="00E87490" w:rsidRDefault="00E87490" w:rsidP="00E87490">
      <w:pPr>
        <w:jc w:val="both"/>
        <w:rPr>
          <w:rFonts w:ascii="Arial" w:hAnsi="Arial" w:cs="Arial"/>
          <w:sz w:val="28"/>
          <w:szCs w:val="28"/>
          <w:lang w:val="en-GB"/>
        </w:rPr>
      </w:pPr>
      <w:r>
        <w:rPr>
          <w:rFonts w:ascii="Arial" w:hAnsi="Arial" w:cs="Arial"/>
          <w:sz w:val="28"/>
          <w:szCs w:val="28"/>
          <w:vertAlign w:val="superscript"/>
          <w:lang w:val="x-none"/>
        </w:rPr>
        <w:t xml:space="preserve">129 </w:t>
      </w:r>
      <w:r>
        <w:rPr>
          <w:rFonts w:ascii="Arial" w:hAnsi="Arial" w:cs="Arial"/>
          <w:sz w:val="28"/>
          <w:szCs w:val="28"/>
          <w:lang w:val="x-none"/>
        </w:rPr>
        <w:t xml:space="preserve">Ameni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“Amen.”]</w:t>
      </w:r>
      <w:r>
        <w:rPr>
          <w:rFonts w:ascii="Arial" w:hAnsi="Arial" w:cs="Arial"/>
          <w:sz w:val="28"/>
          <w:szCs w:val="28"/>
          <w:lang w:val="en-GB"/>
        </w:rPr>
        <w:t xml:space="preserve"> </w:t>
      </w:r>
    </w:p>
    <w:p w14:paraId="5E3A7BAE"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 xml:space="preserve">Hanzi, “… They might teach their…?” </w:t>
      </w:r>
      <w:r w:rsidRPr="00FF638B">
        <w:rPr>
          <w:rFonts w:ascii="Arial" w:hAnsi="Arial" w:cs="Arial"/>
          <w:sz w:val="18"/>
          <w:szCs w:val="18"/>
          <w:lang w:val="en-GB"/>
        </w:rPr>
        <w:t>[Congregation says, “</w:t>
      </w:r>
      <w:r>
        <w:rPr>
          <w:rFonts w:ascii="Arial" w:hAnsi="Arial" w:cs="Arial"/>
          <w:sz w:val="18"/>
          <w:szCs w:val="18"/>
          <w:lang w:val="en-GB"/>
        </w:rPr>
        <w:t>children; Amen</w:t>
      </w:r>
      <w:r w:rsidRPr="00FF638B">
        <w:rPr>
          <w:rFonts w:ascii="Arial" w:hAnsi="Arial" w:cs="Arial"/>
          <w:sz w:val="18"/>
          <w:szCs w:val="18"/>
          <w:lang w:val="en-GB"/>
        </w:rPr>
        <w:t>.”]</w:t>
      </w:r>
      <w:r>
        <w:rPr>
          <w:rFonts w:ascii="Arial" w:hAnsi="Arial" w:cs="Arial"/>
          <w:sz w:val="28"/>
          <w:szCs w:val="28"/>
          <w:lang w:val="en-GB"/>
        </w:rPr>
        <w:t xml:space="preserve"> </w:t>
      </w:r>
      <w:r>
        <w:rPr>
          <w:rFonts w:ascii="Arial" w:hAnsi="Arial" w:cs="Arial"/>
          <w:sz w:val="28"/>
          <w:szCs w:val="28"/>
          <w:lang w:val="x-none"/>
        </w:rPr>
        <w:t xml:space="preserve">Muri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Mwari Chaiye </w:t>
      </w:r>
      <w:proofErr w:type="spellStart"/>
      <w:r>
        <w:rPr>
          <w:rFonts w:ascii="Arial" w:hAnsi="Arial" w:cs="Arial"/>
          <w:sz w:val="28"/>
          <w:szCs w:val="28"/>
          <w:lang w:val="x-none"/>
        </w:rPr>
        <w:t>Chaiye</w:t>
      </w:r>
      <w:proofErr w:type="spellEnd"/>
      <w:r>
        <w:rPr>
          <w:rFonts w:ascii="Arial" w:hAnsi="Arial" w:cs="Arial"/>
          <w:sz w:val="28"/>
          <w:szCs w:val="28"/>
          <w:lang w:val="x-none"/>
        </w:rPr>
        <w:t xml:space="preserve"> </w:t>
      </w:r>
      <w:proofErr w:type="spellStart"/>
      <w:r>
        <w:rPr>
          <w:rFonts w:ascii="Arial" w:hAnsi="Arial" w:cs="Arial"/>
          <w:sz w:val="28"/>
          <w:szCs w:val="28"/>
          <w:lang w:val="x-none"/>
        </w:rPr>
        <w:t>akaudza</w:t>
      </w:r>
      <w:proofErr w:type="spellEnd"/>
      <w:r>
        <w:rPr>
          <w:rFonts w:ascii="Arial" w:hAnsi="Arial" w:cs="Arial"/>
          <w:sz w:val="28"/>
          <w:szCs w:val="28"/>
          <w:lang w:val="x-none"/>
        </w:rPr>
        <w:t xml:space="preserve"> Moses, pa Horeb </w:t>
      </w:r>
      <w:proofErr w:type="spellStart"/>
      <w:r>
        <w:rPr>
          <w:rFonts w:ascii="Arial" w:hAnsi="Arial" w:cs="Arial"/>
          <w:sz w:val="28"/>
          <w:szCs w:val="28"/>
          <w:lang w:val="x-none"/>
        </w:rPr>
        <w:t>kuti</w:t>
      </w:r>
      <w:proofErr w:type="spellEnd"/>
      <w:r>
        <w:rPr>
          <w:rFonts w:ascii="Arial" w:hAnsi="Arial" w:cs="Arial"/>
          <w:sz w:val="28"/>
          <w:szCs w:val="28"/>
          <w:lang w:val="x-none"/>
        </w:rPr>
        <w:t>,</w:t>
      </w:r>
    </w:p>
    <w:p w14:paraId="04A7A93E"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Vaunganidze</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ava. Kuti </w:t>
      </w:r>
      <w:proofErr w:type="spellStart"/>
      <w:r>
        <w:rPr>
          <w:rFonts w:ascii="Arial" w:hAnsi="Arial" w:cs="Arial"/>
          <w:sz w:val="28"/>
          <w:szCs w:val="28"/>
          <w:lang w:val="x-none"/>
        </w:rPr>
        <w:t>vagare</w:t>
      </w:r>
      <w:proofErr w:type="spellEnd"/>
      <w:r>
        <w:rPr>
          <w:rFonts w:ascii="Arial" w:hAnsi="Arial" w:cs="Arial"/>
          <w:sz w:val="28"/>
          <w:szCs w:val="28"/>
          <w:lang w:val="x-none"/>
        </w:rPr>
        <w:t xml:space="preserve"> </w:t>
      </w:r>
      <w:proofErr w:type="spellStart"/>
      <w:r>
        <w:rPr>
          <w:rFonts w:ascii="Arial" w:hAnsi="Arial" w:cs="Arial"/>
          <w:sz w:val="28"/>
          <w:szCs w:val="28"/>
          <w:lang w:val="x-none"/>
        </w:rPr>
        <w:t>vakandiziva</w:t>
      </w:r>
      <w:proofErr w:type="spellEnd"/>
      <w:r>
        <w:rPr>
          <w:rFonts w:ascii="Arial" w:hAnsi="Arial" w:cs="Arial"/>
          <w:sz w:val="28"/>
          <w:szCs w:val="28"/>
          <w:lang w:val="x-none"/>
        </w:rPr>
        <w:t xml:space="preserve"> </w:t>
      </w:r>
      <w:proofErr w:type="spellStart"/>
      <w:r>
        <w:rPr>
          <w:rFonts w:ascii="Arial" w:hAnsi="Arial" w:cs="Arial"/>
          <w:sz w:val="28"/>
          <w:szCs w:val="28"/>
          <w:lang w:val="x-none"/>
        </w:rPr>
        <w:t>nokukosha</w:t>
      </w:r>
      <w:proofErr w:type="spellEnd"/>
      <w:r>
        <w:rPr>
          <w:rFonts w:ascii="Arial" w:hAnsi="Arial" w:cs="Arial"/>
          <w:sz w:val="28"/>
          <w:szCs w:val="28"/>
          <w:lang w:val="x-none"/>
        </w:rPr>
        <w:t xml:space="preserve"> </w:t>
      </w:r>
      <w:proofErr w:type="spellStart"/>
      <w:r>
        <w:rPr>
          <w:rFonts w:ascii="Arial" w:hAnsi="Arial" w:cs="Arial"/>
          <w:sz w:val="28"/>
          <w:szCs w:val="28"/>
          <w:lang w:val="x-none"/>
        </w:rPr>
        <w:t>Kwangu</w:t>
      </w:r>
      <w:proofErr w:type="spellEnd"/>
      <w:r>
        <w:rPr>
          <w:rFonts w:ascii="Arial" w:hAnsi="Arial" w:cs="Arial"/>
          <w:sz w:val="28"/>
          <w:szCs w:val="28"/>
          <w:lang w:val="x-none"/>
        </w:rPr>
        <w:t xml:space="preserve">. </w:t>
      </w:r>
      <w:proofErr w:type="spellStart"/>
      <w:r>
        <w:rPr>
          <w:rFonts w:ascii="Arial" w:hAnsi="Arial" w:cs="Arial"/>
          <w:sz w:val="28"/>
          <w:szCs w:val="28"/>
          <w:lang w:val="x-none"/>
        </w:rPr>
        <w:t>Vadzidzise</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vavo</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varegere</w:t>
      </w:r>
      <w:proofErr w:type="spellEnd"/>
      <w:r>
        <w:rPr>
          <w:rFonts w:ascii="Arial" w:hAnsi="Arial" w:cs="Arial"/>
          <w:sz w:val="28"/>
          <w:szCs w:val="28"/>
          <w:lang w:val="x-none"/>
        </w:rPr>
        <w:t xml:space="preserve"> </w:t>
      </w:r>
      <w:proofErr w:type="spellStart"/>
      <w:r>
        <w:rPr>
          <w:rFonts w:ascii="Arial" w:hAnsi="Arial" w:cs="Arial"/>
          <w:sz w:val="28"/>
          <w:szCs w:val="28"/>
          <w:lang w:val="x-none"/>
        </w:rPr>
        <w:t>kugara</w:t>
      </w:r>
      <w:proofErr w:type="spellEnd"/>
      <w:r>
        <w:rPr>
          <w:rFonts w:ascii="Arial" w:hAnsi="Arial" w:cs="Arial"/>
          <w:sz w:val="28"/>
          <w:szCs w:val="28"/>
          <w:lang w:val="x-none"/>
        </w:rPr>
        <w:t xml:space="preserve"> </w:t>
      </w:r>
      <w:proofErr w:type="spellStart"/>
      <w:r>
        <w:rPr>
          <w:rFonts w:ascii="Arial" w:hAnsi="Arial" w:cs="Arial"/>
          <w:sz w:val="28"/>
          <w:szCs w:val="28"/>
          <w:lang w:val="x-none"/>
        </w:rPr>
        <w:t>vachibuda</w:t>
      </w:r>
      <w:proofErr w:type="spellEnd"/>
      <w:r>
        <w:rPr>
          <w:rFonts w:ascii="Arial" w:hAnsi="Arial" w:cs="Arial"/>
          <w:sz w:val="28"/>
          <w:szCs w:val="28"/>
          <w:lang w:val="x-none"/>
        </w:rPr>
        <w:t xml:space="preserve"> </w:t>
      </w:r>
      <w:proofErr w:type="spellStart"/>
      <w:r>
        <w:rPr>
          <w:rFonts w:ascii="Arial" w:hAnsi="Arial" w:cs="Arial"/>
          <w:sz w:val="28"/>
          <w:szCs w:val="28"/>
          <w:lang w:val="x-none"/>
        </w:rPr>
        <w:t>buda</w:t>
      </w:r>
      <w:proofErr w:type="spellEnd"/>
      <w:r>
        <w:rPr>
          <w:rFonts w:ascii="Arial" w:hAnsi="Arial" w:cs="Arial"/>
          <w:sz w:val="28"/>
          <w:szCs w:val="28"/>
          <w:lang w:val="x-none"/>
        </w:rPr>
        <w:t xml:space="preserve"> </w:t>
      </w:r>
      <w:proofErr w:type="spellStart"/>
      <w:r>
        <w:rPr>
          <w:rFonts w:ascii="Arial" w:hAnsi="Arial" w:cs="Arial"/>
          <w:sz w:val="28"/>
          <w:szCs w:val="28"/>
          <w:lang w:val="x-none"/>
        </w:rPr>
        <w:t>mumakereke</w:t>
      </w:r>
      <w:proofErr w:type="spellEnd"/>
      <w:r>
        <w:rPr>
          <w:rFonts w:ascii="Arial" w:hAnsi="Arial" w:cs="Arial"/>
          <w:sz w:val="28"/>
          <w:szCs w:val="28"/>
          <w:lang w:val="x-none"/>
        </w:rPr>
        <w:t xml:space="preserve"> </w:t>
      </w:r>
      <w:proofErr w:type="spellStart"/>
      <w:r>
        <w:rPr>
          <w:rFonts w:ascii="Arial" w:hAnsi="Arial" w:cs="Arial"/>
          <w:sz w:val="28"/>
          <w:szCs w:val="28"/>
          <w:lang w:val="x-none"/>
        </w:rPr>
        <w:t>saizvo</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saizvozvo</w:t>
      </w:r>
      <w:proofErr w:type="spellEnd"/>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Varegere</w:t>
      </w:r>
      <w:proofErr w:type="spellEnd"/>
      <w:r>
        <w:rPr>
          <w:rFonts w:ascii="Arial" w:hAnsi="Arial" w:cs="Arial"/>
          <w:sz w:val="28"/>
          <w:szCs w:val="28"/>
          <w:lang w:val="x-none"/>
        </w:rPr>
        <w:t xml:space="preserve"> </w:t>
      </w:r>
      <w:proofErr w:type="spellStart"/>
      <w:r>
        <w:rPr>
          <w:rFonts w:ascii="Arial" w:hAnsi="Arial" w:cs="Arial"/>
          <w:sz w:val="28"/>
          <w:szCs w:val="28"/>
          <w:lang w:val="x-none"/>
        </w:rPr>
        <w:t>vachirega</w:t>
      </w:r>
      <w:proofErr w:type="spellEnd"/>
      <w:r>
        <w:rPr>
          <w:rFonts w:ascii="Arial" w:hAnsi="Arial" w:cs="Arial"/>
          <w:sz w:val="28"/>
          <w:szCs w:val="28"/>
          <w:lang w:val="x-none"/>
        </w:rPr>
        <w:t xml:space="preserve">  </w:t>
      </w:r>
      <w:proofErr w:type="spellStart"/>
      <w:r>
        <w:rPr>
          <w:rFonts w:ascii="Arial" w:hAnsi="Arial" w:cs="Arial"/>
          <w:sz w:val="28"/>
          <w:szCs w:val="28"/>
          <w:lang w:val="x-none"/>
        </w:rPr>
        <w:t>kutsvaga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mwari</w:t>
      </w:r>
      <w:proofErr w:type="spellEnd"/>
      <w:r>
        <w:rPr>
          <w:rFonts w:ascii="Arial" w:hAnsi="Arial" w:cs="Arial"/>
          <w:sz w:val="28"/>
          <w:szCs w:val="28"/>
          <w:lang w:val="x-none"/>
        </w:rPr>
        <w:t xml:space="preserve"> </w:t>
      </w:r>
      <w:proofErr w:type="spellStart"/>
      <w:r>
        <w:rPr>
          <w:rFonts w:ascii="Arial" w:hAnsi="Arial" w:cs="Arial"/>
          <w:sz w:val="28"/>
          <w:szCs w:val="28"/>
          <w:lang w:val="x-none"/>
        </w:rPr>
        <w:t>vanyowani</w:t>
      </w:r>
      <w:proofErr w:type="spellEnd"/>
      <w:r>
        <w:rPr>
          <w:rFonts w:ascii="Arial" w:hAnsi="Arial" w:cs="Arial"/>
          <w:sz w:val="28"/>
          <w:szCs w:val="28"/>
          <w:lang w:val="x-none"/>
        </w:rPr>
        <w:t xml:space="preserve"> </w:t>
      </w:r>
      <w:proofErr w:type="spellStart"/>
      <w:r>
        <w:rPr>
          <w:rFonts w:ascii="Arial" w:hAnsi="Arial" w:cs="Arial"/>
          <w:sz w:val="28"/>
          <w:szCs w:val="28"/>
          <w:lang w:val="x-none"/>
        </w:rPr>
        <w:t>vavanoona</w:t>
      </w:r>
      <w:proofErr w:type="spellEnd"/>
      <w:r>
        <w:rPr>
          <w:rFonts w:ascii="Arial" w:hAnsi="Arial" w:cs="Arial"/>
          <w:sz w:val="28"/>
          <w:szCs w:val="28"/>
          <w:lang w:val="x-none"/>
        </w:rPr>
        <w:t xml:space="preserve">. Vana </w:t>
      </w:r>
      <w:proofErr w:type="spellStart"/>
      <w:r>
        <w:rPr>
          <w:rFonts w:ascii="Arial" w:hAnsi="Arial" w:cs="Arial"/>
          <w:sz w:val="28"/>
          <w:szCs w:val="28"/>
          <w:lang w:val="x-none"/>
        </w:rPr>
        <w:t>mwari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Tamuzi</w:t>
      </w:r>
      <w:proofErr w:type="spellEnd"/>
      <w:r>
        <w:rPr>
          <w:rFonts w:ascii="Arial" w:hAnsi="Arial" w:cs="Arial"/>
          <w:sz w:val="28"/>
          <w:szCs w:val="28"/>
          <w:lang w:val="x-none"/>
        </w:rPr>
        <w:t xml:space="preserve">.” </w:t>
      </w:r>
    </w:p>
    <w:p w14:paraId="2F1459A2"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130 </w:t>
      </w:r>
      <w:r>
        <w:rPr>
          <w:rFonts w:ascii="Arial" w:hAnsi="Arial" w:cs="Arial"/>
          <w:sz w:val="28"/>
          <w:szCs w:val="28"/>
          <w:lang w:val="x-none"/>
        </w:rPr>
        <w:t xml:space="preserve">Heh? </w:t>
      </w:r>
      <w:proofErr w:type="spellStart"/>
      <w:r>
        <w:rPr>
          <w:rFonts w:ascii="Arial" w:hAnsi="Arial" w:cs="Arial"/>
          <w:sz w:val="28"/>
          <w:szCs w:val="28"/>
          <w:lang w:val="x-none"/>
        </w:rPr>
        <w:t>Musikana</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kana </w:t>
      </w:r>
      <w:proofErr w:type="spellStart"/>
      <w:r>
        <w:rPr>
          <w:rFonts w:ascii="Arial" w:hAnsi="Arial" w:cs="Arial"/>
          <w:sz w:val="28"/>
          <w:szCs w:val="28"/>
          <w:lang w:val="x-none"/>
        </w:rPr>
        <w:t>akaroorwa</w:t>
      </w:r>
      <w:proofErr w:type="spellEnd"/>
      <w:r>
        <w:rPr>
          <w:rFonts w:ascii="Arial" w:hAnsi="Arial" w:cs="Arial"/>
          <w:sz w:val="28"/>
          <w:szCs w:val="28"/>
          <w:lang w:val="x-none"/>
        </w:rPr>
        <w:t xml:space="preserve">, </w:t>
      </w:r>
      <w:proofErr w:type="spellStart"/>
      <w:r>
        <w:rPr>
          <w:rFonts w:ascii="Arial" w:hAnsi="Arial" w:cs="Arial"/>
          <w:sz w:val="28"/>
          <w:szCs w:val="28"/>
          <w:lang w:val="x-none"/>
        </w:rPr>
        <w:t>dzidzisa</w:t>
      </w:r>
      <w:proofErr w:type="spellEnd"/>
      <w:r>
        <w:rPr>
          <w:rFonts w:ascii="Arial" w:hAnsi="Arial" w:cs="Arial"/>
          <w:sz w:val="28"/>
          <w:szCs w:val="28"/>
          <w:lang w:val="x-none"/>
        </w:rPr>
        <w:t xml:space="preserve"> </w:t>
      </w:r>
      <w:commentRangeStart w:id="54"/>
      <w:proofErr w:type="spellStart"/>
      <w:r>
        <w:rPr>
          <w:rFonts w:ascii="Arial" w:hAnsi="Arial" w:cs="Arial"/>
          <w:sz w:val="28"/>
          <w:szCs w:val="28"/>
          <w:lang w:val="x-none"/>
        </w:rPr>
        <w:t>mwari</w:t>
      </w:r>
      <w:commentRangeEnd w:id="54"/>
      <w:proofErr w:type="spellEnd"/>
      <w:r>
        <w:rPr>
          <w:rStyle w:val="CommentReference"/>
        </w:rPr>
        <w:commentReference w:id="54"/>
      </w:r>
      <w:r>
        <w:rPr>
          <w:rFonts w:ascii="Arial" w:hAnsi="Arial" w:cs="Arial"/>
          <w:sz w:val="28"/>
          <w:szCs w:val="28"/>
          <w:lang w:val="x-none"/>
        </w:rPr>
        <w:t>—</w:t>
      </w:r>
      <w:proofErr w:type="spellStart"/>
      <w:r>
        <w:rPr>
          <w:rFonts w:ascii="Arial" w:hAnsi="Arial" w:cs="Arial"/>
          <w:sz w:val="28"/>
          <w:szCs w:val="28"/>
          <w:lang w:val="x-none"/>
        </w:rPr>
        <w:t>si</w:t>
      </w:r>
      <w:proofErr w:type="spellEnd"/>
      <w:r>
        <w:rPr>
          <w:rFonts w:ascii="Arial" w:hAnsi="Arial" w:cs="Arial"/>
          <w:sz w:val="28"/>
          <w:szCs w:val="28"/>
          <w:lang w:val="x-none"/>
        </w:rPr>
        <w:t>—</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wako</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wakaroorwa</w:t>
      </w:r>
      <w:proofErr w:type="spellEnd"/>
      <w:r>
        <w:rPr>
          <w:rFonts w:ascii="Arial" w:hAnsi="Arial" w:cs="Arial"/>
          <w:sz w:val="28"/>
          <w:szCs w:val="28"/>
          <w:lang w:val="x-none"/>
        </w:rPr>
        <w:t xml:space="preserve"> sei? </w:t>
      </w:r>
      <w:r w:rsidRPr="00FF638B">
        <w:rPr>
          <w:rFonts w:ascii="Arial" w:hAnsi="Arial" w:cs="Arial"/>
          <w:sz w:val="18"/>
          <w:szCs w:val="18"/>
          <w:lang w:val="en-GB"/>
        </w:rPr>
        <w:t>[Congregation says, “Amen.”]</w:t>
      </w:r>
      <w:r>
        <w:rPr>
          <w:rFonts w:ascii="Arial" w:hAnsi="Arial" w:cs="Arial"/>
          <w:sz w:val="28"/>
          <w:szCs w:val="28"/>
          <w:lang w:val="en-GB"/>
        </w:rPr>
        <w:t xml:space="preserve"> </w:t>
      </w:r>
      <w:r>
        <w:rPr>
          <w:rFonts w:ascii="Arial" w:hAnsi="Arial" w:cs="Arial"/>
          <w:sz w:val="28"/>
          <w:szCs w:val="28"/>
          <w:lang w:val="x-none"/>
        </w:rPr>
        <w:t xml:space="preserve">Ende </w:t>
      </w:r>
      <w:proofErr w:type="spellStart"/>
      <w:r>
        <w:rPr>
          <w:rFonts w:ascii="Arial" w:hAnsi="Arial" w:cs="Arial"/>
          <w:sz w:val="28"/>
          <w:szCs w:val="28"/>
          <w:lang w:val="x-none"/>
        </w:rPr>
        <w:t>zvakafamba</w:t>
      </w:r>
      <w:proofErr w:type="spellEnd"/>
      <w:r>
        <w:rPr>
          <w:rFonts w:ascii="Arial" w:hAnsi="Arial" w:cs="Arial"/>
          <w:sz w:val="28"/>
          <w:szCs w:val="28"/>
          <w:lang w:val="x-none"/>
        </w:rPr>
        <w:t xml:space="preserve"> sei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uve</w:t>
      </w:r>
      <w:proofErr w:type="spellEnd"/>
      <w:r>
        <w:rPr>
          <w:rFonts w:ascii="Arial" w:hAnsi="Arial" w:cs="Arial"/>
          <w:sz w:val="28"/>
          <w:szCs w:val="28"/>
          <w:lang w:val="x-none"/>
        </w:rPr>
        <w:t xml:space="preserve"> </w:t>
      </w:r>
      <w:proofErr w:type="spellStart"/>
      <w:r>
        <w:rPr>
          <w:rFonts w:ascii="Arial" w:hAnsi="Arial" w:cs="Arial"/>
          <w:sz w:val="28"/>
          <w:szCs w:val="28"/>
          <w:lang w:val="x-none"/>
        </w:rPr>
        <w:t>nemurume</w:t>
      </w:r>
      <w:proofErr w:type="spellEnd"/>
      <w:r>
        <w:rPr>
          <w:rFonts w:ascii="Arial" w:hAnsi="Arial" w:cs="Arial"/>
          <w:sz w:val="28"/>
          <w:szCs w:val="28"/>
          <w:lang w:val="x-none"/>
        </w:rPr>
        <w:t xml:space="preserve"> </w:t>
      </w:r>
      <w:proofErr w:type="spellStart"/>
      <w:r>
        <w:rPr>
          <w:rFonts w:ascii="Arial" w:hAnsi="Arial" w:cs="Arial"/>
          <w:sz w:val="28"/>
          <w:szCs w:val="28"/>
          <w:lang w:val="x-none"/>
        </w:rPr>
        <w:t>waui</w:t>
      </w:r>
      <w:proofErr w:type="spellEnd"/>
      <w:r>
        <w:rPr>
          <w:rFonts w:ascii="Arial" w:hAnsi="Arial" w:cs="Arial"/>
          <w:sz w:val="28"/>
          <w:szCs w:val="28"/>
          <w:lang w:val="x-none"/>
        </w:rPr>
        <w:t>…?</w:t>
      </w:r>
      <w:r w:rsidRPr="00FF638B">
        <w:rPr>
          <w:rFonts w:ascii="Arial" w:hAnsi="Arial" w:cs="Arial"/>
          <w:sz w:val="18"/>
          <w:szCs w:val="18"/>
          <w:lang w:val="en-GB"/>
        </w:rPr>
        <w:t>[Congregation says, “</w:t>
      </w:r>
      <w:proofErr w:type="spellStart"/>
      <w:r>
        <w:rPr>
          <w:rFonts w:ascii="Arial" w:hAnsi="Arial" w:cs="Arial"/>
          <w:sz w:val="18"/>
          <w:szCs w:val="18"/>
          <w:lang w:val="en-GB"/>
        </w:rPr>
        <w:t>wauinaye</w:t>
      </w:r>
      <w:proofErr w:type="spellEnd"/>
      <w:r>
        <w:rPr>
          <w:rFonts w:ascii="Arial" w:hAnsi="Arial" w:cs="Arial"/>
          <w:sz w:val="18"/>
          <w:szCs w:val="18"/>
          <w:lang w:val="en-GB"/>
        </w:rPr>
        <w:t xml:space="preserve">; </w:t>
      </w:r>
      <w:r w:rsidRPr="00FF638B">
        <w:rPr>
          <w:rFonts w:ascii="Arial" w:hAnsi="Arial" w:cs="Arial"/>
          <w:sz w:val="18"/>
          <w:szCs w:val="18"/>
          <w:lang w:val="en-GB"/>
        </w:rPr>
        <w:t>Amen.”]</w:t>
      </w:r>
      <w:r>
        <w:rPr>
          <w:rFonts w:ascii="Arial" w:hAnsi="Arial" w:cs="Arial"/>
          <w:sz w:val="28"/>
          <w:szCs w:val="28"/>
          <w:lang w:val="en-GB"/>
        </w:rPr>
        <w:t xml:space="preserve"> </w:t>
      </w:r>
      <w:r>
        <w:rPr>
          <w:rFonts w:ascii="Arial" w:hAnsi="Arial" w:cs="Arial"/>
          <w:sz w:val="28"/>
          <w:szCs w:val="28"/>
          <w:lang w:val="x-none"/>
        </w:rPr>
        <w:t xml:space="preserve"> </w:t>
      </w:r>
    </w:p>
    <w:p w14:paraId="3ABF78D7"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Masangananiro</w:t>
      </w:r>
      <w:proofErr w:type="spellEnd"/>
      <w:r>
        <w:rPr>
          <w:rFonts w:ascii="Arial" w:hAnsi="Arial" w:cs="Arial"/>
          <w:sz w:val="28"/>
          <w:szCs w:val="28"/>
          <w:lang w:val="x-none"/>
        </w:rPr>
        <w:t xml:space="preserve"> </w:t>
      </w:r>
      <w:proofErr w:type="spellStart"/>
      <w:r>
        <w:rPr>
          <w:rFonts w:ascii="Arial" w:hAnsi="Arial" w:cs="Arial"/>
          <w:sz w:val="28"/>
          <w:szCs w:val="28"/>
          <w:lang w:val="x-none"/>
        </w:rPr>
        <w:t>atakaita</w:t>
      </w:r>
      <w:proofErr w:type="spellEnd"/>
      <w:r>
        <w:rPr>
          <w:rFonts w:ascii="Arial" w:hAnsi="Arial" w:cs="Arial"/>
          <w:sz w:val="28"/>
          <w:szCs w:val="28"/>
          <w:lang w:val="x-none"/>
        </w:rPr>
        <w:t xml:space="preserve"> </w:t>
      </w:r>
      <w:proofErr w:type="spellStart"/>
      <w:r>
        <w:rPr>
          <w:rFonts w:ascii="Arial" w:hAnsi="Arial" w:cs="Arial"/>
          <w:sz w:val="28"/>
          <w:szCs w:val="28"/>
          <w:lang w:val="x-none"/>
        </w:rPr>
        <w:t>mwanangu</w:t>
      </w:r>
      <w:proofErr w:type="spellEnd"/>
      <w:r>
        <w:rPr>
          <w:rFonts w:ascii="Arial" w:hAnsi="Arial" w:cs="Arial"/>
          <w:sz w:val="28"/>
          <w:szCs w:val="28"/>
          <w:lang w:val="x-none"/>
        </w:rPr>
        <w:t xml:space="preserve"> Shiphrah </w:t>
      </w:r>
      <w:proofErr w:type="spellStart"/>
      <w:r>
        <w:rPr>
          <w:rFonts w:ascii="Arial" w:hAnsi="Arial" w:cs="Arial"/>
          <w:sz w:val="28"/>
          <w:szCs w:val="28"/>
          <w:lang w:val="x-none"/>
        </w:rPr>
        <w:t>nababa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ava, </w:t>
      </w:r>
      <w:proofErr w:type="spellStart"/>
      <w:r>
        <w:rPr>
          <w:rFonts w:ascii="Arial" w:hAnsi="Arial" w:cs="Arial"/>
          <w:sz w:val="28"/>
          <w:szCs w:val="28"/>
          <w:lang w:val="x-none"/>
        </w:rPr>
        <w:t>vakatanga</w:t>
      </w:r>
      <w:proofErr w:type="spellEnd"/>
      <w:r>
        <w:rPr>
          <w:rFonts w:ascii="Arial" w:hAnsi="Arial" w:cs="Arial"/>
          <w:sz w:val="28"/>
          <w:szCs w:val="28"/>
          <w:lang w:val="x-none"/>
        </w:rPr>
        <w:t xml:space="preserve"> </w:t>
      </w:r>
      <w:proofErr w:type="spellStart"/>
      <w:r>
        <w:rPr>
          <w:rFonts w:ascii="Arial" w:hAnsi="Arial" w:cs="Arial"/>
          <w:sz w:val="28"/>
          <w:szCs w:val="28"/>
          <w:lang w:val="x-none"/>
        </w:rPr>
        <w:t>vandipupurira</w:t>
      </w:r>
      <w:proofErr w:type="spellEnd"/>
      <w:r>
        <w:rPr>
          <w:rFonts w:ascii="Arial" w:hAnsi="Arial" w:cs="Arial"/>
          <w:sz w:val="28"/>
          <w:szCs w:val="28"/>
          <w:lang w:val="x-none"/>
        </w:rPr>
        <w:t xml:space="preserve"> Message. Ini </w:t>
      </w:r>
      <w:proofErr w:type="spellStart"/>
      <w:r>
        <w:rPr>
          <w:rFonts w:ascii="Arial" w:hAnsi="Arial" w:cs="Arial"/>
          <w:sz w:val="28"/>
          <w:szCs w:val="28"/>
          <w:lang w:val="x-none"/>
        </w:rPr>
        <w:t>ndaka’a</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mu SU. </w:t>
      </w:r>
      <w:proofErr w:type="spellStart"/>
      <w:r>
        <w:rPr>
          <w:rFonts w:ascii="Arial" w:hAnsi="Arial" w:cs="Arial"/>
          <w:sz w:val="28"/>
          <w:szCs w:val="28"/>
          <w:lang w:val="x-none"/>
        </w:rPr>
        <w:t>Takauya</w:t>
      </w:r>
      <w:proofErr w:type="spellEnd"/>
      <w:r>
        <w:rPr>
          <w:rFonts w:ascii="Arial" w:hAnsi="Arial" w:cs="Arial"/>
          <w:sz w:val="28"/>
          <w:szCs w:val="28"/>
          <w:lang w:val="x-none"/>
        </w:rPr>
        <w:t xml:space="preserve">, </w:t>
      </w:r>
      <w:proofErr w:type="spellStart"/>
      <w:r>
        <w:rPr>
          <w:rFonts w:ascii="Arial" w:hAnsi="Arial" w:cs="Arial"/>
          <w:sz w:val="28"/>
          <w:szCs w:val="28"/>
          <w:lang w:val="x-none"/>
        </w:rPr>
        <w:t>inini</w:t>
      </w:r>
      <w:proofErr w:type="spellEnd"/>
      <w:r>
        <w:rPr>
          <w:rFonts w:ascii="Arial" w:hAnsi="Arial" w:cs="Arial"/>
          <w:sz w:val="28"/>
          <w:szCs w:val="28"/>
          <w:lang w:val="x-none"/>
        </w:rPr>
        <w:t xml:space="preserve"> </w:t>
      </w:r>
      <w:proofErr w:type="spellStart"/>
      <w:r>
        <w:rPr>
          <w:rFonts w:ascii="Arial" w:hAnsi="Arial" w:cs="Arial"/>
          <w:sz w:val="28"/>
          <w:szCs w:val="28"/>
          <w:lang w:val="x-none"/>
        </w:rPr>
        <w:t>vakanga</w:t>
      </w:r>
      <w:proofErr w:type="spellEnd"/>
      <w:r>
        <w:rPr>
          <w:rFonts w:ascii="Arial" w:hAnsi="Arial" w:cs="Arial"/>
          <w:sz w:val="28"/>
          <w:szCs w:val="28"/>
          <w:lang w:val="x-none"/>
        </w:rPr>
        <w:t xml:space="preserve"> </w:t>
      </w:r>
      <w:proofErr w:type="spellStart"/>
      <w:r>
        <w:rPr>
          <w:rFonts w:ascii="Arial" w:hAnsi="Arial" w:cs="Arial"/>
          <w:sz w:val="28"/>
          <w:szCs w:val="28"/>
          <w:lang w:val="x-none"/>
        </w:rPr>
        <w:t>vasina</w:t>
      </w:r>
      <w:proofErr w:type="spellEnd"/>
      <w:r>
        <w:rPr>
          <w:rFonts w:ascii="Arial" w:hAnsi="Arial" w:cs="Arial"/>
          <w:sz w:val="28"/>
          <w:szCs w:val="28"/>
          <w:lang w:val="x-none"/>
        </w:rPr>
        <w:t xml:space="preserve"> tariro </w:t>
      </w:r>
      <w:proofErr w:type="spellStart"/>
      <w:r>
        <w:rPr>
          <w:rFonts w:ascii="Arial" w:hAnsi="Arial" w:cs="Arial"/>
          <w:sz w:val="28"/>
          <w:szCs w:val="28"/>
          <w:lang w:val="x-none"/>
        </w:rPr>
        <w:t>yekuti</w:t>
      </w:r>
      <w:proofErr w:type="spellEnd"/>
      <w:r>
        <w:rPr>
          <w:rFonts w:ascii="Arial" w:hAnsi="Arial" w:cs="Arial"/>
          <w:sz w:val="28"/>
          <w:szCs w:val="28"/>
          <w:lang w:val="x-none"/>
        </w:rPr>
        <w:t xml:space="preserve"> </w:t>
      </w:r>
      <w:proofErr w:type="spellStart"/>
      <w:r>
        <w:rPr>
          <w:rFonts w:ascii="Arial" w:hAnsi="Arial" w:cs="Arial"/>
          <w:sz w:val="28"/>
          <w:szCs w:val="28"/>
          <w:lang w:val="x-none"/>
        </w:rPr>
        <w:t>vandiroore</w:t>
      </w:r>
      <w:proofErr w:type="spellEnd"/>
      <w:r>
        <w:rPr>
          <w:rFonts w:ascii="Arial" w:hAnsi="Arial" w:cs="Arial"/>
          <w:sz w:val="28"/>
          <w:szCs w:val="28"/>
          <w:lang w:val="x-none"/>
        </w:rPr>
        <w:t xml:space="preserve">. Vaida </w:t>
      </w:r>
      <w:proofErr w:type="spellStart"/>
      <w:r>
        <w:rPr>
          <w:rFonts w:ascii="Arial" w:hAnsi="Arial" w:cs="Arial"/>
          <w:sz w:val="28"/>
          <w:szCs w:val="28"/>
          <w:lang w:val="x-none"/>
        </w:rPr>
        <w:t>mumwe</w:t>
      </w:r>
      <w:proofErr w:type="spellEnd"/>
      <w:r>
        <w:rPr>
          <w:rFonts w:ascii="Arial" w:hAnsi="Arial" w:cs="Arial"/>
          <w:sz w:val="28"/>
          <w:szCs w:val="28"/>
          <w:lang w:val="x-none"/>
        </w:rPr>
        <w:t xml:space="preserve"> </w:t>
      </w:r>
      <w:proofErr w:type="spellStart"/>
      <w:r>
        <w:rPr>
          <w:rFonts w:ascii="Arial" w:hAnsi="Arial" w:cs="Arial"/>
          <w:sz w:val="28"/>
          <w:szCs w:val="28"/>
          <w:lang w:val="x-none"/>
        </w:rPr>
        <w:t>muru</w:t>
      </w:r>
      <w:proofErr w:type="spellEnd"/>
      <w:r>
        <w:rPr>
          <w:rFonts w:ascii="Arial" w:hAnsi="Arial" w:cs="Arial"/>
          <w:sz w:val="28"/>
          <w:szCs w:val="28"/>
          <w:lang w:val="x-none"/>
        </w:rPr>
        <w:t>—</w:t>
      </w:r>
      <w:proofErr w:type="spellStart"/>
      <w:r>
        <w:rPr>
          <w:rFonts w:ascii="Arial" w:hAnsi="Arial" w:cs="Arial"/>
          <w:sz w:val="28"/>
          <w:szCs w:val="28"/>
          <w:lang w:val="x-none"/>
        </w:rPr>
        <w:t>musikana</w:t>
      </w:r>
      <w:proofErr w:type="spellEnd"/>
      <w:r>
        <w:rPr>
          <w:rFonts w:ascii="Arial" w:hAnsi="Arial" w:cs="Arial"/>
          <w:sz w:val="28"/>
          <w:szCs w:val="28"/>
          <w:lang w:val="x-none"/>
        </w:rPr>
        <w:t xml:space="preserve"> </w:t>
      </w:r>
      <w:proofErr w:type="spellStart"/>
      <w:r>
        <w:rPr>
          <w:rFonts w:ascii="Arial" w:hAnsi="Arial" w:cs="Arial"/>
          <w:sz w:val="28"/>
          <w:szCs w:val="28"/>
          <w:lang w:val="x-none"/>
        </w:rPr>
        <w:t>ainzi</w:t>
      </w:r>
      <w:proofErr w:type="spellEnd"/>
      <w:r>
        <w:rPr>
          <w:rFonts w:ascii="Arial" w:hAnsi="Arial" w:cs="Arial"/>
          <w:sz w:val="28"/>
          <w:szCs w:val="28"/>
          <w:lang w:val="x-none"/>
        </w:rPr>
        <w:t xml:space="preserve">, Maria Dzenga.” </w:t>
      </w:r>
      <w:r w:rsidRPr="00335813">
        <w:rPr>
          <w:rFonts w:ascii="Arial" w:hAnsi="Arial" w:cs="Arial"/>
          <w:sz w:val="18"/>
          <w:szCs w:val="18"/>
          <w:lang w:val="x-none"/>
        </w:rPr>
        <w:t>[Congregation laughs—ED]</w:t>
      </w:r>
      <w:r>
        <w:rPr>
          <w:rFonts w:ascii="Arial" w:hAnsi="Arial" w:cs="Arial"/>
          <w:sz w:val="28"/>
          <w:szCs w:val="28"/>
          <w:lang w:val="x-none"/>
        </w:rPr>
        <w:t xml:space="preserve">  </w:t>
      </w:r>
    </w:p>
    <w:p w14:paraId="5E8B938A"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131 </w:t>
      </w:r>
      <w:r>
        <w:rPr>
          <w:rFonts w:ascii="Arial" w:hAnsi="Arial" w:cs="Arial"/>
          <w:sz w:val="28"/>
          <w:szCs w:val="28"/>
          <w:lang w:val="x-none"/>
        </w:rPr>
        <w:t xml:space="preserve">Kana history </w:t>
      </w:r>
      <w:proofErr w:type="spellStart"/>
      <w:r>
        <w:rPr>
          <w:rFonts w:ascii="Arial" w:hAnsi="Arial" w:cs="Arial"/>
          <w:sz w:val="28"/>
          <w:szCs w:val="28"/>
          <w:lang w:val="x-none"/>
        </w:rPr>
        <w:t>yangu</w:t>
      </w:r>
      <w:proofErr w:type="spellEnd"/>
      <w:r>
        <w:rPr>
          <w:rFonts w:ascii="Arial" w:hAnsi="Arial" w:cs="Arial"/>
          <w:sz w:val="28"/>
          <w:szCs w:val="28"/>
          <w:lang w:val="x-none"/>
        </w:rPr>
        <w:t xml:space="preserve"> </w:t>
      </w:r>
      <w:proofErr w:type="spellStart"/>
      <w:r>
        <w:rPr>
          <w:rFonts w:ascii="Arial" w:hAnsi="Arial" w:cs="Arial"/>
          <w:sz w:val="28"/>
          <w:szCs w:val="28"/>
          <w:lang w:val="x-none"/>
        </w:rPr>
        <w:t>ikasakosha</w:t>
      </w:r>
      <w:proofErr w:type="spellEnd"/>
      <w:r>
        <w:rPr>
          <w:rFonts w:ascii="Arial" w:hAnsi="Arial" w:cs="Arial"/>
          <w:sz w:val="28"/>
          <w:szCs w:val="28"/>
          <w:lang w:val="x-none"/>
        </w:rPr>
        <w:t xml:space="preserve"> </w:t>
      </w:r>
      <w:proofErr w:type="spellStart"/>
      <w:r>
        <w:rPr>
          <w:rFonts w:ascii="Arial" w:hAnsi="Arial" w:cs="Arial"/>
          <w:sz w:val="28"/>
          <w:szCs w:val="28"/>
          <w:lang w:val="x-none"/>
        </w:rPr>
        <w:t>kumwana</w:t>
      </w:r>
      <w:proofErr w:type="spellEnd"/>
      <w:r>
        <w:rPr>
          <w:rFonts w:ascii="Arial" w:hAnsi="Arial" w:cs="Arial"/>
          <w:sz w:val="28"/>
          <w:szCs w:val="28"/>
          <w:lang w:val="x-none"/>
        </w:rPr>
        <w:t xml:space="preserve"> </w:t>
      </w:r>
      <w:proofErr w:type="spellStart"/>
      <w:r>
        <w:rPr>
          <w:rFonts w:ascii="Arial" w:hAnsi="Arial" w:cs="Arial"/>
          <w:sz w:val="28"/>
          <w:szCs w:val="28"/>
          <w:lang w:val="x-none"/>
        </w:rPr>
        <w:t>kwangu</w:t>
      </w:r>
      <w:proofErr w:type="spellEnd"/>
      <w:r>
        <w:rPr>
          <w:rFonts w:ascii="Arial" w:hAnsi="Arial" w:cs="Arial"/>
          <w:sz w:val="28"/>
          <w:szCs w:val="28"/>
          <w:lang w:val="x-none"/>
        </w:rPr>
        <w:t>—</w:t>
      </w:r>
      <w:proofErr w:type="spellStart"/>
      <w:r>
        <w:rPr>
          <w:rFonts w:ascii="Arial" w:hAnsi="Arial" w:cs="Arial"/>
          <w:sz w:val="28"/>
          <w:szCs w:val="28"/>
          <w:lang w:val="x-none"/>
        </w:rPr>
        <w:t>wangu</w:t>
      </w:r>
      <w:proofErr w:type="spellEnd"/>
      <w:r>
        <w:rPr>
          <w:rFonts w:ascii="Arial" w:hAnsi="Arial" w:cs="Arial"/>
          <w:sz w:val="28"/>
          <w:szCs w:val="28"/>
          <w:lang w:val="x-none"/>
        </w:rPr>
        <w:t xml:space="preserve">, </w:t>
      </w:r>
      <w:proofErr w:type="spellStart"/>
      <w:r>
        <w:rPr>
          <w:rFonts w:ascii="Arial" w:hAnsi="Arial" w:cs="Arial"/>
          <w:sz w:val="28"/>
          <w:szCs w:val="28"/>
          <w:lang w:val="x-none"/>
        </w:rPr>
        <w:t>inokosha</w:t>
      </w:r>
      <w:proofErr w:type="spellEnd"/>
      <w:r>
        <w:rPr>
          <w:rFonts w:ascii="Arial" w:hAnsi="Arial" w:cs="Arial"/>
          <w:sz w:val="28"/>
          <w:szCs w:val="28"/>
          <w:lang w:val="x-none"/>
        </w:rPr>
        <w:t xml:space="preserve"> </w:t>
      </w:r>
      <w:proofErr w:type="spellStart"/>
      <w:r>
        <w:rPr>
          <w:rFonts w:ascii="Arial" w:hAnsi="Arial" w:cs="Arial"/>
          <w:sz w:val="28"/>
          <w:szCs w:val="28"/>
          <w:lang w:val="x-none"/>
        </w:rPr>
        <w:t>ndeya</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ndeyani</w:t>
      </w:r>
      <w:proofErr w:type="spellEnd"/>
      <w:r>
        <w:rPr>
          <w:rFonts w:ascii="Arial" w:hAnsi="Arial" w:cs="Arial"/>
          <w:sz w:val="18"/>
          <w:szCs w:val="18"/>
          <w:lang w:val="en-GB"/>
        </w:rPr>
        <w:t>?</w:t>
      </w:r>
      <w:r w:rsidRPr="00FF638B">
        <w:rPr>
          <w:rFonts w:ascii="Arial" w:hAnsi="Arial" w:cs="Arial"/>
          <w:sz w:val="18"/>
          <w:szCs w:val="18"/>
          <w:lang w:val="en-GB"/>
        </w:rPr>
        <w:t>”]</w:t>
      </w:r>
      <w:r>
        <w:rPr>
          <w:rFonts w:ascii="Arial" w:hAnsi="Arial" w:cs="Arial"/>
          <w:sz w:val="28"/>
          <w:szCs w:val="28"/>
          <w:lang w:val="en-GB"/>
        </w:rPr>
        <w:t xml:space="preserve"> </w:t>
      </w:r>
      <w:proofErr w:type="spellStart"/>
      <w:r>
        <w:rPr>
          <w:rFonts w:ascii="Arial" w:hAnsi="Arial" w:cs="Arial"/>
          <w:sz w:val="28"/>
          <w:szCs w:val="28"/>
          <w:lang w:val="x-none"/>
        </w:rPr>
        <w:t>Unovaudzeyi</w:t>
      </w:r>
      <w:proofErr w:type="spellEnd"/>
      <w:r>
        <w:rPr>
          <w:rFonts w:ascii="Arial" w:hAnsi="Arial" w:cs="Arial"/>
          <w:sz w:val="28"/>
          <w:szCs w:val="28"/>
          <w:lang w:val="x-none"/>
        </w:rPr>
        <w:t xml:space="preserve"> kana </w:t>
      </w:r>
      <w:proofErr w:type="spellStart"/>
      <w:r>
        <w:rPr>
          <w:rFonts w:ascii="Arial" w:hAnsi="Arial" w:cs="Arial"/>
          <w:sz w:val="28"/>
          <w:szCs w:val="28"/>
          <w:lang w:val="x-none"/>
        </w:rPr>
        <w:t>ukasavaudza</w:t>
      </w:r>
      <w:proofErr w:type="spellEnd"/>
      <w:r>
        <w:rPr>
          <w:rFonts w:ascii="Arial" w:hAnsi="Arial" w:cs="Arial"/>
          <w:sz w:val="28"/>
          <w:szCs w:val="28"/>
          <w:lang w:val="x-none"/>
        </w:rPr>
        <w:t xml:space="preserve"> </w:t>
      </w:r>
      <w:proofErr w:type="spellStart"/>
      <w:r>
        <w:rPr>
          <w:rFonts w:ascii="Arial" w:hAnsi="Arial" w:cs="Arial"/>
          <w:sz w:val="28"/>
          <w:szCs w:val="28"/>
          <w:lang w:val="x-none"/>
        </w:rPr>
        <w:lastRenderedPageBreak/>
        <w:t>pamusoro</w:t>
      </w:r>
      <w:proofErr w:type="spellEnd"/>
      <w:r>
        <w:rPr>
          <w:rFonts w:ascii="Arial" w:hAnsi="Arial" w:cs="Arial"/>
          <w:sz w:val="28"/>
          <w:szCs w:val="28"/>
          <w:lang w:val="x-none"/>
        </w:rPr>
        <w:t xml:space="preserve"> </w:t>
      </w:r>
      <w:proofErr w:type="spellStart"/>
      <w:r>
        <w:rPr>
          <w:rFonts w:ascii="Arial" w:hAnsi="Arial" w:cs="Arial"/>
          <w:sz w:val="28"/>
          <w:szCs w:val="28"/>
          <w:lang w:val="x-none"/>
        </w:rPr>
        <w:t>pezvababa</w:t>
      </w:r>
      <w:proofErr w:type="spellEnd"/>
      <w:r>
        <w:rPr>
          <w:rFonts w:ascii="Arial" w:hAnsi="Arial" w:cs="Arial"/>
          <w:sz w:val="28"/>
          <w:szCs w:val="28"/>
          <w:lang w:val="x-none"/>
        </w:rPr>
        <w:t xml:space="preserve"> </w:t>
      </w:r>
      <w:proofErr w:type="spellStart"/>
      <w:r>
        <w:rPr>
          <w:rFonts w:ascii="Arial" w:hAnsi="Arial" w:cs="Arial"/>
          <w:sz w:val="28"/>
          <w:szCs w:val="28"/>
          <w:lang w:val="x-none"/>
        </w:rPr>
        <w:t>vavo</w:t>
      </w:r>
      <w:proofErr w:type="spellEnd"/>
      <w:r>
        <w:rPr>
          <w:rFonts w:ascii="Arial" w:hAnsi="Arial" w:cs="Arial"/>
          <w:sz w:val="28"/>
          <w:szCs w:val="28"/>
          <w:lang w:val="x-none"/>
        </w:rPr>
        <w:t xml:space="preserve">? </w:t>
      </w:r>
      <w:proofErr w:type="spellStart"/>
      <w:r>
        <w:rPr>
          <w:rFonts w:ascii="Arial" w:hAnsi="Arial" w:cs="Arial"/>
          <w:sz w:val="28"/>
          <w:szCs w:val="28"/>
          <w:lang w:val="x-none"/>
        </w:rPr>
        <w:t>Nemawananiro</w:t>
      </w:r>
      <w:proofErr w:type="spellEnd"/>
      <w:r>
        <w:rPr>
          <w:rFonts w:ascii="Arial" w:hAnsi="Arial" w:cs="Arial"/>
          <w:sz w:val="28"/>
          <w:szCs w:val="28"/>
          <w:lang w:val="x-none"/>
        </w:rPr>
        <w:t xml:space="preserve"> </w:t>
      </w:r>
      <w:proofErr w:type="spellStart"/>
      <w:r>
        <w:rPr>
          <w:rFonts w:ascii="Arial" w:hAnsi="Arial" w:cs="Arial"/>
          <w:sz w:val="28"/>
          <w:szCs w:val="28"/>
          <w:lang w:val="x-none"/>
        </w:rPr>
        <w:t>amakadii</w:t>
      </w:r>
      <w:proofErr w:type="spellEnd"/>
      <w:r>
        <w:rPr>
          <w:rFonts w:ascii="Arial" w:hAnsi="Arial" w:cs="Arial"/>
          <w:sz w:val="28"/>
          <w:szCs w:val="28"/>
          <w:lang w:val="x-none"/>
        </w:rPr>
        <w:t xml:space="preserve">…? </w:t>
      </w:r>
      <w:r w:rsidRPr="00FF638B">
        <w:rPr>
          <w:rFonts w:ascii="Arial" w:hAnsi="Arial" w:cs="Arial"/>
          <w:sz w:val="18"/>
          <w:szCs w:val="18"/>
          <w:lang w:val="en-GB"/>
        </w:rPr>
        <w:t>[Congregation says, “</w:t>
      </w:r>
      <w:proofErr w:type="spellStart"/>
      <w:r>
        <w:rPr>
          <w:rFonts w:ascii="Arial" w:hAnsi="Arial" w:cs="Arial"/>
          <w:sz w:val="18"/>
          <w:szCs w:val="18"/>
          <w:lang w:val="en-GB"/>
        </w:rPr>
        <w:t>amakaita</w:t>
      </w:r>
      <w:proofErr w:type="spellEnd"/>
      <w:r w:rsidRPr="00FF638B">
        <w:rPr>
          <w:rFonts w:ascii="Arial" w:hAnsi="Arial" w:cs="Arial"/>
          <w:sz w:val="18"/>
          <w:szCs w:val="18"/>
          <w:lang w:val="en-GB"/>
        </w:rPr>
        <w:t>.”]</w:t>
      </w:r>
    </w:p>
    <w:p w14:paraId="2BA80142"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132 </w:t>
      </w:r>
      <w:r>
        <w:rPr>
          <w:rFonts w:ascii="Arial" w:hAnsi="Arial" w:cs="Arial"/>
          <w:sz w:val="28"/>
          <w:szCs w:val="28"/>
          <w:lang w:val="x-none"/>
        </w:rPr>
        <w:t xml:space="preserve">Mai Zane </w:t>
      </w:r>
      <w:proofErr w:type="spellStart"/>
      <w:r>
        <w:rPr>
          <w:rFonts w:ascii="Arial" w:hAnsi="Arial" w:cs="Arial"/>
          <w:sz w:val="28"/>
          <w:szCs w:val="28"/>
          <w:lang w:val="x-none"/>
        </w:rPr>
        <w:t>vouya</w:t>
      </w:r>
      <w:proofErr w:type="spellEnd"/>
      <w:r>
        <w:rPr>
          <w:rFonts w:ascii="Arial" w:hAnsi="Arial" w:cs="Arial"/>
          <w:sz w:val="28"/>
          <w:szCs w:val="28"/>
          <w:lang w:val="x-none"/>
        </w:rPr>
        <w:t xml:space="preserve"> </w:t>
      </w:r>
      <w:proofErr w:type="spellStart"/>
      <w:r>
        <w:rPr>
          <w:rFonts w:ascii="Arial" w:hAnsi="Arial" w:cs="Arial"/>
          <w:sz w:val="28"/>
          <w:szCs w:val="28"/>
          <w:lang w:val="x-none"/>
        </w:rPr>
        <w:t>voti</w:t>
      </w:r>
      <w:proofErr w:type="spellEnd"/>
      <w:r>
        <w:rPr>
          <w:rFonts w:ascii="Arial" w:hAnsi="Arial" w:cs="Arial"/>
          <w:sz w:val="28"/>
          <w:szCs w:val="28"/>
          <w:lang w:val="x-none"/>
        </w:rPr>
        <w:t>,</w:t>
      </w:r>
    </w:p>
    <w:p w14:paraId="6744F892"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Mwanangu</w:t>
      </w:r>
      <w:proofErr w:type="spellEnd"/>
      <w:r>
        <w:rPr>
          <w:rFonts w:ascii="Arial" w:hAnsi="Arial" w:cs="Arial"/>
          <w:sz w:val="28"/>
          <w:szCs w:val="28"/>
          <w:lang w:val="x-none"/>
        </w:rPr>
        <w:t xml:space="preserve">, </w:t>
      </w:r>
      <w:proofErr w:type="spellStart"/>
      <w:r>
        <w:rPr>
          <w:rFonts w:ascii="Arial" w:hAnsi="Arial" w:cs="Arial"/>
          <w:sz w:val="28"/>
          <w:szCs w:val="28"/>
          <w:lang w:val="x-none"/>
        </w:rPr>
        <w:t>ndini</w:t>
      </w:r>
      <w:proofErr w:type="spellEnd"/>
      <w:r>
        <w:rPr>
          <w:rFonts w:ascii="Arial" w:hAnsi="Arial" w:cs="Arial"/>
          <w:sz w:val="28"/>
          <w:szCs w:val="28"/>
          <w:lang w:val="x-none"/>
        </w:rPr>
        <w:t xml:space="preserve"> </w:t>
      </w:r>
      <w:proofErr w:type="spellStart"/>
      <w:r>
        <w:rPr>
          <w:rFonts w:ascii="Arial" w:hAnsi="Arial" w:cs="Arial"/>
          <w:sz w:val="28"/>
          <w:szCs w:val="28"/>
          <w:lang w:val="x-none"/>
        </w:rPr>
        <w:t>wokutanga</w:t>
      </w:r>
      <w:proofErr w:type="spellEnd"/>
      <w:r>
        <w:rPr>
          <w:rFonts w:ascii="Arial" w:hAnsi="Arial" w:cs="Arial"/>
          <w:sz w:val="28"/>
          <w:szCs w:val="28"/>
          <w:lang w:val="x-none"/>
        </w:rPr>
        <w:t xml:space="preserve"> </w:t>
      </w:r>
      <w:proofErr w:type="spellStart"/>
      <w:r>
        <w:rPr>
          <w:rFonts w:ascii="Arial" w:hAnsi="Arial" w:cs="Arial"/>
          <w:sz w:val="28"/>
          <w:szCs w:val="28"/>
          <w:lang w:val="x-none"/>
        </w:rPr>
        <w:t>kupinda</w:t>
      </w:r>
      <w:proofErr w:type="spellEnd"/>
      <w:r>
        <w:rPr>
          <w:rFonts w:ascii="Arial" w:hAnsi="Arial" w:cs="Arial"/>
          <w:sz w:val="28"/>
          <w:szCs w:val="28"/>
          <w:lang w:val="x-none"/>
        </w:rPr>
        <w:t xml:space="preserve"> </w:t>
      </w:r>
      <w:proofErr w:type="spellStart"/>
      <w:r>
        <w:rPr>
          <w:rFonts w:ascii="Arial" w:hAnsi="Arial" w:cs="Arial"/>
          <w:sz w:val="28"/>
          <w:szCs w:val="28"/>
          <w:lang w:val="x-none"/>
        </w:rPr>
        <w:t>pabarika</w:t>
      </w:r>
      <w:proofErr w:type="spellEnd"/>
      <w:r>
        <w:rPr>
          <w:rFonts w:ascii="Arial" w:hAnsi="Arial" w:cs="Arial"/>
          <w:sz w:val="28"/>
          <w:szCs w:val="28"/>
          <w:lang w:val="x-none"/>
        </w:rPr>
        <w:t xml:space="preserve">. </w:t>
      </w:r>
      <w:proofErr w:type="spellStart"/>
      <w:r>
        <w:rPr>
          <w:rFonts w:ascii="Arial" w:hAnsi="Arial" w:cs="Arial"/>
          <w:sz w:val="28"/>
          <w:szCs w:val="28"/>
          <w:lang w:val="x-none"/>
        </w:rPr>
        <w:t>Ndakaona</w:t>
      </w:r>
      <w:proofErr w:type="spellEnd"/>
      <w:r>
        <w:rPr>
          <w:rFonts w:ascii="Arial" w:hAnsi="Arial" w:cs="Arial"/>
          <w:sz w:val="28"/>
          <w:szCs w:val="28"/>
          <w:lang w:val="x-none"/>
        </w:rPr>
        <w:t xml:space="preserve"> </w:t>
      </w:r>
      <w:proofErr w:type="spellStart"/>
      <w:r>
        <w:rPr>
          <w:rFonts w:ascii="Arial" w:hAnsi="Arial" w:cs="Arial"/>
          <w:sz w:val="28"/>
          <w:szCs w:val="28"/>
          <w:lang w:val="x-none"/>
        </w:rPr>
        <w:t>chitsvuku</w:t>
      </w:r>
      <w:proofErr w:type="spellEnd"/>
      <w:r>
        <w:rPr>
          <w:rFonts w:ascii="Arial" w:hAnsi="Arial" w:cs="Arial"/>
          <w:sz w:val="28"/>
          <w:szCs w:val="28"/>
          <w:lang w:val="x-none"/>
        </w:rPr>
        <w:t xml:space="preserve">. </w:t>
      </w:r>
      <w:proofErr w:type="spellStart"/>
      <w:r>
        <w:rPr>
          <w:rFonts w:ascii="Arial" w:hAnsi="Arial" w:cs="Arial"/>
          <w:sz w:val="28"/>
          <w:szCs w:val="28"/>
          <w:lang w:val="x-none"/>
        </w:rPr>
        <w:t>Hamuna</w:t>
      </w:r>
      <w:proofErr w:type="spellEnd"/>
      <w:r>
        <w:rPr>
          <w:rFonts w:ascii="Arial" w:hAnsi="Arial" w:cs="Arial"/>
          <w:sz w:val="28"/>
          <w:szCs w:val="28"/>
          <w:lang w:val="x-none"/>
        </w:rPr>
        <w:t xml:space="preserve"> </w:t>
      </w:r>
      <w:proofErr w:type="spellStart"/>
      <w:r>
        <w:rPr>
          <w:rFonts w:ascii="Arial" w:hAnsi="Arial" w:cs="Arial"/>
          <w:sz w:val="28"/>
          <w:szCs w:val="28"/>
          <w:lang w:val="x-none"/>
        </w:rPr>
        <w:t>kuuya</w:t>
      </w:r>
      <w:proofErr w:type="spellEnd"/>
      <w:r>
        <w:rPr>
          <w:rFonts w:ascii="Arial" w:hAnsi="Arial" w:cs="Arial"/>
          <w:sz w:val="28"/>
          <w:szCs w:val="28"/>
          <w:lang w:val="x-none"/>
        </w:rPr>
        <w:t xml:space="preserve"> </w:t>
      </w:r>
      <w:proofErr w:type="spellStart"/>
      <w:r>
        <w:rPr>
          <w:rFonts w:ascii="Arial" w:hAnsi="Arial" w:cs="Arial"/>
          <w:sz w:val="28"/>
          <w:szCs w:val="28"/>
          <w:lang w:val="x-none"/>
        </w:rPr>
        <w:t>zviri</w:t>
      </w:r>
      <w:proofErr w:type="spellEnd"/>
      <w:r>
        <w:rPr>
          <w:rFonts w:ascii="Arial" w:hAnsi="Arial" w:cs="Arial"/>
          <w:sz w:val="28"/>
          <w:szCs w:val="28"/>
          <w:lang w:val="x-none"/>
        </w:rPr>
        <w:t xml:space="preserve"> </w:t>
      </w:r>
      <w:proofErr w:type="spellStart"/>
      <w:r>
        <w:rPr>
          <w:rFonts w:ascii="Arial" w:hAnsi="Arial" w:cs="Arial"/>
          <w:sz w:val="28"/>
          <w:szCs w:val="28"/>
          <w:lang w:val="x-none"/>
        </w:rPr>
        <w:t>nyore</w:t>
      </w:r>
      <w:proofErr w:type="spellEnd"/>
      <w:r>
        <w:rPr>
          <w:rFonts w:ascii="Arial" w:hAnsi="Arial" w:cs="Arial"/>
          <w:sz w:val="28"/>
          <w:szCs w:val="28"/>
          <w:lang w:val="x-none"/>
        </w:rPr>
        <w:t xml:space="preserve"> </w:t>
      </w:r>
      <w:proofErr w:type="spellStart"/>
      <w:r>
        <w:rPr>
          <w:rFonts w:ascii="Arial" w:hAnsi="Arial" w:cs="Arial"/>
          <w:sz w:val="28"/>
          <w:szCs w:val="28"/>
          <w:lang w:val="x-none"/>
        </w:rPr>
        <w:t>imi</w:t>
      </w:r>
      <w:proofErr w:type="spellEnd"/>
      <w:r>
        <w:rPr>
          <w:rFonts w:ascii="Arial" w:hAnsi="Arial" w:cs="Arial"/>
          <w:sz w:val="28"/>
          <w:szCs w:val="28"/>
          <w:lang w:val="x-none"/>
        </w:rPr>
        <w:t xml:space="preserve">. </w:t>
      </w:r>
      <w:proofErr w:type="spellStart"/>
      <w:r>
        <w:rPr>
          <w:rFonts w:ascii="Arial" w:hAnsi="Arial" w:cs="Arial"/>
          <w:sz w:val="28"/>
          <w:szCs w:val="28"/>
          <w:lang w:val="x-none"/>
        </w:rPr>
        <w:t>Mamai</w:t>
      </w:r>
      <w:proofErr w:type="spellEnd"/>
      <w:r>
        <w:rPr>
          <w:rFonts w:ascii="Arial" w:hAnsi="Arial" w:cs="Arial"/>
          <w:sz w:val="28"/>
          <w:szCs w:val="28"/>
          <w:lang w:val="x-none"/>
        </w:rPr>
        <w:t xml:space="preserve"> ese </w:t>
      </w:r>
      <w:proofErr w:type="spellStart"/>
      <w:r>
        <w:rPr>
          <w:rFonts w:ascii="Arial" w:hAnsi="Arial" w:cs="Arial"/>
          <w:sz w:val="28"/>
          <w:szCs w:val="28"/>
          <w:lang w:val="x-none"/>
        </w:rPr>
        <w:t>akanga</w:t>
      </w:r>
      <w:proofErr w:type="spellEnd"/>
      <w:r>
        <w:rPr>
          <w:rFonts w:ascii="Arial" w:hAnsi="Arial" w:cs="Arial"/>
          <w:sz w:val="28"/>
          <w:szCs w:val="28"/>
          <w:lang w:val="x-none"/>
        </w:rPr>
        <w:t xml:space="preserve"> </w:t>
      </w:r>
      <w:proofErr w:type="spellStart"/>
      <w:r>
        <w:rPr>
          <w:rFonts w:ascii="Arial" w:hAnsi="Arial" w:cs="Arial"/>
          <w:sz w:val="28"/>
          <w:szCs w:val="28"/>
          <w:lang w:val="x-none"/>
        </w:rPr>
        <w:t>aripo</w:t>
      </w:r>
      <w:proofErr w:type="spellEnd"/>
      <w:r>
        <w:rPr>
          <w:rFonts w:ascii="Arial" w:hAnsi="Arial" w:cs="Arial"/>
          <w:sz w:val="28"/>
          <w:szCs w:val="28"/>
          <w:lang w:val="x-none"/>
        </w:rPr>
        <w:t xml:space="preserve"> </w:t>
      </w:r>
      <w:proofErr w:type="spellStart"/>
      <w:r>
        <w:rPr>
          <w:rFonts w:ascii="Arial" w:hAnsi="Arial" w:cs="Arial"/>
          <w:sz w:val="28"/>
          <w:szCs w:val="28"/>
          <w:lang w:val="x-none"/>
        </w:rPr>
        <w:t>panguva</w:t>
      </w:r>
      <w:proofErr w:type="spellEnd"/>
      <w:r>
        <w:rPr>
          <w:rFonts w:ascii="Arial" w:hAnsi="Arial" w:cs="Arial"/>
          <w:sz w:val="28"/>
          <w:szCs w:val="28"/>
          <w:lang w:val="x-none"/>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proofErr w:type="spellStart"/>
      <w:r>
        <w:rPr>
          <w:rFonts w:ascii="Arial" w:hAnsi="Arial" w:cs="Arial"/>
          <w:sz w:val="28"/>
          <w:szCs w:val="28"/>
          <w:lang w:val="x-none"/>
        </w:rPr>
        <w:t>vachinzwa</w:t>
      </w:r>
      <w:proofErr w:type="spellEnd"/>
      <w:r>
        <w:rPr>
          <w:rFonts w:ascii="Arial" w:hAnsi="Arial" w:cs="Arial"/>
          <w:sz w:val="28"/>
          <w:szCs w:val="28"/>
          <w:lang w:val="x-none"/>
        </w:rPr>
        <w:t xml:space="preserve"> </w:t>
      </w:r>
      <w:proofErr w:type="spellStart"/>
      <w:r>
        <w:rPr>
          <w:rFonts w:ascii="Arial" w:hAnsi="Arial" w:cs="Arial"/>
          <w:sz w:val="28"/>
          <w:szCs w:val="28"/>
          <w:lang w:val="x-none"/>
        </w:rPr>
        <w:t>muApostora</w:t>
      </w:r>
      <w:proofErr w:type="spellEnd"/>
      <w:r>
        <w:rPr>
          <w:rFonts w:ascii="Arial" w:hAnsi="Arial" w:cs="Arial"/>
          <w:sz w:val="28"/>
          <w:szCs w:val="28"/>
          <w:lang w:val="x-none"/>
        </w:rPr>
        <w:t xml:space="preserve"> </w:t>
      </w:r>
      <w:proofErr w:type="spellStart"/>
      <w:r>
        <w:rPr>
          <w:rFonts w:ascii="Arial" w:hAnsi="Arial" w:cs="Arial"/>
          <w:sz w:val="28"/>
          <w:szCs w:val="28"/>
          <w:lang w:val="x-none"/>
        </w:rPr>
        <w:t>achiparidza</w:t>
      </w:r>
      <w:proofErr w:type="spellEnd"/>
      <w:r>
        <w:rPr>
          <w:rFonts w:ascii="Arial" w:hAnsi="Arial" w:cs="Arial"/>
          <w:sz w:val="28"/>
          <w:szCs w:val="28"/>
          <w:lang w:val="x-none"/>
        </w:rPr>
        <w:t xml:space="preserve"> </w:t>
      </w:r>
      <w:proofErr w:type="spellStart"/>
      <w:r>
        <w:rPr>
          <w:rFonts w:ascii="Arial" w:hAnsi="Arial" w:cs="Arial"/>
          <w:sz w:val="28"/>
          <w:szCs w:val="28"/>
          <w:lang w:val="x-none"/>
        </w:rPr>
        <w:t>kekutanga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barika</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ndichibvuma</w:t>
      </w:r>
      <w:proofErr w:type="spellEnd"/>
      <w:r>
        <w:rPr>
          <w:rFonts w:ascii="Arial" w:hAnsi="Arial" w:cs="Arial"/>
          <w:sz w:val="28"/>
          <w:szCs w:val="28"/>
          <w:lang w:val="x-none"/>
        </w:rPr>
        <w:t xml:space="preserve">. </w:t>
      </w:r>
      <w:proofErr w:type="spellStart"/>
      <w:r>
        <w:rPr>
          <w:rFonts w:ascii="Arial" w:hAnsi="Arial" w:cs="Arial"/>
          <w:sz w:val="28"/>
          <w:szCs w:val="28"/>
          <w:lang w:val="x-none"/>
        </w:rPr>
        <w:t>Ndakapuhwa</w:t>
      </w:r>
      <w:proofErr w:type="spellEnd"/>
      <w:r>
        <w:rPr>
          <w:rFonts w:ascii="Arial" w:hAnsi="Arial" w:cs="Arial"/>
          <w:sz w:val="28"/>
          <w:szCs w:val="28"/>
          <w:lang w:val="x-none"/>
        </w:rPr>
        <w:t xml:space="preserve"> </w:t>
      </w:r>
      <w:proofErr w:type="spellStart"/>
      <w:r>
        <w:rPr>
          <w:rFonts w:ascii="Arial" w:hAnsi="Arial" w:cs="Arial"/>
          <w:sz w:val="28"/>
          <w:szCs w:val="28"/>
          <w:lang w:val="x-none"/>
        </w:rPr>
        <w:t>mazita</w:t>
      </w:r>
      <w:proofErr w:type="spellEnd"/>
      <w:r>
        <w:rPr>
          <w:rFonts w:ascii="Arial" w:hAnsi="Arial" w:cs="Arial"/>
          <w:sz w:val="28"/>
          <w:szCs w:val="28"/>
          <w:lang w:val="x-none"/>
        </w:rPr>
        <w:t xml:space="preserve"> </w:t>
      </w:r>
      <w:proofErr w:type="spellStart"/>
      <w:r>
        <w:rPr>
          <w:rFonts w:ascii="Arial" w:hAnsi="Arial" w:cs="Arial"/>
          <w:sz w:val="28"/>
          <w:szCs w:val="28"/>
          <w:lang w:val="x-none"/>
        </w:rPr>
        <w:t>ose</w:t>
      </w:r>
      <w:proofErr w:type="spellEnd"/>
      <w:r>
        <w:rPr>
          <w:rFonts w:ascii="Arial" w:hAnsi="Arial" w:cs="Arial"/>
          <w:sz w:val="28"/>
          <w:szCs w:val="28"/>
          <w:lang w:val="x-none"/>
        </w:rPr>
        <w:t xml:space="preserve"> </w:t>
      </w:r>
      <w:proofErr w:type="spellStart"/>
      <w:r>
        <w:rPr>
          <w:rFonts w:ascii="Arial" w:hAnsi="Arial" w:cs="Arial"/>
          <w:sz w:val="28"/>
          <w:szCs w:val="28"/>
          <w:lang w:val="x-none"/>
        </w:rPr>
        <w:t>anopuhwa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pasi</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Hure, </w:t>
      </w:r>
      <w:proofErr w:type="spellStart"/>
      <w:r>
        <w:rPr>
          <w:rFonts w:ascii="Arial" w:hAnsi="Arial" w:cs="Arial"/>
          <w:sz w:val="28"/>
          <w:szCs w:val="28"/>
          <w:lang w:val="x-none"/>
        </w:rPr>
        <w:t>chii</w:t>
      </w:r>
      <w:proofErr w:type="spellEnd"/>
      <w:r>
        <w:rPr>
          <w:rFonts w:ascii="Arial" w:hAnsi="Arial" w:cs="Arial"/>
          <w:sz w:val="28"/>
          <w:szCs w:val="28"/>
          <w:lang w:val="x-none"/>
        </w:rPr>
        <w:t xml:space="preserve">…? Vana </w:t>
      </w:r>
      <w:proofErr w:type="spellStart"/>
      <w:r>
        <w:rPr>
          <w:rFonts w:ascii="Arial" w:hAnsi="Arial" w:cs="Arial"/>
          <w:sz w:val="28"/>
          <w:szCs w:val="28"/>
          <w:lang w:val="x-none"/>
        </w:rPr>
        <w:t>mai</w:t>
      </w:r>
      <w:proofErr w:type="spellEnd"/>
      <w:r>
        <w:rPr>
          <w:rFonts w:ascii="Arial" w:hAnsi="Arial" w:cs="Arial"/>
          <w:sz w:val="28"/>
          <w:szCs w:val="28"/>
          <w:lang w:val="x-none"/>
        </w:rPr>
        <w:t xml:space="preserve"> </w:t>
      </w:r>
      <w:proofErr w:type="spellStart"/>
      <w:r>
        <w:rPr>
          <w:rFonts w:ascii="Arial" w:hAnsi="Arial" w:cs="Arial"/>
          <w:sz w:val="28"/>
          <w:szCs w:val="28"/>
          <w:lang w:val="x-none"/>
        </w:rPr>
        <w:t>vavo</w:t>
      </w:r>
      <w:proofErr w:type="spellEnd"/>
      <w:r>
        <w:rPr>
          <w:rFonts w:ascii="Arial" w:hAnsi="Arial" w:cs="Arial"/>
          <w:sz w:val="28"/>
          <w:szCs w:val="28"/>
          <w:lang w:val="x-none"/>
        </w:rPr>
        <w:t xml:space="preserve"> </w:t>
      </w:r>
      <w:proofErr w:type="spellStart"/>
      <w:r>
        <w:rPr>
          <w:rFonts w:ascii="Arial" w:hAnsi="Arial" w:cs="Arial"/>
          <w:sz w:val="28"/>
          <w:szCs w:val="28"/>
          <w:lang w:val="x-none"/>
        </w:rPr>
        <w:t>ivo</w:t>
      </w:r>
      <w:proofErr w:type="spellEnd"/>
      <w:r>
        <w:rPr>
          <w:rFonts w:ascii="Arial" w:hAnsi="Arial" w:cs="Arial"/>
          <w:sz w:val="28"/>
          <w:szCs w:val="28"/>
          <w:lang w:val="x-none"/>
        </w:rPr>
        <w:t xml:space="preserve"> pa—</w:t>
      </w:r>
      <w:proofErr w:type="spellStart"/>
      <w:r>
        <w:rPr>
          <w:rFonts w:ascii="Arial" w:hAnsi="Arial" w:cs="Arial"/>
          <w:sz w:val="28"/>
          <w:szCs w:val="28"/>
          <w:lang w:val="x-none"/>
        </w:rPr>
        <w:t>Apostora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mainini</w:t>
      </w:r>
      <w:proofErr w:type="spellEnd"/>
      <w:r>
        <w:rPr>
          <w:rFonts w:ascii="Arial" w:hAnsi="Arial" w:cs="Arial"/>
          <w:sz w:val="28"/>
          <w:szCs w:val="28"/>
          <w:lang w:val="x-none"/>
        </w:rPr>
        <w:t xml:space="preserve"> </w:t>
      </w:r>
      <w:proofErr w:type="spellStart"/>
      <w:r>
        <w:rPr>
          <w:rFonts w:ascii="Arial" w:hAnsi="Arial" w:cs="Arial"/>
          <w:sz w:val="28"/>
          <w:szCs w:val="28"/>
          <w:lang w:val="x-none"/>
        </w:rPr>
        <w:t>vavo</w:t>
      </w:r>
      <w:proofErr w:type="spellEnd"/>
      <w:r>
        <w:rPr>
          <w:rFonts w:ascii="Arial" w:hAnsi="Arial" w:cs="Arial"/>
          <w:sz w:val="28"/>
          <w:szCs w:val="28"/>
          <w:lang w:val="x-none"/>
        </w:rPr>
        <w:t xml:space="preserve"> </w:t>
      </w:r>
      <w:proofErr w:type="spellStart"/>
      <w:r>
        <w:rPr>
          <w:rFonts w:ascii="Arial" w:hAnsi="Arial" w:cs="Arial"/>
          <w:sz w:val="28"/>
          <w:szCs w:val="28"/>
          <w:lang w:val="x-none"/>
        </w:rPr>
        <w:t>vese</w:t>
      </w:r>
      <w:proofErr w:type="spellEnd"/>
      <w:r>
        <w:rPr>
          <w:rFonts w:ascii="Arial" w:hAnsi="Arial" w:cs="Arial"/>
          <w:sz w:val="28"/>
          <w:szCs w:val="28"/>
          <w:lang w:val="x-none"/>
        </w:rPr>
        <w:t xml:space="preserve"> </w:t>
      </w:r>
      <w:proofErr w:type="spellStart"/>
      <w:r>
        <w:rPr>
          <w:rFonts w:ascii="Arial" w:hAnsi="Arial" w:cs="Arial"/>
          <w:sz w:val="28"/>
          <w:szCs w:val="28"/>
          <w:lang w:val="x-none"/>
        </w:rPr>
        <w:t>vachindishaudha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ndi</w:t>
      </w:r>
      <w:proofErr w:type="spellEnd"/>
      <w:r>
        <w:rPr>
          <w:rFonts w:ascii="Arial" w:hAnsi="Arial" w:cs="Arial"/>
          <w:sz w:val="28"/>
          <w:szCs w:val="28"/>
          <w:lang w:val="x-none"/>
        </w:rPr>
        <w:t>—</w:t>
      </w:r>
      <w:proofErr w:type="spellStart"/>
      <w:r>
        <w:rPr>
          <w:rFonts w:ascii="Arial" w:hAnsi="Arial" w:cs="Arial"/>
          <w:sz w:val="28"/>
          <w:szCs w:val="28"/>
          <w:lang w:val="x-none"/>
        </w:rPr>
        <w:t>usavapo</w:t>
      </w:r>
      <w:proofErr w:type="spellEnd"/>
      <w:r>
        <w:rPr>
          <w:rFonts w:ascii="Arial" w:hAnsi="Arial" w:cs="Arial"/>
          <w:sz w:val="28"/>
          <w:szCs w:val="28"/>
          <w:lang w:val="x-none"/>
        </w:rPr>
        <w:t xml:space="preserve">. Makava </w:t>
      </w:r>
      <w:proofErr w:type="spellStart"/>
      <w:r>
        <w:rPr>
          <w:rFonts w:ascii="Arial" w:hAnsi="Arial" w:cs="Arial"/>
          <w:sz w:val="28"/>
          <w:szCs w:val="28"/>
          <w:lang w:val="x-none"/>
        </w:rPr>
        <w:t>pano</w:t>
      </w:r>
      <w:proofErr w:type="spellEnd"/>
      <w:r>
        <w:rPr>
          <w:rFonts w:ascii="Arial" w:hAnsi="Arial" w:cs="Arial"/>
          <w:sz w:val="28"/>
          <w:szCs w:val="28"/>
          <w:lang w:val="x-none"/>
        </w:rPr>
        <w:t xml:space="preserve"> just because God wanted you to be here! </w:t>
      </w:r>
      <w:r w:rsidRPr="00A839DC">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Chirega</w:t>
      </w:r>
      <w:proofErr w:type="spellEnd"/>
      <w:r>
        <w:rPr>
          <w:rFonts w:ascii="Arial" w:hAnsi="Arial" w:cs="Arial"/>
          <w:sz w:val="28"/>
          <w:szCs w:val="28"/>
          <w:lang w:val="x-none"/>
        </w:rPr>
        <w:t xml:space="preserve"> </w:t>
      </w:r>
      <w:proofErr w:type="spellStart"/>
      <w:r>
        <w:rPr>
          <w:rFonts w:ascii="Arial" w:hAnsi="Arial" w:cs="Arial"/>
          <w:sz w:val="28"/>
          <w:szCs w:val="28"/>
          <w:lang w:val="x-none"/>
        </w:rPr>
        <w:t>kuzoita</w:t>
      </w:r>
      <w:proofErr w:type="spellEnd"/>
      <w:r>
        <w:rPr>
          <w:rFonts w:ascii="Arial" w:hAnsi="Arial" w:cs="Arial"/>
          <w:sz w:val="28"/>
          <w:szCs w:val="28"/>
          <w:lang w:val="x-none"/>
        </w:rPr>
        <w:t xml:space="preserve"> </w:t>
      </w:r>
      <w:proofErr w:type="spellStart"/>
      <w:r>
        <w:rPr>
          <w:rFonts w:ascii="Arial" w:hAnsi="Arial" w:cs="Arial"/>
          <w:sz w:val="28"/>
          <w:szCs w:val="28"/>
          <w:lang w:val="x-none"/>
        </w:rPr>
        <w:t>hupenzi</w:t>
      </w:r>
      <w:proofErr w:type="spellEnd"/>
      <w:r>
        <w:rPr>
          <w:rFonts w:ascii="Arial" w:hAnsi="Arial" w:cs="Arial"/>
          <w:sz w:val="28"/>
          <w:szCs w:val="28"/>
          <w:lang w:val="x-none"/>
        </w:rPr>
        <w:t xml:space="preserve"> </w:t>
      </w:r>
      <w:proofErr w:type="spellStart"/>
      <w:r>
        <w:rPr>
          <w:rFonts w:ascii="Arial" w:hAnsi="Arial" w:cs="Arial"/>
          <w:sz w:val="28"/>
          <w:szCs w:val="28"/>
          <w:lang w:val="x-none"/>
        </w:rPr>
        <w:t>hwekuti</w:t>
      </w:r>
      <w:proofErr w:type="spellEnd"/>
      <w:r>
        <w:rPr>
          <w:rFonts w:ascii="Arial" w:hAnsi="Arial" w:cs="Arial"/>
          <w:sz w:val="28"/>
          <w:szCs w:val="28"/>
          <w:lang w:val="x-none"/>
        </w:rPr>
        <w:t xml:space="preserve"> kana </w:t>
      </w:r>
      <w:proofErr w:type="spellStart"/>
      <w:r>
        <w:rPr>
          <w:rFonts w:ascii="Arial" w:hAnsi="Arial" w:cs="Arial"/>
          <w:sz w:val="28"/>
          <w:szCs w:val="28"/>
          <w:lang w:val="x-none"/>
        </w:rPr>
        <w:t>wakura</w:t>
      </w:r>
      <w:proofErr w:type="spellEnd"/>
      <w:r>
        <w:rPr>
          <w:rFonts w:ascii="Arial" w:hAnsi="Arial" w:cs="Arial"/>
          <w:sz w:val="28"/>
          <w:szCs w:val="28"/>
          <w:lang w:val="x-none"/>
        </w:rPr>
        <w:t xml:space="preserve"> </w:t>
      </w:r>
      <w:proofErr w:type="spellStart"/>
      <w:r>
        <w:rPr>
          <w:rFonts w:ascii="Arial" w:hAnsi="Arial" w:cs="Arial"/>
          <w:sz w:val="28"/>
          <w:szCs w:val="28"/>
          <w:lang w:val="x-none"/>
        </w:rPr>
        <w:t>unoshora</w:t>
      </w:r>
      <w:proofErr w:type="spellEnd"/>
      <w:r>
        <w:rPr>
          <w:rFonts w:ascii="Arial" w:hAnsi="Arial" w:cs="Arial"/>
          <w:sz w:val="28"/>
          <w:szCs w:val="28"/>
          <w:lang w:val="x-none"/>
        </w:rPr>
        <w:t xml:space="preserve"> Shoko </w:t>
      </w:r>
      <w:proofErr w:type="spellStart"/>
      <w:r>
        <w:rPr>
          <w:rFonts w:ascii="Arial" w:hAnsi="Arial" w:cs="Arial"/>
          <w:sz w:val="28"/>
          <w:szCs w:val="28"/>
          <w:lang w:val="x-none"/>
        </w:rPr>
        <w:t>iro</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iroro</w:t>
      </w:r>
      <w:proofErr w:type="spellEnd"/>
      <w:r w:rsidRPr="00A839DC">
        <w:rPr>
          <w:rFonts w:ascii="Arial" w:hAnsi="Arial" w:cs="Arial"/>
          <w:sz w:val="18"/>
          <w:szCs w:val="18"/>
          <w:lang w:val="x-none"/>
        </w:rPr>
        <w:t>.”]</w:t>
      </w:r>
      <w:r>
        <w:rPr>
          <w:rFonts w:ascii="Arial" w:hAnsi="Arial" w:cs="Arial"/>
          <w:sz w:val="28"/>
          <w:szCs w:val="28"/>
          <w:lang w:val="x-none"/>
        </w:rPr>
        <w:t xml:space="preserve"> Dai Shoko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proofErr w:type="spellStart"/>
      <w:r>
        <w:rPr>
          <w:rFonts w:ascii="Arial" w:hAnsi="Arial" w:cs="Arial"/>
          <w:sz w:val="28"/>
          <w:szCs w:val="28"/>
          <w:lang w:val="x-none"/>
        </w:rPr>
        <w:t>risina</w:t>
      </w:r>
      <w:proofErr w:type="spellEnd"/>
      <w:r>
        <w:rPr>
          <w:rFonts w:ascii="Arial" w:hAnsi="Arial" w:cs="Arial"/>
          <w:sz w:val="28"/>
          <w:szCs w:val="28"/>
          <w:lang w:val="x-none"/>
        </w:rPr>
        <w:t xml:space="preserve"> </w:t>
      </w:r>
      <w:proofErr w:type="spellStart"/>
      <w:r>
        <w:rPr>
          <w:rFonts w:ascii="Arial" w:hAnsi="Arial" w:cs="Arial"/>
          <w:sz w:val="28"/>
          <w:szCs w:val="28"/>
          <w:lang w:val="x-none"/>
        </w:rPr>
        <w:t>kumbobvira</w:t>
      </w:r>
      <w:proofErr w:type="spellEnd"/>
      <w:r>
        <w:rPr>
          <w:rFonts w:ascii="Arial" w:hAnsi="Arial" w:cs="Arial"/>
          <w:sz w:val="28"/>
          <w:szCs w:val="28"/>
          <w:lang w:val="x-none"/>
        </w:rPr>
        <w:t xml:space="preserve"> </w:t>
      </w:r>
      <w:proofErr w:type="spellStart"/>
      <w:r>
        <w:rPr>
          <w:rFonts w:ascii="Arial" w:hAnsi="Arial" w:cs="Arial"/>
          <w:sz w:val="28"/>
          <w:szCs w:val="28"/>
          <w:lang w:val="x-none"/>
        </w:rPr>
        <w:t>rakauya</w:t>
      </w:r>
      <w:proofErr w:type="spellEnd"/>
      <w:r>
        <w:rPr>
          <w:rFonts w:ascii="Arial" w:hAnsi="Arial" w:cs="Arial"/>
          <w:sz w:val="28"/>
          <w:szCs w:val="28"/>
          <w:lang w:val="x-none"/>
        </w:rPr>
        <w:t xml:space="preserve"> </w:t>
      </w:r>
      <w:proofErr w:type="spellStart"/>
      <w:r>
        <w:rPr>
          <w:rFonts w:ascii="Arial" w:hAnsi="Arial" w:cs="Arial"/>
          <w:sz w:val="28"/>
          <w:szCs w:val="28"/>
          <w:lang w:val="x-none"/>
        </w:rPr>
        <w:t>panyika</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ungadei</w:t>
      </w:r>
      <w:proofErr w:type="spellEnd"/>
      <w:r>
        <w:rPr>
          <w:rFonts w:ascii="Arial" w:hAnsi="Arial" w:cs="Arial"/>
          <w:sz w:val="28"/>
          <w:szCs w:val="28"/>
          <w:lang w:val="x-none"/>
        </w:rPr>
        <w:t xml:space="preserve"> </w:t>
      </w:r>
      <w:proofErr w:type="spellStart"/>
      <w:r>
        <w:rPr>
          <w:rFonts w:ascii="Arial" w:hAnsi="Arial" w:cs="Arial"/>
          <w:sz w:val="28"/>
          <w:szCs w:val="28"/>
          <w:lang w:val="x-none"/>
        </w:rPr>
        <w:t>usi</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usipo</w:t>
      </w:r>
      <w:proofErr w:type="spellEnd"/>
      <w:r w:rsidRPr="00A839DC">
        <w:rPr>
          <w:rFonts w:ascii="Arial" w:hAnsi="Arial" w:cs="Arial"/>
          <w:sz w:val="18"/>
          <w:szCs w:val="18"/>
          <w:lang w:val="x-none"/>
        </w:rPr>
        <w:t>.”]</w:t>
      </w:r>
    </w:p>
    <w:p w14:paraId="5C00F0B3"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133 </w:t>
      </w:r>
      <w:r>
        <w:rPr>
          <w:rFonts w:ascii="Arial" w:hAnsi="Arial" w:cs="Arial"/>
          <w:sz w:val="28"/>
          <w:szCs w:val="28"/>
          <w:lang w:val="x-none"/>
        </w:rPr>
        <w:t xml:space="preserve">Mwana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proofErr w:type="spellStart"/>
      <w:r>
        <w:rPr>
          <w:rFonts w:ascii="Arial" w:hAnsi="Arial" w:cs="Arial"/>
          <w:sz w:val="28"/>
          <w:szCs w:val="28"/>
          <w:lang w:val="x-none"/>
        </w:rPr>
        <w:t>anotozviziva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kuvapo</w:t>
      </w:r>
      <w:proofErr w:type="spellEnd"/>
      <w:r>
        <w:rPr>
          <w:rFonts w:ascii="Arial" w:hAnsi="Arial" w:cs="Arial"/>
          <w:sz w:val="28"/>
          <w:szCs w:val="28"/>
          <w:lang w:val="x-none"/>
        </w:rPr>
        <w:t xml:space="preserve"> </w:t>
      </w:r>
      <w:proofErr w:type="spellStart"/>
      <w:r>
        <w:rPr>
          <w:rFonts w:ascii="Arial" w:hAnsi="Arial" w:cs="Arial"/>
          <w:sz w:val="28"/>
          <w:szCs w:val="28"/>
          <w:lang w:val="x-none"/>
        </w:rPr>
        <w:t>kwangu</w:t>
      </w:r>
      <w:proofErr w:type="spellEnd"/>
      <w:r>
        <w:rPr>
          <w:rFonts w:ascii="Arial" w:hAnsi="Arial" w:cs="Arial"/>
          <w:sz w:val="28"/>
          <w:szCs w:val="28"/>
          <w:lang w:val="x-none"/>
        </w:rPr>
        <w:t xml:space="preserve">, </w:t>
      </w:r>
      <w:proofErr w:type="spellStart"/>
      <w:r>
        <w:rPr>
          <w:rFonts w:ascii="Arial" w:hAnsi="Arial" w:cs="Arial"/>
          <w:sz w:val="28"/>
          <w:szCs w:val="28"/>
          <w:lang w:val="x-none"/>
        </w:rPr>
        <w:t>i</w:t>
      </w:r>
      <w:proofErr w:type="spellEnd"/>
      <w:r>
        <w:rPr>
          <w:rFonts w:ascii="Arial" w:hAnsi="Arial" w:cs="Arial"/>
          <w:sz w:val="28"/>
          <w:szCs w:val="28"/>
          <w:lang w:val="x-none"/>
        </w:rPr>
        <w:t xml:space="preserve"> Message. But do you know </w:t>
      </w:r>
      <w:proofErr w:type="spellStart"/>
      <w:r>
        <w:rPr>
          <w:rFonts w:ascii="Arial" w:hAnsi="Arial" w:cs="Arial"/>
          <w:sz w:val="28"/>
          <w:szCs w:val="28"/>
          <w:lang w:val="x-none"/>
        </w:rPr>
        <w:t>kuti</w:t>
      </w:r>
      <w:proofErr w:type="spellEnd"/>
      <w:r>
        <w:rPr>
          <w:rFonts w:ascii="Arial" w:hAnsi="Arial" w:cs="Arial"/>
          <w:sz w:val="28"/>
          <w:szCs w:val="28"/>
          <w:lang w:val="x-none"/>
        </w:rPr>
        <w:t xml:space="preserve"> we take for granted these things? </w:t>
      </w:r>
      <w:proofErr w:type="spellStart"/>
      <w:r>
        <w:rPr>
          <w:rFonts w:ascii="Arial" w:hAnsi="Arial" w:cs="Arial"/>
          <w:sz w:val="28"/>
          <w:szCs w:val="28"/>
          <w:lang w:val="x-none"/>
        </w:rPr>
        <w:t>Handizivi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tinofunga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vachazviziva</w:t>
      </w:r>
      <w:proofErr w:type="spellEnd"/>
      <w:r>
        <w:rPr>
          <w:rFonts w:ascii="Arial" w:hAnsi="Arial" w:cs="Arial"/>
          <w:sz w:val="28"/>
          <w:szCs w:val="28"/>
          <w:lang w:val="x-none"/>
        </w:rPr>
        <w:t xml:space="preserve">… </w:t>
      </w:r>
      <w:r w:rsidRPr="00A839DC">
        <w:rPr>
          <w:rFonts w:ascii="Arial" w:hAnsi="Arial" w:cs="Arial"/>
          <w:sz w:val="18"/>
          <w:szCs w:val="18"/>
          <w:lang w:val="x-none"/>
        </w:rPr>
        <w:t>[</w:t>
      </w:r>
      <w:r>
        <w:rPr>
          <w:rFonts w:ascii="Arial" w:hAnsi="Arial" w:cs="Arial"/>
          <w:sz w:val="18"/>
          <w:szCs w:val="18"/>
          <w:lang w:val="x-none"/>
        </w:rPr>
        <w:t xml:space="preserve">Apostle Gumbura and </w:t>
      </w:r>
      <w:r w:rsidRPr="00A839DC">
        <w:rPr>
          <w:rFonts w:ascii="Arial" w:hAnsi="Arial" w:cs="Arial"/>
          <w:sz w:val="18"/>
          <w:szCs w:val="18"/>
          <w:lang w:val="x-none"/>
        </w:rPr>
        <w:t>Congregation says, “</w:t>
      </w:r>
      <w:r>
        <w:rPr>
          <w:rFonts w:ascii="Arial" w:hAnsi="Arial" w:cs="Arial"/>
          <w:sz w:val="18"/>
          <w:szCs w:val="18"/>
          <w:lang w:val="x-none"/>
        </w:rPr>
        <w:t>sei?</w:t>
      </w:r>
      <w:r w:rsidRPr="00A839DC">
        <w:rPr>
          <w:rFonts w:ascii="Arial" w:hAnsi="Arial" w:cs="Arial"/>
          <w:sz w:val="18"/>
          <w:szCs w:val="18"/>
          <w:lang w:val="x-none"/>
        </w:rPr>
        <w:t>”]</w:t>
      </w:r>
      <w:r>
        <w:rPr>
          <w:rFonts w:ascii="Arial" w:hAnsi="Arial" w:cs="Arial"/>
          <w:sz w:val="28"/>
          <w:szCs w:val="28"/>
          <w:lang w:val="x-none"/>
        </w:rPr>
        <w:t xml:space="preserve"> And I don’t know, how you </w:t>
      </w:r>
      <w:proofErr w:type="spellStart"/>
      <w:r>
        <w:rPr>
          <w:rFonts w:ascii="Arial" w:hAnsi="Arial" w:cs="Arial"/>
          <w:sz w:val="28"/>
          <w:szCs w:val="28"/>
          <w:lang w:val="x-none"/>
        </w:rPr>
        <w:t>you</w:t>
      </w:r>
      <w:proofErr w:type="spellEnd"/>
      <w:r>
        <w:rPr>
          <w:rFonts w:ascii="Arial" w:hAnsi="Arial" w:cs="Arial"/>
          <w:sz w:val="28"/>
          <w:szCs w:val="28"/>
          <w:lang w:val="x-none"/>
        </w:rPr>
        <w:t xml:space="preserve"> will ever make your child appreciate being in the Message? Without sitting time—down with them, </w:t>
      </w:r>
      <w:proofErr w:type="spellStart"/>
      <w:r>
        <w:rPr>
          <w:rFonts w:ascii="Arial" w:hAnsi="Arial" w:cs="Arial"/>
          <w:sz w:val="28"/>
          <w:szCs w:val="28"/>
          <w:lang w:val="x-none"/>
        </w:rPr>
        <w:t>uchivaudza</w:t>
      </w:r>
      <w:proofErr w:type="spellEnd"/>
      <w:r>
        <w:rPr>
          <w:rFonts w:ascii="Arial" w:hAnsi="Arial" w:cs="Arial"/>
          <w:sz w:val="28"/>
          <w:szCs w:val="28"/>
          <w:lang w:val="x-none"/>
        </w:rPr>
        <w:t xml:space="preserve"> ma facts </w:t>
      </w:r>
      <w:proofErr w:type="spellStart"/>
      <w:r>
        <w:rPr>
          <w:rFonts w:ascii="Arial" w:hAnsi="Arial" w:cs="Arial"/>
          <w:sz w:val="28"/>
          <w:szCs w:val="28"/>
          <w:lang w:val="x-none"/>
        </w:rPr>
        <w:t>ehupe</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ehupenyu</w:t>
      </w:r>
      <w:proofErr w:type="spellEnd"/>
      <w:r>
        <w:rPr>
          <w:rFonts w:ascii="Arial" w:hAnsi="Arial" w:cs="Arial"/>
          <w:sz w:val="18"/>
          <w:szCs w:val="18"/>
          <w:lang w:val="x-none"/>
        </w:rPr>
        <w:t>?</w:t>
      </w:r>
      <w:r w:rsidRPr="00A839DC">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Ngavazive</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ava! </w:t>
      </w:r>
    </w:p>
    <w:p w14:paraId="2B1EDFF1"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Mwanangu</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ndaive</w:t>
      </w:r>
      <w:proofErr w:type="spellEnd"/>
      <w:r>
        <w:rPr>
          <w:rFonts w:ascii="Arial" w:hAnsi="Arial" w:cs="Arial"/>
          <w:sz w:val="28"/>
          <w:szCs w:val="28"/>
          <w:lang w:val="x-none"/>
        </w:rPr>
        <w:t xml:space="preserve"> </w:t>
      </w:r>
      <w:proofErr w:type="spellStart"/>
      <w:r>
        <w:rPr>
          <w:rFonts w:ascii="Arial" w:hAnsi="Arial" w:cs="Arial"/>
          <w:sz w:val="28"/>
          <w:szCs w:val="28"/>
          <w:lang w:val="x-none"/>
        </w:rPr>
        <w:t>rombe</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w:t>
      </w:r>
    </w:p>
    <w:p w14:paraId="5A81DD04"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134 </w:t>
      </w:r>
      <w:r>
        <w:rPr>
          <w:rFonts w:ascii="Arial" w:hAnsi="Arial" w:cs="Arial"/>
          <w:sz w:val="28"/>
          <w:szCs w:val="28"/>
          <w:lang w:val="x-none"/>
        </w:rPr>
        <w:t xml:space="preserve">Ini </w:t>
      </w:r>
      <w:proofErr w:type="spellStart"/>
      <w:r>
        <w:rPr>
          <w:rFonts w:ascii="Arial" w:hAnsi="Arial" w:cs="Arial"/>
          <w:sz w:val="28"/>
          <w:szCs w:val="28"/>
          <w:lang w:val="x-none"/>
        </w:rPr>
        <w:t>ndogara</w:t>
      </w:r>
      <w:proofErr w:type="spellEnd"/>
      <w:r>
        <w:rPr>
          <w:rFonts w:ascii="Arial" w:hAnsi="Arial" w:cs="Arial"/>
          <w:sz w:val="28"/>
          <w:szCs w:val="28"/>
          <w:lang w:val="x-none"/>
        </w:rPr>
        <w:t xml:space="preserve"> </w:t>
      </w:r>
      <w:proofErr w:type="spellStart"/>
      <w:r>
        <w:rPr>
          <w:rFonts w:ascii="Arial" w:hAnsi="Arial" w:cs="Arial"/>
          <w:sz w:val="28"/>
          <w:szCs w:val="28"/>
          <w:lang w:val="x-none"/>
        </w:rPr>
        <w:t>ndichitaura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“Aah!” Pa—</w:t>
      </w:r>
      <w:proofErr w:type="spellStart"/>
      <w:r>
        <w:rPr>
          <w:rFonts w:ascii="Arial" w:hAnsi="Arial" w:cs="Arial"/>
          <w:sz w:val="28"/>
          <w:szCs w:val="28"/>
          <w:lang w:val="x-none"/>
        </w:rPr>
        <w:t>papurupiti</w:t>
      </w:r>
      <w:proofErr w:type="spellEnd"/>
      <w:r>
        <w:rPr>
          <w:rFonts w:ascii="Arial" w:hAnsi="Arial" w:cs="Arial"/>
          <w:sz w:val="28"/>
          <w:szCs w:val="28"/>
          <w:lang w:val="x-none"/>
        </w:rPr>
        <w:t xml:space="preserve"> </w:t>
      </w:r>
      <w:proofErr w:type="spellStart"/>
      <w:r>
        <w:rPr>
          <w:rFonts w:ascii="Arial" w:hAnsi="Arial" w:cs="Arial"/>
          <w:sz w:val="28"/>
          <w:szCs w:val="28"/>
          <w:lang w:val="x-none"/>
        </w:rPr>
        <w:t>ndonyasha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dzandiinadzo</w:t>
      </w:r>
      <w:proofErr w:type="spellEnd"/>
      <w:r>
        <w:rPr>
          <w:rFonts w:ascii="Arial" w:hAnsi="Arial" w:cs="Arial"/>
          <w:sz w:val="28"/>
          <w:szCs w:val="28"/>
          <w:lang w:val="x-none"/>
        </w:rPr>
        <w:t xml:space="preserve">. </w:t>
      </w:r>
      <w:proofErr w:type="spellStart"/>
      <w:r>
        <w:rPr>
          <w:rFonts w:ascii="Arial" w:hAnsi="Arial" w:cs="Arial"/>
          <w:sz w:val="28"/>
          <w:szCs w:val="28"/>
          <w:lang w:val="x-none"/>
        </w:rPr>
        <w:t>Vamwe</w:t>
      </w:r>
      <w:proofErr w:type="spellEnd"/>
      <w:r>
        <w:rPr>
          <w:rFonts w:ascii="Arial" w:hAnsi="Arial" w:cs="Arial"/>
          <w:sz w:val="28"/>
          <w:szCs w:val="28"/>
          <w:lang w:val="x-none"/>
        </w:rPr>
        <w:t xml:space="preserve"> ha—</w:t>
      </w:r>
      <w:proofErr w:type="spellStart"/>
      <w:r>
        <w:rPr>
          <w:rFonts w:ascii="Arial" w:hAnsi="Arial" w:cs="Arial"/>
          <w:sz w:val="28"/>
          <w:szCs w:val="28"/>
          <w:lang w:val="x-none"/>
        </w:rPr>
        <w:t>hamuna</w:t>
      </w:r>
      <w:proofErr w:type="spellEnd"/>
      <w:r>
        <w:rPr>
          <w:rFonts w:ascii="Arial" w:hAnsi="Arial" w:cs="Arial"/>
          <w:sz w:val="28"/>
          <w:szCs w:val="28"/>
          <w:lang w:val="x-none"/>
        </w:rPr>
        <w:t xml:space="preserve"> </w:t>
      </w:r>
      <w:proofErr w:type="spellStart"/>
      <w:r>
        <w:rPr>
          <w:rFonts w:ascii="Arial" w:hAnsi="Arial" w:cs="Arial"/>
          <w:sz w:val="28"/>
          <w:szCs w:val="28"/>
          <w:lang w:val="x-none"/>
        </w:rPr>
        <w:t>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dzepurupiti</w:t>
      </w:r>
      <w:proofErr w:type="spellEnd"/>
      <w:r>
        <w:rPr>
          <w:rFonts w:ascii="Arial" w:hAnsi="Arial" w:cs="Arial"/>
          <w:sz w:val="28"/>
          <w:szCs w:val="28"/>
          <w:lang w:val="x-none"/>
        </w:rPr>
        <w:t xml:space="preserve">. But </w:t>
      </w:r>
      <w:proofErr w:type="spellStart"/>
      <w:r>
        <w:rPr>
          <w:rFonts w:ascii="Arial" w:hAnsi="Arial" w:cs="Arial"/>
          <w:sz w:val="28"/>
          <w:szCs w:val="28"/>
          <w:lang w:val="x-none"/>
        </w:rPr>
        <w:t>gara</w:t>
      </w:r>
      <w:proofErr w:type="spellEnd"/>
      <w:r>
        <w:rPr>
          <w:rFonts w:ascii="Arial" w:hAnsi="Arial" w:cs="Arial"/>
          <w:sz w:val="28"/>
          <w:szCs w:val="28"/>
          <w:lang w:val="x-none"/>
        </w:rPr>
        <w:t xml:space="preserve"> </w:t>
      </w:r>
      <w:proofErr w:type="spellStart"/>
      <w:r>
        <w:rPr>
          <w:rFonts w:ascii="Arial" w:hAnsi="Arial" w:cs="Arial"/>
          <w:sz w:val="28"/>
          <w:szCs w:val="28"/>
          <w:lang w:val="x-none"/>
        </w:rPr>
        <w:t>pasi</w:t>
      </w:r>
      <w:proofErr w:type="spellEnd"/>
      <w:r>
        <w:rPr>
          <w:rFonts w:ascii="Arial" w:hAnsi="Arial" w:cs="Arial"/>
          <w:sz w:val="28"/>
          <w:szCs w:val="28"/>
          <w:lang w:val="x-none"/>
        </w:rPr>
        <w:t xml:space="preserve"> </w:t>
      </w:r>
      <w:proofErr w:type="spellStart"/>
      <w:r>
        <w:rPr>
          <w:rFonts w:ascii="Arial" w:hAnsi="Arial" w:cs="Arial"/>
          <w:sz w:val="28"/>
          <w:szCs w:val="28"/>
          <w:lang w:val="x-none"/>
        </w:rPr>
        <w:t>nevana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w:t>
      </w:r>
    </w:p>
    <w:p w14:paraId="4308D2B2"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 xml:space="preserve">“Kuti </w:t>
      </w:r>
      <w:proofErr w:type="spellStart"/>
      <w:r>
        <w:rPr>
          <w:rFonts w:ascii="Arial" w:hAnsi="Arial" w:cs="Arial"/>
          <w:sz w:val="28"/>
          <w:szCs w:val="28"/>
          <w:lang w:val="x-none"/>
        </w:rPr>
        <w:t>isu</w:t>
      </w:r>
      <w:proofErr w:type="spellEnd"/>
      <w:r>
        <w:rPr>
          <w:rFonts w:ascii="Arial" w:hAnsi="Arial" w:cs="Arial"/>
          <w:sz w:val="28"/>
          <w:szCs w:val="28"/>
          <w:lang w:val="x-none"/>
        </w:rPr>
        <w:t xml:space="preserve"> tanga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mhuka</w:t>
      </w:r>
      <w:proofErr w:type="spellEnd"/>
      <w:r>
        <w:rPr>
          <w:rFonts w:ascii="Arial" w:hAnsi="Arial" w:cs="Arial"/>
          <w:sz w:val="28"/>
          <w:szCs w:val="28"/>
          <w:lang w:val="x-none"/>
        </w:rPr>
        <w:t xml:space="preserve">! </w:t>
      </w:r>
      <w:proofErr w:type="spellStart"/>
      <w:r>
        <w:rPr>
          <w:rFonts w:ascii="Arial" w:hAnsi="Arial" w:cs="Arial"/>
          <w:sz w:val="28"/>
          <w:szCs w:val="28"/>
          <w:lang w:val="x-none"/>
        </w:rPr>
        <w:t>Taidya</w:t>
      </w:r>
      <w:proofErr w:type="spellEnd"/>
      <w:r>
        <w:rPr>
          <w:rFonts w:ascii="Arial" w:hAnsi="Arial" w:cs="Arial"/>
          <w:sz w:val="28"/>
          <w:szCs w:val="28"/>
          <w:lang w:val="x-none"/>
        </w:rPr>
        <w:t xml:space="preserve"> </w:t>
      </w:r>
      <w:proofErr w:type="spellStart"/>
      <w:r>
        <w:rPr>
          <w:rFonts w:ascii="Arial" w:hAnsi="Arial" w:cs="Arial"/>
          <w:sz w:val="28"/>
          <w:szCs w:val="28"/>
          <w:lang w:val="x-none"/>
        </w:rPr>
        <w:t>mbeva</w:t>
      </w:r>
      <w:proofErr w:type="spellEnd"/>
      <w:r>
        <w:rPr>
          <w:rFonts w:ascii="Arial" w:hAnsi="Arial" w:cs="Arial"/>
          <w:sz w:val="28"/>
          <w:szCs w:val="28"/>
          <w:lang w:val="x-none"/>
        </w:rPr>
        <w:t xml:space="preserve">, </w:t>
      </w:r>
      <w:proofErr w:type="spellStart"/>
      <w:r>
        <w:rPr>
          <w:rFonts w:ascii="Arial" w:hAnsi="Arial" w:cs="Arial"/>
          <w:sz w:val="28"/>
          <w:szCs w:val="28"/>
          <w:lang w:val="x-none"/>
        </w:rPr>
        <w:t>mharapara</w:t>
      </w:r>
      <w:proofErr w:type="spellEnd"/>
      <w:r>
        <w:rPr>
          <w:rFonts w:ascii="Arial" w:hAnsi="Arial" w:cs="Arial"/>
          <w:sz w:val="28"/>
          <w:szCs w:val="28"/>
          <w:lang w:val="x-none"/>
        </w:rPr>
        <w:t xml:space="preserve">, </w:t>
      </w:r>
      <w:proofErr w:type="spellStart"/>
      <w:r>
        <w:rPr>
          <w:rFonts w:ascii="Arial" w:hAnsi="Arial" w:cs="Arial"/>
          <w:sz w:val="28"/>
          <w:szCs w:val="28"/>
          <w:lang w:val="x-none"/>
        </w:rPr>
        <w:t>madora</w:t>
      </w:r>
      <w:proofErr w:type="spellEnd"/>
      <w:r>
        <w:rPr>
          <w:rFonts w:ascii="Arial" w:hAnsi="Arial" w:cs="Arial"/>
          <w:sz w:val="28"/>
          <w:szCs w:val="28"/>
          <w:lang w:val="x-none"/>
        </w:rPr>
        <w:t xml:space="preserve">, </w:t>
      </w:r>
      <w:proofErr w:type="spellStart"/>
      <w:r>
        <w:rPr>
          <w:rFonts w:ascii="Arial" w:hAnsi="Arial" w:cs="Arial"/>
          <w:sz w:val="28"/>
          <w:szCs w:val="28"/>
          <w:lang w:val="x-none"/>
        </w:rPr>
        <w:t>madhumbudya</w:t>
      </w:r>
      <w:proofErr w:type="spellEnd"/>
      <w:r>
        <w:rPr>
          <w:rFonts w:ascii="Arial" w:hAnsi="Arial" w:cs="Arial"/>
          <w:sz w:val="28"/>
          <w:szCs w:val="28"/>
          <w:lang w:val="x-none"/>
        </w:rPr>
        <w:t xml:space="preserve">, </w:t>
      </w:r>
      <w:proofErr w:type="spellStart"/>
      <w:r>
        <w:rPr>
          <w:rFonts w:ascii="Arial" w:hAnsi="Arial" w:cs="Arial"/>
          <w:sz w:val="28"/>
          <w:szCs w:val="28"/>
          <w:lang w:val="x-none"/>
        </w:rPr>
        <w:t>hwiza</w:t>
      </w:r>
      <w:proofErr w:type="spellEnd"/>
      <w:r>
        <w:rPr>
          <w:rFonts w:ascii="Arial" w:hAnsi="Arial" w:cs="Arial"/>
          <w:sz w:val="28"/>
          <w:szCs w:val="28"/>
          <w:lang w:val="x-none"/>
        </w:rPr>
        <w:t xml:space="preserve">. </w:t>
      </w:r>
      <w:proofErr w:type="spellStart"/>
      <w:r>
        <w:rPr>
          <w:rFonts w:ascii="Arial" w:hAnsi="Arial" w:cs="Arial"/>
          <w:sz w:val="28"/>
          <w:szCs w:val="28"/>
          <w:lang w:val="x-none"/>
        </w:rPr>
        <w:t>Tairara</w:t>
      </w:r>
      <w:proofErr w:type="spellEnd"/>
      <w:r>
        <w:rPr>
          <w:rFonts w:ascii="Arial" w:hAnsi="Arial" w:cs="Arial"/>
          <w:sz w:val="28"/>
          <w:szCs w:val="28"/>
          <w:lang w:val="x-none"/>
        </w:rPr>
        <w:t xml:space="preserve"> </w:t>
      </w:r>
      <w:proofErr w:type="spellStart"/>
      <w:r>
        <w:rPr>
          <w:rFonts w:ascii="Arial" w:hAnsi="Arial" w:cs="Arial"/>
          <w:sz w:val="28"/>
          <w:szCs w:val="28"/>
          <w:lang w:val="x-none"/>
        </w:rPr>
        <w:t>nenyoka</w:t>
      </w:r>
      <w:proofErr w:type="spellEnd"/>
      <w:r>
        <w:rPr>
          <w:rFonts w:ascii="Arial" w:hAnsi="Arial" w:cs="Arial"/>
          <w:sz w:val="28"/>
          <w:szCs w:val="28"/>
          <w:lang w:val="x-none"/>
        </w:rPr>
        <w:t xml:space="preserve"> </w:t>
      </w:r>
      <w:proofErr w:type="spellStart"/>
      <w:r>
        <w:rPr>
          <w:rFonts w:ascii="Arial" w:hAnsi="Arial" w:cs="Arial"/>
          <w:sz w:val="28"/>
          <w:szCs w:val="28"/>
          <w:lang w:val="x-none"/>
        </w:rPr>
        <w:t>mumba</w:t>
      </w:r>
      <w:proofErr w:type="spellEnd"/>
      <w:r>
        <w:rPr>
          <w:rFonts w:ascii="Arial" w:hAnsi="Arial" w:cs="Arial"/>
          <w:sz w:val="28"/>
          <w:szCs w:val="28"/>
          <w:lang w:val="x-none"/>
        </w:rPr>
        <w:t xml:space="preserve">. </w:t>
      </w:r>
      <w:proofErr w:type="spellStart"/>
      <w:r>
        <w:rPr>
          <w:rFonts w:ascii="Arial" w:hAnsi="Arial" w:cs="Arial"/>
          <w:sz w:val="28"/>
          <w:szCs w:val="28"/>
          <w:lang w:val="x-none"/>
        </w:rPr>
        <w:t>Tomuka</w:t>
      </w:r>
      <w:proofErr w:type="spellEnd"/>
      <w:r>
        <w:rPr>
          <w:rFonts w:ascii="Arial" w:hAnsi="Arial" w:cs="Arial"/>
          <w:sz w:val="28"/>
          <w:szCs w:val="28"/>
          <w:lang w:val="x-none"/>
        </w:rPr>
        <w:t xml:space="preserve"> </w:t>
      </w:r>
      <w:proofErr w:type="spellStart"/>
      <w:r>
        <w:rPr>
          <w:rFonts w:ascii="Arial" w:hAnsi="Arial" w:cs="Arial"/>
          <w:sz w:val="28"/>
          <w:szCs w:val="28"/>
          <w:lang w:val="x-none"/>
        </w:rPr>
        <w:t>todziona</w:t>
      </w:r>
      <w:proofErr w:type="spellEnd"/>
      <w:r>
        <w:rPr>
          <w:rFonts w:ascii="Arial" w:hAnsi="Arial" w:cs="Arial"/>
          <w:sz w:val="28"/>
          <w:szCs w:val="28"/>
          <w:lang w:val="x-none"/>
        </w:rPr>
        <w:t xml:space="preserve"> </w:t>
      </w:r>
      <w:proofErr w:type="spellStart"/>
      <w:r>
        <w:rPr>
          <w:rFonts w:ascii="Arial" w:hAnsi="Arial" w:cs="Arial"/>
          <w:sz w:val="28"/>
          <w:szCs w:val="28"/>
          <w:lang w:val="x-none"/>
        </w:rPr>
        <w:t>dzavapo</w:t>
      </w:r>
      <w:proofErr w:type="spellEnd"/>
      <w:r>
        <w:rPr>
          <w:rFonts w:ascii="Arial" w:hAnsi="Arial" w:cs="Arial"/>
          <w:sz w:val="28"/>
          <w:szCs w:val="28"/>
          <w:lang w:val="x-none"/>
        </w:rPr>
        <w:t xml:space="preserve"> </w:t>
      </w:r>
      <w:proofErr w:type="spellStart"/>
      <w:r>
        <w:rPr>
          <w:rFonts w:ascii="Arial" w:hAnsi="Arial" w:cs="Arial"/>
          <w:sz w:val="28"/>
          <w:szCs w:val="28"/>
          <w:lang w:val="x-none"/>
        </w:rPr>
        <w:t>kuseni</w:t>
      </w:r>
      <w:proofErr w:type="spellEnd"/>
      <w:r>
        <w:rPr>
          <w:rFonts w:ascii="Arial" w:hAnsi="Arial" w:cs="Arial"/>
          <w:sz w:val="28"/>
          <w:szCs w:val="28"/>
          <w:lang w:val="x-none"/>
        </w:rPr>
        <w:t xml:space="preserve">. </w:t>
      </w:r>
      <w:proofErr w:type="spellStart"/>
      <w:r>
        <w:rPr>
          <w:rFonts w:ascii="Arial" w:hAnsi="Arial" w:cs="Arial"/>
          <w:sz w:val="28"/>
          <w:szCs w:val="28"/>
          <w:lang w:val="x-none"/>
        </w:rPr>
        <w:t>Katsi</w:t>
      </w:r>
      <w:proofErr w:type="spellEnd"/>
      <w:r>
        <w:rPr>
          <w:rFonts w:ascii="Arial" w:hAnsi="Arial" w:cs="Arial"/>
          <w:sz w:val="28"/>
          <w:szCs w:val="28"/>
          <w:lang w:val="x-none"/>
        </w:rPr>
        <w:t xml:space="preserve">. </w:t>
      </w:r>
      <w:proofErr w:type="spellStart"/>
      <w:r>
        <w:rPr>
          <w:rFonts w:ascii="Arial" w:hAnsi="Arial" w:cs="Arial"/>
          <w:sz w:val="28"/>
          <w:szCs w:val="28"/>
          <w:lang w:val="x-none"/>
        </w:rPr>
        <w:t>Tichiwumburuka</w:t>
      </w:r>
      <w:proofErr w:type="spellEnd"/>
      <w:r>
        <w:rPr>
          <w:rFonts w:ascii="Arial" w:hAnsi="Arial" w:cs="Arial"/>
          <w:sz w:val="28"/>
          <w:szCs w:val="28"/>
          <w:lang w:val="x-none"/>
        </w:rPr>
        <w:t xml:space="preserve">, </w:t>
      </w:r>
      <w:proofErr w:type="spellStart"/>
      <w:r>
        <w:rPr>
          <w:rFonts w:ascii="Arial" w:hAnsi="Arial" w:cs="Arial"/>
          <w:sz w:val="28"/>
          <w:szCs w:val="28"/>
          <w:lang w:val="x-none"/>
        </w:rPr>
        <w:t>makanga</w:t>
      </w:r>
      <w:proofErr w:type="spellEnd"/>
      <w:r>
        <w:rPr>
          <w:rFonts w:ascii="Arial" w:hAnsi="Arial" w:cs="Arial"/>
          <w:sz w:val="28"/>
          <w:szCs w:val="28"/>
          <w:lang w:val="x-none"/>
        </w:rPr>
        <w:t xml:space="preserve"> </w:t>
      </w:r>
      <w:proofErr w:type="spellStart"/>
      <w:r>
        <w:rPr>
          <w:rFonts w:ascii="Arial" w:hAnsi="Arial" w:cs="Arial"/>
          <w:sz w:val="28"/>
          <w:szCs w:val="28"/>
          <w:lang w:val="x-none"/>
        </w:rPr>
        <w:t>muchidziiwa</w:t>
      </w:r>
      <w:proofErr w:type="spellEnd"/>
      <w:r>
        <w:rPr>
          <w:rFonts w:ascii="Arial" w:hAnsi="Arial" w:cs="Arial"/>
          <w:sz w:val="28"/>
          <w:szCs w:val="28"/>
          <w:lang w:val="x-none"/>
        </w:rPr>
        <w:t xml:space="preserve"> </w:t>
      </w:r>
      <w:proofErr w:type="spellStart"/>
      <w:r>
        <w:rPr>
          <w:rFonts w:ascii="Arial" w:hAnsi="Arial" w:cs="Arial"/>
          <w:sz w:val="28"/>
          <w:szCs w:val="28"/>
          <w:lang w:val="x-none"/>
        </w:rPr>
        <w:t>nendove</w:t>
      </w:r>
      <w:proofErr w:type="spellEnd"/>
      <w:r>
        <w:rPr>
          <w:rFonts w:ascii="Arial" w:hAnsi="Arial" w:cs="Arial"/>
          <w:sz w:val="28"/>
          <w:szCs w:val="28"/>
          <w:lang w:val="x-none"/>
        </w:rPr>
        <w:t>.”</w:t>
      </w:r>
    </w:p>
    <w:p w14:paraId="4487D440" w14:textId="77777777" w:rsidR="00E87490" w:rsidRPr="00CB2BAC" w:rsidRDefault="00E87490" w:rsidP="00E87490">
      <w:pPr>
        <w:jc w:val="both"/>
        <w:rPr>
          <w:rFonts w:ascii="Arial" w:hAnsi="Arial" w:cs="Arial"/>
          <w:sz w:val="18"/>
          <w:szCs w:val="18"/>
          <w:lang w:val="x-none"/>
        </w:rPr>
      </w:pPr>
      <w:r>
        <w:rPr>
          <w:rFonts w:ascii="Arial" w:hAnsi="Arial" w:cs="Arial"/>
          <w:sz w:val="28"/>
          <w:szCs w:val="28"/>
          <w:vertAlign w:val="superscript"/>
          <w:lang w:val="x-none"/>
        </w:rPr>
        <w:t xml:space="preserve">135 </w:t>
      </w:r>
      <w:r>
        <w:rPr>
          <w:rFonts w:ascii="Arial" w:hAnsi="Arial" w:cs="Arial"/>
          <w:sz w:val="28"/>
          <w:szCs w:val="28"/>
          <w:lang w:val="x-none"/>
        </w:rPr>
        <w:t xml:space="preserve">“Then God rich in…?” </w:t>
      </w:r>
      <w:r w:rsidRPr="00A839DC">
        <w:rPr>
          <w:rFonts w:ascii="Arial" w:hAnsi="Arial" w:cs="Arial"/>
          <w:sz w:val="18"/>
          <w:szCs w:val="18"/>
          <w:lang w:val="x-none"/>
        </w:rPr>
        <w:t>[Congregation says, “</w:t>
      </w:r>
      <w:r>
        <w:rPr>
          <w:rFonts w:ascii="Arial" w:hAnsi="Arial" w:cs="Arial"/>
          <w:sz w:val="18"/>
          <w:szCs w:val="18"/>
          <w:lang w:val="x-none"/>
        </w:rPr>
        <w:t>mercy; Amen</w:t>
      </w:r>
      <w:r w:rsidRPr="00A839DC">
        <w:rPr>
          <w:rFonts w:ascii="Arial" w:hAnsi="Arial" w:cs="Arial"/>
          <w:sz w:val="18"/>
          <w:szCs w:val="18"/>
          <w:lang w:val="x-none"/>
        </w:rPr>
        <w:t>.”]</w:t>
      </w:r>
      <w:r>
        <w:rPr>
          <w:rFonts w:ascii="Arial" w:hAnsi="Arial" w:cs="Arial"/>
          <w:sz w:val="28"/>
          <w:szCs w:val="28"/>
          <w:lang w:val="x-none"/>
        </w:rPr>
        <w:t xml:space="preserve"> Amen! </w:t>
      </w:r>
      <w:r w:rsidRPr="00A839DC">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Ndiye</w:t>
      </w:r>
      <w:proofErr w:type="spellEnd"/>
      <w:r>
        <w:rPr>
          <w:rFonts w:ascii="Arial" w:hAnsi="Arial" w:cs="Arial"/>
          <w:sz w:val="28"/>
          <w:szCs w:val="28"/>
          <w:lang w:val="x-none"/>
        </w:rPr>
        <w:t xml:space="preserve"> </w:t>
      </w:r>
      <w:proofErr w:type="spellStart"/>
      <w:r>
        <w:rPr>
          <w:rFonts w:ascii="Arial" w:hAnsi="Arial" w:cs="Arial"/>
          <w:sz w:val="28"/>
          <w:szCs w:val="28"/>
          <w:lang w:val="x-none"/>
        </w:rPr>
        <w:t>akazotiita</w:t>
      </w:r>
      <w:proofErr w:type="spellEnd"/>
      <w:r>
        <w:rPr>
          <w:rFonts w:ascii="Arial" w:hAnsi="Arial" w:cs="Arial"/>
          <w:sz w:val="28"/>
          <w:szCs w:val="28"/>
          <w:lang w:val="x-none"/>
        </w:rPr>
        <w:t xml:space="preserve"> </w:t>
      </w:r>
      <w:proofErr w:type="spellStart"/>
      <w:r>
        <w:rPr>
          <w:rFonts w:ascii="Arial" w:hAnsi="Arial" w:cs="Arial"/>
          <w:sz w:val="28"/>
          <w:szCs w:val="28"/>
          <w:lang w:val="x-none"/>
        </w:rPr>
        <w:t>zvatiri</w:t>
      </w:r>
      <w:proofErr w:type="spellEnd"/>
      <w:r>
        <w:rPr>
          <w:rFonts w:ascii="Arial" w:hAnsi="Arial" w:cs="Arial"/>
          <w:sz w:val="28"/>
          <w:szCs w:val="28"/>
          <w:lang w:val="x-none"/>
        </w:rPr>
        <w:t xml:space="preserve"> </w:t>
      </w:r>
      <w:proofErr w:type="spellStart"/>
      <w:r>
        <w:rPr>
          <w:rFonts w:ascii="Arial" w:hAnsi="Arial" w:cs="Arial"/>
          <w:sz w:val="28"/>
          <w:szCs w:val="28"/>
          <w:lang w:val="x-none"/>
        </w:rPr>
        <w:t>nha</w:t>
      </w:r>
      <w:proofErr w:type="spellEnd"/>
      <w:r>
        <w:rPr>
          <w:rFonts w:ascii="Arial" w:hAnsi="Arial" w:cs="Arial"/>
          <w:sz w:val="28"/>
          <w:szCs w:val="28"/>
          <w:lang w:val="x-none"/>
        </w:rPr>
        <w:t xml:space="preserve">…? </w:t>
      </w:r>
      <w:r w:rsidRPr="00A839DC">
        <w:rPr>
          <w:rFonts w:ascii="Arial" w:hAnsi="Arial" w:cs="Arial"/>
          <w:sz w:val="18"/>
          <w:szCs w:val="18"/>
          <w:lang w:val="x-none"/>
        </w:rPr>
        <w:t>[</w:t>
      </w:r>
      <w:r>
        <w:rPr>
          <w:rFonts w:ascii="Arial" w:hAnsi="Arial" w:cs="Arial"/>
          <w:sz w:val="18"/>
          <w:szCs w:val="18"/>
          <w:lang w:val="x-none"/>
        </w:rPr>
        <w:t xml:space="preserve">Apostle Gumbura and </w:t>
      </w:r>
      <w:r w:rsidRPr="00A839DC">
        <w:rPr>
          <w:rFonts w:ascii="Arial" w:hAnsi="Arial" w:cs="Arial"/>
          <w:sz w:val="18"/>
          <w:szCs w:val="18"/>
          <w:lang w:val="x-none"/>
        </w:rPr>
        <w:t>Congregation say, “</w:t>
      </w:r>
      <w:proofErr w:type="spellStart"/>
      <w:r>
        <w:rPr>
          <w:rFonts w:ascii="Arial" w:hAnsi="Arial" w:cs="Arial"/>
          <w:sz w:val="18"/>
          <w:szCs w:val="18"/>
          <w:lang w:val="x-none"/>
        </w:rPr>
        <w:t>nhasi</w:t>
      </w:r>
      <w:proofErr w:type="spellEnd"/>
      <w:r w:rsidRPr="00A839DC">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ta’akubuda</w:t>
      </w:r>
      <w:proofErr w:type="spellEnd"/>
      <w:r>
        <w:rPr>
          <w:rFonts w:ascii="Arial" w:hAnsi="Arial" w:cs="Arial"/>
          <w:sz w:val="28"/>
          <w:szCs w:val="28"/>
          <w:lang w:val="x-none"/>
        </w:rPr>
        <w:t xml:space="preserve"> </w:t>
      </w:r>
      <w:proofErr w:type="spellStart"/>
      <w:r>
        <w:rPr>
          <w:rFonts w:ascii="Arial" w:hAnsi="Arial" w:cs="Arial"/>
          <w:sz w:val="28"/>
          <w:szCs w:val="28"/>
          <w:lang w:val="x-none"/>
        </w:rPr>
        <w:t>mumotokari</w:t>
      </w:r>
      <w:proofErr w:type="spellEnd"/>
      <w:r>
        <w:rPr>
          <w:rFonts w:ascii="Arial" w:hAnsi="Arial" w:cs="Arial"/>
          <w:sz w:val="28"/>
          <w:szCs w:val="28"/>
          <w:lang w:val="x-none"/>
        </w:rPr>
        <w:t xml:space="preserve">? Heh? </w:t>
      </w:r>
      <w:proofErr w:type="spellStart"/>
      <w:r>
        <w:rPr>
          <w:rFonts w:ascii="Arial" w:hAnsi="Arial" w:cs="Arial"/>
          <w:sz w:val="28"/>
          <w:szCs w:val="28"/>
          <w:lang w:val="x-none"/>
        </w:rPr>
        <w:t>Taienda</w:t>
      </w:r>
      <w:proofErr w:type="spellEnd"/>
      <w:r>
        <w:rPr>
          <w:rFonts w:ascii="Arial" w:hAnsi="Arial" w:cs="Arial"/>
          <w:sz w:val="28"/>
          <w:szCs w:val="28"/>
          <w:lang w:val="x-none"/>
        </w:rPr>
        <w:t xml:space="preserve"> </w:t>
      </w:r>
      <w:proofErr w:type="spellStart"/>
      <w:r>
        <w:rPr>
          <w:rFonts w:ascii="Arial" w:hAnsi="Arial" w:cs="Arial"/>
          <w:sz w:val="28"/>
          <w:szCs w:val="28"/>
          <w:lang w:val="x-none"/>
        </w:rPr>
        <w:t>kuchigayo</w:t>
      </w:r>
      <w:proofErr w:type="spellEnd"/>
      <w:r>
        <w:rPr>
          <w:rFonts w:ascii="Arial" w:hAnsi="Arial" w:cs="Arial"/>
          <w:sz w:val="28"/>
          <w:szCs w:val="28"/>
          <w:lang w:val="x-none"/>
        </w:rPr>
        <w:t xml:space="preserve"> </w:t>
      </w:r>
      <w:proofErr w:type="spellStart"/>
      <w:r>
        <w:rPr>
          <w:rFonts w:ascii="Arial" w:hAnsi="Arial" w:cs="Arial"/>
          <w:sz w:val="28"/>
          <w:szCs w:val="28"/>
          <w:lang w:val="x-none"/>
        </w:rPr>
        <w:t>nebhagidhi</w:t>
      </w:r>
      <w:proofErr w:type="spellEnd"/>
      <w:r>
        <w:rPr>
          <w:rFonts w:ascii="Arial" w:hAnsi="Arial" w:cs="Arial"/>
          <w:sz w:val="28"/>
          <w:szCs w:val="28"/>
          <w:lang w:val="x-none"/>
        </w:rPr>
        <w:t xml:space="preserve"> </w:t>
      </w:r>
      <w:proofErr w:type="spellStart"/>
      <w:r>
        <w:rPr>
          <w:rFonts w:ascii="Arial" w:hAnsi="Arial" w:cs="Arial"/>
          <w:sz w:val="28"/>
          <w:szCs w:val="28"/>
          <w:lang w:val="x-none"/>
        </w:rPr>
        <w:t>riri</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r>
        <w:rPr>
          <w:rFonts w:ascii="Arial" w:hAnsi="Arial" w:cs="Arial"/>
          <w:sz w:val="18"/>
          <w:szCs w:val="18"/>
          <w:lang w:val="x-none"/>
        </w:rPr>
        <w:t xml:space="preserve">[Apostle Gumbura points at his head—ED] </w:t>
      </w:r>
      <w:proofErr w:type="spellStart"/>
      <w:r>
        <w:rPr>
          <w:rFonts w:ascii="Arial" w:hAnsi="Arial" w:cs="Arial"/>
          <w:sz w:val="28"/>
          <w:szCs w:val="28"/>
          <w:lang w:val="x-none"/>
        </w:rPr>
        <w:t>Tigoenda</w:t>
      </w:r>
      <w:proofErr w:type="spellEnd"/>
      <w:r>
        <w:rPr>
          <w:rFonts w:ascii="Arial" w:hAnsi="Arial" w:cs="Arial"/>
          <w:sz w:val="28"/>
          <w:szCs w:val="28"/>
          <w:lang w:val="x-none"/>
        </w:rPr>
        <w:t xml:space="preserve"> </w:t>
      </w:r>
      <w:proofErr w:type="spellStart"/>
      <w:r>
        <w:rPr>
          <w:rFonts w:ascii="Arial" w:hAnsi="Arial" w:cs="Arial"/>
          <w:sz w:val="28"/>
          <w:szCs w:val="28"/>
          <w:lang w:val="x-none"/>
        </w:rPr>
        <w:t>kunochera</w:t>
      </w:r>
      <w:proofErr w:type="spellEnd"/>
      <w:r>
        <w:rPr>
          <w:rFonts w:ascii="Arial" w:hAnsi="Arial" w:cs="Arial"/>
          <w:sz w:val="28"/>
          <w:szCs w:val="28"/>
          <w:lang w:val="x-none"/>
        </w:rPr>
        <w:t xml:space="preserve"> </w:t>
      </w:r>
      <w:proofErr w:type="spellStart"/>
      <w:r>
        <w:rPr>
          <w:rFonts w:ascii="Arial" w:hAnsi="Arial" w:cs="Arial"/>
          <w:sz w:val="28"/>
          <w:szCs w:val="28"/>
          <w:lang w:val="x-none"/>
        </w:rPr>
        <w:t>mvura</w:t>
      </w:r>
      <w:proofErr w:type="spellEnd"/>
      <w:r>
        <w:rPr>
          <w:rFonts w:ascii="Arial" w:hAnsi="Arial" w:cs="Arial"/>
          <w:sz w:val="28"/>
          <w:szCs w:val="28"/>
          <w:lang w:val="x-none"/>
        </w:rPr>
        <w:t xml:space="preserve"> </w:t>
      </w:r>
      <w:proofErr w:type="spellStart"/>
      <w:r>
        <w:rPr>
          <w:rFonts w:ascii="Arial" w:hAnsi="Arial" w:cs="Arial"/>
          <w:sz w:val="28"/>
          <w:szCs w:val="28"/>
          <w:lang w:val="x-none"/>
        </w:rPr>
        <w:t>murukova</w:t>
      </w:r>
      <w:proofErr w:type="spellEnd"/>
      <w:r>
        <w:rPr>
          <w:rFonts w:ascii="Arial" w:hAnsi="Arial" w:cs="Arial"/>
          <w:sz w:val="28"/>
          <w:szCs w:val="28"/>
          <w:lang w:val="x-none"/>
        </w:rPr>
        <w:t xml:space="preserve">, </w:t>
      </w:r>
      <w:proofErr w:type="spellStart"/>
      <w:r>
        <w:rPr>
          <w:rFonts w:ascii="Arial" w:hAnsi="Arial" w:cs="Arial"/>
          <w:sz w:val="28"/>
          <w:szCs w:val="28"/>
          <w:lang w:val="x-none"/>
        </w:rPr>
        <w:t>tichiisa</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r w:rsidRPr="00FE4E98">
        <w:rPr>
          <w:rFonts w:ascii="Arial" w:hAnsi="Arial" w:cs="Arial"/>
          <w:sz w:val="18"/>
          <w:szCs w:val="18"/>
          <w:lang w:val="x-none"/>
        </w:rPr>
        <w:t xml:space="preserve">[Apostle </w:t>
      </w:r>
      <w:r>
        <w:rPr>
          <w:rFonts w:ascii="Arial" w:hAnsi="Arial" w:cs="Arial"/>
          <w:sz w:val="18"/>
          <w:szCs w:val="18"/>
          <w:lang w:val="x-none"/>
        </w:rPr>
        <w:t xml:space="preserve">Gumbura </w:t>
      </w:r>
      <w:r w:rsidRPr="00FE4E98">
        <w:rPr>
          <w:rFonts w:ascii="Arial" w:hAnsi="Arial" w:cs="Arial"/>
          <w:sz w:val="18"/>
          <w:szCs w:val="18"/>
          <w:lang w:val="x-none"/>
        </w:rPr>
        <w:t>demonstrates</w:t>
      </w:r>
      <w:r>
        <w:rPr>
          <w:rFonts w:ascii="Arial" w:hAnsi="Arial" w:cs="Arial"/>
          <w:sz w:val="18"/>
          <w:szCs w:val="18"/>
          <w:lang w:val="x-none"/>
        </w:rPr>
        <w:t xml:space="preserve"> by pointing at his head</w:t>
      </w:r>
      <w:r w:rsidRPr="00FE4E98">
        <w:rPr>
          <w:rFonts w:ascii="Arial" w:hAnsi="Arial" w:cs="Arial"/>
          <w:sz w:val="18"/>
          <w:szCs w:val="18"/>
          <w:lang w:val="x-none"/>
        </w:rPr>
        <w:t>—ED]</w:t>
      </w:r>
      <w:r>
        <w:rPr>
          <w:rFonts w:ascii="Arial" w:hAnsi="Arial" w:cs="Arial"/>
          <w:sz w:val="28"/>
          <w:szCs w:val="28"/>
          <w:lang w:val="x-none"/>
        </w:rPr>
        <w:t xml:space="preserve"> Inini. Kana </w:t>
      </w:r>
      <w:proofErr w:type="spellStart"/>
      <w:r>
        <w:rPr>
          <w:rFonts w:ascii="Arial" w:hAnsi="Arial" w:cs="Arial"/>
          <w:sz w:val="28"/>
          <w:szCs w:val="28"/>
          <w:lang w:val="x-none"/>
        </w:rPr>
        <w:t>taita</w:t>
      </w:r>
      <w:proofErr w:type="spellEnd"/>
      <w:r>
        <w:rPr>
          <w:rFonts w:ascii="Arial" w:hAnsi="Arial" w:cs="Arial"/>
          <w:sz w:val="28"/>
          <w:szCs w:val="28"/>
          <w:lang w:val="x-none"/>
        </w:rPr>
        <w:t xml:space="preserve"> raki, </w:t>
      </w:r>
      <w:r w:rsidRPr="008E131C">
        <w:rPr>
          <w:rFonts w:ascii="Arial" w:hAnsi="Arial" w:cs="Arial"/>
          <w:sz w:val="18"/>
          <w:szCs w:val="18"/>
          <w:lang w:val="x-none"/>
        </w:rPr>
        <w:t xml:space="preserve">[lucky—ED] </w:t>
      </w:r>
      <w:proofErr w:type="spellStart"/>
      <w:r>
        <w:rPr>
          <w:rFonts w:ascii="Arial" w:hAnsi="Arial" w:cs="Arial"/>
          <w:sz w:val="28"/>
          <w:szCs w:val="28"/>
          <w:lang w:val="x-none"/>
        </w:rPr>
        <w:t>tinenge</w:t>
      </w:r>
      <w:proofErr w:type="spellEnd"/>
      <w:r>
        <w:rPr>
          <w:rFonts w:ascii="Arial" w:hAnsi="Arial" w:cs="Arial"/>
          <w:sz w:val="28"/>
          <w:szCs w:val="28"/>
          <w:lang w:val="x-none"/>
        </w:rPr>
        <w:t xml:space="preserve"> tawana </w:t>
      </w:r>
      <w:proofErr w:type="spellStart"/>
      <w:r>
        <w:rPr>
          <w:rFonts w:ascii="Arial" w:hAnsi="Arial" w:cs="Arial"/>
          <w:sz w:val="28"/>
          <w:szCs w:val="28"/>
          <w:lang w:val="x-none"/>
        </w:rPr>
        <w:t>ane</w:t>
      </w:r>
      <w:proofErr w:type="spellEnd"/>
      <w:r>
        <w:rPr>
          <w:rFonts w:ascii="Arial" w:hAnsi="Arial" w:cs="Arial"/>
          <w:sz w:val="28"/>
          <w:szCs w:val="28"/>
          <w:lang w:val="x-none"/>
        </w:rPr>
        <w:t xml:space="preserve"> </w:t>
      </w:r>
      <w:proofErr w:type="spellStart"/>
      <w:r>
        <w:rPr>
          <w:rFonts w:ascii="Arial" w:hAnsi="Arial" w:cs="Arial"/>
          <w:sz w:val="28"/>
          <w:szCs w:val="28"/>
          <w:lang w:val="x-none"/>
        </w:rPr>
        <w:t>chikochikari</w:t>
      </w:r>
      <w:proofErr w:type="spellEnd"/>
      <w:r>
        <w:rPr>
          <w:rFonts w:ascii="Arial" w:hAnsi="Arial" w:cs="Arial"/>
          <w:sz w:val="28"/>
          <w:szCs w:val="28"/>
          <w:lang w:val="x-none"/>
        </w:rPr>
        <w:t xml:space="preserve">  </w:t>
      </w:r>
      <w:proofErr w:type="spellStart"/>
      <w:r>
        <w:rPr>
          <w:rFonts w:ascii="Arial" w:hAnsi="Arial" w:cs="Arial"/>
          <w:sz w:val="28"/>
          <w:szCs w:val="28"/>
          <w:lang w:val="x-none"/>
        </w:rPr>
        <w:t>chisina</w:t>
      </w:r>
      <w:proofErr w:type="spellEnd"/>
      <w:r>
        <w:rPr>
          <w:rFonts w:ascii="Arial" w:hAnsi="Arial" w:cs="Arial"/>
          <w:sz w:val="28"/>
          <w:szCs w:val="28"/>
          <w:lang w:val="x-none"/>
        </w:rPr>
        <w:t xml:space="preserve"> </w:t>
      </w:r>
      <w:proofErr w:type="spellStart"/>
      <w:r>
        <w:rPr>
          <w:rFonts w:ascii="Arial" w:hAnsi="Arial" w:cs="Arial"/>
          <w:sz w:val="28"/>
          <w:szCs w:val="28"/>
          <w:lang w:val="x-none"/>
        </w:rPr>
        <w:t>kuzara</w:t>
      </w:r>
      <w:proofErr w:type="spellEnd"/>
      <w:r>
        <w:rPr>
          <w:rFonts w:ascii="Arial" w:hAnsi="Arial" w:cs="Arial"/>
          <w:sz w:val="28"/>
          <w:szCs w:val="28"/>
          <w:lang w:val="x-none"/>
        </w:rPr>
        <w:t xml:space="preserve"> </w:t>
      </w:r>
      <w:proofErr w:type="spellStart"/>
      <w:r>
        <w:rPr>
          <w:rFonts w:ascii="Arial" w:hAnsi="Arial" w:cs="Arial"/>
          <w:sz w:val="28"/>
          <w:szCs w:val="28"/>
          <w:lang w:val="x-none"/>
        </w:rPr>
        <w:t>chiri</w:t>
      </w:r>
      <w:proofErr w:type="spellEnd"/>
      <w:r>
        <w:rPr>
          <w:rFonts w:ascii="Arial" w:hAnsi="Arial" w:cs="Arial"/>
          <w:sz w:val="28"/>
          <w:szCs w:val="28"/>
          <w:lang w:val="x-none"/>
        </w:rPr>
        <w:t xml:space="preserve"> </w:t>
      </w:r>
      <w:proofErr w:type="spellStart"/>
      <w:r>
        <w:rPr>
          <w:rFonts w:ascii="Arial" w:hAnsi="Arial" w:cs="Arial"/>
          <w:sz w:val="28"/>
          <w:szCs w:val="28"/>
          <w:lang w:val="x-none"/>
        </w:rPr>
        <w:t>kuenda</w:t>
      </w:r>
      <w:proofErr w:type="spellEnd"/>
      <w:r>
        <w:rPr>
          <w:rFonts w:ascii="Arial" w:hAnsi="Arial" w:cs="Arial"/>
          <w:sz w:val="28"/>
          <w:szCs w:val="28"/>
          <w:lang w:val="x-none"/>
        </w:rPr>
        <w:t xml:space="preserve"> </w:t>
      </w:r>
      <w:proofErr w:type="spellStart"/>
      <w:r>
        <w:rPr>
          <w:rFonts w:ascii="Arial" w:hAnsi="Arial" w:cs="Arial"/>
          <w:sz w:val="28"/>
          <w:szCs w:val="28"/>
          <w:lang w:val="x-none"/>
        </w:rPr>
        <w:t>nai</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naikoko</w:t>
      </w:r>
      <w:proofErr w:type="spellEnd"/>
      <w:r w:rsidRPr="00A839DC">
        <w:rPr>
          <w:rFonts w:ascii="Arial" w:hAnsi="Arial" w:cs="Arial"/>
          <w:sz w:val="18"/>
          <w:szCs w:val="18"/>
          <w:lang w:val="x-none"/>
        </w:rPr>
        <w:t>.”</w:t>
      </w:r>
      <w:r>
        <w:rPr>
          <w:rFonts w:ascii="Arial" w:hAnsi="Arial" w:cs="Arial"/>
          <w:sz w:val="18"/>
          <w:szCs w:val="18"/>
          <w:lang w:val="x-none"/>
        </w:rPr>
        <w:t xml:space="preserve">; </w:t>
      </w:r>
      <w:r w:rsidRPr="00B7776F">
        <w:rPr>
          <w:rFonts w:ascii="Arial" w:hAnsi="Arial" w:cs="Arial"/>
          <w:sz w:val="18"/>
          <w:szCs w:val="18"/>
          <w:lang w:val="x-none"/>
        </w:rPr>
        <w:t>Congregation laughs—ED]</w:t>
      </w:r>
      <w:r>
        <w:rPr>
          <w:rFonts w:ascii="Arial" w:hAnsi="Arial" w:cs="Arial"/>
          <w:sz w:val="28"/>
          <w:szCs w:val="28"/>
          <w:lang w:val="x-none"/>
        </w:rPr>
        <w:t xml:space="preserve"> Asi Mwari nenyasha!” </w:t>
      </w:r>
      <w:r w:rsidRPr="00A839DC">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Aaamen</w:t>
      </w:r>
      <w:proofErr w:type="spellEnd"/>
      <w:r>
        <w:rPr>
          <w:rFonts w:ascii="Arial" w:hAnsi="Arial" w:cs="Arial"/>
          <w:sz w:val="28"/>
          <w:szCs w:val="28"/>
          <w:lang w:val="x-none"/>
        </w:rPr>
        <w:t>!</w:t>
      </w:r>
      <w:r w:rsidRPr="003F0FC0">
        <w:rPr>
          <w:rFonts w:ascii="Arial" w:hAnsi="Arial" w:cs="Arial"/>
          <w:sz w:val="18"/>
          <w:szCs w:val="18"/>
          <w:lang w:val="x-none"/>
        </w:rPr>
        <w:t xml:space="preserve"> </w:t>
      </w:r>
      <w:r w:rsidRPr="00A839DC">
        <w:rPr>
          <w:rFonts w:ascii="Arial" w:hAnsi="Arial" w:cs="Arial"/>
          <w:sz w:val="18"/>
          <w:szCs w:val="18"/>
          <w:lang w:val="x-none"/>
        </w:rPr>
        <w:t>[Congregation says, “Amen.”]</w:t>
      </w:r>
    </w:p>
    <w:p w14:paraId="29E67012"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lastRenderedPageBreak/>
        <w:t xml:space="preserve">136 </w:t>
      </w:r>
      <w:proofErr w:type="spellStart"/>
      <w:r>
        <w:rPr>
          <w:rFonts w:ascii="Arial" w:hAnsi="Arial" w:cs="Arial"/>
          <w:sz w:val="28"/>
          <w:szCs w:val="28"/>
          <w:lang w:val="x-none"/>
        </w:rPr>
        <w:t>Dzidzisa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vakoshese</w:t>
      </w:r>
      <w:proofErr w:type="spellEnd"/>
      <w:r>
        <w:rPr>
          <w:rFonts w:ascii="Arial" w:hAnsi="Arial" w:cs="Arial"/>
          <w:sz w:val="28"/>
          <w:szCs w:val="28"/>
          <w:lang w:val="x-none"/>
        </w:rPr>
        <w:t xml:space="preserve"> Me…? </w:t>
      </w:r>
      <w:r w:rsidRPr="00A839DC">
        <w:rPr>
          <w:rFonts w:ascii="Arial" w:hAnsi="Arial" w:cs="Arial"/>
          <w:sz w:val="18"/>
          <w:szCs w:val="18"/>
          <w:lang w:val="x-none"/>
        </w:rPr>
        <w:t>[Congregation says, “</w:t>
      </w:r>
      <w:r>
        <w:rPr>
          <w:rFonts w:ascii="Arial" w:hAnsi="Arial" w:cs="Arial"/>
          <w:sz w:val="18"/>
          <w:szCs w:val="18"/>
          <w:lang w:val="x-none"/>
        </w:rPr>
        <w:t>Message</w:t>
      </w:r>
      <w:r w:rsidRPr="00A839DC">
        <w:rPr>
          <w:rFonts w:ascii="Arial" w:hAnsi="Arial" w:cs="Arial"/>
          <w:sz w:val="18"/>
          <w:szCs w:val="18"/>
          <w:lang w:val="x-none"/>
        </w:rPr>
        <w:t>.”]</w:t>
      </w:r>
      <w:r>
        <w:rPr>
          <w:rFonts w:ascii="Arial" w:hAnsi="Arial" w:cs="Arial"/>
          <w:sz w:val="28"/>
          <w:szCs w:val="28"/>
          <w:lang w:val="x-none"/>
        </w:rPr>
        <w:t xml:space="preserve"> You are what you are… You are you. You are healthy. You are rich. You—you are confident. You are looking forward to tomorrow. </w:t>
      </w:r>
      <w:r w:rsidRPr="00A839DC">
        <w:rPr>
          <w:rFonts w:ascii="Arial" w:hAnsi="Arial" w:cs="Arial"/>
          <w:sz w:val="18"/>
          <w:szCs w:val="18"/>
          <w:lang w:val="x-none"/>
        </w:rPr>
        <w:t>[Congregation says, “Amen.”]</w:t>
      </w:r>
      <w:r>
        <w:rPr>
          <w:rFonts w:ascii="Arial" w:hAnsi="Arial" w:cs="Arial"/>
          <w:sz w:val="28"/>
          <w:szCs w:val="28"/>
          <w:lang w:val="x-none"/>
        </w:rPr>
        <w:t xml:space="preserve"> Nekuda </w:t>
      </w:r>
      <w:proofErr w:type="spellStart"/>
      <w:r>
        <w:rPr>
          <w:rFonts w:ascii="Arial" w:hAnsi="Arial" w:cs="Arial"/>
          <w:sz w:val="28"/>
          <w:szCs w:val="28"/>
          <w:lang w:val="x-none"/>
        </w:rPr>
        <w:t>kweShoko</w:t>
      </w:r>
      <w:proofErr w:type="spellEnd"/>
      <w:r>
        <w:rPr>
          <w:rFonts w:ascii="Arial" w:hAnsi="Arial" w:cs="Arial"/>
          <w:sz w:val="28"/>
          <w:szCs w:val="28"/>
          <w:lang w:val="x-none"/>
        </w:rPr>
        <w:t xml:space="preserve"> </w:t>
      </w:r>
      <w:proofErr w:type="spellStart"/>
      <w:r>
        <w:rPr>
          <w:rFonts w:ascii="Arial" w:hAnsi="Arial" w:cs="Arial"/>
          <w:sz w:val="28"/>
          <w:szCs w:val="28"/>
          <w:lang w:val="x-none"/>
        </w:rPr>
        <w:t>iro</w:t>
      </w:r>
      <w:proofErr w:type="spellEnd"/>
      <w:r>
        <w:rPr>
          <w:rFonts w:ascii="Arial" w:hAnsi="Arial" w:cs="Arial"/>
          <w:sz w:val="28"/>
          <w:szCs w:val="28"/>
          <w:lang w:val="x-none"/>
        </w:rPr>
        <w:t>…?</w:t>
      </w:r>
      <w:r w:rsidRPr="00A839DC">
        <w:rPr>
          <w:rFonts w:ascii="Arial" w:hAnsi="Arial" w:cs="Arial"/>
          <w:sz w:val="18"/>
          <w:szCs w:val="18"/>
          <w:lang w:val="x-none"/>
        </w:rPr>
        <w:t>[Congregation says, “</w:t>
      </w:r>
      <w:r>
        <w:rPr>
          <w:rFonts w:ascii="Arial" w:hAnsi="Arial" w:cs="Arial"/>
          <w:sz w:val="18"/>
          <w:szCs w:val="18"/>
          <w:lang w:val="x-none"/>
        </w:rPr>
        <w:t>irori</w:t>
      </w:r>
      <w:r w:rsidRPr="00A839DC">
        <w:rPr>
          <w:rFonts w:ascii="Arial" w:hAnsi="Arial" w:cs="Arial"/>
          <w:sz w:val="18"/>
          <w:szCs w:val="18"/>
          <w:lang w:val="x-none"/>
        </w:rPr>
        <w:t>.”]</w:t>
      </w:r>
      <w:r>
        <w:rPr>
          <w:rFonts w:ascii="Arial" w:hAnsi="Arial" w:cs="Arial"/>
          <w:sz w:val="28"/>
          <w:szCs w:val="28"/>
          <w:lang w:val="x-none"/>
        </w:rPr>
        <w:t xml:space="preserve">  Hanzi, “Vane </w:t>
      </w:r>
      <w:proofErr w:type="spellStart"/>
      <w:r>
        <w:rPr>
          <w:rFonts w:ascii="Arial" w:hAnsi="Arial" w:cs="Arial"/>
          <w:sz w:val="28"/>
          <w:szCs w:val="28"/>
          <w:lang w:val="x-none"/>
        </w:rPr>
        <w:t>nzeve</w:t>
      </w:r>
      <w:proofErr w:type="spellEnd"/>
      <w:r>
        <w:rPr>
          <w:rFonts w:ascii="Arial" w:hAnsi="Arial" w:cs="Arial"/>
          <w:sz w:val="28"/>
          <w:szCs w:val="28"/>
          <w:lang w:val="x-none"/>
        </w:rPr>
        <w:t xml:space="preserve"> </w:t>
      </w:r>
      <w:proofErr w:type="spellStart"/>
      <w:r>
        <w:rPr>
          <w:rFonts w:ascii="Arial" w:hAnsi="Arial" w:cs="Arial"/>
          <w:sz w:val="28"/>
          <w:szCs w:val="28"/>
          <w:lang w:val="x-none"/>
        </w:rPr>
        <w:t>dzokunzwa</w:t>
      </w:r>
      <w:proofErr w:type="spellEnd"/>
      <w:r>
        <w:rPr>
          <w:rFonts w:ascii="Arial" w:hAnsi="Arial" w:cs="Arial"/>
          <w:sz w:val="28"/>
          <w:szCs w:val="28"/>
          <w:lang w:val="x-none"/>
        </w:rPr>
        <w:t xml:space="preserve"> </w:t>
      </w:r>
      <w:proofErr w:type="spellStart"/>
      <w:r>
        <w:rPr>
          <w:rFonts w:ascii="Arial" w:hAnsi="Arial" w:cs="Arial"/>
          <w:sz w:val="28"/>
          <w:szCs w:val="28"/>
          <w:lang w:val="x-none"/>
        </w:rPr>
        <w:t>ngavadii</w:t>
      </w:r>
      <w:proofErr w:type="spellEnd"/>
      <w:r>
        <w:rPr>
          <w:rFonts w:ascii="Arial" w:hAnsi="Arial" w:cs="Arial"/>
          <w:sz w:val="28"/>
          <w:szCs w:val="28"/>
          <w:lang w:val="x-none"/>
        </w:rPr>
        <w:t xml:space="preserve">..? </w:t>
      </w:r>
      <w:r w:rsidRPr="00A839DC">
        <w:rPr>
          <w:rFonts w:ascii="Arial" w:hAnsi="Arial" w:cs="Arial"/>
          <w:sz w:val="18"/>
          <w:szCs w:val="18"/>
          <w:lang w:val="x-none"/>
        </w:rPr>
        <w:t xml:space="preserve">[Congregation says, </w:t>
      </w:r>
      <w:r>
        <w:rPr>
          <w:rFonts w:ascii="Arial" w:hAnsi="Arial" w:cs="Arial"/>
          <w:sz w:val="18"/>
          <w:szCs w:val="18"/>
          <w:lang w:val="x-none"/>
        </w:rPr>
        <w:t>‘</w:t>
      </w:r>
      <w:proofErr w:type="spellStart"/>
      <w:r>
        <w:rPr>
          <w:rFonts w:ascii="Arial" w:hAnsi="Arial" w:cs="Arial"/>
          <w:sz w:val="18"/>
          <w:szCs w:val="18"/>
          <w:lang w:val="x-none"/>
        </w:rPr>
        <w:t>ngavanzwe</w:t>
      </w:r>
      <w:proofErr w:type="spellEnd"/>
      <w:r>
        <w:rPr>
          <w:rFonts w:ascii="Arial" w:hAnsi="Arial" w:cs="Arial"/>
          <w:sz w:val="18"/>
          <w:szCs w:val="18"/>
          <w:lang w:val="x-none"/>
        </w:rPr>
        <w:t>,’</w:t>
      </w:r>
      <w:r w:rsidRPr="00A839DC">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zvinotaura</w:t>
      </w:r>
      <w:proofErr w:type="spellEnd"/>
      <w:r>
        <w:rPr>
          <w:rFonts w:ascii="Arial" w:hAnsi="Arial" w:cs="Arial"/>
          <w:sz w:val="28"/>
          <w:szCs w:val="28"/>
          <w:lang w:val="x-none"/>
        </w:rPr>
        <w:t xml:space="preserve"> </w:t>
      </w:r>
      <w:proofErr w:type="spellStart"/>
      <w:r>
        <w:rPr>
          <w:rFonts w:ascii="Arial" w:hAnsi="Arial" w:cs="Arial"/>
          <w:sz w:val="28"/>
          <w:szCs w:val="28"/>
          <w:lang w:val="x-none"/>
        </w:rPr>
        <w:t>chiyi</w:t>
      </w:r>
      <w:proofErr w:type="spellEnd"/>
      <w:r>
        <w:rPr>
          <w:rFonts w:ascii="Arial" w:hAnsi="Arial" w:cs="Arial"/>
          <w:sz w:val="28"/>
          <w:szCs w:val="28"/>
          <w:lang w:val="x-none"/>
        </w:rPr>
        <w:t xml:space="preserve">…? </w:t>
      </w:r>
      <w:r w:rsidRPr="00A839DC">
        <w:rPr>
          <w:rFonts w:ascii="Arial" w:hAnsi="Arial" w:cs="Arial"/>
          <w:sz w:val="18"/>
          <w:szCs w:val="18"/>
          <w:lang w:val="x-none"/>
        </w:rPr>
        <w:t xml:space="preserve">[Congregation says, </w:t>
      </w:r>
      <w:r>
        <w:rPr>
          <w:rFonts w:ascii="Arial" w:hAnsi="Arial" w:cs="Arial"/>
          <w:sz w:val="18"/>
          <w:szCs w:val="18"/>
          <w:lang w:val="x-none"/>
        </w:rPr>
        <w:t>‘Mweya,’</w:t>
      </w:r>
      <w:r w:rsidRPr="00A839DC">
        <w:rPr>
          <w:rFonts w:ascii="Arial" w:hAnsi="Arial" w:cs="Arial"/>
          <w:sz w:val="18"/>
          <w:szCs w:val="18"/>
          <w:lang w:val="x-none"/>
        </w:rPr>
        <w:t>]</w:t>
      </w:r>
      <w:r>
        <w:rPr>
          <w:rFonts w:ascii="Arial" w:hAnsi="Arial" w:cs="Arial"/>
          <w:sz w:val="28"/>
          <w:szCs w:val="28"/>
          <w:lang w:val="x-none"/>
        </w:rPr>
        <w:t xml:space="preserve"> Mweya </w:t>
      </w:r>
      <w:proofErr w:type="spellStart"/>
      <w:r>
        <w:rPr>
          <w:rFonts w:ascii="Arial" w:hAnsi="Arial" w:cs="Arial"/>
          <w:sz w:val="28"/>
          <w:szCs w:val="28"/>
          <w:lang w:val="x-none"/>
        </w:rPr>
        <w:t>kupiko</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kuKereke</w:t>
      </w:r>
      <w:proofErr w:type="spellEnd"/>
      <w:r>
        <w:rPr>
          <w:rFonts w:ascii="Arial" w:hAnsi="Arial" w:cs="Arial"/>
          <w:sz w:val="18"/>
          <w:szCs w:val="18"/>
          <w:lang w:val="x-none"/>
        </w:rPr>
        <w:t xml:space="preserve">; </w:t>
      </w:r>
      <w:r w:rsidRPr="00A839DC">
        <w:rPr>
          <w:rFonts w:ascii="Arial" w:hAnsi="Arial" w:cs="Arial"/>
          <w:sz w:val="18"/>
          <w:szCs w:val="18"/>
          <w:lang w:val="x-none"/>
        </w:rPr>
        <w:t>Amen.”]</w:t>
      </w:r>
    </w:p>
    <w:p w14:paraId="08662DB2"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137 </w:t>
      </w:r>
      <w:proofErr w:type="spellStart"/>
      <w:r>
        <w:rPr>
          <w:rFonts w:ascii="Arial" w:hAnsi="Arial" w:cs="Arial"/>
          <w:sz w:val="28"/>
          <w:szCs w:val="28"/>
          <w:lang w:val="x-none"/>
        </w:rPr>
        <w:t>Unofanira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
    <w:p w14:paraId="52F3C042"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Vanangu</w:t>
      </w:r>
      <w:proofErr w:type="spellEnd"/>
      <w:r>
        <w:rPr>
          <w:rFonts w:ascii="Arial" w:hAnsi="Arial" w:cs="Arial"/>
          <w:sz w:val="28"/>
          <w:szCs w:val="28"/>
          <w:lang w:val="x-none"/>
        </w:rPr>
        <w:t xml:space="preserve"> kana </w:t>
      </w:r>
      <w:proofErr w:type="spellStart"/>
      <w:r>
        <w:rPr>
          <w:rFonts w:ascii="Arial" w:hAnsi="Arial" w:cs="Arial"/>
          <w:sz w:val="28"/>
          <w:szCs w:val="28"/>
          <w:lang w:val="x-none"/>
        </w:rPr>
        <w:t>ma’a</w:t>
      </w:r>
      <w:proofErr w:type="spellEnd"/>
      <w:r>
        <w:rPr>
          <w:rFonts w:ascii="Arial" w:hAnsi="Arial" w:cs="Arial"/>
          <w:sz w:val="28"/>
          <w:szCs w:val="28"/>
          <w:lang w:val="x-none"/>
        </w:rPr>
        <w:t xml:space="preserve"> </w:t>
      </w:r>
      <w:proofErr w:type="spellStart"/>
      <w:r>
        <w:rPr>
          <w:rFonts w:ascii="Arial" w:hAnsi="Arial" w:cs="Arial"/>
          <w:sz w:val="28"/>
          <w:szCs w:val="28"/>
          <w:lang w:val="x-none"/>
        </w:rPr>
        <w:t>muchinakidza</w:t>
      </w:r>
      <w:proofErr w:type="spellEnd"/>
      <w:r>
        <w:rPr>
          <w:rFonts w:ascii="Arial" w:hAnsi="Arial" w:cs="Arial"/>
          <w:sz w:val="28"/>
          <w:szCs w:val="28"/>
          <w:lang w:val="x-none"/>
        </w:rPr>
        <w:t xml:space="preserve"> </w:t>
      </w:r>
      <w:proofErr w:type="spellStart"/>
      <w:r>
        <w:rPr>
          <w:rFonts w:ascii="Arial" w:hAnsi="Arial" w:cs="Arial"/>
          <w:sz w:val="28"/>
          <w:szCs w:val="28"/>
          <w:lang w:val="x-none"/>
        </w:rPr>
        <w:t>kuchikoro</w:t>
      </w:r>
      <w:proofErr w:type="spellEnd"/>
      <w:r>
        <w:rPr>
          <w:rFonts w:ascii="Arial" w:hAnsi="Arial" w:cs="Arial"/>
          <w:sz w:val="28"/>
          <w:szCs w:val="28"/>
          <w:lang w:val="x-none"/>
        </w:rPr>
        <w:t xml:space="preserve">, </w:t>
      </w:r>
      <w:proofErr w:type="spellStart"/>
      <w:r>
        <w:rPr>
          <w:rFonts w:ascii="Arial" w:hAnsi="Arial" w:cs="Arial"/>
          <w:sz w:val="28"/>
          <w:szCs w:val="28"/>
          <w:lang w:val="x-none"/>
        </w:rPr>
        <w:t>muchingonzi</w:t>
      </w:r>
      <w:proofErr w:type="spellEnd"/>
      <w:r>
        <w:rPr>
          <w:rFonts w:ascii="Arial" w:hAnsi="Arial" w:cs="Arial"/>
          <w:sz w:val="28"/>
          <w:szCs w:val="28"/>
          <w:lang w:val="x-none"/>
        </w:rPr>
        <w:t xml:space="preserve">, ‘Vana </w:t>
      </w:r>
      <w:proofErr w:type="spellStart"/>
      <w:r>
        <w:rPr>
          <w:rFonts w:ascii="Arial" w:hAnsi="Arial" w:cs="Arial"/>
          <w:sz w:val="28"/>
          <w:szCs w:val="28"/>
          <w:lang w:val="x-none"/>
        </w:rPr>
        <w:t>VaGumbura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VaGumbura</w:t>
      </w:r>
      <w:proofErr w:type="spellEnd"/>
      <w:r>
        <w:rPr>
          <w:rFonts w:ascii="Arial" w:hAnsi="Arial" w:cs="Arial"/>
          <w:sz w:val="28"/>
          <w:szCs w:val="28"/>
          <w:lang w:val="x-none"/>
        </w:rPr>
        <w:t xml:space="preserve">, the </w:t>
      </w:r>
      <w:proofErr w:type="spellStart"/>
      <w:r>
        <w:rPr>
          <w:rFonts w:ascii="Arial" w:hAnsi="Arial" w:cs="Arial"/>
          <w:sz w:val="28"/>
          <w:szCs w:val="28"/>
          <w:lang w:val="x-none"/>
        </w:rPr>
        <w:t>Gumburas</w:t>
      </w:r>
      <w:proofErr w:type="spellEnd"/>
      <w:r>
        <w:rPr>
          <w:rFonts w:ascii="Arial" w:hAnsi="Arial" w:cs="Arial"/>
          <w:sz w:val="28"/>
          <w:szCs w:val="28"/>
          <w:lang w:val="x-none"/>
        </w:rPr>
        <w:t xml:space="preserve">, </w:t>
      </w:r>
      <w:proofErr w:type="spellStart"/>
      <w:r>
        <w:rPr>
          <w:rFonts w:ascii="Arial" w:hAnsi="Arial" w:cs="Arial"/>
          <w:sz w:val="28"/>
          <w:szCs w:val="28"/>
          <w:lang w:val="x-none"/>
        </w:rPr>
        <w:t>Gumburas</w:t>
      </w:r>
      <w:proofErr w:type="spellEnd"/>
      <w:r>
        <w:rPr>
          <w:rFonts w:ascii="Arial" w:hAnsi="Arial" w:cs="Arial"/>
          <w:sz w:val="28"/>
          <w:szCs w:val="28"/>
          <w:lang w:val="x-none"/>
        </w:rPr>
        <w:t xml:space="preserve">; </w:t>
      </w:r>
      <w:proofErr w:type="spellStart"/>
      <w:r>
        <w:rPr>
          <w:rFonts w:ascii="Arial" w:hAnsi="Arial" w:cs="Arial"/>
          <w:sz w:val="28"/>
          <w:szCs w:val="28"/>
          <w:lang w:val="x-none"/>
        </w:rPr>
        <w:t>iShoko</w:t>
      </w:r>
      <w:proofErr w:type="spellEnd"/>
      <w:r>
        <w:rPr>
          <w:rFonts w:ascii="Arial" w:hAnsi="Arial" w:cs="Arial"/>
          <w:sz w:val="28"/>
          <w:szCs w:val="28"/>
          <w:lang w:val="x-none"/>
        </w:rPr>
        <w:t xml:space="preserve"> </w:t>
      </w:r>
      <w:proofErr w:type="spellStart"/>
      <w:r>
        <w:rPr>
          <w:rFonts w:ascii="Arial" w:hAnsi="Arial" w:cs="Arial"/>
          <w:sz w:val="28"/>
          <w:szCs w:val="28"/>
          <w:lang w:val="x-none"/>
        </w:rPr>
        <w:t>rakatenda</w:t>
      </w:r>
      <w:proofErr w:type="spellEnd"/>
      <w:r>
        <w:rPr>
          <w:rFonts w:ascii="Arial" w:hAnsi="Arial" w:cs="Arial"/>
          <w:sz w:val="28"/>
          <w:szCs w:val="28"/>
          <w:lang w:val="x-none"/>
        </w:rPr>
        <w:t xml:space="preserve"> baba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Mungade</w:t>
      </w:r>
      <w:proofErr w:type="spellEnd"/>
      <w:r>
        <w:rPr>
          <w:rFonts w:ascii="Arial" w:hAnsi="Arial" w:cs="Arial"/>
          <w:sz w:val="28"/>
          <w:szCs w:val="28"/>
          <w:lang w:val="x-none"/>
        </w:rPr>
        <w:t xml:space="preserve"> muri </w:t>
      </w:r>
      <w:proofErr w:type="spellStart"/>
      <w:r>
        <w:rPr>
          <w:rFonts w:ascii="Arial" w:hAnsi="Arial" w:cs="Arial"/>
          <w:sz w:val="28"/>
          <w:szCs w:val="28"/>
          <w:lang w:val="x-none"/>
        </w:rPr>
        <w:t>pabarika</w:t>
      </w:r>
      <w:proofErr w:type="spellEnd"/>
      <w:r>
        <w:rPr>
          <w:rFonts w:ascii="Arial" w:hAnsi="Arial" w:cs="Arial"/>
          <w:sz w:val="28"/>
          <w:szCs w:val="28"/>
          <w:lang w:val="x-none"/>
        </w:rPr>
        <w:t xml:space="preserve"> </w:t>
      </w:r>
      <w:proofErr w:type="spellStart"/>
      <w:r>
        <w:rPr>
          <w:rFonts w:ascii="Arial" w:hAnsi="Arial" w:cs="Arial"/>
          <w:sz w:val="28"/>
          <w:szCs w:val="28"/>
          <w:lang w:val="x-none"/>
        </w:rPr>
        <w:t>ren’anga</w:t>
      </w:r>
      <w:proofErr w:type="spellEnd"/>
      <w:r>
        <w:rPr>
          <w:rFonts w:ascii="Arial" w:hAnsi="Arial" w:cs="Arial"/>
          <w:sz w:val="28"/>
          <w:szCs w:val="28"/>
          <w:lang w:val="x-none"/>
        </w:rPr>
        <w:t xml:space="preserve"> </w:t>
      </w:r>
      <w:proofErr w:type="spellStart"/>
      <w:r>
        <w:rPr>
          <w:rFonts w:ascii="Arial" w:hAnsi="Arial" w:cs="Arial"/>
          <w:sz w:val="28"/>
          <w:szCs w:val="28"/>
          <w:lang w:val="x-none"/>
        </w:rPr>
        <w:t>rinonzwisa</w:t>
      </w:r>
      <w:proofErr w:type="spellEnd"/>
      <w:r>
        <w:rPr>
          <w:rFonts w:ascii="Arial" w:hAnsi="Arial" w:cs="Arial"/>
          <w:sz w:val="28"/>
          <w:szCs w:val="28"/>
          <w:lang w:val="x-none"/>
        </w:rPr>
        <w:t xml:space="preserve"> </w:t>
      </w:r>
      <w:proofErr w:type="spellStart"/>
      <w:r>
        <w:rPr>
          <w:rFonts w:ascii="Arial" w:hAnsi="Arial" w:cs="Arial"/>
          <w:sz w:val="28"/>
          <w:szCs w:val="28"/>
          <w:lang w:val="x-none"/>
        </w:rPr>
        <w:t>tsitsi</w:t>
      </w:r>
      <w:proofErr w:type="spellEnd"/>
      <w:r>
        <w:rPr>
          <w:rFonts w:ascii="Arial" w:hAnsi="Arial" w:cs="Arial"/>
          <w:sz w:val="28"/>
          <w:szCs w:val="28"/>
          <w:lang w:val="x-none"/>
        </w:rPr>
        <w:t xml:space="preserve"> </w:t>
      </w:r>
      <w:proofErr w:type="spellStart"/>
      <w:r>
        <w:rPr>
          <w:rFonts w:ascii="Arial" w:hAnsi="Arial" w:cs="Arial"/>
          <w:sz w:val="28"/>
          <w:szCs w:val="28"/>
          <w:lang w:val="x-none"/>
        </w:rPr>
        <w:t>zvisingadii</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zvisingaite</w:t>
      </w:r>
      <w:proofErr w:type="spellEnd"/>
      <w:r w:rsidRPr="00A839DC">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Muchisekwa</w:t>
      </w:r>
      <w:proofErr w:type="spellEnd"/>
      <w:r>
        <w:rPr>
          <w:rFonts w:ascii="Arial" w:hAnsi="Arial" w:cs="Arial"/>
          <w:sz w:val="28"/>
          <w:szCs w:val="28"/>
          <w:lang w:val="x-none"/>
        </w:rPr>
        <w:t xml:space="preserve"> </w:t>
      </w:r>
      <w:proofErr w:type="spellStart"/>
      <w:r>
        <w:rPr>
          <w:rFonts w:ascii="Arial" w:hAnsi="Arial" w:cs="Arial"/>
          <w:sz w:val="28"/>
          <w:szCs w:val="28"/>
          <w:lang w:val="x-none"/>
        </w:rPr>
        <w:t>kuchikoro</w:t>
      </w:r>
      <w:proofErr w:type="spellEnd"/>
      <w:r>
        <w:rPr>
          <w:rFonts w:ascii="Arial" w:hAnsi="Arial" w:cs="Arial"/>
          <w:sz w:val="28"/>
          <w:szCs w:val="28"/>
          <w:lang w:val="x-none"/>
        </w:rPr>
        <w:t xml:space="preserve"> </w:t>
      </w:r>
      <w:proofErr w:type="spellStart"/>
      <w:r>
        <w:rPr>
          <w:rFonts w:ascii="Arial" w:hAnsi="Arial" w:cs="Arial"/>
          <w:sz w:val="28"/>
          <w:szCs w:val="28"/>
          <w:lang w:val="x-none"/>
        </w:rPr>
        <w:t>mune</w:t>
      </w:r>
      <w:proofErr w:type="spellEnd"/>
      <w:r>
        <w:rPr>
          <w:rFonts w:ascii="Arial" w:hAnsi="Arial" w:cs="Arial"/>
          <w:sz w:val="28"/>
          <w:szCs w:val="28"/>
          <w:lang w:val="x-none"/>
        </w:rPr>
        <w:t xml:space="preserve"> complex </w:t>
      </w:r>
      <w:proofErr w:type="spellStart"/>
      <w:r>
        <w:rPr>
          <w:rFonts w:ascii="Arial" w:hAnsi="Arial" w:cs="Arial"/>
          <w:sz w:val="28"/>
          <w:szCs w:val="28"/>
          <w:lang w:val="x-none"/>
        </w:rPr>
        <w:t>asingadii</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isingaite</w:t>
      </w:r>
      <w:proofErr w:type="spellEnd"/>
      <w:r w:rsidRPr="00A839DC">
        <w:rPr>
          <w:rFonts w:ascii="Arial" w:hAnsi="Arial" w:cs="Arial"/>
          <w:sz w:val="18"/>
          <w:szCs w:val="18"/>
          <w:lang w:val="x-none"/>
        </w:rPr>
        <w:t>.”]</w:t>
      </w:r>
      <w:r>
        <w:rPr>
          <w:rFonts w:ascii="Arial" w:hAnsi="Arial" w:cs="Arial"/>
          <w:sz w:val="28"/>
          <w:szCs w:val="28"/>
          <w:lang w:val="x-none"/>
        </w:rPr>
        <w:t xml:space="preserve">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you are shining stars </w:t>
      </w:r>
      <w:proofErr w:type="spellStart"/>
      <w:r>
        <w:rPr>
          <w:rFonts w:ascii="Arial" w:hAnsi="Arial" w:cs="Arial"/>
          <w:sz w:val="28"/>
          <w:szCs w:val="28"/>
          <w:lang w:val="x-none"/>
        </w:rPr>
        <w:t>pachikoro</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kwenyasha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dzaMwari</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“Amen.”]</w:t>
      </w:r>
    </w:p>
    <w:p w14:paraId="6C237F76"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138 </w:t>
      </w:r>
      <w:r>
        <w:rPr>
          <w:rFonts w:ascii="Arial" w:hAnsi="Arial" w:cs="Arial"/>
          <w:sz w:val="28"/>
          <w:szCs w:val="28"/>
          <w:lang w:val="x-none"/>
        </w:rPr>
        <w:t xml:space="preserve">Amen! </w:t>
      </w:r>
      <w:r w:rsidRPr="00A839DC">
        <w:rPr>
          <w:rFonts w:ascii="Arial" w:hAnsi="Arial" w:cs="Arial"/>
          <w:sz w:val="18"/>
          <w:szCs w:val="18"/>
          <w:lang w:val="x-none"/>
        </w:rPr>
        <w:t>[Congregation says, “Amen.”]</w:t>
      </w:r>
    </w:p>
    <w:p w14:paraId="28DDC9C1" w14:textId="77777777" w:rsidR="00E87490" w:rsidRPr="00E75E98" w:rsidRDefault="00E87490" w:rsidP="00E87490">
      <w:pPr>
        <w:jc w:val="both"/>
        <w:rPr>
          <w:rFonts w:ascii="Arial" w:hAnsi="Arial" w:cs="Arial"/>
          <w:sz w:val="28"/>
          <w:szCs w:val="28"/>
          <w:lang w:val="x-none"/>
        </w:rPr>
      </w:pPr>
      <w:r>
        <w:rPr>
          <w:rFonts w:ascii="Arial" w:hAnsi="Arial" w:cs="Arial"/>
          <w:sz w:val="28"/>
          <w:szCs w:val="28"/>
          <w:lang w:val="x-none"/>
        </w:rPr>
        <w:t xml:space="preserve">“You are loveable kids. Liked by everybody, to provoke jealousy in a witch. But the same God who made you that way, is capable of protecting </w:t>
      </w:r>
      <w:r w:rsidRPr="00E75E98">
        <w:rPr>
          <w:rFonts w:ascii="Arial" w:hAnsi="Arial" w:cs="Arial"/>
          <w:sz w:val="28"/>
          <w:szCs w:val="28"/>
          <w:lang w:val="x-none"/>
        </w:rPr>
        <w:t xml:space="preserve">you!” </w:t>
      </w:r>
      <w:r w:rsidRPr="00E75E98">
        <w:rPr>
          <w:rFonts w:ascii="Arial" w:hAnsi="Arial" w:cs="Arial"/>
          <w:sz w:val="18"/>
          <w:szCs w:val="18"/>
          <w:lang w:val="x-none"/>
        </w:rPr>
        <w:t>[Congregation says, “Amen.”]</w:t>
      </w:r>
    </w:p>
    <w:p w14:paraId="5F91BC91" w14:textId="77777777" w:rsidR="00E87490" w:rsidRPr="00E75E98" w:rsidRDefault="00E87490" w:rsidP="00E87490">
      <w:pPr>
        <w:jc w:val="both"/>
        <w:rPr>
          <w:rFonts w:ascii="Arial" w:hAnsi="Arial" w:cs="Arial"/>
          <w:sz w:val="28"/>
          <w:szCs w:val="28"/>
          <w:lang w:val="x-none"/>
        </w:rPr>
      </w:pPr>
      <w:r w:rsidRPr="00E75E98">
        <w:rPr>
          <w:rFonts w:ascii="Arial" w:hAnsi="Arial" w:cs="Arial"/>
          <w:sz w:val="28"/>
          <w:szCs w:val="28"/>
          <w:vertAlign w:val="superscript"/>
          <w:lang w:val="x-none"/>
        </w:rPr>
        <w:t xml:space="preserve">139 </w:t>
      </w:r>
      <w:r w:rsidRPr="00E75E98">
        <w:rPr>
          <w:rFonts w:ascii="Arial" w:hAnsi="Arial" w:cs="Arial"/>
          <w:sz w:val="28"/>
          <w:szCs w:val="28"/>
          <w:lang w:val="x-none"/>
        </w:rPr>
        <w:t xml:space="preserve">Amen! </w:t>
      </w:r>
      <w:r w:rsidRPr="00E75E98">
        <w:rPr>
          <w:rFonts w:ascii="Arial" w:hAnsi="Arial" w:cs="Arial"/>
          <w:sz w:val="18"/>
          <w:szCs w:val="18"/>
          <w:lang w:val="x-none"/>
        </w:rPr>
        <w:t>[Congregation says, “Amen.”]</w:t>
      </w:r>
      <w:r w:rsidRPr="00E75E98">
        <w:rPr>
          <w:rFonts w:ascii="Arial" w:hAnsi="Arial" w:cs="Arial"/>
          <w:sz w:val="28"/>
          <w:szCs w:val="28"/>
          <w:lang w:val="x-none"/>
        </w:rPr>
        <w:t xml:space="preserve"> </w:t>
      </w:r>
      <w:proofErr w:type="spellStart"/>
      <w:r w:rsidRPr="00E75E98">
        <w:rPr>
          <w:rFonts w:ascii="Arial" w:hAnsi="Arial" w:cs="Arial"/>
          <w:sz w:val="28"/>
          <w:szCs w:val="28"/>
          <w:lang w:val="x-none"/>
        </w:rPr>
        <w:t>Hativerengeyi</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tione</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Handeyi</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muone</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pamberi</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pacho</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pana</w:t>
      </w:r>
      <w:proofErr w:type="spellEnd"/>
      <w:r w:rsidRPr="00E75E98">
        <w:rPr>
          <w:rFonts w:ascii="Arial" w:hAnsi="Arial" w:cs="Arial"/>
          <w:sz w:val="28"/>
          <w:szCs w:val="28"/>
          <w:lang w:val="x-none"/>
        </w:rPr>
        <w:t xml:space="preserve">, Deuteronomy chapter 6. Nyaya </w:t>
      </w:r>
      <w:proofErr w:type="spellStart"/>
      <w:r w:rsidRPr="00E75E98">
        <w:rPr>
          <w:rFonts w:ascii="Arial" w:hAnsi="Arial" w:cs="Arial"/>
          <w:sz w:val="28"/>
          <w:szCs w:val="28"/>
          <w:lang w:val="x-none"/>
        </w:rPr>
        <w:t>yanga</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yakakosha</w:t>
      </w:r>
      <w:proofErr w:type="spellEnd"/>
      <w:r w:rsidRPr="00E75E98">
        <w:rPr>
          <w:rFonts w:ascii="Arial" w:hAnsi="Arial" w:cs="Arial"/>
          <w:sz w:val="28"/>
          <w:szCs w:val="28"/>
          <w:lang w:val="x-none"/>
        </w:rPr>
        <w:t xml:space="preserve"> iyi. Haina </w:t>
      </w:r>
      <w:proofErr w:type="spellStart"/>
      <w:r w:rsidRPr="00E75E98">
        <w:rPr>
          <w:rFonts w:ascii="Arial" w:hAnsi="Arial" w:cs="Arial"/>
          <w:sz w:val="28"/>
          <w:szCs w:val="28"/>
          <w:lang w:val="x-none"/>
        </w:rPr>
        <w:t>kumbotambwa</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nayo</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zvacho</w:t>
      </w:r>
      <w:proofErr w:type="spellEnd"/>
      <w:r w:rsidRPr="00E75E98">
        <w:rPr>
          <w:rFonts w:ascii="Arial" w:hAnsi="Arial" w:cs="Arial"/>
          <w:sz w:val="28"/>
          <w:szCs w:val="28"/>
          <w:lang w:val="x-none"/>
        </w:rPr>
        <w:t xml:space="preserve">…? </w:t>
      </w:r>
      <w:r w:rsidRPr="00E75E98">
        <w:rPr>
          <w:rFonts w:ascii="Arial" w:hAnsi="Arial" w:cs="Arial"/>
          <w:sz w:val="18"/>
          <w:szCs w:val="18"/>
          <w:lang w:val="x-none"/>
        </w:rPr>
        <w:t>[Congregation says, “</w:t>
      </w:r>
      <w:proofErr w:type="spellStart"/>
      <w:r w:rsidRPr="00E75E98">
        <w:rPr>
          <w:rFonts w:ascii="Arial" w:hAnsi="Arial" w:cs="Arial"/>
          <w:sz w:val="18"/>
          <w:szCs w:val="18"/>
          <w:lang w:val="x-none"/>
        </w:rPr>
        <w:t>zvachose</w:t>
      </w:r>
      <w:proofErr w:type="spellEnd"/>
      <w:r w:rsidRPr="00E75E98">
        <w:rPr>
          <w:rFonts w:ascii="Arial" w:hAnsi="Arial" w:cs="Arial"/>
          <w:sz w:val="18"/>
          <w:szCs w:val="18"/>
          <w:lang w:val="x-none"/>
        </w:rPr>
        <w:t>.”]</w:t>
      </w:r>
      <w:r w:rsidRPr="00E75E98">
        <w:rPr>
          <w:rFonts w:ascii="Arial" w:hAnsi="Arial" w:cs="Arial"/>
          <w:sz w:val="28"/>
          <w:szCs w:val="28"/>
          <w:lang w:val="x-none"/>
        </w:rPr>
        <w:t xml:space="preserve"> Deuteronomy chapter 6. </w:t>
      </w:r>
      <w:proofErr w:type="spellStart"/>
      <w:r w:rsidRPr="00E75E98">
        <w:rPr>
          <w:rFonts w:ascii="Arial" w:hAnsi="Arial" w:cs="Arial"/>
          <w:sz w:val="28"/>
          <w:szCs w:val="28"/>
          <w:lang w:val="x-none"/>
        </w:rPr>
        <w:t>Tasvika</w:t>
      </w:r>
      <w:proofErr w:type="spellEnd"/>
      <w:r w:rsidRPr="00E75E98">
        <w:rPr>
          <w:rFonts w:ascii="Arial" w:hAnsi="Arial" w:cs="Arial"/>
          <w:sz w:val="28"/>
          <w:szCs w:val="28"/>
          <w:lang w:val="x-none"/>
        </w:rPr>
        <w:t xml:space="preserve">? </w:t>
      </w:r>
      <w:r w:rsidRPr="00E75E98">
        <w:rPr>
          <w:rFonts w:ascii="Arial" w:hAnsi="Arial" w:cs="Arial"/>
          <w:sz w:val="18"/>
          <w:szCs w:val="18"/>
          <w:lang w:val="x-none"/>
        </w:rPr>
        <w:t>[Congregation says, “Amen.”]</w:t>
      </w:r>
      <w:r w:rsidRPr="00E75E98">
        <w:rPr>
          <w:rFonts w:ascii="Arial" w:hAnsi="Arial" w:cs="Arial"/>
          <w:sz w:val="28"/>
          <w:szCs w:val="28"/>
          <w:lang w:val="x-none"/>
        </w:rPr>
        <w:t xml:space="preserve"> </w:t>
      </w:r>
      <w:proofErr w:type="spellStart"/>
      <w:r w:rsidRPr="00E75E98">
        <w:rPr>
          <w:rFonts w:ascii="Arial" w:hAnsi="Arial" w:cs="Arial"/>
          <w:sz w:val="28"/>
          <w:szCs w:val="28"/>
          <w:lang w:val="x-none"/>
        </w:rPr>
        <w:t>Ndoda</w:t>
      </w:r>
      <w:proofErr w:type="spellEnd"/>
      <w:r w:rsidRPr="00E75E98">
        <w:rPr>
          <w:rFonts w:ascii="Arial" w:hAnsi="Arial" w:cs="Arial"/>
          <w:sz w:val="28"/>
          <w:szCs w:val="28"/>
          <w:lang w:val="x-none"/>
        </w:rPr>
        <w:t xml:space="preserve"> verse 4. </w:t>
      </w:r>
      <w:proofErr w:type="spellStart"/>
      <w:r w:rsidRPr="00E75E98">
        <w:rPr>
          <w:rFonts w:ascii="Arial" w:hAnsi="Arial" w:cs="Arial"/>
          <w:sz w:val="28"/>
          <w:szCs w:val="28"/>
          <w:lang w:val="x-none"/>
        </w:rPr>
        <w:t>Tasvika</w:t>
      </w:r>
      <w:proofErr w:type="spellEnd"/>
      <w:r w:rsidRPr="00E75E98">
        <w:rPr>
          <w:rFonts w:ascii="Arial" w:hAnsi="Arial" w:cs="Arial"/>
          <w:sz w:val="28"/>
          <w:szCs w:val="28"/>
          <w:lang w:val="x-none"/>
        </w:rPr>
        <w:t xml:space="preserve"> tese </w:t>
      </w:r>
      <w:proofErr w:type="spellStart"/>
      <w:r w:rsidRPr="00E75E98">
        <w:rPr>
          <w:rFonts w:ascii="Arial" w:hAnsi="Arial" w:cs="Arial"/>
          <w:sz w:val="28"/>
          <w:szCs w:val="28"/>
          <w:lang w:val="x-none"/>
        </w:rPr>
        <w:t>ipapo</w:t>
      </w:r>
      <w:proofErr w:type="spellEnd"/>
      <w:r>
        <w:rPr>
          <w:rFonts w:ascii="Arial" w:hAnsi="Arial" w:cs="Arial"/>
          <w:sz w:val="28"/>
          <w:szCs w:val="28"/>
          <w:lang w:val="x-none"/>
        </w:rPr>
        <w:t>?</w:t>
      </w:r>
      <w:r w:rsidRPr="00E75E98">
        <w:rPr>
          <w:rFonts w:ascii="Arial" w:hAnsi="Arial" w:cs="Arial"/>
          <w:sz w:val="28"/>
          <w:szCs w:val="28"/>
          <w:lang w:val="x-none"/>
        </w:rPr>
        <w:t xml:space="preserve"> </w:t>
      </w:r>
      <w:proofErr w:type="spellStart"/>
      <w:r w:rsidRPr="00E75E98">
        <w:rPr>
          <w:rFonts w:ascii="Arial" w:hAnsi="Arial" w:cs="Arial"/>
          <w:sz w:val="28"/>
          <w:szCs w:val="28"/>
          <w:lang w:val="x-none"/>
        </w:rPr>
        <w:t>Hatiiteyi</w:t>
      </w:r>
      <w:proofErr w:type="spellEnd"/>
      <w:r w:rsidRPr="00E75E98">
        <w:rPr>
          <w:rFonts w:ascii="Arial" w:hAnsi="Arial" w:cs="Arial"/>
          <w:sz w:val="28"/>
          <w:szCs w:val="28"/>
          <w:lang w:val="x-none"/>
        </w:rPr>
        <w:t xml:space="preserve"> Ameni kana </w:t>
      </w:r>
      <w:proofErr w:type="spellStart"/>
      <w:r w:rsidRPr="00E75E98">
        <w:rPr>
          <w:rFonts w:ascii="Arial" w:hAnsi="Arial" w:cs="Arial"/>
          <w:sz w:val="28"/>
          <w:szCs w:val="28"/>
          <w:lang w:val="x-none"/>
        </w:rPr>
        <w:t>tasvika</w:t>
      </w:r>
      <w:proofErr w:type="spellEnd"/>
      <w:r w:rsidRPr="00E75E98">
        <w:rPr>
          <w:rFonts w:ascii="Arial" w:hAnsi="Arial" w:cs="Arial"/>
          <w:sz w:val="28"/>
          <w:szCs w:val="28"/>
          <w:lang w:val="x-none"/>
        </w:rPr>
        <w:t xml:space="preserve"> tese </w:t>
      </w:r>
      <w:proofErr w:type="spellStart"/>
      <w:r w:rsidRPr="00E75E98">
        <w:rPr>
          <w:rFonts w:ascii="Arial" w:hAnsi="Arial" w:cs="Arial"/>
          <w:sz w:val="28"/>
          <w:szCs w:val="28"/>
          <w:lang w:val="x-none"/>
        </w:rPr>
        <w:t>ipapo</w:t>
      </w:r>
      <w:proofErr w:type="spellEnd"/>
      <w:r w:rsidRPr="00E75E98">
        <w:rPr>
          <w:rFonts w:ascii="Arial" w:hAnsi="Arial" w:cs="Arial"/>
          <w:sz w:val="28"/>
          <w:szCs w:val="28"/>
          <w:lang w:val="x-none"/>
        </w:rPr>
        <w:t xml:space="preserve">. </w:t>
      </w:r>
      <w:r w:rsidRPr="00E75E98">
        <w:rPr>
          <w:rFonts w:ascii="Arial" w:hAnsi="Arial" w:cs="Arial"/>
          <w:sz w:val="18"/>
          <w:szCs w:val="18"/>
          <w:lang w:val="x-none"/>
        </w:rPr>
        <w:t>[Congregation says, “Amen.”]</w:t>
      </w:r>
      <w:r w:rsidRPr="00E75E98">
        <w:rPr>
          <w:rFonts w:ascii="Arial" w:hAnsi="Arial" w:cs="Arial"/>
          <w:sz w:val="28"/>
          <w:szCs w:val="28"/>
          <w:lang w:val="x-none"/>
        </w:rPr>
        <w:t xml:space="preserve"> Aiwa Ameni </w:t>
      </w:r>
      <w:proofErr w:type="spellStart"/>
      <w:r w:rsidRPr="00E75E98">
        <w:rPr>
          <w:rFonts w:ascii="Arial" w:hAnsi="Arial" w:cs="Arial"/>
          <w:sz w:val="28"/>
          <w:szCs w:val="28"/>
          <w:lang w:val="x-none"/>
        </w:rPr>
        <w:t>handisi</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kumunzwa</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iyeye</w:t>
      </w:r>
      <w:proofErr w:type="spellEnd"/>
      <w:r w:rsidRPr="00E75E98">
        <w:rPr>
          <w:rFonts w:ascii="Arial" w:hAnsi="Arial" w:cs="Arial"/>
          <w:sz w:val="28"/>
          <w:szCs w:val="28"/>
          <w:lang w:val="x-none"/>
        </w:rPr>
        <w:t xml:space="preserve">? </w:t>
      </w:r>
      <w:r w:rsidRPr="00E75E98">
        <w:rPr>
          <w:rFonts w:ascii="Arial" w:hAnsi="Arial" w:cs="Arial"/>
          <w:sz w:val="18"/>
          <w:szCs w:val="18"/>
          <w:lang w:val="x-none"/>
        </w:rPr>
        <w:t>[Congregation says, “Amen.”]</w:t>
      </w:r>
      <w:r w:rsidRPr="00E75E98">
        <w:rPr>
          <w:rFonts w:ascii="Arial" w:hAnsi="Arial" w:cs="Arial"/>
          <w:sz w:val="28"/>
          <w:szCs w:val="28"/>
          <w:lang w:val="x-none"/>
        </w:rPr>
        <w:t xml:space="preserve"> </w:t>
      </w:r>
      <w:proofErr w:type="spellStart"/>
      <w:r w:rsidRPr="00E75E98">
        <w:rPr>
          <w:rFonts w:ascii="Arial" w:hAnsi="Arial" w:cs="Arial"/>
          <w:sz w:val="28"/>
          <w:szCs w:val="28"/>
          <w:lang w:val="x-none"/>
        </w:rPr>
        <w:t>Hativerengeyi</w:t>
      </w:r>
      <w:proofErr w:type="spellEnd"/>
      <w:r w:rsidRPr="00E75E98">
        <w:rPr>
          <w:rFonts w:ascii="Arial" w:hAnsi="Arial" w:cs="Arial"/>
          <w:sz w:val="28"/>
          <w:szCs w:val="28"/>
          <w:lang w:val="x-none"/>
        </w:rPr>
        <w:t xml:space="preserve"> </w:t>
      </w:r>
      <w:proofErr w:type="spellStart"/>
      <w:r w:rsidRPr="00E75E98">
        <w:rPr>
          <w:rFonts w:ascii="Arial" w:hAnsi="Arial" w:cs="Arial"/>
          <w:sz w:val="28"/>
          <w:szCs w:val="28"/>
          <w:lang w:val="x-none"/>
        </w:rPr>
        <w:t>tose</w:t>
      </w:r>
      <w:proofErr w:type="spellEnd"/>
      <w:r w:rsidRPr="00E75E98">
        <w:rPr>
          <w:rFonts w:ascii="Arial" w:hAnsi="Arial" w:cs="Arial"/>
          <w:sz w:val="28"/>
          <w:szCs w:val="28"/>
          <w:lang w:val="x-none"/>
        </w:rPr>
        <w:t>. Verse 4 tese. Tese:</w:t>
      </w:r>
    </w:p>
    <w:p w14:paraId="74FBDD24" w14:textId="77777777" w:rsidR="00E87490" w:rsidRPr="00FF6955" w:rsidRDefault="00E87490" w:rsidP="00E87490">
      <w:pPr>
        <w:ind w:left="720"/>
        <w:jc w:val="both"/>
        <w:rPr>
          <w:rFonts w:ascii="Arial" w:hAnsi="Arial" w:cs="Arial"/>
          <w:i/>
          <w:iCs/>
          <w:sz w:val="28"/>
          <w:szCs w:val="28"/>
          <w:lang w:val="x-none"/>
        </w:rPr>
      </w:pPr>
      <w:r w:rsidRPr="00FF6955">
        <w:rPr>
          <w:rFonts w:ascii="Arial" w:hAnsi="Arial" w:cs="Arial"/>
          <w:i/>
          <w:iCs/>
          <w:sz w:val="28"/>
          <w:szCs w:val="28"/>
          <w:lang w:val="x-none"/>
        </w:rPr>
        <w:t>Hear, O Israel: The LORD our God is one LORD: </w:t>
      </w:r>
    </w:p>
    <w:p w14:paraId="7D5F9F71" w14:textId="77777777" w:rsidR="00E87490" w:rsidRDefault="00E87490" w:rsidP="00E87490">
      <w:pPr>
        <w:jc w:val="both"/>
        <w:rPr>
          <w:rFonts w:ascii="Arial" w:hAnsi="Arial" w:cs="Arial"/>
          <w:sz w:val="28"/>
          <w:szCs w:val="28"/>
          <w:lang w:val="x-none"/>
        </w:rPr>
      </w:pPr>
      <w:proofErr w:type="spellStart"/>
      <w:r>
        <w:rPr>
          <w:rFonts w:ascii="Arial" w:hAnsi="Arial" w:cs="Arial"/>
          <w:sz w:val="28"/>
          <w:szCs w:val="28"/>
          <w:lang w:val="x-none"/>
        </w:rPr>
        <w:t>Handeyi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w:t>
      </w:r>
    </w:p>
    <w:p w14:paraId="5874AB82" w14:textId="77777777" w:rsidR="00E87490" w:rsidRPr="00D67959" w:rsidRDefault="00E87490" w:rsidP="00E87490">
      <w:pPr>
        <w:ind w:left="720"/>
        <w:jc w:val="both"/>
        <w:rPr>
          <w:rFonts w:ascii="Arial" w:hAnsi="Arial" w:cs="Arial"/>
          <w:i/>
          <w:iCs/>
          <w:sz w:val="28"/>
          <w:szCs w:val="28"/>
          <w:lang w:val="x-none"/>
        </w:rPr>
      </w:pPr>
      <w:r w:rsidRPr="00D67959">
        <w:rPr>
          <w:rFonts w:ascii="Arial" w:hAnsi="Arial" w:cs="Arial"/>
          <w:i/>
          <w:iCs/>
          <w:sz w:val="28"/>
          <w:szCs w:val="28"/>
          <w:lang w:val="x-none"/>
        </w:rPr>
        <w:t>And thou shalt love the LORD thy God with all thine heart, and with all thy soul, and with all thy might. </w:t>
      </w:r>
    </w:p>
    <w:p w14:paraId="0EE48501"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Verse 6:</w:t>
      </w:r>
    </w:p>
    <w:p w14:paraId="6FCF249E" w14:textId="77777777" w:rsidR="00E87490" w:rsidRPr="00D67959" w:rsidRDefault="00E87490" w:rsidP="00E87490">
      <w:pPr>
        <w:ind w:left="720"/>
        <w:jc w:val="both"/>
        <w:rPr>
          <w:rFonts w:ascii="Arial" w:hAnsi="Arial" w:cs="Arial"/>
          <w:i/>
          <w:iCs/>
          <w:sz w:val="28"/>
          <w:szCs w:val="28"/>
          <w:lang w:val="x-none"/>
        </w:rPr>
      </w:pPr>
      <w:r w:rsidRPr="00D67959">
        <w:rPr>
          <w:rFonts w:ascii="Arial" w:hAnsi="Arial" w:cs="Arial"/>
          <w:i/>
          <w:iCs/>
          <w:sz w:val="28"/>
          <w:szCs w:val="28"/>
          <w:lang w:val="x-none"/>
        </w:rPr>
        <w:t>And these words, which I command thee this day, shall be in thine heart: </w:t>
      </w:r>
    </w:p>
    <w:p w14:paraId="78BCB682" w14:textId="77777777" w:rsidR="00E87490" w:rsidRDefault="00E87490" w:rsidP="00E87490">
      <w:pPr>
        <w:jc w:val="both"/>
        <w:rPr>
          <w:rFonts w:ascii="Arial" w:hAnsi="Arial" w:cs="Arial"/>
          <w:sz w:val="28"/>
          <w:szCs w:val="28"/>
          <w:lang w:val="x-none"/>
        </w:rPr>
      </w:pPr>
      <w:r w:rsidRPr="00ED7FD1">
        <w:rPr>
          <w:rFonts w:ascii="Arial" w:hAnsi="Arial" w:cs="Arial"/>
          <w:sz w:val="28"/>
          <w:szCs w:val="28"/>
          <w:vertAlign w:val="superscript"/>
          <w:lang w:val="x-none"/>
        </w:rPr>
        <w:lastRenderedPageBreak/>
        <w:t>140</w:t>
      </w:r>
      <w:r>
        <w:rPr>
          <w:rFonts w:ascii="Arial" w:hAnsi="Arial" w:cs="Arial"/>
          <w:sz w:val="18"/>
          <w:szCs w:val="18"/>
          <w:vertAlign w:val="superscript"/>
          <w:lang w:val="x-none"/>
        </w:rPr>
        <w:t xml:space="preserve"> </w:t>
      </w:r>
      <w:r w:rsidRPr="00A839DC">
        <w:rPr>
          <w:rFonts w:ascii="Arial" w:hAnsi="Arial" w:cs="Arial"/>
          <w:sz w:val="18"/>
          <w:szCs w:val="18"/>
          <w:lang w:val="x-none"/>
        </w:rPr>
        <w:t>[Congregation says, “Amen.”]</w:t>
      </w:r>
      <w:r>
        <w:rPr>
          <w:rFonts w:ascii="Arial" w:hAnsi="Arial" w:cs="Arial"/>
          <w:sz w:val="28"/>
          <w:szCs w:val="28"/>
          <w:lang w:val="x-none"/>
        </w:rPr>
        <w:t xml:space="preserve"> Hah?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 xml:space="preserve">, verse 7 tese. </w:t>
      </w:r>
    </w:p>
    <w:p w14:paraId="7AB295D4" w14:textId="77777777" w:rsidR="00E87490" w:rsidRPr="00262737" w:rsidRDefault="00E87490" w:rsidP="00E87490">
      <w:pPr>
        <w:ind w:left="720"/>
        <w:jc w:val="both"/>
        <w:rPr>
          <w:rFonts w:ascii="Arial" w:hAnsi="Arial" w:cs="Arial"/>
          <w:i/>
          <w:iCs/>
          <w:sz w:val="28"/>
          <w:szCs w:val="28"/>
          <w:lang w:val="x-none"/>
        </w:rPr>
      </w:pPr>
      <w:r w:rsidRPr="00262737">
        <w:rPr>
          <w:rFonts w:ascii="Arial" w:hAnsi="Arial" w:cs="Arial"/>
          <w:i/>
          <w:iCs/>
          <w:sz w:val="28"/>
          <w:szCs w:val="28"/>
          <w:lang w:val="x-none"/>
        </w:rPr>
        <w:t xml:space="preserve">And thou shalt teach them diligently unto thy children, and shalt talk of them when thou </w:t>
      </w:r>
      <w:proofErr w:type="spellStart"/>
      <w:r w:rsidRPr="00262737">
        <w:rPr>
          <w:rFonts w:ascii="Arial" w:hAnsi="Arial" w:cs="Arial"/>
          <w:i/>
          <w:iCs/>
          <w:sz w:val="28"/>
          <w:szCs w:val="28"/>
          <w:lang w:val="x-none"/>
        </w:rPr>
        <w:t>sittest</w:t>
      </w:r>
      <w:proofErr w:type="spellEnd"/>
      <w:r w:rsidRPr="00262737">
        <w:rPr>
          <w:rFonts w:ascii="Arial" w:hAnsi="Arial" w:cs="Arial"/>
          <w:i/>
          <w:iCs/>
          <w:sz w:val="28"/>
          <w:szCs w:val="28"/>
          <w:lang w:val="x-none"/>
        </w:rPr>
        <w:t xml:space="preserve"> in thine house, and when thou </w:t>
      </w:r>
      <w:proofErr w:type="spellStart"/>
      <w:r w:rsidRPr="00262737">
        <w:rPr>
          <w:rFonts w:ascii="Arial" w:hAnsi="Arial" w:cs="Arial"/>
          <w:i/>
          <w:iCs/>
          <w:sz w:val="28"/>
          <w:szCs w:val="28"/>
          <w:lang w:val="x-none"/>
        </w:rPr>
        <w:t>walkest</w:t>
      </w:r>
      <w:proofErr w:type="spellEnd"/>
      <w:r w:rsidRPr="00262737">
        <w:rPr>
          <w:rFonts w:ascii="Arial" w:hAnsi="Arial" w:cs="Arial"/>
          <w:i/>
          <w:iCs/>
          <w:sz w:val="28"/>
          <w:szCs w:val="28"/>
          <w:lang w:val="x-none"/>
        </w:rPr>
        <w:t xml:space="preserve"> by the way, and when thou </w:t>
      </w:r>
      <w:proofErr w:type="spellStart"/>
      <w:r w:rsidRPr="00262737">
        <w:rPr>
          <w:rFonts w:ascii="Arial" w:hAnsi="Arial" w:cs="Arial"/>
          <w:i/>
          <w:iCs/>
          <w:sz w:val="28"/>
          <w:szCs w:val="28"/>
          <w:lang w:val="x-none"/>
        </w:rPr>
        <w:t>liest</w:t>
      </w:r>
      <w:proofErr w:type="spellEnd"/>
      <w:r w:rsidRPr="00262737">
        <w:rPr>
          <w:rFonts w:ascii="Arial" w:hAnsi="Arial" w:cs="Arial"/>
          <w:i/>
          <w:iCs/>
          <w:sz w:val="28"/>
          <w:szCs w:val="28"/>
          <w:lang w:val="x-none"/>
        </w:rPr>
        <w:t xml:space="preserve"> down, and when thou </w:t>
      </w:r>
      <w:proofErr w:type="spellStart"/>
      <w:r w:rsidRPr="00262737">
        <w:rPr>
          <w:rFonts w:ascii="Arial" w:hAnsi="Arial" w:cs="Arial"/>
          <w:i/>
          <w:iCs/>
          <w:sz w:val="28"/>
          <w:szCs w:val="28"/>
          <w:lang w:val="x-none"/>
        </w:rPr>
        <w:t>risest</w:t>
      </w:r>
      <w:proofErr w:type="spellEnd"/>
      <w:r w:rsidRPr="00262737">
        <w:rPr>
          <w:rFonts w:ascii="Arial" w:hAnsi="Arial" w:cs="Arial"/>
          <w:i/>
          <w:iCs/>
          <w:sz w:val="28"/>
          <w:szCs w:val="28"/>
          <w:lang w:val="x-none"/>
        </w:rPr>
        <w:t xml:space="preserve"> up. </w:t>
      </w:r>
    </w:p>
    <w:p w14:paraId="302AE8EB"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141 </w:t>
      </w:r>
      <w:r w:rsidRPr="00262737">
        <w:rPr>
          <w:rFonts w:ascii="Arial" w:hAnsi="Arial" w:cs="Arial"/>
          <w:sz w:val="18"/>
          <w:szCs w:val="18"/>
          <w:lang w:val="x-none"/>
        </w:rPr>
        <w:t xml:space="preserve">[Apostle </w:t>
      </w:r>
      <w:r>
        <w:rPr>
          <w:rFonts w:ascii="Arial" w:hAnsi="Arial" w:cs="Arial"/>
          <w:sz w:val="18"/>
          <w:szCs w:val="18"/>
          <w:lang w:val="x-none"/>
        </w:rPr>
        <w:t xml:space="preserve">Gumbura </w:t>
      </w:r>
      <w:r w:rsidRPr="00262737">
        <w:rPr>
          <w:rFonts w:ascii="Arial" w:hAnsi="Arial" w:cs="Arial"/>
          <w:sz w:val="18"/>
          <w:szCs w:val="18"/>
          <w:lang w:val="x-none"/>
        </w:rPr>
        <w:t>laughs—ED]</w:t>
      </w:r>
      <w:r>
        <w:rPr>
          <w:rFonts w:ascii="Arial" w:hAnsi="Arial" w:cs="Arial"/>
          <w:sz w:val="28"/>
          <w:szCs w:val="28"/>
          <w:lang w:val="x-none"/>
        </w:rPr>
        <w:t xml:space="preserve"> Ameni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w:t>
      </w:r>
      <w:r w:rsidRPr="00255F12">
        <w:rPr>
          <w:rFonts w:ascii="Arial" w:hAnsi="Arial" w:cs="Arial"/>
          <w:sz w:val="18"/>
          <w:szCs w:val="18"/>
          <w:lang w:val="x-none"/>
        </w:rPr>
        <w:t xml:space="preserve"> </w:t>
      </w:r>
      <w:r w:rsidRPr="00A839DC">
        <w:rPr>
          <w:rFonts w:ascii="Arial" w:hAnsi="Arial" w:cs="Arial"/>
          <w:sz w:val="18"/>
          <w:szCs w:val="18"/>
          <w:lang w:val="x-none"/>
        </w:rPr>
        <w:t>[Congregation says, “Amen.”]</w:t>
      </w:r>
      <w:r>
        <w:rPr>
          <w:rFonts w:ascii="Arial" w:hAnsi="Arial" w:cs="Arial"/>
          <w:sz w:val="28"/>
          <w:szCs w:val="28"/>
          <w:lang w:val="x-none"/>
        </w:rPr>
        <w:t xml:space="preserve">  Hanzi, “</w:t>
      </w:r>
      <w:proofErr w:type="spellStart"/>
      <w:r>
        <w:rPr>
          <w:rFonts w:ascii="Arial" w:hAnsi="Arial" w:cs="Arial"/>
          <w:sz w:val="28"/>
          <w:szCs w:val="28"/>
          <w:lang w:val="x-none"/>
        </w:rPr>
        <w:t>Munotaura</w:t>
      </w:r>
      <w:proofErr w:type="spellEnd"/>
      <w:r>
        <w:rPr>
          <w:rFonts w:ascii="Arial" w:hAnsi="Arial" w:cs="Arial"/>
          <w:sz w:val="28"/>
          <w:szCs w:val="28"/>
          <w:lang w:val="x-none"/>
        </w:rPr>
        <w:t xml:space="preserve"> </w:t>
      </w:r>
      <w:proofErr w:type="spellStart"/>
      <w:r>
        <w:rPr>
          <w:rFonts w:ascii="Arial" w:hAnsi="Arial" w:cs="Arial"/>
          <w:sz w:val="28"/>
          <w:szCs w:val="28"/>
          <w:lang w:val="x-none"/>
        </w:rPr>
        <w:t>makagara</w:t>
      </w:r>
      <w:proofErr w:type="spellEnd"/>
      <w:r>
        <w:rPr>
          <w:rFonts w:ascii="Arial" w:hAnsi="Arial" w:cs="Arial"/>
          <w:sz w:val="28"/>
          <w:szCs w:val="28"/>
          <w:lang w:val="x-none"/>
        </w:rPr>
        <w:t xml:space="preserve"> </w:t>
      </w:r>
      <w:proofErr w:type="spellStart"/>
      <w:r>
        <w:rPr>
          <w:rFonts w:ascii="Arial" w:hAnsi="Arial" w:cs="Arial"/>
          <w:sz w:val="28"/>
          <w:szCs w:val="28"/>
          <w:lang w:val="x-none"/>
        </w:rPr>
        <w:t>mumba</w:t>
      </w:r>
      <w:proofErr w:type="spellEnd"/>
      <w:r>
        <w:rPr>
          <w:rFonts w:ascii="Arial" w:hAnsi="Arial" w:cs="Arial"/>
          <w:sz w:val="28"/>
          <w:szCs w:val="28"/>
          <w:lang w:val="x-none"/>
        </w:rPr>
        <w:t xml:space="preserve"> </w:t>
      </w:r>
      <w:proofErr w:type="spellStart"/>
      <w:r>
        <w:rPr>
          <w:rFonts w:ascii="Arial" w:hAnsi="Arial" w:cs="Arial"/>
          <w:sz w:val="28"/>
          <w:szCs w:val="28"/>
          <w:lang w:val="x-none"/>
        </w:rPr>
        <w:t>senyaya</w:t>
      </w:r>
      <w:proofErr w:type="spellEnd"/>
      <w:r>
        <w:rPr>
          <w:rFonts w:ascii="Arial" w:hAnsi="Arial" w:cs="Arial"/>
          <w:sz w:val="28"/>
          <w:szCs w:val="28"/>
          <w:lang w:val="x-none"/>
        </w:rPr>
        <w:t xml:space="preserve">. </w:t>
      </w:r>
      <w:proofErr w:type="spellStart"/>
      <w:r>
        <w:rPr>
          <w:rFonts w:ascii="Arial" w:hAnsi="Arial" w:cs="Arial"/>
          <w:sz w:val="28"/>
          <w:szCs w:val="28"/>
          <w:lang w:val="x-none"/>
        </w:rPr>
        <w:t>Muchifamba</w:t>
      </w:r>
      <w:proofErr w:type="spellEnd"/>
      <w:r>
        <w:rPr>
          <w:rFonts w:ascii="Arial" w:hAnsi="Arial" w:cs="Arial"/>
          <w:sz w:val="28"/>
          <w:szCs w:val="28"/>
          <w:lang w:val="x-none"/>
        </w:rPr>
        <w:t xml:space="preserve">, </w:t>
      </w:r>
      <w:proofErr w:type="spellStart"/>
      <w:r>
        <w:rPr>
          <w:rFonts w:ascii="Arial" w:hAnsi="Arial" w:cs="Arial"/>
          <w:sz w:val="28"/>
          <w:szCs w:val="28"/>
          <w:lang w:val="x-none"/>
        </w:rPr>
        <w:t>taurai</w:t>
      </w:r>
      <w:proofErr w:type="spellEnd"/>
      <w:r>
        <w:rPr>
          <w:rFonts w:ascii="Arial" w:hAnsi="Arial" w:cs="Arial"/>
          <w:sz w:val="28"/>
          <w:szCs w:val="28"/>
          <w:lang w:val="x-none"/>
        </w:rPr>
        <w:t xml:space="preserve">. Mava </w:t>
      </w:r>
      <w:proofErr w:type="spellStart"/>
      <w:r>
        <w:rPr>
          <w:rFonts w:ascii="Arial" w:hAnsi="Arial" w:cs="Arial"/>
          <w:sz w:val="28"/>
          <w:szCs w:val="28"/>
          <w:lang w:val="x-none"/>
        </w:rPr>
        <w:t>kuvata</w:t>
      </w:r>
      <w:proofErr w:type="spellEnd"/>
      <w:r>
        <w:rPr>
          <w:rFonts w:ascii="Arial" w:hAnsi="Arial" w:cs="Arial"/>
          <w:sz w:val="28"/>
          <w:szCs w:val="28"/>
          <w:lang w:val="x-none"/>
        </w:rPr>
        <w:t xml:space="preserve">, </w:t>
      </w:r>
      <w:proofErr w:type="spellStart"/>
      <w:r>
        <w:rPr>
          <w:rFonts w:ascii="Arial" w:hAnsi="Arial" w:cs="Arial"/>
          <w:sz w:val="28"/>
          <w:szCs w:val="28"/>
          <w:lang w:val="x-none"/>
        </w:rPr>
        <w:t>taurayi</w:t>
      </w:r>
      <w:proofErr w:type="spellEnd"/>
      <w:r>
        <w:rPr>
          <w:rFonts w:ascii="Arial" w:hAnsi="Arial" w:cs="Arial"/>
          <w:sz w:val="28"/>
          <w:szCs w:val="28"/>
          <w:lang w:val="x-none"/>
        </w:rPr>
        <w:t xml:space="preserve"> </w:t>
      </w:r>
      <w:proofErr w:type="spellStart"/>
      <w:r>
        <w:rPr>
          <w:rFonts w:ascii="Arial" w:hAnsi="Arial" w:cs="Arial"/>
          <w:sz w:val="28"/>
          <w:szCs w:val="28"/>
          <w:lang w:val="x-none"/>
        </w:rPr>
        <w:t>nenyaya</w:t>
      </w:r>
      <w:proofErr w:type="spellEnd"/>
      <w:r>
        <w:rPr>
          <w:rFonts w:ascii="Arial" w:hAnsi="Arial" w:cs="Arial"/>
          <w:sz w:val="28"/>
          <w:szCs w:val="28"/>
          <w:lang w:val="x-none"/>
        </w:rPr>
        <w:t xml:space="preserve"> iyi, </w:t>
      </w:r>
      <w:proofErr w:type="spellStart"/>
      <w:r>
        <w:rPr>
          <w:rFonts w:ascii="Arial" w:hAnsi="Arial" w:cs="Arial"/>
          <w:sz w:val="28"/>
          <w:szCs w:val="28"/>
          <w:lang w:val="x-none"/>
        </w:rPr>
        <w:t>handiti</w:t>
      </w:r>
      <w:proofErr w:type="spellEnd"/>
      <w:r>
        <w:rPr>
          <w:rFonts w:ascii="Arial" w:hAnsi="Arial" w:cs="Arial"/>
          <w:sz w:val="28"/>
          <w:szCs w:val="28"/>
          <w:lang w:val="x-none"/>
        </w:rPr>
        <w:t xml:space="preserve">?”  Hanzi </w:t>
      </w:r>
      <w:proofErr w:type="spellStart"/>
      <w:r>
        <w:rPr>
          <w:rFonts w:ascii="Arial" w:hAnsi="Arial" w:cs="Arial"/>
          <w:sz w:val="28"/>
          <w:szCs w:val="28"/>
          <w:lang w:val="x-none"/>
        </w:rPr>
        <w:t>taurayi</w:t>
      </w:r>
      <w:proofErr w:type="spellEnd"/>
      <w:r>
        <w:rPr>
          <w:rFonts w:ascii="Arial" w:hAnsi="Arial" w:cs="Arial"/>
          <w:sz w:val="28"/>
          <w:szCs w:val="28"/>
          <w:lang w:val="x-none"/>
        </w:rPr>
        <w:t xml:space="preserve"> </w:t>
      </w:r>
      <w:proofErr w:type="spellStart"/>
      <w:r>
        <w:rPr>
          <w:rFonts w:ascii="Arial" w:hAnsi="Arial" w:cs="Arial"/>
          <w:sz w:val="28"/>
          <w:szCs w:val="28"/>
          <w:lang w:val="x-none"/>
        </w:rPr>
        <w:t>pamusoro</w:t>
      </w:r>
      <w:proofErr w:type="spellEnd"/>
      <w:r>
        <w:rPr>
          <w:rFonts w:ascii="Arial" w:hAnsi="Arial" w:cs="Arial"/>
          <w:sz w:val="28"/>
          <w:szCs w:val="28"/>
          <w:lang w:val="x-none"/>
        </w:rPr>
        <w:t xml:space="preserve"> </w:t>
      </w:r>
      <w:proofErr w:type="spellStart"/>
      <w:r>
        <w:rPr>
          <w:rFonts w:ascii="Arial" w:hAnsi="Arial" w:cs="Arial"/>
          <w:sz w:val="28"/>
          <w:szCs w:val="28"/>
          <w:lang w:val="x-none"/>
        </w:rPr>
        <w:t>pazvo</w:t>
      </w:r>
      <w:proofErr w:type="spellEnd"/>
      <w:r>
        <w:rPr>
          <w:rFonts w:ascii="Arial" w:hAnsi="Arial" w:cs="Arial"/>
          <w:sz w:val="28"/>
          <w:szCs w:val="28"/>
          <w:lang w:val="x-none"/>
        </w:rPr>
        <w:t xml:space="preserve"> </w:t>
      </w:r>
      <w:proofErr w:type="spellStart"/>
      <w:r>
        <w:rPr>
          <w:rFonts w:ascii="Arial" w:hAnsi="Arial" w:cs="Arial"/>
          <w:sz w:val="28"/>
          <w:szCs w:val="28"/>
          <w:lang w:val="x-none"/>
        </w:rPr>
        <w:t>nguva</w:t>
      </w:r>
      <w:proofErr w:type="spellEnd"/>
      <w:r>
        <w:rPr>
          <w:rFonts w:ascii="Arial" w:hAnsi="Arial" w:cs="Arial"/>
          <w:sz w:val="28"/>
          <w:szCs w:val="28"/>
          <w:lang w:val="x-none"/>
        </w:rPr>
        <w:t xml:space="preserve"> </w:t>
      </w:r>
      <w:proofErr w:type="spellStart"/>
      <w:r>
        <w:rPr>
          <w:rFonts w:ascii="Arial" w:hAnsi="Arial" w:cs="Arial"/>
          <w:sz w:val="28"/>
          <w:szCs w:val="28"/>
          <w:lang w:val="x-none"/>
        </w:rPr>
        <w:t>dzo</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dzose</w:t>
      </w:r>
      <w:proofErr w:type="spellEnd"/>
      <w:r w:rsidRPr="00A839DC">
        <w:rPr>
          <w:rFonts w:ascii="Arial" w:hAnsi="Arial" w:cs="Arial"/>
          <w:sz w:val="18"/>
          <w:szCs w:val="18"/>
          <w:lang w:val="x-none"/>
        </w:rPr>
        <w:t>.”]</w:t>
      </w:r>
    </w:p>
    <w:p w14:paraId="79363F6E"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142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kuita</w:t>
      </w:r>
      <w:proofErr w:type="spellEnd"/>
      <w:r>
        <w:rPr>
          <w:rFonts w:ascii="Arial" w:hAnsi="Arial" w:cs="Arial"/>
          <w:sz w:val="28"/>
          <w:szCs w:val="28"/>
          <w:lang w:val="x-none"/>
        </w:rPr>
        <w:t xml:space="preserve"> problem mu Message, </w:t>
      </w:r>
      <w:proofErr w:type="spellStart"/>
      <w:r>
        <w:rPr>
          <w:rFonts w:ascii="Arial" w:hAnsi="Arial" w:cs="Arial"/>
          <w:sz w:val="28"/>
          <w:szCs w:val="28"/>
          <w:lang w:val="x-none"/>
        </w:rPr>
        <w:t>yekuti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vakangokura</w:t>
      </w:r>
      <w:proofErr w:type="spellEnd"/>
      <w:r>
        <w:rPr>
          <w:rFonts w:ascii="Arial" w:hAnsi="Arial" w:cs="Arial"/>
          <w:sz w:val="28"/>
          <w:szCs w:val="28"/>
          <w:lang w:val="x-none"/>
        </w:rPr>
        <w:t xml:space="preserve">, </w:t>
      </w:r>
      <w:proofErr w:type="spellStart"/>
      <w:r>
        <w:rPr>
          <w:rFonts w:ascii="Arial" w:hAnsi="Arial" w:cs="Arial"/>
          <w:sz w:val="28"/>
          <w:szCs w:val="28"/>
          <w:lang w:val="x-none"/>
        </w:rPr>
        <w:t>voshora</w:t>
      </w:r>
      <w:proofErr w:type="spellEnd"/>
      <w:r>
        <w:rPr>
          <w:rFonts w:ascii="Arial" w:hAnsi="Arial" w:cs="Arial"/>
          <w:sz w:val="28"/>
          <w:szCs w:val="28"/>
          <w:lang w:val="x-none"/>
        </w:rPr>
        <w:t xml:space="preserve"> Message. </w:t>
      </w:r>
      <w:proofErr w:type="spellStart"/>
      <w:r>
        <w:rPr>
          <w:rFonts w:ascii="Arial" w:hAnsi="Arial" w:cs="Arial"/>
          <w:sz w:val="28"/>
          <w:szCs w:val="28"/>
          <w:lang w:val="x-none"/>
        </w:rPr>
        <w:t>Nokuti</w:t>
      </w:r>
      <w:proofErr w:type="spellEnd"/>
      <w:r>
        <w:rPr>
          <w:rFonts w:ascii="Arial" w:hAnsi="Arial" w:cs="Arial"/>
          <w:sz w:val="28"/>
          <w:szCs w:val="28"/>
          <w:lang w:val="x-none"/>
        </w:rPr>
        <w:t xml:space="preserve"> </w:t>
      </w:r>
      <w:proofErr w:type="spellStart"/>
      <w:r>
        <w:rPr>
          <w:rFonts w:ascii="Arial" w:hAnsi="Arial" w:cs="Arial"/>
          <w:sz w:val="28"/>
          <w:szCs w:val="28"/>
          <w:lang w:val="x-none"/>
        </w:rPr>
        <w:t>nguva</w:t>
      </w:r>
      <w:proofErr w:type="spellEnd"/>
      <w:r>
        <w:rPr>
          <w:rFonts w:ascii="Arial" w:hAnsi="Arial" w:cs="Arial"/>
          <w:sz w:val="28"/>
          <w:szCs w:val="28"/>
          <w:lang w:val="x-none"/>
        </w:rPr>
        <w:t xml:space="preserve"> </w:t>
      </w:r>
      <w:proofErr w:type="spellStart"/>
      <w:r>
        <w:rPr>
          <w:rFonts w:ascii="Arial" w:hAnsi="Arial" w:cs="Arial"/>
          <w:sz w:val="28"/>
          <w:szCs w:val="28"/>
          <w:lang w:val="x-none"/>
        </w:rPr>
        <w:t>yakafanana</w:t>
      </w:r>
      <w:proofErr w:type="spellEnd"/>
      <w:r>
        <w:rPr>
          <w:rFonts w:ascii="Arial" w:hAnsi="Arial" w:cs="Arial"/>
          <w:sz w:val="28"/>
          <w:szCs w:val="28"/>
          <w:lang w:val="x-none"/>
        </w:rPr>
        <w:t xml:space="preserve"> </w:t>
      </w:r>
      <w:proofErr w:type="spellStart"/>
      <w:r>
        <w:rPr>
          <w:rFonts w:ascii="Arial" w:hAnsi="Arial" w:cs="Arial"/>
          <w:sz w:val="28"/>
          <w:szCs w:val="28"/>
          <w:lang w:val="x-none"/>
        </w:rPr>
        <w:t>neyakadai</w:t>
      </w:r>
      <w:proofErr w:type="spellEnd"/>
      <w:r>
        <w:rPr>
          <w:rFonts w:ascii="Arial" w:hAnsi="Arial" w:cs="Arial"/>
          <w:sz w:val="28"/>
          <w:szCs w:val="28"/>
          <w:lang w:val="x-none"/>
        </w:rPr>
        <w:t xml:space="preserve">, </w:t>
      </w:r>
      <w:proofErr w:type="spellStart"/>
      <w:r>
        <w:rPr>
          <w:rFonts w:ascii="Arial" w:hAnsi="Arial" w:cs="Arial"/>
          <w:sz w:val="28"/>
          <w:szCs w:val="28"/>
          <w:lang w:val="x-none"/>
        </w:rPr>
        <w:t>hatina</w:t>
      </w:r>
      <w:proofErr w:type="spellEnd"/>
      <w:r>
        <w:rPr>
          <w:rFonts w:ascii="Arial" w:hAnsi="Arial" w:cs="Arial"/>
          <w:sz w:val="28"/>
          <w:szCs w:val="28"/>
          <w:lang w:val="x-none"/>
        </w:rPr>
        <w:t xml:space="preserve"> </w:t>
      </w:r>
      <w:proofErr w:type="spellStart"/>
      <w:r>
        <w:rPr>
          <w:rFonts w:ascii="Arial" w:hAnsi="Arial" w:cs="Arial"/>
          <w:sz w:val="28"/>
          <w:szCs w:val="28"/>
          <w:lang w:val="x-none"/>
        </w:rPr>
        <w:t>kumboziva</w:t>
      </w:r>
      <w:proofErr w:type="spellEnd"/>
      <w:r>
        <w:rPr>
          <w:rFonts w:ascii="Arial" w:hAnsi="Arial" w:cs="Arial"/>
          <w:sz w:val="28"/>
          <w:szCs w:val="28"/>
          <w:lang w:val="x-none"/>
        </w:rPr>
        <w:t xml:space="preserve"> </w:t>
      </w:r>
      <w:proofErr w:type="spellStart"/>
      <w:r>
        <w:rPr>
          <w:rFonts w:ascii="Arial" w:hAnsi="Arial" w:cs="Arial"/>
          <w:sz w:val="28"/>
          <w:szCs w:val="28"/>
          <w:lang w:val="x-none"/>
        </w:rPr>
        <w:t>kukosha</w:t>
      </w:r>
      <w:proofErr w:type="spellEnd"/>
      <w:r>
        <w:rPr>
          <w:rFonts w:ascii="Arial" w:hAnsi="Arial" w:cs="Arial"/>
          <w:sz w:val="28"/>
          <w:szCs w:val="28"/>
          <w:lang w:val="x-none"/>
        </w:rPr>
        <w:t xml:space="preserve"> </w:t>
      </w:r>
      <w:proofErr w:type="spellStart"/>
      <w:r>
        <w:rPr>
          <w:rFonts w:ascii="Arial" w:hAnsi="Arial" w:cs="Arial"/>
          <w:sz w:val="28"/>
          <w:szCs w:val="28"/>
          <w:lang w:val="x-none"/>
        </w:rPr>
        <w:t>kokudzidzisa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wako</w:t>
      </w:r>
      <w:proofErr w:type="spellEnd"/>
      <w:r>
        <w:rPr>
          <w:rFonts w:ascii="Arial" w:hAnsi="Arial" w:cs="Arial"/>
          <w:sz w:val="28"/>
          <w:szCs w:val="28"/>
          <w:lang w:val="x-none"/>
        </w:rPr>
        <w:t xml:space="preserve"> </w:t>
      </w:r>
      <w:proofErr w:type="spellStart"/>
      <w:r>
        <w:rPr>
          <w:rFonts w:ascii="Arial" w:hAnsi="Arial" w:cs="Arial"/>
          <w:sz w:val="28"/>
          <w:szCs w:val="28"/>
          <w:lang w:val="x-none"/>
        </w:rPr>
        <w:t>kukosha</w:t>
      </w:r>
      <w:proofErr w:type="spellEnd"/>
      <w:r>
        <w:rPr>
          <w:rFonts w:ascii="Arial" w:hAnsi="Arial" w:cs="Arial"/>
          <w:sz w:val="28"/>
          <w:szCs w:val="28"/>
          <w:lang w:val="x-none"/>
        </w:rPr>
        <w:t xml:space="preserve"> </w:t>
      </w:r>
      <w:proofErr w:type="spellStart"/>
      <w:r>
        <w:rPr>
          <w:rFonts w:ascii="Arial" w:hAnsi="Arial" w:cs="Arial"/>
          <w:sz w:val="28"/>
          <w:szCs w:val="28"/>
          <w:lang w:val="x-none"/>
        </w:rPr>
        <w:t>kwayo</w:t>
      </w:r>
      <w:proofErr w:type="spellEnd"/>
      <w:r>
        <w:rPr>
          <w:rFonts w:ascii="Arial" w:hAnsi="Arial" w:cs="Arial"/>
          <w:sz w:val="28"/>
          <w:szCs w:val="28"/>
          <w:lang w:val="x-none"/>
        </w:rPr>
        <w:t xml:space="preserve">. </w:t>
      </w:r>
    </w:p>
    <w:p w14:paraId="312C6AC7"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143 </w:t>
      </w:r>
      <w:r>
        <w:rPr>
          <w:rFonts w:ascii="Arial" w:hAnsi="Arial" w:cs="Arial"/>
          <w:sz w:val="28"/>
          <w:szCs w:val="28"/>
          <w:lang w:val="x-none"/>
        </w:rPr>
        <w:t xml:space="preserve">Blessing </w:t>
      </w:r>
      <w:proofErr w:type="spellStart"/>
      <w:r>
        <w:rPr>
          <w:rFonts w:ascii="Arial" w:hAnsi="Arial" w:cs="Arial"/>
          <w:sz w:val="28"/>
          <w:szCs w:val="28"/>
          <w:lang w:val="x-none"/>
        </w:rPr>
        <w:t>anofanira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kuenda</w:t>
      </w:r>
      <w:proofErr w:type="spellEnd"/>
      <w:r>
        <w:rPr>
          <w:rFonts w:ascii="Arial" w:hAnsi="Arial" w:cs="Arial"/>
          <w:sz w:val="28"/>
          <w:szCs w:val="28"/>
          <w:lang w:val="x-none"/>
        </w:rPr>
        <w:t xml:space="preserve"> pa Tynwald </w:t>
      </w:r>
      <w:proofErr w:type="spellStart"/>
      <w:r>
        <w:rPr>
          <w:rFonts w:ascii="Arial" w:hAnsi="Arial" w:cs="Arial"/>
          <w:sz w:val="28"/>
          <w:szCs w:val="28"/>
          <w:lang w:val="x-none"/>
        </w:rPr>
        <w:t>achiziva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she wouldn’t be there, if it wasn’t the—for the God, of the Message of the Hour. </w:t>
      </w:r>
      <w:r w:rsidRPr="00A839DC">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Akanyengwa</w:t>
      </w:r>
      <w:proofErr w:type="spellEnd"/>
      <w:r>
        <w:rPr>
          <w:rFonts w:ascii="Arial" w:hAnsi="Arial" w:cs="Arial"/>
          <w:sz w:val="28"/>
          <w:szCs w:val="28"/>
          <w:lang w:val="x-none"/>
        </w:rPr>
        <w:t xml:space="preserve"> </w:t>
      </w:r>
      <w:proofErr w:type="spellStart"/>
      <w:r>
        <w:rPr>
          <w:rFonts w:ascii="Arial" w:hAnsi="Arial" w:cs="Arial"/>
          <w:sz w:val="28"/>
          <w:szCs w:val="28"/>
          <w:lang w:val="x-none"/>
        </w:rPr>
        <w:t>nemukomana</w:t>
      </w:r>
      <w:proofErr w:type="spellEnd"/>
      <w:r>
        <w:rPr>
          <w:rFonts w:ascii="Arial" w:hAnsi="Arial" w:cs="Arial"/>
          <w:sz w:val="28"/>
          <w:szCs w:val="28"/>
          <w:lang w:val="x-none"/>
        </w:rPr>
        <w:t xml:space="preserve"> </w:t>
      </w:r>
      <w:proofErr w:type="spellStart"/>
      <w:r>
        <w:rPr>
          <w:rFonts w:ascii="Arial" w:hAnsi="Arial" w:cs="Arial"/>
          <w:sz w:val="28"/>
          <w:szCs w:val="28"/>
          <w:lang w:val="x-none"/>
        </w:rPr>
        <w:t>asinganamate</w:t>
      </w:r>
      <w:proofErr w:type="spellEnd"/>
      <w:r>
        <w:rPr>
          <w:rFonts w:ascii="Arial" w:hAnsi="Arial" w:cs="Arial"/>
          <w:sz w:val="28"/>
          <w:szCs w:val="28"/>
          <w:lang w:val="x-none"/>
        </w:rPr>
        <w:t xml:space="preserve"> </w:t>
      </w:r>
      <w:proofErr w:type="spellStart"/>
      <w:r>
        <w:rPr>
          <w:rFonts w:ascii="Arial" w:hAnsi="Arial" w:cs="Arial"/>
          <w:sz w:val="28"/>
          <w:szCs w:val="28"/>
          <w:lang w:val="x-none"/>
        </w:rPr>
        <w:t>anoramba</w:t>
      </w:r>
      <w:proofErr w:type="spellEnd"/>
      <w:r>
        <w:rPr>
          <w:rFonts w:ascii="Arial" w:hAnsi="Arial" w:cs="Arial"/>
          <w:sz w:val="28"/>
          <w:szCs w:val="28"/>
          <w:lang w:val="x-none"/>
        </w:rPr>
        <w:t xml:space="preserve"> </w:t>
      </w:r>
      <w:proofErr w:type="spellStart"/>
      <w:r>
        <w:rPr>
          <w:rFonts w:ascii="Arial" w:hAnsi="Arial" w:cs="Arial"/>
          <w:sz w:val="28"/>
          <w:szCs w:val="28"/>
          <w:lang w:val="x-none"/>
        </w:rPr>
        <w:t>oga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
    <w:p w14:paraId="10092C0A"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 xml:space="preserve">“Hah, </w:t>
      </w:r>
      <w:proofErr w:type="spellStart"/>
      <w:r>
        <w:rPr>
          <w:rFonts w:ascii="Arial" w:hAnsi="Arial" w:cs="Arial"/>
          <w:sz w:val="28"/>
          <w:szCs w:val="28"/>
          <w:lang w:val="x-none"/>
        </w:rPr>
        <w:t>kwatinobva</w:t>
      </w:r>
      <w:proofErr w:type="spellEnd"/>
      <w:r>
        <w:rPr>
          <w:rFonts w:ascii="Arial" w:hAnsi="Arial" w:cs="Arial"/>
          <w:sz w:val="28"/>
          <w:szCs w:val="28"/>
          <w:lang w:val="x-none"/>
        </w:rPr>
        <w:t xml:space="preserve"> </w:t>
      </w:r>
      <w:proofErr w:type="spellStart"/>
      <w:r>
        <w:rPr>
          <w:rFonts w:ascii="Arial" w:hAnsi="Arial" w:cs="Arial"/>
          <w:sz w:val="28"/>
          <w:szCs w:val="28"/>
          <w:lang w:val="x-none"/>
        </w:rPr>
        <w:t>isu</w:t>
      </w:r>
      <w:proofErr w:type="spellEnd"/>
      <w:r>
        <w:rPr>
          <w:rFonts w:ascii="Arial" w:hAnsi="Arial" w:cs="Arial"/>
          <w:sz w:val="28"/>
          <w:szCs w:val="28"/>
          <w:lang w:val="x-none"/>
        </w:rPr>
        <w:t xml:space="preserve"> </w:t>
      </w:r>
      <w:proofErr w:type="spellStart"/>
      <w:r>
        <w:rPr>
          <w:rFonts w:ascii="Arial" w:hAnsi="Arial" w:cs="Arial"/>
          <w:sz w:val="28"/>
          <w:szCs w:val="28"/>
          <w:lang w:val="x-none"/>
        </w:rPr>
        <w:t>matendero</w:t>
      </w:r>
      <w:proofErr w:type="spellEnd"/>
      <w:r>
        <w:rPr>
          <w:rFonts w:ascii="Arial" w:hAnsi="Arial" w:cs="Arial"/>
          <w:sz w:val="28"/>
          <w:szCs w:val="28"/>
          <w:lang w:val="x-none"/>
        </w:rPr>
        <w:t xml:space="preserve"> </w:t>
      </w:r>
      <w:proofErr w:type="spellStart"/>
      <w:r>
        <w:rPr>
          <w:rFonts w:ascii="Arial" w:hAnsi="Arial" w:cs="Arial"/>
          <w:sz w:val="28"/>
          <w:szCs w:val="28"/>
          <w:lang w:val="x-none"/>
        </w:rPr>
        <w:t>edu</w:t>
      </w:r>
      <w:proofErr w:type="spellEnd"/>
      <w:r>
        <w:rPr>
          <w:rFonts w:ascii="Arial" w:hAnsi="Arial" w:cs="Arial"/>
          <w:sz w:val="28"/>
          <w:szCs w:val="28"/>
          <w:lang w:val="x-none"/>
        </w:rPr>
        <w:t xml:space="preserve">, </w:t>
      </w:r>
      <w:proofErr w:type="spellStart"/>
      <w:r>
        <w:rPr>
          <w:rFonts w:ascii="Arial" w:hAnsi="Arial" w:cs="Arial"/>
          <w:sz w:val="28"/>
          <w:szCs w:val="28"/>
          <w:lang w:val="x-none"/>
        </w:rPr>
        <w:t>hazviiti</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wabva</w:t>
      </w:r>
      <w:proofErr w:type="spellEnd"/>
      <w:r>
        <w:rPr>
          <w:rFonts w:ascii="Arial" w:hAnsi="Arial" w:cs="Arial"/>
          <w:sz w:val="28"/>
          <w:szCs w:val="28"/>
          <w:lang w:val="x-none"/>
        </w:rPr>
        <w:t xml:space="preserve"> </w:t>
      </w:r>
      <w:proofErr w:type="spellStart"/>
      <w:r>
        <w:rPr>
          <w:rFonts w:ascii="Arial" w:hAnsi="Arial" w:cs="Arial"/>
          <w:sz w:val="28"/>
          <w:szCs w:val="28"/>
          <w:lang w:val="x-none"/>
        </w:rPr>
        <w:t>wadya</w:t>
      </w:r>
      <w:proofErr w:type="spellEnd"/>
      <w:r>
        <w:rPr>
          <w:rFonts w:ascii="Arial" w:hAnsi="Arial" w:cs="Arial"/>
          <w:sz w:val="28"/>
          <w:szCs w:val="28"/>
          <w:lang w:val="x-none"/>
        </w:rPr>
        <w:t xml:space="preserve"> </w:t>
      </w:r>
      <w:proofErr w:type="spellStart"/>
      <w:r>
        <w:rPr>
          <w:rFonts w:ascii="Arial" w:hAnsi="Arial" w:cs="Arial"/>
          <w:sz w:val="28"/>
          <w:szCs w:val="28"/>
          <w:lang w:val="x-none"/>
        </w:rPr>
        <w:t>mushonga</w:t>
      </w:r>
      <w:proofErr w:type="spellEnd"/>
      <w:r>
        <w:rPr>
          <w:rFonts w:ascii="Arial" w:hAnsi="Arial" w:cs="Arial"/>
          <w:sz w:val="28"/>
          <w:szCs w:val="28"/>
          <w:lang w:val="x-none"/>
        </w:rPr>
        <w:t xml:space="preserve">. </w:t>
      </w:r>
      <w:proofErr w:type="spellStart"/>
      <w:r>
        <w:rPr>
          <w:rFonts w:ascii="Arial" w:hAnsi="Arial" w:cs="Arial"/>
          <w:sz w:val="28"/>
          <w:szCs w:val="28"/>
          <w:lang w:val="x-none"/>
        </w:rPr>
        <w:t>Wabva</w:t>
      </w:r>
      <w:proofErr w:type="spellEnd"/>
      <w:r>
        <w:rPr>
          <w:rFonts w:ascii="Arial" w:hAnsi="Arial" w:cs="Arial"/>
          <w:sz w:val="28"/>
          <w:szCs w:val="28"/>
          <w:lang w:val="x-none"/>
        </w:rPr>
        <w:t xml:space="preserve"> </w:t>
      </w:r>
      <w:proofErr w:type="spellStart"/>
      <w:r>
        <w:rPr>
          <w:rFonts w:ascii="Arial" w:hAnsi="Arial" w:cs="Arial"/>
          <w:sz w:val="28"/>
          <w:szCs w:val="28"/>
          <w:lang w:val="x-none"/>
        </w:rPr>
        <w:t>wadya</w:t>
      </w:r>
      <w:proofErr w:type="spellEnd"/>
      <w:r>
        <w:rPr>
          <w:rFonts w:ascii="Arial" w:hAnsi="Arial" w:cs="Arial"/>
          <w:sz w:val="28"/>
          <w:szCs w:val="28"/>
          <w:lang w:val="x-none"/>
        </w:rPr>
        <w:t xml:space="preserve"> porridge </w:t>
      </w:r>
      <w:proofErr w:type="spellStart"/>
      <w:r>
        <w:rPr>
          <w:rFonts w:ascii="Arial" w:hAnsi="Arial" w:cs="Arial"/>
          <w:sz w:val="28"/>
          <w:szCs w:val="28"/>
          <w:lang w:val="x-none"/>
        </w:rPr>
        <w:t>remushonga</w:t>
      </w:r>
      <w:proofErr w:type="spellEnd"/>
      <w:r>
        <w:rPr>
          <w:rFonts w:ascii="Arial" w:hAnsi="Arial" w:cs="Arial"/>
          <w:sz w:val="28"/>
          <w:szCs w:val="28"/>
          <w:lang w:val="x-none"/>
        </w:rPr>
        <w:t xml:space="preserve">. </w:t>
      </w:r>
      <w:proofErr w:type="spellStart"/>
      <w:r>
        <w:rPr>
          <w:rFonts w:ascii="Arial" w:hAnsi="Arial" w:cs="Arial"/>
          <w:sz w:val="28"/>
          <w:szCs w:val="28"/>
          <w:lang w:val="x-none"/>
        </w:rPr>
        <w:t>Wabva</w:t>
      </w:r>
      <w:proofErr w:type="spellEnd"/>
      <w:r>
        <w:rPr>
          <w:rFonts w:ascii="Arial" w:hAnsi="Arial" w:cs="Arial"/>
          <w:sz w:val="28"/>
          <w:szCs w:val="28"/>
          <w:lang w:val="x-none"/>
        </w:rPr>
        <w:t xml:space="preserve"> </w:t>
      </w:r>
      <w:proofErr w:type="spellStart"/>
      <w:r>
        <w:rPr>
          <w:rFonts w:ascii="Arial" w:hAnsi="Arial" w:cs="Arial"/>
          <w:sz w:val="28"/>
          <w:szCs w:val="28"/>
          <w:lang w:val="x-none"/>
        </w:rPr>
        <w:t>watemwa</w:t>
      </w:r>
      <w:proofErr w:type="spellEnd"/>
      <w:r>
        <w:rPr>
          <w:rFonts w:ascii="Arial" w:hAnsi="Arial" w:cs="Arial"/>
          <w:sz w:val="28"/>
          <w:szCs w:val="28"/>
          <w:lang w:val="x-none"/>
        </w:rPr>
        <w:t xml:space="preserve"> </w:t>
      </w:r>
      <w:proofErr w:type="spellStart"/>
      <w:r>
        <w:rPr>
          <w:rFonts w:ascii="Arial" w:hAnsi="Arial" w:cs="Arial"/>
          <w:sz w:val="28"/>
          <w:szCs w:val="28"/>
          <w:lang w:val="x-none"/>
        </w:rPr>
        <w:t>nyora</w:t>
      </w:r>
      <w:proofErr w:type="spellEnd"/>
      <w:r>
        <w:rPr>
          <w:rFonts w:ascii="Arial" w:hAnsi="Arial" w:cs="Arial"/>
          <w:sz w:val="28"/>
          <w:szCs w:val="28"/>
          <w:lang w:val="x-none"/>
        </w:rPr>
        <w:t xml:space="preserve">. </w:t>
      </w:r>
      <w:proofErr w:type="spellStart"/>
      <w:r>
        <w:rPr>
          <w:rFonts w:ascii="Arial" w:hAnsi="Arial" w:cs="Arial"/>
          <w:sz w:val="28"/>
          <w:szCs w:val="28"/>
          <w:lang w:val="x-none"/>
        </w:rPr>
        <w:t>Wodanana</w:t>
      </w:r>
      <w:proofErr w:type="spellEnd"/>
      <w:r>
        <w:rPr>
          <w:rFonts w:ascii="Arial" w:hAnsi="Arial" w:cs="Arial"/>
          <w:sz w:val="28"/>
          <w:szCs w:val="28"/>
          <w:lang w:val="x-none"/>
        </w:rPr>
        <w:t xml:space="preserve"> </w:t>
      </w:r>
      <w:proofErr w:type="spellStart"/>
      <w:r>
        <w:rPr>
          <w:rFonts w:ascii="Arial" w:hAnsi="Arial" w:cs="Arial"/>
          <w:sz w:val="28"/>
          <w:szCs w:val="28"/>
          <w:lang w:val="x-none"/>
        </w:rPr>
        <w:t>neni</w:t>
      </w:r>
      <w:proofErr w:type="spellEnd"/>
      <w:r>
        <w:rPr>
          <w:rFonts w:ascii="Arial" w:hAnsi="Arial" w:cs="Arial"/>
          <w:sz w:val="28"/>
          <w:szCs w:val="28"/>
          <w:lang w:val="x-none"/>
        </w:rPr>
        <w:t xml:space="preserve"> </w:t>
      </w:r>
      <w:proofErr w:type="spellStart"/>
      <w:r>
        <w:rPr>
          <w:rFonts w:ascii="Arial" w:hAnsi="Arial" w:cs="Arial"/>
          <w:sz w:val="28"/>
          <w:szCs w:val="28"/>
          <w:lang w:val="x-none"/>
        </w:rPr>
        <w:t>inini</w:t>
      </w:r>
      <w:proofErr w:type="spellEnd"/>
      <w:r>
        <w:rPr>
          <w:rFonts w:ascii="Arial" w:hAnsi="Arial" w:cs="Arial"/>
          <w:sz w:val="28"/>
          <w:szCs w:val="28"/>
          <w:lang w:val="x-none"/>
        </w:rPr>
        <w:t xml:space="preserve">? Inini </w:t>
      </w:r>
      <w:proofErr w:type="spellStart"/>
      <w:r>
        <w:rPr>
          <w:rFonts w:ascii="Arial" w:hAnsi="Arial" w:cs="Arial"/>
          <w:sz w:val="28"/>
          <w:szCs w:val="28"/>
          <w:lang w:val="x-none"/>
        </w:rPr>
        <w:t>kubva</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mudiki</w:t>
      </w:r>
      <w:proofErr w:type="spellEnd"/>
      <w:r>
        <w:rPr>
          <w:rFonts w:ascii="Arial" w:hAnsi="Arial" w:cs="Arial"/>
          <w:sz w:val="28"/>
          <w:szCs w:val="28"/>
          <w:lang w:val="x-none"/>
        </w:rPr>
        <w:t xml:space="preserve">, </w:t>
      </w:r>
      <w:proofErr w:type="spellStart"/>
      <w:r>
        <w:rPr>
          <w:rFonts w:ascii="Arial" w:hAnsi="Arial" w:cs="Arial"/>
          <w:sz w:val="28"/>
          <w:szCs w:val="28"/>
          <w:lang w:val="x-none"/>
        </w:rPr>
        <w:t>handizivi</w:t>
      </w:r>
      <w:proofErr w:type="spellEnd"/>
      <w:r>
        <w:rPr>
          <w:rFonts w:ascii="Arial" w:hAnsi="Arial" w:cs="Arial"/>
          <w:sz w:val="28"/>
          <w:szCs w:val="28"/>
          <w:lang w:val="x-none"/>
        </w:rPr>
        <w:t xml:space="preserve"> </w:t>
      </w:r>
      <w:proofErr w:type="spellStart"/>
      <w:r>
        <w:rPr>
          <w:rFonts w:ascii="Arial" w:hAnsi="Arial" w:cs="Arial"/>
          <w:sz w:val="28"/>
          <w:szCs w:val="28"/>
          <w:lang w:val="x-none"/>
        </w:rPr>
        <w:t>chinonzi</w:t>
      </w:r>
      <w:proofErr w:type="spellEnd"/>
      <w:r>
        <w:rPr>
          <w:rFonts w:ascii="Arial" w:hAnsi="Arial" w:cs="Arial"/>
          <w:sz w:val="28"/>
          <w:szCs w:val="28"/>
          <w:lang w:val="x-none"/>
        </w:rPr>
        <w:t xml:space="preserve"> kana </w:t>
      </w:r>
      <w:proofErr w:type="spellStart"/>
      <w:r>
        <w:rPr>
          <w:rFonts w:ascii="Arial" w:hAnsi="Arial" w:cs="Arial"/>
          <w:sz w:val="28"/>
          <w:szCs w:val="28"/>
          <w:lang w:val="x-none"/>
        </w:rPr>
        <w:t>kurapira</w:t>
      </w:r>
      <w:proofErr w:type="spellEnd"/>
      <w:r>
        <w:rPr>
          <w:rFonts w:ascii="Arial" w:hAnsi="Arial" w:cs="Arial"/>
          <w:sz w:val="28"/>
          <w:szCs w:val="28"/>
          <w:lang w:val="x-none"/>
        </w:rPr>
        <w:t xml:space="preserve"> </w:t>
      </w:r>
      <w:proofErr w:type="spellStart"/>
      <w:r>
        <w:rPr>
          <w:rFonts w:ascii="Arial" w:hAnsi="Arial" w:cs="Arial"/>
          <w:sz w:val="28"/>
          <w:szCs w:val="28"/>
          <w:lang w:val="x-none"/>
        </w:rPr>
        <w:t>nhova</w:t>
      </w:r>
      <w:proofErr w:type="spellEnd"/>
      <w:r>
        <w:rPr>
          <w:rFonts w:ascii="Arial" w:hAnsi="Arial" w:cs="Arial"/>
          <w:sz w:val="28"/>
          <w:szCs w:val="28"/>
          <w:lang w:val="x-none"/>
        </w:rPr>
        <w:t xml:space="preserve">. </w:t>
      </w:r>
      <w:proofErr w:type="spellStart"/>
      <w:r>
        <w:rPr>
          <w:rFonts w:ascii="Arial" w:hAnsi="Arial" w:cs="Arial"/>
          <w:sz w:val="28"/>
          <w:szCs w:val="28"/>
          <w:lang w:val="x-none"/>
        </w:rPr>
        <w:t>Takasiyana</w:t>
      </w:r>
      <w:proofErr w:type="spellEnd"/>
      <w:r>
        <w:rPr>
          <w:rFonts w:ascii="Arial" w:hAnsi="Arial" w:cs="Arial"/>
          <w:sz w:val="28"/>
          <w:szCs w:val="28"/>
          <w:lang w:val="x-none"/>
        </w:rPr>
        <w:t xml:space="preserve"> </w:t>
      </w:r>
      <w:proofErr w:type="spellStart"/>
      <w:r>
        <w:rPr>
          <w:rFonts w:ascii="Arial" w:hAnsi="Arial" w:cs="Arial"/>
          <w:sz w:val="28"/>
          <w:szCs w:val="28"/>
          <w:lang w:val="x-none"/>
        </w:rPr>
        <w:t>zvisingadii</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zvisingaite</w:t>
      </w:r>
      <w:proofErr w:type="spellEnd"/>
      <w:r w:rsidRPr="00A839DC">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Kwatinobva</w:t>
      </w:r>
      <w:proofErr w:type="spellEnd"/>
      <w:r>
        <w:rPr>
          <w:rFonts w:ascii="Arial" w:hAnsi="Arial" w:cs="Arial"/>
          <w:sz w:val="28"/>
          <w:szCs w:val="28"/>
          <w:lang w:val="x-none"/>
        </w:rPr>
        <w:t xml:space="preserve"> </w:t>
      </w:r>
      <w:proofErr w:type="spellStart"/>
      <w:r>
        <w:rPr>
          <w:rFonts w:ascii="Arial" w:hAnsi="Arial" w:cs="Arial"/>
          <w:sz w:val="28"/>
          <w:szCs w:val="28"/>
          <w:lang w:val="x-none"/>
        </w:rPr>
        <w:t>kwakasiyana</w:t>
      </w:r>
      <w:proofErr w:type="spellEnd"/>
      <w:r>
        <w:rPr>
          <w:rFonts w:ascii="Arial" w:hAnsi="Arial" w:cs="Arial"/>
          <w:sz w:val="28"/>
          <w:szCs w:val="28"/>
          <w:lang w:val="x-none"/>
        </w:rPr>
        <w:t>.”</w:t>
      </w:r>
    </w:p>
    <w:p w14:paraId="4AEB23A5"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144 </w:t>
      </w:r>
      <w:r>
        <w:rPr>
          <w:rFonts w:ascii="Arial" w:hAnsi="Arial" w:cs="Arial"/>
          <w:sz w:val="28"/>
          <w:szCs w:val="28"/>
          <w:lang w:val="x-none"/>
        </w:rPr>
        <w:t xml:space="preserve">“Shamwari,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handiroorwe</w:t>
      </w:r>
      <w:proofErr w:type="spellEnd"/>
      <w:r>
        <w:rPr>
          <w:rFonts w:ascii="Arial" w:hAnsi="Arial" w:cs="Arial"/>
          <w:sz w:val="28"/>
          <w:szCs w:val="28"/>
          <w:lang w:val="x-none"/>
        </w:rPr>
        <w:t xml:space="preserve"> </w:t>
      </w:r>
      <w:proofErr w:type="spellStart"/>
      <w:r>
        <w:rPr>
          <w:rFonts w:ascii="Arial" w:hAnsi="Arial" w:cs="Arial"/>
          <w:sz w:val="28"/>
          <w:szCs w:val="28"/>
          <w:lang w:val="x-none"/>
        </w:rPr>
        <w:t>pachechi</w:t>
      </w:r>
      <w:proofErr w:type="spellEnd"/>
      <w:r>
        <w:rPr>
          <w:rFonts w:ascii="Arial" w:hAnsi="Arial" w:cs="Arial"/>
          <w:sz w:val="28"/>
          <w:szCs w:val="28"/>
          <w:lang w:val="x-none"/>
        </w:rPr>
        <w:t>—</w:t>
      </w:r>
      <w:proofErr w:type="spellStart"/>
      <w:r>
        <w:rPr>
          <w:rFonts w:ascii="Arial" w:hAnsi="Arial" w:cs="Arial"/>
          <w:sz w:val="28"/>
          <w:szCs w:val="28"/>
          <w:lang w:val="x-none"/>
        </w:rPr>
        <w:t>pachikoro</w:t>
      </w:r>
      <w:proofErr w:type="spellEnd"/>
      <w:r>
        <w:rPr>
          <w:rFonts w:ascii="Arial" w:hAnsi="Arial" w:cs="Arial"/>
          <w:sz w:val="28"/>
          <w:szCs w:val="28"/>
          <w:lang w:val="x-none"/>
        </w:rPr>
        <w:t xml:space="preserve"> </w:t>
      </w:r>
      <w:proofErr w:type="spellStart"/>
      <w:r>
        <w:rPr>
          <w:rFonts w:ascii="Arial" w:hAnsi="Arial" w:cs="Arial"/>
          <w:sz w:val="28"/>
          <w:szCs w:val="28"/>
          <w:lang w:val="x-none"/>
        </w:rPr>
        <w:t>panapa</w:t>
      </w:r>
      <w:proofErr w:type="spellEnd"/>
      <w:r>
        <w:rPr>
          <w:rFonts w:ascii="Arial" w:hAnsi="Arial" w:cs="Arial"/>
          <w:sz w:val="28"/>
          <w:szCs w:val="28"/>
          <w:lang w:val="x-none"/>
        </w:rPr>
        <w:t xml:space="preserve">, na any one of you. Kunze </w:t>
      </w:r>
      <w:proofErr w:type="spellStart"/>
      <w:r>
        <w:rPr>
          <w:rFonts w:ascii="Arial" w:hAnsi="Arial" w:cs="Arial"/>
          <w:sz w:val="28"/>
          <w:szCs w:val="28"/>
          <w:lang w:val="x-none"/>
        </w:rPr>
        <w:t>kwekunge</w:t>
      </w:r>
      <w:proofErr w:type="spellEnd"/>
      <w:r>
        <w:rPr>
          <w:rFonts w:ascii="Arial" w:hAnsi="Arial" w:cs="Arial"/>
          <w:sz w:val="28"/>
          <w:szCs w:val="28"/>
          <w:lang w:val="x-none"/>
        </w:rPr>
        <w:t xml:space="preserve"> </w:t>
      </w:r>
      <w:proofErr w:type="spellStart"/>
      <w:r>
        <w:rPr>
          <w:rFonts w:ascii="Arial" w:hAnsi="Arial" w:cs="Arial"/>
          <w:sz w:val="28"/>
          <w:szCs w:val="28"/>
          <w:lang w:val="x-none"/>
        </w:rPr>
        <w:t>makatemerwa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munamate</w:t>
      </w:r>
      <w:proofErr w:type="spellEnd"/>
      <w:r>
        <w:rPr>
          <w:rFonts w:ascii="Arial" w:hAnsi="Arial" w:cs="Arial"/>
          <w:sz w:val="28"/>
          <w:szCs w:val="28"/>
          <w:lang w:val="x-none"/>
        </w:rPr>
        <w:t xml:space="preserve"> Mwari </w:t>
      </w:r>
      <w:proofErr w:type="spellStart"/>
      <w:r>
        <w:rPr>
          <w:rFonts w:ascii="Arial" w:hAnsi="Arial" w:cs="Arial"/>
          <w:sz w:val="28"/>
          <w:szCs w:val="28"/>
          <w:lang w:val="x-none"/>
        </w:rPr>
        <w:t>watinonama</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watinonamata</w:t>
      </w:r>
      <w:proofErr w:type="spellEnd"/>
      <w:r w:rsidRPr="00A839DC">
        <w:rPr>
          <w:rFonts w:ascii="Arial" w:hAnsi="Arial" w:cs="Arial"/>
          <w:sz w:val="18"/>
          <w:szCs w:val="18"/>
          <w:lang w:val="x-none"/>
        </w:rPr>
        <w:t>.”]</w:t>
      </w:r>
    </w:p>
    <w:p w14:paraId="39C34AA2"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Anombori</w:t>
      </w:r>
      <w:proofErr w:type="spellEnd"/>
      <w:r>
        <w:rPr>
          <w:rFonts w:ascii="Arial" w:hAnsi="Arial" w:cs="Arial"/>
          <w:sz w:val="28"/>
          <w:szCs w:val="28"/>
          <w:lang w:val="x-none"/>
        </w:rPr>
        <w:t xml:space="preserve"> Mwari </w:t>
      </w:r>
      <w:proofErr w:type="spellStart"/>
      <w:r>
        <w:rPr>
          <w:rFonts w:ascii="Arial" w:hAnsi="Arial" w:cs="Arial"/>
          <w:sz w:val="28"/>
          <w:szCs w:val="28"/>
          <w:lang w:val="x-none"/>
        </w:rPr>
        <w:t>akaita</w:t>
      </w:r>
      <w:proofErr w:type="spellEnd"/>
      <w:r>
        <w:rPr>
          <w:rFonts w:ascii="Arial" w:hAnsi="Arial" w:cs="Arial"/>
          <w:sz w:val="28"/>
          <w:szCs w:val="28"/>
          <w:lang w:val="x-none"/>
        </w:rPr>
        <w:t xml:space="preserve"> sei? Ini </w:t>
      </w:r>
      <w:proofErr w:type="spellStart"/>
      <w:r>
        <w:rPr>
          <w:rFonts w:ascii="Arial" w:hAnsi="Arial" w:cs="Arial"/>
          <w:sz w:val="28"/>
          <w:szCs w:val="28"/>
          <w:lang w:val="x-none"/>
        </w:rPr>
        <w:t>ndinoenda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Methodist.”</w:t>
      </w:r>
    </w:p>
    <w:p w14:paraId="1412EC97" w14:textId="77777777" w:rsidR="00E87490" w:rsidRDefault="00E87490" w:rsidP="00E87490">
      <w:pPr>
        <w:jc w:val="both"/>
        <w:rPr>
          <w:rFonts w:ascii="Arial" w:hAnsi="Arial" w:cs="Arial"/>
          <w:sz w:val="28"/>
          <w:szCs w:val="28"/>
          <w:lang w:val="x-none"/>
        </w:rPr>
      </w:pPr>
      <w:proofErr w:type="spellStart"/>
      <w:r>
        <w:rPr>
          <w:rFonts w:ascii="Arial" w:hAnsi="Arial" w:cs="Arial"/>
          <w:sz w:val="28"/>
          <w:szCs w:val="28"/>
          <w:lang w:val="x-none"/>
        </w:rPr>
        <w:t>Woti</w:t>
      </w:r>
      <w:proofErr w:type="spellEnd"/>
      <w:r>
        <w:rPr>
          <w:rFonts w:ascii="Arial" w:hAnsi="Arial" w:cs="Arial"/>
          <w:sz w:val="28"/>
          <w:szCs w:val="28"/>
          <w:lang w:val="x-none"/>
        </w:rPr>
        <w:t xml:space="preserve">, “Aah,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proofErr w:type="spellStart"/>
      <w:r>
        <w:rPr>
          <w:rFonts w:ascii="Arial" w:hAnsi="Arial" w:cs="Arial"/>
          <w:sz w:val="28"/>
          <w:szCs w:val="28"/>
          <w:lang w:val="x-none"/>
        </w:rPr>
        <w:t>hatimunamate</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w:t>
      </w:r>
    </w:p>
    <w:p w14:paraId="350B1820"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 xml:space="preserve">“Ko, </w:t>
      </w:r>
      <w:proofErr w:type="spellStart"/>
      <w:r>
        <w:rPr>
          <w:rFonts w:ascii="Arial" w:hAnsi="Arial" w:cs="Arial"/>
          <w:sz w:val="28"/>
          <w:szCs w:val="28"/>
          <w:lang w:val="x-none"/>
        </w:rPr>
        <w:t>munonamata</w:t>
      </w:r>
      <w:proofErr w:type="spellEnd"/>
      <w:r>
        <w:rPr>
          <w:rFonts w:ascii="Arial" w:hAnsi="Arial" w:cs="Arial"/>
          <w:sz w:val="28"/>
          <w:szCs w:val="28"/>
          <w:lang w:val="x-none"/>
        </w:rPr>
        <w:t xml:space="preserve"> </w:t>
      </w:r>
      <w:proofErr w:type="spellStart"/>
      <w:r>
        <w:rPr>
          <w:rFonts w:ascii="Arial" w:hAnsi="Arial" w:cs="Arial"/>
          <w:sz w:val="28"/>
          <w:szCs w:val="28"/>
          <w:lang w:val="x-none"/>
        </w:rPr>
        <w:t>akaita</w:t>
      </w:r>
      <w:proofErr w:type="spellEnd"/>
      <w:r>
        <w:rPr>
          <w:rFonts w:ascii="Arial" w:hAnsi="Arial" w:cs="Arial"/>
          <w:sz w:val="28"/>
          <w:szCs w:val="28"/>
          <w:lang w:val="x-none"/>
        </w:rPr>
        <w:t xml:space="preserve"> sei?”</w:t>
      </w:r>
    </w:p>
    <w:p w14:paraId="05A9511B" w14:textId="77777777" w:rsidR="00E87490" w:rsidRPr="00213AEC" w:rsidRDefault="00E87490" w:rsidP="00E87490">
      <w:pPr>
        <w:ind w:left="720" w:hanging="720"/>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Tinoti</w:t>
      </w:r>
      <w:proofErr w:type="spellEnd"/>
      <w:r>
        <w:rPr>
          <w:rFonts w:ascii="Arial" w:hAnsi="Arial" w:cs="Arial"/>
          <w:sz w:val="28"/>
          <w:szCs w:val="28"/>
          <w:lang w:val="x-none"/>
        </w:rPr>
        <w:t xml:space="preserve"> </w:t>
      </w:r>
      <w:proofErr w:type="spellStart"/>
      <w:r>
        <w:rPr>
          <w:rFonts w:ascii="Arial" w:hAnsi="Arial" w:cs="Arial"/>
          <w:sz w:val="28"/>
          <w:szCs w:val="28"/>
          <w:lang w:val="x-none"/>
        </w:rPr>
        <w:t>watinonamata</w:t>
      </w:r>
      <w:proofErr w:type="spellEnd"/>
      <w:r>
        <w:rPr>
          <w:rFonts w:ascii="Arial" w:hAnsi="Arial" w:cs="Arial"/>
          <w:sz w:val="28"/>
          <w:szCs w:val="28"/>
          <w:lang w:val="x-none"/>
        </w:rPr>
        <w:t xml:space="preserve"> </w:t>
      </w:r>
      <w:proofErr w:type="spellStart"/>
      <w:r>
        <w:rPr>
          <w:rFonts w:ascii="Arial" w:hAnsi="Arial" w:cs="Arial"/>
          <w:sz w:val="28"/>
          <w:szCs w:val="28"/>
          <w:lang w:val="x-none"/>
        </w:rPr>
        <w:t>anowanikwa</w:t>
      </w:r>
      <w:proofErr w:type="spellEnd"/>
      <w:r>
        <w:rPr>
          <w:rFonts w:ascii="Arial" w:hAnsi="Arial" w:cs="Arial"/>
          <w:sz w:val="28"/>
          <w:szCs w:val="28"/>
          <w:lang w:val="x-none"/>
        </w:rPr>
        <w:t xml:space="preserve"> </w:t>
      </w:r>
      <w:proofErr w:type="spellStart"/>
      <w:r w:rsidRPr="00A45714">
        <w:rPr>
          <w:rFonts w:ascii="Arial" w:hAnsi="Arial" w:cs="Arial"/>
          <w:sz w:val="28"/>
          <w:szCs w:val="28"/>
          <w:lang w:val="x-none"/>
        </w:rPr>
        <w:t>pa</w:t>
      </w:r>
      <w:r w:rsidRPr="00A45714">
        <w:rPr>
          <w:rFonts w:ascii="Arial" w:hAnsi="Arial" w:cs="Arial"/>
          <w:i/>
          <w:iCs/>
          <w:sz w:val="28"/>
          <w:szCs w:val="28"/>
          <w:lang w:val="x-none"/>
        </w:rPr>
        <w:t>Nzvimbo</w:t>
      </w:r>
      <w:proofErr w:type="spellEnd"/>
      <w:r w:rsidRPr="00A45714">
        <w:rPr>
          <w:rFonts w:ascii="Arial" w:hAnsi="Arial" w:cs="Arial"/>
          <w:i/>
          <w:iCs/>
          <w:sz w:val="28"/>
          <w:szCs w:val="28"/>
          <w:lang w:val="x-none"/>
        </w:rPr>
        <w:t xml:space="preserve"> </w:t>
      </w:r>
      <w:proofErr w:type="spellStart"/>
      <w:r w:rsidRPr="00A45714">
        <w:rPr>
          <w:rFonts w:ascii="Arial" w:hAnsi="Arial" w:cs="Arial"/>
          <w:i/>
          <w:iCs/>
          <w:sz w:val="28"/>
          <w:szCs w:val="28"/>
          <w:lang w:val="x-none"/>
        </w:rPr>
        <w:t>Tsve</w:t>
      </w:r>
      <w:proofErr w:type="spellEnd"/>
      <w:r w:rsidRPr="00A45714">
        <w:rPr>
          <w:rFonts w:ascii="Arial" w:hAnsi="Arial" w:cs="Arial"/>
          <w:i/>
          <w:iCs/>
          <w:sz w:val="28"/>
          <w:szCs w:val="28"/>
          <w:lang w:val="x-none"/>
        </w:rPr>
        <w:t>…?”</w:t>
      </w:r>
      <w:r>
        <w:rPr>
          <w:rFonts w:ascii="Arial" w:hAnsi="Arial" w:cs="Arial"/>
          <w:i/>
          <w:iCs/>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Tsvene</w:t>
      </w:r>
      <w:proofErr w:type="spellEnd"/>
      <w:r w:rsidRPr="00A839DC">
        <w:rPr>
          <w:rFonts w:ascii="Arial" w:hAnsi="Arial" w:cs="Arial"/>
          <w:sz w:val="18"/>
          <w:szCs w:val="18"/>
          <w:lang w:val="x-none"/>
        </w:rPr>
        <w:t>.”]</w:t>
      </w:r>
    </w:p>
    <w:p w14:paraId="4B99253E" w14:textId="77777777" w:rsidR="00E87490" w:rsidRDefault="00E87490" w:rsidP="00E87490">
      <w:pPr>
        <w:ind w:left="720" w:hanging="720"/>
        <w:jc w:val="both"/>
        <w:rPr>
          <w:rFonts w:ascii="Arial" w:hAnsi="Arial" w:cs="Arial"/>
          <w:sz w:val="28"/>
          <w:szCs w:val="28"/>
          <w:lang w:val="x-none"/>
        </w:rPr>
      </w:pP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Ameni here </w:t>
      </w:r>
      <w:proofErr w:type="spellStart"/>
      <w:r>
        <w:rPr>
          <w:rFonts w:ascii="Arial" w:hAnsi="Arial" w:cs="Arial"/>
          <w:sz w:val="28"/>
          <w:szCs w:val="28"/>
          <w:lang w:val="x-none"/>
        </w:rPr>
        <w:t>ipapapa</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Aaamen</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“Amen.”]</w:t>
      </w:r>
    </w:p>
    <w:p w14:paraId="4D368A59" w14:textId="77777777" w:rsidR="00E87490" w:rsidRPr="00EA3200" w:rsidRDefault="00E87490" w:rsidP="00E87490">
      <w:pPr>
        <w:jc w:val="both"/>
        <w:rPr>
          <w:rFonts w:ascii="Arial" w:hAnsi="Arial" w:cs="Arial"/>
          <w:sz w:val="28"/>
          <w:szCs w:val="28"/>
          <w:lang w:val="x-none"/>
        </w:rPr>
      </w:pPr>
      <w:r>
        <w:rPr>
          <w:rFonts w:ascii="Arial" w:hAnsi="Arial" w:cs="Arial"/>
          <w:sz w:val="28"/>
          <w:szCs w:val="28"/>
          <w:lang w:val="x-none"/>
        </w:rPr>
        <w:t xml:space="preserve">“Mwari </w:t>
      </w:r>
      <w:proofErr w:type="spellStart"/>
      <w:r>
        <w:rPr>
          <w:rFonts w:ascii="Arial" w:hAnsi="Arial" w:cs="Arial"/>
          <w:sz w:val="28"/>
          <w:szCs w:val="28"/>
          <w:lang w:val="x-none"/>
        </w:rPr>
        <w:t>watinonamata</w:t>
      </w:r>
      <w:proofErr w:type="spellEnd"/>
      <w:r>
        <w:rPr>
          <w:rFonts w:ascii="Arial" w:hAnsi="Arial" w:cs="Arial"/>
          <w:sz w:val="28"/>
          <w:szCs w:val="28"/>
          <w:lang w:val="x-none"/>
        </w:rPr>
        <w:t xml:space="preserve"> </w:t>
      </w:r>
      <w:proofErr w:type="spellStart"/>
      <w:r>
        <w:rPr>
          <w:rFonts w:ascii="Arial" w:hAnsi="Arial" w:cs="Arial"/>
          <w:sz w:val="28"/>
          <w:szCs w:val="28"/>
          <w:lang w:val="x-none"/>
        </w:rPr>
        <w:t>anowanikwa</w:t>
      </w:r>
      <w:proofErr w:type="spellEnd"/>
      <w:r>
        <w:rPr>
          <w:rFonts w:ascii="Arial" w:hAnsi="Arial" w:cs="Arial"/>
          <w:sz w:val="28"/>
          <w:szCs w:val="28"/>
          <w:lang w:val="x-none"/>
        </w:rPr>
        <w:t xml:space="preserve"> </w:t>
      </w:r>
      <w:proofErr w:type="spellStart"/>
      <w:r w:rsidRPr="00A45714">
        <w:rPr>
          <w:rFonts w:ascii="Arial" w:hAnsi="Arial" w:cs="Arial"/>
          <w:sz w:val="28"/>
          <w:szCs w:val="28"/>
          <w:lang w:val="x-none"/>
        </w:rPr>
        <w:t>pa</w:t>
      </w:r>
      <w:r w:rsidRPr="00A45714">
        <w:rPr>
          <w:rFonts w:ascii="Arial" w:hAnsi="Arial" w:cs="Arial"/>
          <w:i/>
          <w:iCs/>
          <w:sz w:val="28"/>
          <w:szCs w:val="28"/>
          <w:lang w:val="x-none"/>
        </w:rPr>
        <w:t>Nzvimbo</w:t>
      </w:r>
      <w:proofErr w:type="spellEnd"/>
      <w:r w:rsidRPr="00A45714">
        <w:rPr>
          <w:rFonts w:ascii="Arial" w:hAnsi="Arial" w:cs="Arial"/>
          <w:i/>
          <w:iCs/>
          <w:sz w:val="28"/>
          <w:szCs w:val="28"/>
          <w:lang w:val="x-none"/>
        </w:rPr>
        <w:t xml:space="preserve"> </w:t>
      </w:r>
      <w:proofErr w:type="spellStart"/>
      <w:r w:rsidRPr="00A45714">
        <w:rPr>
          <w:rFonts w:ascii="Arial" w:hAnsi="Arial" w:cs="Arial"/>
          <w:i/>
          <w:iCs/>
          <w:sz w:val="28"/>
          <w:szCs w:val="28"/>
          <w:lang w:val="x-none"/>
        </w:rPr>
        <w:t>Tsve</w:t>
      </w:r>
      <w:proofErr w:type="spellEnd"/>
      <w:r w:rsidRPr="00A45714">
        <w:rPr>
          <w:rFonts w:ascii="Arial" w:hAnsi="Arial" w:cs="Arial"/>
          <w:i/>
          <w:iCs/>
          <w:sz w:val="28"/>
          <w:szCs w:val="28"/>
          <w:lang w:val="x-none"/>
        </w:rPr>
        <w:t>…?”</w:t>
      </w:r>
      <w:r>
        <w:rPr>
          <w:rFonts w:ascii="Arial" w:hAnsi="Arial" w:cs="Arial"/>
          <w:i/>
          <w:iCs/>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Tsvene</w:t>
      </w:r>
      <w:proofErr w:type="spellEnd"/>
      <w:r w:rsidRPr="00A839DC">
        <w:rPr>
          <w:rFonts w:ascii="Arial" w:hAnsi="Arial" w:cs="Arial"/>
          <w:sz w:val="18"/>
          <w:szCs w:val="18"/>
          <w:lang w:val="x-none"/>
        </w:rPr>
        <w:t>.”]</w:t>
      </w:r>
    </w:p>
    <w:p w14:paraId="40665578"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lastRenderedPageBreak/>
        <w:t xml:space="preserve">“Chii </w:t>
      </w:r>
      <w:proofErr w:type="spellStart"/>
      <w:r>
        <w:rPr>
          <w:rFonts w:ascii="Arial" w:hAnsi="Arial" w:cs="Arial"/>
          <w:sz w:val="28"/>
          <w:szCs w:val="28"/>
          <w:lang w:val="x-none"/>
        </w:rPr>
        <w:t>chinonzi</w:t>
      </w:r>
      <w:proofErr w:type="spellEnd"/>
      <w:r>
        <w:rPr>
          <w:rFonts w:ascii="Arial" w:hAnsi="Arial" w:cs="Arial"/>
          <w:sz w:val="28"/>
          <w:szCs w:val="28"/>
          <w:lang w:val="x-none"/>
        </w:rPr>
        <w:t xml:space="preserve"> </w:t>
      </w:r>
      <w:proofErr w:type="spellStart"/>
      <w:r w:rsidRPr="00A45714">
        <w:rPr>
          <w:rFonts w:ascii="Arial" w:hAnsi="Arial" w:cs="Arial"/>
          <w:i/>
          <w:iCs/>
          <w:sz w:val="28"/>
          <w:szCs w:val="28"/>
          <w:lang w:val="x-none"/>
        </w:rPr>
        <w:t>Nzvimbo</w:t>
      </w:r>
      <w:proofErr w:type="spellEnd"/>
      <w:r w:rsidRPr="00A45714">
        <w:rPr>
          <w:rFonts w:ascii="Arial" w:hAnsi="Arial" w:cs="Arial"/>
          <w:i/>
          <w:iCs/>
          <w:sz w:val="28"/>
          <w:szCs w:val="28"/>
          <w:lang w:val="x-none"/>
        </w:rPr>
        <w:t xml:space="preserve"> Tsvene</w:t>
      </w:r>
      <w:r>
        <w:rPr>
          <w:rFonts w:ascii="Arial" w:hAnsi="Arial" w:cs="Arial"/>
          <w:sz w:val="28"/>
          <w:szCs w:val="28"/>
          <w:lang w:val="x-none"/>
        </w:rPr>
        <w:t>?”</w:t>
      </w:r>
    </w:p>
    <w:p w14:paraId="30E9ADF8"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Nzvimbo</w:t>
      </w:r>
      <w:proofErr w:type="spellEnd"/>
      <w:r>
        <w:rPr>
          <w:rFonts w:ascii="Arial" w:hAnsi="Arial" w:cs="Arial"/>
          <w:sz w:val="28"/>
          <w:szCs w:val="28"/>
          <w:lang w:val="x-none"/>
        </w:rPr>
        <w:t xml:space="preserve">, </w:t>
      </w:r>
      <w:proofErr w:type="spellStart"/>
      <w:r>
        <w:rPr>
          <w:rFonts w:ascii="Arial" w:hAnsi="Arial" w:cs="Arial"/>
          <w:sz w:val="28"/>
          <w:szCs w:val="28"/>
          <w:lang w:val="x-none"/>
        </w:rPr>
        <w:t>iyo</w:t>
      </w:r>
      <w:proofErr w:type="spellEnd"/>
      <w:r>
        <w:rPr>
          <w:rFonts w:ascii="Arial" w:hAnsi="Arial" w:cs="Arial"/>
          <w:sz w:val="28"/>
          <w:szCs w:val="28"/>
          <w:lang w:val="x-none"/>
        </w:rPr>
        <w:t xml:space="preserve"> Mwari </w:t>
      </w:r>
      <w:proofErr w:type="spellStart"/>
      <w:r>
        <w:rPr>
          <w:rFonts w:ascii="Arial" w:hAnsi="Arial" w:cs="Arial"/>
          <w:sz w:val="28"/>
          <w:szCs w:val="28"/>
          <w:lang w:val="x-none"/>
        </w:rPr>
        <w:t>vakaisa</w:t>
      </w:r>
      <w:proofErr w:type="spellEnd"/>
      <w:r>
        <w:rPr>
          <w:rFonts w:ascii="Arial" w:hAnsi="Arial" w:cs="Arial"/>
          <w:sz w:val="28"/>
          <w:szCs w:val="28"/>
          <w:lang w:val="x-none"/>
        </w:rPr>
        <w:t xml:space="preserve"> Zita Ravo </w:t>
      </w:r>
      <w:proofErr w:type="spellStart"/>
      <w:r>
        <w:rPr>
          <w:rFonts w:ascii="Arial" w:hAnsi="Arial" w:cs="Arial"/>
          <w:sz w:val="28"/>
          <w:szCs w:val="28"/>
          <w:lang w:val="x-none"/>
        </w:rPr>
        <w:t>pairi</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“Amen.”]</w:t>
      </w:r>
    </w:p>
    <w:p w14:paraId="0FC3C09D"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 xml:space="preserve">“Aah! Pane </w:t>
      </w:r>
      <w:proofErr w:type="spellStart"/>
      <w:r>
        <w:rPr>
          <w:rFonts w:ascii="Arial" w:hAnsi="Arial" w:cs="Arial"/>
          <w:sz w:val="28"/>
          <w:szCs w:val="28"/>
          <w:lang w:val="x-none"/>
        </w:rPr>
        <w:t>nzvimbo</w:t>
      </w:r>
      <w:proofErr w:type="spellEnd"/>
      <w:r>
        <w:rPr>
          <w:rFonts w:ascii="Arial" w:hAnsi="Arial" w:cs="Arial"/>
          <w:sz w:val="28"/>
          <w:szCs w:val="28"/>
          <w:lang w:val="x-none"/>
        </w:rPr>
        <w:t xml:space="preserve"> </w:t>
      </w:r>
      <w:proofErr w:type="spellStart"/>
      <w:r>
        <w:rPr>
          <w:rFonts w:ascii="Arial" w:hAnsi="Arial" w:cs="Arial"/>
          <w:sz w:val="28"/>
          <w:szCs w:val="28"/>
          <w:lang w:val="x-none"/>
        </w:rPr>
        <w:t>yakaiswa</w:t>
      </w:r>
      <w:proofErr w:type="spellEnd"/>
      <w:r>
        <w:rPr>
          <w:rFonts w:ascii="Arial" w:hAnsi="Arial" w:cs="Arial"/>
          <w:sz w:val="28"/>
          <w:szCs w:val="28"/>
          <w:lang w:val="x-none"/>
        </w:rPr>
        <w:t xml:space="preserve"> Zita </w:t>
      </w:r>
      <w:proofErr w:type="spellStart"/>
      <w:r>
        <w:rPr>
          <w:rFonts w:ascii="Arial" w:hAnsi="Arial" w:cs="Arial"/>
          <w:sz w:val="28"/>
          <w:szCs w:val="28"/>
          <w:lang w:val="x-none"/>
        </w:rPr>
        <w:t>naMwari</w:t>
      </w:r>
      <w:proofErr w:type="spellEnd"/>
      <w:r>
        <w:rPr>
          <w:rFonts w:ascii="Arial" w:hAnsi="Arial" w:cs="Arial"/>
          <w:sz w:val="28"/>
          <w:szCs w:val="28"/>
          <w:lang w:val="x-none"/>
        </w:rPr>
        <w:t>?”</w:t>
      </w:r>
    </w:p>
    <w:p w14:paraId="63C0FF61" w14:textId="77777777" w:rsidR="00E87490" w:rsidRDefault="00E87490" w:rsidP="00E87490">
      <w:pPr>
        <w:jc w:val="both"/>
        <w:rPr>
          <w:rFonts w:ascii="Arial" w:hAnsi="Arial" w:cs="Arial"/>
          <w:sz w:val="28"/>
          <w:szCs w:val="28"/>
          <w:lang w:val="x-none"/>
        </w:rPr>
      </w:pPr>
      <w:proofErr w:type="spellStart"/>
      <w:r>
        <w:rPr>
          <w:rFonts w:ascii="Arial" w:hAnsi="Arial" w:cs="Arial"/>
          <w:sz w:val="28"/>
          <w:szCs w:val="28"/>
          <w:lang w:val="x-none"/>
        </w:rPr>
        <w:t>Woti</w:t>
      </w:r>
      <w:proofErr w:type="spellEnd"/>
      <w:r>
        <w:rPr>
          <w:rFonts w:ascii="Arial" w:hAnsi="Arial" w:cs="Arial"/>
          <w:sz w:val="28"/>
          <w:szCs w:val="28"/>
          <w:lang w:val="x-none"/>
        </w:rPr>
        <w:t>, “</w:t>
      </w:r>
      <w:proofErr w:type="spellStart"/>
      <w:r>
        <w:rPr>
          <w:rFonts w:ascii="Arial" w:hAnsi="Arial" w:cs="Arial"/>
          <w:sz w:val="28"/>
          <w:szCs w:val="28"/>
          <w:lang w:val="x-none"/>
        </w:rPr>
        <w:t>Ehe</w:t>
      </w:r>
      <w:proofErr w:type="spellEnd"/>
      <w:r>
        <w:rPr>
          <w:rFonts w:ascii="Arial" w:hAnsi="Arial" w:cs="Arial"/>
          <w:sz w:val="28"/>
          <w:szCs w:val="28"/>
          <w:lang w:val="x-none"/>
        </w:rPr>
        <w:t xml:space="preserve">! It’s a Body Word.” </w:t>
      </w:r>
      <w:r w:rsidRPr="00A839DC">
        <w:rPr>
          <w:rFonts w:ascii="Arial" w:hAnsi="Arial" w:cs="Arial"/>
          <w:sz w:val="18"/>
          <w:szCs w:val="18"/>
          <w:lang w:val="x-none"/>
        </w:rPr>
        <w:t>[Congregation says, “Amen.”]</w:t>
      </w:r>
    </w:p>
    <w:p w14:paraId="7E121CDA"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 xml:space="preserve">Amen! </w:t>
      </w:r>
      <w:r w:rsidRPr="00A839DC">
        <w:rPr>
          <w:rFonts w:ascii="Arial" w:hAnsi="Arial" w:cs="Arial"/>
          <w:sz w:val="18"/>
          <w:szCs w:val="18"/>
          <w:lang w:val="x-none"/>
        </w:rPr>
        <w:t>[Congregation says, “Amen.”]</w:t>
      </w:r>
      <w:r>
        <w:rPr>
          <w:rFonts w:ascii="Arial" w:hAnsi="Arial" w:cs="Arial"/>
          <w:sz w:val="28"/>
          <w:szCs w:val="28"/>
          <w:lang w:val="x-none"/>
        </w:rPr>
        <w:t xml:space="preserve"> It’s a Body...? </w:t>
      </w:r>
      <w:r w:rsidRPr="00A839DC">
        <w:rPr>
          <w:rFonts w:ascii="Arial" w:hAnsi="Arial" w:cs="Arial"/>
          <w:sz w:val="18"/>
          <w:szCs w:val="18"/>
          <w:lang w:val="x-none"/>
        </w:rPr>
        <w:t>[</w:t>
      </w:r>
      <w:r>
        <w:rPr>
          <w:rFonts w:ascii="Arial" w:hAnsi="Arial" w:cs="Arial"/>
          <w:sz w:val="18"/>
          <w:szCs w:val="18"/>
          <w:lang w:val="x-none"/>
        </w:rPr>
        <w:t xml:space="preserve">Apostle Gumbura and Congregation say, “Word!”: </w:t>
      </w:r>
      <w:r w:rsidRPr="00A839DC">
        <w:rPr>
          <w:rFonts w:ascii="Arial" w:hAnsi="Arial" w:cs="Arial"/>
          <w:sz w:val="18"/>
          <w:szCs w:val="18"/>
          <w:lang w:val="x-none"/>
        </w:rPr>
        <w:t>Congregation says, “Amen.”]</w:t>
      </w:r>
      <w:r>
        <w:rPr>
          <w:rFonts w:ascii="Arial" w:hAnsi="Arial" w:cs="Arial"/>
          <w:sz w:val="28"/>
          <w:szCs w:val="28"/>
          <w:lang w:val="x-none"/>
        </w:rPr>
        <w:t xml:space="preserve">  </w:t>
      </w:r>
    </w:p>
    <w:p w14:paraId="17E9D7A0"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w:t>
      </w:r>
      <w:proofErr w:type="spellStart"/>
      <w:r>
        <w:rPr>
          <w:rFonts w:ascii="Arial" w:hAnsi="Arial" w:cs="Arial"/>
          <w:sz w:val="28"/>
          <w:szCs w:val="28"/>
          <w:lang w:val="x-none"/>
        </w:rPr>
        <w:t>Iroro</w:t>
      </w:r>
      <w:proofErr w:type="spellEnd"/>
      <w:r>
        <w:rPr>
          <w:rFonts w:ascii="Arial" w:hAnsi="Arial" w:cs="Arial"/>
          <w:sz w:val="28"/>
          <w:szCs w:val="28"/>
          <w:lang w:val="x-none"/>
        </w:rPr>
        <w:t xml:space="preserve"> Shoko </w:t>
      </w:r>
      <w:proofErr w:type="spellStart"/>
      <w:r>
        <w:rPr>
          <w:rFonts w:ascii="Arial" w:hAnsi="Arial" w:cs="Arial"/>
          <w:sz w:val="28"/>
          <w:szCs w:val="28"/>
          <w:lang w:val="x-none"/>
        </w:rPr>
        <w:t>iroro</w:t>
      </w:r>
      <w:proofErr w:type="spellEnd"/>
      <w:r>
        <w:rPr>
          <w:rFonts w:ascii="Arial" w:hAnsi="Arial" w:cs="Arial"/>
          <w:sz w:val="28"/>
          <w:szCs w:val="28"/>
          <w:lang w:val="x-none"/>
        </w:rPr>
        <w:t xml:space="preserve"> </w:t>
      </w:r>
      <w:proofErr w:type="spellStart"/>
      <w:r>
        <w:rPr>
          <w:rFonts w:ascii="Arial" w:hAnsi="Arial" w:cs="Arial"/>
          <w:sz w:val="28"/>
          <w:szCs w:val="28"/>
          <w:lang w:val="x-none"/>
        </w:rPr>
        <w:t>rine</w:t>
      </w:r>
      <w:proofErr w:type="spellEnd"/>
      <w:r>
        <w:rPr>
          <w:rFonts w:ascii="Arial" w:hAnsi="Arial" w:cs="Arial"/>
          <w:sz w:val="28"/>
          <w:szCs w:val="28"/>
          <w:lang w:val="x-none"/>
        </w:rPr>
        <w:t xml:space="preserve"> power. </w:t>
      </w:r>
      <w:proofErr w:type="spellStart"/>
      <w:r>
        <w:rPr>
          <w:rFonts w:ascii="Arial" w:hAnsi="Arial" w:cs="Arial"/>
          <w:sz w:val="28"/>
          <w:szCs w:val="28"/>
          <w:lang w:val="x-none"/>
        </w:rPr>
        <w:t>Rokuti</w:t>
      </w:r>
      <w:proofErr w:type="spellEnd"/>
      <w:r>
        <w:rPr>
          <w:rFonts w:ascii="Arial" w:hAnsi="Arial" w:cs="Arial"/>
          <w:sz w:val="28"/>
          <w:szCs w:val="28"/>
          <w:lang w:val="x-none"/>
        </w:rPr>
        <w:t xml:space="preserve"> baba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inini</w:t>
      </w:r>
      <w:proofErr w:type="spellEnd"/>
      <w:r>
        <w:rPr>
          <w:rFonts w:ascii="Arial" w:hAnsi="Arial" w:cs="Arial"/>
          <w:sz w:val="28"/>
          <w:szCs w:val="28"/>
          <w:lang w:val="x-none"/>
        </w:rPr>
        <w:t xml:space="preserve"> </w:t>
      </w:r>
      <w:proofErr w:type="spellStart"/>
      <w:r>
        <w:rPr>
          <w:rFonts w:ascii="Arial" w:hAnsi="Arial" w:cs="Arial"/>
          <w:sz w:val="28"/>
          <w:szCs w:val="28"/>
          <w:lang w:val="x-none"/>
        </w:rPr>
        <w:t>shamwari</w:t>
      </w:r>
      <w:proofErr w:type="spellEnd"/>
      <w:r>
        <w:rPr>
          <w:rFonts w:ascii="Arial" w:hAnsi="Arial" w:cs="Arial"/>
          <w:sz w:val="28"/>
          <w:szCs w:val="28"/>
          <w:lang w:val="x-none"/>
        </w:rPr>
        <w:t>…”</w:t>
      </w:r>
    </w:p>
    <w:p w14:paraId="0101D57E" w14:textId="77777777" w:rsidR="00E87490" w:rsidRDefault="00E87490" w:rsidP="00E87490">
      <w:pPr>
        <w:jc w:val="both"/>
        <w:rPr>
          <w:rFonts w:ascii="Arial" w:hAnsi="Arial" w:cs="Arial"/>
          <w:sz w:val="28"/>
          <w:szCs w:val="28"/>
          <w:lang w:val="x-none"/>
        </w:rPr>
      </w:pPr>
      <w:proofErr w:type="spellStart"/>
      <w:r>
        <w:rPr>
          <w:rFonts w:ascii="Arial" w:hAnsi="Arial" w:cs="Arial"/>
          <w:sz w:val="28"/>
          <w:szCs w:val="28"/>
          <w:lang w:val="x-none"/>
        </w:rPr>
        <w:t>Anenge</w:t>
      </w:r>
      <w:proofErr w:type="spellEnd"/>
      <w:r>
        <w:rPr>
          <w:rFonts w:ascii="Arial" w:hAnsi="Arial" w:cs="Arial"/>
          <w:sz w:val="28"/>
          <w:szCs w:val="28"/>
          <w:lang w:val="x-none"/>
        </w:rPr>
        <w:t xml:space="preserve"> </w:t>
      </w:r>
      <w:proofErr w:type="spellStart"/>
      <w:r>
        <w:rPr>
          <w:rFonts w:ascii="Arial" w:hAnsi="Arial" w:cs="Arial"/>
          <w:sz w:val="28"/>
          <w:szCs w:val="28"/>
          <w:lang w:val="x-none"/>
        </w:rPr>
        <w:t>akutotanga</w:t>
      </w:r>
      <w:proofErr w:type="spellEnd"/>
      <w:r>
        <w:rPr>
          <w:rFonts w:ascii="Arial" w:hAnsi="Arial" w:cs="Arial"/>
          <w:sz w:val="28"/>
          <w:szCs w:val="28"/>
          <w:lang w:val="x-none"/>
        </w:rPr>
        <w:t xml:space="preserve"> </w:t>
      </w:r>
      <w:proofErr w:type="spellStart"/>
      <w:r>
        <w:rPr>
          <w:rFonts w:ascii="Arial" w:hAnsi="Arial" w:cs="Arial"/>
          <w:sz w:val="28"/>
          <w:szCs w:val="28"/>
          <w:lang w:val="x-none"/>
        </w:rPr>
        <w:t>kupupura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
    <w:p w14:paraId="3E67F760"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145 </w:t>
      </w:r>
      <w:r>
        <w:rPr>
          <w:rFonts w:ascii="Arial" w:hAnsi="Arial" w:cs="Arial"/>
          <w:sz w:val="28"/>
          <w:szCs w:val="28"/>
          <w:lang w:val="x-none"/>
        </w:rPr>
        <w:t xml:space="preserve">“Baba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vakache</w:t>
      </w:r>
      <w:proofErr w:type="spellEnd"/>
      <w:r>
        <w:rPr>
          <w:rFonts w:ascii="Arial" w:hAnsi="Arial" w:cs="Arial"/>
          <w:sz w:val="28"/>
          <w:szCs w:val="28"/>
          <w:lang w:val="x-none"/>
        </w:rPr>
        <w:t>—</w:t>
      </w:r>
      <w:proofErr w:type="spellStart"/>
      <w:r>
        <w:rPr>
          <w:rFonts w:ascii="Arial" w:hAnsi="Arial" w:cs="Arial"/>
          <w:sz w:val="28"/>
          <w:szCs w:val="28"/>
          <w:lang w:val="x-none"/>
        </w:rPr>
        <w:t>vakararama</w:t>
      </w:r>
      <w:proofErr w:type="spellEnd"/>
      <w:r>
        <w:rPr>
          <w:rFonts w:ascii="Arial" w:hAnsi="Arial" w:cs="Arial"/>
          <w:sz w:val="28"/>
          <w:szCs w:val="28"/>
          <w:lang w:val="x-none"/>
        </w:rPr>
        <w:t xml:space="preserve"> </w:t>
      </w:r>
      <w:proofErr w:type="spellStart"/>
      <w:r>
        <w:rPr>
          <w:rFonts w:ascii="Arial" w:hAnsi="Arial" w:cs="Arial"/>
          <w:sz w:val="28"/>
          <w:szCs w:val="28"/>
          <w:lang w:val="x-none"/>
        </w:rPr>
        <w:t>kusvika</w:t>
      </w:r>
      <w:proofErr w:type="spellEnd"/>
      <w:r>
        <w:rPr>
          <w:rFonts w:ascii="Arial" w:hAnsi="Arial" w:cs="Arial"/>
          <w:sz w:val="28"/>
          <w:szCs w:val="28"/>
          <w:lang w:val="x-none"/>
        </w:rPr>
        <w:t xml:space="preserve"> fifty four years. Hapana </w:t>
      </w:r>
      <w:proofErr w:type="spellStart"/>
      <w:r>
        <w:rPr>
          <w:rFonts w:ascii="Arial" w:hAnsi="Arial" w:cs="Arial"/>
          <w:sz w:val="28"/>
          <w:szCs w:val="28"/>
          <w:lang w:val="x-none"/>
        </w:rPr>
        <w:t>airapirwa</w:t>
      </w:r>
      <w:proofErr w:type="spellEnd"/>
      <w:r>
        <w:rPr>
          <w:rFonts w:ascii="Arial" w:hAnsi="Arial" w:cs="Arial"/>
          <w:sz w:val="28"/>
          <w:szCs w:val="28"/>
          <w:lang w:val="x-none"/>
        </w:rPr>
        <w:t xml:space="preserve"> </w:t>
      </w:r>
      <w:proofErr w:type="spellStart"/>
      <w:r>
        <w:rPr>
          <w:rFonts w:ascii="Arial" w:hAnsi="Arial" w:cs="Arial"/>
          <w:sz w:val="28"/>
          <w:szCs w:val="28"/>
          <w:lang w:val="x-none"/>
        </w:rPr>
        <w:t>nhova</w:t>
      </w:r>
      <w:proofErr w:type="spellEnd"/>
      <w:r>
        <w:rPr>
          <w:rFonts w:ascii="Arial" w:hAnsi="Arial" w:cs="Arial"/>
          <w:sz w:val="28"/>
          <w:szCs w:val="28"/>
          <w:lang w:val="x-none"/>
        </w:rPr>
        <w:t xml:space="preserve">. </w:t>
      </w:r>
      <w:proofErr w:type="spellStart"/>
      <w:r>
        <w:rPr>
          <w:rFonts w:ascii="Arial" w:hAnsi="Arial" w:cs="Arial"/>
          <w:sz w:val="28"/>
          <w:szCs w:val="28"/>
          <w:lang w:val="x-none"/>
        </w:rPr>
        <w:t>Takazvarwa</w:t>
      </w:r>
      <w:proofErr w:type="spellEnd"/>
      <w:r>
        <w:rPr>
          <w:rFonts w:ascii="Arial" w:hAnsi="Arial" w:cs="Arial"/>
          <w:sz w:val="28"/>
          <w:szCs w:val="28"/>
          <w:lang w:val="x-none"/>
        </w:rPr>
        <w:t xml:space="preserve"> </w:t>
      </w:r>
      <w:proofErr w:type="spellStart"/>
      <w:r>
        <w:rPr>
          <w:rFonts w:ascii="Arial" w:hAnsi="Arial" w:cs="Arial"/>
          <w:sz w:val="28"/>
          <w:szCs w:val="28"/>
          <w:lang w:val="x-none"/>
        </w:rPr>
        <w:t>kusvika</w:t>
      </w:r>
      <w:proofErr w:type="spellEnd"/>
      <w:r>
        <w:rPr>
          <w:rFonts w:ascii="Arial" w:hAnsi="Arial" w:cs="Arial"/>
          <w:sz w:val="28"/>
          <w:szCs w:val="28"/>
          <w:lang w:val="x-none"/>
        </w:rPr>
        <w:t xml:space="preserve"> </w:t>
      </w:r>
      <w:proofErr w:type="spellStart"/>
      <w:r>
        <w:rPr>
          <w:rFonts w:ascii="Arial" w:hAnsi="Arial" w:cs="Arial"/>
          <w:sz w:val="28"/>
          <w:szCs w:val="28"/>
          <w:lang w:val="x-none"/>
        </w:rPr>
        <w:t>kuma</w:t>
      </w:r>
      <w:proofErr w:type="spellEnd"/>
      <w:r>
        <w:rPr>
          <w:rFonts w:ascii="Arial" w:hAnsi="Arial" w:cs="Arial"/>
          <w:sz w:val="28"/>
          <w:szCs w:val="28"/>
          <w:lang w:val="x-none"/>
        </w:rPr>
        <w:t xml:space="preserve"> thirty. Hapana </w:t>
      </w:r>
      <w:proofErr w:type="spellStart"/>
      <w:r>
        <w:rPr>
          <w:rFonts w:ascii="Arial" w:hAnsi="Arial" w:cs="Arial"/>
          <w:sz w:val="28"/>
          <w:szCs w:val="28"/>
          <w:lang w:val="x-none"/>
        </w:rPr>
        <w:t>aienda</w:t>
      </w:r>
      <w:proofErr w:type="spellEnd"/>
      <w:r>
        <w:rPr>
          <w:rFonts w:ascii="Arial" w:hAnsi="Arial" w:cs="Arial"/>
          <w:sz w:val="28"/>
          <w:szCs w:val="28"/>
          <w:lang w:val="x-none"/>
        </w:rPr>
        <w:t xml:space="preserve"> </w:t>
      </w:r>
      <w:proofErr w:type="spellStart"/>
      <w:r>
        <w:rPr>
          <w:rFonts w:ascii="Arial" w:hAnsi="Arial" w:cs="Arial"/>
          <w:sz w:val="28"/>
          <w:szCs w:val="28"/>
          <w:lang w:val="x-none"/>
        </w:rPr>
        <w:t>kun’anga</w:t>
      </w:r>
      <w:proofErr w:type="spellEnd"/>
      <w:r>
        <w:rPr>
          <w:rFonts w:ascii="Arial" w:hAnsi="Arial" w:cs="Arial"/>
          <w:sz w:val="28"/>
          <w:szCs w:val="28"/>
          <w:lang w:val="x-none"/>
        </w:rPr>
        <w:t xml:space="preserve">. Pamba </w:t>
      </w:r>
      <w:proofErr w:type="spellStart"/>
      <w:r>
        <w:rPr>
          <w:rFonts w:ascii="Arial" w:hAnsi="Arial" w:cs="Arial"/>
          <w:sz w:val="28"/>
          <w:szCs w:val="28"/>
          <w:lang w:val="x-none"/>
        </w:rPr>
        <w:t>pedu</w:t>
      </w:r>
      <w:proofErr w:type="spellEnd"/>
      <w:r>
        <w:rPr>
          <w:rFonts w:ascii="Arial" w:hAnsi="Arial" w:cs="Arial"/>
          <w:sz w:val="28"/>
          <w:szCs w:val="28"/>
          <w:lang w:val="x-none"/>
        </w:rPr>
        <w:t xml:space="preserve"> </w:t>
      </w:r>
      <w:proofErr w:type="spellStart"/>
      <w:r>
        <w:rPr>
          <w:rFonts w:ascii="Arial" w:hAnsi="Arial" w:cs="Arial"/>
          <w:sz w:val="28"/>
          <w:szCs w:val="28"/>
          <w:lang w:val="x-none"/>
        </w:rPr>
        <w:t>hatizvizive</w:t>
      </w:r>
      <w:proofErr w:type="spellEnd"/>
      <w:r>
        <w:rPr>
          <w:rFonts w:ascii="Arial" w:hAnsi="Arial" w:cs="Arial"/>
          <w:sz w:val="28"/>
          <w:szCs w:val="28"/>
          <w:lang w:val="x-none"/>
        </w:rPr>
        <w:t xml:space="preserve"> </w:t>
      </w:r>
      <w:proofErr w:type="spellStart"/>
      <w:r>
        <w:rPr>
          <w:rFonts w:ascii="Arial" w:hAnsi="Arial" w:cs="Arial"/>
          <w:sz w:val="28"/>
          <w:szCs w:val="28"/>
          <w:lang w:val="x-none"/>
        </w:rPr>
        <w:t>zvokumhanya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hospital kana </w:t>
      </w:r>
      <w:proofErr w:type="spellStart"/>
      <w:r>
        <w:rPr>
          <w:rFonts w:ascii="Arial" w:hAnsi="Arial" w:cs="Arial"/>
          <w:sz w:val="28"/>
          <w:szCs w:val="28"/>
          <w:lang w:val="x-none"/>
        </w:rPr>
        <w:t>kudaidza</w:t>
      </w:r>
      <w:proofErr w:type="spellEnd"/>
      <w:r>
        <w:rPr>
          <w:rFonts w:ascii="Arial" w:hAnsi="Arial" w:cs="Arial"/>
          <w:sz w:val="28"/>
          <w:szCs w:val="28"/>
          <w:lang w:val="x-none"/>
        </w:rPr>
        <w:t xml:space="preserve"> </w:t>
      </w:r>
      <w:proofErr w:type="spellStart"/>
      <w:r>
        <w:rPr>
          <w:rFonts w:ascii="Arial" w:hAnsi="Arial" w:cs="Arial"/>
          <w:sz w:val="28"/>
          <w:szCs w:val="28"/>
          <w:lang w:val="x-none"/>
        </w:rPr>
        <w:t>amburance</w:t>
      </w:r>
      <w:proofErr w:type="spellEnd"/>
      <w:r>
        <w:rPr>
          <w:rFonts w:ascii="Arial" w:hAnsi="Arial" w:cs="Arial"/>
          <w:sz w:val="28"/>
          <w:szCs w:val="28"/>
          <w:lang w:val="x-none"/>
        </w:rPr>
        <w:t xml:space="preserve">. Pamba </w:t>
      </w:r>
      <w:proofErr w:type="spellStart"/>
      <w:r>
        <w:rPr>
          <w:rFonts w:ascii="Arial" w:hAnsi="Arial" w:cs="Arial"/>
          <w:sz w:val="28"/>
          <w:szCs w:val="28"/>
          <w:lang w:val="x-none"/>
        </w:rPr>
        <w:t>pedu</w:t>
      </w:r>
      <w:proofErr w:type="spellEnd"/>
      <w:r>
        <w:rPr>
          <w:rFonts w:ascii="Arial" w:hAnsi="Arial" w:cs="Arial"/>
          <w:sz w:val="28"/>
          <w:szCs w:val="28"/>
          <w:lang w:val="x-none"/>
        </w:rPr>
        <w:t xml:space="preserve"> </w:t>
      </w:r>
      <w:proofErr w:type="spellStart"/>
      <w:r>
        <w:rPr>
          <w:rFonts w:ascii="Arial" w:hAnsi="Arial" w:cs="Arial"/>
          <w:sz w:val="28"/>
          <w:szCs w:val="28"/>
          <w:lang w:val="x-none"/>
        </w:rPr>
        <w:t>taingoona</w:t>
      </w:r>
      <w:proofErr w:type="spellEnd"/>
      <w:r>
        <w:rPr>
          <w:rFonts w:ascii="Arial" w:hAnsi="Arial" w:cs="Arial"/>
          <w:sz w:val="28"/>
          <w:szCs w:val="28"/>
          <w:lang w:val="x-none"/>
        </w:rPr>
        <w:t xml:space="preserve"> Mwari </w:t>
      </w:r>
      <w:proofErr w:type="spellStart"/>
      <w:r>
        <w:rPr>
          <w:rFonts w:ascii="Arial" w:hAnsi="Arial" w:cs="Arial"/>
          <w:sz w:val="28"/>
          <w:szCs w:val="28"/>
          <w:lang w:val="x-none"/>
        </w:rPr>
        <w:t>achi</w:t>
      </w:r>
      <w:proofErr w:type="spellEnd"/>
      <w:r>
        <w:rPr>
          <w:rFonts w:ascii="Arial" w:hAnsi="Arial" w:cs="Arial"/>
          <w:sz w:val="28"/>
          <w:szCs w:val="28"/>
          <w:lang w:val="x-none"/>
        </w:rPr>
        <w:t xml:space="preserve"> provider siku </w:t>
      </w:r>
      <w:proofErr w:type="spellStart"/>
      <w:r>
        <w:rPr>
          <w:rFonts w:ascii="Arial" w:hAnsi="Arial" w:cs="Arial"/>
          <w:sz w:val="28"/>
          <w:szCs w:val="28"/>
          <w:lang w:val="x-none"/>
        </w:rPr>
        <w:t>nei</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nesikati</w:t>
      </w:r>
      <w:proofErr w:type="spellEnd"/>
      <w:r w:rsidRPr="00A839DC">
        <w:rPr>
          <w:rFonts w:ascii="Arial" w:hAnsi="Arial" w:cs="Arial"/>
          <w:sz w:val="18"/>
          <w:szCs w:val="18"/>
          <w:lang w:val="x-none"/>
        </w:rPr>
        <w:t>.”]</w:t>
      </w:r>
      <w:r>
        <w:rPr>
          <w:rFonts w:ascii="Arial" w:hAnsi="Arial" w:cs="Arial"/>
          <w:sz w:val="28"/>
          <w:szCs w:val="28"/>
          <w:lang w:val="x-none"/>
        </w:rPr>
        <w:t xml:space="preserve"> Hatina </w:t>
      </w:r>
      <w:proofErr w:type="spellStart"/>
      <w:r>
        <w:rPr>
          <w:rFonts w:ascii="Arial" w:hAnsi="Arial" w:cs="Arial"/>
          <w:sz w:val="28"/>
          <w:szCs w:val="28"/>
          <w:lang w:val="x-none"/>
        </w:rPr>
        <w:t>kumboshaya</w:t>
      </w:r>
      <w:proofErr w:type="spellEnd"/>
      <w:r>
        <w:rPr>
          <w:rFonts w:ascii="Arial" w:hAnsi="Arial" w:cs="Arial"/>
          <w:sz w:val="28"/>
          <w:szCs w:val="28"/>
          <w:lang w:val="x-none"/>
        </w:rPr>
        <w:t xml:space="preserve"> </w:t>
      </w:r>
      <w:proofErr w:type="spellStart"/>
      <w:r>
        <w:rPr>
          <w:rFonts w:ascii="Arial" w:hAnsi="Arial" w:cs="Arial"/>
          <w:sz w:val="28"/>
          <w:szCs w:val="28"/>
          <w:lang w:val="x-none"/>
        </w:rPr>
        <w:t>kuchikoro</w:t>
      </w:r>
      <w:proofErr w:type="spellEnd"/>
      <w:r>
        <w:rPr>
          <w:rFonts w:ascii="Arial" w:hAnsi="Arial" w:cs="Arial"/>
          <w:sz w:val="28"/>
          <w:szCs w:val="28"/>
          <w:lang w:val="x-none"/>
        </w:rPr>
        <w:t xml:space="preserve"> </w:t>
      </w:r>
      <w:proofErr w:type="spellStart"/>
      <w:r>
        <w:rPr>
          <w:rFonts w:ascii="Arial" w:hAnsi="Arial" w:cs="Arial"/>
          <w:sz w:val="28"/>
          <w:szCs w:val="28"/>
          <w:lang w:val="x-none"/>
        </w:rPr>
        <w:t>kwataidii</w:t>
      </w:r>
      <w:proofErr w:type="spellEnd"/>
      <w:r>
        <w:rPr>
          <w:rFonts w:ascii="Arial" w:hAnsi="Arial" w:cs="Arial"/>
          <w:sz w:val="28"/>
          <w:szCs w:val="28"/>
          <w:lang w:val="x-none"/>
        </w:rPr>
        <w:t xml:space="preserve">…? </w:t>
      </w:r>
      <w:proofErr w:type="spellStart"/>
      <w:r>
        <w:rPr>
          <w:rFonts w:ascii="Arial" w:hAnsi="Arial" w:cs="Arial"/>
          <w:sz w:val="28"/>
          <w:szCs w:val="28"/>
          <w:lang w:val="x-none"/>
        </w:rPr>
        <w:t>kwataienda</w:t>
      </w:r>
      <w:proofErr w:type="spellEnd"/>
      <w:r>
        <w:rPr>
          <w:rFonts w:ascii="Arial" w:hAnsi="Arial" w:cs="Arial"/>
          <w:sz w:val="28"/>
          <w:szCs w:val="28"/>
          <w:lang w:val="x-none"/>
        </w:rPr>
        <w:t xml:space="preserve">. </w:t>
      </w:r>
      <w:proofErr w:type="spellStart"/>
      <w:r>
        <w:rPr>
          <w:rFonts w:ascii="Arial" w:hAnsi="Arial" w:cs="Arial"/>
          <w:sz w:val="28"/>
          <w:szCs w:val="28"/>
          <w:lang w:val="x-none"/>
        </w:rPr>
        <w:t>Taive</w:t>
      </w:r>
      <w:proofErr w:type="spellEnd"/>
      <w:r>
        <w:rPr>
          <w:rFonts w:ascii="Arial" w:hAnsi="Arial" w:cs="Arial"/>
          <w:sz w:val="28"/>
          <w:szCs w:val="28"/>
          <w:lang w:val="x-none"/>
        </w:rPr>
        <w:t xml:space="preserve"> </w:t>
      </w:r>
      <w:proofErr w:type="spellStart"/>
      <w:r>
        <w:rPr>
          <w:rFonts w:ascii="Arial" w:hAnsi="Arial" w:cs="Arial"/>
          <w:sz w:val="28"/>
          <w:szCs w:val="28"/>
          <w:lang w:val="x-none"/>
        </w:rPr>
        <w:t>nehutano</w:t>
      </w:r>
      <w:proofErr w:type="spellEnd"/>
      <w:r>
        <w:rPr>
          <w:rFonts w:ascii="Arial" w:hAnsi="Arial" w:cs="Arial"/>
          <w:sz w:val="28"/>
          <w:szCs w:val="28"/>
          <w:lang w:val="x-none"/>
        </w:rPr>
        <w:t xml:space="preserve"> </w:t>
      </w:r>
      <w:proofErr w:type="spellStart"/>
      <w:r>
        <w:rPr>
          <w:rFonts w:ascii="Arial" w:hAnsi="Arial" w:cs="Arial"/>
          <w:sz w:val="28"/>
          <w:szCs w:val="28"/>
          <w:lang w:val="x-none"/>
        </w:rPr>
        <w:t>hwedu</w:t>
      </w:r>
      <w:proofErr w:type="spellEnd"/>
      <w:r>
        <w:rPr>
          <w:rFonts w:ascii="Arial" w:hAnsi="Arial" w:cs="Arial"/>
          <w:sz w:val="28"/>
          <w:szCs w:val="28"/>
          <w:lang w:val="x-none"/>
        </w:rPr>
        <w:t xml:space="preserve">, </w:t>
      </w:r>
      <w:proofErr w:type="spellStart"/>
      <w:r>
        <w:rPr>
          <w:rFonts w:ascii="Arial" w:hAnsi="Arial" w:cs="Arial"/>
          <w:sz w:val="28"/>
          <w:szCs w:val="28"/>
          <w:lang w:val="x-none"/>
        </w:rPr>
        <w:t>takanga</w:t>
      </w:r>
      <w:proofErr w:type="spellEnd"/>
      <w:r>
        <w:rPr>
          <w:rFonts w:ascii="Arial" w:hAnsi="Arial" w:cs="Arial"/>
          <w:sz w:val="28"/>
          <w:szCs w:val="28"/>
          <w:lang w:val="x-none"/>
        </w:rPr>
        <w:t xml:space="preserve"> </w:t>
      </w:r>
      <w:proofErr w:type="spellStart"/>
      <w:r>
        <w:rPr>
          <w:rFonts w:ascii="Arial" w:hAnsi="Arial" w:cs="Arial"/>
          <w:sz w:val="28"/>
          <w:szCs w:val="28"/>
          <w:lang w:val="x-none"/>
        </w:rPr>
        <w:t>tisingarware</w:t>
      </w:r>
      <w:proofErr w:type="spellEnd"/>
      <w:r>
        <w:rPr>
          <w:rFonts w:ascii="Arial" w:hAnsi="Arial" w:cs="Arial"/>
          <w:sz w:val="28"/>
          <w:szCs w:val="28"/>
          <w:lang w:val="x-none"/>
        </w:rPr>
        <w:t xml:space="preserve">. Apisa </w:t>
      </w:r>
      <w:proofErr w:type="spellStart"/>
      <w:r>
        <w:rPr>
          <w:rFonts w:ascii="Arial" w:hAnsi="Arial" w:cs="Arial"/>
          <w:sz w:val="28"/>
          <w:szCs w:val="28"/>
          <w:lang w:val="x-none"/>
        </w:rPr>
        <w:t>muviri</w:t>
      </w:r>
      <w:proofErr w:type="spellEnd"/>
      <w:r>
        <w:rPr>
          <w:rFonts w:ascii="Arial" w:hAnsi="Arial" w:cs="Arial"/>
          <w:sz w:val="28"/>
          <w:szCs w:val="28"/>
          <w:lang w:val="x-none"/>
        </w:rPr>
        <w:t xml:space="preserve">, </w:t>
      </w:r>
      <w:proofErr w:type="spellStart"/>
      <w:r>
        <w:rPr>
          <w:rFonts w:ascii="Arial" w:hAnsi="Arial" w:cs="Arial"/>
          <w:sz w:val="28"/>
          <w:szCs w:val="28"/>
          <w:lang w:val="x-none"/>
        </w:rPr>
        <w:t>mawoko</w:t>
      </w:r>
      <w:proofErr w:type="spellEnd"/>
      <w:r>
        <w:rPr>
          <w:rFonts w:ascii="Arial" w:hAnsi="Arial" w:cs="Arial"/>
          <w:sz w:val="28"/>
          <w:szCs w:val="28"/>
          <w:lang w:val="x-none"/>
        </w:rPr>
        <w:t xml:space="preserve"> </w:t>
      </w:r>
      <w:proofErr w:type="spellStart"/>
      <w:r>
        <w:rPr>
          <w:rFonts w:ascii="Arial" w:hAnsi="Arial" w:cs="Arial"/>
          <w:sz w:val="28"/>
          <w:szCs w:val="28"/>
          <w:lang w:val="x-none"/>
        </w:rPr>
        <w:t>pamusoro</w:t>
      </w:r>
      <w:proofErr w:type="spellEnd"/>
      <w:r>
        <w:rPr>
          <w:rFonts w:ascii="Arial" w:hAnsi="Arial" w:cs="Arial"/>
          <w:sz w:val="28"/>
          <w:szCs w:val="28"/>
          <w:lang w:val="x-none"/>
        </w:rPr>
        <w:t xml:space="preserve"> </w:t>
      </w:r>
      <w:proofErr w:type="spellStart"/>
      <w:r>
        <w:rPr>
          <w:rFonts w:ascii="Arial" w:hAnsi="Arial" w:cs="Arial"/>
          <w:sz w:val="28"/>
          <w:szCs w:val="28"/>
          <w:lang w:val="x-none"/>
        </w:rPr>
        <w:t>nekuzodzwa</w:t>
      </w:r>
      <w:proofErr w:type="spellEnd"/>
      <w:r>
        <w:rPr>
          <w:rFonts w:ascii="Arial" w:hAnsi="Arial" w:cs="Arial"/>
          <w:sz w:val="28"/>
          <w:szCs w:val="28"/>
          <w:lang w:val="x-none"/>
        </w:rPr>
        <w:t xml:space="preserve"> </w:t>
      </w:r>
      <w:proofErr w:type="spellStart"/>
      <w:r>
        <w:rPr>
          <w:rFonts w:ascii="Arial" w:hAnsi="Arial" w:cs="Arial"/>
          <w:sz w:val="28"/>
          <w:szCs w:val="28"/>
          <w:lang w:val="x-none"/>
        </w:rPr>
        <w:t>namafuta</w:t>
      </w:r>
      <w:proofErr w:type="spellEnd"/>
      <w:r>
        <w:rPr>
          <w:rFonts w:ascii="Arial" w:hAnsi="Arial" w:cs="Arial"/>
          <w:sz w:val="28"/>
          <w:szCs w:val="28"/>
          <w:lang w:val="x-none"/>
        </w:rPr>
        <w:t xml:space="preserve">. Apisa </w:t>
      </w:r>
      <w:proofErr w:type="spellStart"/>
      <w:r>
        <w:rPr>
          <w:rFonts w:ascii="Arial" w:hAnsi="Arial" w:cs="Arial"/>
          <w:sz w:val="28"/>
          <w:szCs w:val="28"/>
          <w:lang w:val="x-none"/>
        </w:rPr>
        <w:t>muviri</w:t>
      </w:r>
      <w:proofErr w:type="spellEnd"/>
      <w:r>
        <w:rPr>
          <w:rFonts w:ascii="Arial" w:hAnsi="Arial" w:cs="Arial"/>
          <w:sz w:val="28"/>
          <w:szCs w:val="28"/>
          <w:lang w:val="x-none"/>
        </w:rPr>
        <w:t xml:space="preserve">, </w:t>
      </w:r>
      <w:proofErr w:type="spellStart"/>
      <w:r>
        <w:rPr>
          <w:rFonts w:ascii="Arial" w:hAnsi="Arial" w:cs="Arial"/>
          <w:sz w:val="28"/>
          <w:szCs w:val="28"/>
          <w:lang w:val="x-none"/>
        </w:rPr>
        <w:t>mawoko</w:t>
      </w:r>
      <w:proofErr w:type="spellEnd"/>
      <w:r>
        <w:rPr>
          <w:rFonts w:ascii="Arial" w:hAnsi="Arial" w:cs="Arial"/>
          <w:sz w:val="28"/>
          <w:szCs w:val="28"/>
          <w:lang w:val="x-none"/>
        </w:rPr>
        <w:t xml:space="preserve"> </w:t>
      </w:r>
      <w:proofErr w:type="spellStart"/>
      <w:r>
        <w:rPr>
          <w:rFonts w:ascii="Arial" w:hAnsi="Arial" w:cs="Arial"/>
          <w:sz w:val="28"/>
          <w:szCs w:val="28"/>
          <w:lang w:val="x-none"/>
        </w:rPr>
        <w:t>pamusoro</w:t>
      </w:r>
      <w:proofErr w:type="spellEnd"/>
      <w:r>
        <w:rPr>
          <w:rFonts w:ascii="Arial" w:hAnsi="Arial" w:cs="Arial"/>
          <w:sz w:val="28"/>
          <w:szCs w:val="28"/>
          <w:lang w:val="x-none"/>
        </w:rPr>
        <w:t xml:space="preserve">. Vana </w:t>
      </w:r>
      <w:proofErr w:type="spellStart"/>
      <w:r>
        <w:rPr>
          <w:rFonts w:ascii="Arial" w:hAnsi="Arial" w:cs="Arial"/>
          <w:sz w:val="28"/>
          <w:szCs w:val="28"/>
          <w:lang w:val="x-none"/>
        </w:rPr>
        <w:t>mai</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proofErr w:type="spellStart"/>
      <w:r>
        <w:rPr>
          <w:rFonts w:ascii="Arial" w:hAnsi="Arial" w:cs="Arial"/>
          <w:sz w:val="28"/>
          <w:szCs w:val="28"/>
          <w:lang w:val="x-none"/>
        </w:rPr>
        <w:t>vaienda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hospital </w:t>
      </w:r>
      <w:proofErr w:type="spellStart"/>
      <w:r>
        <w:rPr>
          <w:rFonts w:ascii="Arial" w:hAnsi="Arial" w:cs="Arial"/>
          <w:sz w:val="28"/>
          <w:szCs w:val="28"/>
          <w:lang w:val="x-none"/>
        </w:rPr>
        <w:t>kuno</w:t>
      </w:r>
      <w:proofErr w:type="spellEnd"/>
      <w:r>
        <w:rPr>
          <w:rFonts w:ascii="Arial" w:hAnsi="Arial" w:cs="Arial"/>
          <w:sz w:val="28"/>
          <w:szCs w:val="28"/>
          <w:lang w:val="x-none"/>
        </w:rPr>
        <w:t xml:space="preserve"> deliver </w:t>
      </w:r>
      <w:proofErr w:type="spellStart"/>
      <w:r>
        <w:rPr>
          <w:rFonts w:ascii="Arial" w:hAnsi="Arial" w:cs="Arial"/>
          <w:sz w:val="28"/>
          <w:szCs w:val="28"/>
          <w:lang w:val="x-none"/>
        </w:rPr>
        <w:t>che</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chete</w:t>
      </w:r>
      <w:proofErr w:type="spellEnd"/>
      <w:r w:rsidRPr="00A839DC">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Shamwarika</w:t>
      </w:r>
      <w:proofErr w:type="spellEnd"/>
      <w:r>
        <w:rPr>
          <w:rFonts w:ascii="Arial" w:hAnsi="Arial" w:cs="Arial"/>
          <w:sz w:val="28"/>
          <w:szCs w:val="28"/>
          <w:lang w:val="x-none"/>
        </w:rPr>
        <w:t xml:space="preserve">, </w:t>
      </w:r>
      <w:proofErr w:type="spellStart"/>
      <w:r>
        <w:rPr>
          <w:rFonts w:ascii="Arial" w:hAnsi="Arial" w:cs="Arial"/>
          <w:sz w:val="28"/>
          <w:szCs w:val="28"/>
          <w:lang w:val="x-none"/>
        </w:rPr>
        <w:t>ukanzwa</w:t>
      </w:r>
      <w:proofErr w:type="spellEnd"/>
      <w:r>
        <w:rPr>
          <w:rFonts w:ascii="Arial" w:hAnsi="Arial" w:cs="Arial"/>
          <w:sz w:val="28"/>
          <w:szCs w:val="28"/>
          <w:lang w:val="x-none"/>
        </w:rPr>
        <w:t xml:space="preserve"> </w:t>
      </w:r>
      <w:proofErr w:type="spellStart"/>
      <w:r>
        <w:rPr>
          <w:rFonts w:ascii="Arial" w:hAnsi="Arial" w:cs="Arial"/>
          <w:sz w:val="28"/>
          <w:szCs w:val="28"/>
          <w:lang w:val="x-none"/>
        </w:rPr>
        <w:t>zvichinzi</w:t>
      </w:r>
      <w:proofErr w:type="spellEnd"/>
      <w:r>
        <w:rPr>
          <w:rFonts w:ascii="Arial" w:hAnsi="Arial" w:cs="Arial"/>
          <w:sz w:val="28"/>
          <w:szCs w:val="28"/>
          <w:lang w:val="x-none"/>
        </w:rPr>
        <w:t xml:space="preserve"> Mwari </w:t>
      </w:r>
      <w:proofErr w:type="spellStart"/>
      <w:r>
        <w:rPr>
          <w:rFonts w:ascii="Arial" w:hAnsi="Arial" w:cs="Arial"/>
          <w:sz w:val="28"/>
          <w:szCs w:val="28"/>
          <w:lang w:val="x-none"/>
        </w:rPr>
        <w:t>ndewe</w:t>
      </w:r>
      <w:proofErr w:type="spellEnd"/>
      <w:r>
        <w:rPr>
          <w:rFonts w:ascii="Arial" w:hAnsi="Arial" w:cs="Arial"/>
          <w:sz w:val="28"/>
          <w:szCs w:val="28"/>
          <w:lang w:val="x-none"/>
        </w:rPr>
        <w:t xml:space="preserve"> </w:t>
      </w:r>
      <w:proofErr w:type="spellStart"/>
      <w:r>
        <w:rPr>
          <w:rFonts w:ascii="Arial" w:hAnsi="Arial" w:cs="Arial"/>
          <w:sz w:val="28"/>
          <w:szCs w:val="28"/>
          <w:lang w:val="x-none"/>
        </w:rPr>
        <w:t>munana</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ndakaiona</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“Amen.”]</w:t>
      </w:r>
    </w:p>
    <w:p w14:paraId="3589E4FC"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146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Ameni here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“Amen.”]</w:t>
      </w:r>
      <w:r>
        <w:rPr>
          <w:rFonts w:ascii="Arial" w:hAnsi="Arial" w:cs="Arial"/>
          <w:sz w:val="28"/>
          <w:szCs w:val="28"/>
          <w:lang w:val="x-none"/>
        </w:rPr>
        <w:t xml:space="preserve"> Toda Ameni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“Amen.”]</w:t>
      </w:r>
      <w:r>
        <w:rPr>
          <w:rFonts w:ascii="Arial" w:hAnsi="Arial" w:cs="Arial"/>
          <w:sz w:val="28"/>
          <w:szCs w:val="28"/>
          <w:lang w:val="x-none"/>
        </w:rPr>
        <w:t xml:space="preserve"> Hanzi, “</w:t>
      </w:r>
      <w:proofErr w:type="spellStart"/>
      <w:r>
        <w:rPr>
          <w:rFonts w:ascii="Arial" w:hAnsi="Arial" w:cs="Arial"/>
          <w:sz w:val="28"/>
          <w:szCs w:val="28"/>
          <w:lang w:val="x-none"/>
        </w:rPr>
        <w:t>Taurai</w:t>
      </w:r>
      <w:proofErr w:type="spellEnd"/>
      <w:r>
        <w:rPr>
          <w:rFonts w:ascii="Arial" w:hAnsi="Arial" w:cs="Arial"/>
          <w:sz w:val="28"/>
          <w:szCs w:val="28"/>
          <w:lang w:val="x-none"/>
        </w:rPr>
        <w:t xml:space="preserve"> </w:t>
      </w:r>
      <w:proofErr w:type="spellStart"/>
      <w:r>
        <w:rPr>
          <w:rFonts w:ascii="Arial" w:hAnsi="Arial" w:cs="Arial"/>
          <w:sz w:val="28"/>
          <w:szCs w:val="28"/>
          <w:lang w:val="x-none"/>
        </w:rPr>
        <w:t>pamusoro</w:t>
      </w:r>
      <w:proofErr w:type="spellEnd"/>
      <w:r>
        <w:rPr>
          <w:rFonts w:ascii="Arial" w:hAnsi="Arial" w:cs="Arial"/>
          <w:sz w:val="28"/>
          <w:szCs w:val="28"/>
          <w:lang w:val="x-none"/>
        </w:rPr>
        <w:t xml:space="preserve"> </w:t>
      </w:r>
      <w:proofErr w:type="spellStart"/>
      <w:r>
        <w:rPr>
          <w:rFonts w:ascii="Arial" w:hAnsi="Arial" w:cs="Arial"/>
          <w:sz w:val="28"/>
          <w:szCs w:val="28"/>
          <w:lang w:val="x-none"/>
        </w:rPr>
        <w:t>paMwari</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nguva</w:t>
      </w:r>
      <w:proofErr w:type="spellEnd"/>
      <w:r>
        <w:rPr>
          <w:rFonts w:ascii="Arial" w:hAnsi="Arial" w:cs="Arial"/>
          <w:sz w:val="28"/>
          <w:szCs w:val="28"/>
          <w:lang w:val="x-none"/>
        </w:rPr>
        <w:t xml:space="preserve"> </w:t>
      </w:r>
      <w:proofErr w:type="spellStart"/>
      <w:r>
        <w:rPr>
          <w:rFonts w:ascii="Arial" w:hAnsi="Arial" w:cs="Arial"/>
          <w:sz w:val="28"/>
          <w:szCs w:val="28"/>
          <w:lang w:val="x-none"/>
        </w:rPr>
        <w:t>dzo</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dzose</w:t>
      </w:r>
      <w:proofErr w:type="spellEnd"/>
      <w:r w:rsidRPr="00A839DC">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vazhinji</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we let our children grow. And they take the blessings that they are enjoying every day for </w:t>
      </w:r>
      <w:proofErr w:type="spellStart"/>
      <w:r>
        <w:rPr>
          <w:rFonts w:ascii="Arial" w:hAnsi="Arial" w:cs="Arial"/>
          <w:sz w:val="28"/>
          <w:szCs w:val="28"/>
          <w:lang w:val="x-none"/>
        </w:rPr>
        <w:t>gra</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r>
        <w:rPr>
          <w:rFonts w:ascii="Arial" w:hAnsi="Arial" w:cs="Arial"/>
          <w:sz w:val="18"/>
          <w:szCs w:val="18"/>
          <w:lang w:val="x-none"/>
        </w:rPr>
        <w:t>for granted</w:t>
      </w:r>
      <w:r w:rsidRPr="00A839DC">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Vanofunga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kugona</w:t>
      </w:r>
      <w:proofErr w:type="spellEnd"/>
      <w:r>
        <w:rPr>
          <w:rFonts w:ascii="Arial" w:hAnsi="Arial" w:cs="Arial"/>
          <w:sz w:val="28"/>
          <w:szCs w:val="28"/>
          <w:lang w:val="x-none"/>
        </w:rPr>
        <w:t xml:space="preserve"> </w:t>
      </w:r>
      <w:proofErr w:type="spellStart"/>
      <w:r>
        <w:rPr>
          <w:rFonts w:ascii="Arial" w:hAnsi="Arial" w:cs="Arial"/>
          <w:sz w:val="28"/>
          <w:szCs w:val="28"/>
          <w:lang w:val="x-none"/>
        </w:rPr>
        <w:t>kwavo</w:t>
      </w:r>
      <w:proofErr w:type="spellEnd"/>
      <w:r>
        <w:rPr>
          <w:rFonts w:ascii="Arial" w:hAnsi="Arial" w:cs="Arial"/>
          <w:sz w:val="28"/>
          <w:szCs w:val="28"/>
          <w:lang w:val="x-none"/>
        </w:rPr>
        <w:t xml:space="preserve">. How can you blame children, when wives are not even appreciative of what is being done by God to their hu…? </w:t>
      </w:r>
      <w:r w:rsidRPr="00A839DC">
        <w:rPr>
          <w:rFonts w:ascii="Arial" w:hAnsi="Arial" w:cs="Arial"/>
          <w:sz w:val="18"/>
          <w:szCs w:val="18"/>
          <w:lang w:val="x-none"/>
        </w:rPr>
        <w:t>[Congregation says, “</w:t>
      </w:r>
      <w:r>
        <w:rPr>
          <w:rFonts w:ascii="Arial" w:hAnsi="Arial" w:cs="Arial"/>
          <w:sz w:val="18"/>
          <w:szCs w:val="18"/>
          <w:lang w:val="x-none"/>
        </w:rPr>
        <w:t>husbands,</w:t>
      </w:r>
      <w:r w:rsidRPr="00A839DC">
        <w:rPr>
          <w:rFonts w:ascii="Arial" w:hAnsi="Arial" w:cs="Arial"/>
          <w:sz w:val="18"/>
          <w:szCs w:val="18"/>
          <w:lang w:val="x-none"/>
        </w:rPr>
        <w:t>”]</w:t>
      </w:r>
      <w:r>
        <w:rPr>
          <w:rFonts w:ascii="Arial" w:hAnsi="Arial" w:cs="Arial"/>
          <w:sz w:val="28"/>
          <w:szCs w:val="28"/>
          <w:lang w:val="x-none"/>
        </w:rPr>
        <w:t xml:space="preserve"> husbands. Vana </w:t>
      </w:r>
      <w:proofErr w:type="spellStart"/>
      <w:r>
        <w:rPr>
          <w:rFonts w:ascii="Arial" w:hAnsi="Arial" w:cs="Arial"/>
          <w:sz w:val="28"/>
          <w:szCs w:val="28"/>
          <w:lang w:val="x-none"/>
        </w:rPr>
        <w:t>vadii</w:t>
      </w:r>
      <w:proofErr w:type="spellEnd"/>
      <w:r>
        <w:rPr>
          <w:rFonts w:ascii="Arial" w:hAnsi="Arial" w:cs="Arial"/>
          <w:sz w:val="28"/>
          <w:szCs w:val="28"/>
          <w:lang w:val="x-none"/>
        </w:rPr>
        <w:t xml:space="preserve">…? Heh? </w:t>
      </w:r>
    </w:p>
    <w:p w14:paraId="062264F4"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147 </w:t>
      </w:r>
      <w:commentRangeStart w:id="55"/>
      <w:r>
        <w:rPr>
          <w:rFonts w:ascii="Arial" w:hAnsi="Arial" w:cs="Arial"/>
          <w:sz w:val="28"/>
          <w:szCs w:val="28"/>
          <w:lang w:val="x-none"/>
        </w:rPr>
        <w:t xml:space="preserve">Vana </w:t>
      </w:r>
      <w:proofErr w:type="spellStart"/>
      <w:r>
        <w:rPr>
          <w:rFonts w:ascii="Arial" w:hAnsi="Arial" w:cs="Arial"/>
          <w:sz w:val="28"/>
          <w:szCs w:val="28"/>
          <w:lang w:val="x-none"/>
        </w:rPr>
        <w:t>mai</w:t>
      </w:r>
      <w:proofErr w:type="spellEnd"/>
      <w:r>
        <w:rPr>
          <w:rFonts w:ascii="Arial" w:hAnsi="Arial" w:cs="Arial"/>
          <w:sz w:val="28"/>
          <w:szCs w:val="28"/>
          <w:lang w:val="x-none"/>
        </w:rPr>
        <w:t xml:space="preserve"> </w:t>
      </w:r>
      <w:commentRangeEnd w:id="55"/>
      <w:r>
        <w:rPr>
          <w:rStyle w:val="CommentReference"/>
        </w:rPr>
        <w:commentReference w:id="55"/>
      </w:r>
      <w:proofErr w:type="spellStart"/>
      <w:r>
        <w:rPr>
          <w:rFonts w:ascii="Arial" w:hAnsi="Arial" w:cs="Arial"/>
          <w:sz w:val="28"/>
          <w:szCs w:val="28"/>
          <w:lang w:val="x-none"/>
        </w:rPr>
        <w:t>vanogona</w:t>
      </w:r>
      <w:proofErr w:type="spellEnd"/>
      <w:r>
        <w:rPr>
          <w:rFonts w:ascii="Arial" w:hAnsi="Arial" w:cs="Arial"/>
          <w:sz w:val="28"/>
          <w:szCs w:val="28"/>
          <w:lang w:val="x-none"/>
        </w:rPr>
        <w:t xml:space="preserve"> </w:t>
      </w:r>
      <w:proofErr w:type="spellStart"/>
      <w:r>
        <w:rPr>
          <w:rFonts w:ascii="Arial" w:hAnsi="Arial" w:cs="Arial"/>
          <w:sz w:val="28"/>
          <w:szCs w:val="28"/>
          <w:lang w:val="x-none"/>
        </w:rPr>
        <w:t>kutadza</w:t>
      </w:r>
      <w:proofErr w:type="spellEnd"/>
      <w:r>
        <w:rPr>
          <w:rFonts w:ascii="Arial" w:hAnsi="Arial" w:cs="Arial"/>
          <w:sz w:val="28"/>
          <w:szCs w:val="28"/>
          <w:lang w:val="x-none"/>
        </w:rPr>
        <w:t xml:space="preserve">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chiri</w:t>
      </w:r>
      <w:proofErr w:type="spellEnd"/>
      <w:r>
        <w:rPr>
          <w:rFonts w:ascii="Arial" w:hAnsi="Arial" w:cs="Arial"/>
          <w:sz w:val="28"/>
          <w:szCs w:val="28"/>
          <w:lang w:val="x-none"/>
        </w:rPr>
        <w:t xml:space="preserve"> </w:t>
      </w:r>
      <w:proofErr w:type="spellStart"/>
      <w:r>
        <w:rPr>
          <w:rFonts w:ascii="Arial" w:hAnsi="Arial" w:cs="Arial"/>
          <w:sz w:val="28"/>
          <w:szCs w:val="28"/>
          <w:lang w:val="x-none"/>
        </w:rPr>
        <w:t>kuitwa</w:t>
      </w:r>
      <w:proofErr w:type="spellEnd"/>
      <w:r>
        <w:rPr>
          <w:rFonts w:ascii="Arial" w:hAnsi="Arial" w:cs="Arial"/>
          <w:sz w:val="28"/>
          <w:szCs w:val="28"/>
          <w:lang w:val="x-none"/>
        </w:rPr>
        <w:t xml:space="preserve">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kuna baba. Kuti iye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kufamba</w:t>
      </w:r>
      <w:proofErr w:type="spellEnd"/>
      <w:r>
        <w:rPr>
          <w:rFonts w:ascii="Arial" w:hAnsi="Arial" w:cs="Arial"/>
          <w:sz w:val="28"/>
          <w:szCs w:val="28"/>
          <w:lang w:val="x-none"/>
        </w:rPr>
        <w:t xml:space="preserve"> </w:t>
      </w:r>
      <w:proofErr w:type="spellStart"/>
      <w:r>
        <w:rPr>
          <w:rFonts w:ascii="Arial" w:hAnsi="Arial" w:cs="Arial"/>
          <w:sz w:val="28"/>
          <w:szCs w:val="28"/>
          <w:lang w:val="x-none"/>
        </w:rPr>
        <w:t>nemota</w:t>
      </w:r>
      <w:proofErr w:type="spellEnd"/>
      <w:r>
        <w:rPr>
          <w:rFonts w:ascii="Arial" w:hAnsi="Arial" w:cs="Arial"/>
          <w:sz w:val="28"/>
          <w:szCs w:val="28"/>
          <w:lang w:val="x-none"/>
        </w:rPr>
        <w:t xml:space="preserve">. </w:t>
      </w:r>
      <w:proofErr w:type="spellStart"/>
      <w:r>
        <w:rPr>
          <w:rFonts w:ascii="Arial" w:hAnsi="Arial" w:cs="Arial"/>
          <w:sz w:val="28"/>
          <w:szCs w:val="28"/>
          <w:lang w:val="x-none"/>
        </w:rPr>
        <w:t>Akachena</w:t>
      </w:r>
      <w:proofErr w:type="spellEnd"/>
      <w:r>
        <w:rPr>
          <w:rFonts w:ascii="Arial" w:hAnsi="Arial" w:cs="Arial"/>
          <w:sz w:val="28"/>
          <w:szCs w:val="28"/>
          <w:lang w:val="x-none"/>
        </w:rPr>
        <w:t xml:space="preserve">. Ane </w:t>
      </w:r>
      <w:proofErr w:type="spellStart"/>
      <w:r>
        <w:rPr>
          <w:rFonts w:ascii="Arial" w:hAnsi="Arial" w:cs="Arial"/>
          <w:sz w:val="28"/>
          <w:szCs w:val="28"/>
          <w:lang w:val="x-none"/>
        </w:rPr>
        <w:t>hembe</w:t>
      </w:r>
      <w:proofErr w:type="spellEnd"/>
      <w:r>
        <w:rPr>
          <w:rFonts w:ascii="Arial" w:hAnsi="Arial" w:cs="Arial"/>
          <w:sz w:val="28"/>
          <w:szCs w:val="28"/>
          <w:lang w:val="x-none"/>
        </w:rPr>
        <w:t xml:space="preserve"> </w:t>
      </w:r>
      <w:proofErr w:type="spellStart"/>
      <w:r>
        <w:rPr>
          <w:rFonts w:ascii="Arial" w:hAnsi="Arial" w:cs="Arial"/>
          <w:sz w:val="28"/>
          <w:szCs w:val="28"/>
          <w:lang w:val="x-none"/>
        </w:rPr>
        <w:t>dzaanoda</w:t>
      </w:r>
      <w:proofErr w:type="spellEnd"/>
      <w:r>
        <w:rPr>
          <w:rFonts w:ascii="Arial" w:hAnsi="Arial" w:cs="Arial"/>
          <w:sz w:val="28"/>
          <w:szCs w:val="28"/>
          <w:lang w:val="x-none"/>
        </w:rPr>
        <w:t xml:space="preserve">. </w:t>
      </w:r>
      <w:proofErr w:type="spellStart"/>
      <w:r>
        <w:rPr>
          <w:rFonts w:ascii="Arial" w:hAnsi="Arial" w:cs="Arial"/>
          <w:sz w:val="28"/>
          <w:szCs w:val="28"/>
          <w:lang w:val="x-none"/>
        </w:rPr>
        <w:t>Anorara</w:t>
      </w:r>
      <w:proofErr w:type="spellEnd"/>
      <w:r>
        <w:rPr>
          <w:rFonts w:ascii="Arial" w:hAnsi="Arial" w:cs="Arial"/>
          <w:sz w:val="28"/>
          <w:szCs w:val="28"/>
          <w:lang w:val="x-none"/>
        </w:rPr>
        <w:t xml:space="preserve"> </w:t>
      </w:r>
      <w:proofErr w:type="spellStart"/>
      <w:r>
        <w:rPr>
          <w:rFonts w:ascii="Arial" w:hAnsi="Arial" w:cs="Arial"/>
          <w:sz w:val="28"/>
          <w:szCs w:val="28"/>
          <w:lang w:val="x-none"/>
        </w:rPr>
        <w:t>pakanaka</w:t>
      </w:r>
      <w:proofErr w:type="spellEnd"/>
      <w:r>
        <w:rPr>
          <w:rFonts w:ascii="Arial" w:hAnsi="Arial" w:cs="Arial"/>
          <w:sz w:val="28"/>
          <w:szCs w:val="28"/>
          <w:lang w:val="x-none"/>
        </w:rPr>
        <w:t xml:space="preserve">. Adya zvakanaka. </w:t>
      </w:r>
      <w:proofErr w:type="spellStart"/>
      <w:r>
        <w:rPr>
          <w:rFonts w:ascii="Arial" w:hAnsi="Arial" w:cs="Arial"/>
          <w:sz w:val="28"/>
          <w:szCs w:val="28"/>
          <w:lang w:val="x-none"/>
        </w:rPr>
        <w:t>Ane’mba</w:t>
      </w:r>
      <w:proofErr w:type="spellEnd"/>
      <w:r>
        <w:rPr>
          <w:rFonts w:ascii="Arial" w:hAnsi="Arial" w:cs="Arial"/>
          <w:sz w:val="28"/>
          <w:szCs w:val="28"/>
          <w:lang w:val="x-none"/>
        </w:rPr>
        <w:t xml:space="preserve">. </w:t>
      </w:r>
      <w:proofErr w:type="spellStart"/>
      <w:r>
        <w:rPr>
          <w:rFonts w:ascii="Arial" w:hAnsi="Arial" w:cs="Arial"/>
          <w:sz w:val="28"/>
          <w:szCs w:val="28"/>
          <w:lang w:val="x-none"/>
        </w:rPr>
        <w:t>Akasamboona</w:t>
      </w:r>
      <w:proofErr w:type="spellEnd"/>
      <w:r>
        <w:rPr>
          <w:rFonts w:ascii="Arial" w:hAnsi="Arial" w:cs="Arial"/>
          <w:sz w:val="28"/>
          <w:szCs w:val="28"/>
          <w:lang w:val="x-none"/>
        </w:rPr>
        <w:t xml:space="preserve"> Message </w:t>
      </w:r>
      <w:proofErr w:type="spellStart"/>
      <w:r>
        <w:rPr>
          <w:rFonts w:ascii="Arial" w:hAnsi="Arial" w:cs="Arial"/>
          <w:sz w:val="28"/>
          <w:szCs w:val="28"/>
          <w:lang w:val="x-none"/>
        </w:rPr>
        <w:t>yacho</w:t>
      </w:r>
      <w:proofErr w:type="spellEnd"/>
      <w:r>
        <w:rPr>
          <w:rFonts w:ascii="Arial" w:hAnsi="Arial" w:cs="Arial"/>
          <w:sz w:val="28"/>
          <w:szCs w:val="28"/>
          <w:lang w:val="x-none"/>
        </w:rPr>
        <w:t xml:space="preserve">. </w:t>
      </w:r>
      <w:proofErr w:type="spellStart"/>
      <w:r>
        <w:rPr>
          <w:rFonts w:ascii="Arial" w:hAnsi="Arial" w:cs="Arial"/>
          <w:sz w:val="28"/>
          <w:szCs w:val="28"/>
          <w:lang w:val="x-none"/>
        </w:rPr>
        <w:t>Kutoiti</w:t>
      </w:r>
      <w:proofErr w:type="spellEnd"/>
      <w:r>
        <w:rPr>
          <w:rFonts w:ascii="Arial" w:hAnsi="Arial" w:cs="Arial"/>
          <w:sz w:val="28"/>
          <w:szCs w:val="28"/>
          <w:lang w:val="x-none"/>
        </w:rPr>
        <w:t>,</w:t>
      </w:r>
    </w:p>
    <w:p w14:paraId="70878A1A"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 xml:space="preserve">“Ini </w:t>
      </w:r>
      <w:proofErr w:type="spellStart"/>
      <w:r>
        <w:rPr>
          <w:rFonts w:ascii="Arial" w:hAnsi="Arial" w:cs="Arial"/>
          <w:sz w:val="28"/>
          <w:szCs w:val="28"/>
          <w:lang w:val="x-none"/>
        </w:rPr>
        <w:t>handizivi</w:t>
      </w:r>
      <w:proofErr w:type="spellEnd"/>
      <w:r>
        <w:rPr>
          <w:rFonts w:ascii="Arial" w:hAnsi="Arial" w:cs="Arial"/>
          <w:sz w:val="28"/>
          <w:szCs w:val="28"/>
          <w:lang w:val="x-none"/>
        </w:rPr>
        <w:t xml:space="preserve"> </w:t>
      </w:r>
      <w:proofErr w:type="spellStart"/>
      <w:r>
        <w:rPr>
          <w:rFonts w:ascii="Arial" w:hAnsi="Arial" w:cs="Arial"/>
          <w:sz w:val="28"/>
          <w:szCs w:val="28"/>
          <w:lang w:val="x-none"/>
        </w:rPr>
        <w:t>chandakarasikira</w:t>
      </w:r>
      <w:proofErr w:type="spellEnd"/>
      <w:r>
        <w:rPr>
          <w:rFonts w:ascii="Arial" w:hAnsi="Arial" w:cs="Arial"/>
          <w:sz w:val="28"/>
          <w:szCs w:val="28"/>
          <w:lang w:val="x-none"/>
        </w:rPr>
        <w:t xml:space="preserve"> mu Message </w:t>
      </w:r>
      <w:proofErr w:type="spellStart"/>
      <w:r>
        <w:rPr>
          <w:rFonts w:ascii="Arial" w:hAnsi="Arial" w:cs="Arial"/>
          <w:sz w:val="28"/>
          <w:szCs w:val="28"/>
          <w:lang w:val="x-none"/>
        </w:rPr>
        <w:t>ini</w:t>
      </w:r>
      <w:proofErr w:type="spellEnd"/>
      <w:r>
        <w:rPr>
          <w:rFonts w:ascii="Arial" w:hAnsi="Arial" w:cs="Arial"/>
          <w:sz w:val="28"/>
          <w:szCs w:val="28"/>
          <w:lang w:val="x-none"/>
        </w:rPr>
        <w:t xml:space="preserve">? Iyo </w:t>
      </w:r>
      <w:proofErr w:type="spellStart"/>
      <w:r>
        <w:rPr>
          <w:rFonts w:ascii="Arial" w:hAnsi="Arial" w:cs="Arial"/>
          <w:sz w:val="28"/>
          <w:szCs w:val="28"/>
          <w:lang w:val="x-none"/>
        </w:rPr>
        <w:t>nyaya</w:t>
      </w:r>
      <w:proofErr w:type="spellEnd"/>
      <w:r>
        <w:rPr>
          <w:rFonts w:ascii="Arial" w:hAnsi="Arial" w:cs="Arial"/>
          <w:sz w:val="28"/>
          <w:szCs w:val="28"/>
          <w:lang w:val="x-none"/>
        </w:rPr>
        <w:t xml:space="preserve"> </w:t>
      </w:r>
      <w:proofErr w:type="spellStart"/>
      <w:r>
        <w:rPr>
          <w:rFonts w:ascii="Arial" w:hAnsi="Arial" w:cs="Arial"/>
          <w:sz w:val="28"/>
          <w:szCs w:val="28"/>
          <w:lang w:val="x-none"/>
        </w:rPr>
        <w:t>yavo</w:t>
      </w:r>
      <w:proofErr w:type="spellEnd"/>
      <w:r>
        <w:rPr>
          <w:rFonts w:ascii="Arial" w:hAnsi="Arial" w:cs="Arial"/>
          <w:sz w:val="28"/>
          <w:szCs w:val="28"/>
          <w:lang w:val="x-none"/>
        </w:rPr>
        <w:t xml:space="preserve"> </w:t>
      </w:r>
      <w:proofErr w:type="spellStart"/>
      <w:r>
        <w:rPr>
          <w:rFonts w:ascii="Arial" w:hAnsi="Arial" w:cs="Arial"/>
          <w:sz w:val="28"/>
          <w:szCs w:val="28"/>
          <w:lang w:val="x-none"/>
        </w:rPr>
        <w:t>yokuparidza</w:t>
      </w:r>
      <w:proofErr w:type="spellEnd"/>
      <w:r>
        <w:rPr>
          <w:rFonts w:ascii="Arial" w:hAnsi="Arial" w:cs="Arial"/>
          <w:sz w:val="28"/>
          <w:szCs w:val="28"/>
          <w:lang w:val="x-none"/>
        </w:rPr>
        <w:t xml:space="preserve"> </w:t>
      </w:r>
      <w:proofErr w:type="spellStart"/>
      <w:r>
        <w:rPr>
          <w:rFonts w:ascii="Arial" w:hAnsi="Arial" w:cs="Arial"/>
          <w:sz w:val="28"/>
          <w:szCs w:val="28"/>
          <w:lang w:val="x-none"/>
        </w:rPr>
        <w:t>barika</w:t>
      </w:r>
      <w:proofErr w:type="spellEnd"/>
      <w:r>
        <w:rPr>
          <w:rFonts w:ascii="Arial" w:hAnsi="Arial" w:cs="Arial"/>
          <w:sz w:val="28"/>
          <w:szCs w:val="28"/>
          <w:lang w:val="x-none"/>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proofErr w:type="spellStart"/>
      <w:r>
        <w:rPr>
          <w:rFonts w:ascii="Arial" w:hAnsi="Arial" w:cs="Arial"/>
          <w:sz w:val="28"/>
          <w:szCs w:val="28"/>
          <w:lang w:val="x-none"/>
        </w:rPr>
        <w:t>inondibhowa</w:t>
      </w:r>
      <w:proofErr w:type="spellEnd"/>
      <w:r>
        <w:rPr>
          <w:rFonts w:ascii="Arial" w:hAnsi="Arial" w:cs="Arial"/>
          <w:sz w:val="28"/>
          <w:szCs w:val="28"/>
          <w:lang w:val="x-none"/>
        </w:rPr>
        <w:t xml:space="preserve"> </w:t>
      </w:r>
      <w:proofErr w:type="spellStart"/>
      <w:r>
        <w:rPr>
          <w:rFonts w:ascii="Arial" w:hAnsi="Arial" w:cs="Arial"/>
          <w:sz w:val="28"/>
          <w:szCs w:val="28"/>
          <w:lang w:val="x-none"/>
        </w:rPr>
        <w:t>stereki</w:t>
      </w:r>
      <w:proofErr w:type="spellEnd"/>
      <w:r>
        <w:rPr>
          <w:rFonts w:ascii="Arial" w:hAnsi="Arial" w:cs="Arial"/>
          <w:sz w:val="28"/>
          <w:szCs w:val="28"/>
          <w:lang w:val="x-none"/>
        </w:rPr>
        <w:t>.”</w:t>
      </w:r>
    </w:p>
    <w:p w14:paraId="1ACA00C2"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lastRenderedPageBreak/>
        <w:t xml:space="preserve">148 </w:t>
      </w:r>
      <w:proofErr w:type="spellStart"/>
      <w:r>
        <w:rPr>
          <w:rFonts w:ascii="Arial" w:hAnsi="Arial" w:cs="Arial"/>
          <w:sz w:val="28"/>
          <w:szCs w:val="28"/>
          <w:lang w:val="x-none"/>
        </w:rPr>
        <w:t>Kutobatana</w:t>
      </w:r>
      <w:proofErr w:type="spellEnd"/>
      <w:r>
        <w:rPr>
          <w:rFonts w:ascii="Arial" w:hAnsi="Arial" w:cs="Arial"/>
          <w:sz w:val="28"/>
          <w:szCs w:val="28"/>
          <w:lang w:val="x-none"/>
        </w:rPr>
        <w:t xml:space="preserve"> </w:t>
      </w:r>
      <w:proofErr w:type="spellStart"/>
      <w:r>
        <w:rPr>
          <w:rFonts w:ascii="Arial" w:hAnsi="Arial" w:cs="Arial"/>
          <w:sz w:val="28"/>
          <w:szCs w:val="28"/>
          <w:lang w:val="x-none"/>
        </w:rPr>
        <w:t>nehama</w:t>
      </w:r>
      <w:proofErr w:type="spellEnd"/>
      <w:r>
        <w:rPr>
          <w:rFonts w:ascii="Arial" w:hAnsi="Arial" w:cs="Arial"/>
          <w:sz w:val="28"/>
          <w:szCs w:val="28"/>
          <w:lang w:val="x-none"/>
        </w:rPr>
        <w:t xml:space="preserve"> </w:t>
      </w:r>
      <w:proofErr w:type="spellStart"/>
      <w:r>
        <w:rPr>
          <w:rFonts w:ascii="Arial" w:hAnsi="Arial" w:cs="Arial"/>
          <w:sz w:val="28"/>
          <w:szCs w:val="28"/>
          <w:lang w:val="x-none"/>
        </w:rPr>
        <w:t>dzake</w:t>
      </w:r>
      <w:proofErr w:type="spellEnd"/>
      <w:r>
        <w:rPr>
          <w:rFonts w:ascii="Arial" w:hAnsi="Arial" w:cs="Arial"/>
          <w:sz w:val="28"/>
          <w:szCs w:val="28"/>
          <w:lang w:val="x-none"/>
        </w:rPr>
        <w:t xml:space="preserve"> </w:t>
      </w:r>
      <w:proofErr w:type="spellStart"/>
      <w:r>
        <w:rPr>
          <w:rFonts w:ascii="Arial" w:hAnsi="Arial" w:cs="Arial"/>
          <w:sz w:val="28"/>
          <w:szCs w:val="28"/>
          <w:lang w:val="x-none"/>
        </w:rPr>
        <w:t>dzepanyama</w:t>
      </w:r>
      <w:proofErr w:type="spellEnd"/>
      <w:r>
        <w:rPr>
          <w:rFonts w:ascii="Arial" w:hAnsi="Arial" w:cs="Arial"/>
          <w:sz w:val="28"/>
          <w:szCs w:val="28"/>
          <w:lang w:val="x-none"/>
        </w:rPr>
        <w:t xml:space="preserve">. </w:t>
      </w:r>
      <w:proofErr w:type="spellStart"/>
      <w:r>
        <w:rPr>
          <w:rFonts w:ascii="Arial" w:hAnsi="Arial" w:cs="Arial"/>
          <w:sz w:val="28"/>
          <w:szCs w:val="28"/>
          <w:lang w:val="x-none"/>
        </w:rPr>
        <w:t>Vachibatsira</w:t>
      </w:r>
      <w:proofErr w:type="spellEnd"/>
      <w:r>
        <w:rPr>
          <w:rFonts w:ascii="Arial" w:hAnsi="Arial" w:cs="Arial"/>
          <w:sz w:val="28"/>
          <w:szCs w:val="28"/>
          <w:lang w:val="x-none"/>
        </w:rPr>
        <w:t xml:space="preserve"> </w:t>
      </w:r>
      <w:proofErr w:type="spellStart"/>
      <w:r>
        <w:rPr>
          <w:rFonts w:ascii="Arial" w:hAnsi="Arial" w:cs="Arial"/>
          <w:sz w:val="28"/>
          <w:szCs w:val="28"/>
          <w:lang w:val="x-none"/>
        </w:rPr>
        <w:t>kutuka</w:t>
      </w:r>
      <w:proofErr w:type="spellEnd"/>
      <w:r>
        <w:rPr>
          <w:rFonts w:ascii="Arial" w:hAnsi="Arial" w:cs="Arial"/>
          <w:sz w:val="28"/>
          <w:szCs w:val="28"/>
          <w:lang w:val="x-none"/>
        </w:rPr>
        <w:t xml:space="preserve"> Message </w:t>
      </w:r>
      <w:proofErr w:type="spellStart"/>
      <w:r>
        <w:rPr>
          <w:rFonts w:ascii="Arial" w:hAnsi="Arial" w:cs="Arial"/>
          <w:sz w:val="28"/>
          <w:szCs w:val="28"/>
          <w:lang w:val="x-none"/>
        </w:rPr>
        <w:t>iyoyo</w:t>
      </w:r>
      <w:proofErr w:type="spellEnd"/>
      <w:r>
        <w:rPr>
          <w:rFonts w:ascii="Arial" w:hAnsi="Arial" w:cs="Arial"/>
          <w:sz w:val="28"/>
          <w:szCs w:val="28"/>
          <w:lang w:val="x-none"/>
        </w:rPr>
        <w:t xml:space="preserve">. Mwana wake </w:t>
      </w:r>
      <w:proofErr w:type="spellStart"/>
      <w:r>
        <w:rPr>
          <w:rFonts w:ascii="Arial" w:hAnsi="Arial" w:cs="Arial"/>
          <w:sz w:val="28"/>
          <w:szCs w:val="28"/>
          <w:lang w:val="x-none"/>
        </w:rPr>
        <w:t>musikana</w:t>
      </w:r>
      <w:proofErr w:type="spellEnd"/>
      <w:r>
        <w:rPr>
          <w:rFonts w:ascii="Arial" w:hAnsi="Arial" w:cs="Arial"/>
          <w:sz w:val="28"/>
          <w:szCs w:val="28"/>
          <w:lang w:val="x-none"/>
        </w:rPr>
        <w:t xml:space="preserve"> </w:t>
      </w:r>
      <w:proofErr w:type="spellStart"/>
      <w:r>
        <w:rPr>
          <w:rFonts w:ascii="Arial" w:hAnsi="Arial" w:cs="Arial"/>
          <w:sz w:val="28"/>
          <w:szCs w:val="28"/>
          <w:lang w:val="x-none"/>
        </w:rPr>
        <w:t>mukuru</w:t>
      </w:r>
      <w:proofErr w:type="spellEnd"/>
      <w:r>
        <w:rPr>
          <w:rFonts w:ascii="Arial" w:hAnsi="Arial" w:cs="Arial"/>
          <w:sz w:val="28"/>
          <w:szCs w:val="28"/>
          <w:lang w:val="x-none"/>
        </w:rPr>
        <w:t xml:space="preserve"> </w:t>
      </w:r>
      <w:proofErr w:type="spellStart"/>
      <w:r>
        <w:rPr>
          <w:rFonts w:ascii="Arial" w:hAnsi="Arial" w:cs="Arial"/>
          <w:sz w:val="28"/>
          <w:szCs w:val="28"/>
          <w:lang w:val="x-none"/>
        </w:rPr>
        <w:t>aripo</w:t>
      </w:r>
      <w:proofErr w:type="spellEnd"/>
      <w:r>
        <w:rPr>
          <w:rFonts w:ascii="Arial" w:hAnsi="Arial" w:cs="Arial"/>
          <w:sz w:val="28"/>
          <w:szCs w:val="28"/>
          <w:lang w:val="x-none"/>
        </w:rPr>
        <w:t xml:space="preserve">. Then you slow progress. Here brother, development should be galloping. </w:t>
      </w:r>
      <w:r w:rsidRPr="00A839DC">
        <w:rPr>
          <w:rFonts w:ascii="Arial" w:hAnsi="Arial" w:cs="Arial"/>
          <w:sz w:val="18"/>
          <w:szCs w:val="18"/>
          <w:lang w:val="x-none"/>
        </w:rPr>
        <w:t>[Congregation says, “Amen.”]</w:t>
      </w:r>
      <w:r>
        <w:rPr>
          <w:rFonts w:ascii="Arial" w:hAnsi="Arial" w:cs="Arial"/>
          <w:sz w:val="28"/>
          <w:szCs w:val="28"/>
          <w:lang w:val="x-none"/>
        </w:rPr>
        <w:t xml:space="preserve"> Dai tanga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vanotenda</w:t>
      </w:r>
      <w:proofErr w:type="spellEnd"/>
      <w:r>
        <w:rPr>
          <w:rFonts w:ascii="Arial" w:hAnsi="Arial" w:cs="Arial"/>
          <w:sz w:val="28"/>
          <w:szCs w:val="28"/>
          <w:lang w:val="x-none"/>
        </w:rPr>
        <w:t xml:space="preserve"> Mwari </w:t>
      </w:r>
      <w:proofErr w:type="spellStart"/>
      <w:r>
        <w:rPr>
          <w:rFonts w:ascii="Arial" w:hAnsi="Arial" w:cs="Arial"/>
          <w:sz w:val="28"/>
          <w:szCs w:val="28"/>
          <w:lang w:val="x-none"/>
        </w:rPr>
        <w:t>muMweya</w:t>
      </w:r>
      <w:proofErr w:type="spellEnd"/>
      <w:r>
        <w:rPr>
          <w:rFonts w:ascii="Arial" w:hAnsi="Arial" w:cs="Arial"/>
          <w:sz w:val="28"/>
          <w:szCs w:val="28"/>
          <w:lang w:val="x-none"/>
        </w:rPr>
        <w:t xml:space="preserve"> </w:t>
      </w:r>
      <w:proofErr w:type="spellStart"/>
      <w:r>
        <w:rPr>
          <w:rFonts w:ascii="Arial" w:hAnsi="Arial" w:cs="Arial"/>
          <w:sz w:val="28"/>
          <w:szCs w:val="28"/>
          <w:lang w:val="x-none"/>
        </w:rPr>
        <w:t>nemuyii</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nemuZvokwadi</w:t>
      </w:r>
      <w:proofErr w:type="spellEnd"/>
      <w:r w:rsidRPr="00A839DC">
        <w:rPr>
          <w:rFonts w:ascii="Arial" w:hAnsi="Arial" w:cs="Arial"/>
          <w:sz w:val="18"/>
          <w:szCs w:val="18"/>
          <w:lang w:val="x-none"/>
        </w:rPr>
        <w:t>.”]</w:t>
      </w:r>
      <w:r>
        <w:rPr>
          <w:rFonts w:ascii="Arial" w:hAnsi="Arial" w:cs="Arial"/>
          <w:sz w:val="28"/>
          <w:szCs w:val="28"/>
          <w:lang w:val="x-none"/>
        </w:rPr>
        <w:t xml:space="preserve"> It’s as much as you have faith in God. But Mwari </w:t>
      </w:r>
      <w:proofErr w:type="spellStart"/>
      <w:r>
        <w:rPr>
          <w:rFonts w:ascii="Arial" w:hAnsi="Arial" w:cs="Arial"/>
          <w:sz w:val="28"/>
          <w:szCs w:val="28"/>
          <w:lang w:val="x-none"/>
        </w:rPr>
        <w:t>watinonamata</w:t>
      </w:r>
      <w:proofErr w:type="spellEnd"/>
      <w:r>
        <w:rPr>
          <w:rFonts w:ascii="Arial" w:hAnsi="Arial" w:cs="Arial"/>
          <w:sz w:val="28"/>
          <w:szCs w:val="28"/>
          <w:lang w:val="x-none"/>
        </w:rPr>
        <w:t xml:space="preserve">, </w:t>
      </w:r>
      <w:proofErr w:type="spellStart"/>
      <w:r>
        <w:rPr>
          <w:rFonts w:ascii="Arial" w:hAnsi="Arial" w:cs="Arial"/>
          <w:sz w:val="28"/>
          <w:szCs w:val="28"/>
          <w:lang w:val="x-none"/>
        </w:rPr>
        <w:t>haafaniri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akanganwe</w:t>
      </w:r>
      <w:proofErr w:type="spellEnd"/>
      <w:r>
        <w:rPr>
          <w:rFonts w:ascii="Arial" w:hAnsi="Arial" w:cs="Arial"/>
          <w:sz w:val="28"/>
          <w:szCs w:val="28"/>
          <w:lang w:val="x-none"/>
        </w:rPr>
        <w:t xml:space="preserve"> kana na anybody. Hah? </w:t>
      </w:r>
    </w:p>
    <w:p w14:paraId="528BC8F3"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149 </w:t>
      </w:r>
      <w:r>
        <w:rPr>
          <w:rFonts w:ascii="Arial" w:hAnsi="Arial" w:cs="Arial"/>
          <w:sz w:val="28"/>
          <w:szCs w:val="28"/>
          <w:lang w:val="x-none"/>
        </w:rPr>
        <w:t xml:space="preserve">Chipo </w:t>
      </w:r>
      <w:proofErr w:type="spellStart"/>
      <w:r>
        <w:rPr>
          <w:rFonts w:ascii="Arial" w:hAnsi="Arial" w:cs="Arial"/>
          <w:sz w:val="28"/>
          <w:szCs w:val="28"/>
          <w:lang w:val="x-none"/>
        </w:rPr>
        <w:t>anenge</w:t>
      </w:r>
      <w:proofErr w:type="spellEnd"/>
      <w:r>
        <w:rPr>
          <w:rFonts w:ascii="Arial" w:hAnsi="Arial" w:cs="Arial"/>
          <w:sz w:val="28"/>
          <w:szCs w:val="28"/>
          <w:lang w:val="x-none"/>
        </w:rPr>
        <w:t xml:space="preserve"> </w:t>
      </w:r>
      <w:proofErr w:type="spellStart"/>
      <w:r>
        <w:rPr>
          <w:rFonts w:ascii="Arial" w:hAnsi="Arial" w:cs="Arial"/>
          <w:sz w:val="28"/>
          <w:szCs w:val="28"/>
          <w:lang w:val="x-none"/>
        </w:rPr>
        <w:t>achitaura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sei </w:t>
      </w:r>
      <w:proofErr w:type="spellStart"/>
      <w:r>
        <w:rPr>
          <w:rFonts w:ascii="Arial" w:hAnsi="Arial" w:cs="Arial"/>
          <w:sz w:val="28"/>
          <w:szCs w:val="28"/>
          <w:lang w:val="x-none"/>
        </w:rPr>
        <w:t>akasangana</w:t>
      </w:r>
      <w:proofErr w:type="spellEnd"/>
      <w:r>
        <w:rPr>
          <w:rFonts w:ascii="Arial" w:hAnsi="Arial" w:cs="Arial"/>
          <w:sz w:val="28"/>
          <w:szCs w:val="28"/>
          <w:lang w:val="x-none"/>
        </w:rPr>
        <w:t xml:space="preserve"> </w:t>
      </w:r>
      <w:proofErr w:type="spellStart"/>
      <w:r>
        <w:rPr>
          <w:rFonts w:ascii="Arial" w:hAnsi="Arial" w:cs="Arial"/>
          <w:sz w:val="28"/>
          <w:szCs w:val="28"/>
          <w:lang w:val="x-none"/>
        </w:rPr>
        <w:t>naTanatsirwa</w:t>
      </w:r>
      <w:proofErr w:type="spellEnd"/>
      <w:r>
        <w:rPr>
          <w:rFonts w:ascii="Arial" w:hAnsi="Arial" w:cs="Arial"/>
          <w:sz w:val="28"/>
          <w:szCs w:val="28"/>
          <w:lang w:val="x-none"/>
        </w:rPr>
        <w:t xml:space="preserve">. Sei </w:t>
      </w:r>
      <w:proofErr w:type="spellStart"/>
      <w:r>
        <w:rPr>
          <w:rFonts w:ascii="Arial" w:hAnsi="Arial" w:cs="Arial"/>
          <w:sz w:val="28"/>
          <w:szCs w:val="28"/>
          <w:lang w:val="x-none"/>
        </w:rPr>
        <w:t>akaita</w:t>
      </w:r>
      <w:proofErr w:type="spellEnd"/>
      <w:r>
        <w:rPr>
          <w:rFonts w:ascii="Arial" w:hAnsi="Arial" w:cs="Arial"/>
          <w:sz w:val="28"/>
          <w:szCs w:val="28"/>
          <w:lang w:val="x-none"/>
        </w:rPr>
        <w:t xml:space="preserve"> hu t—teacher? </w:t>
      </w:r>
      <w:proofErr w:type="spellStart"/>
      <w:r>
        <w:rPr>
          <w:rFonts w:ascii="Arial" w:hAnsi="Arial" w:cs="Arial"/>
          <w:sz w:val="28"/>
          <w:szCs w:val="28"/>
          <w:lang w:val="x-none"/>
        </w:rPr>
        <w:t>Hwakauya</w:t>
      </w:r>
      <w:proofErr w:type="spellEnd"/>
      <w:r>
        <w:rPr>
          <w:rFonts w:ascii="Arial" w:hAnsi="Arial" w:cs="Arial"/>
          <w:sz w:val="28"/>
          <w:szCs w:val="28"/>
          <w:lang w:val="x-none"/>
        </w:rPr>
        <w:t xml:space="preserve"> sei hu teacher </w:t>
      </w:r>
      <w:proofErr w:type="spellStart"/>
      <w:r>
        <w:rPr>
          <w:rFonts w:ascii="Arial" w:hAnsi="Arial" w:cs="Arial"/>
          <w:sz w:val="28"/>
          <w:szCs w:val="28"/>
          <w:lang w:val="x-none"/>
        </w:rPr>
        <w:t>hwacho</w:t>
      </w:r>
      <w:proofErr w:type="spellEnd"/>
      <w:r>
        <w:rPr>
          <w:rFonts w:ascii="Arial" w:hAnsi="Arial" w:cs="Arial"/>
          <w:sz w:val="28"/>
          <w:szCs w:val="28"/>
          <w:lang w:val="x-none"/>
        </w:rPr>
        <w:t xml:space="preserve">? </w:t>
      </w:r>
      <w:proofErr w:type="spellStart"/>
      <w:r>
        <w:rPr>
          <w:rFonts w:ascii="Arial" w:hAnsi="Arial" w:cs="Arial"/>
          <w:sz w:val="28"/>
          <w:szCs w:val="28"/>
          <w:lang w:val="x-none"/>
        </w:rPr>
        <w:t>Tanatsirwa</w:t>
      </w:r>
      <w:proofErr w:type="spellEnd"/>
      <w:r>
        <w:rPr>
          <w:rFonts w:ascii="Arial" w:hAnsi="Arial" w:cs="Arial"/>
          <w:sz w:val="28"/>
          <w:szCs w:val="28"/>
          <w:lang w:val="x-none"/>
        </w:rPr>
        <w:t xml:space="preserve"> </w:t>
      </w:r>
      <w:proofErr w:type="spellStart"/>
      <w:r>
        <w:rPr>
          <w:rFonts w:ascii="Arial" w:hAnsi="Arial" w:cs="Arial"/>
          <w:sz w:val="28"/>
          <w:szCs w:val="28"/>
          <w:lang w:val="x-none"/>
        </w:rPr>
        <w:t>wotaurawo</w:t>
      </w:r>
      <w:proofErr w:type="spellEnd"/>
      <w:r>
        <w:rPr>
          <w:rFonts w:ascii="Arial" w:hAnsi="Arial" w:cs="Arial"/>
          <w:sz w:val="28"/>
          <w:szCs w:val="28"/>
          <w:lang w:val="x-none"/>
        </w:rPr>
        <w:t xml:space="preserve"> </w:t>
      </w:r>
      <w:proofErr w:type="spellStart"/>
      <w:r>
        <w:rPr>
          <w:rFonts w:ascii="Arial" w:hAnsi="Arial" w:cs="Arial"/>
          <w:sz w:val="28"/>
          <w:szCs w:val="28"/>
          <w:lang w:val="x-none"/>
        </w:rPr>
        <w:t>kuvana</w:t>
      </w:r>
      <w:proofErr w:type="spellEnd"/>
      <w:r>
        <w:rPr>
          <w:rFonts w:ascii="Arial" w:hAnsi="Arial" w:cs="Arial"/>
          <w:sz w:val="28"/>
          <w:szCs w:val="28"/>
          <w:lang w:val="x-none"/>
        </w:rPr>
        <w:t xml:space="preserve"> </w:t>
      </w:r>
      <w:proofErr w:type="spellStart"/>
      <w:r>
        <w:rPr>
          <w:rFonts w:ascii="Arial" w:hAnsi="Arial" w:cs="Arial"/>
          <w:sz w:val="28"/>
          <w:szCs w:val="28"/>
          <w:lang w:val="x-none"/>
        </w:rPr>
        <w:t>vake</w:t>
      </w:r>
      <w:proofErr w:type="spellEnd"/>
      <w:r>
        <w:rPr>
          <w:rFonts w:ascii="Arial" w:hAnsi="Arial" w:cs="Arial"/>
          <w:sz w:val="28"/>
          <w:szCs w:val="28"/>
          <w:lang w:val="x-none"/>
        </w:rPr>
        <w:t xml:space="preserve">, </w:t>
      </w:r>
      <w:proofErr w:type="spellStart"/>
      <w:r>
        <w:rPr>
          <w:rFonts w:ascii="Arial" w:hAnsi="Arial" w:cs="Arial"/>
          <w:sz w:val="28"/>
          <w:szCs w:val="28"/>
          <w:lang w:val="x-none"/>
        </w:rPr>
        <w:t>mauyiro</w:t>
      </w:r>
      <w:proofErr w:type="spellEnd"/>
      <w:r>
        <w:rPr>
          <w:rFonts w:ascii="Arial" w:hAnsi="Arial" w:cs="Arial"/>
          <w:sz w:val="28"/>
          <w:szCs w:val="28"/>
          <w:lang w:val="x-none"/>
        </w:rPr>
        <w:t xml:space="preserve"> </w:t>
      </w:r>
      <w:proofErr w:type="spellStart"/>
      <w:r>
        <w:rPr>
          <w:rFonts w:ascii="Arial" w:hAnsi="Arial" w:cs="Arial"/>
          <w:sz w:val="28"/>
          <w:szCs w:val="28"/>
          <w:lang w:val="x-none"/>
        </w:rPr>
        <w:t>akaita</w:t>
      </w:r>
      <w:proofErr w:type="spellEnd"/>
      <w:r>
        <w:rPr>
          <w:rFonts w:ascii="Arial" w:hAnsi="Arial" w:cs="Arial"/>
          <w:sz w:val="28"/>
          <w:szCs w:val="28"/>
          <w:lang w:val="x-none"/>
        </w:rPr>
        <w:t xml:space="preserve"> hu Rab </w:t>
      </w:r>
      <w:r w:rsidRPr="000C52E0">
        <w:rPr>
          <w:rFonts w:ascii="Arial" w:hAnsi="Arial" w:cs="Arial"/>
          <w:sz w:val="18"/>
          <w:szCs w:val="18"/>
          <w:lang w:val="x-none"/>
        </w:rPr>
        <w:t xml:space="preserve">[Lab—ED] </w:t>
      </w:r>
      <w:proofErr w:type="spellStart"/>
      <w:r>
        <w:rPr>
          <w:rFonts w:ascii="Arial" w:hAnsi="Arial" w:cs="Arial"/>
          <w:sz w:val="28"/>
          <w:szCs w:val="28"/>
          <w:lang w:val="x-none"/>
        </w:rPr>
        <w:t>Te</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r>
        <w:rPr>
          <w:rFonts w:ascii="Arial" w:hAnsi="Arial" w:cs="Arial"/>
          <w:sz w:val="18"/>
          <w:szCs w:val="18"/>
          <w:lang w:val="x-none"/>
        </w:rPr>
        <w:t>Lab Tech</w:t>
      </w:r>
      <w:r w:rsidRPr="00A839DC">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Waona</w:t>
      </w:r>
      <w:proofErr w:type="spellEnd"/>
      <w:r>
        <w:rPr>
          <w:rFonts w:ascii="Arial" w:hAnsi="Arial" w:cs="Arial"/>
          <w:sz w:val="28"/>
          <w:szCs w:val="28"/>
          <w:lang w:val="x-none"/>
        </w:rPr>
        <w:t xml:space="preserve"> </w:t>
      </w:r>
      <w:proofErr w:type="spellStart"/>
      <w:r>
        <w:rPr>
          <w:rFonts w:ascii="Arial" w:hAnsi="Arial" w:cs="Arial"/>
          <w:sz w:val="28"/>
          <w:szCs w:val="28"/>
          <w:lang w:val="x-none"/>
        </w:rPr>
        <w:t>chipfanha</w:t>
      </w:r>
      <w:proofErr w:type="spellEnd"/>
      <w:r>
        <w:rPr>
          <w:rFonts w:ascii="Arial" w:hAnsi="Arial" w:cs="Arial"/>
          <w:sz w:val="28"/>
          <w:szCs w:val="28"/>
          <w:lang w:val="x-none"/>
        </w:rPr>
        <w:t xml:space="preserve"> </w:t>
      </w:r>
      <w:proofErr w:type="spellStart"/>
      <w:r>
        <w:rPr>
          <w:rFonts w:ascii="Arial" w:hAnsi="Arial" w:cs="Arial"/>
          <w:sz w:val="28"/>
          <w:szCs w:val="28"/>
          <w:lang w:val="x-none"/>
        </w:rPr>
        <w:t>chinopeta</w:t>
      </w:r>
      <w:proofErr w:type="spellEnd"/>
      <w:r>
        <w:rPr>
          <w:rFonts w:ascii="Arial" w:hAnsi="Arial" w:cs="Arial"/>
          <w:sz w:val="28"/>
          <w:szCs w:val="28"/>
          <w:lang w:val="x-none"/>
        </w:rPr>
        <w:t xml:space="preserve"> </w:t>
      </w:r>
      <w:proofErr w:type="spellStart"/>
      <w:r>
        <w:rPr>
          <w:rFonts w:ascii="Arial" w:hAnsi="Arial" w:cs="Arial"/>
          <w:sz w:val="28"/>
          <w:szCs w:val="28"/>
          <w:lang w:val="x-none"/>
        </w:rPr>
        <w:t>mawoko</w:t>
      </w:r>
      <w:proofErr w:type="spellEnd"/>
      <w:r>
        <w:rPr>
          <w:rFonts w:ascii="Arial" w:hAnsi="Arial" w:cs="Arial"/>
          <w:sz w:val="28"/>
          <w:szCs w:val="28"/>
          <w:lang w:val="x-none"/>
        </w:rPr>
        <w:t xml:space="preserve"> so, </w:t>
      </w:r>
      <w:proofErr w:type="spellStart"/>
      <w:r>
        <w:rPr>
          <w:rFonts w:ascii="Arial" w:hAnsi="Arial" w:cs="Arial"/>
          <w:sz w:val="28"/>
          <w:szCs w:val="28"/>
          <w:lang w:val="x-none"/>
        </w:rPr>
        <w:t>woti</w:t>
      </w:r>
      <w:proofErr w:type="spellEnd"/>
      <w:r>
        <w:rPr>
          <w:rFonts w:ascii="Arial" w:hAnsi="Arial" w:cs="Arial"/>
          <w:sz w:val="28"/>
          <w:szCs w:val="28"/>
          <w:lang w:val="x-none"/>
        </w:rPr>
        <w:t>,</w:t>
      </w:r>
    </w:p>
    <w:p w14:paraId="57A8EE23" w14:textId="77777777" w:rsidR="00E87490" w:rsidRDefault="00E87490" w:rsidP="00E87490">
      <w:pPr>
        <w:jc w:val="both"/>
        <w:rPr>
          <w:rFonts w:ascii="Arial" w:hAnsi="Arial" w:cs="Arial"/>
          <w:sz w:val="28"/>
          <w:szCs w:val="28"/>
          <w:lang w:val="x-none"/>
        </w:rPr>
      </w:pPr>
      <w:r>
        <w:rPr>
          <w:rFonts w:ascii="Arial" w:hAnsi="Arial" w:cs="Arial"/>
          <w:sz w:val="28"/>
          <w:szCs w:val="28"/>
          <w:lang w:val="x-none"/>
        </w:rPr>
        <w:t xml:space="preserve">“Aah. Mwari </w:t>
      </w:r>
      <w:proofErr w:type="spellStart"/>
      <w:r>
        <w:rPr>
          <w:rFonts w:ascii="Arial" w:hAnsi="Arial" w:cs="Arial"/>
          <w:sz w:val="28"/>
          <w:szCs w:val="28"/>
          <w:lang w:val="x-none"/>
        </w:rPr>
        <w:t>wenyu</w:t>
      </w:r>
      <w:proofErr w:type="spellEnd"/>
      <w:r>
        <w:rPr>
          <w:rFonts w:ascii="Arial" w:hAnsi="Arial" w:cs="Arial"/>
          <w:sz w:val="28"/>
          <w:szCs w:val="28"/>
          <w:lang w:val="x-none"/>
        </w:rPr>
        <w:t xml:space="preserve"> </w:t>
      </w:r>
      <w:proofErr w:type="spellStart"/>
      <w:r>
        <w:rPr>
          <w:rFonts w:ascii="Arial" w:hAnsi="Arial" w:cs="Arial"/>
          <w:sz w:val="28"/>
          <w:szCs w:val="28"/>
          <w:lang w:val="x-none"/>
        </w:rPr>
        <w:t>aikuitirai</w:t>
      </w:r>
      <w:proofErr w:type="spellEnd"/>
      <w:r>
        <w:rPr>
          <w:rFonts w:ascii="Arial" w:hAnsi="Arial" w:cs="Arial"/>
          <w:sz w:val="28"/>
          <w:szCs w:val="28"/>
          <w:lang w:val="x-none"/>
        </w:rPr>
        <w:t xml:space="preserve"> baba.”</w:t>
      </w:r>
    </w:p>
    <w:p w14:paraId="06C4A915" w14:textId="77777777" w:rsidR="00E87490" w:rsidRDefault="00E87490" w:rsidP="00E87490">
      <w:pPr>
        <w:jc w:val="both"/>
        <w:rPr>
          <w:rFonts w:ascii="Arial" w:hAnsi="Arial" w:cs="Arial"/>
          <w:sz w:val="28"/>
          <w:szCs w:val="28"/>
          <w:lang w:val="x-none"/>
        </w:rPr>
      </w:pPr>
      <w:proofErr w:type="spellStart"/>
      <w:r>
        <w:rPr>
          <w:rFonts w:ascii="Arial" w:hAnsi="Arial" w:cs="Arial"/>
          <w:sz w:val="28"/>
          <w:szCs w:val="28"/>
          <w:lang w:val="x-none"/>
        </w:rPr>
        <w:t>Achafa</w:t>
      </w:r>
      <w:proofErr w:type="spellEnd"/>
      <w:r>
        <w:rPr>
          <w:rFonts w:ascii="Arial" w:hAnsi="Arial" w:cs="Arial"/>
          <w:sz w:val="28"/>
          <w:szCs w:val="28"/>
          <w:lang w:val="x-none"/>
        </w:rPr>
        <w:t xml:space="preserve"> </w:t>
      </w:r>
      <w:proofErr w:type="spellStart"/>
      <w:r>
        <w:rPr>
          <w:rFonts w:ascii="Arial" w:hAnsi="Arial" w:cs="Arial"/>
          <w:sz w:val="28"/>
          <w:szCs w:val="28"/>
          <w:lang w:val="x-none"/>
        </w:rPr>
        <w:t>akamhura</w:t>
      </w:r>
      <w:proofErr w:type="spellEnd"/>
      <w:r>
        <w:rPr>
          <w:rFonts w:ascii="Arial" w:hAnsi="Arial" w:cs="Arial"/>
          <w:sz w:val="28"/>
          <w:szCs w:val="28"/>
          <w:lang w:val="x-none"/>
        </w:rPr>
        <w:t xml:space="preserve"> </w:t>
      </w:r>
      <w:proofErr w:type="spellStart"/>
      <w:r>
        <w:rPr>
          <w:rFonts w:ascii="Arial" w:hAnsi="Arial" w:cs="Arial"/>
          <w:sz w:val="28"/>
          <w:szCs w:val="28"/>
          <w:lang w:val="x-none"/>
        </w:rPr>
        <w:t>futi</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
    <w:p w14:paraId="4197417A" w14:textId="77777777" w:rsidR="00E8749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150 </w:t>
      </w:r>
      <w:r>
        <w:rPr>
          <w:rFonts w:ascii="Arial" w:hAnsi="Arial" w:cs="Arial"/>
          <w:sz w:val="28"/>
          <w:szCs w:val="28"/>
          <w:lang w:val="x-none"/>
        </w:rPr>
        <w:t xml:space="preserve">Lolo </w:t>
      </w:r>
      <w:proofErr w:type="spellStart"/>
      <w:r>
        <w:rPr>
          <w:rFonts w:ascii="Arial" w:hAnsi="Arial" w:cs="Arial"/>
          <w:sz w:val="28"/>
          <w:szCs w:val="28"/>
          <w:lang w:val="x-none"/>
        </w:rPr>
        <w:t>anotaura</w:t>
      </w:r>
      <w:proofErr w:type="spellEnd"/>
      <w:r>
        <w:rPr>
          <w:rFonts w:ascii="Arial" w:hAnsi="Arial" w:cs="Arial"/>
          <w:sz w:val="28"/>
          <w:szCs w:val="28"/>
          <w:lang w:val="x-none"/>
        </w:rPr>
        <w:t xml:space="preserve"> how she was a house girl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hwake</w:t>
      </w:r>
      <w:proofErr w:type="spellEnd"/>
      <w:r>
        <w:rPr>
          <w:rFonts w:ascii="Arial" w:hAnsi="Arial" w:cs="Arial"/>
          <w:sz w:val="28"/>
          <w:szCs w:val="28"/>
          <w:lang w:val="x-none"/>
        </w:rPr>
        <w:t xml:space="preserve"> </w:t>
      </w:r>
      <w:proofErr w:type="spellStart"/>
      <w:r>
        <w:rPr>
          <w:rFonts w:ascii="Arial" w:hAnsi="Arial" w:cs="Arial"/>
          <w:sz w:val="28"/>
          <w:szCs w:val="28"/>
          <w:lang w:val="x-none"/>
        </w:rPr>
        <w:t>hwe</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hwese</w:t>
      </w:r>
      <w:proofErr w:type="spellEnd"/>
      <w:r w:rsidRPr="00A839DC">
        <w:rPr>
          <w:rFonts w:ascii="Arial" w:hAnsi="Arial" w:cs="Arial"/>
          <w:sz w:val="18"/>
          <w:szCs w:val="18"/>
          <w:lang w:val="x-none"/>
        </w:rPr>
        <w:t>.”]</w:t>
      </w:r>
      <w:r>
        <w:rPr>
          <w:rFonts w:ascii="Arial" w:hAnsi="Arial" w:cs="Arial"/>
          <w:sz w:val="28"/>
          <w:szCs w:val="28"/>
          <w:lang w:val="x-none"/>
        </w:rPr>
        <w:t xml:space="preserve"> </w:t>
      </w:r>
      <w:commentRangeStart w:id="56"/>
      <w:proofErr w:type="spellStart"/>
      <w:r>
        <w:rPr>
          <w:rFonts w:ascii="Arial" w:hAnsi="Arial" w:cs="Arial"/>
          <w:sz w:val="28"/>
          <w:szCs w:val="28"/>
          <w:lang w:val="x-none"/>
        </w:rPr>
        <w:t>Ehe</w:t>
      </w:r>
      <w:proofErr w:type="spellEnd"/>
      <w:r>
        <w:rPr>
          <w:rFonts w:ascii="Arial" w:hAnsi="Arial" w:cs="Arial"/>
          <w:sz w:val="28"/>
          <w:szCs w:val="28"/>
          <w:lang w:val="x-none"/>
        </w:rPr>
        <w:t>.</w:t>
      </w:r>
      <w:commentRangeEnd w:id="56"/>
      <w:r>
        <w:rPr>
          <w:rStyle w:val="CommentReference"/>
        </w:rPr>
        <w:commentReference w:id="56"/>
      </w:r>
      <w:r>
        <w:rPr>
          <w:rFonts w:ascii="Arial" w:hAnsi="Arial" w:cs="Arial"/>
          <w:sz w:val="28"/>
          <w:szCs w:val="28"/>
          <w:lang w:val="x-none"/>
        </w:rPr>
        <w:t xml:space="preserve"> </w:t>
      </w:r>
      <w:proofErr w:type="spellStart"/>
      <w:r>
        <w:rPr>
          <w:rFonts w:ascii="Arial" w:hAnsi="Arial" w:cs="Arial"/>
          <w:sz w:val="28"/>
          <w:szCs w:val="28"/>
          <w:lang w:val="x-none"/>
        </w:rPr>
        <w:t>Akaona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hu house girl </w:t>
      </w:r>
      <w:proofErr w:type="spellStart"/>
      <w:r>
        <w:rPr>
          <w:rFonts w:ascii="Arial" w:hAnsi="Arial" w:cs="Arial"/>
          <w:sz w:val="28"/>
          <w:szCs w:val="28"/>
          <w:lang w:val="x-none"/>
        </w:rPr>
        <w:t>hwemu</w:t>
      </w:r>
      <w:proofErr w:type="spellEnd"/>
      <w:r>
        <w:rPr>
          <w:rFonts w:ascii="Arial" w:hAnsi="Arial" w:cs="Arial"/>
          <w:sz w:val="28"/>
          <w:szCs w:val="28"/>
          <w:lang w:val="x-none"/>
        </w:rPr>
        <w:t xml:space="preserve"> Zimbabwe  </w:t>
      </w:r>
      <w:proofErr w:type="spellStart"/>
      <w:r>
        <w:rPr>
          <w:rFonts w:ascii="Arial" w:hAnsi="Arial" w:cs="Arial"/>
          <w:sz w:val="28"/>
          <w:szCs w:val="28"/>
          <w:lang w:val="x-none"/>
        </w:rPr>
        <w:t>haubhadhare</w:t>
      </w:r>
      <w:proofErr w:type="spellEnd"/>
      <w:r>
        <w:rPr>
          <w:rFonts w:ascii="Arial" w:hAnsi="Arial" w:cs="Arial"/>
          <w:sz w:val="28"/>
          <w:szCs w:val="28"/>
          <w:lang w:val="x-none"/>
        </w:rPr>
        <w:t xml:space="preserve">, </w:t>
      </w:r>
      <w:r w:rsidRPr="00D022D5">
        <w:rPr>
          <w:rFonts w:ascii="Arial" w:hAnsi="Arial" w:cs="Arial"/>
          <w:sz w:val="18"/>
          <w:szCs w:val="18"/>
          <w:lang w:val="x-none"/>
        </w:rPr>
        <w:t>[Congregation laughs—ED]</w:t>
      </w:r>
      <w:r>
        <w:rPr>
          <w:rFonts w:ascii="Arial" w:hAnsi="Arial" w:cs="Arial"/>
          <w:sz w:val="28"/>
          <w:szCs w:val="28"/>
          <w:lang w:val="x-none"/>
        </w:rPr>
        <w:t xml:space="preserve"> </w:t>
      </w:r>
      <w:proofErr w:type="spellStart"/>
      <w:r>
        <w:rPr>
          <w:rFonts w:ascii="Arial" w:hAnsi="Arial" w:cs="Arial"/>
          <w:sz w:val="28"/>
          <w:szCs w:val="28"/>
          <w:lang w:val="x-none"/>
        </w:rPr>
        <w:t>hunobhadhara</w:t>
      </w:r>
      <w:proofErr w:type="spellEnd"/>
      <w:r>
        <w:rPr>
          <w:rFonts w:ascii="Arial" w:hAnsi="Arial" w:cs="Arial"/>
          <w:sz w:val="28"/>
          <w:szCs w:val="28"/>
          <w:lang w:val="x-none"/>
        </w:rPr>
        <w:t xml:space="preserve"> </w:t>
      </w:r>
      <w:proofErr w:type="spellStart"/>
      <w:r>
        <w:rPr>
          <w:rFonts w:ascii="Arial" w:hAnsi="Arial" w:cs="Arial"/>
          <w:sz w:val="28"/>
          <w:szCs w:val="28"/>
          <w:lang w:val="x-none"/>
        </w:rPr>
        <w:t>ndehwekupi</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w:t>
      </w:r>
      <w:proofErr w:type="spellStart"/>
      <w:r>
        <w:rPr>
          <w:rFonts w:ascii="Arial" w:hAnsi="Arial" w:cs="Arial"/>
          <w:sz w:val="18"/>
          <w:szCs w:val="18"/>
          <w:lang w:val="x-none"/>
        </w:rPr>
        <w:t>ku</w:t>
      </w:r>
      <w:proofErr w:type="spellEnd"/>
      <w:r>
        <w:rPr>
          <w:rFonts w:ascii="Arial" w:hAnsi="Arial" w:cs="Arial"/>
          <w:sz w:val="18"/>
          <w:szCs w:val="18"/>
          <w:lang w:val="x-none"/>
        </w:rPr>
        <w:t xml:space="preserve"> Botswana</w:t>
      </w:r>
      <w:r w:rsidRPr="00A839DC">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Anenge</w:t>
      </w:r>
      <w:proofErr w:type="spellEnd"/>
      <w:r>
        <w:rPr>
          <w:rFonts w:ascii="Arial" w:hAnsi="Arial" w:cs="Arial"/>
          <w:sz w:val="28"/>
          <w:szCs w:val="28"/>
          <w:lang w:val="x-none"/>
        </w:rPr>
        <w:t xml:space="preserve"> </w:t>
      </w:r>
      <w:proofErr w:type="spellStart"/>
      <w:r>
        <w:rPr>
          <w:rFonts w:ascii="Arial" w:hAnsi="Arial" w:cs="Arial"/>
          <w:sz w:val="28"/>
          <w:szCs w:val="28"/>
          <w:lang w:val="x-none"/>
        </w:rPr>
        <w:t>akuudzawo</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wake </w:t>
      </w:r>
      <w:proofErr w:type="spellStart"/>
      <w:r>
        <w:rPr>
          <w:rFonts w:ascii="Arial" w:hAnsi="Arial" w:cs="Arial"/>
          <w:sz w:val="28"/>
          <w:szCs w:val="28"/>
          <w:lang w:val="x-none"/>
        </w:rPr>
        <w:t>handi</w:t>
      </w:r>
      <w:proofErr w:type="spellEnd"/>
      <w:r>
        <w:rPr>
          <w:rFonts w:ascii="Arial" w:hAnsi="Arial" w:cs="Arial"/>
          <w:sz w:val="28"/>
          <w:szCs w:val="28"/>
          <w:lang w:val="x-none"/>
        </w:rPr>
        <w:t xml:space="preserve">’... </w:t>
      </w:r>
      <w:r w:rsidRPr="000C52E0">
        <w:rPr>
          <w:rFonts w:ascii="Arial" w:hAnsi="Arial" w:cs="Arial"/>
          <w:sz w:val="18"/>
          <w:szCs w:val="18"/>
          <w:lang w:val="x-none"/>
        </w:rPr>
        <w:t>[Apostle Gumbura chuckles—ED</w:t>
      </w:r>
      <w:r w:rsidRPr="00764003">
        <w:rPr>
          <w:rFonts w:ascii="Arial" w:hAnsi="Arial" w:cs="Arial"/>
          <w:sz w:val="18"/>
          <w:szCs w:val="18"/>
          <w:lang w:val="x-none"/>
        </w:rPr>
        <w:t>]</w:t>
      </w:r>
      <w:r>
        <w:rPr>
          <w:rFonts w:ascii="Arial" w:hAnsi="Arial" w:cs="Arial"/>
          <w:sz w:val="28"/>
          <w:szCs w:val="28"/>
          <w:lang w:val="x-none"/>
        </w:rPr>
        <w:t xml:space="preserve"> Brother, </w:t>
      </w:r>
      <w:proofErr w:type="spellStart"/>
      <w:r>
        <w:rPr>
          <w:rFonts w:ascii="Arial" w:hAnsi="Arial" w:cs="Arial"/>
          <w:sz w:val="28"/>
          <w:szCs w:val="28"/>
          <w:lang w:val="x-none"/>
        </w:rPr>
        <w:t>ngatikosheseyi</w:t>
      </w:r>
      <w:proofErr w:type="spellEnd"/>
      <w:r>
        <w:rPr>
          <w:rFonts w:ascii="Arial" w:hAnsi="Arial" w:cs="Arial"/>
          <w:sz w:val="28"/>
          <w:szCs w:val="28"/>
          <w:lang w:val="x-none"/>
        </w:rPr>
        <w:t xml:space="preserve"> </w:t>
      </w:r>
      <w:proofErr w:type="spellStart"/>
      <w:r>
        <w:rPr>
          <w:rFonts w:ascii="Arial" w:hAnsi="Arial" w:cs="Arial"/>
          <w:sz w:val="28"/>
          <w:szCs w:val="28"/>
          <w:lang w:val="x-none"/>
        </w:rPr>
        <w:t>Jehovha</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Ameni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A839DC">
        <w:rPr>
          <w:rFonts w:ascii="Arial" w:hAnsi="Arial" w:cs="Arial"/>
          <w:sz w:val="18"/>
          <w:szCs w:val="18"/>
          <w:lang w:val="x-none"/>
        </w:rPr>
        <w:t>[Congregation says, “Amen.”]</w:t>
      </w:r>
    </w:p>
    <w:p w14:paraId="62B7BDA9" w14:textId="77777777" w:rsidR="00E87490" w:rsidRPr="00064470" w:rsidRDefault="00E87490" w:rsidP="00E87490">
      <w:pPr>
        <w:jc w:val="both"/>
        <w:rPr>
          <w:rFonts w:ascii="Arial" w:hAnsi="Arial" w:cs="Arial"/>
          <w:sz w:val="28"/>
          <w:szCs w:val="28"/>
          <w:lang w:val="x-none"/>
        </w:rPr>
      </w:pPr>
      <w:r>
        <w:rPr>
          <w:rFonts w:ascii="Arial" w:hAnsi="Arial" w:cs="Arial"/>
          <w:sz w:val="28"/>
          <w:szCs w:val="28"/>
          <w:vertAlign w:val="superscript"/>
          <w:lang w:val="x-none"/>
        </w:rPr>
        <w:t xml:space="preserve">151 </w:t>
      </w:r>
      <w:r>
        <w:rPr>
          <w:rFonts w:ascii="Arial" w:hAnsi="Arial" w:cs="Arial"/>
          <w:sz w:val="28"/>
          <w:szCs w:val="28"/>
          <w:lang w:val="x-none"/>
        </w:rPr>
        <w:t xml:space="preserve">Inini </w:t>
      </w:r>
      <w:proofErr w:type="spellStart"/>
      <w:r>
        <w:rPr>
          <w:rFonts w:ascii="Arial" w:hAnsi="Arial" w:cs="Arial"/>
          <w:sz w:val="28"/>
          <w:szCs w:val="28"/>
          <w:lang w:val="x-none"/>
        </w:rPr>
        <w:t>kutaura</w:t>
      </w:r>
      <w:proofErr w:type="spellEnd"/>
      <w:r>
        <w:rPr>
          <w:rFonts w:ascii="Arial" w:hAnsi="Arial" w:cs="Arial"/>
          <w:sz w:val="28"/>
          <w:szCs w:val="28"/>
          <w:lang w:val="x-none"/>
        </w:rPr>
        <w:t xml:space="preserve"> </w:t>
      </w:r>
      <w:proofErr w:type="spellStart"/>
      <w:r>
        <w:rPr>
          <w:rFonts w:ascii="Arial" w:hAnsi="Arial" w:cs="Arial"/>
          <w:sz w:val="28"/>
          <w:szCs w:val="28"/>
          <w:lang w:val="x-none"/>
        </w:rPr>
        <w:t>chokwadi</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I would be definitely nothing! Zero! If this Word had not come in my way. </w:t>
      </w:r>
      <w:r w:rsidRPr="00A839DC">
        <w:rPr>
          <w:rFonts w:ascii="Arial" w:hAnsi="Arial" w:cs="Arial"/>
          <w:sz w:val="18"/>
          <w:szCs w:val="18"/>
          <w:lang w:val="x-none"/>
        </w:rPr>
        <w:t>[Congregation says, “Amen.”]</w:t>
      </w:r>
    </w:p>
    <w:p w14:paraId="4764CB20" w14:textId="74CDA333" w:rsidR="00D17F97" w:rsidRDefault="00D17F97" w:rsidP="00D17F97">
      <w:pPr>
        <w:jc w:val="both"/>
        <w:rPr>
          <w:rFonts w:ascii="Arial" w:eastAsia="Calibri" w:hAnsi="Arial" w:cs="Arial"/>
          <w:kern w:val="0"/>
          <w:sz w:val="28"/>
          <w:szCs w:val="28"/>
          <w14:ligatures w14:val="none"/>
        </w:rPr>
      </w:pPr>
      <w:r w:rsidRPr="009C5F6A">
        <w:rPr>
          <w:rFonts w:ascii="Arial" w:hAnsi="Arial" w:cs="Arial"/>
          <w:sz w:val="28"/>
          <w:szCs w:val="28"/>
          <w:vertAlign w:val="superscript"/>
          <w:lang w:val="fr-FR"/>
        </w:rPr>
        <w:t>152</w:t>
      </w:r>
      <w:r w:rsidRPr="009C5F6A">
        <w:rPr>
          <w:rFonts w:ascii="Arial" w:hAnsi="Arial" w:cs="Arial"/>
          <w:sz w:val="28"/>
          <w:szCs w:val="28"/>
          <w:lang w:val="fr-FR"/>
        </w:rPr>
        <w:t xml:space="preserve"> </w:t>
      </w:r>
      <w:proofErr w:type="spellStart"/>
      <w:r w:rsidRPr="009C5F6A">
        <w:rPr>
          <w:rFonts w:ascii="Arial" w:eastAsia="Calibri" w:hAnsi="Arial" w:cs="Arial"/>
          <w:kern w:val="0"/>
          <w:sz w:val="28"/>
          <w:szCs w:val="28"/>
          <w:lang w:val="fr-FR"/>
          <w14:ligatures w14:val="none"/>
        </w:rPr>
        <w:t>Ndaiputa</w:t>
      </w:r>
      <w:proofErr w:type="spellEnd"/>
      <w:r w:rsidRPr="009C5F6A">
        <w:rPr>
          <w:rFonts w:ascii="Arial" w:eastAsia="Calibri" w:hAnsi="Arial" w:cs="Arial"/>
          <w:kern w:val="0"/>
          <w:sz w:val="28"/>
          <w:szCs w:val="28"/>
          <w:lang w:val="fr-FR"/>
          <w14:ligatures w14:val="none"/>
        </w:rPr>
        <w:t xml:space="preserve"> </w:t>
      </w:r>
      <w:proofErr w:type="spellStart"/>
      <w:r w:rsidRPr="009C5F6A">
        <w:rPr>
          <w:rFonts w:ascii="Arial" w:eastAsia="Calibri" w:hAnsi="Arial" w:cs="Arial"/>
          <w:kern w:val="0"/>
          <w:sz w:val="28"/>
          <w:szCs w:val="28"/>
          <w:lang w:val="fr-FR"/>
          <w14:ligatures w14:val="none"/>
        </w:rPr>
        <w:t>mbanje</w:t>
      </w:r>
      <w:proofErr w:type="spellEnd"/>
      <w:r w:rsidRPr="009C5F6A">
        <w:rPr>
          <w:rFonts w:ascii="Arial" w:eastAsia="Calibri" w:hAnsi="Arial" w:cs="Arial"/>
          <w:kern w:val="0"/>
          <w:sz w:val="28"/>
          <w:szCs w:val="28"/>
          <w:lang w:val="fr-FR"/>
          <w14:ligatures w14:val="none"/>
        </w:rPr>
        <w:t xml:space="preserve">, </w:t>
      </w:r>
      <w:proofErr w:type="spellStart"/>
      <w:r w:rsidRPr="009C5F6A">
        <w:rPr>
          <w:rFonts w:ascii="Arial" w:eastAsia="Calibri" w:hAnsi="Arial" w:cs="Arial"/>
          <w:kern w:val="0"/>
          <w:sz w:val="28"/>
          <w:szCs w:val="28"/>
          <w:lang w:val="fr-FR"/>
          <w14:ligatures w14:val="none"/>
        </w:rPr>
        <w:t>ndainwa</w:t>
      </w:r>
      <w:proofErr w:type="spellEnd"/>
      <w:r w:rsidRPr="009C5F6A">
        <w:rPr>
          <w:rFonts w:ascii="Arial" w:eastAsia="Calibri" w:hAnsi="Arial" w:cs="Arial"/>
          <w:kern w:val="0"/>
          <w:sz w:val="28"/>
          <w:szCs w:val="28"/>
          <w:lang w:val="fr-FR"/>
          <w14:ligatures w14:val="none"/>
        </w:rPr>
        <w:t xml:space="preserve">  </w:t>
      </w:r>
      <w:proofErr w:type="spellStart"/>
      <w:r w:rsidRPr="009C5F6A">
        <w:rPr>
          <w:rFonts w:ascii="Arial" w:eastAsia="Calibri" w:hAnsi="Arial" w:cs="Arial"/>
          <w:kern w:val="0"/>
          <w:sz w:val="28"/>
          <w:szCs w:val="28"/>
          <w:lang w:val="fr-FR"/>
          <w14:ligatures w14:val="none"/>
        </w:rPr>
        <w:t>doro</w:t>
      </w:r>
      <w:proofErr w:type="spellEnd"/>
      <w:r w:rsidRPr="009C5F6A">
        <w:rPr>
          <w:rFonts w:ascii="Arial" w:eastAsia="Calibri" w:hAnsi="Arial" w:cs="Arial"/>
          <w:kern w:val="0"/>
          <w:sz w:val="28"/>
          <w:szCs w:val="28"/>
          <w:lang w:val="fr-FR"/>
          <w14:ligatures w14:val="none"/>
        </w:rPr>
        <w:t xml:space="preserve">, </w:t>
      </w:r>
      <w:proofErr w:type="spellStart"/>
      <w:r w:rsidRPr="009C5F6A">
        <w:rPr>
          <w:rFonts w:ascii="Arial" w:eastAsia="Calibri" w:hAnsi="Arial" w:cs="Arial"/>
          <w:kern w:val="0"/>
          <w:sz w:val="28"/>
          <w:szCs w:val="28"/>
          <w:lang w:val="fr-FR"/>
          <w14:ligatures w14:val="none"/>
        </w:rPr>
        <w:t>ndaitora</w:t>
      </w:r>
      <w:proofErr w:type="spellEnd"/>
      <w:r w:rsidRPr="009C5F6A">
        <w:rPr>
          <w:rFonts w:ascii="Arial" w:eastAsia="Calibri" w:hAnsi="Arial" w:cs="Arial"/>
          <w:kern w:val="0"/>
          <w:sz w:val="28"/>
          <w:szCs w:val="28"/>
          <w:lang w:val="fr-FR"/>
          <w14:ligatures w14:val="none"/>
        </w:rPr>
        <w:t xml:space="preserve"> </w:t>
      </w:r>
      <w:proofErr w:type="spellStart"/>
      <w:r w:rsidRPr="009C5F6A">
        <w:rPr>
          <w:rFonts w:ascii="Arial" w:eastAsia="Calibri" w:hAnsi="Arial" w:cs="Arial"/>
          <w:kern w:val="0"/>
          <w:sz w:val="28"/>
          <w:szCs w:val="28"/>
          <w:lang w:val="fr-FR"/>
          <w14:ligatures w14:val="none"/>
        </w:rPr>
        <w:t>mahure</w:t>
      </w:r>
      <w:proofErr w:type="spellEnd"/>
      <w:r w:rsidRPr="009C5F6A">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14:ligatures w14:val="none"/>
        </w:rPr>
        <w:t>Ndakatendeuka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ndine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eeh</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zvirwere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zvemadzimai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Hanti’moona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kutendeuka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kwandakaita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Nguva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iyoyo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kare</w:t>
      </w:r>
      <w:proofErr w:type="spellEnd"/>
      <w:r>
        <w:rPr>
          <w:rFonts w:ascii="Arial" w:eastAsia="Calibri" w:hAnsi="Arial" w:cs="Arial"/>
          <w:kern w:val="0"/>
          <w:sz w:val="28"/>
          <w:szCs w:val="28"/>
          <w14:ligatures w14:val="none"/>
        </w:rPr>
        <w:t xml:space="preserve">. He, </w:t>
      </w:r>
      <w:proofErr w:type="spellStart"/>
      <w:r>
        <w:rPr>
          <w:rFonts w:ascii="Arial" w:eastAsia="Calibri" w:hAnsi="Arial" w:cs="Arial"/>
          <w:kern w:val="0"/>
          <w:sz w:val="28"/>
          <w:szCs w:val="28"/>
          <w14:ligatures w14:val="none"/>
        </w:rPr>
        <w:t>Ndakatendeuka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ndichitori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nezvirwere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izvozvo</w:t>
      </w:r>
      <w:proofErr w:type="spellEnd"/>
      <w:r>
        <w:rPr>
          <w:rFonts w:ascii="Arial" w:eastAsia="Calibri" w:hAnsi="Arial" w:cs="Arial"/>
          <w:kern w:val="0"/>
          <w:sz w:val="28"/>
          <w:szCs w:val="28"/>
          <w14:ligatures w14:val="none"/>
        </w:rPr>
        <w:t xml:space="preserve"> almost forty years </w:t>
      </w:r>
      <w:proofErr w:type="spellStart"/>
      <w:r>
        <w:rPr>
          <w:rFonts w:ascii="Arial" w:eastAsia="Calibri" w:hAnsi="Arial" w:cs="Arial"/>
          <w:kern w:val="0"/>
          <w:sz w:val="28"/>
          <w:szCs w:val="28"/>
          <w14:ligatures w14:val="none"/>
        </w:rPr>
        <w:t>ago,hanti’moona</w:t>
      </w:r>
      <w:proofErr w:type="spellEnd"/>
      <w:r>
        <w:rPr>
          <w:rFonts w:ascii="Arial" w:eastAsia="Calibri" w:hAnsi="Arial" w:cs="Arial"/>
          <w:kern w:val="0"/>
          <w:sz w:val="28"/>
          <w:szCs w:val="28"/>
          <w14:ligatures w14:val="none"/>
        </w:rPr>
        <w:t xml:space="preserve">. </w:t>
      </w:r>
    </w:p>
    <w:p w14:paraId="00D17600" w14:textId="77777777" w:rsidR="00D17F97" w:rsidRDefault="00D17F97" w:rsidP="00D17F97">
      <w:pPr>
        <w:jc w:val="both"/>
        <w:rPr>
          <w:rFonts w:ascii="Arial" w:eastAsia="Calibri" w:hAnsi="Arial" w:cs="Arial"/>
          <w:kern w:val="0"/>
          <w:sz w:val="28"/>
          <w:szCs w:val="28"/>
          <w14:ligatures w14:val="none"/>
        </w:rPr>
      </w:pPr>
      <w:r w:rsidRPr="00ED39EB">
        <w:rPr>
          <w:rFonts w:ascii="Arial" w:eastAsia="Calibri" w:hAnsi="Arial" w:cs="Arial"/>
          <w:kern w:val="0"/>
          <w:sz w:val="28"/>
          <w:szCs w:val="28"/>
          <w:vertAlign w:val="superscript"/>
          <w14:ligatures w14:val="none"/>
        </w:rPr>
        <w:t>153</w:t>
      </w:r>
      <w:r>
        <w:rPr>
          <w:rFonts w:ascii="Arial" w:eastAsia="Calibri" w:hAnsi="Arial" w:cs="Arial"/>
          <w:kern w:val="0"/>
          <w:sz w:val="28"/>
          <w:szCs w:val="28"/>
          <w14:ligatures w14:val="none"/>
        </w:rPr>
        <w:t xml:space="preserve"> </w:t>
      </w:r>
      <w:proofErr w:type="spellStart"/>
      <w:r w:rsidRPr="00181833">
        <w:rPr>
          <w:rFonts w:ascii="Arial" w:eastAsia="Calibri" w:hAnsi="Arial" w:cs="Arial"/>
          <w:kern w:val="0"/>
          <w:sz w:val="28"/>
          <w:szCs w:val="28"/>
          <w14:ligatures w14:val="none"/>
        </w:rPr>
        <w:t>Zvino</w:t>
      </w:r>
      <w:proofErr w:type="spellEnd"/>
      <w:r w:rsidRPr="00181833">
        <w:rPr>
          <w:rFonts w:ascii="Arial" w:eastAsia="Calibri" w:hAnsi="Arial" w:cs="Arial"/>
          <w:kern w:val="0"/>
          <w:sz w:val="28"/>
          <w:szCs w:val="28"/>
          <w14:ligatures w14:val="none"/>
        </w:rPr>
        <w:t xml:space="preserve"> </w:t>
      </w:r>
      <w:proofErr w:type="spellStart"/>
      <w:r w:rsidRPr="00181833">
        <w:rPr>
          <w:rFonts w:ascii="Arial" w:eastAsia="Calibri" w:hAnsi="Arial" w:cs="Arial"/>
          <w:kern w:val="0"/>
          <w:sz w:val="28"/>
          <w:szCs w:val="28"/>
          <w14:ligatures w14:val="none"/>
        </w:rPr>
        <w:t>woshaya</w:t>
      </w:r>
      <w:proofErr w:type="spellEnd"/>
      <w:r w:rsidRPr="00181833">
        <w:rPr>
          <w:rFonts w:ascii="Arial" w:eastAsia="Calibri" w:hAnsi="Arial" w:cs="Arial"/>
          <w:kern w:val="0"/>
          <w:sz w:val="28"/>
          <w:szCs w:val="28"/>
          <w14:ligatures w14:val="none"/>
        </w:rPr>
        <w:t xml:space="preserve"> </w:t>
      </w:r>
      <w:proofErr w:type="spellStart"/>
      <w:r w:rsidRPr="00181833">
        <w:rPr>
          <w:rFonts w:ascii="Arial" w:eastAsia="Calibri" w:hAnsi="Arial" w:cs="Arial"/>
          <w:kern w:val="0"/>
          <w:sz w:val="28"/>
          <w:szCs w:val="28"/>
          <w14:ligatures w14:val="none"/>
        </w:rPr>
        <w:t>kuti</w:t>
      </w:r>
      <w:proofErr w:type="spellEnd"/>
      <w:r w:rsidRPr="00181833">
        <w:rPr>
          <w:rFonts w:ascii="Arial" w:eastAsia="Calibri" w:hAnsi="Arial" w:cs="Arial"/>
          <w:kern w:val="0"/>
          <w:sz w:val="28"/>
          <w:szCs w:val="28"/>
          <w14:ligatures w14:val="none"/>
        </w:rPr>
        <w:t xml:space="preserve"> </w:t>
      </w:r>
      <w:proofErr w:type="spellStart"/>
      <w:r w:rsidRPr="00181833">
        <w:rPr>
          <w:rFonts w:ascii="Arial" w:eastAsia="Calibri" w:hAnsi="Arial" w:cs="Arial"/>
          <w:kern w:val="0"/>
          <w:sz w:val="28"/>
          <w:szCs w:val="28"/>
          <w14:ligatures w14:val="none"/>
        </w:rPr>
        <w:t>horaiti</w:t>
      </w:r>
      <w:proofErr w:type="spellEnd"/>
      <w:r w:rsidRPr="00181833">
        <w:rPr>
          <w:rFonts w:ascii="Arial" w:eastAsia="Calibri" w:hAnsi="Arial" w:cs="Arial"/>
          <w:kern w:val="0"/>
          <w:sz w:val="28"/>
          <w:szCs w:val="28"/>
          <w14:ligatures w14:val="none"/>
        </w:rPr>
        <w:t xml:space="preserve"> </w:t>
      </w:r>
      <w:proofErr w:type="spellStart"/>
      <w:r w:rsidRPr="00181833">
        <w:rPr>
          <w:rFonts w:ascii="Arial" w:eastAsia="Calibri" w:hAnsi="Arial" w:cs="Arial"/>
          <w:kern w:val="0"/>
          <w:sz w:val="28"/>
          <w:szCs w:val="28"/>
          <w14:ligatures w14:val="none"/>
        </w:rPr>
        <w:t>e</w:t>
      </w:r>
      <w:r>
        <w:rPr>
          <w:rFonts w:ascii="Arial" w:eastAsia="Calibri" w:hAnsi="Arial" w:cs="Arial"/>
          <w:kern w:val="0"/>
          <w:sz w:val="28"/>
          <w:szCs w:val="28"/>
          <w14:ligatures w14:val="none"/>
        </w:rPr>
        <w:t>e</w:t>
      </w:r>
      <w:r w:rsidRPr="00181833">
        <w:rPr>
          <w:rFonts w:ascii="Arial" w:eastAsia="Calibri" w:hAnsi="Arial" w:cs="Arial"/>
          <w:kern w:val="0"/>
          <w:sz w:val="28"/>
          <w:szCs w:val="28"/>
          <w14:ligatures w14:val="none"/>
        </w:rPr>
        <w:t>h</w:t>
      </w:r>
      <w:proofErr w:type="spellEnd"/>
      <w:r>
        <w:rPr>
          <w:rFonts w:ascii="Arial" w:eastAsia="Calibri" w:hAnsi="Arial" w:cs="Arial"/>
          <w:kern w:val="0"/>
          <w:sz w:val="28"/>
          <w:szCs w:val="28"/>
          <w14:ligatures w14:val="none"/>
        </w:rPr>
        <w:t xml:space="preserve"> kana </w:t>
      </w:r>
      <w:proofErr w:type="spellStart"/>
      <w:r>
        <w:rPr>
          <w:rFonts w:ascii="Arial" w:eastAsia="Calibri" w:hAnsi="Arial" w:cs="Arial"/>
          <w:kern w:val="0"/>
          <w:sz w:val="28"/>
          <w:szCs w:val="28"/>
          <w14:ligatures w14:val="none"/>
        </w:rPr>
        <w:t>waita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zvirwere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zvemadzimai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urikuma</w:t>
      </w:r>
      <w:proofErr w:type="spellEnd"/>
      <w:r>
        <w:rPr>
          <w:rFonts w:ascii="Arial" w:eastAsia="Calibri" w:hAnsi="Arial" w:cs="Arial"/>
          <w:kern w:val="0"/>
          <w:sz w:val="28"/>
          <w:szCs w:val="28"/>
          <w14:ligatures w14:val="none"/>
        </w:rPr>
        <w:t xml:space="preserve"> fifteen years, twenty. Huh! Hanti’ </w:t>
      </w:r>
      <w:commentRangeStart w:id="57"/>
      <w:proofErr w:type="spellStart"/>
      <w:r>
        <w:rPr>
          <w:rFonts w:ascii="Arial" w:eastAsia="Calibri" w:hAnsi="Arial" w:cs="Arial"/>
          <w:kern w:val="0"/>
          <w:sz w:val="28"/>
          <w:szCs w:val="28"/>
          <w14:ligatures w14:val="none"/>
        </w:rPr>
        <w:t>ndovakare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vatiri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kutuka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ibva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mhani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kuuya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uchitaura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une</w:t>
      </w:r>
      <w:proofErr w:type="spellEnd"/>
      <w:r>
        <w:rPr>
          <w:rFonts w:ascii="Arial" w:eastAsia="Calibri" w:hAnsi="Arial" w:cs="Arial"/>
          <w:kern w:val="0"/>
          <w:sz w:val="28"/>
          <w:szCs w:val="28"/>
          <w14:ligatures w14:val="none"/>
        </w:rPr>
        <w:t xml:space="preserve"> </w:t>
      </w:r>
      <w:commentRangeEnd w:id="57"/>
      <w:r>
        <w:rPr>
          <w:rStyle w:val="CommentReference"/>
        </w:rPr>
        <w:commentReference w:id="57"/>
      </w:r>
      <w:r>
        <w:rPr>
          <w:rFonts w:ascii="Arial" w:eastAsia="Calibri" w:hAnsi="Arial" w:cs="Arial"/>
          <w:kern w:val="0"/>
          <w:sz w:val="28"/>
          <w:szCs w:val="28"/>
          <w14:ligatures w14:val="none"/>
        </w:rPr>
        <w:t xml:space="preserve">AIDS </w:t>
      </w:r>
      <w:proofErr w:type="spellStart"/>
      <w:r>
        <w:rPr>
          <w:rFonts w:ascii="Arial" w:eastAsia="Calibri" w:hAnsi="Arial" w:cs="Arial"/>
          <w:kern w:val="0"/>
          <w:sz w:val="28"/>
          <w:szCs w:val="28"/>
          <w14:ligatures w14:val="none"/>
        </w:rPr>
        <w:t>une</w:t>
      </w:r>
      <w:proofErr w:type="spellEnd"/>
      <w:r>
        <w:rPr>
          <w:rFonts w:ascii="Arial" w:eastAsia="Calibri" w:hAnsi="Arial" w:cs="Arial"/>
          <w:kern w:val="0"/>
          <w:sz w:val="28"/>
          <w:szCs w:val="28"/>
          <w14:ligatures w14:val="none"/>
        </w:rPr>
        <w:t xml:space="preserve"> </w:t>
      </w:r>
      <w:proofErr w:type="gramStart"/>
      <w:r>
        <w:rPr>
          <w:rFonts w:ascii="Arial" w:eastAsia="Calibri" w:hAnsi="Arial" w:cs="Arial"/>
          <w:kern w:val="0"/>
          <w:sz w:val="28"/>
          <w:szCs w:val="28"/>
          <w14:ligatures w14:val="none"/>
        </w:rPr>
        <w:t>twenty one</w:t>
      </w:r>
      <w:proofErr w:type="gramEnd"/>
      <w:r>
        <w:rPr>
          <w:rFonts w:ascii="Arial" w:eastAsia="Calibri" w:hAnsi="Arial" w:cs="Arial"/>
          <w:kern w:val="0"/>
          <w:sz w:val="28"/>
          <w:szCs w:val="28"/>
          <w14:ligatures w14:val="none"/>
        </w:rPr>
        <w:t xml:space="preserve"> years. </w:t>
      </w:r>
      <w:proofErr w:type="spellStart"/>
      <w:r>
        <w:rPr>
          <w:rFonts w:ascii="Arial" w:eastAsia="Calibri" w:hAnsi="Arial" w:cs="Arial"/>
          <w:kern w:val="0"/>
          <w:sz w:val="28"/>
          <w:szCs w:val="28"/>
          <w14:ligatures w14:val="none"/>
        </w:rPr>
        <w:t>Taisvika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kupi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nhai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vanhu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vaMwari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Nekuti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taitora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mubhawa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chaimo</w:t>
      </w:r>
      <w:proofErr w:type="spellEnd"/>
      <w:r>
        <w:rPr>
          <w:rFonts w:ascii="Arial" w:eastAsia="Calibri" w:hAnsi="Arial" w:cs="Arial"/>
          <w:kern w:val="0"/>
          <w:sz w:val="28"/>
          <w:szCs w:val="28"/>
          <w14:ligatures w14:val="none"/>
        </w:rPr>
        <w:t>—</w:t>
      </w:r>
      <w:proofErr w:type="spellStart"/>
      <w:r>
        <w:rPr>
          <w:rFonts w:ascii="Arial" w:eastAsia="Calibri" w:hAnsi="Arial" w:cs="Arial"/>
          <w:kern w:val="0"/>
          <w:sz w:val="28"/>
          <w:szCs w:val="28"/>
          <w14:ligatures w14:val="none"/>
        </w:rPr>
        <w:t>chaimo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Wanwa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doro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kudai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warova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nembanje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manje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uchidhanza</w:t>
      </w:r>
      <w:proofErr w:type="spellEnd"/>
      <w:r>
        <w:rPr>
          <w:rFonts w:ascii="Arial" w:eastAsia="Calibri" w:hAnsi="Arial" w:cs="Arial"/>
          <w:kern w:val="0"/>
          <w:sz w:val="28"/>
          <w:szCs w:val="28"/>
          <w14:ligatures w14:val="none"/>
        </w:rPr>
        <w:t xml:space="preserve"> so </w:t>
      </w:r>
      <w:r w:rsidRPr="002E5AA6">
        <w:rPr>
          <w:rFonts w:ascii="Arial" w:eastAsia="Calibri" w:hAnsi="Arial" w:cs="Arial"/>
          <w:kern w:val="0"/>
          <w:sz w:val="18"/>
          <w:szCs w:val="18"/>
          <w14:ligatures w14:val="none"/>
        </w:rPr>
        <w:t>[Apostle demonstrates—ED</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nezihure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hauchariona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hure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riya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riya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ndimai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vako</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 xml:space="preserve">[Congregation </w:t>
      </w:r>
      <w:r>
        <w:rPr>
          <w:rFonts w:ascii="Arial" w:eastAsia="Calibri" w:hAnsi="Arial" w:cs="Arial"/>
          <w:kern w:val="0"/>
          <w:sz w:val="18"/>
          <w:szCs w:val="18"/>
          <w14:ligatures w14:val="none"/>
        </w:rPr>
        <w:t>laughs—ED</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
    <w:p w14:paraId="7EA89CA3" w14:textId="77777777" w:rsidR="00D17F97" w:rsidRPr="00D17F97" w:rsidRDefault="00D17F97" w:rsidP="00D17F97">
      <w:pPr>
        <w:jc w:val="both"/>
        <w:rPr>
          <w:rFonts w:ascii="Arial" w:eastAsia="Calibri" w:hAnsi="Arial" w:cs="Arial"/>
          <w:kern w:val="0"/>
          <w:sz w:val="28"/>
          <w:szCs w:val="28"/>
          <w14:ligatures w14:val="none"/>
        </w:rPr>
      </w:pPr>
      <w:r w:rsidRPr="002A1839">
        <w:rPr>
          <w:rFonts w:ascii="Arial" w:eastAsia="Calibri" w:hAnsi="Arial" w:cs="Arial"/>
          <w:kern w:val="0"/>
          <w:sz w:val="28"/>
          <w:szCs w:val="28"/>
          <w:vertAlign w:val="superscript"/>
          <w14:ligatures w14:val="none"/>
        </w:rPr>
        <w:t>154</w:t>
      </w:r>
      <w:r>
        <w:rPr>
          <w:rFonts w:ascii="Arial" w:eastAsia="Calibri" w:hAnsi="Arial" w:cs="Arial"/>
          <w:kern w:val="0"/>
          <w:sz w:val="28"/>
          <w:szCs w:val="28"/>
          <w14:ligatures w14:val="none"/>
        </w:rPr>
        <w:t xml:space="preserve"> Mwari nenyasha!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r w:rsidRPr="00AF4C38">
        <w:rPr>
          <w:rFonts w:ascii="Arial" w:eastAsia="Calibri" w:hAnsi="Arial" w:cs="Arial"/>
          <w:kern w:val="0"/>
          <w:sz w:val="28"/>
          <w:szCs w:val="28"/>
          <w14:ligatures w14:val="none"/>
          <w:rPrChange w:id="58" w:author="Transcriber01 JHB" w:date="2025-08-29T14:40:00Z" w16du:dateUtc="2025-08-29T12:40:00Z">
            <w:rPr>
              <w:rFonts w:ascii="Arial" w:eastAsia="Calibri" w:hAnsi="Arial" w:cs="Arial"/>
              <w:kern w:val="0"/>
              <w:sz w:val="28"/>
              <w:szCs w:val="28"/>
              <w:lang w:val="fr-FR"/>
              <w14:ligatures w14:val="none"/>
            </w:rPr>
          </w:rPrChange>
        </w:rPr>
        <w:t xml:space="preserve">Ah, </w:t>
      </w:r>
      <w:proofErr w:type="spellStart"/>
      <w:r w:rsidRPr="00AF4C38">
        <w:rPr>
          <w:rFonts w:ascii="Arial" w:eastAsia="Calibri" w:hAnsi="Arial" w:cs="Arial"/>
          <w:kern w:val="0"/>
          <w:sz w:val="28"/>
          <w:szCs w:val="28"/>
          <w14:ligatures w14:val="none"/>
          <w:rPrChange w:id="59" w:author="Transcriber01 JHB" w:date="2025-08-29T14:40:00Z" w16du:dateUtc="2025-08-29T12:40:00Z">
            <w:rPr>
              <w:rFonts w:ascii="Arial" w:eastAsia="Calibri" w:hAnsi="Arial" w:cs="Arial"/>
              <w:kern w:val="0"/>
              <w:sz w:val="28"/>
              <w:szCs w:val="28"/>
              <w:lang w:val="fr-FR"/>
              <w14:ligatures w14:val="none"/>
            </w:rPr>
          </w:rPrChange>
        </w:rPr>
        <w:t>kutitora</w:t>
      </w:r>
      <w:proofErr w:type="spellEnd"/>
      <w:r w:rsidRPr="00AF4C38">
        <w:rPr>
          <w:rFonts w:ascii="Arial" w:eastAsia="Calibri" w:hAnsi="Arial" w:cs="Arial"/>
          <w:kern w:val="0"/>
          <w:sz w:val="28"/>
          <w:szCs w:val="28"/>
          <w14:ligatures w14:val="none"/>
          <w:rPrChange w:id="60" w:author="Transcriber01 JHB" w:date="2025-08-29T14:40:00Z" w16du:dateUtc="2025-08-29T12:40:00Z">
            <w:rPr>
              <w:rFonts w:ascii="Arial" w:eastAsia="Calibri" w:hAnsi="Arial" w:cs="Arial"/>
              <w:kern w:val="0"/>
              <w:sz w:val="28"/>
              <w:szCs w:val="28"/>
              <w:lang w:val="fr-FR"/>
              <w14:ligatures w14:val="none"/>
            </w:rPr>
          </w:rPrChange>
        </w:rPr>
        <w:t xml:space="preserve"> </w:t>
      </w:r>
      <w:proofErr w:type="spellStart"/>
      <w:r w:rsidRPr="00AF4C38">
        <w:rPr>
          <w:rFonts w:ascii="Arial" w:eastAsia="Calibri" w:hAnsi="Arial" w:cs="Arial"/>
          <w:kern w:val="0"/>
          <w:sz w:val="28"/>
          <w:szCs w:val="28"/>
          <w14:ligatures w14:val="none"/>
          <w:rPrChange w:id="61" w:author="Transcriber01 JHB" w:date="2025-08-29T14:40:00Z" w16du:dateUtc="2025-08-29T12:40:00Z">
            <w:rPr>
              <w:rFonts w:ascii="Arial" w:eastAsia="Calibri" w:hAnsi="Arial" w:cs="Arial"/>
              <w:kern w:val="0"/>
              <w:sz w:val="28"/>
              <w:szCs w:val="28"/>
              <w:lang w:val="fr-FR"/>
              <w14:ligatures w14:val="none"/>
            </w:rPr>
          </w:rPrChange>
        </w:rPr>
        <w:t>kutisiisa</w:t>
      </w:r>
      <w:proofErr w:type="spellEnd"/>
      <w:r w:rsidRPr="00AF4C38">
        <w:rPr>
          <w:rFonts w:ascii="Arial" w:eastAsia="Calibri" w:hAnsi="Arial" w:cs="Arial"/>
          <w:kern w:val="0"/>
          <w:sz w:val="28"/>
          <w:szCs w:val="28"/>
          <w14:ligatures w14:val="none"/>
          <w:rPrChange w:id="62" w:author="Transcriber01 JHB" w:date="2025-08-29T14:40:00Z" w16du:dateUtc="2025-08-29T12:40:00Z">
            <w:rPr>
              <w:rFonts w:ascii="Arial" w:eastAsia="Calibri" w:hAnsi="Arial" w:cs="Arial"/>
              <w:kern w:val="0"/>
              <w:sz w:val="28"/>
              <w:szCs w:val="28"/>
              <w:lang w:val="fr-FR"/>
              <w14:ligatures w14:val="none"/>
            </w:rPr>
          </w:rPrChange>
        </w:rPr>
        <w:t xml:space="preserve"> </w:t>
      </w:r>
      <w:proofErr w:type="spellStart"/>
      <w:r w:rsidRPr="00AF4C38">
        <w:rPr>
          <w:rFonts w:ascii="Arial" w:eastAsia="Calibri" w:hAnsi="Arial" w:cs="Arial"/>
          <w:kern w:val="0"/>
          <w:sz w:val="28"/>
          <w:szCs w:val="28"/>
          <w14:ligatures w14:val="none"/>
          <w:rPrChange w:id="63" w:author="Transcriber01 JHB" w:date="2025-08-29T14:40:00Z" w16du:dateUtc="2025-08-29T12:40:00Z">
            <w:rPr>
              <w:rFonts w:ascii="Arial" w:eastAsia="Calibri" w:hAnsi="Arial" w:cs="Arial"/>
              <w:kern w:val="0"/>
              <w:sz w:val="28"/>
              <w:szCs w:val="28"/>
              <w:lang w:val="fr-FR"/>
              <w14:ligatures w14:val="none"/>
            </w:rPr>
          </w:rPrChange>
        </w:rPr>
        <w:t>mahure</w:t>
      </w:r>
      <w:proofErr w:type="spellEnd"/>
      <w:r w:rsidRPr="00AF4C38">
        <w:rPr>
          <w:rFonts w:ascii="Arial" w:eastAsia="Calibri" w:hAnsi="Arial" w:cs="Arial"/>
          <w:kern w:val="0"/>
          <w:sz w:val="28"/>
          <w:szCs w:val="28"/>
          <w14:ligatures w14:val="none"/>
          <w:rPrChange w:id="64" w:author="Transcriber01 JHB" w:date="2025-08-29T14:40:00Z" w16du:dateUtc="2025-08-29T12:40:00Z">
            <w:rPr>
              <w:rFonts w:ascii="Arial" w:eastAsia="Calibri" w:hAnsi="Arial" w:cs="Arial"/>
              <w:kern w:val="0"/>
              <w:sz w:val="28"/>
              <w:szCs w:val="28"/>
              <w:lang w:val="fr-FR"/>
              <w14:ligatures w14:val="none"/>
            </w:rPr>
          </w:rPrChange>
        </w:rPr>
        <w:t xml:space="preserve"> </w:t>
      </w:r>
      <w:proofErr w:type="spellStart"/>
      <w:r w:rsidRPr="00AF4C38">
        <w:rPr>
          <w:rFonts w:ascii="Arial" w:eastAsia="Calibri" w:hAnsi="Arial" w:cs="Arial"/>
          <w:kern w:val="0"/>
          <w:sz w:val="28"/>
          <w:szCs w:val="28"/>
          <w14:ligatures w14:val="none"/>
          <w:rPrChange w:id="65" w:author="Transcriber01 JHB" w:date="2025-08-29T14:40:00Z" w16du:dateUtc="2025-08-29T12:40:00Z">
            <w:rPr>
              <w:rFonts w:ascii="Arial" w:eastAsia="Calibri" w:hAnsi="Arial" w:cs="Arial"/>
              <w:kern w:val="0"/>
              <w:sz w:val="28"/>
              <w:szCs w:val="28"/>
              <w:lang w:val="fr-FR"/>
              <w14:ligatures w14:val="none"/>
            </w:rPr>
          </w:rPrChange>
        </w:rPr>
        <w:t>aya</w:t>
      </w:r>
      <w:proofErr w:type="spellEnd"/>
      <w:r w:rsidRPr="00AF4C38">
        <w:rPr>
          <w:rFonts w:ascii="Arial" w:eastAsia="Calibri" w:hAnsi="Arial" w:cs="Arial"/>
          <w:kern w:val="0"/>
          <w:sz w:val="28"/>
          <w:szCs w:val="28"/>
          <w14:ligatures w14:val="none"/>
          <w:rPrChange w:id="66" w:author="Transcriber01 JHB" w:date="2025-08-29T14:40:00Z" w16du:dateUtc="2025-08-29T12:40:00Z">
            <w:rPr>
              <w:rFonts w:ascii="Arial" w:eastAsia="Calibri" w:hAnsi="Arial" w:cs="Arial"/>
              <w:kern w:val="0"/>
              <w:sz w:val="28"/>
              <w:szCs w:val="28"/>
              <w:lang w:val="fr-FR"/>
              <w14:ligatures w14:val="none"/>
            </w:rPr>
          </w:rPrChange>
        </w:rPr>
        <w:t xml:space="preserve"> </w:t>
      </w:r>
      <w:proofErr w:type="spellStart"/>
      <w:r w:rsidRPr="00AF4C38">
        <w:rPr>
          <w:rFonts w:ascii="Arial" w:eastAsia="Calibri" w:hAnsi="Arial" w:cs="Arial"/>
          <w:kern w:val="0"/>
          <w:sz w:val="28"/>
          <w:szCs w:val="28"/>
          <w14:ligatures w14:val="none"/>
          <w:rPrChange w:id="67" w:author="Transcriber01 JHB" w:date="2025-08-29T14:40:00Z" w16du:dateUtc="2025-08-29T12:40:00Z">
            <w:rPr>
              <w:rFonts w:ascii="Arial" w:eastAsia="Calibri" w:hAnsi="Arial" w:cs="Arial"/>
              <w:kern w:val="0"/>
              <w:sz w:val="28"/>
              <w:szCs w:val="28"/>
              <w:lang w:val="fr-FR"/>
              <w14:ligatures w14:val="none"/>
            </w:rPr>
          </w:rPrChange>
        </w:rPr>
        <w:t>kufuratira</w:t>
      </w:r>
      <w:r w:rsidRPr="00D75FB6">
        <w:rPr>
          <w:rFonts w:ascii="Arial" w:eastAsia="Calibri" w:hAnsi="Arial" w:cs="Arial"/>
          <w:kern w:val="0"/>
          <w:sz w:val="28"/>
          <w:szCs w:val="28"/>
          <w14:ligatures w14:val="none"/>
        </w:rPr>
        <w:t>,</w:t>
      </w:r>
      <w:r>
        <w:rPr>
          <w:rFonts w:ascii="Arial" w:eastAsia="Calibri" w:hAnsi="Arial" w:cs="Arial"/>
          <w:kern w:val="0"/>
          <w:sz w:val="28"/>
          <w:szCs w:val="28"/>
          <w14:ligatures w14:val="none"/>
        </w:rPr>
        <w:t>ha’</w:t>
      </w:r>
      <w:r w:rsidRPr="00D75FB6">
        <w:rPr>
          <w:rFonts w:ascii="Arial" w:eastAsia="Calibri" w:hAnsi="Arial" w:cs="Arial"/>
          <w:kern w:val="0"/>
          <w:sz w:val="28"/>
          <w:szCs w:val="28"/>
          <w14:ligatures w14:val="none"/>
        </w:rPr>
        <w:t>moona</w:t>
      </w:r>
      <w:proofErr w:type="spellEnd"/>
      <w:r w:rsidRPr="00D75FB6">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lang w:val="fr-FR"/>
          <w14:ligatures w14:val="none"/>
        </w:rPr>
        <w:t>Aah</w:t>
      </w:r>
      <w:proofErr w:type="spellEnd"/>
      <w:r>
        <w:rPr>
          <w:rFonts w:ascii="Arial" w:eastAsia="Calibri" w:hAnsi="Arial" w:cs="Arial"/>
          <w:kern w:val="0"/>
          <w:sz w:val="28"/>
          <w:szCs w:val="28"/>
          <w:lang w:val="fr-FR"/>
          <w14:ligatures w14:val="none"/>
        </w:rPr>
        <w:t xml:space="preserve"> ! </w:t>
      </w:r>
      <w:proofErr w:type="spellStart"/>
      <w:r>
        <w:rPr>
          <w:rFonts w:ascii="Arial" w:eastAsia="Calibri" w:hAnsi="Arial" w:cs="Arial"/>
          <w:kern w:val="0"/>
          <w:sz w:val="28"/>
          <w:szCs w:val="28"/>
          <w:lang w:val="fr-FR"/>
          <w14:ligatures w14:val="none"/>
        </w:rPr>
        <w:t>Kutoonawo</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ndatove</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munhu</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chaiye</w:t>
      </w:r>
      <w:proofErr w:type="spellEnd"/>
      <w:r>
        <w:rPr>
          <w:rFonts w:ascii="Arial" w:eastAsia="Calibri" w:hAnsi="Arial" w:cs="Arial"/>
          <w:kern w:val="0"/>
          <w:sz w:val="28"/>
          <w:szCs w:val="28"/>
          <w:lang w:val="fr-FR"/>
          <w14:ligatures w14:val="none"/>
        </w:rPr>
        <w:t xml:space="preserve">, ah. Mai </w:t>
      </w:r>
      <w:proofErr w:type="spellStart"/>
      <w:r>
        <w:rPr>
          <w:rFonts w:ascii="Arial" w:eastAsia="Calibri" w:hAnsi="Arial" w:cs="Arial"/>
          <w:kern w:val="0"/>
          <w:sz w:val="28"/>
          <w:szCs w:val="28"/>
          <w:lang w:val="fr-FR"/>
          <w14:ligatures w14:val="none"/>
        </w:rPr>
        <w:t>Matina</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chaivo</w:t>
      </w:r>
      <w:proofErr w:type="spellEnd"/>
      <w:r>
        <w:rPr>
          <w:rFonts w:ascii="Arial" w:eastAsia="Calibri" w:hAnsi="Arial" w:cs="Arial"/>
          <w:kern w:val="0"/>
          <w:sz w:val="28"/>
          <w:szCs w:val="28"/>
          <w:lang w:val="fr-FR"/>
          <w14:ligatures w14:val="none"/>
        </w:rPr>
        <w:t>—</w:t>
      </w:r>
      <w:proofErr w:type="spellStart"/>
      <w:r>
        <w:rPr>
          <w:rFonts w:ascii="Arial" w:eastAsia="Calibri" w:hAnsi="Arial" w:cs="Arial"/>
          <w:kern w:val="0"/>
          <w:sz w:val="28"/>
          <w:szCs w:val="28"/>
          <w:lang w:val="fr-FR"/>
          <w14:ligatures w14:val="none"/>
        </w:rPr>
        <w:t>chaivo</w:t>
      </w:r>
      <w:proofErr w:type="spellEnd"/>
      <w:r>
        <w:rPr>
          <w:rFonts w:ascii="Arial" w:eastAsia="Calibri" w:hAnsi="Arial" w:cs="Arial"/>
          <w:kern w:val="0"/>
          <w:sz w:val="28"/>
          <w:szCs w:val="28"/>
          <w:lang w:val="fr-FR"/>
          <w14:ligatures w14:val="none"/>
        </w:rPr>
        <w:t xml:space="preserve">, mai va—a va—a </w:t>
      </w:r>
      <w:del w:id="68" w:author="Transcriber01 JHB" w:date="2025-08-29T14:41:00Z" w16du:dateUtc="2025-08-29T12:41:00Z">
        <w:r w:rsidDel="00C832E3">
          <w:rPr>
            <w:rFonts w:ascii="Arial" w:eastAsia="Calibri" w:hAnsi="Arial" w:cs="Arial"/>
            <w:kern w:val="0"/>
            <w:sz w:val="28"/>
            <w:szCs w:val="28"/>
            <w:lang w:val="fr-FR"/>
            <w14:ligatures w14:val="none"/>
          </w:rPr>
          <w:delText>nhingi</w:delText>
        </w:r>
      </w:del>
      <w:r>
        <w:rPr>
          <w:rFonts w:ascii="Arial" w:eastAsia="Calibri" w:hAnsi="Arial" w:cs="Arial"/>
          <w:kern w:val="0"/>
          <w:sz w:val="28"/>
          <w:szCs w:val="28"/>
          <w:lang w:val="fr-FR"/>
          <w14:ligatures w14:val="none"/>
        </w:rPr>
        <w:t xml:space="preserve"> va—a va—</w:t>
      </w:r>
      <w:proofErr w:type="gramStart"/>
      <w:r>
        <w:rPr>
          <w:rFonts w:ascii="Arial" w:eastAsia="Calibri" w:hAnsi="Arial" w:cs="Arial"/>
          <w:kern w:val="0"/>
          <w:sz w:val="28"/>
          <w:szCs w:val="28"/>
          <w:lang w:val="fr-FR"/>
          <w14:ligatures w14:val="none"/>
        </w:rPr>
        <w:t>a</w:t>
      </w:r>
      <w:proofErr w:type="gramEnd"/>
      <w:r>
        <w:rPr>
          <w:rFonts w:ascii="Arial" w:eastAsia="Calibri" w:hAnsi="Arial" w:cs="Arial"/>
          <w:kern w:val="0"/>
          <w:sz w:val="28"/>
          <w:szCs w:val="28"/>
          <w:lang w:val="fr-FR"/>
          <w14:ligatures w14:val="none"/>
        </w:rPr>
        <w:t xml:space="preserve"> P—va </w:t>
      </w:r>
      <w:proofErr w:type="spellStart"/>
      <w:r>
        <w:rPr>
          <w:rFonts w:ascii="Arial" w:eastAsia="Calibri" w:hAnsi="Arial" w:cs="Arial"/>
          <w:kern w:val="0"/>
          <w:sz w:val="28"/>
          <w:szCs w:val="28"/>
          <w:lang w:val="fr-FR"/>
          <w14:ligatures w14:val="none"/>
        </w:rPr>
        <w:t>Precious</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Vakati</w:t>
      </w:r>
      <w:proofErr w:type="spellEnd"/>
      <w:r>
        <w:rPr>
          <w:rFonts w:ascii="Arial" w:eastAsia="Calibri" w:hAnsi="Arial" w:cs="Arial"/>
          <w:kern w:val="0"/>
          <w:sz w:val="28"/>
          <w:szCs w:val="28"/>
          <w:lang w:val="fr-FR"/>
          <w14:ligatures w14:val="none"/>
        </w:rPr>
        <w:t xml:space="preserve">, ‘’P—Pastor </w:t>
      </w:r>
      <w:proofErr w:type="spellStart"/>
      <w:r>
        <w:rPr>
          <w:rFonts w:ascii="Arial" w:eastAsia="Calibri" w:hAnsi="Arial" w:cs="Arial"/>
          <w:kern w:val="0"/>
          <w:sz w:val="28"/>
          <w:szCs w:val="28"/>
          <w:lang w:val="fr-FR"/>
          <w14:ligatures w14:val="none"/>
        </w:rPr>
        <w:t>munenge</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murikunzi</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mune</w:t>
      </w:r>
      <w:proofErr w:type="spellEnd"/>
      <w:r>
        <w:rPr>
          <w:rFonts w:ascii="Arial" w:eastAsia="Calibri" w:hAnsi="Arial" w:cs="Arial"/>
          <w:kern w:val="0"/>
          <w:sz w:val="28"/>
          <w:szCs w:val="28"/>
          <w:lang w:val="fr-FR"/>
          <w14:ligatures w14:val="none"/>
        </w:rPr>
        <w:t xml:space="preserve"> A—</w:t>
      </w:r>
      <w:proofErr w:type="spellStart"/>
      <w:r>
        <w:rPr>
          <w:rFonts w:ascii="Arial" w:eastAsia="Calibri" w:hAnsi="Arial" w:cs="Arial"/>
          <w:kern w:val="0"/>
          <w:sz w:val="28"/>
          <w:szCs w:val="28"/>
          <w:lang w:val="fr-FR"/>
          <w14:ligatures w14:val="none"/>
        </w:rPr>
        <w:t>mune</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lastRenderedPageBreak/>
        <w:t>chigwere</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kaimi</w:t>
      </w:r>
      <w:proofErr w:type="spellEnd"/>
      <w:r>
        <w:rPr>
          <w:rFonts w:ascii="Arial" w:eastAsia="Calibri" w:hAnsi="Arial" w:cs="Arial"/>
          <w:kern w:val="0"/>
          <w:sz w:val="28"/>
          <w:szCs w:val="28"/>
          <w:lang w:val="fr-FR"/>
          <w14:ligatures w14:val="none"/>
        </w:rPr>
        <w:t xml:space="preserve">. </w:t>
      </w:r>
      <w:r w:rsidRPr="00D17F97">
        <w:rPr>
          <w:rFonts w:ascii="Arial" w:eastAsia="Calibri" w:hAnsi="Arial" w:cs="Arial"/>
          <w:kern w:val="0"/>
          <w:sz w:val="18"/>
          <w:szCs w:val="18"/>
          <w14:ligatures w14:val="none"/>
        </w:rPr>
        <w:t>[Congregation laughs—ED]</w:t>
      </w:r>
      <w:r w:rsidRPr="00D17F97">
        <w:rPr>
          <w:rFonts w:ascii="Arial" w:eastAsia="Calibri" w:hAnsi="Arial" w:cs="Arial"/>
          <w:kern w:val="0"/>
          <w:sz w:val="28"/>
          <w:szCs w:val="28"/>
          <w14:ligatures w14:val="none"/>
        </w:rPr>
        <w:t xml:space="preserve"> Iye </w:t>
      </w:r>
      <w:proofErr w:type="spellStart"/>
      <w:r w:rsidRPr="00D17F97">
        <w:rPr>
          <w:rFonts w:ascii="Arial" w:eastAsia="Calibri" w:hAnsi="Arial" w:cs="Arial"/>
          <w:kern w:val="0"/>
          <w:sz w:val="28"/>
          <w:szCs w:val="28"/>
          <w14:ligatures w14:val="none"/>
        </w:rPr>
        <w:t>anoenda</w:t>
      </w:r>
      <w:proofErr w:type="spellEnd"/>
      <w:r w:rsidRPr="00D17F97">
        <w:rPr>
          <w:rFonts w:ascii="Arial" w:eastAsia="Calibri" w:hAnsi="Arial" w:cs="Arial"/>
          <w:kern w:val="0"/>
          <w:sz w:val="28"/>
          <w:szCs w:val="28"/>
          <w14:ligatures w14:val="none"/>
        </w:rPr>
        <w:t xml:space="preserve"> </w:t>
      </w:r>
      <w:proofErr w:type="spellStart"/>
      <w:r w:rsidRPr="00D17F97">
        <w:rPr>
          <w:rFonts w:ascii="Arial" w:eastAsia="Calibri" w:hAnsi="Arial" w:cs="Arial"/>
          <w:kern w:val="0"/>
          <w:sz w:val="28"/>
          <w:szCs w:val="28"/>
          <w14:ligatures w14:val="none"/>
        </w:rPr>
        <w:t>ku</w:t>
      </w:r>
      <w:proofErr w:type="spellEnd"/>
      <w:r w:rsidRPr="00D17F97">
        <w:rPr>
          <w:rFonts w:ascii="Arial" w:eastAsia="Calibri" w:hAnsi="Arial" w:cs="Arial"/>
          <w:kern w:val="0"/>
          <w:sz w:val="28"/>
          <w:szCs w:val="28"/>
          <w14:ligatures w14:val="none"/>
        </w:rPr>
        <w:t xml:space="preserve"> Family Of God. </w:t>
      </w:r>
      <w:proofErr w:type="spellStart"/>
      <w:r w:rsidRPr="00C97BCF">
        <w:rPr>
          <w:rFonts w:ascii="Arial" w:eastAsia="Calibri" w:hAnsi="Arial" w:cs="Arial"/>
          <w:kern w:val="0"/>
          <w:sz w:val="28"/>
          <w:szCs w:val="28"/>
          <w14:ligatures w14:val="none"/>
        </w:rPr>
        <w:t>Murikunzi</w:t>
      </w:r>
      <w:proofErr w:type="spellEnd"/>
      <w:r w:rsidRPr="00C97BCF">
        <w:rPr>
          <w:rFonts w:ascii="Arial" w:eastAsia="Calibri" w:hAnsi="Arial" w:cs="Arial"/>
          <w:kern w:val="0"/>
          <w:sz w:val="28"/>
          <w:szCs w:val="28"/>
          <w14:ligatures w14:val="none"/>
        </w:rPr>
        <w:t xml:space="preserve"> </w:t>
      </w:r>
      <w:proofErr w:type="spellStart"/>
      <w:r w:rsidRPr="00C97BCF">
        <w:rPr>
          <w:rFonts w:ascii="Arial" w:eastAsia="Calibri" w:hAnsi="Arial" w:cs="Arial"/>
          <w:kern w:val="0"/>
          <w:sz w:val="28"/>
          <w:szCs w:val="28"/>
          <w14:ligatures w14:val="none"/>
        </w:rPr>
        <w:t>mune</w:t>
      </w:r>
      <w:proofErr w:type="spellEnd"/>
      <w:r w:rsidRPr="00C97BCF">
        <w:rPr>
          <w:rFonts w:ascii="Arial" w:eastAsia="Calibri" w:hAnsi="Arial" w:cs="Arial"/>
          <w:kern w:val="0"/>
          <w:sz w:val="28"/>
          <w:szCs w:val="28"/>
          <w14:ligatures w14:val="none"/>
        </w:rPr>
        <w:t xml:space="preserve"> </w:t>
      </w:r>
      <w:proofErr w:type="spellStart"/>
      <w:r w:rsidRPr="00C97BCF">
        <w:rPr>
          <w:rFonts w:ascii="Arial" w:eastAsia="Calibri" w:hAnsi="Arial" w:cs="Arial"/>
          <w:kern w:val="0"/>
          <w:sz w:val="28"/>
          <w:szCs w:val="28"/>
          <w14:ligatures w14:val="none"/>
        </w:rPr>
        <w:t>chigwere</w:t>
      </w:r>
      <w:proofErr w:type="spellEnd"/>
      <w:r w:rsidRPr="00C97BCF">
        <w:rPr>
          <w:rFonts w:ascii="Arial" w:eastAsia="Calibri" w:hAnsi="Arial" w:cs="Arial"/>
          <w:kern w:val="0"/>
          <w:sz w:val="28"/>
          <w:szCs w:val="28"/>
          <w14:ligatures w14:val="none"/>
        </w:rPr>
        <w:t xml:space="preserve"> </w:t>
      </w:r>
      <w:proofErr w:type="spellStart"/>
      <w:r w:rsidRPr="00C97BCF">
        <w:rPr>
          <w:rFonts w:ascii="Arial" w:eastAsia="Calibri" w:hAnsi="Arial" w:cs="Arial"/>
          <w:kern w:val="0"/>
          <w:sz w:val="28"/>
          <w:szCs w:val="28"/>
          <w14:ligatures w14:val="none"/>
        </w:rPr>
        <w:t>imi</w:t>
      </w:r>
      <w:proofErr w:type="spellEnd"/>
      <w:r w:rsidRPr="00C97BCF">
        <w:rPr>
          <w:rFonts w:ascii="Arial" w:eastAsia="Calibri" w:hAnsi="Arial" w:cs="Arial"/>
          <w:kern w:val="0"/>
          <w:sz w:val="28"/>
          <w:szCs w:val="28"/>
          <w14:ligatures w14:val="none"/>
        </w:rPr>
        <w:t>.</w:t>
      </w:r>
      <w:r>
        <w:rPr>
          <w:rFonts w:ascii="Arial" w:eastAsia="Calibri" w:hAnsi="Arial" w:cs="Arial"/>
          <w:kern w:val="0"/>
          <w:sz w:val="28"/>
          <w:szCs w:val="28"/>
          <w14:ligatures w14:val="none"/>
        </w:rPr>
        <w:t xml:space="preserve"> Ta…</w:t>
      </w:r>
      <w:proofErr w:type="spellStart"/>
      <w:r>
        <w:rPr>
          <w:rFonts w:ascii="Arial" w:eastAsia="Calibri" w:hAnsi="Arial" w:cs="Arial"/>
          <w:kern w:val="0"/>
          <w:sz w:val="28"/>
          <w:szCs w:val="28"/>
          <w14:ligatures w14:val="none"/>
        </w:rPr>
        <w:t>Mozisi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arwara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hanti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muchaziva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Ndomaziviro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andakaita</w:t>
      </w:r>
      <w:proofErr w:type="spellEnd"/>
      <w:r>
        <w:rPr>
          <w:rFonts w:ascii="Arial" w:eastAsia="Calibri" w:hAnsi="Arial" w:cs="Arial"/>
          <w:kern w:val="0"/>
          <w:sz w:val="28"/>
          <w:szCs w:val="28"/>
          <w14:ligatures w14:val="none"/>
        </w:rPr>
        <w:t xml:space="preserve"> Sr Matina. </w:t>
      </w:r>
      <w:proofErr w:type="spellStart"/>
      <w:r>
        <w:rPr>
          <w:rFonts w:ascii="Arial" w:eastAsia="Calibri" w:hAnsi="Arial" w:cs="Arial"/>
          <w:kern w:val="0"/>
          <w:sz w:val="28"/>
          <w:szCs w:val="28"/>
          <w14:ligatures w14:val="none"/>
        </w:rPr>
        <w:t>Vazotendeuka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vakandiyeuchidza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ndikaziva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shuwa</w:t>
      </w:r>
      <w:ins w:id="69" w:author="Transcriber01 JHB" w:date="2025-08-29T14:43:00Z" w16du:dateUtc="2025-08-29T12:43:00Z">
        <w:r>
          <w:rPr>
            <w:rFonts w:ascii="Arial" w:eastAsia="Calibri" w:hAnsi="Arial" w:cs="Arial"/>
            <w:kern w:val="0"/>
            <w:sz w:val="28"/>
            <w:szCs w:val="28"/>
            <w14:ligatures w14:val="none"/>
          </w:rPr>
          <w:t>,h</w:t>
        </w:r>
      </w:ins>
      <w:del w:id="70" w:author="Transcriber01 JHB" w:date="2025-08-29T14:43:00Z" w16du:dateUtc="2025-08-29T12:43:00Z">
        <w:r w:rsidDel="00021D70">
          <w:rPr>
            <w:rFonts w:ascii="Arial" w:eastAsia="Calibri" w:hAnsi="Arial" w:cs="Arial"/>
            <w:kern w:val="0"/>
            <w:sz w:val="28"/>
            <w:szCs w:val="28"/>
            <w14:ligatures w14:val="none"/>
          </w:rPr>
          <w:delText>. H</w:delText>
        </w:r>
      </w:del>
      <w:r>
        <w:rPr>
          <w:rFonts w:ascii="Arial" w:eastAsia="Calibri" w:hAnsi="Arial" w:cs="Arial"/>
          <w:kern w:val="0"/>
          <w:sz w:val="28"/>
          <w:szCs w:val="28"/>
          <w14:ligatures w14:val="none"/>
        </w:rPr>
        <w:t>m</w:t>
      </w:r>
      <w:del w:id="71" w:author="Transcriber01 JHB" w:date="2025-08-29T14:43:00Z" w16du:dateUtc="2025-08-29T12:43:00Z">
        <w:r w:rsidDel="00021D70">
          <w:rPr>
            <w:rFonts w:ascii="Arial" w:eastAsia="Calibri" w:hAnsi="Arial" w:cs="Arial"/>
            <w:kern w:val="0"/>
            <w:sz w:val="28"/>
            <w:szCs w:val="28"/>
            <w14:ligatures w14:val="none"/>
          </w:rPr>
          <w:delText xml:space="preserve">? </w:delText>
        </w:r>
      </w:del>
      <w:r>
        <w:rPr>
          <w:rFonts w:ascii="Arial" w:eastAsia="Calibri" w:hAnsi="Arial" w:cs="Arial"/>
          <w:kern w:val="0"/>
          <w:sz w:val="28"/>
          <w:szCs w:val="28"/>
          <w14:ligatures w14:val="none"/>
        </w:rPr>
        <w:t>Kanyika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kacho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kadiki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Ndosaka</w:t>
      </w:r>
      <w:proofErr w:type="spellEnd"/>
      <w:r>
        <w:rPr>
          <w:rFonts w:ascii="Arial" w:eastAsia="Calibri" w:hAnsi="Arial" w:cs="Arial"/>
          <w:kern w:val="0"/>
          <w:sz w:val="28"/>
          <w:szCs w:val="28"/>
          <w14:ligatures w14:val="none"/>
        </w:rPr>
        <w:t xml:space="preserve"> </w:t>
      </w:r>
      <w:commentRangeStart w:id="72"/>
      <w:proofErr w:type="spellStart"/>
      <w:r>
        <w:rPr>
          <w:rFonts w:ascii="Arial" w:eastAsia="Calibri" w:hAnsi="Arial" w:cs="Arial"/>
          <w:kern w:val="0"/>
          <w:sz w:val="28"/>
          <w:szCs w:val="28"/>
          <w14:ligatures w14:val="none"/>
        </w:rPr>
        <w:t>munhu</w:t>
      </w:r>
      <w:commentRangeEnd w:id="72"/>
      <w:proofErr w:type="spellEnd"/>
      <w:r>
        <w:rPr>
          <w:rStyle w:val="CommentReference"/>
        </w:rPr>
        <w:commentReference w:id="72"/>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wese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watinaye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pano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hanti’maona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dzidzisa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mhuri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yako</w:t>
      </w:r>
      <w:proofErr w:type="spellEnd"/>
      <w:r>
        <w:rPr>
          <w:rFonts w:ascii="Arial" w:eastAsia="Calibri" w:hAnsi="Arial" w:cs="Arial"/>
          <w:kern w:val="0"/>
          <w:sz w:val="28"/>
          <w:szCs w:val="28"/>
          <w14:ligatures w14:val="none"/>
        </w:rPr>
        <w:t xml:space="preserve"> Mwari.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
    <w:p w14:paraId="258E13BA" w14:textId="77777777" w:rsidR="00D17F97" w:rsidRDefault="00D17F97" w:rsidP="00D17F97">
      <w:pPr>
        <w:jc w:val="both"/>
        <w:rPr>
          <w:rFonts w:ascii="Arial" w:eastAsia="Calibri" w:hAnsi="Arial" w:cs="Arial"/>
          <w:kern w:val="0"/>
          <w:sz w:val="28"/>
          <w:szCs w:val="28"/>
          <w14:ligatures w14:val="none"/>
        </w:rPr>
      </w:pPr>
      <w:r w:rsidRPr="008D2FBF">
        <w:rPr>
          <w:rFonts w:ascii="Arial" w:eastAsia="Calibri" w:hAnsi="Arial" w:cs="Arial"/>
          <w:kern w:val="0"/>
          <w:sz w:val="28"/>
          <w:szCs w:val="28"/>
          <w:vertAlign w:val="superscript"/>
          <w14:ligatures w14:val="none"/>
        </w:rPr>
        <w:t>155</w:t>
      </w:r>
      <w:r>
        <w:rPr>
          <w:rFonts w:ascii="Arial" w:eastAsia="Calibri" w:hAnsi="Arial" w:cs="Arial"/>
          <w:kern w:val="0"/>
          <w:sz w:val="28"/>
          <w:szCs w:val="28"/>
          <w:vertAlign w:val="superscript"/>
          <w14:ligatures w14:val="none"/>
        </w:rPr>
        <w:t xml:space="preserve"> </w:t>
      </w:r>
      <w:proofErr w:type="spellStart"/>
      <w:r>
        <w:rPr>
          <w:rFonts w:ascii="Arial" w:eastAsia="Calibri" w:hAnsi="Arial" w:cs="Arial"/>
          <w:kern w:val="0"/>
          <w:sz w:val="28"/>
          <w:szCs w:val="28"/>
          <w14:ligatures w14:val="none"/>
        </w:rPr>
        <w:t>Haikona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kumboneta</w:t>
      </w:r>
      <w:proofErr w:type="spellEnd"/>
      <w:r>
        <w:rPr>
          <w:rFonts w:ascii="Arial" w:eastAsia="Calibri" w:hAnsi="Arial" w:cs="Arial"/>
          <w:kern w:val="0"/>
          <w:sz w:val="28"/>
          <w:szCs w:val="28"/>
          <w14:ligatures w14:val="none"/>
        </w:rPr>
        <w:t xml:space="preserve"> brother. </w:t>
      </w:r>
      <w:proofErr w:type="spellStart"/>
      <w:r>
        <w:rPr>
          <w:rFonts w:ascii="Arial" w:eastAsia="Calibri" w:hAnsi="Arial" w:cs="Arial"/>
          <w:kern w:val="0"/>
          <w:sz w:val="28"/>
          <w:szCs w:val="28"/>
          <w14:ligatures w14:val="none"/>
        </w:rPr>
        <w:t>Haikona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kumboneta</w:t>
      </w:r>
      <w:proofErr w:type="spellEnd"/>
      <w:r>
        <w:rPr>
          <w:rFonts w:ascii="Arial" w:eastAsia="Calibri" w:hAnsi="Arial" w:cs="Arial"/>
          <w:kern w:val="0"/>
          <w:sz w:val="28"/>
          <w:szCs w:val="28"/>
          <w14:ligatures w14:val="none"/>
        </w:rPr>
        <w:t xml:space="preserve">  no matter how much they show dislike. No matter how much they show tiredness this is the commandment of the Lord.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Dzidzisa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nyangwe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vasingadi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zvacho</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zvachose</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Vakaita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nziyo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dzekurangarira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zvinhu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izvozvo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mumwe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musi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wanopi</w:t>
      </w:r>
      <w:proofErr w:type="spellEnd"/>
      <w:r>
        <w:rPr>
          <w:rFonts w:ascii="Arial" w:eastAsia="Calibri" w:hAnsi="Arial" w:cs="Arial"/>
          <w:kern w:val="0"/>
          <w:sz w:val="28"/>
          <w:szCs w:val="28"/>
          <w14:ligatures w14:val="none"/>
        </w:rPr>
        <w:t>—</w:t>
      </w:r>
      <w:proofErr w:type="spellStart"/>
      <w:r>
        <w:rPr>
          <w:rFonts w:ascii="Arial" w:eastAsia="Calibri" w:hAnsi="Arial" w:cs="Arial"/>
          <w:kern w:val="0"/>
          <w:sz w:val="28"/>
          <w:szCs w:val="28"/>
          <w14:ligatures w14:val="none"/>
        </w:rPr>
        <w:t>pindwa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nemweya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wehupenzi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anozvidzora</w:t>
      </w:r>
      <w:proofErr w:type="spellEnd"/>
      <w:r>
        <w:rPr>
          <w:rFonts w:ascii="Arial" w:eastAsia="Calibri" w:hAnsi="Arial" w:cs="Arial"/>
          <w:kern w:val="0"/>
          <w:sz w:val="28"/>
          <w:szCs w:val="28"/>
          <w14:ligatures w14:val="none"/>
        </w:rPr>
        <w:t xml:space="preserve"> iye pacha…? </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pachake</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Hatiti Ameni </w:t>
      </w:r>
      <w:proofErr w:type="spellStart"/>
      <w:r>
        <w:rPr>
          <w:rFonts w:ascii="Arial" w:eastAsia="Calibri" w:hAnsi="Arial" w:cs="Arial"/>
          <w:kern w:val="0"/>
          <w:sz w:val="28"/>
          <w:szCs w:val="28"/>
          <w14:ligatures w14:val="none"/>
        </w:rPr>
        <w:t>ipapo</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Right, </w:t>
      </w:r>
      <w:proofErr w:type="spellStart"/>
      <w:r>
        <w:rPr>
          <w:rFonts w:ascii="Arial" w:eastAsia="Calibri" w:hAnsi="Arial" w:cs="Arial"/>
          <w:kern w:val="0"/>
          <w:sz w:val="28"/>
          <w:szCs w:val="28"/>
          <w14:ligatures w14:val="none"/>
        </w:rPr>
        <w:t>hativerengei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tione</w:t>
      </w:r>
      <w:proofErr w:type="spellEnd"/>
      <w:r>
        <w:rPr>
          <w:rFonts w:ascii="Arial" w:eastAsia="Calibri" w:hAnsi="Arial" w:cs="Arial"/>
          <w:kern w:val="0"/>
          <w:sz w:val="28"/>
          <w:szCs w:val="28"/>
          <w14:ligatures w14:val="none"/>
        </w:rPr>
        <w:t xml:space="preserve"> Verse 7 tese </w:t>
      </w:r>
      <w:proofErr w:type="spellStart"/>
      <w:r>
        <w:rPr>
          <w:rFonts w:ascii="Arial" w:eastAsia="Calibri" w:hAnsi="Arial" w:cs="Arial"/>
          <w:kern w:val="0"/>
          <w:sz w:val="28"/>
          <w:szCs w:val="28"/>
          <w14:ligatures w14:val="none"/>
        </w:rPr>
        <w:t>futi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zvakare</w:t>
      </w:r>
      <w:proofErr w:type="spellEnd"/>
      <w:r>
        <w:rPr>
          <w:rFonts w:ascii="Arial" w:eastAsia="Calibri" w:hAnsi="Arial" w:cs="Arial"/>
          <w:kern w:val="0"/>
          <w:sz w:val="28"/>
          <w:szCs w:val="28"/>
          <w14:ligatures w14:val="none"/>
        </w:rPr>
        <w:t>. Verse…</w:t>
      </w:r>
    </w:p>
    <w:p w14:paraId="569784FC" w14:textId="77777777" w:rsidR="00D17F97" w:rsidRDefault="00D17F97" w:rsidP="00D17F97">
      <w:pPr>
        <w:ind w:left="720"/>
        <w:jc w:val="both"/>
        <w:rPr>
          <w:rFonts w:ascii="Arial" w:eastAsia="Calibri" w:hAnsi="Arial" w:cs="Arial"/>
          <w:i/>
          <w:iCs/>
          <w:kern w:val="0"/>
          <w:sz w:val="28"/>
          <w:szCs w:val="28"/>
          <w14:ligatures w14:val="none"/>
        </w:rPr>
      </w:pPr>
      <w:r w:rsidRPr="002352C4">
        <w:rPr>
          <w:rFonts w:ascii="Arial" w:eastAsia="Calibri" w:hAnsi="Arial" w:cs="Arial"/>
          <w:i/>
          <w:iCs/>
          <w:kern w:val="0"/>
          <w:sz w:val="28"/>
          <w:szCs w:val="28"/>
          <w14:ligatures w14:val="none"/>
        </w:rPr>
        <w:t xml:space="preserve">And thou shalt teach them diligently unto thy children, and shalt talk of them when thou </w:t>
      </w:r>
      <w:proofErr w:type="spellStart"/>
      <w:r w:rsidRPr="002352C4">
        <w:rPr>
          <w:rFonts w:ascii="Arial" w:eastAsia="Calibri" w:hAnsi="Arial" w:cs="Arial"/>
          <w:i/>
          <w:iCs/>
          <w:kern w:val="0"/>
          <w:sz w:val="28"/>
          <w:szCs w:val="28"/>
          <w14:ligatures w14:val="none"/>
        </w:rPr>
        <w:t>sittest</w:t>
      </w:r>
      <w:proofErr w:type="spellEnd"/>
      <w:r w:rsidRPr="002352C4">
        <w:rPr>
          <w:rFonts w:ascii="Arial" w:eastAsia="Calibri" w:hAnsi="Arial" w:cs="Arial"/>
          <w:i/>
          <w:iCs/>
          <w:kern w:val="0"/>
          <w:sz w:val="28"/>
          <w:szCs w:val="28"/>
          <w14:ligatures w14:val="none"/>
        </w:rPr>
        <w:t xml:space="preserve"> in thine house, and when thou </w:t>
      </w:r>
      <w:proofErr w:type="spellStart"/>
      <w:r w:rsidRPr="002352C4">
        <w:rPr>
          <w:rFonts w:ascii="Arial" w:eastAsia="Calibri" w:hAnsi="Arial" w:cs="Arial"/>
          <w:i/>
          <w:iCs/>
          <w:kern w:val="0"/>
          <w:sz w:val="28"/>
          <w:szCs w:val="28"/>
          <w14:ligatures w14:val="none"/>
        </w:rPr>
        <w:t>walkest</w:t>
      </w:r>
      <w:proofErr w:type="spellEnd"/>
      <w:r w:rsidRPr="002352C4">
        <w:rPr>
          <w:rFonts w:ascii="Arial" w:eastAsia="Calibri" w:hAnsi="Arial" w:cs="Arial"/>
          <w:i/>
          <w:iCs/>
          <w:kern w:val="0"/>
          <w:sz w:val="28"/>
          <w:szCs w:val="28"/>
          <w14:ligatures w14:val="none"/>
        </w:rPr>
        <w:t xml:space="preserve"> by the way, and when thou </w:t>
      </w:r>
      <w:proofErr w:type="spellStart"/>
      <w:r w:rsidRPr="002352C4">
        <w:rPr>
          <w:rFonts w:ascii="Arial" w:eastAsia="Calibri" w:hAnsi="Arial" w:cs="Arial"/>
          <w:i/>
          <w:iCs/>
          <w:kern w:val="0"/>
          <w:sz w:val="28"/>
          <w:szCs w:val="28"/>
          <w14:ligatures w14:val="none"/>
        </w:rPr>
        <w:t>liest</w:t>
      </w:r>
      <w:proofErr w:type="spellEnd"/>
      <w:r w:rsidRPr="002352C4">
        <w:rPr>
          <w:rFonts w:ascii="Arial" w:eastAsia="Calibri" w:hAnsi="Arial" w:cs="Arial"/>
          <w:i/>
          <w:iCs/>
          <w:kern w:val="0"/>
          <w:sz w:val="28"/>
          <w:szCs w:val="28"/>
          <w14:ligatures w14:val="none"/>
        </w:rPr>
        <w:t xml:space="preserve"> down, and when thou </w:t>
      </w:r>
      <w:proofErr w:type="spellStart"/>
      <w:r w:rsidRPr="002352C4">
        <w:rPr>
          <w:rFonts w:ascii="Arial" w:eastAsia="Calibri" w:hAnsi="Arial" w:cs="Arial"/>
          <w:i/>
          <w:iCs/>
          <w:kern w:val="0"/>
          <w:sz w:val="28"/>
          <w:szCs w:val="28"/>
          <w14:ligatures w14:val="none"/>
        </w:rPr>
        <w:t>risest</w:t>
      </w:r>
      <w:proofErr w:type="spellEnd"/>
      <w:r w:rsidRPr="002352C4">
        <w:rPr>
          <w:rFonts w:ascii="Arial" w:eastAsia="Calibri" w:hAnsi="Arial" w:cs="Arial"/>
          <w:i/>
          <w:iCs/>
          <w:kern w:val="0"/>
          <w:sz w:val="28"/>
          <w:szCs w:val="28"/>
          <w14:ligatures w14:val="none"/>
        </w:rPr>
        <w:t xml:space="preserve"> up.</w:t>
      </w:r>
    </w:p>
    <w:p w14:paraId="0DD59D27" w14:textId="77777777" w:rsidR="00D17F97" w:rsidRDefault="00D17F97" w:rsidP="00D17F97">
      <w:pPr>
        <w:jc w:val="both"/>
        <w:rPr>
          <w:rFonts w:ascii="Arial" w:eastAsia="Calibri" w:hAnsi="Arial" w:cs="Arial"/>
          <w:kern w:val="0"/>
          <w:sz w:val="28"/>
          <w:szCs w:val="28"/>
          <w14:ligatures w14:val="none"/>
        </w:rPr>
      </w:pPr>
      <w:r>
        <w:rPr>
          <w:rFonts w:ascii="Arial" w:eastAsia="Calibri" w:hAnsi="Arial" w:cs="Arial"/>
          <w:kern w:val="0"/>
          <w:sz w:val="28"/>
          <w:szCs w:val="28"/>
          <w14:ligatures w14:val="none"/>
        </w:rPr>
        <w:t>Verse 8:</w:t>
      </w:r>
    </w:p>
    <w:p w14:paraId="56FAA055" w14:textId="77777777" w:rsidR="00D17F97" w:rsidRDefault="00D17F97" w:rsidP="00D17F97">
      <w:pPr>
        <w:ind w:left="720"/>
        <w:jc w:val="both"/>
        <w:rPr>
          <w:rFonts w:ascii="Arial" w:eastAsia="Calibri" w:hAnsi="Arial" w:cs="Arial"/>
          <w:i/>
          <w:iCs/>
          <w:kern w:val="0"/>
          <w:sz w:val="28"/>
          <w:szCs w:val="28"/>
          <w14:ligatures w14:val="none"/>
        </w:rPr>
      </w:pPr>
      <w:r w:rsidRPr="002312E6">
        <w:rPr>
          <w:rFonts w:ascii="Arial" w:eastAsia="Calibri" w:hAnsi="Arial" w:cs="Arial"/>
          <w:i/>
          <w:iCs/>
          <w:kern w:val="0"/>
          <w:sz w:val="28"/>
          <w:szCs w:val="28"/>
          <w14:ligatures w14:val="none"/>
        </w:rPr>
        <w:t>And thou shalt bind them for a sign upon thine hand, and they shall be as frontlets between thine eyes.</w:t>
      </w:r>
    </w:p>
    <w:p w14:paraId="67E5BB70" w14:textId="77777777" w:rsidR="00D17F97" w:rsidRDefault="00D17F97" w:rsidP="00D17F97">
      <w:pPr>
        <w:ind w:left="720"/>
        <w:jc w:val="both"/>
        <w:rPr>
          <w:rFonts w:ascii="Arial" w:eastAsia="Calibri" w:hAnsi="Arial" w:cs="Arial"/>
          <w:i/>
          <w:iCs/>
          <w:kern w:val="0"/>
          <w:sz w:val="28"/>
          <w:szCs w:val="28"/>
          <w14:ligatures w14:val="none"/>
        </w:rPr>
      </w:pPr>
      <w:r w:rsidRPr="001F5BE4">
        <w:rPr>
          <w:rFonts w:ascii="Arial" w:eastAsia="Calibri" w:hAnsi="Arial" w:cs="Arial"/>
          <w:i/>
          <w:iCs/>
          <w:kern w:val="0"/>
          <w:sz w:val="28"/>
          <w:szCs w:val="28"/>
          <w14:ligatures w14:val="none"/>
        </w:rPr>
        <w:t>And thou shalt write them upon the posts of thy house, and on thy gates.</w:t>
      </w:r>
    </w:p>
    <w:p w14:paraId="73549A5E" w14:textId="77777777" w:rsidR="00D17F97" w:rsidRDefault="00D17F97" w:rsidP="00D17F97">
      <w:pPr>
        <w:jc w:val="both"/>
        <w:rPr>
          <w:rFonts w:ascii="Arial" w:eastAsia="Calibri" w:hAnsi="Arial" w:cs="Arial"/>
          <w:kern w:val="0"/>
          <w:sz w:val="28"/>
          <w:szCs w:val="28"/>
          <w14:ligatures w14:val="none"/>
        </w:rPr>
      </w:pPr>
      <w:r w:rsidRPr="003B6C42">
        <w:rPr>
          <w:rFonts w:ascii="Arial" w:eastAsia="Calibri" w:hAnsi="Arial" w:cs="Arial"/>
          <w:kern w:val="0"/>
          <w:sz w:val="18"/>
          <w:szCs w:val="18"/>
          <w14:ligatures w14:val="none"/>
        </w:rPr>
        <w:t>156</w:t>
      </w:r>
      <w:r>
        <w:rPr>
          <w:rFonts w:ascii="Arial" w:eastAsia="Calibri" w:hAnsi="Arial" w:cs="Arial"/>
          <w:kern w:val="0"/>
          <w:sz w:val="18"/>
          <w:szCs w:val="1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Ndoda</w:t>
      </w:r>
      <w:proofErr w:type="spellEnd"/>
      <w:r>
        <w:rPr>
          <w:rFonts w:ascii="Arial" w:eastAsia="Calibri" w:hAnsi="Arial" w:cs="Arial"/>
          <w:kern w:val="0"/>
          <w:sz w:val="28"/>
          <w:szCs w:val="28"/>
          <w14:ligatures w14:val="none"/>
        </w:rPr>
        <w:t xml:space="preserve"> Amen </w:t>
      </w:r>
      <w:proofErr w:type="spellStart"/>
      <w:r>
        <w:rPr>
          <w:rFonts w:ascii="Arial" w:eastAsia="Calibri" w:hAnsi="Arial" w:cs="Arial"/>
          <w:kern w:val="0"/>
          <w:sz w:val="28"/>
          <w:szCs w:val="28"/>
          <w14:ligatures w14:val="none"/>
        </w:rPr>
        <w:t>akadarika</w:t>
      </w:r>
      <w:proofErr w:type="spellEnd"/>
      <w:r>
        <w:rPr>
          <w:rFonts w:ascii="Arial" w:eastAsia="Calibri" w:hAnsi="Arial" w:cs="Arial"/>
          <w:kern w:val="0"/>
          <w:sz w:val="28"/>
          <w:szCs w:val="28"/>
          <w14:ligatures w14:val="none"/>
        </w:rPr>
        <w:t xml:space="preserve"> Amen </w:t>
      </w:r>
      <w:proofErr w:type="spellStart"/>
      <w:r>
        <w:rPr>
          <w:rFonts w:ascii="Arial" w:eastAsia="Calibri" w:hAnsi="Arial" w:cs="Arial"/>
          <w:kern w:val="0"/>
          <w:sz w:val="28"/>
          <w:szCs w:val="28"/>
          <w14:ligatures w14:val="none"/>
        </w:rPr>
        <w:t>hama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Ngaapfure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ipapa</w:t>
      </w:r>
      <w:proofErr w:type="spellEnd"/>
      <w:r>
        <w:rPr>
          <w:rFonts w:ascii="Arial" w:eastAsia="Calibri" w:hAnsi="Arial" w:cs="Arial"/>
          <w:kern w:val="0"/>
          <w:sz w:val="28"/>
          <w:szCs w:val="28"/>
          <w14:ligatures w14:val="none"/>
        </w:rPr>
        <w:t xml:space="preserve"> Amen </w:t>
      </w:r>
      <w:proofErr w:type="spellStart"/>
      <w:r>
        <w:rPr>
          <w:rFonts w:ascii="Arial" w:eastAsia="Calibri" w:hAnsi="Arial" w:cs="Arial"/>
          <w:kern w:val="0"/>
          <w:sz w:val="28"/>
          <w:szCs w:val="28"/>
          <w14:ligatures w14:val="none"/>
        </w:rPr>
        <w:t>iyeye</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Hanzi,  “Nyaya iyi </w:t>
      </w:r>
      <w:proofErr w:type="spellStart"/>
      <w:r>
        <w:rPr>
          <w:rFonts w:ascii="Arial" w:eastAsia="Calibri" w:hAnsi="Arial" w:cs="Arial"/>
          <w:kern w:val="0"/>
          <w:sz w:val="28"/>
          <w:szCs w:val="28"/>
          <w14:ligatures w14:val="none"/>
        </w:rPr>
        <w:t>ngaikoshe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kwauri</w:t>
      </w:r>
      <w:proofErr w:type="spellEnd"/>
      <w:r>
        <w:rPr>
          <w:rFonts w:ascii="Arial" w:eastAsia="Calibri" w:hAnsi="Arial" w:cs="Arial"/>
          <w:kern w:val="0"/>
          <w:sz w:val="28"/>
          <w:szCs w:val="28"/>
          <w14:ligatures w14:val="none"/>
        </w:rPr>
        <w:t xml:space="preserve"> chai…? </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chaizvo</w:t>
      </w:r>
      <w:proofErr w:type="spellEnd"/>
      <w:r>
        <w:rPr>
          <w:rFonts w:ascii="Arial" w:eastAsia="Calibri" w:hAnsi="Arial" w:cs="Arial"/>
          <w:kern w:val="0"/>
          <w:sz w:val="18"/>
          <w:szCs w:val="18"/>
          <w14:ligatures w14:val="none"/>
        </w:rPr>
        <w:t>,</w:t>
      </w:r>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chaizvo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Handei</w:t>
      </w:r>
      <w:proofErr w:type="spellEnd"/>
      <w:r>
        <w:rPr>
          <w:rFonts w:ascii="Arial" w:eastAsia="Calibri" w:hAnsi="Arial" w:cs="Arial"/>
          <w:kern w:val="0"/>
          <w:sz w:val="28"/>
          <w:szCs w:val="28"/>
          <w14:ligatures w14:val="none"/>
        </w:rPr>
        <w:t xml:space="preserve"> kuna Deuteronomy 11. </w:t>
      </w:r>
      <w:proofErr w:type="spellStart"/>
      <w:r>
        <w:rPr>
          <w:rFonts w:ascii="Arial" w:eastAsia="Calibri" w:hAnsi="Arial" w:cs="Arial"/>
          <w:kern w:val="0"/>
          <w:sz w:val="28"/>
          <w:szCs w:val="28"/>
          <w14:ligatures w14:val="none"/>
        </w:rPr>
        <w:t>Hanti’moonaka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takaona</w:t>
      </w:r>
      <w:proofErr w:type="spellEnd"/>
      <w:r>
        <w:rPr>
          <w:rFonts w:ascii="Arial" w:eastAsia="Calibri" w:hAnsi="Arial" w:cs="Arial"/>
          <w:kern w:val="0"/>
          <w:sz w:val="28"/>
          <w:szCs w:val="28"/>
          <w14:ligatures w14:val="none"/>
        </w:rPr>
        <w:t xml:space="preserve"> Deuteronomy 4, Deuteronomy 6, Mwari </w:t>
      </w:r>
      <w:proofErr w:type="spellStart"/>
      <w:r>
        <w:rPr>
          <w:rFonts w:ascii="Arial" w:eastAsia="Calibri" w:hAnsi="Arial" w:cs="Arial"/>
          <w:kern w:val="0"/>
          <w:sz w:val="28"/>
          <w:szCs w:val="28"/>
          <w14:ligatures w14:val="none"/>
        </w:rPr>
        <w:t>arikungosimbisa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zvinhu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zvimwe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chete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handiti</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Mwari aida </w:t>
      </w:r>
      <w:proofErr w:type="spellStart"/>
      <w:r>
        <w:rPr>
          <w:rFonts w:ascii="Arial" w:eastAsia="Calibri" w:hAnsi="Arial" w:cs="Arial"/>
          <w:kern w:val="0"/>
          <w:sz w:val="28"/>
          <w:szCs w:val="28"/>
          <w14:ligatures w14:val="none"/>
        </w:rPr>
        <w:t>kuti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vadzidziswe,hatidzidzisei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vedu</w:t>
      </w:r>
      <w:proofErr w:type="spellEnd"/>
      <w:r>
        <w:rPr>
          <w:rFonts w:ascii="Arial" w:eastAsia="Calibri" w:hAnsi="Arial" w:cs="Arial"/>
          <w:kern w:val="0"/>
          <w:sz w:val="28"/>
          <w:szCs w:val="28"/>
          <w14:ligatures w14:val="none"/>
        </w:rPr>
        <w:t xml:space="preserve">. Deuteronomy 11, </w:t>
      </w:r>
      <w:proofErr w:type="spellStart"/>
      <w:r>
        <w:rPr>
          <w:rFonts w:ascii="Arial" w:eastAsia="Calibri" w:hAnsi="Arial" w:cs="Arial"/>
          <w:kern w:val="0"/>
          <w:sz w:val="28"/>
          <w:szCs w:val="28"/>
          <w14:ligatures w14:val="none"/>
        </w:rPr>
        <w:t>inyaya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imwe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chete</w:t>
      </w:r>
      <w:proofErr w:type="spellEnd"/>
      <w:r>
        <w:rPr>
          <w:rFonts w:ascii="Arial" w:eastAsia="Calibri" w:hAnsi="Arial" w:cs="Arial"/>
          <w:kern w:val="0"/>
          <w:sz w:val="28"/>
          <w:szCs w:val="28"/>
          <w14:ligatures w14:val="none"/>
        </w:rPr>
        <w:t xml:space="preserve"> iyi. Verse 16, </w:t>
      </w:r>
      <w:proofErr w:type="spellStart"/>
      <w:r>
        <w:rPr>
          <w:rFonts w:ascii="Arial" w:eastAsia="Calibri" w:hAnsi="Arial" w:cs="Arial"/>
          <w:kern w:val="0"/>
          <w:sz w:val="28"/>
          <w:szCs w:val="28"/>
          <w14:ligatures w14:val="none"/>
        </w:rPr>
        <w:t>hativerengei</w:t>
      </w:r>
      <w:proofErr w:type="spellEnd"/>
      <w:r>
        <w:rPr>
          <w:rFonts w:ascii="Arial" w:eastAsia="Calibri" w:hAnsi="Arial" w:cs="Arial"/>
          <w:kern w:val="0"/>
          <w:sz w:val="28"/>
          <w:szCs w:val="28"/>
          <w14:ligatures w14:val="none"/>
        </w:rPr>
        <w:t xml:space="preserve"> tese Verse 16. </w:t>
      </w:r>
      <w:proofErr w:type="spellStart"/>
      <w:r>
        <w:rPr>
          <w:rFonts w:ascii="Arial" w:eastAsia="Calibri" w:hAnsi="Arial" w:cs="Arial"/>
          <w:kern w:val="0"/>
          <w:sz w:val="28"/>
          <w:szCs w:val="28"/>
          <w14:ligatures w14:val="none"/>
        </w:rPr>
        <w:t>Hativerengei</w:t>
      </w:r>
      <w:proofErr w:type="spellEnd"/>
      <w:r>
        <w:rPr>
          <w:rFonts w:ascii="Arial" w:eastAsia="Calibri" w:hAnsi="Arial" w:cs="Arial"/>
          <w:kern w:val="0"/>
          <w:sz w:val="28"/>
          <w:szCs w:val="28"/>
          <w14:ligatures w14:val="none"/>
        </w:rPr>
        <w:t xml:space="preserve"> Verse 16 tese: </w:t>
      </w:r>
    </w:p>
    <w:p w14:paraId="0FB2EA75" w14:textId="77777777" w:rsidR="00D17F97" w:rsidRDefault="00D17F97" w:rsidP="00D17F97">
      <w:pPr>
        <w:ind w:left="720"/>
        <w:jc w:val="both"/>
        <w:rPr>
          <w:rFonts w:ascii="Arial" w:eastAsia="Calibri" w:hAnsi="Arial" w:cs="Arial"/>
          <w:i/>
          <w:iCs/>
          <w:kern w:val="0"/>
          <w:sz w:val="28"/>
          <w:szCs w:val="28"/>
          <w14:ligatures w14:val="none"/>
        </w:rPr>
      </w:pPr>
      <w:r w:rsidRPr="00CF2B68">
        <w:rPr>
          <w:rFonts w:ascii="Arial" w:eastAsia="Calibri" w:hAnsi="Arial" w:cs="Arial"/>
          <w:i/>
          <w:iCs/>
          <w:kern w:val="0"/>
          <w:sz w:val="28"/>
          <w:szCs w:val="28"/>
          <w14:ligatures w14:val="none"/>
        </w:rPr>
        <w:t>Take heed to yourselves, that your heart be not deceived, and ye turn aside, and serve other gods, and worship them;</w:t>
      </w:r>
    </w:p>
    <w:p w14:paraId="5DD949F7" w14:textId="77777777" w:rsidR="00D17F97" w:rsidRDefault="00D17F97" w:rsidP="00D17F97">
      <w:pPr>
        <w:jc w:val="both"/>
        <w:rPr>
          <w:rFonts w:ascii="Arial" w:eastAsia="Calibri" w:hAnsi="Arial" w:cs="Arial"/>
          <w:kern w:val="0"/>
          <w:sz w:val="28"/>
          <w:szCs w:val="28"/>
          <w14:ligatures w14:val="none"/>
        </w:rPr>
      </w:pPr>
      <w:r w:rsidRPr="006A4B4B">
        <w:rPr>
          <w:rFonts w:ascii="Arial" w:eastAsia="Calibri" w:hAnsi="Arial" w:cs="Arial"/>
          <w:kern w:val="0"/>
          <w:sz w:val="28"/>
          <w:szCs w:val="28"/>
          <w:vertAlign w:val="superscript"/>
          <w14:ligatures w14:val="none"/>
        </w:rPr>
        <w:t>157</w:t>
      </w:r>
      <w:r>
        <w:rPr>
          <w:rFonts w:ascii="Arial" w:eastAsia="Calibri" w:hAnsi="Arial" w:cs="Arial"/>
          <w:kern w:val="0"/>
          <w:sz w:val="28"/>
          <w:szCs w:val="28"/>
          <w:vertAlign w:val="superscript"/>
          <w14:ligatures w14:val="none"/>
        </w:rPr>
        <w:t xml:space="preserve"> </w:t>
      </w:r>
      <w:proofErr w:type="spellStart"/>
      <w:r>
        <w:rPr>
          <w:rFonts w:ascii="Arial" w:eastAsia="Calibri" w:hAnsi="Arial" w:cs="Arial"/>
          <w:kern w:val="0"/>
          <w:sz w:val="28"/>
          <w:szCs w:val="28"/>
          <w14:ligatures w14:val="none"/>
        </w:rPr>
        <w:t>Murikuzviona</w:t>
      </w:r>
      <w:proofErr w:type="spellEnd"/>
      <w:r>
        <w:rPr>
          <w:rFonts w:ascii="Arial" w:eastAsia="Calibri" w:hAnsi="Arial" w:cs="Arial"/>
          <w:kern w:val="0"/>
          <w:sz w:val="28"/>
          <w:szCs w:val="28"/>
          <w14:ligatures w14:val="none"/>
        </w:rPr>
        <w:t xml:space="preserve">? </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Musabude</w:t>
      </w:r>
      <w:proofErr w:type="spellEnd"/>
      <w:r>
        <w:rPr>
          <w:rFonts w:ascii="Arial" w:eastAsia="Calibri" w:hAnsi="Arial" w:cs="Arial"/>
          <w:kern w:val="0"/>
          <w:sz w:val="28"/>
          <w:szCs w:val="28"/>
          <w14:ligatures w14:val="none"/>
        </w:rPr>
        <w:t xml:space="preserve"> mu Church.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Musabude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muKereke</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Musadhakwe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mwoyo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wenyu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wazarwa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lastRenderedPageBreak/>
        <w:t>nekufurirwa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naSata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naSatani</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Murikuona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zvikutaura</w:t>
      </w:r>
      <w:proofErr w:type="spellEnd"/>
      <w:r>
        <w:rPr>
          <w:rFonts w:ascii="Arial" w:eastAsia="Calibri" w:hAnsi="Arial" w:cs="Arial"/>
          <w:kern w:val="0"/>
          <w:sz w:val="28"/>
          <w:szCs w:val="28"/>
          <w14:ligatures w14:val="none"/>
        </w:rPr>
        <w:t xml:space="preserve"> Shoko </w:t>
      </w:r>
      <w:proofErr w:type="spellStart"/>
      <w:r>
        <w:rPr>
          <w:rFonts w:ascii="Arial" w:eastAsia="Calibri" w:hAnsi="Arial" w:cs="Arial"/>
          <w:kern w:val="0"/>
          <w:sz w:val="28"/>
          <w:szCs w:val="28"/>
          <w14:ligatures w14:val="none"/>
        </w:rPr>
        <w:t>raMwari</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Hatidzokorere</w:t>
      </w:r>
      <w:proofErr w:type="spellEnd"/>
      <w:r>
        <w:rPr>
          <w:rFonts w:ascii="Arial" w:eastAsia="Calibri" w:hAnsi="Arial" w:cs="Arial"/>
          <w:kern w:val="0"/>
          <w:sz w:val="28"/>
          <w:szCs w:val="28"/>
          <w14:ligatures w14:val="none"/>
        </w:rPr>
        <w:t xml:space="preserve"> verse  </w:t>
      </w:r>
      <w:proofErr w:type="spellStart"/>
      <w:r>
        <w:rPr>
          <w:rFonts w:ascii="Arial" w:eastAsia="Calibri" w:hAnsi="Arial" w:cs="Arial"/>
          <w:kern w:val="0"/>
          <w:sz w:val="28"/>
          <w:szCs w:val="28"/>
          <w14:ligatures w14:val="none"/>
        </w:rPr>
        <w:t>iri</w:t>
      </w:r>
      <w:proofErr w:type="spellEnd"/>
      <w:r>
        <w:rPr>
          <w:rFonts w:ascii="Arial" w:eastAsia="Calibri" w:hAnsi="Arial" w:cs="Arial"/>
          <w:kern w:val="0"/>
          <w:sz w:val="28"/>
          <w:szCs w:val="28"/>
          <w14:ligatures w14:val="none"/>
        </w:rPr>
        <w:t xml:space="preserve">. I want everybody to read that verse. It must get in very strong. </w:t>
      </w:r>
      <w:proofErr w:type="spellStart"/>
      <w:r>
        <w:rPr>
          <w:rFonts w:ascii="Arial" w:eastAsia="Calibri" w:hAnsi="Arial" w:cs="Arial"/>
          <w:kern w:val="0"/>
          <w:sz w:val="28"/>
          <w:szCs w:val="28"/>
          <w14:ligatures w14:val="none"/>
        </w:rPr>
        <w:t>Hativerengei</w:t>
      </w:r>
      <w:proofErr w:type="spellEnd"/>
      <w:r>
        <w:rPr>
          <w:rFonts w:ascii="Arial" w:eastAsia="Calibri" w:hAnsi="Arial" w:cs="Arial"/>
          <w:kern w:val="0"/>
          <w:sz w:val="28"/>
          <w:szCs w:val="28"/>
          <w14:ligatures w14:val="none"/>
        </w:rPr>
        <w:t xml:space="preserve"> Verse 16 </w:t>
      </w:r>
      <w:proofErr w:type="spellStart"/>
      <w:r>
        <w:rPr>
          <w:rFonts w:ascii="Arial" w:eastAsia="Calibri" w:hAnsi="Arial" w:cs="Arial"/>
          <w:kern w:val="0"/>
          <w:sz w:val="28"/>
          <w:szCs w:val="28"/>
          <w14:ligatures w14:val="none"/>
        </w:rPr>
        <w:t>te</w:t>
      </w:r>
      <w:proofErr w:type="spellEnd"/>
      <w:r>
        <w:rPr>
          <w:rFonts w:ascii="Arial" w:eastAsia="Calibri" w:hAnsi="Arial" w:cs="Arial"/>
          <w:kern w:val="0"/>
          <w:sz w:val="28"/>
          <w:szCs w:val="28"/>
          <w14:ligatures w14:val="none"/>
        </w:rPr>
        <w:t>…</w:t>
      </w:r>
    </w:p>
    <w:p w14:paraId="73F78329" w14:textId="77777777" w:rsidR="00D17F97" w:rsidRDefault="00D17F97" w:rsidP="00D17F97">
      <w:pPr>
        <w:ind w:left="720"/>
        <w:jc w:val="both"/>
        <w:rPr>
          <w:rFonts w:ascii="Arial" w:eastAsia="Calibri" w:hAnsi="Arial" w:cs="Arial"/>
          <w:i/>
          <w:iCs/>
          <w:kern w:val="0"/>
          <w:sz w:val="28"/>
          <w:szCs w:val="28"/>
          <w14:ligatures w14:val="none"/>
        </w:rPr>
      </w:pPr>
      <w:r w:rsidRPr="007E4DBD">
        <w:rPr>
          <w:rFonts w:ascii="Arial" w:eastAsia="Calibri" w:hAnsi="Arial" w:cs="Arial"/>
          <w:b/>
          <w:bCs/>
          <w:kern w:val="0"/>
          <w:sz w:val="28"/>
          <w:szCs w:val="28"/>
          <w:vertAlign w:val="superscript"/>
          <w14:ligatures w14:val="none"/>
        </w:rPr>
        <w:t> </w:t>
      </w:r>
      <w:r w:rsidRPr="007E4DBD">
        <w:rPr>
          <w:rFonts w:ascii="Arial" w:eastAsia="Calibri" w:hAnsi="Arial" w:cs="Arial"/>
          <w:i/>
          <w:iCs/>
          <w:kern w:val="0"/>
          <w:sz w:val="28"/>
          <w:szCs w:val="28"/>
          <w14:ligatures w14:val="none"/>
        </w:rPr>
        <w:t>Take heed to yourselves, that your heart be not deceived, and ye turn aside, and serve other gods, and worship them;</w:t>
      </w:r>
    </w:p>
    <w:p w14:paraId="796FB473" w14:textId="77777777" w:rsidR="00D17F97" w:rsidRDefault="00D17F97" w:rsidP="00D17F97">
      <w:pPr>
        <w:jc w:val="both"/>
        <w:rPr>
          <w:rFonts w:ascii="Arial" w:eastAsia="Calibri" w:hAnsi="Arial" w:cs="Arial"/>
          <w:kern w:val="0"/>
          <w:sz w:val="28"/>
          <w:szCs w:val="28"/>
          <w14:ligatures w14:val="none"/>
        </w:rPr>
      </w:pPr>
      <w:r w:rsidRPr="00171D87">
        <w:rPr>
          <w:rFonts w:ascii="Arial" w:eastAsia="Calibri" w:hAnsi="Arial" w:cs="Arial"/>
          <w:kern w:val="0"/>
          <w:sz w:val="28"/>
          <w:szCs w:val="28"/>
          <w:vertAlign w:val="superscript"/>
          <w14:ligatures w14:val="none"/>
        </w:rPr>
        <w:t>158</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Murikuzvionaka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varanda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vaMwari</w:t>
      </w:r>
      <w:proofErr w:type="spellEnd"/>
      <w:r>
        <w:rPr>
          <w:rFonts w:ascii="Arial" w:eastAsia="Calibri" w:hAnsi="Arial" w:cs="Arial"/>
          <w:kern w:val="0"/>
          <w:sz w:val="28"/>
          <w:szCs w:val="28"/>
          <w14:ligatures w14:val="none"/>
        </w:rPr>
        <w:t>?</w:t>
      </w:r>
      <w:r w:rsidRPr="00C873B5">
        <w:rPr>
          <w:rFonts w:ascii="Arial" w:eastAsia="Calibri" w:hAnsi="Arial" w:cs="Arial"/>
          <w:kern w:val="0"/>
          <w:sz w:val="18"/>
          <w:szCs w:val="1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Hama </w:t>
      </w:r>
      <w:proofErr w:type="spellStart"/>
      <w:r>
        <w:rPr>
          <w:rFonts w:ascii="Arial" w:eastAsia="Calibri" w:hAnsi="Arial" w:cs="Arial"/>
          <w:kern w:val="0"/>
          <w:sz w:val="28"/>
          <w:szCs w:val="28"/>
          <w14:ligatures w14:val="none"/>
        </w:rPr>
        <w:t>dzakabva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pakati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pedu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dzakaita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decei</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r>
        <w:rPr>
          <w:rFonts w:ascii="Arial" w:eastAsia="Calibri" w:hAnsi="Arial" w:cs="Arial"/>
          <w:kern w:val="0"/>
          <w:sz w:val="18"/>
          <w:szCs w:val="18"/>
          <w14:ligatures w14:val="none"/>
        </w:rPr>
        <w:t>deceived,</w:t>
      </w:r>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and they went to serve other go…? </w:t>
      </w:r>
      <w:r w:rsidRPr="00D903E3">
        <w:rPr>
          <w:rFonts w:ascii="Arial" w:eastAsia="Calibri" w:hAnsi="Arial" w:cs="Arial"/>
          <w:kern w:val="0"/>
          <w:sz w:val="18"/>
          <w:szCs w:val="18"/>
          <w14:ligatures w14:val="none"/>
        </w:rPr>
        <w:t>[Congregation says, “</w:t>
      </w:r>
      <w:r>
        <w:rPr>
          <w:rFonts w:ascii="Arial" w:eastAsia="Calibri" w:hAnsi="Arial" w:cs="Arial"/>
          <w:kern w:val="0"/>
          <w:sz w:val="18"/>
          <w:szCs w:val="18"/>
          <w14:ligatures w14:val="none"/>
        </w:rPr>
        <w:t>gods</w:t>
      </w:r>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Isu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tinonamata</w:t>
      </w:r>
      <w:proofErr w:type="spellEnd"/>
      <w:r>
        <w:rPr>
          <w:rFonts w:ascii="Arial" w:eastAsia="Calibri" w:hAnsi="Arial" w:cs="Arial"/>
          <w:kern w:val="0"/>
          <w:sz w:val="28"/>
          <w:szCs w:val="28"/>
          <w14:ligatures w14:val="none"/>
        </w:rPr>
        <w:t xml:space="preserve"> Mwari </w:t>
      </w:r>
      <w:proofErr w:type="spellStart"/>
      <w:r>
        <w:rPr>
          <w:rFonts w:ascii="Arial" w:eastAsia="Calibri" w:hAnsi="Arial" w:cs="Arial"/>
          <w:kern w:val="0"/>
          <w:sz w:val="28"/>
          <w:szCs w:val="28"/>
          <w14:ligatures w14:val="none"/>
        </w:rPr>
        <w:t>webarika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Akaparidza</w:t>
      </w:r>
      <w:proofErr w:type="spellEnd"/>
      <w:r>
        <w:rPr>
          <w:rFonts w:ascii="Arial" w:eastAsia="Calibri" w:hAnsi="Arial" w:cs="Arial"/>
          <w:kern w:val="0"/>
          <w:sz w:val="28"/>
          <w:szCs w:val="28"/>
          <w14:ligatures w14:val="none"/>
        </w:rPr>
        <w:t xml:space="preserve"> Spoken Word </w:t>
      </w:r>
      <w:proofErr w:type="spellStart"/>
      <w:r>
        <w:rPr>
          <w:rFonts w:ascii="Arial" w:eastAsia="Calibri" w:hAnsi="Arial" w:cs="Arial"/>
          <w:kern w:val="0"/>
          <w:sz w:val="28"/>
          <w:szCs w:val="28"/>
          <w14:ligatures w14:val="none"/>
        </w:rPr>
        <w:t>inonzi</w:t>
      </w:r>
      <w:proofErr w:type="spellEnd"/>
      <w:r>
        <w:rPr>
          <w:rFonts w:ascii="Arial" w:eastAsia="Calibri" w:hAnsi="Arial" w:cs="Arial"/>
          <w:kern w:val="0"/>
          <w:sz w:val="28"/>
          <w:szCs w:val="28"/>
          <w14:ligatures w14:val="none"/>
        </w:rPr>
        <w:t xml:space="preserve"> Marriage And Di…? </w:t>
      </w:r>
      <w:r w:rsidRPr="00D903E3">
        <w:rPr>
          <w:rFonts w:ascii="Arial" w:eastAsia="Calibri" w:hAnsi="Arial" w:cs="Arial"/>
          <w:kern w:val="0"/>
          <w:sz w:val="18"/>
          <w:szCs w:val="18"/>
          <w14:ligatures w14:val="none"/>
        </w:rPr>
        <w:t>[Congregation says, “</w:t>
      </w:r>
      <w:r>
        <w:rPr>
          <w:rFonts w:ascii="Arial" w:eastAsia="Calibri" w:hAnsi="Arial" w:cs="Arial"/>
          <w:kern w:val="0"/>
          <w:sz w:val="18"/>
          <w:szCs w:val="18"/>
          <w14:ligatures w14:val="none"/>
        </w:rPr>
        <w:t>Divorce</w:t>
      </w:r>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ab/>
        <w:t xml:space="preserve">Church </w:t>
      </w:r>
      <w:proofErr w:type="spellStart"/>
      <w:r>
        <w:rPr>
          <w:rFonts w:ascii="Arial" w:eastAsia="Calibri" w:hAnsi="Arial" w:cs="Arial"/>
          <w:kern w:val="0"/>
          <w:sz w:val="28"/>
          <w:szCs w:val="28"/>
          <w14:ligatures w14:val="none"/>
        </w:rPr>
        <w:t>yemu</w:t>
      </w:r>
      <w:proofErr w:type="spellEnd"/>
      <w:r>
        <w:rPr>
          <w:rFonts w:ascii="Arial" w:eastAsia="Calibri" w:hAnsi="Arial" w:cs="Arial"/>
          <w:kern w:val="0"/>
          <w:sz w:val="28"/>
          <w:szCs w:val="28"/>
          <w14:ligatures w14:val="none"/>
        </w:rPr>
        <w:t xml:space="preserve"> Message </w:t>
      </w:r>
      <w:proofErr w:type="spellStart"/>
      <w:r>
        <w:rPr>
          <w:rFonts w:ascii="Arial" w:eastAsia="Calibri" w:hAnsi="Arial" w:cs="Arial"/>
          <w:kern w:val="0"/>
          <w:sz w:val="28"/>
          <w:szCs w:val="28"/>
          <w14:ligatures w14:val="none"/>
        </w:rPr>
        <w:t>isinga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tende</w:t>
      </w:r>
      <w:proofErr w:type="spellEnd"/>
      <w:r>
        <w:rPr>
          <w:rFonts w:ascii="Arial" w:eastAsia="Calibri" w:hAnsi="Arial" w:cs="Arial"/>
          <w:kern w:val="0"/>
          <w:sz w:val="28"/>
          <w:szCs w:val="28"/>
          <w14:ligatures w14:val="none"/>
        </w:rPr>
        <w:t xml:space="preserve"> Mwari </w:t>
      </w:r>
      <w:proofErr w:type="spellStart"/>
      <w:r>
        <w:rPr>
          <w:rFonts w:ascii="Arial" w:eastAsia="Calibri" w:hAnsi="Arial" w:cs="Arial"/>
          <w:kern w:val="0"/>
          <w:sz w:val="28"/>
          <w:szCs w:val="28"/>
          <w14:ligatures w14:val="none"/>
        </w:rPr>
        <w:t>iyeye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vana</w:t>
      </w:r>
      <w:proofErr w:type="spellEnd"/>
      <w:r>
        <w:rPr>
          <w:rFonts w:ascii="Arial" w:eastAsia="Calibri" w:hAnsi="Arial" w:cs="Arial"/>
          <w:kern w:val="0"/>
          <w:sz w:val="28"/>
          <w:szCs w:val="28"/>
          <w14:ligatures w14:val="none"/>
        </w:rPr>
        <w:t xml:space="preserve"> Mwari </w:t>
      </w:r>
      <w:proofErr w:type="spellStart"/>
      <w:r>
        <w:rPr>
          <w:rFonts w:ascii="Arial" w:eastAsia="Calibri" w:hAnsi="Arial" w:cs="Arial"/>
          <w:kern w:val="0"/>
          <w:sz w:val="28"/>
          <w:szCs w:val="28"/>
          <w14:ligatures w14:val="none"/>
        </w:rPr>
        <w:t>vatinonamata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vakasiya</w:t>
      </w:r>
      <w:proofErr w:type="spellEnd"/>
      <w:r>
        <w:rPr>
          <w:rFonts w:ascii="Arial" w:eastAsia="Calibri" w:hAnsi="Arial" w:cs="Arial"/>
          <w:kern w:val="0"/>
          <w:sz w:val="28"/>
          <w:szCs w:val="28"/>
          <w14:ligatures w14:val="none"/>
        </w:rPr>
        <w:t>…?</w:t>
      </w:r>
      <w:r w:rsidRPr="00D903E3">
        <w:rPr>
          <w:rFonts w:ascii="Arial" w:eastAsia="Calibri" w:hAnsi="Arial" w:cs="Arial"/>
          <w:kern w:val="0"/>
          <w:sz w:val="18"/>
          <w:szCs w:val="18"/>
          <w14:ligatures w14:val="none"/>
        </w:rPr>
        <w:t xml:space="preserve"> [Congregation says, “</w:t>
      </w:r>
      <w:proofErr w:type="spellStart"/>
      <w:r>
        <w:rPr>
          <w:rFonts w:ascii="Arial" w:eastAsia="Calibri" w:hAnsi="Arial" w:cs="Arial"/>
          <w:kern w:val="0"/>
          <w:sz w:val="18"/>
          <w:szCs w:val="18"/>
          <w14:ligatures w14:val="none"/>
        </w:rPr>
        <w:t>vakasiyana</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Hatiitei</w:t>
      </w:r>
      <w:proofErr w:type="spellEnd"/>
      <w:r>
        <w:rPr>
          <w:rFonts w:ascii="Arial" w:eastAsia="Calibri" w:hAnsi="Arial" w:cs="Arial"/>
          <w:kern w:val="0"/>
          <w:sz w:val="28"/>
          <w:szCs w:val="28"/>
          <w14:ligatures w14:val="none"/>
        </w:rPr>
        <w:t xml:space="preserve"> Ameni </w:t>
      </w:r>
      <w:proofErr w:type="spellStart"/>
      <w:r>
        <w:rPr>
          <w:rFonts w:ascii="Arial" w:eastAsia="Calibri" w:hAnsi="Arial" w:cs="Arial"/>
          <w:kern w:val="0"/>
          <w:sz w:val="28"/>
          <w:szCs w:val="28"/>
          <w14:ligatures w14:val="none"/>
        </w:rPr>
        <w:t>ipapa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hama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Toda Ameni </w:t>
      </w:r>
      <w:proofErr w:type="spellStart"/>
      <w:r>
        <w:rPr>
          <w:rFonts w:ascii="Arial" w:eastAsia="Calibri" w:hAnsi="Arial" w:cs="Arial"/>
          <w:kern w:val="0"/>
          <w:sz w:val="28"/>
          <w:szCs w:val="28"/>
          <w14:ligatures w14:val="none"/>
        </w:rPr>
        <w:t>akadarika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ipapo</w:t>
      </w:r>
      <w:proofErr w:type="spellEnd"/>
      <w:r>
        <w:rPr>
          <w:rFonts w:ascii="Arial" w:eastAsia="Calibri" w:hAnsi="Arial" w:cs="Arial"/>
          <w:kern w:val="0"/>
          <w:sz w:val="28"/>
          <w:szCs w:val="28"/>
          <w14:ligatures w14:val="none"/>
        </w:rPr>
        <w:t xml:space="preserve">. </w:t>
      </w:r>
      <w:r w:rsidRPr="00BB4CF7">
        <w:rPr>
          <w:rFonts w:ascii="Arial" w:eastAsia="Calibri" w:hAnsi="Arial" w:cs="Arial"/>
          <w:kern w:val="0"/>
          <w:sz w:val="18"/>
          <w:szCs w:val="18"/>
          <w14:ligatures w14:val="none"/>
        </w:rPr>
        <w:t>[Congregation says, “Amen.”]</w:t>
      </w:r>
      <w:r w:rsidRPr="000F4FC5">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Hatizi</w:t>
      </w:r>
      <w:proofErr w:type="spellEnd"/>
      <w:r>
        <w:rPr>
          <w:rFonts w:ascii="Arial" w:eastAsia="Calibri" w:hAnsi="Arial" w:cs="Arial"/>
          <w:kern w:val="0"/>
          <w:sz w:val="28"/>
          <w:szCs w:val="28"/>
          <w14:ligatures w14:val="none"/>
        </w:rPr>
        <w:t xml:space="preserve"> Message </w:t>
      </w:r>
      <w:proofErr w:type="spellStart"/>
      <w:r>
        <w:rPr>
          <w:rFonts w:ascii="Arial" w:eastAsia="Calibri" w:hAnsi="Arial" w:cs="Arial"/>
          <w:kern w:val="0"/>
          <w:sz w:val="28"/>
          <w:szCs w:val="28"/>
          <w14:ligatures w14:val="none"/>
        </w:rPr>
        <w:t>imwe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che</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imwe</w:t>
      </w:r>
      <w:proofErr w:type="spellEnd"/>
      <w:r>
        <w:rPr>
          <w:rFonts w:ascii="Arial" w:eastAsia="Calibri" w:hAnsi="Arial" w:cs="Arial"/>
          <w:kern w:val="0"/>
          <w:sz w:val="18"/>
          <w:szCs w:val="18"/>
          <w14:ligatures w14:val="none"/>
        </w:rPr>
        <w:t xml:space="preserve"> </w:t>
      </w:r>
      <w:proofErr w:type="spellStart"/>
      <w:r>
        <w:rPr>
          <w:rFonts w:ascii="Arial" w:eastAsia="Calibri" w:hAnsi="Arial" w:cs="Arial"/>
          <w:kern w:val="0"/>
          <w:sz w:val="18"/>
          <w:szCs w:val="18"/>
          <w14:ligatures w14:val="none"/>
        </w:rPr>
        <w:t>chete</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Yedu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ndeyebarika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Ndoyedu</w:t>
      </w:r>
      <w:proofErr w:type="spellEnd"/>
      <w:r>
        <w:rPr>
          <w:rFonts w:ascii="Arial" w:eastAsia="Calibri" w:hAnsi="Arial" w:cs="Arial"/>
          <w:kern w:val="0"/>
          <w:sz w:val="28"/>
          <w:szCs w:val="28"/>
          <w14:ligatures w14:val="none"/>
        </w:rPr>
        <w:t xml:space="preserve"> Message </w:t>
      </w:r>
      <w:proofErr w:type="spellStart"/>
      <w:r>
        <w:rPr>
          <w:rFonts w:ascii="Arial" w:eastAsia="Calibri" w:hAnsi="Arial" w:cs="Arial"/>
          <w:kern w:val="0"/>
          <w:sz w:val="28"/>
          <w:szCs w:val="28"/>
          <w14:ligatures w14:val="none"/>
        </w:rPr>
        <w:t>isusu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ndeyebarika</w:t>
      </w:r>
      <w:proofErr w:type="spellEnd"/>
      <w:r>
        <w:rPr>
          <w:rFonts w:ascii="Arial" w:eastAsia="Calibri" w:hAnsi="Arial" w:cs="Arial"/>
          <w:kern w:val="0"/>
          <w:sz w:val="28"/>
          <w:szCs w:val="28"/>
          <w14:ligatures w14:val="none"/>
        </w:rPr>
        <w:t xml:space="preserve">. </w:t>
      </w:r>
    </w:p>
    <w:p w14:paraId="4D6AAA05" w14:textId="77777777" w:rsidR="00D17F97" w:rsidRDefault="00D17F97" w:rsidP="00D17F97">
      <w:pPr>
        <w:jc w:val="both"/>
        <w:rPr>
          <w:rFonts w:ascii="Arial" w:eastAsia="Calibri" w:hAnsi="Arial" w:cs="Arial"/>
          <w:kern w:val="0"/>
          <w:sz w:val="28"/>
          <w:szCs w:val="28"/>
          <w14:ligatures w14:val="none"/>
        </w:rPr>
      </w:pPr>
      <w:r w:rsidRPr="00954E1B">
        <w:rPr>
          <w:rFonts w:ascii="Arial" w:eastAsia="Calibri" w:hAnsi="Arial" w:cs="Arial"/>
          <w:kern w:val="0"/>
          <w:sz w:val="28"/>
          <w:szCs w:val="28"/>
          <w:vertAlign w:val="superscript"/>
          <w14:ligatures w14:val="none"/>
          <w:rPrChange w:id="73" w:author="Transcriber01 JHB" w:date="2025-09-01T12:46:00Z" w16du:dateUtc="2025-09-01T10:46:00Z">
            <w:rPr>
              <w:rFonts w:ascii="Arial" w:eastAsia="Calibri" w:hAnsi="Arial" w:cs="Arial"/>
              <w:kern w:val="0"/>
              <w:sz w:val="28"/>
              <w:szCs w:val="28"/>
              <w:vertAlign w:val="superscript"/>
              <w:lang w:val="fr-FR"/>
              <w14:ligatures w14:val="none"/>
            </w:rPr>
          </w:rPrChange>
        </w:rPr>
        <w:t>159</w:t>
      </w:r>
      <w:r w:rsidRPr="00954E1B">
        <w:rPr>
          <w:rFonts w:ascii="Arial" w:eastAsia="Calibri" w:hAnsi="Arial" w:cs="Arial"/>
          <w:kern w:val="0"/>
          <w:sz w:val="28"/>
          <w:szCs w:val="28"/>
          <w14:ligatures w14:val="none"/>
          <w:rPrChange w:id="74" w:author="Transcriber01 JHB" w:date="2025-09-01T12:46:00Z" w16du:dateUtc="2025-09-01T10:46:00Z">
            <w:rPr>
              <w:rFonts w:ascii="Arial" w:eastAsia="Calibri" w:hAnsi="Arial" w:cs="Arial"/>
              <w:kern w:val="0"/>
              <w:sz w:val="28"/>
              <w:szCs w:val="28"/>
              <w:lang w:val="fr-FR"/>
              <w14:ligatures w14:val="none"/>
            </w:rPr>
          </w:rPrChange>
        </w:rPr>
        <w:t xml:space="preserve"> </w:t>
      </w:r>
      <w:proofErr w:type="spellStart"/>
      <w:r w:rsidRPr="00954E1B">
        <w:rPr>
          <w:rFonts w:ascii="Arial" w:eastAsia="Calibri" w:hAnsi="Arial" w:cs="Arial"/>
          <w:kern w:val="0"/>
          <w:sz w:val="28"/>
          <w:szCs w:val="28"/>
          <w14:ligatures w14:val="none"/>
          <w:rPrChange w:id="75" w:author="Transcriber01 JHB" w:date="2025-09-01T12:46:00Z" w16du:dateUtc="2025-09-01T10:46:00Z">
            <w:rPr>
              <w:rFonts w:ascii="Arial" w:eastAsia="Calibri" w:hAnsi="Arial" w:cs="Arial"/>
              <w:kern w:val="0"/>
              <w:sz w:val="28"/>
              <w:szCs w:val="28"/>
              <w:lang w:val="fr-FR"/>
              <w14:ligatures w14:val="none"/>
            </w:rPr>
          </w:rPrChange>
        </w:rPr>
        <w:t>Inenge</w:t>
      </w:r>
      <w:proofErr w:type="spellEnd"/>
      <w:r w:rsidRPr="00954E1B">
        <w:rPr>
          <w:rFonts w:ascii="Arial" w:eastAsia="Calibri" w:hAnsi="Arial" w:cs="Arial"/>
          <w:kern w:val="0"/>
          <w:sz w:val="28"/>
          <w:szCs w:val="28"/>
          <w14:ligatures w14:val="none"/>
          <w:rPrChange w:id="76" w:author="Transcriber01 JHB" w:date="2025-09-01T12:46:00Z" w16du:dateUtc="2025-09-01T10:46:00Z">
            <w:rPr>
              <w:rFonts w:ascii="Arial" w:eastAsia="Calibri" w:hAnsi="Arial" w:cs="Arial"/>
              <w:kern w:val="0"/>
              <w:sz w:val="28"/>
              <w:szCs w:val="28"/>
              <w:lang w:val="fr-FR"/>
              <w14:ligatures w14:val="none"/>
            </w:rPr>
          </w:rPrChange>
        </w:rPr>
        <w:t xml:space="preserve"> </w:t>
      </w:r>
      <w:proofErr w:type="spellStart"/>
      <w:r w:rsidRPr="00954E1B">
        <w:rPr>
          <w:rFonts w:ascii="Arial" w:eastAsia="Calibri" w:hAnsi="Arial" w:cs="Arial"/>
          <w:kern w:val="0"/>
          <w:sz w:val="28"/>
          <w:szCs w:val="28"/>
          <w14:ligatures w14:val="none"/>
          <w:rPrChange w:id="77" w:author="Transcriber01 JHB" w:date="2025-09-01T12:46:00Z" w16du:dateUtc="2025-09-01T10:46:00Z">
            <w:rPr>
              <w:rFonts w:ascii="Arial" w:eastAsia="Calibri" w:hAnsi="Arial" w:cs="Arial"/>
              <w:kern w:val="0"/>
              <w:sz w:val="28"/>
              <w:szCs w:val="28"/>
              <w:lang w:val="fr-FR"/>
              <w14:ligatures w14:val="none"/>
            </w:rPr>
          </w:rPrChange>
        </w:rPr>
        <w:t>ichiti</w:t>
      </w:r>
      <w:proofErr w:type="spellEnd"/>
      <w:r w:rsidRPr="00954E1B">
        <w:rPr>
          <w:rFonts w:ascii="Arial" w:eastAsia="Calibri" w:hAnsi="Arial" w:cs="Arial"/>
          <w:kern w:val="0"/>
          <w:sz w:val="28"/>
          <w:szCs w:val="28"/>
          <w14:ligatures w14:val="none"/>
          <w:rPrChange w:id="78" w:author="Transcriber01 JHB" w:date="2025-09-01T12:46:00Z" w16du:dateUtc="2025-09-01T10:46:00Z">
            <w:rPr>
              <w:rFonts w:ascii="Arial" w:eastAsia="Calibri" w:hAnsi="Arial" w:cs="Arial"/>
              <w:kern w:val="0"/>
              <w:sz w:val="28"/>
              <w:szCs w:val="28"/>
              <w:lang w:val="fr-FR"/>
              <w14:ligatures w14:val="none"/>
            </w:rPr>
          </w:rPrChange>
        </w:rPr>
        <w:t xml:space="preserve"> </w:t>
      </w:r>
      <w:proofErr w:type="spellStart"/>
      <w:r w:rsidRPr="00954E1B">
        <w:rPr>
          <w:rFonts w:ascii="Arial" w:eastAsia="Calibri" w:hAnsi="Arial" w:cs="Arial"/>
          <w:kern w:val="0"/>
          <w:sz w:val="28"/>
          <w:szCs w:val="28"/>
          <w14:ligatures w14:val="none"/>
          <w:rPrChange w:id="79" w:author="Transcriber01 JHB" w:date="2025-09-01T12:46:00Z" w16du:dateUtc="2025-09-01T10:46:00Z">
            <w:rPr>
              <w:rFonts w:ascii="Arial" w:eastAsia="Calibri" w:hAnsi="Arial" w:cs="Arial"/>
              <w:kern w:val="0"/>
              <w:sz w:val="28"/>
              <w:szCs w:val="28"/>
              <w:lang w:val="fr-FR"/>
              <w14:ligatures w14:val="none"/>
            </w:rPr>
          </w:rPrChange>
        </w:rPr>
        <w:t>isusu</w:t>
      </w:r>
      <w:proofErr w:type="spellEnd"/>
      <w:r w:rsidRPr="00954E1B">
        <w:rPr>
          <w:rFonts w:ascii="Arial" w:eastAsia="Calibri" w:hAnsi="Arial" w:cs="Arial"/>
          <w:kern w:val="0"/>
          <w:sz w:val="28"/>
          <w:szCs w:val="28"/>
          <w14:ligatures w14:val="none"/>
          <w:rPrChange w:id="80" w:author="Transcriber01 JHB" w:date="2025-09-01T12:46:00Z" w16du:dateUtc="2025-09-01T10:46:00Z">
            <w:rPr>
              <w:rFonts w:ascii="Arial" w:eastAsia="Calibri" w:hAnsi="Arial" w:cs="Arial"/>
              <w:kern w:val="0"/>
              <w:sz w:val="28"/>
              <w:szCs w:val="28"/>
              <w:lang w:val="fr-FR"/>
              <w14:ligatures w14:val="none"/>
            </w:rPr>
          </w:rPrChange>
        </w:rPr>
        <w:t xml:space="preserve"> tinotenda monogamy, ma Roma </w:t>
      </w:r>
      <w:proofErr w:type="spellStart"/>
      <w:r w:rsidRPr="00954E1B">
        <w:rPr>
          <w:rFonts w:ascii="Arial" w:eastAsia="Calibri" w:hAnsi="Arial" w:cs="Arial"/>
          <w:kern w:val="0"/>
          <w:sz w:val="28"/>
          <w:szCs w:val="28"/>
          <w14:ligatures w14:val="none"/>
          <w:rPrChange w:id="81" w:author="Transcriber01 JHB" w:date="2025-09-01T12:46:00Z" w16du:dateUtc="2025-09-01T10:46:00Z">
            <w:rPr>
              <w:rFonts w:ascii="Arial" w:eastAsia="Calibri" w:hAnsi="Arial" w:cs="Arial"/>
              <w:kern w:val="0"/>
              <w:sz w:val="28"/>
              <w:szCs w:val="28"/>
              <w:lang w:val="fr-FR"/>
              <w14:ligatures w14:val="none"/>
            </w:rPr>
          </w:rPrChange>
        </w:rPr>
        <w:t>ayo</w:t>
      </w:r>
      <w:proofErr w:type="spellEnd"/>
      <w:r w:rsidRPr="00954E1B">
        <w:rPr>
          <w:rFonts w:ascii="Arial" w:eastAsia="Calibri" w:hAnsi="Arial" w:cs="Arial"/>
          <w:kern w:val="0"/>
          <w:sz w:val="28"/>
          <w:szCs w:val="28"/>
          <w14:ligatures w14:val="none"/>
          <w:rPrChange w:id="82" w:author="Transcriber01 JHB" w:date="2025-09-01T12:46:00Z" w16du:dateUtc="2025-09-01T10:46:00Z">
            <w:rPr>
              <w:rFonts w:ascii="Arial" w:eastAsia="Calibri" w:hAnsi="Arial" w:cs="Arial"/>
              <w:kern w:val="0"/>
              <w:sz w:val="28"/>
              <w:szCs w:val="28"/>
              <w:lang w:val="fr-FR"/>
              <w14:ligatures w14:val="none"/>
            </w:rPr>
          </w:rPrChange>
        </w:rPr>
        <w:t xml:space="preserve"> </w:t>
      </w:r>
      <w:proofErr w:type="spellStart"/>
      <w:r w:rsidRPr="00954E1B">
        <w:rPr>
          <w:rFonts w:ascii="Arial" w:eastAsia="Calibri" w:hAnsi="Arial" w:cs="Arial"/>
          <w:kern w:val="0"/>
          <w:sz w:val="28"/>
          <w:szCs w:val="28"/>
          <w14:ligatures w14:val="none"/>
          <w:rPrChange w:id="83" w:author="Transcriber01 JHB" w:date="2025-09-01T12:46:00Z" w16du:dateUtc="2025-09-01T10:46:00Z">
            <w:rPr>
              <w:rFonts w:ascii="Arial" w:eastAsia="Calibri" w:hAnsi="Arial" w:cs="Arial"/>
              <w:kern w:val="0"/>
              <w:sz w:val="28"/>
              <w:szCs w:val="28"/>
              <w:lang w:val="fr-FR"/>
              <w14:ligatures w14:val="none"/>
            </w:rPr>
          </w:rPrChange>
        </w:rPr>
        <w:t>kwatiri</w:t>
      </w:r>
      <w:proofErr w:type="spellEnd"/>
      <w:r w:rsidRPr="00954E1B">
        <w:rPr>
          <w:rFonts w:ascii="Arial" w:eastAsia="Calibri" w:hAnsi="Arial" w:cs="Arial"/>
          <w:kern w:val="0"/>
          <w:sz w:val="28"/>
          <w:szCs w:val="28"/>
          <w14:ligatures w14:val="none"/>
          <w:rPrChange w:id="84" w:author="Transcriber01 JHB" w:date="2025-09-01T12:46:00Z" w16du:dateUtc="2025-09-01T10:46:00Z">
            <w:rPr>
              <w:rFonts w:ascii="Arial" w:eastAsia="Calibri" w:hAnsi="Arial" w:cs="Arial"/>
              <w:kern w:val="0"/>
              <w:sz w:val="28"/>
              <w:szCs w:val="28"/>
              <w:lang w:val="fr-FR"/>
              <w14:ligatures w14:val="none"/>
            </w:rPr>
          </w:rPrChange>
        </w:rPr>
        <w:t xml:space="preserve"> </w:t>
      </w:r>
      <w:proofErr w:type="spellStart"/>
      <w:r w:rsidRPr="00954E1B">
        <w:rPr>
          <w:rFonts w:ascii="Arial" w:eastAsia="Calibri" w:hAnsi="Arial" w:cs="Arial"/>
          <w:kern w:val="0"/>
          <w:sz w:val="28"/>
          <w:szCs w:val="28"/>
          <w14:ligatures w14:val="none"/>
          <w:rPrChange w:id="85" w:author="Transcriber01 JHB" w:date="2025-09-01T12:46:00Z" w16du:dateUtc="2025-09-01T10:46:00Z">
            <w:rPr>
              <w:rFonts w:ascii="Arial" w:eastAsia="Calibri" w:hAnsi="Arial" w:cs="Arial"/>
              <w:kern w:val="0"/>
              <w:sz w:val="28"/>
              <w:szCs w:val="28"/>
              <w:lang w:val="fr-FR"/>
              <w14:ligatures w14:val="none"/>
            </w:rPr>
          </w:rPrChange>
        </w:rPr>
        <w:t>ayo</w:t>
      </w:r>
      <w:proofErr w:type="spellEnd"/>
      <w:r w:rsidRPr="00954E1B">
        <w:rPr>
          <w:rFonts w:ascii="Arial" w:eastAsia="Calibri" w:hAnsi="Arial" w:cs="Arial"/>
          <w:kern w:val="0"/>
          <w:sz w:val="28"/>
          <w:szCs w:val="28"/>
          <w14:ligatures w14:val="none"/>
          <w:rPrChange w:id="86" w:author="Transcriber01 JHB" w:date="2025-09-01T12:46:00Z" w16du:dateUtc="2025-09-01T10:46:00Z">
            <w:rPr>
              <w:rFonts w:ascii="Arial" w:eastAsia="Calibri" w:hAnsi="Arial" w:cs="Arial"/>
              <w:kern w:val="0"/>
              <w:sz w:val="28"/>
              <w:szCs w:val="28"/>
              <w:lang w:val="fr-FR"/>
              <w14:ligatures w14:val="none"/>
            </w:rPr>
          </w:rPrChange>
        </w:rPr>
        <w:t xml:space="preserve">. </w:t>
      </w:r>
      <w:r w:rsidRPr="005608C4">
        <w:rPr>
          <w:rFonts w:ascii="Arial" w:eastAsia="Calibri" w:hAnsi="Arial" w:cs="Arial"/>
          <w:kern w:val="0"/>
          <w:sz w:val="28"/>
          <w:szCs w:val="28"/>
          <w14:ligatures w14:val="none"/>
        </w:rPr>
        <w:t xml:space="preserve">Ma Methodist </w:t>
      </w:r>
      <w:proofErr w:type="spellStart"/>
      <w:r w:rsidRPr="005608C4">
        <w:rPr>
          <w:rFonts w:ascii="Arial" w:eastAsia="Calibri" w:hAnsi="Arial" w:cs="Arial"/>
          <w:kern w:val="0"/>
          <w:sz w:val="28"/>
          <w:szCs w:val="28"/>
          <w14:ligatures w14:val="none"/>
        </w:rPr>
        <w:t>kwatiri</w:t>
      </w:r>
      <w:proofErr w:type="spellEnd"/>
      <w:r w:rsidRPr="005608C4">
        <w:rPr>
          <w:rFonts w:ascii="Arial" w:eastAsia="Calibri" w:hAnsi="Arial" w:cs="Arial"/>
          <w:kern w:val="0"/>
          <w:sz w:val="28"/>
          <w:szCs w:val="28"/>
          <w14:ligatures w14:val="none"/>
        </w:rPr>
        <w:t xml:space="preserve"> </w:t>
      </w:r>
      <w:proofErr w:type="spellStart"/>
      <w:r w:rsidRPr="005608C4">
        <w:rPr>
          <w:rFonts w:ascii="Arial" w:eastAsia="Calibri" w:hAnsi="Arial" w:cs="Arial"/>
          <w:kern w:val="0"/>
          <w:sz w:val="28"/>
          <w:szCs w:val="28"/>
          <w14:ligatures w14:val="none"/>
        </w:rPr>
        <w:t>ay</w:t>
      </w:r>
      <w:r>
        <w:rPr>
          <w:rFonts w:ascii="Arial" w:eastAsia="Calibri" w:hAnsi="Arial" w:cs="Arial"/>
          <w:kern w:val="0"/>
          <w:sz w:val="28"/>
          <w:szCs w:val="28"/>
          <w14:ligatures w14:val="none"/>
        </w:rPr>
        <w:t>o</w:t>
      </w:r>
      <w:proofErr w:type="spellEnd"/>
      <w:r w:rsidRPr="005608C4">
        <w:rPr>
          <w:rFonts w:ascii="Arial" w:eastAsia="Calibri" w:hAnsi="Arial" w:cs="Arial"/>
          <w:kern w:val="0"/>
          <w:sz w:val="28"/>
          <w:szCs w:val="28"/>
          <w14:ligatures w14:val="none"/>
        </w:rPr>
        <w:t xml:space="preserve">, ma Presbyterian. </w:t>
      </w:r>
      <w:proofErr w:type="spellStart"/>
      <w:r w:rsidRPr="005608C4">
        <w:rPr>
          <w:rFonts w:ascii="Arial" w:eastAsia="Calibri" w:hAnsi="Arial" w:cs="Arial"/>
          <w:kern w:val="0"/>
          <w:sz w:val="28"/>
          <w:szCs w:val="28"/>
          <w14:ligatures w14:val="none"/>
        </w:rPr>
        <w:t>Isus</w:t>
      </w:r>
      <w:r>
        <w:rPr>
          <w:rFonts w:ascii="Arial" w:eastAsia="Calibri" w:hAnsi="Arial" w:cs="Arial"/>
          <w:kern w:val="0"/>
          <w:sz w:val="28"/>
          <w:szCs w:val="28"/>
          <w14:ligatures w14:val="none"/>
        </w:rPr>
        <w:t>u</w:t>
      </w:r>
      <w:proofErr w:type="spellEnd"/>
      <w:r w:rsidRPr="005608C4">
        <w:rPr>
          <w:rFonts w:ascii="Arial" w:eastAsia="Calibri" w:hAnsi="Arial" w:cs="Arial"/>
          <w:kern w:val="0"/>
          <w:sz w:val="28"/>
          <w:szCs w:val="28"/>
          <w14:ligatures w14:val="none"/>
        </w:rPr>
        <w:t xml:space="preserve"> Message </w:t>
      </w:r>
      <w:proofErr w:type="spellStart"/>
      <w:r w:rsidRPr="005608C4">
        <w:rPr>
          <w:rFonts w:ascii="Arial" w:eastAsia="Calibri" w:hAnsi="Arial" w:cs="Arial"/>
          <w:kern w:val="0"/>
          <w:sz w:val="28"/>
          <w:szCs w:val="28"/>
          <w14:ligatures w14:val="none"/>
        </w:rPr>
        <w:t>yatinotenda</w:t>
      </w:r>
      <w:proofErr w:type="spellEnd"/>
      <w:r w:rsidRPr="005608C4">
        <w:rPr>
          <w:rFonts w:ascii="Arial" w:eastAsia="Calibri" w:hAnsi="Arial" w:cs="Arial"/>
          <w:kern w:val="0"/>
          <w:sz w:val="28"/>
          <w:szCs w:val="28"/>
          <w14:ligatures w14:val="none"/>
        </w:rPr>
        <w:t xml:space="preserve"> </w:t>
      </w:r>
      <w:proofErr w:type="spellStart"/>
      <w:r w:rsidRPr="005608C4">
        <w:rPr>
          <w:rFonts w:ascii="Arial" w:eastAsia="Calibri" w:hAnsi="Arial" w:cs="Arial"/>
          <w:kern w:val="0"/>
          <w:sz w:val="28"/>
          <w:szCs w:val="28"/>
          <w14:ligatures w14:val="none"/>
        </w:rPr>
        <w:t>ndeye</w:t>
      </w:r>
      <w:proofErr w:type="spellEnd"/>
      <w:r w:rsidRPr="005608C4">
        <w:rPr>
          <w:rFonts w:ascii="Arial" w:eastAsia="Calibri" w:hAnsi="Arial" w:cs="Arial"/>
          <w:kern w:val="0"/>
          <w:sz w:val="28"/>
          <w:szCs w:val="28"/>
          <w14:ligatures w14:val="none"/>
        </w:rPr>
        <w:t xml:space="preserve"> </w:t>
      </w:r>
      <w:proofErr w:type="spellStart"/>
      <w:r w:rsidRPr="005608C4">
        <w:rPr>
          <w:rFonts w:ascii="Arial" w:eastAsia="Calibri" w:hAnsi="Arial" w:cs="Arial"/>
          <w:kern w:val="0"/>
          <w:sz w:val="28"/>
          <w:szCs w:val="28"/>
          <w14:ligatures w14:val="none"/>
        </w:rPr>
        <w:t>barika</w:t>
      </w:r>
      <w:r>
        <w:rPr>
          <w:rFonts w:ascii="Arial" w:eastAsia="Calibri" w:hAnsi="Arial" w:cs="Arial"/>
          <w:kern w:val="0"/>
          <w:sz w:val="28"/>
          <w:szCs w:val="28"/>
          <w14:ligatures w14:val="none"/>
        </w:rPr>
        <w:t>,</w:t>
      </w:r>
      <w:r w:rsidRPr="005608C4">
        <w:rPr>
          <w:rFonts w:ascii="Arial" w:eastAsia="Calibri" w:hAnsi="Arial" w:cs="Arial"/>
          <w:kern w:val="0"/>
          <w:sz w:val="28"/>
          <w:szCs w:val="28"/>
          <w14:ligatures w14:val="none"/>
        </w:rPr>
        <w:t>Go</w:t>
      </w:r>
      <w:r>
        <w:rPr>
          <w:rFonts w:ascii="Arial" w:eastAsia="Calibri" w:hAnsi="Arial" w:cs="Arial"/>
          <w:kern w:val="0"/>
          <w:sz w:val="28"/>
          <w:szCs w:val="28"/>
          <w14:ligatures w14:val="none"/>
        </w:rPr>
        <w:t>d</w:t>
      </w:r>
      <w:proofErr w:type="spellEnd"/>
      <w:r>
        <w:rPr>
          <w:rFonts w:ascii="Arial" w:eastAsia="Calibri" w:hAnsi="Arial" w:cs="Arial"/>
          <w:kern w:val="0"/>
          <w:sz w:val="28"/>
          <w:szCs w:val="28"/>
          <w14:ligatures w14:val="none"/>
        </w:rPr>
        <w:t xml:space="preserve"> of polygamy.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Amen.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r w:rsidRPr="00D07EA1">
        <w:rPr>
          <w:rFonts w:ascii="Arial" w:eastAsia="Calibri" w:hAnsi="Arial" w:cs="Arial"/>
          <w:kern w:val="0"/>
          <w:sz w:val="28"/>
          <w:szCs w:val="28"/>
          <w14:ligatures w14:val="none"/>
        </w:rPr>
        <w:t xml:space="preserve">Mwari </w:t>
      </w:r>
      <w:proofErr w:type="spellStart"/>
      <w:r w:rsidRPr="00D07EA1">
        <w:rPr>
          <w:rFonts w:ascii="Arial" w:eastAsia="Calibri" w:hAnsi="Arial" w:cs="Arial"/>
          <w:kern w:val="0"/>
          <w:sz w:val="28"/>
          <w:szCs w:val="28"/>
          <w14:ligatures w14:val="none"/>
        </w:rPr>
        <w:t>waAbrahama</w:t>
      </w:r>
      <w:proofErr w:type="spellEnd"/>
      <w:r w:rsidRPr="00D07EA1">
        <w:rPr>
          <w:rFonts w:ascii="Arial" w:eastAsia="Calibri" w:hAnsi="Arial" w:cs="Arial"/>
          <w:kern w:val="0"/>
          <w:sz w:val="28"/>
          <w:szCs w:val="28"/>
          <w14:ligatures w14:val="none"/>
        </w:rPr>
        <w:t xml:space="preserve">, Mwari </w:t>
      </w:r>
      <w:proofErr w:type="spellStart"/>
      <w:r w:rsidRPr="00D07EA1">
        <w:rPr>
          <w:rFonts w:ascii="Arial" w:eastAsia="Calibri" w:hAnsi="Arial" w:cs="Arial"/>
          <w:kern w:val="0"/>
          <w:sz w:val="28"/>
          <w:szCs w:val="28"/>
          <w14:ligatures w14:val="none"/>
        </w:rPr>
        <w:t>waJakobho</w:t>
      </w:r>
      <w:proofErr w:type="spellEnd"/>
      <w:r w:rsidRPr="00D07EA1">
        <w:rPr>
          <w:rFonts w:ascii="Arial" w:eastAsia="Calibri" w:hAnsi="Arial" w:cs="Arial"/>
          <w:kern w:val="0"/>
          <w:sz w:val="28"/>
          <w:szCs w:val="28"/>
          <w14:ligatures w14:val="none"/>
        </w:rPr>
        <w:t xml:space="preserve">. Ava </w:t>
      </w:r>
      <w:proofErr w:type="spellStart"/>
      <w:r w:rsidRPr="00D07EA1">
        <w:rPr>
          <w:rFonts w:ascii="Arial" w:eastAsia="Calibri" w:hAnsi="Arial" w:cs="Arial"/>
          <w:kern w:val="0"/>
          <w:sz w:val="28"/>
          <w:szCs w:val="28"/>
          <w14:ligatures w14:val="none"/>
        </w:rPr>
        <w:t>varume</w:t>
      </w:r>
      <w:proofErr w:type="spellEnd"/>
      <w:r w:rsidRPr="00D07EA1">
        <w:rPr>
          <w:rFonts w:ascii="Arial" w:eastAsia="Calibri" w:hAnsi="Arial" w:cs="Arial"/>
          <w:kern w:val="0"/>
          <w:sz w:val="28"/>
          <w:szCs w:val="28"/>
          <w14:ligatures w14:val="none"/>
        </w:rPr>
        <w:t xml:space="preserve"> ava </w:t>
      </w:r>
      <w:proofErr w:type="spellStart"/>
      <w:r w:rsidRPr="00D07EA1">
        <w:rPr>
          <w:rFonts w:ascii="Arial" w:eastAsia="Calibri" w:hAnsi="Arial" w:cs="Arial"/>
          <w:kern w:val="0"/>
          <w:sz w:val="28"/>
          <w:szCs w:val="28"/>
          <w14:ligatures w14:val="none"/>
        </w:rPr>
        <w:t>vakanga</w:t>
      </w:r>
      <w:proofErr w:type="spellEnd"/>
      <w:r w:rsidRPr="00D07EA1">
        <w:rPr>
          <w:rFonts w:ascii="Arial" w:eastAsia="Calibri" w:hAnsi="Arial" w:cs="Arial"/>
          <w:kern w:val="0"/>
          <w:sz w:val="28"/>
          <w:szCs w:val="28"/>
          <w14:ligatures w14:val="none"/>
        </w:rPr>
        <w:t xml:space="preserve"> </w:t>
      </w:r>
      <w:proofErr w:type="spellStart"/>
      <w:r w:rsidRPr="00D07EA1">
        <w:rPr>
          <w:rFonts w:ascii="Arial" w:eastAsia="Calibri" w:hAnsi="Arial" w:cs="Arial"/>
          <w:kern w:val="0"/>
          <w:sz w:val="28"/>
          <w:szCs w:val="28"/>
          <w14:ligatures w14:val="none"/>
        </w:rPr>
        <w:t>vaine</w:t>
      </w:r>
      <w:proofErr w:type="spellEnd"/>
      <w:r w:rsidRPr="00D07EA1">
        <w:rPr>
          <w:rFonts w:ascii="Arial" w:eastAsia="Calibri" w:hAnsi="Arial" w:cs="Arial"/>
          <w:kern w:val="0"/>
          <w:sz w:val="28"/>
          <w:szCs w:val="28"/>
          <w14:ligatures w14:val="none"/>
        </w:rPr>
        <w:t xml:space="preserve"> </w:t>
      </w:r>
      <w:proofErr w:type="spellStart"/>
      <w:r w:rsidRPr="00D07EA1">
        <w:rPr>
          <w:rFonts w:ascii="Arial" w:eastAsia="Calibri" w:hAnsi="Arial" w:cs="Arial"/>
          <w:kern w:val="0"/>
          <w:sz w:val="28"/>
          <w:szCs w:val="28"/>
          <w14:ligatures w14:val="none"/>
        </w:rPr>
        <w:t>bari</w:t>
      </w:r>
      <w:proofErr w:type="spellEnd"/>
      <w:r w:rsidRPr="00D07EA1">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barika</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Mwari we Old Testament, Testament </w:t>
      </w:r>
      <w:proofErr w:type="spellStart"/>
      <w:r>
        <w:rPr>
          <w:rFonts w:ascii="Arial" w:eastAsia="Calibri" w:hAnsi="Arial" w:cs="Arial"/>
          <w:kern w:val="0"/>
          <w:sz w:val="28"/>
          <w:szCs w:val="28"/>
          <w14:ligatures w14:val="none"/>
        </w:rPr>
        <w:t>ibarika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Kwozouya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vakadzi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vakafurira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varume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vavo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kuti</w:t>
      </w:r>
      <w:proofErr w:type="spellEnd"/>
      <w:r>
        <w:rPr>
          <w:rFonts w:ascii="Arial" w:eastAsia="Calibri" w:hAnsi="Arial" w:cs="Arial"/>
          <w:kern w:val="0"/>
          <w:sz w:val="28"/>
          <w:szCs w:val="28"/>
          <w14:ligatures w14:val="none"/>
        </w:rPr>
        <w:t xml:space="preserve"> mu Church </w:t>
      </w:r>
      <w:proofErr w:type="spellStart"/>
      <w:r>
        <w:rPr>
          <w:rFonts w:ascii="Arial" w:eastAsia="Calibri" w:hAnsi="Arial" w:cs="Arial"/>
          <w:kern w:val="0"/>
          <w:sz w:val="28"/>
          <w:szCs w:val="28"/>
          <w14:ligatures w14:val="none"/>
        </w:rPr>
        <w:t>mavakasvika</w:t>
      </w:r>
      <w:proofErr w:type="spellEnd"/>
      <w:r>
        <w:rPr>
          <w:rFonts w:ascii="Arial" w:eastAsia="Calibri" w:hAnsi="Arial" w:cs="Arial"/>
          <w:kern w:val="0"/>
          <w:sz w:val="28"/>
          <w:szCs w:val="28"/>
          <w14:ligatures w14:val="none"/>
        </w:rPr>
        <w:t xml:space="preserve"> because </w:t>
      </w:r>
      <w:proofErr w:type="spellStart"/>
      <w:r>
        <w:rPr>
          <w:rFonts w:ascii="Arial" w:eastAsia="Calibri" w:hAnsi="Arial" w:cs="Arial"/>
          <w:kern w:val="0"/>
          <w:sz w:val="28"/>
          <w:szCs w:val="28"/>
          <w14:ligatures w14:val="none"/>
        </w:rPr>
        <w:t>tiri</w:t>
      </w:r>
      <w:proofErr w:type="spellEnd"/>
      <w:r>
        <w:rPr>
          <w:rFonts w:ascii="Arial" w:eastAsia="Calibri" w:hAnsi="Arial" w:cs="Arial"/>
          <w:kern w:val="0"/>
          <w:sz w:val="28"/>
          <w:szCs w:val="28"/>
          <w14:ligatures w14:val="none"/>
        </w:rPr>
        <w:t xml:space="preserve"> mu Message </w:t>
      </w:r>
      <w:proofErr w:type="spellStart"/>
      <w:r>
        <w:rPr>
          <w:rFonts w:ascii="Arial" w:eastAsia="Calibri" w:hAnsi="Arial" w:cs="Arial"/>
          <w:kern w:val="0"/>
          <w:sz w:val="28"/>
          <w:szCs w:val="28"/>
          <w14:ligatures w14:val="none"/>
        </w:rPr>
        <w:t>munomu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ukauya</w:t>
      </w:r>
      <w:proofErr w:type="spellEnd"/>
      <w:r>
        <w:rPr>
          <w:rFonts w:ascii="Arial" w:eastAsia="Calibri" w:hAnsi="Arial" w:cs="Arial"/>
          <w:kern w:val="0"/>
          <w:sz w:val="28"/>
          <w:szCs w:val="28"/>
          <w14:ligatures w14:val="none"/>
        </w:rPr>
        <w:t xml:space="preserve"> mu Message </w:t>
      </w:r>
      <w:proofErr w:type="spellStart"/>
      <w:r>
        <w:rPr>
          <w:rFonts w:ascii="Arial" w:eastAsia="Calibri" w:hAnsi="Arial" w:cs="Arial"/>
          <w:kern w:val="0"/>
          <w:sz w:val="28"/>
          <w:szCs w:val="28"/>
          <w14:ligatures w14:val="none"/>
        </w:rPr>
        <w:t>ukanamata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nesu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munomu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Unowana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imba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Unowana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mota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vanokura</w:t>
      </w:r>
      <w:proofErr w:type="spellEnd"/>
      <w:r>
        <w:rPr>
          <w:rFonts w:ascii="Arial" w:eastAsia="Calibri" w:hAnsi="Arial" w:cs="Arial"/>
          <w:kern w:val="0"/>
          <w:sz w:val="28"/>
          <w:szCs w:val="28"/>
          <w14:ligatures w14:val="none"/>
        </w:rPr>
        <w:t xml:space="preserve"> zvakanaka </w:t>
      </w:r>
      <w:proofErr w:type="spellStart"/>
      <w:r>
        <w:rPr>
          <w:rFonts w:ascii="Arial" w:eastAsia="Calibri" w:hAnsi="Arial" w:cs="Arial"/>
          <w:kern w:val="0"/>
          <w:sz w:val="28"/>
          <w:szCs w:val="28"/>
          <w14:ligatures w14:val="none"/>
        </w:rPr>
        <w:t>unovaendesa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kuchikoro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Nekuti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ndiyo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nzvimbo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yakanzi</w:t>
      </w:r>
      <w:proofErr w:type="spellEnd"/>
      <w:r>
        <w:rPr>
          <w:rFonts w:ascii="Arial" w:eastAsia="Calibri" w:hAnsi="Arial" w:cs="Arial"/>
          <w:kern w:val="0"/>
          <w:sz w:val="28"/>
          <w:szCs w:val="28"/>
          <w14:ligatures w14:val="none"/>
        </w:rPr>
        <w:t xml:space="preserve"> na Mwari </w:t>
      </w:r>
      <w:proofErr w:type="spellStart"/>
      <w:r>
        <w:rPr>
          <w:rFonts w:ascii="Arial" w:eastAsia="Calibri" w:hAnsi="Arial" w:cs="Arial"/>
          <w:kern w:val="0"/>
          <w:sz w:val="28"/>
          <w:szCs w:val="28"/>
          <w14:ligatures w14:val="none"/>
        </w:rPr>
        <w:t>ndinosangana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nevanhu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iyoyo</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
    <w:p w14:paraId="1009609B" w14:textId="77777777" w:rsidR="00D17F97" w:rsidRDefault="00D17F97" w:rsidP="00D17F97">
      <w:pPr>
        <w:jc w:val="both"/>
        <w:rPr>
          <w:rFonts w:ascii="Arial" w:eastAsia="Calibri" w:hAnsi="Arial" w:cs="Arial"/>
          <w:kern w:val="0"/>
          <w:sz w:val="28"/>
          <w:szCs w:val="28"/>
          <w14:ligatures w14:val="none"/>
        </w:rPr>
      </w:pPr>
      <w:r w:rsidRPr="001341FB">
        <w:rPr>
          <w:rFonts w:ascii="Arial" w:eastAsia="Calibri" w:hAnsi="Arial" w:cs="Arial"/>
          <w:kern w:val="0"/>
          <w:sz w:val="28"/>
          <w:szCs w:val="28"/>
          <w:vertAlign w:val="superscript"/>
          <w14:ligatures w14:val="none"/>
        </w:rPr>
        <w:t>160</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Chirega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kuzofunga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ukange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wabva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pano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zvicharamba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zvakada</w:t>
      </w:r>
      <w:proofErr w:type="spellEnd"/>
      <w:r>
        <w:rPr>
          <w:rFonts w:ascii="Arial" w:eastAsia="Calibri" w:hAnsi="Arial" w:cs="Arial"/>
          <w:kern w:val="0"/>
          <w:sz w:val="28"/>
          <w:szCs w:val="28"/>
          <w14:ligatures w14:val="none"/>
        </w:rPr>
        <w:t>…?</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zvakadaro</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Aihwa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sanduko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inotouya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che</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chete</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Yakauya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sanduko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apa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Hativerengei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muone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sanduko</w:t>
      </w:r>
      <w:proofErr w:type="spellEnd"/>
      <w:r>
        <w:rPr>
          <w:rFonts w:ascii="Arial" w:eastAsia="Calibri" w:hAnsi="Arial" w:cs="Arial"/>
          <w:kern w:val="0"/>
          <w:sz w:val="28"/>
          <w:szCs w:val="28"/>
          <w14:ligatures w14:val="none"/>
        </w:rPr>
        <w:t xml:space="preserve"> Verse 17,hativerengei Verse 17 tese:</w:t>
      </w:r>
    </w:p>
    <w:p w14:paraId="52CBC52B" w14:textId="77777777" w:rsidR="00D17F97" w:rsidRDefault="00D17F97" w:rsidP="00D17F97">
      <w:pPr>
        <w:ind w:left="720"/>
        <w:jc w:val="both"/>
        <w:rPr>
          <w:rFonts w:ascii="Arial" w:eastAsia="Calibri" w:hAnsi="Arial" w:cs="Arial"/>
          <w:i/>
          <w:iCs/>
          <w:kern w:val="0"/>
          <w:sz w:val="28"/>
          <w:szCs w:val="28"/>
          <w14:ligatures w14:val="none"/>
        </w:rPr>
      </w:pPr>
      <w:r w:rsidRPr="00AB21EC">
        <w:rPr>
          <w:rFonts w:ascii="Arial" w:eastAsia="Calibri" w:hAnsi="Arial" w:cs="Arial"/>
          <w:i/>
          <w:iCs/>
          <w:kern w:val="0"/>
          <w:sz w:val="28"/>
          <w:szCs w:val="28"/>
          <w14:ligatures w14:val="none"/>
        </w:rPr>
        <w:t xml:space="preserve">And then the Lord's wrath be kindled against you, and he shut up the heaven, that there be no rain, and that the land yield not her fruit; and lest ye perish quickly from off the good land which the Lord giveth you. </w:t>
      </w:r>
      <w:r w:rsidRPr="00AB21EC">
        <w:rPr>
          <w:rFonts w:ascii="Arial" w:eastAsia="Calibri" w:hAnsi="Arial" w:cs="Arial"/>
          <w:i/>
          <w:iCs/>
          <w:kern w:val="0"/>
          <w:sz w:val="28"/>
          <w:szCs w:val="28"/>
          <w14:ligatures w14:val="none"/>
        </w:rPr>
        <w:tab/>
      </w:r>
      <w:r w:rsidRPr="00AB21EC">
        <w:rPr>
          <w:rFonts w:ascii="Arial" w:eastAsia="Calibri" w:hAnsi="Arial" w:cs="Arial"/>
          <w:i/>
          <w:iCs/>
          <w:kern w:val="0"/>
          <w:sz w:val="28"/>
          <w:szCs w:val="28"/>
          <w14:ligatures w14:val="none"/>
        </w:rPr>
        <w:tab/>
      </w:r>
      <w:r w:rsidRPr="00AB21EC">
        <w:rPr>
          <w:rFonts w:ascii="Arial" w:eastAsia="Calibri" w:hAnsi="Arial" w:cs="Arial"/>
          <w:i/>
          <w:iCs/>
          <w:kern w:val="0"/>
          <w:sz w:val="28"/>
          <w:szCs w:val="28"/>
          <w14:ligatures w14:val="none"/>
        </w:rPr>
        <w:tab/>
      </w:r>
      <w:r w:rsidRPr="00AB21EC">
        <w:rPr>
          <w:rFonts w:ascii="Arial" w:eastAsia="Calibri" w:hAnsi="Arial" w:cs="Arial"/>
          <w:i/>
          <w:iCs/>
          <w:kern w:val="0"/>
          <w:sz w:val="28"/>
          <w:szCs w:val="28"/>
          <w14:ligatures w14:val="none"/>
        </w:rPr>
        <w:tab/>
      </w:r>
      <w:r w:rsidRPr="00AB21EC">
        <w:rPr>
          <w:rFonts w:ascii="Arial" w:eastAsia="Calibri" w:hAnsi="Arial" w:cs="Arial"/>
          <w:i/>
          <w:iCs/>
          <w:kern w:val="0"/>
          <w:sz w:val="28"/>
          <w:szCs w:val="28"/>
          <w14:ligatures w14:val="none"/>
        </w:rPr>
        <w:tab/>
      </w:r>
      <w:r w:rsidRPr="00AB21EC">
        <w:rPr>
          <w:rFonts w:ascii="Arial" w:eastAsia="Calibri" w:hAnsi="Arial" w:cs="Arial"/>
          <w:i/>
          <w:iCs/>
          <w:kern w:val="0"/>
          <w:sz w:val="28"/>
          <w:szCs w:val="28"/>
          <w14:ligatures w14:val="none"/>
        </w:rPr>
        <w:tab/>
      </w:r>
      <w:r w:rsidRPr="00AB21EC">
        <w:rPr>
          <w:rFonts w:ascii="Arial" w:eastAsia="Calibri" w:hAnsi="Arial" w:cs="Arial"/>
          <w:i/>
          <w:iCs/>
          <w:kern w:val="0"/>
          <w:sz w:val="28"/>
          <w:szCs w:val="28"/>
          <w14:ligatures w14:val="none"/>
        </w:rPr>
        <w:tab/>
      </w:r>
    </w:p>
    <w:p w14:paraId="6E57D890" w14:textId="77777777" w:rsidR="00D17F97" w:rsidRDefault="00D17F97" w:rsidP="00D17F97">
      <w:pPr>
        <w:jc w:val="both"/>
        <w:rPr>
          <w:rFonts w:ascii="Arial" w:eastAsia="Calibri" w:hAnsi="Arial" w:cs="Arial"/>
          <w:kern w:val="0"/>
          <w:sz w:val="28"/>
          <w:szCs w:val="28"/>
          <w14:ligatures w14:val="none"/>
        </w:rPr>
      </w:pPr>
      <w:r w:rsidRPr="001341FB">
        <w:rPr>
          <w:rFonts w:ascii="Arial" w:eastAsia="Calibri" w:hAnsi="Arial" w:cs="Arial"/>
          <w:kern w:val="0"/>
          <w:sz w:val="28"/>
          <w:szCs w:val="28"/>
          <w:vertAlign w:val="superscript"/>
          <w14:ligatures w14:val="none"/>
        </w:rPr>
        <w:t>161</w:t>
      </w:r>
      <w:r>
        <w:rPr>
          <w:rFonts w:ascii="Arial" w:eastAsia="Calibri" w:hAnsi="Arial" w:cs="Arial"/>
          <w:kern w:val="0"/>
          <w:sz w:val="28"/>
          <w:szCs w:val="28"/>
          <w14:ligatures w14:val="none"/>
        </w:rPr>
        <w:t xml:space="preserve"> Amen.</w:t>
      </w:r>
      <w:r w:rsidRPr="009461B6">
        <w:rPr>
          <w:rFonts w:ascii="Arial" w:eastAsia="Calibri" w:hAnsi="Arial" w:cs="Arial"/>
          <w:kern w:val="0"/>
          <w:sz w:val="18"/>
          <w:szCs w:val="1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Verse 18 tese: </w:t>
      </w:r>
    </w:p>
    <w:p w14:paraId="3B1BF344" w14:textId="77777777" w:rsidR="00D17F97" w:rsidRDefault="00D17F97" w:rsidP="00D17F97">
      <w:pPr>
        <w:ind w:left="720"/>
        <w:jc w:val="both"/>
        <w:rPr>
          <w:rFonts w:ascii="Arial" w:eastAsia="Calibri" w:hAnsi="Arial" w:cs="Arial"/>
          <w:i/>
          <w:iCs/>
          <w:kern w:val="0"/>
          <w:sz w:val="28"/>
          <w:szCs w:val="28"/>
          <w14:ligatures w14:val="none"/>
        </w:rPr>
      </w:pPr>
      <w:r w:rsidRPr="00D403E1">
        <w:rPr>
          <w:rFonts w:ascii="Arial" w:eastAsia="Calibri" w:hAnsi="Arial" w:cs="Arial"/>
          <w:b/>
          <w:bCs/>
          <w:i/>
          <w:iCs/>
          <w:kern w:val="0"/>
          <w:sz w:val="28"/>
          <w:szCs w:val="28"/>
          <w:vertAlign w:val="superscript"/>
          <w14:ligatures w14:val="none"/>
        </w:rPr>
        <w:lastRenderedPageBreak/>
        <w:t> </w:t>
      </w:r>
      <w:r w:rsidRPr="00D403E1">
        <w:rPr>
          <w:rFonts w:ascii="Arial" w:eastAsia="Calibri" w:hAnsi="Arial" w:cs="Arial"/>
          <w:i/>
          <w:iCs/>
          <w:kern w:val="0"/>
          <w:sz w:val="28"/>
          <w:szCs w:val="28"/>
          <w14:ligatures w14:val="none"/>
        </w:rPr>
        <w:t>Therefore shall ye lay up these my words in your heart and in your soul, and bind them for a sign upon your hand, that they may be as frontlets between your eyes.</w:t>
      </w:r>
      <w:r w:rsidRPr="00AB21EC">
        <w:rPr>
          <w:rFonts w:ascii="Arial" w:eastAsia="Calibri" w:hAnsi="Arial" w:cs="Arial"/>
          <w:i/>
          <w:iCs/>
          <w:kern w:val="0"/>
          <w:sz w:val="28"/>
          <w:szCs w:val="28"/>
          <w14:ligatures w14:val="none"/>
        </w:rPr>
        <w:tab/>
      </w:r>
      <w:r w:rsidRPr="00AB21EC">
        <w:rPr>
          <w:rFonts w:ascii="Arial" w:eastAsia="Calibri" w:hAnsi="Arial" w:cs="Arial"/>
          <w:i/>
          <w:iCs/>
          <w:kern w:val="0"/>
          <w:sz w:val="28"/>
          <w:szCs w:val="28"/>
          <w14:ligatures w14:val="none"/>
        </w:rPr>
        <w:tab/>
      </w:r>
    </w:p>
    <w:p w14:paraId="3A50415C" w14:textId="77777777" w:rsidR="00D17F97" w:rsidRDefault="00D17F97" w:rsidP="00D17F97">
      <w:pPr>
        <w:jc w:val="both"/>
        <w:rPr>
          <w:rFonts w:ascii="Arial" w:eastAsia="Calibri" w:hAnsi="Arial" w:cs="Arial"/>
          <w:kern w:val="0"/>
          <w:sz w:val="28"/>
          <w:szCs w:val="28"/>
          <w14:ligatures w14:val="none"/>
        </w:rPr>
      </w:pPr>
      <w:r>
        <w:rPr>
          <w:rFonts w:ascii="Arial" w:eastAsia="Calibri" w:hAnsi="Arial" w:cs="Arial"/>
          <w:kern w:val="0"/>
          <w:sz w:val="28"/>
          <w:szCs w:val="28"/>
          <w14:ligatures w14:val="none"/>
        </w:rPr>
        <w:t xml:space="preserve">Verse 19: </w:t>
      </w:r>
    </w:p>
    <w:p w14:paraId="33E82F1A" w14:textId="77777777" w:rsidR="00D17F97" w:rsidRDefault="00D17F97" w:rsidP="00D17F97">
      <w:pPr>
        <w:ind w:left="720"/>
        <w:jc w:val="both"/>
        <w:rPr>
          <w:rFonts w:ascii="Arial" w:eastAsia="Calibri" w:hAnsi="Arial" w:cs="Arial"/>
          <w:i/>
          <w:iCs/>
          <w:kern w:val="0"/>
          <w:sz w:val="28"/>
          <w:szCs w:val="28"/>
          <w14:ligatures w14:val="none"/>
        </w:rPr>
      </w:pPr>
      <w:r w:rsidRPr="00172EFA">
        <w:rPr>
          <w:rFonts w:ascii="Arial" w:eastAsia="Calibri" w:hAnsi="Arial" w:cs="Arial"/>
          <w:i/>
          <w:iCs/>
          <w:kern w:val="0"/>
          <w:sz w:val="28"/>
          <w:szCs w:val="28"/>
          <w14:ligatures w14:val="none"/>
        </w:rPr>
        <w:t xml:space="preserve">And ye shall teach them your children, speaking of them when thou </w:t>
      </w:r>
      <w:proofErr w:type="spellStart"/>
      <w:r w:rsidRPr="00172EFA">
        <w:rPr>
          <w:rFonts w:ascii="Arial" w:eastAsia="Calibri" w:hAnsi="Arial" w:cs="Arial"/>
          <w:i/>
          <w:iCs/>
          <w:kern w:val="0"/>
          <w:sz w:val="28"/>
          <w:szCs w:val="28"/>
          <w14:ligatures w14:val="none"/>
        </w:rPr>
        <w:t>sittest</w:t>
      </w:r>
      <w:proofErr w:type="spellEnd"/>
      <w:r w:rsidRPr="00172EFA">
        <w:rPr>
          <w:rFonts w:ascii="Arial" w:eastAsia="Calibri" w:hAnsi="Arial" w:cs="Arial"/>
          <w:i/>
          <w:iCs/>
          <w:kern w:val="0"/>
          <w:sz w:val="28"/>
          <w:szCs w:val="28"/>
          <w14:ligatures w14:val="none"/>
        </w:rPr>
        <w:t xml:space="preserve"> in thine house, and when thou </w:t>
      </w:r>
      <w:proofErr w:type="spellStart"/>
      <w:r w:rsidRPr="00172EFA">
        <w:rPr>
          <w:rFonts w:ascii="Arial" w:eastAsia="Calibri" w:hAnsi="Arial" w:cs="Arial"/>
          <w:i/>
          <w:iCs/>
          <w:kern w:val="0"/>
          <w:sz w:val="28"/>
          <w:szCs w:val="28"/>
          <w14:ligatures w14:val="none"/>
        </w:rPr>
        <w:t>walkest</w:t>
      </w:r>
      <w:proofErr w:type="spellEnd"/>
      <w:r w:rsidRPr="00172EFA">
        <w:rPr>
          <w:rFonts w:ascii="Arial" w:eastAsia="Calibri" w:hAnsi="Arial" w:cs="Arial"/>
          <w:i/>
          <w:iCs/>
          <w:kern w:val="0"/>
          <w:sz w:val="28"/>
          <w:szCs w:val="28"/>
          <w14:ligatures w14:val="none"/>
        </w:rPr>
        <w:t xml:space="preserve"> by the way, when thou </w:t>
      </w:r>
      <w:proofErr w:type="spellStart"/>
      <w:r w:rsidRPr="00172EFA">
        <w:rPr>
          <w:rFonts w:ascii="Arial" w:eastAsia="Calibri" w:hAnsi="Arial" w:cs="Arial"/>
          <w:i/>
          <w:iCs/>
          <w:kern w:val="0"/>
          <w:sz w:val="28"/>
          <w:szCs w:val="28"/>
          <w14:ligatures w14:val="none"/>
        </w:rPr>
        <w:t>liest</w:t>
      </w:r>
      <w:proofErr w:type="spellEnd"/>
      <w:r w:rsidRPr="00172EFA">
        <w:rPr>
          <w:rFonts w:ascii="Arial" w:eastAsia="Calibri" w:hAnsi="Arial" w:cs="Arial"/>
          <w:i/>
          <w:iCs/>
          <w:kern w:val="0"/>
          <w:sz w:val="28"/>
          <w:szCs w:val="28"/>
          <w14:ligatures w14:val="none"/>
        </w:rPr>
        <w:t xml:space="preserve"> down, and when thou </w:t>
      </w:r>
      <w:proofErr w:type="spellStart"/>
      <w:r w:rsidRPr="00172EFA">
        <w:rPr>
          <w:rFonts w:ascii="Arial" w:eastAsia="Calibri" w:hAnsi="Arial" w:cs="Arial"/>
          <w:i/>
          <w:iCs/>
          <w:kern w:val="0"/>
          <w:sz w:val="28"/>
          <w:szCs w:val="28"/>
          <w14:ligatures w14:val="none"/>
        </w:rPr>
        <w:t>risest</w:t>
      </w:r>
      <w:proofErr w:type="spellEnd"/>
      <w:r w:rsidRPr="00172EFA">
        <w:rPr>
          <w:rFonts w:ascii="Arial" w:eastAsia="Calibri" w:hAnsi="Arial" w:cs="Arial"/>
          <w:i/>
          <w:iCs/>
          <w:kern w:val="0"/>
          <w:sz w:val="28"/>
          <w:szCs w:val="28"/>
          <w14:ligatures w14:val="none"/>
        </w:rPr>
        <w:t xml:space="preserve"> up.</w:t>
      </w:r>
      <w:r w:rsidRPr="00172EFA">
        <w:rPr>
          <w:rFonts w:ascii="Arial" w:eastAsia="Calibri" w:hAnsi="Arial" w:cs="Arial"/>
          <w:i/>
          <w:iCs/>
          <w:kern w:val="0"/>
          <w:sz w:val="28"/>
          <w:szCs w:val="28"/>
          <w14:ligatures w14:val="none"/>
        </w:rPr>
        <w:tab/>
      </w:r>
      <w:r w:rsidRPr="00172EFA">
        <w:rPr>
          <w:rFonts w:ascii="Arial" w:eastAsia="Calibri" w:hAnsi="Arial" w:cs="Arial"/>
          <w:i/>
          <w:iCs/>
          <w:kern w:val="0"/>
          <w:sz w:val="28"/>
          <w:szCs w:val="28"/>
          <w14:ligatures w14:val="none"/>
        </w:rPr>
        <w:tab/>
      </w:r>
      <w:r w:rsidRPr="00172EFA">
        <w:rPr>
          <w:rFonts w:ascii="Arial" w:eastAsia="Calibri" w:hAnsi="Arial" w:cs="Arial"/>
          <w:i/>
          <w:iCs/>
          <w:kern w:val="0"/>
          <w:sz w:val="28"/>
          <w:szCs w:val="28"/>
          <w14:ligatures w14:val="none"/>
        </w:rPr>
        <w:tab/>
      </w:r>
      <w:r w:rsidRPr="00172EFA">
        <w:rPr>
          <w:rFonts w:ascii="Arial" w:eastAsia="Calibri" w:hAnsi="Arial" w:cs="Arial"/>
          <w:i/>
          <w:iCs/>
          <w:kern w:val="0"/>
          <w:sz w:val="28"/>
          <w:szCs w:val="28"/>
          <w14:ligatures w14:val="none"/>
        </w:rPr>
        <w:tab/>
      </w:r>
      <w:r w:rsidRPr="00172EFA">
        <w:rPr>
          <w:rFonts w:ascii="Arial" w:eastAsia="Calibri" w:hAnsi="Arial" w:cs="Arial"/>
          <w:i/>
          <w:iCs/>
          <w:kern w:val="0"/>
          <w:sz w:val="28"/>
          <w:szCs w:val="28"/>
          <w14:ligatures w14:val="none"/>
        </w:rPr>
        <w:tab/>
      </w:r>
      <w:r w:rsidRPr="00172EFA">
        <w:rPr>
          <w:rFonts w:ascii="Arial" w:eastAsia="Calibri" w:hAnsi="Arial" w:cs="Arial"/>
          <w:i/>
          <w:iCs/>
          <w:kern w:val="0"/>
          <w:sz w:val="28"/>
          <w:szCs w:val="28"/>
          <w14:ligatures w14:val="none"/>
        </w:rPr>
        <w:tab/>
      </w:r>
      <w:r w:rsidRPr="00172EFA">
        <w:rPr>
          <w:rFonts w:ascii="Arial" w:eastAsia="Calibri" w:hAnsi="Arial" w:cs="Arial"/>
          <w:i/>
          <w:iCs/>
          <w:kern w:val="0"/>
          <w:sz w:val="28"/>
          <w:szCs w:val="28"/>
          <w14:ligatures w14:val="none"/>
        </w:rPr>
        <w:tab/>
      </w:r>
      <w:r w:rsidRPr="00172EFA">
        <w:rPr>
          <w:rFonts w:ascii="Arial" w:eastAsia="Calibri" w:hAnsi="Arial" w:cs="Arial"/>
          <w:i/>
          <w:iCs/>
          <w:kern w:val="0"/>
          <w:sz w:val="28"/>
          <w:szCs w:val="28"/>
          <w14:ligatures w14:val="none"/>
        </w:rPr>
        <w:tab/>
      </w:r>
      <w:r w:rsidRPr="00172EFA">
        <w:rPr>
          <w:rFonts w:ascii="Arial" w:eastAsia="Calibri" w:hAnsi="Arial" w:cs="Arial"/>
          <w:i/>
          <w:iCs/>
          <w:kern w:val="0"/>
          <w:sz w:val="28"/>
          <w:szCs w:val="28"/>
          <w14:ligatures w14:val="none"/>
        </w:rPr>
        <w:tab/>
      </w:r>
      <w:r w:rsidRPr="00172EFA">
        <w:rPr>
          <w:rFonts w:ascii="Arial" w:eastAsia="Calibri" w:hAnsi="Arial" w:cs="Arial"/>
          <w:i/>
          <w:iCs/>
          <w:kern w:val="0"/>
          <w:sz w:val="28"/>
          <w:szCs w:val="28"/>
          <w14:ligatures w14:val="none"/>
        </w:rPr>
        <w:tab/>
      </w:r>
      <w:r w:rsidRPr="00172EFA">
        <w:rPr>
          <w:rFonts w:ascii="Arial" w:eastAsia="Calibri" w:hAnsi="Arial" w:cs="Arial"/>
          <w:i/>
          <w:iCs/>
          <w:kern w:val="0"/>
          <w:sz w:val="28"/>
          <w:szCs w:val="28"/>
          <w14:ligatures w14:val="none"/>
        </w:rPr>
        <w:tab/>
      </w:r>
      <w:r w:rsidRPr="00172EFA">
        <w:rPr>
          <w:rFonts w:ascii="Arial" w:eastAsia="Calibri" w:hAnsi="Arial" w:cs="Arial"/>
          <w:i/>
          <w:iCs/>
          <w:kern w:val="0"/>
          <w:sz w:val="28"/>
          <w:szCs w:val="28"/>
          <w14:ligatures w14:val="none"/>
        </w:rPr>
        <w:tab/>
      </w:r>
    </w:p>
    <w:p w14:paraId="6D63D9A0" w14:textId="77777777" w:rsidR="00D17F97" w:rsidRDefault="00D17F97" w:rsidP="00D17F97">
      <w:pPr>
        <w:ind w:left="720"/>
        <w:jc w:val="both"/>
        <w:rPr>
          <w:rFonts w:ascii="Arial" w:eastAsia="Calibri" w:hAnsi="Arial" w:cs="Arial"/>
          <w:i/>
          <w:iCs/>
          <w:kern w:val="0"/>
          <w:sz w:val="28"/>
          <w:szCs w:val="28"/>
          <w14:ligatures w14:val="none"/>
        </w:rPr>
      </w:pPr>
      <w:r w:rsidRPr="009A7F7B">
        <w:rPr>
          <w:rFonts w:ascii="Arial" w:eastAsia="Calibri" w:hAnsi="Arial" w:cs="Arial"/>
          <w:i/>
          <w:iCs/>
          <w:kern w:val="0"/>
          <w:sz w:val="28"/>
          <w:szCs w:val="28"/>
          <w14:ligatures w14:val="none"/>
        </w:rPr>
        <w:t>And thou shalt write them upon the door posts of thine house, and upon thy gates:</w:t>
      </w:r>
    </w:p>
    <w:p w14:paraId="2AA0BF85" w14:textId="77777777" w:rsidR="00D17F97" w:rsidRDefault="00D17F97" w:rsidP="00D17F97">
      <w:pPr>
        <w:ind w:left="720"/>
        <w:jc w:val="both"/>
        <w:rPr>
          <w:rFonts w:ascii="Arial" w:eastAsia="Calibri" w:hAnsi="Arial" w:cs="Arial"/>
          <w:i/>
          <w:iCs/>
          <w:kern w:val="0"/>
          <w:sz w:val="28"/>
          <w:szCs w:val="28"/>
          <w14:ligatures w14:val="none"/>
        </w:rPr>
      </w:pPr>
      <w:r w:rsidRPr="003E54F5">
        <w:rPr>
          <w:rFonts w:ascii="Arial" w:eastAsia="Calibri" w:hAnsi="Arial" w:cs="Arial"/>
          <w:i/>
          <w:iCs/>
          <w:kern w:val="0"/>
          <w:sz w:val="28"/>
          <w:szCs w:val="28"/>
          <w14:ligatures w14:val="none"/>
        </w:rPr>
        <w:t>That your days may be multiplied, and the days of your children, in the land which the Lord </w:t>
      </w:r>
      <w:proofErr w:type="spellStart"/>
      <w:r w:rsidRPr="003E54F5">
        <w:rPr>
          <w:rFonts w:ascii="Arial" w:eastAsia="Calibri" w:hAnsi="Arial" w:cs="Arial"/>
          <w:i/>
          <w:iCs/>
          <w:kern w:val="0"/>
          <w:sz w:val="28"/>
          <w:szCs w:val="28"/>
          <w14:ligatures w14:val="none"/>
        </w:rPr>
        <w:t>sware</w:t>
      </w:r>
      <w:proofErr w:type="spellEnd"/>
      <w:r w:rsidRPr="003E54F5">
        <w:rPr>
          <w:rFonts w:ascii="Arial" w:eastAsia="Calibri" w:hAnsi="Arial" w:cs="Arial"/>
          <w:i/>
          <w:iCs/>
          <w:kern w:val="0"/>
          <w:sz w:val="28"/>
          <w:szCs w:val="28"/>
          <w14:ligatures w14:val="none"/>
        </w:rPr>
        <w:t xml:space="preserve"> unto your fathers to give them, as the days of heaven upon the earth.</w:t>
      </w:r>
    </w:p>
    <w:p w14:paraId="73E01679" w14:textId="77777777" w:rsidR="00D17F97" w:rsidRDefault="00D17F97" w:rsidP="00D17F97">
      <w:pPr>
        <w:jc w:val="both"/>
        <w:rPr>
          <w:rFonts w:ascii="Arial" w:eastAsia="Calibri" w:hAnsi="Arial" w:cs="Arial"/>
          <w:kern w:val="0"/>
          <w:sz w:val="28"/>
          <w:szCs w:val="28"/>
          <w14:ligatures w14:val="none"/>
        </w:rPr>
      </w:pPr>
      <w:r w:rsidRPr="00FF2E94">
        <w:rPr>
          <w:rFonts w:ascii="Arial" w:eastAsia="Calibri" w:hAnsi="Arial" w:cs="Arial"/>
          <w:kern w:val="0"/>
          <w:sz w:val="32"/>
          <w:szCs w:val="32"/>
          <w:vertAlign w:val="superscript"/>
          <w14:ligatures w14:val="none"/>
        </w:rPr>
        <w:t>162</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Ndoda</w:t>
      </w:r>
      <w:proofErr w:type="spellEnd"/>
      <w:r>
        <w:rPr>
          <w:rFonts w:ascii="Arial" w:eastAsia="Calibri" w:hAnsi="Arial" w:cs="Arial"/>
          <w:kern w:val="0"/>
          <w:sz w:val="28"/>
          <w:szCs w:val="28"/>
          <w14:ligatures w14:val="none"/>
        </w:rPr>
        <w:t xml:space="preserve"> Amen akadrika Amen </w:t>
      </w:r>
      <w:proofErr w:type="spellStart"/>
      <w:r>
        <w:rPr>
          <w:rFonts w:ascii="Arial" w:eastAsia="Calibri" w:hAnsi="Arial" w:cs="Arial"/>
          <w:kern w:val="0"/>
          <w:sz w:val="28"/>
          <w:szCs w:val="28"/>
          <w14:ligatures w14:val="none"/>
        </w:rPr>
        <w:t>hama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Ngaapfuure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ipapa</w:t>
      </w:r>
      <w:proofErr w:type="spellEnd"/>
      <w:r>
        <w:rPr>
          <w:rFonts w:ascii="Arial" w:eastAsia="Calibri" w:hAnsi="Arial" w:cs="Arial"/>
          <w:kern w:val="0"/>
          <w:sz w:val="28"/>
          <w:szCs w:val="28"/>
          <w14:ligatures w14:val="none"/>
        </w:rPr>
        <w:t xml:space="preserve"> Ameni </w:t>
      </w:r>
      <w:proofErr w:type="spellStart"/>
      <w:r>
        <w:rPr>
          <w:rFonts w:ascii="Arial" w:eastAsia="Calibri" w:hAnsi="Arial" w:cs="Arial"/>
          <w:kern w:val="0"/>
          <w:sz w:val="28"/>
          <w:szCs w:val="28"/>
          <w14:ligatures w14:val="none"/>
        </w:rPr>
        <w:t>iyeye</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Hanzi, “</w:t>
      </w:r>
      <w:proofErr w:type="spellStart"/>
      <w:r>
        <w:rPr>
          <w:rFonts w:ascii="Arial" w:eastAsia="Calibri" w:hAnsi="Arial" w:cs="Arial"/>
          <w:kern w:val="0"/>
          <w:sz w:val="28"/>
          <w:szCs w:val="28"/>
          <w14:ligatures w14:val="none"/>
        </w:rPr>
        <w:t>Ndokuti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mazuva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evana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venyu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awande</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Murikuona</w:t>
      </w:r>
      <w:proofErr w:type="spellEnd"/>
      <w:r>
        <w:rPr>
          <w:rFonts w:ascii="Arial" w:eastAsia="Calibri" w:hAnsi="Arial" w:cs="Arial"/>
          <w:kern w:val="0"/>
          <w:sz w:val="28"/>
          <w:szCs w:val="28"/>
          <w14:ligatures w14:val="none"/>
        </w:rPr>
        <w:t xml:space="preserve"> here </w:t>
      </w:r>
      <w:proofErr w:type="spellStart"/>
      <w:r>
        <w:rPr>
          <w:rFonts w:ascii="Arial" w:eastAsia="Calibri" w:hAnsi="Arial" w:cs="Arial"/>
          <w:kern w:val="0"/>
          <w:sz w:val="28"/>
          <w:szCs w:val="28"/>
          <w14:ligatures w14:val="none"/>
        </w:rPr>
        <w:t>kuti</w:t>
      </w:r>
      <w:proofErr w:type="spellEnd"/>
      <w:r>
        <w:rPr>
          <w:rFonts w:ascii="Arial" w:eastAsia="Calibri" w:hAnsi="Arial" w:cs="Arial"/>
          <w:kern w:val="0"/>
          <w:sz w:val="28"/>
          <w:szCs w:val="28"/>
          <w14:ligatures w14:val="none"/>
        </w:rPr>
        <w:t xml:space="preserve"> kana </w:t>
      </w:r>
      <w:proofErr w:type="spellStart"/>
      <w:r>
        <w:rPr>
          <w:rFonts w:ascii="Arial" w:eastAsia="Calibri" w:hAnsi="Arial" w:cs="Arial"/>
          <w:kern w:val="0"/>
          <w:sz w:val="28"/>
          <w:szCs w:val="28"/>
          <w14:ligatures w14:val="none"/>
        </w:rPr>
        <w:t>munhu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akange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abva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panenzvimbo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yaanenge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akanzi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naMwari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namata</w:t>
      </w:r>
      <w:proofErr w:type="spellEnd"/>
      <w:r>
        <w:rPr>
          <w:rFonts w:ascii="Arial" w:eastAsia="Calibri" w:hAnsi="Arial" w:cs="Arial"/>
          <w:kern w:val="0"/>
          <w:sz w:val="28"/>
          <w:szCs w:val="28"/>
          <w14:ligatures w14:val="none"/>
        </w:rPr>
        <w:t xml:space="preserve">, denga </w:t>
      </w:r>
      <w:proofErr w:type="spellStart"/>
      <w:r>
        <w:rPr>
          <w:rFonts w:ascii="Arial" w:eastAsia="Calibri" w:hAnsi="Arial" w:cs="Arial"/>
          <w:kern w:val="0"/>
          <w:sz w:val="28"/>
          <w:szCs w:val="28"/>
          <w14:ligatures w14:val="none"/>
        </w:rPr>
        <w:t>rinovhara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mvura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yani</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yaro</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Maropafadzo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anoita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masho</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mashoma</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Nzvimbo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yekunamata</w:t>
      </w:r>
      <w:proofErr w:type="spellEnd"/>
      <w:r>
        <w:rPr>
          <w:rFonts w:ascii="Arial" w:eastAsia="Calibri" w:hAnsi="Arial" w:cs="Arial"/>
          <w:kern w:val="0"/>
          <w:sz w:val="28"/>
          <w:szCs w:val="28"/>
          <w14:ligatures w14:val="none"/>
        </w:rPr>
        <w:t xml:space="preserve"> brother </w:t>
      </w:r>
      <w:proofErr w:type="spellStart"/>
      <w:r>
        <w:rPr>
          <w:rFonts w:ascii="Arial" w:eastAsia="Calibri" w:hAnsi="Arial" w:cs="Arial"/>
          <w:kern w:val="0"/>
          <w:sz w:val="28"/>
          <w:szCs w:val="28"/>
          <w14:ligatures w14:val="none"/>
        </w:rPr>
        <w:t>hupenzi</w:t>
      </w:r>
      <w:proofErr w:type="spellEnd"/>
      <w:r>
        <w:rPr>
          <w:rFonts w:ascii="Arial" w:eastAsia="Calibri" w:hAnsi="Arial" w:cs="Arial"/>
          <w:kern w:val="0"/>
          <w:sz w:val="28"/>
          <w:szCs w:val="28"/>
          <w14:ligatures w14:val="none"/>
        </w:rPr>
        <w:t xml:space="preserve"> it’s grace, darkness, stupidity, folly </w:t>
      </w:r>
      <w:proofErr w:type="spellStart"/>
      <w:r>
        <w:rPr>
          <w:rFonts w:ascii="Arial" w:eastAsia="Calibri" w:hAnsi="Arial" w:cs="Arial"/>
          <w:kern w:val="0"/>
          <w:sz w:val="28"/>
          <w:szCs w:val="28"/>
          <w14:ligatures w14:val="none"/>
        </w:rPr>
        <w:t>kuita</w:t>
      </w:r>
      <w:proofErr w:type="spellEnd"/>
      <w:r>
        <w:rPr>
          <w:rFonts w:ascii="Arial" w:eastAsia="Calibri" w:hAnsi="Arial" w:cs="Arial"/>
          <w:kern w:val="0"/>
          <w:sz w:val="28"/>
          <w:szCs w:val="28"/>
          <w14:ligatures w14:val="none"/>
        </w:rPr>
        <w:t xml:space="preserve"> church </w:t>
      </w:r>
      <w:proofErr w:type="spellStart"/>
      <w:r>
        <w:rPr>
          <w:rFonts w:ascii="Arial" w:eastAsia="Calibri" w:hAnsi="Arial" w:cs="Arial"/>
          <w:kern w:val="0"/>
          <w:sz w:val="28"/>
          <w:szCs w:val="28"/>
          <w14:ligatures w14:val="none"/>
        </w:rPr>
        <w:t>yekutsvaga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nemazi</w:t>
      </w:r>
      <w:proofErr w:type="spellEnd"/>
      <w:r>
        <w:rPr>
          <w:rFonts w:ascii="Arial" w:eastAsia="Calibri" w:hAnsi="Arial" w:cs="Arial"/>
          <w:kern w:val="0"/>
          <w:sz w:val="28"/>
          <w:szCs w:val="28"/>
          <w14:ligatures w14:val="none"/>
        </w:rPr>
        <w:t>…?</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namaziso</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
    <w:p w14:paraId="76CB12E5" w14:textId="77777777" w:rsidR="00D17F97" w:rsidRDefault="00D17F97" w:rsidP="00D17F97">
      <w:pPr>
        <w:jc w:val="both"/>
        <w:rPr>
          <w:rFonts w:ascii="Arial" w:eastAsia="Calibri" w:hAnsi="Arial" w:cs="Arial"/>
          <w:kern w:val="0"/>
          <w:sz w:val="28"/>
          <w:szCs w:val="28"/>
          <w14:ligatures w14:val="none"/>
        </w:rPr>
      </w:pPr>
      <w:r w:rsidRPr="00FF2E94">
        <w:rPr>
          <w:rFonts w:ascii="Arial" w:eastAsia="Calibri" w:hAnsi="Arial" w:cs="Arial"/>
          <w:kern w:val="0"/>
          <w:sz w:val="28"/>
          <w:szCs w:val="28"/>
          <w:vertAlign w:val="superscript"/>
          <w14:ligatures w14:val="none"/>
        </w:rPr>
        <w:t>163</w:t>
      </w:r>
      <w:r>
        <w:rPr>
          <w:rFonts w:ascii="Arial" w:eastAsia="Calibri" w:hAnsi="Arial" w:cs="Arial"/>
          <w:kern w:val="0"/>
          <w:sz w:val="28"/>
          <w:szCs w:val="28"/>
          <w14:ligatures w14:val="none"/>
        </w:rPr>
        <w:t xml:space="preserve"> Church </w:t>
      </w:r>
      <w:proofErr w:type="spellStart"/>
      <w:r>
        <w:rPr>
          <w:rFonts w:ascii="Arial" w:eastAsia="Calibri" w:hAnsi="Arial" w:cs="Arial"/>
          <w:kern w:val="0"/>
          <w:sz w:val="28"/>
          <w:szCs w:val="28"/>
          <w14:ligatures w14:val="none"/>
        </w:rPr>
        <w:t>inowonekwa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nezvayakuitira</w:t>
      </w:r>
      <w:proofErr w:type="spellEnd"/>
      <w:r>
        <w:rPr>
          <w:rFonts w:ascii="Arial" w:eastAsia="Calibri" w:hAnsi="Arial" w:cs="Arial"/>
          <w:kern w:val="0"/>
          <w:sz w:val="28"/>
          <w:szCs w:val="28"/>
          <w14:ligatures w14:val="none"/>
        </w:rPr>
        <w:t xml:space="preserve">. </w:t>
      </w:r>
      <w:proofErr w:type="spellStart"/>
      <w:r w:rsidRPr="00AD42B5">
        <w:rPr>
          <w:rFonts w:ascii="Arial" w:eastAsia="Calibri" w:hAnsi="Arial" w:cs="Arial"/>
          <w:kern w:val="0"/>
          <w:sz w:val="28"/>
          <w:szCs w:val="28"/>
          <w14:ligatures w14:val="none"/>
        </w:rPr>
        <w:t>Unonamata</w:t>
      </w:r>
      <w:proofErr w:type="spellEnd"/>
      <w:r w:rsidRPr="00AD42B5">
        <w:rPr>
          <w:rFonts w:ascii="Arial" w:eastAsia="Calibri" w:hAnsi="Arial" w:cs="Arial"/>
          <w:kern w:val="0"/>
          <w:sz w:val="28"/>
          <w:szCs w:val="28"/>
          <w14:ligatures w14:val="none"/>
        </w:rPr>
        <w:t xml:space="preserve"> </w:t>
      </w:r>
      <w:proofErr w:type="spellStart"/>
      <w:r w:rsidRPr="00AD42B5">
        <w:rPr>
          <w:rFonts w:ascii="Arial" w:eastAsia="Calibri" w:hAnsi="Arial" w:cs="Arial"/>
          <w:kern w:val="0"/>
          <w:sz w:val="28"/>
          <w:szCs w:val="28"/>
          <w14:ligatures w14:val="none"/>
        </w:rPr>
        <w:t>uchinyatso</w:t>
      </w:r>
      <w:r>
        <w:rPr>
          <w:rFonts w:ascii="Arial" w:eastAsia="Calibri" w:hAnsi="Arial" w:cs="Arial"/>
          <w:kern w:val="0"/>
          <w:sz w:val="28"/>
          <w:szCs w:val="28"/>
          <w14:ligatures w14:val="none"/>
        </w:rPr>
        <w:t>on</w:t>
      </w:r>
      <w:r w:rsidRPr="00AD42B5">
        <w:rPr>
          <w:rFonts w:ascii="Arial" w:eastAsia="Calibri" w:hAnsi="Arial" w:cs="Arial"/>
          <w:kern w:val="0"/>
          <w:sz w:val="28"/>
          <w:szCs w:val="28"/>
          <w14:ligatures w14:val="none"/>
        </w:rPr>
        <w:t>a</w:t>
      </w:r>
      <w:proofErr w:type="spellEnd"/>
      <w:r w:rsidRPr="00AD42B5">
        <w:rPr>
          <w:rFonts w:ascii="Arial" w:eastAsia="Calibri" w:hAnsi="Arial" w:cs="Arial"/>
          <w:kern w:val="0"/>
          <w:sz w:val="28"/>
          <w:szCs w:val="28"/>
          <w14:ligatures w14:val="none"/>
        </w:rPr>
        <w:t xml:space="preserve"> </w:t>
      </w:r>
      <w:proofErr w:type="spellStart"/>
      <w:r w:rsidRPr="00AD42B5">
        <w:rPr>
          <w:rFonts w:ascii="Arial" w:eastAsia="Calibri" w:hAnsi="Arial" w:cs="Arial"/>
          <w:kern w:val="0"/>
          <w:sz w:val="28"/>
          <w:szCs w:val="28"/>
          <w14:ligatures w14:val="none"/>
        </w:rPr>
        <w:t>kuti</w:t>
      </w:r>
      <w:proofErr w:type="spellEnd"/>
      <w:r w:rsidRPr="00AD42B5">
        <w:rPr>
          <w:rFonts w:ascii="Arial" w:eastAsia="Calibri" w:hAnsi="Arial" w:cs="Arial"/>
          <w:kern w:val="0"/>
          <w:sz w:val="28"/>
          <w:szCs w:val="28"/>
          <w14:ligatures w14:val="none"/>
        </w:rPr>
        <w:t xml:space="preserve"> </w:t>
      </w:r>
      <w:proofErr w:type="spellStart"/>
      <w:r w:rsidRPr="00AD42B5">
        <w:rPr>
          <w:rFonts w:ascii="Arial" w:eastAsia="Calibri" w:hAnsi="Arial" w:cs="Arial"/>
          <w:kern w:val="0"/>
          <w:sz w:val="28"/>
          <w:szCs w:val="28"/>
          <w14:ligatures w14:val="none"/>
        </w:rPr>
        <w:t>kwakaita</w:t>
      </w:r>
      <w:proofErr w:type="spellEnd"/>
      <w:r w:rsidRPr="00AD42B5">
        <w:rPr>
          <w:rFonts w:ascii="Arial" w:eastAsia="Calibri" w:hAnsi="Arial" w:cs="Arial"/>
          <w:kern w:val="0"/>
          <w:sz w:val="28"/>
          <w:szCs w:val="28"/>
          <w14:ligatures w14:val="none"/>
        </w:rPr>
        <w:t xml:space="preserve"> </w:t>
      </w:r>
      <w:proofErr w:type="spellStart"/>
      <w:r w:rsidRPr="00AD42B5">
        <w:rPr>
          <w:rFonts w:ascii="Arial" w:eastAsia="Calibri" w:hAnsi="Arial" w:cs="Arial"/>
          <w:kern w:val="0"/>
          <w:sz w:val="28"/>
          <w:szCs w:val="28"/>
          <w14:ligatures w14:val="none"/>
        </w:rPr>
        <w:t>varoyi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kuKenzamba</w:t>
      </w:r>
      <w:proofErr w:type="spellEnd"/>
      <w:r>
        <w:rPr>
          <w:rFonts w:ascii="Arial" w:eastAsia="Calibri" w:hAnsi="Arial" w:cs="Arial"/>
          <w:kern w:val="0"/>
          <w:sz w:val="28"/>
          <w:szCs w:val="28"/>
          <w14:ligatures w14:val="none"/>
        </w:rPr>
        <w:t xml:space="preserve"> havana  </w:t>
      </w:r>
      <w:proofErr w:type="spellStart"/>
      <w:r>
        <w:rPr>
          <w:rFonts w:ascii="Arial" w:eastAsia="Calibri" w:hAnsi="Arial" w:cs="Arial"/>
          <w:kern w:val="0"/>
          <w:sz w:val="28"/>
          <w:szCs w:val="28"/>
          <w14:ligatures w14:val="none"/>
        </w:rPr>
        <w:t>kundigona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Ndakabhueuka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nemotokari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ndakabuda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Ndakatanga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kuseenza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ndiri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kakomana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kadiki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ndanemusha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wangu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Ndakange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ndisina</w:t>
      </w:r>
      <w:proofErr w:type="spellEnd"/>
      <w:r>
        <w:rPr>
          <w:rFonts w:ascii="Arial" w:eastAsia="Calibri" w:hAnsi="Arial" w:cs="Arial"/>
          <w:kern w:val="0"/>
          <w:sz w:val="28"/>
          <w:szCs w:val="28"/>
          <w14:ligatures w14:val="none"/>
        </w:rPr>
        <w:t xml:space="preserve"> kana </w:t>
      </w:r>
      <w:proofErr w:type="spellStart"/>
      <w:r>
        <w:rPr>
          <w:rFonts w:ascii="Arial" w:eastAsia="Calibri" w:hAnsi="Arial" w:cs="Arial"/>
          <w:kern w:val="0"/>
          <w:sz w:val="28"/>
          <w:szCs w:val="28"/>
          <w14:ligatures w14:val="none"/>
        </w:rPr>
        <w:t>mudzimai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nevana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ndava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nevana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ndava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nemba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ndava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nemotokari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Hutano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hwandiri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w:t>
      </w:r>
      <w:proofErr w:type="spellEnd"/>
      <w:r>
        <w:rPr>
          <w:rFonts w:ascii="Arial" w:eastAsia="Calibri" w:hAnsi="Arial" w:cs="Arial"/>
          <w:kern w:val="0"/>
          <w:sz w:val="28"/>
          <w:szCs w:val="28"/>
          <w14:ligatures w14:val="none"/>
        </w:rPr>
        <w:t xml:space="preserve"> enjoyer Mwari </w:t>
      </w:r>
      <w:proofErr w:type="spellStart"/>
      <w:r>
        <w:rPr>
          <w:rFonts w:ascii="Arial" w:eastAsia="Calibri" w:hAnsi="Arial" w:cs="Arial"/>
          <w:kern w:val="0"/>
          <w:sz w:val="28"/>
          <w:szCs w:val="28"/>
          <w14:ligatures w14:val="none"/>
        </w:rPr>
        <w:t>haaonekwe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neziso</w:t>
      </w:r>
      <w:proofErr w:type="spellEnd"/>
      <w:r>
        <w:rPr>
          <w:rFonts w:ascii="Arial" w:eastAsia="Calibri" w:hAnsi="Arial" w:cs="Arial"/>
          <w:kern w:val="0"/>
          <w:sz w:val="28"/>
          <w:szCs w:val="28"/>
          <w14:ligatures w14:val="none"/>
        </w:rPr>
        <w:t xml:space="preserve">, Mwari </w:t>
      </w:r>
      <w:proofErr w:type="spellStart"/>
      <w:r>
        <w:rPr>
          <w:rFonts w:ascii="Arial" w:eastAsia="Calibri" w:hAnsi="Arial" w:cs="Arial"/>
          <w:kern w:val="0"/>
          <w:sz w:val="28"/>
          <w:szCs w:val="28"/>
          <w14:ligatures w14:val="none"/>
        </w:rPr>
        <w:t>anoita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Handisi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kunzwa</w:t>
      </w:r>
      <w:proofErr w:type="spellEnd"/>
      <w:r>
        <w:rPr>
          <w:rFonts w:ascii="Arial" w:eastAsia="Calibri" w:hAnsi="Arial" w:cs="Arial"/>
          <w:kern w:val="0"/>
          <w:sz w:val="28"/>
          <w:szCs w:val="28"/>
          <w14:ligatures w14:val="none"/>
        </w:rPr>
        <w:t xml:space="preserve"> Ameni </w:t>
      </w:r>
      <w:proofErr w:type="spellStart"/>
      <w:r>
        <w:rPr>
          <w:rFonts w:ascii="Arial" w:eastAsia="Calibri" w:hAnsi="Arial" w:cs="Arial"/>
          <w:kern w:val="0"/>
          <w:sz w:val="28"/>
          <w:szCs w:val="28"/>
          <w14:ligatures w14:val="none"/>
        </w:rPr>
        <w:t>ipapa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hama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
    <w:p w14:paraId="67A0CD9B" w14:textId="77777777" w:rsidR="00D17F97" w:rsidRDefault="00D17F97" w:rsidP="00D17F97">
      <w:pPr>
        <w:jc w:val="both"/>
        <w:rPr>
          <w:rFonts w:ascii="Arial" w:eastAsia="Calibri" w:hAnsi="Arial" w:cs="Arial"/>
          <w:kern w:val="0"/>
          <w:sz w:val="28"/>
          <w:szCs w:val="28"/>
          <w14:ligatures w14:val="none"/>
        </w:rPr>
      </w:pPr>
      <w:r w:rsidRPr="00FF2E94">
        <w:rPr>
          <w:rFonts w:ascii="Arial" w:eastAsia="Calibri" w:hAnsi="Arial" w:cs="Arial"/>
          <w:kern w:val="0"/>
          <w:sz w:val="28"/>
          <w:szCs w:val="28"/>
          <w:vertAlign w:val="superscript"/>
          <w14:ligatures w14:val="none"/>
        </w:rPr>
        <w:t>164</w:t>
      </w:r>
      <w:r>
        <w:rPr>
          <w:rFonts w:ascii="Arial" w:eastAsia="Calibri" w:hAnsi="Arial" w:cs="Arial"/>
          <w:kern w:val="0"/>
          <w:sz w:val="28"/>
          <w:szCs w:val="28"/>
          <w14:ligatures w14:val="none"/>
        </w:rPr>
        <w:t xml:space="preserve"> Mwari </w:t>
      </w:r>
      <w:proofErr w:type="spellStart"/>
      <w:r>
        <w:rPr>
          <w:rFonts w:ascii="Arial" w:eastAsia="Calibri" w:hAnsi="Arial" w:cs="Arial"/>
          <w:kern w:val="0"/>
          <w:sz w:val="28"/>
          <w:szCs w:val="28"/>
          <w14:ligatures w14:val="none"/>
        </w:rPr>
        <w:t>anoita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w:t>
      </w:r>
      <w:r w:rsidRPr="00CA3887">
        <w:rPr>
          <w:rFonts w:ascii="Arial" w:eastAsia="Calibri" w:hAnsi="Arial" w:cs="Arial"/>
          <w:kern w:val="0"/>
          <w:sz w:val="28"/>
          <w:szCs w:val="28"/>
          <w14:ligatures w14:val="none"/>
        </w:rPr>
        <w:t>dosaka</w:t>
      </w:r>
      <w:proofErr w:type="spellEnd"/>
      <w:r w:rsidRPr="00CA3887">
        <w:rPr>
          <w:rFonts w:ascii="Arial" w:eastAsia="Calibri" w:hAnsi="Arial" w:cs="Arial"/>
          <w:kern w:val="0"/>
          <w:sz w:val="28"/>
          <w:szCs w:val="28"/>
          <w14:ligatures w14:val="none"/>
        </w:rPr>
        <w:t xml:space="preserve"> </w:t>
      </w:r>
      <w:proofErr w:type="spellStart"/>
      <w:r w:rsidRPr="00CA3887">
        <w:rPr>
          <w:rFonts w:ascii="Arial" w:eastAsia="Calibri" w:hAnsi="Arial" w:cs="Arial"/>
          <w:kern w:val="0"/>
          <w:sz w:val="28"/>
          <w:szCs w:val="28"/>
          <w14:ligatures w14:val="none"/>
        </w:rPr>
        <w:t>nhasi</w:t>
      </w:r>
      <w:proofErr w:type="spellEnd"/>
      <w:r w:rsidRPr="00CA3887">
        <w:rPr>
          <w:rFonts w:ascii="Arial" w:eastAsia="Calibri" w:hAnsi="Arial" w:cs="Arial"/>
          <w:kern w:val="0"/>
          <w:sz w:val="28"/>
          <w:szCs w:val="28"/>
          <w14:ligatures w14:val="none"/>
        </w:rPr>
        <w:t xml:space="preserve"> </w:t>
      </w:r>
      <w:proofErr w:type="spellStart"/>
      <w:r w:rsidRPr="00CA3887">
        <w:rPr>
          <w:rFonts w:ascii="Arial" w:eastAsia="Calibri" w:hAnsi="Arial" w:cs="Arial"/>
          <w:kern w:val="0"/>
          <w:sz w:val="28"/>
          <w:szCs w:val="28"/>
          <w14:ligatures w14:val="none"/>
        </w:rPr>
        <w:t>unoka</w:t>
      </w:r>
      <w:proofErr w:type="spellEnd"/>
      <w:r w:rsidRPr="00CA3887">
        <w:rPr>
          <w:rFonts w:ascii="Arial" w:eastAsia="Calibri" w:hAnsi="Arial" w:cs="Arial"/>
          <w:kern w:val="0"/>
          <w:sz w:val="28"/>
          <w:szCs w:val="28"/>
          <w14:ligatures w14:val="none"/>
        </w:rPr>
        <w:t xml:space="preserve"> </w:t>
      </w:r>
      <w:proofErr w:type="spellStart"/>
      <w:r w:rsidRPr="00CA3887">
        <w:rPr>
          <w:rFonts w:ascii="Arial" w:eastAsia="Calibri" w:hAnsi="Arial" w:cs="Arial"/>
          <w:kern w:val="0"/>
          <w:sz w:val="28"/>
          <w:szCs w:val="28"/>
          <w14:ligatures w14:val="none"/>
        </w:rPr>
        <w:t>ukandiona</w:t>
      </w:r>
      <w:proofErr w:type="spellEnd"/>
      <w:r w:rsidRPr="00CA3887">
        <w:rPr>
          <w:rFonts w:ascii="Arial" w:eastAsia="Calibri" w:hAnsi="Arial" w:cs="Arial"/>
          <w:kern w:val="0"/>
          <w:sz w:val="28"/>
          <w:szCs w:val="28"/>
          <w14:ligatures w14:val="none"/>
        </w:rPr>
        <w:t xml:space="preserve"> </w:t>
      </w:r>
      <w:proofErr w:type="spellStart"/>
      <w:r w:rsidRPr="00CA3887">
        <w:rPr>
          <w:rFonts w:ascii="Arial" w:eastAsia="Calibri" w:hAnsi="Arial" w:cs="Arial"/>
          <w:kern w:val="0"/>
          <w:sz w:val="28"/>
          <w:szCs w:val="28"/>
          <w14:ligatures w14:val="none"/>
        </w:rPr>
        <w:t>ndakuti</w:t>
      </w:r>
      <w:proofErr w:type="spellEnd"/>
      <w:r w:rsidRPr="00CA3887">
        <w:rPr>
          <w:rFonts w:ascii="Arial" w:eastAsia="Calibri" w:hAnsi="Arial" w:cs="Arial"/>
          <w:kern w:val="0"/>
          <w:sz w:val="28"/>
          <w:szCs w:val="28"/>
          <w14:ligatures w14:val="none"/>
        </w:rPr>
        <w:t xml:space="preserve"> </w:t>
      </w:r>
      <w:r>
        <w:rPr>
          <w:rFonts w:ascii="Arial" w:eastAsia="Calibri" w:hAnsi="Arial" w:cs="Arial"/>
          <w:kern w:val="0"/>
          <w:sz w:val="28"/>
          <w:szCs w:val="28"/>
          <w14:ligatures w14:val="none"/>
        </w:rPr>
        <w:t xml:space="preserve">ah, </w:t>
      </w:r>
      <w:proofErr w:type="spellStart"/>
      <w:r w:rsidRPr="00CA3887">
        <w:rPr>
          <w:rFonts w:ascii="Arial" w:eastAsia="Calibri" w:hAnsi="Arial" w:cs="Arial"/>
          <w:kern w:val="0"/>
          <w:sz w:val="28"/>
          <w:szCs w:val="28"/>
          <w14:ligatures w14:val="none"/>
        </w:rPr>
        <w:t>va</w:t>
      </w:r>
      <w:r>
        <w:rPr>
          <w:rFonts w:ascii="Arial" w:eastAsia="Calibri" w:hAnsi="Arial" w:cs="Arial"/>
          <w:kern w:val="0"/>
          <w:sz w:val="28"/>
          <w:szCs w:val="28"/>
          <w14:ligatures w14:val="none"/>
        </w:rPr>
        <w:t>nhu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vaMwari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ndofunga</w:t>
      </w:r>
      <w:proofErr w:type="spellEnd"/>
      <w:r>
        <w:rPr>
          <w:rFonts w:ascii="Arial" w:eastAsia="Calibri" w:hAnsi="Arial" w:cs="Arial"/>
          <w:kern w:val="0"/>
          <w:sz w:val="28"/>
          <w:szCs w:val="28"/>
          <w14:ligatures w14:val="none"/>
        </w:rPr>
        <w:t xml:space="preserve"> Message pane </w:t>
      </w:r>
      <w:proofErr w:type="spellStart"/>
      <w:r>
        <w:rPr>
          <w:rFonts w:ascii="Arial" w:eastAsia="Calibri" w:hAnsi="Arial" w:cs="Arial"/>
          <w:kern w:val="0"/>
          <w:sz w:val="28"/>
          <w:szCs w:val="28"/>
          <w14:ligatures w14:val="none"/>
        </w:rPr>
        <w:t>patiri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kuikanganisa</w:t>
      </w:r>
      <w:proofErr w:type="spellEnd"/>
      <w:r>
        <w:rPr>
          <w:rFonts w:ascii="Arial" w:eastAsia="Calibri" w:hAnsi="Arial" w:cs="Arial"/>
          <w:kern w:val="0"/>
          <w:sz w:val="28"/>
          <w:szCs w:val="28"/>
          <w14:ligatures w14:val="none"/>
        </w:rPr>
        <w:t xml:space="preserve">. Papi? I have no reason to repent for polygamy. I have no reason to repent for it. I have no reason to regret living the church of my father’s Anglican. I have no I have no reason to repent or regret for living  Baptist  Church or any Pentecost.  </w:t>
      </w:r>
    </w:p>
    <w:p w14:paraId="1EFC9B3D" w14:textId="77777777" w:rsidR="00D17F97" w:rsidRDefault="00D17F97" w:rsidP="00D17F97">
      <w:pPr>
        <w:jc w:val="both"/>
        <w:rPr>
          <w:rFonts w:ascii="Arial" w:eastAsia="Calibri" w:hAnsi="Arial" w:cs="Arial"/>
          <w:kern w:val="0"/>
          <w:sz w:val="28"/>
          <w:szCs w:val="28"/>
          <w14:ligatures w14:val="none"/>
        </w:rPr>
      </w:pPr>
      <w:r w:rsidRPr="006E666A">
        <w:rPr>
          <w:rFonts w:ascii="Arial" w:eastAsia="Calibri" w:hAnsi="Arial" w:cs="Arial"/>
          <w:kern w:val="0"/>
          <w:sz w:val="28"/>
          <w:szCs w:val="28"/>
          <w:vertAlign w:val="superscript"/>
          <w14:ligatures w14:val="none"/>
        </w:rPr>
        <w:lastRenderedPageBreak/>
        <w:t>165</w:t>
      </w:r>
      <w:r>
        <w:rPr>
          <w:rFonts w:ascii="Arial" w:eastAsia="Calibri" w:hAnsi="Arial" w:cs="Arial"/>
          <w:kern w:val="0"/>
          <w:sz w:val="28"/>
          <w:szCs w:val="28"/>
          <w14:ligatures w14:val="none"/>
        </w:rPr>
        <w:t xml:space="preserve"> Because </w:t>
      </w:r>
      <w:proofErr w:type="spellStart"/>
      <w:r>
        <w:rPr>
          <w:rFonts w:ascii="Arial" w:eastAsia="Calibri" w:hAnsi="Arial" w:cs="Arial"/>
          <w:kern w:val="0"/>
          <w:sz w:val="28"/>
          <w:szCs w:val="28"/>
          <w14:ligatures w14:val="none"/>
        </w:rPr>
        <w:t>ndamu</w:t>
      </w:r>
      <w:proofErr w:type="spellEnd"/>
      <w:r>
        <w:rPr>
          <w:rFonts w:ascii="Arial" w:eastAsia="Calibri" w:hAnsi="Arial" w:cs="Arial"/>
          <w:kern w:val="0"/>
          <w:sz w:val="28"/>
          <w:szCs w:val="28"/>
          <w14:ligatures w14:val="none"/>
        </w:rPr>
        <w:t xml:space="preserve"> Message, Message </w:t>
      </w:r>
      <w:proofErr w:type="spellStart"/>
      <w:r>
        <w:rPr>
          <w:rFonts w:ascii="Arial" w:eastAsia="Calibri" w:hAnsi="Arial" w:cs="Arial"/>
          <w:kern w:val="0"/>
          <w:sz w:val="28"/>
          <w:szCs w:val="28"/>
          <w14:ligatures w14:val="none"/>
        </w:rPr>
        <w:t>yakadaira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Amen </w:t>
      </w:r>
      <w:proofErr w:type="spellStart"/>
      <w:r>
        <w:rPr>
          <w:rFonts w:ascii="Arial" w:eastAsia="Calibri" w:hAnsi="Arial" w:cs="Arial"/>
          <w:kern w:val="0"/>
          <w:sz w:val="28"/>
          <w:szCs w:val="28"/>
          <w14:ligatures w14:val="none"/>
        </w:rPr>
        <w:t>ngatimunzwe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varanda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vaMwari</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Ende </w:t>
      </w:r>
      <w:proofErr w:type="spellStart"/>
      <w:r>
        <w:rPr>
          <w:rFonts w:ascii="Arial" w:eastAsia="Calibri" w:hAnsi="Arial" w:cs="Arial"/>
          <w:kern w:val="0"/>
          <w:sz w:val="28"/>
          <w:szCs w:val="28"/>
          <w14:ligatures w14:val="none"/>
        </w:rPr>
        <w:t>iwe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yatotanga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kukudaira</w:t>
      </w:r>
      <w:proofErr w:type="spellEnd"/>
      <w:r>
        <w:rPr>
          <w:rFonts w:ascii="Arial" w:eastAsia="Calibri" w:hAnsi="Arial" w:cs="Arial"/>
          <w:kern w:val="0"/>
          <w:sz w:val="28"/>
          <w:szCs w:val="28"/>
          <w14:ligatures w14:val="none"/>
        </w:rPr>
        <w:t>.</w:t>
      </w:r>
      <w:r w:rsidRPr="001C2FF8">
        <w:rPr>
          <w:rFonts w:ascii="Arial" w:eastAsia="Calibri" w:hAnsi="Arial" w:cs="Arial"/>
          <w:kern w:val="0"/>
          <w:sz w:val="18"/>
          <w:szCs w:val="1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Kounombotanga</w:t>
      </w:r>
      <w:proofErr w:type="spellEnd"/>
      <w:r>
        <w:rPr>
          <w:rFonts w:ascii="Arial" w:eastAsia="Calibri" w:hAnsi="Arial" w:cs="Arial"/>
          <w:kern w:val="0"/>
          <w:sz w:val="28"/>
          <w:szCs w:val="28"/>
          <w14:ligatures w14:val="none"/>
        </w:rPr>
        <w:t xml:space="preserve"> here </w:t>
      </w:r>
      <w:proofErr w:type="spellStart"/>
      <w:r>
        <w:rPr>
          <w:rFonts w:ascii="Arial" w:eastAsia="Calibri" w:hAnsi="Arial" w:cs="Arial"/>
          <w:kern w:val="0"/>
          <w:sz w:val="28"/>
          <w:szCs w:val="28"/>
          <w14:ligatures w14:val="none"/>
        </w:rPr>
        <w:t>nezvakawanda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Unotanga</w:t>
      </w:r>
      <w:proofErr w:type="spellEnd"/>
      <w:r>
        <w:rPr>
          <w:rFonts w:ascii="Arial" w:eastAsia="Calibri" w:hAnsi="Arial" w:cs="Arial"/>
          <w:kern w:val="0"/>
          <w:sz w:val="28"/>
          <w:szCs w:val="28"/>
          <w14:ligatures w14:val="none"/>
        </w:rPr>
        <w:t xml:space="preserve"> ne course </w:t>
      </w:r>
      <w:proofErr w:type="spellStart"/>
      <w:r>
        <w:rPr>
          <w:rFonts w:ascii="Arial" w:eastAsia="Calibri" w:hAnsi="Arial" w:cs="Arial"/>
          <w:kern w:val="0"/>
          <w:sz w:val="28"/>
          <w:szCs w:val="28"/>
          <w14:ligatures w14:val="none"/>
        </w:rPr>
        <w:t>iyoyo</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Chitenda</w:t>
      </w:r>
      <w:proofErr w:type="spellEnd"/>
      <w:r>
        <w:rPr>
          <w:rFonts w:ascii="Arial" w:eastAsia="Calibri" w:hAnsi="Arial" w:cs="Arial"/>
          <w:kern w:val="0"/>
          <w:sz w:val="28"/>
          <w:szCs w:val="28"/>
          <w14:ligatures w14:val="none"/>
        </w:rPr>
        <w:t xml:space="preserve"> Mwari </w:t>
      </w:r>
      <w:proofErr w:type="spellStart"/>
      <w:r>
        <w:rPr>
          <w:rFonts w:ascii="Arial" w:eastAsia="Calibri" w:hAnsi="Arial" w:cs="Arial"/>
          <w:kern w:val="0"/>
          <w:sz w:val="28"/>
          <w:szCs w:val="28"/>
          <w14:ligatures w14:val="none"/>
        </w:rPr>
        <w:t>uone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kwaichakusvi</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kusvitsa</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Amen.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He? Tanga </w:t>
      </w:r>
      <w:proofErr w:type="spellStart"/>
      <w:r>
        <w:rPr>
          <w:rFonts w:ascii="Arial" w:eastAsia="Calibri" w:hAnsi="Arial" w:cs="Arial"/>
          <w:kern w:val="0"/>
          <w:sz w:val="28"/>
          <w:szCs w:val="28"/>
          <w14:ligatures w14:val="none"/>
        </w:rPr>
        <w:t>nekabasa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ikako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kaurikuita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ikako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Roora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mukadzi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wako</w:t>
      </w:r>
      <w:proofErr w:type="spellEnd"/>
      <w:r>
        <w:rPr>
          <w:rFonts w:ascii="Arial" w:eastAsia="Calibri" w:hAnsi="Arial" w:cs="Arial"/>
          <w:kern w:val="0"/>
          <w:sz w:val="28"/>
          <w:szCs w:val="28"/>
          <w14:ligatures w14:val="none"/>
        </w:rPr>
        <w:t xml:space="preserve">. Itai </w:t>
      </w:r>
      <w:proofErr w:type="spellStart"/>
      <w:r>
        <w:rPr>
          <w:rFonts w:ascii="Arial" w:eastAsia="Calibri" w:hAnsi="Arial" w:cs="Arial"/>
          <w:kern w:val="0"/>
          <w:sz w:val="28"/>
          <w:szCs w:val="28"/>
          <w14:ligatures w14:val="none"/>
        </w:rPr>
        <w:t>kamwana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kenyu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kekutanga,makamirira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kuona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kuti</w:t>
      </w:r>
      <w:proofErr w:type="spellEnd"/>
      <w:r>
        <w:rPr>
          <w:rFonts w:ascii="Arial" w:eastAsia="Calibri" w:hAnsi="Arial" w:cs="Arial"/>
          <w:kern w:val="0"/>
          <w:sz w:val="28"/>
          <w:szCs w:val="28"/>
          <w14:ligatures w14:val="none"/>
        </w:rPr>
        <w:t xml:space="preserve"> Mwari  </w:t>
      </w:r>
      <w:proofErr w:type="spellStart"/>
      <w:r>
        <w:rPr>
          <w:rFonts w:ascii="Arial" w:eastAsia="Calibri" w:hAnsi="Arial" w:cs="Arial"/>
          <w:kern w:val="0"/>
          <w:sz w:val="28"/>
          <w:szCs w:val="28"/>
          <w14:ligatures w14:val="none"/>
        </w:rPr>
        <w:t>muchabhedhenura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hupenyu</w:t>
      </w:r>
      <w:proofErr w:type="spellEnd"/>
      <w:r>
        <w:rPr>
          <w:rFonts w:ascii="Arial" w:eastAsia="Calibri" w:hAnsi="Arial" w:cs="Arial"/>
          <w:kern w:val="0"/>
          <w:sz w:val="28"/>
          <w:szCs w:val="28"/>
          <w14:ligatures w14:val="none"/>
        </w:rPr>
        <w:t xml:space="preserve"> se…? </w:t>
      </w:r>
      <w:r w:rsidRPr="00D903E3">
        <w:rPr>
          <w:rFonts w:ascii="Arial" w:eastAsia="Calibri" w:hAnsi="Arial" w:cs="Arial"/>
          <w:kern w:val="0"/>
          <w:sz w:val="18"/>
          <w:szCs w:val="18"/>
          <w14:ligatures w14:val="none"/>
        </w:rPr>
        <w:t>[Congregation says, “</w:t>
      </w:r>
      <w:r>
        <w:rPr>
          <w:rFonts w:ascii="Arial" w:eastAsia="Calibri" w:hAnsi="Arial" w:cs="Arial"/>
          <w:kern w:val="0"/>
          <w:sz w:val="18"/>
          <w:szCs w:val="18"/>
          <w14:ligatures w14:val="none"/>
        </w:rPr>
        <w:t>sei</w:t>
      </w:r>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Amen.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Uchava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chapupu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uriwega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wakamira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ipa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ipapo</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
    <w:p w14:paraId="5BDC2429" w14:textId="77777777" w:rsidR="00D17F97" w:rsidRDefault="00D17F97" w:rsidP="00D17F97">
      <w:pPr>
        <w:jc w:val="both"/>
        <w:rPr>
          <w:rFonts w:ascii="Arial" w:eastAsia="Calibri" w:hAnsi="Arial" w:cs="Arial"/>
          <w:kern w:val="0"/>
          <w:sz w:val="28"/>
          <w:szCs w:val="28"/>
          <w14:ligatures w14:val="none"/>
        </w:rPr>
      </w:pPr>
      <w:r w:rsidRPr="006E666A">
        <w:rPr>
          <w:rFonts w:ascii="Arial" w:eastAsia="Calibri" w:hAnsi="Arial" w:cs="Arial"/>
          <w:kern w:val="0"/>
          <w:sz w:val="28"/>
          <w:szCs w:val="28"/>
          <w:vertAlign w:val="superscript"/>
          <w14:ligatures w14:val="none"/>
        </w:rPr>
        <w:t>166</w:t>
      </w:r>
      <w:r>
        <w:rPr>
          <w:rFonts w:ascii="Arial" w:eastAsia="Calibri" w:hAnsi="Arial" w:cs="Arial"/>
          <w:kern w:val="0"/>
          <w:sz w:val="28"/>
          <w:szCs w:val="28"/>
          <w14:ligatures w14:val="none"/>
        </w:rPr>
        <w:t xml:space="preserve"> </w:t>
      </w:r>
      <w:r w:rsidRPr="003473FA">
        <w:rPr>
          <w:rFonts w:ascii="Arial" w:eastAsia="Calibri" w:hAnsi="Arial" w:cs="Arial"/>
          <w:kern w:val="0"/>
          <w:sz w:val="28"/>
          <w:szCs w:val="28"/>
          <w14:ligatures w14:val="none"/>
        </w:rPr>
        <w:t xml:space="preserve">Ini </w:t>
      </w:r>
      <w:proofErr w:type="spellStart"/>
      <w:r w:rsidRPr="003473FA">
        <w:rPr>
          <w:rFonts w:ascii="Arial" w:eastAsia="Calibri" w:hAnsi="Arial" w:cs="Arial"/>
          <w:kern w:val="0"/>
          <w:sz w:val="28"/>
          <w:szCs w:val="28"/>
          <w14:ligatures w14:val="none"/>
        </w:rPr>
        <w:t>ndakatindichipinda</w:t>
      </w:r>
      <w:proofErr w:type="spellEnd"/>
      <w:r w:rsidRPr="003473FA">
        <w:rPr>
          <w:rFonts w:ascii="Arial" w:eastAsia="Calibri" w:hAnsi="Arial" w:cs="Arial"/>
          <w:kern w:val="0"/>
          <w:sz w:val="28"/>
          <w:szCs w:val="28"/>
          <w14:ligatures w14:val="none"/>
        </w:rPr>
        <w:t xml:space="preserve"> mu Message </w:t>
      </w:r>
      <w:proofErr w:type="spellStart"/>
      <w:r w:rsidRPr="003473FA">
        <w:rPr>
          <w:rFonts w:ascii="Arial" w:eastAsia="Calibri" w:hAnsi="Arial" w:cs="Arial"/>
          <w:kern w:val="0"/>
          <w:sz w:val="28"/>
          <w:szCs w:val="28"/>
          <w14:ligatures w14:val="none"/>
        </w:rPr>
        <w:t>ndokuwanawo</w:t>
      </w:r>
      <w:proofErr w:type="spellEnd"/>
      <w:r w:rsidRPr="003473FA">
        <w:rPr>
          <w:rFonts w:ascii="Arial" w:eastAsia="Calibri" w:hAnsi="Arial" w:cs="Arial"/>
          <w:kern w:val="0"/>
          <w:sz w:val="28"/>
          <w:szCs w:val="28"/>
          <w14:ligatures w14:val="none"/>
        </w:rPr>
        <w:t xml:space="preserve"> Mai </w:t>
      </w:r>
      <w:proofErr w:type="spellStart"/>
      <w:r w:rsidRPr="003473FA">
        <w:rPr>
          <w:rFonts w:ascii="Arial" w:eastAsia="Calibri" w:hAnsi="Arial" w:cs="Arial"/>
          <w:kern w:val="0"/>
          <w:sz w:val="28"/>
          <w:szCs w:val="28"/>
          <w14:ligatures w14:val="none"/>
        </w:rPr>
        <w:t>Shiphra</w:t>
      </w:r>
      <w:proofErr w:type="spellEnd"/>
      <w:r w:rsidRPr="003473FA">
        <w:rPr>
          <w:rFonts w:ascii="Arial" w:eastAsia="Calibri" w:hAnsi="Arial" w:cs="Arial"/>
          <w:kern w:val="0"/>
          <w:sz w:val="28"/>
          <w:szCs w:val="28"/>
          <w14:ligatures w14:val="none"/>
        </w:rPr>
        <w:t xml:space="preserve"> ava </w:t>
      </w:r>
      <w:proofErr w:type="spellStart"/>
      <w:r w:rsidRPr="003473FA">
        <w:rPr>
          <w:rFonts w:ascii="Arial" w:eastAsia="Calibri" w:hAnsi="Arial" w:cs="Arial"/>
          <w:kern w:val="0"/>
          <w:sz w:val="28"/>
          <w:szCs w:val="28"/>
          <w14:ligatures w14:val="none"/>
        </w:rPr>
        <w:t>ndokuita</w:t>
      </w:r>
      <w:proofErr w:type="spellEnd"/>
      <w:r w:rsidRPr="003473FA">
        <w:rPr>
          <w:rFonts w:ascii="Arial" w:eastAsia="Calibri" w:hAnsi="Arial" w:cs="Arial"/>
          <w:kern w:val="0"/>
          <w:sz w:val="28"/>
          <w:szCs w:val="28"/>
          <w14:ligatures w14:val="none"/>
        </w:rPr>
        <w:t xml:space="preserve"> </w:t>
      </w:r>
      <w:proofErr w:type="spellStart"/>
      <w:r w:rsidRPr="003473FA">
        <w:rPr>
          <w:rFonts w:ascii="Arial" w:eastAsia="Calibri" w:hAnsi="Arial" w:cs="Arial"/>
          <w:kern w:val="0"/>
          <w:sz w:val="28"/>
          <w:szCs w:val="28"/>
          <w14:ligatures w14:val="none"/>
        </w:rPr>
        <w:t>k</w:t>
      </w:r>
      <w:r>
        <w:rPr>
          <w:rFonts w:ascii="Arial" w:eastAsia="Calibri" w:hAnsi="Arial" w:cs="Arial"/>
          <w:kern w:val="0"/>
          <w:sz w:val="28"/>
          <w:szCs w:val="28"/>
          <w14:ligatures w14:val="none"/>
        </w:rPr>
        <w:t>amwana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kedu</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Shiphra</w:t>
      </w:r>
      <w:proofErr w:type="spellEnd"/>
      <w:r>
        <w:rPr>
          <w:rFonts w:ascii="Arial" w:eastAsia="Calibri" w:hAnsi="Arial" w:cs="Arial"/>
          <w:kern w:val="0"/>
          <w:sz w:val="28"/>
          <w:szCs w:val="28"/>
          <w14:ligatures w14:val="none"/>
        </w:rPr>
        <w:t xml:space="preserve">. </w:t>
      </w:r>
      <w:proofErr w:type="spellStart"/>
      <w:r w:rsidRPr="00ED588E">
        <w:rPr>
          <w:rFonts w:ascii="Arial" w:eastAsia="Calibri" w:hAnsi="Arial" w:cs="Arial"/>
          <w:kern w:val="0"/>
          <w:sz w:val="28"/>
          <w:szCs w:val="28"/>
          <w:lang w:val="fr-FR"/>
          <w14:ligatures w14:val="none"/>
        </w:rPr>
        <w:t>Taisekwa</w:t>
      </w:r>
      <w:proofErr w:type="spellEnd"/>
      <w:r w:rsidRPr="00ED588E">
        <w:rPr>
          <w:rFonts w:ascii="Arial" w:eastAsia="Calibri" w:hAnsi="Arial" w:cs="Arial"/>
          <w:kern w:val="0"/>
          <w:sz w:val="28"/>
          <w:szCs w:val="28"/>
          <w:lang w:val="fr-FR"/>
          <w14:ligatures w14:val="none"/>
        </w:rPr>
        <w:t xml:space="preserve"> </w:t>
      </w:r>
      <w:proofErr w:type="spellStart"/>
      <w:r w:rsidRPr="00ED588E">
        <w:rPr>
          <w:rFonts w:ascii="Arial" w:eastAsia="Calibri" w:hAnsi="Arial" w:cs="Arial"/>
          <w:kern w:val="0"/>
          <w:sz w:val="28"/>
          <w:szCs w:val="28"/>
          <w:lang w:val="fr-FR"/>
          <w14:ligatures w14:val="none"/>
        </w:rPr>
        <w:t>zvishoma</w:t>
      </w:r>
      <w:proofErr w:type="spellEnd"/>
      <w:r w:rsidRPr="00ED588E">
        <w:rPr>
          <w:rFonts w:ascii="Arial" w:eastAsia="Calibri" w:hAnsi="Arial" w:cs="Arial"/>
          <w:kern w:val="0"/>
          <w:sz w:val="28"/>
          <w:szCs w:val="28"/>
          <w:lang w:val="fr-FR"/>
          <w14:ligatures w14:val="none"/>
        </w:rPr>
        <w:t xml:space="preserve"> nana </w:t>
      </w:r>
      <w:proofErr w:type="spellStart"/>
      <w:r w:rsidRPr="00ED588E">
        <w:rPr>
          <w:rFonts w:ascii="Arial" w:eastAsia="Calibri" w:hAnsi="Arial" w:cs="Arial"/>
          <w:kern w:val="0"/>
          <w:sz w:val="28"/>
          <w:szCs w:val="28"/>
          <w:lang w:val="fr-FR"/>
          <w14:ligatures w14:val="none"/>
        </w:rPr>
        <w:t>Mpofu</w:t>
      </w:r>
      <w:proofErr w:type="spellEnd"/>
      <w:r w:rsidRPr="00ED588E">
        <w:rPr>
          <w:rFonts w:ascii="Arial" w:eastAsia="Calibri" w:hAnsi="Arial" w:cs="Arial"/>
          <w:kern w:val="0"/>
          <w:sz w:val="28"/>
          <w:szCs w:val="28"/>
          <w:lang w:val="fr-FR"/>
          <w14:ligatures w14:val="none"/>
        </w:rPr>
        <w:t xml:space="preserve">. </w:t>
      </w:r>
      <w:proofErr w:type="spellStart"/>
      <w:r w:rsidRPr="00ED588E">
        <w:rPr>
          <w:rFonts w:ascii="Arial" w:eastAsia="Calibri" w:hAnsi="Arial" w:cs="Arial"/>
          <w:kern w:val="0"/>
          <w:sz w:val="28"/>
          <w:szCs w:val="28"/>
          <w:lang w:val="fr-FR"/>
          <w14:ligatures w14:val="none"/>
        </w:rPr>
        <w:t>Maiwe</w:t>
      </w:r>
      <w:proofErr w:type="spellEnd"/>
      <w:r w:rsidRPr="00ED588E">
        <w:rPr>
          <w:rFonts w:ascii="Arial" w:eastAsia="Calibri" w:hAnsi="Arial" w:cs="Arial"/>
          <w:kern w:val="0"/>
          <w:sz w:val="28"/>
          <w:szCs w:val="28"/>
          <w:lang w:val="fr-FR"/>
          <w14:ligatures w14:val="none"/>
        </w:rPr>
        <w:t xml:space="preserve">—e, nana </w:t>
      </w:r>
      <w:proofErr w:type="spellStart"/>
      <w:r w:rsidRPr="00ED588E">
        <w:rPr>
          <w:rFonts w:ascii="Arial" w:eastAsia="Calibri" w:hAnsi="Arial" w:cs="Arial"/>
          <w:kern w:val="0"/>
          <w:sz w:val="28"/>
          <w:szCs w:val="28"/>
          <w:lang w:val="fr-FR"/>
          <w14:ligatures w14:val="none"/>
        </w:rPr>
        <w:t>Mainini</w:t>
      </w:r>
      <w:proofErr w:type="spellEnd"/>
      <w:r w:rsidRPr="00ED588E">
        <w:rPr>
          <w:rFonts w:ascii="Arial" w:eastAsia="Calibri" w:hAnsi="Arial" w:cs="Arial"/>
          <w:kern w:val="0"/>
          <w:sz w:val="28"/>
          <w:szCs w:val="28"/>
          <w:lang w:val="fr-FR"/>
          <w14:ligatures w14:val="none"/>
        </w:rPr>
        <w:t xml:space="preserve"> Mai B</w:t>
      </w:r>
      <w:r>
        <w:rPr>
          <w:rFonts w:ascii="Arial" w:eastAsia="Calibri" w:hAnsi="Arial" w:cs="Arial"/>
          <w:kern w:val="0"/>
          <w:sz w:val="28"/>
          <w:szCs w:val="28"/>
          <w:lang w:val="fr-FR"/>
          <w14:ligatures w14:val="none"/>
        </w:rPr>
        <w:t xml:space="preserve">ella </w:t>
      </w:r>
      <w:proofErr w:type="spellStart"/>
      <w:r>
        <w:rPr>
          <w:rFonts w:ascii="Arial" w:eastAsia="Calibri" w:hAnsi="Arial" w:cs="Arial"/>
          <w:kern w:val="0"/>
          <w:sz w:val="28"/>
          <w:szCs w:val="28"/>
          <w:lang w:val="fr-FR"/>
          <w14:ligatures w14:val="none"/>
        </w:rPr>
        <w:t>vasati</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vakura</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kudai</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Vana</w:t>
      </w:r>
      <w:proofErr w:type="spellEnd"/>
      <w:r>
        <w:rPr>
          <w:rFonts w:ascii="Arial" w:eastAsia="Calibri" w:hAnsi="Arial" w:cs="Arial"/>
          <w:kern w:val="0"/>
          <w:sz w:val="28"/>
          <w:szCs w:val="28"/>
          <w:lang w:val="fr-FR"/>
          <w14:ligatures w14:val="none"/>
        </w:rPr>
        <w:t xml:space="preserve"> Gogo </w:t>
      </w:r>
      <w:proofErr w:type="spellStart"/>
      <w:r>
        <w:rPr>
          <w:rFonts w:ascii="Arial" w:eastAsia="Calibri" w:hAnsi="Arial" w:cs="Arial"/>
          <w:kern w:val="0"/>
          <w:sz w:val="28"/>
          <w:szCs w:val="28"/>
          <w:lang w:val="fr-FR"/>
          <w14:ligatures w14:val="none"/>
        </w:rPr>
        <w:t>Chijaka</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vaiti</w:t>
      </w:r>
      <w:proofErr w:type="spellEnd"/>
      <w:r>
        <w:rPr>
          <w:rFonts w:ascii="Arial" w:eastAsia="Calibri" w:hAnsi="Arial" w:cs="Arial"/>
          <w:kern w:val="0"/>
          <w:sz w:val="28"/>
          <w:szCs w:val="28"/>
          <w:lang w:val="fr-FR"/>
          <w14:ligatures w14:val="none"/>
        </w:rPr>
        <w:t xml:space="preserve">, </w:t>
      </w:r>
      <w:r w:rsidRPr="00EB0079">
        <w:rPr>
          <w:rFonts w:ascii="Arial" w:eastAsia="Calibri" w:hAnsi="Arial" w:cs="Arial"/>
          <w:kern w:val="0"/>
          <w:sz w:val="28"/>
          <w:szCs w:val="28"/>
          <w:lang w:val="fr-FR"/>
          <w14:ligatures w14:val="none"/>
        </w:rPr>
        <w:t>“</w:t>
      </w:r>
      <w:proofErr w:type="spellStart"/>
      <w:r>
        <w:rPr>
          <w:rFonts w:ascii="Arial" w:eastAsia="Calibri" w:hAnsi="Arial" w:cs="Arial"/>
          <w:kern w:val="0"/>
          <w:sz w:val="28"/>
          <w:szCs w:val="28"/>
          <w:lang w:val="fr-FR"/>
          <w14:ligatures w14:val="none"/>
        </w:rPr>
        <w:t>Uya</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ndomwana</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wa</w:t>
      </w:r>
      <w:proofErr w:type="spellEnd"/>
      <w:r>
        <w:rPr>
          <w:rFonts w:ascii="Arial" w:eastAsia="Calibri" w:hAnsi="Arial" w:cs="Arial"/>
          <w:kern w:val="0"/>
          <w:sz w:val="28"/>
          <w:szCs w:val="28"/>
          <w:lang w:val="fr-FR"/>
          <w14:ligatures w14:val="none"/>
        </w:rPr>
        <w:t xml:space="preserve"> Livia </w:t>
      </w:r>
      <w:proofErr w:type="spellStart"/>
      <w:r>
        <w:rPr>
          <w:rFonts w:ascii="Arial" w:eastAsia="Calibri" w:hAnsi="Arial" w:cs="Arial"/>
          <w:kern w:val="0"/>
          <w:sz w:val="28"/>
          <w:szCs w:val="28"/>
          <w:lang w:val="fr-FR"/>
          <w14:ligatures w14:val="none"/>
        </w:rPr>
        <w:t>wakadhanganyika</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Dzakarasika</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pfungwa</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dzacho</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wakabatisa</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chokunamata</w:t>
      </w:r>
      <w:proofErr w:type="spellEnd"/>
      <w:r>
        <w:rPr>
          <w:rFonts w:ascii="Arial" w:eastAsia="Calibri" w:hAnsi="Arial" w:cs="Arial"/>
          <w:kern w:val="0"/>
          <w:sz w:val="28"/>
          <w:szCs w:val="28"/>
          <w:lang w:val="fr-FR"/>
          <w14:ligatures w14:val="none"/>
        </w:rPr>
        <w:t xml:space="preserve"> aka </w:t>
      </w:r>
      <w:proofErr w:type="spellStart"/>
      <w:r>
        <w:rPr>
          <w:rFonts w:ascii="Arial" w:eastAsia="Calibri" w:hAnsi="Arial" w:cs="Arial"/>
          <w:kern w:val="0"/>
          <w:sz w:val="28"/>
          <w:szCs w:val="28"/>
          <w:lang w:val="fr-FR"/>
          <w14:ligatures w14:val="none"/>
        </w:rPr>
        <w:t>kanganisika</w:t>
      </w:r>
      <w:proofErr w:type="spellEnd"/>
      <w:r>
        <w:rPr>
          <w:rFonts w:ascii="Arial" w:eastAsia="Calibri" w:hAnsi="Arial" w:cs="Arial"/>
          <w:kern w:val="0"/>
          <w:sz w:val="28"/>
          <w:szCs w:val="28"/>
          <w:lang w:val="fr-FR"/>
          <w14:ligatures w14:val="none"/>
        </w:rPr>
        <w:t xml:space="preserve"> </w:t>
      </w:r>
      <w:proofErr w:type="spellStart"/>
      <w:r>
        <w:rPr>
          <w:rFonts w:ascii="Arial" w:eastAsia="Calibri" w:hAnsi="Arial" w:cs="Arial"/>
          <w:kern w:val="0"/>
          <w:sz w:val="28"/>
          <w:szCs w:val="28"/>
          <w:lang w:val="fr-FR"/>
          <w14:ligatures w14:val="none"/>
        </w:rPr>
        <w:t>zvachose</w:t>
      </w:r>
      <w:proofErr w:type="spellEnd"/>
      <w:r>
        <w:rPr>
          <w:rFonts w:ascii="Arial" w:eastAsia="Calibri" w:hAnsi="Arial" w:cs="Arial"/>
          <w:kern w:val="0"/>
          <w:sz w:val="28"/>
          <w:szCs w:val="28"/>
          <w:lang w:val="fr-FR"/>
          <w14:ligatures w14:val="none"/>
        </w:rPr>
        <w:t xml:space="preserve">. </w:t>
      </w:r>
      <w:proofErr w:type="spellStart"/>
      <w:r w:rsidRPr="006E42A6">
        <w:rPr>
          <w:rFonts w:ascii="Arial" w:eastAsia="Calibri" w:hAnsi="Arial" w:cs="Arial"/>
          <w:kern w:val="0"/>
          <w:sz w:val="28"/>
          <w:szCs w:val="28"/>
          <w14:ligatures w14:val="none"/>
        </w:rPr>
        <w:t>Unongoti</w:t>
      </w:r>
      <w:proofErr w:type="spellEnd"/>
      <w:r w:rsidRPr="006E42A6">
        <w:rPr>
          <w:rFonts w:ascii="Arial" w:eastAsia="Calibri" w:hAnsi="Arial" w:cs="Arial"/>
          <w:kern w:val="0"/>
          <w:sz w:val="28"/>
          <w:szCs w:val="28"/>
          <w14:ligatures w14:val="none"/>
        </w:rPr>
        <w:t xml:space="preserve"> iye </w:t>
      </w:r>
      <w:proofErr w:type="spellStart"/>
      <w:r w:rsidRPr="006E42A6">
        <w:rPr>
          <w:rFonts w:ascii="Arial" w:eastAsia="Calibri" w:hAnsi="Arial" w:cs="Arial"/>
          <w:kern w:val="0"/>
          <w:sz w:val="28"/>
          <w:szCs w:val="28"/>
          <w14:ligatures w14:val="none"/>
        </w:rPr>
        <w:t>woga</w:t>
      </w:r>
      <w:proofErr w:type="spellEnd"/>
      <w:r w:rsidRPr="006E42A6">
        <w:rPr>
          <w:rFonts w:ascii="Arial" w:eastAsia="Calibri" w:hAnsi="Arial" w:cs="Arial"/>
          <w:kern w:val="0"/>
          <w:sz w:val="28"/>
          <w:szCs w:val="28"/>
          <w14:ligatures w14:val="none"/>
        </w:rPr>
        <w:t xml:space="preserve"> </w:t>
      </w:r>
      <w:proofErr w:type="spellStart"/>
      <w:r w:rsidRPr="006E42A6">
        <w:rPr>
          <w:rFonts w:ascii="Arial" w:eastAsia="Calibri" w:hAnsi="Arial" w:cs="Arial"/>
          <w:kern w:val="0"/>
          <w:sz w:val="28"/>
          <w:szCs w:val="28"/>
          <w14:ligatures w14:val="none"/>
        </w:rPr>
        <w:t>ndounohwisisa</w:t>
      </w:r>
      <w:proofErr w:type="spellEnd"/>
      <w:r w:rsidRPr="006E42A6">
        <w:rPr>
          <w:rFonts w:ascii="Arial" w:eastAsia="Calibri" w:hAnsi="Arial" w:cs="Arial"/>
          <w:kern w:val="0"/>
          <w:sz w:val="28"/>
          <w:szCs w:val="28"/>
          <w14:ligatures w14:val="none"/>
        </w:rPr>
        <w:t xml:space="preserve">.’’ </w:t>
      </w:r>
      <w:r w:rsidRPr="006E42A6">
        <w:rPr>
          <w:rFonts w:ascii="Arial" w:eastAsia="Calibri" w:hAnsi="Arial" w:cs="Arial"/>
          <w:kern w:val="0"/>
          <w:sz w:val="18"/>
          <w:szCs w:val="18"/>
          <w14:ligatures w14:val="none"/>
        </w:rPr>
        <w:t xml:space="preserve">[Congregation </w:t>
      </w:r>
      <w:proofErr w:type="spellStart"/>
      <w:r w:rsidRPr="006E42A6">
        <w:rPr>
          <w:rFonts w:ascii="Arial" w:eastAsia="Calibri" w:hAnsi="Arial" w:cs="Arial"/>
          <w:kern w:val="0"/>
          <w:sz w:val="18"/>
          <w:szCs w:val="18"/>
          <w14:ligatures w14:val="none"/>
        </w:rPr>
        <w:t>Chukles</w:t>
      </w:r>
      <w:proofErr w:type="spellEnd"/>
      <w:r w:rsidRPr="006E42A6">
        <w:rPr>
          <w:rFonts w:ascii="Arial" w:eastAsia="Calibri" w:hAnsi="Arial" w:cs="Arial"/>
          <w:kern w:val="0"/>
          <w:sz w:val="18"/>
          <w:szCs w:val="18"/>
          <w14:ligatures w14:val="none"/>
        </w:rPr>
        <w:t>—ED</w:t>
      </w:r>
      <w:r w:rsidRPr="00FE6E08">
        <w:rPr>
          <w:rFonts w:ascii="Arial" w:eastAsia="Calibri" w:hAnsi="Arial" w:cs="Arial"/>
          <w:kern w:val="0"/>
          <w:sz w:val="18"/>
          <w:szCs w:val="18"/>
          <w14:ligatures w14:val="none"/>
        </w:rPr>
        <w:t>]</w:t>
      </w:r>
      <w:r w:rsidRPr="006E42A6">
        <w:rPr>
          <w:rFonts w:ascii="Arial" w:eastAsia="Calibri" w:hAnsi="Arial" w:cs="Arial"/>
          <w:kern w:val="0"/>
          <w:sz w:val="28"/>
          <w:szCs w:val="28"/>
          <w14:ligatures w14:val="none"/>
        </w:rPr>
        <w:t xml:space="preserve"> </w:t>
      </w:r>
      <w:proofErr w:type="spellStart"/>
      <w:r w:rsidRPr="006E42A6">
        <w:rPr>
          <w:rFonts w:ascii="Arial" w:eastAsia="Calibri" w:hAnsi="Arial" w:cs="Arial"/>
          <w:kern w:val="0"/>
          <w:sz w:val="28"/>
          <w:szCs w:val="28"/>
          <w14:ligatures w14:val="none"/>
        </w:rPr>
        <w:t>Ndaive</w:t>
      </w:r>
      <w:proofErr w:type="spellEnd"/>
      <w:r w:rsidRPr="006E42A6">
        <w:rPr>
          <w:rFonts w:ascii="Arial" w:eastAsia="Calibri" w:hAnsi="Arial" w:cs="Arial"/>
          <w:kern w:val="0"/>
          <w:sz w:val="28"/>
          <w:szCs w:val="28"/>
          <w14:ligatures w14:val="none"/>
        </w:rPr>
        <w:t xml:space="preserve"> Gweru. </w:t>
      </w:r>
      <w:r>
        <w:rPr>
          <w:rFonts w:ascii="Arial" w:eastAsia="Calibri" w:hAnsi="Arial" w:cs="Arial"/>
          <w:kern w:val="0"/>
          <w:sz w:val="28"/>
          <w:szCs w:val="28"/>
          <w14:ligatures w14:val="none"/>
        </w:rPr>
        <w:t>“</w:t>
      </w:r>
      <w:proofErr w:type="spellStart"/>
      <w:r w:rsidRPr="00D07EA1">
        <w:rPr>
          <w:rFonts w:ascii="Arial" w:eastAsia="Calibri" w:hAnsi="Arial" w:cs="Arial"/>
          <w:kern w:val="0"/>
          <w:sz w:val="28"/>
          <w:szCs w:val="28"/>
          <w14:ligatures w14:val="none"/>
        </w:rPr>
        <w:t>Unotaura</w:t>
      </w:r>
      <w:proofErr w:type="spellEnd"/>
      <w:r w:rsidRPr="00D07EA1">
        <w:rPr>
          <w:rFonts w:ascii="Arial" w:eastAsia="Calibri" w:hAnsi="Arial" w:cs="Arial"/>
          <w:kern w:val="0"/>
          <w:sz w:val="28"/>
          <w:szCs w:val="28"/>
          <w14:ligatures w14:val="none"/>
        </w:rPr>
        <w:t xml:space="preserve"> </w:t>
      </w:r>
      <w:proofErr w:type="spellStart"/>
      <w:r w:rsidRPr="00D07EA1">
        <w:rPr>
          <w:rFonts w:ascii="Arial" w:eastAsia="Calibri" w:hAnsi="Arial" w:cs="Arial"/>
          <w:kern w:val="0"/>
          <w:sz w:val="28"/>
          <w:szCs w:val="28"/>
          <w14:ligatures w14:val="none"/>
        </w:rPr>
        <w:t>naye</w:t>
      </w:r>
      <w:proofErr w:type="spellEnd"/>
      <w:r w:rsidRPr="00D07EA1">
        <w:rPr>
          <w:rFonts w:ascii="Arial" w:eastAsia="Calibri" w:hAnsi="Arial" w:cs="Arial"/>
          <w:kern w:val="0"/>
          <w:sz w:val="28"/>
          <w:szCs w:val="28"/>
          <w14:ligatures w14:val="none"/>
        </w:rPr>
        <w:t xml:space="preserve"> </w:t>
      </w:r>
      <w:proofErr w:type="spellStart"/>
      <w:r w:rsidRPr="00D07EA1">
        <w:rPr>
          <w:rFonts w:ascii="Arial" w:eastAsia="Calibri" w:hAnsi="Arial" w:cs="Arial"/>
          <w:kern w:val="0"/>
          <w:sz w:val="28"/>
          <w:szCs w:val="28"/>
          <w14:ligatures w14:val="none"/>
        </w:rPr>
        <w:t>chinhu</w:t>
      </w:r>
      <w:proofErr w:type="spellEnd"/>
      <w:r w:rsidRPr="00D07EA1">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Anenge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achingoti</w:t>
      </w:r>
      <w:proofErr w:type="spellEnd"/>
      <w:r>
        <w:rPr>
          <w:rFonts w:ascii="Arial" w:eastAsia="Calibri" w:hAnsi="Arial" w:cs="Arial"/>
          <w:kern w:val="0"/>
          <w:sz w:val="28"/>
          <w:szCs w:val="28"/>
          <w14:ligatures w14:val="none"/>
        </w:rPr>
        <w:t xml:space="preserve"> praise God Amen ma brother, ma brother ma sister, ma brother.” But </w:t>
      </w:r>
      <w:proofErr w:type="spellStart"/>
      <w:r>
        <w:rPr>
          <w:rFonts w:ascii="Arial" w:eastAsia="Calibri" w:hAnsi="Arial" w:cs="Arial"/>
          <w:kern w:val="0"/>
          <w:sz w:val="28"/>
          <w:szCs w:val="28"/>
          <w14:ligatures w14:val="none"/>
        </w:rPr>
        <w:t>ndakatora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mashoko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aya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ndikaachengeta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Amen.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Ehe</w:t>
      </w:r>
      <w:proofErr w:type="spellEnd"/>
      <w:r>
        <w:rPr>
          <w:rFonts w:ascii="Arial" w:eastAsia="Calibri" w:hAnsi="Arial" w:cs="Arial"/>
          <w:kern w:val="0"/>
          <w:sz w:val="28"/>
          <w:szCs w:val="28"/>
          <w14:ligatures w14:val="none"/>
        </w:rPr>
        <w:t>. “</w:t>
      </w:r>
      <w:proofErr w:type="spellStart"/>
      <w:r>
        <w:rPr>
          <w:rFonts w:ascii="Arial" w:eastAsia="Calibri" w:hAnsi="Arial" w:cs="Arial"/>
          <w:kern w:val="0"/>
          <w:sz w:val="28"/>
          <w:szCs w:val="28"/>
          <w14:ligatures w14:val="none"/>
        </w:rPr>
        <w:t>Haachadi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hama</w:t>
      </w:r>
      <w:proofErr w:type="spellEnd"/>
      <w:r>
        <w:rPr>
          <w:rFonts w:ascii="Arial" w:eastAsia="Calibri" w:hAnsi="Arial" w:cs="Arial"/>
          <w:kern w:val="0"/>
          <w:sz w:val="28"/>
          <w:szCs w:val="28"/>
          <w14:ligatures w14:val="none"/>
        </w:rPr>
        <w:t xml:space="preserve"> church </w:t>
      </w:r>
      <w:proofErr w:type="spellStart"/>
      <w:r>
        <w:rPr>
          <w:rFonts w:ascii="Arial" w:eastAsia="Calibri" w:hAnsi="Arial" w:cs="Arial"/>
          <w:kern w:val="0"/>
          <w:sz w:val="28"/>
          <w:szCs w:val="28"/>
          <w14:ligatures w14:val="none"/>
        </w:rPr>
        <w:t>dzavo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dzinoti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ramba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vabereki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Hee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haadi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hama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anoda</w:t>
      </w:r>
      <w:proofErr w:type="spellEnd"/>
      <w:r>
        <w:rPr>
          <w:rFonts w:ascii="Arial" w:eastAsia="Calibri" w:hAnsi="Arial" w:cs="Arial"/>
          <w:kern w:val="0"/>
          <w:sz w:val="28"/>
          <w:szCs w:val="28"/>
          <w14:ligatures w14:val="none"/>
        </w:rPr>
        <w:t xml:space="preserve"> ma brother. </w:t>
      </w:r>
      <w:proofErr w:type="spellStart"/>
      <w:r>
        <w:rPr>
          <w:rFonts w:ascii="Arial" w:eastAsia="Calibri" w:hAnsi="Arial" w:cs="Arial"/>
          <w:kern w:val="0"/>
          <w:sz w:val="28"/>
          <w:szCs w:val="28"/>
          <w14:ligatures w14:val="none"/>
        </w:rPr>
        <w:t>Anenge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achingoti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brother,brother</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vakasvika</w:t>
      </w:r>
      <w:proofErr w:type="spellEnd"/>
      <w:r>
        <w:rPr>
          <w:rFonts w:ascii="Arial" w:eastAsia="Calibri" w:hAnsi="Arial" w:cs="Arial"/>
          <w:kern w:val="0"/>
          <w:sz w:val="28"/>
          <w:szCs w:val="28"/>
          <w14:ligatures w14:val="none"/>
        </w:rPr>
        <w:t xml:space="preserve"> brother, sister, brother God bless you. God bless you. Muranda </w:t>
      </w:r>
      <w:proofErr w:type="spellStart"/>
      <w:r>
        <w:rPr>
          <w:rFonts w:ascii="Arial" w:eastAsia="Calibri" w:hAnsi="Arial" w:cs="Arial"/>
          <w:kern w:val="0"/>
          <w:sz w:val="28"/>
          <w:szCs w:val="28"/>
          <w14:ligatures w14:val="none"/>
        </w:rPr>
        <w:t>washe</w:t>
      </w:r>
      <w:proofErr w:type="spellEnd"/>
      <w:r>
        <w:rPr>
          <w:rFonts w:ascii="Arial" w:eastAsia="Calibri" w:hAnsi="Arial" w:cs="Arial"/>
          <w:kern w:val="0"/>
          <w:sz w:val="28"/>
          <w:szCs w:val="28"/>
          <w14:ligatures w14:val="none"/>
        </w:rPr>
        <w:t xml:space="preserve"> , </w:t>
      </w:r>
      <w:proofErr w:type="spellStart"/>
      <w:r>
        <w:rPr>
          <w:rFonts w:ascii="Arial" w:eastAsia="Calibri" w:hAnsi="Arial" w:cs="Arial"/>
          <w:kern w:val="0"/>
          <w:sz w:val="28"/>
          <w:szCs w:val="28"/>
          <w14:ligatures w14:val="none"/>
        </w:rPr>
        <w:t>muranda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washe</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 xml:space="preserve">[Congregation </w:t>
      </w:r>
      <w:r>
        <w:rPr>
          <w:rFonts w:ascii="Arial" w:eastAsia="Calibri" w:hAnsi="Arial" w:cs="Arial"/>
          <w:kern w:val="0"/>
          <w:sz w:val="18"/>
          <w:szCs w:val="18"/>
          <w14:ligatures w14:val="none"/>
        </w:rPr>
        <w:t>laughs—ED</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
    <w:p w14:paraId="27643128" w14:textId="77777777" w:rsidR="00D17F97" w:rsidRDefault="00D17F97" w:rsidP="00D17F97">
      <w:pPr>
        <w:jc w:val="both"/>
        <w:rPr>
          <w:rFonts w:ascii="Arial" w:eastAsia="Calibri" w:hAnsi="Arial" w:cs="Arial"/>
          <w:kern w:val="0"/>
          <w:sz w:val="28"/>
          <w:szCs w:val="28"/>
          <w14:ligatures w14:val="none"/>
        </w:rPr>
      </w:pPr>
      <w:r w:rsidRPr="00760E10">
        <w:rPr>
          <w:rFonts w:ascii="Arial" w:eastAsia="Calibri" w:hAnsi="Arial" w:cs="Arial"/>
          <w:kern w:val="0"/>
          <w:sz w:val="28"/>
          <w:szCs w:val="28"/>
          <w:vertAlign w:val="superscript"/>
          <w14:ligatures w14:val="none"/>
        </w:rPr>
        <w:t>167</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Aaah</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takatsvinyirwa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vakomana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handitika</w:t>
      </w:r>
      <w:proofErr w:type="spellEnd"/>
      <w:r>
        <w:rPr>
          <w:rFonts w:ascii="Arial" w:eastAsia="Calibri" w:hAnsi="Arial" w:cs="Arial"/>
          <w:kern w:val="0"/>
          <w:sz w:val="28"/>
          <w:szCs w:val="28"/>
          <w14:ligatures w14:val="none"/>
        </w:rPr>
        <w:t xml:space="preserve">? </w:t>
      </w:r>
      <w:r w:rsidRPr="00D07EA1">
        <w:rPr>
          <w:rFonts w:ascii="Arial" w:eastAsia="Calibri" w:hAnsi="Arial" w:cs="Arial"/>
          <w:kern w:val="0"/>
          <w:sz w:val="28"/>
          <w:szCs w:val="28"/>
          <w14:ligatures w14:val="none"/>
        </w:rPr>
        <w:t xml:space="preserve">But </w:t>
      </w:r>
      <w:proofErr w:type="spellStart"/>
      <w:r w:rsidRPr="00D07EA1">
        <w:rPr>
          <w:rFonts w:ascii="Arial" w:eastAsia="Calibri" w:hAnsi="Arial" w:cs="Arial"/>
          <w:kern w:val="0"/>
          <w:sz w:val="28"/>
          <w:szCs w:val="28"/>
          <w14:ligatures w14:val="none"/>
        </w:rPr>
        <w:t>nhasi</w:t>
      </w:r>
      <w:proofErr w:type="spellEnd"/>
      <w:r w:rsidRPr="00D07EA1">
        <w:rPr>
          <w:rFonts w:ascii="Arial" w:eastAsia="Calibri" w:hAnsi="Arial" w:cs="Arial"/>
          <w:kern w:val="0"/>
          <w:sz w:val="28"/>
          <w:szCs w:val="28"/>
          <w14:ligatures w14:val="none"/>
        </w:rPr>
        <w:t xml:space="preserve"> </w:t>
      </w:r>
      <w:proofErr w:type="spellStart"/>
      <w:r w:rsidRPr="00D07EA1">
        <w:rPr>
          <w:rFonts w:ascii="Arial" w:eastAsia="Calibri" w:hAnsi="Arial" w:cs="Arial"/>
          <w:kern w:val="0"/>
          <w:sz w:val="28"/>
          <w:szCs w:val="28"/>
          <w14:ligatures w14:val="none"/>
        </w:rPr>
        <w:t>manje</w:t>
      </w:r>
      <w:proofErr w:type="spellEnd"/>
      <w:r w:rsidRPr="00D07EA1">
        <w:rPr>
          <w:rFonts w:ascii="Arial" w:eastAsia="Calibri" w:hAnsi="Arial" w:cs="Arial"/>
          <w:kern w:val="0"/>
          <w:sz w:val="28"/>
          <w:szCs w:val="28"/>
          <w14:ligatures w14:val="none"/>
        </w:rPr>
        <w:t xml:space="preserve"> </w:t>
      </w:r>
      <w:proofErr w:type="spellStart"/>
      <w:r w:rsidRPr="00D07EA1">
        <w:rPr>
          <w:rFonts w:ascii="Arial" w:eastAsia="Calibri" w:hAnsi="Arial" w:cs="Arial"/>
          <w:kern w:val="0"/>
          <w:sz w:val="28"/>
          <w:szCs w:val="28"/>
          <w14:ligatures w14:val="none"/>
        </w:rPr>
        <w:t>ndakutarisa</w:t>
      </w:r>
      <w:proofErr w:type="spellEnd"/>
      <w:r w:rsidRPr="00D07EA1">
        <w:rPr>
          <w:rFonts w:ascii="Arial" w:eastAsia="Calibri" w:hAnsi="Arial" w:cs="Arial"/>
          <w:kern w:val="0"/>
          <w:sz w:val="28"/>
          <w:szCs w:val="28"/>
          <w14:ligatures w14:val="none"/>
        </w:rPr>
        <w:t xml:space="preserve"> </w:t>
      </w:r>
      <w:proofErr w:type="spellStart"/>
      <w:r w:rsidRPr="00D07EA1">
        <w:rPr>
          <w:rFonts w:ascii="Arial" w:eastAsia="Calibri" w:hAnsi="Arial" w:cs="Arial"/>
          <w:kern w:val="0"/>
          <w:sz w:val="28"/>
          <w:szCs w:val="28"/>
          <w14:ligatures w14:val="none"/>
        </w:rPr>
        <w:t>kumasure</w:t>
      </w:r>
      <w:proofErr w:type="spellEnd"/>
      <w:r w:rsidRPr="00D07EA1">
        <w:rPr>
          <w:rFonts w:ascii="Arial" w:eastAsia="Calibri" w:hAnsi="Arial" w:cs="Arial"/>
          <w:kern w:val="0"/>
          <w:sz w:val="28"/>
          <w:szCs w:val="28"/>
          <w14:ligatures w14:val="none"/>
        </w:rPr>
        <w:t xml:space="preserve"> </w:t>
      </w:r>
      <w:proofErr w:type="spellStart"/>
      <w:r w:rsidRPr="00D07EA1">
        <w:rPr>
          <w:rFonts w:ascii="Arial" w:eastAsia="Calibri" w:hAnsi="Arial" w:cs="Arial"/>
          <w:kern w:val="0"/>
          <w:sz w:val="28"/>
          <w:szCs w:val="28"/>
          <w14:ligatures w14:val="none"/>
        </w:rPr>
        <w:t>kudai</w:t>
      </w:r>
      <w:proofErr w:type="spellEnd"/>
      <w:r w:rsidRPr="00D07EA1">
        <w:rPr>
          <w:rFonts w:ascii="Arial" w:eastAsia="Calibri" w:hAnsi="Arial" w:cs="Arial"/>
          <w:kern w:val="0"/>
          <w:sz w:val="28"/>
          <w:szCs w:val="28"/>
          <w14:ligatures w14:val="none"/>
        </w:rPr>
        <w:t xml:space="preserve"> </w:t>
      </w:r>
      <w:proofErr w:type="spellStart"/>
      <w:r w:rsidRPr="00D07EA1">
        <w:rPr>
          <w:rFonts w:ascii="Arial" w:eastAsia="Calibri" w:hAnsi="Arial" w:cs="Arial"/>
          <w:kern w:val="0"/>
          <w:sz w:val="28"/>
          <w:szCs w:val="28"/>
          <w14:ligatures w14:val="none"/>
        </w:rPr>
        <w:t>ndichiona</w:t>
      </w:r>
      <w:proofErr w:type="spellEnd"/>
      <w:r w:rsidRPr="00D07EA1">
        <w:rPr>
          <w:rFonts w:ascii="Arial" w:eastAsia="Calibri" w:hAnsi="Arial" w:cs="Arial"/>
          <w:kern w:val="0"/>
          <w:sz w:val="28"/>
          <w:szCs w:val="28"/>
          <w14:ligatures w14:val="none"/>
        </w:rPr>
        <w:t xml:space="preserve">. </w:t>
      </w:r>
      <w:proofErr w:type="spellStart"/>
      <w:r w:rsidRPr="0043432D">
        <w:rPr>
          <w:rFonts w:ascii="Arial" w:eastAsia="Calibri" w:hAnsi="Arial" w:cs="Arial"/>
          <w:kern w:val="0"/>
          <w:sz w:val="28"/>
          <w:szCs w:val="28"/>
          <w14:ligatures w14:val="none"/>
        </w:rPr>
        <w:t>Haa</w:t>
      </w:r>
      <w:proofErr w:type="spellEnd"/>
      <w:r w:rsidRPr="0043432D">
        <w:rPr>
          <w:rFonts w:ascii="Arial" w:eastAsia="Calibri" w:hAnsi="Arial" w:cs="Arial"/>
          <w:kern w:val="0"/>
          <w:sz w:val="28"/>
          <w:szCs w:val="28"/>
          <w14:ligatures w14:val="none"/>
        </w:rPr>
        <w:t xml:space="preserve"> </w:t>
      </w:r>
      <w:proofErr w:type="spellStart"/>
      <w:r w:rsidRPr="0043432D">
        <w:rPr>
          <w:rFonts w:ascii="Arial" w:eastAsia="Calibri" w:hAnsi="Arial" w:cs="Arial"/>
          <w:kern w:val="0"/>
          <w:sz w:val="28"/>
          <w:szCs w:val="28"/>
          <w14:ligatures w14:val="none"/>
        </w:rPr>
        <w:t>zvane</w:t>
      </w:r>
      <w:proofErr w:type="spellEnd"/>
      <w:r w:rsidRPr="0043432D">
        <w:rPr>
          <w:rFonts w:ascii="Arial" w:eastAsia="Calibri" w:hAnsi="Arial" w:cs="Arial"/>
          <w:kern w:val="0"/>
          <w:sz w:val="28"/>
          <w:szCs w:val="28"/>
          <w14:ligatures w14:val="none"/>
        </w:rPr>
        <w:t xml:space="preserve"> </w:t>
      </w:r>
      <w:proofErr w:type="spellStart"/>
      <w:r w:rsidRPr="0043432D">
        <w:rPr>
          <w:rFonts w:ascii="Arial" w:eastAsia="Calibri" w:hAnsi="Arial" w:cs="Arial"/>
          <w:kern w:val="0"/>
          <w:sz w:val="28"/>
          <w:szCs w:val="28"/>
          <w14:ligatures w14:val="none"/>
        </w:rPr>
        <w:t>mumhu</w:t>
      </w:r>
      <w:proofErr w:type="spellEnd"/>
      <w:r w:rsidRPr="0043432D">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Iye </w:t>
      </w:r>
      <w:proofErr w:type="spellStart"/>
      <w:r>
        <w:rPr>
          <w:rFonts w:ascii="Arial" w:eastAsia="Calibri" w:hAnsi="Arial" w:cs="Arial"/>
          <w:kern w:val="0"/>
          <w:sz w:val="28"/>
          <w:szCs w:val="28"/>
          <w14:ligatures w14:val="none"/>
        </w:rPr>
        <w:t>zvino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vakuti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vakasvika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paunenge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vakanzwa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vachiti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muranda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washe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havachaseka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r>
        <w:rPr>
          <w:rFonts w:ascii="Arial" w:eastAsia="Calibri" w:hAnsi="Arial" w:cs="Arial"/>
          <w:kern w:val="0"/>
          <w:sz w:val="18"/>
          <w:szCs w:val="18"/>
          <w14:ligatures w14:val="none"/>
        </w:rPr>
        <w:t>hmm</w:t>
      </w:r>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Because </w:t>
      </w:r>
      <w:proofErr w:type="spellStart"/>
      <w:r>
        <w:rPr>
          <w:rFonts w:ascii="Arial" w:eastAsia="Calibri" w:hAnsi="Arial" w:cs="Arial"/>
          <w:kern w:val="0"/>
          <w:sz w:val="28"/>
          <w:szCs w:val="28"/>
          <w14:ligatures w14:val="none"/>
        </w:rPr>
        <w:t>ivo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vanenge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varanda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vaSatani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chaivo</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 xml:space="preserve">[Congregation </w:t>
      </w:r>
      <w:r>
        <w:rPr>
          <w:rFonts w:ascii="Arial" w:eastAsia="Calibri" w:hAnsi="Arial" w:cs="Arial"/>
          <w:kern w:val="0"/>
          <w:sz w:val="18"/>
          <w:szCs w:val="18"/>
          <w14:ligatures w14:val="none"/>
        </w:rPr>
        <w:t>laughs—ED</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Amen. </w:t>
      </w:r>
      <w:r w:rsidRPr="00D903E3">
        <w:rPr>
          <w:rFonts w:ascii="Arial" w:eastAsia="Calibri" w:hAnsi="Arial" w:cs="Arial"/>
          <w:kern w:val="0"/>
          <w:sz w:val="18"/>
          <w:szCs w:val="18"/>
          <w14:ligatures w14:val="none"/>
        </w:rPr>
        <w:t>[Congregation says, “Amen.”</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Ehe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nhamo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inenge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yakavamomotera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zvisingadii</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proofErr w:type="spellStart"/>
      <w:r>
        <w:rPr>
          <w:rFonts w:ascii="Arial" w:eastAsia="Calibri" w:hAnsi="Arial" w:cs="Arial"/>
          <w:kern w:val="0"/>
          <w:sz w:val="18"/>
          <w:szCs w:val="18"/>
          <w14:ligatures w14:val="none"/>
        </w:rPr>
        <w:t>zvisingaiti</w:t>
      </w:r>
      <w:proofErr w:type="spellEnd"/>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Vakamirira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mota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yako</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kuti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uvakande</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mutawundi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Kuzobva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mutawundi</w:t>
      </w:r>
      <w:proofErr w:type="spellEnd"/>
      <w:r>
        <w:rPr>
          <w:rFonts w:ascii="Arial" w:eastAsia="Calibri" w:hAnsi="Arial" w:cs="Arial"/>
          <w:kern w:val="0"/>
          <w:sz w:val="28"/>
          <w:szCs w:val="28"/>
          <w14:ligatures w14:val="none"/>
        </w:rPr>
        <w:t xml:space="preserve"> </w:t>
      </w:r>
      <w:commentRangeStart w:id="87"/>
      <w:proofErr w:type="spellStart"/>
      <w:r>
        <w:rPr>
          <w:rFonts w:ascii="Arial" w:eastAsia="Calibri" w:hAnsi="Arial" w:cs="Arial"/>
          <w:kern w:val="0"/>
          <w:sz w:val="28"/>
          <w:szCs w:val="28"/>
          <w14:ligatures w14:val="none"/>
        </w:rPr>
        <w:t>iyoyo</w:t>
      </w:r>
      <w:commentRangeEnd w:id="87"/>
      <w:proofErr w:type="spellEnd"/>
      <w:r>
        <w:rPr>
          <w:rStyle w:val="CommentReference"/>
        </w:rPr>
        <w:commentReference w:id="87"/>
      </w:r>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kudzokera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kwavarikuenda</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mari</w:t>
      </w:r>
      <w:proofErr w:type="spellEnd"/>
      <w:r>
        <w:rPr>
          <w:rFonts w:ascii="Arial" w:eastAsia="Calibri" w:hAnsi="Arial" w:cs="Arial"/>
          <w:kern w:val="0"/>
          <w:sz w:val="28"/>
          <w:szCs w:val="28"/>
          <w14:ligatures w14:val="none"/>
        </w:rPr>
        <w:t xml:space="preserve"> </w:t>
      </w:r>
      <w:proofErr w:type="spellStart"/>
      <w:r>
        <w:rPr>
          <w:rFonts w:ascii="Arial" w:eastAsia="Calibri" w:hAnsi="Arial" w:cs="Arial"/>
          <w:kern w:val="0"/>
          <w:sz w:val="28"/>
          <w:szCs w:val="28"/>
          <w14:ligatures w14:val="none"/>
        </w:rPr>
        <w:t>yeku</w:t>
      </w:r>
      <w:proofErr w:type="spellEnd"/>
      <w:r>
        <w:rPr>
          <w:rFonts w:ascii="Arial" w:eastAsia="Calibri" w:hAnsi="Arial" w:cs="Arial"/>
          <w:kern w:val="0"/>
          <w:sz w:val="28"/>
          <w:szCs w:val="28"/>
          <w14:ligatures w14:val="none"/>
        </w:rPr>
        <w:t>—</w:t>
      </w:r>
      <w:proofErr w:type="spellStart"/>
      <w:r>
        <w:rPr>
          <w:rFonts w:ascii="Arial" w:eastAsia="Calibri" w:hAnsi="Arial" w:cs="Arial"/>
          <w:kern w:val="0"/>
          <w:sz w:val="28"/>
          <w:szCs w:val="28"/>
          <w14:ligatures w14:val="none"/>
        </w:rPr>
        <w:t>yekudhya</w:t>
      </w:r>
      <w:proofErr w:type="spellEnd"/>
      <w:r>
        <w:rPr>
          <w:rFonts w:ascii="Arial" w:eastAsia="Calibri" w:hAnsi="Arial" w:cs="Arial"/>
          <w:kern w:val="0"/>
          <w:sz w:val="28"/>
          <w:szCs w:val="28"/>
          <w14:ligatures w14:val="none"/>
        </w:rPr>
        <w:t xml:space="preserve">  chaiyo </w:t>
      </w:r>
      <w:proofErr w:type="spellStart"/>
      <w:r>
        <w:rPr>
          <w:rFonts w:ascii="Arial" w:eastAsia="Calibri" w:hAnsi="Arial" w:cs="Arial"/>
          <w:kern w:val="0"/>
          <w:sz w:val="28"/>
          <w:szCs w:val="28"/>
          <w14:ligatures w14:val="none"/>
        </w:rPr>
        <w:t>hava</w:t>
      </w:r>
      <w:proofErr w:type="spellEnd"/>
      <w:r>
        <w:rPr>
          <w:rFonts w:ascii="Arial" w:eastAsia="Calibri" w:hAnsi="Arial" w:cs="Arial"/>
          <w:kern w:val="0"/>
          <w:sz w:val="28"/>
          <w:szCs w:val="28"/>
          <w14:ligatures w14:val="none"/>
        </w:rPr>
        <w:t xml:space="preserve">…? </w:t>
      </w:r>
      <w:r w:rsidRPr="00D903E3">
        <w:rPr>
          <w:rFonts w:ascii="Arial" w:eastAsia="Calibri" w:hAnsi="Arial" w:cs="Arial"/>
          <w:kern w:val="0"/>
          <w:sz w:val="18"/>
          <w:szCs w:val="18"/>
          <w14:ligatures w14:val="none"/>
        </w:rPr>
        <w:t>[Congregation says, “</w:t>
      </w:r>
      <w:r>
        <w:rPr>
          <w:rFonts w:ascii="Arial" w:eastAsia="Calibri" w:hAnsi="Arial" w:cs="Arial"/>
          <w:kern w:val="0"/>
          <w:sz w:val="18"/>
          <w:szCs w:val="18"/>
          <w14:ligatures w14:val="none"/>
        </w:rPr>
        <w:t>havana,</w:t>
      </w:r>
      <w:r w:rsidRPr="00D903E3">
        <w:rPr>
          <w:rFonts w:ascii="Arial" w:eastAsia="Calibri" w:hAnsi="Arial" w:cs="Arial"/>
          <w:kern w:val="0"/>
          <w:sz w:val="18"/>
          <w:szCs w:val="18"/>
          <w14:ligatures w14:val="none"/>
        </w:rPr>
        <w:t>”</w:t>
      </w:r>
      <w:r w:rsidRPr="00FE6E08">
        <w:rPr>
          <w:rFonts w:ascii="Arial" w:eastAsia="Calibri" w:hAnsi="Arial" w:cs="Arial"/>
          <w:kern w:val="0"/>
          <w:sz w:val="18"/>
          <w:szCs w:val="18"/>
          <w14:ligatures w14:val="none"/>
        </w:rPr>
        <w:t>]</w:t>
      </w:r>
      <w:r>
        <w:rPr>
          <w:rFonts w:ascii="Arial" w:eastAsia="Calibri" w:hAnsi="Arial" w:cs="Arial"/>
          <w:kern w:val="0"/>
          <w:sz w:val="28"/>
          <w:szCs w:val="28"/>
          <w14:ligatures w14:val="none"/>
        </w:rPr>
        <w:t xml:space="preserve"> havana.</w:t>
      </w:r>
    </w:p>
    <w:p w14:paraId="49BE9376" w14:textId="77777777" w:rsidR="00D17F97" w:rsidRPr="00615D5A" w:rsidRDefault="00D17F97" w:rsidP="00D17F97">
      <w:pPr>
        <w:jc w:val="both"/>
        <w:rPr>
          <w:rFonts w:ascii="Arial" w:hAnsi="Arial" w:cs="Arial"/>
          <w:sz w:val="28"/>
          <w:szCs w:val="28"/>
        </w:rPr>
      </w:pPr>
      <w:r w:rsidRPr="00760E10">
        <w:rPr>
          <w:rFonts w:ascii="Arial" w:hAnsi="Arial" w:cs="Arial"/>
          <w:sz w:val="28"/>
          <w:szCs w:val="28"/>
          <w:vertAlign w:val="superscript"/>
        </w:rPr>
        <w:t>168</w:t>
      </w:r>
      <w:r>
        <w:rPr>
          <w:rFonts w:ascii="Arial" w:hAnsi="Arial" w:cs="Arial"/>
          <w:sz w:val="28"/>
          <w:szCs w:val="28"/>
        </w:rPr>
        <w:t xml:space="preserve"> </w:t>
      </w:r>
      <w:r w:rsidRPr="00615D5A">
        <w:rPr>
          <w:rFonts w:ascii="Arial" w:hAnsi="Arial" w:cs="Arial"/>
          <w:sz w:val="28"/>
          <w:szCs w:val="28"/>
        </w:rPr>
        <w:t xml:space="preserve">Ah! Mwari </w:t>
      </w:r>
      <w:proofErr w:type="spellStart"/>
      <w:r w:rsidRPr="00615D5A">
        <w:rPr>
          <w:rFonts w:ascii="Arial" w:hAnsi="Arial" w:cs="Arial"/>
          <w:sz w:val="28"/>
          <w:szCs w:val="28"/>
        </w:rPr>
        <w:t>anenge</w:t>
      </w:r>
      <w:proofErr w:type="spellEnd"/>
      <w:r w:rsidRPr="00615D5A">
        <w:rPr>
          <w:rFonts w:ascii="Arial" w:hAnsi="Arial" w:cs="Arial"/>
          <w:sz w:val="28"/>
          <w:szCs w:val="28"/>
        </w:rPr>
        <w:t xml:space="preserve"> </w:t>
      </w:r>
      <w:proofErr w:type="spellStart"/>
      <w:r w:rsidRPr="00615D5A">
        <w:rPr>
          <w:rFonts w:ascii="Arial" w:hAnsi="Arial" w:cs="Arial"/>
          <w:sz w:val="28"/>
          <w:szCs w:val="28"/>
        </w:rPr>
        <w:t>akusimudza</w:t>
      </w:r>
      <w:proofErr w:type="spellEnd"/>
      <w:r w:rsidRPr="00615D5A">
        <w:rPr>
          <w:rFonts w:ascii="Arial" w:hAnsi="Arial" w:cs="Arial"/>
          <w:sz w:val="28"/>
          <w:szCs w:val="28"/>
        </w:rPr>
        <w:t xml:space="preserve"> </w:t>
      </w:r>
      <w:proofErr w:type="spellStart"/>
      <w:r w:rsidRPr="00615D5A">
        <w:rPr>
          <w:rFonts w:ascii="Arial" w:hAnsi="Arial" w:cs="Arial"/>
          <w:sz w:val="28"/>
          <w:szCs w:val="28"/>
        </w:rPr>
        <w:t>zvekuti</w:t>
      </w:r>
      <w:proofErr w:type="spellEnd"/>
      <w:r w:rsidRPr="00615D5A">
        <w:rPr>
          <w:rFonts w:ascii="Arial" w:hAnsi="Arial" w:cs="Arial"/>
          <w:sz w:val="28"/>
          <w:szCs w:val="28"/>
        </w:rPr>
        <w:t xml:space="preserve"> kana </w:t>
      </w:r>
      <w:proofErr w:type="spellStart"/>
      <w:r w:rsidRPr="00615D5A">
        <w:rPr>
          <w:rFonts w:ascii="Arial" w:hAnsi="Arial" w:cs="Arial"/>
          <w:sz w:val="28"/>
          <w:szCs w:val="28"/>
        </w:rPr>
        <w:t>iwewe</w:t>
      </w:r>
      <w:proofErr w:type="spellEnd"/>
      <w:r w:rsidRPr="00615D5A">
        <w:rPr>
          <w:rFonts w:ascii="Arial" w:hAnsi="Arial" w:cs="Arial"/>
          <w:sz w:val="28"/>
          <w:szCs w:val="28"/>
        </w:rPr>
        <w:t xml:space="preserve"> </w:t>
      </w:r>
      <w:proofErr w:type="spellStart"/>
      <w:r w:rsidRPr="00615D5A">
        <w:rPr>
          <w:rFonts w:ascii="Arial" w:hAnsi="Arial" w:cs="Arial"/>
          <w:sz w:val="28"/>
          <w:szCs w:val="28"/>
        </w:rPr>
        <w:t>wega</w:t>
      </w:r>
      <w:proofErr w:type="spellEnd"/>
      <w:r w:rsidRPr="00615D5A">
        <w:rPr>
          <w:rFonts w:ascii="Arial" w:hAnsi="Arial" w:cs="Arial"/>
          <w:sz w:val="28"/>
          <w:szCs w:val="28"/>
        </w:rPr>
        <w:t xml:space="preserve"> </w:t>
      </w:r>
      <w:proofErr w:type="spellStart"/>
      <w:r w:rsidRPr="00615D5A">
        <w:rPr>
          <w:rFonts w:ascii="Arial" w:hAnsi="Arial" w:cs="Arial"/>
          <w:sz w:val="28"/>
          <w:szCs w:val="28"/>
        </w:rPr>
        <w:t>unonyatsoona</w:t>
      </w:r>
      <w:proofErr w:type="spellEnd"/>
      <w:r w:rsidRPr="00615D5A">
        <w:rPr>
          <w:rFonts w:ascii="Arial" w:hAnsi="Arial" w:cs="Arial"/>
          <w:sz w:val="28"/>
          <w:szCs w:val="28"/>
        </w:rPr>
        <w:t xml:space="preserve"> </w:t>
      </w:r>
      <w:proofErr w:type="spellStart"/>
      <w:r w:rsidRPr="00615D5A">
        <w:rPr>
          <w:rFonts w:ascii="Arial" w:hAnsi="Arial" w:cs="Arial"/>
          <w:sz w:val="28"/>
          <w:szCs w:val="28"/>
        </w:rPr>
        <w:t>wega</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ahh, </w:t>
      </w:r>
      <w:proofErr w:type="spellStart"/>
      <w:r w:rsidRPr="00615D5A">
        <w:rPr>
          <w:rFonts w:ascii="Arial" w:hAnsi="Arial" w:cs="Arial"/>
          <w:sz w:val="28"/>
          <w:szCs w:val="28"/>
        </w:rPr>
        <w:t>zvinhu</w:t>
      </w:r>
      <w:proofErr w:type="spellEnd"/>
      <w:r w:rsidRPr="00615D5A">
        <w:rPr>
          <w:rFonts w:ascii="Arial" w:hAnsi="Arial" w:cs="Arial"/>
          <w:sz w:val="28"/>
          <w:szCs w:val="28"/>
        </w:rPr>
        <w:t xml:space="preserve"> </w:t>
      </w:r>
      <w:proofErr w:type="spellStart"/>
      <w:r w:rsidRPr="00615D5A">
        <w:rPr>
          <w:rFonts w:ascii="Arial" w:hAnsi="Arial" w:cs="Arial"/>
          <w:sz w:val="28"/>
          <w:szCs w:val="28"/>
        </w:rPr>
        <w:t>zviya</w:t>
      </w:r>
      <w:proofErr w:type="spellEnd"/>
      <w:r w:rsidRPr="00615D5A">
        <w:rPr>
          <w:rFonts w:ascii="Arial" w:hAnsi="Arial" w:cs="Arial"/>
          <w:sz w:val="28"/>
          <w:szCs w:val="28"/>
        </w:rPr>
        <w:t xml:space="preserve"> </w:t>
      </w:r>
      <w:proofErr w:type="spellStart"/>
      <w:r w:rsidRPr="00615D5A">
        <w:rPr>
          <w:rFonts w:ascii="Arial" w:hAnsi="Arial" w:cs="Arial"/>
          <w:sz w:val="28"/>
          <w:szCs w:val="28"/>
        </w:rPr>
        <w:t>zvazodairwa</w:t>
      </w:r>
      <w:proofErr w:type="spellEnd"/>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Asi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havazive</w:t>
      </w:r>
      <w:proofErr w:type="spellEnd"/>
      <w:r w:rsidRPr="00615D5A">
        <w:rPr>
          <w:rFonts w:ascii="Arial" w:hAnsi="Arial" w:cs="Arial"/>
          <w:sz w:val="28"/>
          <w:szCs w:val="28"/>
        </w:rPr>
        <w:t xml:space="preserve"> </w:t>
      </w:r>
      <w:proofErr w:type="spellStart"/>
      <w:r w:rsidRPr="00615D5A">
        <w:rPr>
          <w:rFonts w:ascii="Arial" w:hAnsi="Arial" w:cs="Arial"/>
          <w:sz w:val="28"/>
          <w:szCs w:val="28"/>
        </w:rPr>
        <w:t>kwawakabvaka</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ava,v</w:t>
      </w:r>
      <w:r w:rsidRPr="00615D5A">
        <w:rPr>
          <w:rFonts w:ascii="Arial" w:hAnsi="Arial" w:cs="Arial"/>
          <w:sz w:val="28"/>
          <w:szCs w:val="28"/>
        </w:rPr>
        <w:t>ana</w:t>
      </w:r>
      <w:proofErr w:type="spellEnd"/>
      <w:r w:rsidRPr="00615D5A">
        <w:rPr>
          <w:rFonts w:ascii="Arial" w:hAnsi="Arial" w:cs="Arial"/>
          <w:sz w:val="28"/>
          <w:szCs w:val="28"/>
        </w:rPr>
        <w:t xml:space="preserve"> </w:t>
      </w:r>
      <w:proofErr w:type="spellStart"/>
      <w:r w:rsidRPr="00615D5A">
        <w:rPr>
          <w:rFonts w:ascii="Arial" w:hAnsi="Arial" w:cs="Arial"/>
          <w:sz w:val="28"/>
          <w:szCs w:val="28"/>
        </w:rPr>
        <w:t>ngavarairwe</w:t>
      </w:r>
      <w:proofErr w:type="spellEnd"/>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r>
        <w:rPr>
          <w:rFonts w:ascii="Arial" w:hAnsi="Arial" w:cs="Arial"/>
          <w:sz w:val="28"/>
          <w:szCs w:val="28"/>
        </w:rPr>
        <w:t>Amen</w:t>
      </w:r>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Gara </w:t>
      </w:r>
      <w:proofErr w:type="spellStart"/>
      <w:r w:rsidRPr="00615D5A">
        <w:rPr>
          <w:rFonts w:ascii="Arial" w:hAnsi="Arial" w:cs="Arial"/>
          <w:sz w:val="28"/>
          <w:szCs w:val="28"/>
        </w:rPr>
        <w:t>pasi</w:t>
      </w:r>
      <w:proofErr w:type="spellEnd"/>
      <w:r w:rsidRPr="00615D5A">
        <w:rPr>
          <w:rFonts w:ascii="Arial" w:hAnsi="Arial" w:cs="Arial"/>
          <w:sz w:val="28"/>
          <w:szCs w:val="28"/>
        </w:rPr>
        <w:t xml:space="preserve"> </w:t>
      </w:r>
      <w:proofErr w:type="spellStart"/>
      <w:r w:rsidRPr="00615D5A">
        <w:rPr>
          <w:rFonts w:ascii="Arial" w:hAnsi="Arial" w:cs="Arial"/>
          <w:sz w:val="28"/>
          <w:szCs w:val="28"/>
        </w:rPr>
        <w:t>nevana</w:t>
      </w:r>
      <w:proofErr w:type="spellEnd"/>
      <w:r w:rsidRPr="00615D5A">
        <w:rPr>
          <w:rFonts w:ascii="Arial" w:hAnsi="Arial" w:cs="Arial"/>
          <w:sz w:val="28"/>
          <w:szCs w:val="28"/>
        </w:rPr>
        <w:t xml:space="preserve"> </w:t>
      </w:r>
      <w:proofErr w:type="spellStart"/>
      <w:r w:rsidRPr="00615D5A">
        <w:rPr>
          <w:rFonts w:ascii="Arial" w:hAnsi="Arial" w:cs="Arial"/>
          <w:sz w:val="28"/>
          <w:szCs w:val="28"/>
        </w:rPr>
        <w:lastRenderedPageBreak/>
        <w:t>uchavadzidzisa</w:t>
      </w:r>
      <w:proofErr w:type="spellEnd"/>
      <w:r w:rsidRPr="00615D5A">
        <w:rPr>
          <w:rFonts w:ascii="Arial" w:hAnsi="Arial" w:cs="Arial"/>
          <w:sz w:val="28"/>
          <w:szCs w:val="28"/>
        </w:rPr>
        <w:t xml:space="preserve"> </w:t>
      </w:r>
      <w:proofErr w:type="spellStart"/>
      <w:r w:rsidRPr="00615D5A">
        <w:rPr>
          <w:rFonts w:ascii="Arial" w:hAnsi="Arial" w:cs="Arial"/>
          <w:sz w:val="28"/>
          <w:szCs w:val="28"/>
        </w:rPr>
        <w:t>uti</w:t>
      </w:r>
      <w:proofErr w:type="spellEnd"/>
      <w:r w:rsidRPr="00615D5A">
        <w:rPr>
          <w:rFonts w:ascii="Arial" w:hAnsi="Arial" w:cs="Arial"/>
          <w:sz w:val="28"/>
          <w:szCs w:val="28"/>
        </w:rPr>
        <w:t xml:space="preserve">, </w:t>
      </w:r>
      <w:proofErr w:type="spellStart"/>
      <w:r w:rsidRPr="00615D5A">
        <w:rPr>
          <w:rFonts w:ascii="Arial" w:hAnsi="Arial" w:cs="Arial"/>
          <w:sz w:val="28"/>
          <w:szCs w:val="28"/>
        </w:rPr>
        <w:t>ayehwa</w:t>
      </w:r>
      <w:proofErr w:type="spellEnd"/>
      <w:r w:rsidRPr="00615D5A">
        <w:rPr>
          <w:rFonts w:ascii="Arial" w:hAnsi="Arial" w:cs="Arial"/>
          <w:sz w:val="28"/>
          <w:szCs w:val="28"/>
        </w:rPr>
        <w:t xml:space="preserve"> </w:t>
      </w:r>
      <w:proofErr w:type="spellStart"/>
      <w:r w:rsidRPr="00615D5A">
        <w:rPr>
          <w:rFonts w:ascii="Arial" w:hAnsi="Arial" w:cs="Arial"/>
          <w:sz w:val="28"/>
          <w:szCs w:val="28"/>
        </w:rPr>
        <w:t>inyashadza</w:t>
      </w:r>
      <w:proofErr w:type="spellEnd"/>
      <w:r w:rsidRPr="00615D5A">
        <w:rPr>
          <w:rFonts w:ascii="Arial" w:hAnsi="Arial" w:cs="Arial"/>
          <w:sz w:val="28"/>
          <w:szCs w:val="28"/>
        </w:rPr>
        <w:t xml:space="preserve"> Mwari, </w:t>
      </w:r>
      <w:proofErr w:type="spellStart"/>
      <w:r w:rsidRPr="00615D5A">
        <w:rPr>
          <w:rFonts w:ascii="Arial" w:hAnsi="Arial" w:cs="Arial"/>
          <w:sz w:val="28"/>
          <w:szCs w:val="28"/>
        </w:rPr>
        <w:t>ha’moona</w:t>
      </w:r>
      <w:proofErr w:type="spellEnd"/>
      <w:r w:rsidRPr="00615D5A">
        <w:rPr>
          <w:rFonts w:ascii="Arial" w:hAnsi="Arial" w:cs="Arial"/>
          <w:sz w:val="28"/>
          <w:szCs w:val="28"/>
        </w:rPr>
        <w:t xml:space="preserve">. Mwari </w:t>
      </w:r>
      <w:proofErr w:type="spellStart"/>
      <w:r w:rsidRPr="00615D5A">
        <w:rPr>
          <w:rFonts w:ascii="Arial" w:hAnsi="Arial" w:cs="Arial"/>
          <w:sz w:val="28"/>
          <w:szCs w:val="28"/>
        </w:rPr>
        <w:t>ndiye</w:t>
      </w:r>
      <w:proofErr w:type="spellEnd"/>
      <w:r w:rsidRPr="00615D5A">
        <w:rPr>
          <w:rFonts w:ascii="Arial" w:hAnsi="Arial" w:cs="Arial"/>
          <w:sz w:val="28"/>
          <w:szCs w:val="28"/>
        </w:rPr>
        <w:t xml:space="preserve"> </w:t>
      </w:r>
      <w:proofErr w:type="spellStart"/>
      <w:r w:rsidRPr="00615D5A">
        <w:rPr>
          <w:rFonts w:ascii="Arial" w:hAnsi="Arial" w:cs="Arial"/>
          <w:sz w:val="28"/>
          <w:szCs w:val="28"/>
        </w:rPr>
        <w:t>akatipa</w:t>
      </w:r>
      <w:proofErr w:type="spellEnd"/>
      <w:r w:rsidRPr="00615D5A">
        <w:rPr>
          <w:rFonts w:ascii="Arial" w:hAnsi="Arial" w:cs="Arial"/>
          <w:sz w:val="28"/>
          <w:szCs w:val="28"/>
        </w:rPr>
        <w:t xml:space="preserve"> </w:t>
      </w:r>
      <w:proofErr w:type="spellStart"/>
      <w:r w:rsidRPr="00615D5A">
        <w:rPr>
          <w:rFonts w:ascii="Arial" w:hAnsi="Arial" w:cs="Arial"/>
          <w:sz w:val="28"/>
          <w:szCs w:val="28"/>
        </w:rPr>
        <w:t>zvatiri</w:t>
      </w:r>
      <w:proofErr w:type="spellEnd"/>
      <w:r w:rsidRPr="00615D5A">
        <w:rPr>
          <w:rFonts w:ascii="Arial" w:hAnsi="Arial" w:cs="Arial"/>
          <w:sz w:val="28"/>
          <w:szCs w:val="28"/>
        </w:rPr>
        <w:t xml:space="preserve"> </w:t>
      </w:r>
      <w:proofErr w:type="spellStart"/>
      <w:r w:rsidRPr="00615D5A">
        <w:rPr>
          <w:rFonts w:ascii="Arial" w:hAnsi="Arial" w:cs="Arial"/>
          <w:sz w:val="28"/>
          <w:szCs w:val="28"/>
        </w:rPr>
        <w:t>nhasi</w:t>
      </w:r>
      <w:proofErr w:type="spellEnd"/>
      <w:r w:rsidRPr="00615D5A">
        <w:rPr>
          <w:rFonts w:ascii="Arial" w:hAnsi="Arial" w:cs="Arial"/>
          <w:sz w:val="28"/>
          <w:szCs w:val="28"/>
        </w:rPr>
        <w:t xml:space="preserve"> </w:t>
      </w:r>
      <w:proofErr w:type="spellStart"/>
      <w:r w:rsidRPr="00615D5A">
        <w:rPr>
          <w:rFonts w:ascii="Arial" w:hAnsi="Arial" w:cs="Arial"/>
          <w:sz w:val="28"/>
          <w:szCs w:val="28"/>
        </w:rPr>
        <w:t>izvi</w:t>
      </w:r>
      <w:proofErr w:type="spellEnd"/>
      <w:r w:rsidRPr="00615D5A">
        <w:rPr>
          <w:rFonts w:ascii="Arial" w:hAnsi="Arial" w:cs="Arial"/>
          <w:sz w:val="28"/>
          <w:szCs w:val="28"/>
        </w:rPr>
        <w:t xml:space="preserve">. Brother </w:t>
      </w:r>
      <w:proofErr w:type="spellStart"/>
      <w:r w:rsidRPr="00615D5A">
        <w:rPr>
          <w:rFonts w:ascii="Arial" w:hAnsi="Arial" w:cs="Arial"/>
          <w:sz w:val="28"/>
          <w:szCs w:val="28"/>
        </w:rPr>
        <w:t>vese</w:t>
      </w:r>
      <w:proofErr w:type="spellEnd"/>
      <w:r w:rsidRPr="00615D5A">
        <w:rPr>
          <w:rFonts w:ascii="Arial" w:hAnsi="Arial" w:cs="Arial"/>
          <w:sz w:val="28"/>
          <w:szCs w:val="28"/>
        </w:rPr>
        <w:t xml:space="preserve"> vane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vavo</w:t>
      </w:r>
      <w:proofErr w:type="spellEnd"/>
      <w:r w:rsidRPr="00615D5A">
        <w:rPr>
          <w:rFonts w:ascii="Arial" w:hAnsi="Arial" w:cs="Arial"/>
          <w:sz w:val="28"/>
          <w:szCs w:val="28"/>
        </w:rPr>
        <w:t xml:space="preserve">, tanga </w:t>
      </w:r>
      <w:proofErr w:type="spellStart"/>
      <w:r w:rsidRPr="00615D5A">
        <w:rPr>
          <w:rFonts w:ascii="Arial" w:hAnsi="Arial" w:cs="Arial"/>
          <w:sz w:val="28"/>
          <w:szCs w:val="28"/>
        </w:rPr>
        <w:t>ezvino</w:t>
      </w:r>
      <w:proofErr w:type="spellEnd"/>
      <w:r w:rsidRPr="00615D5A">
        <w:rPr>
          <w:rFonts w:ascii="Arial" w:hAnsi="Arial" w:cs="Arial"/>
          <w:sz w:val="28"/>
          <w:szCs w:val="28"/>
        </w:rPr>
        <w:t xml:space="preserve">. </w:t>
      </w:r>
    </w:p>
    <w:p w14:paraId="2F2BFE18" w14:textId="77777777" w:rsidR="00D17F97" w:rsidRPr="00615D5A" w:rsidRDefault="00D17F97" w:rsidP="00D17F97">
      <w:pPr>
        <w:jc w:val="both"/>
        <w:rPr>
          <w:rFonts w:ascii="Arial" w:hAnsi="Arial" w:cs="Arial"/>
          <w:sz w:val="28"/>
          <w:szCs w:val="28"/>
        </w:rPr>
      </w:pPr>
      <w:r w:rsidRPr="00760E10">
        <w:rPr>
          <w:rFonts w:ascii="Arial" w:hAnsi="Arial" w:cs="Arial"/>
          <w:sz w:val="28"/>
          <w:szCs w:val="28"/>
          <w:vertAlign w:val="superscript"/>
        </w:rPr>
        <w:t>169</w:t>
      </w:r>
      <w:r>
        <w:rPr>
          <w:rFonts w:ascii="Arial" w:hAnsi="Arial" w:cs="Arial"/>
          <w:sz w:val="28"/>
          <w:szCs w:val="28"/>
        </w:rPr>
        <w:t xml:space="preserve"> </w:t>
      </w:r>
      <w:proofErr w:type="spellStart"/>
      <w:r w:rsidRPr="00615D5A">
        <w:rPr>
          <w:rFonts w:ascii="Arial" w:hAnsi="Arial" w:cs="Arial"/>
          <w:sz w:val="28"/>
          <w:szCs w:val="28"/>
        </w:rPr>
        <w:t>Unogona</w:t>
      </w:r>
      <w:proofErr w:type="spellEnd"/>
      <w:r w:rsidRPr="00615D5A">
        <w:rPr>
          <w:rFonts w:ascii="Arial" w:hAnsi="Arial" w:cs="Arial"/>
          <w:sz w:val="28"/>
          <w:szCs w:val="28"/>
        </w:rPr>
        <w:t xml:space="preserve"> </w:t>
      </w:r>
      <w:proofErr w:type="spellStart"/>
      <w:r w:rsidRPr="00615D5A">
        <w:rPr>
          <w:rFonts w:ascii="Arial" w:hAnsi="Arial" w:cs="Arial"/>
          <w:sz w:val="28"/>
          <w:szCs w:val="28"/>
        </w:rPr>
        <w:t>kugaregera</w:t>
      </w:r>
      <w:proofErr w:type="spellEnd"/>
      <w:r w:rsidRPr="00615D5A">
        <w:rPr>
          <w:rFonts w:ascii="Arial" w:hAnsi="Arial" w:cs="Arial"/>
          <w:sz w:val="28"/>
          <w:szCs w:val="28"/>
        </w:rPr>
        <w:t xml:space="preserve"> </w:t>
      </w:r>
      <w:proofErr w:type="spellStart"/>
      <w:r>
        <w:rPr>
          <w:rFonts w:ascii="Arial" w:hAnsi="Arial" w:cs="Arial"/>
          <w:sz w:val="28"/>
          <w:szCs w:val="28"/>
        </w:rPr>
        <w:t>zv</w:t>
      </w:r>
      <w:r w:rsidRPr="00615D5A">
        <w:rPr>
          <w:rFonts w:ascii="Arial" w:hAnsi="Arial" w:cs="Arial"/>
          <w:sz w:val="28"/>
          <w:szCs w:val="28"/>
        </w:rPr>
        <w:t>ako</w:t>
      </w:r>
      <w:proofErr w:type="spellEnd"/>
      <w:r w:rsidRPr="00615D5A">
        <w:rPr>
          <w:rFonts w:ascii="Arial" w:hAnsi="Arial" w:cs="Arial"/>
          <w:sz w:val="28"/>
          <w:szCs w:val="28"/>
        </w:rPr>
        <w:t xml:space="preserve"> kana kari </w:t>
      </w:r>
      <w:proofErr w:type="spellStart"/>
      <w:r w:rsidRPr="00615D5A">
        <w:rPr>
          <w:rFonts w:ascii="Arial" w:hAnsi="Arial" w:cs="Arial"/>
          <w:sz w:val="28"/>
          <w:szCs w:val="28"/>
        </w:rPr>
        <w:t>kadiki</w:t>
      </w:r>
      <w:proofErr w:type="spellEnd"/>
      <w:r w:rsidRPr="00615D5A">
        <w:rPr>
          <w:rFonts w:ascii="Arial" w:hAnsi="Arial" w:cs="Arial"/>
          <w:sz w:val="28"/>
          <w:szCs w:val="28"/>
        </w:rPr>
        <w:t xml:space="preserve"> </w:t>
      </w:r>
      <w:proofErr w:type="spellStart"/>
      <w:r w:rsidRPr="00615D5A">
        <w:rPr>
          <w:rFonts w:ascii="Arial" w:hAnsi="Arial" w:cs="Arial"/>
          <w:sz w:val="28"/>
          <w:szCs w:val="28"/>
        </w:rPr>
        <w:t>kanogona</w:t>
      </w:r>
      <w:proofErr w:type="spellEnd"/>
      <w:r w:rsidRPr="00615D5A">
        <w:rPr>
          <w:rFonts w:ascii="Arial" w:hAnsi="Arial" w:cs="Arial"/>
          <w:sz w:val="28"/>
          <w:szCs w:val="28"/>
        </w:rPr>
        <w:t xml:space="preserve"> </w:t>
      </w:r>
      <w:proofErr w:type="spellStart"/>
      <w:r w:rsidRPr="00615D5A">
        <w:rPr>
          <w:rFonts w:ascii="Arial" w:hAnsi="Arial" w:cs="Arial"/>
          <w:sz w:val="28"/>
          <w:szCs w:val="28"/>
        </w:rPr>
        <w:t>kusabata</w:t>
      </w:r>
      <w:proofErr w:type="spellEnd"/>
      <w:r w:rsidRPr="00615D5A">
        <w:rPr>
          <w:rFonts w:ascii="Arial" w:hAnsi="Arial" w:cs="Arial"/>
          <w:sz w:val="28"/>
          <w:szCs w:val="28"/>
        </w:rPr>
        <w:t xml:space="preserve">, but the Bible…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maJuta</w:t>
      </w:r>
      <w:proofErr w:type="spellEnd"/>
      <w:r w:rsidRPr="00615D5A">
        <w:rPr>
          <w:rFonts w:ascii="Arial" w:hAnsi="Arial" w:cs="Arial"/>
          <w:sz w:val="28"/>
          <w:szCs w:val="28"/>
        </w:rPr>
        <w:t xml:space="preserve"> </w:t>
      </w:r>
      <w:proofErr w:type="spellStart"/>
      <w:r w:rsidRPr="00615D5A">
        <w:rPr>
          <w:rFonts w:ascii="Arial" w:hAnsi="Arial" w:cs="Arial"/>
          <w:sz w:val="28"/>
          <w:szCs w:val="28"/>
        </w:rPr>
        <w:t>aitanga</w:t>
      </w:r>
      <w:proofErr w:type="spellEnd"/>
      <w:r w:rsidRPr="00615D5A">
        <w:rPr>
          <w:rFonts w:ascii="Arial" w:hAnsi="Arial" w:cs="Arial"/>
          <w:sz w:val="28"/>
          <w:szCs w:val="28"/>
        </w:rPr>
        <w:t xml:space="preserve"> </w:t>
      </w:r>
      <w:proofErr w:type="spellStart"/>
      <w:r w:rsidRPr="00615D5A">
        <w:rPr>
          <w:rFonts w:ascii="Arial" w:hAnsi="Arial" w:cs="Arial"/>
          <w:sz w:val="28"/>
          <w:szCs w:val="28"/>
        </w:rPr>
        <w:t>kudzidzisa</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vavo</w:t>
      </w:r>
      <w:proofErr w:type="spellEnd"/>
      <w:r w:rsidRPr="00615D5A">
        <w:rPr>
          <w:rFonts w:ascii="Arial" w:hAnsi="Arial" w:cs="Arial"/>
          <w:sz w:val="28"/>
          <w:szCs w:val="28"/>
        </w:rPr>
        <w:t xml:space="preserve"> at twelve, twelve years. You can start a bit early kana ten kana </w:t>
      </w:r>
      <w:proofErr w:type="spellStart"/>
      <w:r w:rsidRPr="00615D5A">
        <w:rPr>
          <w:rFonts w:ascii="Arial" w:hAnsi="Arial" w:cs="Arial"/>
          <w:sz w:val="28"/>
          <w:szCs w:val="28"/>
        </w:rPr>
        <w:t>kakangwara</w:t>
      </w:r>
      <w:proofErr w:type="spellEnd"/>
      <w:r w:rsidRPr="00615D5A">
        <w:rPr>
          <w:rFonts w:ascii="Arial" w:hAnsi="Arial" w:cs="Arial"/>
          <w:sz w:val="28"/>
          <w:szCs w:val="28"/>
        </w:rPr>
        <w:t xml:space="preserve">. Nako kana kari </w:t>
      </w:r>
      <w:proofErr w:type="spellStart"/>
      <w:r w:rsidRPr="00615D5A">
        <w:rPr>
          <w:rFonts w:ascii="Arial" w:hAnsi="Arial" w:cs="Arial"/>
          <w:sz w:val="28"/>
          <w:szCs w:val="28"/>
        </w:rPr>
        <w:t>kamusikana</w:t>
      </w:r>
      <w:proofErr w:type="spellEnd"/>
      <w:r w:rsidRPr="00615D5A">
        <w:rPr>
          <w:rFonts w:ascii="Arial" w:hAnsi="Arial" w:cs="Arial"/>
          <w:sz w:val="28"/>
          <w:szCs w:val="28"/>
        </w:rPr>
        <w:t xml:space="preserve"> </w:t>
      </w:r>
      <w:proofErr w:type="spellStart"/>
      <w:r w:rsidRPr="00615D5A">
        <w:rPr>
          <w:rFonts w:ascii="Arial" w:hAnsi="Arial" w:cs="Arial"/>
          <w:sz w:val="28"/>
          <w:szCs w:val="28"/>
        </w:rPr>
        <w:t>uchikaraira</w:t>
      </w:r>
      <w:proofErr w:type="spellEnd"/>
      <w:r w:rsidRPr="00615D5A">
        <w:rPr>
          <w:rFonts w:ascii="Arial" w:hAnsi="Arial" w:cs="Arial"/>
          <w:sz w:val="28"/>
          <w:szCs w:val="28"/>
        </w:rPr>
        <w:t xml:space="preserve">. Nako kana kari </w:t>
      </w:r>
      <w:proofErr w:type="spellStart"/>
      <w:r w:rsidRPr="00615D5A">
        <w:rPr>
          <w:rFonts w:ascii="Arial" w:hAnsi="Arial" w:cs="Arial"/>
          <w:sz w:val="28"/>
          <w:szCs w:val="28"/>
        </w:rPr>
        <w:t>kakomana</w:t>
      </w:r>
      <w:proofErr w:type="spellEnd"/>
      <w:r w:rsidRPr="00615D5A">
        <w:rPr>
          <w:rFonts w:ascii="Arial" w:hAnsi="Arial" w:cs="Arial"/>
          <w:sz w:val="28"/>
          <w:szCs w:val="28"/>
        </w:rPr>
        <w:t xml:space="preserve"> </w:t>
      </w:r>
      <w:proofErr w:type="spellStart"/>
      <w:r w:rsidRPr="00615D5A">
        <w:rPr>
          <w:rFonts w:ascii="Arial" w:hAnsi="Arial" w:cs="Arial"/>
          <w:sz w:val="28"/>
          <w:szCs w:val="28"/>
        </w:rPr>
        <w:t>uchikadzidzisa</w:t>
      </w:r>
      <w:proofErr w:type="spellEnd"/>
      <w:r w:rsidRPr="00615D5A">
        <w:rPr>
          <w:rFonts w:ascii="Arial" w:hAnsi="Arial" w:cs="Arial"/>
          <w:sz w:val="28"/>
          <w:szCs w:val="28"/>
        </w:rPr>
        <w:t xml:space="preserve"> </w:t>
      </w:r>
      <w:proofErr w:type="spellStart"/>
      <w:r w:rsidRPr="00615D5A">
        <w:rPr>
          <w:rFonts w:ascii="Arial" w:hAnsi="Arial" w:cs="Arial"/>
          <w:sz w:val="28"/>
          <w:szCs w:val="28"/>
        </w:rPr>
        <w:t>kukosha</w:t>
      </w:r>
      <w:proofErr w:type="spellEnd"/>
      <w:r w:rsidRPr="00615D5A">
        <w:rPr>
          <w:rFonts w:ascii="Arial" w:hAnsi="Arial" w:cs="Arial"/>
          <w:sz w:val="28"/>
          <w:szCs w:val="28"/>
        </w:rPr>
        <w:t xml:space="preserve"> </w:t>
      </w:r>
      <w:proofErr w:type="spellStart"/>
      <w:r w:rsidRPr="00615D5A">
        <w:rPr>
          <w:rFonts w:ascii="Arial" w:hAnsi="Arial" w:cs="Arial"/>
          <w:sz w:val="28"/>
          <w:szCs w:val="28"/>
        </w:rPr>
        <w:t>kwe</w:t>
      </w:r>
      <w:proofErr w:type="spellEnd"/>
      <w:r w:rsidRPr="00615D5A">
        <w:rPr>
          <w:rFonts w:ascii="Arial" w:hAnsi="Arial" w:cs="Arial"/>
          <w:sz w:val="28"/>
          <w:szCs w:val="28"/>
        </w:rPr>
        <w:t xml:space="preserve"> Me…? </w:t>
      </w:r>
      <w:proofErr w:type="spellStart"/>
      <w:r w:rsidRPr="00615D5A">
        <w:rPr>
          <w:rFonts w:ascii="Arial" w:hAnsi="Arial" w:cs="Arial"/>
          <w:sz w:val="28"/>
          <w:szCs w:val="28"/>
        </w:rPr>
        <w:t>kwe</w:t>
      </w:r>
      <w:proofErr w:type="spellEnd"/>
      <w:r w:rsidRPr="00615D5A">
        <w:rPr>
          <w:rFonts w:ascii="Arial" w:hAnsi="Arial" w:cs="Arial"/>
          <w:sz w:val="28"/>
          <w:szCs w:val="28"/>
        </w:rPr>
        <w:t xml:space="preserve"> Message. Nako, in case </w:t>
      </w:r>
      <w:proofErr w:type="spellStart"/>
      <w:r w:rsidRPr="00615D5A">
        <w:rPr>
          <w:rFonts w:ascii="Arial" w:hAnsi="Arial" w:cs="Arial"/>
          <w:sz w:val="28"/>
          <w:szCs w:val="28"/>
        </w:rPr>
        <w:t>kachazobatsira</w:t>
      </w:r>
      <w:proofErr w:type="spellEnd"/>
      <w:r w:rsidRPr="00615D5A">
        <w:rPr>
          <w:rFonts w:ascii="Arial" w:hAnsi="Arial" w:cs="Arial"/>
          <w:sz w:val="28"/>
          <w:szCs w:val="28"/>
        </w:rPr>
        <w:t xml:space="preserve"> </w:t>
      </w:r>
      <w:proofErr w:type="spellStart"/>
      <w:r w:rsidRPr="00615D5A">
        <w:rPr>
          <w:rFonts w:ascii="Arial" w:hAnsi="Arial" w:cs="Arial"/>
          <w:sz w:val="28"/>
          <w:szCs w:val="28"/>
        </w:rPr>
        <w:t>iwewe</w:t>
      </w:r>
      <w:proofErr w:type="spellEnd"/>
      <w:r w:rsidRPr="00615D5A">
        <w:rPr>
          <w:rFonts w:ascii="Arial" w:hAnsi="Arial" w:cs="Arial"/>
          <w:sz w:val="28"/>
          <w:szCs w:val="28"/>
        </w:rPr>
        <w:t xml:space="preserve"> </w:t>
      </w:r>
      <w:proofErr w:type="spellStart"/>
      <w:r w:rsidRPr="00615D5A">
        <w:rPr>
          <w:rFonts w:ascii="Arial" w:hAnsi="Arial" w:cs="Arial"/>
          <w:sz w:val="28"/>
          <w:szCs w:val="28"/>
        </w:rPr>
        <w:t>wahedhuka</w:t>
      </w:r>
      <w:proofErr w:type="spellEnd"/>
      <w:r w:rsidRPr="00615D5A">
        <w:rPr>
          <w:rFonts w:ascii="Arial" w:hAnsi="Arial" w:cs="Arial"/>
          <w:sz w:val="28"/>
          <w:szCs w:val="28"/>
        </w:rPr>
        <w:t xml:space="preserve">. </w:t>
      </w:r>
    </w:p>
    <w:p w14:paraId="45BFAB98" w14:textId="77777777" w:rsidR="00D17F97" w:rsidRPr="00615D5A" w:rsidRDefault="00D17F97" w:rsidP="00D17F97">
      <w:pPr>
        <w:jc w:val="both"/>
        <w:rPr>
          <w:rFonts w:ascii="Arial" w:hAnsi="Arial" w:cs="Arial"/>
          <w:sz w:val="28"/>
          <w:szCs w:val="28"/>
        </w:rPr>
      </w:pPr>
      <w:r w:rsidRPr="00760E10">
        <w:rPr>
          <w:rFonts w:ascii="Arial" w:hAnsi="Arial" w:cs="Arial"/>
          <w:sz w:val="28"/>
          <w:szCs w:val="28"/>
          <w:vertAlign w:val="superscript"/>
        </w:rPr>
        <w:t>170</w:t>
      </w:r>
      <w:r>
        <w:rPr>
          <w:rFonts w:ascii="Arial" w:hAnsi="Arial" w:cs="Arial"/>
          <w:sz w:val="28"/>
          <w:szCs w:val="28"/>
        </w:rPr>
        <w:t xml:space="preserve"> </w:t>
      </w:r>
      <w:proofErr w:type="spellStart"/>
      <w:r w:rsidRPr="00615D5A">
        <w:rPr>
          <w:rFonts w:ascii="Arial" w:hAnsi="Arial" w:cs="Arial"/>
          <w:sz w:val="28"/>
          <w:szCs w:val="28"/>
        </w:rPr>
        <w:t>Zvinouya</w:t>
      </w:r>
      <w:proofErr w:type="spellEnd"/>
      <w:r w:rsidRPr="00615D5A">
        <w:rPr>
          <w:rFonts w:ascii="Arial" w:hAnsi="Arial" w:cs="Arial"/>
          <w:sz w:val="28"/>
          <w:szCs w:val="28"/>
        </w:rPr>
        <w:t xml:space="preserve"> </w:t>
      </w:r>
      <w:proofErr w:type="spellStart"/>
      <w:r w:rsidRPr="00615D5A">
        <w:rPr>
          <w:rFonts w:ascii="Arial" w:hAnsi="Arial" w:cs="Arial"/>
          <w:sz w:val="28"/>
          <w:szCs w:val="28"/>
        </w:rPr>
        <w:t>izvi</w:t>
      </w:r>
      <w:proofErr w:type="spellEnd"/>
      <w:r w:rsidRPr="00615D5A">
        <w:rPr>
          <w:rFonts w:ascii="Arial" w:hAnsi="Arial" w:cs="Arial"/>
          <w:sz w:val="28"/>
          <w:szCs w:val="28"/>
        </w:rPr>
        <w:t xml:space="preserve">, </w:t>
      </w:r>
      <w:proofErr w:type="spellStart"/>
      <w:r w:rsidRPr="00615D5A">
        <w:rPr>
          <w:rFonts w:ascii="Arial" w:hAnsi="Arial" w:cs="Arial"/>
          <w:sz w:val="28"/>
          <w:szCs w:val="28"/>
        </w:rPr>
        <w:t>hanzi</w:t>
      </w:r>
      <w:proofErr w:type="spellEnd"/>
      <w:r w:rsidRPr="00615D5A">
        <w:rPr>
          <w:rFonts w:ascii="Arial" w:hAnsi="Arial" w:cs="Arial"/>
          <w:sz w:val="28"/>
          <w:szCs w:val="28"/>
        </w:rPr>
        <w:t xml:space="preserve"> </w:t>
      </w:r>
      <w:proofErr w:type="spellStart"/>
      <w:r w:rsidRPr="00615D5A">
        <w:rPr>
          <w:rFonts w:ascii="Arial" w:hAnsi="Arial" w:cs="Arial"/>
          <w:sz w:val="28"/>
          <w:szCs w:val="28"/>
        </w:rPr>
        <w:t>regai</w:t>
      </w:r>
      <w:proofErr w:type="spellEnd"/>
      <w:r w:rsidRPr="00615D5A">
        <w:rPr>
          <w:rFonts w:ascii="Arial" w:hAnsi="Arial" w:cs="Arial"/>
          <w:sz w:val="28"/>
          <w:szCs w:val="28"/>
        </w:rPr>
        <w:t xml:space="preserve"> </w:t>
      </w:r>
      <w:proofErr w:type="spellStart"/>
      <w:r w:rsidRPr="00615D5A">
        <w:rPr>
          <w:rFonts w:ascii="Arial" w:hAnsi="Arial" w:cs="Arial"/>
          <w:sz w:val="28"/>
          <w:szCs w:val="28"/>
        </w:rPr>
        <w:t>kunyengerwa</w:t>
      </w:r>
      <w:proofErr w:type="spellEnd"/>
      <w:r w:rsidRPr="00615D5A">
        <w:rPr>
          <w:rFonts w:ascii="Arial" w:hAnsi="Arial" w:cs="Arial"/>
          <w:sz w:val="28"/>
          <w:szCs w:val="28"/>
        </w:rPr>
        <w:t xml:space="preserve"> </w:t>
      </w:r>
      <w:proofErr w:type="spellStart"/>
      <w:r w:rsidRPr="00615D5A">
        <w:rPr>
          <w:rFonts w:ascii="Arial" w:hAnsi="Arial" w:cs="Arial"/>
          <w:sz w:val="28"/>
          <w:szCs w:val="28"/>
        </w:rPr>
        <w:t>mwoyo</w:t>
      </w:r>
      <w:proofErr w:type="spellEnd"/>
      <w:r w:rsidRPr="00615D5A">
        <w:rPr>
          <w:rFonts w:ascii="Arial" w:hAnsi="Arial" w:cs="Arial"/>
          <w:sz w:val="28"/>
          <w:szCs w:val="28"/>
        </w:rPr>
        <w:t xml:space="preserve"> </w:t>
      </w:r>
      <w:proofErr w:type="spellStart"/>
      <w:r w:rsidRPr="00615D5A">
        <w:rPr>
          <w:rFonts w:ascii="Arial" w:hAnsi="Arial" w:cs="Arial"/>
          <w:sz w:val="28"/>
          <w:szCs w:val="28"/>
        </w:rPr>
        <w:t>yenyu</w:t>
      </w:r>
      <w:proofErr w:type="spellEnd"/>
      <w:r w:rsidRPr="00615D5A">
        <w:rPr>
          <w:rFonts w:ascii="Arial" w:hAnsi="Arial" w:cs="Arial"/>
          <w:sz w:val="28"/>
          <w:szCs w:val="28"/>
        </w:rPr>
        <w:t xml:space="preserve">, </w:t>
      </w:r>
      <w:proofErr w:type="spellStart"/>
      <w:r w:rsidRPr="00615D5A">
        <w:rPr>
          <w:rFonts w:ascii="Arial" w:hAnsi="Arial" w:cs="Arial"/>
          <w:sz w:val="28"/>
          <w:szCs w:val="28"/>
        </w:rPr>
        <w:t>isu</w:t>
      </w:r>
      <w:proofErr w:type="spellEnd"/>
      <w:r w:rsidRPr="00615D5A">
        <w:rPr>
          <w:rFonts w:ascii="Arial" w:hAnsi="Arial" w:cs="Arial"/>
          <w:sz w:val="28"/>
          <w:szCs w:val="28"/>
        </w:rPr>
        <w:t xml:space="preserve"> </w:t>
      </w:r>
      <w:proofErr w:type="spellStart"/>
      <w:r w:rsidRPr="00615D5A">
        <w:rPr>
          <w:rFonts w:ascii="Arial" w:hAnsi="Arial" w:cs="Arial"/>
          <w:sz w:val="28"/>
          <w:szCs w:val="28"/>
        </w:rPr>
        <w:t>kakawanda</w:t>
      </w:r>
      <w:proofErr w:type="spellEnd"/>
      <w:r w:rsidRPr="00615D5A">
        <w:rPr>
          <w:rFonts w:ascii="Arial" w:hAnsi="Arial" w:cs="Arial"/>
          <w:sz w:val="28"/>
          <w:szCs w:val="28"/>
        </w:rPr>
        <w:t xml:space="preserve"> </w:t>
      </w:r>
      <w:proofErr w:type="spellStart"/>
      <w:r w:rsidRPr="00615D5A">
        <w:rPr>
          <w:rFonts w:ascii="Arial" w:hAnsi="Arial" w:cs="Arial"/>
          <w:sz w:val="28"/>
          <w:szCs w:val="28"/>
        </w:rPr>
        <w:t>tichida</w:t>
      </w:r>
      <w:proofErr w:type="spellEnd"/>
      <w:r w:rsidRPr="00615D5A">
        <w:rPr>
          <w:rFonts w:ascii="Arial" w:hAnsi="Arial" w:cs="Arial"/>
          <w:sz w:val="28"/>
          <w:szCs w:val="28"/>
        </w:rPr>
        <w:t xml:space="preserve"> </w:t>
      </w:r>
      <w:proofErr w:type="spellStart"/>
      <w:r w:rsidRPr="00615D5A">
        <w:rPr>
          <w:rFonts w:ascii="Arial" w:hAnsi="Arial" w:cs="Arial"/>
          <w:sz w:val="28"/>
          <w:szCs w:val="28"/>
        </w:rPr>
        <w:t>kuda</w:t>
      </w:r>
      <w:proofErr w:type="spellEnd"/>
      <w:r w:rsidRPr="00615D5A">
        <w:rPr>
          <w:rFonts w:ascii="Arial" w:hAnsi="Arial" w:cs="Arial"/>
          <w:sz w:val="28"/>
          <w:szCs w:val="28"/>
        </w:rPr>
        <w:t xml:space="preserve"> </w:t>
      </w:r>
      <w:proofErr w:type="spellStart"/>
      <w:r w:rsidRPr="00615D5A">
        <w:rPr>
          <w:rFonts w:ascii="Arial" w:hAnsi="Arial" w:cs="Arial"/>
          <w:sz w:val="28"/>
          <w:szCs w:val="28"/>
        </w:rPr>
        <w:t>kunyengereka</w:t>
      </w:r>
      <w:proofErr w:type="spellEnd"/>
      <w:r w:rsidRPr="00615D5A">
        <w:rPr>
          <w:rFonts w:ascii="Arial" w:hAnsi="Arial" w:cs="Arial"/>
          <w:sz w:val="28"/>
          <w:szCs w:val="28"/>
        </w:rPr>
        <w:t xml:space="preserve"> mu Message. </w:t>
      </w:r>
      <w:proofErr w:type="spellStart"/>
      <w:r w:rsidRPr="00615D5A">
        <w:rPr>
          <w:rFonts w:ascii="Arial" w:hAnsi="Arial" w:cs="Arial"/>
          <w:sz w:val="28"/>
          <w:szCs w:val="28"/>
        </w:rPr>
        <w:t>Muchaziva</w:t>
      </w:r>
      <w:proofErr w:type="spellEnd"/>
      <w:r w:rsidRPr="00615D5A">
        <w:rPr>
          <w:rFonts w:ascii="Arial" w:hAnsi="Arial" w:cs="Arial"/>
          <w:sz w:val="28"/>
          <w:szCs w:val="28"/>
        </w:rPr>
        <w:t xml:space="preserve"> </w:t>
      </w:r>
      <w:proofErr w:type="spellStart"/>
      <w:r w:rsidRPr="00615D5A">
        <w:rPr>
          <w:rFonts w:ascii="Arial" w:hAnsi="Arial" w:cs="Arial"/>
          <w:sz w:val="28"/>
          <w:szCs w:val="28"/>
        </w:rPr>
        <w:t>tambotaurwa</w:t>
      </w:r>
      <w:proofErr w:type="spellEnd"/>
      <w:r w:rsidRPr="00615D5A">
        <w:rPr>
          <w:rFonts w:ascii="Arial" w:hAnsi="Arial" w:cs="Arial"/>
          <w:sz w:val="28"/>
          <w:szCs w:val="28"/>
        </w:rPr>
        <w:t xml:space="preserve"> </w:t>
      </w:r>
      <w:proofErr w:type="spellStart"/>
      <w:r w:rsidRPr="00615D5A">
        <w:rPr>
          <w:rFonts w:ascii="Arial" w:hAnsi="Arial" w:cs="Arial"/>
          <w:sz w:val="28"/>
          <w:szCs w:val="28"/>
        </w:rPr>
        <w:t>navo</w:t>
      </w:r>
      <w:proofErr w:type="spellEnd"/>
      <w:r w:rsidRPr="00615D5A">
        <w:rPr>
          <w:rFonts w:ascii="Arial" w:hAnsi="Arial" w:cs="Arial"/>
          <w:sz w:val="28"/>
          <w:szCs w:val="28"/>
        </w:rPr>
        <w:t xml:space="preserve">, </w:t>
      </w:r>
      <w:proofErr w:type="spellStart"/>
      <w:r w:rsidRPr="00615D5A">
        <w:rPr>
          <w:rFonts w:ascii="Arial" w:hAnsi="Arial" w:cs="Arial"/>
          <w:sz w:val="28"/>
          <w:szCs w:val="28"/>
        </w:rPr>
        <w:t>tikamboda</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w:t>
      </w:r>
      <w:proofErr w:type="spellStart"/>
      <w:r w:rsidRPr="00615D5A">
        <w:rPr>
          <w:rFonts w:ascii="Arial" w:hAnsi="Arial" w:cs="Arial"/>
          <w:sz w:val="28"/>
          <w:szCs w:val="28"/>
        </w:rPr>
        <w:t>tiregere</w:t>
      </w:r>
      <w:proofErr w:type="spellEnd"/>
      <w:r w:rsidRPr="00615D5A">
        <w:rPr>
          <w:rFonts w:ascii="Arial" w:hAnsi="Arial" w:cs="Arial"/>
          <w:sz w:val="28"/>
          <w:szCs w:val="28"/>
        </w:rPr>
        <w:t xml:space="preserve"> Mother, </w:t>
      </w:r>
      <w:proofErr w:type="spellStart"/>
      <w:r w:rsidRPr="00615D5A">
        <w:rPr>
          <w:rFonts w:ascii="Arial" w:hAnsi="Arial" w:cs="Arial"/>
          <w:sz w:val="28"/>
          <w:szCs w:val="28"/>
        </w:rPr>
        <w:t>tiregere</w:t>
      </w:r>
      <w:proofErr w:type="spellEnd"/>
      <w:r w:rsidRPr="00615D5A">
        <w:rPr>
          <w:rFonts w:ascii="Arial" w:hAnsi="Arial" w:cs="Arial"/>
          <w:sz w:val="28"/>
          <w:szCs w:val="28"/>
        </w:rPr>
        <w:t xml:space="preserve"> </w:t>
      </w:r>
      <w:proofErr w:type="spellStart"/>
      <w:r w:rsidRPr="00615D5A">
        <w:rPr>
          <w:rFonts w:ascii="Arial" w:hAnsi="Arial" w:cs="Arial"/>
          <w:sz w:val="28"/>
          <w:szCs w:val="28"/>
        </w:rPr>
        <w:t>hufundisi</w:t>
      </w:r>
      <w:proofErr w:type="spellEnd"/>
      <w:r w:rsidRPr="00615D5A">
        <w:rPr>
          <w:rFonts w:ascii="Arial" w:hAnsi="Arial" w:cs="Arial"/>
          <w:sz w:val="28"/>
          <w:szCs w:val="28"/>
        </w:rPr>
        <w:t xml:space="preserve">. </w:t>
      </w:r>
      <w:proofErr w:type="spellStart"/>
      <w:r w:rsidRPr="00615D5A">
        <w:rPr>
          <w:rFonts w:ascii="Arial" w:hAnsi="Arial" w:cs="Arial"/>
          <w:sz w:val="28"/>
          <w:szCs w:val="28"/>
        </w:rPr>
        <w:t>Takuda</w:t>
      </w:r>
      <w:proofErr w:type="spellEnd"/>
      <w:r w:rsidRPr="00615D5A">
        <w:rPr>
          <w:rFonts w:ascii="Arial" w:hAnsi="Arial" w:cs="Arial"/>
          <w:sz w:val="28"/>
          <w:szCs w:val="28"/>
        </w:rPr>
        <w:t xml:space="preserve"> </w:t>
      </w:r>
      <w:proofErr w:type="spellStart"/>
      <w:r w:rsidRPr="00615D5A">
        <w:rPr>
          <w:rFonts w:ascii="Arial" w:hAnsi="Arial" w:cs="Arial"/>
          <w:sz w:val="28"/>
          <w:szCs w:val="28"/>
        </w:rPr>
        <w:t>kuenda</w:t>
      </w:r>
      <w:proofErr w:type="spellEnd"/>
      <w:r w:rsidRPr="00615D5A">
        <w:rPr>
          <w:rFonts w:ascii="Arial" w:hAnsi="Arial" w:cs="Arial"/>
          <w:sz w:val="28"/>
          <w:szCs w:val="28"/>
        </w:rPr>
        <w:t xml:space="preserve"> </w:t>
      </w:r>
      <w:proofErr w:type="spellStart"/>
      <w:r w:rsidRPr="00615D5A">
        <w:rPr>
          <w:rFonts w:ascii="Arial" w:hAnsi="Arial" w:cs="Arial"/>
          <w:sz w:val="28"/>
          <w:szCs w:val="28"/>
        </w:rPr>
        <w:t>kunoita</w:t>
      </w:r>
      <w:proofErr w:type="spellEnd"/>
      <w:r w:rsidRPr="00615D5A">
        <w:rPr>
          <w:rFonts w:ascii="Arial" w:hAnsi="Arial" w:cs="Arial"/>
          <w:sz w:val="28"/>
          <w:szCs w:val="28"/>
        </w:rPr>
        <w:t xml:space="preserve"> ma degree </w:t>
      </w:r>
      <w:proofErr w:type="spellStart"/>
      <w:r w:rsidRPr="00615D5A">
        <w:rPr>
          <w:rFonts w:ascii="Arial" w:hAnsi="Arial" w:cs="Arial"/>
          <w:sz w:val="28"/>
          <w:szCs w:val="28"/>
        </w:rPr>
        <w:t>ku</w:t>
      </w:r>
      <w:proofErr w:type="spellEnd"/>
      <w:r w:rsidRPr="00615D5A">
        <w:rPr>
          <w:rFonts w:ascii="Arial" w:hAnsi="Arial" w:cs="Arial"/>
          <w:sz w:val="28"/>
          <w:szCs w:val="28"/>
        </w:rPr>
        <w:t xml:space="preserve"> Botswana, na mother ava. </w:t>
      </w:r>
      <w:proofErr w:type="spellStart"/>
      <w:r w:rsidRPr="00615D5A">
        <w:rPr>
          <w:rFonts w:ascii="Arial" w:hAnsi="Arial" w:cs="Arial"/>
          <w:sz w:val="28"/>
          <w:szCs w:val="28"/>
        </w:rPr>
        <w:t>Takuti</w:t>
      </w:r>
      <w:proofErr w:type="spellEnd"/>
      <w:r w:rsidRPr="00615D5A">
        <w:rPr>
          <w:rFonts w:ascii="Arial" w:hAnsi="Arial" w:cs="Arial"/>
          <w:sz w:val="28"/>
          <w:szCs w:val="28"/>
        </w:rPr>
        <w:t xml:space="preserve">, “Ahh </w:t>
      </w:r>
      <w:proofErr w:type="spellStart"/>
      <w:r w:rsidRPr="00615D5A">
        <w:rPr>
          <w:rFonts w:ascii="Arial" w:hAnsi="Arial" w:cs="Arial"/>
          <w:sz w:val="28"/>
          <w:szCs w:val="28"/>
        </w:rPr>
        <w:t>ini</w:t>
      </w:r>
      <w:proofErr w:type="spellEnd"/>
      <w:r w:rsidRPr="00615D5A">
        <w:rPr>
          <w:rFonts w:ascii="Arial" w:hAnsi="Arial" w:cs="Arial"/>
          <w:sz w:val="28"/>
          <w:szCs w:val="28"/>
        </w:rPr>
        <w:t xml:space="preserve"> </w:t>
      </w:r>
      <w:proofErr w:type="spellStart"/>
      <w:r w:rsidRPr="00615D5A">
        <w:rPr>
          <w:rFonts w:ascii="Arial" w:hAnsi="Arial" w:cs="Arial"/>
          <w:i/>
          <w:iCs/>
          <w:sz w:val="28"/>
          <w:szCs w:val="28"/>
        </w:rPr>
        <w:t>ndadiscourejeka</w:t>
      </w:r>
      <w:proofErr w:type="spellEnd"/>
      <w:r w:rsidRPr="00615D5A">
        <w:rPr>
          <w:rFonts w:ascii="Arial" w:hAnsi="Arial" w:cs="Arial"/>
          <w:sz w:val="28"/>
          <w:szCs w:val="28"/>
        </w:rPr>
        <w:t xml:space="preserve"> </w:t>
      </w:r>
      <w:r w:rsidRPr="00615D5A">
        <w:rPr>
          <w:rFonts w:ascii="Arial" w:hAnsi="Arial" w:cs="Arial"/>
          <w:sz w:val="18"/>
          <w:szCs w:val="18"/>
        </w:rPr>
        <w:t>[I am discouraged—ED</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ini</w:t>
      </w:r>
      <w:proofErr w:type="spellEnd"/>
      <w:r w:rsidRPr="00615D5A">
        <w:rPr>
          <w:rFonts w:ascii="Arial" w:hAnsi="Arial" w:cs="Arial"/>
          <w:sz w:val="28"/>
          <w:szCs w:val="28"/>
        </w:rPr>
        <w:t xml:space="preserve">.” </w:t>
      </w:r>
      <w:proofErr w:type="spellStart"/>
      <w:r w:rsidRPr="00615D5A">
        <w:rPr>
          <w:rFonts w:ascii="Arial" w:hAnsi="Arial" w:cs="Arial"/>
          <w:sz w:val="28"/>
          <w:szCs w:val="28"/>
        </w:rPr>
        <w:t>Ndini</w:t>
      </w:r>
      <w:proofErr w:type="spellEnd"/>
      <w:r w:rsidRPr="00615D5A">
        <w:rPr>
          <w:rFonts w:ascii="Arial" w:hAnsi="Arial" w:cs="Arial"/>
          <w:sz w:val="28"/>
          <w:szCs w:val="28"/>
        </w:rPr>
        <w:t xml:space="preserve"> </w:t>
      </w:r>
      <w:proofErr w:type="spellStart"/>
      <w:r w:rsidRPr="00615D5A">
        <w:rPr>
          <w:rFonts w:ascii="Arial" w:hAnsi="Arial" w:cs="Arial"/>
          <w:sz w:val="28"/>
          <w:szCs w:val="28"/>
        </w:rPr>
        <w:t>ndakatanga</w:t>
      </w:r>
      <w:proofErr w:type="spellEnd"/>
      <w:r w:rsidRPr="00615D5A">
        <w:rPr>
          <w:rFonts w:ascii="Arial" w:hAnsi="Arial" w:cs="Arial"/>
          <w:sz w:val="28"/>
          <w:szCs w:val="28"/>
        </w:rPr>
        <w:t xml:space="preserve"> </w:t>
      </w:r>
      <w:proofErr w:type="spellStart"/>
      <w:r w:rsidRPr="00615D5A">
        <w:rPr>
          <w:rFonts w:ascii="Arial" w:hAnsi="Arial" w:cs="Arial"/>
          <w:i/>
          <w:iCs/>
          <w:sz w:val="28"/>
          <w:szCs w:val="28"/>
        </w:rPr>
        <w:t>kudiscourejeka</w:t>
      </w:r>
      <w:proofErr w:type="spellEnd"/>
      <w:r w:rsidRPr="00615D5A">
        <w:rPr>
          <w:rFonts w:ascii="Arial" w:hAnsi="Arial" w:cs="Arial"/>
          <w:sz w:val="28"/>
          <w:szCs w:val="28"/>
        </w:rPr>
        <w:t xml:space="preserve"> </w:t>
      </w:r>
      <w:r w:rsidRPr="00615D5A">
        <w:rPr>
          <w:rFonts w:ascii="Arial" w:hAnsi="Arial" w:cs="Arial"/>
          <w:sz w:val="18"/>
          <w:szCs w:val="18"/>
        </w:rPr>
        <w:t>[to be discouraged—ED</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ndinofilla</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Nyaya </w:t>
      </w:r>
      <w:proofErr w:type="spellStart"/>
      <w:r w:rsidRPr="00615D5A">
        <w:rPr>
          <w:rFonts w:ascii="Arial" w:hAnsi="Arial" w:cs="Arial"/>
          <w:sz w:val="28"/>
          <w:szCs w:val="28"/>
        </w:rPr>
        <w:t>yaitinetsa</w:t>
      </w:r>
      <w:proofErr w:type="spellEnd"/>
      <w:r w:rsidRPr="00615D5A">
        <w:rPr>
          <w:rFonts w:ascii="Arial" w:hAnsi="Arial" w:cs="Arial"/>
          <w:sz w:val="28"/>
          <w:szCs w:val="28"/>
        </w:rPr>
        <w:t xml:space="preserve"> </w:t>
      </w:r>
      <w:proofErr w:type="spellStart"/>
      <w:r w:rsidRPr="00615D5A">
        <w:rPr>
          <w:rFonts w:ascii="Arial" w:hAnsi="Arial" w:cs="Arial"/>
          <w:sz w:val="28"/>
          <w:szCs w:val="28"/>
        </w:rPr>
        <w:t>ndeye</w:t>
      </w:r>
      <w:proofErr w:type="spellEnd"/>
      <w:r w:rsidRPr="00615D5A">
        <w:rPr>
          <w:rFonts w:ascii="Arial" w:hAnsi="Arial" w:cs="Arial"/>
          <w:sz w:val="28"/>
          <w:szCs w:val="28"/>
        </w:rPr>
        <w:t xml:space="preserve"> </w:t>
      </w:r>
      <w:proofErr w:type="spellStart"/>
      <w:r w:rsidRPr="00615D5A">
        <w:rPr>
          <w:rFonts w:ascii="Arial" w:hAnsi="Arial" w:cs="Arial"/>
          <w:sz w:val="28"/>
          <w:szCs w:val="28"/>
        </w:rPr>
        <w:t>kubamuka</w:t>
      </w:r>
      <w:proofErr w:type="spellEnd"/>
      <w:r w:rsidRPr="00615D5A">
        <w:rPr>
          <w:rFonts w:ascii="Arial" w:hAnsi="Arial" w:cs="Arial"/>
          <w:sz w:val="28"/>
          <w:szCs w:val="28"/>
        </w:rPr>
        <w:t xml:space="preserve">, </w:t>
      </w:r>
      <w:proofErr w:type="spellStart"/>
      <w:r w:rsidRPr="00615D5A">
        <w:rPr>
          <w:rFonts w:ascii="Arial" w:hAnsi="Arial" w:cs="Arial"/>
          <w:sz w:val="28"/>
          <w:szCs w:val="28"/>
        </w:rPr>
        <w:t>handi’moona</w:t>
      </w:r>
      <w:proofErr w:type="spellEnd"/>
      <w:r w:rsidRPr="00615D5A">
        <w:rPr>
          <w:rFonts w:ascii="Arial" w:hAnsi="Arial" w:cs="Arial"/>
          <w:sz w:val="28"/>
          <w:szCs w:val="28"/>
        </w:rPr>
        <w:t>.</w:t>
      </w:r>
    </w:p>
    <w:p w14:paraId="6526CDFE" w14:textId="77777777" w:rsidR="00D17F97" w:rsidRPr="00CA738F" w:rsidRDefault="00D17F97" w:rsidP="00D17F97">
      <w:pPr>
        <w:jc w:val="both"/>
        <w:rPr>
          <w:rFonts w:ascii="Arial" w:hAnsi="Arial" w:cs="Arial"/>
          <w:sz w:val="18"/>
          <w:szCs w:val="18"/>
        </w:rPr>
      </w:pPr>
      <w:r w:rsidRPr="00760E10">
        <w:rPr>
          <w:rFonts w:ascii="Arial" w:hAnsi="Arial" w:cs="Arial"/>
          <w:sz w:val="28"/>
          <w:szCs w:val="28"/>
          <w:vertAlign w:val="superscript"/>
        </w:rPr>
        <w:t>1</w:t>
      </w:r>
      <w:r>
        <w:rPr>
          <w:rFonts w:ascii="Arial" w:hAnsi="Arial" w:cs="Arial"/>
          <w:sz w:val="28"/>
          <w:szCs w:val="28"/>
          <w:vertAlign w:val="superscript"/>
        </w:rPr>
        <w:t>71</w:t>
      </w:r>
      <w:r>
        <w:rPr>
          <w:rFonts w:ascii="Arial" w:hAnsi="Arial" w:cs="Arial"/>
          <w:sz w:val="28"/>
          <w:szCs w:val="28"/>
        </w:rPr>
        <w:t xml:space="preserve"> </w:t>
      </w:r>
      <w:r w:rsidRPr="00615D5A">
        <w:rPr>
          <w:rFonts w:ascii="Arial" w:hAnsi="Arial" w:cs="Arial"/>
          <w:sz w:val="28"/>
          <w:szCs w:val="28"/>
        </w:rPr>
        <w:t xml:space="preserve">“Ko </w:t>
      </w:r>
      <w:proofErr w:type="spellStart"/>
      <w:r w:rsidRPr="00615D5A">
        <w:rPr>
          <w:rFonts w:ascii="Arial" w:hAnsi="Arial" w:cs="Arial"/>
          <w:sz w:val="28"/>
          <w:szCs w:val="28"/>
        </w:rPr>
        <w:t>hindava</w:t>
      </w:r>
      <w:proofErr w:type="spellEnd"/>
      <w:r w:rsidRPr="00615D5A">
        <w:rPr>
          <w:rFonts w:ascii="Arial" w:hAnsi="Arial" w:cs="Arial"/>
          <w:sz w:val="28"/>
          <w:szCs w:val="28"/>
        </w:rPr>
        <w:t xml:space="preserve"> </w:t>
      </w:r>
      <w:proofErr w:type="spellStart"/>
      <w:r w:rsidRPr="00615D5A">
        <w:rPr>
          <w:rFonts w:ascii="Arial" w:hAnsi="Arial" w:cs="Arial"/>
          <w:sz w:val="28"/>
          <w:szCs w:val="28"/>
        </w:rPr>
        <w:t>vanhu</w:t>
      </w:r>
      <w:proofErr w:type="spellEnd"/>
      <w:r w:rsidRPr="00615D5A">
        <w:rPr>
          <w:rFonts w:ascii="Arial" w:hAnsi="Arial" w:cs="Arial"/>
          <w:sz w:val="28"/>
          <w:szCs w:val="28"/>
        </w:rPr>
        <w:t xml:space="preserve"> </w:t>
      </w:r>
      <w:proofErr w:type="spellStart"/>
      <w:r w:rsidRPr="00615D5A">
        <w:rPr>
          <w:rFonts w:ascii="Arial" w:hAnsi="Arial" w:cs="Arial"/>
          <w:sz w:val="28"/>
          <w:szCs w:val="28"/>
        </w:rPr>
        <w:t>vachibamurana</w:t>
      </w:r>
      <w:proofErr w:type="spellEnd"/>
      <w:r w:rsidRPr="00615D5A">
        <w:rPr>
          <w:rFonts w:ascii="Arial" w:hAnsi="Arial" w:cs="Arial"/>
          <w:sz w:val="28"/>
          <w:szCs w:val="28"/>
        </w:rPr>
        <w:t xml:space="preserve"> </w:t>
      </w:r>
      <w:proofErr w:type="spellStart"/>
      <w:r w:rsidRPr="00615D5A">
        <w:rPr>
          <w:rFonts w:ascii="Arial" w:hAnsi="Arial" w:cs="Arial"/>
          <w:sz w:val="28"/>
          <w:szCs w:val="28"/>
        </w:rPr>
        <w:t>kudai</w:t>
      </w:r>
      <w:proofErr w:type="spellEnd"/>
      <w:r w:rsidRPr="00615D5A">
        <w:rPr>
          <w:rFonts w:ascii="Arial" w:hAnsi="Arial" w:cs="Arial"/>
          <w:sz w:val="28"/>
          <w:szCs w:val="28"/>
        </w:rPr>
        <w:t xml:space="preserve">? Ahh, </w:t>
      </w:r>
      <w:proofErr w:type="spellStart"/>
      <w:r w:rsidRPr="00615D5A">
        <w:rPr>
          <w:rFonts w:ascii="Arial" w:hAnsi="Arial" w:cs="Arial"/>
          <w:sz w:val="28"/>
          <w:szCs w:val="28"/>
        </w:rPr>
        <w:t>ini</w:t>
      </w:r>
      <w:r>
        <w:rPr>
          <w:rFonts w:ascii="Arial" w:hAnsi="Arial" w:cs="Arial"/>
          <w:sz w:val="28"/>
          <w:szCs w:val="28"/>
        </w:rPr>
        <w:t>ni</w:t>
      </w:r>
      <w:proofErr w:type="spellEnd"/>
      <w:r w:rsidRPr="00615D5A">
        <w:rPr>
          <w:rFonts w:ascii="Arial" w:hAnsi="Arial" w:cs="Arial"/>
          <w:sz w:val="28"/>
          <w:szCs w:val="28"/>
        </w:rPr>
        <w:t xml:space="preserve"> </w:t>
      </w:r>
      <w:proofErr w:type="spellStart"/>
      <w:r w:rsidRPr="00615D5A">
        <w:rPr>
          <w:rFonts w:ascii="Arial" w:hAnsi="Arial" w:cs="Arial"/>
          <w:sz w:val="28"/>
          <w:szCs w:val="28"/>
        </w:rPr>
        <w:t>zvakundibhowa</w:t>
      </w:r>
      <w:proofErr w:type="spellEnd"/>
      <w:r w:rsidRPr="00615D5A">
        <w:rPr>
          <w:rFonts w:ascii="Arial" w:hAnsi="Arial" w:cs="Arial"/>
          <w:sz w:val="28"/>
          <w:szCs w:val="28"/>
        </w:rPr>
        <w:t xml:space="preserve"> </w:t>
      </w:r>
      <w:proofErr w:type="spellStart"/>
      <w:r w:rsidRPr="00615D5A">
        <w:rPr>
          <w:rFonts w:ascii="Arial" w:hAnsi="Arial" w:cs="Arial"/>
          <w:sz w:val="28"/>
          <w:szCs w:val="28"/>
        </w:rPr>
        <w:t>ini</w:t>
      </w:r>
      <w:proofErr w:type="spellEnd"/>
      <w:r w:rsidRPr="00615D5A">
        <w:rPr>
          <w:rFonts w:ascii="Arial" w:hAnsi="Arial" w:cs="Arial"/>
          <w:sz w:val="28"/>
          <w:szCs w:val="28"/>
        </w:rPr>
        <w:t xml:space="preserve">.” </w:t>
      </w:r>
      <w:proofErr w:type="spellStart"/>
      <w:r w:rsidRPr="00615D5A">
        <w:rPr>
          <w:rFonts w:ascii="Arial" w:hAnsi="Arial" w:cs="Arial"/>
          <w:sz w:val="28"/>
          <w:szCs w:val="28"/>
        </w:rPr>
        <w:t>Tikataurirana</w:t>
      </w:r>
      <w:proofErr w:type="spellEnd"/>
      <w:r w:rsidRPr="00615D5A">
        <w:rPr>
          <w:rFonts w:ascii="Arial" w:hAnsi="Arial" w:cs="Arial"/>
          <w:sz w:val="28"/>
          <w:szCs w:val="28"/>
        </w:rPr>
        <w:t xml:space="preserve"> na Mother </w:t>
      </w:r>
      <w:proofErr w:type="spellStart"/>
      <w:r w:rsidRPr="00615D5A">
        <w:rPr>
          <w:rFonts w:ascii="Arial" w:hAnsi="Arial" w:cs="Arial"/>
          <w:sz w:val="28"/>
          <w:szCs w:val="28"/>
        </w:rPr>
        <w:t>kuti</w:t>
      </w:r>
      <w:proofErr w:type="spellEnd"/>
      <w:r w:rsidRPr="00615D5A">
        <w:rPr>
          <w:rFonts w:ascii="Arial" w:hAnsi="Arial" w:cs="Arial"/>
          <w:sz w:val="28"/>
          <w:szCs w:val="28"/>
        </w:rPr>
        <w:t xml:space="preserve"> </w:t>
      </w:r>
      <w:proofErr w:type="spellStart"/>
      <w:r w:rsidRPr="00615D5A">
        <w:rPr>
          <w:rFonts w:ascii="Arial" w:hAnsi="Arial" w:cs="Arial"/>
          <w:sz w:val="28"/>
          <w:szCs w:val="28"/>
        </w:rPr>
        <w:t>hati-</w:t>
      </w:r>
      <w:r w:rsidRPr="00615D5A">
        <w:rPr>
          <w:rFonts w:ascii="Arial" w:hAnsi="Arial" w:cs="Arial"/>
          <w:i/>
          <w:iCs/>
          <w:sz w:val="28"/>
          <w:szCs w:val="28"/>
        </w:rPr>
        <w:t>hatiapplayei</w:t>
      </w:r>
      <w:proofErr w:type="spellEnd"/>
      <w:r w:rsidRPr="00615D5A">
        <w:rPr>
          <w:rFonts w:ascii="Arial" w:hAnsi="Arial" w:cs="Arial"/>
          <w:i/>
          <w:iCs/>
          <w:sz w:val="28"/>
          <w:szCs w:val="28"/>
        </w:rPr>
        <w:t xml:space="preserve"> </w:t>
      </w:r>
      <w:r w:rsidRPr="00615D5A">
        <w:rPr>
          <w:rFonts w:ascii="Arial" w:hAnsi="Arial" w:cs="Arial"/>
          <w:sz w:val="18"/>
          <w:szCs w:val="18"/>
        </w:rPr>
        <w:t>[let us apply—ED</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tiende</w:t>
      </w:r>
      <w:proofErr w:type="spellEnd"/>
      <w:r w:rsidRPr="00615D5A">
        <w:rPr>
          <w:rFonts w:ascii="Arial" w:hAnsi="Arial" w:cs="Arial"/>
          <w:sz w:val="28"/>
          <w:szCs w:val="28"/>
        </w:rPr>
        <w:t xml:space="preserve"> </w:t>
      </w:r>
      <w:proofErr w:type="spellStart"/>
      <w:r w:rsidRPr="00615D5A">
        <w:rPr>
          <w:rFonts w:ascii="Arial" w:hAnsi="Arial" w:cs="Arial"/>
          <w:sz w:val="28"/>
          <w:szCs w:val="28"/>
        </w:rPr>
        <w:t>ku</w:t>
      </w:r>
      <w:proofErr w:type="spellEnd"/>
      <w:r w:rsidRPr="00615D5A">
        <w:rPr>
          <w:rFonts w:ascii="Arial" w:hAnsi="Arial" w:cs="Arial"/>
          <w:sz w:val="28"/>
          <w:szCs w:val="28"/>
        </w:rPr>
        <w:t xml:space="preserve"> Botswana. </w:t>
      </w:r>
      <w:proofErr w:type="spellStart"/>
      <w:r w:rsidRPr="00615D5A">
        <w:rPr>
          <w:rFonts w:ascii="Arial" w:hAnsi="Arial" w:cs="Arial"/>
          <w:sz w:val="28"/>
          <w:szCs w:val="28"/>
        </w:rPr>
        <w:t>Tikanotora</w:t>
      </w:r>
      <w:proofErr w:type="spellEnd"/>
      <w:r w:rsidRPr="00615D5A">
        <w:rPr>
          <w:rFonts w:ascii="Arial" w:hAnsi="Arial" w:cs="Arial"/>
          <w:sz w:val="28"/>
          <w:szCs w:val="28"/>
        </w:rPr>
        <w:t xml:space="preserve"> ma forms. </w:t>
      </w:r>
      <w:proofErr w:type="spellStart"/>
      <w:r w:rsidRPr="00615D5A">
        <w:rPr>
          <w:rFonts w:ascii="Arial" w:hAnsi="Arial" w:cs="Arial"/>
          <w:sz w:val="28"/>
          <w:szCs w:val="28"/>
        </w:rPr>
        <w:t>Takaenda</w:t>
      </w:r>
      <w:proofErr w:type="spellEnd"/>
      <w:r w:rsidRPr="00615D5A">
        <w:rPr>
          <w:rFonts w:ascii="Arial" w:hAnsi="Arial" w:cs="Arial"/>
          <w:sz w:val="28"/>
          <w:szCs w:val="28"/>
        </w:rPr>
        <w:t xml:space="preserve"> </w:t>
      </w:r>
      <w:proofErr w:type="spellStart"/>
      <w:r w:rsidRPr="00615D5A">
        <w:rPr>
          <w:rFonts w:ascii="Arial" w:hAnsi="Arial" w:cs="Arial"/>
          <w:sz w:val="28"/>
          <w:szCs w:val="28"/>
        </w:rPr>
        <w:t>handitika</w:t>
      </w:r>
      <w:proofErr w:type="spellEnd"/>
      <w:r w:rsidRPr="00615D5A">
        <w:rPr>
          <w:rFonts w:ascii="Arial" w:hAnsi="Arial" w:cs="Arial"/>
          <w:sz w:val="28"/>
          <w:szCs w:val="28"/>
        </w:rPr>
        <w:t xml:space="preserve">, </w:t>
      </w:r>
      <w:proofErr w:type="spellStart"/>
      <w:r w:rsidRPr="00615D5A">
        <w:rPr>
          <w:rFonts w:ascii="Arial" w:hAnsi="Arial" w:cs="Arial"/>
          <w:sz w:val="28"/>
          <w:szCs w:val="28"/>
        </w:rPr>
        <w:t>tikasvika</w:t>
      </w:r>
      <w:proofErr w:type="spellEnd"/>
      <w:r w:rsidRPr="00615D5A">
        <w:rPr>
          <w:rFonts w:ascii="Arial" w:hAnsi="Arial" w:cs="Arial"/>
          <w:sz w:val="28"/>
          <w:szCs w:val="28"/>
        </w:rPr>
        <w:t xml:space="preserve"> </w:t>
      </w:r>
      <w:proofErr w:type="spellStart"/>
      <w:r w:rsidRPr="00615D5A">
        <w:rPr>
          <w:rFonts w:ascii="Arial" w:hAnsi="Arial" w:cs="Arial"/>
          <w:sz w:val="28"/>
          <w:szCs w:val="28"/>
        </w:rPr>
        <w:t>takanosvika</w:t>
      </w:r>
      <w:proofErr w:type="spellEnd"/>
      <w:r w:rsidRPr="00615D5A">
        <w:rPr>
          <w:rFonts w:ascii="Arial" w:hAnsi="Arial" w:cs="Arial"/>
          <w:sz w:val="28"/>
          <w:szCs w:val="28"/>
        </w:rPr>
        <w:t xml:space="preserve"> pa mm—Botswana University </w:t>
      </w:r>
      <w:proofErr w:type="spellStart"/>
      <w:r w:rsidRPr="00615D5A">
        <w:rPr>
          <w:rFonts w:ascii="Arial" w:hAnsi="Arial" w:cs="Arial"/>
          <w:sz w:val="28"/>
          <w:szCs w:val="28"/>
        </w:rPr>
        <w:t>tikatora</w:t>
      </w:r>
      <w:proofErr w:type="spellEnd"/>
      <w:r w:rsidRPr="00615D5A">
        <w:rPr>
          <w:rFonts w:ascii="Arial" w:hAnsi="Arial" w:cs="Arial"/>
          <w:sz w:val="28"/>
          <w:szCs w:val="28"/>
        </w:rPr>
        <w:t xml:space="preserve"> ma forms. </w:t>
      </w:r>
      <w:proofErr w:type="spellStart"/>
      <w:r w:rsidRPr="00615D5A">
        <w:rPr>
          <w:rFonts w:ascii="Arial" w:hAnsi="Arial" w:cs="Arial"/>
          <w:sz w:val="28"/>
          <w:szCs w:val="28"/>
        </w:rPr>
        <w:t>Handiti</w:t>
      </w:r>
      <w:proofErr w:type="spellEnd"/>
      <w:r w:rsidRPr="00615D5A">
        <w:rPr>
          <w:rFonts w:ascii="Arial" w:hAnsi="Arial" w:cs="Arial"/>
          <w:sz w:val="28"/>
          <w:szCs w:val="28"/>
        </w:rPr>
        <w:t xml:space="preserve">, </w:t>
      </w:r>
      <w:proofErr w:type="spellStart"/>
      <w:r w:rsidRPr="00615D5A">
        <w:rPr>
          <w:rFonts w:ascii="Arial" w:hAnsi="Arial" w:cs="Arial"/>
          <w:sz w:val="28"/>
          <w:szCs w:val="28"/>
        </w:rPr>
        <w:t>tikatodzoka</w:t>
      </w:r>
      <w:proofErr w:type="spellEnd"/>
      <w:r w:rsidRPr="00615D5A">
        <w:rPr>
          <w:rFonts w:ascii="Arial" w:hAnsi="Arial" w:cs="Arial"/>
          <w:sz w:val="28"/>
          <w:szCs w:val="28"/>
        </w:rPr>
        <w:t xml:space="preserve">. </w:t>
      </w:r>
      <w:proofErr w:type="spellStart"/>
      <w:r w:rsidRPr="00615D5A">
        <w:rPr>
          <w:rFonts w:ascii="Arial" w:hAnsi="Arial" w:cs="Arial"/>
          <w:sz w:val="28"/>
          <w:szCs w:val="28"/>
        </w:rPr>
        <w:t>Tikafilla</w:t>
      </w:r>
      <w:proofErr w:type="spellEnd"/>
      <w:r w:rsidRPr="00615D5A">
        <w:rPr>
          <w:rFonts w:ascii="Arial" w:hAnsi="Arial" w:cs="Arial"/>
          <w:sz w:val="28"/>
          <w:szCs w:val="28"/>
        </w:rPr>
        <w:t xml:space="preserve">, </w:t>
      </w:r>
      <w:r w:rsidRPr="00615D5A">
        <w:rPr>
          <w:rFonts w:ascii="Arial" w:hAnsi="Arial" w:cs="Arial"/>
          <w:sz w:val="18"/>
          <w:szCs w:val="18"/>
        </w:rPr>
        <w:t>[we filled in—ED</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tika</w:t>
      </w:r>
      <w:r>
        <w:rPr>
          <w:rFonts w:ascii="Arial" w:hAnsi="Arial" w:cs="Arial"/>
          <w:sz w:val="28"/>
          <w:szCs w:val="28"/>
        </w:rPr>
        <w:t xml:space="preserve"> </w:t>
      </w:r>
      <w:r w:rsidRPr="00615D5A">
        <w:rPr>
          <w:rFonts w:ascii="Arial" w:hAnsi="Arial" w:cs="Arial"/>
          <w:sz w:val="28"/>
          <w:szCs w:val="28"/>
        </w:rPr>
        <w:t>post</w:t>
      </w:r>
      <w:r>
        <w:rPr>
          <w:rFonts w:ascii="Arial" w:hAnsi="Arial" w:cs="Arial"/>
          <w:sz w:val="28"/>
          <w:szCs w:val="28"/>
        </w:rPr>
        <w:t>er</w:t>
      </w:r>
      <w:r w:rsidRPr="00615D5A">
        <w:rPr>
          <w:rFonts w:ascii="Arial" w:hAnsi="Arial" w:cs="Arial"/>
          <w:sz w:val="28"/>
          <w:szCs w:val="28"/>
        </w:rPr>
        <w:t xml:space="preserve"> </w:t>
      </w:r>
      <w:r w:rsidRPr="00615D5A">
        <w:rPr>
          <w:rFonts w:ascii="Arial" w:hAnsi="Arial" w:cs="Arial"/>
          <w:sz w:val="18"/>
          <w:szCs w:val="18"/>
        </w:rPr>
        <w:t>[Congregation laughs—ED</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But they were no replies for</w:t>
      </w:r>
      <w:r>
        <w:rPr>
          <w:rFonts w:ascii="Arial" w:hAnsi="Arial" w:cs="Arial"/>
          <w:sz w:val="28"/>
          <w:szCs w:val="28"/>
        </w:rPr>
        <w:t xml:space="preserve">ever. </w:t>
      </w:r>
      <w:r w:rsidRPr="00615D5A">
        <w:rPr>
          <w:rFonts w:ascii="Arial" w:hAnsi="Arial" w:cs="Arial"/>
          <w:sz w:val="18"/>
          <w:szCs w:val="18"/>
        </w:rPr>
        <w:t xml:space="preserve">[Congregation </w:t>
      </w:r>
      <w:r>
        <w:rPr>
          <w:rFonts w:ascii="Arial" w:hAnsi="Arial" w:cs="Arial"/>
          <w:sz w:val="18"/>
          <w:szCs w:val="18"/>
        </w:rPr>
        <w:t>laughs—ED</w:t>
      </w:r>
      <w:r w:rsidRPr="00FE6E08">
        <w:rPr>
          <w:rFonts w:ascii="Arial" w:hAnsi="Arial" w:cs="Arial"/>
          <w:sz w:val="18"/>
          <w:szCs w:val="18"/>
        </w:rPr>
        <w:t>]</w:t>
      </w:r>
    </w:p>
    <w:p w14:paraId="1CB97912" w14:textId="77777777" w:rsidR="00D17F97" w:rsidRPr="00615D5A" w:rsidRDefault="00D17F97" w:rsidP="00D17F97">
      <w:pPr>
        <w:jc w:val="both"/>
        <w:rPr>
          <w:rFonts w:ascii="Arial" w:hAnsi="Arial" w:cs="Arial"/>
          <w:sz w:val="18"/>
          <w:szCs w:val="18"/>
        </w:rPr>
      </w:pPr>
      <w:r w:rsidRPr="00D31B14">
        <w:rPr>
          <w:rFonts w:ascii="Arial" w:hAnsi="Arial" w:cs="Arial"/>
          <w:sz w:val="28"/>
          <w:szCs w:val="28"/>
          <w:vertAlign w:val="superscript"/>
        </w:rPr>
        <w:t>1</w:t>
      </w:r>
      <w:r>
        <w:rPr>
          <w:rFonts w:ascii="Arial" w:hAnsi="Arial" w:cs="Arial"/>
          <w:sz w:val="28"/>
          <w:szCs w:val="28"/>
          <w:vertAlign w:val="superscript"/>
        </w:rPr>
        <w:t>72</w:t>
      </w:r>
      <w:r>
        <w:rPr>
          <w:rFonts w:ascii="Arial" w:hAnsi="Arial" w:cs="Arial"/>
          <w:sz w:val="28"/>
          <w:szCs w:val="28"/>
        </w:rPr>
        <w:t xml:space="preserve"> </w:t>
      </w:r>
      <w:proofErr w:type="spellStart"/>
      <w:r w:rsidRPr="00615D5A">
        <w:rPr>
          <w:rFonts w:ascii="Arial" w:hAnsi="Arial" w:cs="Arial"/>
          <w:sz w:val="28"/>
          <w:szCs w:val="28"/>
        </w:rPr>
        <w:t>Takangozvikanda</w:t>
      </w:r>
      <w:proofErr w:type="spellEnd"/>
      <w:r w:rsidRPr="00615D5A">
        <w:rPr>
          <w:rFonts w:ascii="Arial" w:hAnsi="Arial" w:cs="Arial"/>
          <w:sz w:val="28"/>
          <w:szCs w:val="28"/>
        </w:rPr>
        <w:t xml:space="preserve">, </w:t>
      </w:r>
      <w:proofErr w:type="spellStart"/>
      <w:r w:rsidRPr="00615D5A">
        <w:rPr>
          <w:rFonts w:ascii="Arial" w:hAnsi="Arial" w:cs="Arial"/>
          <w:sz w:val="28"/>
          <w:szCs w:val="28"/>
        </w:rPr>
        <w:t>takangokanda</w:t>
      </w:r>
      <w:proofErr w:type="spellEnd"/>
      <w:r w:rsidRPr="00615D5A">
        <w:rPr>
          <w:rFonts w:ascii="Arial" w:hAnsi="Arial" w:cs="Arial"/>
          <w:sz w:val="28"/>
          <w:szCs w:val="28"/>
        </w:rPr>
        <w:t xml:space="preserve"> </w:t>
      </w:r>
      <w:proofErr w:type="spellStart"/>
      <w:r w:rsidRPr="00615D5A">
        <w:rPr>
          <w:rFonts w:ascii="Arial" w:hAnsi="Arial" w:cs="Arial"/>
          <w:sz w:val="28"/>
          <w:szCs w:val="28"/>
        </w:rPr>
        <w:t>zvima</w:t>
      </w:r>
      <w:proofErr w:type="spellEnd"/>
      <w:r w:rsidRPr="00615D5A">
        <w:rPr>
          <w:rFonts w:ascii="Arial" w:hAnsi="Arial" w:cs="Arial"/>
          <w:sz w:val="28"/>
          <w:szCs w:val="28"/>
        </w:rPr>
        <w:t xml:space="preserve"> </w:t>
      </w:r>
      <w:proofErr w:type="spellStart"/>
      <w:r w:rsidRPr="00615D5A">
        <w:rPr>
          <w:rFonts w:ascii="Arial" w:hAnsi="Arial" w:cs="Arial"/>
          <w:sz w:val="28"/>
          <w:szCs w:val="28"/>
        </w:rPr>
        <w:t>tsamba</w:t>
      </w:r>
      <w:proofErr w:type="spellEnd"/>
      <w:r w:rsidRPr="00615D5A">
        <w:rPr>
          <w:rFonts w:ascii="Arial" w:hAnsi="Arial" w:cs="Arial"/>
          <w:sz w:val="28"/>
          <w:szCs w:val="28"/>
        </w:rPr>
        <w:t xml:space="preserve"> </w:t>
      </w:r>
      <w:proofErr w:type="spellStart"/>
      <w:r w:rsidRPr="00615D5A">
        <w:rPr>
          <w:rFonts w:ascii="Arial" w:hAnsi="Arial" w:cs="Arial"/>
          <w:sz w:val="28"/>
          <w:szCs w:val="28"/>
        </w:rPr>
        <w:t>zvedu</w:t>
      </w:r>
      <w:proofErr w:type="spellEnd"/>
      <w:r w:rsidRPr="00615D5A">
        <w:rPr>
          <w:rFonts w:ascii="Arial" w:hAnsi="Arial" w:cs="Arial"/>
          <w:sz w:val="28"/>
          <w:szCs w:val="28"/>
        </w:rPr>
        <w:t xml:space="preserve"> </w:t>
      </w:r>
      <w:proofErr w:type="spellStart"/>
      <w:r w:rsidRPr="00615D5A">
        <w:rPr>
          <w:rFonts w:ascii="Arial" w:hAnsi="Arial" w:cs="Arial"/>
          <w:sz w:val="28"/>
          <w:szCs w:val="28"/>
        </w:rPr>
        <w:t>tikangosiya</w:t>
      </w:r>
      <w:proofErr w:type="spellEnd"/>
      <w:r w:rsidRPr="00615D5A">
        <w:rPr>
          <w:rFonts w:ascii="Arial" w:hAnsi="Arial" w:cs="Arial"/>
          <w:sz w:val="28"/>
          <w:szCs w:val="28"/>
        </w:rPr>
        <w:t xml:space="preserve"> </w:t>
      </w:r>
      <w:proofErr w:type="spellStart"/>
      <w:r w:rsidRPr="00615D5A">
        <w:rPr>
          <w:rFonts w:ascii="Arial" w:hAnsi="Arial" w:cs="Arial"/>
          <w:sz w:val="28"/>
          <w:szCs w:val="28"/>
        </w:rPr>
        <w:t>ndobva</w:t>
      </w:r>
      <w:proofErr w:type="spellEnd"/>
      <w:r w:rsidRPr="00615D5A">
        <w:rPr>
          <w:rFonts w:ascii="Arial" w:hAnsi="Arial" w:cs="Arial"/>
          <w:sz w:val="28"/>
          <w:szCs w:val="28"/>
        </w:rPr>
        <w:t xml:space="preserve"> </w:t>
      </w:r>
      <w:proofErr w:type="spellStart"/>
      <w:r w:rsidRPr="00615D5A">
        <w:rPr>
          <w:rFonts w:ascii="Arial" w:hAnsi="Arial" w:cs="Arial"/>
          <w:sz w:val="28"/>
          <w:szCs w:val="28"/>
        </w:rPr>
        <w:t>tangonyararawo</w:t>
      </w:r>
      <w:proofErr w:type="spellEnd"/>
      <w:r w:rsidRPr="00615D5A">
        <w:rPr>
          <w:rFonts w:ascii="Arial" w:hAnsi="Arial" w:cs="Arial"/>
          <w:sz w:val="28"/>
          <w:szCs w:val="28"/>
        </w:rPr>
        <w:t xml:space="preserve">. </w:t>
      </w:r>
      <w:r w:rsidRPr="00615D5A">
        <w:rPr>
          <w:rFonts w:ascii="Arial" w:hAnsi="Arial" w:cs="Arial"/>
          <w:sz w:val="18"/>
          <w:szCs w:val="18"/>
        </w:rPr>
        <w:t>[</w:t>
      </w:r>
      <w:r>
        <w:rPr>
          <w:rFonts w:ascii="Arial" w:hAnsi="Arial" w:cs="Arial"/>
          <w:sz w:val="18"/>
          <w:szCs w:val="18"/>
        </w:rPr>
        <w:t>Apostle claps his hands once—ED</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Takazongonyararawo</w:t>
      </w:r>
      <w:proofErr w:type="spellEnd"/>
      <w:r w:rsidRPr="00615D5A">
        <w:rPr>
          <w:rFonts w:ascii="Arial" w:hAnsi="Arial" w:cs="Arial"/>
          <w:sz w:val="28"/>
          <w:szCs w:val="28"/>
        </w:rPr>
        <w:t xml:space="preserve"> </w:t>
      </w:r>
      <w:proofErr w:type="spellStart"/>
      <w:r w:rsidRPr="00615D5A">
        <w:rPr>
          <w:rFonts w:ascii="Arial" w:hAnsi="Arial" w:cs="Arial"/>
          <w:sz w:val="28"/>
          <w:szCs w:val="28"/>
        </w:rPr>
        <w:t>ndiye</w:t>
      </w:r>
      <w:proofErr w:type="spellEnd"/>
      <w:r w:rsidRPr="00615D5A">
        <w:rPr>
          <w:rFonts w:ascii="Arial" w:hAnsi="Arial" w:cs="Arial"/>
          <w:sz w:val="28"/>
          <w:szCs w:val="28"/>
        </w:rPr>
        <w:t xml:space="preserve"> </w:t>
      </w:r>
      <w:proofErr w:type="spellStart"/>
      <w:r w:rsidRPr="00615D5A">
        <w:rPr>
          <w:rFonts w:ascii="Arial" w:hAnsi="Arial" w:cs="Arial"/>
          <w:sz w:val="28"/>
          <w:szCs w:val="28"/>
        </w:rPr>
        <w:t>zii</w:t>
      </w:r>
      <w:proofErr w:type="spellEnd"/>
      <w:r w:rsidRPr="00615D5A">
        <w:rPr>
          <w:rFonts w:ascii="Arial" w:hAnsi="Arial" w:cs="Arial"/>
          <w:sz w:val="28"/>
          <w:szCs w:val="28"/>
        </w:rPr>
        <w:t xml:space="preserve">. </w:t>
      </w:r>
      <w:r w:rsidRPr="00615D5A">
        <w:rPr>
          <w:rFonts w:ascii="Arial" w:hAnsi="Arial" w:cs="Arial"/>
          <w:sz w:val="18"/>
          <w:szCs w:val="18"/>
        </w:rPr>
        <w:t>[</w:t>
      </w:r>
      <w:r>
        <w:rPr>
          <w:rFonts w:ascii="Arial" w:hAnsi="Arial" w:cs="Arial"/>
          <w:sz w:val="18"/>
          <w:szCs w:val="18"/>
        </w:rPr>
        <w:t>Apostle claps his hands once—ED</w:t>
      </w:r>
      <w:r w:rsidRPr="00615D5A">
        <w:rPr>
          <w:rFonts w:ascii="Arial" w:hAnsi="Arial" w:cs="Arial"/>
          <w:sz w:val="28"/>
          <w:szCs w:val="28"/>
        </w:rPr>
        <w:t xml:space="preserve"> But there was a time when we wanted to forfeit preaching the Gospel and go. Mother was for it</w:t>
      </w:r>
      <w:r>
        <w:rPr>
          <w:rFonts w:ascii="Arial" w:hAnsi="Arial" w:cs="Arial"/>
          <w:sz w:val="28"/>
          <w:szCs w:val="28"/>
        </w:rPr>
        <w:t>,</w:t>
      </w:r>
      <w:r w:rsidRPr="00615D5A">
        <w:rPr>
          <w:rFonts w:ascii="Arial" w:hAnsi="Arial" w:cs="Arial"/>
          <w:sz w:val="28"/>
          <w:szCs w:val="28"/>
        </w:rPr>
        <w:t xml:space="preserve"> Mother was number one …</w:t>
      </w:r>
      <w:proofErr w:type="spellStart"/>
      <w:r w:rsidRPr="00615D5A">
        <w:rPr>
          <w:rFonts w:ascii="Arial" w:hAnsi="Arial" w:cs="Arial"/>
          <w:sz w:val="28"/>
          <w:szCs w:val="28"/>
        </w:rPr>
        <w:t>ati</w:t>
      </w:r>
      <w:proofErr w:type="spellEnd"/>
      <w:r w:rsidRPr="00615D5A">
        <w:rPr>
          <w:rFonts w:ascii="Arial" w:hAnsi="Arial" w:cs="Arial"/>
          <w:sz w:val="28"/>
          <w:szCs w:val="28"/>
        </w:rPr>
        <w:t xml:space="preserve">, “Ini </w:t>
      </w:r>
      <w:proofErr w:type="spellStart"/>
      <w:r w:rsidRPr="00615D5A">
        <w:rPr>
          <w:rFonts w:ascii="Arial" w:hAnsi="Arial" w:cs="Arial"/>
          <w:sz w:val="28"/>
          <w:szCs w:val="28"/>
        </w:rPr>
        <w:t>handichada</w:t>
      </w:r>
      <w:proofErr w:type="spellEnd"/>
      <w:r w:rsidRPr="00615D5A">
        <w:rPr>
          <w:rFonts w:ascii="Arial" w:hAnsi="Arial" w:cs="Arial"/>
          <w:sz w:val="28"/>
          <w:szCs w:val="28"/>
        </w:rPr>
        <w:t xml:space="preserve"> Baba Shiphra, </w:t>
      </w:r>
      <w:proofErr w:type="spellStart"/>
      <w:r w:rsidRPr="00615D5A">
        <w:rPr>
          <w:rFonts w:ascii="Arial" w:hAnsi="Arial" w:cs="Arial"/>
          <w:sz w:val="28"/>
          <w:szCs w:val="28"/>
        </w:rPr>
        <w:t>ini</w:t>
      </w:r>
      <w:proofErr w:type="spellEnd"/>
      <w:r w:rsidRPr="00615D5A">
        <w:rPr>
          <w:rFonts w:ascii="Arial" w:hAnsi="Arial" w:cs="Arial"/>
          <w:sz w:val="28"/>
          <w:szCs w:val="28"/>
        </w:rPr>
        <w:t xml:space="preserve"> </w:t>
      </w:r>
      <w:proofErr w:type="spellStart"/>
      <w:r w:rsidRPr="00615D5A">
        <w:rPr>
          <w:rFonts w:ascii="Arial" w:hAnsi="Arial" w:cs="Arial"/>
          <w:sz w:val="28"/>
          <w:szCs w:val="28"/>
        </w:rPr>
        <w:t>ndakagara</w:t>
      </w:r>
      <w:proofErr w:type="spellEnd"/>
      <w:r w:rsidRPr="00615D5A">
        <w:rPr>
          <w:rFonts w:ascii="Arial" w:hAnsi="Arial" w:cs="Arial"/>
          <w:sz w:val="28"/>
          <w:szCs w:val="28"/>
        </w:rPr>
        <w:t xml:space="preserve"> </w:t>
      </w:r>
      <w:proofErr w:type="spellStart"/>
      <w:r w:rsidRPr="00615D5A">
        <w:rPr>
          <w:rFonts w:ascii="Arial" w:hAnsi="Arial" w:cs="Arial"/>
          <w:sz w:val="28"/>
          <w:szCs w:val="28"/>
        </w:rPr>
        <w:t>ndisingadi</w:t>
      </w:r>
      <w:proofErr w:type="spellEnd"/>
      <w:r w:rsidRPr="00615D5A">
        <w:rPr>
          <w:rFonts w:ascii="Arial" w:hAnsi="Arial" w:cs="Arial"/>
          <w:sz w:val="28"/>
          <w:szCs w:val="28"/>
        </w:rPr>
        <w:t xml:space="preserve"> </w:t>
      </w:r>
      <w:proofErr w:type="spellStart"/>
      <w:r w:rsidRPr="00615D5A">
        <w:rPr>
          <w:rFonts w:ascii="Arial" w:hAnsi="Arial" w:cs="Arial"/>
          <w:sz w:val="28"/>
          <w:szCs w:val="28"/>
        </w:rPr>
        <w:t>zvehufundisi</w:t>
      </w:r>
      <w:proofErr w:type="spellEnd"/>
      <w:r w:rsidRPr="00615D5A">
        <w:rPr>
          <w:rFonts w:ascii="Arial" w:hAnsi="Arial" w:cs="Arial"/>
          <w:sz w:val="28"/>
          <w:szCs w:val="28"/>
        </w:rPr>
        <w:t xml:space="preserve"> </w:t>
      </w:r>
      <w:proofErr w:type="spellStart"/>
      <w:r w:rsidRPr="00615D5A">
        <w:rPr>
          <w:rFonts w:ascii="Arial" w:hAnsi="Arial" w:cs="Arial"/>
          <w:sz w:val="28"/>
          <w:szCs w:val="28"/>
        </w:rPr>
        <w:t>ini</w:t>
      </w:r>
      <w:proofErr w:type="spellEnd"/>
      <w:r w:rsidRPr="00615D5A">
        <w:rPr>
          <w:rFonts w:ascii="Arial" w:hAnsi="Arial" w:cs="Arial"/>
          <w:sz w:val="28"/>
          <w:szCs w:val="28"/>
        </w:rPr>
        <w:t xml:space="preserve">.” Mother ka, </w:t>
      </w:r>
      <w:proofErr w:type="spellStart"/>
      <w:r w:rsidRPr="00615D5A">
        <w:rPr>
          <w:rFonts w:ascii="Arial" w:hAnsi="Arial" w:cs="Arial"/>
          <w:sz w:val="28"/>
          <w:szCs w:val="28"/>
        </w:rPr>
        <w:t>murungu</w:t>
      </w:r>
      <w:proofErr w:type="spellEnd"/>
      <w:r w:rsidRPr="00615D5A">
        <w:rPr>
          <w:rFonts w:ascii="Arial" w:hAnsi="Arial" w:cs="Arial"/>
          <w:sz w:val="28"/>
          <w:szCs w:val="28"/>
        </w:rPr>
        <w:t xml:space="preserve"> Mother kana </w:t>
      </w:r>
      <w:proofErr w:type="spellStart"/>
      <w:r w:rsidRPr="00615D5A">
        <w:rPr>
          <w:rFonts w:ascii="Arial" w:hAnsi="Arial" w:cs="Arial"/>
          <w:sz w:val="28"/>
          <w:szCs w:val="28"/>
        </w:rPr>
        <w:t>usingavazivi</w:t>
      </w:r>
      <w:proofErr w:type="spellEnd"/>
      <w:r w:rsidRPr="00615D5A">
        <w:rPr>
          <w:rFonts w:ascii="Arial" w:hAnsi="Arial" w:cs="Arial"/>
          <w:sz w:val="28"/>
          <w:szCs w:val="28"/>
        </w:rPr>
        <w:t xml:space="preserve">. </w:t>
      </w:r>
      <w:proofErr w:type="spellStart"/>
      <w:r w:rsidRPr="00615D5A">
        <w:rPr>
          <w:rFonts w:ascii="Arial" w:hAnsi="Arial" w:cs="Arial"/>
          <w:sz w:val="28"/>
          <w:szCs w:val="28"/>
        </w:rPr>
        <w:t>Vanonyangadzwa</w:t>
      </w:r>
      <w:proofErr w:type="spellEnd"/>
      <w:r w:rsidRPr="00615D5A">
        <w:rPr>
          <w:rFonts w:ascii="Arial" w:hAnsi="Arial" w:cs="Arial"/>
          <w:sz w:val="28"/>
          <w:szCs w:val="28"/>
        </w:rPr>
        <w:t xml:space="preserve"> </w:t>
      </w:r>
      <w:proofErr w:type="spellStart"/>
      <w:r w:rsidRPr="00615D5A">
        <w:rPr>
          <w:rFonts w:ascii="Arial" w:hAnsi="Arial" w:cs="Arial"/>
          <w:sz w:val="28"/>
          <w:szCs w:val="28"/>
        </w:rPr>
        <w:t>nekutaura</w:t>
      </w:r>
      <w:proofErr w:type="spellEnd"/>
      <w:r w:rsidRPr="00615D5A">
        <w:rPr>
          <w:rFonts w:ascii="Arial" w:hAnsi="Arial" w:cs="Arial"/>
          <w:sz w:val="28"/>
          <w:szCs w:val="28"/>
        </w:rPr>
        <w:t xml:space="preserve"> </w:t>
      </w:r>
      <w:proofErr w:type="spellStart"/>
      <w:r w:rsidRPr="00615D5A">
        <w:rPr>
          <w:rFonts w:ascii="Arial" w:hAnsi="Arial" w:cs="Arial"/>
          <w:sz w:val="28"/>
          <w:szCs w:val="28"/>
        </w:rPr>
        <w:t>nevanhu</w:t>
      </w:r>
      <w:proofErr w:type="spellEnd"/>
      <w:r w:rsidRPr="00615D5A">
        <w:rPr>
          <w:rFonts w:ascii="Arial" w:hAnsi="Arial" w:cs="Arial"/>
          <w:sz w:val="28"/>
          <w:szCs w:val="28"/>
        </w:rPr>
        <w:t xml:space="preserve">. </w:t>
      </w:r>
      <w:proofErr w:type="spellStart"/>
      <w:r w:rsidRPr="00615D5A">
        <w:rPr>
          <w:rFonts w:ascii="Arial" w:hAnsi="Arial" w:cs="Arial"/>
          <w:sz w:val="28"/>
          <w:szCs w:val="28"/>
        </w:rPr>
        <w:t>Vanoda</w:t>
      </w:r>
      <w:proofErr w:type="spellEnd"/>
      <w:r w:rsidRPr="00615D5A">
        <w:rPr>
          <w:rFonts w:ascii="Arial" w:hAnsi="Arial" w:cs="Arial"/>
          <w:sz w:val="28"/>
          <w:szCs w:val="28"/>
        </w:rPr>
        <w:t xml:space="preserve"> </w:t>
      </w:r>
      <w:proofErr w:type="spellStart"/>
      <w:r w:rsidRPr="00615D5A">
        <w:rPr>
          <w:rFonts w:ascii="Arial" w:hAnsi="Arial" w:cs="Arial"/>
          <w:sz w:val="28"/>
          <w:szCs w:val="28"/>
        </w:rPr>
        <w:t>kungotaura</w:t>
      </w:r>
      <w:proofErr w:type="spellEnd"/>
      <w:r w:rsidRPr="00615D5A">
        <w:rPr>
          <w:rFonts w:ascii="Arial" w:hAnsi="Arial" w:cs="Arial"/>
          <w:sz w:val="28"/>
          <w:szCs w:val="28"/>
        </w:rPr>
        <w:t xml:space="preserve"> </w:t>
      </w:r>
      <w:proofErr w:type="spellStart"/>
      <w:r w:rsidRPr="00615D5A">
        <w:rPr>
          <w:rFonts w:ascii="Arial" w:hAnsi="Arial" w:cs="Arial"/>
          <w:sz w:val="28"/>
          <w:szCs w:val="28"/>
        </w:rPr>
        <w:t>zvavo</w:t>
      </w:r>
      <w:proofErr w:type="spellEnd"/>
      <w:r w:rsidRPr="00615D5A">
        <w:rPr>
          <w:rFonts w:ascii="Arial" w:hAnsi="Arial" w:cs="Arial"/>
          <w:sz w:val="28"/>
          <w:szCs w:val="28"/>
        </w:rPr>
        <w:t xml:space="preserve"> </w:t>
      </w:r>
      <w:proofErr w:type="spellStart"/>
      <w:r w:rsidRPr="00615D5A">
        <w:rPr>
          <w:rFonts w:ascii="Arial" w:hAnsi="Arial" w:cs="Arial"/>
          <w:sz w:val="28"/>
          <w:szCs w:val="28"/>
        </w:rPr>
        <w:t>vachingokutarisa</w:t>
      </w:r>
      <w:proofErr w:type="spellEnd"/>
      <w:r w:rsidRPr="00615D5A">
        <w:rPr>
          <w:rFonts w:ascii="Arial" w:hAnsi="Arial" w:cs="Arial"/>
          <w:sz w:val="28"/>
          <w:szCs w:val="28"/>
        </w:rPr>
        <w:t xml:space="preserve"> so </w:t>
      </w:r>
      <w:proofErr w:type="spellStart"/>
      <w:r w:rsidRPr="00615D5A">
        <w:rPr>
          <w:rFonts w:ascii="Arial" w:hAnsi="Arial" w:cs="Arial"/>
          <w:sz w:val="28"/>
          <w:szCs w:val="28"/>
        </w:rPr>
        <w:t>nekure</w:t>
      </w:r>
      <w:proofErr w:type="spellEnd"/>
      <w:r w:rsidRPr="00615D5A">
        <w:rPr>
          <w:rFonts w:ascii="Arial" w:hAnsi="Arial" w:cs="Arial"/>
          <w:sz w:val="28"/>
          <w:szCs w:val="28"/>
        </w:rPr>
        <w:t xml:space="preserve"> so, </w:t>
      </w:r>
      <w:proofErr w:type="spellStart"/>
      <w:r w:rsidRPr="00615D5A">
        <w:rPr>
          <w:rFonts w:ascii="Arial" w:hAnsi="Arial" w:cs="Arial"/>
          <w:sz w:val="28"/>
          <w:szCs w:val="28"/>
        </w:rPr>
        <w:t>vachingokunzwa</w:t>
      </w:r>
      <w:proofErr w:type="spellEnd"/>
      <w:r w:rsidRPr="00615D5A">
        <w:rPr>
          <w:rFonts w:ascii="Arial" w:hAnsi="Arial" w:cs="Arial"/>
          <w:sz w:val="28"/>
          <w:szCs w:val="28"/>
        </w:rPr>
        <w:t xml:space="preserve"> </w:t>
      </w:r>
      <w:proofErr w:type="spellStart"/>
      <w:r w:rsidRPr="00615D5A">
        <w:rPr>
          <w:rFonts w:ascii="Arial" w:hAnsi="Arial" w:cs="Arial"/>
          <w:sz w:val="28"/>
          <w:szCs w:val="28"/>
        </w:rPr>
        <w:t>iwe</w:t>
      </w:r>
      <w:proofErr w:type="spellEnd"/>
      <w:r w:rsidRPr="00615D5A">
        <w:rPr>
          <w:rFonts w:ascii="Arial" w:hAnsi="Arial" w:cs="Arial"/>
          <w:sz w:val="28"/>
          <w:szCs w:val="28"/>
        </w:rPr>
        <w:t xml:space="preserve"> </w:t>
      </w:r>
      <w:proofErr w:type="spellStart"/>
      <w:r w:rsidRPr="00615D5A">
        <w:rPr>
          <w:rFonts w:ascii="Arial" w:hAnsi="Arial" w:cs="Arial"/>
          <w:sz w:val="28"/>
          <w:szCs w:val="28"/>
        </w:rPr>
        <w:t>uchitaura</w:t>
      </w:r>
      <w:proofErr w:type="spellEnd"/>
      <w:r w:rsidRPr="00615D5A">
        <w:rPr>
          <w:rFonts w:ascii="Arial" w:hAnsi="Arial" w:cs="Arial"/>
          <w:sz w:val="28"/>
          <w:szCs w:val="28"/>
        </w:rPr>
        <w:t xml:space="preserve"> </w:t>
      </w:r>
      <w:proofErr w:type="spellStart"/>
      <w:r w:rsidRPr="00615D5A">
        <w:rPr>
          <w:rFonts w:ascii="Arial" w:hAnsi="Arial" w:cs="Arial"/>
          <w:sz w:val="28"/>
          <w:szCs w:val="28"/>
        </w:rPr>
        <w:t>dzakanyarara</w:t>
      </w:r>
      <w:proofErr w:type="spellEnd"/>
      <w:r w:rsidRPr="00615D5A">
        <w:rPr>
          <w:rFonts w:ascii="Arial" w:hAnsi="Arial" w:cs="Arial"/>
          <w:sz w:val="28"/>
          <w:szCs w:val="28"/>
        </w:rPr>
        <w:t xml:space="preserve"> </w:t>
      </w:r>
      <w:proofErr w:type="spellStart"/>
      <w:r w:rsidRPr="00615D5A">
        <w:rPr>
          <w:rFonts w:ascii="Arial" w:hAnsi="Arial" w:cs="Arial"/>
          <w:sz w:val="28"/>
          <w:szCs w:val="28"/>
        </w:rPr>
        <w:t>zvadzo</w:t>
      </w:r>
      <w:proofErr w:type="spellEnd"/>
      <w:r w:rsidRPr="00615D5A">
        <w:rPr>
          <w:rFonts w:ascii="Arial" w:hAnsi="Arial" w:cs="Arial"/>
          <w:sz w:val="28"/>
          <w:szCs w:val="28"/>
        </w:rPr>
        <w:t xml:space="preserve">. </w:t>
      </w:r>
      <w:proofErr w:type="spellStart"/>
      <w:r w:rsidRPr="00615D5A">
        <w:rPr>
          <w:rFonts w:ascii="Arial" w:hAnsi="Arial" w:cs="Arial"/>
          <w:sz w:val="28"/>
          <w:szCs w:val="28"/>
        </w:rPr>
        <w:t>Dzichinyongonya</w:t>
      </w:r>
      <w:proofErr w:type="spellEnd"/>
      <w:r w:rsidRPr="00615D5A">
        <w:rPr>
          <w:rFonts w:ascii="Arial" w:hAnsi="Arial" w:cs="Arial"/>
          <w:sz w:val="28"/>
          <w:szCs w:val="28"/>
        </w:rPr>
        <w:t xml:space="preserve"> </w:t>
      </w:r>
      <w:proofErr w:type="spellStart"/>
      <w:r w:rsidRPr="00615D5A">
        <w:rPr>
          <w:rFonts w:ascii="Arial" w:hAnsi="Arial" w:cs="Arial"/>
          <w:sz w:val="28"/>
          <w:szCs w:val="28"/>
        </w:rPr>
        <w:t>nyama</w:t>
      </w:r>
      <w:proofErr w:type="spellEnd"/>
      <w:r w:rsidRPr="00615D5A">
        <w:rPr>
          <w:rFonts w:ascii="Arial" w:hAnsi="Arial" w:cs="Arial"/>
          <w:sz w:val="28"/>
          <w:szCs w:val="28"/>
        </w:rPr>
        <w:t xml:space="preserve"> </w:t>
      </w:r>
      <w:proofErr w:type="spellStart"/>
      <w:r w:rsidRPr="00615D5A">
        <w:rPr>
          <w:rFonts w:ascii="Arial" w:hAnsi="Arial" w:cs="Arial"/>
          <w:sz w:val="28"/>
          <w:szCs w:val="28"/>
        </w:rPr>
        <w:t>zvadzo</w:t>
      </w:r>
      <w:proofErr w:type="spellEnd"/>
      <w:r w:rsidRPr="00615D5A">
        <w:rPr>
          <w:rFonts w:ascii="Arial" w:hAnsi="Arial" w:cs="Arial"/>
          <w:sz w:val="28"/>
          <w:szCs w:val="28"/>
        </w:rPr>
        <w:t xml:space="preserve"> </w:t>
      </w:r>
      <w:proofErr w:type="spellStart"/>
      <w:r w:rsidRPr="00615D5A">
        <w:rPr>
          <w:rFonts w:ascii="Arial" w:hAnsi="Arial" w:cs="Arial"/>
          <w:sz w:val="28"/>
          <w:szCs w:val="28"/>
        </w:rPr>
        <w:t>mumazino</w:t>
      </w:r>
      <w:proofErr w:type="spellEnd"/>
      <w:r w:rsidRPr="00615D5A">
        <w:rPr>
          <w:rFonts w:ascii="Arial" w:hAnsi="Arial" w:cs="Arial"/>
          <w:sz w:val="28"/>
          <w:szCs w:val="28"/>
        </w:rPr>
        <w:t>.</w:t>
      </w:r>
      <w:r>
        <w:rPr>
          <w:rFonts w:ascii="Arial" w:hAnsi="Arial" w:cs="Arial"/>
          <w:sz w:val="28"/>
          <w:szCs w:val="28"/>
        </w:rPr>
        <w:t xml:space="preserve"> </w:t>
      </w:r>
      <w:r w:rsidRPr="00615D5A">
        <w:rPr>
          <w:rFonts w:ascii="Arial" w:hAnsi="Arial" w:cs="Arial"/>
          <w:sz w:val="18"/>
          <w:szCs w:val="18"/>
        </w:rPr>
        <w:t>[</w:t>
      </w:r>
      <w:r>
        <w:rPr>
          <w:rFonts w:ascii="Arial" w:hAnsi="Arial" w:cs="Arial"/>
          <w:sz w:val="18"/>
          <w:szCs w:val="18"/>
        </w:rPr>
        <w:t>Apostle chuckles—ED</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 Haana </w:t>
      </w:r>
      <w:proofErr w:type="spellStart"/>
      <w:r w:rsidRPr="00615D5A">
        <w:rPr>
          <w:rFonts w:ascii="Arial" w:hAnsi="Arial" w:cs="Arial"/>
          <w:sz w:val="28"/>
          <w:szCs w:val="28"/>
        </w:rPr>
        <w:t>basa</w:t>
      </w:r>
      <w:proofErr w:type="spellEnd"/>
      <w:r w:rsidRPr="00615D5A">
        <w:rPr>
          <w:rFonts w:ascii="Arial" w:hAnsi="Arial" w:cs="Arial"/>
          <w:sz w:val="28"/>
          <w:szCs w:val="28"/>
        </w:rPr>
        <w:t xml:space="preserve"> </w:t>
      </w:r>
      <w:proofErr w:type="spellStart"/>
      <w:r w:rsidRPr="00615D5A">
        <w:rPr>
          <w:rFonts w:ascii="Arial" w:hAnsi="Arial" w:cs="Arial"/>
          <w:sz w:val="28"/>
          <w:szCs w:val="28"/>
        </w:rPr>
        <w:t>nenguva</w:t>
      </w:r>
      <w:proofErr w:type="spellEnd"/>
      <w:r w:rsidRPr="00615D5A">
        <w:rPr>
          <w:rFonts w:ascii="Arial" w:hAnsi="Arial" w:cs="Arial"/>
          <w:sz w:val="28"/>
          <w:szCs w:val="28"/>
        </w:rPr>
        <w:t xml:space="preserve"> </w:t>
      </w:r>
      <w:proofErr w:type="spellStart"/>
      <w:r w:rsidRPr="00615D5A">
        <w:rPr>
          <w:rFonts w:ascii="Arial" w:hAnsi="Arial" w:cs="Arial"/>
          <w:sz w:val="28"/>
          <w:szCs w:val="28"/>
        </w:rPr>
        <w:t>yekutaura</w:t>
      </w:r>
      <w:proofErr w:type="spellEnd"/>
      <w:r w:rsidRPr="00615D5A">
        <w:rPr>
          <w:rFonts w:ascii="Arial" w:hAnsi="Arial" w:cs="Arial"/>
          <w:sz w:val="28"/>
          <w:szCs w:val="28"/>
        </w:rPr>
        <w:t xml:space="preserve"> </w:t>
      </w:r>
      <w:proofErr w:type="spellStart"/>
      <w:r w:rsidRPr="00615D5A">
        <w:rPr>
          <w:rFonts w:ascii="Arial" w:hAnsi="Arial" w:cs="Arial"/>
          <w:sz w:val="28"/>
          <w:szCs w:val="28"/>
        </w:rPr>
        <w:t>zvakawanda-wanda</w:t>
      </w:r>
      <w:proofErr w:type="spellEnd"/>
      <w:r>
        <w:rPr>
          <w:rFonts w:ascii="Arial" w:hAnsi="Arial" w:cs="Arial"/>
          <w:sz w:val="28"/>
          <w:szCs w:val="28"/>
        </w:rPr>
        <w:t xml:space="preserve">, </w:t>
      </w:r>
      <w:proofErr w:type="spellStart"/>
      <w:r>
        <w:rPr>
          <w:rFonts w:ascii="Arial" w:hAnsi="Arial" w:cs="Arial"/>
          <w:sz w:val="28"/>
          <w:szCs w:val="28"/>
        </w:rPr>
        <w:t>h</w:t>
      </w:r>
      <w:r w:rsidRPr="00615D5A">
        <w:rPr>
          <w:rFonts w:ascii="Arial" w:hAnsi="Arial" w:cs="Arial"/>
          <w:sz w:val="28"/>
          <w:szCs w:val="28"/>
        </w:rPr>
        <w:t>aadi</w:t>
      </w:r>
      <w:proofErr w:type="spellEnd"/>
      <w:r w:rsidRPr="00615D5A">
        <w:rPr>
          <w:rFonts w:ascii="Arial" w:hAnsi="Arial" w:cs="Arial"/>
          <w:sz w:val="28"/>
          <w:szCs w:val="28"/>
        </w:rPr>
        <w:t xml:space="preserve">. </w:t>
      </w:r>
      <w:proofErr w:type="spellStart"/>
      <w:r w:rsidRPr="00615D5A">
        <w:rPr>
          <w:rFonts w:ascii="Arial" w:hAnsi="Arial" w:cs="Arial"/>
          <w:sz w:val="28"/>
          <w:szCs w:val="28"/>
        </w:rPr>
        <w:t>Aitoda</w:t>
      </w:r>
      <w:proofErr w:type="spellEnd"/>
      <w:r w:rsidRPr="00615D5A">
        <w:rPr>
          <w:rFonts w:ascii="Arial" w:hAnsi="Arial" w:cs="Arial"/>
          <w:sz w:val="28"/>
          <w:szCs w:val="28"/>
        </w:rPr>
        <w:t xml:space="preserve"> </w:t>
      </w:r>
      <w:proofErr w:type="spellStart"/>
      <w:r w:rsidRPr="00615D5A">
        <w:rPr>
          <w:rFonts w:ascii="Arial" w:hAnsi="Arial" w:cs="Arial"/>
          <w:sz w:val="28"/>
          <w:szCs w:val="28"/>
        </w:rPr>
        <w:t>kugara</w:t>
      </w:r>
      <w:proofErr w:type="spellEnd"/>
      <w:r w:rsidRPr="00615D5A">
        <w:rPr>
          <w:rFonts w:ascii="Arial" w:hAnsi="Arial" w:cs="Arial"/>
          <w:sz w:val="28"/>
          <w:szCs w:val="28"/>
        </w:rPr>
        <w:t xml:space="preserve"> private li…? </w:t>
      </w:r>
      <w:r w:rsidRPr="00615D5A">
        <w:rPr>
          <w:rFonts w:ascii="Arial" w:hAnsi="Arial" w:cs="Arial"/>
          <w:sz w:val="18"/>
          <w:szCs w:val="18"/>
        </w:rPr>
        <w:t>[Congregation says, “life.”</w:t>
      </w:r>
      <w:r w:rsidRPr="00FE6E08">
        <w:rPr>
          <w:rFonts w:ascii="Arial" w:hAnsi="Arial" w:cs="Arial"/>
          <w:sz w:val="18"/>
          <w:szCs w:val="18"/>
        </w:rPr>
        <w:t>]</w:t>
      </w:r>
      <w:r w:rsidRPr="00615D5A">
        <w:rPr>
          <w:rFonts w:ascii="Arial" w:hAnsi="Arial" w:cs="Arial"/>
          <w:sz w:val="18"/>
          <w:szCs w:val="18"/>
        </w:rPr>
        <w:t xml:space="preserve"> </w:t>
      </w:r>
    </w:p>
    <w:p w14:paraId="12665B51" w14:textId="77777777" w:rsidR="00D17F97" w:rsidRPr="00814FD0" w:rsidRDefault="00D17F97" w:rsidP="00D17F97">
      <w:pPr>
        <w:jc w:val="both"/>
        <w:rPr>
          <w:rFonts w:ascii="Arial" w:hAnsi="Arial" w:cs="Arial"/>
          <w:sz w:val="18"/>
          <w:szCs w:val="18"/>
        </w:rPr>
      </w:pPr>
      <w:r w:rsidRPr="00D31B14">
        <w:rPr>
          <w:rFonts w:ascii="Arial" w:hAnsi="Arial" w:cs="Arial"/>
          <w:sz w:val="28"/>
          <w:szCs w:val="28"/>
          <w:vertAlign w:val="superscript"/>
        </w:rPr>
        <w:t>1</w:t>
      </w:r>
      <w:r>
        <w:rPr>
          <w:rFonts w:ascii="Arial" w:hAnsi="Arial" w:cs="Arial"/>
          <w:sz w:val="28"/>
          <w:szCs w:val="28"/>
          <w:vertAlign w:val="superscript"/>
        </w:rPr>
        <w:t>73</w:t>
      </w:r>
      <w:r w:rsidRPr="00D31B14">
        <w:rPr>
          <w:rFonts w:ascii="Arial" w:hAnsi="Arial" w:cs="Arial"/>
          <w:sz w:val="28"/>
          <w:szCs w:val="28"/>
          <w:vertAlign w:val="superscript"/>
        </w:rPr>
        <w:t xml:space="preserve"> </w:t>
      </w:r>
      <w:r w:rsidRPr="00615D5A">
        <w:rPr>
          <w:rFonts w:ascii="Arial" w:hAnsi="Arial" w:cs="Arial"/>
          <w:sz w:val="28"/>
          <w:szCs w:val="28"/>
        </w:rPr>
        <w:t xml:space="preserve">Mother </w:t>
      </w:r>
      <w:proofErr w:type="spellStart"/>
      <w:r w:rsidRPr="00615D5A">
        <w:rPr>
          <w:rFonts w:ascii="Arial" w:hAnsi="Arial" w:cs="Arial"/>
          <w:sz w:val="28"/>
          <w:szCs w:val="28"/>
        </w:rPr>
        <w:t>vangoti</w:t>
      </w:r>
      <w:proofErr w:type="spellEnd"/>
      <w:r w:rsidRPr="00615D5A">
        <w:rPr>
          <w:rFonts w:ascii="Arial" w:hAnsi="Arial" w:cs="Arial"/>
          <w:sz w:val="28"/>
          <w:szCs w:val="28"/>
        </w:rPr>
        <w:t>, “</w:t>
      </w:r>
      <w:proofErr w:type="spellStart"/>
      <w:r w:rsidRPr="00615D5A">
        <w:rPr>
          <w:rFonts w:ascii="Arial" w:hAnsi="Arial" w:cs="Arial"/>
          <w:sz w:val="28"/>
          <w:szCs w:val="28"/>
        </w:rPr>
        <w:t>Ndongoda</w:t>
      </w:r>
      <w:proofErr w:type="spellEnd"/>
      <w:r w:rsidRPr="00615D5A">
        <w:rPr>
          <w:rFonts w:ascii="Arial" w:hAnsi="Arial" w:cs="Arial"/>
          <w:sz w:val="28"/>
          <w:szCs w:val="28"/>
        </w:rPr>
        <w:t xml:space="preserve"> </w:t>
      </w:r>
      <w:proofErr w:type="spellStart"/>
      <w:r w:rsidRPr="00615D5A">
        <w:rPr>
          <w:rFonts w:ascii="Arial" w:hAnsi="Arial" w:cs="Arial"/>
          <w:sz w:val="28"/>
          <w:szCs w:val="28"/>
        </w:rPr>
        <w:t>imi</w:t>
      </w:r>
      <w:proofErr w:type="spellEnd"/>
      <w:r w:rsidRPr="00615D5A">
        <w:rPr>
          <w:rFonts w:ascii="Arial" w:hAnsi="Arial" w:cs="Arial"/>
          <w:sz w:val="28"/>
          <w:szCs w:val="28"/>
        </w:rPr>
        <w:t xml:space="preserve">, Baba </w:t>
      </w:r>
      <w:proofErr w:type="spellStart"/>
      <w:r w:rsidRPr="00615D5A">
        <w:rPr>
          <w:rFonts w:ascii="Arial" w:hAnsi="Arial" w:cs="Arial"/>
          <w:sz w:val="28"/>
          <w:szCs w:val="28"/>
        </w:rPr>
        <w:t>Shiphra</w:t>
      </w:r>
      <w:proofErr w:type="spellEnd"/>
      <w:r w:rsidRPr="00615D5A">
        <w:rPr>
          <w:rFonts w:ascii="Arial" w:hAnsi="Arial" w:cs="Arial"/>
          <w:sz w:val="28"/>
          <w:szCs w:val="28"/>
        </w:rPr>
        <w:t xml:space="preserve"> </w:t>
      </w:r>
      <w:proofErr w:type="spellStart"/>
      <w:r w:rsidRPr="00615D5A">
        <w:rPr>
          <w:rFonts w:ascii="Arial" w:hAnsi="Arial" w:cs="Arial"/>
          <w:sz w:val="28"/>
          <w:szCs w:val="28"/>
        </w:rPr>
        <w:t>ndichagara</w:t>
      </w:r>
      <w:proofErr w:type="spellEnd"/>
      <w:r w:rsidRPr="00615D5A">
        <w:rPr>
          <w:rFonts w:ascii="Arial" w:hAnsi="Arial" w:cs="Arial"/>
          <w:sz w:val="28"/>
          <w:szCs w:val="28"/>
        </w:rPr>
        <w:t xml:space="preserve"> </w:t>
      </w:r>
      <w:proofErr w:type="spellStart"/>
      <w:r w:rsidRPr="00615D5A">
        <w:rPr>
          <w:rFonts w:ascii="Arial" w:hAnsi="Arial" w:cs="Arial"/>
          <w:sz w:val="28"/>
          <w:szCs w:val="28"/>
        </w:rPr>
        <w:t>kupi</w:t>
      </w:r>
      <w:proofErr w:type="spellEnd"/>
      <w:r w:rsidRPr="00615D5A">
        <w:rPr>
          <w:rFonts w:ascii="Arial" w:hAnsi="Arial" w:cs="Arial"/>
          <w:sz w:val="28"/>
          <w:szCs w:val="28"/>
        </w:rPr>
        <w:t xml:space="preserve"> </w:t>
      </w:r>
      <w:proofErr w:type="spellStart"/>
      <w:r>
        <w:rPr>
          <w:rFonts w:ascii="Arial" w:hAnsi="Arial" w:cs="Arial"/>
          <w:sz w:val="28"/>
          <w:szCs w:val="28"/>
        </w:rPr>
        <w:t>i</w:t>
      </w:r>
      <w:r w:rsidRPr="00615D5A">
        <w:rPr>
          <w:rFonts w:ascii="Arial" w:hAnsi="Arial" w:cs="Arial"/>
          <w:sz w:val="28"/>
          <w:szCs w:val="28"/>
        </w:rPr>
        <w:t>nini</w:t>
      </w:r>
      <w:proofErr w:type="spellEnd"/>
      <w:r w:rsidRPr="00615D5A">
        <w:rPr>
          <w:rFonts w:ascii="Arial" w:hAnsi="Arial" w:cs="Arial"/>
          <w:sz w:val="28"/>
          <w:szCs w:val="28"/>
        </w:rPr>
        <w:t xml:space="preserve"> </w:t>
      </w:r>
      <w:proofErr w:type="spellStart"/>
      <w:r w:rsidRPr="00615D5A">
        <w:rPr>
          <w:rFonts w:ascii="Arial" w:hAnsi="Arial" w:cs="Arial"/>
          <w:sz w:val="28"/>
          <w:szCs w:val="28"/>
        </w:rPr>
        <w:t>nemi</w:t>
      </w:r>
      <w:proofErr w:type="spellEnd"/>
      <w:r w:rsidRPr="00615D5A">
        <w:rPr>
          <w:rFonts w:ascii="Arial" w:hAnsi="Arial" w:cs="Arial"/>
          <w:sz w:val="28"/>
          <w:szCs w:val="28"/>
        </w:rPr>
        <w:t xml:space="preserve"> </w:t>
      </w:r>
      <w:proofErr w:type="spellStart"/>
      <w:r w:rsidRPr="00615D5A">
        <w:rPr>
          <w:rFonts w:ascii="Arial" w:hAnsi="Arial" w:cs="Arial"/>
          <w:sz w:val="28"/>
          <w:szCs w:val="28"/>
        </w:rPr>
        <w:t>nevana</w:t>
      </w:r>
      <w:proofErr w:type="spellEnd"/>
      <w:r w:rsidRPr="00615D5A">
        <w:rPr>
          <w:rFonts w:ascii="Arial" w:hAnsi="Arial" w:cs="Arial"/>
          <w:sz w:val="28"/>
          <w:szCs w:val="28"/>
        </w:rPr>
        <w:t xml:space="preserve"> </w:t>
      </w:r>
      <w:proofErr w:type="spellStart"/>
      <w:r w:rsidRPr="00615D5A">
        <w:rPr>
          <w:rFonts w:ascii="Arial" w:hAnsi="Arial" w:cs="Arial"/>
          <w:sz w:val="28"/>
          <w:szCs w:val="28"/>
        </w:rPr>
        <w:t>van</w:t>
      </w:r>
      <w:r>
        <w:rPr>
          <w:rFonts w:ascii="Arial" w:hAnsi="Arial" w:cs="Arial"/>
          <w:sz w:val="28"/>
          <w:szCs w:val="28"/>
        </w:rPr>
        <w:t>g</w:t>
      </w:r>
      <w:r w:rsidRPr="00615D5A">
        <w:rPr>
          <w:rFonts w:ascii="Arial" w:hAnsi="Arial" w:cs="Arial"/>
          <w:sz w:val="28"/>
          <w:szCs w:val="28"/>
        </w:rPr>
        <w:t>u</w:t>
      </w:r>
      <w:proofErr w:type="spellEnd"/>
      <w:r w:rsidRPr="00615D5A">
        <w:rPr>
          <w:rFonts w:ascii="Arial" w:hAnsi="Arial" w:cs="Arial"/>
          <w:sz w:val="28"/>
          <w:szCs w:val="28"/>
        </w:rPr>
        <w:t xml:space="preserve"> </w:t>
      </w:r>
      <w:proofErr w:type="spellStart"/>
      <w:r w:rsidRPr="00615D5A">
        <w:rPr>
          <w:rFonts w:ascii="Arial" w:hAnsi="Arial" w:cs="Arial"/>
          <w:sz w:val="28"/>
          <w:szCs w:val="28"/>
        </w:rPr>
        <w:t>chete</w:t>
      </w:r>
      <w:proofErr w:type="spellEnd"/>
      <w:r w:rsidRPr="00615D5A">
        <w:rPr>
          <w:rFonts w:ascii="Arial" w:hAnsi="Arial" w:cs="Arial"/>
          <w:sz w:val="28"/>
          <w:szCs w:val="28"/>
        </w:rPr>
        <w:t xml:space="preserve">? Our house is always full Baba </w:t>
      </w:r>
      <w:proofErr w:type="spellStart"/>
      <w:r w:rsidRPr="00615D5A">
        <w:rPr>
          <w:rFonts w:ascii="Arial" w:hAnsi="Arial" w:cs="Arial"/>
          <w:sz w:val="28"/>
          <w:szCs w:val="28"/>
        </w:rPr>
        <w:t>Shiphra</w:t>
      </w:r>
      <w:proofErr w:type="spellEnd"/>
      <w:r w:rsidRPr="00615D5A">
        <w:rPr>
          <w:rFonts w:ascii="Arial" w:hAnsi="Arial" w:cs="Arial"/>
          <w:sz w:val="28"/>
          <w:szCs w:val="28"/>
        </w:rPr>
        <w:t xml:space="preserve">. </w:t>
      </w:r>
      <w:proofErr w:type="spellStart"/>
      <w:r w:rsidRPr="00615D5A">
        <w:rPr>
          <w:rFonts w:ascii="Arial" w:hAnsi="Arial" w:cs="Arial"/>
          <w:sz w:val="28"/>
          <w:szCs w:val="28"/>
        </w:rPr>
        <w:t>Hee</w:t>
      </w:r>
      <w:proofErr w:type="spellEnd"/>
      <w:r w:rsidRPr="00615D5A">
        <w:rPr>
          <w:rFonts w:ascii="Arial" w:hAnsi="Arial" w:cs="Arial"/>
          <w:sz w:val="28"/>
          <w:szCs w:val="28"/>
        </w:rPr>
        <w:t xml:space="preserve">? Ende </w:t>
      </w:r>
      <w:proofErr w:type="spellStart"/>
      <w:r w:rsidRPr="00615D5A">
        <w:rPr>
          <w:rFonts w:ascii="Arial" w:hAnsi="Arial" w:cs="Arial"/>
          <w:sz w:val="28"/>
          <w:szCs w:val="28"/>
        </w:rPr>
        <w:t>zvinhu</w:t>
      </w:r>
      <w:proofErr w:type="spellEnd"/>
      <w:r w:rsidRPr="00615D5A">
        <w:rPr>
          <w:rFonts w:ascii="Arial" w:hAnsi="Arial" w:cs="Arial"/>
          <w:sz w:val="28"/>
          <w:szCs w:val="28"/>
        </w:rPr>
        <w:t xml:space="preserve"> </w:t>
      </w:r>
      <w:proofErr w:type="spellStart"/>
      <w:r w:rsidRPr="00615D5A">
        <w:rPr>
          <w:rFonts w:ascii="Arial" w:hAnsi="Arial" w:cs="Arial"/>
          <w:sz w:val="28"/>
          <w:szCs w:val="28"/>
        </w:rPr>
        <w:t>hazvigari</w:t>
      </w:r>
      <w:proofErr w:type="spellEnd"/>
      <w:r w:rsidRPr="00615D5A">
        <w:rPr>
          <w:rFonts w:ascii="Arial" w:hAnsi="Arial" w:cs="Arial"/>
          <w:sz w:val="28"/>
          <w:szCs w:val="28"/>
        </w:rPr>
        <w:t xml:space="preserve"> Baba </w:t>
      </w:r>
      <w:proofErr w:type="spellStart"/>
      <w:r w:rsidRPr="00615D5A">
        <w:rPr>
          <w:rFonts w:ascii="Arial" w:hAnsi="Arial" w:cs="Arial"/>
          <w:sz w:val="28"/>
          <w:szCs w:val="28"/>
        </w:rPr>
        <w:t>Shiphra</w:t>
      </w:r>
      <w:proofErr w:type="spellEnd"/>
      <w:r w:rsidRPr="00615D5A">
        <w:rPr>
          <w:rFonts w:ascii="Arial" w:hAnsi="Arial" w:cs="Arial"/>
          <w:sz w:val="28"/>
          <w:szCs w:val="28"/>
        </w:rPr>
        <w:t xml:space="preserve"> </w:t>
      </w:r>
      <w:proofErr w:type="spellStart"/>
      <w:r w:rsidRPr="00615D5A">
        <w:rPr>
          <w:rFonts w:ascii="Arial" w:hAnsi="Arial" w:cs="Arial"/>
          <w:sz w:val="28"/>
          <w:szCs w:val="28"/>
        </w:rPr>
        <w:t>zvinopwanyika</w:t>
      </w:r>
      <w:proofErr w:type="spellEnd"/>
      <w:r w:rsidRPr="00615D5A">
        <w:rPr>
          <w:rFonts w:ascii="Arial" w:hAnsi="Arial" w:cs="Arial"/>
          <w:sz w:val="28"/>
          <w:szCs w:val="28"/>
        </w:rPr>
        <w:t xml:space="preserve">. </w:t>
      </w:r>
      <w:proofErr w:type="spellStart"/>
      <w:r w:rsidRPr="00615D5A">
        <w:rPr>
          <w:rFonts w:ascii="Arial" w:hAnsi="Arial" w:cs="Arial"/>
          <w:sz w:val="28"/>
          <w:szCs w:val="28"/>
        </w:rPr>
        <w:t>Haaa</w:t>
      </w:r>
      <w:proofErr w:type="spellEnd"/>
      <w:r w:rsidRPr="00615D5A">
        <w:rPr>
          <w:rFonts w:ascii="Arial" w:hAnsi="Arial" w:cs="Arial"/>
          <w:sz w:val="28"/>
          <w:szCs w:val="28"/>
        </w:rPr>
        <w:t xml:space="preserve">!” Mother </w:t>
      </w:r>
      <w:proofErr w:type="spellStart"/>
      <w:r w:rsidRPr="00615D5A">
        <w:rPr>
          <w:rFonts w:ascii="Arial" w:hAnsi="Arial" w:cs="Arial"/>
          <w:sz w:val="28"/>
          <w:szCs w:val="28"/>
        </w:rPr>
        <w:t>ndozvavari</w:t>
      </w:r>
      <w:proofErr w:type="spellEnd"/>
      <w:r w:rsidRPr="00615D5A">
        <w:rPr>
          <w:rFonts w:ascii="Arial" w:hAnsi="Arial" w:cs="Arial"/>
          <w:sz w:val="28"/>
          <w:szCs w:val="28"/>
        </w:rPr>
        <w:t>, “</w:t>
      </w:r>
      <w:proofErr w:type="spellStart"/>
      <w:r>
        <w:rPr>
          <w:rFonts w:ascii="Arial" w:hAnsi="Arial" w:cs="Arial"/>
          <w:sz w:val="28"/>
          <w:szCs w:val="28"/>
        </w:rPr>
        <w:t>H</w:t>
      </w:r>
      <w:r w:rsidRPr="00615D5A">
        <w:rPr>
          <w:rFonts w:ascii="Arial" w:hAnsi="Arial" w:cs="Arial"/>
          <w:sz w:val="28"/>
          <w:szCs w:val="28"/>
        </w:rPr>
        <w:t>aah</w:t>
      </w:r>
      <w:proofErr w:type="spellEnd"/>
      <w:r>
        <w:rPr>
          <w:rFonts w:ascii="Arial" w:hAnsi="Arial" w:cs="Arial"/>
          <w:sz w:val="28"/>
          <w:szCs w:val="28"/>
        </w:rPr>
        <w:t xml:space="preserve"> Baba Shiphra</w:t>
      </w:r>
      <w:r w:rsidRPr="00615D5A">
        <w:rPr>
          <w:rFonts w:ascii="Arial" w:hAnsi="Arial" w:cs="Arial"/>
          <w:sz w:val="28"/>
          <w:szCs w:val="28"/>
        </w:rPr>
        <w:t xml:space="preserve">! Tsvina, </w:t>
      </w:r>
      <w:proofErr w:type="spellStart"/>
      <w:r w:rsidRPr="00615D5A">
        <w:rPr>
          <w:rFonts w:ascii="Arial" w:hAnsi="Arial" w:cs="Arial"/>
          <w:sz w:val="28"/>
          <w:szCs w:val="28"/>
        </w:rPr>
        <w:t>ahhh</w:t>
      </w:r>
      <w:proofErr w:type="spellEnd"/>
      <w:r w:rsidRPr="00615D5A">
        <w:rPr>
          <w:rFonts w:ascii="Arial" w:hAnsi="Arial" w:cs="Arial"/>
          <w:sz w:val="28"/>
          <w:szCs w:val="28"/>
        </w:rPr>
        <w:t xml:space="preserve">!” </w:t>
      </w:r>
      <w:r w:rsidRPr="00615D5A">
        <w:rPr>
          <w:rFonts w:ascii="Arial" w:hAnsi="Arial" w:cs="Arial"/>
          <w:sz w:val="18"/>
          <w:szCs w:val="18"/>
        </w:rPr>
        <w:t>[Congregation laughs</w:t>
      </w:r>
      <w:r>
        <w:rPr>
          <w:rFonts w:ascii="Arial" w:hAnsi="Arial" w:cs="Arial"/>
          <w:sz w:val="18"/>
          <w:szCs w:val="18"/>
        </w:rPr>
        <w:t>—ED</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She </w:t>
      </w:r>
      <w:r w:rsidRPr="00615D5A">
        <w:rPr>
          <w:rFonts w:ascii="Arial" w:hAnsi="Arial" w:cs="Arial"/>
          <w:sz w:val="28"/>
          <w:szCs w:val="28"/>
        </w:rPr>
        <w:lastRenderedPageBreak/>
        <w:t xml:space="preserve">didn’t want that kind of life. Mother </w:t>
      </w:r>
      <w:proofErr w:type="spellStart"/>
      <w:r w:rsidRPr="00615D5A">
        <w:rPr>
          <w:rFonts w:ascii="Arial" w:hAnsi="Arial" w:cs="Arial"/>
          <w:sz w:val="28"/>
          <w:szCs w:val="28"/>
        </w:rPr>
        <w:t>kugara</w:t>
      </w:r>
      <w:proofErr w:type="spellEnd"/>
      <w:r w:rsidRPr="00615D5A">
        <w:rPr>
          <w:rFonts w:ascii="Arial" w:hAnsi="Arial" w:cs="Arial"/>
          <w:sz w:val="28"/>
          <w:szCs w:val="28"/>
        </w:rPr>
        <w:t xml:space="preserve"> </w:t>
      </w:r>
      <w:proofErr w:type="spellStart"/>
      <w:r w:rsidRPr="00615D5A">
        <w:rPr>
          <w:rFonts w:ascii="Arial" w:hAnsi="Arial" w:cs="Arial"/>
          <w:sz w:val="28"/>
          <w:szCs w:val="28"/>
        </w:rPr>
        <w:t>nevanhu</w:t>
      </w:r>
      <w:proofErr w:type="spellEnd"/>
      <w:r w:rsidRPr="00615D5A">
        <w:rPr>
          <w:rFonts w:ascii="Arial" w:hAnsi="Arial" w:cs="Arial"/>
          <w:sz w:val="28"/>
          <w:szCs w:val="28"/>
        </w:rPr>
        <w:t xml:space="preserve"> it was really a </w:t>
      </w:r>
      <w:proofErr w:type="spellStart"/>
      <w:r w:rsidRPr="00615D5A">
        <w:rPr>
          <w:rFonts w:ascii="Arial" w:hAnsi="Arial" w:cs="Arial"/>
          <w:sz w:val="28"/>
          <w:szCs w:val="28"/>
        </w:rPr>
        <w:t>sa</w:t>
      </w:r>
      <w:proofErr w:type="spellEnd"/>
      <w:r w:rsidRPr="00615D5A">
        <w:rPr>
          <w:rFonts w:ascii="Arial" w:hAnsi="Arial" w:cs="Arial"/>
          <w:sz w:val="28"/>
          <w:szCs w:val="28"/>
        </w:rPr>
        <w:t xml:space="preserve">…? sacrifice, she wasn’t cut for </w:t>
      </w:r>
      <w:proofErr w:type="spellStart"/>
      <w:r w:rsidRPr="00615D5A">
        <w:rPr>
          <w:rFonts w:ascii="Arial" w:hAnsi="Arial" w:cs="Arial"/>
          <w:sz w:val="28"/>
          <w:szCs w:val="28"/>
        </w:rPr>
        <w:t>that</w:t>
      </w:r>
      <w:r>
        <w:rPr>
          <w:rFonts w:ascii="Arial" w:hAnsi="Arial" w:cs="Arial"/>
          <w:sz w:val="28"/>
          <w:szCs w:val="28"/>
        </w:rPr>
        <w:t>,h</w:t>
      </w:r>
      <w:r w:rsidRPr="00615D5A">
        <w:rPr>
          <w:rFonts w:ascii="Arial" w:hAnsi="Arial" w:cs="Arial"/>
          <w:sz w:val="28"/>
          <w:szCs w:val="28"/>
        </w:rPr>
        <w:t>a’moona</w:t>
      </w:r>
      <w:proofErr w:type="spellEnd"/>
      <w:r w:rsidRPr="00615D5A">
        <w:rPr>
          <w:rFonts w:ascii="Arial" w:hAnsi="Arial" w:cs="Arial"/>
          <w:sz w:val="28"/>
          <w:szCs w:val="28"/>
        </w:rPr>
        <w:t xml:space="preserve">, </w:t>
      </w:r>
      <w:proofErr w:type="spellStart"/>
      <w:r w:rsidRPr="00615D5A">
        <w:rPr>
          <w:rFonts w:ascii="Arial" w:hAnsi="Arial" w:cs="Arial"/>
          <w:sz w:val="28"/>
          <w:szCs w:val="28"/>
        </w:rPr>
        <w:t>ehe</w:t>
      </w:r>
      <w:proofErr w:type="spellEnd"/>
      <w:r w:rsidRPr="00615D5A">
        <w:rPr>
          <w:rFonts w:ascii="Arial" w:hAnsi="Arial" w:cs="Arial"/>
          <w:sz w:val="28"/>
          <w:szCs w:val="28"/>
        </w:rPr>
        <w:t xml:space="preserve">. She didn’t want. </w:t>
      </w:r>
    </w:p>
    <w:p w14:paraId="7BC9F99B" w14:textId="77777777" w:rsidR="00D17F97" w:rsidRPr="00080829" w:rsidRDefault="00D17F97" w:rsidP="00D17F97">
      <w:pPr>
        <w:jc w:val="both"/>
        <w:rPr>
          <w:rFonts w:ascii="Arial" w:hAnsi="Arial" w:cs="Arial"/>
          <w:sz w:val="18"/>
          <w:szCs w:val="18"/>
        </w:rPr>
      </w:pPr>
      <w:r w:rsidRPr="00D31B14">
        <w:rPr>
          <w:rFonts w:ascii="Arial" w:hAnsi="Arial" w:cs="Arial"/>
          <w:sz w:val="28"/>
          <w:szCs w:val="28"/>
          <w:vertAlign w:val="superscript"/>
        </w:rPr>
        <w:t>1</w:t>
      </w:r>
      <w:r>
        <w:rPr>
          <w:rFonts w:ascii="Arial" w:hAnsi="Arial" w:cs="Arial"/>
          <w:sz w:val="28"/>
          <w:szCs w:val="28"/>
          <w:vertAlign w:val="superscript"/>
        </w:rPr>
        <w:t>74</w:t>
      </w:r>
      <w:r>
        <w:rPr>
          <w:rFonts w:ascii="Arial" w:hAnsi="Arial" w:cs="Arial"/>
          <w:sz w:val="28"/>
          <w:szCs w:val="28"/>
        </w:rPr>
        <w:t xml:space="preserve"> </w:t>
      </w:r>
      <w:proofErr w:type="spellStart"/>
      <w:r w:rsidRPr="00615D5A">
        <w:rPr>
          <w:rFonts w:ascii="Arial" w:hAnsi="Arial" w:cs="Arial"/>
          <w:sz w:val="28"/>
          <w:szCs w:val="28"/>
        </w:rPr>
        <w:t>Ndosaka</w:t>
      </w:r>
      <w:proofErr w:type="spellEnd"/>
      <w:r w:rsidRPr="00615D5A">
        <w:rPr>
          <w:rFonts w:ascii="Arial" w:hAnsi="Arial" w:cs="Arial"/>
          <w:sz w:val="28"/>
          <w:szCs w:val="28"/>
        </w:rPr>
        <w:t xml:space="preserve"> </w:t>
      </w:r>
      <w:proofErr w:type="spellStart"/>
      <w:r w:rsidRPr="00615D5A">
        <w:rPr>
          <w:rFonts w:ascii="Arial" w:hAnsi="Arial" w:cs="Arial"/>
          <w:sz w:val="28"/>
          <w:szCs w:val="28"/>
        </w:rPr>
        <w:t>aiti</w:t>
      </w:r>
      <w:proofErr w:type="spellEnd"/>
      <w:r w:rsidRPr="00615D5A">
        <w:rPr>
          <w:rFonts w:ascii="Arial" w:hAnsi="Arial" w:cs="Arial"/>
          <w:sz w:val="28"/>
          <w:szCs w:val="28"/>
        </w:rPr>
        <w:t xml:space="preserve"> kana </w:t>
      </w:r>
      <w:proofErr w:type="spellStart"/>
      <w:r w:rsidRPr="00615D5A">
        <w:rPr>
          <w:rFonts w:ascii="Arial" w:hAnsi="Arial" w:cs="Arial"/>
          <w:sz w:val="28"/>
          <w:szCs w:val="28"/>
        </w:rPr>
        <w:t>vanhu</w:t>
      </w:r>
      <w:proofErr w:type="spellEnd"/>
      <w:r w:rsidRPr="00615D5A">
        <w:rPr>
          <w:rFonts w:ascii="Arial" w:hAnsi="Arial" w:cs="Arial"/>
          <w:sz w:val="28"/>
          <w:szCs w:val="28"/>
        </w:rPr>
        <w:t xml:space="preserve"> </w:t>
      </w:r>
      <w:proofErr w:type="spellStart"/>
      <w:r w:rsidRPr="00615D5A">
        <w:rPr>
          <w:rFonts w:ascii="Arial" w:hAnsi="Arial" w:cs="Arial"/>
          <w:sz w:val="28"/>
          <w:szCs w:val="28"/>
        </w:rPr>
        <w:t>vakazara</w:t>
      </w:r>
      <w:proofErr w:type="spellEnd"/>
      <w:r w:rsidRPr="00615D5A">
        <w:rPr>
          <w:rFonts w:ascii="Arial" w:hAnsi="Arial" w:cs="Arial"/>
          <w:sz w:val="28"/>
          <w:szCs w:val="28"/>
        </w:rPr>
        <w:t xml:space="preserve"> </w:t>
      </w:r>
      <w:proofErr w:type="spellStart"/>
      <w:r w:rsidRPr="00615D5A">
        <w:rPr>
          <w:rFonts w:ascii="Arial" w:hAnsi="Arial" w:cs="Arial"/>
          <w:sz w:val="28"/>
          <w:szCs w:val="28"/>
        </w:rPr>
        <w:t>mumba</w:t>
      </w:r>
      <w:proofErr w:type="spellEnd"/>
      <w:r w:rsidRPr="00615D5A">
        <w:rPr>
          <w:rFonts w:ascii="Arial" w:hAnsi="Arial" w:cs="Arial"/>
          <w:sz w:val="28"/>
          <w:szCs w:val="28"/>
        </w:rPr>
        <w:t xml:space="preserve"> </w:t>
      </w:r>
      <w:proofErr w:type="spellStart"/>
      <w:r w:rsidRPr="00615D5A">
        <w:rPr>
          <w:rFonts w:ascii="Arial" w:hAnsi="Arial" w:cs="Arial"/>
          <w:sz w:val="28"/>
          <w:szCs w:val="28"/>
        </w:rPr>
        <w:t>muya</w:t>
      </w:r>
      <w:proofErr w:type="spellEnd"/>
      <w:r w:rsidRPr="00615D5A">
        <w:rPr>
          <w:rFonts w:ascii="Arial" w:hAnsi="Arial" w:cs="Arial"/>
          <w:sz w:val="28"/>
          <w:szCs w:val="28"/>
        </w:rPr>
        <w:t xml:space="preserve">, </w:t>
      </w:r>
      <w:proofErr w:type="spellStart"/>
      <w:r w:rsidRPr="00615D5A">
        <w:rPr>
          <w:rFonts w:ascii="Arial" w:hAnsi="Arial" w:cs="Arial"/>
          <w:sz w:val="28"/>
          <w:szCs w:val="28"/>
        </w:rPr>
        <w:t>vakazara</w:t>
      </w:r>
      <w:proofErr w:type="spellEnd"/>
      <w:r w:rsidRPr="00615D5A">
        <w:rPr>
          <w:rFonts w:ascii="Arial" w:hAnsi="Arial" w:cs="Arial"/>
          <w:sz w:val="28"/>
          <w:szCs w:val="28"/>
        </w:rPr>
        <w:t xml:space="preserve"> mu kitchen iye </w:t>
      </w:r>
      <w:proofErr w:type="spellStart"/>
      <w:r w:rsidRPr="00615D5A">
        <w:rPr>
          <w:rFonts w:ascii="Arial" w:hAnsi="Arial" w:cs="Arial"/>
          <w:sz w:val="28"/>
          <w:szCs w:val="28"/>
        </w:rPr>
        <w:t>anenge</w:t>
      </w:r>
      <w:proofErr w:type="spellEnd"/>
      <w:r w:rsidRPr="00615D5A">
        <w:rPr>
          <w:rFonts w:ascii="Arial" w:hAnsi="Arial" w:cs="Arial"/>
          <w:sz w:val="28"/>
          <w:szCs w:val="28"/>
        </w:rPr>
        <w:t xml:space="preserve"> </w:t>
      </w:r>
      <w:proofErr w:type="spellStart"/>
      <w:r w:rsidRPr="00615D5A">
        <w:rPr>
          <w:rFonts w:ascii="Arial" w:hAnsi="Arial" w:cs="Arial"/>
          <w:sz w:val="28"/>
          <w:szCs w:val="28"/>
        </w:rPr>
        <w:t>ari</w:t>
      </w:r>
      <w:proofErr w:type="spellEnd"/>
      <w:r w:rsidRPr="00615D5A">
        <w:rPr>
          <w:rFonts w:ascii="Arial" w:hAnsi="Arial" w:cs="Arial"/>
          <w:sz w:val="28"/>
          <w:szCs w:val="28"/>
        </w:rPr>
        <w:t xml:space="preserve"> </w:t>
      </w:r>
      <w:proofErr w:type="spellStart"/>
      <w:r w:rsidRPr="00615D5A">
        <w:rPr>
          <w:rFonts w:ascii="Arial" w:hAnsi="Arial" w:cs="Arial"/>
          <w:sz w:val="28"/>
          <w:szCs w:val="28"/>
        </w:rPr>
        <w:t>ku</w:t>
      </w:r>
      <w:proofErr w:type="spellEnd"/>
      <w:r w:rsidRPr="00615D5A">
        <w:rPr>
          <w:rFonts w:ascii="Arial" w:hAnsi="Arial" w:cs="Arial"/>
          <w:sz w:val="28"/>
          <w:szCs w:val="28"/>
        </w:rPr>
        <w:t xml:space="preserve"> bedroom </w:t>
      </w:r>
      <w:proofErr w:type="spellStart"/>
      <w:r w:rsidRPr="00615D5A">
        <w:rPr>
          <w:rFonts w:ascii="Arial" w:hAnsi="Arial" w:cs="Arial"/>
          <w:sz w:val="28"/>
          <w:szCs w:val="28"/>
        </w:rPr>
        <w:t>akarara</w:t>
      </w:r>
      <w:proofErr w:type="spellEnd"/>
      <w:r w:rsidRPr="00615D5A">
        <w:rPr>
          <w:rFonts w:ascii="Arial" w:hAnsi="Arial" w:cs="Arial"/>
          <w:sz w:val="28"/>
          <w:szCs w:val="28"/>
        </w:rPr>
        <w:t xml:space="preserve">, </w:t>
      </w:r>
      <w:proofErr w:type="spellStart"/>
      <w:r w:rsidRPr="00615D5A">
        <w:rPr>
          <w:rFonts w:ascii="Arial" w:hAnsi="Arial" w:cs="Arial"/>
          <w:sz w:val="28"/>
          <w:szCs w:val="28"/>
        </w:rPr>
        <w:t>akazvambarara</w:t>
      </w:r>
      <w:proofErr w:type="spellEnd"/>
      <w:r w:rsidRPr="00615D5A">
        <w:rPr>
          <w:rFonts w:ascii="Arial" w:hAnsi="Arial" w:cs="Arial"/>
          <w:sz w:val="28"/>
          <w:szCs w:val="28"/>
        </w:rPr>
        <w:t xml:space="preserve"> </w:t>
      </w:r>
      <w:proofErr w:type="spellStart"/>
      <w:r w:rsidRPr="00615D5A">
        <w:rPr>
          <w:rFonts w:ascii="Arial" w:hAnsi="Arial" w:cs="Arial"/>
          <w:sz w:val="28"/>
          <w:szCs w:val="28"/>
        </w:rPr>
        <w:t>ikoko</w:t>
      </w:r>
      <w:proofErr w:type="spellEnd"/>
      <w:r w:rsidRPr="00615D5A">
        <w:rPr>
          <w:rFonts w:ascii="Arial" w:hAnsi="Arial" w:cs="Arial"/>
          <w:sz w:val="28"/>
          <w:szCs w:val="28"/>
        </w:rPr>
        <w:t xml:space="preserve">. She wouldn’t come there. Haadi </w:t>
      </w:r>
      <w:proofErr w:type="spellStart"/>
      <w:r w:rsidRPr="00615D5A">
        <w:rPr>
          <w:rFonts w:ascii="Arial" w:hAnsi="Arial" w:cs="Arial"/>
          <w:sz w:val="28"/>
          <w:szCs w:val="28"/>
        </w:rPr>
        <w:t>vanhu</w:t>
      </w:r>
      <w:proofErr w:type="spellEnd"/>
      <w:r w:rsidRPr="00615D5A">
        <w:rPr>
          <w:rFonts w:ascii="Arial" w:hAnsi="Arial" w:cs="Arial"/>
          <w:sz w:val="28"/>
          <w:szCs w:val="28"/>
        </w:rPr>
        <w:t xml:space="preserve"> </w:t>
      </w:r>
      <w:proofErr w:type="spellStart"/>
      <w:r w:rsidRPr="00615D5A">
        <w:rPr>
          <w:rFonts w:ascii="Arial" w:hAnsi="Arial" w:cs="Arial"/>
          <w:sz w:val="28"/>
          <w:szCs w:val="28"/>
        </w:rPr>
        <w:t>vanotaurisa</w:t>
      </w:r>
      <w:proofErr w:type="spellEnd"/>
      <w:r w:rsidRPr="00615D5A">
        <w:rPr>
          <w:rFonts w:ascii="Arial" w:hAnsi="Arial" w:cs="Arial"/>
          <w:sz w:val="28"/>
          <w:szCs w:val="28"/>
        </w:rPr>
        <w:t xml:space="preserve">, </w:t>
      </w:r>
      <w:proofErr w:type="spellStart"/>
      <w:r w:rsidRPr="00615D5A">
        <w:rPr>
          <w:rFonts w:ascii="Arial" w:hAnsi="Arial" w:cs="Arial"/>
          <w:sz w:val="28"/>
          <w:szCs w:val="28"/>
        </w:rPr>
        <w:t>haadi</w:t>
      </w:r>
      <w:proofErr w:type="spellEnd"/>
      <w:r w:rsidRPr="00615D5A">
        <w:rPr>
          <w:rFonts w:ascii="Arial" w:hAnsi="Arial" w:cs="Arial"/>
          <w:sz w:val="28"/>
          <w:szCs w:val="28"/>
        </w:rPr>
        <w:t xml:space="preserve"> </w:t>
      </w:r>
      <w:proofErr w:type="spellStart"/>
      <w:r w:rsidRPr="00615D5A">
        <w:rPr>
          <w:rFonts w:ascii="Arial" w:hAnsi="Arial" w:cs="Arial"/>
          <w:sz w:val="28"/>
          <w:szCs w:val="28"/>
        </w:rPr>
        <w:t>tsvina</w:t>
      </w:r>
      <w:proofErr w:type="spellEnd"/>
      <w:r w:rsidRPr="00615D5A">
        <w:rPr>
          <w:rFonts w:ascii="Arial" w:hAnsi="Arial" w:cs="Arial"/>
          <w:sz w:val="28"/>
          <w:szCs w:val="28"/>
        </w:rPr>
        <w:t xml:space="preserve">. Haadi! Ende </w:t>
      </w:r>
      <w:proofErr w:type="spellStart"/>
      <w:r w:rsidRPr="00615D5A">
        <w:rPr>
          <w:rFonts w:ascii="Arial" w:hAnsi="Arial" w:cs="Arial"/>
          <w:sz w:val="28"/>
          <w:szCs w:val="28"/>
        </w:rPr>
        <w:t>haadi</w:t>
      </w:r>
      <w:proofErr w:type="spellEnd"/>
      <w:r w:rsidRPr="00615D5A">
        <w:rPr>
          <w:rFonts w:ascii="Arial" w:hAnsi="Arial" w:cs="Arial"/>
          <w:sz w:val="28"/>
          <w:szCs w:val="28"/>
        </w:rPr>
        <w:t xml:space="preserve"> </w:t>
      </w:r>
      <w:proofErr w:type="spellStart"/>
      <w:r w:rsidRPr="00615D5A">
        <w:rPr>
          <w:rFonts w:ascii="Arial" w:hAnsi="Arial" w:cs="Arial"/>
          <w:sz w:val="28"/>
          <w:szCs w:val="28"/>
        </w:rPr>
        <w:t>kudheererwa</w:t>
      </w:r>
      <w:proofErr w:type="spellEnd"/>
      <w:r w:rsidRPr="00615D5A">
        <w:rPr>
          <w:rFonts w:ascii="Arial" w:hAnsi="Arial" w:cs="Arial"/>
          <w:sz w:val="28"/>
          <w:szCs w:val="28"/>
        </w:rPr>
        <w:t xml:space="preserve"> </w:t>
      </w:r>
      <w:proofErr w:type="spellStart"/>
      <w:r w:rsidRPr="00615D5A">
        <w:rPr>
          <w:rFonts w:ascii="Arial" w:hAnsi="Arial" w:cs="Arial"/>
          <w:sz w:val="28"/>
          <w:szCs w:val="28"/>
        </w:rPr>
        <w:t>netuvana</w:t>
      </w:r>
      <w:proofErr w:type="spellEnd"/>
      <w:r w:rsidRPr="00615D5A">
        <w:rPr>
          <w:rFonts w:ascii="Arial" w:hAnsi="Arial" w:cs="Arial"/>
          <w:sz w:val="28"/>
          <w:szCs w:val="28"/>
        </w:rPr>
        <w:t xml:space="preserve"> </w:t>
      </w:r>
      <w:proofErr w:type="spellStart"/>
      <w:r w:rsidRPr="00615D5A">
        <w:rPr>
          <w:rFonts w:ascii="Arial" w:hAnsi="Arial" w:cs="Arial"/>
          <w:sz w:val="28"/>
          <w:szCs w:val="28"/>
        </w:rPr>
        <w:t>t</w:t>
      </w:r>
      <w:r>
        <w:rPr>
          <w:rFonts w:ascii="Arial" w:hAnsi="Arial" w:cs="Arial"/>
          <w:sz w:val="28"/>
          <w:szCs w:val="28"/>
        </w:rPr>
        <w:t>w</w:t>
      </w:r>
      <w:r w:rsidRPr="00615D5A">
        <w:rPr>
          <w:rFonts w:ascii="Arial" w:hAnsi="Arial" w:cs="Arial"/>
          <w:sz w:val="28"/>
          <w:szCs w:val="28"/>
        </w:rPr>
        <w:t>uduku</w:t>
      </w:r>
      <w:proofErr w:type="spellEnd"/>
      <w:r w:rsidRPr="00615D5A">
        <w:rPr>
          <w:rFonts w:ascii="Arial" w:hAnsi="Arial" w:cs="Arial"/>
          <w:sz w:val="28"/>
          <w:szCs w:val="28"/>
        </w:rPr>
        <w:t>. Mother lives there</w:t>
      </w:r>
      <w:r>
        <w:rPr>
          <w:rFonts w:ascii="Arial" w:hAnsi="Arial" w:cs="Arial"/>
          <w:sz w:val="28"/>
          <w:szCs w:val="28"/>
        </w:rPr>
        <w:t xml:space="preserve"> </w:t>
      </w:r>
      <w:r w:rsidRPr="00615D5A">
        <w:rPr>
          <w:rFonts w:ascii="Arial" w:hAnsi="Arial" w:cs="Arial"/>
          <w:sz w:val="18"/>
          <w:szCs w:val="18"/>
        </w:rPr>
        <w:t>[Congregation</w:t>
      </w:r>
      <w:r>
        <w:rPr>
          <w:rFonts w:ascii="Arial" w:hAnsi="Arial" w:cs="Arial"/>
          <w:sz w:val="18"/>
          <w:szCs w:val="18"/>
        </w:rPr>
        <w:t xml:space="preserve"> laughs—ED</w:t>
      </w:r>
      <w:r w:rsidRPr="00FE6E08">
        <w:rPr>
          <w:rFonts w:ascii="Arial" w:hAnsi="Arial" w:cs="Arial"/>
          <w:sz w:val="18"/>
          <w:szCs w:val="18"/>
        </w:rPr>
        <w:t>]</w:t>
      </w:r>
      <w:r w:rsidRPr="00615D5A">
        <w:rPr>
          <w:rFonts w:ascii="Arial" w:hAnsi="Arial" w:cs="Arial"/>
          <w:sz w:val="28"/>
          <w:szCs w:val="28"/>
        </w:rPr>
        <w:t xml:space="preserve"> but </w:t>
      </w:r>
      <w:proofErr w:type="spellStart"/>
      <w:r w:rsidRPr="00615D5A">
        <w:rPr>
          <w:rFonts w:ascii="Arial" w:hAnsi="Arial" w:cs="Arial"/>
          <w:sz w:val="28"/>
          <w:szCs w:val="28"/>
        </w:rPr>
        <w:t>neShoko</w:t>
      </w:r>
      <w:proofErr w:type="spellEnd"/>
      <w:r w:rsidRPr="00615D5A">
        <w:rPr>
          <w:rFonts w:ascii="Arial" w:hAnsi="Arial" w:cs="Arial"/>
          <w:sz w:val="28"/>
          <w:szCs w:val="28"/>
        </w:rPr>
        <w:t xml:space="preserve"> </w:t>
      </w:r>
      <w:proofErr w:type="spellStart"/>
      <w:r w:rsidRPr="00615D5A">
        <w:rPr>
          <w:rFonts w:ascii="Arial" w:hAnsi="Arial" w:cs="Arial"/>
          <w:sz w:val="28"/>
          <w:szCs w:val="28"/>
        </w:rPr>
        <w:t>ratakatenda</w:t>
      </w:r>
      <w:proofErr w:type="spellEnd"/>
      <w:r w:rsidRPr="00615D5A">
        <w:rPr>
          <w:rFonts w:ascii="Arial" w:hAnsi="Arial" w:cs="Arial"/>
          <w:sz w:val="28"/>
          <w:szCs w:val="28"/>
        </w:rPr>
        <w:t xml:space="preserve"> </w:t>
      </w:r>
      <w:proofErr w:type="spellStart"/>
      <w:r w:rsidRPr="00615D5A">
        <w:rPr>
          <w:rFonts w:ascii="Arial" w:hAnsi="Arial" w:cs="Arial"/>
          <w:sz w:val="28"/>
          <w:szCs w:val="28"/>
        </w:rPr>
        <w:t>iri</w:t>
      </w:r>
      <w:proofErr w:type="spellEnd"/>
      <w:r w:rsidRPr="00615D5A">
        <w:rPr>
          <w:rFonts w:ascii="Arial" w:hAnsi="Arial" w:cs="Arial"/>
          <w:sz w:val="28"/>
          <w:szCs w:val="28"/>
        </w:rPr>
        <w:t xml:space="preserve">, Mother humbled herself. Brother </w:t>
      </w:r>
      <w:proofErr w:type="spellStart"/>
      <w:r w:rsidRPr="00615D5A">
        <w:rPr>
          <w:rFonts w:ascii="Arial" w:hAnsi="Arial" w:cs="Arial"/>
          <w:sz w:val="28"/>
          <w:szCs w:val="28"/>
        </w:rPr>
        <w:t>vakaramba</w:t>
      </w:r>
      <w:proofErr w:type="spellEnd"/>
      <w:r w:rsidRPr="00615D5A">
        <w:rPr>
          <w:rFonts w:ascii="Arial" w:hAnsi="Arial" w:cs="Arial"/>
          <w:sz w:val="28"/>
          <w:szCs w:val="28"/>
        </w:rPr>
        <w:t xml:space="preserve"> </w:t>
      </w:r>
      <w:proofErr w:type="spellStart"/>
      <w:r w:rsidRPr="00615D5A">
        <w:rPr>
          <w:rFonts w:ascii="Arial" w:hAnsi="Arial" w:cs="Arial"/>
          <w:sz w:val="28"/>
          <w:szCs w:val="28"/>
        </w:rPr>
        <w:t>vachikwesha</w:t>
      </w:r>
      <w:proofErr w:type="spellEnd"/>
      <w:r>
        <w:rPr>
          <w:rFonts w:ascii="Arial" w:hAnsi="Arial" w:cs="Arial"/>
          <w:sz w:val="28"/>
          <w:szCs w:val="28"/>
        </w:rPr>
        <w:t xml:space="preserve"> </w:t>
      </w:r>
      <w:r w:rsidRPr="00615D5A">
        <w:rPr>
          <w:rFonts w:ascii="Arial" w:hAnsi="Arial" w:cs="Arial"/>
          <w:sz w:val="18"/>
          <w:szCs w:val="18"/>
        </w:rPr>
        <w:t>[</w:t>
      </w:r>
      <w:r>
        <w:rPr>
          <w:rFonts w:ascii="Arial" w:hAnsi="Arial" w:cs="Arial"/>
          <w:sz w:val="18"/>
          <w:szCs w:val="18"/>
        </w:rPr>
        <w:t>Apostle claps his hands thrice—ED</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 </w:t>
      </w:r>
      <w:proofErr w:type="spellStart"/>
      <w:r w:rsidRPr="00615D5A">
        <w:rPr>
          <w:rFonts w:ascii="Arial" w:hAnsi="Arial" w:cs="Arial"/>
          <w:sz w:val="28"/>
          <w:szCs w:val="28"/>
        </w:rPr>
        <w:t>chete</w:t>
      </w:r>
      <w:proofErr w:type="spellEnd"/>
      <w:r w:rsidRPr="00615D5A">
        <w:rPr>
          <w:rFonts w:ascii="Arial" w:hAnsi="Arial" w:cs="Arial"/>
          <w:sz w:val="28"/>
          <w:szCs w:val="28"/>
        </w:rPr>
        <w:t xml:space="preserve"> every </w:t>
      </w:r>
      <w:proofErr w:type="spellStart"/>
      <w:r w:rsidRPr="00615D5A">
        <w:rPr>
          <w:rFonts w:ascii="Arial" w:hAnsi="Arial" w:cs="Arial"/>
          <w:sz w:val="28"/>
          <w:szCs w:val="28"/>
        </w:rPr>
        <w:t>da</w:t>
      </w:r>
      <w:proofErr w:type="spellEnd"/>
      <w:r w:rsidRPr="00615D5A">
        <w:rPr>
          <w:rFonts w:ascii="Arial" w:hAnsi="Arial" w:cs="Arial"/>
          <w:sz w:val="28"/>
          <w:szCs w:val="28"/>
        </w:rPr>
        <w:t xml:space="preserve">…?  every day. Mother opened doors for </w:t>
      </w:r>
      <w:proofErr w:type="spellStart"/>
      <w:r w:rsidRPr="00615D5A">
        <w:rPr>
          <w:rFonts w:ascii="Arial" w:hAnsi="Arial" w:cs="Arial"/>
          <w:sz w:val="28"/>
          <w:szCs w:val="28"/>
        </w:rPr>
        <w:t>everybody</w:t>
      </w:r>
      <w:r>
        <w:rPr>
          <w:rFonts w:ascii="Arial" w:hAnsi="Arial" w:cs="Arial"/>
          <w:sz w:val="28"/>
          <w:szCs w:val="28"/>
        </w:rPr>
        <w:t>,h</w:t>
      </w:r>
      <w:r w:rsidRPr="00615D5A">
        <w:rPr>
          <w:rFonts w:ascii="Arial" w:hAnsi="Arial" w:cs="Arial"/>
          <w:sz w:val="28"/>
          <w:szCs w:val="28"/>
        </w:rPr>
        <w:t>ee</w:t>
      </w:r>
      <w:proofErr w:type="spellEnd"/>
      <w:r>
        <w:rPr>
          <w:rFonts w:ascii="Arial" w:hAnsi="Arial" w:cs="Arial"/>
          <w:sz w:val="28"/>
          <w:szCs w:val="28"/>
        </w:rPr>
        <w:t>.</w:t>
      </w:r>
    </w:p>
    <w:p w14:paraId="0E799E95" w14:textId="77777777" w:rsidR="00D17F97" w:rsidRPr="00615D5A" w:rsidRDefault="00D17F97" w:rsidP="00D17F97">
      <w:pPr>
        <w:jc w:val="both"/>
        <w:rPr>
          <w:rFonts w:ascii="Arial" w:hAnsi="Arial" w:cs="Arial"/>
          <w:sz w:val="18"/>
          <w:szCs w:val="18"/>
        </w:rPr>
      </w:pPr>
      <w:r w:rsidRPr="00702C57">
        <w:rPr>
          <w:rFonts w:ascii="Arial" w:hAnsi="Arial" w:cs="Arial"/>
          <w:sz w:val="28"/>
          <w:szCs w:val="28"/>
          <w:vertAlign w:val="superscript"/>
        </w:rPr>
        <w:t>1</w:t>
      </w:r>
      <w:r>
        <w:rPr>
          <w:rFonts w:ascii="Arial" w:hAnsi="Arial" w:cs="Arial"/>
          <w:sz w:val="28"/>
          <w:szCs w:val="28"/>
          <w:vertAlign w:val="superscript"/>
        </w:rPr>
        <w:t>75</w:t>
      </w:r>
      <w:r>
        <w:rPr>
          <w:rFonts w:ascii="Arial" w:hAnsi="Arial" w:cs="Arial"/>
          <w:sz w:val="28"/>
          <w:szCs w:val="28"/>
        </w:rPr>
        <w:t xml:space="preserve"> </w:t>
      </w:r>
      <w:r w:rsidRPr="00615D5A">
        <w:rPr>
          <w:rFonts w:ascii="Arial" w:hAnsi="Arial" w:cs="Arial"/>
          <w:sz w:val="28"/>
          <w:szCs w:val="28"/>
        </w:rPr>
        <w:t xml:space="preserve">Our house </w:t>
      </w:r>
      <w:proofErr w:type="spellStart"/>
      <w:r w:rsidRPr="00615D5A">
        <w:rPr>
          <w:rFonts w:ascii="Arial" w:hAnsi="Arial" w:cs="Arial"/>
          <w:sz w:val="28"/>
          <w:szCs w:val="28"/>
        </w:rPr>
        <w:t>yakaita</w:t>
      </w:r>
      <w:proofErr w:type="spellEnd"/>
      <w:r w:rsidRPr="00615D5A">
        <w:rPr>
          <w:rFonts w:ascii="Arial" w:hAnsi="Arial" w:cs="Arial"/>
          <w:sz w:val="28"/>
          <w:szCs w:val="28"/>
        </w:rPr>
        <w:t xml:space="preserve"> dilapidated. Brother </w:t>
      </w:r>
      <w:proofErr w:type="spellStart"/>
      <w:r>
        <w:rPr>
          <w:rFonts w:ascii="Arial" w:hAnsi="Arial" w:cs="Arial"/>
          <w:sz w:val="28"/>
          <w:szCs w:val="28"/>
        </w:rPr>
        <w:t>m</w:t>
      </w:r>
      <w:r w:rsidRPr="00615D5A">
        <w:rPr>
          <w:rFonts w:ascii="Arial" w:hAnsi="Arial" w:cs="Arial"/>
          <w:sz w:val="28"/>
          <w:szCs w:val="28"/>
        </w:rPr>
        <w:t>ukaona</w:t>
      </w:r>
      <w:proofErr w:type="spellEnd"/>
      <w:r w:rsidRPr="00615D5A">
        <w:rPr>
          <w:rFonts w:ascii="Arial" w:hAnsi="Arial" w:cs="Arial"/>
          <w:sz w:val="28"/>
          <w:szCs w:val="28"/>
        </w:rPr>
        <w:t xml:space="preserve"> </w:t>
      </w:r>
      <w:proofErr w:type="spellStart"/>
      <w:r w:rsidRPr="00615D5A">
        <w:rPr>
          <w:rFonts w:ascii="Arial" w:hAnsi="Arial" w:cs="Arial"/>
          <w:sz w:val="28"/>
          <w:szCs w:val="28"/>
        </w:rPr>
        <w:t>vanhu</w:t>
      </w:r>
      <w:proofErr w:type="spellEnd"/>
      <w:r w:rsidRPr="00615D5A">
        <w:rPr>
          <w:rFonts w:ascii="Arial" w:hAnsi="Arial" w:cs="Arial"/>
          <w:sz w:val="28"/>
          <w:szCs w:val="28"/>
        </w:rPr>
        <w:t xml:space="preserve"> </w:t>
      </w:r>
      <w:proofErr w:type="spellStart"/>
      <w:r w:rsidRPr="00615D5A">
        <w:rPr>
          <w:rFonts w:ascii="Arial" w:hAnsi="Arial" w:cs="Arial"/>
          <w:sz w:val="28"/>
          <w:szCs w:val="28"/>
        </w:rPr>
        <w:t>vanouraya</w:t>
      </w:r>
      <w:proofErr w:type="spellEnd"/>
      <w:r w:rsidRPr="00615D5A">
        <w:rPr>
          <w:rFonts w:ascii="Arial" w:hAnsi="Arial" w:cs="Arial"/>
          <w:sz w:val="28"/>
          <w:szCs w:val="28"/>
        </w:rPr>
        <w:t xml:space="preserve"> kitchen </w:t>
      </w:r>
      <w:proofErr w:type="spellStart"/>
      <w:r w:rsidRPr="00615D5A">
        <w:rPr>
          <w:rFonts w:ascii="Arial" w:hAnsi="Arial" w:cs="Arial"/>
          <w:sz w:val="28"/>
          <w:szCs w:val="28"/>
        </w:rPr>
        <w:t>yesimbi</w:t>
      </w:r>
      <w:proofErr w:type="spellEnd"/>
      <w:r w:rsidRPr="00615D5A">
        <w:rPr>
          <w:rFonts w:ascii="Arial" w:hAnsi="Arial" w:cs="Arial"/>
          <w:sz w:val="28"/>
          <w:szCs w:val="28"/>
        </w:rPr>
        <w:t xml:space="preserve">, </w:t>
      </w:r>
      <w:proofErr w:type="spellStart"/>
      <w:r w:rsidRPr="00615D5A">
        <w:rPr>
          <w:rFonts w:ascii="Arial" w:hAnsi="Arial" w:cs="Arial"/>
          <w:sz w:val="28"/>
          <w:szCs w:val="28"/>
        </w:rPr>
        <w:t>yemap</w:t>
      </w:r>
      <w:r>
        <w:rPr>
          <w:rFonts w:ascii="Arial" w:hAnsi="Arial" w:cs="Arial"/>
          <w:sz w:val="28"/>
          <w:szCs w:val="28"/>
        </w:rPr>
        <w:t>u</w:t>
      </w:r>
      <w:r w:rsidRPr="00615D5A">
        <w:rPr>
          <w:rFonts w:ascii="Arial" w:hAnsi="Arial" w:cs="Arial"/>
          <w:sz w:val="28"/>
          <w:szCs w:val="28"/>
        </w:rPr>
        <w:t>ranga</w:t>
      </w:r>
      <w:proofErr w:type="spellEnd"/>
      <w:r w:rsidRPr="00615D5A">
        <w:rPr>
          <w:rFonts w:ascii="Arial" w:hAnsi="Arial" w:cs="Arial"/>
          <w:sz w:val="28"/>
          <w:szCs w:val="28"/>
        </w:rPr>
        <w:t xml:space="preserve"> </w:t>
      </w:r>
      <w:proofErr w:type="spellStart"/>
      <w:r w:rsidRPr="00615D5A">
        <w:rPr>
          <w:rFonts w:ascii="Arial" w:hAnsi="Arial" w:cs="Arial"/>
          <w:sz w:val="28"/>
          <w:szCs w:val="28"/>
        </w:rPr>
        <w:t>haina</w:t>
      </w:r>
      <w:proofErr w:type="spellEnd"/>
      <w:r w:rsidRPr="00615D5A">
        <w:rPr>
          <w:rFonts w:ascii="Arial" w:hAnsi="Arial" w:cs="Arial"/>
          <w:sz w:val="28"/>
          <w:szCs w:val="28"/>
        </w:rPr>
        <w:t xml:space="preserve"> chance.</w:t>
      </w:r>
      <w:r>
        <w:rPr>
          <w:rFonts w:ascii="Arial" w:hAnsi="Arial" w:cs="Arial"/>
          <w:sz w:val="28"/>
          <w:szCs w:val="28"/>
        </w:rPr>
        <w:t xml:space="preserve"> </w:t>
      </w:r>
      <w:r w:rsidRPr="00615D5A">
        <w:rPr>
          <w:rFonts w:ascii="Arial" w:hAnsi="Arial" w:cs="Arial"/>
          <w:sz w:val="18"/>
          <w:szCs w:val="18"/>
        </w:rPr>
        <w:t>[</w:t>
      </w:r>
      <w:r>
        <w:rPr>
          <w:rFonts w:ascii="Arial" w:hAnsi="Arial" w:cs="Arial"/>
          <w:sz w:val="18"/>
          <w:szCs w:val="18"/>
        </w:rPr>
        <w:t>Apostle chuckles—ED</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 Kitchen </w:t>
      </w:r>
      <w:proofErr w:type="spellStart"/>
      <w:r w:rsidRPr="00615D5A">
        <w:rPr>
          <w:rFonts w:ascii="Arial" w:hAnsi="Arial" w:cs="Arial"/>
          <w:sz w:val="28"/>
          <w:szCs w:val="28"/>
        </w:rPr>
        <w:t>yedu</w:t>
      </w:r>
      <w:proofErr w:type="spellEnd"/>
      <w:r w:rsidRPr="00615D5A">
        <w:rPr>
          <w:rFonts w:ascii="Arial" w:hAnsi="Arial" w:cs="Arial"/>
          <w:sz w:val="28"/>
          <w:szCs w:val="28"/>
        </w:rPr>
        <w:t xml:space="preserve"> </w:t>
      </w:r>
      <w:proofErr w:type="spellStart"/>
      <w:r w:rsidRPr="00615D5A">
        <w:rPr>
          <w:rFonts w:ascii="Arial" w:hAnsi="Arial" w:cs="Arial"/>
          <w:sz w:val="28"/>
          <w:szCs w:val="28"/>
        </w:rPr>
        <w:t>yeku</w:t>
      </w:r>
      <w:proofErr w:type="spellEnd"/>
      <w:r w:rsidRPr="00615D5A">
        <w:rPr>
          <w:rFonts w:ascii="Arial" w:hAnsi="Arial" w:cs="Arial"/>
          <w:sz w:val="28"/>
          <w:szCs w:val="28"/>
        </w:rPr>
        <w:t xml:space="preserve"> Ridgemont was iron, </w:t>
      </w:r>
      <w:proofErr w:type="spellStart"/>
      <w:r w:rsidRPr="00615D5A">
        <w:rPr>
          <w:rFonts w:ascii="Arial" w:hAnsi="Arial" w:cs="Arial"/>
          <w:sz w:val="28"/>
          <w:szCs w:val="28"/>
        </w:rPr>
        <w:t>yaitikuvadza</w:t>
      </w:r>
      <w:proofErr w:type="spellEnd"/>
      <w:r w:rsidRPr="00615D5A">
        <w:rPr>
          <w:rFonts w:ascii="Arial" w:hAnsi="Arial" w:cs="Arial"/>
          <w:sz w:val="28"/>
          <w:szCs w:val="28"/>
        </w:rPr>
        <w:t xml:space="preserve"> </w:t>
      </w:r>
      <w:proofErr w:type="spellStart"/>
      <w:r w:rsidRPr="00615D5A">
        <w:rPr>
          <w:rFonts w:ascii="Arial" w:hAnsi="Arial" w:cs="Arial"/>
          <w:sz w:val="28"/>
          <w:szCs w:val="28"/>
        </w:rPr>
        <w:t>makumbo</w:t>
      </w:r>
      <w:proofErr w:type="spellEnd"/>
      <w:r w:rsidRPr="00615D5A">
        <w:rPr>
          <w:rFonts w:ascii="Arial" w:hAnsi="Arial" w:cs="Arial"/>
          <w:sz w:val="28"/>
          <w:szCs w:val="28"/>
        </w:rPr>
        <w:t xml:space="preserve"> </w:t>
      </w:r>
      <w:proofErr w:type="spellStart"/>
      <w:r w:rsidRPr="00615D5A">
        <w:rPr>
          <w:rFonts w:ascii="Arial" w:hAnsi="Arial" w:cs="Arial"/>
          <w:sz w:val="28"/>
          <w:szCs w:val="28"/>
        </w:rPr>
        <w:t>aya</w:t>
      </w:r>
      <w:proofErr w:type="spellEnd"/>
      <w:r w:rsidRPr="00615D5A">
        <w:rPr>
          <w:rFonts w:ascii="Arial" w:hAnsi="Arial" w:cs="Arial"/>
          <w:sz w:val="28"/>
          <w:szCs w:val="28"/>
        </w:rPr>
        <w:t xml:space="preserve"> </w:t>
      </w:r>
      <w:proofErr w:type="spellStart"/>
      <w:r w:rsidRPr="00615D5A">
        <w:rPr>
          <w:rFonts w:ascii="Arial" w:hAnsi="Arial" w:cs="Arial"/>
          <w:sz w:val="28"/>
          <w:szCs w:val="28"/>
        </w:rPr>
        <w:t>ukakanganisa</w:t>
      </w:r>
      <w:proofErr w:type="spellEnd"/>
      <w:r w:rsidRPr="00615D5A">
        <w:rPr>
          <w:rFonts w:ascii="Arial" w:hAnsi="Arial" w:cs="Arial"/>
          <w:sz w:val="28"/>
          <w:szCs w:val="28"/>
        </w:rPr>
        <w:t xml:space="preserve"> </w:t>
      </w:r>
      <w:proofErr w:type="spellStart"/>
      <w:r w:rsidRPr="00615D5A">
        <w:rPr>
          <w:rFonts w:ascii="Arial" w:hAnsi="Arial" w:cs="Arial"/>
          <w:sz w:val="28"/>
          <w:szCs w:val="28"/>
        </w:rPr>
        <w:t>kusumuk-dza</w:t>
      </w:r>
      <w:proofErr w:type="spellEnd"/>
      <w:r w:rsidRPr="00615D5A">
        <w:rPr>
          <w:rFonts w:ascii="Arial" w:hAnsi="Arial" w:cs="Arial"/>
          <w:sz w:val="28"/>
          <w:szCs w:val="28"/>
        </w:rPr>
        <w:t xml:space="preserve"> </w:t>
      </w:r>
      <w:proofErr w:type="spellStart"/>
      <w:r w:rsidRPr="00615D5A">
        <w:rPr>
          <w:rFonts w:ascii="Arial" w:hAnsi="Arial" w:cs="Arial"/>
          <w:sz w:val="28"/>
          <w:szCs w:val="28"/>
        </w:rPr>
        <w:t>kuchitsitsinho</w:t>
      </w:r>
      <w:proofErr w:type="spellEnd"/>
      <w:r w:rsidRPr="00615D5A">
        <w:rPr>
          <w:rFonts w:ascii="Arial" w:hAnsi="Arial" w:cs="Arial"/>
          <w:sz w:val="28"/>
          <w:szCs w:val="28"/>
        </w:rPr>
        <w:t xml:space="preserve"> so</w:t>
      </w:r>
      <w:r>
        <w:rPr>
          <w:rFonts w:ascii="Arial" w:hAnsi="Arial" w:cs="Arial"/>
          <w:sz w:val="28"/>
          <w:szCs w:val="28"/>
        </w:rPr>
        <w:t xml:space="preserve">, </w:t>
      </w:r>
      <w:proofErr w:type="spellStart"/>
      <w:r>
        <w:rPr>
          <w:rFonts w:ascii="Arial" w:hAnsi="Arial" w:cs="Arial"/>
          <w:sz w:val="28"/>
          <w:szCs w:val="28"/>
        </w:rPr>
        <w:t>y</w:t>
      </w:r>
      <w:r w:rsidRPr="00615D5A">
        <w:rPr>
          <w:rFonts w:ascii="Arial" w:hAnsi="Arial" w:cs="Arial"/>
          <w:sz w:val="28"/>
          <w:szCs w:val="28"/>
        </w:rPr>
        <w:t>aikwatura</w:t>
      </w:r>
      <w:proofErr w:type="spellEnd"/>
      <w:r w:rsidRPr="00615D5A">
        <w:rPr>
          <w:rFonts w:ascii="Arial" w:hAnsi="Arial" w:cs="Arial"/>
          <w:sz w:val="28"/>
          <w:szCs w:val="28"/>
        </w:rPr>
        <w:t xml:space="preserve">. Yanga </w:t>
      </w:r>
      <w:proofErr w:type="spellStart"/>
      <w:r w:rsidRPr="00615D5A">
        <w:rPr>
          <w:rFonts w:ascii="Arial" w:hAnsi="Arial" w:cs="Arial"/>
          <w:sz w:val="28"/>
          <w:szCs w:val="28"/>
        </w:rPr>
        <w:t>iri</w:t>
      </w:r>
      <w:proofErr w:type="spellEnd"/>
      <w:r w:rsidRPr="00615D5A">
        <w:rPr>
          <w:rFonts w:ascii="Arial" w:hAnsi="Arial" w:cs="Arial"/>
          <w:sz w:val="28"/>
          <w:szCs w:val="28"/>
        </w:rPr>
        <w:t xml:space="preserve"> kitchen </w:t>
      </w:r>
      <w:proofErr w:type="spellStart"/>
      <w:r w:rsidRPr="00615D5A">
        <w:rPr>
          <w:rFonts w:ascii="Arial" w:hAnsi="Arial" w:cs="Arial"/>
          <w:sz w:val="28"/>
          <w:szCs w:val="28"/>
        </w:rPr>
        <w:t>yekuti</w:t>
      </w:r>
      <w:proofErr w:type="spellEnd"/>
      <w:r w:rsidRPr="00615D5A">
        <w:rPr>
          <w:rFonts w:ascii="Arial" w:hAnsi="Arial" w:cs="Arial"/>
          <w:sz w:val="28"/>
          <w:szCs w:val="28"/>
        </w:rPr>
        <w:t xml:space="preserve"> </w:t>
      </w:r>
      <w:proofErr w:type="spellStart"/>
      <w:r w:rsidRPr="00615D5A">
        <w:rPr>
          <w:rFonts w:ascii="Arial" w:hAnsi="Arial" w:cs="Arial"/>
          <w:sz w:val="28"/>
          <w:szCs w:val="28"/>
        </w:rPr>
        <w:t>nge</w:t>
      </w:r>
      <w:r>
        <w:rPr>
          <w:rFonts w:ascii="Arial" w:hAnsi="Arial" w:cs="Arial"/>
          <w:sz w:val="28"/>
          <w:szCs w:val="28"/>
        </w:rPr>
        <w:t>nde</w:t>
      </w:r>
      <w:proofErr w:type="spellEnd"/>
      <w:r>
        <w:rPr>
          <w:rFonts w:ascii="Arial" w:hAnsi="Arial" w:cs="Arial"/>
          <w:sz w:val="28"/>
          <w:szCs w:val="28"/>
        </w:rPr>
        <w:t xml:space="preserve"> </w:t>
      </w:r>
      <w:r w:rsidRPr="00615D5A">
        <w:rPr>
          <w:rFonts w:ascii="Arial" w:hAnsi="Arial" w:cs="Arial"/>
          <w:sz w:val="28"/>
          <w:szCs w:val="28"/>
        </w:rPr>
        <w:t xml:space="preserve"> </w:t>
      </w:r>
      <w:proofErr w:type="spellStart"/>
      <w:r w:rsidRPr="00615D5A">
        <w:rPr>
          <w:rFonts w:ascii="Arial" w:hAnsi="Arial" w:cs="Arial"/>
          <w:sz w:val="28"/>
          <w:szCs w:val="28"/>
        </w:rPr>
        <w:t>nge</w:t>
      </w:r>
      <w:proofErr w:type="spellEnd"/>
      <w:r>
        <w:rPr>
          <w:rFonts w:ascii="Arial" w:hAnsi="Arial" w:cs="Arial"/>
          <w:sz w:val="28"/>
          <w:szCs w:val="28"/>
        </w:rPr>
        <w:t xml:space="preserve"> </w:t>
      </w:r>
      <w:proofErr w:type="spellStart"/>
      <w:r w:rsidRPr="00615D5A">
        <w:rPr>
          <w:rFonts w:ascii="Arial" w:hAnsi="Arial" w:cs="Arial"/>
          <w:sz w:val="28"/>
          <w:szCs w:val="28"/>
        </w:rPr>
        <w:t>nge</w:t>
      </w:r>
      <w:proofErr w:type="spellEnd"/>
      <w:r>
        <w:rPr>
          <w:rFonts w:ascii="Arial" w:hAnsi="Arial" w:cs="Arial"/>
          <w:sz w:val="28"/>
          <w:szCs w:val="28"/>
        </w:rPr>
        <w:t xml:space="preserve"> </w:t>
      </w:r>
      <w:proofErr w:type="spellStart"/>
      <w:r w:rsidRPr="00615D5A">
        <w:rPr>
          <w:rFonts w:ascii="Arial" w:hAnsi="Arial" w:cs="Arial"/>
          <w:sz w:val="28"/>
          <w:szCs w:val="28"/>
        </w:rPr>
        <w:t>ngenje</w:t>
      </w:r>
      <w:proofErr w:type="spellEnd"/>
      <w:r w:rsidRPr="00615D5A">
        <w:rPr>
          <w:rFonts w:ascii="Arial" w:hAnsi="Arial" w:cs="Arial"/>
          <w:sz w:val="28"/>
          <w:szCs w:val="28"/>
        </w:rPr>
        <w:t xml:space="preserve">. </w:t>
      </w:r>
      <w:proofErr w:type="spellStart"/>
      <w:r w:rsidRPr="00615D5A">
        <w:rPr>
          <w:rFonts w:ascii="Arial" w:hAnsi="Arial" w:cs="Arial"/>
          <w:sz w:val="28"/>
          <w:szCs w:val="28"/>
        </w:rPr>
        <w:t>Yakaparara</w:t>
      </w:r>
      <w:proofErr w:type="spellEnd"/>
      <w:r w:rsidRPr="00615D5A">
        <w:rPr>
          <w:rFonts w:ascii="Arial" w:hAnsi="Arial" w:cs="Arial"/>
          <w:sz w:val="28"/>
          <w:szCs w:val="28"/>
        </w:rPr>
        <w:t xml:space="preserve"> </w:t>
      </w:r>
      <w:proofErr w:type="spellStart"/>
      <w:r w:rsidRPr="00615D5A">
        <w:rPr>
          <w:rFonts w:ascii="Arial" w:hAnsi="Arial" w:cs="Arial"/>
          <w:sz w:val="28"/>
          <w:szCs w:val="28"/>
        </w:rPr>
        <w:t>mabhaudhi</w:t>
      </w:r>
      <w:proofErr w:type="spellEnd"/>
      <w:r w:rsidRPr="00615D5A">
        <w:rPr>
          <w:rFonts w:ascii="Arial" w:hAnsi="Arial" w:cs="Arial"/>
          <w:sz w:val="28"/>
          <w:szCs w:val="28"/>
        </w:rPr>
        <w:t xml:space="preserve"> ese </w:t>
      </w:r>
      <w:proofErr w:type="spellStart"/>
      <w:r w:rsidRPr="00615D5A">
        <w:rPr>
          <w:rFonts w:ascii="Arial" w:hAnsi="Arial" w:cs="Arial"/>
          <w:sz w:val="28"/>
          <w:szCs w:val="28"/>
        </w:rPr>
        <w:t>kurembera</w:t>
      </w:r>
      <w:proofErr w:type="spellEnd"/>
      <w:r w:rsidRPr="00615D5A">
        <w:rPr>
          <w:rFonts w:ascii="Arial" w:hAnsi="Arial" w:cs="Arial"/>
          <w:sz w:val="28"/>
          <w:szCs w:val="28"/>
        </w:rPr>
        <w:t xml:space="preserve"> </w:t>
      </w:r>
      <w:proofErr w:type="spellStart"/>
      <w:r w:rsidRPr="00615D5A">
        <w:rPr>
          <w:rFonts w:ascii="Arial" w:hAnsi="Arial" w:cs="Arial"/>
          <w:sz w:val="28"/>
          <w:szCs w:val="28"/>
        </w:rPr>
        <w:t>ku-kufa</w:t>
      </w:r>
      <w:proofErr w:type="spellEnd"/>
      <w:r w:rsidRPr="00615D5A">
        <w:rPr>
          <w:rFonts w:ascii="Arial" w:hAnsi="Arial" w:cs="Arial"/>
          <w:sz w:val="28"/>
          <w:szCs w:val="28"/>
        </w:rPr>
        <w:t xml:space="preserve">. Ende havana </w:t>
      </w:r>
      <w:proofErr w:type="spellStart"/>
      <w:r w:rsidRPr="00615D5A">
        <w:rPr>
          <w:rFonts w:ascii="Arial" w:hAnsi="Arial" w:cs="Arial"/>
          <w:sz w:val="28"/>
          <w:szCs w:val="28"/>
        </w:rPr>
        <w:t>kupe</w:t>
      </w:r>
      <w:proofErr w:type="spellEnd"/>
      <w:r w:rsidRPr="00615D5A">
        <w:rPr>
          <w:rFonts w:ascii="Arial" w:hAnsi="Arial" w:cs="Arial"/>
          <w:sz w:val="28"/>
          <w:szCs w:val="28"/>
        </w:rPr>
        <w:t xml:space="preserve">… Brother </w:t>
      </w:r>
      <w:proofErr w:type="spellStart"/>
      <w:r w:rsidRPr="00615D5A">
        <w:rPr>
          <w:rFonts w:ascii="Arial" w:hAnsi="Arial" w:cs="Arial"/>
          <w:sz w:val="28"/>
          <w:szCs w:val="28"/>
        </w:rPr>
        <w:t>unoshaya</w:t>
      </w:r>
      <w:proofErr w:type="spellEnd"/>
      <w:r w:rsidRPr="00615D5A">
        <w:rPr>
          <w:rFonts w:ascii="Arial" w:hAnsi="Arial" w:cs="Arial"/>
          <w:sz w:val="28"/>
          <w:szCs w:val="28"/>
        </w:rPr>
        <w:t xml:space="preserve">, </w:t>
      </w:r>
      <w:proofErr w:type="spellStart"/>
      <w:r w:rsidRPr="00615D5A">
        <w:rPr>
          <w:rFonts w:ascii="Arial" w:hAnsi="Arial" w:cs="Arial"/>
          <w:sz w:val="28"/>
          <w:szCs w:val="28"/>
        </w:rPr>
        <w:t>unoshaya</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w:t>
      </w:r>
      <w:proofErr w:type="spellStart"/>
      <w:r w:rsidRPr="00615D5A">
        <w:rPr>
          <w:rFonts w:ascii="Arial" w:hAnsi="Arial" w:cs="Arial"/>
          <w:sz w:val="28"/>
          <w:szCs w:val="28"/>
        </w:rPr>
        <w:t>vanhu</w:t>
      </w:r>
      <w:proofErr w:type="spellEnd"/>
      <w:r w:rsidRPr="00615D5A">
        <w:rPr>
          <w:rFonts w:ascii="Arial" w:hAnsi="Arial" w:cs="Arial"/>
          <w:sz w:val="28"/>
          <w:szCs w:val="28"/>
        </w:rPr>
        <w:t xml:space="preserve"> </w:t>
      </w:r>
      <w:proofErr w:type="spellStart"/>
      <w:r w:rsidRPr="00615D5A">
        <w:rPr>
          <w:rFonts w:ascii="Arial" w:hAnsi="Arial" w:cs="Arial"/>
          <w:sz w:val="28"/>
          <w:szCs w:val="28"/>
        </w:rPr>
        <w:t>vaiita</w:t>
      </w:r>
      <w:proofErr w:type="spellEnd"/>
      <w:r w:rsidRPr="00615D5A">
        <w:rPr>
          <w:rFonts w:ascii="Arial" w:hAnsi="Arial" w:cs="Arial"/>
          <w:sz w:val="28"/>
          <w:szCs w:val="28"/>
        </w:rPr>
        <w:t xml:space="preserve"> sei. </w:t>
      </w:r>
      <w:proofErr w:type="spellStart"/>
      <w:r w:rsidRPr="00615D5A">
        <w:rPr>
          <w:rFonts w:ascii="Arial" w:hAnsi="Arial" w:cs="Arial"/>
          <w:sz w:val="28"/>
          <w:szCs w:val="28"/>
          <w:lang w:val="fr-FR"/>
        </w:rPr>
        <w:t>Kuita</w:t>
      </w:r>
      <w:proofErr w:type="spellEnd"/>
      <w:r w:rsidRPr="00615D5A">
        <w:rPr>
          <w:rFonts w:ascii="Arial" w:hAnsi="Arial" w:cs="Arial"/>
          <w:sz w:val="28"/>
          <w:szCs w:val="28"/>
          <w:lang w:val="fr-FR"/>
        </w:rPr>
        <w:t xml:space="preserve"> </w:t>
      </w:r>
      <w:proofErr w:type="spellStart"/>
      <w:r w:rsidRPr="00615D5A">
        <w:rPr>
          <w:rFonts w:ascii="Arial" w:hAnsi="Arial" w:cs="Arial"/>
          <w:sz w:val="28"/>
          <w:szCs w:val="28"/>
          <w:lang w:val="fr-FR"/>
        </w:rPr>
        <w:t>sekuti</w:t>
      </w:r>
      <w:proofErr w:type="spellEnd"/>
      <w:r w:rsidRPr="00615D5A">
        <w:rPr>
          <w:rFonts w:ascii="Arial" w:hAnsi="Arial" w:cs="Arial"/>
          <w:sz w:val="28"/>
          <w:szCs w:val="28"/>
          <w:lang w:val="fr-FR"/>
        </w:rPr>
        <w:t xml:space="preserve"> </w:t>
      </w:r>
      <w:proofErr w:type="spellStart"/>
      <w:r w:rsidRPr="00615D5A">
        <w:rPr>
          <w:rFonts w:ascii="Arial" w:hAnsi="Arial" w:cs="Arial"/>
          <w:sz w:val="28"/>
          <w:szCs w:val="28"/>
          <w:lang w:val="fr-FR"/>
        </w:rPr>
        <w:t>vanhu</w:t>
      </w:r>
      <w:proofErr w:type="spellEnd"/>
      <w:r w:rsidRPr="00615D5A">
        <w:rPr>
          <w:rFonts w:ascii="Arial" w:hAnsi="Arial" w:cs="Arial"/>
          <w:sz w:val="28"/>
          <w:szCs w:val="28"/>
          <w:lang w:val="fr-FR"/>
        </w:rPr>
        <w:t xml:space="preserve"> </w:t>
      </w:r>
      <w:proofErr w:type="spellStart"/>
      <w:r w:rsidRPr="00615D5A">
        <w:rPr>
          <w:rFonts w:ascii="Arial" w:hAnsi="Arial" w:cs="Arial"/>
          <w:sz w:val="28"/>
          <w:szCs w:val="28"/>
          <w:lang w:val="fr-FR"/>
        </w:rPr>
        <w:t>vaienda</w:t>
      </w:r>
      <w:proofErr w:type="spellEnd"/>
      <w:r w:rsidRPr="00615D5A">
        <w:rPr>
          <w:rFonts w:ascii="Arial" w:hAnsi="Arial" w:cs="Arial"/>
          <w:sz w:val="28"/>
          <w:szCs w:val="28"/>
          <w:lang w:val="fr-FR"/>
        </w:rPr>
        <w:t xml:space="preserve"> </w:t>
      </w:r>
      <w:proofErr w:type="spellStart"/>
      <w:r w:rsidRPr="00615D5A">
        <w:rPr>
          <w:rFonts w:ascii="Arial" w:hAnsi="Arial" w:cs="Arial"/>
          <w:sz w:val="28"/>
          <w:szCs w:val="28"/>
          <w:lang w:val="fr-FR"/>
        </w:rPr>
        <w:t>vachimara</w:t>
      </w:r>
      <w:proofErr w:type="spellEnd"/>
      <w:r w:rsidRPr="00615D5A">
        <w:rPr>
          <w:rFonts w:ascii="Arial" w:hAnsi="Arial" w:cs="Arial"/>
          <w:sz w:val="28"/>
          <w:szCs w:val="28"/>
          <w:lang w:val="fr-FR"/>
        </w:rPr>
        <w:t xml:space="preserve"> </w:t>
      </w:r>
      <w:proofErr w:type="spellStart"/>
      <w:r w:rsidRPr="00615D5A">
        <w:rPr>
          <w:rFonts w:ascii="Arial" w:hAnsi="Arial" w:cs="Arial"/>
          <w:sz w:val="28"/>
          <w:szCs w:val="28"/>
          <w:lang w:val="fr-FR"/>
        </w:rPr>
        <w:t>pendi</w:t>
      </w:r>
      <w:proofErr w:type="spellEnd"/>
      <w:r w:rsidRPr="00615D5A">
        <w:rPr>
          <w:rFonts w:ascii="Arial" w:hAnsi="Arial" w:cs="Arial"/>
          <w:sz w:val="28"/>
          <w:szCs w:val="28"/>
          <w:lang w:val="fr-FR"/>
        </w:rPr>
        <w:t xml:space="preserve"> </w:t>
      </w:r>
      <w:proofErr w:type="spellStart"/>
      <w:r w:rsidRPr="00615D5A">
        <w:rPr>
          <w:rFonts w:ascii="Arial" w:hAnsi="Arial" w:cs="Arial"/>
          <w:sz w:val="28"/>
          <w:szCs w:val="28"/>
          <w:lang w:val="fr-FR"/>
        </w:rPr>
        <w:t>ye</w:t>
      </w:r>
      <w:proofErr w:type="spellEnd"/>
      <w:r w:rsidRPr="00615D5A">
        <w:rPr>
          <w:rFonts w:ascii="Arial" w:hAnsi="Arial" w:cs="Arial"/>
          <w:sz w:val="28"/>
          <w:szCs w:val="28"/>
          <w:lang w:val="fr-FR"/>
        </w:rPr>
        <w:t xml:space="preserve"> green </w:t>
      </w:r>
      <w:proofErr w:type="spellStart"/>
      <w:r w:rsidRPr="00615D5A">
        <w:rPr>
          <w:rFonts w:ascii="Arial" w:hAnsi="Arial" w:cs="Arial"/>
          <w:sz w:val="28"/>
          <w:szCs w:val="28"/>
          <w:lang w:val="fr-FR"/>
        </w:rPr>
        <w:t>vachibvisa</w:t>
      </w:r>
      <w:proofErr w:type="spellEnd"/>
      <w:r w:rsidRPr="00615D5A">
        <w:rPr>
          <w:rFonts w:ascii="Arial" w:hAnsi="Arial" w:cs="Arial"/>
          <w:sz w:val="28"/>
          <w:szCs w:val="28"/>
          <w:lang w:val="fr-FR"/>
        </w:rPr>
        <w:t xml:space="preserve"> </w:t>
      </w:r>
      <w:proofErr w:type="spellStart"/>
      <w:r w:rsidRPr="00615D5A">
        <w:rPr>
          <w:rFonts w:ascii="Arial" w:hAnsi="Arial" w:cs="Arial"/>
          <w:sz w:val="28"/>
          <w:szCs w:val="28"/>
          <w:lang w:val="fr-FR"/>
        </w:rPr>
        <w:t>kudaiwo</w:t>
      </w:r>
      <w:proofErr w:type="spellEnd"/>
      <w:r w:rsidRPr="00615D5A">
        <w:rPr>
          <w:rFonts w:ascii="Arial" w:hAnsi="Arial" w:cs="Arial"/>
          <w:sz w:val="28"/>
          <w:szCs w:val="28"/>
          <w:lang w:val="fr-FR"/>
        </w:rPr>
        <w:t xml:space="preserve">. </w:t>
      </w:r>
      <w:r w:rsidRPr="00615D5A">
        <w:rPr>
          <w:rFonts w:ascii="Arial" w:hAnsi="Arial" w:cs="Arial"/>
          <w:sz w:val="18"/>
          <w:szCs w:val="18"/>
        </w:rPr>
        <w:t>[</w:t>
      </w:r>
      <w:r>
        <w:rPr>
          <w:rFonts w:ascii="Arial" w:hAnsi="Arial" w:cs="Arial"/>
          <w:sz w:val="18"/>
          <w:szCs w:val="18"/>
        </w:rPr>
        <w:t xml:space="preserve">Apostle demonstrates, </w:t>
      </w:r>
      <w:r w:rsidRPr="00615D5A">
        <w:rPr>
          <w:rFonts w:ascii="Arial" w:hAnsi="Arial" w:cs="Arial"/>
          <w:sz w:val="18"/>
          <w:szCs w:val="18"/>
        </w:rPr>
        <w:t>Congregation laughs—ED</w:t>
      </w:r>
      <w:r w:rsidRPr="00FE6E08">
        <w:rPr>
          <w:rFonts w:ascii="Arial" w:hAnsi="Arial" w:cs="Arial"/>
          <w:sz w:val="18"/>
          <w:szCs w:val="18"/>
        </w:rPr>
        <w:t>]</w:t>
      </w:r>
    </w:p>
    <w:p w14:paraId="6AC56390" w14:textId="77777777" w:rsidR="00D17F97" w:rsidRPr="00615D5A" w:rsidRDefault="00D17F97" w:rsidP="00D17F97">
      <w:pPr>
        <w:jc w:val="both"/>
        <w:rPr>
          <w:rFonts w:ascii="Arial" w:hAnsi="Arial" w:cs="Arial"/>
          <w:sz w:val="28"/>
          <w:szCs w:val="28"/>
        </w:rPr>
      </w:pPr>
      <w:r w:rsidRPr="00702C57">
        <w:rPr>
          <w:rFonts w:ascii="Arial" w:hAnsi="Arial" w:cs="Arial"/>
          <w:sz w:val="28"/>
          <w:szCs w:val="28"/>
          <w:vertAlign w:val="superscript"/>
        </w:rPr>
        <w:t>1</w:t>
      </w:r>
      <w:r>
        <w:rPr>
          <w:rFonts w:ascii="Arial" w:hAnsi="Arial" w:cs="Arial"/>
          <w:sz w:val="28"/>
          <w:szCs w:val="28"/>
          <w:vertAlign w:val="superscript"/>
        </w:rPr>
        <w:t>76</w:t>
      </w:r>
      <w:r>
        <w:rPr>
          <w:rFonts w:ascii="Arial" w:hAnsi="Arial" w:cs="Arial"/>
          <w:sz w:val="28"/>
          <w:szCs w:val="28"/>
        </w:rPr>
        <w:t xml:space="preserve"> </w:t>
      </w:r>
      <w:r w:rsidRPr="00615D5A">
        <w:rPr>
          <w:rFonts w:ascii="Arial" w:hAnsi="Arial" w:cs="Arial"/>
          <w:sz w:val="28"/>
          <w:szCs w:val="28"/>
        </w:rPr>
        <w:t xml:space="preserve">Colour </w:t>
      </w:r>
      <w:proofErr w:type="spellStart"/>
      <w:r w:rsidRPr="00615D5A">
        <w:rPr>
          <w:rFonts w:ascii="Arial" w:hAnsi="Arial" w:cs="Arial"/>
          <w:sz w:val="28"/>
          <w:szCs w:val="28"/>
        </w:rPr>
        <w:t>yese</w:t>
      </w:r>
      <w:proofErr w:type="spellEnd"/>
      <w:r w:rsidRPr="00615D5A">
        <w:rPr>
          <w:rFonts w:ascii="Arial" w:hAnsi="Arial" w:cs="Arial"/>
          <w:sz w:val="28"/>
          <w:szCs w:val="28"/>
        </w:rPr>
        <w:t xml:space="preserve"> </w:t>
      </w:r>
      <w:proofErr w:type="spellStart"/>
      <w:r w:rsidRPr="00615D5A">
        <w:rPr>
          <w:rFonts w:ascii="Arial" w:hAnsi="Arial" w:cs="Arial"/>
          <w:sz w:val="28"/>
          <w:szCs w:val="28"/>
        </w:rPr>
        <w:t>kupera</w:t>
      </w:r>
      <w:proofErr w:type="spellEnd"/>
      <w:r w:rsidRPr="00615D5A">
        <w:rPr>
          <w:rFonts w:ascii="Arial" w:hAnsi="Arial" w:cs="Arial"/>
          <w:sz w:val="28"/>
          <w:szCs w:val="28"/>
        </w:rPr>
        <w:t xml:space="preserve">, colour </w:t>
      </w:r>
      <w:proofErr w:type="spellStart"/>
      <w:r w:rsidRPr="00615D5A">
        <w:rPr>
          <w:rFonts w:ascii="Arial" w:hAnsi="Arial" w:cs="Arial"/>
          <w:sz w:val="28"/>
          <w:szCs w:val="28"/>
        </w:rPr>
        <w:t>yese</w:t>
      </w:r>
      <w:proofErr w:type="spellEnd"/>
      <w:r w:rsidRPr="00615D5A">
        <w:rPr>
          <w:rFonts w:ascii="Arial" w:hAnsi="Arial" w:cs="Arial"/>
          <w:sz w:val="28"/>
          <w:szCs w:val="28"/>
        </w:rPr>
        <w:t xml:space="preserve"> </w:t>
      </w:r>
      <w:proofErr w:type="spellStart"/>
      <w:r w:rsidRPr="00615D5A">
        <w:rPr>
          <w:rFonts w:ascii="Arial" w:hAnsi="Arial" w:cs="Arial"/>
          <w:sz w:val="28"/>
          <w:szCs w:val="28"/>
        </w:rPr>
        <w:t>kupera</w:t>
      </w:r>
      <w:proofErr w:type="spellEnd"/>
      <w:r w:rsidRPr="00615D5A">
        <w:rPr>
          <w:rFonts w:ascii="Arial" w:hAnsi="Arial" w:cs="Arial"/>
          <w:sz w:val="28"/>
          <w:szCs w:val="28"/>
        </w:rPr>
        <w:t xml:space="preserve"> </w:t>
      </w:r>
      <w:proofErr w:type="spellStart"/>
      <w:r w:rsidRPr="00615D5A">
        <w:rPr>
          <w:rFonts w:ascii="Arial" w:hAnsi="Arial" w:cs="Arial"/>
          <w:sz w:val="28"/>
          <w:szCs w:val="28"/>
        </w:rPr>
        <w:t>pama</w:t>
      </w:r>
      <w:proofErr w:type="spellEnd"/>
      <w:r w:rsidRPr="00615D5A">
        <w:rPr>
          <w:rFonts w:ascii="Arial" w:hAnsi="Arial" w:cs="Arial"/>
          <w:sz w:val="28"/>
          <w:szCs w:val="28"/>
        </w:rPr>
        <w:t xml:space="preserve"> doors ese. Kupera, </w:t>
      </w:r>
      <w:proofErr w:type="spellStart"/>
      <w:r w:rsidRPr="00615D5A">
        <w:rPr>
          <w:rFonts w:ascii="Arial" w:hAnsi="Arial" w:cs="Arial"/>
          <w:sz w:val="28"/>
          <w:szCs w:val="28"/>
        </w:rPr>
        <w:t>kupera</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w:t>
      </w:r>
      <w:proofErr w:type="spellStart"/>
      <w:r w:rsidRPr="00615D5A">
        <w:rPr>
          <w:rFonts w:ascii="Arial" w:hAnsi="Arial" w:cs="Arial"/>
          <w:sz w:val="28"/>
          <w:szCs w:val="28"/>
        </w:rPr>
        <w:t>hwava</w:t>
      </w:r>
      <w:proofErr w:type="spellEnd"/>
      <w:r w:rsidRPr="00615D5A">
        <w:rPr>
          <w:rFonts w:ascii="Arial" w:hAnsi="Arial" w:cs="Arial"/>
          <w:sz w:val="28"/>
          <w:szCs w:val="28"/>
        </w:rPr>
        <w:t xml:space="preserve">, </w:t>
      </w:r>
      <w:proofErr w:type="spellStart"/>
      <w:r w:rsidRPr="00615D5A">
        <w:rPr>
          <w:rFonts w:ascii="Arial" w:hAnsi="Arial" w:cs="Arial"/>
          <w:sz w:val="28"/>
          <w:szCs w:val="28"/>
        </w:rPr>
        <w:t>pama</w:t>
      </w:r>
      <w:proofErr w:type="spellEnd"/>
      <w:r w:rsidRPr="00615D5A">
        <w:rPr>
          <w:rFonts w:ascii="Arial" w:hAnsi="Arial" w:cs="Arial"/>
          <w:sz w:val="28"/>
          <w:szCs w:val="28"/>
        </w:rPr>
        <w:t xml:space="preserve"> doors e kitchen. But we had given our selves for God!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Ndoda</w:t>
      </w:r>
      <w:proofErr w:type="spellEnd"/>
      <w:r w:rsidRPr="00615D5A">
        <w:rPr>
          <w:rFonts w:ascii="Arial" w:hAnsi="Arial" w:cs="Arial"/>
          <w:sz w:val="28"/>
          <w:szCs w:val="28"/>
        </w:rPr>
        <w:t xml:space="preserve"> Amen</w:t>
      </w:r>
      <w:r>
        <w:rPr>
          <w:rFonts w:ascii="Arial" w:hAnsi="Arial" w:cs="Arial"/>
          <w:sz w:val="28"/>
          <w:szCs w:val="28"/>
        </w:rPr>
        <w:t>i</w:t>
      </w:r>
      <w:r w:rsidRPr="00615D5A">
        <w:rPr>
          <w:rFonts w:ascii="Arial" w:hAnsi="Arial" w:cs="Arial"/>
          <w:sz w:val="28"/>
          <w:szCs w:val="28"/>
        </w:rPr>
        <w:t xml:space="preserve"> </w:t>
      </w:r>
      <w:proofErr w:type="spellStart"/>
      <w:r w:rsidRPr="00615D5A">
        <w:rPr>
          <w:rFonts w:ascii="Arial" w:hAnsi="Arial" w:cs="Arial"/>
          <w:sz w:val="28"/>
          <w:szCs w:val="28"/>
        </w:rPr>
        <w:t>akadarika</w:t>
      </w:r>
      <w:proofErr w:type="spellEnd"/>
      <w:r w:rsidRPr="00615D5A">
        <w:rPr>
          <w:rFonts w:ascii="Arial" w:hAnsi="Arial" w:cs="Arial"/>
          <w:sz w:val="28"/>
          <w:szCs w:val="28"/>
        </w:rPr>
        <w:t xml:space="preserve"> Amen</w:t>
      </w:r>
      <w:r>
        <w:rPr>
          <w:rFonts w:ascii="Arial" w:hAnsi="Arial" w:cs="Arial"/>
          <w:sz w:val="28"/>
          <w:szCs w:val="28"/>
        </w:rPr>
        <w:t>i</w:t>
      </w:r>
      <w:r w:rsidRPr="00615D5A">
        <w:rPr>
          <w:rFonts w:ascii="Arial" w:hAnsi="Arial" w:cs="Arial"/>
          <w:sz w:val="28"/>
          <w:szCs w:val="28"/>
        </w:rPr>
        <w:t xml:space="preserve"> </w:t>
      </w:r>
      <w:proofErr w:type="spellStart"/>
      <w:r w:rsidRPr="00615D5A">
        <w:rPr>
          <w:rFonts w:ascii="Arial" w:hAnsi="Arial" w:cs="Arial"/>
          <w:sz w:val="28"/>
          <w:szCs w:val="28"/>
        </w:rPr>
        <w:t>hama</w:t>
      </w:r>
      <w:proofErr w:type="spellEnd"/>
      <w:r w:rsidRPr="00615D5A">
        <w:rPr>
          <w:rFonts w:ascii="Arial" w:hAnsi="Arial" w:cs="Arial"/>
          <w:sz w:val="28"/>
          <w:szCs w:val="28"/>
        </w:rPr>
        <w:t>.</w:t>
      </w:r>
      <w:r w:rsidRPr="00615D5A">
        <w:rPr>
          <w:rFonts w:ascii="Arial" w:hAnsi="Arial" w:cs="Arial"/>
          <w:sz w:val="18"/>
          <w:szCs w:val="18"/>
        </w:rPr>
        <w:t xml:space="preserve"> [Congregation says, “Amen.”</w:t>
      </w:r>
      <w:r w:rsidRPr="00FE6E08">
        <w:rPr>
          <w:rFonts w:ascii="Arial" w:hAnsi="Arial" w:cs="Arial"/>
          <w:sz w:val="18"/>
          <w:szCs w:val="18"/>
        </w:rPr>
        <w:t>]</w:t>
      </w:r>
      <w:r w:rsidRPr="00615D5A">
        <w:rPr>
          <w:rFonts w:ascii="Arial" w:hAnsi="Arial" w:cs="Arial"/>
          <w:sz w:val="28"/>
          <w:szCs w:val="28"/>
        </w:rPr>
        <w:t xml:space="preserve"> </w:t>
      </w:r>
      <w:proofErr w:type="spellStart"/>
      <w:r w:rsidRPr="00615D5A">
        <w:rPr>
          <w:rFonts w:ascii="Arial" w:hAnsi="Arial" w:cs="Arial"/>
          <w:sz w:val="28"/>
          <w:szCs w:val="28"/>
        </w:rPr>
        <w:t>Ngaapfuure</w:t>
      </w:r>
      <w:proofErr w:type="spellEnd"/>
      <w:r w:rsidRPr="00615D5A">
        <w:rPr>
          <w:rFonts w:ascii="Arial" w:hAnsi="Arial" w:cs="Arial"/>
          <w:sz w:val="28"/>
          <w:szCs w:val="28"/>
        </w:rPr>
        <w:t xml:space="preserve"> </w:t>
      </w:r>
      <w:proofErr w:type="spellStart"/>
      <w:r w:rsidRPr="00615D5A">
        <w:rPr>
          <w:rFonts w:ascii="Arial" w:hAnsi="Arial" w:cs="Arial"/>
          <w:sz w:val="28"/>
          <w:szCs w:val="28"/>
        </w:rPr>
        <w:t>ipapa</w:t>
      </w:r>
      <w:proofErr w:type="spellEnd"/>
      <w:r w:rsidRPr="00615D5A">
        <w:rPr>
          <w:rFonts w:ascii="Arial" w:hAnsi="Arial" w:cs="Arial"/>
          <w:sz w:val="28"/>
          <w:szCs w:val="28"/>
        </w:rPr>
        <w:t xml:space="preserve"> Amen</w:t>
      </w:r>
      <w:r>
        <w:rPr>
          <w:rFonts w:ascii="Arial" w:hAnsi="Arial" w:cs="Arial"/>
          <w:sz w:val="28"/>
          <w:szCs w:val="28"/>
        </w:rPr>
        <w:t>i</w:t>
      </w:r>
      <w:r w:rsidRPr="00615D5A">
        <w:rPr>
          <w:rFonts w:ascii="Arial" w:hAnsi="Arial" w:cs="Arial"/>
          <w:sz w:val="28"/>
          <w:szCs w:val="28"/>
        </w:rPr>
        <w:t xml:space="preserve"> </w:t>
      </w:r>
      <w:proofErr w:type="spellStart"/>
      <w:r w:rsidRPr="00615D5A">
        <w:rPr>
          <w:rFonts w:ascii="Arial" w:hAnsi="Arial" w:cs="Arial"/>
          <w:sz w:val="28"/>
          <w:szCs w:val="28"/>
        </w:rPr>
        <w:t>iyeye</w:t>
      </w:r>
      <w:proofErr w:type="spellEnd"/>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Zvino</w:t>
      </w:r>
      <w:proofErr w:type="spellEnd"/>
      <w:r w:rsidRPr="00615D5A">
        <w:rPr>
          <w:rFonts w:ascii="Arial" w:hAnsi="Arial" w:cs="Arial"/>
          <w:sz w:val="28"/>
          <w:szCs w:val="28"/>
        </w:rPr>
        <w:t xml:space="preserve"> </w:t>
      </w:r>
      <w:proofErr w:type="spellStart"/>
      <w:r w:rsidRPr="00615D5A">
        <w:rPr>
          <w:rFonts w:ascii="Arial" w:hAnsi="Arial" w:cs="Arial"/>
          <w:sz w:val="28"/>
          <w:szCs w:val="28"/>
        </w:rPr>
        <w:t>tokanganwa</w:t>
      </w:r>
      <w:proofErr w:type="spellEnd"/>
      <w:r w:rsidRPr="00615D5A">
        <w:rPr>
          <w:rFonts w:ascii="Arial" w:hAnsi="Arial" w:cs="Arial"/>
          <w:sz w:val="28"/>
          <w:szCs w:val="28"/>
        </w:rPr>
        <w:t xml:space="preserve"> </w:t>
      </w:r>
      <w:proofErr w:type="spellStart"/>
      <w:r w:rsidRPr="00615D5A">
        <w:rPr>
          <w:rFonts w:ascii="Arial" w:hAnsi="Arial" w:cs="Arial"/>
          <w:sz w:val="28"/>
          <w:szCs w:val="28"/>
        </w:rPr>
        <w:t>manje</w:t>
      </w:r>
      <w:proofErr w:type="spellEnd"/>
      <w:r w:rsidRPr="00615D5A">
        <w:rPr>
          <w:rFonts w:ascii="Arial" w:hAnsi="Arial" w:cs="Arial"/>
          <w:sz w:val="28"/>
          <w:szCs w:val="28"/>
        </w:rPr>
        <w:t xml:space="preserve"> </w:t>
      </w:r>
      <w:proofErr w:type="spellStart"/>
      <w:r w:rsidRPr="00615D5A">
        <w:rPr>
          <w:rFonts w:ascii="Arial" w:hAnsi="Arial" w:cs="Arial"/>
          <w:sz w:val="28"/>
          <w:szCs w:val="28"/>
        </w:rPr>
        <w:t>kuchiudza</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vaya</w:t>
      </w:r>
      <w:proofErr w:type="spellEnd"/>
      <w:r w:rsidRPr="00615D5A">
        <w:rPr>
          <w:rFonts w:ascii="Arial" w:hAnsi="Arial" w:cs="Arial"/>
          <w:sz w:val="28"/>
          <w:szCs w:val="28"/>
        </w:rPr>
        <w:t xml:space="preserve"> </w:t>
      </w:r>
      <w:proofErr w:type="spellStart"/>
      <w:r w:rsidRPr="00615D5A">
        <w:rPr>
          <w:rFonts w:ascii="Arial" w:hAnsi="Arial" w:cs="Arial"/>
          <w:sz w:val="28"/>
          <w:szCs w:val="28"/>
        </w:rPr>
        <w:t>vozoti</w:t>
      </w:r>
      <w:proofErr w:type="spellEnd"/>
      <w:r w:rsidRPr="00615D5A">
        <w:rPr>
          <w:rFonts w:ascii="Arial" w:hAnsi="Arial" w:cs="Arial"/>
          <w:sz w:val="28"/>
          <w:szCs w:val="28"/>
        </w:rPr>
        <w:t xml:space="preserve"> </w:t>
      </w:r>
      <w:proofErr w:type="spellStart"/>
      <w:r w:rsidRPr="00615D5A">
        <w:rPr>
          <w:rFonts w:ascii="Arial" w:hAnsi="Arial" w:cs="Arial"/>
          <w:sz w:val="28"/>
          <w:szCs w:val="28"/>
        </w:rPr>
        <w:t>vokura</w:t>
      </w:r>
      <w:proofErr w:type="spellEnd"/>
      <w:r w:rsidRPr="00615D5A">
        <w:rPr>
          <w:rFonts w:ascii="Arial" w:hAnsi="Arial" w:cs="Arial"/>
          <w:sz w:val="28"/>
          <w:szCs w:val="28"/>
        </w:rPr>
        <w:t xml:space="preserve"> </w:t>
      </w:r>
      <w:proofErr w:type="spellStart"/>
      <w:r w:rsidRPr="00615D5A">
        <w:rPr>
          <w:rFonts w:ascii="Arial" w:hAnsi="Arial" w:cs="Arial"/>
          <w:sz w:val="28"/>
          <w:szCs w:val="28"/>
        </w:rPr>
        <w:t>manje</w:t>
      </w:r>
      <w:proofErr w:type="spellEnd"/>
      <w:r w:rsidRPr="00615D5A">
        <w:rPr>
          <w:rFonts w:ascii="Arial" w:hAnsi="Arial" w:cs="Arial"/>
          <w:sz w:val="28"/>
          <w:szCs w:val="28"/>
        </w:rPr>
        <w:t xml:space="preserve"> </w:t>
      </w:r>
      <w:proofErr w:type="spellStart"/>
      <w:r w:rsidRPr="00615D5A">
        <w:rPr>
          <w:rFonts w:ascii="Arial" w:hAnsi="Arial" w:cs="Arial"/>
          <w:sz w:val="28"/>
          <w:szCs w:val="28"/>
        </w:rPr>
        <w:t>votanga</w:t>
      </w:r>
      <w:proofErr w:type="spellEnd"/>
      <w:r w:rsidRPr="00615D5A">
        <w:rPr>
          <w:rFonts w:ascii="Arial" w:hAnsi="Arial" w:cs="Arial"/>
          <w:sz w:val="28"/>
          <w:szCs w:val="28"/>
        </w:rPr>
        <w:t xml:space="preserve"> </w:t>
      </w:r>
      <w:proofErr w:type="spellStart"/>
      <w:r w:rsidRPr="00615D5A">
        <w:rPr>
          <w:rFonts w:ascii="Arial" w:hAnsi="Arial" w:cs="Arial"/>
          <w:sz w:val="28"/>
          <w:szCs w:val="28"/>
        </w:rPr>
        <w:t>kuita</w:t>
      </w:r>
      <w:proofErr w:type="spellEnd"/>
      <w:r w:rsidRPr="00615D5A">
        <w:rPr>
          <w:rFonts w:ascii="Arial" w:hAnsi="Arial" w:cs="Arial"/>
          <w:sz w:val="28"/>
          <w:szCs w:val="28"/>
        </w:rPr>
        <w:t xml:space="preserve"> </w:t>
      </w:r>
      <w:proofErr w:type="spellStart"/>
      <w:r w:rsidRPr="00615D5A">
        <w:rPr>
          <w:rFonts w:ascii="Arial" w:hAnsi="Arial" w:cs="Arial"/>
          <w:sz w:val="28"/>
          <w:szCs w:val="28"/>
        </w:rPr>
        <w:t>zvinhu</w:t>
      </w:r>
      <w:proofErr w:type="spellEnd"/>
      <w:r w:rsidRPr="00615D5A">
        <w:rPr>
          <w:rFonts w:ascii="Arial" w:hAnsi="Arial" w:cs="Arial"/>
          <w:sz w:val="28"/>
          <w:szCs w:val="28"/>
        </w:rPr>
        <w:t xml:space="preserve"> </w:t>
      </w:r>
      <w:proofErr w:type="spellStart"/>
      <w:r w:rsidRPr="00615D5A">
        <w:rPr>
          <w:rFonts w:ascii="Arial" w:hAnsi="Arial" w:cs="Arial"/>
          <w:sz w:val="28"/>
          <w:szCs w:val="28"/>
        </w:rPr>
        <w:t>zvaani</w:t>
      </w:r>
      <w:proofErr w:type="spellEnd"/>
      <w:r w:rsidRPr="00615D5A">
        <w:rPr>
          <w:rFonts w:ascii="Arial" w:hAnsi="Arial" w:cs="Arial"/>
          <w:sz w:val="28"/>
          <w:szCs w:val="28"/>
        </w:rPr>
        <w:t xml:space="preserve">…? </w:t>
      </w:r>
    </w:p>
    <w:p w14:paraId="31897650" w14:textId="77777777" w:rsidR="00D17F97" w:rsidRPr="00954E1B" w:rsidRDefault="00D17F97" w:rsidP="00D17F97">
      <w:pPr>
        <w:jc w:val="both"/>
        <w:rPr>
          <w:rFonts w:ascii="Arial" w:hAnsi="Arial" w:cs="Arial"/>
          <w:sz w:val="28"/>
          <w:szCs w:val="28"/>
          <w:rPrChange w:id="88" w:author="Transcriber01 JHB" w:date="2025-09-01T12:53:00Z" w16du:dateUtc="2025-09-01T10:53:00Z">
            <w:rPr>
              <w:rFonts w:ascii="Arial" w:hAnsi="Arial" w:cs="Arial"/>
              <w:sz w:val="18"/>
              <w:szCs w:val="18"/>
            </w:rPr>
          </w:rPrChange>
        </w:rPr>
      </w:pPr>
      <w:r w:rsidRPr="00702C57">
        <w:rPr>
          <w:rFonts w:ascii="Arial" w:hAnsi="Arial" w:cs="Arial"/>
          <w:sz w:val="28"/>
          <w:szCs w:val="28"/>
          <w:vertAlign w:val="superscript"/>
        </w:rPr>
        <w:t>1</w:t>
      </w:r>
      <w:r>
        <w:rPr>
          <w:rFonts w:ascii="Arial" w:hAnsi="Arial" w:cs="Arial"/>
          <w:sz w:val="28"/>
          <w:szCs w:val="28"/>
          <w:vertAlign w:val="superscript"/>
        </w:rPr>
        <w:t>77</w:t>
      </w:r>
      <w:r>
        <w:rPr>
          <w:rFonts w:ascii="Arial" w:hAnsi="Arial" w:cs="Arial"/>
          <w:sz w:val="28"/>
          <w:szCs w:val="28"/>
        </w:rPr>
        <w:t xml:space="preserve"> </w:t>
      </w:r>
      <w:r w:rsidRPr="00615D5A">
        <w:rPr>
          <w:rFonts w:ascii="Arial" w:hAnsi="Arial" w:cs="Arial"/>
          <w:sz w:val="28"/>
          <w:szCs w:val="28"/>
        </w:rPr>
        <w:t xml:space="preserve">Ahh-ah, ah-ah! </w:t>
      </w:r>
      <w:proofErr w:type="spellStart"/>
      <w:r w:rsidRPr="00615D5A">
        <w:rPr>
          <w:rFonts w:ascii="Arial" w:hAnsi="Arial" w:cs="Arial"/>
          <w:sz w:val="28"/>
          <w:szCs w:val="28"/>
        </w:rPr>
        <w:t>Munhu</w:t>
      </w:r>
      <w:proofErr w:type="spellEnd"/>
      <w:r w:rsidRPr="00615D5A">
        <w:rPr>
          <w:rFonts w:ascii="Arial" w:hAnsi="Arial" w:cs="Arial"/>
          <w:sz w:val="28"/>
          <w:szCs w:val="28"/>
        </w:rPr>
        <w:t xml:space="preserve"> </w:t>
      </w:r>
      <w:proofErr w:type="spellStart"/>
      <w:r w:rsidRPr="00615D5A">
        <w:rPr>
          <w:rFonts w:ascii="Arial" w:hAnsi="Arial" w:cs="Arial"/>
          <w:sz w:val="28"/>
          <w:szCs w:val="28"/>
        </w:rPr>
        <w:t>nemunhu</w:t>
      </w:r>
      <w:proofErr w:type="spellEnd"/>
      <w:r w:rsidRPr="00615D5A">
        <w:rPr>
          <w:rFonts w:ascii="Arial" w:hAnsi="Arial" w:cs="Arial"/>
          <w:sz w:val="28"/>
          <w:szCs w:val="28"/>
        </w:rPr>
        <w:t xml:space="preserve"> </w:t>
      </w:r>
      <w:proofErr w:type="spellStart"/>
      <w:r w:rsidRPr="00615D5A">
        <w:rPr>
          <w:rFonts w:ascii="Arial" w:hAnsi="Arial" w:cs="Arial"/>
          <w:sz w:val="28"/>
          <w:szCs w:val="28"/>
        </w:rPr>
        <w:t>ngaadzidzise</w:t>
      </w:r>
      <w:proofErr w:type="spellEnd"/>
      <w:r w:rsidRPr="00615D5A">
        <w:rPr>
          <w:rFonts w:ascii="Arial" w:hAnsi="Arial" w:cs="Arial"/>
          <w:sz w:val="28"/>
          <w:szCs w:val="28"/>
        </w:rPr>
        <w:t xml:space="preserve"> </w:t>
      </w:r>
      <w:proofErr w:type="spellStart"/>
      <w:r w:rsidRPr="00615D5A">
        <w:rPr>
          <w:rFonts w:ascii="Arial" w:hAnsi="Arial" w:cs="Arial"/>
          <w:sz w:val="28"/>
          <w:szCs w:val="28"/>
        </w:rPr>
        <w:t>mwana</w:t>
      </w:r>
      <w:proofErr w:type="spellEnd"/>
      <w:r w:rsidRPr="00615D5A">
        <w:rPr>
          <w:rFonts w:ascii="Arial" w:hAnsi="Arial" w:cs="Arial"/>
          <w:sz w:val="28"/>
          <w:szCs w:val="28"/>
        </w:rPr>
        <w:t xml:space="preserve"> wake </w:t>
      </w:r>
      <w:proofErr w:type="spellStart"/>
      <w:r w:rsidRPr="00615D5A">
        <w:rPr>
          <w:rFonts w:ascii="Arial" w:hAnsi="Arial" w:cs="Arial"/>
          <w:sz w:val="28"/>
          <w:szCs w:val="28"/>
        </w:rPr>
        <w:t>va</w:t>
      </w:r>
      <w:r>
        <w:rPr>
          <w:rFonts w:ascii="Arial" w:hAnsi="Arial" w:cs="Arial"/>
          <w:sz w:val="28"/>
          <w:szCs w:val="28"/>
        </w:rPr>
        <w:t>nhu</w:t>
      </w:r>
      <w:proofErr w:type="spellEnd"/>
      <w:r>
        <w:rPr>
          <w:rFonts w:ascii="Arial" w:hAnsi="Arial" w:cs="Arial"/>
          <w:sz w:val="28"/>
          <w:szCs w:val="28"/>
        </w:rPr>
        <w:t xml:space="preserve"> </w:t>
      </w:r>
      <w:proofErr w:type="spellStart"/>
      <w:r>
        <w:rPr>
          <w:rFonts w:ascii="Arial" w:hAnsi="Arial" w:cs="Arial"/>
          <w:sz w:val="28"/>
          <w:szCs w:val="28"/>
        </w:rPr>
        <w:t>vaMwari</w:t>
      </w:r>
      <w:proofErr w:type="spellEnd"/>
      <w:r>
        <w:rPr>
          <w:rFonts w:ascii="Arial" w:hAnsi="Arial" w:cs="Arial"/>
          <w:sz w:val="28"/>
          <w:szCs w:val="28"/>
        </w:rPr>
        <w:t>.</w:t>
      </w:r>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Ma brother </w:t>
      </w:r>
      <w:proofErr w:type="spellStart"/>
      <w:r w:rsidRPr="00615D5A">
        <w:rPr>
          <w:rFonts w:ascii="Arial" w:hAnsi="Arial" w:cs="Arial"/>
          <w:sz w:val="28"/>
          <w:szCs w:val="28"/>
        </w:rPr>
        <w:t>ari</w:t>
      </w:r>
      <w:proofErr w:type="spellEnd"/>
      <w:r w:rsidRPr="00615D5A">
        <w:rPr>
          <w:rFonts w:ascii="Arial" w:hAnsi="Arial" w:cs="Arial"/>
          <w:sz w:val="28"/>
          <w:szCs w:val="28"/>
        </w:rPr>
        <w:t xml:space="preserve"> </w:t>
      </w:r>
      <w:proofErr w:type="spellStart"/>
      <w:r w:rsidRPr="00615D5A">
        <w:rPr>
          <w:rFonts w:ascii="Arial" w:hAnsi="Arial" w:cs="Arial"/>
          <w:sz w:val="28"/>
          <w:szCs w:val="28"/>
        </w:rPr>
        <w:t>kuzvara</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it’s another thing, rejoice when the child comes but you have a very big jo…? </w:t>
      </w:r>
      <w:r w:rsidRPr="00615D5A">
        <w:rPr>
          <w:rFonts w:ascii="Arial" w:hAnsi="Arial" w:cs="Arial"/>
          <w:sz w:val="18"/>
          <w:szCs w:val="18"/>
        </w:rPr>
        <w:t>[Congregation says, “job.”</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Une </w:t>
      </w:r>
      <w:proofErr w:type="spellStart"/>
      <w:r w:rsidRPr="00615D5A">
        <w:rPr>
          <w:rFonts w:ascii="Arial" w:hAnsi="Arial" w:cs="Arial"/>
          <w:sz w:val="28"/>
          <w:szCs w:val="28"/>
        </w:rPr>
        <w:t>basa</w:t>
      </w:r>
      <w:proofErr w:type="spellEnd"/>
      <w:r w:rsidRPr="00615D5A">
        <w:rPr>
          <w:rFonts w:ascii="Arial" w:hAnsi="Arial" w:cs="Arial"/>
          <w:sz w:val="28"/>
          <w:szCs w:val="28"/>
        </w:rPr>
        <w:t xml:space="preserve"> </w:t>
      </w:r>
      <w:proofErr w:type="spellStart"/>
      <w:r w:rsidRPr="00615D5A">
        <w:rPr>
          <w:rFonts w:ascii="Arial" w:hAnsi="Arial" w:cs="Arial"/>
          <w:sz w:val="28"/>
          <w:szCs w:val="28"/>
        </w:rPr>
        <w:t>risingaite</w:t>
      </w:r>
      <w:proofErr w:type="spellEnd"/>
      <w:r w:rsidRPr="00615D5A">
        <w:rPr>
          <w:rFonts w:ascii="Arial" w:hAnsi="Arial" w:cs="Arial"/>
          <w:sz w:val="28"/>
          <w:szCs w:val="28"/>
        </w:rPr>
        <w:t xml:space="preserve"> </w:t>
      </w:r>
      <w:proofErr w:type="spellStart"/>
      <w:r w:rsidRPr="00615D5A">
        <w:rPr>
          <w:rFonts w:ascii="Arial" w:hAnsi="Arial" w:cs="Arial"/>
          <w:sz w:val="28"/>
          <w:szCs w:val="28"/>
        </w:rPr>
        <w:t>iwe</w:t>
      </w:r>
      <w:proofErr w:type="spellEnd"/>
      <w:r w:rsidRPr="00615D5A">
        <w:rPr>
          <w:rFonts w:ascii="Arial" w:hAnsi="Arial" w:cs="Arial"/>
          <w:sz w:val="28"/>
          <w:szCs w:val="28"/>
        </w:rPr>
        <w:t xml:space="preserve">, </w:t>
      </w:r>
      <w:proofErr w:type="spellStart"/>
      <w:r w:rsidRPr="00615D5A">
        <w:rPr>
          <w:rFonts w:ascii="Arial" w:hAnsi="Arial" w:cs="Arial"/>
          <w:i/>
          <w:iCs/>
          <w:sz w:val="28"/>
          <w:szCs w:val="28"/>
        </w:rPr>
        <w:t>rekuinstructa</w:t>
      </w:r>
      <w:proofErr w:type="spellEnd"/>
      <w:r w:rsidRPr="00615D5A">
        <w:rPr>
          <w:rFonts w:ascii="Arial" w:hAnsi="Arial" w:cs="Arial"/>
          <w:sz w:val="28"/>
          <w:szCs w:val="28"/>
        </w:rPr>
        <w:t xml:space="preserve"> </w:t>
      </w:r>
      <w:r w:rsidRPr="00A70788">
        <w:rPr>
          <w:rFonts w:ascii="Arial" w:hAnsi="Arial" w:cs="Arial"/>
          <w:sz w:val="18"/>
          <w:szCs w:val="18"/>
        </w:rPr>
        <w:t>[</w:t>
      </w:r>
      <w:r>
        <w:rPr>
          <w:rFonts w:ascii="Arial" w:hAnsi="Arial" w:cs="Arial"/>
          <w:sz w:val="18"/>
          <w:szCs w:val="18"/>
        </w:rPr>
        <w:t xml:space="preserve">to </w:t>
      </w:r>
      <w:r w:rsidRPr="00A70788">
        <w:rPr>
          <w:rFonts w:ascii="Arial" w:hAnsi="Arial" w:cs="Arial"/>
          <w:sz w:val="18"/>
          <w:szCs w:val="18"/>
        </w:rPr>
        <w:t>instruct—ED</w:t>
      </w:r>
      <w:r w:rsidRPr="00FE6E08">
        <w:rPr>
          <w:rFonts w:ascii="Arial" w:hAnsi="Arial" w:cs="Arial"/>
          <w:sz w:val="18"/>
          <w:szCs w:val="18"/>
        </w:rPr>
        <w:t>]</w:t>
      </w:r>
      <w:r>
        <w:rPr>
          <w:rFonts w:ascii="Arial" w:hAnsi="Arial" w:cs="Arial"/>
          <w:sz w:val="18"/>
          <w:szCs w:val="18"/>
        </w:rPr>
        <w:t xml:space="preserve"> </w:t>
      </w:r>
      <w:proofErr w:type="spellStart"/>
      <w:r w:rsidRPr="00615D5A">
        <w:rPr>
          <w:rFonts w:ascii="Arial" w:hAnsi="Arial" w:cs="Arial"/>
          <w:sz w:val="28"/>
          <w:szCs w:val="28"/>
        </w:rPr>
        <w:t>mwana</w:t>
      </w:r>
      <w:proofErr w:type="spellEnd"/>
      <w:r w:rsidRPr="00615D5A">
        <w:rPr>
          <w:rFonts w:ascii="Arial" w:hAnsi="Arial" w:cs="Arial"/>
          <w:sz w:val="28"/>
          <w:szCs w:val="28"/>
        </w:rPr>
        <w:t xml:space="preserve"> </w:t>
      </w:r>
      <w:proofErr w:type="spellStart"/>
      <w:r w:rsidRPr="00615D5A">
        <w:rPr>
          <w:rFonts w:ascii="Arial" w:hAnsi="Arial" w:cs="Arial"/>
          <w:sz w:val="28"/>
          <w:szCs w:val="28"/>
        </w:rPr>
        <w:t>iyeye</w:t>
      </w:r>
      <w:proofErr w:type="spellEnd"/>
      <w:r w:rsidRPr="00615D5A">
        <w:rPr>
          <w:rFonts w:ascii="Arial" w:hAnsi="Arial" w:cs="Arial"/>
          <w:sz w:val="28"/>
          <w:szCs w:val="28"/>
        </w:rPr>
        <w:t xml:space="preserve"> </w:t>
      </w:r>
      <w:proofErr w:type="spellStart"/>
      <w:r w:rsidRPr="00615D5A">
        <w:rPr>
          <w:rFonts w:ascii="Arial" w:hAnsi="Arial" w:cs="Arial"/>
          <w:sz w:val="28"/>
          <w:szCs w:val="28"/>
        </w:rPr>
        <w:t>pamusoro</w:t>
      </w:r>
      <w:proofErr w:type="spellEnd"/>
      <w:r w:rsidRPr="00615D5A">
        <w:rPr>
          <w:rFonts w:ascii="Arial" w:hAnsi="Arial" w:cs="Arial"/>
          <w:sz w:val="28"/>
          <w:szCs w:val="28"/>
        </w:rPr>
        <w:t xml:space="preserve"> </w:t>
      </w:r>
      <w:proofErr w:type="spellStart"/>
      <w:r w:rsidRPr="00615D5A">
        <w:rPr>
          <w:rFonts w:ascii="Arial" w:hAnsi="Arial" w:cs="Arial"/>
          <w:sz w:val="28"/>
          <w:szCs w:val="28"/>
        </w:rPr>
        <w:t>pekuramba</w:t>
      </w:r>
      <w:proofErr w:type="spellEnd"/>
      <w:r w:rsidRPr="00615D5A">
        <w:rPr>
          <w:rFonts w:ascii="Arial" w:hAnsi="Arial" w:cs="Arial"/>
          <w:sz w:val="28"/>
          <w:szCs w:val="28"/>
        </w:rPr>
        <w:t xml:space="preserve"> </w:t>
      </w:r>
      <w:proofErr w:type="spellStart"/>
      <w:r w:rsidRPr="00615D5A">
        <w:rPr>
          <w:rFonts w:ascii="Arial" w:hAnsi="Arial" w:cs="Arial"/>
          <w:sz w:val="28"/>
          <w:szCs w:val="28"/>
        </w:rPr>
        <w:t>akada</w:t>
      </w:r>
      <w:proofErr w:type="spellEnd"/>
      <w:r w:rsidRPr="00615D5A">
        <w:rPr>
          <w:rFonts w:ascii="Arial" w:hAnsi="Arial" w:cs="Arial"/>
          <w:sz w:val="28"/>
          <w:szCs w:val="28"/>
        </w:rPr>
        <w:t xml:space="preserve"> Shoko </w:t>
      </w:r>
      <w:proofErr w:type="spellStart"/>
      <w:r w:rsidRPr="00615D5A">
        <w:rPr>
          <w:rFonts w:ascii="Arial" w:hAnsi="Arial" w:cs="Arial"/>
          <w:sz w:val="28"/>
          <w:szCs w:val="28"/>
        </w:rPr>
        <w:t>raani</w:t>
      </w:r>
      <w:proofErr w:type="spellEnd"/>
      <w:r w:rsidRPr="00615D5A">
        <w:rPr>
          <w:rFonts w:ascii="Arial" w:hAnsi="Arial" w:cs="Arial"/>
          <w:sz w:val="28"/>
          <w:szCs w:val="28"/>
        </w:rPr>
        <w:t xml:space="preserve">…? </w:t>
      </w:r>
      <w:r w:rsidRPr="00615D5A">
        <w:rPr>
          <w:rFonts w:ascii="Arial" w:hAnsi="Arial" w:cs="Arial"/>
          <w:sz w:val="18"/>
          <w:szCs w:val="18"/>
        </w:rPr>
        <w:t>[Congregation says, “</w:t>
      </w:r>
      <w:proofErr w:type="spellStart"/>
      <w:r w:rsidRPr="00615D5A">
        <w:rPr>
          <w:rFonts w:ascii="Arial" w:hAnsi="Arial" w:cs="Arial"/>
          <w:sz w:val="18"/>
          <w:szCs w:val="18"/>
        </w:rPr>
        <w:t>raMwari</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p>
    <w:p w14:paraId="018C9D3A" w14:textId="77777777" w:rsidR="00D17F97" w:rsidRPr="00615D5A" w:rsidRDefault="00D17F97" w:rsidP="00D17F97">
      <w:pPr>
        <w:jc w:val="both"/>
        <w:rPr>
          <w:rFonts w:ascii="Arial" w:hAnsi="Arial" w:cs="Arial"/>
          <w:sz w:val="18"/>
          <w:szCs w:val="18"/>
        </w:rPr>
      </w:pPr>
      <w:r w:rsidRPr="00702C57">
        <w:rPr>
          <w:rFonts w:ascii="Arial" w:hAnsi="Arial" w:cs="Arial"/>
          <w:sz w:val="28"/>
          <w:szCs w:val="28"/>
          <w:vertAlign w:val="superscript"/>
        </w:rPr>
        <w:t>1</w:t>
      </w:r>
      <w:r>
        <w:rPr>
          <w:rFonts w:ascii="Arial" w:hAnsi="Arial" w:cs="Arial"/>
          <w:sz w:val="28"/>
          <w:szCs w:val="28"/>
          <w:vertAlign w:val="superscript"/>
        </w:rPr>
        <w:t>78</w:t>
      </w:r>
      <w:r>
        <w:rPr>
          <w:rFonts w:ascii="Arial" w:hAnsi="Arial" w:cs="Arial"/>
          <w:sz w:val="28"/>
          <w:szCs w:val="28"/>
        </w:rPr>
        <w:t xml:space="preserve"> </w:t>
      </w:r>
      <w:proofErr w:type="spellStart"/>
      <w:r w:rsidRPr="00615D5A">
        <w:rPr>
          <w:rFonts w:ascii="Arial" w:hAnsi="Arial" w:cs="Arial"/>
          <w:sz w:val="28"/>
          <w:szCs w:val="28"/>
        </w:rPr>
        <w:t>Ndosaka</w:t>
      </w:r>
      <w:proofErr w:type="spellEnd"/>
      <w:r w:rsidRPr="00615D5A">
        <w:rPr>
          <w:rFonts w:ascii="Arial" w:hAnsi="Arial" w:cs="Arial"/>
          <w:sz w:val="28"/>
          <w:szCs w:val="28"/>
        </w:rPr>
        <w:t xml:space="preserve"> </w:t>
      </w:r>
      <w:proofErr w:type="spellStart"/>
      <w:r w:rsidRPr="00615D5A">
        <w:rPr>
          <w:rFonts w:ascii="Arial" w:hAnsi="Arial" w:cs="Arial"/>
          <w:sz w:val="28"/>
          <w:szCs w:val="28"/>
        </w:rPr>
        <w:t>makaona</w:t>
      </w:r>
      <w:proofErr w:type="spellEnd"/>
      <w:r w:rsidRPr="00615D5A">
        <w:rPr>
          <w:rFonts w:ascii="Arial" w:hAnsi="Arial" w:cs="Arial"/>
          <w:sz w:val="28"/>
          <w:szCs w:val="28"/>
        </w:rPr>
        <w:t xml:space="preserve"> </w:t>
      </w:r>
      <w:proofErr w:type="spellStart"/>
      <w:r w:rsidRPr="00615D5A">
        <w:rPr>
          <w:rFonts w:ascii="Arial" w:hAnsi="Arial" w:cs="Arial"/>
          <w:sz w:val="28"/>
          <w:szCs w:val="28"/>
        </w:rPr>
        <w:t>varume</w:t>
      </w:r>
      <w:proofErr w:type="spellEnd"/>
      <w:r w:rsidRPr="00615D5A">
        <w:rPr>
          <w:rFonts w:ascii="Arial" w:hAnsi="Arial" w:cs="Arial"/>
          <w:sz w:val="28"/>
          <w:szCs w:val="28"/>
        </w:rPr>
        <w:t xml:space="preserve"> </w:t>
      </w:r>
      <w:proofErr w:type="spellStart"/>
      <w:r w:rsidRPr="00615D5A">
        <w:rPr>
          <w:rFonts w:ascii="Arial" w:hAnsi="Arial" w:cs="Arial"/>
          <w:sz w:val="28"/>
          <w:szCs w:val="28"/>
        </w:rPr>
        <w:t>vakuru</w:t>
      </w:r>
      <w:proofErr w:type="spellEnd"/>
      <w:r w:rsidRPr="00615D5A">
        <w:rPr>
          <w:rFonts w:ascii="Arial" w:hAnsi="Arial" w:cs="Arial"/>
          <w:sz w:val="28"/>
          <w:szCs w:val="28"/>
        </w:rPr>
        <w:t xml:space="preserve"> </w:t>
      </w:r>
      <w:proofErr w:type="spellStart"/>
      <w:r w:rsidRPr="00615D5A">
        <w:rPr>
          <w:rFonts w:ascii="Arial" w:hAnsi="Arial" w:cs="Arial"/>
          <w:sz w:val="28"/>
          <w:szCs w:val="28"/>
        </w:rPr>
        <w:t>chaivo</w:t>
      </w:r>
      <w:proofErr w:type="spellEnd"/>
      <w:r w:rsidRPr="00615D5A">
        <w:rPr>
          <w:rFonts w:ascii="Arial" w:hAnsi="Arial" w:cs="Arial"/>
          <w:sz w:val="28"/>
          <w:szCs w:val="28"/>
        </w:rPr>
        <w:t xml:space="preserve"> </w:t>
      </w:r>
      <w:proofErr w:type="spellStart"/>
      <w:r w:rsidRPr="00615D5A">
        <w:rPr>
          <w:rFonts w:ascii="Arial" w:hAnsi="Arial" w:cs="Arial"/>
          <w:sz w:val="28"/>
          <w:szCs w:val="28"/>
        </w:rPr>
        <w:t>chaivo</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baba, </w:t>
      </w:r>
      <w:proofErr w:type="spellStart"/>
      <w:r w:rsidRPr="00615D5A">
        <w:rPr>
          <w:rFonts w:ascii="Arial" w:hAnsi="Arial" w:cs="Arial"/>
          <w:sz w:val="28"/>
          <w:szCs w:val="28"/>
        </w:rPr>
        <w:t>mwoyo</w:t>
      </w:r>
      <w:proofErr w:type="spellEnd"/>
      <w:r w:rsidRPr="00615D5A">
        <w:rPr>
          <w:rFonts w:ascii="Arial" w:hAnsi="Arial" w:cs="Arial"/>
          <w:sz w:val="28"/>
          <w:szCs w:val="28"/>
        </w:rPr>
        <w:t xml:space="preserve"> </w:t>
      </w:r>
      <w:proofErr w:type="spellStart"/>
      <w:r w:rsidRPr="00615D5A">
        <w:rPr>
          <w:rFonts w:ascii="Arial" w:hAnsi="Arial" w:cs="Arial"/>
          <w:sz w:val="28"/>
          <w:szCs w:val="28"/>
        </w:rPr>
        <w:t>yavo</w:t>
      </w:r>
      <w:proofErr w:type="spellEnd"/>
      <w:r w:rsidRPr="00615D5A">
        <w:rPr>
          <w:rFonts w:ascii="Arial" w:hAnsi="Arial" w:cs="Arial"/>
          <w:sz w:val="28"/>
          <w:szCs w:val="28"/>
        </w:rPr>
        <w:t xml:space="preserve"> </w:t>
      </w:r>
      <w:proofErr w:type="spellStart"/>
      <w:r w:rsidRPr="00615D5A">
        <w:rPr>
          <w:rFonts w:ascii="Arial" w:hAnsi="Arial" w:cs="Arial"/>
          <w:i/>
          <w:iCs/>
          <w:sz w:val="28"/>
          <w:szCs w:val="28"/>
        </w:rPr>
        <w:t>yaidhisivhika</w:t>
      </w:r>
      <w:proofErr w:type="spellEnd"/>
      <w:r w:rsidRPr="00615D5A">
        <w:rPr>
          <w:rFonts w:ascii="Arial" w:hAnsi="Arial" w:cs="Arial"/>
          <w:sz w:val="28"/>
          <w:szCs w:val="28"/>
        </w:rPr>
        <w:t xml:space="preserve"> </w:t>
      </w:r>
      <w:r w:rsidRPr="00615D5A">
        <w:rPr>
          <w:rFonts w:ascii="Arial" w:hAnsi="Arial" w:cs="Arial"/>
          <w:sz w:val="18"/>
          <w:szCs w:val="18"/>
        </w:rPr>
        <w:t>[were deceived—ED</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vobva</w:t>
      </w:r>
      <w:proofErr w:type="spellEnd"/>
      <w:r w:rsidRPr="00615D5A">
        <w:rPr>
          <w:rFonts w:ascii="Arial" w:hAnsi="Arial" w:cs="Arial"/>
          <w:sz w:val="28"/>
          <w:szCs w:val="28"/>
        </w:rPr>
        <w:t xml:space="preserve"> </w:t>
      </w:r>
      <w:proofErr w:type="spellStart"/>
      <w:r w:rsidRPr="00615D5A">
        <w:rPr>
          <w:rFonts w:ascii="Arial" w:hAnsi="Arial" w:cs="Arial"/>
          <w:sz w:val="28"/>
          <w:szCs w:val="28"/>
        </w:rPr>
        <w:t>pasho</w:t>
      </w:r>
      <w:proofErr w:type="spellEnd"/>
      <w:r w:rsidRPr="00615D5A">
        <w:rPr>
          <w:rFonts w:ascii="Arial" w:hAnsi="Arial" w:cs="Arial"/>
          <w:sz w:val="28"/>
          <w:szCs w:val="28"/>
        </w:rPr>
        <w:t>—</w:t>
      </w:r>
      <w:proofErr w:type="spellStart"/>
      <w:r w:rsidRPr="00615D5A">
        <w:rPr>
          <w:rFonts w:ascii="Arial" w:hAnsi="Arial" w:cs="Arial"/>
          <w:sz w:val="28"/>
          <w:szCs w:val="28"/>
        </w:rPr>
        <w:t>pachechi</w:t>
      </w:r>
      <w:proofErr w:type="spellEnd"/>
      <w:r w:rsidRPr="00615D5A">
        <w:rPr>
          <w:rFonts w:ascii="Arial" w:hAnsi="Arial" w:cs="Arial"/>
          <w:sz w:val="28"/>
          <w:szCs w:val="28"/>
        </w:rPr>
        <w:t xml:space="preserve">. </w:t>
      </w:r>
      <w:proofErr w:type="spellStart"/>
      <w:r w:rsidRPr="00615D5A">
        <w:rPr>
          <w:rFonts w:ascii="Arial" w:hAnsi="Arial" w:cs="Arial"/>
          <w:sz w:val="28"/>
          <w:szCs w:val="28"/>
        </w:rPr>
        <w:t>Vototevera</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kuda</w:t>
      </w:r>
      <w:proofErr w:type="spellEnd"/>
      <w:r w:rsidRPr="00615D5A">
        <w:rPr>
          <w:rFonts w:ascii="Arial" w:hAnsi="Arial" w:cs="Arial"/>
          <w:sz w:val="28"/>
          <w:szCs w:val="28"/>
        </w:rPr>
        <w:t xml:space="preserve"> </w:t>
      </w:r>
      <w:proofErr w:type="spellStart"/>
      <w:r w:rsidRPr="00615D5A">
        <w:rPr>
          <w:rFonts w:ascii="Arial" w:hAnsi="Arial" w:cs="Arial"/>
          <w:sz w:val="28"/>
          <w:szCs w:val="28"/>
        </w:rPr>
        <w:t>kuvabvisa</w:t>
      </w:r>
      <w:proofErr w:type="spellEnd"/>
      <w:r w:rsidRPr="00615D5A">
        <w:rPr>
          <w:rFonts w:ascii="Arial" w:hAnsi="Arial" w:cs="Arial"/>
          <w:sz w:val="28"/>
          <w:szCs w:val="28"/>
        </w:rPr>
        <w:t xml:space="preserve">. </w:t>
      </w:r>
      <w:proofErr w:type="spellStart"/>
      <w:r w:rsidRPr="00615D5A">
        <w:rPr>
          <w:rFonts w:ascii="Arial" w:hAnsi="Arial" w:cs="Arial"/>
          <w:sz w:val="28"/>
          <w:szCs w:val="28"/>
        </w:rPr>
        <w:t>Murikuona</w:t>
      </w:r>
      <w:proofErr w:type="spellEnd"/>
      <w:r w:rsidRPr="00615D5A">
        <w:rPr>
          <w:rFonts w:ascii="Arial" w:hAnsi="Arial" w:cs="Arial"/>
          <w:sz w:val="28"/>
          <w:szCs w:val="28"/>
        </w:rPr>
        <w:t xml:space="preserve">, </w:t>
      </w:r>
      <w:proofErr w:type="spellStart"/>
      <w:r w:rsidRPr="00615D5A">
        <w:rPr>
          <w:rFonts w:ascii="Arial" w:hAnsi="Arial" w:cs="Arial"/>
          <w:sz w:val="28"/>
          <w:szCs w:val="28"/>
        </w:rPr>
        <w:t>saka</w:t>
      </w:r>
      <w:proofErr w:type="spellEnd"/>
      <w:r w:rsidRPr="00615D5A">
        <w:rPr>
          <w:rFonts w:ascii="Arial" w:hAnsi="Arial" w:cs="Arial"/>
          <w:sz w:val="28"/>
          <w:szCs w:val="28"/>
        </w:rPr>
        <w:t xml:space="preserve"> </w:t>
      </w:r>
      <w:proofErr w:type="spellStart"/>
      <w:r w:rsidRPr="00615D5A">
        <w:rPr>
          <w:rFonts w:ascii="Arial" w:hAnsi="Arial" w:cs="Arial"/>
          <w:sz w:val="28"/>
          <w:szCs w:val="28"/>
        </w:rPr>
        <w:t>zvezvichida</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kana </w:t>
      </w:r>
      <w:proofErr w:type="spellStart"/>
      <w:r w:rsidRPr="00615D5A">
        <w:rPr>
          <w:rFonts w:ascii="Arial" w:hAnsi="Arial" w:cs="Arial"/>
          <w:sz w:val="28"/>
          <w:szCs w:val="28"/>
        </w:rPr>
        <w:t>mwana</w:t>
      </w:r>
      <w:proofErr w:type="spellEnd"/>
      <w:r w:rsidRPr="00615D5A">
        <w:rPr>
          <w:rFonts w:ascii="Arial" w:hAnsi="Arial" w:cs="Arial"/>
          <w:sz w:val="28"/>
          <w:szCs w:val="28"/>
        </w:rPr>
        <w:t xml:space="preserve"> </w:t>
      </w:r>
      <w:proofErr w:type="spellStart"/>
      <w:r w:rsidRPr="00615D5A">
        <w:rPr>
          <w:rFonts w:ascii="Arial" w:hAnsi="Arial" w:cs="Arial"/>
          <w:sz w:val="28"/>
          <w:szCs w:val="28"/>
        </w:rPr>
        <w:t>akabatsirika</w:t>
      </w:r>
      <w:proofErr w:type="spellEnd"/>
      <w:r w:rsidRPr="00615D5A">
        <w:rPr>
          <w:rFonts w:ascii="Arial" w:hAnsi="Arial" w:cs="Arial"/>
          <w:sz w:val="28"/>
          <w:szCs w:val="28"/>
        </w:rPr>
        <w:t xml:space="preserve"> </w:t>
      </w:r>
      <w:proofErr w:type="spellStart"/>
      <w:r>
        <w:rPr>
          <w:rFonts w:ascii="Arial" w:hAnsi="Arial" w:cs="Arial"/>
          <w:sz w:val="28"/>
          <w:szCs w:val="28"/>
        </w:rPr>
        <w:t>a</w:t>
      </w:r>
      <w:r w:rsidRPr="00615D5A">
        <w:rPr>
          <w:rFonts w:ascii="Arial" w:hAnsi="Arial" w:cs="Arial"/>
          <w:sz w:val="28"/>
          <w:szCs w:val="28"/>
        </w:rPr>
        <w:t>noti</w:t>
      </w:r>
      <w:proofErr w:type="spellEnd"/>
      <w:r w:rsidRPr="00615D5A">
        <w:rPr>
          <w:rFonts w:ascii="Arial" w:hAnsi="Arial" w:cs="Arial"/>
          <w:sz w:val="28"/>
          <w:szCs w:val="28"/>
        </w:rPr>
        <w:t>, “</w:t>
      </w:r>
      <w:proofErr w:type="spellStart"/>
      <w:r w:rsidRPr="00615D5A">
        <w:rPr>
          <w:rFonts w:ascii="Arial" w:hAnsi="Arial" w:cs="Arial"/>
          <w:sz w:val="28"/>
          <w:szCs w:val="28"/>
        </w:rPr>
        <w:t>M</w:t>
      </w:r>
      <w:r>
        <w:rPr>
          <w:rFonts w:ascii="Arial" w:hAnsi="Arial" w:cs="Arial"/>
          <w:sz w:val="28"/>
          <w:szCs w:val="28"/>
        </w:rPr>
        <w:t>h</w:t>
      </w:r>
      <w:r w:rsidRPr="00615D5A">
        <w:rPr>
          <w:rFonts w:ascii="Arial" w:hAnsi="Arial" w:cs="Arial"/>
          <w:sz w:val="28"/>
          <w:szCs w:val="28"/>
        </w:rPr>
        <w:t>ama</w:t>
      </w:r>
      <w:proofErr w:type="spellEnd"/>
      <w:r w:rsidRPr="00615D5A">
        <w:rPr>
          <w:rFonts w:ascii="Arial" w:hAnsi="Arial" w:cs="Arial"/>
          <w:sz w:val="28"/>
          <w:szCs w:val="28"/>
        </w:rPr>
        <w:t xml:space="preserve">, </w:t>
      </w:r>
      <w:proofErr w:type="spellStart"/>
      <w:r w:rsidRPr="00615D5A">
        <w:rPr>
          <w:rFonts w:ascii="Arial" w:hAnsi="Arial" w:cs="Arial"/>
          <w:sz w:val="28"/>
          <w:szCs w:val="28"/>
        </w:rPr>
        <w:t>makandiudza</w:t>
      </w:r>
      <w:proofErr w:type="spellEnd"/>
      <w:r w:rsidRPr="00615D5A">
        <w:rPr>
          <w:rFonts w:ascii="Arial" w:hAnsi="Arial" w:cs="Arial"/>
          <w:sz w:val="28"/>
          <w:szCs w:val="28"/>
        </w:rPr>
        <w:t xml:space="preserve"> </w:t>
      </w:r>
      <w:proofErr w:type="spellStart"/>
      <w:r w:rsidRPr="00615D5A">
        <w:rPr>
          <w:rFonts w:ascii="Arial" w:hAnsi="Arial" w:cs="Arial"/>
          <w:sz w:val="28"/>
          <w:szCs w:val="28"/>
        </w:rPr>
        <w:t>imimi</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w:t>
      </w:r>
      <w:proofErr w:type="spellStart"/>
      <w:r w:rsidRPr="00615D5A">
        <w:rPr>
          <w:rFonts w:ascii="Arial" w:hAnsi="Arial" w:cs="Arial"/>
          <w:sz w:val="28"/>
          <w:szCs w:val="28"/>
        </w:rPr>
        <w:t>ndakarerwa</w:t>
      </w:r>
      <w:proofErr w:type="spellEnd"/>
      <w:r w:rsidRPr="00615D5A">
        <w:rPr>
          <w:rFonts w:ascii="Arial" w:hAnsi="Arial" w:cs="Arial"/>
          <w:sz w:val="28"/>
          <w:szCs w:val="28"/>
        </w:rPr>
        <w:t xml:space="preserve"> </w:t>
      </w:r>
      <w:proofErr w:type="spellStart"/>
      <w:r w:rsidRPr="00615D5A">
        <w:rPr>
          <w:rFonts w:ascii="Arial" w:hAnsi="Arial" w:cs="Arial"/>
          <w:sz w:val="28"/>
          <w:szCs w:val="28"/>
        </w:rPr>
        <w:t>neShoko</w:t>
      </w:r>
      <w:proofErr w:type="spellEnd"/>
      <w:r w:rsidRPr="00615D5A">
        <w:rPr>
          <w:rFonts w:ascii="Arial" w:hAnsi="Arial" w:cs="Arial"/>
          <w:sz w:val="28"/>
          <w:szCs w:val="28"/>
        </w:rPr>
        <w:t xml:space="preserve"> </w:t>
      </w:r>
      <w:proofErr w:type="spellStart"/>
      <w:r w:rsidRPr="00615D5A">
        <w:rPr>
          <w:rFonts w:ascii="Arial" w:hAnsi="Arial" w:cs="Arial"/>
          <w:sz w:val="28"/>
          <w:szCs w:val="28"/>
        </w:rPr>
        <w:t>iro</w:t>
      </w:r>
      <w:proofErr w:type="spellEnd"/>
      <w:r w:rsidRPr="00615D5A">
        <w:rPr>
          <w:rFonts w:ascii="Arial" w:hAnsi="Arial" w:cs="Arial"/>
          <w:sz w:val="28"/>
          <w:szCs w:val="28"/>
        </w:rPr>
        <w:t xml:space="preserve">…? </w:t>
      </w:r>
      <w:r w:rsidRPr="00615D5A">
        <w:rPr>
          <w:rFonts w:ascii="Arial" w:hAnsi="Arial" w:cs="Arial"/>
          <w:sz w:val="18"/>
          <w:szCs w:val="18"/>
        </w:rPr>
        <w:t>[Congregation says, “iror</w:t>
      </w:r>
      <w:r>
        <w:rPr>
          <w:rFonts w:ascii="Arial" w:hAnsi="Arial" w:cs="Arial"/>
          <w:sz w:val="18"/>
          <w:szCs w:val="18"/>
        </w:rPr>
        <w:t>i</w:t>
      </w:r>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Nhasi</w:t>
      </w:r>
      <w:proofErr w:type="spellEnd"/>
      <w:r w:rsidRPr="00615D5A">
        <w:rPr>
          <w:rFonts w:ascii="Arial" w:hAnsi="Arial" w:cs="Arial"/>
          <w:sz w:val="28"/>
          <w:szCs w:val="28"/>
        </w:rPr>
        <w:t xml:space="preserve"> </w:t>
      </w:r>
      <w:proofErr w:type="spellStart"/>
      <w:r w:rsidRPr="00615D5A">
        <w:rPr>
          <w:rFonts w:ascii="Arial" w:hAnsi="Arial" w:cs="Arial"/>
          <w:sz w:val="28"/>
          <w:szCs w:val="28"/>
        </w:rPr>
        <w:t>razoshatei</w:t>
      </w:r>
      <w:proofErr w:type="spellEnd"/>
      <w:r w:rsidRPr="00615D5A">
        <w:rPr>
          <w:rFonts w:ascii="Arial" w:hAnsi="Arial" w:cs="Arial"/>
          <w:sz w:val="28"/>
          <w:szCs w:val="28"/>
        </w:rPr>
        <w:t xml:space="preserve">? Ini </w:t>
      </w:r>
      <w:proofErr w:type="spellStart"/>
      <w:r w:rsidRPr="00615D5A">
        <w:rPr>
          <w:rFonts w:ascii="Arial" w:hAnsi="Arial" w:cs="Arial"/>
          <w:sz w:val="28"/>
          <w:szCs w:val="28"/>
        </w:rPr>
        <w:t>ndoShoko</w:t>
      </w:r>
      <w:proofErr w:type="spellEnd"/>
      <w:r w:rsidRPr="00615D5A">
        <w:rPr>
          <w:rFonts w:ascii="Arial" w:hAnsi="Arial" w:cs="Arial"/>
          <w:sz w:val="28"/>
          <w:szCs w:val="28"/>
        </w:rPr>
        <w:t xml:space="preserve"> </w:t>
      </w:r>
      <w:proofErr w:type="spellStart"/>
      <w:r w:rsidRPr="00615D5A">
        <w:rPr>
          <w:rFonts w:ascii="Arial" w:hAnsi="Arial" w:cs="Arial"/>
          <w:sz w:val="28"/>
          <w:szCs w:val="28"/>
        </w:rPr>
        <w:t>randinoda</w:t>
      </w:r>
      <w:proofErr w:type="spellEnd"/>
      <w:r w:rsidRPr="00615D5A">
        <w:rPr>
          <w:rFonts w:ascii="Arial" w:hAnsi="Arial" w:cs="Arial"/>
          <w:sz w:val="28"/>
          <w:szCs w:val="28"/>
        </w:rPr>
        <w:t xml:space="preserve">. Imo </w:t>
      </w:r>
      <w:proofErr w:type="spellStart"/>
      <w:r w:rsidRPr="00615D5A">
        <w:rPr>
          <w:rFonts w:ascii="Arial" w:hAnsi="Arial" w:cs="Arial"/>
          <w:sz w:val="28"/>
          <w:szCs w:val="28"/>
        </w:rPr>
        <w:t>muno</w:t>
      </w:r>
      <w:proofErr w:type="spellEnd"/>
      <w:r w:rsidRPr="00615D5A">
        <w:rPr>
          <w:rFonts w:ascii="Arial" w:hAnsi="Arial" w:cs="Arial"/>
          <w:sz w:val="28"/>
          <w:szCs w:val="28"/>
        </w:rPr>
        <w:t xml:space="preserve"> </w:t>
      </w:r>
      <w:proofErr w:type="spellStart"/>
      <w:r w:rsidRPr="00615D5A">
        <w:rPr>
          <w:rFonts w:ascii="Arial" w:hAnsi="Arial" w:cs="Arial"/>
          <w:sz w:val="28"/>
          <w:szCs w:val="28"/>
        </w:rPr>
        <w:t>ndomune</w:t>
      </w:r>
      <w:proofErr w:type="spellEnd"/>
      <w:r w:rsidRPr="00615D5A">
        <w:rPr>
          <w:rFonts w:ascii="Arial" w:hAnsi="Arial" w:cs="Arial"/>
          <w:sz w:val="28"/>
          <w:szCs w:val="28"/>
        </w:rPr>
        <w:t xml:space="preserve"> </w:t>
      </w:r>
      <w:proofErr w:type="spellStart"/>
      <w:r w:rsidRPr="00615D5A">
        <w:rPr>
          <w:rFonts w:ascii="Arial" w:hAnsi="Arial" w:cs="Arial"/>
          <w:sz w:val="28"/>
          <w:szCs w:val="28"/>
        </w:rPr>
        <w:t>hama</w:t>
      </w:r>
      <w:proofErr w:type="spellEnd"/>
      <w:r w:rsidRPr="00615D5A">
        <w:rPr>
          <w:rFonts w:ascii="Arial" w:hAnsi="Arial" w:cs="Arial"/>
          <w:sz w:val="28"/>
          <w:szCs w:val="28"/>
        </w:rPr>
        <w:t xml:space="preserve"> </w:t>
      </w:r>
      <w:proofErr w:type="spellStart"/>
      <w:r w:rsidRPr="00615D5A">
        <w:rPr>
          <w:rFonts w:ascii="Arial" w:hAnsi="Arial" w:cs="Arial"/>
          <w:sz w:val="28"/>
          <w:szCs w:val="28"/>
        </w:rPr>
        <w:t>dzangu</w:t>
      </w:r>
      <w:proofErr w:type="spellEnd"/>
      <w:r w:rsidRPr="00615D5A">
        <w:rPr>
          <w:rFonts w:ascii="Arial" w:hAnsi="Arial" w:cs="Arial"/>
          <w:sz w:val="28"/>
          <w:szCs w:val="28"/>
        </w:rPr>
        <w:t xml:space="preserve">, </w:t>
      </w:r>
      <w:proofErr w:type="spellStart"/>
      <w:r w:rsidRPr="00615D5A">
        <w:rPr>
          <w:rFonts w:ascii="Arial" w:hAnsi="Arial" w:cs="Arial"/>
          <w:sz w:val="28"/>
          <w:szCs w:val="28"/>
        </w:rPr>
        <w:t>ndichanotanga</w:t>
      </w:r>
      <w:proofErr w:type="spellEnd"/>
      <w:r w:rsidRPr="00615D5A">
        <w:rPr>
          <w:rFonts w:ascii="Arial" w:hAnsi="Arial" w:cs="Arial"/>
          <w:sz w:val="28"/>
          <w:szCs w:val="28"/>
        </w:rPr>
        <w:t xml:space="preserve"> </w:t>
      </w:r>
      <w:proofErr w:type="spellStart"/>
      <w:r w:rsidRPr="00615D5A">
        <w:rPr>
          <w:rFonts w:ascii="Arial" w:hAnsi="Arial" w:cs="Arial"/>
          <w:sz w:val="28"/>
          <w:szCs w:val="28"/>
        </w:rPr>
        <w:t>kutsvaga</w:t>
      </w:r>
      <w:proofErr w:type="spellEnd"/>
      <w:r w:rsidRPr="00615D5A">
        <w:rPr>
          <w:rFonts w:ascii="Arial" w:hAnsi="Arial" w:cs="Arial"/>
          <w:sz w:val="28"/>
          <w:szCs w:val="28"/>
        </w:rPr>
        <w:t xml:space="preserve"> </w:t>
      </w:r>
      <w:proofErr w:type="spellStart"/>
      <w:r w:rsidRPr="00615D5A">
        <w:rPr>
          <w:rFonts w:ascii="Arial" w:hAnsi="Arial" w:cs="Arial"/>
          <w:sz w:val="28"/>
          <w:szCs w:val="28"/>
        </w:rPr>
        <w:t>dzimwe</w:t>
      </w:r>
      <w:proofErr w:type="spellEnd"/>
      <w:r w:rsidRPr="00615D5A">
        <w:rPr>
          <w:rFonts w:ascii="Arial" w:hAnsi="Arial" w:cs="Arial"/>
          <w:sz w:val="28"/>
          <w:szCs w:val="28"/>
        </w:rPr>
        <w:t xml:space="preserve"> </w:t>
      </w:r>
      <w:proofErr w:type="spellStart"/>
      <w:r w:rsidRPr="00615D5A">
        <w:rPr>
          <w:rFonts w:ascii="Arial" w:hAnsi="Arial" w:cs="Arial"/>
          <w:sz w:val="28"/>
          <w:szCs w:val="28"/>
        </w:rPr>
        <w:t>nyuwani</w:t>
      </w:r>
      <w:proofErr w:type="spellEnd"/>
      <w:r w:rsidRPr="00615D5A">
        <w:rPr>
          <w:rFonts w:ascii="Arial" w:hAnsi="Arial" w:cs="Arial"/>
          <w:sz w:val="28"/>
          <w:szCs w:val="28"/>
        </w:rPr>
        <w:t xml:space="preserve">? </w:t>
      </w:r>
      <w:proofErr w:type="spellStart"/>
      <w:r w:rsidRPr="00615D5A">
        <w:rPr>
          <w:rFonts w:ascii="Arial" w:hAnsi="Arial" w:cs="Arial"/>
          <w:sz w:val="28"/>
          <w:szCs w:val="28"/>
        </w:rPr>
        <w:t>Ndichaenda</w:t>
      </w:r>
      <w:proofErr w:type="spellEnd"/>
      <w:r w:rsidRPr="00615D5A">
        <w:rPr>
          <w:rFonts w:ascii="Arial" w:hAnsi="Arial" w:cs="Arial"/>
          <w:sz w:val="28"/>
          <w:szCs w:val="28"/>
        </w:rPr>
        <w:t xml:space="preserve"> </w:t>
      </w:r>
      <w:proofErr w:type="spellStart"/>
      <w:r w:rsidRPr="00615D5A">
        <w:rPr>
          <w:rFonts w:ascii="Arial" w:hAnsi="Arial" w:cs="Arial"/>
          <w:sz w:val="28"/>
          <w:szCs w:val="28"/>
        </w:rPr>
        <w:t>kwana</w:t>
      </w:r>
      <w:proofErr w:type="spellEnd"/>
      <w:r w:rsidRPr="00615D5A">
        <w:rPr>
          <w:rFonts w:ascii="Arial" w:hAnsi="Arial" w:cs="Arial"/>
          <w:sz w:val="28"/>
          <w:szCs w:val="28"/>
        </w:rPr>
        <w:t xml:space="preserve"> </w:t>
      </w:r>
      <w:proofErr w:type="spellStart"/>
      <w:r w:rsidRPr="00615D5A">
        <w:rPr>
          <w:rFonts w:ascii="Arial" w:hAnsi="Arial" w:cs="Arial"/>
          <w:sz w:val="28"/>
          <w:szCs w:val="28"/>
        </w:rPr>
        <w:t>sekuru</w:t>
      </w:r>
      <w:proofErr w:type="spellEnd"/>
      <w:r w:rsidRPr="00615D5A">
        <w:rPr>
          <w:rFonts w:ascii="Arial" w:hAnsi="Arial" w:cs="Arial"/>
          <w:sz w:val="28"/>
          <w:szCs w:val="28"/>
        </w:rPr>
        <w:t xml:space="preserve"> </w:t>
      </w:r>
      <w:proofErr w:type="spellStart"/>
      <w:r w:rsidRPr="00615D5A">
        <w:rPr>
          <w:rFonts w:ascii="Arial" w:hAnsi="Arial" w:cs="Arial"/>
          <w:sz w:val="28"/>
          <w:szCs w:val="28"/>
        </w:rPr>
        <w:t>nhingi</w:t>
      </w:r>
      <w:proofErr w:type="spellEnd"/>
      <w:r w:rsidRPr="00615D5A">
        <w:rPr>
          <w:rFonts w:ascii="Arial" w:hAnsi="Arial" w:cs="Arial"/>
          <w:sz w:val="28"/>
          <w:szCs w:val="28"/>
        </w:rPr>
        <w:t xml:space="preserve"> </w:t>
      </w:r>
      <w:proofErr w:type="spellStart"/>
      <w:r w:rsidRPr="00615D5A">
        <w:rPr>
          <w:rFonts w:ascii="Arial" w:hAnsi="Arial" w:cs="Arial"/>
          <w:sz w:val="28"/>
          <w:szCs w:val="28"/>
        </w:rPr>
        <w:t>nekwana</w:t>
      </w:r>
      <w:proofErr w:type="spellEnd"/>
      <w:r w:rsidRPr="00615D5A">
        <w:rPr>
          <w:rFonts w:ascii="Arial" w:hAnsi="Arial" w:cs="Arial"/>
          <w:sz w:val="28"/>
          <w:szCs w:val="28"/>
        </w:rPr>
        <w:t xml:space="preserve"> </w:t>
      </w:r>
      <w:proofErr w:type="spellStart"/>
      <w:r w:rsidRPr="00615D5A">
        <w:rPr>
          <w:rFonts w:ascii="Arial" w:hAnsi="Arial" w:cs="Arial"/>
          <w:sz w:val="28"/>
          <w:szCs w:val="28"/>
        </w:rPr>
        <w:t>mbuya</w:t>
      </w:r>
      <w:proofErr w:type="spellEnd"/>
      <w:r w:rsidRPr="00615D5A">
        <w:rPr>
          <w:rFonts w:ascii="Arial" w:hAnsi="Arial" w:cs="Arial"/>
          <w:sz w:val="28"/>
          <w:szCs w:val="28"/>
        </w:rPr>
        <w:t xml:space="preserve"> </w:t>
      </w:r>
      <w:proofErr w:type="spellStart"/>
      <w:r w:rsidRPr="00615D5A">
        <w:rPr>
          <w:rFonts w:ascii="Arial" w:hAnsi="Arial" w:cs="Arial"/>
          <w:sz w:val="28"/>
          <w:szCs w:val="28"/>
        </w:rPr>
        <w:t>nhingi</w:t>
      </w:r>
      <w:proofErr w:type="spellEnd"/>
      <w:r w:rsidRPr="00615D5A">
        <w:rPr>
          <w:rFonts w:ascii="Arial" w:hAnsi="Arial" w:cs="Arial"/>
          <w:sz w:val="28"/>
          <w:szCs w:val="28"/>
        </w:rPr>
        <w:t xml:space="preserve"> </w:t>
      </w:r>
      <w:proofErr w:type="spellStart"/>
      <w:r w:rsidRPr="00615D5A">
        <w:rPr>
          <w:rFonts w:ascii="Arial" w:hAnsi="Arial" w:cs="Arial"/>
          <w:sz w:val="28"/>
          <w:szCs w:val="28"/>
        </w:rPr>
        <w:lastRenderedPageBreak/>
        <w:t>nekwana</w:t>
      </w:r>
      <w:proofErr w:type="spellEnd"/>
      <w:r w:rsidRPr="00615D5A">
        <w:rPr>
          <w:rFonts w:ascii="Arial" w:hAnsi="Arial" w:cs="Arial"/>
          <w:sz w:val="28"/>
          <w:szCs w:val="28"/>
        </w:rPr>
        <w:t xml:space="preserve"> tete </w:t>
      </w:r>
      <w:proofErr w:type="spellStart"/>
      <w:r w:rsidRPr="00615D5A">
        <w:rPr>
          <w:rFonts w:ascii="Arial" w:hAnsi="Arial" w:cs="Arial"/>
          <w:sz w:val="28"/>
          <w:szCs w:val="28"/>
        </w:rPr>
        <w:t>nhingi</w:t>
      </w:r>
      <w:proofErr w:type="spellEnd"/>
      <w:r w:rsidRPr="00615D5A">
        <w:rPr>
          <w:rFonts w:ascii="Arial" w:hAnsi="Arial" w:cs="Arial"/>
          <w:sz w:val="28"/>
          <w:szCs w:val="28"/>
        </w:rPr>
        <w:t xml:space="preserve">, </w:t>
      </w:r>
      <w:proofErr w:type="spellStart"/>
      <w:r w:rsidRPr="00615D5A">
        <w:rPr>
          <w:rFonts w:ascii="Arial" w:hAnsi="Arial" w:cs="Arial"/>
          <w:sz w:val="28"/>
          <w:szCs w:val="28"/>
        </w:rPr>
        <w:t>ndonovaintrojusa</w:t>
      </w:r>
      <w:proofErr w:type="spellEnd"/>
      <w:r w:rsidRPr="00615D5A">
        <w:rPr>
          <w:rFonts w:ascii="Arial" w:hAnsi="Arial" w:cs="Arial"/>
          <w:sz w:val="28"/>
          <w:szCs w:val="28"/>
        </w:rPr>
        <w:t xml:space="preserve"> </w:t>
      </w:r>
      <w:r w:rsidRPr="00615D5A">
        <w:rPr>
          <w:rFonts w:ascii="Arial" w:hAnsi="Arial" w:cs="Arial"/>
          <w:sz w:val="18"/>
          <w:szCs w:val="18"/>
        </w:rPr>
        <w:t>[I will introduce them—ED</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vagoti</w:t>
      </w:r>
      <w:proofErr w:type="spellEnd"/>
      <w:r w:rsidRPr="00615D5A">
        <w:rPr>
          <w:rFonts w:ascii="Arial" w:hAnsi="Arial" w:cs="Arial"/>
          <w:sz w:val="28"/>
          <w:szCs w:val="28"/>
        </w:rPr>
        <w:t xml:space="preserve">, </w:t>
      </w:r>
      <w:r>
        <w:rPr>
          <w:rFonts w:ascii="Arial" w:hAnsi="Arial" w:cs="Arial"/>
          <w:sz w:val="28"/>
          <w:szCs w:val="28"/>
        </w:rPr>
        <w:t>‘</w:t>
      </w:r>
      <w:proofErr w:type="spellStart"/>
      <w:r w:rsidRPr="00615D5A">
        <w:rPr>
          <w:rFonts w:ascii="Arial" w:hAnsi="Arial" w:cs="Arial"/>
          <w:sz w:val="28"/>
          <w:szCs w:val="28"/>
        </w:rPr>
        <w:t>Wakanga</w:t>
      </w:r>
      <w:proofErr w:type="spellEnd"/>
      <w:r w:rsidRPr="00615D5A">
        <w:rPr>
          <w:rFonts w:ascii="Arial" w:hAnsi="Arial" w:cs="Arial"/>
          <w:sz w:val="28"/>
          <w:szCs w:val="28"/>
        </w:rPr>
        <w:t xml:space="preserve"> </w:t>
      </w:r>
      <w:proofErr w:type="spellStart"/>
      <w:r w:rsidRPr="00615D5A">
        <w:rPr>
          <w:rFonts w:ascii="Arial" w:hAnsi="Arial" w:cs="Arial"/>
          <w:sz w:val="28"/>
          <w:szCs w:val="28"/>
        </w:rPr>
        <w:t>uri</w:t>
      </w:r>
      <w:proofErr w:type="spellEnd"/>
      <w:r w:rsidRPr="00615D5A">
        <w:rPr>
          <w:rFonts w:ascii="Arial" w:hAnsi="Arial" w:cs="Arial"/>
          <w:sz w:val="28"/>
          <w:szCs w:val="28"/>
        </w:rPr>
        <w:t xml:space="preserve"> </w:t>
      </w:r>
      <w:proofErr w:type="spellStart"/>
      <w:r w:rsidRPr="00615D5A">
        <w:rPr>
          <w:rFonts w:ascii="Arial" w:hAnsi="Arial" w:cs="Arial"/>
          <w:sz w:val="28"/>
          <w:szCs w:val="28"/>
        </w:rPr>
        <w:t>kupi</w:t>
      </w:r>
      <w:proofErr w:type="spellEnd"/>
      <w:r w:rsidRPr="00615D5A">
        <w:rPr>
          <w:rFonts w:ascii="Arial" w:hAnsi="Arial" w:cs="Arial"/>
          <w:sz w:val="28"/>
          <w:szCs w:val="28"/>
        </w:rPr>
        <w:t xml:space="preserve"> </w:t>
      </w:r>
      <w:proofErr w:type="spellStart"/>
      <w:r w:rsidRPr="00615D5A">
        <w:rPr>
          <w:rFonts w:ascii="Arial" w:hAnsi="Arial" w:cs="Arial"/>
          <w:sz w:val="28"/>
          <w:szCs w:val="28"/>
        </w:rPr>
        <w:t>makore</w:t>
      </w:r>
      <w:proofErr w:type="spellEnd"/>
      <w:r w:rsidRPr="00615D5A">
        <w:rPr>
          <w:rFonts w:ascii="Arial" w:hAnsi="Arial" w:cs="Arial"/>
          <w:sz w:val="28"/>
          <w:szCs w:val="28"/>
        </w:rPr>
        <w:t xml:space="preserve"> o…?</w:t>
      </w:r>
      <w:r>
        <w:rPr>
          <w:rFonts w:ascii="Arial" w:hAnsi="Arial" w:cs="Arial"/>
          <w:sz w:val="28"/>
          <w:szCs w:val="28"/>
        </w:rPr>
        <w:t>’</w:t>
      </w:r>
      <w:r w:rsidRPr="00615D5A">
        <w:rPr>
          <w:rFonts w:ascii="Arial" w:hAnsi="Arial" w:cs="Arial"/>
          <w:sz w:val="18"/>
          <w:szCs w:val="18"/>
        </w:rPr>
        <w:t xml:space="preserve"> [Congregation says, “</w:t>
      </w:r>
      <w:proofErr w:type="spellStart"/>
      <w:r w:rsidRPr="00615D5A">
        <w:rPr>
          <w:rFonts w:ascii="Arial" w:hAnsi="Arial" w:cs="Arial"/>
          <w:sz w:val="18"/>
          <w:szCs w:val="18"/>
        </w:rPr>
        <w:t>ose</w:t>
      </w:r>
      <w:proofErr w:type="spellEnd"/>
      <w:r w:rsidRPr="00615D5A">
        <w:rPr>
          <w:rFonts w:ascii="Arial" w:hAnsi="Arial" w:cs="Arial"/>
          <w:sz w:val="18"/>
          <w:szCs w:val="18"/>
        </w:rPr>
        <w:t xml:space="preserve"> </w:t>
      </w:r>
      <w:proofErr w:type="spellStart"/>
      <w:r w:rsidRPr="00615D5A">
        <w:rPr>
          <w:rFonts w:ascii="Arial" w:hAnsi="Arial" w:cs="Arial"/>
          <w:sz w:val="18"/>
          <w:szCs w:val="18"/>
        </w:rPr>
        <w:t>aya</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 </w:t>
      </w:r>
      <w:proofErr w:type="spellStart"/>
      <w:r w:rsidRPr="00615D5A">
        <w:rPr>
          <w:rFonts w:ascii="Arial" w:hAnsi="Arial" w:cs="Arial"/>
          <w:sz w:val="28"/>
          <w:szCs w:val="28"/>
        </w:rPr>
        <w:t>Vachati</w:t>
      </w:r>
      <w:proofErr w:type="spellEnd"/>
      <w:r w:rsidRPr="00615D5A">
        <w:rPr>
          <w:rFonts w:ascii="Arial" w:hAnsi="Arial" w:cs="Arial"/>
          <w:sz w:val="28"/>
          <w:szCs w:val="28"/>
        </w:rPr>
        <w:t xml:space="preserve"> </w:t>
      </w:r>
      <w:proofErr w:type="spellStart"/>
      <w:r w:rsidRPr="00615D5A">
        <w:rPr>
          <w:rFonts w:ascii="Arial" w:hAnsi="Arial" w:cs="Arial"/>
          <w:sz w:val="28"/>
          <w:szCs w:val="28"/>
        </w:rPr>
        <w:t>kunamata</w:t>
      </w:r>
      <w:proofErr w:type="spellEnd"/>
      <w:r w:rsidRPr="00615D5A">
        <w:rPr>
          <w:rFonts w:ascii="Arial" w:hAnsi="Arial" w:cs="Arial"/>
          <w:sz w:val="28"/>
          <w:szCs w:val="28"/>
        </w:rPr>
        <w:t xml:space="preserve"> </w:t>
      </w:r>
      <w:proofErr w:type="spellStart"/>
      <w:r w:rsidRPr="00615D5A">
        <w:rPr>
          <w:rFonts w:ascii="Arial" w:hAnsi="Arial" w:cs="Arial"/>
          <w:sz w:val="28"/>
          <w:szCs w:val="28"/>
        </w:rPr>
        <w:t>kwedu</w:t>
      </w:r>
      <w:proofErr w:type="spellEnd"/>
      <w:r w:rsidRPr="00615D5A">
        <w:rPr>
          <w:rFonts w:ascii="Arial" w:hAnsi="Arial" w:cs="Arial"/>
          <w:sz w:val="28"/>
          <w:szCs w:val="28"/>
        </w:rPr>
        <w:t xml:space="preserve"> hakuna </w:t>
      </w:r>
      <w:proofErr w:type="spellStart"/>
      <w:r w:rsidRPr="00615D5A">
        <w:rPr>
          <w:rFonts w:ascii="Arial" w:hAnsi="Arial" w:cs="Arial"/>
          <w:sz w:val="28"/>
          <w:szCs w:val="28"/>
        </w:rPr>
        <w:t>kukubatsi</w:t>
      </w:r>
      <w:proofErr w:type="spellEnd"/>
      <w:r w:rsidRPr="00615D5A">
        <w:rPr>
          <w:rFonts w:ascii="Arial" w:hAnsi="Arial" w:cs="Arial"/>
          <w:sz w:val="28"/>
          <w:szCs w:val="28"/>
        </w:rPr>
        <w:t xml:space="preserve">…?” </w:t>
      </w:r>
      <w:r w:rsidRPr="00615D5A">
        <w:rPr>
          <w:rFonts w:ascii="Arial" w:hAnsi="Arial" w:cs="Arial"/>
          <w:sz w:val="18"/>
          <w:szCs w:val="18"/>
        </w:rPr>
        <w:t>[Congregation says, “</w:t>
      </w:r>
      <w:proofErr w:type="spellStart"/>
      <w:r w:rsidRPr="00615D5A">
        <w:rPr>
          <w:rFonts w:ascii="Arial" w:hAnsi="Arial" w:cs="Arial"/>
          <w:sz w:val="18"/>
          <w:szCs w:val="18"/>
        </w:rPr>
        <w:t>kukubatsira</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p>
    <w:p w14:paraId="0A787C76" w14:textId="77777777" w:rsidR="00D17F97" w:rsidRPr="00615D5A" w:rsidRDefault="00D17F97" w:rsidP="00D17F97">
      <w:pPr>
        <w:jc w:val="both"/>
        <w:rPr>
          <w:rFonts w:ascii="Arial" w:hAnsi="Arial" w:cs="Arial"/>
          <w:sz w:val="28"/>
          <w:szCs w:val="28"/>
        </w:rPr>
      </w:pPr>
      <w:r w:rsidRPr="00702C57">
        <w:rPr>
          <w:rFonts w:ascii="Arial" w:hAnsi="Arial" w:cs="Arial"/>
          <w:sz w:val="28"/>
          <w:szCs w:val="28"/>
          <w:vertAlign w:val="superscript"/>
        </w:rPr>
        <w:t>1</w:t>
      </w:r>
      <w:r>
        <w:rPr>
          <w:rFonts w:ascii="Arial" w:hAnsi="Arial" w:cs="Arial"/>
          <w:sz w:val="28"/>
          <w:szCs w:val="28"/>
          <w:vertAlign w:val="superscript"/>
        </w:rPr>
        <w:t>79</w:t>
      </w:r>
      <w:r>
        <w:rPr>
          <w:rFonts w:ascii="Arial" w:hAnsi="Arial" w:cs="Arial"/>
          <w:sz w:val="28"/>
          <w:szCs w:val="28"/>
        </w:rPr>
        <w:t xml:space="preserve"> </w:t>
      </w:r>
      <w:r w:rsidRPr="00615D5A">
        <w:rPr>
          <w:rFonts w:ascii="Arial" w:hAnsi="Arial" w:cs="Arial"/>
          <w:sz w:val="28"/>
          <w:szCs w:val="28"/>
        </w:rPr>
        <w:t xml:space="preserve">Change of status </w:t>
      </w:r>
      <w:proofErr w:type="spellStart"/>
      <w:r w:rsidRPr="00615D5A">
        <w:rPr>
          <w:rFonts w:ascii="Arial" w:hAnsi="Arial" w:cs="Arial"/>
          <w:sz w:val="28"/>
          <w:szCs w:val="28"/>
        </w:rPr>
        <w:t>hama</w:t>
      </w:r>
      <w:proofErr w:type="spellEnd"/>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Toda Amen </w:t>
      </w:r>
      <w:proofErr w:type="spellStart"/>
      <w:r w:rsidRPr="00615D5A">
        <w:rPr>
          <w:rFonts w:ascii="Arial" w:hAnsi="Arial" w:cs="Arial"/>
          <w:sz w:val="28"/>
          <w:szCs w:val="28"/>
        </w:rPr>
        <w:t>akadarika</w:t>
      </w:r>
      <w:proofErr w:type="spellEnd"/>
      <w:r w:rsidRPr="00615D5A">
        <w:rPr>
          <w:rFonts w:ascii="Arial" w:hAnsi="Arial" w:cs="Arial"/>
          <w:sz w:val="28"/>
          <w:szCs w:val="28"/>
        </w:rPr>
        <w:t xml:space="preserve"> Amen </w:t>
      </w:r>
      <w:proofErr w:type="spellStart"/>
      <w:r w:rsidRPr="00615D5A">
        <w:rPr>
          <w:rFonts w:ascii="Arial" w:hAnsi="Arial" w:cs="Arial"/>
          <w:sz w:val="28"/>
          <w:szCs w:val="28"/>
        </w:rPr>
        <w:t>iyeye</w:t>
      </w:r>
      <w:proofErr w:type="spellEnd"/>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Ndosaka</w:t>
      </w:r>
      <w:proofErr w:type="spellEnd"/>
      <w:r w:rsidRPr="00615D5A">
        <w:rPr>
          <w:rFonts w:ascii="Arial" w:hAnsi="Arial" w:cs="Arial"/>
          <w:sz w:val="28"/>
          <w:szCs w:val="28"/>
        </w:rPr>
        <w:t xml:space="preserve"> </w:t>
      </w:r>
      <w:proofErr w:type="spellStart"/>
      <w:r w:rsidRPr="00615D5A">
        <w:rPr>
          <w:rFonts w:ascii="Arial" w:hAnsi="Arial" w:cs="Arial"/>
          <w:sz w:val="28"/>
          <w:szCs w:val="28"/>
        </w:rPr>
        <w:t>mwana</w:t>
      </w:r>
      <w:proofErr w:type="spellEnd"/>
      <w:r w:rsidRPr="00615D5A">
        <w:rPr>
          <w:rFonts w:ascii="Arial" w:hAnsi="Arial" w:cs="Arial"/>
          <w:sz w:val="28"/>
          <w:szCs w:val="28"/>
        </w:rPr>
        <w:t xml:space="preserve"> </w:t>
      </w:r>
      <w:proofErr w:type="spellStart"/>
      <w:r w:rsidRPr="00615D5A">
        <w:rPr>
          <w:rFonts w:ascii="Arial" w:hAnsi="Arial" w:cs="Arial"/>
          <w:sz w:val="28"/>
          <w:szCs w:val="28"/>
        </w:rPr>
        <w:t>ngaabve</w:t>
      </w:r>
      <w:proofErr w:type="spellEnd"/>
      <w:r w:rsidRPr="00615D5A">
        <w:rPr>
          <w:rFonts w:ascii="Arial" w:hAnsi="Arial" w:cs="Arial"/>
          <w:sz w:val="28"/>
          <w:szCs w:val="28"/>
        </w:rPr>
        <w:t xml:space="preserve"> pa Message but </w:t>
      </w:r>
      <w:proofErr w:type="spellStart"/>
      <w:r w:rsidRPr="00615D5A">
        <w:rPr>
          <w:rFonts w:ascii="Arial" w:hAnsi="Arial" w:cs="Arial"/>
          <w:sz w:val="28"/>
          <w:szCs w:val="28"/>
        </w:rPr>
        <w:t>asina</w:t>
      </w:r>
      <w:proofErr w:type="spellEnd"/>
      <w:r w:rsidRPr="00615D5A">
        <w:rPr>
          <w:rFonts w:ascii="Arial" w:hAnsi="Arial" w:cs="Arial"/>
          <w:sz w:val="28"/>
          <w:szCs w:val="28"/>
        </w:rPr>
        <w:t xml:space="preserve"> </w:t>
      </w:r>
      <w:proofErr w:type="spellStart"/>
      <w:r w:rsidRPr="00615D5A">
        <w:rPr>
          <w:rFonts w:ascii="Arial" w:hAnsi="Arial" w:cs="Arial"/>
          <w:sz w:val="28"/>
          <w:szCs w:val="28"/>
        </w:rPr>
        <w:t>chaanogona</w:t>
      </w:r>
      <w:proofErr w:type="spellEnd"/>
      <w:r w:rsidRPr="00615D5A">
        <w:rPr>
          <w:rFonts w:ascii="Arial" w:hAnsi="Arial" w:cs="Arial"/>
          <w:sz w:val="28"/>
          <w:szCs w:val="28"/>
        </w:rPr>
        <w:t xml:space="preserve"> </w:t>
      </w:r>
      <w:proofErr w:type="spellStart"/>
      <w:r w:rsidRPr="00615D5A">
        <w:rPr>
          <w:rFonts w:ascii="Arial" w:hAnsi="Arial" w:cs="Arial"/>
          <w:sz w:val="28"/>
          <w:szCs w:val="28"/>
        </w:rPr>
        <w:t>kunongedze</w:t>
      </w:r>
      <w:proofErr w:type="spellEnd"/>
      <w:r w:rsidRPr="00615D5A">
        <w:rPr>
          <w:rFonts w:ascii="Arial" w:hAnsi="Arial" w:cs="Arial"/>
          <w:sz w:val="28"/>
          <w:szCs w:val="28"/>
        </w:rPr>
        <w:t xml:space="preserve">…? </w:t>
      </w:r>
      <w:r w:rsidRPr="00615D5A">
        <w:rPr>
          <w:rFonts w:ascii="Arial" w:hAnsi="Arial" w:cs="Arial"/>
          <w:sz w:val="18"/>
          <w:szCs w:val="18"/>
        </w:rPr>
        <w:t>[Congregation says, “</w:t>
      </w:r>
      <w:proofErr w:type="spellStart"/>
      <w:r>
        <w:rPr>
          <w:rFonts w:ascii="Arial" w:hAnsi="Arial" w:cs="Arial"/>
          <w:sz w:val="18"/>
          <w:szCs w:val="18"/>
        </w:rPr>
        <w:t>kunongedzera</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 </w:t>
      </w:r>
      <w:proofErr w:type="spellStart"/>
      <w:r w:rsidRPr="00615D5A">
        <w:rPr>
          <w:rFonts w:ascii="Arial" w:hAnsi="Arial" w:cs="Arial"/>
          <w:sz w:val="28"/>
          <w:szCs w:val="28"/>
        </w:rPr>
        <w:t>Zvaaida</w:t>
      </w:r>
      <w:proofErr w:type="spellEnd"/>
      <w:r w:rsidRPr="00615D5A">
        <w:rPr>
          <w:rFonts w:ascii="Arial" w:hAnsi="Arial" w:cs="Arial"/>
          <w:sz w:val="28"/>
          <w:szCs w:val="28"/>
        </w:rPr>
        <w:t xml:space="preserve"> </w:t>
      </w:r>
      <w:proofErr w:type="spellStart"/>
      <w:r w:rsidRPr="00615D5A">
        <w:rPr>
          <w:rFonts w:ascii="Arial" w:hAnsi="Arial" w:cs="Arial"/>
          <w:sz w:val="28"/>
          <w:szCs w:val="28"/>
        </w:rPr>
        <w:t>semwana</w:t>
      </w:r>
      <w:proofErr w:type="spellEnd"/>
      <w:r w:rsidRPr="00615D5A">
        <w:rPr>
          <w:rFonts w:ascii="Arial" w:hAnsi="Arial" w:cs="Arial"/>
          <w:sz w:val="28"/>
          <w:szCs w:val="28"/>
        </w:rPr>
        <w:t xml:space="preserve"> </w:t>
      </w:r>
      <w:proofErr w:type="spellStart"/>
      <w:r w:rsidRPr="00615D5A">
        <w:rPr>
          <w:rFonts w:ascii="Arial" w:hAnsi="Arial" w:cs="Arial"/>
          <w:sz w:val="28"/>
          <w:szCs w:val="28"/>
        </w:rPr>
        <w:t>akazviwana</w:t>
      </w:r>
      <w:proofErr w:type="spellEnd"/>
      <w:r w:rsidRPr="00615D5A">
        <w:rPr>
          <w:rFonts w:ascii="Arial" w:hAnsi="Arial" w:cs="Arial"/>
          <w:sz w:val="28"/>
          <w:szCs w:val="28"/>
        </w:rPr>
        <w:t xml:space="preserve"> </w:t>
      </w:r>
      <w:proofErr w:type="spellStart"/>
      <w:r w:rsidRPr="00615D5A">
        <w:rPr>
          <w:rFonts w:ascii="Arial" w:hAnsi="Arial" w:cs="Arial"/>
          <w:sz w:val="28"/>
          <w:szCs w:val="28"/>
        </w:rPr>
        <w:t>zvo</w:t>
      </w:r>
      <w:proofErr w:type="spellEnd"/>
      <w:r w:rsidRPr="00615D5A">
        <w:rPr>
          <w:rFonts w:ascii="Arial" w:hAnsi="Arial" w:cs="Arial"/>
          <w:sz w:val="28"/>
          <w:szCs w:val="28"/>
        </w:rPr>
        <w:t xml:space="preserve">…?  </w:t>
      </w:r>
      <w:r w:rsidRPr="00615D5A">
        <w:rPr>
          <w:rFonts w:ascii="Arial" w:hAnsi="Arial" w:cs="Arial"/>
          <w:sz w:val="18"/>
          <w:szCs w:val="18"/>
        </w:rPr>
        <w:t>[Congregation says, “</w:t>
      </w:r>
      <w:proofErr w:type="spellStart"/>
      <w:r w:rsidRPr="00615D5A">
        <w:rPr>
          <w:rFonts w:ascii="Arial" w:hAnsi="Arial" w:cs="Arial"/>
          <w:sz w:val="18"/>
          <w:szCs w:val="18"/>
        </w:rPr>
        <w:t>zvose</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Baba </w:t>
      </w:r>
      <w:proofErr w:type="spellStart"/>
      <w:r w:rsidRPr="00615D5A">
        <w:rPr>
          <w:rFonts w:ascii="Arial" w:hAnsi="Arial" w:cs="Arial"/>
          <w:sz w:val="28"/>
          <w:szCs w:val="28"/>
        </w:rPr>
        <w:t>vakamuendesa</w:t>
      </w:r>
      <w:proofErr w:type="spellEnd"/>
      <w:r w:rsidRPr="00615D5A">
        <w:rPr>
          <w:rFonts w:ascii="Arial" w:hAnsi="Arial" w:cs="Arial"/>
          <w:sz w:val="28"/>
          <w:szCs w:val="28"/>
        </w:rPr>
        <w:t xml:space="preserve"> </w:t>
      </w:r>
      <w:proofErr w:type="spellStart"/>
      <w:r w:rsidRPr="00615D5A">
        <w:rPr>
          <w:rFonts w:ascii="Arial" w:hAnsi="Arial" w:cs="Arial"/>
          <w:sz w:val="28"/>
          <w:szCs w:val="28"/>
        </w:rPr>
        <w:t>kuchikoro</w:t>
      </w:r>
      <w:proofErr w:type="spellEnd"/>
      <w:r w:rsidRPr="00615D5A">
        <w:rPr>
          <w:rFonts w:ascii="Arial" w:hAnsi="Arial" w:cs="Arial"/>
          <w:sz w:val="28"/>
          <w:szCs w:val="28"/>
        </w:rPr>
        <w:t xml:space="preserve">. Baba </w:t>
      </w:r>
      <w:proofErr w:type="spellStart"/>
      <w:r w:rsidRPr="00615D5A">
        <w:rPr>
          <w:rFonts w:ascii="Arial" w:hAnsi="Arial" w:cs="Arial"/>
          <w:sz w:val="28"/>
          <w:szCs w:val="28"/>
        </w:rPr>
        <w:t>vakamupa</w:t>
      </w:r>
      <w:proofErr w:type="spellEnd"/>
      <w:r w:rsidRPr="00615D5A">
        <w:rPr>
          <w:rFonts w:ascii="Arial" w:hAnsi="Arial" w:cs="Arial"/>
          <w:sz w:val="28"/>
          <w:szCs w:val="28"/>
        </w:rPr>
        <w:t xml:space="preserve"> </w:t>
      </w:r>
      <w:proofErr w:type="spellStart"/>
      <w:r w:rsidRPr="00615D5A">
        <w:rPr>
          <w:rFonts w:ascii="Arial" w:hAnsi="Arial" w:cs="Arial"/>
          <w:sz w:val="28"/>
          <w:szCs w:val="28"/>
        </w:rPr>
        <w:t>pekugara</w:t>
      </w:r>
      <w:proofErr w:type="spellEnd"/>
      <w:r w:rsidRPr="00615D5A">
        <w:rPr>
          <w:rFonts w:ascii="Arial" w:hAnsi="Arial" w:cs="Arial"/>
          <w:sz w:val="28"/>
          <w:szCs w:val="28"/>
        </w:rPr>
        <w:t xml:space="preserve">. Baba </w:t>
      </w:r>
      <w:proofErr w:type="spellStart"/>
      <w:r w:rsidRPr="00615D5A">
        <w:rPr>
          <w:rFonts w:ascii="Arial" w:hAnsi="Arial" w:cs="Arial"/>
          <w:sz w:val="28"/>
          <w:szCs w:val="28"/>
        </w:rPr>
        <w:t>vakamubatsira</w:t>
      </w:r>
      <w:proofErr w:type="spellEnd"/>
      <w:r w:rsidRPr="00615D5A">
        <w:rPr>
          <w:rFonts w:ascii="Arial" w:hAnsi="Arial" w:cs="Arial"/>
          <w:sz w:val="28"/>
          <w:szCs w:val="28"/>
        </w:rPr>
        <w:t xml:space="preserve"> </w:t>
      </w:r>
      <w:proofErr w:type="spellStart"/>
      <w:r w:rsidRPr="00615D5A">
        <w:rPr>
          <w:rFonts w:ascii="Arial" w:hAnsi="Arial" w:cs="Arial"/>
          <w:sz w:val="28"/>
          <w:szCs w:val="28"/>
        </w:rPr>
        <w:t>apa</w:t>
      </w:r>
      <w:proofErr w:type="spellEnd"/>
      <w:r w:rsidRPr="00615D5A">
        <w:rPr>
          <w:rFonts w:ascii="Arial" w:hAnsi="Arial" w:cs="Arial"/>
          <w:sz w:val="28"/>
          <w:szCs w:val="28"/>
        </w:rPr>
        <w:t xml:space="preserve">. Baba </w:t>
      </w:r>
      <w:proofErr w:type="spellStart"/>
      <w:r w:rsidRPr="00615D5A">
        <w:rPr>
          <w:rFonts w:ascii="Arial" w:hAnsi="Arial" w:cs="Arial"/>
          <w:sz w:val="28"/>
          <w:szCs w:val="28"/>
        </w:rPr>
        <w:t>vakamubatsira</w:t>
      </w:r>
      <w:proofErr w:type="spellEnd"/>
      <w:r w:rsidRPr="00615D5A">
        <w:rPr>
          <w:rFonts w:ascii="Arial" w:hAnsi="Arial" w:cs="Arial"/>
          <w:sz w:val="28"/>
          <w:szCs w:val="28"/>
        </w:rPr>
        <w:t xml:space="preserve"> </w:t>
      </w:r>
      <w:proofErr w:type="spellStart"/>
      <w:r w:rsidRPr="00615D5A">
        <w:rPr>
          <w:rFonts w:ascii="Arial" w:hAnsi="Arial" w:cs="Arial"/>
          <w:sz w:val="28"/>
          <w:szCs w:val="28"/>
        </w:rPr>
        <w:t>apa</w:t>
      </w:r>
      <w:proofErr w:type="spellEnd"/>
      <w:r w:rsidRPr="00615D5A">
        <w:rPr>
          <w:rFonts w:ascii="Arial" w:hAnsi="Arial" w:cs="Arial"/>
          <w:sz w:val="28"/>
          <w:szCs w:val="28"/>
        </w:rPr>
        <w:t xml:space="preserve">. Message </w:t>
      </w:r>
      <w:proofErr w:type="spellStart"/>
      <w:r w:rsidRPr="00615D5A">
        <w:rPr>
          <w:rFonts w:ascii="Arial" w:hAnsi="Arial" w:cs="Arial"/>
          <w:sz w:val="28"/>
          <w:szCs w:val="28"/>
        </w:rPr>
        <w:t>hain</w:t>
      </w:r>
      <w:r>
        <w:rPr>
          <w:rFonts w:ascii="Arial" w:hAnsi="Arial" w:cs="Arial"/>
          <w:sz w:val="28"/>
          <w:szCs w:val="28"/>
        </w:rPr>
        <w:t>a</w:t>
      </w:r>
      <w:proofErr w:type="spellEnd"/>
      <w:r w:rsidRPr="00615D5A">
        <w:rPr>
          <w:rFonts w:ascii="Arial" w:hAnsi="Arial" w:cs="Arial"/>
          <w:sz w:val="28"/>
          <w:szCs w:val="28"/>
        </w:rPr>
        <w:t xml:space="preserve"> </w:t>
      </w:r>
      <w:proofErr w:type="spellStart"/>
      <w:r w:rsidRPr="00615D5A">
        <w:rPr>
          <w:rFonts w:ascii="Arial" w:hAnsi="Arial" w:cs="Arial"/>
          <w:sz w:val="28"/>
          <w:szCs w:val="28"/>
        </w:rPr>
        <w:t>chainogona</w:t>
      </w:r>
      <w:proofErr w:type="spellEnd"/>
      <w:r w:rsidRPr="00615D5A">
        <w:rPr>
          <w:rFonts w:ascii="Arial" w:hAnsi="Arial" w:cs="Arial"/>
          <w:sz w:val="28"/>
          <w:szCs w:val="28"/>
        </w:rPr>
        <w:t xml:space="preserve"> </w:t>
      </w:r>
      <w:proofErr w:type="spellStart"/>
      <w:r w:rsidRPr="00615D5A">
        <w:rPr>
          <w:rFonts w:ascii="Arial" w:hAnsi="Arial" w:cs="Arial"/>
          <w:sz w:val="28"/>
          <w:szCs w:val="28"/>
        </w:rPr>
        <w:t>kupomherwa</w:t>
      </w:r>
      <w:proofErr w:type="spellEnd"/>
      <w:r w:rsidRPr="00615D5A">
        <w:rPr>
          <w:rFonts w:ascii="Arial" w:hAnsi="Arial" w:cs="Arial"/>
          <w:sz w:val="28"/>
          <w:szCs w:val="28"/>
        </w:rPr>
        <w:t xml:space="preserve">. </w:t>
      </w:r>
    </w:p>
    <w:p w14:paraId="4B4B6BCC" w14:textId="77777777" w:rsidR="00D17F97" w:rsidRPr="00615D5A" w:rsidRDefault="00D17F97" w:rsidP="00D17F97">
      <w:pPr>
        <w:jc w:val="both"/>
        <w:rPr>
          <w:rFonts w:ascii="Arial" w:hAnsi="Arial" w:cs="Arial"/>
          <w:sz w:val="28"/>
          <w:szCs w:val="28"/>
        </w:rPr>
      </w:pPr>
      <w:r w:rsidRPr="00702C57">
        <w:rPr>
          <w:rFonts w:ascii="Arial" w:hAnsi="Arial" w:cs="Arial"/>
          <w:sz w:val="28"/>
          <w:szCs w:val="28"/>
          <w:vertAlign w:val="superscript"/>
        </w:rPr>
        <w:t>1</w:t>
      </w:r>
      <w:r>
        <w:rPr>
          <w:rFonts w:ascii="Arial" w:hAnsi="Arial" w:cs="Arial"/>
          <w:sz w:val="28"/>
          <w:szCs w:val="28"/>
          <w:vertAlign w:val="superscript"/>
        </w:rPr>
        <w:t>80</w:t>
      </w:r>
      <w:r>
        <w:rPr>
          <w:rFonts w:ascii="Arial" w:hAnsi="Arial" w:cs="Arial"/>
          <w:sz w:val="28"/>
          <w:szCs w:val="28"/>
        </w:rPr>
        <w:t xml:space="preserve"> </w:t>
      </w:r>
      <w:r w:rsidRPr="00615D5A">
        <w:rPr>
          <w:rFonts w:ascii="Arial" w:hAnsi="Arial" w:cs="Arial"/>
          <w:sz w:val="28"/>
          <w:szCs w:val="28"/>
        </w:rPr>
        <w:t xml:space="preserve">Barika </w:t>
      </w:r>
      <w:proofErr w:type="spellStart"/>
      <w:r w:rsidRPr="00615D5A">
        <w:rPr>
          <w:rFonts w:ascii="Arial" w:hAnsi="Arial" w:cs="Arial"/>
          <w:sz w:val="28"/>
          <w:szCs w:val="28"/>
        </w:rPr>
        <w:t>redu</w:t>
      </w:r>
      <w:proofErr w:type="spellEnd"/>
      <w:r w:rsidRPr="00615D5A">
        <w:rPr>
          <w:rFonts w:ascii="Arial" w:hAnsi="Arial" w:cs="Arial"/>
          <w:sz w:val="28"/>
          <w:szCs w:val="28"/>
        </w:rPr>
        <w:t xml:space="preserve">, </w:t>
      </w:r>
      <w:proofErr w:type="spellStart"/>
      <w:r w:rsidRPr="00615D5A">
        <w:rPr>
          <w:rFonts w:ascii="Arial" w:hAnsi="Arial" w:cs="Arial"/>
          <w:sz w:val="28"/>
          <w:szCs w:val="28"/>
        </w:rPr>
        <w:t>hatidi</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w:t>
      </w:r>
      <w:proofErr w:type="spellStart"/>
      <w:r w:rsidRPr="00615D5A">
        <w:rPr>
          <w:rFonts w:ascii="Arial" w:hAnsi="Arial" w:cs="Arial"/>
          <w:sz w:val="28"/>
          <w:szCs w:val="28"/>
        </w:rPr>
        <w:t>rishorwe</w:t>
      </w:r>
      <w:proofErr w:type="spellEnd"/>
      <w:r w:rsidRPr="00615D5A">
        <w:rPr>
          <w:rFonts w:ascii="Arial" w:hAnsi="Arial" w:cs="Arial"/>
          <w:sz w:val="28"/>
          <w:szCs w:val="28"/>
        </w:rPr>
        <w:t xml:space="preserve"> </w:t>
      </w:r>
      <w:proofErr w:type="spellStart"/>
      <w:r w:rsidRPr="00615D5A">
        <w:rPr>
          <w:rFonts w:ascii="Arial" w:hAnsi="Arial" w:cs="Arial"/>
          <w:sz w:val="28"/>
          <w:szCs w:val="28"/>
        </w:rPr>
        <w:t>futi</w:t>
      </w:r>
      <w:proofErr w:type="spellEnd"/>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nekuda</w:t>
      </w:r>
      <w:proofErr w:type="spellEnd"/>
      <w:r w:rsidRPr="00615D5A">
        <w:rPr>
          <w:rFonts w:ascii="Arial" w:hAnsi="Arial" w:cs="Arial"/>
          <w:sz w:val="28"/>
          <w:szCs w:val="28"/>
        </w:rPr>
        <w:t xml:space="preserve"> </w:t>
      </w:r>
      <w:proofErr w:type="spellStart"/>
      <w:r w:rsidRPr="00615D5A">
        <w:rPr>
          <w:rFonts w:ascii="Arial" w:hAnsi="Arial" w:cs="Arial"/>
          <w:sz w:val="28"/>
          <w:szCs w:val="28"/>
        </w:rPr>
        <w:t>kwekuti</w:t>
      </w:r>
      <w:proofErr w:type="spellEnd"/>
      <w:r w:rsidRPr="00615D5A">
        <w:rPr>
          <w:rFonts w:ascii="Arial" w:hAnsi="Arial" w:cs="Arial"/>
          <w:sz w:val="28"/>
          <w:szCs w:val="28"/>
        </w:rPr>
        <w:t xml:space="preserve"> </w:t>
      </w:r>
      <w:proofErr w:type="spellStart"/>
      <w:r w:rsidRPr="00615D5A">
        <w:rPr>
          <w:rFonts w:ascii="Arial" w:hAnsi="Arial" w:cs="Arial"/>
          <w:sz w:val="28"/>
          <w:szCs w:val="28"/>
        </w:rPr>
        <w:t>mwana</w:t>
      </w:r>
      <w:proofErr w:type="spellEnd"/>
      <w:r w:rsidRPr="00615D5A">
        <w:rPr>
          <w:rFonts w:ascii="Arial" w:hAnsi="Arial" w:cs="Arial"/>
          <w:sz w:val="28"/>
          <w:szCs w:val="28"/>
        </w:rPr>
        <w:t xml:space="preserve"> </w:t>
      </w:r>
      <w:proofErr w:type="spellStart"/>
      <w:r w:rsidRPr="00615D5A">
        <w:rPr>
          <w:rFonts w:ascii="Arial" w:hAnsi="Arial" w:cs="Arial"/>
          <w:sz w:val="28"/>
          <w:szCs w:val="28"/>
        </w:rPr>
        <w:t>achiti</w:t>
      </w:r>
      <w:proofErr w:type="spellEnd"/>
      <w:r w:rsidRPr="00615D5A">
        <w:rPr>
          <w:rFonts w:ascii="Arial" w:hAnsi="Arial" w:cs="Arial"/>
          <w:sz w:val="28"/>
          <w:szCs w:val="28"/>
        </w:rPr>
        <w:t xml:space="preserve">, “Ini </w:t>
      </w:r>
      <w:proofErr w:type="spellStart"/>
      <w:r w:rsidRPr="00615D5A">
        <w:rPr>
          <w:rFonts w:ascii="Arial" w:hAnsi="Arial" w:cs="Arial"/>
          <w:sz w:val="28"/>
          <w:szCs w:val="28"/>
        </w:rPr>
        <w:t>ndakakura</w:t>
      </w:r>
      <w:proofErr w:type="spellEnd"/>
      <w:r w:rsidRPr="00615D5A">
        <w:rPr>
          <w:rFonts w:ascii="Arial" w:hAnsi="Arial" w:cs="Arial"/>
          <w:sz w:val="28"/>
          <w:szCs w:val="28"/>
        </w:rPr>
        <w:t xml:space="preserve"> </w:t>
      </w:r>
      <w:proofErr w:type="spellStart"/>
      <w:r w:rsidRPr="00615D5A">
        <w:rPr>
          <w:rFonts w:ascii="Arial" w:hAnsi="Arial" w:cs="Arial"/>
          <w:sz w:val="28"/>
          <w:szCs w:val="28"/>
        </w:rPr>
        <w:t>ndisingawane</w:t>
      </w:r>
      <w:proofErr w:type="spellEnd"/>
      <w:r w:rsidRPr="00615D5A">
        <w:rPr>
          <w:rFonts w:ascii="Arial" w:hAnsi="Arial" w:cs="Arial"/>
          <w:sz w:val="28"/>
          <w:szCs w:val="28"/>
        </w:rPr>
        <w:t xml:space="preserve"> </w:t>
      </w:r>
      <w:proofErr w:type="spellStart"/>
      <w:r w:rsidRPr="00615D5A">
        <w:rPr>
          <w:rFonts w:ascii="Arial" w:hAnsi="Arial" w:cs="Arial"/>
          <w:sz w:val="28"/>
          <w:szCs w:val="28"/>
        </w:rPr>
        <w:t>nekuti</w:t>
      </w:r>
      <w:proofErr w:type="spellEnd"/>
      <w:r w:rsidRPr="00615D5A">
        <w:rPr>
          <w:rFonts w:ascii="Arial" w:hAnsi="Arial" w:cs="Arial"/>
          <w:sz w:val="28"/>
          <w:szCs w:val="28"/>
        </w:rPr>
        <w:t xml:space="preserve"> </w:t>
      </w:r>
      <w:proofErr w:type="spellStart"/>
      <w:r w:rsidRPr="00615D5A">
        <w:rPr>
          <w:rFonts w:ascii="Arial" w:hAnsi="Arial" w:cs="Arial"/>
          <w:sz w:val="28"/>
          <w:szCs w:val="28"/>
        </w:rPr>
        <w:t>takanga</w:t>
      </w:r>
      <w:proofErr w:type="spellEnd"/>
      <w:r w:rsidRPr="00615D5A">
        <w:rPr>
          <w:rFonts w:ascii="Arial" w:hAnsi="Arial" w:cs="Arial"/>
          <w:sz w:val="28"/>
          <w:szCs w:val="28"/>
        </w:rPr>
        <w:t xml:space="preserve"> </w:t>
      </w:r>
      <w:proofErr w:type="spellStart"/>
      <w:r w:rsidRPr="00615D5A">
        <w:rPr>
          <w:rFonts w:ascii="Arial" w:hAnsi="Arial" w:cs="Arial"/>
          <w:sz w:val="28"/>
          <w:szCs w:val="28"/>
        </w:rPr>
        <w:t>takawanda</w:t>
      </w:r>
      <w:proofErr w:type="spellEnd"/>
      <w:r w:rsidRPr="00615D5A">
        <w:rPr>
          <w:rFonts w:ascii="Arial" w:hAnsi="Arial" w:cs="Arial"/>
          <w:sz w:val="28"/>
          <w:szCs w:val="28"/>
        </w:rPr>
        <w:t xml:space="preserve">. Ini </w:t>
      </w:r>
      <w:proofErr w:type="spellStart"/>
      <w:r w:rsidRPr="00615D5A">
        <w:rPr>
          <w:rFonts w:ascii="Arial" w:hAnsi="Arial" w:cs="Arial"/>
          <w:sz w:val="28"/>
          <w:szCs w:val="28"/>
        </w:rPr>
        <w:t>ndakakura</w:t>
      </w:r>
      <w:proofErr w:type="spellEnd"/>
      <w:r w:rsidRPr="00615D5A">
        <w:rPr>
          <w:rFonts w:ascii="Arial" w:hAnsi="Arial" w:cs="Arial"/>
          <w:sz w:val="28"/>
          <w:szCs w:val="28"/>
        </w:rPr>
        <w:t xml:space="preserve"> </w:t>
      </w:r>
      <w:proofErr w:type="spellStart"/>
      <w:r w:rsidRPr="00615D5A">
        <w:rPr>
          <w:rFonts w:ascii="Arial" w:hAnsi="Arial" w:cs="Arial"/>
          <w:sz w:val="28"/>
          <w:szCs w:val="28"/>
        </w:rPr>
        <w:t>ndisinga</w:t>
      </w:r>
      <w:r>
        <w:rPr>
          <w:rFonts w:ascii="Arial" w:hAnsi="Arial" w:cs="Arial"/>
          <w:sz w:val="28"/>
          <w:szCs w:val="28"/>
        </w:rPr>
        <w:t>w</w:t>
      </w:r>
      <w:r w:rsidRPr="00615D5A">
        <w:rPr>
          <w:rFonts w:ascii="Arial" w:hAnsi="Arial" w:cs="Arial"/>
          <w:sz w:val="28"/>
          <w:szCs w:val="28"/>
        </w:rPr>
        <w:t>ane</w:t>
      </w:r>
      <w:proofErr w:type="spellEnd"/>
      <w:r w:rsidRPr="00615D5A">
        <w:rPr>
          <w:rFonts w:ascii="Arial" w:hAnsi="Arial" w:cs="Arial"/>
          <w:sz w:val="28"/>
          <w:szCs w:val="28"/>
        </w:rPr>
        <w:t xml:space="preserve">, </w:t>
      </w:r>
      <w:proofErr w:type="spellStart"/>
      <w:r w:rsidRPr="00615D5A">
        <w:rPr>
          <w:rFonts w:ascii="Arial" w:hAnsi="Arial" w:cs="Arial"/>
          <w:sz w:val="28"/>
          <w:szCs w:val="28"/>
        </w:rPr>
        <w:t>handina</w:t>
      </w:r>
      <w:proofErr w:type="spellEnd"/>
      <w:r w:rsidRPr="00615D5A">
        <w:rPr>
          <w:rFonts w:ascii="Arial" w:hAnsi="Arial" w:cs="Arial"/>
          <w:sz w:val="28"/>
          <w:szCs w:val="28"/>
        </w:rPr>
        <w:t xml:space="preserve"> </w:t>
      </w:r>
      <w:proofErr w:type="spellStart"/>
      <w:r w:rsidRPr="00615D5A">
        <w:rPr>
          <w:rFonts w:ascii="Arial" w:hAnsi="Arial" w:cs="Arial"/>
          <w:sz w:val="28"/>
          <w:szCs w:val="28"/>
        </w:rPr>
        <w:t>kumbowana</w:t>
      </w:r>
      <w:proofErr w:type="spellEnd"/>
      <w:r w:rsidRPr="00615D5A">
        <w:rPr>
          <w:rFonts w:ascii="Arial" w:hAnsi="Arial" w:cs="Arial"/>
          <w:sz w:val="28"/>
          <w:szCs w:val="28"/>
        </w:rPr>
        <w:t xml:space="preserve"> </w:t>
      </w:r>
      <w:proofErr w:type="spellStart"/>
      <w:r w:rsidRPr="00615D5A">
        <w:rPr>
          <w:rFonts w:ascii="Arial" w:hAnsi="Arial" w:cs="Arial"/>
          <w:sz w:val="28"/>
          <w:szCs w:val="28"/>
        </w:rPr>
        <w:t>nhaka</w:t>
      </w:r>
      <w:proofErr w:type="spellEnd"/>
      <w:r w:rsidRPr="00615D5A">
        <w:rPr>
          <w:rFonts w:ascii="Arial" w:hAnsi="Arial" w:cs="Arial"/>
          <w:sz w:val="28"/>
          <w:szCs w:val="28"/>
        </w:rPr>
        <w:t xml:space="preserve"> </w:t>
      </w:r>
      <w:proofErr w:type="spellStart"/>
      <w:r w:rsidRPr="00615D5A">
        <w:rPr>
          <w:rFonts w:ascii="Arial" w:hAnsi="Arial" w:cs="Arial"/>
          <w:sz w:val="28"/>
          <w:szCs w:val="28"/>
        </w:rPr>
        <w:t>yababa</w:t>
      </w:r>
      <w:proofErr w:type="spellEnd"/>
      <w:r w:rsidRPr="00615D5A">
        <w:rPr>
          <w:rFonts w:ascii="Arial" w:hAnsi="Arial" w:cs="Arial"/>
          <w:sz w:val="28"/>
          <w:szCs w:val="28"/>
        </w:rPr>
        <w:t xml:space="preserve"> </w:t>
      </w:r>
      <w:proofErr w:type="spellStart"/>
      <w:r w:rsidRPr="00615D5A">
        <w:rPr>
          <w:rFonts w:ascii="Arial" w:hAnsi="Arial" w:cs="Arial"/>
          <w:sz w:val="28"/>
          <w:szCs w:val="28"/>
        </w:rPr>
        <w:t>vangu</w:t>
      </w:r>
      <w:proofErr w:type="spellEnd"/>
      <w:r w:rsidRPr="00615D5A">
        <w:rPr>
          <w:rFonts w:ascii="Arial" w:hAnsi="Arial" w:cs="Arial"/>
          <w:sz w:val="28"/>
          <w:szCs w:val="28"/>
        </w:rPr>
        <w:t xml:space="preserve"> </w:t>
      </w:r>
      <w:proofErr w:type="spellStart"/>
      <w:r w:rsidRPr="00615D5A">
        <w:rPr>
          <w:rFonts w:ascii="Arial" w:hAnsi="Arial" w:cs="Arial"/>
          <w:sz w:val="28"/>
          <w:szCs w:val="28"/>
        </w:rPr>
        <w:t>nekuti</w:t>
      </w:r>
      <w:proofErr w:type="spellEnd"/>
      <w:r w:rsidRPr="00615D5A">
        <w:rPr>
          <w:rFonts w:ascii="Arial" w:hAnsi="Arial" w:cs="Arial"/>
          <w:sz w:val="28"/>
          <w:szCs w:val="28"/>
        </w:rPr>
        <w:t xml:space="preserve"> </w:t>
      </w:r>
      <w:proofErr w:type="spellStart"/>
      <w:r w:rsidRPr="00615D5A">
        <w:rPr>
          <w:rFonts w:ascii="Arial" w:hAnsi="Arial" w:cs="Arial"/>
          <w:sz w:val="28"/>
          <w:szCs w:val="28"/>
        </w:rPr>
        <w:t>takazotorerwa</w:t>
      </w:r>
      <w:proofErr w:type="spellEnd"/>
      <w:r w:rsidRPr="00615D5A">
        <w:rPr>
          <w:rFonts w:ascii="Arial" w:hAnsi="Arial" w:cs="Arial"/>
          <w:sz w:val="28"/>
          <w:szCs w:val="28"/>
        </w:rPr>
        <w:t xml:space="preserve"> </w:t>
      </w:r>
      <w:proofErr w:type="spellStart"/>
      <w:r w:rsidRPr="00615D5A">
        <w:rPr>
          <w:rFonts w:ascii="Arial" w:hAnsi="Arial" w:cs="Arial"/>
          <w:sz w:val="28"/>
          <w:szCs w:val="28"/>
        </w:rPr>
        <w:t>vamwe</w:t>
      </w:r>
      <w:proofErr w:type="spellEnd"/>
      <w:r w:rsidRPr="00615D5A">
        <w:rPr>
          <w:rFonts w:ascii="Arial" w:hAnsi="Arial" w:cs="Arial"/>
          <w:sz w:val="28"/>
          <w:szCs w:val="28"/>
        </w:rPr>
        <w:t xml:space="preserve"> </w:t>
      </w:r>
      <w:proofErr w:type="spellStart"/>
      <w:r w:rsidRPr="00615D5A">
        <w:rPr>
          <w:rFonts w:ascii="Arial" w:hAnsi="Arial" w:cs="Arial"/>
          <w:sz w:val="28"/>
          <w:szCs w:val="28"/>
        </w:rPr>
        <w:t>vakadzi</w:t>
      </w:r>
      <w:proofErr w:type="spellEnd"/>
      <w:r w:rsidRPr="00615D5A">
        <w:rPr>
          <w:rFonts w:ascii="Arial" w:hAnsi="Arial" w:cs="Arial"/>
          <w:sz w:val="28"/>
          <w:szCs w:val="28"/>
        </w:rPr>
        <w:t xml:space="preserve">, </w:t>
      </w:r>
      <w:proofErr w:type="spellStart"/>
      <w:r w:rsidRPr="00615D5A">
        <w:rPr>
          <w:rFonts w:ascii="Arial" w:hAnsi="Arial" w:cs="Arial"/>
          <w:sz w:val="28"/>
          <w:szCs w:val="28"/>
        </w:rPr>
        <w:t>zvandakangokura</w:t>
      </w:r>
      <w:proofErr w:type="spellEnd"/>
      <w:r w:rsidRPr="00615D5A">
        <w:rPr>
          <w:rFonts w:ascii="Arial" w:hAnsi="Arial" w:cs="Arial"/>
          <w:sz w:val="28"/>
          <w:szCs w:val="28"/>
        </w:rPr>
        <w:t xml:space="preserve"> </w:t>
      </w:r>
      <w:proofErr w:type="spellStart"/>
      <w:r w:rsidRPr="00615D5A">
        <w:rPr>
          <w:rFonts w:ascii="Arial" w:hAnsi="Arial" w:cs="Arial"/>
          <w:sz w:val="28"/>
          <w:szCs w:val="28"/>
        </w:rPr>
        <w:t>ndichinzwa</w:t>
      </w:r>
      <w:proofErr w:type="spellEnd"/>
      <w:r w:rsidRPr="00615D5A">
        <w:rPr>
          <w:rFonts w:ascii="Arial" w:hAnsi="Arial" w:cs="Arial"/>
          <w:sz w:val="28"/>
          <w:szCs w:val="28"/>
        </w:rPr>
        <w:t xml:space="preserve"> </w:t>
      </w:r>
      <w:proofErr w:type="spellStart"/>
      <w:r w:rsidRPr="00615D5A">
        <w:rPr>
          <w:rFonts w:ascii="Arial" w:hAnsi="Arial" w:cs="Arial"/>
          <w:sz w:val="28"/>
          <w:szCs w:val="28"/>
        </w:rPr>
        <w:t>kumabarika</w:t>
      </w:r>
      <w:proofErr w:type="spellEnd"/>
      <w:r w:rsidRPr="00615D5A">
        <w:rPr>
          <w:rFonts w:ascii="Arial" w:hAnsi="Arial" w:cs="Arial"/>
          <w:sz w:val="28"/>
          <w:szCs w:val="28"/>
        </w:rPr>
        <w:t xml:space="preserve"> </w:t>
      </w:r>
      <w:proofErr w:type="spellStart"/>
      <w:r w:rsidRPr="00615D5A">
        <w:rPr>
          <w:rFonts w:ascii="Arial" w:hAnsi="Arial" w:cs="Arial"/>
          <w:sz w:val="28"/>
          <w:szCs w:val="28"/>
        </w:rPr>
        <w:t>emunyika</w:t>
      </w:r>
      <w:proofErr w:type="spellEnd"/>
      <w:r w:rsidRPr="00615D5A">
        <w:rPr>
          <w:rFonts w:ascii="Arial" w:hAnsi="Arial" w:cs="Arial"/>
          <w:sz w:val="28"/>
          <w:szCs w:val="28"/>
        </w:rPr>
        <w:t xml:space="preserve">.” Pakati </w:t>
      </w:r>
      <w:proofErr w:type="spellStart"/>
      <w:r w:rsidRPr="00615D5A">
        <w:rPr>
          <w:rFonts w:ascii="Arial" w:hAnsi="Arial" w:cs="Arial"/>
          <w:sz w:val="28"/>
          <w:szCs w:val="28"/>
        </w:rPr>
        <w:t>pedu</w:t>
      </w:r>
      <w:proofErr w:type="spellEnd"/>
      <w:r w:rsidRPr="00615D5A">
        <w:rPr>
          <w:rFonts w:ascii="Arial" w:hAnsi="Arial" w:cs="Arial"/>
          <w:sz w:val="28"/>
          <w:szCs w:val="28"/>
        </w:rPr>
        <w:t xml:space="preserve"> </w:t>
      </w:r>
      <w:proofErr w:type="spellStart"/>
      <w:r w:rsidRPr="00615D5A">
        <w:rPr>
          <w:rFonts w:ascii="Arial" w:hAnsi="Arial" w:cs="Arial"/>
          <w:sz w:val="28"/>
          <w:szCs w:val="28"/>
        </w:rPr>
        <w:t>ngativei</w:t>
      </w:r>
      <w:proofErr w:type="spellEnd"/>
      <w:r w:rsidRPr="00615D5A">
        <w:rPr>
          <w:rFonts w:ascii="Arial" w:hAnsi="Arial" w:cs="Arial"/>
          <w:sz w:val="28"/>
          <w:szCs w:val="28"/>
        </w:rPr>
        <w:t xml:space="preserve"> </w:t>
      </w:r>
      <w:proofErr w:type="spellStart"/>
      <w:r w:rsidRPr="00615D5A">
        <w:rPr>
          <w:rFonts w:ascii="Arial" w:hAnsi="Arial" w:cs="Arial"/>
          <w:sz w:val="28"/>
          <w:szCs w:val="28"/>
        </w:rPr>
        <w:t>nesanduko</w:t>
      </w:r>
      <w:proofErr w:type="spellEnd"/>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Amen!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Hativei</w:t>
      </w:r>
      <w:proofErr w:type="spellEnd"/>
      <w:r w:rsidRPr="00615D5A">
        <w:rPr>
          <w:rFonts w:ascii="Arial" w:hAnsi="Arial" w:cs="Arial"/>
          <w:sz w:val="28"/>
          <w:szCs w:val="28"/>
        </w:rPr>
        <w:t xml:space="preserve"> </w:t>
      </w:r>
      <w:proofErr w:type="spellStart"/>
      <w:r w:rsidRPr="00615D5A">
        <w:rPr>
          <w:rFonts w:ascii="Arial" w:hAnsi="Arial" w:cs="Arial"/>
          <w:sz w:val="28"/>
          <w:szCs w:val="28"/>
        </w:rPr>
        <w:t>nesanduko</w:t>
      </w:r>
      <w:proofErr w:type="spellEnd"/>
      <w:r w:rsidRPr="00615D5A">
        <w:rPr>
          <w:rFonts w:ascii="Arial" w:hAnsi="Arial" w:cs="Arial"/>
          <w:sz w:val="28"/>
          <w:szCs w:val="28"/>
        </w:rPr>
        <w:t xml:space="preserve"> chaiyo</w:t>
      </w:r>
      <w:r>
        <w:rPr>
          <w:rFonts w:ascii="Arial" w:hAnsi="Arial" w:cs="Arial"/>
          <w:sz w:val="28"/>
          <w:szCs w:val="28"/>
        </w:rPr>
        <w:t xml:space="preserve"> </w:t>
      </w:r>
      <w:proofErr w:type="spellStart"/>
      <w:r>
        <w:rPr>
          <w:rFonts w:ascii="Arial" w:hAnsi="Arial" w:cs="Arial"/>
          <w:sz w:val="28"/>
          <w:szCs w:val="28"/>
        </w:rPr>
        <w:t>pakati</w:t>
      </w:r>
      <w:proofErr w:type="spellEnd"/>
      <w:r>
        <w:rPr>
          <w:rFonts w:ascii="Arial" w:hAnsi="Arial" w:cs="Arial"/>
          <w:sz w:val="28"/>
          <w:szCs w:val="28"/>
        </w:rPr>
        <w:t xml:space="preserve"> </w:t>
      </w:r>
      <w:proofErr w:type="spellStart"/>
      <w:r>
        <w:rPr>
          <w:rFonts w:ascii="Arial" w:hAnsi="Arial" w:cs="Arial"/>
          <w:sz w:val="28"/>
          <w:szCs w:val="28"/>
        </w:rPr>
        <w:t>pedu</w:t>
      </w:r>
      <w:proofErr w:type="spellEnd"/>
      <w:r w:rsidRPr="00615D5A">
        <w:rPr>
          <w:rFonts w:ascii="Arial" w:hAnsi="Arial" w:cs="Arial"/>
          <w:sz w:val="28"/>
          <w:szCs w:val="28"/>
        </w:rPr>
        <w:t xml:space="preserve">. </w:t>
      </w:r>
    </w:p>
    <w:p w14:paraId="2773478A" w14:textId="77777777" w:rsidR="00D17F97" w:rsidRPr="00615D5A" w:rsidRDefault="00D17F97" w:rsidP="00D17F97">
      <w:pPr>
        <w:jc w:val="both"/>
        <w:rPr>
          <w:rFonts w:ascii="Arial" w:hAnsi="Arial" w:cs="Arial"/>
          <w:sz w:val="18"/>
          <w:szCs w:val="18"/>
        </w:rPr>
      </w:pPr>
      <w:r w:rsidRPr="00737515">
        <w:rPr>
          <w:rFonts w:ascii="Arial" w:hAnsi="Arial" w:cs="Arial"/>
          <w:sz w:val="28"/>
          <w:szCs w:val="28"/>
          <w:vertAlign w:val="superscript"/>
        </w:rPr>
        <w:t>1</w:t>
      </w:r>
      <w:r>
        <w:rPr>
          <w:rFonts w:ascii="Arial" w:hAnsi="Arial" w:cs="Arial"/>
          <w:sz w:val="28"/>
          <w:szCs w:val="28"/>
          <w:vertAlign w:val="superscript"/>
        </w:rPr>
        <w:t>81</w:t>
      </w:r>
      <w:r>
        <w:rPr>
          <w:rFonts w:ascii="Arial" w:hAnsi="Arial" w:cs="Arial"/>
          <w:sz w:val="28"/>
          <w:szCs w:val="28"/>
        </w:rPr>
        <w:t xml:space="preserve"> </w:t>
      </w:r>
      <w:proofErr w:type="spellStart"/>
      <w:r w:rsidRPr="00615D5A">
        <w:rPr>
          <w:rFonts w:ascii="Arial" w:hAnsi="Arial" w:cs="Arial"/>
          <w:sz w:val="28"/>
          <w:szCs w:val="28"/>
        </w:rPr>
        <w:t>NdiMwari</w:t>
      </w:r>
      <w:proofErr w:type="spellEnd"/>
      <w:r w:rsidRPr="00615D5A">
        <w:rPr>
          <w:rFonts w:ascii="Arial" w:hAnsi="Arial" w:cs="Arial"/>
          <w:sz w:val="28"/>
          <w:szCs w:val="28"/>
        </w:rPr>
        <w:t xml:space="preserve"> </w:t>
      </w:r>
      <w:proofErr w:type="spellStart"/>
      <w:r w:rsidRPr="00615D5A">
        <w:rPr>
          <w:rFonts w:ascii="Arial" w:hAnsi="Arial" w:cs="Arial"/>
          <w:sz w:val="28"/>
          <w:szCs w:val="28"/>
        </w:rPr>
        <w:t>akati</w:t>
      </w:r>
      <w:proofErr w:type="spellEnd"/>
      <w:r w:rsidRPr="00615D5A">
        <w:rPr>
          <w:rFonts w:ascii="Arial" w:hAnsi="Arial" w:cs="Arial"/>
          <w:sz w:val="28"/>
          <w:szCs w:val="28"/>
        </w:rPr>
        <w:t xml:space="preserve"> </w:t>
      </w:r>
      <w:proofErr w:type="spellStart"/>
      <w:r w:rsidRPr="00615D5A">
        <w:rPr>
          <w:rFonts w:ascii="Arial" w:hAnsi="Arial" w:cs="Arial"/>
          <w:sz w:val="28"/>
          <w:szCs w:val="28"/>
        </w:rPr>
        <w:t>ndinokuropafadza</w:t>
      </w:r>
      <w:proofErr w:type="spellEnd"/>
      <w:r w:rsidRPr="00615D5A">
        <w:rPr>
          <w:rFonts w:ascii="Arial" w:hAnsi="Arial" w:cs="Arial"/>
          <w:sz w:val="28"/>
          <w:szCs w:val="28"/>
        </w:rPr>
        <w:t xml:space="preserve">. Kune </w:t>
      </w:r>
      <w:proofErr w:type="spellStart"/>
      <w:r w:rsidRPr="00615D5A">
        <w:rPr>
          <w:rFonts w:ascii="Arial" w:hAnsi="Arial" w:cs="Arial"/>
          <w:sz w:val="28"/>
          <w:szCs w:val="28"/>
        </w:rPr>
        <w:t>vanomunamata</w:t>
      </w:r>
      <w:proofErr w:type="spellEnd"/>
      <w:r w:rsidRPr="00615D5A">
        <w:rPr>
          <w:rFonts w:ascii="Arial" w:hAnsi="Arial" w:cs="Arial"/>
          <w:sz w:val="28"/>
          <w:szCs w:val="28"/>
        </w:rPr>
        <w:t xml:space="preserve"> </w:t>
      </w:r>
      <w:proofErr w:type="spellStart"/>
      <w:r w:rsidRPr="00615D5A">
        <w:rPr>
          <w:rFonts w:ascii="Arial" w:hAnsi="Arial" w:cs="Arial"/>
          <w:sz w:val="28"/>
          <w:szCs w:val="28"/>
        </w:rPr>
        <w:t>muMweya</w:t>
      </w:r>
      <w:proofErr w:type="spellEnd"/>
      <w:r w:rsidRPr="00615D5A">
        <w:rPr>
          <w:rFonts w:ascii="Arial" w:hAnsi="Arial" w:cs="Arial"/>
          <w:sz w:val="28"/>
          <w:szCs w:val="28"/>
        </w:rPr>
        <w:t xml:space="preserve"> </w:t>
      </w:r>
      <w:proofErr w:type="spellStart"/>
      <w:r w:rsidRPr="00615D5A">
        <w:rPr>
          <w:rFonts w:ascii="Arial" w:hAnsi="Arial" w:cs="Arial"/>
          <w:sz w:val="28"/>
          <w:szCs w:val="28"/>
        </w:rPr>
        <w:t>nemu</w:t>
      </w:r>
      <w:r>
        <w:rPr>
          <w:rFonts w:ascii="Arial" w:hAnsi="Arial" w:cs="Arial"/>
          <w:sz w:val="28"/>
          <w:szCs w:val="28"/>
        </w:rPr>
        <w:t>z</w:t>
      </w:r>
      <w:r w:rsidRPr="00615D5A">
        <w:rPr>
          <w:rFonts w:ascii="Arial" w:hAnsi="Arial" w:cs="Arial"/>
          <w:sz w:val="28"/>
          <w:szCs w:val="28"/>
        </w:rPr>
        <w:t>vokwadi</w:t>
      </w:r>
      <w:proofErr w:type="spellEnd"/>
      <w:r w:rsidRPr="00615D5A">
        <w:rPr>
          <w:rFonts w:ascii="Arial" w:hAnsi="Arial" w:cs="Arial"/>
          <w:sz w:val="28"/>
          <w:szCs w:val="28"/>
        </w:rPr>
        <w:t xml:space="preserve"> Mwari </w:t>
      </w:r>
      <w:proofErr w:type="spellStart"/>
      <w:r w:rsidRPr="00615D5A">
        <w:rPr>
          <w:rFonts w:ascii="Arial" w:hAnsi="Arial" w:cs="Arial"/>
          <w:sz w:val="28"/>
          <w:szCs w:val="28"/>
        </w:rPr>
        <w:t>anovaitira</w:t>
      </w:r>
      <w:proofErr w:type="spellEnd"/>
      <w:r w:rsidRPr="00615D5A">
        <w:rPr>
          <w:rFonts w:ascii="Arial" w:hAnsi="Arial" w:cs="Arial"/>
          <w:sz w:val="28"/>
          <w:szCs w:val="28"/>
        </w:rPr>
        <w:t xml:space="preserve"> </w:t>
      </w:r>
      <w:proofErr w:type="spellStart"/>
      <w:r w:rsidRPr="00615D5A">
        <w:rPr>
          <w:rFonts w:ascii="Arial" w:hAnsi="Arial" w:cs="Arial"/>
          <w:sz w:val="28"/>
          <w:szCs w:val="28"/>
        </w:rPr>
        <w:t>che</w:t>
      </w:r>
      <w:proofErr w:type="spellEnd"/>
      <w:r w:rsidRPr="00615D5A">
        <w:rPr>
          <w:rFonts w:ascii="Arial" w:hAnsi="Arial" w:cs="Arial"/>
          <w:sz w:val="28"/>
          <w:szCs w:val="28"/>
        </w:rPr>
        <w:t xml:space="preserve">…? </w:t>
      </w:r>
      <w:r w:rsidRPr="00615D5A">
        <w:rPr>
          <w:rFonts w:ascii="Arial" w:hAnsi="Arial" w:cs="Arial"/>
          <w:sz w:val="18"/>
          <w:szCs w:val="18"/>
        </w:rPr>
        <w:t>[Congregation says, “</w:t>
      </w:r>
      <w:proofErr w:type="spellStart"/>
      <w:r w:rsidRPr="00615D5A">
        <w:rPr>
          <w:rFonts w:ascii="Arial" w:hAnsi="Arial" w:cs="Arial"/>
          <w:sz w:val="18"/>
          <w:szCs w:val="18"/>
        </w:rPr>
        <w:t>chete</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Shoko </w:t>
      </w:r>
      <w:proofErr w:type="spellStart"/>
      <w:r w:rsidRPr="00615D5A">
        <w:rPr>
          <w:rFonts w:ascii="Arial" w:hAnsi="Arial" w:cs="Arial"/>
          <w:sz w:val="28"/>
          <w:szCs w:val="28"/>
        </w:rPr>
        <w:t>ratakatambira</w:t>
      </w:r>
      <w:proofErr w:type="spellEnd"/>
      <w:r w:rsidRPr="00615D5A">
        <w:rPr>
          <w:rFonts w:ascii="Arial" w:hAnsi="Arial" w:cs="Arial"/>
          <w:sz w:val="28"/>
          <w:szCs w:val="28"/>
        </w:rPr>
        <w:t xml:space="preserve"> </w:t>
      </w:r>
      <w:proofErr w:type="spellStart"/>
      <w:r w:rsidRPr="00615D5A">
        <w:rPr>
          <w:rFonts w:ascii="Arial" w:hAnsi="Arial" w:cs="Arial"/>
          <w:sz w:val="28"/>
          <w:szCs w:val="28"/>
        </w:rPr>
        <w:t>iri</w:t>
      </w:r>
      <w:proofErr w:type="spellEnd"/>
      <w:r w:rsidRPr="00615D5A">
        <w:rPr>
          <w:rFonts w:ascii="Arial" w:hAnsi="Arial" w:cs="Arial"/>
          <w:sz w:val="28"/>
          <w:szCs w:val="28"/>
        </w:rPr>
        <w:t xml:space="preserve">, </w:t>
      </w:r>
      <w:proofErr w:type="spellStart"/>
      <w:r w:rsidRPr="00615D5A">
        <w:rPr>
          <w:rFonts w:ascii="Arial" w:hAnsi="Arial" w:cs="Arial"/>
          <w:sz w:val="28"/>
          <w:szCs w:val="28"/>
        </w:rPr>
        <w:t>tiri</w:t>
      </w:r>
      <w:proofErr w:type="spellEnd"/>
      <w:r w:rsidRPr="00615D5A">
        <w:rPr>
          <w:rFonts w:ascii="Arial" w:hAnsi="Arial" w:cs="Arial"/>
          <w:sz w:val="28"/>
          <w:szCs w:val="28"/>
        </w:rPr>
        <w:t xml:space="preserve"> </w:t>
      </w:r>
      <w:proofErr w:type="spellStart"/>
      <w:r w:rsidRPr="00615D5A">
        <w:rPr>
          <w:rFonts w:ascii="Arial" w:hAnsi="Arial" w:cs="Arial"/>
          <w:sz w:val="28"/>
          <w:szCs w:val="28"/>
        </w:rPr>
        <w:t>panzvimbo</w:t>
      </w:r>
      <w:proofErr w:type="spellEnd"/>
      <w:r w:rsidRPr="00615D5A">
        <w:rPr>
          <w:rFonts w:ascii="Arial" w:hAnsi="Arial" w:cs="Arial"/>
          <w:sz w:val="28"/>
          <w:szCs w:val="28"/>
        </w:rPr>
        <w:t xml:space="preserve"> </w:t>
      </w:r>
      <w:proofErr w:type="spellStart"/>
      <w:r w:rsidRPr="00615D5A">
        <w:rPr>
          <w:rFonts w:ascii="Arial" w:hAnsi="Arial" w:cs="Arial"/>
          <w:sz w:val="28"/>
          <w:szCs w:val="28"/>
        </w:rPr>
        <w:t>tsvene</w:t>
      </w:r>
      <w:proofErr w:type="spellEnd"/>
      <w:r w:rsidRPr="00615D5A">
        <w:rPr>
          <w:rFonts w:ascii="Arial" w:hAnsi="Arial" w:cs="Arial"/>
          <w:sz w:val="28"/>
          <w:szCs w:val="28"/>
        </w:rPr>
        <w:t xml:space="preserve"> </w:t>
      </w:r>
      <w:proofErr w:type="spellStart"/>
      <w:r w:rsidRPr="00615D5A">
        <w:rPr>
          <w:rFonts w:ascii="Arial" w:hAnsi="Arial" w:cs="Arial"/>
          <w:sz w:val="28"/>
          <w:szCs w:val="28"/>
        </w:rPr>
        <w:t>hatikumbirei</w:t>
      </w:r>
      <w:proofErr w:type="spellEnd"/>
      <w:r w:rsidRPr="00615D5A">
        <w:rPr>
          <w:rFonts w:ascii="Arial" w:hAnsi="Arial" w:cs="Arial"/>
          <w:sz w:val="28"/>
          <w:szCs w:val="28"/>
        </w:rPr>
        <w:t xml:space="preserve"> </w:t>
      </w:r>
      <w:proofErr w:type="spellStart"/>
      <w:r w:rsidRPr="00615D5A">
        <w:rPr>
          <w:rFonts w:ascii="Arial" w:hAnsi="Arial" w:cs="Arial"/>
          <w:sz w:val="28"/>
          <w:szCs w:val="28"/>
        </w:rPr>
        <w:t>mbereko</w:t>
      </w:r>
      <w:proofErr w:type="spellEnd"/>
      <w:r w:rsidRPr="00615D5A">
        <w:rPr>
          <w:rFonts w:ascii="Arial" w:hAnsi="Arial" w:cs="Arial"/>
          <w:sz w:val="28"/>
          <w:szCs w:val="28"/>
        </w:rPr>
        <w:t xml:space="preserve">. </w:t>
      </w:r>
      <w:proofErr w:type="spellStart"/>
      <w:r w:rsidRPr="00615D5A">
        <w:rPr>
          <w:rFonts w:ascii="Arial" w:hAnsi="Arial" w:cs="Arial"/>
          <w:sz w:val="28"/>
          <w:szCs w:val="28"/>
        </w:rPr>
        <w:t>Hatikumbirei</w:t>
      </w:r>
      <w:proofErr w:type="spellEnd"/>
      <w:r w:rsidRPr="00615D5A">
        <w:rPr>
          <w:rFonts w:ascii="Arial" w:hAnsi="Arial" w:cs="Arial"/>
          <w:sz w:val="28"/>
          <w:szCs w:val="28"/>
        </w:rPr>
        <w:t xml:space="preserve"> </w:t>
      </w:r>
      <w:proofErr w:type="spellStart"/>
      <w:r w:rsidRPr="00615D5A">
        <w:rPr>
          <w:rFonts w:ascii="Arial" w:hAnsi="Arial" w:cs="Arial"/>
          <w:sz w:val="28"/>
          <w:szCs w:val="28"/>
        </w:rPr>
        <w:t>dzimba</w:t>
      </w:r>
      <w:proofErr w:type="spellEnd"/>
      <w:r w:rsidRPr="00615D5A">
        <w:rPr>
          <w:rFonts w:ascii="Arial" w:hAnsi="Arial" w:cs="Arial"/>
          <w:sz w:val="28"/>
          <w:szCs w:val="28"/>
        </w:rPr>
        <w:t xml:space="preserve">, </w:t>
      </w:r>
      <w:proofErr w:type="spellStart"/>
      <w:r w:rsidRPr="00615D5A">
        <w:rPr>
          <w:rFonts w:ascii="Arial" w:hAnsi="Arial" w:cs="Arial"/>
          <w:sz w:val="28"/>
          <w:szCs w:val="28"/>
        </w:rPr>
        <w:t>hatikumbirei</w:t>
      </w:r>
      <w:proofErr w:type="spellEnd"/>
      <w:r w:rsidRPr="00615D5A">
        <w:rPr>
          <w:rFonts w:ascii="Arial" w:hAnsi="Arial" w:cs="Arial"/>
          <w:sz w:val="28"/>
          <w:szCs w:val="28"/>
        </w:rPr>
        <w:t xml:space="preserve"> </w:t>
      </w:r>
      <w:proofErr w:type="spellStart"/>
      <w:r w:rsidRPr="00615D5A">
        <w:rPr>
          <w:rFonts w:ascii="Arial" w:hAnsi="Arial" w:cs="Arial"/>
          <w:sz w:val="28"/>
          <w:szCs w:val="28"/>
        </w:rPr>
        <w:t>mabasa</w:t>
      </w:r>
      <w:proofErr w:type="spellEnd"/>
      <w:r w:rsidRPr="00615D5A">
        <w:rPr>
          <w:rFonts w:ascii="Arial" w:hAnsi="Arial" w:cs="Arial"/>
          <w:sz w:val="28"/>
          <w:szCs w:val="28"/>
        </w:rPr>
        <w:t xml:space="preserve">. </w:t>
      </w:r>
      <w:proofErr w:type="spellStart"/>
      <w:r w:rsidRPr="00615D5A">
        <w:rPr>
          <w:rFonts w:ascii="Arial" w:hAnsi="Arial" w:cs="Arial"/>
          <w:sz w:val="28"/>
          <w:szCs w:val="28"/>
        </w:rPr>
        <w:t>Hatikumbirei</w:t>
      </w:r>
      <w:proofErr w:type="spellEnd"/>
      <w:r w:rsidRPr="00615D5A">
        <w:rPr>
          <w:rFonts w:ascii="Arial" w:hAnsi="Arial" w:cs="Arial"/>
          <w:sz w:val="28"/>
          <w:szCs w:val="28"/>
        </w:rPr>
        <w:t xml:space="preserve"> </w:t>
      </w:r>
      <w:proofErr w:type="spellStart"/>
      <w:r w:rsidRPr="00615D5A">
        <w:rPr>
          <w:rFonts w:ascii="Arial" w:hAnsi="Arial" w:cs="Arial"/>
          <w:sz w:val="28"/>
          <w:szCs w:val="28"/>
        </w:rPr>
        <w:t>kusimudzirwa</w:t>
      </w:r>
      <w:proofErr w:type="spellEnd"/>
      <w:r w:rsidRPr="00615D5A">
        <w:rPr>
          <w:rFonts w:ascii="Arial" w:hAnsi="Arial" w:cs="Arial"/>
          <w:sz w:val="28"/>
          <w:szCs w:val="28"/>
        </w:rPr>
        <w:t xml:space="preserve">, </w:t>
      </w:r>
      <w:proofErr w:type="spellStart"/>
      <w:r w:rsidRPr="00615D5A">
        <w:rPr>
          <w:rFonts w:ascii="Arial" w:hAnsi="Arial" w:cs="Arial"/>
          <w:sz w:val="28"/>
          <w:szCs w:val="28"/>
        </w:rPr>
        <w:t>hatikumbirei</w:t>
      </w:r>
      <w:proofErr w:type="spellEnd"/>
      <w:r w:rsidRPr="00615D5A">
        <w:rPr>
          <w:rFonts w:ascii="Arial" w:hAnsi="Arial" w:cs="Arial"/>
          <w:sz w:val="28"/>
          <w:szCs w:val="28"/>
        </w:rPr>
        <w:t xml:space="preserve"> </w:t>
      </w:r>
      <w:proofErr w:type="spellStart"/>
      <w:r w:rsidRPr="00615D5A">
        <w:rPr>
          <w:rFonts w:ascii="Arial" w:hAnsi="Arial" w:cs="Arial"/>
          <w:i/>
          <w:iCs/>
          <w:sz w:val="28"/>
          <w:szCs w:val="28"/>
        </w:rPr>
        <w:t>zvokupripeyera</w:t>
      </w:r>
      <w:proofErr w:type="spellEnd"/>
      <w:r w:rsidRPr="00615D5A">
        <w:rPr>
          <w:rFonts w:ascii="Arial" w:hAnsi="Arial" w:cs="Arial"/>
          <w:sz w:val="28"/>
          <w:szCs w:val="28"/>
        </w:rPr>
        <w:t xml:space="preserve"> </w:t>
      </w:r>
      <w:r w:rsidRPr="00615D5A">
        <w:rPr>
          <w:rFonts w:ascii="Arial" w:hAnsi="Arial" w:cs="Arial"/>
          <w:sz w:val="18"/>
          <w:szCs w:val="18"/>
        </w:rPr>
        <w:t>[preparations</w:t>
      </w:r>
      <w:r>
        <w:rPr>
          <w:rFonts w:ascii="Arial" w:hAnsi="Arial" w:cs="Arial"/>
          <w:sz w:val="18"/>
          <w:szCs w:val="18"/>
        </w:rPr>
        <w:t>—ED</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vedu</w:t>
      </w:r>
      <w:proofErr w:type="spellEnd"/>
      <w:r w:rsidRPr="00615D5A">
        <w:rPr>
          <w:rFonts w:ascii="Arial" w:hAnsi="Arial" w:cs="Arial"/>
          <w:sz w:val="28"/>
          <w:szCs w:val="28"/>
        </w:rPr>
        <w:t xml:space="preserve">, </w:t>
      </w:r>
      <w:proofErr w:type="spellStart"/>
      <w:r w:rsidRPr="00615D5A">
        <w:rPr>
          <w:rFonts w:ascii="Arial" w:hAnsi="Arial" w:cs="Arial"/>
          <w:sz w:val="28"/>
          <w:szCs w:val="28"/>
        </w:rPr>
        <w:t>i</w:t>
      </w:r>
      <w:proofErr w:type="spellEnd"/>
      <w:r w:rsidRPr="00615D5A">
        <w:rPr>
          <w:rFonts w:ascii="Arial" w:hAnsi="Arial" w:cs="Arial"/>
          <w:sz w:val="28"/>
          <w:szCs w:val="28"/>
        </w:rPr>
        <w:t xml:space="preserve"> right </w:t>
      </w:r>
      <w:proofErr w:type="spellStart"/>
      <w:r w:rsidRPr="00615D5A">
        <w:rPr>
          <w:rFonts w:ascii="Arial" w:hAnsi="Arial" w:cs="Arial"/>
          <w:sz w:val="28"/>
          <w:szCs w:val="28"/>
        </w:rPr>
        <w:t>yedu</w:t>
      </w:r>
      <w:proofErr w:type="spellEnd"/>
      <w:r w:rsidRPr="00615D5A">
        <w:rPr>
          <w:rFonts w:ascii="Arial" w:hAnsi="Arial" w:cs="Arial"/>
          <w:sz w:val="28"/>
          <w:szCs w:val="28"/>
        </w:rPr>
        <w:t xml:space="preserve">. </w:t>
      </w:r>
      <w:proofErr w:type="spellStart"/>
      <w:r w:rsidRPr="00615D5A">
        <w:rPr>
          <w:rFonts w:ascii="Arial" w:hAnsi="Arial" w:cs="Arial"/>
          <w:sz w:val="28"/>
          <w:szCs w:val="28"/>
        </w:rPr>
        <w:t>Hatikumbirei</w:t>
      </w:r>
      <w:proofErr w:type="spellEnd"/>
      <w:r w:rsidRPr="00615D5A">
        <w:rPr>
          <w:rFonts w:ascii="Arial" w:hAnsi="Arial" w:cs="Arial"/>
          <w:sz w:val="28"/>
          <w:szCs w:val="28"/>
        </w:rPr>
        <w:t xml:space="preserve"> </w:t>
      </w:r>
      <w:proofErr w:type="spellStart"/>
      <w:r w:rsidRPr="00615D5A">
        <w:rPr>
          <w:rFonts w:ascii="Arial" w:hAnsi="Arial" w:cs="Arial"/>
          <w:sz w:val="28"/>
          <w:szCs w:val="28"/>
        </w:rPr>
        <w:t>nhaka</w:t>
      </w:r>
      <w:proofErr w:type="spellEnd"/>
      <w:r w:rsidRPr="00615D5A">
        <w:rPr>
          <w:rFonts w:ascii="Arial" w:hAnsi="Arial" w:cs="Arial"/>
          <w:sz w:val="28"/>
          <w:szCs w:val="28"/>
        </w:rPr>
        <w:t xml:space="preserve"> </w:t>
      </w:r>
      <w:proofErr w:type="spellStart"/>
      <w:r w:rsidRPr="00615D5A">
        <w:rPr>
          <w:rFonts w:ascii="Arial" w:hAnsi="Arial" w:cs="Arial"/>
          <w:sz w:val="28"/>
          <w:szCs w:val="28"/>
        </w:rPr>
        <w:t>dzekusiira</w:t>
      </w:r>
      <w:proofErr w:type="spellEnd"/>
      <w:r w:rsidRPr="00615D5A">
        <w:rPr>
          <w:rFonts w:ascii="Arial" w:hAnsi="Arial" w:cs="Arial"/>
          <w:sz w:val="28"/>
          <w:szCs w:val="28"/>
        </w:rPr>
        <w:t xml:space="preserve"> </w:t>
      </w:r>
      <w:proofErr w:type="spellStart"/>
      <w:r w:rsidRPr="00615D5A">
        <w:rPr>
          <w:rFonts w:ascii="Arial" w:hAnsi="Arial" w:cs="Arial"/>
          <w:sz w:val="28"/>
          <w:szCs w:val="28"/>
        </w:rPr>
        <w:t>mhuri</w:t>
      </w:r>
      <w:proofErr w:type="spellEnd"/>
      <w:r w:rsidRPr="00615D5A">
        <w:rPr>
          <w:rFonts w:ascii="Arial" w:hAnsi="Arial" w:cs="Arial"/>
          <w:sz w:val="28"/>
          <w:szCs w:val="28"/>
        </w:rPr>
        <w:t xml:space="preserve">. </w:t>
      </w:r>
      <w:proofErr w:type="spellStart"/>
      <w:r w:rsidRPr="00615D5A">
        <w:rPr>
          <w:rFonts w:ascii="Arial" w:hAnsi="Arial" w:cs="Arial"/>
          <w:sz w:val="28"/>
          <w:szCs w:val="28"/>
        </w:rPr>
        <w:t>Hatigarei</w:t>
      </w:r>
      <w:proofErr w:type="spellEnd"/>
      <w:r w:rsidRPr="00615D5A">
        <w:rPr>
          <w:rFonts w:ascii="Arial" w:hAnsi="Arial" w:cs="Arial"/>
          <w:sz w:val="28"/>
          <w:szCs w:val="28"/>
        </w:rPr>
        <w:t xml:space="preserve"> </w:t>
      </w:r>
      <w:proofErr w:type="spellStart"/>
      <w:r w:rsidRPr="00615D5A">
        <w:rPr>
          <w:rFonts w:ascii="Arial" w:hAnsi="Arial" w:cs="Arial"/>
          <w:sz w:val="28"/>
          <w:szCs w:val="28"/>
        </w:rPr>
        <w:t>tichizvifunga</w:t>
      </w:r>
      <w:proofErr w:type="spellEnd"/>
      <w:r w:rsidRPr="00615D5A">
        <w:rPr>
          <w:rFonts w:ascii="Arial" w:hAnsi="Arial" w:cs="Arial"/>
          <w:sz w:val="28"/>
          <w:szCs w:val="28"/>
        </w:rPr>
        <w:t xml:space="preserve"> </w:t>
      </w:r>
      <w:proofErr w:type="spellStart"/>
      <w:r w:rsidRPr="00615D5A">
        <w:rPr>
          <w:rFonts w:ascii="Arial" w:hAnsi="Arial" w:cs="Arial"/>
          <w:sz w:val="28"/>
          <w:szCs w:val="28"/>
        </w:rPr>
        <w:t>takarara</w:t>
      </w:r>
      <w:proofErr w:type="spellEnd"/>
      <w:r w:rsidRPr="00615D5A">
        <w:rPr>
          <w:rFonts w:ascii="Arial" w:hAnsi="Arial" w:cs="Arial"/>
          <w:sz w:val="28"/>
          <w:szCs w:val="28"/>
        </w:rPr>
        <w:t xml:space="preserve">, </w:t>
      </w:r>
      <w:proofErr w:type="spellStart"/>
      <w:r w:rsidRPr="00615D5A">
        <w:rPr>
          <w:rFonts w:ascii="Arial" w:hAnsi="Arial" w:cs="Arial"/>
          <w:sz w:val="28"/>
          <w:szCs w:val="28"/>
        </w:rPr>
        <w:t>tichimuka</w:t>
      </w:r>
      <w:proofErr w:type="spellEnd"/>
      <w:r w:rsidRPr="00615D5A">
        <w:rPr>
          <w:rFonts w:ascii="Arial" w:hAnsi="Arial" w:cs="Arial"/>
          <w:sz w:val="28"/>
          <w:szCs w:val="28"/>
        </w:rPr>
        <w:t xml:space="preserve">, </w:t>
      </w:r>
      <w:proofErr w:type="spellStart"/>
      <w:r w:rsidRPr="00615D5A">
        <w:rPr>
          <w:rFonts w:ascii="Arial" w:hAnsi="Arial" w:cs="Arial"/>
          <w:sz w:val="28"/>
          <w:szCs w:val="28"/>
        </w:rPr>
        <w:t>tichifamba</w:t>
      </w:r>
      <w:proofErr w:type="spellEnd"/>
      <w:r w:rsidRPr="00615D5A">
        <w:rPr>
          <w:rFonts w:ascii="Arial" w:hAnsi="Arial" w:cs="Arial"/>
          <w:sz w:val="28"/>
          <w:szCs w:val="28"/>
        </w:rPr>
        <w:t xml:space="preserve">, </w:t>
      </w:r>
      <w:proofErr w:type="spellStart"/>
      <w:r w:rsidRPr="00615D5A">
        <w:rPr>
          <w:rFonts w:ascii="Arial" w:hAnsi="Arial" w:cs="Arial"/>
          <w:sz w:val="28"/>
          <w:szCs w:val="28"/>
        </w:rPr>
        <w:t>tichidya</w:t>
      </w:r>
      <w:proofErr w:type="spellEnd"/>
      <w:r w:rsidRPr="00615D5A">
        <w:rPr>
          <w:rFonts w:ascii="Arial" w:hAnsi="Arial" w:cs="Arial"/>
          <w:sz w:val="28"/>
          <w:szCs w:val="28"/>
        </w:rPr>
        <w:t xml:space="preserve">, </w:t>
      </w:r>
      <w:proofErr w:type="spellStart"/>
      <w:r w:rsidRPr="00615D5A">
        <w:rPr>
          <w:rFonts w:ascii="Arial" w:hAnsi="Arial" w:cs="Arial"/>
          <w:sz w:val="28"/>
          <w:szCs w:val="28"/>
        </w:rPr>
        <w:t>hatitaurei</w:t>
      </w:r>
      <w:proofErr w:type="spellEnd"/>
      <w:r w:rsidRPr="00615D5A">
        <w:rPr>
          <w:rFonts w:ascii="Arial" w:hAnsi="Arial" w:cs="Arial"/>
          <w:sz w:val="28"/>
          <w:szCs w:val="28"/>
        </w:rPr>
        <w:t xml:space="preserve"> </w:t>
      </w:r>
      <w:proofErr w:type="spellStart"/>
      <w:r w:rsidRPr="00615D5A">
        <w:rPr>
          <w:rFonts w:ascii="Arial" w:hAnsi="Arial" w:cs="Arial"/>
          <w:sz w:val="28"/>
          <w:szCs w:val="28"/>
        </w:rPr>
        <w:t>hukuru</w:t>
      </w:r>
      <w:proofErr w:type="spellEnd"/>
      <w:r w:rsidRPr="00615D5A">
        <w:rPr>
          <w:rFonts w:ascii="Arial" w:hAnsi="Arial" w:cs="Arial"/>
          <w:sz w:val="28"/>
          <w:szCs w:val="28"/>
        </w:rPr>
        <w:t xml:space="preserve"> </w:t>
      </w:r>
      <w:proofErr w:type="spellStart"/>
      <w:r w:rsidRPr="00615D5A">
        <w:rPr>
          <w:rFonts w:ascii="Arial" w:hAnsi="Arial" w:cs="Arial"/>
          <w:sz w:val="28"/>
          <w:szCs w:val="28"/>
        </w:rPr>
        <w:t>hwaMwari</w:t>
      </w:r>
      <w:proofErr w:type="spellEnd"/>
      <w:r w:rsidRPr="00615D5A">
        <w:rPr>
          <w:rFonts w:ascii="Arial" w:hAnsi="Arial" w:cs="Arial"/>
          <w:sz w:val="28"/>
          <w:szCs w:val="28"/>
        </w:rPr>
        <w:t xml:space="preserve"> </w:t>
      </w:r>
      <w:proofErr w:type="spellStart"/>
      <w:r w:rsidRPr="00615D5A">
        <w:rPr>
          <w:rFonts w:ascii="Arial" w:hAnsi="Arial" w:cs="Arial"/>
          <w:sz w:val="28"/>
          <w:szCs w:val="28"/>
        </w:rPr>
        <w:t>hama</w:t>
      </w:r>
      <w:proofErr w:type="spellEnd"/>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p>
    <w:p w14:paraId="0C8C53CD" w14:textId="77777777" w:rsidR="00D17F97" w:rsidRPr="00615D5A" w:rsidRDefault="00D17F97" w:rsidP="00D17F97">
      <w:pPr>
        <w:jc w:val="both"/>
        <w:rPr>
          <w:rFonts w:ascii="Arial" w:hAnsi="Arial" w:cs="Arial"/>
          <w:sz w:val="28"/>
          <w:szCs w:val="28"/>
        </w:rPr>
      </w:pPr>
      <w:r w:rsidRPr="00737515">
        <w:rPr>
          <w:rFonts w:ascii="Arial" w:hAnsi="Arial" w:cs="Arial"/>
          <w:sz w:val="28"/>
          <w:szCs w:val="28"/>
          <w:vertAlign w:val="superscript"/>
        </w:rPr>
        <w:t>1</w:t>
      </w:r>
      <w:r>
        <w:rPr>
          <w:rFonts w:ascii="Arial" w:hAnsi="Arial" w:cs="Arial"/>
          <w:sz w:val="28"/>
          <w:szCs w:val="28"/>
          <w:vertAlign w:val="superscript"/>
        </w:rPr>
        <w:t>82</w:t>
      </w:r>
      <w:r>
        <w:rPr>
          <w:rFonts w:ascii="Arial" w:hAnsi="Arial" w:cs="Arial"/>
          <w:sz w:val="28"/>
          <w:szCs w:val="28"/>
        </w:rPr>
        <w:t xml:space="preserve"> </w:t>
      </w:r>
      <w:proofErr w:type="spellStart"/>
      <w:r w:rsidRPr="00615D5A">
        <w:rPr>
          <w:rFonts w:ascii="Arial" w:hAnsi="Arial" w:cs="Arial"/>
          <w:sz w:val="28"/>
          <w:szCs w:val="28"/>
        </w:rPr>
        <w:t>Haikona</w:t>
      </w:r>
      <w:proofErr w:type="spellEnd"/>
      <w:r w:rsidRPr="00615D5A">
        <w:rPr>
          <w:rFonts w:ascii="Arial" w:hAnsi="Arial" w:cs="Arial"/>
          <w:sz w:val="28"/>
          <w:szCs w:val="28"/>
        </w:rPr>
        <w:t xml:space="preserve"> </w:t>
      </w:r>
      <w:proofErr w:type="spellStart"/>
      <w:r w:rsidRPr="00615D5A">
        <w:rPr>
          <w:rFonts w:ascii="Arial" w:hAnsi="Arial" w:cs="Arial"/>
          <w:sz w:val="28"/>
          <w:szCs w:val="28"/>
        </w:rPr>
        <w:t>kumbotendera</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vauye</w:t>
      </w:r>
      <w:proofErr w:type="spellEnd"/>
      <w:r w:rsidRPr="00615D5A">
        <w:rPr>
          <w:rFonts w:ascii="Arial" w:hAnsi="Arial" w:cs="Arial"/>
          <w:sz w:val="28"/>
          <w:szCs w:val="28"/>
        </w:rPr>
        <w:t xml:space="preserve"> </w:t>
      </w:r>
      <w:proofErr w:type="spellStart"/>
      <w:r w:rsidRPr="00615D5A">
        <w:rPr>
          <w:rFonts w:ascii="Arial" w:hAnsi="Arial" w:cs="Arial"/>
          <w:sz w:val="28"/>
          <w:szCs w:val="28"/>
        </w:rPr>
        <w:t>kumba</w:t>
      </w:r>
      <w:proofErr w:type="spellEnd"/>
      <w:r w:rsidRPr="00615D5A">
        <w:rPr>
          <w:rFonts w:ascii="Arial" w:hAnsi="Arial" w:cs="Arial"/>
          <w:sz w:val="28"/>
          <w:szCs w:val="28"/>
        </w:rPr>
        <w:t xml:space="preserve">, </w:t>
      </w:r>
      <w:proofErr w:type="spellStart"/>
      <w:r w:rsidRPr="00615D5A">
        <w:rPr>
          <w:rFonts w:ascii="Arial" w:hAnsi="Arial" w:cs="Arial"/>
          <w:sz w:val="28"/>
          <w:szCs w:val="28"/>
        </w:rPr>
        <w:t>motaura</w:t>
      </w:r>
      <w:proofErr w:type="spellEnd"/>
      <w:r w:rsidRPr="00615D5A">
        <w:rPr>
          <w:rFonts w:ascii="Arial" w:hAnsi="Arial" w:cs="Arial"/>
          <w:sz w:val="28"/>
          <w:szCs w:val="28"/>
        </w:rPr>
        <w:t xml:space="preserve"> </w:t>
      </w:r>
      <w:proofErr w:type="spellStart"/>
      <w:r w:rsidRPr="00615D5A">
        <w:rPr>
          <w:rFonts w:ascii="Arial" w:hAnsi="Arial" w:cs="Arial"/>
          <w:sz w:val="28"/>
          <w:szCs w:val="28"/>
        </w:rPr>
        <w:t>zvimwe</w:t>
      </w:r>
      <w:proofErr w:type="spellEnd"/>
      <w:r w:rsidRPr="00615D5A">
        <w:rPr>
          <w:rFonts w:ascii="Arial" w:hAnsi="Arial" w:cs="Arial"/>
          <w:sz w:val="28"/>
          <w:szCs w:val="28"/>
        </w:rPr>
        <w:t xml:space="preserve"> </w:t>
      </w:r>
      <w:proofErr w:type="spellStart"/>
      <w:r w:rsidRPr="00615D5A">
        <w:rPr>
          <w:rFonts w:ascii="Arial" w:hAnsi="Arial" w:cs="Arial"/>
          <w:sz w:val="28"/>
          <w:szCs w:val="28"/>
        </w:rPr>
        <w:t>zvinhu</w:t>
      </w:r>
      <w:proofErr w:type="spellEnd"/>
      <w:r w:rsidRPr="00615D5A">
        <w:rPr>
          <w:rFonts w:ascii="Arial" w:hAnsi="Arial" w:cs="Arial"/>
          <w:sz w:val="28"/>
          <w:szCs w:val="28"/>
        </w:rPr>
        <w:t xml:space="preserve">. </w:t>
      </w:r>
      <w:proofErr w:type="spellStart"/>
      <w:r w:rsidRPr="00615D5A">
        <w:rPr>
          <w:rFonts w:ascii="Arial" w:hAnsi="Arial" w:cs="Arial"/>
          <w:sz w:val="28"/>
          <w:szCs w:val="28"/>
        </w:rPr>
        <w:t>Fanga</w:t>
      </w:r>
      <w:proofErr w:type="spellEnd"/>
      <w:r w:rsidRPr="00615D5A">
        <w:rPr>
          <w:rFonts w:ascii="Arial" w:hAnsi="Arial" w:cs="Arial"/>
          <w:sz w:val="28"/>
          <w:szCs w:val="28"/>
        </w:rPr>
        <w:t xml:space="preserve"> kana </w:t>
      </w:r>
      <w:proofErr w:type="spellStart"/>
      <w:r w:rsidRPr="00615D5A">
        <w:rPr>
          <w:rFonts w:ascii="Arial" w:hAnsi="Arial" w:cs="Arial"/>
          <w:sz w:val="28"/>
          <w:szCs w:val="28"/>
        </w:rPr>
        <w:t>vachinge</w:t>
      </w:r>
      <w:proofErr w:type="spellEnd"/>
      <w:r w:rsidRPr="00615D5A">
        <w:rPr>
          <w:rFonts w:ascii="Arial" w:hAnsi="Arial" w:cs="Arial"/>
          <w:sz w:val="28"/>
          <w:szCs w:val="28"/>
        </w:rPr>
        <w:t xml:space="preserve"> </w:t>
      </w:r>
      <w:proofErr w:type="spellStart"/>
      <w:r w:rsidRPr="00615D5A">
        <w:rPr>
          <w:rFonts w:ascii="Arial" w:hAnsi="Arial" w:cs="Arial"/>
          <w:sz w:val="28"/>
          <w:szCs w:val="28"/>
        </w:rPr>
        <w:t>vakura</w:t>
      </w:r>
      <w:proofErr w:type="spellEnd"/>
      <w:r w:rsidRPr="00615D5A">
        <w:rPr>
          <w:rFonts w:ascii="Arial" w:hAnsi="Arial" w:cs="Arial"/>
          <w:sz w:val="28"/>
          <w:szCs w:val="28"/>
        </w:rPr>
        <w:t xml:space="preserve"> so sana Esther so, </w:t>
      </w:r>
      <w:proofErr w:type="spellStart"/>
      <w:r w:rsidRPr="00615D5A">
        <w:rPr>
          <w:rFonts w:ascii="Arial" w:hAnsi="Arial" w:cs="Arial"/>
          <w:sz w:val="28"/>
          <w:szCs w:val="28"/>
        </w:rPr>
        <w:t>vakura</w:t>
      </w:r>
      <w:proofErr w:type="spellEnd"/>
      <w:r w:rsidRPr="00615D5A">
        <w:rPr>
          <w:rFonts w:ascii="Arial" w:hAnsi="Arial" w:cs="Arial"/>
          <w:sz w:val="28"/>
          <w:szCs w:val="28"/>
        </w:rPr>
        <w:t xml:space="preserve"> nana Blessing </w:t>
      </w:r>
      <w:proofErr w:type="spellStart"/>
      <w:r>
        <w:rPr>
          <w:rFonts w:ascii="Arial" w:hAnsi="Arial" w:cs="Arial"/>
          <w:sz w:val="28"/>
          <w:szCs w:val="28"/>
        </w:rPr>
        <w:t>v</w:t>
      </w:r>
      <w:r w:rsidRPr="00615D5A">
        <w:rPr>
          <w:rFonts w:ascii="Arial" w:hAnsi="Arial" w:cs="Arial"/>
          <w:sz w:val="28"/>
          <w:szCs w:val="28"/>
        </w:rPr>
        <w:t>obva</w:t>
      </w:r>
      <w:proofErr w:type="spellEnd"/>
      <w:r w:rsidRPr="00615D5A">
        <w:rPr>
          <w:rFonts w:ascii="Arial" w:hAnsi="Arial" w:cs="Arial"/>
          <w:sz w:val="28"/>
          <w:szCs w:val="28"/>
        </w:rPr>
        <w:t xml:space="preserve"> </w:t>
      </w:r>
      <w:proofErr w:type="spellStart"/>
      <w:r w:rsidRPr="00615D5A">
        <w:rPr>
          <w:rFonts w:ascii="Arial" w:hAnsi="Arial" w:cs="Arial"/>
          <w:sz w:val="28"/>
          <w:szCs w:val="28"/>
        </w:rPr>
        <w:t>kuchikoro</w:t>
      </w:r>
      <w:proofErr w:type="spellEnd"/>
      <w:r w:rsidRPr="00615D5A">
        <w:rPr>
          <w:rFonts w:ascii="Arial" w:hAnsi="Arial" w:cs="Arial"/>
          <w:sz w:val="28"/>
          <w:szCs w:val="28"/>
        </w:rPr>
        <w:t xml:space="preserve"> kana </w:t>
      </w:r>
      <w:proofErr w:type="spellStart"/>
      <w:r w:rsidRPr="00615D5A">
        <w:rPr>
          <w:rFonts w:ascii="Arial" w:hAnsi="Arial" w:cs="Arial"/>
          <w:sz w:val="28"/>
          <w:szCs w:val="28"/>
        </w:rPr>
        <w:t>ku</w:t>
      </w:r>
      <w:proofErr w:type="spellEnd"/>
      <w:r w:rsidRPr="00615D5A">
        <w:rPr>
          <w:rFonts w:ascii="Arial" w:hAnsi="Arial" w:cs="Arial"/>
          <w:sz w:val="28"/>
          <w:szCs w:val="28"/>
        </w:rPr>
        <w:t xml:space="preserve"> South Africa </w:t>
      </w:r>
      <w:proofErr w:type="spellStart"/>
      <w:r w:rsidRPr="00615D5A">
        <w:rPr>
          <w:rFonts w:ascii="Arial" w:hAnsi="Arial" w:cs="Arial"/>
          <w:sz w:val="28"/>
          <w:szCs w:val="28"/>
        </w:rPr>
        <w:t>vouya</w:t>
      </w:r>
      <w:proofErr w:type="spellEnd"/>
      <w:r w:rsidRPr="00615D5A">
        <w:rPr>
          <w:rFonts w:ascii="Arial" w:hAnsi="Arial" w:cs="Arial"/>
          <w:sz w:val="28"/>
          <w:szCs w:val="28"/>
        </w:rPr>
        <w:t xml:space="preserve"> </w:t>
      </w:r>
      <w:proofErr w:type="spellStart"/>
      <w:r w:rsidRPr="00615D5A">
        <w:rPr>
          <w:rFonts w:ascii="Arial" w:hAnsi="Arial" w:cs="Arial"/>
          <w:sz w:val="28"/>
          <w:szCs w:val="28"/>
        </w:rPr>
        <w:t>kumba</w:t>
      </w:r>
      <w:proofErr w:type="spellEnd"/>
      <w:r w:rsidRPr="00615D5A">
        <w:rPr>
          <w:rFonts w:ascii="Arial" w:hAnsi="Arial" w:cs="Arial"/>
          <w:sz w:val="28"/>
          <w:szCs w:val="28"/>
        </w:rPr>
        <w:t xml:space="preserve">. </w:t>
      </w:r>
      <w:proofErr w:type="spellStart"/>
      <w:r w:rsidRPr="00615D5A">
        <w:rPr>
          <w:rFonts w:ascii="Arial" w:hAnsi="Arial" w:cs="Arial"/>
          <w:sz w:val="28"/>
          <w:szCs w:val="28"/>
        </w:rPr>
        <w:t>Wokanganwa</w:t>
      </w:r>
      <w:proofErr w:type="spellEnd"/>
      <w:r w:rsidRPr="00615D5A">
        <w:rPr>
          <w:rFonts w:ascii="Arial" w:hAnsi="Arial" w:cs="Arial"/>
          <w:sz w:val="28"/>
          <w:szCs w:val="28"/>
        </w:rPr>
        <w:t xml:space="preserve"> </w:t>
      </w:r>
      <w:proofErr w:type="spellStart"/>
      <w:r w:rsidRPr="00615D5A">
        <w:rPr>
          <w:rFonts w:ascii="Arial" w:hAnsi="Arial" w:cs="Arial"/>
          <w:sz w:val="28"/>
          <w:szCs w:val="28"/>
        </w:rPr>
        <w:t>kuvaudza</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w:t>
      </w:r>
      <w:proofErr w:type="spellStart"/>
      <w:r w:rsidRPr="00615D5A">
        <w:rPr>
          <w:rFonts w:ascii="Arial" w:hAnsi="Arial" w:cs="Arial"/>
          <w:sz w:val="28"/>
          <w:szCs w:val="28"/>
        </w:rPr>
        <w:t>Makwira</w:t>
      </w:r>
      <w:proofErr w:type="spellEnd"/>
      <w:r w:rsidRPr="00615D5A">
        <w:rPr>
          <w:rFonts w:ascii="Arial" w:hAnsi="Arial" w:cs="Arial"/>
          <w:sz w:val="28"/>
          <w:szCs w:val="28"/>
        </w:rPr>
        <w:t xml:space="preserve"> </w:t>
      </w:r>
      <w:proofErr w:type="spellStart"/>
      <w:r w:rsidRPr="00615D5A">
        <w:rPr>
          <w:rFonts w:ascii="Arial" w:hAnsi="Arial" w:cs="Arial"/>
          <w:sz w:val="28"/>
          <w:szCs w:val="28"/>
        </w:rPr>
        <w:t>ndege</w:t>
      </w:r>
      <w:proofErr w:type="spellEnd"/>
      <w:r w:rsidRPr="00615D5A">
        <w:rPr>
          <w:rFonts w:ascii="Arial" w:hAnsi="Arial" w:cs="Arial"/>
          <w:sz w:val="28"/>
          <w:szCs w:val="28"/>
        </w:rPr>
        <w:t xml:space="preserve"> nenyasha </w:t>
      </w:r>
      <w:proofErr w:type="spellStart"/>
      <w:r w:rsidRPr="00615D5A">
        <w:rPr>
          <w:rFonts w:ascii="Arial" w:hAnsi="Arial" w:cs="Arial"/>
          <w:sz w:val="28"/>
          <w:szCs w:val="28"/>
        </w:rPr>
        <w:t>dzaani</w:t>
      </w:r>
      <w:proofErr w:type="spellEnd"/>
      <w:r w:rsidRPr="00615D5A">
        <w:rPr>
          <w:rFonts w:ascii="Arial" w:hAnsi="Arial" w:cs="Arial"/>
          <w:sz w:val="28"/>
          <w:szCs w:val="28"/>
        </w:rPr>
        <w:t xml:space="preserve">…? </w:t>
      </w:r>
      <w:r w:rsidRPr="00615D5A">
        <w:rPr>
          <w:rFonts w:ascii="Arial" w:hAnsi="Arial" w:cs="Arial"/>
          <w:sz w:val="18"/>
          <w:szCs w:val="18"/>
        </w:rPr>
        <w:t>[Congregation says, “</w:t>
      </w:r>
      <w:proofErr w:type="spellStart"/>
      <w:r w:rsidRPr="00615D5A">
        <w:rPr>
          <w:rFonts w:ascii="Arial" w:hAnsi="Arial" w:cs="Arial"/>
          <w:sz w:val="18"/>
          <w:szCs w:val="18"/>
        </w:rPr>
        <w:t>dzaMwari</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28"/>
          <w:szCs w:val="28"/>
        </w:rPr>
        <w:t xml:space="preserve"> Mwana </w:t>
      </w:r>
      <w:proofErr w:type="spellStart"/>
      <w:r w:rsidRPr="00615D5A">
        <w:rPr>
          <w:rFonts w:ascii="Arial" w:hAnsi="Arial" w:cs="Arial"/>
          <w:sz w:val="28"/>
          <w:szCs w:val="28"/>
        </w:rPr>
        <w:t>wangu</w:t>
      </w:r>
      <w:proofErr w:type="spellEnd"/>
      <w:r w:rsidRPr="00615D5A">
        <w:rPr>
          <w:rFonts w:ascii="Arial" w:hAnsi="Arial" w:cs="Arial"/>
          <w:sz w:val="28"/>
          <w:szCs w:val="28"/>
        </w:rPr>
        <w:t xml:space="preserve"> </w:t>
      </w:r>
      <w:proofErr w:type="spellStart"/>
      <w:r w:rsidRPr="00615D5A">
        <w:rPr>
          <w:rFonts w:ascii="Arial" w:hAnsi="Arial" w:cs="Arial"/>
          <w:sz w:val="28"/>
          <w:szCs w:val="28"/>
        </w:rPr>
        <w:t>wadzoka</w:t>
      </w:r>
      <w:proofErr w:type="spellEnd"/>
      <w:r w:rsidRPr="00615D5A">
        <w:rPr>
          <w:rFonts w:ascii="Arial" w:hAnsi="Arial" w:cs="Arial"/>
          <w:sz w:val="28"/>
          <w:szCs w:val="28"/>
        </w:rPr>
        <w:t xml:space="preserve">, inga Mwari </w:t>
      </w:r>
      <w:proofErr w:type="spellStart"/>
      <w:r w:rsidRPr="00615D5A">
        <w:rPr>
          <w:rFonts w:ascii="Arial" w:hAnsi="Arial" w:cs="Arial"/>
          <w:sz w:val="28"/>
          <w:szCs w:val="28"/>
        </w:rPr>
        <w:t>wandinonamata</w:t>
      </w:r>
      <w:proofErr w:type="spellEnd"/>
      <w:r w:rsidRPr="00615D5A">
        <w:rPr>
          <w:rFonts w:ascii="Arial" w:hAnsi="Arial" w:cs="Arial"/>
          <w:sz w:val="28"/>
          <w:szCs w:val="28"/>
        </w:rPr>
        <w:t xml:space="preserve"> </w:t>
      </w:r>
      <w:proofErr w:type="spellStart"/>
      <w:r w:rsidRPr="00615D5A">
        <w:rPr>
          <w:rFonts w:ascii="Arial" w:hAnsi="Arial" w:cs="Arial"/>
          <w:sz w:val="28"/>
          <w:szCs w:val="28"/>
        </w:rPr>
        <w:t>mukuru</w:t>
      </w:r>
      <w:proofErr w:type="spellEnd"/>
      <w:r w:rsidRPr="00615D5A">
        <w:rPr>
          <w:rFonts w:ascii="Arial" w:hAnsi="Arial" w:cs="Arial"/>
          <w:sz w:val="28"/>
          <w:szCs w:val="28"/>
        </w:rPr>
        <w:t xml:space="preserve">. Wati </w:t>
      </w:r>
      <w:proofErr w:type="spellStart"/>
      <w:r w:rsidRPr="00615D5A">
        <w:rPr>
          <w:rFonts w:ascii="Arial" w:hAnsi="Arial" w:cs="Arial"/>
          <w:sz w:val="28"/>
          <w:szCs w:val="28"/>
        </w:rPr>
        <w:t>wamuziva</w:t>
      </w:r>
      <w:proofErr w:type="spellEnd"/>
      <w:r w:rsidRPr="00615D5A">
        <w:rPr>
          <w:rFonts w:ascii="Arial" w:hAnsi="Arial" w:cs="Arial"/>
          <w:sz w:val="28"/>
          <w:szCs w:val="28"/>
        </w:rPr>
        <w:t xml:space="preserve"> here </w:t>
      </w:r>
      <w:proofErr w:type="spellStart"/>
      <w:r w:rsidRPr="00615D5A">
        <w:rPr>
          <w:rFonts w:ascii="Arial" w:hAnsi="Arial" w:cs="Arial"/>
          <w:sz w:val="28"/>
          <w:szCs w:val="28"/>
        </w:rPr>
        <w:t>iwe</w:t>
      </w:r>
      <w:proofErr w:type="spellEnd"/>
      <w:r w:rsidRPr="00615D5A">
        <w:rPr>
          <w:rFonts w:ascii="Arial" w:hAnsi="Arial" w:cs="Arial"/>
          <w:sz w:val="28"/>
          <w:szCs w:val="28"/>
        </w:rPr>
        <w:t xml:space="preserve">? Ende </w:t>
      </w:r>
      <w:proofErr w:type="spellStart"/>
      <w:r w:rsidRPr="00615D5A">
        <w:rPr>
          <w:rFonts w:ascii="Arial" w:hAnsi="Arial" w:cs="Arial"/>
          <w:sz w:val="28"/>
          <w:szCs w:val="28"/>
        </w:rPr>
        <w:t>tenda</w:t>
      </w:r>
      <w:proofErr w:type="spellEnd"/>
      <w:r w:rsidRPr="00615D5A">
        <w:rPr>
          <w:rFonts w:ascii="Arial" w:hAnsi="Arial" w:cs="Arial"/>
          <w:sz w:val="28"/>
          <w:szCs w:val="28"/>
        </w:rPr>
        <w:t xml:space="preserve"> Mwari </w:t>
      </w:r>
      <w:proofErr w:type="spellStart"/>
      <w:r w:rsidRPr="00615D5A">
        <w:rPr>
          <w:rFonts w:ascii="Arial" w:hAnsi="Arial" w:cs="Arial"/>
          <w:sz w:val="28"/>
          <w:szCs w:val="28"/>
        </w:rPr>
        <w:t>kuti</w:t>
      </w:r>
      <w:proofErr w:type="spellEnd"/>
      <w:r w:rsidRPr="00615D5A">
        <w:rPr>
          <w:rFonts w:ascii="Arial" w:hAnsi="Arial" w:cs="Arial"/>
          <w:sz w:val="28"/>
          <w:szCs w:val="28"/>
        </w:rPr>
        <w:t xml:space="preserve"> </w:t>
      </w:r>
      <w:proofErr w:type="spellStart"/>
      <w:r w:rsidRPr="00615D5A">
        <w:rPr>
          <w:rFonts w:ascii="Arial" w:hAnsi="Arial" w:cs="Arial"/>
          <w:sz w:val="28"/>
          <w:szCs w:val="28"/>
        </w:rPr>
        <w:t>akakuda</w:t>
      </w:r>
      <w:proofErr w:type="spellEnd"/>
      <w:r w:rsidRPr="00615D5A">
        <w:rPr>
          <w:rFonts w:ascii="Arial" w:hAnsi="Arial" w:cs="Arial"/>
          <w:sz w:val="28"/>
          <w:szCs w:val="28"/>
        </w:rPr>
        <w:t>.”</w:t>
      </w:r>
    </w:p>
    <w:p w14:paraId="7E778AB4" w14:textId="77777777" w:rsidR="00D17F97" w:rsidRPr="00615D5A" w:rsidRDefault="00D17F97" w:rsidP="00D17F97">
      <w:pPr>
        <w:jc w:val="both"/>
        <w:rPr>
          <w:rFonts w:ascii="Arial" w:hAnsi="Arial" w:cs="Arial"/>
          <w:sz w:val="18"/>
          <w:szCs w:val="18"/>
        </w:rPr>
      </w:pPr>
      <w:r w:rsidRPr="00CB1959">
        <w:rPr>
          <w:rFonts w:ascii="Arial" w:hAnsi="Arial" w:cs="Arial"/>
          <w:sz w:val="28"/>
          <w:szCs w:val="28"/>
          <w:vertAlign w:val="superscript"/>
        </w:rPr>
        <w:t xml:space="preserve"> 1</w:t>
      </w:r>
      <w:r>
        <w:rPr>
          <w:rFonts w:ascii="Arial" w:hAnsi="Arial" w:cs="Arial"/>
          <w:sz w:val="28"/>
          <w:szCs w:val="28"/>
          <w:vertAlign w:val="superscript"/>
        </w:rPr>
        <w:t>83</w:t>
      </w:r>
      <w:r>
        <w:rPr>
          <w:rFonts w:ascii="Arial" w:hAnsi="Arial" w:cs="Arial"/>
          <w:sz w:val="28"/>
          <w:szCs w:val="28"/>
        </w:rPr>
        <w:t xml:space="preserve"> </w:t>
      </w:r>
      <w:r w:rsidRPr="00615D5A">
        <w:rPr>
          <w:rFonts w:ascii="Arial" w:hAnsi="Arial" w:cs="Arial"/>
          <w:sz w:val="28"/>
          <w:szCs w:val="28"/>
        </w:rPr>
        <w:t xml:space="preserve">Hakuna </w:t>
      </w:r>
      <w:proofErr w:type="spellStart"/>
      <w:r w:rsidRPr="00615D5A">
        <w:rPr>
          <w:rFonts w:ascii="Arial" w:hAnsi="Arial" w:cs="Arial"/>
          <w:sz w:val="28"/>
          <w:szCs w:val="28"/>
        </w:rPr>
        <w:t>chinhu</w:t>
      </w:r>
      <w:proofErr w:type="spellEnd"/>
      <w:r w:rsidRPr="00615D5A">
        <w:rPr>
          <w:rFonts w:ascii="Arial" w:hAnsi="Arial" w:cs="Arial"/>
          <w:sz w:val="28"/>
          <w:szCs w:val="28"/>
        </w:rPr>
        <w:t xml:space="preserve"> </w:t>
      </w:r>
      <w:proofErr w:type="spellStart"/>
      <w:r w:rsidRPr="00615D5A">
        <w:rPr>
          <w:rFonts w:ascii="Arial" w:hAnsi="Arial" w:cs="Arial"/>
          <w:sz w:val="28"/>
          <w:szCs w:val="28"/>
        </w:rPr>
        <w:t>chinonyadzisa</w:t>
      </w:r>
      <w:proofErr w:type="spellEnd"/>
      <w:r w:rsidRPr="00615D5A">
        <w:rPr>
          <w:rFonts w:ascii="Arial" w:hAnsi="Arial" w:cs="Arial"/>
          <w:sz w:val="28"/>
          <w:szCs w:val="28"/>
        </w:rPr>
        <w:t xml:space="preserve"> </w:t>
      </w:r>
      <w:proofErr w:type="spellStart"/>
      <w:r w:rsidRPr="00615D5A">
        <w:rPr>
          <w:rFonts w:ascii="Arial" w:hAnsi="Arial" w:cs="Arial"/>
          <w:sz w:val="28"/>
          <w:szCs w:val="28"/>
        </w:rPr>
        <w:t>sekuzodzidziswa</w:t>
      </w:r>
      <w:proofErr w:type="spellEnd"/>
      <w:r w:rsidRPr="00615D5A">
        <w:rPr>
          <w:rFonts w:ascii="Arial" w:hAnsi="Arial" w:cs="Arial"/>
          <w:sz w:val="28"/>
          <w:szCs w:val="28"/>
        </w:rPr>
        <w:t xml:space="preserve"> Mwari, </w:t>
      </w:r>
      <w:proofErr w:type="spellStart"/>
      <w:r w:rsidRPr="00615D5A">
        <w:rPr>
          <w:rFonts w:ascii="Arial" w:hAnsi="Arial" w:cs="Arial"/>
          <w:sz w:val="28"/>
          <w:szCs w:val="28"/>
        </w:rPr>
        <w:t>nemwana</w:t>
      </w:r>
      <w:proofErr w:type="spellEnd"/>
      <w:r w:rsidRPr="00615D5A">
        <w:rPr>
          <w:rFonts w:ascii="Arial" w:hAnsi="Arial" w:cs="Arial"/>
          <w:sz w:val="28"/>
          <w:szCs w:val="28"/>
        </w:rPr>
        <w:t xml:space="preserve"> </w:t>
      </w:r>
      <w:proofErr w:type="spellStart"/>
      <w:r w:rsidRPr="00615D5A">
        <w:rPr>
          <w:rFonts w:ascii="Arial" w:hAnsi="Arial" w:cs="Arial"/>
          <w:sz w:val="28"/>
          <w:szCs w:val="28"/>
        </w:rPr>
        <w:t>wawakadii</w:t>
      </w:r>
      <w:proofErr w:type="spellEnd"/>
      <w:r w:rsidRPr="00615D5A">
        <w:rPr>
          <w:rFonts w:ascii="Arial" w:hAnsi="Arial" w:cs="Arial"/>
          <w:sz w:val="28"/>
          <w:szCs w:val="28"/>
        </w:rPr>
        <w:t xml:space="preserve">…?  Munesu </w:t>
      </w:r>
      <w:proofErr w:type="spellStart"/>
      <w:r w:rsidRPr="00615D5A">
        <w:rPr>
          <w:rFonts w:ascii="Arial" w:hAnsi="Arial" w:cs="Arial"/>
          <w:sz w:val="28"/>
          <w:szCs w:val="28"/>
        </w:rPr>
        <w:t>azondipupurira</w:t>
      </w:r>
      <w:proofErr w:type="spellEnd"/>
      <w:r w:rsidRPr="00615D5A">
        <w:rPr>
          <w:rFonts w:ascii="Arial" w:hAnsi="Arial" w:cs="Arial"/>
          <w:sz w:val="28"/>
          <w:szCs w:val="28"/>
        </w:rPr>
        <w:t xml:space="preserve"> </w:t>
      </w:r>
      <w:proofErr w:type="spellStart"/>
      <w:r w:rsidRPr="00615D5A">
        <w:rPr>
          <w:rFonts w:ascii="Arial" w:hAnsi="Arial" w:cs="Arial"/>
          <w:sz w:val="28"/>
          <w:szCs w:val="28"/>
        </w:rPr>
        <w:t>ini</w:t>
      </w:r>
      <w:proofErr w:type="spellEnd"/>
      <w:r w:rsidRPr="00615D5A">
        <w:rPr>
          <w:rFonts w:ascii="Arial" w:hAnsi="Arial" w:cs="Arial"/>
          <w:sz w:val="28"/>
          <w:szCs w:val="28"/>
        </w:rPr>
        <w:t xml:space="preserve">? </w:t>
      </w:r>
      <w:proofErr w:type="spellStart"/>
      <w:r w:rsidRPr="00615D5A">
        <w:rPr>
          <w:rFonts w:ascii="Arial" w:hAnsi="Arial" w:cs="Arial"/>
          <w:sz w:val="28"/>
          <w:szCs w:val="28"/>
        </w:rPr>
        <w:t>Ndaiiteyi</w:t>
      </w:r>
      <w:proofErr w:type="spellEnd"/>
      <w:r w:rsidRPr="00615D5A">
        <w:rPr>
          <w:rFonts w:ascii="Arial" w:hAnsi="Arial" w:cs="Arial"/>
          <w:sz w:val="28"/>
          <w:szCs w:val="28"/>
        </w:rPr>
        <w:t xml:space="preserve"> </w:t>
      </w:r>
      <w:proofErr w:type="spellStart"/>
      <w:r w:rsidRPr="00615D5A">
        <w:rPr>
          <w:rFonts w:ascii="Arial" w:hAnsi="Arial" w:cs="Arial"/>
          <w:sz w:val="28"/>
          <w:szCs w:val="28"/>
        </w:rPr>
        <w:t>hupenyu</w:t>
      </w:r>
      <w:proofErr w:type="spellEnd"/>
      <w:r w:rsidRPr="00615D5A">
        <w:rPr>
          <w:rFonts w:ascii="Arial" w:hAnsi="Arial" w:cs="Arial"/>
          <w:sz w:val="28"/>
          <w:szCs w:val="28"/>
        </w:rPr>
        <w:t xml:space="preserve"> </w:t>
      </w:r>
      <w:proofErr w:type="spellStart"/>
      <w:r w:rsidRPr="00615D5A">
        <w:rPr>
          <w:rFonts w:ascii="Arial" w:hAnsi="Arial" w:cs="Arial"/>
          <w:sz w:val="28"/>
          <w:szCs w:val="28"/>
        </w:rPr>
        <w:t>hwangu</w:t>
      </w:r>
      <w:proofErr w:type="spellEnd"/>
      <w:r w:rsidRPr="00615D5A">
        <w:rPr>
          <w:rFonts w:ascii="Arial" w:hAnsi="Arial" w:cs="Arial"/>
          <w:sz w:val="28"/>
          <w:szCs w:val="28"/>
        </w:rPr>
        <w:t xml:space="preserve"> </w:t>
      </w:r>
      <w:proofErr w:type="spellStart"/>
      <w:r w:rsidRPr="00615D5A">
        <w:rPr>
          <w:rFonts w:ascii="Arial" w:hAnsi="Arial" w:cs="Arial"/>
          <w:sz w:val="28"/>
          <w:szCs w:val="28"/>
        </w:rPr>
        <w:t>hwe</w:t>
      </w:r>
      <w:proofErr w:type="spellEnd"/>
      <w:r w:rsidRPr="00615D5A">
        <w:rPr>
          <w:rFonts w:ascii="Arial" w:hAnsi="Arial" w:cs="Arial"/>
          <w:sz w:val="28"/>
          <w:szCs w:val="28"/>
        </w:rPr>
        <w:t>…?</w:t>
      </w:r>
      <w:r>
        <w:rPr>
          <w:rFonts w:ascii="Arial" w:hAnsi="Arial" w:cs="Arial"/>
          <w:sz w:val="28"/>
          <w:szCs w:val="28"/>
        </w:rPr>
        <w:t xml:space="preserve"> </w:t>
      </w:r>
      <w:r w:rsidRPr="00615D5A">
        <w:rPr>
          <w:rFonts w:ascii="Arial" w:hAnsi="Arial" w:cs="Arial"/>
          <w:sz w:val="18"/>
          <w:szCs w:val="18"/>
        </w:rPr>
        <w:t>[Congregation says, “</w:t>
      </w:r>
      <w:proofErr w:type="spellStart"/>
      <w:r>
        <w:rPr>
          <w:rFonts w:ascii="Arial" w:hAnsi="Arial" w:cs="Arial"/>
          <w:sz w:val="18"/>
          <w:szCs w:val="18"/>
        </w:rPr>
        <w:t>hwese</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 </w:t>
      </w:r>
      <w:proofErr w:type="spellStart"/>
      <w:r w:rsidRPr="00615D5A">
        <w:rPr>
          <w:rFonts w:ascii="Arial" w:hAnsi="Arial" w:cs="Arial"/>
          <w:sz w:val="28"/>
          <w:szCs w:val="28"/>
        </w:rPr>
        <w:t>Hee</w:t>
      </w:r>
      <w:proofErr w:type="spellEnd"/>
      <w:r w:rsidRPr="00615D5A">
        <w:rPr>
          <w:rFonts w:ascii="Arial" w:hAnsi="Arial" w:cs="Arial"/>
          <w:sz w:val="28"/>
          <w:szCs w:val="28"/>
        </w:rPr>
        <w:t>? Kuti, “</w:t>
      </w:r>
      <w:proofErr w:type="spellStart"/>
      <w:r w:rsidRPr="00615D5A">
        <w:rPr>
          <w:rFonts w:ascii="Arial" w:hAnsi="Arial" w:cs="Arial"/>
          <w:sz w:val="28"/>
          <w:szCs w:val="28"/>
        </w:rPr>
        <w:t>Mudhara</w:t>
      </w:r>
      <w:proofErr w:type="spellEnd"/>
      <w:r w:rsidRPr="00615D5A">
        <w:rPr>
          <w:rFonts w:ascii="Arial" w:hAnsi="Arial" w:cs="Arial"/>
          <w:sz w:val="28"/>
          <w:szCs w:val="28"/>
        </w:rPr>
        <w:t xml:space="preserve">, </w:t>
      </w:r>
      <w:proofErr w:type="spellStart"/>
      <w:r w:rsidRPr="00615D5A">
        <w:rPr>
          <w:rFonts w:ascii="Arial" w:hAnsi="Arial" w:cs="Arial"/>
          <w:sz w:val="28"/>
          <w:szCs w:val="28"/>
        </w:rPr>
        <w:t>iri</w:t>
      </w:r>
      <w:proofErr w:type="spellEnd"/>
      <w:r w:rsidRPr="00615D5A">
        <w:rPr>
          <w:rFonts w:ascii="Arial" w:hAnsi="Arial" w:cs="Arial"/>
          <w:sz w:val="28"/>
          <w:szCs w:val="28"/>
        </w:rPr>
        <w:t xml:space="preserve"> book </w:t>
      </w:r>
      <w:proofErr w:type="spellStart"/>
      <w:r w:rsidRPr="00615D5A">
        <w:rPr>
          <w:rFonts w:ascii="Arial" w:hAnsi="Arial" w:cs="Arial"/>
          <w:sz w:val="28"/>
          <w:szCs w:val="28"/>
        </w:rPr>
        <w:t>iri</w:t>
      </w:r>
      <w:proofErr w:type="spellEnd"/>
      <w:r w:rsidRPr="00615D5A">
        <w:rPr>
          <w:rFonts w:ascii="Arial" w:hAnsi="Arial" w:cs="Arial"/>
          <w:sz w:val="28"/>
          <w:szCs w:val="28"/>
        </w:rPr>
        <w:t xml:space="preserve"> </w:t>
      </w:r>
      <w:proofErr w:type="spellStart"/>
      <w:r w:rsidRPr="00615D5A">
        <w:rPr>
          <w:rFonts w:ascii="Arial" w:hAnsi="Arial" w:cs="Arial"/>
          <w:sz w:val="28"/>
          <w:szCs w:val="28"/>
        </w:rPr>
        <w:t>rinonzi</w:t>
      </w:r>
      <w:proofErr w:type="spellEnd"/>
      <w:r w:rsidRPr="00615D5A">
        <w:rPr>
          <w:rFonts w:ascii="Arial" w:hAnsi="Arial" w:cs="Arial"/>
          <w:sz w:val="28"/>
          <w:szCs w:val="28"/>
        </w:rPr>
        <w:t xml:space="preserve"> scientology. </w:t>
      </w:r>
      <w:r w:rsidRPr="00615D5A">
        <w:rPr>
          <w:rFonts w:ascii="Arial" w:hAnsi="Arial" w:cs="Arial"/>
          <w:sz w:val="18"/>
          <w:szCs w:val="18"/>
        </w:rPr>
        <w:t>[Congregation laughs—ED</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Scientology </w:t>
      </w:r>
      <w:proofErr w:type="spellStart"/>
      <w:r w:rsidRPr="00615D5A">
        <w:rPr>
          <w:rFonts w:ascii="Arial" w:hAnsi="Arial" w:cs="Arial"/>
          <w:sz w:val="28"/>
          <w:szCs w:val="28"/>
        </w:rPr>
        <w:t>ndoinotendwa</w:t>
      </w:r>
      <w:proofErr w:type="spellEnd"/>
      <w:r w:rsidRPr="00615D5A">
        <w:rPr>
          <w:rFonts w:ascii="Arial" w:hAnsi="Arial" w:cs="Arial"/>
          <w:sz w:val="28"/>
          <w:szCs w:val="28"/>
        </w:rPr>
        <w:t xml:space="preserve"> na Tom Cruise. </w:t>
      </w:r>
      <w:proofErr w:type="spellStart"/>
      <w:r w:rsidRPr="00615D5A">
        <w:rPr>
          <w:rFonts w:ascii="Arial" w:hAnsi="Arial" w:cs="Arial"/>
          <w:sz w:val="28"/>
          <w:szCs w:val="28"/>
        </w:rPr>
        <w:t>Munomuziva</w:t>
      </w:r>
      <w:proofErr w:type="spellEnd"/>
      <w:r w:rsidRPr="00615D5A">
        <w:rPr>
          <w:rFonts w:ascii="Arial" w:hAnsi="Arial" w:cs="Arial"/>
          <w:sz w:val="28"/>
          <w:szCs w:val="28"/>
        </w:rPr>
        <w:t xml:space="preserve"> Tom Cruise the actor? Tom Cruise is a believer in </w:t>
      </w:r>
      <w:r w:rsidRPr="00615D5A">
        <w:rPr>
          <w:rFonts w:ascii="Arial" w:hAnsi="Arial" w:cs="Arial"/>
          <w:sz w:val="28"/>
          <w:szCs w:val="28"/>
        </w:rPr>
        <w:lastRenderedPageBreak/>
        <w:t>scientology</w:t>
      </w:r>
      <w:r>
        <w:rPr>
          <w:rFonts w:ascii="Arial" w:hAnsi="Arial" w:cs="Arial"/>
          <w:sz w:val="28"/>
          <w:szCs w:val="28"/>
        </w:rPr>
        <w:t>;</w:t>
      </w:r>
      <w:r w:rsidRPr="00615D5A">
        <w:rPr>
          <w:rFonts w:ascii="Arial" w:hAnsi="Arial" w:cs="Arial"/>
          <w:sz w:val="28"/>
          <w:szCs w:val="28"/>
        </w:rPr>
        <w:t xml:space="preserve"> it made him do some acrobatics as he acted. Wonderous things that we </w:t>
      </w:r>
      <w:r>
        <w:rPr>
          <w:rFonts w:ascii="Arial" w:hAnsi="Arial" w:cs="Arial"/>
          <w:sz w:val="28"/>
          <w:szCs w:val="28"/>
        </w:rPr>
        <w:t>n</w:t>
      </w:r>
      <w:r w:rsidRPr="00615D5A">
        <w:rPr>
          <w:rFonts w:ascii="Arial" w:hAnsi="Arial" w:cs="Arial"/>
          <w:sz w:val="28"/>
          <w:szCs w:val="28"/>
        </w:rPr>
        <w:t>ever saw in the Message.”</w:t>
      </w:r>
      <w:r>
        <w:rPr>
          <w:rFonts w:ascii="Arial" w:hAnsi="Arial" w:cs="Arial"/>
          <w:sz w:val="28"/>
          <w:szCs w:val="28"/>
        </w:rPr>
        <w:t xml:space="preserve"> Aah.</w:t>
      </w:r>
      <w:r w:rsidRPr="00615D5A">
        <w:rPr>
          <w:rFonts w:ascii="Arial" w:hAnsi="Arial" w:cs="Arial"/>
          <w:sz w:val="28"/>
          <w:szCs w:val="28"/>
        </w:rPr>
        <w:t xml:space="preserve"> </w:t>
      </w:r>
      <w:r w:rsidRPr="00615D5A">
        <w:rPr>
          <w:rFonts w:ascii="Arial" w:hAnsi="Arial" w:cs="Arial"/>
          <w:sz w:val="18"/>
          <w:szCs w:val="18"/>
        </w:rPr>
        <w:t>[Congregation laughs—ED</w:t>
      </w:r>
      <w:r w:rsidRPr="00FE6E08">
        <w:rPr>
          <w:rFonts w:ascii="Arial" w:hAnsi="Arial" w:cs="Arial"/>
          <w:sz w:val="18"/>
          <w:szCs w:val="18"/>
        </w:rPr>
        <w:t>]</w:t>
      </w:r>
      <w:r w:rsidRPr="00615D5A">
        <w:rPr>
          <w:rFonts w:ascii="Arial" w:hAnsi="Arial" w:cs="Arial"/>
          <w:sz w:val="18"/>
          <w:szCs w:val="18"/>
        </w:rPr>
        <w:t xml:space="preserve"> </w:t>
      </w:r>
    </w:p>
    <w:p w14:paraId="4B11142D" w14:textId="77777777" w:rsidR="00D17F97" w:rsidRPr="00615D5A" w:rsidRDefault="00D17F97" w:rsidP="00D17F97">
      <w:pPr>
        <w:jc w:val="both"/>
        <w:rPr>
          <w:rFonts w:ascii="Arial" w:hAnsi="Arial" w:cs="Arial"/>
          <w:sz w:val="28"/>
          <w:szCs w:val="28"/>
        </w:rPr>
      </w:pPr>
      <w:r w:rsidRPr="00CB1959">
        <w:rPr>
          <w:rFonts w:ascii="Arial" w:hAnsi="Arial" w:cs="Arial"/>
          <w:sz w:val="28"/>
          <w:szCs w:val="28"/>
          <w:vertAlign w:val="superscript"/>
        </w:rPr>
        <w:t>1</w:t>
      </w:r>
      <w:r>
        <w:rPr>
          <w:rFonts w:ascii="Arial" w:hAnsi="Arial" w:cs="Arial"/>
          <w:sz w:val="28"/>
          <w:szCs w:val="28"/>
          <w:vertAlign w:val="superscript"/>
        </w:rPr>
        <w:t>84</w:t>
      </w:r>
      <w:r>
        <w:rPr>
          <w:rFonts w:ascii="Arial" w:hAnsi="Arial" w:cs="Arial"/>
          <w:sz w:val="28"/>
          <w:szCs w:val="28"/>
        </w:rPr>
        <w:t xml:space="preserve"> </w:t>
      </w:r>
      <w:r w:rsidRPr="00615D5A">
        <w:rPr>
          <w:rFonts w:ascii="Arial" w:hAnsi="Arial" w:cs="Arial"/>
          <w:sz w:val="28"/>
          <w:szCs w:val="28"/>
        </w:rPr>
        <w:t xml:space="preserve">Meka </w:t>
      </w:r>
      <w:proofErr w:type="spellStart"/>
      <w:r w:rsidRPr="00615D5A">
        <w:rPr>
          <w:rFonts w:ascii="Arial" w:hAnsi="Arial" w:cs="Arial"/>
          <w:sz w:val="28"/>
          <w:szCs w:val="28"/>
        </w:rPr>
        <w:t>shuwa</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w:t>
      </w:r>
      <w:proofErr w:type="spellStart"/>
      <w:r w:rsidRPr="00615D5A">
        <w:rPr>
          <w:rFonts w:ascii="Arial" w:hAnsi="Arial" w:cs="Arial"/>
          <w:sz w:val="28"/>
          <w:szCs w:val="28"/>
        </w:rPr>
        <w:t>mwana</w:t>
      </w:r>
      <w:proofErr w:type="spellEnd"/>
      <w:r w:rsidRPr="00615D5A">
        <w:rPr>
          <w:rFonts w:ascii="Arial" w:hAnsi="Arial" w:cs="Arial"/>
          <w:sz w:val="28"/>
          <w:szCs w:val="28"/>
        </w:rPr>
        <w:t xml:space="preserve"> </w:t>
      </w:r>
      <w:proofErr w:type="spellStart"/>
      <w:r w:rsidRPr="00615D5A">
        <w:rPr>
          <w:rFonts w:ascii="Arial" w:hAnsi="Arial" w:cs="Arial"/>
          <w:sz w:val="28"/>
          <w:szCs w:val="28"/>
        </w:rPr>
        <w:t>wako</w:t>
      </w:r>
      <w:proofErr w:type="spellEnd"/>
      <w:r w:rsidRPr="00615D5A">
        <w:rPr>
          <w:rFonts w:ascii="Arial" w:hAnsi="Arial" w:cs="Arial"/>
          <w:sz w:val="28"/>
          <w:szCs w:val="28"/>
        </w:rPr>
        <w:t xml:space="preserve"> </w:t>
      </w:r>
      <w:proofErr w:type="spellStart"/>
      <w:r w:rsidRPr="00615D5A">
        <w:rPr>
          <w:rFonts w:ascii="Arial" w:hAnsi="Arial" w:cs="Arial"/>
          <w:sz w:val="28"/>
          <w:szCs w:val="28"/>
        </w:rPr>
        <w:t>haana</w:t>
      </w:r>
      <w:proofErr w:type="spellEnd"/>
      <w:r w:rsidRPr="00615D5A">
        <w:rPr>
          <w:rFonts w:ascii="Arial" w:hAnsi="Arial" w:cs="Arial"/>
          <w:sz w:val="28"/>
          <w:szCs w:val="28"/>
        </w:rPr>
        <w:t xml:space="preserve"> </w:t>
      </w:r>
      <w:proofErr w:type="spellStart"/>
      <w:r w:rsidRPr="00615D5A">
        <w:rPr>
          <w:rFonts w:ascii="Arial" w:hAnsi="Arial" w:cs="Arial"/>
          <w:sz w:val="28"/>
          <w:szCs w:val="28"/>
        </w:rPr>
        <w:t>chaanouya</w:t>
      </w:r>
      <w:proofErr w:type="spellEnd"/>
      <w:r w:rsidRPr="00615D5A">
        <w:rPr>
          <w:rFonts w:ascii="Arial" w:hAnsi="Arial" w:cs="Arial"/>
          <w:sz w:val="28"/>
          <w:szCs w:val="28"/>
        </w:rPr>
        <w:t xml:space="preserve"> </w:t>
      </w:r>
      <w:proofErr w:type="spellStart"/>
      <w:r w:rsidRPr="00615D5A">
        <w:rPr>
          <w:rFonts w:ascii="Arial" w:hAnsi="Arial" w:cs="Arial"/>
          <w:sz w:val="28"/>
          <w:szCs w:val="28"/>
        </w:rPr>
        <w:t>okudzidzi</w:t>
      </w:r>
      <w:proofErr w:type="spellEnd"/>
      <w:r w:rsidRPr="00615D5A">
        <w:rPr>
          <w:rFonts w:ascii="Arial" w:hAnsi="Arial" w:cs="Arial"/>
          <w:sz w:val="28"/>
          <w:szCs w:val="28"/>
        </w:rPr>
        <w:t xml:space="preserve">…? </w:t>
      </w:r>
      <w:r w:rsidRPr="00615D5A">
        <w:rPr>
          <w:rFonts w:ascii="Arial" w:hAnsi="Arial" w:cs="Arial"/>
          <w:sz w:val="18"/>
          <w:szCs w:val="18"/>
        </w:rPr>
        <w:t>[Congregation says, “</w:t>
      </w:r>
      <w:proofErr w:type="spellStart"/>
      <w:r w:rsidRPr="00615D5A">
        <w:rPr>
          <w:rFonts w:ascii="Arial" w:hAnsi="Arial" w:cs="Arial"/>
          <w:sz w:val="18"/>
          <w:szCs w:val="18"/>
        </w:rPr>
        <w:t>okudzidzisa</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Kunze </w:t>
      </w:r>
      <w:proofErr w:type="spellStart"/>
      <w:r w:rsidRPr="00615D5A">
        <w:rPr>
          <w:rFonts w:ascii="Arial" w:hAnsi="Arial" w:cs="Arial"/>
          <w:sz w:val="28"/>
          <w:szCs w:val="28"/>
        </w:rPr>
        <w:t>kwe</w:t>
      </w:r>
      <w:proofErr w:type="spellEnd"/>
      <w:r w:rsidRPr="00615D5A">
        <w:rPr>
          <w:rFonts w:ascii="Arial" w:hAnsi="Arial" w:cs="Arial"/>
          <w:sz w:val="28"/>
          <w:szCs w:val="28"/>
        </w:rPr>
        <w:t xml:space="preserve"> discipline </w:t>
      </w:r>
      <w:proofErr w:type="spellStart"/>
      <w:r w:rsidRPr="00615D5A">
        <w:rPr>
          <w:rFonts w:ascii="Arial" w:hAnsi="Arial" w:cs="Arial"/>
          <w:sz w:val="28"/>
          <w:szCs w:val="28"/>
        </w:rPr>
        <w:t>yake</w:t>
      </w:r>
      <w:proofErr w:type="spellEnd"/>
      <w:r w:rsidRPr="00615D5A">
        <w:rPr>
          <w:rFonts w:ascii="Arial" w:hAnsi="Arial" w:cs="Arial"/>
          <w:sz w:val="28"/>
          <w:szCs w:val="28"/>
        </w:rPr>
        <w:t xml:space="preserve"> </w:t>
      </w:r>
      <w:proofErr w:type="spellStart"/>
      <w:r w:rsidRPr="00615D5A">
        <w:rPr>
          <w:rFonts w:ascii="Arial" w:hAnsi="Arial" w:cs="Arial"/>
          <w:sz w:val="28"/>
          <w:szCs w:val="28"/>
        </w:rPr>
        <w:t>yaakaita</w:t>
      </w:r>
      <w:proofErr w:type="spellEnd"/>
      <w:r w:rsidRPr="00615D5A">
        <w:rPr>
          <w:rFonts w:ascii="Arial" w:hAnsi="Arial" w:cs="Arial"/>
          <w:sz w:val="28"/>
          <w:szCs w:val="28"/>
        </w:rPr>
        <w:t xml:space="preserve"> </w:t>
      </w:r>
      <w:proofErr w:type="spellStart"/>
      <w:r w:rsidRPr="00615D5A">
        <w:rPr>
          <w:rFonts w:ascii="Arial" w:hAnsi="Arial" w:cs="Arial"/>
          <w:sz w:val="28"/>
          <w:szCs w:val="28"/>
        </w:rPr>
        <w:t>kuchiko</w:t>
      </w:r>
      <w:proofErr w:type="spellEnd"/>
      <w:r w:rsidRPr="00615D5A">
        <w:rPr>
          <w:rFonts w:ascii="Arial" w:hAnsi="Arial" w:cs="Arial"/>
          <w:sz w:val="28"/>
          <w:szCs w:val="28"/>
        </w:rPr>
        <w:t xml:space="preserve">…? </w:t>
      </w:r>
      <w:r w:rsidRPr="00615D5A">
        <w:rPr>
          <w:rFonts w:ascii="Arial" w:hAnsi="Arial" w:cs="Arial"/>
          <w:sz w:val="18"/>
          <w:szCs w:val="18"/>
        </w:rPr>
        <w:t>[Congregation says, “</w:t>
      </w:r>
      <w:proofErr w:type="spellStart"/>
      <w:r w:rsidRPr="00615D5A">
        <w:rPr>
          <w:rFonts w:ascii="Arial" w:hAnsi="Arial" w:cs="Arial"/>
          <w:sz w:val="18"/>
          <w:szCs w:val="18"/>
        </w:rPr>
        <w:t>kuchikoro</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Tingaita</w:t>
      </w:r>
      <w:proofErr w:type="spellEnd"/>
      <w:r w:rsidRPr="00615D5A">
        <w:rPr>
          <w:rFonts w:ascii="Arial" w:hAnsi="Arial" w:cs="Arial"/>
          <w:sz w:val="28"/>
          <w:szCs w:val="28"/>
        </w:rPr>
        <w:t xml:space="preserve"> Amen</w:t>
      </w:r>
      <w:r>
        <w:rPr>
          <w:rFonts w:ascii="Arial" w:hAnsi="Arial" w:cs="Arial"/>
          <w:sz w:val="28"/>
          <w:szCs w:val="28"/>
        </w:rPr>
        <w:t>i</w:t>
      </w:r>
      <w:r w:rsidRPr="00615D5A">
        <w:rPr>
          <w:rFonts w:ascii="Arial" w:hAnsi="Arial" w:cs="Arial"/>
          <w:sz w:val="28"/>
          <w:szCs w:val="28"/>
        </w:rPr>
        <w:t xml:space="preserve"> here </w:t>
      </w:r>
      <w:proofErr w:type="spellStart"/>
      <w:r w:rsidRPr="00615D5A">
        <w:rPr>
          <w:rFonts w:ascii="Arial" w:hAnsi="Arial" w:cs="Arial"/>
          <w:sz w:val="28"/>
          <w:szCs w:val="28"/>
        </w:rPr>
        <w:t>ipapa</w:t>
      </w:r>
      <w:proofErr w:type="spellEnd"/>
      <w:r w:rsidRPr="00615D5A">
        <w:rPr>
          <w:rFonts w:ascii="Arial" w:hAnsi="Arial" w:cs="Arial"/>
          <w:sz w:val="28"/>
          <w:szCs w:val="28"/>
        </w:rPr>
        <w:t xml:space="preserve"> </w:t>
      </w:r>
      <w:proofErr w:type="spellStart"/>
      <w:r w:rsidRPr="00615D5A">
        <w:rPr>
          <w:rFonts w:ascii="Arial" w:hAnsi="Arial" w:cs="Arial"/>
          <w:sz w:val="28"/>
          <w:szCs w:val="28"/>
        </w:rPr>
        <w:t>hama</w:t>
      </w:r>
      <w:proofErr w:type="spellEnd"/>
      <w:r w:rsidRPr="00615D5A">
        <w:rPr>
          <w:rFonts w:ascii="Arial" w:hAnsi="Arial" w:cs="Arial"/>
          <w:sz w:val="28"/>
          <w:szCs w:val="28"/>
        </w:rPr>
        <w:t>?</w:t>
      </w:r>
      <w:r w:rsidRPr="00615D5A">
        <w:rPr>
          <w:rFonts w:ascii="Arial" w:hAnsi="Arial" w:cs="Arial"/>
          <w:sz w:val="18"/>
          <w:szCs w:val="18"/>
        </w:rPr>
        <w:t xml:space="preserve"> [Congregation says, “Amen.”</w:t>
      </w:r>
      <w:r w:rsidRPr="00FE6E08">
        <w:rPr>
          <w:rFonts w:ascii="Arial" w:hAnsi="Arial" w:cs="Arial"/>
          <w:sz w:val="18"/>
          <w:szCs w:val="18"/>
        </w:rPr>
        <w:t>]</w:t>
      </w:r>
      <w:r w:rsidRPr="00615D5A">
        <w:rPr>
          <w:rFonts w:ascii="Arial" w:hAnsi="Arial" w:cs="Arial"/>
          <w:sz w:val="28"/>
          <w:szCs w:val="28"/>
        </w:rPr>
        <w:t xml:space="preserve"> </w:t>
      </w:r>
      <w:proofErr w:type="spellStart"/>
      <w:r w:rsidRPr="00615D5A">
        <w:rPr>
          <w:rFonts w:ascii="Arial" w:hAnsi="Arial" w:cs="Arial"/>
          <w:sz w:val="28"/>
          <w:szCs w:val="28"/>
        </w:rPr>
        <w:t>Zvehupenyu</w:t>
      </w:r>
      <w:proofErr w:type="spellEnd"/>
      <w:r w:rsidRPr="00615D5A">
        <w:rPr>
          <w:rFonts w:ascii="Arial" w:hAnsi="Arial" w:cs="Arial"/>
          <w:sz w:val="28"/>
          <w:szCs w:val="28"/>
        </w:rPr>
        <w:t xml:space="preserve"> </w:t>
      </w:r>
      <w:proofErr w:type="spellStart"/>
      <w:r w:rsidRPr="00615D5A">
        <w:rPr>
          <w:rFonts w:ascii="Arial" w:hAnsi="Arial" w:cs="Arial"/>
          <w:sz w:val="28"/>
          <w:szCs w:val="28"/>
        </w:rPr>
        <w:t>ziva</w:t>
      </w:r>
      <w:proofErr w:type="spellEnd"/>
      <w:r w:rsidRPr="00615D5A">
        <w:rPr>
          <w:rFonts w:ascii="Arial" w:hAnsi="Arial" w:cs="Arial"/>
          <w:sz w:val="28"/>
          <w:szCs w:val="28"/>
        </w:rPr>
        <w:t xml:space="preserve"> </w:t>
      </w:r>
      <w:proofErr w:type="spellStart"/>
      <w:r w:rsidRPr="00615D5A">
        <w:rPr>
          <w:rFonts w:ascii="Arial" w:hAnsi="Arial" w:cs="Arial"/>
          <w:sz w:val="28"/>
          <w:szCs w:val="28"/>
        </w:rPr>
        <w:t>kudarika</w:t>
      </w:r>
      <w:proofErr w:type="spellEnd"/>
      <w:r w:rsidRPr="00615D5A">
        <w:rPr>
          <w:rFonts w:ascii="Arial" w:hAnsi="Arial" w:cs="Arial"/>
          <w:sz w:val="28"/>
          <w:szCs w:val="28"/>
        </w:rPr>
        <w:t xml:space="preserve"> </w:t>
      </w:r>
      <w:proofErr w:type="spellStart"/>
      <w:r w:rsidRPr="00615D5A">
        <w:rPr>
          <w:rFonts w:ascii="Arial" w:hAnsi="Arial" w:cs="Arial"/>
          <w:sz w:val="28"/>
          <w:szCs w:val="28"/>
        </w:rPr>
        <w:t>iwe</w:t>
      </w:r>
      <w:proofErr w:type="spellEnd"/>
      <w:r w:rsidRPr="00615D5A">
        <w:rPr>
          <w:rFonts w:ascii="Arial" w:hAnsi="Arial" w:cs="Arial"/>
          <w:sz w:val="28"/>
          <w:szCs w:val="28"/>
        </w:rPr>
        <w:t>—</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vako</w:t>
      </w:r>
      <w:proofErr w:type="spellEnd"/>
      <w:r w:rsidRPr="00615D5A">
        <w:rPr>
          <w:rFonts w:ascii="Arial" w:hAnsi="Arial" w:cs="Arial"/>
          <w:sz w:val="28"/>
          <w:szCs w:val="28"/>
        </w:rPr>
        <w:t xml:space="preserve"> </w:t>
      </w:r>
      <w:proofErr w:type="spellStart"/>
      <w:r w:rsidRPr="00615D5A">
        <w:rPr>
          <w:rFonts w:ascii="Arial" w:hAnsi="Arial" w:cs="Arial"/>
          <w:sz w:val="28"/>
          <w:szCs w:val="28"/>
        </w:rPr>
        <w:t>zvese</w:t>
      </w:r>
      <w:proofErr w:type="spellEnd"/>
      <w:r w:rsidRPr="00615D5A">
        <w:rPr>
          <w:rFonts w:ascii="Arial" w:hAnsi="Arial" w:cs="Arial"/>
          <w:sz w:val="28"/>
          <w:szCs w:val="28"/>
        </w:rPr>
        <w:t xml:space="preserve">. </w:t>
      </w:r>
      <w:proofErr w:type="spellStart"/>
      <w:r w:rsidRPr="00615D5A">
        <w:rPr>
          <w:rFonts w:ascii="Arial" w:hAnsi="Arial" w:cs="Arial"/>
          <w:sz w:val="28"/>
          <w:szCs w:val="28"/>
        </w:rPr>
        <w:t>Achiuya</w:t>
      </w:r>
      <w:proofErr w:type="spellEnd"/>
      <w:r w:rsidRPr="00615D5A">
        <w:rPr>
          <w:rFonts w:ascii="Arial" w:hAnsi="Arial" w:cs="Arial"/>
          <w:sz w:val="28"/>
          <w:szCs w:val="28"/>
        </w:rPr>
        <w:t xml:space="preserve"> </w:t>
      </w:r>
      <w:proofErr w:type="spellStart"/>
      <w:r w:rsidRPr="00615D5A">
        <w:rPr>
          <w:rFonts w:ascii="Arial" w:hAnsi="Arial" w:cs="Arial"/>
          <w:sz w:val="28"/>
          <w:szCs w:val="28"/>
        </w:rPr>
        <w:t>achitanga</w:t>
      </w:r>
      <w:proofErr w:type="spellEnd"/>
      <w:r w:rsidRPr="00615D5A">
        <w:rPr>
          <w:rFonts w:ascii="Arial" w:hAnsi="Arial" w:cs="Arial"/>
          <w:sz w:val="28"/>
          <w:szCs w:val="28"/>
        </w:rPr>
        <w:t xml:space="preserve"> </w:t>
      </w:r>
      <w:proofErr w:type="spellStart"/>
      <w:r w:rsidRPr="00615D5A">
        <w:rPr>
          <w:rFonts w:ascii="Arial" w:hAnsi="Arial" w:cs="Arial"/>
          <w:sz w:val="28"/>
          <w:szCs w:val="28"/>
        </w:rPr>
        <w:t>kutaura</w:t>
      </w:r>
      <w:proofErr w:type="spellEnd"/>
      <w:r w:rsidRPr="00615D5A">
        <w:rPr>
          <w:rFonts w:ascii="Arial" w:hAnsi="Arial" w:cs="Arial"/>
          <w:sz w:val="28"/>
          <w:szCs w:val="28"/>
        </w:rPr>
        <w:t xml:space="preserve"> </w:t>
      </w:r>
      <w:proofErr w:type="spellStart"/>
      <w:r w:rsidRPr="00615D5A">
        <w:rPr>
          <w:rFonts w:ascii="Arial" w:hAnsi="Arial" w:cs="Arial"/>
          <w:sz w:val="28"/>
          <w:szCs w:val="28"/>
        </w:rPr>
        <w:t>nezvekunamata</w:t>
      </w:r>
      <w:proofErr w:type="spellEnd"/>
      <w:r w:rsidRPr="00615D5A">
        <w:rPr>
          <w:rFonts w:ascii="Arial" w:hAnsi="Arial" w:cs="Arial"/>
          <w:sz w:val="28"/>
          <w:szCs w:val="28"/>
        </w:rPr>
        <w:t xml:space="preserve"> </w:t>
      </w:r>
      <w:proofErr w:type="spellStart"/>
      <w:r w:rsidRPr="00615D5A">
        <w:rPr>
          <w:rFonts w:ascii="Arial" w:hAnsi="Arial" w:cs="Arial"/>
          <w:sz w:val="28"/>
          <w:szCs w:val="28"/>
        </w:rPr>
        <w:t>woti</w:t>
      </w:r>
      <w:proofErr w:type="spellEnd"/>
      <w:r w:rsidRPr="00615D5A">
        <w:rPr>
          <w:rFonts w:ascii="Arial" w:hAnsi="Arial" w:cs="Arial"/>
          <w:sz w:val="28"/>
          <w:szCs w:val="28"/>
        </w:rPr>
        <w:t xml:space="preserve">, “Mwana </w:t>
      </w:r>
      <w:proofErr w:type="spellStart"/>
      <w:r w:rsidRPr="00615D5A">
        <w:rPr>
          <w:rFonts w:ascii="Arial" w:hAnsi="Arial" w:cs="Arial"/>
          <w:sz w:val="28"/>
          <w:szCs w:val="28"/>
        </w:rPr>
        <w:t>wangu</w:t>
      </w:r>
      <w:proofErr w:type="spellEnd"/>
      <w:r w:rsidRPr="00615D5A">
        <w:rPr>
          <w:rFonts w:ascii="Arial" w:hAnsi="Arial" w:cs="Arial"/>
          <w:sz w:val="28"/>
          <w:szCs w:val="28"/>
        </w:rPr>
        <w:t xml:space="preserve"> </w:t>
      </w:r>
      <w:proofErr w:type="spellStart"/>
      <w:r w:rsidRPr="00615D5A">
        <w:rPr>
          <w:rFonts w:ascii="Arial" w:hAnsi="Arial" w:cs="Arial"/>
          <w:sz w:val="28"/>
          <w:szCs w:val="28"/>
        </w:rPr>
        <w:t>wanzwa</w:t>
      </w:r>
      <w:proofErr w:type="spellEnd"/>
      <w:r w:rsidRPr="00615D5A">
        <w:rPr>
          <w:rFonts w:ascii="Arial" w:hAnsi="Arial" w:cs="Arial"/>
          <w:sz w:val="28"/>
          <w:szCs w:val="28"/>
        </w:rPr>
        <w:t xml:space="preserve"> </w:t>
      </w:r>
      <w:proofErr w:type="spellStart"/>
      <w:r w:rsidRPr="00615D5A">
        <w:rPr>
          <w:rFonts w:ascii="Arial" w:hAnsi="Arial" w:cs="Arial"/>
          <w:sz w:val="28"/>
          <w:szCs w:val="28"/>
        </w:rPr>
        <w:t>chechi</w:t>
      </w:r>
      <w:proofErr w:type="spellEnd"/>
      <w:r w:rsidRPr="00615D5A">
        <w:rPr>
          <w:rFonts w:ascii="Arial" w:hAnsi="Arial" w:cs="Arial"/>
          <w:sz w:val="28"/>
          <w:szCs w:val="28"/>
        </w:rPr>
        <w:t xml:space="preserve"> </w:t>
      </w:r>
      <w:proofErr w:type="spellStart"/>
      <w:r w:rsidRPr="00615D5A">
        <w:rPr>
          <w:rFonts w:ascii="Arial" w:hAnsi="Arial" w:cs="Arial"/>
          <w:sz w:val="28"/>
          <w:szCs w:val="28"/>
        </w:rPr>
        <w:t>kupi</w:t>
      </w:r>
      <w:proofErr w:type="spellEnd"/>
      <w:r w:rsidRPr="00615D5A">
        <w:rPr>
          <w:rFonts w:ascii="Arial" w:hAnsi="Arial" w:cs="Arial"/>
          <w:sz w:val="28"/>
          <w:szCs w:val="28"/>
        </w:rPr>
        <w:t xml:space="preserve"> </w:t>
      </w:r>
      <w:proofErr w:type="spellStart"/>
      <w:r w:rsidRPr="00615D5A">
        <w:rPr>
          <w:rFonts w:ascii="Arial" w:hAnsi="Arial" w:cs="Arial"/>
          <w:sz w:val="28"/>
          <w:szCs w:val="28"/>
        </w:rPr>
        <w:t>mwanangu</w:t>
      </w:r>
      <w:proofErr w:type="spellEnd"/>
      <w:r w:rsidRPr="00615D5A">
        <w:rPr>
          <w:rFonts w:ascii="Arial" w:hAnsi="Arial" w:cs="Arial"/>
          <w:sz w:val="28"/>
          <w:szCs w:val="28"/>
        </w:rPr>
        <w:t xml:space="preserve">? </w:t>
      </w:r>
      <w:proofErr w:type="spellStart"/>
      <w:r w:rsidRPr="00615D5A">
        <w:rPr>
          <w:rFonts w:ascii="Arial" w:hAnsi="Arial" w:cs="Arial"/>
          <w:sz w:val="28"/>
          <w:szCs w:val="28"/>
        </w:rPr>
        <w:t>Aihwa</w:t>
      </w:r>
      <w:proofErr w:type="spellEnd"/>
      <w:r w:rsidRPr="00615D5A">
        <w:rPr>
          <w:rFonts w:ascii="Arial" w:hAnsi="Arial" w:cs="Arial"/>
          <w:sz w:val="28"/>
          <w:szCs w:val="28"/>
        </w:rPr>
        <w:t xml:space="preserve">.” But </w:t>
      </w:r>
      <w:proofErr w:type="spellStart"/>
      <w:r w:rsidRPr="00615D5A">
        <w:rPr>
          <w:rFonts w:ascii="Arial" w:hAnsi="Arial" w:cs="Arial"/>
          <w:sz w:val="28"/>
          <w:szCs w:val="28"/>
        </w:rPr>
        <w:t>moziva</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w:t>
      </w:r>
      <w:proofErr w:type="spellStart"/>
      <w:r w:rsidRPr="00615D5A">
        <w:rPr>
          <w:rFonts w:ascii="Arial" w:hAnsi="Arial" w:cs="Arial"/>
          <w:sz w:val="28"/>
          <w:szCs w:val="28"/>
        </w:rPr>
        <w:t>kunana</w:t>
      </w:r>
      <w:proofErr w:type="spellEnd"/>
      <w:r w:rsidRPr="00615D5A">
        <w:rPr>
          <w:rFonts w:ascii="Arial" w:hAnsi="Arial" w:cs="Arial"/>
          <w:sz w:val="28"/>
          <w:szCs w:val="28"/>
        </w:rPr>
        <w:t xml:space="preserve"> baba </w:t>
      </w:r>
      <w:proofErr w:type="spellStart"/>
      <w:r w:rsidRPr="00615D5A">
        <w:rPr>
          <w:rFonts w:ascii="Arial" w:hAnsi="Arial" w:cs="Arial"/>
          <w:sz w:val="28"/>
          <w:szCs w:val="28"/>
        </w:rPr>
        <w:t>vari</w:t>
      </w:r>
      <w:proofErr w:type="spellEnd"/>
      <w:r w:rsidRPr="00615D5A">
        <w:rPr>
          <w:rFonts w:ascii="Arial" w:hAnsi="Arial" w:cs="Arial"/>
          <w:sz w:val="28"/>
          <w:szCs w:val="28"/>
        </w:rPr>
        <w:t xml:space="preserve"> </w:t>
      </w:r>
      <w:proofErr w:type="spellStart"/>
      <w:r w:rsidRPr="00615D5A">
        <w:rPr>
          <w:rFonts w:ascii="Arial" w:hAnsi="Arial" w:cs="Arial"/>
          <w:sz w:val="28"/>
          <w:szCs w:val="28"/>
        </w:rPr>
        <w:t>pano</w:t>
      </w:r>
      <w:proofErr w:type="spellEnd"/>
      <w:r w:rsidRPr="00615D5A">
        <w:rPr>
          <w:rFonts w:ascii="Arial" w:hAnsi="Arial" w:cs="Arial"/>
          <w:sz w:val="28"/>
          <w:szCs w:val="28"/>
        </w:rPr>
        <w:t xml:space="preserve"> </w:t>
      </w:r>
      <w:proofErr w:type="spellStart"/>
      <w:r w:rsidRPr="00615D5A">
        <w:rPr>
          <w:rFonts w:ascii="Arial" w:hAnsi="Arial" w:cs="Arial"/>
          <w:sz w:val="28"/>
          <w:szCs w:val="28"/>
        </w:rPr>
        <w:t>vachazoona</w:t>
      </w:r>
      <w:proofErr w:type="spellEnd"/>
      <w:r w:rsidRPr="00615D5A">
        <w:rPr>
          <w:rFonts w:ascii="Arial" w:hAnsi="Arial" w:cs="Arial"/>
          <w:sz w:val="28"/>
          <w:szCs w:val="28"/>
        </w:rPr>
        <w:t xml:space="preserve"> </w:t>
      </w:r>
      <w:proofErr w:type="spellStart"/>
      <w:r w:rsidRPr="00615D5A">
        <w:rPr>
          <w:rFonts w:ascii="Arial" w:hAnsi="Arial" w:cs="Arial"/>
          <w:sz w:val="28"/>
          <w:szCs w:val="28"/>
        </w:rPr>
        <w:t>kukosha</w:t>
      </w:r>
      <w:proofErr w:type="spellEnd"/>
      <w:r w:rsidRPr="00615D5A">
        <w:rPr>
          <w:rFonts w:ascii="Arial" w:hAnsi="Arial" w:cs="Arial"/>
          <w:sz w:val="28"/>
          <w:szCs w:val="28"/>
        </w:rPr>
        <w:t xml:space="preserve"> </w:t>
      </w:r>
      <w:proofErr w:type="spellStart"/>
      <w:r w:rsidRPr="00615D5A">
        <w:rPr>
          <w:rFonts w:ascii="Arial" w:hAnsi="Arial" w:cs="Arial"/>
          <w:sz w:val="28"/>
          <w:szCs w:val="28"/>
        </w:rPr>
        <w:t>kwe</w:t>
      </w:r>
      <w:proofErr w:type="spellEnd"/>
      <w:r w:rsidRPr="00615D5A">
        <w:rPr>
          <w:rFonts w:ascii="Arial" w:hAnsi="Arial" w:cs="Arial"/>
          <w:sz w:val="28"/>
          <w:szCs w:val="28"/>
        </w:rPr>
        <w:t xml:space="preserve"> Message ava Mwari </w:t>
      </w:r>
      <w:proofErr w:type="spellStart"/>
      <w:r w:rsidRPr="00615D5A">
        <w:rPr>
          <w:rFonts w:ascii="Arial" w:hAnsi="Arial" w:cs="Arial"/>
          <w:sz w:val="28"/>
          <w:szCs w:val="28"/>
        </w:rPr>
        <w:t>ari</w:t>
      </w:r>
      <w:proofErr w:type="spellEnd"/>
      <w:r w:rsidRPr="00615D5A">
        <w:rPr>
          <w:rFonts w:ascii="Arial" w:hAnsi="Arial" w:cs="Arial"/>
          <w:sz w:val="28"/>
          <w:szCs w:val="28"/>
        </w:rPr>
        <w:t xml:space="preserve"> </w:t>
      </w:r>
      <w:proofErr w:type="spellStart"/>
      <w:r w:rsidRPr="00615D5A">
        <w:rPr>
          <w:rFonts w:ascii="Arial" w:hAnsi="Arial" w:cs="Arial"/>
          <w:sz w:val="28"/>
          <w:szCs w:val="28"/>
        </w:rPr>
        <w:t>kuvatsuura</w:t>
      </w:r>
      <w:proofErr w:type="spellEnd"/>
      <w:r w:rsidRPr="00615D5A">
        <w:rPr>
          <w:rFonts w:ascii="Arial" w:hAnsi="Arial" w:cs="Arial"/>
          <w:sz w:val="28"/>
          <w:szCs w:val="28"/>
        </w:rPr>
        <w:t xml:space="preserve">? </w:t>
      </w:r>
    </w:p>
    <w:p w14:paraId="693FD4B1" w14:textId="77777777" w:rsidR="00D17F97" w:rsidRPr="00615D5A" w:rsidRDefault="00D17F97" w:rsidP="00D17F97">
      <w:pPr>
        <w:jc w:val="both"/>
        <w:rPr>
          <w:rFonts w:ascii="Arial" w:hAnsi="Arial" w:cs="Arial"/>
          <w:sz w:val="28"/>
          <w:szCs w:val="28"/>
        </w:rPr>
      </w:pPr>
      <w:r w:rsidRPr="004176D2">
        <w:rPr>
          <w:rFonts w:ascii="Arial" w:hAnsi="Arial" w:cs="Arial"/>
          <w:sz w:val="28"/>
          <w:szCs w:val="28"/>
          <w:vertAlign w:val="superscript"/>
        </w:rPr>
        <w:t>1</w:t>
      </w:r>
      <w:r>
        <w:rPr>
          <w:rFonts w:ascii="Arial" w:hAnsi="Arial" w:cs="Arial"/>
          <w:sz w:val="28"/>
          <w:szCs w:val="28"/>
          <w:vertAlign w:val="superscript"/>
        </w:rPr>
        <w:t>85</w:t>
      </w:r>
      <w:r>
        <w:rPr>
          <w:rFonts w:ascii="Arial" w:hAnsi="Arial" w:cs="Arial"/>
          <w:sz w:val="28"/>
          <w:szCs w:val="28"/>
        </w:rPr>
        <w:t xml:space="preserve"> </w:t>
      </w:r>
      <w:r w:rsidRPr="00615D5A">
        <w:rPr>
          <w:rFonts w:ascii="Arial" w:hAnsi="Arial" w:cs="Arial"/>
          <w:sz w:val="28"/>
          <w:szCs w:val="28"/>
        </w:rPr>
        <w:t xml:space="preserve">It happened mu Old Testament. Mwari </w:t>
      </w:r>
      <w:proofErr w:type="spellStart"/>
      <w:r w:rsidRPr="00615D5A">
        <w:rPr>
          <w:rFonts w:ascii="Arial" w:hAnsi="Arial" w:cs="Arial"/>
          <w:sz w:val="28"/>
          <w:szCs w:val="28"/>
        </w:rPr>
        <w:t>akati</w:t>
      </w:r>
      <w:proofErr w:type="spellEnd"/>
      <w:r w:rsidRPr="00615D5A">
        <w:rPr>
          <w:rFonts w:ascii="Arial" w:hAnsi="Arial" w:cs="Arial"/>
          <w:sz w:val="28"/>
          <w:szCs w:val="28"/>
        </w:rPr>
        <w:t>, “</w:t>
      </w:r>
      <w:proofErr w:type="spellStart"/>
      <w:r w:rsidRPr="00615D5A">
        <w:rPr>
          <w:rFonts w:ascii="Arial" w:hAnsi="Arial" w:cs="Arial"/>
          <w:sz w:val="28"/>
          <w:szCs w:val="28"/>
        </w:rPr>
        <w:t>Ndichasimudzira</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venyu</w:t>
      </w:r>
      <w:proofErr w:type="spellEnd"/>
      <w:r w:rsidRPr="00615D5A">
        <w:rPr>
          <w:rFonts w:ascii="Arial" w:hAnsi="Arial" w:cs="Arial"/>
          <w:sz w:val="28"/>
          <w:szCs w:val="28"/>
        </w:rPr>
        <w:t xml:space="preserve">. </w:t>
      </w:r>
      <w:proofErr w:type="spellStart"/>
      <w:r w:rsidRPr="00615D5A">
        <w:rPr>
          <w:rFonts w:ascii="Arial" w:hAnsi="Arial" w:cs="Arial"/>
          <w:sz w:val="28"/>
          <w:szCs w:val="28"/>
        </w:rPr>
        <w:t>Imimi</w:t>
      </w:r>
      <w:proofErr w:type="spellEnd"/>
      <w:r w:rsidRPr="00615D5A">
        <w:rPr>
          <w:rFonts w:ascii="Arial" w:hAnsi="Arial" w:cs="Arial"/>
          <w:sz w:val="28"/>
          <w:szCs w:val="28"/>
        </w:rPr>
        <w:t xml:space="preserve"> vanga </w:t>
      </w:r>
      <w:proofErr w:type="spellStart"/>
      <w:r w:rsidRPr="00615D5A">
        <w:rPr>
          <w:rFonts w:ascii="Arial" w:hAnsi="Arial" w:cs="Arial"/>
          <w:sz w:val="28"/>
          <w:szCs w:val="28"/>
        </w:rPr>
        <w:t>vakafanira</w:t>
      </w:r>
      <w:proofErr w:type="spellEnd"/>
      <w:r w:rsidRPr="00615D5A">
        <w:rPr>
          <w:rFonts w:ascii="Arial" w:hAnsi="Arial" w:cs="Arial"/>
          <w:sz w:val="28"/>
          <w:szCs w:val="28"/>
        </w:rPr>
        <w:t xml:space="preserve"> </w:t>
      </w:r>
      <w:proofErr w:type="spellStart"/>
      <w:r w:rsidRPr="00615D5A">
        <w:rPr>
          <w:rFonts w:ascii="Arial" w:hAnsi="Arial" w:cs="Arial"/>
          <w:sz w:val="28"/>
          <w:szCs w:val="28"/>
        </w:rPr>
        <w:t>kugara</w:t>
      </w:r>
      <w:proofErr w:type="spellEnd"/>
      <w:r w:rsidRPr="00615D5A">
        <w:rPr>
          <w:rFonts w:ascii="Arial" w:hAnsi="Arial" w:cs="Arial"/>
          <w:sz w:val="28"/>
          <w:szCs w:val="28"/>
        </w:rPr>
        <w:t xml:space="preserve"> </w:t>
      </w:r>
      <w:proofErr w:type="spellStart"/>
      <w:r w:rsidRPr="00615D5A">
        <w:rPr>
          <w:rFonts w:ascii="Arial" w:hAnsi="Arial" w:cs="Arial"/>
          <w:sz w:val="28"/>
          <w:szCs w:val="28"/>
        </w:rPr>
        <w:t>nhaka</w:t>
      </w:r>
      <w:proofErr w:type="spellEnd"/>
      <w:r w:rsidRPr="00615D5A">
        <w:rPr>
          <w:rFonts w:ascii="Arial" w:hAnsi="Arial" w:cs="Arial"/>
          <w:sz w:val="28"/>
          <w:szCs w:val="28"/>
        </w:rPr>
        <w:t xml:space="preserve"> </w:t>
      </w:r>
      <w:proofErr w:type="spellStart"/>
      <w:r w:rsidRPr="00615D5A">
        <w:rPr>
          <w:rFonts w:ascii="Arial" w:hAnsi="Arial" w:cs="Arial"/>
          <w:sz w:val="28"/>
          <w:szCs w:val="28"/>
        </w:rPr>
        <w:t>hamuchaidii</w:t>
      </w:r>
      <w:proofErr w:type="spellEnd"/>
      <w:r w:rsidRPr="00615D5A">
        <w:rPr>
          <w:rFonts w:ascii="Arial" w:hAnsi="Arial" w:cs="Arial"/>
          <w:sz w:val="28"/>
          <w:szCs w:val="28"/>
        </w:rPr>
        <w:t xml:space="preserve">…? </w:t>
      </w:r>
      <w:r w:rsidRPr="00615D5A">
        <w:rPr>
          <w:rFonts w:ascii="Arial" w:hAnsi="Arial" w:cs="Arial"/>
          <w:sz w:val="18"/>
          <w:szCs w:val="18"/>
        </w:rPr>
        <w:t>[Congregation says, “</w:t>
      </w:r>
      <w:proofErr w:type="spellStart"/>
      <w:r>
        <w:rPr>
          <w:rFonts w:ascii="Arial" w:hAnsi="Arial" w:cs="Arial"/>
          <w:sz w:val="18"/>
          <w:szCs w:val="18"/>
        </w:rPr>
        <w:t>hamuchaigari</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Nekuda </w:t>
      </w:r>
      <w:proofErr w:type="spellStart"/>
      <w:r w:rsidRPr="00615D5A">
        <w:rPr>
          <w:rFonts w:ascii="Arial" w:hAnsi="Arial" w:cs="Arial"/>
          <w:sz w:val="28"/>
          <w:szCs w:val="28"/>
        </w:rPr>
        <w:t>kwemabatiro</w:t>
      </w:r>
      <w:proofErr w:type="spellEnd"/>
      <w:r w:rsidRPr="00615D5A">
        <w:rPr>
          <w:rFonts w:ascii="Arial" w:hAnsi="Arial" w:cs="Arial"/>
          <w:sz w:val="28"/>
          <w:szCs w:val="28"/>
        </w:rPr>
        <w:t xml:space="preserve"> </w:t>
      </w:r>
      <w:proofErr w:type="spellStart"/>
      <w:r w:rsidRPr="00615D5A">
        <w:rPr>
          <w:rFonts w:ascii="Arial" w:hAnsi="Arial" w:cs="Arial"/>
          <w:sz w:val="28"/>
          <w:szCs w:val="28"/>
        </w:rPr>
        <w:t>enyu</w:t>
      </w:r>
      <w:proofErr w:type="spellEnd"/>
      <w:r w:rsidRPr="00615D5A">
        <w:rPr>
          <w:rFonts w:ascii="Arial" w:hAnsi="Arial" w:cs="Arial"/>
          <w:sz w:val="28"/>
          <w:szCs w:val="28"/>
        </w:rPr>
        <w:t xml:space="preserve"> </w:t>
      </w:r>
      <w:proofErr w:type="spellStart"/>
      <w:r w:rsidRPr="00615D5A">
        <w:rPr>
          <w:rFonts w:ascii="Arial" w:hAnsi="Arial" w:cs="Arial"/>
          <w:sz w:val="28"/>
          <w:szCs w:val="28"/>
        </w:rPr>
        <w:t>eShoko</w:t>
      </w:r>
      <w:proofErr w:type="spellEnd"/>
      <w:r w:rsidRPr="00615D5A">
        <w:rPr>
          <w:rFonts w:ascii="Arial" w:hAnsi="Arial" w:cs="Arial"/>
          <w:sz w:val="28"/>
          <w:szCs w:val="28"/>
        </w:rPr>
        <w:t xml:space="preserve"> </w:t>
      </w:r>
      <w:proofErr w:type="spellStart"/>
      <w:r w:rsidRPr="00615D5A">
        <w:rPr>
          <w:rFonts w:ascii="Arial" w:hAnsi="Arial" w:cs="Arial"/>
          <w:sz w:val="28"/>
          <w:szCs w:val="28"/>
        </w:rPr>
        <w:t>asi</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venyu</w:t>
      </w:r>
      <w:proofErr w:type="spellEnd"/>
      <w:r w:rsidRPr="00615D5A">
        <w:rPr>
          <w:rFonts w:ascii="Arial" w:hAnsi="Arial" w:cs="Arial"/>
          <w:sz w:val="28"/>
          <w:szCs w:val="28"/>
        </w:rPr>
        <w:t xml:space="preserve">, </w:t>
      </w:r>
      <w:proofErr w:type="spellStart"/>
      <w:r w:rsidRPr="00615D5A">
        <w:rPr>
          <w:rFonts w:ascii="Arial" w:hAnsi="Arial" w:cs="Arial"/>
          <w:sz w:val="28"/>
          <w:szCs w:val="28"/>
        </w:rPr>
        <w:t>vachagara</w:t>
      </w:r>
      <w:proofErr w:type="spellEnd"/>
      <w:r w:rsidRPr="00615D5A">
        <w:rPr>
          <w:rFonts w:ascii="Arial" w:hAnsi="Arial" w:cs="Arial"/>
          <w:sz w:val="28"/>
          <w:szCs w:val="28"/>
        </w:rPr>
        <w:t xml:space="preserve"> </w:t>
      </w:r>
      <w:proofErr w:type="spellStart"/>
      <w:r w:rsidRPr="00615D5A">
        <w:rPr>
          <w:rFonts w:ascii="Arial" w:hAnsi="Arial" w:cs="Arial"/>
          <w:sz w:val="28"/>
          <w:szCs w:val="28"/>
        </w:rPr>
        <w:t>nhaka</w:t>
      </w:r>
      <w:proofErr w:type="spellEnd"/>
      <w:r w:rsidRPr="00615D5A">
        <w:rPr>
          <w:rFonts w:ascii="Arial" w:hAnsi="Arial" w:cs="Arial"/>
          <w:sz w:val="28"/>
          <w:szCs w:val="28"/>
        </w:rPr>
        <w:t xml:space="preserve"> </w:t>
      </w:r>
      <w:proofErr w:type="spellStart"/>
      <w:r w:rsidRPr="00615D5A">
        <w:rPr>
          <w:rFonts w:ascii="Arial" w:hAnsi="Arial" w:cs="Arial"/>
          <w:sz w:val="28"/>
          <w:szCs w:val="28"/>
        </w:rPr>
        <w:t>yanga</w:t>
      </w:r>
      <w:proofErr w:type="spellEnd"/>
      <w:r w:rsidRPr="00615D5A">
        <w:rPr>
          <w:rFonts w:ascii="Arial" w:hAnsi="Arial" w:cs="Arial"/>
          <w:sz w:val="28"/>
          <w:szCs w:val="28"/>
        </w:rPr>
        <w:t xml:space="preserve"> </w:t>
      </w:r>
      <w:proofErr w:type="spellStart"/>
      <w:r w:rsidRPr="00615D5A">
        <w:rPr>
          <w:rFonts w:ascii="Arial" w:hAnsi="Arial" w:cs="Arial"/>
          <w:sz w:val="28"/>
          <w:szCs w:val="28"/>
        </w:rPr>
        <w:t>yakafanira</w:t>
      </w:r>
      <w:proofErr w:type="spellEnd"/>
      <w:r w:rsidRPr="00615D5A">
        <w:rPr>
          <w:rFonts w:ascii="Arial" w:hAnsi="Arial" w:cs="Arial"/>
          <w:sz w:val="28"/>
          <w:szCs w:val="28"/>
        </w:rPr>
        <w:t xml:space="preserve"> </w:t>
      </w:r>
      <w:proofErr w:type="spellStart"/>
      <w:r w:rsidRPr="00615D5A">
        <w:rPr>
          <w:rFonts w:ascii="Arial" w:hAnsi="Arial" w:cs="Arial"/>
          <w:sz w:val="28"/>
          <w:szCs w:val="28"/>
        </w:rPr>
        <w:t>kuita</w:t>
      </w:r>
      <w:proofErr w:type="spellEnd"/>
      <w:r w:rsidRPr="00615D5A">
        <w:rPr>
          <w:rFonts w:ascii="Arial" w:hAnsi="Arial" w:cs="Arial"/>
          <w:sz w:val="28"/>
          <w:szCs w:val="28"/>
        </w:rPr>
        <w:t xml:space="preserve"> </w:t>
      </w:r>
      <w:proofErr w:type="spellStart"/>
      <w:r w:rsidRPr="00615D5A">
        <w:rPr>
          <w:rFonts w:ascii="Arial" w:hAnsi="Arial" w:cs="Arial"/>
          <w:sz w:val="28"/>
          <w:szCs w:val="28"/>
        </w:rPr>
        <w:t>ya</w:t>
      </w:r>
      <w:proofErr w:type="spellEnd"/>
      <w:r w:rsidRPr="00615D5A">
        <w:rPr>
          <w:rFonts w:ascii="Arial" w:hAnsi="Arial" w:cs="Arial"/>
          <w:sz w:val="28"/>
          <w:szCs w:val="28"/>
        </w:rPr>
        <w:t xml:space="preserve">…?” </w:t>
      </w:r>
      <w:r w:rsidRPr="00615D5A">
        <w:rPr>
          <w:rFonts w:ascii="Arial" w:hAnsi="Arial" w:cs="Arial"/>
          <w:sz w:val="18"/>
          <w:szCs w:val="18"/>
        </w:rPr>
        <w:t>[Congregation says, “</w:t>
      </w:r>
      <w:proofErr w:type="spellStart"/>
      <w:r w:rsidRPr="00615D5A">
        <w:rPr>
          <w:rFonts w:ascii="Arial" w:hAnsi="Arial" w:cs="Arial"/>
          <w:sz w:val="18"/>
          <w:szCs w:val="18"/>
        </w:rPr>
        <w:t>yenyu</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Kuti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vaya</w:t>
      </w:r>
      <w:proofErr w:type="spellEnd"/>
      <w:r w:rsidRPr="00615D5A">
        <w:rPr>
          <w:rFonts w:ascii="Arial" w:hAnsi="Arial" w:cs="Arial"/>
          <w:sz w:val="28"/>
          <w:szCs w:val="28"/>
        </w:rPr>
        <w:t xml:space="preserve"> </w:t>
      </w:r>
      <w:proofErr w:type="spellStart"/>
      <w:r w:rsidRPr="00615D5A">
        <w:rPr>
          <w:rFonts w:ascii="Arial" w:hAnsi="Arial" w:cs="Arial"/>
          <w:sz w:val="28"/>
          <w:szCs w:val="28"/>
        </w:rPr>
        <w:t>vaya</w:t>
      </w:r>
      <w:proofErr w:type="spellEnd"/>
      <w:r w:rsidRPr="00615D5A">
        <w:rPr>
          <w:rFonts w:ascii="Arial" w:hAnsi="Arial" w:cs="Arial"/>
          <w:sz w:val="28"/>
          <w:szCs w:val="28"/>
        </w:rPr>
        <w:t xml:space="preserve"> </w:t>
      </w:r>
      <w:proofErr w:type="spellStart"/>
      <w:r w:rsidRPr="00615D5A">
        <w:rPr>
          <w:rFonts w:ascii="Arial" w:hAnsi="Arial" w:cs="Arial"/>
          <w:sz w:val="28"/>
          <w:szCs w:val="28"/>
        </w:rPr>
        <w:t>vakupe</w:t>
      </w:r>
      <w:proofErr w:type="spellEnd"/>
      <w:r w:rsidRPr="00615D5A">
        <w:rPr>
          <w:rFonts w:ascii="Arial" w:hAnsi="Arial" w:cs="Arial"/>
          <w:sz w:val="28"/>
          <w:szCs w:val="28"/>
        </w:rPr>
        <w:t xml:space="preserve"> </w:t>
      </w:r>
      <w:proofErr w:type="spellStart"/>
      <w:r w:rsidRPr="00615D5A">
        <w:rPr>
          <w:rFonts w:ascii="Arial" w:hAnsi="Arial" w:cs="Arial"/>
          <w:sz w:val="28"/>
          <w:szCs w:val="28"/>
        </w:rPr>
        <w:t>mhosva</w:t>
      </w:r>
      <w:proofErr w:type="spellEnd"/>
      <w:r w:rsidRPr="00615D5A">
        <w:rPr>
          <w:rFonts w:ascii="Arial" w:hAnsi="Arial" w:cs="Arial"/>
          <w:sz w:val="28"/>
          <w:szCs w:val="28"/>
        </w:rPr>
        <w:t xml:space="preserve"> </w:t>
      </w:r>
      <w:proofErr w:type="spellStart"/>
      <w:r w:rsidRPr="00615D5A">
        <w:rPr>
          <w:rFonts w:ascii="Arial" w:hAnsi="Arial" w:cs="Arial"/>
          <w:sz w:val="28"/>
          <w:szCs w:val="28"/>
        </w:rPr>
        <w:t>iwe</w:t>
      </w:r>
      <w:proofErr w:type="spellEnd"/>
      <w:r w:rsidRPr="00615D5A">
        <w:rPr>
          <w:rFonts w:ascii="Arial" w:hAnsi="Arial" w:cs="Arial"/>
          <w:sz w:val="28"/>
          <w:szCs w:val="28"/>
        </w:rPr>
        <w:t>…?</w:t>
      </w:r>
      <w:r>
        <w:rPr>
          <w:rFonts w:ascii="Arial" w:hAnsi="Arial" w:cs="Arial"/>
          <w:sz w:val="28"/>
          <w:szCs w:val="28"/>
        </w:rPr>
        <w:t xml:space="preserve"> </w:t>
      </w:r>
      <w:r w:rsidRPr="00615D5A">
        <w:rPr>
          <w:rFonts w:ascii="Arial" w:hAnsi="Arial" w:cs="Arial"/>
          <w:sz w:val="18"/>
          <w:szCs w:val="18"/>
        </w:rPr>
        <w:t>[Congregation says, “</w:t>
      </w:r>
      <w:proofErr w:type="spellStart"/>
      <w:r>
        <w:rPr>
          <w:rFonts w:ascii="Arial" w:hAnsi="Arial" w:cs="Arial"/>
          <w:sz w:val="18"/>
          <w:szCs w:val="18"/>
        </w:rPr>
        <w:t>iwewe</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 </w:t>
      </w:r>
      <w:proofErr w:type="spellStart"/>
      <w:r w:rsidRPr="00615D5A">
        <w:rPr>
          <w:rFonts w:ascii="Arial" w:hAnsi="Arial" w:cs="Arial"/>
          <w:sz w:val="28"/>
          <w:szCs w:val="28"/>
        </w:rPr>
        <w:t>Ndiwe</w:t>
      </w:r>
      <w:proofErr w:type="spellEnd"/>
      <w:r w:rsidRPr="00615D5A">
        <w:rPr>
          <w:rFonts w:ascii="Arial" w:hAnsi="Arial" w:cs="Arial"/>
          <w:sz w:val="28"/>
          <w:szCs w:val="28"/>
        </w:rPr>
        <w:t xml:space="preserve"> </w:t>
      </w:r>
      <w:proofErr w:type="spellStart"/>
      <w:r w:rsidRPr="00615D5A">
        <w:rPr>
          <w:rFonts w:ascii="Arial" w:hAnsi="Arial" w:cs="Arial"/>
          <w:sz w:val="28"/>
          <w:szCs w:val="28"/>
        </w:rPr>
        <w:t>ungade</w:t>
      </w:r>
      <w:proofErr w:type="spellEnd"/>
      <w:r w:rsidRPr="00615D5A">
        <w:rPr>
          <w:rFonts w:ascii="Arial" w:hAnsi="Arial" w:cs="Arial"/>
          <w:sz w:val="28"/>
          <w:szCs w:val="28"/>
        </w:rPr>
        <w:t xml:space="preserve"> </w:t>
      </w:r>
      <w:proofErr w:type="spellStart"/>
      <w:r w:rsidRPr="00615D5A">
        <w:rPr>
          <w:rFonts w:ascii="Arial" w:hAnsi="Arial" w:cs="Arial"/>
          <w:sz w:val="28"/>
          <w:szCs w:val="28"/>
        </w:rPr>
        <w:t>wakaticha</w:t>
      </w:r>
      <w:proofErr w:type="spellEnd"/>
      <w:r w:rsidRPr="00615D5A">
        <w:rPr>
          <w:rFonts w:ascii="Arial" w:hAnsi="Arial" w:cs="Arial"/>
          <w:sz w:val="28"/>
          <w:szCs w:val="28"/>
        </w:rPr>
        <w:t xml:space="preserve">. </w:t>
      </w:r>
      <w:proofErr w:type="spellStart"/>
      <w:r w:rsidRPr="00615D5A">
        <w:rPr>
          <w:rFonts w:ascii="Arial" w:hAnsi="Arial" w:cs="Arial"/>
          <w:sz w:val="28"/>
          <w:szCs w:val="28"/>
        </w:rPr>
        <w:t>Ukaramba</w:t>
      </w:r>
      <w:proofErr w:type="spellEnd"/>
      <w:r w:rsidRPr="00615D5A">
        <w:rPr>
          <w:rFonts w:ascii="Arial" w:hAnsi="Arial" w:cs="Arial"/>
          <w:sz w:val="28"/>
          <w:szCs w:val="28"/>
        </w:rPr>
        <w:t xml:space="preserve"> Message iyi </w:t>
      </w:r>
      <w:proofErr w:type="spellStart"/>
      <w:r w:rsidRPr="00615D5A">
        <w:rPr>
          <w:rFonts w:ascii="Arial" w:hAnsi="Arial" w:cs="Arial"/>
          <w:sz w:val="28"/>
          <w:szCs w:val="28"/>
        </w:rPr>
        <w:t>hazvirevi</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w:t>
      </w:r>
      <w:proofErr w:type="spellStart"/>
      <w:r w:rsidRPr="00615D5A">
        <w:rPr>
          <w:rFonts w:ascii="Arial" w:hAnsi="Arial" w:cs="Arial"/>
          <w:sz w:val="28"/>
          <w:szCs w:val="28"/>
        </w:rPr>
        <w:t>waitiza</w:t>
      </w:r>
      <w:proofErr w:type="spellEnd"/>
      <w:r w:rsidRPr="00615D5A">
        <w:rPr>
          <w:rFonts w:ascii="Arial" w:hAnsi="Arial" w:cs="Arial"/>
          <w:sz w:val="28"/>
          <w:szCs w:val="28"/>
        </w:rPr>
        <w:t xml:space="preserve"> forever. </w:t>
      </w:r>
      <w:proofErr w:type="spellStart"/>
      <w:r w:rsidRPr="00615D5A">
        <w:rPr>
          <w:rFonts w:ascii="Arial" w:hAnsi="Arial" w:cs="Arial"/>
          <w:sz w:val="28"/>
          <w:szCs w:val="28"/>
        </w:rPr>
        <w:t>Vanhu</w:t>
      </w:r>
      <w:proofErr w:type="spellEnd"/>
      <w:r w:rsidRPr="00615D5A">
        <w:rPr>
          <w:rFonts w:ascii="Arial" w:hAnsi="Arial" w:cs="Arial"/>
          <w:sz w:val="28"/>
          <w:szCs w:val="28"/>
        </w:rPr>
        <w:t xml:space="preserve"> </w:t>
      </w:r>
      <w:proofErr w:type="spellStart"/>
      <w:r w:rsidRPr="00615D5A">
        <w:rPr>
          <w:rFonts w:ascii="Arial" w:hAnsi="Arial" w:cs="Arial"/>
          <w:sz w:val="28"/>
          <w:szCs w:val="28"/>
        </w:rPr>
        <w:t>vari</w:t>
      </w:r>
      <w:proofErr w:type="spellEnd"/>
      <w:r w:rsidRPr="00615D5A">
        <w:rPr>
          <w:rFonts w:ascii="Arial" w:hAnsi="Arial" w:cs="Arial"/>
          <w:sz w:val="28"/>
          <w:szCs w:val="28"/>
        </w:rPr>
        <w:t xml:space="preserve"> </w:t>
      </w:r>
      <w:proofErr w:type="spellStart"/>
      <w:r w:rsidRPr="00615D5A">
        <w:rPr>
          <w:rFonts w:ascii="Arial" w:hAnsi="Arial" w:cs="Arial"/>
          <w:sz w:val="28"/>
          <w:szCs w:val="28"/>
        </w:rPr>
        <w:t>kutiza</w:t>
      </w:r>
      <w:proofErr w:type="spellEnd"/>
      <w:r w:rsidRPr="00615D5A">
        <w:rPr>
          <w:rFonts w:ascii="Arial" w:hAnsi="Arial" w:cs="Arial"/>
          <w:sz w:val="28"/>
          <w:szCs w:val="28"/>
        </w:rPr>
        <w:t xml:space="preserve"> Message ava,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vavo</w:t>
      </w:r>
      <w:proofErr w:type="spellEnd"/>
      <w:r w:rsidRPr="00615D5A">
        <w:rPr>
          <w:rFonts w:ascii="Arial" w:hAnsi="Arial" w:cs="Arial"/>
          <w:sz w:val="28"/>
          <w:szCs w:val="28"/>
        </w:rPr>
        <w:t xml:space="preserve"> </w:t>
      </w:r>
      <w:proofErr w:type="spellStart"/>
      <w:r w:rsidRPr="00615D5A">
        <w:rPr>
          <w:rFonts w:ascii="Arial" w:hAnsi="Arial" w:cs="Arial"/>
          <w:sz w:val="28"/>
          <w:szCs w:val="28"/>
        </w:rPr>
        <w:t>ndovachavapa</w:t>
      </w:r>
      <w:proofErr w:type="spellEnd"/>
      <w:r w:rsidRPr="00615D5A">
        <w:rPr>
          <w:rFonts w:ascii="Arial" w:hAnsi="Arial" w:cs="Arial"/>
          <w:sz w:val="28"/>
          <w:szCs w:val="28"/>
        </w:rPr>
        <w:t xml:space="preserve"> correction. Vana </w:t>
      </w:r>
      <w:proofErr w:type="spellStart"/>
      <w:r w:rsidRPr="00615D5A">
        <w:rPr>
          <w:rFonts w:ascii="Arial" w:hAnsi="Arial" w:cs="Arial"/>
          <w:sz w:val="28"/>
          <w:szCs w:val="28"/>
        </w:rPr>
        <w:t>vaya</w:t>
      </w:r>
      <w:proofErr w:type="spellEnd"/>
      <w:r w:rsidRPr="00615D5A">
        <w:rPr>
          <w:rFonts w:ascii="Arial" w:hAnsi="Arial" w:cs="Arial"/>
          <w:sz w:val="28"/>
          <w:szCs w:val="28"/>
        </w:rPr>
        <w:t xml:space="preserve"> </w:t>
      </w:r>
      <w:proofErr w:type="spellStart"/>
      <w:r w:rsidRPr="00615D5A">
        <w:rPr>
          <w:rFonts w:ascii="Arial" w:hAnsi="Arial" w:cs="Arial"/>
          <w:sz w:val="28"/>
          <w:szCs w:val="28"/>
        </w:rPr>
        <w:t>vachapinda</w:t>
      </w:r>
      <w:proofErr w:type="spellEnd"/>
      <w:r w:rsidRPr="00615D5A">
        <w:rPr>
          <w:rFonts w:ascii="Arial" w:hAnsi="Arial" w:cs="Arial"/>
          <w:sz w:val="28"/>
          <w:szCs w:val="28"/>
        </w:rPr>
        <w:t xml:space="preserve"> mu Message </w:t>
      </w:r>
      <w:proofErr w:type="spellStart"/>
      <w:r w:rsidRPr="00615D5A">
        <w:rPr>
          <w:rFonts w:ascii="Arial" w:hAnsi="Arial" w:cs="Arial"/>
          <w:sz w:val="28"/>
          <w:szCs w:val="28"/>
        </w:rPr>
        <w:t>iya</w:t>
      </w:r>
      <w:proofErr w:type="spellEnd"/>
      <w:r w:rsidRPr="00615D5A">
        <w:rPr>
          <w:rFonts w:ascii="Arial" w:hAnsi="Arial" w:cs="Arial"/>
          <w:sz w:val="28"/>
          <w:szCs w:val="28"/>
        </w:rPr>
        <w:t xml:space="preserve"> </w:t>
      </w:r>
      <w:proofErr w:type="spellStart"/>
      <w:r w:rsidRPr="00615D5A">
        <w:rPr>
          <w:rFonts w:ascii="Arial" w:hAnsi="Arial" w:cs="Arial"/>
          <w:sz w:val="28"/>
          <w:szCs w:val="28"/>
        </w:rPr>
        <w:t>nemwoyo</w:t>
      </w:r>
      <w:proofErr w:type="spellEnd"/>
      <w:r w:rsidRPr="00615D5A">
        <w:rPr>
          <w:rFonts w:ascii="Arial" w:hAnsi="Arial" w:cs="Arial"/>
          <w:sz w:val="28"/>
          <w:szCs w:val="28"/>
        </w:rPr>
        <w:t xml:space="preserve"> </w:t>
      </w:r>
      <w:proofErr w:type="spellStart"/>
      <w:r w:rsidRPr="00615D5A">
        <w:rPr>
          <w:rFonts w:ascii="Arial" w:hAnsi="Arial" w:cs="Arial"/>
          <w:sz w:val="28"/>
          <w:szCs w:val="28"/>
        </w:rPr>
        <w:t>yavo</w:t>
      </w:r>
      <w:proofErr w:type="spellEnd"/>
      <w:r w:rsidRPr="00615D5A">
        <w:rPr>
          <w:rFonts w:ascii="Arial" w:hAnsi="Arial" w:cs="Arial"/>
          <w:sz w:val="28"/>
          <w:szCs w:val="28"/>
        </w:rPr>
        <w:t xml:space="preserve"> </w:t>
      </w:r>
      <w:proofErr w:type="spellStart"/>
      <w:r w:rsidRPr="00615D5A">
        <w:rPr>
          <w:rFonts w:ascii="Arial" w:hAnsi="Arial" w:cs="Arial"/>
          <w:sz w:val="28"/>
          <w:szCs w:val="28"/>
        </w:rPr>
        <w:t>yo</w:t>
      </w:r>
      <w:proofErr w:type="spellEnd"/>
      <w:r w:rsidRPr="00615D5A">
        <w:rPr>
          <w:rFonts w:ascii="Arial" w:hAnsi="Arial" w:cs="Arial"/>
          <w:sz w:val="28"/>
          <w:szCs w:val="28"/>
        </w:rPr>
        <w:t xml:space="preserve">…? </w:t>
      </w:r>
      <w:r w:rsidRPr="00615D5A">
        <w:rPr>
          <w:rFonts w:ascii="Arial" w:hAnsi="Arial" w:cs="Arial"/>
          <w:sz w:val="18"/>
          <w:szCs w:val="18"/>
        </w:rPr>
        <w:t>[Congregation says, “yose.”</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Vorarama</w:t>
      </w:r>
      <w:proofErr w:type="spellEnd"/>
      <w:r w:rsidRPr="00615D5A">
        <w:rPr>
          <w:rFonts w:ascii="Arial" w:hAnsi="Arial" w:cs="Arial"/>
          <w:sz w:val="28"/>
          <w:szCs w:val="28"/>
        </w:rPr>
        <w:t xml:space="preserve"> </w:t>
      </w:r>
      <w:proofErr w:type="spellStart"/>
      <w:r w:rsidRPr="00615D5A">
        <w:rPr>
          <w:rFonts w:ascii="Arial" w:hAnsi="Arial" w:cs="Arial"/>
          <w:sz w:val="28"/>
          <w:szCs w:val="28"/>
        </w:rPr>
        <w:t>chaizvo</w:t>
      </w:r>
      <w:proofErr w:type="spellEnd"/>
      <w:r w:rsidRPr="00615D5A">
        <w:rPr>
          <w:rFonts w:ascii="Arial" w:hAnsi="Arial" w:cs="Arial"/>
          <w:sz w:val="28"/>
          <w:szCs w:val="28"/>
        </w:rPr>
        <w:t xml:space="preserve"> </w:t>
      </w:r>
      <w:proofErr w:type="spellStart"/>
      <w:r w:rsidRPr="00615D5A">
        <w:rPr>
          <w:rFonts w:ascii="Arial" w:hAnsi="Arial" w:cs="Arial"/>
          <w:sz w:val="28"/>
          <w:szCs w:val="28"/>
        </w:rPr>
        <w:t>zvinotaura</w:t>
      </w:r>
      <w:proofErr w:type="spellEnd"/>
      <w:r w:rsidRPr="00615D5A">
        <w:rPr>
          <w:rFonts w:ascii="Arial" w:hAnsi="Arial" w:cs="Arial"/>
          <w:sz w:val="28"/>
          <w:szCs w:val="28"/>
        </w:rPr>
        <w:t xml:space="preserve"> Spoken Word chai…? </w:t>
      </w:r>
      <w:commentRangeStart w:id="89"/>
      <w:r w:rsidRPr="00615D5A">
        <w:rPr>
          <w:rFonts w:ascii="Arial" w:hAnsi="Arial" w:cs="Arial"/>
          <w:sz w:val="18"/>
          <w:szCs w:val="18"/>
        </w:rPr>
        <w:t>[Congregation says, “</w:t>
      </w:r>
      <w:proofErr w:type="spellStart"/>
      <w:r>
        <w:rPr>
          <w:rFonts w:ascii="Arial" w:hAnsi="Arial" w:cs="Arial"/>
          <w:sz w:val="18"/>
          <w:szCs w:val="18"/>
        </w:rPr>
        <w:t>chairo</w:t>
      </w:r>
      <w:proofErr w:type="spellEnd"/>
      <w:r w:rsidRPr="00615D5A">
        <w:rPr>
          <w:rFonts w:ascii="Arial" w:hAnsi="Arial" w:cs="Arial"/>
          <w:sz w:val="18"/>
          <w:szCs w:val="18"/>
        </w:rPr>
        <w:t>.”</w:t>
      </w:r>
      <w:r w:rsidRPr="00FE6E08">
        <w:rPr>
          <w:rFonts w:ascii="Arial" w:hAnsi="Arial" w:cs="Arial"/>
          <w:sz w:val="18"/>
          <w:szCs w:val="18"/>
        </w:rPr>
        <w:t>]</w:t>
      </w:r>
      <w:commentRangeEnd w:id="89"/>
      <w:r>
        <w:rPr>
          <w:rStyle w:val="CommentReference"/>
        </w:rPr>
        <w:commentReference w:id="89"/>
      </w:r>
    </w:p>
    <w:p w14:paraId="50CF7C0B" w14:textId="77777777" w:rsidR="00D17F97" w:rsidRPr="00615D5A" w:rsidRDefault="00D17F97" w:rsidP="00D17F97">
      <w:pPr>
        <w:jc w:val="both"/>
        <w:rPr>
          <w:rFonts w:ascii="Arial" w:hAnsi="Arial" w:cs="Arial"/>
          <w:sz w:val="18"/>
          <w:szCs w:val="18"/>
        </w:rPr>
      </w:pPr>
      <w:r w:rsidRPr="004176D2">
        <w:rPr>
          <w:rFonts w:ascii="Arial" w:hAnsi="Arial" w:cs="Arial"/>
          <w:sz w:val="28"/>
          <w:szCs w:val="28"/>
          <w:vertAlign w:val="superscript"/>
        </w:rPr>
        <w:t>1</w:t>
      </w:r>
      <w:r>
        <w:rPr>
          <w:rFonts w:ascii="Arial" w:hAnsi="Arial" w:cs="Arial"/>
          <w:sz w:val="28"/>
          <w:szCs w:val="28"/>
          <w:vertAlign w:val="superscript"/>
        </w:rPr>
        <w:t>86</w:t>
      </w:r>
      <w:r>
        <w:rPr>
          <w:rFonts w:ascii="Arial" w:hAnsi="Arial" w:cs="Arial"/>
          <w:sz w:val="28"/>
          <w:szCs w:val="28"/>
        </w:rPr>
        <w:t xml:space="preserve"> </w:t>
      </w:r>
      <w:r w:rsidRPr="00615D5A">
        <w:rPr>
          <w:rFonts w:ascii="Arial" w:hAnsi="Arial" w:cs="Arial"/>
          <w:sz w:val="28"/>
          <w:szCs w:val="28"/>
        </w:rPr>
        <w:t xml:space="preserve">Voti, “Baba </w:t>
      </w:r>
      <w:proofErr w:type="spellStart"/>
      <w:r w:rsidRPr="00615D5A">
        <w:rPr>
          <w:rFonts w:ascii="Arial" w:hAnsi="Arial" w:cs="Arial"/>
          <w:sz w:val="28"/>
          <w:szCs w:val="28"/>
        </w:rPr>
        <w:t>handidi</w:t>
      </w:r>
      <w:proofErr w:type="spellEnd"/>
      <w:r w:rsidRPr="00615D5A">
        <w:rPr>
          <w:rFonts w:ascii="Arial" w:hAnsi="Arial" w:cs="Arial"/>
          <w:sz w:val="28"/>
          <w:szCs w:val="28"/>
        </w:rPr>
        <w:t xml:space="preserve"> Shoko </w:t>
      </w:r>
      <w:proofErr w:type="spellStart"/>
      <w:r w:rsidRPr="00615D5A">
        <w:rPr>
          <w:rFonts w:ascii="Arial" w:hAnsi="Arial" w:cs="Arial"/>
          <w:sz w:val="28"/>
          <w:szCs w:val="28"/>
        </w:rPr>
        <w:t>rokuudzwa</w:t>
      </w:r>
      <w:proofErr w:type="spellEnd"/>
      <w:r w:rsidRPr="00615D5A">
        <w:rPr>
          <w:rFonts w:ascii="Arial" w:hAnsi="Arial" w:cs="Arial"/>
          <w:sz w:val="28"/>
          <w:szCs w:val="28"/>
        </w:rPr>
        <w:t xml:space="preserve"> </w:t>
      </w:r>
      <w:proofErr w:type="spellStart"/>
      <w:r w:rsidRPr="00615D5A">
        <w:rPr>
          <w:rFonts w:ascii="Arial" w:hAnsi="Arial" w:cs="Arial"/>
          <w:sz w:val="28"/>
          <w:szCs w:val="28"/>
        </w:rPr>
        <w:t>nevanhu</w:t>
      </w:r>
      <w:proofErr w:type="spellEnd"/>
      <w:r w:rsidRPr="00615D5A">
        <w:rPr>
          <w:rFonts w:ascii="Arial" w:hAnsi="Arial" w:cs="Arial"/>
          <w:sz w:val="28"/>
          <w:szCs w:val="28"/>
        </w:rPr>
        <w:t xml:space="preserve"> </w:t>
      </w:r>
      <w:proofErr w:type="spellStart"/>
      <w:r w:rsidRPr="00615D5A">
        <w:rPr>
          <w:rFonts w:ascii="Arial" w:hAnsi="Arial" w:cs="Arial"/>
          <w:sz w:val="28"/>
          <w:szCs w:val="28"/>
        </w:rPr>
        <w:t>vanotuka</w:t>
      </w:r>
      <w:proofErr w:type="spellEnd"/>
      <w:r w:rsidRPr="00615D5A">
        <w:rPr>
          <w:rFonts w:ascii="Arial" w:hAnsi="Arial" w:cs="Arial"/>
          <w:sz w:val="28"/>
          <w:szCs w:val="28"/>
        </w:rPr>
        <w:t xml:space="preserve"> </w:t>
      </w:r>
      <w:proofErr w:type="spellStart"/>
      <w:r w:rsidRPr="00615D5A">
        <w:rPr>
          <w:rFonts w:ascii="Arial" w:hAnsi="Arial" w:cs="Arial"/>
          <w:sz w:val="28"/>
          <w:szCs w:val="28"/>
        </w:rPr>
        <w:t>vanhu</w:t>
      </w:r>
      <w:proofErr w:type="spellEnd"/>
      <w:r w:rsidRPr="00615D5A">
        <w:rPr>
          <w:rFonts w:ascii="Arial" w:hAnsi="Arial" w:cs="Arial"/>
          <w:sz w:val="28"/>
          <w:szCs w:val="28"/>
        </w:rPr>
        <w:t xml:space="preserve">, </w:t>
      </w:r>
      <w:proofErr w:type="spellStart"/>
      <w:r w:rsidRPr="00615D5A">
        <w:rPr>
          <w:rFonts w:ascii="Arial" w:hAnsi="Arial" w:cs="Arial"/>
          <w:sz w:val="28"/>
          <w:szCs w:val="28"/>
        </w:rPr>
        <w:t>ndoda</w:t>
      </w:r>
      <w:proofErr w:type="spellEnd"/>
      <w:r w:rsidRPr="00615D5A">
        <w:rPr>
          <w:rFonts w:ascii="Arial" w:hAnsi="Arial" w:cs="Arial"/>
          <w:sz w:val="28"/>
          <w:szCs w:val="28"/>
        </w:rPr>
        <w:t xml:space="preserve"> </w:t>
      </w:r>
      <w:proofErr w:type="spellStart"/>
      <w:r w:rsidRPr="00615D5A">
        <w:rPr>
          <w:rFonts w:ascii="Arial" w:hAnsi="Arial" w:cs="Arial"/>
          <w:sz w:val="28"/>
          <w:szCs w:val="28"/>
        </w:rPr>
        <w:t>nda-zvandinokuratidzai</w:t>
      </w:r>
      <w:proofErr w:type="spellEnd"/>
      <w:r w:rsidRPr="00615D5A">
        <w:rPr>
          <w:rFonts w:ascii="Arial" w:hAnsi="Arial" w:cs="Arial"/>
          <w:sz w:val="28"/>
          <w:szCs w:val="28"/>
        </w:rPr>
        <w:t xml:space="preserve"> </w:t>
      </w:r>
      <w:proofErr w:type="spellStart"/>
      <w:r w:rsidRPr="00615D5A">
        <w:rPr>
          <w:rFonts w:ascii="Arial" w:hAnsi="Arial" w:cs="Arial"/>
          <w:sz w:val="28"/>
          <w:szCs w:val="28"/>
        </w:rPr>
        <w:t>panyama</w:t>
      </w:r>
      <w:proofErr w:type="spellEnd"/>
      <w:r w:rsidRPr="00615D5A">
        <w:rPr>
          <w:rFonts w:ascii="Arial" w:hAnsi="Arial" w:cs="Arial"/>
          <w:sz w:val="28"/>
          <w:szCs w:val="28"/>
        </w:rPr>
        <w:t xml:space="preserve"> baba.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Mirai </w:t>
      </w:r>
      <w:proofErr w:type="spellStart"/>
      <w:r w:rsidRPr="00615D5A">
        <w:rPr>
          <w:rFonts w:ascii="Arial" w:hAnsi="Arial" w:cs="Arial"/>
          <w:sz w:val="28"/>
          <w:szCs w:val="28"/>
        </w:rPr>
        <w:t>ndikuratidzei</w:t>
      </w:r>
      <w:proofErr w:type="spellEnd"/>
      <w:r w:rsidRPr="00615D5A">
        <w:rPr>
          <w:rFonts w:ascii="Arial" w:hAnsi="Arial" w:cs="Arial"/>
          <w:sz w:val="28"/>
          <w:szCs w:val="28"/>
        </w:rPr>
        <w:t xml:space="preserve"> Mwari </w:t>
      </w:r>
      <w:proofErr w:type="spellStart"/>
      <w:r w:rsidRPr="00615D5A">
        <w:rPr>
          <w:rFonts w:ascii="Arial" w:hAnsi="Arial" w:cs="Arial"/>
          <w:sz w:val="28"/>
          <w:szCs w:val="28"/>
        </w:rPr>
        <w:t>wandinonamata</w:t>
      </w:r>
      <w:proofErr w:type="spellEnd"/>
      <w:r w:rsidRPr="00615D5A">
        <w:rPr>
          <w:rFonts w:ascii="Arial" w:hAnsi="Arial" w:cs="Arial"/>
          <w:sz w:val="28"/>
          <w:szCs w:val="28"/>
        </w:rPr>
        <w:t xml:space="preserve"> </w:t>
      </w:r>
      <w:proofErr w:type="spellStart"/>
      <w:r w:rsidRPr="00615D5A">
        <w:rPr>
          <w:rFonts w:ascii="Arial" w:hAnsi="Arial" w:cs="Arial"/>
          <w:sz w:val="28"/>
          <w:szCs w:val="28"/>
        </w:rPr>
        <w:t>zvaandiitira</w:t>
      </w:r>
      <w:proofErr w:type="spellEnd"/>
      <w:r w:rsidRPr="00615D5A">
        <w:rPr>
          <w:rFonts w:ascii="Arial" w:hAnsi="Arial" w:cs="Arial"/>
          <w:sz w:val="28"/>
          <w:szCs w:val="28"/>
        </w:rPr>
        <w:t xml:space="preserve"> </w:t>
      </w:r>
      <w:proofErr w:type="spellStart"/>
      <w:r w:rsidRPr="00615D5A">
        <w:rPr>
          <w:rFonts w:ascii="Arial" w:hAnsi="Arial" w:cs="Arial"/>
          <w:sz w:val="28"/>
          <w:szCs w:val="28"/>
        </w:rPr>
        <w:t>kwete</w:t>
      </w:r>
      <w:proofErr w:type="spellEnd"/>
      <w:r w:rsidRPr="00615D5A">
        <w:rPr>
          <w:rFonts w:ascii="Arial" w:hAnsi="Arial" w:cs="Arial"/>
          <w:sz w:val="28"/>
          <w:szCs w:val="28"/>
        </w:rPr>
        <w:t xml:space="preserve"> </w:t>
      </w:r>
      <w:proofErr w:type="spellStart"/>
      <w:r w:rsidRPr="00615D5A">
        <w:rPr>
          <w:rFonts w:ascii="Arial" w:hAnsi="Arial" w:cs="Arial"/>
          <w:sz w:val="28"/>
          <w:szCs w:val="28"/>
        </w:rPr>
        <w:t>wenyu</w:t>
      </w:r>
      <w:proofErr w:type="spellEnd"/>
      <w:r w:rsidRPr="00615D5A">
        <w:rPr>
          <w:rFonts w:ascii="Arial" w:hAnsi="Arial" w:cs="Arial"/>
          <w:sz w:val="28"/>
          <w:szCs w:val="28"/>
        </w:rPr>
        <w:t xml:space="preserve"> </w:t>
      </w:r>
      <w:proofErr w:type="spellStart"/>
      <w:r w:rsidRPr="00615D5A">
        <w:rPr>
          <w:rFonts w:ascii="Arial" w:hAnsi="Arial" w:cs="Arial"/>
          <w:sz w:val="28"/>
          <w:szCs w:val="28"/>
        </w:rPr>
        <w:t>uyu</w:t>
      </w:r>
      <w:proofErr w:type="spellEnd"/>
      <w:r w:rsidRPr="00615D5A">
        <w:rPr>
          <w:rFonts w:ascii="Arial" w:hAnsi="Arial" w:cs="Arial"/>
          <w:sz w:val="28"/>
          <w:szCs w:val="28"/>
        </w:rPr>
        <w:t xml:space="preserve">. </w:t>
      </w:r>
      <w:proofErr w:type="spellStart"/>
      <w:r w:rsidRPr="00615D5A">
        <w:rPr>
          <w:rFonts w:ascii="Arial" w:hAnsi="Arial" w:cs="Arial"/>
          <w:sz w:val="28"/>
          <w:szCs w:val="28"/>
        </w:rPr>
        <w:t>Asingakuitei</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w:t>
      </w:r>
      <w:proofErr w:type="spellStart"/>
      <w:r w:rsidRPr="00615D5A">
        <w:rPr>
          <w:rFonts w:ascii="Arial" w:hAnsi="Arial" w:cs="Arial"/>
          <w:sz w:val="28"/>
          <w:szCs w:val="28"/>
        </w:rPr>
        <w:t>muriritire</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anokuitirai</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muti </w:t>
      </w:r>
      <w:proofErr w:type="spellStart"/>
      <w:r w:rsidRPr="00615D5A">
        <w:rPr>
          <w:rFonts w:ascii="Arial" w:hAnsi="Arial" w:cs="Arial"/>
          <w:sz w:val="28"/>
          <w:szCs w:val="28"/>
        </w:rPr>
        <w:t>uraye</w:t>
      </w:r>
      <w:proofErr w:type="spellEnd"/>
      <w:r w:rsidRPr="00615D5A">
        <w:rPr>
          <w:rFonts w:ascii="Arial" w:hAnsi="Arial" w:cs="Arial"/>
          <w:sz w:val="28"/>
          <w:szCs w:val="28"/>
        </w:rPr>
        <w:t xml:space="preserve"> </w:t>
      </w:r>
      <w:proofErr w:type="spellStart"/>
      <w:r w:rsidRPr="00615D5A">
        <w:rPr>
          <w:rFonts w:ascii="Arial" w:hAnsi="Arial" w:cs="Arial"/>
          <w:sz w:val="28"/>
          <w:szCs w:val="28"/>
        </w:rPr>
        <w:t>nenzara</w:t>
      </w:r>
      <w:proofErr w:type="spellEnd"/>
      <w:r w:rsidRPr="00615D5A">
        <w:rPr>
          <w:rFonts w:ascii="Arial" w:hAnsi="Arial" w:cs="Arial"/>
          <w:sz w:val="28"/>
          <w:szCs w:val="28"/>
        </w:rPr>
        <w:t xml:space="preserve">. </w:t>
      </w:r>
      <w:proofErr w:type="spellStart"/>
      <w:r w:rsidRPr="00615D5A">
        <w:rPr>
          <w:rFonts w:ascii="Arial" w:hAnsi="Arial" w:cs="Arial"/>
          <w:sz w:val="28"/>
          <w:szCs w:val="28"/>
        </w:rPr>
        <w:t>Mutadze</w:t>
      </w:r>
      <w:proofErr w:type="spellEnd"/>
      <w:r w:rsidRPr="00615D5A">
        <w:rPr>
          <w:rFonts w:ascii="Arial" w:hAnsi="Arial" w:cs="Arial"/>
          <w:sz w:val="28"/>
          <w:szCs w:val="28"/>
        </w:rPr>
        <w:t xml:space="preserve"> </w:t>
      </w:r>
      <w:proofErr w:type="spellStart"/>
      <w:r w:rsidRPr="00615D5A">
        <w:rPr>
          <w:rFonts w:ascii="Arial" w:hAnsi="Arial" w:cs="Arial"/>
          <w:sz w:val="28"/>
          <w:szCs w:val="28"/>
        </w:rPr>
        <w:t>kutiendesa</w:t>
      </w:r>
      <w:proofErr w:type="spellEnd"/>
      <w:r w:rsidRPr="00615D5A">
        <w:rPr>
          <w:rFonts w:ascii="Arial" w:hAnsi="Arial" w:cs="Arial"/>
          <w:sz w:val="28"/>
          <w:szCs w:val="28"/>
        </w:rPr>
        <w:t xml:space="preserve"> </w:t>
      </w:r>
      <w:proofErr w:type="spellStart"/>
      <w:r w:rsidRPr="00615D5A">
        <w:rPr>
          <w:rFonts w:ascii="Arial" w:hAnsi="Arial" w:cs="Arial"/>
          <w:sz w:val="28"/>
          <w:szCs w:val="28"/>
        </w:rPr>
        <w:t>kuchikoro</w:t>
      </w:r>
      <w:proofErr w:type="spellEnd"/>
      <w:r w:rsidRPr="00615D5A">
        <w:rPr>
          <w:rFonts w:ascii="Arial" w:hAnsi="Arial" w:cs="Arial"/>
          <w:sz w:val="28"/>
          <w:szCs w:val="28"/>
        </w:rPr>
        <w:t xml:space="preserve">. </w:t>
      </w:r>
      <w:proofErr w:type="spellStart"/>
      <w:r w:rsidRPr="00615D5A">
        <w:rPr>
          <w:rFonts w:ascii="Arial" w:hAnsi="Arial" w:cs="Arial"/>
          <w:sz w:val="28"/>
          <w:szCs w:val="28"/>
        </w:rPr>
        <w:t>Haandi</w:t>
      </w:r>
      <w:proofErr w:type="spellEnd"/>
      <w:r w:rsidRPr="00615D5A">
        <w:rPr>
          <w:rFonts w:ascii="Arial" w:hAnsi="Arial" w:cs="Arial"/>
          <w:sz w:val="28"/>
          <w:szCs w:val="28"/>
        </w:rPr>
        <w:t xml:space="preserve"> Mwari </w:t>
      </w:r>
      <w:proofErr w:type="spellStart"/>
      <w:r w:rsidRPr="00615D5A">
        <w:rPr>
          <w:rFonts w:ascii="Arial" w:hAnsi="Arial" w:cs="Arial"/>
          <w:sz w:val="28"/>
          <w:szCs w:val="28"/>
        </w:rPr>
        <w:t>iyeye</w:t>
      </w:r>
      <w:proofErr w:type="spellEnd"/>
      <w:r w:rsidRPr="00615D5A">
        <w:rPr>
          <w:rFonts w:ascii="Arial" w:hAnsi="Arial" w:cs="Arial"/>
          <w:sz w:val="28"/>
          <w:szCs w:val="28"/>
        </w:rPr>
        <w:t xml:space="preserve">, </w:t>
      </w:r>
      <w:proofErr w:type="spellStart"/>
      <w:r w:rsidRPr="00615D5A">
        <w:rPr>
          <w:rFonts w:ascii="Arial" w:hAnsi="Arial" w:cs="Arial"/>
          <w:sz w:val="28"/>
          <w:szCs w:val="28"/>
        </w:rPr>
        <w:t>wangu</w:t>
      </w:r>
      <w:proofErr w:type="spellEnd"/>
      <w:r w:rsidRPr="00615D5A">
        <w:rPr>
          <w:rFonts w:ascii="Arial" w:hAnsi="Arial" w:cs="Arial"/>
          <w:sz w:val="28"/>
          <w:szCs w:val="28"/>
        </w:rPr>
        <w:t xml:space="preserve"> Inini Mwari, </w:t>
      </w:r>
      <w:proofErr w:type="spellStart"/>
      <w:r w:rsidRPr="00615D5A">
        <w:rPr>
          <w:rFonts w:ascii="Arial" w:hAnsi="Arial" w:cs="Arial"/>
          <w:sz w:val="28"/>
          <w:szCs w:val="28"/>
        </w:rPr>
        <w:t>anondidzidzisa</w:t>
      </w:r>
      <w:proofErr w:type="spellEnd"/>
      <w:r w:rsidRPr="00615D5A">
        <w:rPr>
          <w:rFonts w:ascii="Arial" w:hAnsi="Arial" w:cs="Arial"/>
          <w:sz w:val="28"/>
          <w:szCs w:val="28"/>
        </w:rPr>
        <w:t xml:space="preserve"> </w:t>
      </w:r>
      <w:proofErr w:type="spellStart"/>
      <w:r w:rsidRPr="00615D5A">
        <w:rPr>
          <w:rFonts w:ascii="Arial" w:hAnsi="Arial" w:cs="Arial"/>
          <w:sz w:val="28"/>
          <w:szCs w:val="28"/>
        </w:rPr>
        <w:t>kuchengeta</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vangu</w:t>
      </w:r>
      <w:proofErr w:type="spellEnd"/>
      <w:r w:rsidRPr="00615D5A">
        <w:rPr>
          <w:rFonts w:ascii="Arial" w:hAnsi="Arial" w:cs="Arial"/>
          <w:sz w:val="28"/>
          <w:szCs w:val="28"/>
        </w:rPr>
        <w:t xml:space="preserve"> </w:t>
      </w:r>
      <w:proofErr w:type="spellStart"/>
      <w:r w:rsidRPr="00615D5A">
        <w:rPr>
          <w:rFonts w:ascii="Arial" w:hAnsi="Arial" w:cs="Arial"/>
          <w:sz w:val="28"/>
          <w:szCs w:val="28"/>
        </w:rPr>
        <w:t>nemazvo</w:t>
      </w:r>
      <w:proofErr w:type="spellEnd"/>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Baba </w:t>
      </w:r>
      <w:proofErr w:type="spellStart"/>
      <w:r w:rsidRPr="00615D5A">
        <w:rPr>
          <w:rFonts w:ascii="Arial" w:hAnsi="Arial" w:cs="Arial"/>
          <w:sz w:val="28"/>
          <w:szCs w:val="28"/>
        </w:rPr>
        <w:t>kunyangwe</w:t>
      </w:r>
      <w:proofErr w:type="spellEnd"/>
      <w:r w:rsidRPr="00615D5A">
        <w:rPr>
          <w:rFonts w:ascii="Arial" w:hAnsi="Arial" w:cs="Arial"/>
          <w:sz w:val="28"/>
          <w:szCs w:val="28"/>
        </w:rPr>
        <w:t xml:space="preserve"> </w:t>
      </w:r>
      <w:proofErr w:type="spellStart"/>
      <w:r w:rsidRPr="00615D5A">
        <w:rPr>
          <w:rFonts w:ascii="Arial" w:hAnsi="Arial" w:cs="Arial"/>
          <w:sz w:val="28"/>
          <w:szCs w:val="28"/>
        </w:rPr>
        <w:t>mukaita</w:t>
      </w:r>
      <w:proofErr w:type="spellEnd"/>
      <w:r w:rsidRPr="00615D5A">
        <w:rPr>
          <w:rFonts w:ascii="Arial" w:hAnsi="Arial" w:cs="Arial"/>
          <w:sz w:val="28"/>
          <w:szCs w:val="28"/>
        </w:rPr>
        <w:t xml:space="preserve"> argument </w:t>
      </w:r>
      <w:proofErr w:type="spellStart"/>
      <w:r w:rsidRPr="00615D5A">
        <w:rPr>
          <w:rFonts w:ascii="Arial" w:hAnsi="Arial" w:cs="Arial"/>
          <w:sz w:val="28"/>
          <w:szCs w:val="28"/>
        </w:rPr>
        <w:t>yei</w:t>
      </w:r>
      <w:proofErr w:type="spellEnd"/>
      <w:r w:rsidRPr="00615D5A">
        <w:rPr>
          <w:rFonts w:ascii="Arial" w:hAnsi="Arial" w:cs="Arial"/>
          <w:sz w:val="28"/>
          <w:szCs w:val="28"/>
        </w:rPr>
        <w:t xml:space="preserve">, </w:t>
      </w:r>
      <w:proofErr w:type="spellStart"/>
      <w:r w:rsidRPr="00615D5A">
        <w:rPr>
          <w:rFonts w:ascii="Arial" w:hAnsi="Arial" w:cs="Arial"/>
          <w:sz w:val="28"/>
          <w:szCs w:val="28"/>
        </w:rPr>
        <w:t>makanga</w:t>
      </w:r>
      <w:proofErr w:type="spellEnd"/>
      <w:r w:rsidRPr="00615D5A">
        <w:rPr>
          <w:rFonts w:ascii="Arial" w:hAnsi="Arial" w:cs="Arial"/>
          <w:sz w:val="28"/>
          <w:szCs w:val="28"/>
        </w:rPr>
        <w:t xml:space="preserve"> </w:t>
      </w:r>
      <w:proofErr w:type="spellStart"/>
      <w:r w:rsidRPr="00615D5A">
        <w:rPr>
          <w:rFonts w:ascii="Arial" w:hAnsi="Arial" w:cs="Arial"/>
          <w:sz w:val="28"/>
          <w:szCs w:val="28"/>
        </w:rPr>
        <w:t>musinganamate</w:t>
      </w:r>
      <w:proofErr w:type="spellEnd"/>
      <w:r w:rsidRPr="00615D5A">
        <w:rPr>
          <w:rFonts w:ascii="Arial" w:hAnsi="Arial" w:cs="Arial"/>
          <w:sz w:val="28"/>
          <w:szCs w:val="28"/>
        </w:rPr>
        <w:t xml:space="preserve"> </w:t>
      </w:r>
      <w:proofErr w:type="spellStart"/>
      <w:r w:rsidRPr="00615D5A">
        <w:rPr>
          <w:rFonts w:ascii="Arial" w:hAnsi="Arial" w:cs="Arial"/>
          <w:sz w:val="28"/>
          <w:szCs w:val="28"/>
        </w:rPr>
        <w:t>nemai</w:t>
      </w:r>
      <w:proofErr w:type="spellEnd"/>
      <w:r w:rsidRPr="00615D5A">
        <w:rPr>
          <w:rFonts w:ascii="Arial" w:hAnsi="Arial" w:cs="Arial"/>
          <w:sz w:val="28"/>
          <w:szCs w:val="28"/>
        </w:rPr>
        <w:t>…?</w:t>
      </w:r>
      <w:r>
        <w:rPr>
          <w:rFonts w:ascii="Arial" w:hAnsi="Arial" w:cs="Arial"/>
          <w:sz w:val="28"/>
          <w:szCs w:val="28"/>
        </w:rPr>
        <w:t xml:space="preserve"> </w:t>
      </w:r>
      <w:r w:rsidRPr="00615D5A">
        <w:rPr>
          <w:rFonts w:ascii="Arial" w:hAnsi="Arial" w:cs="Arial"/>
          <w:sz w:val="18"/>
          <w:szCs w:val="18"/>
        </w:rPr>
        <w:t>[Congregation says, “</w:t>
      </w:r>
      <w:proofErr w:type="spellStart"/>
      <w:r>
        <w:rPr>
          <w:rFonts w:ascii="Arial" w:hAnsi="Arial" w:cs="Arial"/>
          <w:sz w:val="18"/>
          <w:szCs w:val="18"/>
        </w:rPr>
        <w:t>nemazvo</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 Mwari </w:t>
      </w:r>
      <w:proofErr w:type="spellStart"/>
      <w:r w:rsidRPr="00615D5A">
        <w:rPr>
          <w:rFonts w:ascii="Arial" w:hAnsi="Arial" w:cs="Arial"/>
          <w:sz w:val="28"/>
          <w:szCs w:val="28"/>
        </w:rPr>
        <w:t>vakati</w:t>
      </w:r>
      <w:proofErr w:type="spellEnd"/>
      <w:r w:rsidRPr="00615D5A">
        <w:rPr>
          <w:rFonts w:ascii="Arial" w:hAnsi="Arial" w:cs="Arial"/>
          <w:sz w:val="28"/>
          <w:szCs w:val="28"/>
        </w:rPr>
        <w:t xml:space="preserve">, </w:t>
      </w:r>
      <w:r>
        <w:rPr>
          <w:rFonts w:ascii="Arial" w:hAnsi="Arial" w:cs="Arial"/>
          <w:sz w:val="28"/>
          <w:szCs w:val="28"/>
        </w:rPr>
        <w:t>“</w:t>
      </w:r>
      <w:proofErr w:type="spellStart"/>
      <w:r w:rsidRPr="00615D5A">
        <w:rPr>
          <w:rFonts w:ascii="Arial" w:hAnsi="Arial" w:cs="Arial"/>
          <w:sz w:val="28"/>
          <w:szCs w:val="28"/>
        </w:rPr>
        <w:t>Ndinozarura</w:t>
      </w:r>
      <w:proofErr w:type="spellEnd"/>
      <w:r w:rsidRPr="00615D5A">
        <w:rPr>
          <w:rFonts w:ascii="Arial" w:hAnsi="Arial" w:cs="Arial"/>
          <w:sz w:val="28"/>
          <w:szCs w:val="28"/>
        </w:rPr>
        <w:t xml:space="preserve"> window rei…?’</w:t>
      </w:r>
      <w:r>
        <w:rPr>
          <w:rFonts w:ascii="Arial" w:hAnsi="Arial" w:cs="Arial"/>
          <w:sz w:val="28"/>
          <w:szCs w:val="28"/>
        </w:rPr>
        <w:t>’</w:t>
      </w:r>
      <w:r w:rsidRPr="00615D5A">
        <w:rPr>
          <w:rFonts w:ascii="Arial" w:hAnsi="Arial" w:cs="Arial"/>
          <w:sz w:val="28"/>
          <w:szCs w:val="28"/>
        </w:rPr>
        <w:t xml:space="preserve"> </w:t>
      </w:r>
      <w:r w:rsidRPr="00615D5A">
        <w:rPr>
          <w:rFonts w:ascii="Arial" w:hAnsi="Arial" w:cs="Arial"/>
          <w:sz w:val="18"/>
          <w:szCs w:val="18"/>
        </w:rPr>
        <w:t>[Congregation says, “</w:t>
      </w:r>
      <w:proofErr w:type="spellStart"/>
      <w:r w:rsidRPr="00615D5A">
        <w:rPr>
          <w:rFonts w:ascii="Arial" w:hAnsi="Arial" w:cs="Arial"/>
          <w:sz w:val="18"/>
          <w:szCs w:val="18"/>
        </w:rPr>
        <w:t>redenga</w:t>
      </w:r>
      <w:proofErr w:type="spellEnd"/>
      <w:r w:rsidRPr="00615D5A">
        <w:rPr>
          <w:rFonts w:ascii="Arial" w:hAnsi="Arial" w:cs="Arial"/>
          <w:sz w:val="18"/>
          <w:szCs w:val="18"/>
        </w:rPr>
        <w:t>.”</w:t>
      </w:r>
      <w:r w:rsidRPr="00FE6E08">
        <w:rPr>
          <w:rFonts w:ascii="Arial" w:hAnsi="Arial" w:cs="Arial"/>
          <w:sz w:val="18"/>
          <w:szCs w:val="18"/>
        </w:rPr>
        <w:t>]</w:t>
      </w:r>
    </w:p>
    <w:p w14:paraId="42D6817F" w14:textId="77777777" w:rsidR="00D17F97" w:rsidRPr="00615D5A" w:rsidRDefault="00D17F97" w:rsidP="00D17F97">
      <w:pPr>
        <w:jc w:val="both"/>
        <w:rPr>
          <w:rFonts w:ascii="Arial" w:hAnsi="Arial" w:cs="Arial"/>
          <w:sz w:val="28"/>
          <w:szCs w:val="28"/>
        </w:rPr>
      </w:pPr>
      <w:r w:rsidRPr="000C4F33">
        <w:rPr>
          <w:rFonts w:ascii="Arial" w:hAnsi="Arial" w:cs="Arial"/>
          <w:sz w:val="18"/>
          <w:szCs w:val="18"/>
          <w:vertAlign w:val="superscript"/>
        </w:rPr>
        <w:t xml:space="preserve"> </w:t>
      </w:r>
      <w:r w:rsidRPr="000C4F33">
        <w:rPr>
          <w:rFonts w:ascii="Arial" w:hAnsi="Arial" w:cs="Arial"/>
          <w:sz w:val="28"/>
          <w:szCs w:val="28"/>
          <w:vertAlign w:val="superscript"/>
        </w:rPr>
        <w:t>1</w:t>
      </w:r>
      <w:r>
        <w:rPr>
          <w:rFonts w:ascii="Arial" w:hAnsi="Arial" w:cs="Arial"/>
          <w:sz w:val="28"/>
          <w:szCs w:val="28"/>
          <w:vertAlign w:val="superscript"/>
        </w:rPr>
        <w:t>87</w:t>
      </w:r>
      <w:r>
        <w:rPr>
          <w:rFonts w:ascii="Arial" w:hAnsi="Arial" w:cs="Arial"/>
          <w:sz w:val="28"/>
          <w:szCs w:val="28"/>
        </w:rPr>
        <w:t xml:space="preserve"> </w:t>
      </w:r>
      <w:proofErr w:type="spellStart"/>
      <w:r>
        <w:rPr>
          <w:rFonts w:ascii="Arial" w:hAnsi="Arial" w:cs="Arial"/>
          <w:sz w:val="28"/>
          <w:szCs w:val="28"/>
        </w:rPr>
        <w:t>N</w:t>
      </w:r>
      <w:r w:rsidRPr="00615D5A">
        <w:rPr>
          <w:rFonts w:ascii="Arial" w:hAnsi="Arial" w:cs="Arial"/>
          <w:sz w:val="28"/>
          <w:szCs w:val="28"/>
        </w:rPr>
        <w:t>doda</w:t>
      </w:r>
      <w:proofErr w:type="spellEnd"/>
      <w:r w:rsidRPr="00615D5A">
        <w:rPr>
          <w:rFonts w:ascii="Arial" w:hAnsi="Arial" w:cs="Arial"/>
          <w:sz w:val="28"/>
          <w:szCs w:val="28"/>
        </w:rPr>
        <w:t xml:space="preserve"> Amen</w:t>
      </w:r>
      <w:r>
        <w:rPr>
          <w:rFonts w:ascii="Arial" w:hAnsi="Arial" w:cs="Arial"/>
          <w:sz w:val="28"/>
          <w:szCs w:val="28"/>
        </w:rPr>
        <w:t>i</w:t>
      </w:r>
      <w:r w:rsidRPr="00615D5A">
        <w:rPr>
          <w:rFonts w:ascii="Arial" w:hAnsi="Arial" w:cs="Arial"/>
          <w:sz w:val="28"/>
          <w:szCs w:val="28"/>
        </w:rPr>
        <w:t xml:space="preserve"> </w:t>
      </w:r>
      <w:proofErr w:type="spellStart"/>
      <w:r w:rsidRPr="00615D5A">
        <w:rPr>
          <w:rFonts w:ascii="Arial" w:hAnsi="Arial" w:cs="Arial"/>
          <w:sz w:val="28"/>
          <w:szCs w:val="28"/>
        </w:rPr>
        <w:t>akadarika</w:t>
      </w:r>
      <w:proofErr w:type="spellEnd"/>
      <w:r w:rsidRPr="00615D5A">
        <w:rPr>
          <w:rFonts w:ascii="Arial" w:hAnsi="Arial" w:cs="Arial"/>
          <w:sz w:val="28"/>
          <w:szCs w:val="28"/>
        </w:rPr>
        <w:t xml:space="preserve"> </w:t>
      </w:r>
      <w:proofErr w:type="spellStart"/>
      <w:r w:rsidRPr="00615D5A">
        <w:rPr>
          <w:rFonts w:ascii="Arial" w:hAnsi="Arial" w:cs="Arial"/>
          <w:sz w:val="28"/>
          <w:szCs w:val="28"/>
        </w:rPr>
        <w:t>ipapo</w:t>
      </w:r>
      <w:proofErr w:type="spellEnd"/>
      <w:r w:rsidRPr="00615D5A">
        <w:rPr>
          <w:rFonts w:ascii="Arial" w:hAnsi="Arial" w:cs="Arial"/>
          <w:sz w:val="28"/>
          <w:szCs w:val="28"/>
        </w:rPr>
        <w:t xml:space="preserve"> </w:t>
      </w:r>
      <w:proofErr w:type="spellStart"/>
      <w:r w:rsidRPr="00615D5A">
        <w:rPr>
          <w:rFonts w:ascii="Arial" w:hAnsi="Arial" w:cs="Arial"/>
          <w:sz w:val="28"/>
          <w:szCs w:val="28"/>
        </w:rPr>
        <w:t>hama</w:t>
      </w:r>
      <w:proofErr w:type="spellEnd"/>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Ngaapfuure</w:t>
      </w:r>
      <w:proofErr w:type="spellEnd"/>
      <w:r w:rsidRPr="00615D5A">
        <w:rPr>
          <w:rFonts w:ascii="Arial" w:hAnsi="Arial" w:cs="Arial"/>
          <w:sz w:val="28"/>
          <w:szCs w:val="28"/>
        </w:rPr>
        <w:t xml:space="preserve"> </w:t>
      </w:r>
      <w:proofErr w:type="spellStart"/>
      <w:r w:rsidRPr="00615D5A">
        <w:rPr>
          <w:rFonts w:ascii="Arial" w:hAnsi="Arial" w:cs="Arial"/>
          <w:sz w:val="28"/>
          <w:szCs w:val="28"/>
        </w:rPr>
        <w:t>ipapo</w:t>
      </w:r>
      <w:proofErr w:type="spellEnd"/>
      <w:r w:rsidRPr="00615D5A">
        <w:rPr>
          <w:rFonts w:ascii="Arial" w:hAnsi="Arial" w:cs="Arial"/>
          <w:sz w:val="28"/>
          <w:szCs w:val="28"/>
        </w:rPr>
        <w:t xml:space="preserve"> Amen</w:t>
      </w:r>
      <w:r>
        <w:rPr>
          <w:rFonts w:ascii="Arial" w:hAnsi="Arial" w:cs="Arial"/>
          <w:sz w:val="28"/>
          <w:szCs w:val="28"/>
        </w:rPr>
        <w:t>i</w:t>
      </w:r>
      <w:r w:rsidRPr="00615D5A">
        <w:rPr>
          <w:rFonts w:ascii="Arial" w:hAnsi="Arial" w:cs="Arial"/>
          <w:sz w:val="28"/>
          <w:szCs w:val="28"/>
        </w:rPr>
        <w:t xml:space="preserve"> </w:t>
      </w:r>
      <w:proofErr w:type="spellStart"/>
      <w:r w:rsidRPr="00615D5A">
        <w:rPr>
          <w:rFonts w:ascii="Arial" w:hAnsi="Arial" w:cs="Arial"/>
          <w:sz w:val="28"/>
          <w:szCs w:val="28"/>
        </w:rPr>
        <w:t>hama</w:t>
      </w:r>
      <w:proofErr w:type="spellEnd"/>
      <w:r w:rsidRPr="00615D5A">
        <w:rPr>
          <w:rFonts w:ascii="Arial" w:hAnsi="Arial" w:cs="Arial"/>
          <w:sz w:val="28"/>
          <w:szCs w:val="28"/>
        </w:rPr>
        <w:t>.</w:t>
      </w:r>
      <w:r w:rsidRPr="00615D5A">
        <w:rPr>
          <w:rFonts w:ascii="Arial" w:hAnsi="Arial" w:cs="Arial"/>
          <w:sz w:val="18"/>
          <w:szCs w:val="18"/>
        </w:rPr>
        <w:t xml:space="preserve"> [Congregation says, “Amen.”</w:t>
      </w:r>
      <w:r w:rsidRPr="00FE6E08">
        <w:rPr>
          <w:rFonts w:ascii="Arial" w:hAnsi="Arial" w:cs="Arial"/>
          <w:sz w:val="18"/>
          <w:szCs w:val="18"/>
        </w:rPr>
        <w:t>]</w:t>
      </w:r>
      <w:r w:rsidRPr="00615D5A">
        <w:rPr>
          <w:rFonts w:ascii="Arial" w:hAnsi="Arial" w:cs="Arial"/>
          <w:sz w:val="28"/>
          <w:szCs w:val="28"/>
        </w:rPr>
        <w:t xml:space="preserve"> </w:t>
      </w:r>
      <w:proofErr w:type="spellStart"/>
      <w:r w:rsidRPr="00615D5A">
        <w:rPr>
          <w:rFonts w:ascii="Arial" w:hAnsi="Arial" w:cs="Arial"/>
          <w:sz w:val="28"/>
          <w:szCs w:val="28"/>
        </w:rPr>
        <w:t>Ngaapfuure</w:t>
      </w:r>
      <w:proofErr w:type="spellEnd"/>
      <w:r w:rsidRPr="00615D5A">
        <w:rPr>
          <w:rFonts w:ascii="Arial" w:hAnsi="Arial" w:cs="Arial"/>
          <w:sz w:val="28"/>
          <w:szCs w:val="28"/>
        </w:rPr>
        <w:t xml:space="preserve"> </w:t>
      </w:r>
      <w:proofErr w:type="spellStart"/>
      <w:r w:rsidRPr="00615D5A">
        <w:rPr>
          <w:rFonts w:ascii="Arial" w:hAnsi="Arial" w:cs="Arial"/>
          <w:sz w:val="28"/>
          <w:szCs w:val="28"/>
        </w:rPr>
        <w:t>ipapo</w:t>
      </w:r>
      <w:proofErr w:type="spellEnd"/>
      <w:r w:rsidRPr="00615D5A">
        <w:rPr>
          <w:rFonts w:ascii="Arial" w:hAnsi="Arial" w:cs="Arial"/>
          <w:sz w:val="28"/>
          <w:szCs w:val="28"/>
        </w:rPr>
        <w:t xml:space="preserve"> Amen</w:t>
      </w:r>
      <w:r>
        <w:rPr>
          <w:rFonts w:ascii="Arial" w:hAnsi="Arial" w:cs="Arial"/>
          <w:sz w:val="28"/>
          <w:szCs w:val="28"/>
        </w:rPr>
        <w:t>i</w:t>
      </w:r>
      <w:r w:rsidRPr="00615D5A">
        <w:rPr>
          <w:rFonts w:ascii="Arial" w:hAnsi="Arial" w:cs="Arial"/>
          <w:sz w:val="28"/>
          <w:szCs w:val="28"/>
        </w:rPr>
        <w:t xml:space="preserve"> </w:t>
      </w:r>
      <w:proofErr w:type="spellStart"/>
      <w:r w:rsidRPr="00615D5A">
        <w:rPr>
          <w:rFonts w:ascii="Arial" w:hAnsi="Arial" w:cs="Arial"/>
          <w:sz w:val="28"/>
          <w:szCs w:val="28"/>
        </w:rPr>
        <w:t>iyeye</w:t>
      </w:r>
      <w:proofErr w:type="spellEnd"/>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Ndosaka</w:t>
      </w:r>
      <w:proofErr w:type="spellEnd"/>
      <w:r w:rsidRPr="00615D5A">
        <w:rPr>
          <w:rFonts w:ascii="Arial" w:hAnsi="Arial" w:cs="Arial"/>
          <w:sz w:val="28"/>
          <w:szCs w:val="28"/>
        </w:rPr>
        <w:t xml:space="preserve"> ma brother ese </w:t>
      </w:r>
      <w:proofErr w:type="spellStart"/>
      <w:r w:rsidRPr="00615D5A">
        <w:rPr>
          <w:rFonts w:ascii="Arial" w:hAnsi="Arial" w:cs="Arial"/>
          <w:sz w:val="28"/>
          <w:szCs w:val="28"/>
        </w:rPr>
        <w:t>akabva</w:t>
      </w:r>
      <w:proofErr w:type="spellEnd"/>
      <w:r w:rsidRPr="00615D5A">
        <w:rPr>
          <w:rFonts w:ascii="Arial" w:hAnsi="Arial" w:cs="Arial"/>
          <w:sz w:val="28"/>
          <w:szCs w:val="28"/>
        </w:rPr>
        <w:t xml:space="preserve"> </w:t>
      </w:r>
      <w:proofErr w:type="spellStart"/>
      <w:r w:rsidRPr="00615D5A">
        <w:rPr>
          <w:rFonts w:ascii="Arial" w:hAnsi="Arial" w:cs="Arial"/>
          <w:sz w:val="28"/>
          <w:szCs w:val="28"/>
        </w:rPr>
        <w:t>panapa</w:t>
      </w:r>
      <w:proofErr w:type="spellEnd"/>
      <w:r w:rsidRPr="00615D5A">
        <w:rPr>
          <w:rFonts w:ascii="Arial" w:hAnsi="Arial" w:cs="Arial"/>
          <w:sz w:val="28"/>
          <w:szCs w:val="28"/>
        </w:rPr>
        <w:t xml:space="preserve"> </w:t>
      </w:r>
      <w:proofErr w:type="spellStart"/>
      <w:r w:rsidRPr="00615D5A">
        <w:rPr>
          <w:rFonts w:ascii="Arial" w:hAnsi="Arial" w:cs="Arial"/>
          <w:sz w:val="28"/>
          <w:szCs w:val="28"/>
        </w:rPr>
        <w:t>ari</w:t>
      </w:r>
      <w:proofErr w:type="spellEnd"/>
      <w:r w:rsidRPr="00615D5A">
        <w:rPr>
          <w:rFonts w:ascii="Arial" w:hAnsi="Arial" w:cs="Arial"/>
          <w:sz w:val="28"/>
          <w:szCs w:val="28"/>
        </w:rPr>
        <w:t xml:space="preserve"> something. I challenge them, I gave them those things. </w:t>
      </w:r>
      <w:proofErr w:type="spellStart"/>
      <w:r w:rsidRPr="00615D5A">
        <w:rPr>
          <w:rFonts w:ascii="Arial" w:hAnsi="Arial" w:cs="Arial"/>
          <w:sz w:val="28"/>
          <w:szCs w:val="28"/>
        </w:rPr>
        <w:t>Vakazviwana</w:t>
      </w:r>
      <w:proofErr w:type="spellEnd"/>
      <w:r w:rsidRPr="00615D5A">
        <w:rPr>
          <w:rFonts w:ascii="Arial" w:hAnsi="Arial" w:cs="Arial"/>
          <w:sz w:val="28"/>
          <w:szCs w:val="28"/>
        </w:rPr>
        <w:t xml:space="preserve"> </w:t>
      </w:r>
      <w:proofErr w:type="spellStart"/>
      <w:r w:rsidRPr="00615D5A">
        <w:rPr>
          <w:rFonts w:ascii="Arial" w:hAnsi="Arial" w:cs="Arial"/>
          <w:sz w:val="28"/>
          <w:szCs w:val="28"/>
        </w:rPr>
        <w:t>vachinamata</w:t>
      </w:r>
      <w:proofErr w:type="spellEnd"/>
      <w:r w:rsidRPr="00615D5A">
        <w:rPr>
          <w:rFonts w:ascii="Arial" w:hAnsi="Arial" w:cs="Arial"/>
          <w:sz w:val="28"/>
          <w:szCs w:val="28"/>
        </w:rPr>
        <w:t xml:space="preserve"> pa…? </w:t>
      </w:r>
      <w:r w:rsidRPr="00615D5A">
        <w:rPr>
          <w:rFonts w:ascii="Arial" w:hAnsi="Arial" w:cs="Arial"/>
          <w:sz w:val="18"/>
          <w:szCs w:val="18"/>
        </w:rPr>
        <w:t>[Congregation says, “</w:t>
      </w:r>
      <w:proofErr w:type="spellStart"/>
      <w:r w:rsidRPr="00615D5A">
        <w:rPr>
          <w:rFonts w:ascii="Arial" w:hAnsi="Arial" w:cs="Arial"/>
          <w:sz w:val="18"/>
          <w:szCs w:val="18"/>
        </w:rPr>
        <w:t>pano</w:t>
      </w:r>
      <w:proofErr w:type="spellEnd"/>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28"/>
          <w:szCs w:val="28"/>
        </w:rPr>
        <w:t xml:space="preserve"> </w:t>
      </w:r>
      <w:proofErr w:type="spellStart"/>
      <w:r w:rsidRPr="00615D5A">
        <w:rPr>
          <w:rFonts w:ascii="Arial" w:hAnsi="Arial" w:cs="Arial"/>
          <w:sz w:val="28"/>
          <w:szCs w:val="28"/>
        </w:rPr>
        <w:t>Munhu</w:t>
      </w:r>
      <w:proofErr w:type="spellEnd"/>
      <w:r w:rsidRPr="00615D5A">
        <w:rPr>
          <w:rFonts w:ascii="Arial" w:hAnsi="Arial" w:cs="Arial"/>
          <w:sz w:val="28"/>
          <w:szCs w:val="28"/>
        </w:rPr>
        <w:t xml:space="preserve"> </w:t>
      </w:r>
      <w:proofErr w:type="spellStart"/>
      <w:r w:rsidRPr="00615D5A">
        <w:rPr>
          <w:rFonts w:ascii="Arial" w:hAnsi="Arial" w:cs="Arial"/>
          <w:sz w:val="28"/>
          <w:szCs w:val="28"/>
        </w:rPr>
        <w:t>wese</w:t>
      </w:r>
      <w:proofErr w:type="spellEnd"/>
      <w:r w:rsidRPr="00615D5A">
        <w:rPr>
          <w:rFonts w:ascii="Arial" w:hAnsi="Arial" w:cs="Arial"/>
          <w:sz w:val="28"/>
          <w:szCs w:val="28"/>
        </w:rPr>
        <w:t xml:space="preserve"> </w:t>
      </w:r>
      <w:proofErr w:type="spellStart"/>
      <w:r w:rsidRPr="00615D5A">
        <w:rPr>
          <w:rFonts w:ascii="Arial" w:hAnsi="Arial" w:cs="Arial"/>
          <w:sz w:val="28"/>
          <w:szCs w:val="28"/>
        </w:rPr>
        <w:t>akatenga</w:t>
      </w:r>
      <w:proofErr w:type="spellEnd"/>
      <w:r w:rsidRPr="00615D5A">
        <w:rPr>
          <w:rFonts w:ascii="Arial" w:hAnsi="Arial" w:cs="Arial"/>
          <w:sz w:val="28"/>
          <w:szCs w:val="28"/>
        </w:rPr>
        <w:t xml:space="preserve"> </w:t>
      </w:r>
      <w:proofErr w:type="spellStart"/>
      <w:r w:rsidRPr="00615D5A">
        <w:rPr>
          <w:rFonts w:ascii="Arial" w:hAnsi="Arial" w:cs="Arial"/>
          <w:sz w:val="28"/>
          <w:szCs w:val="28"/>
        </w:rPr>
        <w:t>sabhabhu</w:t>
      </w:r>
      <w:proofErr w:type="spellEnd"/>
      <w:r w:rsidRPr="00615D5A">
        <w:rPr>
          <w:rFonts w:ascii="Arial" w:hAnsi="Arial" w:cs="Arial"/>
          <w:sz w:val="28"/>
          <w:szCs w:val="28"/>
        </w:rPr>
        <w:t xml:space="preserve"> </w:t>
      </w:r>
      <w:proofErr w:type="spellStart"/>
      <w:r w:rsidRPr="00615D5A">
        <w:rPr>
          <w:rFonts w:ascii="Arial" w:hAnsi="Arial" w:cs="Arial"/>
          <w:sz w:val="28"/>
          <w:szCs w:val="28"/>
        </w:rPr>
        <w:t>pano</w:t>
      </w:r>
      <w:proofErr w:type="spellEnd"/>
      <w:r w:rsidRPr="00615D5A">
        <w:rPr>
          <w:rFonts w:ascii="Arial" w:hAnsi="Arial" w:cs="Arial"/>
          <w:sz w:val="28"/>
          <w:szCs w:val="28"/>
        </w:rPr>
        <w:t xml:space="preserve"> </w:t>
      </w:r>
      <w:proofErr w:type="spellStart"/>
      <w:r w:rsidRPr="00615D5A">
        <w:rPr>
          <w:rFonts w:ascii="Arial" w:hAnsi="Arial" w:cs="Arial"/>
          <w:sz w:val="28"/>
          <w:szCs w:val="28"/>
        </w:rPr>
        <w:t>naMwari</w:t>
      </w:r>
      <w:proofErr w:type="spellEnd"/>
      <w:r w:rsidRPr="00615D5A">
        <w:rPr>
          <w:rFonts w:ascii="Arial" w:hAnsi="Arial" w:cs="Arial"/>
          <w:sz w:val="28"/>
          <w:szCs w:val="28"/>
        </w:rPr>
        <w:t xml:space="preserve"> </w:t>
      </w:r>
      <w:proofErr w:type="spellStart"/>
      <w:r w:rsidRPr="00615D5A">
        <w:rPr>
          <w:rFonts w:ascii="Arial" w:hAnsi="Arial" w:cs="Arial"/>
          <w:sz w:val="28"/>
          <w:szCs w:val="28"/>
        </w:rPr>
        <w:t>wandinonama</w:t>
      </w:r>
      <w:proofErr w:type="spellEnd"/>
      <w:r w:rsidRPr="00615D5A">
        <w:rPr>
          <w:rFonts w:ascii="Arial" w:hAnsi="Arial" w:cs="Arial"/>
          <w:sz w:val="28"/>
          <w:szCs w:val="28"/>
        </w:rPr>
        <w:t>…</w:t>
      </w:r>
      <w:r>
        <w:rPr>
          <w:rFonts w:ascii="Arial" w:hAnsi="Arial" w:cs="Arial"/>
          <w:sz w:val="28"/>
          <w:szCs w:val="28"/>
        </w:rPr>
        <w:t xml:space="preserve"> </w:t>
      </w:r>
      <w:proofErr w:type="spellStart"/>
      <w:r>
        <w:rPr>
          <w:rFonts w:ascii="Arial" w:hAnsi="Arial" w:cs="Arial"/>
          <w:sz w:val="28"/>
          <w:szCs w:val="28"/>
        </w:rPr>
        <w:t>w</w:t>
      </w:r>
      <w:r w:rsidRPr="00615D5A">
        <w:rPr>
          <w:rFonts w:ascii="Arial" w:hAnsi="Arial" w:cs="Arial"/>
          <w:sz w:val="28"/>
          <w:szCs w:val="28"/>
        </w:rPr>
        <w:t>andinonamata</w:t>
      </w:r>
      <w:proofErr w:type="spellEnd"/>
      <w:r w:rsidRPr="00615D5A">
        <w:rPr>
          <w:rFonts w:ascii="Arial" w:hAnsi="Arial" w:cs="Arial"/>
          <w:sz w:val="28"/>
          <w:szCs w:val="28"/>
        </w:rPr>
        <w:t xml:space="preserve">. </w:t>
      </w:r>
      <w:proofErr w:type="spellStart"/>
      <w:r w:rsidRPr="00615D5A">
        <w:rPr>
          <w:rFonts w:ascii="Arial" w:hAnsi="Arial" w:cs="Arial"/>
          <w:sz w:val="28"/>
          <w:szCs w:val="28"/>
        </w:rPr>
        <w:t>Ukatenga</w:t>
      </w:r>
      <w:proofErr w:type="spellEnd"/>
      <w:r w:rsidRPr="00615D5A">
        <w:rPr>
          <w:rFonts w:ascii="Arial" w:hAnsi="Arial" w:cs="Arial"/>
          <w:sz w:val="28"/>
          <w:szCs w:val="28"/>
        </w:rPr>
        <w:t xml:space="preserve"> </w:t>
      </w:r>
      <w:proofErr w:type="spellStart"/>
      <w:r w:rsidRPr="00615D5A">
        <w:rPr>
          <w:rFonts w:ascii="Arial" w:hAnsi="Arial" w:cs="Arial"/>
          <w:sz w:val="28"/>
          <w:szCs w:val="28"/>
        </w:rPr>
        <w:t>mota</w:t>
      </w:r>
      <w:proofErr w:type="spellEnd"/>
      <w:r w:rsidRPr="00615D5A">
        <w:rPr>
          <w:rFonts w:ascii="Arial" w:hAnsi="Arial" w:cs="Arial"/>
          <w:sz w:val="28"/>
          <w:szCs w:val="28"/>
        </w:rPr>
        <w:t xml:space="preserve"> </w:t>
      </w:r>
      <w:proofErr w:type="spellStart"/>
      <w:r w:rsidRPr="00615D5A">
        <w:rPr>
          <w:rFonts w:ascii="Arial" w:hAnsi="Arial" w:cs="Arial"/>
          <w:sz w:val="28"/>
          <w:szCs w:val="28"/>
        </w:rPr>
        <w:t>hupenyu</w:t>
      </w:r>
      <w:proofErr w:type="spellEnd"/>
      <w:r w:rsidRPr="00615D5A">
        <w:rPr>
          <w:rFonts w:ascii="Arial" w:hAnsi="Arial" w:cs="Arial"/>
          <w:sz w:val="28"/>
          <w:szCs w:val="28"/>
        </w:rPr>
        <w:t xml:space="preserve"> </w:t>
      </w:r>
      <w:proofErr w:type="spellStart"/>
      <w:r w:rsidRPr="00615D5A">
        <w:rPr>
          <w:rFonts w:ascii="Arial" w:hAnsi="Arial" w:cs="Arial"/>
          <w:sz w:val="28"/>
          <w:szCs w:val="28"/>
        </w:rPr>
        <w:t>hwako</w:t>
      </w:r>
      <w:proofErr w:type="spellEnd"/>
      <w:r w:rsidRPr="00615D5A">
        <w:rPr>
          <w:rFonts w:ascii="Arial" w:hAnsi="Arial" w:cs="Arial"/>
          <w:sz w:val="28"/>
          <w:szCs w:val="28"/>
        </w:rPr>
        <w:t xml:space="preserve"> </w:t>
      </w:r>
      <w:proofErr w:type="spellStart"/>
      <w:r w:rsidRPr="00615D5A">
        <w:rPr>
          <w:rFonts w:ascii="Arial" w:hAnsi="Arial" w:cs="Arial"/>
          <w:sz w:val="28"/>
          <w:szCs w:val="28"/>
        </w:rPr>
        <w:t>hukanaka</w:t>
      </w:r>
      <w:proofErr w:type="spellEnd"/>
      <w:r w:rsidRPr="00615D5A">
        <w:rPr>
          <w:rFonts w:ascii="Arial" w:hAnsi="Arial" w:cs="Arial"/>
          <w:sz w:val="28"/>
          <w:szCs w:val="28"/>
        </w:rPr>
        <w:t xml:space="preserve">, I challenge those guys </w:t>
      </w:r>
      <w:proofErr w:type="spellStart"/>
      <w:r w:rsidRPr="00615D5A">
        <w:rPr>
          <w:rFonts w:ascii="Arial" w:hAnsi="Arial" w:cs="Arial"/>
          <w:sz w:val="28"/>
          <w:szCs w:val="28"/>
        </w:rPr>
        <w:t>kuti</w:t>
      </w:r>
      <w:proofErr w:type="spellEnd"/>
      <w:r w:rsidRPr="00615D5A">
        <w:rPr>
          <w:rFonts w:ascii="Arial" w:hAnsi="Arial" w:cs="Arial"/>
          <w:sz w:val="28"/>
          <w:szCs w:val="28"/>
        </w:rPr>
        <w:t xml:space="preserve"> life </w:t>
      </w:r>
      <w:proofErr w:type="spellStart"/>
      <w:r w:rsidRPr="00615D5A">
        <w:rPr>
          <w:rFonts w:ascii="Arial" w:hAnsi="Arial" w:cs="Arial"/>
          <w:sz w:val="28"/>
          <w:szCs w:val="28"/>
        </w:rPr>
        <w:t>ngairambe</w:t>
      </w:r>
      <w:proofErr w:type="spellEnd"/>
      <w:r w:rsidRPr="00615D5A">
        <w:rPr>
          <w:rFonts w:ascii="Arial" w:hAnsi="Arial" w:cs="Arial"/>
          <w:sz w:val="28"/>
          <w:szCs w:val="28"/>
        </w:rPr>
        <w:t xml:space="preserve"> </w:t>
      </w:r>
      <w:proofErr w:type="spellStart"/>
      <w:r w:rsidRPr="00615D5A">
        <w:rPr>
          <w:rFonts w:ascii="Arial" w:hAnsi="Arial" w:cs="Arial"/>
          <w:sz w:val="28"/>
          <w:szCs w:val="28"/>
        </w:rPr>
        <w:t>iri</w:t>
      </w:r>
      <w:proofErr w:type="spellEnd"/>
      <w:r w:rsidRPr="00615D5A">
        <w:rPr>
          <w:rFonts w:ascii="Arial" w:hAnsi="Arial" w:cs="Arial"/>
          <w:sz w:val="28"/>
          <w:szCs w:val="28"/>
        </w:rPr>
        <w:t xml:space="preserve"> </w:t>
      </w:r>
      <w:proofErr w:type="spellStart"/>
      <w:r w:rsidRPr="00615D5A">
        <w:rPr>
          <w:rFonts w:ascii="Arial" w:hAnsi="Arial" w:cs="Arial"/>
          <w:sz w:val="28"/>
          <w:szCs w:val="28"/>
        </w:rPr>
        <w:t>zvayanga</w:t>
      </w:r>
      <w:proofErr w:type="spellEnd"/>
      <w:r w:rsidRPr="00615D5A">
        <w:rPr>
          <w:rFonts w:ascii="Arial" w:hAnsi="Arial" w:cs="Arial"/>
          <w:sz w:val="28"/>
          <w:szCs w:val="28"/>
        </w:rPr>
        <w:t xml:space="preserve"> </w:t>
      </w:r>
      <w:proofErr w:type="spellStart"/>
      <w:r w:rsidRPr="00615D5A">
        <w:rPr>
          <w:rFonts w:ascii="Arial" w:hAnsi="Arial" w:cs="Arial"/>
          <w:sz w:val="28"/>
          <w:szCs w:val="28"/>
        </w:rPr>
        <w:t>yakadii</w:t>
      </w:r>
      <w:proofErr w:type="spellEnd"/>
      <w:r w:rsidRPr="00615D5A">
        <w:rPr>
          <w:rFonts w:ascii="Arial" w:hAnsi="Arial" w:cs="Arial"/>
          <w:sz w:val="28"/>
          <w:szCs w:val="28"/>
        </w:rPr>
        <w:t xml:space="preserve">…? </w:t>
      </w:r>
      <w:r w:rsidRPr="00615D5A">
        <w:rPr>
          <w:rFonts w:ascii="Arial" w:hAnsi="Arial" w:cs="Arial"/>
          <w:sz w:val="18"/>
          <w:szCs w:val="18"/>
        </w:rPr>
        <w:t>[Congregation says, “</w:t>
      </w:r>
      <w:proofErr w:type="spellStart"/>
      <w:r>
        <w:rPr>
          <w:rFonts w:ascii="Arial" w:hAnsi="Arial" w:cs="Arial"/>
          <w:sz w:val="18"/>
          <w:szCs w:val="18"/>
        </w:rPr>
        <w:t>yakaita</w:t>
      </w:r>
      <w:proofErr w:type="spellEnd"/>
      <w:r w:rsidRPr="00615D5A">
        <w:rPr>
          <w:rFonts w:ascii="Arial" w:hAnsi="Arial" w:cs="Arial"/>
          <w:sz w:val="18"/>
          <w:szCs w:val="18"/>
        </w:rPr>
        <w:t>.”</w:t>
      </w:r>
      <w:r w:rsidRPr="00FE6E08">
        <w:rPr>
          <w:rFonts w:ascii="Arial" w:hAnsi="Arial" w:cs="Arial"/>
          <w:sz w:val="18"/>
          <w:szCs w:val="18"/>
        </w:rPr>
        <w:t>]</w:t>
      </w:r>
    </w:p>
    <w:p w14:paraId="3A32B443" w14:textId="77777777" w:rsidR="00D17F97" w:rsidRDefault="00D17F97" w:rsidP="00D17F97">
      <w:pPr>
        <w:jc w:val="both"/>
        <w:rPr>
          <w:rFonts w:ascii="Arial" w:hAnsi="Arial" w:cs="Arial"/>
          <w:sz w:val="18"/>
          <w:szCs w:val="18"/>
        </w:rPr>
      </w:pPr>
      <w:r w:rsidRPr="000C4F33">
        <w:rPr>
          <w:rFonts w:ascii="Arial" w:hAnsi="Arial" w:cs="Arial"/>
          <w:sz w:val="28"/>
          <w:szCs w:val="28"/>
          <w:vertAlign w:val="superscript"/>
        </w:rPr>
        <w:lastRenderedPageBreak/>
        <w:t>1</w:t>
      </w:r>
      <w:r>
        <w:rPr>
          <w:rFonts w:ascii="Arial" w:hAnsi="Arial" w:cs="Arial"/>
          <w:sz w:val="28"/>
          <w:szCs w:val="28"/>
          <w:vertAlign w:val="superscript"/>
        </w:rPr>
        <w:t>88</w:t>
      </w:r>
      <w:r>
        <w:rPr>
          <w:rFonts w:ascii="Arial" w:hAnsi="Arial" w:cs="Arial"/>
          <w:sz w:val="28"/>
          <w:szCs w:val="28"/>
        </w:rPr>
        <w:t xml:space="preserve"> </w:t>
      </w:r>
      <w:proofErr w:type="spellStart"/>
      <w:r w:rsidRPr="00615D5A">
        <w:rPr>
          <w:rFonts w:ascii="Arial" w:hAnsi="Arial" w:cs="Arial"/>
          <w:sz w:val="28"/>
          <w:szCs w:val="28"/>
        </w:rPr>
        <w:t>Muchaona</w:t>
      </w:r>
      <w:proofErr w:type="spellEnd"/>
      <w:r w:rsidRPr="00615D5A">
        <w:rPr>
          <w:rFonts w:ascii="Arial" w:hAnsi="Arial" w:cs="Arial"/>
          <w:sz w:val="28"/>
          <w:szCs w:val="28"/>
        </w:rPr>
        <w:t xml:space="preserve"> </w:t>
      </w:r>
      <w:proofErr w:type="spellStart"/>
      <w:r w:rsidRPr="00615D5A">
        <w:rPr>
          <w:rFonts w:ascii="Arial" w:hAnsi="Arial" w:cs="Arial"/>
          <w:sz w:val="28"/>
          <w:szCs w:val="28"/>
        </w:rPr>
        <w:t>kuti</w:t>
      </w:r>
      <w:proofErr w:type="spellEnd"/>
      <w:r w:rsidRPr="00615D5A">
        <w:rPr>
          <w:rFonts w:ascii="Arial" w:hAnsi="Arial" w:cs="Arial"/>
          <w:sz w:val="28"/>
          <w:szCs w:val="28"/>
        </w:rPr>
        <w:t xml:space="preserve"> Mwari </w:t>
      </w:r>
      <w:proofErr w:type="spellStart"/>
      <w:r w:rsidRPr="00615D5A">
        <w:rPr>
          <w:rFonts w:ascii="Arial" w:hAnsi="Arial" w:cs="Arial"/>
          <w:sz w:val="28"/>
          <w:szCs w:val="28"/>
        </w:rPr>
        <w:t>vachivhara</w:t>
      </w:r>
      <w:proofErr w:type="spellEnd"/>
      <w:r w:rsidRPr="00615D5A">
        <w:rPr>
          <w:rFonts w:ascii="Arial" w:hAnsi="Arial" w:cs="Arial"/>
          <w:sz w:val="28"/>
          <w:szCs w:val="28"/>
        </w:rPr>
        <w:t xml:space="preserve"> denga.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Ndoda</w:t>
      </w:r>
      <w:proofErr w:type="spellEnd"/>
      <w:r w:rsidRPr="00615D5A">
        <w:rPr>
          <w:rFonts w:ascii="Arial" w:hAnsi="Arial" w:cs="Arial"/>
          <w:sz w:val="28"/>
          <w:szCs w:val="28"/>
        </w:rPr>
        <w:t xml:space="preserve"> Amen</w:t>
      </w:r>
      <w:r>
        <w:rPr>
          <w:rFonts w:ascii="Arial" w:hAnsi="Arial" w:cs="Arial"/>
          <w:sz w:val="28"/>
          <w:szCs w:val="28"/>
        </w:rPr>
        <w:t>i</w:t>
      </w:r>
      <w:r w:rsidRPr="00615D5A">
        <w:rPr>
          <w:rFonts w:ascii="Arial" w:hAnsi="Arial" w:cs="Arial"/>
          <w:sz w:val="28"/>
          <w:szCs w:val="28"/>
        </w:rPr>
        <w:t xml:space="preserve"> </w:t>
      </w:r>
      <w:proofErr w:type="spellStart"/>
      <w:r w:rsidRPr="00615D5A">
        <w:rPr>
          <w:rFonts w:ascii="Arial" w:hAnsi="Arial" w:cs="Arial"/>
          <w:sz w:val="28"/>
          <w:szCs w:val="28"/>
        </w:rPr>
        <w:t>akadarika</w:t>
      </w:r>
      <w:proofErr w:type="spellEnd"/>
      <w:r w:rsidRPr="00615D5A">
        <w:rPr>
          <w:rFonts w:ascii="Arial" w:hAnsi="Arial" w:cs="Arial"/>
          <w:sz w:val="28"/>
          <w:szCs w:val="28"/>
        </w:rPr>
        <w:t xml:space="preserve"> Amen</w:t>
      </w:r>
      <w:r>
        <w:rPr>
          <w:rFonts w:ascii="Arial" w:hAnsi="Arial" w:cs="Arial"/>
          <w:sz w:val="28"/>
          <w:szCs w:val="28"/>
        </w:rPr>
        <w:t>i</w:t>
      </w:r>
      <w:r w:rsidRPr="00615D5A">
        <w:rPr>
          <w:rFonts w:ascii="Arial" w:hAnsi="Arial" w:cs="Arial"/>
          <w:sz w:val="28"/>
          <w:szCs w:val="28"/>
        </w:rPr>
        <w:t xml:space="preserve"> </w:t>
      </w:r>
      <w:proofErr w:type="spellStart"/>
      <w:r w:rsidRPr="00615D5A">
        <w:rPr>
          <w:rFonts w:ascii="Arial" w:hAnsi="Arial" w:cs="Arial"/>
          <w:sz w:val="28"/>
          <w:szCs w:val="28"/>
        </w:rPr>
        <w:t>ipapo</w:t>
      </w:r>
      <w:proofErr w:type="spellEnd"/>
      <w:r w:rsidRPr="00615D5A">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Ko </w:t>
      </w:r>
      <w:proofErr w:type="spellStart"/>
      <w:r w:rsidRPr="00615D5A">
        <w:rPr>
          <w:rFonts w:ascii="Arial" w:hAnsi="Arial" w:cs="Arial"/>
          <w:sz w:val="28"/>
          <w:szCs w:val="28"/>
        </w:rPr>
        <w:t>hama</w:t>
      </w:r>
      <w:proofErr w:type="spellEnd"/>
      <w:r w:rsidRPr="00615D5A">
        <w:rPr>
          <w:rFonts w:ascii="Arial" w:hAnsi="Arial" w:cs="Arial"/>
          <w:sz w:val="28"/>
          <w:szCs w:val="28"/>
        </w:rPr>
        <w:t xml:space="preserve"> </w:t>
      </w:r>
      <w:proofErr w:type="spellStart"/>
      <w:r w:rsidRPr="00615D5A">
        <w:rPr>
          <w:rFonts w:ascii="Arial" w:hAnsi="Arial" w:cs="Arial"/>
          <w:sz w:val="28"/>
          <w:szCs w:val="28"/>
        </w:rPr>
        <w:t>dzedu</w:t>
      </w:r>
      <w:proofErr w:type="spellEnd"/>
      <w:r w:rsidRPr="00615D5A">
        <w:rPr>
          <w:rFonts w:ascii="Arial" w:hAnsi="Arial" w:cs="Arial"/>
          <w:sz w:val="28"/>
          <w:szCs w:val="28"/>
        </w:rPr>
        <w:t xml:space="preserve"> </w:t>
      </w:r>
      <w:proofErr w:type="spellStart"/>
      <w:r w:rsidRPr="00615D5A">
        <w:rPr>
          <w:rFonts w:ascii="Arial" w:hAnsi="Arial" w:cs="Arial"/>
          <w:sz w:val="28"/>
          <w:szCs w:val="28"/>
        </w:rPr>
        <w:t>dzemuna</w:t>
      </w:r>
      <w:proofErr w:type="spellEnd"/>
      <w:r w:rsidRPr="00615D5A">
        <w:rPr>
          <w:rFonts w:ascii="Arial" w:hAnsi="Arial" w:cs="Arial"/>
          <w:sz w:val="28"/>
          <w:szCs w:val="28"/>
        </w:rPr>
        <w:t xml:space="preserve"> October 2000, Mwari </w:t>
      </w:r>
      <w:proofErr w:type="spellStart"/>
      <w:r w:rsidRPr="00615D5A">
        <w:rPr>
          <w:rFonts w:ascii="Arial" w:hAnsi="Arial" w:cs="Arial"/>
          <w:sz w:val="28"/>
          <w:szCs w:val="28"/>
        </w:rPr>
        <w:t>akavhara</w:t>
      </w:r>
      <w:proofErr w:type="spellEnd"/>
      <w:r w:rsidRPr="00615D5A">
        <w:rPr>
          <w:rFonts w:ascii="Arial" w:hAnsi="Arial" w:cs="Arial"/>
          <w:sz w:val="28"/>
          <w:szCs w:val="28"/>
        </w:rPr>
        <w:t xml:space="preserve"> denga here?</w:t>
      </w:r>
      <w:r>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 Aah, ah, </w:t>
      </w:r>
      <w:proofErr w:type="spellStart"/>
      <w:r w:rsidRPr="00615D5A">
        <w:rPr>
          <w:rFonts w:ascii="Arial" w:hAnsi="Arial" w:cs="Arial"/>
          <w:sz w:val="28"/>
          <w:szCs w:val="28"/>
        </w:rPr>
        <w:t>gwiba</w:t>
      </w:r>
      <w:proofErr w:type="spellEnd"/>
      <w:r w:rsidRPr="00615D5A">
        <w:rPr>
          <w:rFonts w:ascii="Arial" w:hAnsi="Arial" w:cs="Arial"/>
          <w:sz w:val="28"/>
          <w:szCs w:val="28"/>
        </w:rPr>
        <w:t xml:space="preserve"> zvakanaka-</w:t>
      </w:r>
      <w:proofErr w:type="spellStart"/>
      <w:r w:rsidRPr="00615D5A">
        <w:rPr>
          <w:rFonts w:ascii="Arial" w:hAnsi="Arial" w:cs="Arial"/>
          <w:sz w:val="28"/>
          <w:szCs w:val="28"/>
        </w:rPr>
        <w:t>naka</w:t>
      </w:r>
      <w:proofErr w:type="spellEnd"/>
      <w:r w:rsidRPr="00615D5A">
        <w:rPr>
          <w:rFonts w:ascii="Arial" w:hAnsi="Arial" w:cs="Arial"/>
          <w:sz w:val="28"/>
          <w:szCs w:val="28"/>
        </w:rPr>
        <w:t xml:space="preserve">, </w:t>
      </w:r>
      <w:proofErr w:type="spellStart"/>
      <w:r w:rsidRPr="00615D5A">
        <w:rPr>
          <w:rFonts w:ascii="Arial" w:hAnsi="Arial" w:cs="Arial"/>
          <w:sz w:val="28"/>
          <w:szCs w:val="28"/>
        </w:rPr>
        <w:t>nekuti</w:t>
      </w:r>
      <w:proofErr w:type="spellEnd"/>
      <w:r w:rsidRPr="00615D5A">
        <w:rPr>
          <w:rFonts w:ascii="Arial" w:hAnsi="Arial" w:cs="Arial"/>
          <w:sz w:val="28"/>
          <w:szCs w:val="28"/>
        </w:rPr>
        <w:t xml:space="preserve"> pane</w:t>
      </w:r>
      <w:r>
        <w:rPr>
          <w:rFonts w:ascii="Arial" w:hAnsi="Arial" w:cs="Arial"/>
          <w:sz w:val="28"/>
          <w:szCs w:val="28"/>
        </w:rPr>
        <w:t xml:space="preserve"> </w:t>
      </w:r>
      <w:proofErr w:type="spellStart"/>
      <w:r w:rsidRPr="00615D5A">
        <w:rPr>
          <w:rFonts w:ascii="Arial" w:hAnsi="Arial" w:cs="Arial"/>
          <w:sz w:val="28"/>
          <w:szCs w:val="28"/>
        </w:rPr>
        <w:t>nzvimbo</w:t>
      </w:r>
      <w:proofErr w:type="spellEnd"/>
      <w:r w:rsidRPr="00615D5A">
        <w:rPr>
          <w:rFonts w:ascii="Arial" w:hAnsi="Arial" w:cs="Arial"/>
          <w:sz w:val="28"/>
          <w:szCs w:val="28"/>
        </w:rPr>
        <w:t xml:space="preserve"> Mwari </w:t>
      </w:r>
      <w:proofErr w:type="spellStart"/>
      <w:r w:rsidRPr="00615D5A">
        <w:rPr>
          <w:rFonts w:ascii="Arial" w:hAnsi="Arial" w:cs="Arial"/>
          <w:sz w:val="28"/>
          <w:szCs w:val="28"/>
        </w:rPr>
        <w:t>yavanosangana</w:t>
      </w:r>
      <w:proofErr w:type="spellEnd"/>
      <w:r w:rsidRPr="00615D5A">
        <w:rPr>
          <w:rFonts w:ascii="Arial" w:hAnsi="Arial" w:cs="Arial"/>
          <w:sz w:val="28"/>
          <w:szCs w:val="28"/>
        </w:rPr>
        <w:t xml:space="preserve"> </w:t>
      </w:r>
      <w:proofErr w:type="spellStart"/>
      <w:r w:rsidRPr="00615D5A">
        <w:rPr>
          <w:rFonts w:ascii="Arial" w:hAnsi="Arial" w:cs="Arial"/>
          <w:sz w:val="28"/>
          <w:szCs w:val="28"/>
        </w:rPr>
        <w:t>newe</w:t>
      </w:r>
      <w:proofErr w:type="spellEnd"/>
      <w:r w:rsidRPr="00615D5A">
        <w:rPr>
          <w:rFonts w:ascii="Arial" w:hAnsi="Arial" w:cs="Arial"/>
          <w:sz w:val="28"/>
          <w:szCs w:val="28"/>
        </w:rPr>
        <w:t>.</w:t>
      </w:r>
      <w:r w:rsidRPr="00D50C19">
        <w:rPr>
          <w:rFonts w:ascii="Arial" w:hAnsi="Arial" w:cs="Arial"/>
          <w:sz w:val="18"/>
          <w:szCs w:val="18"/>
        </w:rPr>
        <w:t xml:space="preserve">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 Pane </w:t>
      </w:r>
      <w:proofErr w:type="spellStart"/>
      <w:r w:rsidRPr="00615D5A">
        <w:rPr>
          <w:rFonts w:ascii="Arial" w:hAnsi="Arial" w:cs="Arial"/>
          <w:sz w:val="28"/>
          <w:szCs w:val="28"/>
        </w:rPr>
        <w:t>nzvimbo</w:t>
      </w:r>
      <w:proofErr w:type="spellEnd"/>
      <w:r w:rsidRPr="00615D5A">
        <w:rPr>
          <w:rFonts w:ascii="Arial" w:hAnsi="Arial" w:cs="Arial"/>
          <w:sz w:val="28"/>
          <w:szCs w:val="28"/>
        </w:rPr>
        <w:t xml:space="preserve"> Mwari </w:t>
      </w:r>
      <w:proofErr w:type="spellStart"/>
      <w:r w:rsidRPr="00615D5A">
        <w:rPr>
          <w:rFonts w:ascii="Arial" w:hAnsi="Arial" w:cs="Arial"/>
          <w:sz w:val="28"/>
          <w:szCs w:val="28"/>
        </w:rPr>
        <w:t>yavakudaira</w:t>
      </w:r>
      <w:proofErr w:type="spellEnd"/>
      <w:r>
        <w:rPr>
          <w:rFonts w:ascii="Arial" w:hAnsi="Arial" w:cs="Arial"/>
          <w:sz w:val="28"/>
          <w:szCs w:val="28"/>
        </w:rPr>
        <w:t xml:space="preserve"> </w:t>
      </w:r>
      <w:r w:rsidRPr="00615D5A">
        <w:rPr>
          <w:rFonts w:ascii="Arial" w:hAnsi="Arial" w:cs="Arial"/>
          <w:sz w:val="18"/>
          <w:szCs w:val="18"/>
        </w:rPr>
        <w:t>[Congregation says, “Amen</w:t>
      </w:r>
      <w:r>
        <w:rPr>
          <w:rFonts w:ascii="Arial" w:hAnsi="Arial" w:cs="Arial"/>
          <w:sz w:val="18"/>
          <w:szCs w:val="18"/>
        </w:rPr>
        <w:t>,</w:t>
      </w:r>
      <w:r w:rsidRPr="00615D5A">
        <w:rPr>
          <w:rFonts w:ascii="Arial" w:hAnsi="Arial" w:cs="Arial"/>
          <w:sz w:val="18"/>
          <w:szCs w:val="18"/>
        </w:rPr>
        <w:t>”</w:t>
      </w:r>
      <w:r w:rsidRPr="00FE6E08">
        <w:rPr>
          <w:rFonts w:ascii="Arial" w:hAnsi="Arial" w:cs="Arial"/>
          <w:sz w:val="18"/>
          <w:szCs w:val="18"/>
        </w:rPr>
        <w:t>]</w:t>
      </w:r>
      <w:r w:rsidRPr="00615D5A">
        <w:rPr>
          <w:rFonts w:ascii="Arial" w:hAnsi="Arial" w:cs="Arial"/>
          <w:sz w:val="18"/>
          <w:szCs w:val="18"/>
        </w:rPr>
        <w:t xml:space="preserve"> </w:t>
      </w:r>
      <w:r w:rsidRPr="00615D5A">
        <w:rPr>
          <w:rFonts w:ascii="Arial" w:hAnsi="Arial" w:cs="Arial"/>
          <w:sz w:val="28"/>
          <w:szCs w:val="28"/>
        </w:rPr>
        <w:t xml:space="preserve"> pane burden of being called. </w:t>
      </w:r>
      <w:r w:rsidRPr="00615D5A">
        <w:rPr>
          <w:rFonts w:ascii="Arial" w:hAnsi="Arial" w:cs="Arial"/>
          <w:sz w:val="18"/>
          <w:szCs w:val="18"/>
        </w:rPr>
        <w:t>[Congregation says, “Amen.”</w:t>
      </w:r>
      <w:r w:rsidRPr="00FE6E08">
        <w:rPr>
          <w:rFonts w:ascii="Arial" w:hAnsi="Arial" w:cs="Arial"/>
          <w:sz w:val="18"/>
          <w:szCs w:val="18"/>
        </w:rPr>
        <w:t>]</w:t>
      </w:r>
      <w:r w:rsidRPr="00615D5A">
        <w:rPr>
          <w:rFonts w:ascii="Arial" w:hAnsi="Arial" w:cs="Arial"/>
          <w:sz w:val="18"/>
          <w:szCs w:val="18"/>
        </w:rPr>
        <w:t xml:space="preserve"> </w:t>
      </w:r>
      <w:proofErr w:type="spellStart"/>
      <w:r w:rsidRPr="00615D5A">
        <w:rPr>
          <w:rFonts w:ascii="Arial" w:hAnsi="Arial" w:cs="Arial"/>
          <w:sz w:val="28"/>
          <w:szCs w:val="28"/>
        </w:rPr>
        <w:t>Ngatirairei</w:t>
      </w:r>
      <w:proofErr w:type="spellEnd"/>
      <w:r w:rsidRPr="00615D5A">
        <w:rPr>
          <w:rFonts w:ascii="Arial" w:hAnsi="Arial" w:cs="Arial"/>
          <w:sz w:val="28"/>
          <w:szCs w:val="28"/>
        </w:rPr>
        <w:t xml:space="preserve"> </w:t>
      </w:r>
      <w:proofErr w:type="spellStart"/>
      <w:r w:rsidRPr="00615D5A">
        <w:rPr>
          <w:rFonts w:ascii="Arial" w:hAnsi="Arial" w:cs="Arial"/>
          <w:sz w:val="28"/>
          <w:szCs w:val="28"/>
        </w:rPr>
        <w:t>vana</w:t>
      </w:r>
      <w:proofErr w:type="spellEnd"/>
      <w:r w:rsidRPr="00615D5A">
        <w:rPr>
          <w:rFonts w:ascii="Arial" w:hAnsi="Arial" w:cs="Arial"/>
          <w:sz w:val="28"/>
          <w:szCs w:val="28"/>
        </w:rPr>
        <w:t xml:space="preserve"> </w:t>
      </w:r>
      <w:proofErr w:type="spellStart"/>
      <w:r w:rsidRPr="00615D5A">
        <w:rPr>
          <w:rFonts w:ascii="Arial" w:hAnsi="Arial" w:cs="Arial"/>
          <w:sz w:val="28"/>
          <w:szCs w:val="28"/>
        </w:rPr>
        <w:t>vedu</w:t>
      </w:r>
      <w:proofErr w:type="spellEnd"/>
      <w:r w:rsidRPr="00615D5A">
        <w:rPr>
          <w:rFonts w:ascii="Arial" w:hAnsi="Arial" w:cs="Arial"/>
          <w:sz w:val="28"/>
          <w:szCs w:val="28"/>
        </w:rPr>
        <w:t xml:space="preserve"> </w:t>
      </w:r>
      <w:proofErr w:type="spellStart"/>
      <w:r w:rsidRPr="00615D5A">
        <w:rPr>
          <w:rFonts w:ascii="Arial" w:hAnsi="Arial" w:cs="Arial"/>
          <w:sz w:val="28"/>
          <w:szCs w:val="28"/>
        </w:rPr>
        <w:t>vasakanganwe</w:t>
      </w:r>
      <w:proofErr w:type="spellEnd"/>
      <w:r w:rsidRPr="00615D5A">
        <w:rPr>
          <w:rFonts w:ascii="Arial" w:hAnsi="Arial" w:cs="Arial"/>
          <w:sz w:val="28"/>
          <w:szCs w:val="28"/>
        </w:rPr>
        <w:t>!</w:t>
      </w:r>
      <w:r>
        <w:rPr>
          <w:rFonts w:ascii="Arial" w:hAnsi="Arial" w:cs="Arial"/>
          <w:sz w:val="28"/>
          <w:szCs w:val="28"/>
        </w:rPr>
        <w:t xml:space="preserve"> </w:t>
      </w:r>
      <w:r w:rsidRPr="00615D5A">
        <w:rPr>
          <w:rFonts w:ascii="Arial" w:hAnsi="Arial" w:cs="Arial"/>
          <w:sz w:val="18"/>
          <w:szCs w:val="18"/>
        </w:rPr>
        <w:t>[Congregation says, “Amen.”</w:t>
      </w:r>
      <w:r w:rsidRPr="00FE6E08">
        <w:rPr>
          <w:rFonts w:ascii="Arial" w:hAnsi="Arial" w:cs="Arial"/>
          <w:sz w:val="18"/>
          <w:szCs w:val="18"/>
        </w:rPr>
        <w:t>]</w:t>
      </w:r>
    </w:p>
    <w:p w14:paraId="26C39B8F" w14:textId="77777777" w:rsidR="009C5F6A" w:rsidRDefault="009C5F6A" w:rsidP="00D17F97">
      <w:pPr>
        <w:jc w:val="both"/>
        <w:rPr>
          <w:rFonts w:ascii="Arial" w:hAnsi="Arial" w:cs="Arial"/>
          <w:sz w:val="18"/>
          <w:szCs w:val="18"/>
        </w:rPr>
      </w:pPr>
    </w:p>
    <w:p w14:paraId="364205F7" w14:textId="61EE80C4" w:rsidR="002B3306" w:rsidRDefault="002B3306" w:rsidP="002B3306">
      <w:pPr>
        <w:rPr>
          <w:rFonts w:ascii="Arial" w:hAnsi="Arial" w:cs="Arial"/>
          <w:sz w:val="28"/>
          <w:szCs w:val="28"/>
        </w:rPr>
      </w:pPr>
      <w:r w:rsidRPr="005B26FC">
        <w:rPr>
          <w:rFonts w:ascii="Arial" w:hAnsi="Arial" w:cs="Arial"/>
          <w:sz w:val="28"/>
          <w:szCs w:val="28"/>
          <w:vertAlign w:val="superscript"/>
        </w:rPr>
        <w:t>189</w:t>
      </w:r>
      <w:r>
        <w:rPr>
          <w:rFonts w:ascii="Arial" w:hAnsi="Arial" w:cs="Arial"/>
          <w:sz w:val="28"/>
          <w:szCs w:val="28"/>
        </w:rPr>
        <w:t xml:space="preserve"> </w:t>
      </w:r>
      <w:proofErr w:type="spellStart"/>
      <w:r>
        <w:rPr>
          <w:rFonts w:ascii="Arial" w:hAnsi="Arial" w:cs="Arial"/>
          <w:sz w:val="28"/>
          <w:szCs w:val="28"/>
        </w:rPr>
        <w:t>Hatisimukei</w:t>
      </w:r>
      <w:proofErr w:type="spellEnd"/>
      <w:r>
        <w:rPr>
          <w:rFonts w:ascii="Arial" w:hAnsi="Arial" w:cs="Arial"/>
          <w:sz w:val="28"/>
          <w:szCs w:val="28"/>
        </w:rPr>
        <w:t xml:space="preserve"> </w:t>
      </w:r>
      <w:proofErr w:type="spellStart"/>
      <w:r>
        <w:rPr>
          <w:rFonts w:ascii="Arial" w:hAnsi="Arial" w:cs="Arial"/>
          <w:sz w:val="28"/>
          <w:szCs w:val="28"/>
        </w:rPr>
        <w:t>hedu</w:t>
      </w:r>
      <w:proofErr w:type="spellEnd"/>
      <w:r>
        <w:rPr>
          <w:rFonts w:ascii="Arial" w:hAnsi="Arial" w:cs="Arial"/>
          <w:sz w:val="28"/>
          <w:szCs w:val="28"/>
        </w:rPr>
        <w:t xml:space="preserve"> tese.</w:t>
      </w:r>
    </w:p>
    <w:p w14:paraId="1DEBAE0C" w14:textId="77777777" w:rsidR="002B3306" w:rsidRPr="00A1475E" w:rsidRDefault="002B3306" w:rsidP="002B3306">
      <w:pPr>
        <w:spacing w:after="0" w:line="360" w:lineRule="auto"/>
        <w:jc w:val="center"/>
        <w:rPr>
          <w:rFonts w:ascii="Arial" w:hAnsi="Arial" w:cs="Arial"/>
          <w:i/>
          <w:iCs/>
          <w:sz w:val="28"/>
          <w:szCs w:val="28"/>
        </w:rPr>
      </w:pPr>
      <w:proofErr w:type="spellStart"/>
      <w:r w:rsidRPr="00A1475E">
        <w:rPr>
          <w:rFonts w:ascii="Arial" w:hAnsi="Arial" w:cs="Arial"/>
          <w:i/>
          <w:iCs/>
          <w:sz w:val="28"/>
          <w:szCs w:val="28"/>
        </w:rPr>
        <w:t>Vakauya</w:t>
      </w:r>
      <w:proofErr w:type="spellEnd"/>
      <w:r w:rsidRPr="00A1475E">
        <w:rPr>
          <w:rFonts w:ascii="Arial" w:hAnsi="Arial" w:cs="Arial"/>
          <w:i/>
          <w:iCs/>
          <w:sz w:val="28"/>
          <w:szCs w:val="28"/>
        </w:rPr>
        <w:t xml:space="preserve"> (Baba) </w:t>
      </w:r>
      <w:proofErr w:type="spellStart"/>
      <w:r w:rsidRPr="00A1475E">
        <w:rPr>
          <w:rFonts w:ascii="Arial" w:hAnsi="Arial" w:cs="Arial"/>
          <w:i/>
          <w:iCs/>
          <w:sz w:val="28"/>
          <w:szCs w:val="28"/>
        </w:rPr>
        <w:t>vamwe</w:t>
      </w:r>
      <w:proofErr w:type="spellEnd"/>
      <w:r w:rsidRPr="00A1475E">
        <w:rPr>
          <w:rFonts w:ascii="Arial" w:hAnsi="Arial" w:cs="Arial"/>
          <w:i/>
          <w:iCs/>
          <w:sz w:val="28"/>
          <w:szCs w:val="28"/>
        </w:rPr>
        <w:t xml:space="preserve"> </w:t>
      </w:r>
      <w:proofErr w:type="spellStart"/>
      <w:r w:rsidRPr="00A1475E">
        <w:rPr>
          <w:rFonts w:ascii="Arial" w:hAnsi="Arial" w:cs="Arial"/>
          <w:i/>
          <w:iCs/>
          <w:sz w:val="28"/>
          <w:szCs w:val="28"/>
        </w:rPr>
        <w:t>vachibvunza</w:t>
      </w:r>
      <w:proofErr w:type="spellEnd"/>
      <w:r w:rsidRPr="00A1475E">
        <w:rPr>
          <w:rFonts w:ascii="Arial" w:hAnsi="Arial" w:cs="Arial"/>
          <w:i/>
          <w:iCs/>
          <w:sz w:val="28"/>
          <w:szCs w:val="28"/>
        </w:rPr>
        <w:t>,</w:t>
      </w:r>
    </w:p>
    <w:p w14:paraId="7580C99D" w14:textId="77777777" w:rsidR="002B3306" w:rsidRPr="00A1475E" w:rsidRDefault="002B3306" w:rsidP="002B3306">
      <w:pPr>
        <w:spacing w:after="0" w:line="360" w:lineRule="auto"/>
        <w:jc w:val="center"/>
        <w:rPr>
          <w:rFonts w:ascii="Arial" w:hAnsi="Arial" w:cs="Arial"/>
          <w:i/>
          <w:iCs/>
          <w:sz w:val="28"/>
          <w:szCs w:val="28"/>
        </w:rPr>
      </w:pPr>
      <w:r w:rsidRPr="00A1475E">
        <w:rPr>
          <w:rFonts w:ascii="Arial" w:hAnsi="Arial" w:cs="Arial"/>
          <w:i/>
          <w:iCs/>
          <w:sz w:val="28"/>
          <w:szCs w:val="28"/>
        </w:rPr>
        <w:t>(</w:t>
      </w:r>
      <w:proofErr w:type="spellStart"/>
      <w:r w:rsidRPr="00A1475E">
        <w:rPr>
          <w:rFonts w:ascii="Arial" w:hAnsi="Arial" w:cs="Arial"/>
          <w:i/>
          <w:iCs/>
          <w:sz w:val="28"/>
          <w:szCs w:val="28"/>
        </w:rPr>
        <w:t>Isu</w:t>
      </w:r>
      <w:proofErr w:type="spellEnd"/>
      <w:r w:rsidRPr="00A1475E">
        <w:rPr>
          <w:rFonts w:ascii="Arial" w:hAnsi="Arial" w:cs="Arial"/>
          <w:i/>
          <w:iCs/>
          <w:sz w:val="28"/>
          <w:szCs w:val="28"/>
        </w:rPr>
        <w:t xml:space="preserve">) </w:t>
      </w:r>
      <w:proofErr w:type="spellStart"/>
      <w:r w:rsidRPr="00A1475E">
        <w:rPr>
          <w:rFonts w:ascii="Arial" w:hAnsi="Arial" w:cs="Arial"/>
          <w:i/>
          <w:iCs/>
          <w:sz w:val="28"/>
          <w:szCs w:val="28"/>
        </w:rPr>
        <w:t>Tingapone</w:t>
      </w:r>
      <w:proofErr w:type="spellEnd"/>
      <w:r w:rsidRPr="00A1475E">
        <w:rPr>
          <w:rFonts w:ascii="Arial" w:hAnsi="Arial" w:cs="Arial"/>
          <w:i/>
          <w:iCs/>
          <w:sz w:val="28"/>
          <w:szCs w:val="28"/>
        </w:rPr>
        <w:t xml:space="preserve"> here,</w:t>
      </w:r>
    </w:p>
    <w:p w14:paraId="68C38245" w14:textId="77777777" w:rsidR="002B3306" w:rsidRPr="00A1475E" w:rsidRDefault="002B3306" w:rsidP="002B3306">
      <w:pPr>
        <w:spacing w:after="0" w:line="360" w:lineRule="auto"/>
        <w:jc w:val="center"/>
        <w:rPr>
          <w:rFonts w:ascii="Arial" w:hAnsi="Arial" w:cs="Arial"/>
          <w:i/>
          <w:iCs/>
          <w:sz w:val="28"/>
          <w:szCs w:val="28"/>
        </w:rPr>
      </w:pPr>
      <w:proofErr w:type="spellStart"/>
      <w:r w:rsidRPr="00A1475E">
        <w:rPr>
          <w:rFonts w:ascii="Arial" w:hAnsi="Arial" w:cs="Arial"/>
          <w:i/>
          <w:iCs/>
          <w:sz w:val="28"/>
          <w:szCs w:val="28"/>
        </w:rPr>
        <w:t>Hongu</w:t>
      </w:r>
      <w:proofErr w:type="spellEnd"/>
      <w:r w:rsidRPr="00A1475E">
        <w:rPr>
          <w:rFonts w:ascii="Arial" w:hAnsi="Arial" w:cs="Arial"/>
          <w:i/>
          <w:iCs/>
          <w:sz w:val="28"/>
          <w:szCs w:val="28"/>
        </w:rPr>
        <w:t xml:space="preserve"> </w:t>
      </w:r>
      <w:proofErr w:type="spellStart"/>
      <w:r w:rsidRPr="00A1475E">
        <w:rPr>
          <w:rFonts w:ascii="Arial" w:hAnsi="Arial" w:cs="Arial"/>
          <w:i/>
          <w:iCs/>
          <w:sz w:val="28"/>
          <w:szCs w:val="28"/>
        </w:rPr>
        <w:t>tinoda</w:t>
      </w:r>
      <w:proofErr w:type="spellEnd"/>
      <w:r w:rsidRPr="00A1475E">
        <w:rPr>
          <w:rFonts w:ascii="Arial" w:hAnsi="Arial" w:cs="Arial"/>
          <w:i/>
          <w:iCs/>
          <w:sz w:val="28"/>
          <w:szCs w:val="28"/>
        </w:rPr>
        <w:t xml:space="preserve"> </w:t>
      </w:r>
      <w:proofErr w:type="spellStart"/>
      <w:r w:rsidRPr="00A1475E">
        <w:rPr>
          <w:rFonts w:ascii="Arial" w:hAnsi="Arial" w:cs="Arial"/>
          <w:i/>
          <w:iCs/>
          <w:sz w:val="28"/>
          <w:szCs w:val="28"/>
        </w:rPr>
        <w:t>muponisiwe</w:t>
      </w:r>
      <w:proofErr w:type="spellEnd"/>
      <w:r w:rsidRPr="00A1475E">
        <w:rPr>
          <w:rFonts w:ascii="Arial" w:hAnsi="Arial" w:cs="Arial"/>
          <w:i/>
          <w:iCs/>
          <w:sz w:val="28"/>
          <w:szCs w:val="28"/>
        </w:rPr>
        <w:t>,</w:t>
      </w:r>
    </w:p>
    <w:p w14:paraId="2F69832F" w14:textId="77777777" w:rsidR="002B3306" w:rsidRPr="00A1475E" w:rsidRDefault="002B3306" w:rsidP="002B3306">
      <w:pPr>
        <w:spacing w:line="360" w:lineRule="auto"/>
        <w:jc w:val="center"/>
        <w:rPr>
          <w:rFonts w:ascii="Arial" w:hAnsi="Arial" w:cs="Arial"/>
          <w:i/>
          <w:iCs/>
          <w:sz w:val="28"/>
          <w:szCs w:val="28"/>
        </w:rPr>
      </w:pPr>
      <w:r w:rsidRPr="00A1475E">
        <w:rPr>
          <w:rFonts w:ascii="Arial" w:hAnsi="Arial" w:cs="Arial"/>
          <w:i/>
          <w:iCs/>
          <w:sz w:val="28"/>
          <w:szCs w:val="28"/>
        </w:rPr>
        <w:t xml:space="preserve">(Baba) </w:t>
      </w:r>
      <w:proofErr w:type="spellStart"/>
      <w:r w:rsidRPr="00A1475E">
        <w:rPr>
          <w:rFonts w:ascii="Arial" w:hAnsi="Arial" w:cs="Arial"/>
          <w:i/>
          <w:iCs/>
          <w:sz w:val="28"/>
          <w:szCs w:val="28"/>
        </w:rPr>
        <w:t>Nesu</w:t>
      </w:r>
      <w:proofErr w:type="spellEnd"/>
      <w:r w:rsidRPr="00A1475E">
        <w:rPr>
          <w:rFonts w:ascii="Arial" w:hAnsi="Arial" w:cs="Arial"/>
          <w:i/>
          <w:iCs/>
          <w:sz w:val="28"/>
          <w:szCs w:val="28"/>
        </w:rPr>
        <w:t xml:space="preserve"> </w:t>
      </w:r>
      <w:proofErr w:type="spellStart"/>
      <w:r w:rsidRPr="00A1475E">
        <w:rPr>
          <w:rFonts w:ascii="Arial" w:hAnsi="Arial" w:cs="Arial"/>
          <w:i/>
          <w:iCs/>
          <w:sz w:val="28"/>
          <w:szCs w:val="28"/>
        </w:rPr>
        <w:t>tinodaro</w:t>
      </w:r>
      <w:proofErr w:type="spellEnd"/>
      <w:r w:rsidRPr="00A1475E">
        <w:rPr>
          <w:rFonts w:ascii="Arial" w:hAnsi="Arial" w:cs="Arial"/>
          <w:i/>
          <w:iCs/>
          <w:sz w:val="28"/>
          <w:szCs w:val="28"/>
        </w:rPr>
        <w:t>.</w:t>
      </w:r>
    </w:p>
    <w:p w14:paraId="7DDA6E0C" w14:textId="77777777" w:rsidR="002B3306" w:rsidRPr="00A1475E" w:rsidRDefault="002B3306" w:rsidP="002B3306">
      <w:pPr>
        <w:spacing w:after="0" w:line="360" w:lineRule="auto"/>
        <w:jc w:val="center"/>
        <w:rPr>
          <w:rFonts w:ascii="Arial" w:hAnsi="Arial" w:cs="Arial"/>
          <w:b/>
          <w:bCs/>
          <w:i/>
          <w:iCs/>
          <w:sz w:val="28"/>
          <w:szCs w:val="28"/>
        </w:rPr>
      </w:pPr>
      <w:r w:rsidRPr="00A1475E">
        <w:rPr>
          <w:rFonts w:ascii="Arial" w:hAnsi="Arial" w:cs="Arial"/>
          <w:b/>
          <w:bCs/>
          <w:i/>
          <w:iCs/>
          <w:sz w:val="28"/>
          <w:szCs w:val="28"/>
        </w:rPr>
        <w:t>KORASI</w:t>
      </w:r>
    </w:p>
    <w:p w14:paraId="3FBCC99B" w14:textId="77777777" w:rsidR="002B3306" w:rsidRPr="00A1475E" w:rsidRDefault="002B3306" w:rsidP="002B3306">
      <w:pPr>
        <w:spacing w:after="0" w:line="360" w:lineRule="auto"/>
        <w:jc w:val="center"/>
        <w:rPr>
          <w:rFonts w:ascii="Arial" w:hAnsi="Arial" w:cs="Arial"/>
          <w:i/>
          <w:iCs/>
          <w:sz w:val="28"/>
          <w:szCs w:val="28"/>
        </w:rPr>
      </w:pPr>
      <w:r w:rsidRPr="00A1475E">
        <w:rPr>
          <w:rFonts w:ascii="Arial" w:hAnsi="Arial" w:cs="Arial"/>
          <w:i/>
          <w:iCs/>
          <w:sz w:val="28"/>
          <w:szCs w:val="28"/>
        </w:rPr>
        <w:t xml:space="preserve">(Ini </w:t>
      </w:r>
      <w:proofErr w:type="spellStart"/>
      <w:r w:rsidRPr="00A1475E">
        <w:rPr>
          <w:rFonts w:ascii="Arial" w:hAnsi="Arial" w:cs="Arial"/>
          <w:i/>
          <w:iCs/>
          <w:sz w:val="28"/>
          <w:szCs w:val="28"/>
        </w:rPr>
        <w:t>ndoda</w:t>
      </w:r>
      <w:proofErr w:type="spellEnd"/>
      <w:r w:rsidRPr="00A1475E">
        <w:rPr>
          <w:rFonts w:ascii="Arial" w:hAnsi="Arial" w:cs="Arial"/>
          <w:i/>
          <w:iCs/>
          <w:sz w:val="28"/>
          <w:szCs w:val="28"/>
        </w:rPr>
        <w:t xml:space="preserve">) </w:t>
      </w:r>
      <w:proofErr w:type="spellStart"/>
      <w:r w:rsidRPr="00A1475E">
        <w:rPr>
          <w:rFonts w:ascii="Arial" w:hAnsi="Arial" w:cs="Arial"/>
          <w:i/>
          <w:iCs/>
          <w:sz w:val="28"/>
          <w:szCs w:val="28"/>
        </w:rPr>
        <w:t>Ndoda</w:t>
      </w:r>
      <w:proofErr w:type="spellEnd"/>
      <w:r w:rsidRPr="00A1475E">
        <w:rPr>
          <w:rFonts w:ascii="Arial" w:hAnsi="Arial" w:cs="Arial"/>
          <w:i/>
          <w:iCs/>
          <w:sz w:val="28"/>
          <w:szCs w:val="28"/>
        </w:rPr>
        <w:t>, (</w:t>
      </w:r>
      <w:proofErr w:type="spellStart"/>
      <w:r w:rsidRPr="00A1475E">
        <w:rPr>
          <w:rFonts w:ascii="Arial" w:hAnsi="Arial" w:cs="Arial"/>
          <w:i/>
          <w:iCs/>
          <w:sz w:val="28"/>
          <w:szCs w:val="28"/>
        </w:rPr>
        <w:t>ndoda</w:t>
      </w:r>
      <w:proofErr w:type="spellEnd"/>
      <w:r w:rsidRPr="00A1475E">
        <w:rPr>
          <w:rFonts w:ascii="Arial" w:hAnsi="Arial" w:cs="Arial"/>
          <w:i/>
          <w:iCs/>
          <w:sz w:val="28"/>
          <w:szCs w:val="28"/>
        </w:rPr>
        <w:t xml:space="preserve">) </w:t>
      </w:r>
      <w:proofErr w:type="spellStart"/>
      <w:r w:rsidRPr="00A1475E">
        <w:rPr>
          <w:rFonts w:ascii="Arial" w:hAnsi="Arial" w:cs="Arial"/>
          <w:i/>
          <w:iCs/>
          <w:sz w:val="28"/>
          <w:szCs w:val="28"/>
        </w:rPr>
        <w:t>ndoda</w:t>
      </w:r>
      <w:proofErr w:type="spellEnd"/>
      <w:r w:rsidRPr="00A1475E">
        <w:rPr>
          <w:rFonts w:ascii="Arial" w:hAnsi="Arial" w:cs="Arial"/>
          <w:i/>
          <w:iCs/>
          <w:sz w:val="28"/>
          <w:szCs w:val="28"/>
        </w:rPr>
        <w:t xml:space="preserve">, </w:t>
      </w:r>
    </w:p>
    <w:p w14:paraId="488F13E7" w14:textId="77777777" w:rsidR="002B3306" w:rsidRPr="00A1475E" w:rsidRDefault="002B3306" w:rsidP="002B3306">
      <w:pPr>
        <w:spacing w:after="0" w:line="360" w:lineRule="auto"/>
        <w:jc w:val="center"/>
        <w:rPr>
          <w:rFonts w:ascii="Arial" w:hAnsi="Arial" w:cs="Arial"/>
          <w:i/>
          <w:iCs/>
          <w:sz w:val="28"/>
          <w:szCs w:val="28"/>
        </w:rPr>
      </w:pPr>
      <w:proofErr w:type="spellStart"/>
      <w:r w:rsidRPr="00A1475E">
        <w:rPr>
          <w:rFonts w:ascii="Arial" w:hAnsi="Arial" w:cs="Arial"/>
          <w:i/>
          <w:iCs/>
          <w:sz w:val="28"/>
          <w:szCs w:val="28"/>
        </w:rPr>
        <w:t>Ndoda</w:t>
      </w:r>
      <w:proofErr w:type="spellEnd"/>
      <w:r w:rsidRPr="00A1475E">
        <w:rPr>
          <w:rFonts w:ascii="Arial" w:hAnsi="Arial" w:cs="Arial"/>
          <w:i/>
          <w:iCs/>
          <w:sz w:val="28"/>
          <w:szCs w:val="28"/>
        </w:rPr>
        <w:t xml:space="preserve"> Mwari </w:t>
      </w:r>
      <w:proofErr w:type="spellStart"/>
      <w:r w:rsidRPr="00A1475E">
        <w:rPr>
          <w:rFonts w:ascii="Arial" w:hAnsi="Arial" w:cs="Arial"/>
          <w:i/>
          <w:iCs/>
          <w:sz w:val="28"/>
          <w:szCs w:val="28"/>
        </w:rPr>
        <w:t>muyamuri</w:t>
      </w:r>
      <w:proofErr w:type="spellEnd"/>
      <w:r w:rsidRPr="00A1475E">
        <w:rPr>
          <w:rFonts w:ascii="Arial" w:hAnsi="Arial" w:cs="Arial"/>
          <w:i/>
          <w:iCs/>
          <w:sz w:val="28"/>
          <w:szCs w:val="28"/>
        </w:rPr>
        <w:t>,</w:t>
      </w:r>
    </w:p>
    <w:p w14:paraId="33FB6188" w14:textId="77777777" w:rsidR="002B3306" w:rsidRPr="00A1475E" w:rsidRDefault="002B3306" w:rsidP="002B3306">
      <w:pPr>
        <w:spacing w:after="0" w:line="360" w:lineRule="auto"/>
        <w:jc w:val="center"/>
        <w:rPr>
          <w:rFonts w:ascii="Arial" w:hAnsi="Arial" w:cs="Arial"/>
          <w:i/>
          <w:iCs/>
          <w:sz w:val="28"/>
          <w:szCs w:val="28"/>
        </w:rPr>
      </w:pPr>
      <w:r w:rsidRPr="00A1475E">
        <w:rPr>
          <w:rFonts w:ascii="Arial" w:hAnsi="Arial" w:cs="Arial"/>
          <w:i/>
          <w:iCs/>
          <w:sz w:val="28"/>
          <w:szCs w:val="28"/>
        </w:rPr>
        <w:t xml:space="preserve">Muri </w:t>
      </w:r>
      <w:proofErr w:type="spellStart"/>
      <w:r w:rsidRPr="00A1475E">
        <w:rPr>
          <w:rFonts w:ascii="Arial" w:hAnsi="Arial" w:cs="Arial"/>
          <w:i/>
          <w:iCs/>
          <w:sz w:val="28"/>
          <w:szCs w:val="28"/>
        </w:rPr>
        <w:t>wangu</w:t>
      </w:r>
      <w:proofErr w:type="spellEnd"/>
      <w:r w:rsidRPr="00A1475E">
        <w:rPr>
          <w:rFonts w:ascii="Arial" w:hAnsi="Arial" w:cs="Arial"/>
          <w:i/>
          <w:iCs/>
          <w:sz w:val="28"/>
          <w:szCs w:val="28"/>
        </w:rPr>
        <w:t>,</w:t>
      </w:r>
    </w:p>
    <w:p w14:paraId="4DD9655D" w14:textId="77777777" w:rsidR="002B3306" w:rsidRPr="00A1475E" w:rsidRDefault="002B3306" w:rsidP="002B3306">
      <w:pPr>
        <w:spacing w:after="0" w:line="360" w:lineRule="auto"/>
        <w:jc w:val="center"/>
        <w:rPr>
          <w:rFonts w:ascii="Arial" w:hAnsi="Arial" w:cs="Arial"/>
          <w:i/>
          <w:iCs/>
          <w:sz w:val="28"/>
          <w:szCs w:val="28"/>
        </w:rPr>
      </w:pPr>
      <w:proofErr w:type="spellStart"/>
      <w:r w:rsidRPr="00A1475E">
        <w:rPr>
          <w:rFonts w:ascii="Arial" w:hAnsi="Arial" w:cs="Arial"/>
          <w:i/>
          <w:iCs/>
          <w:sz w:val="28"/>
          <w:szCs w:val="28"/>
        </w:rPr>
        <w:t>Ndakatengwa</w:t>
      </w:r>
      <w:proofErr w:type="spellEnd"/>
      <w:r w:rsidRPr="00A1475E">
        <w:rPr>
          <w:rFonts w:ascii="Arial" w:hAnsi="Arial" w:cs="Arial"/>
          <w:i/>
          <w:iCs/>
          <w:sz w:val="28"/>
          <w:szCs w:val="28"/>
        </w:rPr>
        <w:t xml:space="preserve"> (Ishe) </w:t>
      </w:r>
      <w:proofErr w:type="spellStart"/>
      <w:r w:rsidRPr="00A1475E">
        <w:rPr>
          <w:rFonts w:ascii="Arial" w:hAnsi="Arial" w:cs="Arial"/>
          <w:i/>
          <w:iCs/>
          <w:sz w:val="28"/>
          <w:szCs w:val="28"/>
        </w:rPr>
        <w:t>neRopa</w:t>
      </w:r>
      <w:proofErr w:type="spellEnd"/>
      <w:r w:rsidRPr="00A1475E">
        <w:rPr>
          <w:rFonts w:ascii="Arial" w:hAnsi="Arial" w:cs="Arial"/>
          <w:i/>
          <w:iCs/>
          <w:sz w:val="28"/>
          <w:szCs w:val="28"/>
        </w:rPr>
        <w:t xml:space="preserve"> </w:t>
      </w:r>
      <w:proofErr w:type="spellStart"/>
      <w:r w:rsidRPr="00A1475E">
        <w:rPr>
          <w:rFonts w:ascii="Arial" w:hAnsi="Arial" w:cs="Arial"/>
          <w:i/>
          <w:iCs/>
          <w:sz w:val="28"/>
          <w:szCs w:val="28"/>
        </w:rPr>
        <w:t>raIshe</w:t>
      </w:r>
      <w:proofErr w:type="spellEnd"/>
      <w:r w:rsidRPr="00A1475E">
        <w:rPr>
          <w:rFonts w:ascii="Arial" w:hAnsi="Arial" w:cs="Arial"/>
          <w:i/>
          <w:iCs/>
          <w:sz w:val="28"/>
          <w:szCs w:val="28"/>
        </w:rPr>
        <w:t>,</w:t>
      </w:r>
    </w:p>
    <w:p w14:paraId="28127B27" w14:textId="77777777" w:rsidR="002B3306" w:rsidRPr="00A1475E" w:rsidRDefault="002B3306" w:rsidP="002B3306">
      <w:pPr>
        <w:spacing w:after="0" w:line="360" w:lineRule="auto"/>
        <w:jc w:val="center"/>
        <w:rPr>
          <w:rFonts w:ascii="Arial" w:hAnsi="Arial" w:cs="Arial"/>
          <w:sz w:val="28"/>
          <w:szCs w:val="28"/>
        </w:rPr>
      </w:pPr>
      <w:r w:rsidRPr="00A1475E">
        <w:rPr>
          <w:rFonts w:ascii="Arial" w:hAnsi="Arial" w:cs="Arial"/>
          <w:i/>
          <w:iCs/>
          <w:sz w:val="28"/>
          <w:szCs w:val="28"/>
        </w:rPr>
        <w:t>(</w:t>
      </w:r>
      <w:proofErr w:type="spellStart"/>
      <w:r w:rsidRPr="00A1475E">
        <w:rPr>
          <w:rFonts w:ascii="Arial" w:hAnsi="Arial" w:cs="Arial"/>
          <w:i/>
          <w:iCs/>
          <w:sz w:val="28"/>
          <w:szCs w:val="28"/>
        </w:rPr>
        <w:t>Zvino</w:t>
      </w:r>
      <w:proofErr w:type="spellEnd"/>
      <w:r w:rsidRPr="00A1475E">
        <w:rPr>
          <w:rFonts w:ascii="Arial" w:hAnsi="Arial" w:cs="Arial"/>
          <w:i/>
          <w:iCs/>
          <w:sz w:val="28"/>
          <w:szCs w:val="28"/>
        </w:rPr>
        <w:t>) Ndava Wenyu chose.</w:t>
      </w:r>
    </w:p>
    <w:p w14:paraId="680B3CE4" w14:textId="77777777" w:rsidR="002B3306" w:rsidRDefault="002B3306" w:rsidP="002B3306">
      <w:pPr>
        <w:rPr>
          <w:rFonts w:ascii="Arial" w:hAnsi="Arial" w:cs="Arial"/>
          <w:sz w:val="28"/>
          <w:szCs w:val="28"/>
        </w:rPr>
      </w:pPr>
    </w:p>
    <w:p w14:paraId="122BD9BD" w14:textId="77777777" w:rsidR="002B3306" w:rsidRPr="00A87108" w:rsidRDefault="002B3306" w:rsidP="002B3306">
      <w:pPr>
        <w:jc w:val="both"/>
        <w:rPr>
          <w:rFonts w:ascii="Arial" w:hAnsi="Arial" w:cs="Arial"/>
          <w:sz w:val="28"/>
          <w:szCs w:val="28"/>
          <w:lang w:val="fr-FR"/>
          <w:rPrChange w:id="90" w:author="Transcriber01 JHB" w:date="2025-08-29T12:37:00Z" w16du:dateUtc="2025-08-29T10:37:00Z">
            <w:rPr>
              <w:rFonts w:ascii="Arial" w:hAnsi="Arial" w:cs="Arial"/>
              <w:sz w:val="28"/>
              <w:szCs w:val="28"/>
            </w:rPr>
          </w:rPrChange>
        </w:rPr>
      </w:pPr>
      <w:r>
        <w:rPr>
          <w:rFonts w:ascii="Arial" w:hAnsi="Arial" w:cs="Arial"/>
          <w:sz w:val="28"/>
          <w:szCs w:val="28"/>
          <w:vertAlign w:val="superscript"/>
        </w:rPr>
        <w:t xml:space="preserve">190 </w:t>
      </w:r>
      <w:r>
        <w:rPr>
          <w:rFonts w:ascii="Arial" w:hAnsi="Arial" w:cs="Arial"/>
          <w:sz w:val="28"/>
          <w:szCs w:val="28"/>
        </w:rPr>
        <w:t xml:space="preserve">Wava here </w:t>
      </w:r>
      <w:proofErr w:type="spellStart"/>
      <w:r>
        <w:rPr>
          <w:rFonts w:ascii="Arial" w:hAnsi="Arial" w:cs="Arial"/>
          <w:sz w:val="28"/>
          <w:szCs w:val="28"/>
        </w:rPr>
        <w:t>wavo</w:t>
      </w:r>
      <w:proofErr w:type="spellEnd"/>
      <w:r>
        <w:rPr>
          <w:rFonts w:ascii="Arial" w:hAnsi="Arial" w:cs="Arial"/>
          <w:sz w:val="28"/>
          <w:szCs w:val="28"/>
        </w:rPr>
        <w:t xml:space="preserve"> chose?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Amen!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Iti Mwari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kukugamuchirai</w:t>
      </w:r>
      <w:proofErr w:type="spellEnd"/>
      <w:r>
        <w:rPr>
          <w:rFonts w:ascii="Arial" w:hAnsi="Arial" w:cs="Arial"/>
          <w:sz w:val="28"/>
          <w:szCs w:val="28"/>
        </w:rPr>
        <w:t xml:space="preserve"> manheru </w:t>
      </w:r>
      <w:proofErr w:type="spellStart"/>
      <w:r>
        <w:rPr>
          <w:rFonts w:ascii="Arial" w:hAnsi="Arial" w:cs="Arial"/>
          <w:sz w:val="28"/>
          <w:szCs w:val="28"/>
        </w:rPr>
        <w:t>anhasi</w:t>
      </w:r>
      <w:proofErr w:type="spellEnd"/>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muve</w:t>
      </w:r>
      <w:proofErr w:type="spellEnd"/>
      <w:r>
        <w:rPr>
          <w:rFonts w:ascii="Arial" w:hAnsi="Arial" w:cs="Arial"/>
          <w:sz w:val="28"/>
          <w:szCs w:val="28"/>
        </w:rPr>
        <w:t xml:space="preserve"> </w:t>
      </w:r>
      <w:proofErr w:type="spellStart"/>
      <w:ins w:id="91" w:author="Transcriber01 JHB" w:date="2025-08-29T12:40:00Z" w16du:dateUtc="2025-08-29T10:40:00Z">
        <w:r>
          <w:rPr>
            <w:rFonts w:ascii="Arial" w:hAnsi="Arial" w:cs="Arial"/>
            <w:sz w:val="28"/>
            <w:szCs w:val="28"/>
          </w:rPr>
          <w:t>v</w:t>
        </w:r>
      </w:ins>
      <w:del w:id="92" w:author="Transcriber01 JHB" w:date="2025-08-29T12:40:00Z" w16du:dateUtc="2025-08-29T10:40:00Z">
        <w:r w:rsidDel="00B02FC0">
          <w:rPr>
            <w:rFonts w:ascii="Arial" w:hAnsi="Arial" w:cs="Arial"/>
            <w:sz w:val="28"/>
            <w:szCs w:val="28"/>
          </w:rPr>
          <w:delText>w</w:delText>
        </w:r>
      </w:del>
      <w:r>
        <w:rPr>
          <w:rFonts w:ascii="Arial" w:hAnsi="Arial" w:cs="Arial"/>
          <w:sz w:val="28"/>
          <w:szCs w:val="28"/>
        </w:rPr>
        <w:t>angu</w:t>
      </w:r>
      <w:proofErr w:type="spellEnd"/>
      <w:r>
        <w:rPr>
          <w:rFonts w:ascii="Arial" w:hAnsi="Arial" w:cs="Arial"/>
          <w:sz w:val="28"/>
          <w:szCs w:val="28"/>
        </w:rPr>
        <w:t xml:space="preserve"> chose.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Ndakugamuchirai</w:t>
      </w:r>
      <w:proofErr w:type="spellEnd"/>
      <w:r>
        <w:rPr>
          <w:rFonts w:ascii="Arial" w:hAnsi="Arial" w:cs="Arial"/>
          <w:sz w:val="28"/>
          <w:szCs w:val="28"/>
        </w:rPr>
        <w:t xml:space="preserve"> Jehovah, </w:t>
      </w:r>
      <w:proofErr w:type="spellStart"/>
      <w:r>
        <w:rPr>
          <w:rFonts w:ascii="Arial" w:hAnsi="Arial" w:cs="Arial"/>
          <w:sz w:val="28"/>
          <w:szCs w:val="28"/>
        </w:rPr>
        <w:t>mhuri</w:t>
      </w:r>
      <w:proofErr w:type="spellEnd"/>
      <w:r>
        <w:rPr>
          <w:rFonts w:ascii="Arial" w:hAnsi="Arial" w:cs="Arial"/>
          <w:sz w:val="28"/>
          <w:szCs w:val="28"/>
        </w:rPr>
        <w:t xml:space="preserve"> </w:t>
      </w:r>
      <w:proofErr w:type="spellStart"/>
      <w:r>
        <w:rPr>
          <w:rFonts w:ascii="Arial" w:hAnsi="Arial" w:cs="Arial"/>
          <w:sz w:val="28"/>
          <w:szCs w:val="28"/>
        </w:rPr>
        <w:t>yamunondipa</w:t>
      </w:r>
      <w:proofErr w:type="spellEnd"/>
      <w:r>
        <w:rPr>
          <w:rFonts w:ascii="Arial" w:hAnsi="Arial" w:cs="Arial"/>
          <w:sz w:val="28"/>
          <w:szCs w:val="28"/>
        </w:rPr>
        <w:t xml:space="preserve"> </w:t>
      </w:r>
      <w:proofErr w:type="spellStart"/>
      <w:r>
        <w:rPr>
          <w:rFonts w:ascii="Arial" w:hAnsi="Arial" w:cs="Arial"/>
          <w:sz w:val="28"/>
          <w:szCs w:val="28"/>
        </w:rPr>
        <w:t>ndichainongedzera</w:t>
      </w:r>
      <w:proofErr w:type="spellEnd"/>
      <w:r>
        <w:rPr>
          <w:rFonts w:ascii="Arial" w:hAnsi="Arial" w:cs="Arial"/>
          <w:sz w:val="28"/>
          <w:szCs w:val="28"/>
        </w:rPr>
        <w:t xml:space="preserve"> kuna Mwari.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Tora pride </w:t>
      </w:r>
      <w:proofErr w:type="spellStart"/>
      <w:r>
        <w:rPr>
          <w:rFonts w:ascii="Arial" w:hAnsi="Arial" w:cs="Arial"/>
          <w:sz w:val="28"/>
          <w:szCs w:val="28"/>
        </w:rPr>
        <w:t>mukudzidzisa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vako</w:t>
      </w:r>
      <w:proofErr w:type="spellEnd"/>
      <w:r>
        <w:rPr>
          <w:rFonts w:ascii="Arial" w:hAnsi="Arial" w:cs="Arial"/>
          <w:sz w:val="28"/>
          <w:szCs w:val="28"/>
        </w:rPr>
        <w:t xml:space="preserve"> Jesu. </w:t>
      </w:r>
      <w:r w:rsidRPr="00A56275">
        <w:rPr>
          <w:rFonts w:ascii="Arial" w:hAnsi="Arial" w:cs="Arial"/>
          <w:sz w:val="18"/>
          <w:szCs w:val="18"/>
        </w:rPr>
        <w:t>[Congregation says, “Amen.”]</w:t>
      </w:r>
      <w:r>
        <w:rPr>
          <w:rFonts w:ascii="Arial" w:hAnsi="Arial" w:cs="Arial"/>
          <w:sz w:val="18"/>
          <w:szCs w:val="18"/>
        </w:rPr>
        <w:t xml:space="preserve"> </w:t>
      </w:r>
      <w:proofErr w:type="spellStart"/>
      <w:r w:rsidRPr="00A87108">
        <w:rPr>
          <w:rFonts w:ascii="Arial" w:hAnsi="Arial" w:cs="Arial"/>
          <w:sz w:val="28"/>
          <w:szCs w:val="28"/>
          <w:lang w:val="fr-FR"/>
          <w:rPrChange w:id="93" w:author="Transcriber01 JHB" w:date="2025-08-29T12:37:00Z" w16du:dateUtc="2025-08-29T10:37:00Z">
            <w:rPr>
              <w:rFonts w:ascii="Arial" w:hAnsi="Arial" w:cs="Arial"/>
              <w:sz w:val="28"/>
              <w:szCs w:val="28"/>
            </w:rPr>
          </w:rPrChange>
        </w:rPr>
        <w:t>Honai</w:t>
      </w:r>
      <w:proofErr w:type="spellEnd"/>
      <w:r w:rsidRPr="00A87108">
        <w:rPr>
          <w:rFonts w:ascii="Arial" w:hAnsi="Arial" w:cs="Arial"/>
          <w:sz w:val="28"/>
          <w:szCs w:val="28"/>
          <w:lang w:val="fr-FR"/>
          <w:rPrChange w:id="94" w:author="Transcriber01 JHB" w:date="2025-08-29T12:37:00Z" w16du:dateUtc="2025-08-29T10:37:00Z">
            <w:rPr>
              <w:rFonts w:ascii="Arial" w:hAnsi="Arial" w:cs="Arial"/>
              <w:sz w:val="28"/>
              <w:szCs w:val="28"/>
            </w:rPr>
          </w:rPrChange>
        </w:rPr>
        <w:t xml:space="preserve"> mai va Charles na John Wesley, </w:t>
      </w:r>
      <w:proofErr w:type="spellStart"/>
      <w:r w:rsidRPr="00A87108">
        <w:rPr>
          <w:rFonts w:ascii="Arial" w:hAnsi="Arial" w:cs="Arial"/>
          <w:sz w:val="28"/>
          <w:szCs w:val="28"/>
          <w:lang w:val="fr-FR"/>
          <w:rPrChange w:id="95" w:author="Transcriber01 JHB" w:date="2025-08-29T12:37:00Z" w16du:dateUtc="2025-08-29T10:37:00Z">
            <w:rPr>
              <w:rFonts w:ascii="Arial" w:hAnsi="Arial" w:cs="Arial"/>
              <w:sz w:val="28"/>
              <w:szCs w:val="28"/>
            </w:rPr>
          </w:rPrChange>
        </w:rPr>
        <w:t>nanhasi</w:t>
      </w:r>
      <w:proofErr w:type="spellEnd"/>
      <w:r w:rsidRPr="00A87108">
        <w:rPr>
          <w:rFonts w:ascii="Arial" w:hAnsi="Arial" w:cs="Arial"/>
          <w:sz w:val="28"/>
          <w:szCs w:val="28"/>
          <w:lang w:val="fr-FR"/>
          <w:rPrChange w:id="96"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97" w:author="Transcriber01 JHB" w:date="2025-08-29T12:37:00Z" w16du:dateUtc="2025-08-29T10:37:00Z">
            <w:rPr>
              <w:rFonts w:ascii="Arial" w:hAnsi="Arial" w:cs="Arial"/>
              <w:sz w:val="28"/>
              <w:szCs w:val="28"/>
            </w:rPr>
          </w:rPrChange>
        </w:rPr>
        <w:t>tiri</w:t>
      </w:r>
      <w:proofErr w:type="spellEnd"/>
      <w:r w:rsidRPr="00A87108">
        <w:rPr>
          <w:rFonts w:ascii="Arial" w:hAnsi="Arial" w:cs="Arial"/>
          <w:sz w:val="28"/>
          <w:szCs w:val="28"/>
          <w:lang w:val="fr-FR"/>
          <w:rPrChange w:id="98"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99" w:author="Transcriber01 JHB" w:date="2025-08-29T12:37:00Z" w16du:dateUtc="2025-08-29T10:37:00Z">
            <w:rPr>
              <w:rFonts w:ascii="Arial" w:hAnsi="Arial" w:cs="Arial"/>
              <w:sz w:val="28"/>
              <w:szCs w:val="28"/>
            </w:rPr>
          </w:rPrChange>
        </w:rPr>
        <w:t>kuvataura</w:t>
      </w:r>
      <w:proofErr w:type="spellEnd"/>
      <w:r w:rsidRPr="00A87108">
        <w:rPr>
          <w:rFonts w:ascii="Arial" w:hAnsi="Arial" w:cs="Arial"/>
          <w:sz w:val="28"/>
          <w:szCs w:val="28"/>
          <w:lang w:val="fr-FR"/>
          <w:rPrChange w:id="100"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01" w:author="Transcriber01 JHB" w:date="2025-08-29T12:37:00Z" w16du:dateUtc="2025-08-29T10:37:00Z">
            <w:rPr>
              <w:rFonts w:ascii="Arial" w:hAnsi="Arial" w:cs="Arial"/>
              <w:sz w:val="28"/>
              <w:szCs w:val="28"/>
            </w:rPr>
          </w:rPrChange>
        </w:rPr>
        <w:t>Vakadzidzisa</w:t>
      </w:r>
      <w:proofErr w:type="spellEnd"/>
      <w:r w:rsidRPr="00A87108">
        <w:rPr>
          <w:rFonts w:ascii="Arial" w:hAnsi="Arial" w:cs="Arial"/>
          <w:sz w:val="28"/>
          <w:szCs w:val="28"/>
          <w:lang w:val="fr-FR"/>
          <w:rPrChange w:id="102"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03" w:author="Transcriber01 JHB" w:date="2025-08-29T12:37:00Z" w16du:dateUtc="2025-08-29T10:37:00Z">
            <w:rPr>
              <w:rFonts w:ascii="Arial" w:hAnsi="Arial" w:cs="Arial"/>
              <w:sz w:val="28"/>
              <w:szCs w:val="28"/>
            </w:rPr>
          </w:rPrChange>
        </w:rPr>
        <w:t>vana</w:t>
      </w:r>
      <w:proofErr w:type="spellEnd"/>
      <w:r w:rsidRPr="00A87108">
        <w:rPr>
          <w:rFonts w:ascii="Arial" w:hAnsi="Arial" w:cs="Arial"/>
          <w:sz w:val="28"/>
          <w:szCs w:val="28"/>
          <w:lang w:val="fr-FR"/>
          <w:rPrChange w:id="104"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05" w:author="Transcriber01 JHB" w:date="2025-08-29T12:37:00Z" w16du:dateUtc="2025-08-29T10:37:00Z">
            <w:rPr>
              <w:rFonts w:ascii="Arial" w:hAnsi="Arial" w:cs="Arial"/>
              <w:sz w:val="28"/>
              <w:szCs w:val="28"/>
            </w:rPr>
          </w:rPrChange>
        </w:rPr>
        <w:t>vavo</w:t>
      </w:r>
      <w:proofErr w:type="spellEnd"/>
      <w:r w:rsidRPr="00A87108">
        <w:rPr>
          <w:rFonts w:ascii="Arial" w:hAnsi="Arial" w:cs="Arial"/>
          <w:sz w:val="28"/>
          <w:szCs w:val="28"/>
          <w:lang w:val="fr-FR"/>
          <w:rPrChange w:id="106"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07" w:author="Transcriber01 JHB" w:date="2025-08-29T12:37:00Z" w16du:dateUtc="2025-08-29T10:37:00Z">
            <w:rPr>
              <w:rFonts w:ascii="Arial" w:hAnsi="Arial" w:cs="Arial"/>
              <w:sz w:val="28"/>
              <w:szCs w:val="28"/>
            </w:rPr>
          </w:rPrChange>
        </w:rPr>
        <w:t>kuda</w:t>
      </w:r>
      <w:proofErr w:type="spellEnd"/>
      <w:r w:rsidRPr="00A87108">
        <w:rPr>
          <w:rFonts w:ascii="Arial" w:hAnsi="Arial" w:cs="Arial"/>
          <w:sz w:val="28"/>
          <w:szCs w:val="28"/>
          <w:lang w:val="fr-FR"/>
          <w:rPrChange w:id="108" w:author="Transcriber01 JHB" w:date="2025-08-29T12:37:00Z" w16du:dateUtc="2025-08-29T10:37:00Z">
            <w:rPr>
              <w:rFonts w:ascii="Arial" w:hAnsi="Arial" w:cs="Arial"/>
              <w:sz w:val="28"/>
              <w:szCs w:val="28"/>
            </w:rPr>
          </w:rPrChange>
        </w:rPr>
        <w:t xml:space="preserve"> Mwari. </w:t>
      </w:r>
      <w:r w:rsidRPr="00A87108">
        <w:rPr>
          <w:rFonts w:ascii="Arial" w:hAnsi="Arial" w:cs="Arial"/>
          <w:sz w:val="18"/>
          <w:szCs w:val="18"/>
          <w:lang w:val="fr-FR"/>
          <w:rPrChange w:id="109" w:author="Transcriber01 JHB" w:date="2025-08-29T12:37:00Z" w16du:dateUtc="2025-08-29T10:37:00Z">
            <w:rPr>
              <w:rFonts w:ascii="Arial" w:hAnsi="Arial" w:cs="Arial"/>
              <w:sz w:val="18"/>
              <w:szCs w:val="18"/>
            </w:rPr>
          </w:rPrChange>
        </w:rPr>
        <w:t xml:space="preserve">[Congregation </w:t>
      </w:r>
      <w:proofErr w:type="spellStart"/>
      <w:r w:rsidRPr="00A87108">
        <w:rPr>
          <w:rFonts w:ascii="Arial" w:hAnsi="Arial" w:cs="Arial"/>
          <w:sz w:val="18"/>
          <w:szCs w:val="18"/>
          <w:lang w:val="fr-FR"/>
          <w:rPrChange w:id="110" w:author="Transcriber01 JHB" w:date="2025-08-29T12:37:00Z" w16du:dateUtc="2025-08-29T10:37:00Z">
            <w:rPr>
              <w:rFonts w:ascii="Arial" w:hAnsi="Arial" w:cs="Arial"/>
              <w:sz w:val="18"/>
              <w:szCs w:val="18"/>
            </w:rPr>
          </w:rPrChange>
        </w:rPr>
        <w:t>says</w:t>
      </w:r>
      <w:proofErr w:type="spellEnd"/>
      <w:r w:rsidRPr="00A87108">
        <w:rPr>
          <w:rFonts w:ascii="Arial" w:hAnsi="Arial" w:cs="Arial"/>
          <w:sz w:val="18"/>
          <w:szCs w:val="18"/>
          <w:lang w:val="fr-FR"/>
          <w:rPrChange w:id="111" w:author="Transcriber01 JHB" w:date="2025-08-29T12:37:00Z" w16du:dateUtc="2025-08-29T10:37:00Z">
            <w:rPr>
              <w:rFonts w:ascii="Arial" w:hAnsi="Arial" w:cs="Arial"/>
              <w:sz w:val="18"/>
              <w:szCs w:val="18"/>
            </w:rPr>
          </w:rPrChange>
        </w:rPr>
        <w:t xml:space="preserve">, “Amen.”] </w:t>
      </w:r>
      <w:proofErr w:type="spellStart"/>
      <w:r w:rsidRPr="00A87108">
        <w:rPr>
          <w:rFonts w:ascii="Arial" w:hAnsi="Arial" w:cs="Arial"/>
          <w:sz w:val="28"/>
          <w:szCs w:val="28"/>
          <w:lang w:val="fr-FR"/>
          <w:rPrChange w:id="112" w:author="Transcriber01 JHB" w:date="2025-08-29T12:37:00Z" w16du:dateUtc="2025-08-29T10:37:00Z">
            <w:rPr>
              <w:rFonts w:ascii="Arial" w:hAnsi="Arial" w:cs="Arial"/>
              <w:sz w:val="28"/>
              <w:szCs w:val="28"/>
            </w:rPr>
          </w:rPrChange>
        </w:rPr>
        <w:t>Hanzvadzi</w:t>
      </w:r>
      <w:proofErr w:type="spellEnd"/>
      <w:r w:rsidRPr="00A87108">
        <w:rPr>
          <w:rFonts w:ascii="Arial" w:hAnsi="Arial" w:cs="Arial"/>
          <w:sz w:val="28"/>
          <w:szCs w:val="28"/>
          <w:lang w:val="fr-FR"/>
          <w:rPrChange w:id="113"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14" w:author="Transcriber01 JHB" w:date="2025-08-29T12:37:00Z" w16du:dateUtc="2025-08-29T10:37:00Z">
            <w:rPr>
              <w:rFonts w:ascii="Arial" w:hAnsi="Arial" w:cs="Arial"/>
              <w:sz w:val="28"/>
              <w:szCs w:val="28"/>
            </w:rPr>
          </w:rPrChange>
        </w:rPr>
        <w:t>yangu</w:t>
      </w:r>
      <w:proofErr w:type="spellEnd"/>
      <w:r w:rsidRPr="00A87108">
        <w:rPr>
          <w:rFonts w:ascii="Arial" w:hAnsi="Arial" w:cs="Arial"/>
          <w:sz w:val="28"/>
          <w:szCs w:val="28"/>
          <w:lang w:val="fr-FR"/>
          <w:rPrChange w:id="115"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16" w:author="Transcriber01 JHB" w:date="2025-08-29T12:37:00Z" w16du:dateUtc="2025-08-29T10:37:00Z">
            <w:rPr>
              <w:rFonts w:ascii="Arial" w:hAnsi="Arial" w:cs="Arial"/>
              <w:sz w:val="28"/>
              <w:szCs w:val="28"/>
            </w:rPr>
          </w:rPrChange>
        </w:rPr>
        <w:t>hama</w:t>
      </w:r>
      <w:proofErr w:type="spellEnd"/>
      <w:r w:rsidRPr="00A87108">
        <w:rPr>
          <w:rFonts w:ascii="Arial" w:hAnsi="Arial" w:cs="Arial"/>
          <w:sz w:val="28"/>
          <w:szCs w:val="28"/>
          <w:lang w:val="fr-FR"/>
          <w:rPrChange w:id="117"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18" w:author="Transcriber01 JHB" w:date="2025-08-29T12:37:00Z" w16du:dateUtc="2025-08-29T10:37:00Z">
            <w:rPr>
              <w:rFonts w:ascii="Arial" w:hAnsi="Arial" w:cs="Arial"/>
              <w:sz w:val="28"/>
              <w:szCs w:val="28"/>
            </w:rPr>
          </w:rPrChange>
        </w:rPr>
        <w:t>yangu</w:t>
      </w:r>
      <w:proofErr w:type="spellEnd"/>
      <w:r w:rsidRPr="00A87108">
        <w:rPr>
          <w:rFonts w:ascii="Arial" w:hAnsi="Arial" w:cs="Arial"/>
          <w:sz w:val="28"/>
          <w:szCs w:val="28"/>
          <w:lang w:val="fr-FR"/>
          <w:rPrChange w:id="119"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20" w:author="Transcriber01 JHB" w:date="2025-08-29T12:37:00Z" w16du:dateUtc="2025-08-29T10:37:00Z">
            <w:rPr>
              <w:rFonts w:ascii="Arial" w:hAnsi="Arial" w:cs="Arial"/>
              <w:sz w:val="28"/>
              <w:szCs w:val="28"/>
            </w:rPr>
          </w:rPrChange>
        </w:rPr>
        <w:t>unoudza</w:t>
      </w:r>
      <w:proofErr w:type="spellEnd"/>
      <w:r w:rsidRPr="00A87108">
        <w:rPr>
          <w:rFonts w:ascii="Arial" w:hAnsi="Arial" w:cs="Arial"/>
          <w:sz w:val="28"/>
          <w:szCs w:val="28"/>
          <w:lang w:val="fr-FR"/>
          <w:rPrChange w:id="121"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22" w:author="Transcriber01 JHB" w:date="2025-08-29T12:37:00Z" w16du:dateUtc="2025-08-29T10:37:00Z">
            <w:rPr>
              <w:rFonts w:ascii="Arial" w:hAnsi="Arial" w:cs="Arial"/>
              <w:sz w:val="28"/>
              <w:szCs w:val="28"/>
            </w:rPr>
          </w:rPrChange>
        </w:rPr>
        <w:t>mwana</w:t>
      </w:r>
      <w:proofErr w:type="spellEnd"/>
      <w:r w:rsidRPr="00A87108">
        <w:rPr>
          <w:rFonts w:ascii="Arial" w:hAnsi="Arial" w:cs="Arial"/>
          <w:sz w:val="28"/>
          <w:szCs w:val="28"/>
          <w:lang w:val="fr-FR"/>
          <w:rPrChange w:id="123"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24" w:author="Transcriber01 JHB" w:date="2025-08-29T12:37:00Z" w16du:dateUtc="2025-08-29T10:37:00Z">
            <w:rPr>
              <w:rFonts w:ascii="Arial" w:hAnsi="Arial" w:cs="Arial"/>
              <w:sz w:val="28"/>
              <w:szCs w:val="28"/>
            </w:rPr>
          </w:rPrChange>
        </w:rPr>
        <w:t>wako</w:t>
      </w:r>
      <w:proofErr w:type="spellEnd"/>
      <w:r w:rsidRPr="00A87108">
        <w:rPr>
          <w:rFonts w:ascii="Arial" w:hAnsi="Arial" w:cs="Arial"/>
          <w:sz w:val="28"/>
          <w:szCs w:val="28"/>
          <w:lang w:val="fr-FR"/>
          <w:rPrChange w:id="125"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26" w:author="Transcriber01 JHB" w:date="2025-08-29T12:37:00Z" w16du:dateUtc="2025-08-29T10:37:00Z">
            <w:rPr>
              <w:rFonts w:ascii="Arial" w:hAnsi="Arial" w:cs="Arial"/>
              <w:sz w:val="28"/>
              <w:szCs w:val="28"/>
            </w:rPr>
          </w:rPrChange>
        </w:rPr>
        <w:t>chii</w:t>
      </w:r>
      <w:proofErr w:type="spellEnd"/>
      <w:r w:rsidRPr="00A87108">
        <w:rPr>
          <w:rFonts w:ascii="Arial" w:hAnsi="Arial" w:cs="Arial"/>
          <w:sz w:val="28"/>
          <w:szCs w:val="28"/>
          <w:lang w:val="fr-FR"/>
          <w:rPrChange w:id="127"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28" w:author="Transcriber01 JHB" w:date="2025-08-29T12:37:00Z" w16du:dateUtc="2025-08-29T10:37:00Z">
            <w:rPr>
              <w:rFonts w:ascii="Arial" w:hAnsi="Arial" w:cs="Arial"/>
              <w:sz w:val="28"/>
              <w:szCs w:val="28"/>
            </w:rPr>
          </w:rPrChange>
        </w:rPr>
        <w:t>zuva</w:t>
      </w:r>
      <w:proofErr w:type="spellEnd"/>
      <w:r w:rsidRPr="00A87108">
        <w:rPr>
          <w:rFonts w:ascii="Arial" w:hAnsi="Arial" w:cs="Arial"/>
          <w:sz w:val="28"/>
          <w:szCs w:val="28"/>
          <w:lang w:val="fr-FR"/>
          <w:rPrChange w:id="129"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30" w:author="Transcriber01 JHB" w:date="2025-08-29T12:37:00Z" w16du:dateUtc="2025-08-29T10:37:00Z">
            <w:rPr>
              <w:rFonts w:ascii="Arial" w:hAnsi="Arial" w:cs="Arial"/>
              <w:sz w:val="28"/>
              <w:szCs w:val="28"/>
            </w:rPr>
          </w:rPrChange>
        </w:rPr>
        <w:t>rese</w:t>
      </w:r>
      <w:proofErr w:type="spellEnd"/>
      <w:r w:rsidRPr="00A87108">
        <w:rPr>
          <w:rFonts w:ascii="Arial" w:hAnsi="Arial" w:cs="Arial"/>
          <w:sz w:val="28"/>
          <w:szCs w:val="28"/>
          <w:lang w:val="fr-FR"/>
          <w:rPrChange w:id="131"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32" w:author="Transcriber01 JHB" w:date="2025-08-29T12:37:00Z" w16du:dateUtc="2025-08-29T10:37:00Z">
            <w:rPr>
              <w:rFonts w:ascii="Arial" w:hAnsi="Arial" w:cs="Arial"/>
              <w:sz w:val="28"/>
              <w:szCs w:val="28"/>
            </w:rPr>
          </w:rPrChange>
        </w:rPr>
        <w:t>raunoswera</w:t>
      </w:r>
      <w:proofErr w:type="spellEnd"/>
      <w:r w:rsidRPr="00A87108">
        <w:rPr>
          <w:rFonts w:ascii="Arial" w:hAnsi="Arial" w:cs="Arial"/>
          <w:sz w:val="28"/>
          <w:szCs w:val="28"/>
          <w:lang w:val="fr-FR"/>
          <w:rPrChange w:id="133" w:author="Transcriber01 JHB" w:date="2025-08-29T12:37:00Z" w16du:dateUtc="2025-08-29T10:37:00Z">
            <w:rPr>
              <w:rFonts w:ascii="Arial" w:hAnsi="Arial" w:cs="Arial"/>
              <w:sz w:val="28"/>
              <w:szCs w:val="28"/>
            </w:rPr>
          </w:rPrChange>
        </w:rPr>
        <w:t xml:space="preserve"> </w:t>
      </w:r>
      <w:proofErr w:type="spellStart"/>
      <w:proofErr w:type="gramStart"/>
      <w:r w:rsidRPr="00A87108">
        <w:rPr>
          <w:rFonts w:ascii="Arial" w:hAnsi="Arial" w:cs="Arial"/>
          <w:sz w:val="28"/>
          <w:szCs w:val="28"/>
          <w:lang w:val="fr-FR"/>
          <w:rPrChange w:id="134" w:author="Transcriber01 JHB" w:date="2025-08-29T12:37:00Z" w16du:dateUtc="2025-08-29T10:37:00Z">
            <w:rPr>
              <w:rFonts w:ascii="Arial" w:hAnsi="Arial" w:cs="Arial"/>
              <w:sz w:val="28"/>
              <w:szCs w:val="28"/>
            </w:rPr>
          </w:rPrChange>
        </w:rPr>
        <w:t>naye</w:t>
      </w:r>
      <w:proofErr w:type="spellEnd"/>
      <w:r w:rsidRPr="00A87108">
        <w:rPr>
          <w:rFonts w:ascii="Arial" w:hAnsi="Arial" w:cs="Arial"/>
          <w:sz w:val="28"/>
          <w:szCs w:val="28"/>
          <w:lang w:val="fr-FR"/>
          <w:rPrChange w:id="135" w:author="Transcriber01 JHB" w:date="2025-08-29T12:37:00Z" w16du:dateUtc="2025-08-29T10:37:00Z">
            <w:rPr>
              <w:rFonts w:ascii="Arial" w:hAnsi="Arial" w:cs="Arial"/>
              <w:sz w:val="28"/>
              <w:szCs w:val="28"/>
            </w:rPr>
          </w:rPrChange>
        </w:rPr>
        <w:t>?</w:t>
      </w:r>
      <w:proofErr w:type="gramEnd"/>
      <w:r w:rsidRPr="00A87108">
        <w:rPr>
          <w:rFonts w:ascii="Arial" w:hAnsi="Arial" w:cs="Arial"/>
          <w:sz w:val="28"/>
          <w:szCs w:val="28"/>
          <w:lang w:val="fr-FR"/>
          <w:rPrChange w:id="136" w:author="Transcriber01 JHB" w:date="2025-08-29T12:37:00Z" w16du:dateUtc="2025-08-29T10:37:00Z">
            <w:rPr>
              <w:rFonts w:ascii="Arial" w:hAnsi="Arial" w:cs="Arial"/>
              <w:sz w:val="28"/>
              <w:szCs w:val="28"/>
            </w:rPr>
          </w:rPrChange>
        </w:rPr>
        <w:t xml:space="preserve"> </w:t>
      </w:r>
    </w:p>
    <w:p w14:paraId="374CD225" w14:textId="77777777" w:rsidR="002B3306" w:rsidRDefault="002B3306" w:rsidP="002B3306">
      <w:pPr>
        <w:jc w:val="both"/>
        <w:rPr>
          <w:rFonts w:ascii="Arial" w:hAnsi="Arial" w:cs="Arial"/>
          <w:sz w:val="18"/>
          <w:szCs w:val="18"/>
        </w:rPr>
      </w:pPr>
      <w:r>
        <w:rPr>
          <w:rFonts w:ascii="Arial" w:hAnsi="Arial" w:cs="Arial"/>
          <w:sz w:val="28"/>
          <w:szCs w:val="28"/>
          <w:vertAlign w:val="superscript"/>
          <w:lang w:val="fr-FR"/>
        </w:rPr>
        <w:t xml:space="preserve">191 </w:t>
      </w:r>
      <w:proofErr w:type="spellStart"/>
      <w:r w:rsidRPr="00A87108">
        <w:rPr>
          <w:rFonts w:ascii="Arial" w:hAnsi="Arial" w:cs="Arial"/>
          <w:sz w:val="28"/>
          <w:szCs w:val="28"/>
          <w:lang w:val="fr-FR"/>
          <w:rPrChange w:id="137" w:author="Transcriber01 JHB" w:date="2025-08-29T12:37:00Z" w16du:dateUtc="2025-08-29T10:37:00Z">
            <w:rPr>
              <w:rFonts w:ascii="Arial" w:hAnsi="Arial" w:cs="Arial"/>
              <w:sz w:val="28"/>
              <w:szCs w:val="28"/>
            </w:rPr>
          </w:rPrChange>
        </w:rPr>
        <w:t>Hezvo</w:t>
      </w:r>
      <w:proofErr w:type="spellEnd"/>
      <w:r w:rsidRPr="00A87108">
        <w:rPr>
          <w:rFonts w:ascii="Arial" w:hAnsi="Arial" w:cs="Arial"/>
          <w:sz w:val="28"/>
          <w:szCs w:val="28"/>
          <w:lang w:val="fr-FR"/>
          <w:rPrChange w:id="138"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39" w:author="Transcriber01 JHB" w:date="2025-08-29T12:37:00Z" w16du:dateUtc="2025-08-29T10:37:00Z">
            <w:rPr>
              <w:rFonts w:ascii="Arial" w:hAnsi="Arial" w:cs="Arial"/>
              <w:sz w:val="28"/>
              <w:szCs w:val="28"/>
            </w:rPr>
          </w:rPrChange>
        </w:rPr>
        <w:t>unoti</w:t>
      </w:r>
      <w:proofErr w:type="spellEnd"/>
      <w:r w:rsidRPr="00A87108">
        <w:rPr>
          <w:rFonts w:ascii="Arial" w:hAnsi="Arial" w:cs="Arial"/>
          <w:sz w:val="28"/>
          <w:szCs w:val="28"/>
          <w:lang w:val="fr-FR"/>
          <w:rPrChange w:id="140"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41" w:author="Transcriber01 JHB" w:date="2025-08-29T12:37:00Z" w16du:dateUtc="2025-08-29T10:37:00Z">
            <w:rPr>
              <w:rFonts w:ascii="Arial" w:hAnsi="Arial" w:cs="Arial"/>
              <w:sz w:val="28"/>
              <w:szCs w:val="28"/>
            </w:rPr>
          </w:rPrChange>
        </w:rPr>
        <w:t>hatina</w:t>
      </w:r>
      <w:proofErr w:type="spellEnd"/>
      <w:r w:rsidRPr="00A87108">
        <w:rPr>
          <w:rFonts w:ascii="Arial" w:hAnsi="Arial" w:cs="Arial"/>
          <w:sz w:val="28"/>
          <w:szCs w:val="28"/>
          <w:lang w:val="fr-FR"/>
          <w:rPrChange w:id="142"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43" w:author="Transcriber01 JHB" w:date="2025-08-29T12:37:00Z" w16du:dateUtc="2025-08-29T10:37:00Z">
            <w:rPr>
              <w:rFonts w:ascii="Arial" w:hAnsi="Arial" w:cs="Arial"/>
              <w:sz w:val="28"/>
              <w:szCs w:val="28"/>
            </w:rPr>
          </w:rPrChange>
        </w:rPr>
        <w:t>nyaya</w:t>
      </w:r>
      <w:proofErr w:type="spellEnd"/>
      <w:r w:rsidRPr="00A87108">
        <w:rPr>
          <w:rFonts w:ascii="Arial" w:hAnsi="Arial" w:cs="Arial"/>
          <w:sz w:val="28"/>
          <w:szCs w:val="28"/>
          <w:lang w:val="fr-FR"/>
          <w:rPrChange w:id="144"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45" w:author="Transcriber01 JHB" w:date="2025-08-29T12:37:00Z" w16du:dateUtc="2025-08-29T10:37:00Z">
            <w:rPr>
              <w:rFonts w:ascii="Arial" w:hAnsi="Arial" w:cs="Arial"/>
              <w:sz w:val="28"/>
              <w:szCs w:val="28"/>
            </w:rPr>
          </w:rPrChange>
        </w:rPr>
        <w:t>dzekutaura</w:t>
      </w:r>
      <w:proofErr w:type="spellEnd"/>
      <w:r w:rsidRPr="00A87108">
        <w:rPr>
          <w:rFonts w:ascii="Arial" w:hAnsi="Arial" w:cs="Arial"/>
          <w:sz w:val="28"/>
          <w:szCs w:val="28"/>
          <w:lang w:val="fr-FR"/>
          <w:rPrChange w:id="146"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47" w:author="Transcriber01 JHB" w:date="2025-08-29T12:37:00Z" w16du:dateUtc="2025-08-29T10:37:00Z">
            <w:rPr>
              <w:rFonts w:ascii="Arial" w:hAnsi="Arial" w:cs="Arial"/>
              <w:sz w:val="28"/>
              <w:szCs w:val="28"/>
            </w:rPr>
          </w:rPrChange>
        </w:rPr>
        <w:t>tose</w:t>
      </w:r>
      <w:proofErr w:type="spellEnd"/>
      <w:r w:rsidRPr="00A87108">
        <w:rPr>
          <w:rFonts w:ascii="Arial" w:hAnsi="Arial" w:cs="Arial"/>
          <w:sz w:val="28"/>
          <w:szCs w:val="28"/>
          <w:lang w:val="fr-FR"/>
          <w:rPrChange w:id="148" w:author="Transcriber01 JHB" w:date="2025-08-29T12:37:00Z" w16du:dateUtc="2025-08-29T10:37:00Z">
            <w:rPr>
              <w:rFonts w:ascii="Arial" w:hAnsi="Arial" w:cs="Arial"/>
              <w:sz w:val="28"/>
              <w:szCs w:val="28"/>
            </w:rPr>
          </w:rPrChange>
        </w:rPr>
        <w:t xml:space="preserve">. Ko </w:t>
      </w:r>
      <w:proofErr w:type="spellStart"/>
      <w:r w:rsidRPr="00A87108">
        <w:rPr>
          <w:rFonts w:ascii="Arial" w:hAnsi="Arial" w:cs="Arial"/>
          <w:sz w:val="28"/>
          <w:szCs w:val="28"/>
          <w:lang w:val="fr-FR"/>
          <w:rPrChange w:id="149" w:author="Transcriber01 JHB" w:date="2025-08-29T12:37:00Z" w16du:dateUtc="2025-08-29T10:37:00Z">
            <w:rPr>
              <w:rFonts w:ascii="Arial" w:hAnsi="Arial" w:cs="Arial"/>
              <w:sz w:val="28"/>
              <w:szCs w:val="28"/>
            </w:rPr>
          </w:rPrChange>
        </w:rPr>
        <w:t>idzodzo</w:t>
      </w:r>
      <w:proofErr w:type="spellEnd"/>
      <w:r w:rsidRPr="00A87108">
        <w:rPr>
          <w:rFonts w:ascii="Arial" w:hAnsi="Arial" w:cs="Arial"/>
          <w:sz w:val="28"/>
          <w:szCs w:val="28"/>
          <w:lang w:val="fr-FR"/>
          <w:rPrChange w:id="150"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51" w:author="Transcriber01 JHB" w:date="2025-08-29T12:37:00Z" w16du:dateUtc="2025-08-29T10:37:00Z">
            <w:rPr>
              <w:rFonts w:ascii="Arial" w:hAnsi="Arial" w:cs="Arial"/>
              <w:sz w:val="28"/>
              <w:szCs w:val="28"/>
            </w:rPr>
          </w:rPrChange>
        </w:rPr>
        <w:t>dzemanana</w:t>
      </w:r>
      <w:proofErr w:type="spellEnd"/>
      <w:r w:rsidRPr="00A87108">
        <w:rPr>
          <w:rFonts w:ascii="Arial" w:hAnsi="Arial" w:cs="Arial"/>
          <w:sz w:val="28"/>
          <w:szCs w:val="28"/>
          <w:lang w:val="fr-FR"/>
          <w:rPrChange w:id="152"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53" w:author="Transcriber01 JHB" w:date="2025-08-29T12:37:00Z" w16du:dateUtc="2025-08-29T10:37:00Z">
            <w:rPr>
              <w:rFonts w:ascii="Arial" w:hAnsi="Arial" w:cs="Arial"/>
              <w:sz w:val="28"/>
              <w:szCs w:val="28"/>
            </w:rPr>
          </w:rPrChange>
        </w:rPr>
        <w:t>aJehovah</w:t>
      </w:r>
      <w:proofErr w:type="spellEnd"/>
      <w:r w:rsidRPr="00A87108">
        <w:rPr>
          <w:rFonts w:ascii="Arial" w:hAnsi="Arial" w:cs="Arial"/>
          <w:sz w:val="28"/>
          <w:szCs w:val="28"/>
          <w:lang w:val="fr-FR"/>
          <w:rPrChange w:id="154"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55" w:author="Transcriber01 JHB" w:date="2025-08-29T12:37:00Z" w16du:dateUtc="2025-08-29T10:37:00Z">
            <w:rPr>
              <w:rFonts w:ascii="Arial" w:hAnsi="Arial" w:cs="Arial"/>
              <w:sz w:val="28"/>
              <w:szCs w:val="28"/>
            </w:rPr>
          </w:rPrChange>
        </w:rPr>
        <w:t>wakapedza</w:t>
      </w:r>
      <w:proofErr w:type="spellEnd"/>
      <w:r w:rsidRPr="00A87108">
        <w:rPr>
          <w:rFonts w:ascii="Arial" w:hAnsi="Arial" w:cs="Arial"/>
          <w:sz w:val="28"/>
          <w:szCs w:val="28"/>
          <w:lang w:val="fr-FR"/>
          <w:rPrChange w:id="156" w:author="Transcriber01 JHB" w:date="2025-08-29T12:37:00Z" w16du:dateUtc="2025-08-29T10:37:00Z">
            <w:rPr>
              <w:rFonts w:ascii="Arial" w:hAnsi="Arial" w:cs="Arial"/>
              <w:sz w:val="28"/>
              <w:szCs w:val="28"/>
            </w:rPr>
          </w:rPrChange>
        </w:rPr>
        <w:t xml:space="preserve"> </w:t>
      </w:r>
      <w:proofErr w:type="spellStart"/>
      <w:proofErr w:type="gramStart"/>
      <w:r w:rsidRPr="00A87108">
        <w:rPr>
          <w:rFonts w:ascii="Arial" w:hAnsi="Arial" w:cs="Arial"/>
          <w:sz w:val="28"/>
          <w:szCs w:val="28"/>
          <w:lang w:val="fr-FR"/>
          <w:rPrChange w:id="157" w:author="Transcriber01 JHB" w:date="2025-08-29T12:37:00Z" w16du:dateUtc="2025-08-29T10:37:00Z">
            <w:rPr>
              <w:rFonts w:ascii="Arial" w:hAnsi="Arial" w:cs="Arial"/>
              <w:sz w:val="28"/>
              <w:szCs w:val="28"/>
            </w:rPr>
          </w:rPrChange>
        </w:rPr>
        <w:t>here</w:t>
      </w:r>
      <w:proofErr w:type="spellEnd"/>
      <w:r w:rsidRPr="00A87108">
        <w:rPr>
          <w:rFonts w:ascii="Arial" w:hAnsi="Arial" w:cs="Arial"/>
          <w:sz w:val="28"/>
          <w:szCs w:val="28"/>
          <w:lang w:val="fr-FR"/>
          <w:rPrChange w:id="158" w:author="Transcriber01 JHB" w:date="2025-08-29T12:37:00Z" w16du:dateUtc="2025-08-29T10:37:00Z">
            <w:rPr>
              <w:rFonts w:ascii="Arial" w:hAnsi="Arial" w:cs="Arial"/>
              <w:sz w:val="28"/>
              <w:szCs w:val="28"/>
            </w:rPr>
          </w:rPrChange>
        </w:rPr>
        <w:t>?</w:t>
      </w:r>
      <w:proofErr w:type="gramEnd"/>
      <w:r w:rsidRPr="00A87108">
        <w:rPr>
          <w:rFonts w:ascii="Arial" w:hAnsi="Arial" w:cs="Arial"/>
          <w:sz w:val="28"/>
          <w:szCs w:val="28"/>
          <w:lang w:val="fr-FR"/>
          <w:rPrChange w:id="159" w:author="Transcriber01 JHB" w:date="2025-08-29T12:37:00Z" w16du:dateUtc="2025-08-29T10:37:00Z">
            <w:rPr>
              <w:rFonts w:ascii="Arial" w:hAnsi="Arial" w:cs="Arial"/>
              <w:sz w:val="28"/>
              <w:szCs w:val="28"/>
            </w:rPr>
          </w:rPrChange>
        </w:rPr>
        <w:t xml:space="preserve"> </w:t>
      </w:r>
      <w:r>
        <w:rPr>
          <w:rFonts w:ascii="Arial" w:hAnsi="Arial" w:cs="Arial"/>
          <w:sz w:val="28"/>
          <w:szCs w:val="28"/>
        </w:rPr>
        <w:t xml:space="preserve">Iti </w:t>
      </w:r>
      <w:proofErr w:type="spellStart"/>
      <w:r>
        <w:rPr>
          <w:rFonts w:ascii="Arial" w:hAnsi="Arial" w:cs="Arial"/>
          <w:sz w:val="28"/>
          <w:szCs w:val="28"/>
        </w:rPr>
        <w:t>nhasi</w:t>
      </w:r>
      <w:proofErr w:type="spellEnd"/>
      <w:r>
        <w:rPr>
          <w:rFonts w:ascii="Arial" w:hAnsi="Arial" w:cs="Arial"/>
          <w:sz w:val="28"/>
          <w:szCs w:val="28"/>
        </w:rPr>
        <w:t xml:space="preserve"> </w:t>
      </w:r>
      <w:proofErr w:type="spellStart"/>
      <w:r>
        <w:rPr>
          <w:rFonts w:ascii="Arial" w:hAnsi="Arial" w:cs="Arial"/>
          <w:sz w:val="28"/>
          <w:szCs w:val="28"/>
        </w:rPr>
        <w:t>ndichaita</w:t>
      </w:r>
      <w:proofErr w:type="spellEnd"/>
      <w:r>
        <w:rPr>
          <w:rFonts w:ascii="Arial" w:hAnsi="Arial" w:cs="Arial"/>
          <w:sz w:val="28"/>
          <w:szCs w:val="28"/>
        </w:rPr>
        <w:t xml:space="preserve"> Baba, </w:t>
      </w:r>
      <w:proofErr w:type="spellStart"/>
      <w:r>
        <w:rPr>
          <w:rFonts w:ascii="Arial" w:hAnsi="Arial" w:cs="Arial"/>
          <w:sz w:val="28"/>
          <w:szCs w:val="28"/>
        </w:rPr>
        <w:t>kubva</w:t>
      </w:r>
      <w:proofErr w:type="spellEnd"/>
      <w:r>
        <w:rPr>
          <w:rFonts w:ascii="Arial" w:hAnsi="Arial" w:cs="Arial"/>
          <w:sz w:val="28"/>
          <w:szCs w:val="28"/>
        </w:rPr>
        <w:t xml:space="preserve"> </w:t>
      </w:r>
      <w:proofErr w:type="spellStart"/>
      <w:r>
        <w:rPr>
          <w:rFonts w:ascii="Arial" w:hAnsi="Arial" w:cs="Arial"/>
          <w:sz w:val="28"/>
          <w:szCs w:val="28"/>
        </w:rPr>
        <w:t>nhasi</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Amen!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Ndichaudza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vangu</w:t>
      </w:r>
      <w:proofErr w:type="spellEnd"/>
      <w:r>
        <w:rPr>
          <w:rFonts w:ascii="Arial" w:hAnsi="Arial" w:cs="Arial"/>
          <w:sz w:val="28"/>
          <w:szCs w:val="28"/>
        </w:rPr>
        <w:t xml:space="preserve"> </w:t>
      </w:r>
      <w:proofErr w:type="spellStart"/>
      <w:r>
        <w:rPr>
          <w:rFonts w:ascii="Arial" w:hAnsi="Arial" w:cs="Arial"/>
          <w:sz w:val="28"/>
          <w:szCs w:val="28"/>
        </w:rPr>
        <w:t>pamusoro</w:t>
      </w:r>
      <w:proofErr w:type="spellEnd"/>
      <w:r>
        <w:rPr>
          <w:rFonts w:ascii="Arial" w:hAnsi="Arial" w:cs="Arial"/>
          <w:sz w:val="28"/>
          <w:szCs w:val="28"/>
        </w:rPr>
        <w:t xml:space="preserve"> </w:t>
      </w:r>
      <w:proofErr w:type="spellStart"/>
      <w:r>
        <w:rPr>
          <w:rFonts w:ascii="Arial" w:hAnsi="Arial" w:cs="Arial"/>
          <w:sz w:val="28"/>
          <w:szCs w:val="28"/>
        </w:rPr>
        <w:t>pehukuru</w:t>
      </w:r>
      <w:proofErr w:type="spellEnd"/>
      <w:r>
        <w:rPr>
          <w:rFonts w:ascii="Arial" w:hAnsi="Arial" w:cs="Arial"/>
          <w:sz w:val="28"/>
          <w:szCs w:val="28"/>
        </w:rPr>
        <w:t xml:space="preserve"> </w:t>
      </w:r>
      <w:proofErr w:type="spellStart"/>
      <w:r>
        <w:rPr>
          <w:rFonts w:ascii="Arial" w:hAnsi="Arial" w:cs="Arial"/>
          <w:sz w:val="28"/>
          <w:szCs w:val="28"/>
        </w:rPr>
        <w:t>hwaMwari</w:t>
      </w:r>
      <w:proofErr w:type="spellEnd"/>
      <w:r>
        <w:rPr>
          <w:rFonts w:ascii="Arial" w:hAnsi="Arial" w:cs="Arial"/>
          <w:sz w:val="28"/>
          <w:szCs w:val="28"/>
        </w:rPr>
        <w:t xml:space="preserve">... </w:t>
      </w:r>
      <w:r w:rsidRPr="00F75273">
        <w:rPr>
          <w:rFonts w:ascii="Arial" w:hAnsi="Arial" w:cs="Arial"/>
          <w:sz w:val="18"/>
          <w:szCs w:val="18"/>
        </w:rPr>
        <w:t>[Inaudible 1:37:19]</w:t>
      </w:r>
      <w:r>
        <w:rPr>
          <w:rFonts w:ascii="Arial" w:hAnsi="Arial" w:cs="Arial"/>
          <w:sz w:val="28"/>
          <w:szCs w:val="28"/>
        </w:rPr>
        <w:t xml:space="preserve"> </w:t>
      </w:r>
      <w:proofErr w:type="spellStart"/>
      <w:r>
        <w:rPr>
          <w:rFonts w:ascii="Arial" w:hAnsi="Arial" w:cs="Arial"/>
          <w:sz w:val="28"/>
          <w:szCs w:val="28"/>
        </w:rPr>
        <w:t>Satani</w:t>
      </w:r>
      <w:proofErr w:type="spellEnd"/>
      <w:r>
        <w:rPr>
          <w:rFonts w:ascii="Arial" w:hAnsi="Arial" w:cs="Arial"/>
          <w:sz w:val="28"/>
          <w:szCs w:val="28"/>
        </w:rPr>
        <w:t xml:space="preserve"> </w:t>
      </w:r>
      <w:proofErr w:type="spellStart"/>
      <w:r>
        <w:rPr>
          <w:rFonts w:ascii="Arial" w:hAnsi="Arial" w:cs="Arial"/>
          <w:sz w:val="28"/>
          <w:szCs w:val="28"/>
        </w:rPr>
        <w:t>tama</w:t>
      </w:r>
      <w:proofErr w:type="spellEnd"/>
      <w:r>
        <w:rPr>
          <w:rFonts w:ascii="Arial" w:hAnsi="Arial" w:cs="Arial"/>
          <w:sz w:val="28"/>
          <w:szCs w:val="28"/>
        </w:rPr>
        <w:t xml:space="preserve"> </w:t>
      </w:r>
      <w:proofErr w:type="spellStart"/>
      <w:r>
        <w:rPr>
          <w:rFonts w:ascii="Arial" w:hAnsi="Arial" w:cs="Arial"/>
          <w:sz w:val="28"/>
          <w:szCs w:val="28"/>
        </w:rPr>
        <w:t>muhupenyu</w:t>
      </w:r>
      <w:proofErr w:type="spellEnd"/>
      <w:r>
        <w:rPr>
          <w:rFonts w:ascii="Arial" w:hAnsi="Arial" w:cs="Arial"/>
          <w:sz w:val="28"/>
          <w:szCs w:val="28"/>
        </w:rPr>
        <w:t xml:space="preserve"> </w:t>
      </w:r>
      <w:proofErr w:type="spellStart"/>
      <w:r>
        <w:rPr>
          <w:rFonts w:ascii="Arial" w:hAnsi="Arial" w:cs="Arial"/>
          <w:sz w:val="28"/>
          <w:szCs w:val="28"/>
        </w:rPr>
        <w:lastRenderedPageBreak/>
        <w:t>hwangu</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Come out of me, Satan!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Ndoda</w:t>
      </w:r>
      <w:proofErr w:type="spellEnd"/>
      <w:r>
        <w:rPr>
          <w:rFonts w:ascii="Arial" w:hAnsi="Arial" w:cs="Arial"/>
          <w:sz w:val="28"/>
          <w:szCs w:val="28"/>
        </w:rPr>
        <w:t xml:space="preserve"> victory </w:t>
      </w:r>
      <w:proofErr w:type="spellStart"/>
      <w:r>
        <w:rPr>
          <w:rFonts w:ascii="Arial" w:hAnsi="Arial" w:cs="Arial"/>
          <w:sz w:val="28"/>
          <w:szCs w:val="28"/>
        </w:rPr>
        <w:t>yaMwari</w:t>
      </w:r>
      <w:proofErr w:type="spellEnd"/>
      <w:r>
        <w:rPr>
          <w:rFonts w:ascii="Arial" w:hAnsi="Arial" w:cs="Arial"/>
          <w:sz w:val="28"/>
          <w:szCs w:val="28"/>
        </w:rPr>
        <w:t xml:space="preserve"> chaiyo. </w:t>
      </w:r>
      <w:r w:rsidRPr="00A56275">
        <w:rPr>
          <w:rFonts w:ascii="Arial" w:hAnsi="Arial" w:cs="Arial"/>
          <w:sz w:val="18"/>
          <w:szCs w:val="18"/>
        </w:rPr>
        <w:t>[Congregation says, “Amen.”]</w:t>
      </w:r>
      <w:r>
        <w:rPr>
          <w:rFonts w:ascii="Arial" w:hAnsi="Arial" w:cs="Arial"/>
          <w:sz w:val="18"/>
          <w:szCs w:val="18"/>
        </w:rPr>
        <w:t xml:space="preserve"> </w:t>
      </w:r>
    </w:p>
    <w:p w14:paraId="1926AEE9"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192 </w:t>
      </w:r>
      <w:r>
        <w:rPr>
          <w:rFonts w:ascii="Arial" w:hAnsi="Arial" w:cs="Arial"/>
          <w:sz w:val="28"/>
          <w:szCs w:val="28"/>
        </w:rPr>
        <w:t xml:space="preserve">Baba,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vateerere</w:t>
      </w:r>
      <w:proofErr w:type="spellEnd"/>
      <w:r>
        <w:rPr>
          <w:rFonts w:ascii="Arial" w:hAnsi="Arial" w:cs="Arial"/>
          <w:sz w:val="28"/>
          <w:szCs w:val="28"/>
        </w:rPr>
        <w:t xml:space="preserve">, </w:t>
      </w:r>
      <w:proofErr w:type="spellStart"/>
      <w:r>
        <w:rPr>
          <w:rFonts w:ascii="Arial" w:hAnsi="Arial" w:cs="Arial"/>
          <w:sz w:val="28"/>
          <w:szCs w:val="28"/>
        </w:rPr>
        <w:t>ndokunge</w:t>
      </w:r>
      <w:proofErr w:type="spellEnd"/>
      <w:r>
        <w:rPr>
          <w:rFonts w:ascii="Arial" w:hAnsi="Arial" w:cs="Arial"/>
          <w:sz w:val="28"/>
          <w:szCs w:val="28"/>
        </w:rPr>
        <w:t xml:space="preserve"> </w:t>
      </w:r>
      <w:proofErr w:type="spellStart"/>
      <w:r>
        <w:rPr>
          <w:rFonts w:ascii="Arial" w:hAnsi="Arial" w:cs="Arial"/>
          <w:sz w:val="28"/>
          <w:szCs w:val="28"/>
        </w:rPr>
        <w:t>vaona</w:t>
      </w:r>
      <w:proofErr w:type="spellEnd"/>
      <w:r>
        <w:rPr>
          <w:rFonts w:ascii="Arial" w:hAnsi="Arial" w:cs="Arial"/>
          <w:sz w:val="28"/>
          <w:szCs w:val="28"/>
        </w:rPr>
        <w:t xml:space="preserve"> </w:t>
      </w:r>
      <w:proofErr w:type="spellStart"/>
      <w:r>
        <w:rPr>
          <w:rFonts w:ascii="Arial" w:hAnsi="Arial" w:cs="Arial"/>
          <w:sz w:val="28"/>
          <w:szCs w:val="28"/>
        </w:rPr>
        <w:t>imimi</w:t>
      </w:r>
      <w:proofErr w:type="spellEnd"/>
      <w:r>
        <w:rPr>
          <w:rFonts w:ascii="Arial" w:hAnsi="Arial" w:cs="Arial"/>
          <w:sz w:val="28"/>
          <w:szCs w:val="28"/>
        </w:rPr>
        <w:t xml:space="preserve"> </w:t>
      </w:r>
      <w:proofErr w:type="spellStart"/>
      <w:r>
        <w:rPr>
          <w:rFonts w:ascii="Arial" w:hAnsi="Arial" w:cs="Arial"/>
          <w:sz w:val="28"/>
          <w:szCs w:val="28"/>
        </w:rPr>
        <w:t>mandiitira</w:t>
      </w:r>
      <w:proofErr w:type="spellEnd"/>
      <w:r>
        <w:rPr>
          <w:rFonts w:ascii="Arial" w:hAnsi="Arial" w:cs="Arial"/>
          <w:sz w:val="28"/>
          <w:szCs w:val="28"/>
        </w:rPr>
        <w:t xml:space="preserve"> </w:t>
      </w:r>
      <w:proofErr w:type="spellStart"/>
      <w:r>
        <w:rPr>
          <w:rFonts w:ascii="Arial" w:hAnsi="Arial" w:cs="Arial"/>
          <w:sz w:val="28"/>
          <w:szCs w:val="28"/>
        </w:rPr>
        <w:t>chimwe</w:t>
      </w:r>
      <w:proofErr w:type="spellEnd"/>
      <w:r>
        <w:rPr>
          <w:rFonts w:ascii="Arial" w:hAnsi="Arial" w:cs="Arial"/>
          <w:sz w:val="28"/>
          <w:szCs w:val="28"/>
        </w:rPr>
        <w:t xml:space="preserve"> </w:t>
      </w:r>
      <w:proofErr w:type="spellStart"/>
      <w:r>
        <w:rPr>
          <w:rFonts w:ascii="Arial" w:hAnsi="Arial" w:cs="Arial"/>
          <w:sz w:val="28"/>
          <w:szCs w:val="28"/>
        </w:rPr>
        <w:t>chinhu</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Imi ma manifester </w:t>
      </w:r>
      <w:proofErr w:type="spellStart"/>
      <w:r>
        <w:rPr>
          <w:rFonts w:ascii="Arial" w:hAnsi="Arial" w:cs="Arial"/>
          <w:sz w:val="28"/>
          <w:szCs w:val="28"/>
        </w:rPr>
        <w:t>simba</w:t>
      </w:r>
      <w:proofErr w:type="spellEnd"/>
      <w:r>
        <w:rPr>
          <w:rFonts w:ascii="Arial" w:hAnsi="Arial" w:cs="Arial"/>
          <w:sz w:val="28"/>
          <w:szCs w:val="28"/>
        </w:rPr>
        <w:t xml:space="preserve"> </w:t>
      </w:r>
      <w:proofErr w:type="spellStart"/>
      <w:ins w:id="160" w:author="Transcriber01 JHB" w:date="2025-08-29T12:41:00Z" w16du:dateUtc="2025-08-29T10:41:00Z">
        <w:r>
          <w:rPr>
            <w:rFonts w:ascii="Arial" w:hAnsi="Arial" w:cs="Arial"/>
            <w:sz w:val="28"/>
            <w:szCs w:val="28"/>
          </w:rPr>
          <w:t>R</w:t>
        </w:r>
      </w:ins>
      <w:del w:id="161" w:author="Transcriber01 JHB" w:date="2025-08-29T12:41:00Z" w16du:dateUtc="2025-08-29T10:41:00Z">
        <w:r w:rsidDel="00D8197E">
          <w:rPr>
            <w:rFonts w:ascii="Arial" w:hAnsi="Arial" w:cs="Arial"/>
            <w:sz w:val="28"/>
            <w:szCs w:val="28"/>
          </w:rPr>
          <w:delText>r</w:delText>
        </w:r>
      </w:del>
      <w:r>
        <w:rPr>
          <w:rFonts w:ascii="Arial" w:hAnsi="Arial" w:cs="Arial"/>
          <w:sz w:val="28"/>
          <w:szCs w:val="28"/>
        </w:rPr>
        <w:t>enyu</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Imi </w:t>
      </w:r>
      <w:proofErr w:type="spellStart"/>
      <w:r>
        <w:rPr>
          <w:rFonts w:ascii="Arial" w:hAnsi="Arial" w:cs="Arial"/>
          <w:sz w:val="28"/>
          <w:szCs w:val="28"/>
        </w:rPr>
        <w:t>maratidza</w:t>
      </w:r>
      <w:proofErr w:type="spellEnd"/>
      <w:r>
        <w:rPr>
          <w:rFonts w:ascii="Arial" w:hAnsi="Arial" w:cs="Arial"/>
          <w:sz w:val="28"/>
          <w:szCs w:val="28"/>
        </w:rPr>
        <w:t xml:space="preserve"> </w:t>
      </w:r>
      <w:proofErr w:type="spellStart"/>
      <w:r>
        <w:rPr>
          <w:rFonts w:ascii="Arial" w:hAnsi="Arial" w:cs="Arial"/>
          <w:sz w:val="28"/>
          <w:szCs w:val="28"/>
        </w:rPr>
        <w:t>hukuru</w:t>
      </w:r>
      <w:proofErr w:type="spellEnd"/>
      <w:r>
        <w:rPr>
          <w:rFonts w:ascii="Arial" w:hAnsi="Arial" w:cs="Arial"/>
          <w:sz w:val="28"/>
          <w:szCs w:val="28"/>
        </w:rPr>
        <w:t xml:space="preserve"> </w:t>
      </w:r>
      <w:proofErr w:type="spellStart"/>
      <w:r>
        <w:rPr>
          <w:rFonts w:ascii="Arial" w:hAnsi="Arial" w:cs="Arial"/>
          <w:sz w:val="28"/>
          <w:szCs w:val="28"/>
        </w:rPr>
        <w:t>hwenyu</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Mwari </w:t>
      </w:r>
      <w:proofErr w:type="spellStart"/>
      <w:r>
        <w:rPr>
          <w:rFonts w:ascii="Arial" w:hAnsi="Arial" w:cs="Arial"/>
          <w:sz w:val="28"/>
          <w:szCs w:val="28"/>
        </w:rPr>
        <w:t>ndoda</w:t>
      </w:r>
      <w:proofErr w:type="spellEnd"/>
      <w:r>
        <w:rPr>
          <w:rFonts w:ascii="Arial" w:hAnsi="Arial" w:cs="Arial"/>
          <w:sz w:val="28"/>
          <w:szCs w:val="28"/>
        </w:rPr>
        <w:t xml:space="preserve"> change of status</w:t>
      </w:r>
      <w:ins w:id="162" w:author="Transcriber01 JHB" w:date="2025-08-29T12:42:00Z" w16du:dateUtc="2025-08-29T10:42:00Z">
        <w:r>
          <w:rPr>
            <w:rFonts w:ascii="Arial" w:hAnsi="Arial" w:cs="Arial"/>
            <w:sz w:val="28"/>
            <w:szCs w:val="28"/>
          </w:rPr>
          <w:t>!</w:t>
        </w:r>
      </w:ins>
      <w:del w:id="163" w:author="Transcriber01 JHB" w:date="2025-08-29T12:42:00Z" w16du:dateUtc="2025-08-29T10:42:00Z">
        <w:r w:rsidDel="006618A1">
          <w:rPr>
            <w:rFonts w:ascii="Arial" w:hAnsi="Arial" w:cs="Arial"/>
            <w:sz w:val="28"/>
            <w:szCs w:val="28"/>
          </w:rPr>
          <w:delText>,</w:delText>
        </w:r>
      </w:del>
      <w:r>
        <w:rPr>
          <w:rFonts w:ascii="Arial" w:hAnsi="Arial" w:cs="Arial"/>
          <w:sz w:val="28"/>
          <w:szCs w:val="28"/>
        </w:rPr>
        <w:t xml:space="preserve"> </w:t>
      </w:r>
      <w:r w:rsidRPr="00A56275">
        <w:rPr>
          <w:rFonts w:ascii="Arial" w:hAnsi="Arial" w:cs="Arial"/>
          <w:sz w:val="18"/>
          <w:szCs w:val="18"/>
        </w:rPr>
        <w:t>[Congregation says, “Amen</w:t>
      </w:r>
      <w:ins w:id="164" w:author="Transcriber01 JHB" w:date="2025-08-29T12:42:00Z" w16du:dateUtc="2025-08-29T10:42:00Z">
        <w:r>
          <w:rPr>
            <w:rFonts w:ascii="Arial" w:hAnsi="Arial" w:cs="Arial"/>
            <w:sz w:val="18"/>
            <w:szCs w:val="18"/>
          </w:rPr>
          <w:t>.</w:t>
        </w:r>
      </w:ins>
      <w:del w:id="165" w:author="Transcriber01 JHB" w:date="2025-08-29T12:42:00Z" w16du:dateUtc="2025-08-29T10:42:00Z">
        <w:r w:rsidDel="006618A1">
          <w:rPr>
            <w:rFonts w:ascii="Arial" w:hAnsi="Arial" w:cs="Arial"/>
            <w:sz w:val="18"/>
            <w:szCs w:val="18"/>
          </w:rPr>
          <w:delText>,</w:delText>
        </w:r>
      </w:del>
      <w:r w:rsidRPr="00A56275">
        <w:rPr>
          <w:rFonts w:ascii="Arial" w:hAnsi="Arial" w:cs="Arial"/>
          <w:sz w:val="18"/>
          <w:szCs w:val="18"/>
        </w:rPr>
        <w:t>”]</w:t>
      </w:r>
      <w:r>
        <w:rPr>
          <w:rFonts w:ascii="Arial" w:hAnsi="Arial" w:cs="Arial"/>
          <w:sz w:val="18"/>
          <w:szCs w:val="18"/>
        </w:rPr>
        <w:t xml:space="preserve"> </w:t>
      </w:r>
      <w:proofErr w:type="spellStart"/>
      <w:ins w:id="166" w:author="Transcriber01 JHB" w:date="2025-08-29T12:42:00Z" w16du:dateUtc="2025-08-29T10:42:00Z">
        <w:r>
          <w:rPr>
            <w:rFonts w:ascii="Arial" w:hAnsi="Arial" w:cs="Arial"/>
            <w:sz w:val="28"/>
            <w:szCs w:val="28"/>
          </w:rPr>
          <w:t>Z</w:t>
        </w:r>
      </w:ins>
      <w:del w:id="167" w:author="Transcriber01 JHB" w:date="2025-08-29T12:42:00Z" w16du:dateUtc="2025-08-29T10:42:00Z">
        <w:r w:rsidDel="006618A1">
          <w:rPr>
            <w:rFonts w:ascii="Arial" w:hAnsi="Arial" w:cs="Arial"/>
            <w:sz w:val="28"/>
            <w:szCs w:val="28"/>
          </w:rPr>
          <w:delText>z</w:delText>
        </w:r>
      </w:del>
      <w:r>
        <w:rPr>
          <w:rFonts w:ascii="Arial" w:hAnsi="Arial" w:cs="Arial"/>
          <w:sz w:val="28"/>
          <w:szCs w:val="28"/>
        </w:rPr>
        <w:t>arurai</w:t>
      </w:r>
      <w:proofErr w:type="spellEnd"/>
      <w:r>
        <w:rPr>
          <w:rFonts w:ascii="Arial" w:hAnsi="Arial" w:cs="Arial"/>
          <w:sz w:val="28"/>
          <w:szCs w:val="28"/>
        </w:rPr>
        <w:t xml:space="preserve"> </w:t>
      </w:r>
      <w:proofErr w:type="spellStart"/>
      <w:r>
        <w:rPr>
          <w:rFonts w:ascii="Arial" w:hAnsi="Arial" w:cs="Arial"/>
          <w:sz w:val="28"/>
          <w:szCs w:val="28"/>
        </w:rPr>
        <w:t>hwindo</w:t>
      </w:r>
      <w:proofErr w:type="spellEnd"/>
      <w:r>
        <w:rPr>
          <w:rFonts w:ascii="Arial" w:hAnsi="Arial" w:cs="Arial"/>
          <w:sz w:val="28"/>
          <w:szCs w:val="28"/>
        </w:rPr>
        <w:t xml:space="preserve"> </w:t>
      </w:r>
      <w:proofErr w:type="spellStart"/>
      <w:r>
        <w:rPr>
          <w:rFonts w:ascii="Arial" w:hAnsi="Arial" w:cs="Arial"/>
          <w:sz w:val="28"/>
          <w:szCs w:val="28"/>
        </w:rPr>
        <w:t>redenga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zadzai</w:t>
      </w:r>
      <w:proofErr w:type="spellEnd"/>
      <w:r>
        <w:rPr>
          <w:rFonts w:ascii="Arial" w:hAnsi="Arial" w:cs="Arial"/>
          <w:sz w:val="28"/>
          <w:szCs w:val="28"/>
        </w:rPr>
        <w:t xml:space="preserve"> </w:t>
      </w:r>
      <w:proofErr w:type="spellStart"/>
      <w:r>
        <w:rPr>
          <w:rFonts w:ascii="Arial" w:hAnsi="Arial" w:cs="Arial"/>
          <w:sz w:val="28"/>
          <w:szCs w:val="28"/>
        </w:rPr>
        <w:t>noMweya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Nhasi</w:t>
      </w:r>
      <w:proofErr w:type="spellEnd"/>
      <w:r>
        <w:rPr>
          <w:rFonts w:ascii="Arial" w:hAnsi="Arial" w:cs="Arial"/>
          <w:sz w:val="28"/>
          <w:szCs w:val="28"/>
        </w:rPr>
        <w:t xml:space="preserve"> </w:t>
      </w:r>
      <w:proofErr w:type="spellStart"/>
      <w:r>
        <w:rPr>
          <w:rFonts w:ascii="Arial" w:hAnsi="Arial" w:cs="Arial"/>
          <w:sz w:val="28"/>
          <w:szCs w:val="28"/>
        </w:rPr>
        <w:t>izuva</w:t>
      </w:r>
      <w:proofErr w:type="spellEnd"/>
      <w:r>
        <w:rPr>
          <w:rFonts w:ascii="Arial" w:hAnsi="Arial" w:cs="Arial"/>
          <w:sz w:val="28"/>
          <w:szCs w:val="28"/>
        </w:rPr>
        <w:t xml:space="preserve"> </w:t>
      </w:r>
      <w:proofErr w:type="spellStart"/>
      <w:r>
        <w:rPr>
          <w:rFonts w:ascii="Arial" w:hAnsi="Arial" w:cs="Arial"/>
          <w:sz w:val="28"/>
          <w:szCs w:val="28"/>
        </w:rPr>
        <w:t>redu</w:t>
      </w:r>
      <w:proofErr w:type="spellEnd"/>
      <w:r>
        <w:rPr>
          <w:rFonts w:ascii="Arial" w:hAnsi="Arial" w:cs="Arial"/>
          <w:sz w:val="28"/>
          <w:szCs w:val="28"/>
        </w:rPr>
        <w:t xml:space="preserve"> </w:t>
      </w:r>
      <w:proofErr w:type="spellStart"/>
      <w:r>
        <w:rPr>
          <w:rFonts w:ascii="Arial" w:hAnsi="Arial" w:cs="Arial"/>
          <w:sz w:val="28"/>
          <w:szCs w:val="28"/>
        </w:rPr>
        <w:t>rokutsanya</w:t>
      </w:r>
      <w:proofErr w:type="spellEnd"/>
      <w:ins w:id="168" w:author="Transcriber01 JHB" w:date="2025-08-29T12:42:00Z" w16du:dateUtc="2025-08-29T10:42:00Z">
        <w:r>
          <w:rPr>
            <w:rFonts w:ascii="Arial" w:hAnsi="Arial" w:cs="Arial"/>
            <w:sz w:val="28"/>
            <w:szCs w:val="28"/>
          </w:rPr>
          <w:t>.</w:t>
        </w:r>
      </w:ins>
      <w:del w:id="169" w:author="Transcriber01 JHB" w:date="2025-08-29T12:42:00Z" w16du:dateUtc="2025-08-29T10:42:00Z">
        <w:r w:rsidDel="006618A1">
          <w:rPr>
            <w:rFonts w:ascii="Arial" w:hAnsi="Arial" w:cs="Arial"/>
            <w:sz w:val="28"/>
            <w:szCs w:val="28"/>
          </w:rPr>
          <w:delText>,</w:delText>
        </w:r>
      </w:del>
      <w:r>
        <w:rPr>
          <w:rFonts w:ascii="Arial" w:hAnsi="Arial" w:cs="Arial"/>
          <w:sz w:val="28"/>
          <w:szCs w:val="28"/>
        </w:rPr>
        <w:t xml:space="preserve"> </w:t>
      </w:r>
      <w:ins w:id="170" w:author="Transcriber01 JHB" w:date="2025-08-29T12:42:00Z" w16du:dateUtc="2025-08-29T10:42:00Z">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N</w:t>
        </w:r>
      </w:ins>
      <w:del w:id="171" w:author="Transcriber01 JHB" w:date="2025-08-29T12:42:00Z" w16du:dateUtc="2025-08-29T10:42:00Z">
        <w:r w:rsidDel="001B28FE">
          <w:rPr>
            <w:rFonts w:ascii="Arial" w:hAnsi="Arial" w:cs="Arial"/>
            <w:sz w:val="28"/>
            <w:szCs w:val="28"/>
          </w:rPr>
          <w:delText>n</w:delText>
        </w:r>
      </w:del>
      <w:r>
        <w:rPr>
          <w:rFonts w:ascii="Arial" w:hAnsi="Arial" w:cs="Arial"/>
          <w:sz w:val="28"/>
          <w:szCs w:val="28"/>
        </w:rPr>
        <w:t>dinotsuura</w:t>
      </w:r>
      <w:proofErr w:type="spellEnd"/>
      <w:r>
        <w:rPr>
          <w:rFonts w:ascii="Arial" w:hAnsi="Arial" w:cs="Arial"/>
          <w:sz w:val="28"/>
          <w:szCs w:val="28"/>
        </w:rPr>
        <w:t xml:space="preserve"> </w:t>
      </w:r>
      <w:proofErr w:type="spellStart"/>
      <w:r>
        <w:rPr>
          <w:rFonts w:ascii="Arial" w:hAnsi="Arial" w:cs="Arial"/>
          <w:sz w:val="28"/>
          <w:szCs w:val="28"/>
        </w:rPr>
        <w:t>mweya</w:t>
      </w:r>
      <w:proofErr w:type="spellEnd"/>
      <w:r>
        <w:rPr>
          <w:rFonts w:ascii="Arial" w:hAnsi="Arial" w:cs="Arial"/>
          <w:sz w:val="28"/>
          <w:szCs w:val="28"/>
        </w:rPr>
        <w:t xml:space="preserve"> </w:t>
      </w:r>
      <w:proofErr w:type="spellStart"/>
      <w:r>
        <w:rPr>
          <w:rFonts w:ascii="Arial" w:hAnsi="Arial" w:cs="Arial"/>
          <w:sz w:val="28"/>
          <w:szCs w:val="28"/>
        </w:rPr>
        <w:t>yemadzinza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ndinotsuura</w:t>
      </w:r>
      <w:proofErr w:type="spellEnd"/>
      <w:r>
        <w:rPr>
          <w:rFonts w:ascii="Arial" w:hAnsi="Arial" w:cs="Arial"/>
          <w:sz w:val="28"/>
          <w:szCs w:val="28"/>
        </w:rPr>
        <w:t xml:space="preserve"> unemployment,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ndinotsuura</w:t>
      </w:r>
      <w:proofErr w:type="spellEnd"/>
      <w:r>
        <w:rPr>
          <w:rFonts w:ascii="Arial" w:hAnsi="Arial" w:cs="Arial"/>
          <w:sz w:val="28"/>
          <w:szCs w:val="28"/>
        </w:rPr>
        <w:t xml:space="preserve"> </w:t>
      </w:r>
      <w:proofErr w:type="spellStart"/>
      <w:r>
        <w:rPr>
          <w:rFonts w:ascii="Arial" w:hAnsi="Arial" w:cs="Arial"/>
          <w:sz w:val="28"/>
          <w:szCs w:val="28"/>
        </w:rPr>
        <w:t>barreness</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ndinotsuura</w:t>
      </w:r>
      <w:proofErr w:type="spellEnd"/>
      <w:r>
        <w:rPr>
          <w:rFonts w:ascii="Arial" w:hAnsi="Arial" w:cs="Arial"/>
          <w:sz w:val="28"/>
          <w:szCs w:val="28"/>
        </w:rPr>
        <w:t xml:space="preserve"> </w:t>
      </w:r>
      <w:proofErr w:type="spellStart"/>
      <w:r>
        <w:rPr>
          <w:rFonts w:ascii="Arial" w:hAnsi="Arial" w:cs="Arial"/>
          <w:sz w:val="28"/>
          <w:szCs w:val="28"/>
        </w:rPr>
        <w:t>hurwere</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ndinotsuura</w:t>
      </w:r>
      <w:proofErr w:type="spellEnd"/>
      <w:r>
        <w:rPr>
          <w:rFonts w:ascii="Arial" w:hAnsi="Arial" w:cs="Arial"/>
          <w:sz w:val="28"/>
          <w:szCs w:val="28"/>
        </w:rPr>
        <w:t xml:space="preserve"> division,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r>
        <w:rPr>
          <w:rFonts w:ascii="Arial" w:hAnsi="Arial" w:cs="Arial"/>
          <w:sz w:val="28"/>
          <w:szCs w:val="28"/>
        </w:rPr>
        <w:t>in the Name of Jesus</w:t>
      </w:r>
      <w:ins w:id="172" w:author="Transcriber01 JHB" w:date="2025-08-29T12:43:00Z" w16du:dateUtc="2025-08-29T10:43:00Z">
        <w:r>
          <w:rPr>
            <w:rFonts w:ascii="Arial" w:hAnsi="Arial" w:cs="Arial"/>
            <w:sz w:val="28"/>
            <w:szCs w:val="28"/>
          </w:rPr>
          <w:t>!</w:t>
        </w:r>
      </w:ins>
      <w:del w:id="173" w:author="Transcriber01 JHB" w:date="2025-08-29T12:43:00Z" w16du:dateUtc="2025-08-29T10:43:00Z">
        <w:r w:rsidDel="001B28FE">
          <w:rPr>
            <w:rFonts w:ascii="Arial" w:hAnsi="Arial" w:cs="Arial"/>
            <w:sz w:val="28"/>
            <w:szCs w:val="28"/>
          </w:rPr>
          <w:delText>.</w:delText>
        </w:r>
      </w:del>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
    <w:p w14:paraId="7C10CF79" w14:textId="77777777" w:rsidR="002B3306" w:rsidRDefault="002B3306" w:rsidP="002B3306">
      <w:pPr>
        <w:jc w:val="both"/>
        <w:rPr>
          <w:rFonts w:ascii="Arial" w:hAnsi="Arial" w:cs="Arial"/>
          <w:sz w:val="28"/>
          <w:szCs w:val="28"/>
        </w:rPr>
      </w:pPr>
      <w:r>
        <w:rPr>
          <w:rFonts w:ascii="Arial" w:hAnsi="Arial" w:cs="Arial"/>
          <w:sz w:val="28"/>
          <w:szCs w:val="28"/>
          <w:vertAlign w:val="superscript"/>
        </w:rPr>
        <w:t xml:space="preserve">193 </w:t>
      </w:r>
      <w:r>
        <w:rPr>
          <w:rFonts w:ascii="Arial" w:hAnsi="Arial" w:cs="Arial"/>
          <w:sz w:val="28"/>
          <w:szCs w:val="28"/>
        </w:rPr>
        <w:t xml:space="preserve">Manheru </w:t>
      </w:r>
      <w:proofErr w:type="spellStart"/>
      <w:r>
        <w:rPr>
          <w:rFonts w:ascii="Arial" w:hAnsi="Arial" w:cs="Arial"/>
          <w:sz w:val="28"/>
          <w:szCs w:val="28"/>
        </w:rPr>
        <w:t>ano</w:t>
      </w:r>
      <w:proofErr w:type="spellEnd"/>
      <w:r>
        <w:rPr>
          <w:rFonts w:ascii="Arial" w:hAnsi="Arial" w:cs="Arial"/>
          <w:sz w:val="28"/>
          <w:szCs w:val="28"/>
        </w:rPr>
        <w:t xml:space="preserve"> Baba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kunyatsobuda</w:t>
      </w:r>
      <w:proofErr w:type="spellEnd"/>
      <w:r>
        <w:rPr>
          <w:rFonts w:ascii="Arial" w:hAnsi="Arial" w:cs="Arial"/>
          <w:sz w:val="28"/>
          <w:szCs w:val="28"/>
        </w:rPr>
        <w:t xml:space="preserve"> </w:t>
      </w:r>
      <w:proofErr w:type="spellStart"/>
      <w:r>
        <w:rPr>
          <w:rFonts w:ascii="Arial" w:hAnsi="Arial" w:cs="Arial"/>
          <w:sz w:val="28"/>
          <w:szCs w:val="28"/>
        </w:rPr>
        <w:t>muno</w:t>
      </w:r>
      <w:proofErr w:type="spellEnd"/>
      <w:r>
        <w:rPr>
          <w:rFonts w:ascii="Arial" w:hAnsi="Arial" w:cs="Arial"/>
          <w:sz w:val="28"/>
          <w:szCs w:val="28"/>
        </w:rPr>
        <w:t xml:space="preserve"> </w:t>
      </w:r>
      <w:proofErr w:type="spellStart"/>
      <w:r>
        <w:rPr>
          <w:rFonts w:ascii="Arial" w:hAnsi="Arial" w:cs="Arial"/>
          <w:sz w:val="28"/>
          <w:szCs w:val="28"/>
        </w:rPr>
        <w:t>ndasunungurwa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w:t>
      </w:r>
      <w:proofErr w:type="spellStart"/>
      <w:r>
        <w:rPr>
          <w:rFonts w:ascii="Arial" w:hAnsi="Arial" w:cs="Arial"/>
          <w:sz w:val="28"/>
          <w:szCs w:val="28"/>
        </w:rPr>
        <w:t>Gugudza</w:t>
      </w:r>
      <w:proofErr w:type="spellEnd"/>
      <w:r>
        <w:rPr>
          <w:rFonts w:ascii="Arial" w:hAnsi="Arial" w:cs="Arial"/>
          <w:sz w:val="28"/>
          <w:szCs w:val="28"/>
        </w:rPr>
        <w:t xml:space="preserve"> </w:t>
      </w:r>
      <w:proofErr w:type="spellStart"/>
      <w:r>
        <w:rPr>
          <w:rFonts w:ascii="Arial" w:hAnsi="Arial" w:cs="Arial"/>
          <w:sz w:val="28"/>
          <w:szCs w:val="28"/>
        </w:rPr>
        <w:t>unozarurirwa</w:t>
      </w:r>
      <w:proofErr w:type="spellEnd"/>
      <w:r>
        <w:rPr>
          <w:rFonts w:ascii="Arial" w:hAnsi="Arial" w:cs="Arial"/>
          <w:sz w:val="28"/>
          <w:szCs w:val="28"/>
        </w:rPr>
        <w:t xml:space="preserve">, </w:t>
      </w:r>
      <w:proofErr w:type="spellStart"/>
      <w:r>
        <w:rPr>
          <w:rFonts w:ascii="Arial" w:hAnsi="Arial" w:cs="Arial"/>
          <w:sz w:val="28"/>
          <w:szCs w:val="28"/>
        </w:rPr>
        <w:t>tsvaka</w:t>
      </w:r>
      <w:proofErr w:type="spellEnd"/>
      <w:r>
        <w:rPr>
          <w:rFonts w:ascii="Arial" w:hAnsi="Arial" w:cs="Arial"/>
          <w:sz w:val="28"/>
          <w:szCs w:val="28"/>
        </w:rPr>
        <w:t xml:space="preserve"> </w:t>
      </w:r>
      <w:proofErr w:type="spellStart"/>
      <w:r>
        <w:rPr>
          <w:rFonts w:ascii="Arial" w:hAnsi="Arial" w:cs="Arial"/>
          <w:sz w:val="28"/>
          <w:szCs w:val="28"/>
        </w:rPr>
        <w:t>unowana</w:t>
      </w:r>
      <w:proofErr w:type="spellEnd"/>
      <w:r>
        <w:rPr>
          <w:rFonts w:ascii="Arial" w:hAnsi="Arial" w:cs="Arial"/>
          <w:sz w:val="28"/>
          <w:szCs w:val="28"/>
        </w:rPr>
        <w:t xml:space="preserve">, </w:t>
      </w:r>
      <w:r w:rsidRPr="00A56275">
        <w:rPr>
          <w:rFonts w:ascii="Arial" w:hAnsi="Arial" w:cs="Arial"/>
          <w:sz w:val="18"/>
          <w:szCs w:val="18"/>
        </w:rPr>
        <w:t xml:space="preserve">[Congregation says, </w:t>
      </w:r>
      <w:r>
        <w:rPr>
          <w:rFonts w:ascii="Arial" w:hAnsi="Arial" w:cs="Arial"/>
          <w:sz w:val="18"/>
          <w:szCs w:val="18"/>
        </w:rPr>
        <w:t>‘</w:t>
      </w:r>
      <w:r w:rsidRPr="00A56275">
        <w:rPr>
          <w:rFonts w:ascii="Arial" w:hAnsi="Arial" w:cs="Arial"/>
          <w:sz w:val="18"/>
          <w:szCs w:val="18"/>
        </w:rPr>
        <w:t>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kumbira</w:t>
      </w:r>
      <w:proofErr w:type="spellEnd"/>
      <w:r>
        <w:rPr>
          <w:rFonts w:ascii="Arial" w:hAnsi="Arial" w:cs="Arial"/>
          <w:sz w:val="28"/>
          <w:szCs w:val="28"/>
        </w:rPr>
        <w:t xml:space="preserve"> </w:t>
      </w:r>
      <w:proofErr w:type="spellStart"/>
      <w:r>
        <w:rPr>
          <w:rFonts w:ascii="Arial" w:hAnsi="Arial" w:cs="Arial"/>
          <w:sz w:val="28"/>
          <w:szCs w:val="28"/>
        </w:rPr>
        <w:t>unopihwa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Mwari </w:t>
      </w:r>
      <w:proofErr w:type="spellStart"/>
      <w:r>
        <w:rPr>
          <w:rFonts w:ascii="Arial" w:hAnsi="Arial" w:cs="Arial"/>
          <w:sz w:val="28"/>
          <w:szCs w:val="28"/>
        </w:rPr>
        <w:t>ndiitirei</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 xml:space="preserve"> manheru </w:t>
      </w:r>
      <w:proofErr w:type="spellStart"/>
      <w:r>
        <w:rPr>
          <w:rFonts w:ascii="Arial" w:hAnsi="Arial" w:cs="Arial"/>
          <w:sz w:val="28"/>
          <w:szCs w:val="28"/>
        </w:rPr>
        <w:t>ano</w:t>
      </w:r>
      <w:proofErr w:type="spellEnd"/>
      <w:r>
        <w:rPr>
          <w:rFonts w:ascii="Arial" w:hAnsi="Arial" w:cs="Arial"/>
          <w:sz w:val="28"/>
          <w:szCs w:val="28"/>
        </w:rPr>
        <w:t>.</w:t>
      </w:r>
    </w:p>
    <w:p w14:paraId="2BF442F4" w14:textId="77777777" w:rsidR="002B3306" w:rsidRDefault="002B3306" w:rsidP="002B3306">
      <w:pPr>
        <w:jc w:val="both"/>
        <w:rPr>
          <w:rFonts w:ascii="Arial" w:hAnsi="Arial" w:cs="Arial"/>
          <w:sz w:val="28"/>
          <w:szCs w:val="28"/>
        </w:rPr>
      </w:pPr>
    </w:p>
    <w:p w14:paraId="54B956FE" w14:textId="77777777" w:rsidR="002B3306" w:rsidRPr="006A5780" w:rsidRDefault="002B3306" w:rsidP="002B3306">
      <w:pPr>
        <w:spacing w:after="0" w:line="360" w:lineRule="auto"/>
        <w:jc w:val="center"/>
        <w:rPr>
          <w:rFonts w:ascii="Arial" w:hAnsi="Arial" w:cs="Arial"/>
          <w:i/>
          <w:iCs/>
          <w:sz w:val="28"/>
          <w:szCs w:val="28"/>
        </w:rPr>
      </w:pPr>
      <w:r w:rsidRPr="006A5780">
        <w:rPr>
          <w:rFonts w:ascii="Arial" w:hAnsi="Arial" w:cs="Arial"/>
          <w:i/>
          <w:iCs/>
          <w:sz w:val="28"/>
          <w:szCs w:val="28"/>
        </w:rPr>
        <w:t xml:space="preserve">(Ini </w:t>
      </w:r>
      <w:proofErr w:type="spellStart"/>
      <w:r w:rsidRPr="006A5780">
        <w:rPr>
          <w:rFonts w:ascii="Arial" w:hAnsi="Arial" w:cs="Arial"/>
          <w:i/>
          <w:iCs/>
          <w:sz w:val="28"/>
          <w:szCs w:val="28"/>
        </w:rPr>
        <w:t>ndoda</w:t>
      </w:r>
      <w:proofErr w:type="spellEnd"/>
      <w:r w:rsidRPr="006A5780">
        <w:rPr>
          <w:rFonts w:ascii="Arial" w:hAnsi="Arial" w:cs="Arial"/>
          <w:i/>
          <w:iCs/>
          <w:sz w:val="28"/>
          <w:szCs w:val="28"/>
        </w:rPr>
        <w:t xml:space="preserve">) </w:t>
      </w:r>
      <w:proofErr w:type="spellStart"/>
      <w:r w:rsidRPr="006A5780">
        <w:rPr>
          <w:rFonts w:ascii="Arial" w:hAnsi="Arial" w:cs="Arial"/>
          <w:i/>
          <w:iCs/>
          <w:sz w:val="28"/>
          <w:szCs w:val="28"/>
        </w:rPr>
        <w:t>Ndoda</w:t>
      </w:r>
      <w:proofErr w:type="spellEnd"/>
      <w:r w:rsidRPr="006A5780">
        <w:rPr>
          <w:rFonts w:ascii="Arial" w:hAnsi="Arial" w:cs="Arial"/>
          <w:i/>
          <w:iCs/>
          <w:sz w:val="28"/>
          <w:szCs w:val="28"/>
        </w:rPr>
        <w:t>, (</w:t>
      </w:r>
      <w:proofErr w:type="spellStart"/>
      <w:r w:rsidRPr="006A5780">
        <w:rPr>
          <w:rFonts w:ascii="Arial" w:hAnsi="Arial" w:cs="Arial"/>
          <w:i/>
          <w:iCs/>
          <w:sz w:val="28"/>
          <w:szCs w:val="28"/>
        </w:rPr>
        <w:t>ndoda</w:t>
      </w:r>
      <w:proofErr w:type="spellEnd"/>
      <w:r w:rsidRPr="006A5780">
        <w:rPr>
          <w:rFonts w:ascii="Arial" w:hAnsi="Arial" w:cs="Arial"/>
          <w:i/>
          <w:iCs/>
          <w:sz w:val="28"/>
          <w:szCs w:val="28"/>
        </w:rPr>
        <w:t xml:space="preserve">) </w:t>
      </w:r>
      <w:proofErr w:type="spellStart"/>
      <w:r w:rsidRPr="006A5780">
        <w:rPr>
          <w:rFonts w:ascii="Arial" w:hAnsi="Arial" w:cs="Arial"/>
          <w:i/>
          <w:iCs/>
          <w:sz w:val="28"/>
          <w:szCs w:val="28"/>
        </w:rPr>
        <w:t>ndoda</w:t>
      </w:r>
      <w:proofErr w:type="spellEnd"/>
      <w:r w:rsidRPr="006A5780">
        <w:rPr>
          <w:rFonts w:ascii="Arial" w:hAnsi="Arial" w:cs="Arial"/>
          <w:i/>
          <w:iCs/>
          <w:sz w:val="28"/>
          <w:szCs w:val="28"/>
        </w:rPr>
        <w:t xml:space="preserve">, </w:t>
      </w:r>
    </w:p>
    <w:p w14:paraId="654B2BA2" w14:textId="77777777" w:rsidR="002B3306" w:rsidRPr="006A5780" w:rsidRDefault="002B3306" w:rsidP="002B3306">
      <w:pPr>
        <w:spacing w:after="0" w:line="360" w:lineRule="auto"/>
        <w:jc w:val="center"/>
        <w:rPr>
          <w:rFonts w:ascii="Arial" w:hAnsi="Arial" w:cs="Arial"/>
          <w:i/>
          <w:iCs/>
          <w:sz w:val="28"/>
          <w:szCs w:val="28"/>
        </w:rPr>
      </w:pPr>
      <w:proofErr w:type="spellStart"/>
      <w:r w:rsidRPr="006A5780">
        <w:rPr>
          <w:rFonts w:ascii="Arial" w:hAnsi="Arial" w:cs="Arial"/>
          <w:i/>
          <w:iCs/>
          <w:sz w:val="28"/>
          <w:szCs w:val="28"/>
        </w:rPr>
        <w:t>Ndoda</w:t>
      </w:r>
      <w:proofErr w:type="spellEnd"/>
      <w:r w:rsidRPr="006A5780">
        <w:rPr>
          <w:rFonts w:ascii="Arial" w:hAnsi="Arial" w:cs="Arial"/>
          <w:i/>
          <w:iCs/>
          <w:sz w:val="28"/>
          <w:szCs w:val="28"/>
        </w:rPr>
        <w:t xml:space="preserve"> Mwari </w:t>
      </w:r>
      <w:proofErr w:type="spellStart"/>
      <w:r w:rsidRPr="006A5780">
        <w:rPr>
          <w:rFonts w:ascii="Arial" w:hAnsi="Arial" w:cs="Arial"/>
          <w:i/>
          <w:iCs/>
          <w:sz w:val="28"/>
          <w:szCs w:val="28"/>
        </w:rPr>
        <w:t>muyamuri</w:t>
      </w:r>
      <w:proofErr w:type="spellEnd"/>
      <w:r w:rsidRPr="006A5780">
        <w:rPr>
          <w:rFonts w:ascii="Arial" w:hAnsi="Arial" w:cs="Arial"/>
          <w:i/>
          <w:iCs/>
          <w:sz w:val="28"/>
          <w:szCs w:val="28"/>
        </w:rPr>
        <w:t>,</w:t>
      </w:r>
    </w:p>
    <w:p w14:paraId="0FD5CC22" w14:textId="77777777" w:rsidR="002B3306" w:rsidRPr="006A5780" w:rsidRDefault="002B3306" w:rsidP="002B3306">
      <w:pPr>
        <w:spacing w:after="0" w:line="360" w:lineRule="auto"/>
        <w:jc w:val="center"/>
        <w:rPr>
          <w:rFonts w:ascii="Arial" w:hAnsi="Arial" w:cs="Arial"/>
          <w:i/>
          <w:iCs/>
          <w:sz w:val="28"/>
          <w:szCs w:val="28"/>
        </w:rPr>
      </w:pPr>
      <w:r w:rsidRPr="006A5780">
        <w:rPr>
          <w:rFonts w:ascii="Arial" w:hAnsi="Arial" w:cs="Arial"/>
          <w:i/>
          <w:iCs/>
          <w:sz w:val="28"/>
          <w:szCs w:val="28"/>
        </w:rPr>
        <w:t xml:space="preserve">Muri </w:t>
      </w:r>
      <w:proofErr w:type="spellStart"/>
      <w:r w:rsidRPr="006A5780">
        <w:rPr>
          <w:rFonts w:ascii="Arial" w:hAnsi="Arial" w:cs="Arial"/>
          <w:i/>
          <w:iCs/>
          <w:sz w:val="28"/>
          <w:szCs w:val="28"/>
        </w:rPr>
        <w:t>wangu</w:t>
      </w:r>
      <w:proofErr w:type="spellEnd"/>
      <w:r w:rsidRPr="006A5780">
        <w:rPr>
          <w:rFonts w:ascii="Arial" w:hAnsi="Arial" w:cs="Arial"/>
          <w:i/>
          <w:iCs/>
          <w:sz w:val="28"/>
          <w:szCs w:val="28"/>
        </w:rPr>
        <w:t>,</w:t>
      </w:r>
    </w:p>
    <w:p w14:paraId="1804E582" w14:textId="77777777" w:rsidR="002B3306" w:rsidRPr="006A5780" w:rsidRDefault="002B3306" w:rsidP="002B3306">
      <w:pPr>
        <w:spacing w:after="0" w:line="360" w:lineRule="auto"/>
        <w:jc w:val="center"/>
        <w:rPr>
          <w:rFonts w:ascii="Arial" w:hAnsi="Arial" w:cs="Arial"/>
          <w:i/>
          <w:iCs/>
          <w:sz w:val="28"/>
          <w:szCs w:val="28"/>
        </w:rPr>
      </w:pPr>
      <w:r w:rsidRPr="006A5780">
        <w:rPr>
          <w:rFonts w:ascii="Arial" w:hAnsi="Arial" w:cs="Arial"/>
          <w:i/>
          <w:iCs/>
          <w:sz w:val="28"/>
          <w:szCs w:val="28"/>
        </w:rPr>
        <w:t xml:space="preserve">(Ishe) </w:t>
      </w:r>
      <w:proofErr w:type="spellStart"/>
      <w:r w:rsidRPr="006A5780">
        <w:rPr>
          <w:rFonts w:ascii="Arial" w:hAnsi="Arial" w:cs="Arial"/>
          <w:i/>
          <w:iCs/>
          <w:sz w:val="28"/>
          <w:szCs w:val="28"/>
        </w:rPr>
        <w:t>Ndakatengwa</w:t>
      </w:r>
      <w:proofErr w:type="spellEnd"/>
      <w:r w:rsidRPr="006A5780">
        <w:rPr>
          <w:rFonts w:ascii="Arial" w:hAnsi="Arial" w:cs="Arial"/>
          <w:i/>
          <w:iCs/>
          <w:sz w:val="28"/>
          <w:szCs w:val="28"/>
        </w:rPr>
        <w:t xml:space="preserve"> (Ishe </w:t>
      </w:r>
      <w:proofErr w:type="spellStart"/>
      <w:r w:rsidRPr="006A5780">
        <w:rPr>
          <w:rFonts w:ascii="Arial" w:hAnsi="Arial" w:cs="Arial"/>
          <w:i/>
          <w:iCs/>
          <w:sz w:val="28"/>
          <w:szCs w:val="28"/>
        </w:rPr>
        <w:t>wangu</w:t>
      </w:r>
      <w:proofErr w:type="spellEnd"/>
      <w:r w:rsidRPr="006A5780">
        <w:rPr>
          <w:rFonts w:ascii="Arial" w:hAnsi="Arial" w:cs="Arial"/>
          <w:i/>
          <w:iCs/>
          <w:sz w:val="28"/>
          <w:szCs w:val="28"/>
        </w:rPr>
        <w:t xml:space="preserve">) </w:t>
      </w:r>
      <w:proofErr w:type="spellStart"/>
      <w:r w:rsidRPr="006A5780">
        <w:rPr>
          <w:rFonts w:ascii="Arial" w:hAnsi="Arial" w:cs="Arial"/>
          <w:i/>
          <w:iCs/>
          <w:sz w:val="28"/>
          <w:szCs w:val="28"/>
        </w:rPr>
        <w:t>neRopa</w:t>
      </w:r>
      <w:proofErr w:type="spellEnd"/>
      <w:r w:rsidRPr="006A5780">
        <w:rPr>
          <w:rFonts w:ascii="Arial" w:hAnsi="Arial" w:cs="Arial"/>
          <w:i/>
          <w:iCs/>
          <w:sz w:val="28"/>
          <w:szCs w:val="28"/>
        </w:rPr>
        <w:t xml:space="preserve"> </w:t>
      </w:r>
      <w:proofErr w:type="spellStart"/>
      <w:r w:rsidRPr="006A5780">
        <w:rPr>
          <w:rFonts w:ascii="Arial" w:hAnsi="Arial" w:cs="Arial"/>
          <w:i/>
          <w:iCs/>
          <w:sz w:val="28"/>
          <w:szCs w:val="28"/>
        </w:rPr>
        <w:t>raIshe</w:t>
      </w:r>
      <w:proofErr w:type="spellEnd"/>
      <w:r w:rsidRPr="006A5780">
        <w:rPr>
          <w:rFonts w:ascii="Arial" w:hAnsi="Arial" w:cs="Arial"/>
          <w:i/>
          <w:iCs/>
          <w:sz w:val="28"/>
          <w:szCs w:val="28"/>
        </w:rPr>
        <w:t>,</w:t>
      </w:r>
    </w:p>
    <w:p w14:paraId="0EE565B3" w14:textId="77777777" w:rsidR="002B3306" w:rsidRPr="00A87108" w:rsidRDefault="002B3306" w:rsidP="002B3306">
      <w:pPr>
        <w:spacing w:after="0" w:line="360" w:lineRule="auto"/>
        <w:jc w:val="center"/>
        <w:rPr>
          <w:rFonts w:ascii="Arial" w:hAnsi="Arial" w:cs="Arial"/>
          <w:sz w:val="28"/>
          <w:szCs w:val="28"/>
          <w:lang w:val="fr-FR"/>
          <w:rPrChange w:id="174" w:author="Transcriber01 JHB" w:date="2025-08-29T12:37:00Z" w16du:dateUtc="2025-08-29T10:37:00Z">
            <w:rPr>
              <w:rFonts w:ascii="Arial" w:hAnsi="Arial" w:cs="Arial"/>
              <w:sz w:val="28"/>
              <w:szCs w:val="28"/>
            </w:rPr>
          </w:rPrChange>
        </w:rPr>
      </w:pPr>
      <w:r w:rsidRPr="00A87108">
        <w:rPr>
          <w:rFonts w:ascii="Arial" w:hAnsi="Arial" w:cs="Arial"/>
          <w:i/>
          <w:iCs/>
          <w:sz w:val="28"/>
          <w:szCs w:val="28"/>
          <w:lang w:val="fr-FR"/>
          <w:rPrChange w:id="175" w:author="Transcriber01 JHB" w:date="2025-08-29T12:37:00Z" w16du:dateUtc="2025-08-29T10:37:00Z">
            <w:rPr>
              <w:rFonts w:ascii="Arial" w:hAnsi="Arial" w:cs="Arial"/>
              <w:i/>
              <w:iCs/>
              <w:sz w:val="28"/>
              <w:szCs w:val="28"/>
            </w:rPr>
          </w:rPrChange>
        </w:rPr>
        <w:t>(</w:t>
      </w:r>
      <w:proofErr w:type="spellStart"/>
      <w:r w:rsidRPr="00A87108">
        <w:rPr>
          <w:rFonts w:ascii="Arial" w:hAnsi="Arial" w:cs="Arial"/>
          <w:i/>
          <w:iCs/>
          <w:sz w:val="28"/>
          <w:szCs w:val="28"/>
          <w:lang w:val="fr-FR"/>
          <w:rPrChange w:id="176" w:author="Transcriber01 JHB" w:date="2025-08-29T12:37:00Z" w16du:dateUtc="2025-08-29T10:37:00Z">
            <w:rPr>
              <w:rFonts w:ascii="Arial" w:hAnsi="Arial" w:cs="Arial"/>
              <w:i/>
              <w:iCs/>
              <w:sz w:val="28"/>
              <w:szCs w:val="28"/>
            </w:rPr>
          </w:rPrChange>
        </w:rPr>
        <w:t>Zvino</w:t>
      </w:r>
      <w:proofErr w:type="spellEnd"/>
      <w:r w:rsidRPr="00A87108">
        <w:rPr>
          <w:rFonts w:ascii="Arial" w:hAnsi="Arial" w:cs="Arial"/>
          <w:i/>
          <w:iCs/>
          <w:sz w:val="28"/>
          <w:szCs w:val="28"/>
          <w:lang w:val="fr-FR"/>
          <w:rPrChange w:id="177" w:author="Transcriber01 JHB" w:date="2025-08-29T12:37:00Z" w16du:dateUtc="2025-08-29T10:37:00Z">
            <w:rPr>
              <w:rFonts w:ascii="Arial" w:hAnsi="Arial" w:cs="Arial"/>
              <w:i/>
              <w:iCs/>
              <w:sz w:val="28"/>
              <w:szCs w:val="28"/>
            </w:rPr>
          </w:rPrChange>
        </w:rPr>
        <w:t xml:space="preserve">) </w:t>
      </w:r>
      <w:proofErr w:type="spellStart"/>
      <w:r w:rsidRPr="00A87108">
        <w:rPr>
          <w:rFonts w:ascii="Arial" w:hAnsi="Arial" w:cs="Arial"/>
          <w:i/>
          <w:iCs/>
          <w:sz w:val="28"/>
          <w:szCs w:val="28"/>
          <w:lang w:val="fr-FR"/>
          <w:rPrChange w:id="178" w:author="Transcriber01 JHB" w:date="2025-08-29T12:37:00Z" w16du:dateUtc="2025-08-29T10:37:00Z">
            <w:rPr>
              <w:rFonts w:ascii="Arial" w:hAnsi="Arial" w:cs="Arial"/>
              <w:i/>
              <w:iCs/>
              <w:sz w:val="28"/>
              <w:szCs w:val="28"/>
            </w:rPr>
          </w:rPrChange>
        </w:rPr>
        <w:t>Ndava</w:t>
      </w:r>
      <w:proofErr w:type="spellEnd"/>
      <w:r w:rsidRPr="00A87108">
        <w:rPr>
          <w:rFonts w:ascii="Arial" w:hAnsi="Arial" w:cs="Arial"/>
          <w:i/>
          <w:iCs/>
          <w:sz w:val="28"/>
          <w:szCs w:val="28"/>
          <w:lang w:val="fr-FR"/>
          <w:rPrChange w:id="179" w:author="Transcriber01 JHB" w:date="2025-08-29T12:37:00Z" w16du:dateUtc="2025-08-29T10:37:00Z">
            <w:rPr>
              <w:rFonts w:ascii="Arial" w:hAnsi="Arial" w:cs="Arial"/>
              <w:i/>
              <w:iCs/>
              <w:sz w:val="28"/>
              <w:szCs w:val="28"/>
            </w:rPr>
          </w:rPrChange>
        </w:rPr>
        <w:t xml:space="preserve"> </w:t>
      </w:r>
      <w:proofErr w:type="spellStart"/>
      <w:r w:rsidRPr="00A87108">
        <w:rPr>
          <w:rFonts w:ascii="Arial" w:hAnsi="Arial" w:cs="Arial"/>
          <w:i/>
          <w:iCs/>
          <w:sz w:val="28"/>
          <w:szCs w:val="28"/>
          <w:lang w:val="fr-FR"/>
          <w:rPrChange w:id="180" w:author="Transcriber01 JHB" w:date="2025-08-29T12:37:00Z" w16du:dateUtc="2025-08-29T10:37:00Z">
            <w:rPr>
              <w:rFonts w:ascii="Arial" w:hAnsi="Arial" w:cs="Arial"/>
              <w:i/>
              <w:iCs/>
              <w:sz w:val="28"/>
              <w:szCs w:val="28"/>
            </w:rPr>
          </w:rPrChange>
        </w:rPr>
        <w:t>Wenyu</w:t>
      </w:r>
      <w:proofErr w:type="spellEnd"/>
      <w:r w:rsidRPr="00A87108">
        <w:rPr>
          <w:rFonts w:ascii="Arial" w:hAnsi="Arial" w:cs="Arial"/>
          <w:i/>
          <w:iCs/>
          <w:sz w:val="28"/>
          <w:szCs w:val="28"/>
          <w:lang w:val="fr-FR"/>
          <w:rPrChange w:id="181" w:author="Transcriber01 JHB" w:date="2025-08-29T12:37:00Z" w16du:dateUtc="2025-08-29T10:37:00Z">
            <w:rPr>
              <w:rFonts w:ascii="Arial" w:hAnsi="Arial" w:cs="Arial"/>
              <w:i/>
              <w:iCs/>
              <w:sz w:val="28"/>
              <w:szCs w:val="28"/>
            </w:rPr>
          </w:rPrChange>
        </w:rPr>
        <w:t xml:space="preserve"> chose</w:t>
      </w:r>
      <w:r w:rsidRPr="00A87108">
        <w:rPr>
          <w:rFonts w:ascii="Arial" w:hAnsi="Arial" w:cs="Arial"/>
          <w:sz w:val="28"/>
          <w:szCs w:val="28"/>
          <w:lang w:val="fr-FR"/>
          <w:rPrChange w:id="182" w:author="Transcriber01 JHB" w:date="2025-08-29T12:37:00Z" w16du:dateUtc="2025-08-29T10:37:00Z">
            <w:rPr>
              <w:rFonts w:ascii="Arial" w:hAnsi="Arial" w:cs="Arial"/>
              <w:sz w:val="28"/>
              <w:szCs w:val="28"/>
            </w:rPr>
          </w:rPrChange>
        </w:rPr>
        <w:t>.</w:t>
      </w:r>
    </w:p>
    <w:p w14:paraId="117B43B8" w14:textId="77777777" w:rsidR="002B3306" w:rsidRPr="00A87108" w:rsidRDefault="002B3306" w:rsidP="002B3306">
      <w:pPr>
        <w:jc w:val="both"/>
        <w:rPr>
          <w:rFonts w:ascii="Arial" w:hAnsi="Arial" w:cs="Arial"/>
          <w:sz w:val="28"/>
          <w:szCs w:val="28"/>
          <w:lang w:val="fr-FR"/>
          <w:rPrChange w:id="183" w:author="Transcriber01 JHB" w:date="2025-08-29T12:37:00Z" w16du:dateUtc="2025-08-29T10:37:00Z">
            <w:rPr>
              <w:rFonts w:ascii="Arial" w:hAnsi="Arial" w:cs="Arial"/>
              <w:sz w:val="28"/>
              <w:szCs w:val="28"/>
            </w:rPr>
          </w:rPrChange>
        </w:rPr>
      </w:pPr>
    </w:p>
    <w:p w14:paraId="40E1AC75" w14:textId="77777777" w:rsidR="002B3306" w:rsidRPr="00A87108" w:rsidRDefault="002B3306" w:rsidP="002B3306">
      <w:pPr>
        <w:jc w:val="both"/>
        <w:rPr>
          <w:rFonts w:ascii="Arial" w:hAnsi="Arial" w:cs="Arial"/>
          <w:sz w:val="28"/>
          <w:szCs w:val="28"/>
          <w:lang w:val="fr-FR"/>
          <w:rPrChange w:id="184" w:author="Transcriber01 JHB" w:date="2025-08-29T12:37:00Z" w16du:dateUtc="2025-08-29T10:37:00Z">
            <w:rPr>
              <w:rFonts w:ascii="Arial" w:hAnsi="Arial" w:cs="Arial"/>
              <w:sz w:val="28"/>
              <w:szCs w:val="28"/>
            </w:rPr>
          </w:rPrChange>
        </w:rPr>
      </w:pPr>
      <w:r>
        <w:rPr>
          <w:rFonts w:ascii="Arial" w:hAnsi="Arial" w:cs="Arial"/>
          <w:sz w:val="28"/>
          <w:szCs w:val="28"/>
          <w:vertAlign w:val="superscript"/>
          <w:lang w:val="fr-FR"/>
        </w:rPr>
        <w:t xml:space="preserve">194 </w:t>
      </w:r>
      <w:proofErr w:type="spellStart"/>
      <w:r w:rsidRPr="00A87108">
        <w:rPr>
          <w:rFonts w:ascii="Arial" w:hAnsi="Arial" w:cs="Arial"/>
          <w:sz w:val="28"/>
          <w:szCs w:val="28"/>
          <w:lang w:val="fr-FR"/>
          <w:rPrChange w:id="185" w:author="Transcriber01 JHB" w:date="2025-08-29T12:37:00Z" w16du:dateUtc="2025-08-29T10:37:00Z">
            <w:rPr>
              <w:rFonts w:ascii="Arial" w:hAnsi="Arial" w:cs="Arial"/>
              <w:sz w:val="28"/>
              <w:szCs w:val="28"/>
            </w:rPr>
          </w:rPrChange>
        </w:rPr>
        <w:t>Hatinyengeterei</w:t>
      </w:r>
      <w:proofErr w:type="spellEnd"/>
      <w:r w:rsidRPr="00A87108">
        <w:rPr>
          <w:rFonts w:ascii="Arial" w:hAnsi="Arial" w:cs="Arial"/>
          <w:sz w:val="28"/>
          <w:szCs w:val="28"/>
          <w:lang w:val="fr-FR"/>
          <w:rPrChange w:id="186" w:author="Transcriber01 JHB" w:date="2025-08-29T12:37:00Z" w16du:dateUtc="2025-08-29T10:37:00Z">
            <w:rPr>
              <w:rFonts w:ascii="Arial" w:hAnsi="Arial" w:cs="Arial"/>
              <w:sz w:val="28"/>
              <w:szCs w:val="28"/>
            </w:rPr>
          </w:rPrChange>
        </w:rPr>
        <w:t xml:space="preserve"> </w:t>
      </w:r>
      <w:proofErr w:type="spellStart"/>
      <w:r w:rsidRPr="00A87108">
        <w:rPr>
          <w:rFonts w:ascii="Arial" w:hAnsi="Arial" w:cs="Arial"/>
          <w:sz w:val="28"/>
          <w:szCs w:val="28"/>
          <w:lang w:val="fr-FR"/>
          <w:rPrChange w:id="187" w:author="Transcriber01 JHB" w:date="2025-08-29T12:37:00Z" w16du:dateUtc="2025-08-29T10:37:00Z">
            <w:rPr>
              <w:rFonts w:ascii="Arial" w:hAnsi="Arial" w:cs="Arial"/>
              <w:sz w:val="28"/>
              <w:szCs w:val="28"/>
            </w:rPr>
          </w:rPrChange>
        </w:rPr>
        <w:t>tose</w:t>
      </w:r>
      <w:proofErr w:type="spellEnd"/>
      <w:r w:rsidRPr="00A87108">
        <w:rPr>
          <w:rFonts w:ascii="Arial" w:hAnsi="Arial" w:cs="Arial"/>
          <w:sz w:val="28"/>
          <w:szCs w:val="28"/>
          <w:lang w:val="fr-FR"/>
          <w:rPrChange w:id="188" w:author="Transcriber01 JHB" w:date="2025-08-29T12:37:00Z" w16du:dateUtc="2025-08-29T10:37:00Z">
            <w:rPr>
              <w:rFonts w:ascii="Arial" w:hAnsi="Arial" w:cs="Arial"/>
              <w:sz w:val="28"/>
              <w:szCs w:val="28"/>
            </w:rPr>
          </w:rPrChange>
        </w:rPr>
        <w:t xml:space="preserve"> manheru </w:t>
      </w:r>
      <w:proofErr w:type="spellStart"/>
      <w:r w:rsidRPr="00A87108">
        <w:rPr>
          <w:rFonts w:ascii="Arial" w:hAnsi="Arial" w:cs="Arial"/>
          <w:sz w:val="28"/>
          <w:szCs w:val="28"/>
          <w:lang w:val="fr-FR"/>
          <w:rPrChange w:id="189" w:author="Transcriber01 JHB" w:date="2025-08-29T12:37:00Z" w16du:dateUtc="2025-08-29T10:37:00Z">
            <w:rPr>
              <w:rFonts w:ascii="Arial" w:hAnsi="Arial" w:cs="Arial"/>
              <w:sz w:val="28"/>
              <w:szCs w:val="28"/>
            </w:rPr>
          </w:rPrChange>
        </w:rPr>
        <w:t>ano</w:t>
      </w:r>
      <w:proofErr w:type="spellEnd"/>
      <w:r w:rsidRPr="00A87108">
        <w:rPr>
          <w:rFonts w:ascii="Arial" w:hAnsi="Arial" w:cs="Arial"/>
          <w:sz w:val="28"/>
          <w:szCs w:val="28"/>
          <w:lang w:val="fr-FR"/>
          <w:rPrChange w:id="190" w:author="Transcriber01 JHB" w:date="2025-08-29T12:37:00Z" w16du:dateUtc="2025-08-29T10:37:00Z">
            <w:rPr>
              <w:rFonts w:ascii="Arial" w:hAnsi="Arial" w:cs="Arial"/>
              <w:sz w:val="28"/>
              <w:szCs w:val="28"/>
            </w:rPr>
          </w:rPrChange>
        </w:rPr>
        <w:t>.</w:t>
      </w:r>
    </w:p>
    <w:p w14:paraId="2CA1CA57"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p>
    <w:p w14:paraId="55DC2A2B"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(My Lord) I was sick and dying,</w:t>
      </w:r>
    </w:p>
    <w:p w14:paraId="7A4AA728"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On the Jericho road,</w:t>
      </w:r>
    </w:p>
    <w:p w14:paraId="1CFBAD2F"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 xml:space="preserve">When He poured </w:t>
      </w:r>
      <w:r>
        <w:rPr>
          <w:rFonts w:ascii="Arial" w:hAnsi="Arial" w:cs="Arial"/>
          <w:i/>
          <w:iCs/>
          <w:sz w:val="28"/>
          <w:szCs w:val="28"/>
        </w:rPr>
        <w:t xml:space="preserve">in </w:t>
      </w:r>
      <w:r w:rsidRPr="001E6C07">
        <w:rPr>
          <w:rFonts w:ascii="Arial" w:hAnsi="Arial" w:cs="Arial"/>
          <w:i/>
          <w:iCs/>
          <w:sz w:val="28"/>
          <w:szCs w:val="28"/>
        </w:rPr>
        <w:t>the oil and the wine.</w:t>
      </w:r>
    </w:p>
    <w:p w14:paraId="7E2F9D17" w14:textId="77777777" w:rsidR="002B3306" w:rsidRDefault="002B3306" w:rsidP="002B3306">
      <w:pPr>
        <w:jc w:val="center"/>
        <w:rPr>
          <w:rFonts w:ascii="Arial" w:hAnsi="Arial" w:cs="Arial"/>
          <w:sz w:val="28"/>
          <w:szCs w:val="28"/>
        </w:rPr>
      </w:pPr>
    </w:p>
    <w:p w14:paraId="03AA8454" w14:textId="77777777" w:rsidR="002B3306" w:rsidRDefault="002B3306" w:rsidP="002B3306">
      <w:pPr>
        <w:jc w:val="center"/>
        <w:rPr>
          <w:rFonts w:ascii="Arial" w:hAnsi="Arial" w:cs="Arial"/>
          <w:sz w:val="28"/>
          <w:szCs w:val="28"/>
        </w:rPr>
      </w:pPr>
      <w:ins w:id="191" w:author="Transcriber01 JHB" w:date="2025-08-29T14:40:00Z" w16du:dateUtc="2025-08-29T12:40:00Z">
        <w:r>
          <w:rPr>
            <w:rFonts w:ascii="Arial" w:hAnsi="Arial" w:cs="Arial"/>
            <w:sz w:val="28"/>
            <w:szCs w:val="28"/>
          </w:rPr>
          <w:t>(</w:t>
        </w:r>
      </w:ins>
      <w:del w:id="192" w:author="Transcriber01 JHB" w:date="2025-08-29T14:40:00Z" w16du:dateUtc="2025-08-29T12:40:00Z">
        <w:r w:rsidDel="0044695E">
          <w:rPr>
            <w:rFonts w:ascii="Arial" w:hAnsi="Arial" w:cs="Arial"/>
            <w:sz w:val="28"/>
            <w:szCs w:val="28"/>
          </w:rPr>
          <w:delText>[</w:delText>
        </w:r>
      </w:del>
      <w:ins w:id="193" w:author="Transcriber01 JHB" w:date="2025-08-29T12:45:00Z" w16du:dateUtc="2025-08-29T10:45:00Z">
        <w:r>
          <w:rPr>
            <w:rFonts w:ascii="Arial" w:hAnsi="Arial" w:cs="Arial"/>
            <w:sz w:val="28"/>
            <w:szCs w:val="28"/>
          </w:rPr>
          <w:t>Apostle says, “</w:t>
        </w:r>
      </w:ins>
      <w:r>
        <w:rPr>
          <w:rFonts w:ascii="Arial" w:hAnsi="Arial" w:cs="Arial"/>
          <w:sz w:val="28"/>
          <w:szCs w:val="28"/>
        </w:rPr>
        <w:t>One more time, all of us. Let’s raise our hands to Him now</w:t>
      </w:r>
      <w:ins w:id="194" w:author="Transcriber01 JHB" w:date="2025-08-29T12:45:00Z" w16du:dateUtc="2025-08-29T10:45:00Z">
        <w:r>
          <w:rPr>
            <w:rFonts w:ascii="Arial" w:hAnsi="Arial" w:cs="Arial"/>
            <w:sz w:val="28"/>
            <w:szCs w:val="28"/>
          </w:rPr>
          <w:t>.”</w:t>
        </w:r>
      </w:ins>
      <w:ins w:id="195" w:author="Transcriber01 JHB" w:date="2025-08-29T14:40:00Z" w16du:dateUtc="2025-08-29T12:40:00Z">
        <w:r>
          <w:rPr>
            <w:rFonts w:ascii="Arial" w:hAnsi="Arial" w:cs="Arial"/>
            <w:sz w:val="28"/>
            <w:szCs w:val="28"/>
          </w:rPr>
          <w:t>)</w:t>
        </w:r>
      </w:ins>
      <w:del w:id="196" w:author="Transcriber01 JHB" w:date="2025-08-29T14:40:00Z" w16du:dateUtc="2025-08-29T12:40:00Z">
        <w:r w:rsidDel="0044695E">
          <w:rPr>
            <w:rFonts w:ascii="Arial" w:hAnsi="Arial" w:cs="Arial"/>
            <w:sz w:val="28"/>
            <w:szCs w:val="28"/>
          </w:rPr>
          <w:delText>]</w:delText>
        </w:r>
      </w:del>
    </w:p>
    <w:p w14:paraId="3FA33F7E"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lastRenderedPageBreak/>
        <w:t>(Hallelujah) He poured in the oil and the wine</w:t>
      </w:r>
    </w:p>
    <w:p w14:paraId="74C7885B"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(Hallelujah) Th</w:t>
      </w:r>
      <w:r>
        <w:rPr>
          <w:rFonts w:ascii="Arial" w:hAnsi="Arial" w:cs="Arial"/>
          <w:i/>
          <w:iCs/>
          <w:sz w:val="28"/>
          <w:szCs w:val="28"/>
        </w:rPr>
        <w:t xml:space="preserve">e time </w:t>
      </w:r>
      <w:r w:rsidRPr="001E6C07">
        <w:rPr>
          <w:rFonts w:ascii="Arial" w:hAnsi="Arial" w:cs="Arial"/>
          <w:i/>
          <w:iCs/>
          <w:sz w:val="28"/>
          <w:szCs w:val="28"/>
        </w:rPr>
        <w:t>He restoreth my soul</w:t>
      </w:r>
    </w:p>
    <w:p w14:paraId="25C7051E"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(My Lord) I was sick and dying</w:t>
      </w:r>
    </w:p>
    <w:p w14:paraId="5F1C25B1"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On the Jericho road,</w:t>
      </w:r>
    </w:p>
    <w:p w14:paraId="55DED051"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When He poured in the oil and the wine.</w:t>
      </w:r>
    </w:p>
    <w:p w14:paraId="5FEA852C"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195 </w:t>
      </w:r>
      <w:r>
        <w:rPr>
          <w:rFonts w:ascii="Arial" w:hAnsi="Arial" w:cs="Arial"/>
          <w:sz w:val="28"/>
          <w:szCs w:val="28"/>
        </w:rPr>
        <w:t xml:space="preserve">Mwari </w:t>
      </w:r>
      <w:proofErr w:type="spellStart"/>
      <w:r>
        <w:rPr>
          <w:rFonts w:ascii="Arial" w:hAnsi="Arial" w:cs="Arial"/>
          <w:sz w:val="28"/>
          <w:szCs w:val="28"/>
        </w:rPr>
        <w:t>vaAbrahama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r>
        <w:rPr>
          <w:rFonts w:ascii="Arial" w:hAnsi="Arial" w:cs="Arial"/>
          <w:sz w:val="28"/>
          <w:szCs w:val="28"/>
        </w:rPr>
        <w:t xml:space="preserve">Mwari </w:t>
      </w:r>
      <w:proofErr w:type="spellStart"/>
      <w:r>
        <w:rPr>
          <w:rFonts w:ascii="Arial" w:hAnsi="Arial" w:cs="Arial"/>
          <w:sz w:val="28"/>
          <w:szCs w:val="28"/>
        </w:rPr>
        <w:t>vebarika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r>
        <w:rPr>
          <w:rFonts w:ascii="Arial" w:hAnsi="Arial" w:cs="Arial"/>
          <w:sz w:val="28"/>
          <w:szCs w:val="28"/>
        </w:rPr>
        <w:t xml:space="preserve">God of polygamy,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mufaro</w:t>
      </w:r>
      <w:proofErr w:type="spellEnd"/>
      <w:r>
        <w:rPr>
          <w:rFonts w:ascii="Arial" w:hAnsi="Arial" w:cs="Arial"/>
          <w:sz w:val="28"/>
          <w:szCs w:val="28"/>
        </w:rPr>
        <w:t xml:space="preserve"> </w:t>
      </w:r>
      <w:proofErr w:type="spellStart"/>
      <w:r>
        <w:rPr>
          <w:rFonts w:ascii="Arial" w:hAnsi="Arial" w:cs="Arial"/>
          <w:sz w:val="28"/>
          <w:szCs w:val="28"/>
        </w:rPr>
        <w:t>wedu</w:t>
      </w:r>
      <w:proofErr w:type="spellEnd"/>
      <w:r>
        <w:rPr>
          <w:rFonts w:ascii="Arial" w:hAnsi="Arial" w:cs="Arial"/>
          <w:sz w:val="28"/>
          <w:szCs w:val="28"/>
        </w:rPr>
        <w:t xml:space="preserve"> </w:t>
      </w:r>
      <w:proofErr w:type="spellStart"/>
      <w:r>
        <w:rPr>
          <w:rFonts w:ascii="Arial" w:hAnsi="Arial" w:cs="Arial"/>
          <w:sz w:val="28"/>
          <w:szCs w:val="28"/>
        </w:rPr>
        <w:t>kuva</w:t>
      </w:r>
      <w:proofErr w:type="spellEnd"/>
      <w:r>
        <w:rPr>
          <w:rFonts w:ascii="Arial" w:hAnsi="Arial" w:cs="Arial"/>
          <w:sz w:val="28"/>
          <w:szCs w:val="28"/>
        </w:rPr>
        <w:t xml:space="preserve"> </w:t>
      </w:r>
      <w:proofErr w:type="spellStart"/>
      <w:r>
        <w:rPr>
          <w:rFonts w:ascii="Arial" w:hAnsi="Arial" w:cs="Arial"/>
          <w:sz w:val="28"/>
          <w:szCs w:val="28"/>
        </w:rPr>
        <w:t>mukati</w:t>
      </w:r>
      <w:proofErr w:type="spellEnd"/>
      <w:r>
        <w:rPr>
          <w:rFonts w:ascii="Arial" w:hAnsi="Arial" w:cs="Arial"/>
          <w:sz w:val="28"/>
          <w:szCs w:val="28"/>
        </w:rPr>
        <w:t xml:space="preserve"> </w:t>
      </w:r>
      <w:proofErr w:type="spellStart"/>
      <w:r>
        <w:rPr>
          <w:rFonts w:ascii="Arial" w:hAnsi="Arial" w:cs="Arial"/>
          <w:sz w:val="28"/>
          <w:szCs w:val="28"/>
        </w:rPr>
        <w:t>me</w:t>
      </w:r>
      <w:del w:id="197" w:author="Transcriber01 JHB" w:date="2025-08-29T12:46:00Z" w16du:dateUtc="2025-08-29T10:46:00Z">
        <w:r w:rsidDel="007B6E37">
          <w:rPr>
            <w:rFonts w:ascii="Arial" w:hAnsi="Arial" w:cs="Arial"/>
            <w:sz w:val="28"/>
            <w:szCs w:val="28"/>
          </w:rPr>
          <w:delText>i</w:delText>
        </w:r>
      </w:del>
      <w:r>
        <w:rPr>
          <w:rFonts w:ascii="Arial" w:hAnsi="Arial" w:cs="Arial"/>
          <w:sz w:val="28"/>
          <w:szCs w:val="28"/>
        </w:rPr>
        <w:t>mba</w:t>
      </w:r>
      <w:proofErr w:type="spellEnd"/>
      <w:r>
        <w:rPr>
          <w:rFonts w:ascii="Arial" w:hAnsi="Arial" w:cs="Arial"/>
          <w:sz w:val="28"/>
          <w:szCs w:val="28"/>
        </w:rPr>
        <w:t xml:space="preserve"> </w:t>
      </w:r>
      <w:proofErr w:type="spellStart"/>
      <w:r>
        <w:rPr>
          <w:rFonts w:ascii="Arial" w:hAnsi="Arial" w:cs="Arial"/>
          <w:sz w:val="28"/>
          <w:szCs w:val="28"/>
        </w:rPr>
        <w:t>ino</w:t>
      </w:r>
      <w:proofErr w:type="spellEnd"/>
      <w:r>
        <w:rPr>
          <w:rFonts w:ascii="Arial" w:hAnsi="Arial" w:cs="Arial"/>
          <w:sz w:val="28"/>
          <w:szCs w:val="28"/>
        </w:rPr>
        <w:t xml:space="preserve"> manheru </w:t>
      </w:r>
      <w:proofErr w:type="spellStart"/>
      <w:r>
        <w:rPr>
          <w:rFonts w:ascii="Arial" w:hAnsi="Arial" w:cs="Arial"/>
          <w:sz w:val="28"/>
          <w:szCs w:val="28"/>
        </w:rPr>
        <w:t>ano</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Mwari </w:t>
      </w:r>
      <w:proofErr w:type="spellStart"/>
      <w:r>
        <w:rPr>
          <w:rFonts w:ascii="Arial" w:hAnsi="Arial" w:cs="Arial"/>
          <w:sz w:val="28"/>
          <w:szCs w:val="28"/>
        </w:rPr>
        <w:t>ndinokutendai</w:t>
      </w:r>
      <w:proofErr w:type="spellEnd"/>
      <w:r>
        <w:rPr>
          <w:rFonts w:ascii="Arial" w:hAnsi="Arial" w:cs="Arial"/>
          <w:sz w:val="28"/>
          <w:szCs w:val="28"/>
        </w:rPr>
        <w:t xml:space="preserve"> </w:t>
      </w:r>
      <w:proofErr w:type="spellStart"/>
      <w:r>
        <w:rPr>
          <w:rFonts w:ascii="Arial" w:hAnsi="Arial" w:cs="Arial"/>
          <w:sz w:val="28"/>
          <w:szCs w:val="28"/>
        </w:rPr>
        <w:t>ini</w:t>
      </w:r>
      <w:proofErr w:type="spellEnd"/>
      <w:r>
        <w:rPr>
          <w:rFonts w:ascii="Arial" w:hAnsi="Arial" w:cs="Arial"/>
          <w:sz w:val="28"/>
          <w:szCs w:val="28"/>
        </w:rPr>
        <w:t xml:space="preserve">, </w:t>
      </w:r>
      <w:proofErr w:type="spellStart"/>
      <w:r>
        <w:rPr>
          <w:rFonts w:ascii="Arial" w:hAnsi="Arial" w:cs="Arial"/>
          <w:sz w:val="28"/>
          <w:szCs w:val="28"/>
        </w:rPr>
        <w:t>nekuda</w:t>
      </w:r>
      <w:proofErr w:type="spellEnd"/>
      <w:r>
        <w:rPr>
          <w:rFonts w:ascii="Arial" w:hAnsi="Arial" w:cs="Arial"/>
          <w:sz w:val="28"/>
          <w:szCs w:val="28"/>
        </w:rPr>
        <w:t xml:space="preserve"> </w:t>
      </w:r>
      <w:proofErr w:type="spellStart"/>
      <w:r>
        <w:rPr>
          <w:rFonts w:ascii="Arial" w:hAnsi="Arial" w:cs="Arial"/>
          <w:sz w:val="28"/>
          <w:szCs w:val="28"/>
        </w:rPr>
        <w:t>kwenyasha</w:t>
      </w:r>
      <w:proofErr w:type="spellEnd"/>
      <w:r>
        <w:rPr>
          <w:rFonts w:ascii="Arial" w:hAnsi="Arial" w:cs="Arial"/>
          <w:sz w:val="28"/>
          <w:szCs w:val="28"/>
        </w:rPr>
        <w:t xml:space="preserve"> </w:t>
      </w:r>
      <w:proofErr w:type="spellStart"/>
      <w:r>
        <w:rPr>
          <w:rFonts w:ascii="Arial" w:hAnsi="Arial" w:cs="Arial"/>
          <w:sz w:val="28"/>
          <w:szCs w:val="28"/>
        </w:rPr>
        <w:t>dzenyu</w:t>
      </w:r>
      <w:proofErr w:type="spellEnd"/>
      <w:r>
        <w:rPr>
          <w:rFonts w:ascii="Arial" w:hAnsi="Arial" w:cs="Arial"/>
          <w:sz w:val="28"/>
          <w:szCs w:val="28"/>
        </w:rPr>
        <w:t xml:space="preserve"> </w:t>
      </w:r>
      <w:proofErr w:type="spellStart"/>
      <w:r>
        <w:rPr>
          <w:rFonts w:ascii="Arial" w:hAnsi="Arial" w:cs="Arial"/>
          <w:sz w:val="28"/>
          <w:szCs w:val="28"/>
        </w:rPr>
        <w:t>muhupenyu</w:t>
      </w:r>
      <w:proofErr w:type="spellEnd"/>
      <w:r>
        <w:rPr>
          <w:rFonts w:ascii="Arial" w:hAnsi="Arial" w:cs="Arial"/>
          <w:sz w:val="28"/>
          <w:szCs w:val="28"/>
        </w:rPr>
        <w:t xml:space="preserve"> </w:t>
      </w:r>
      <w:proofErr w:type="spellStart"/>
      <w:r>
        <w:rPr>
          <w:rFonts w:ascii="Arial" w:hAnsi="Arial" w:cs="Arial"/>
          <w:sz w:val="28"/>
          <w:szCs w:val="28"/>
        </w:rPr>
        <w:t>hwangu</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Baba, </w:t>
      </w:r>
      <w:proofErr w:type="spellStart"/>
      <w:r>
        <w:rPr>
          <w:rFonts w:ascii="Arial" w:hAnsi="Arial" w:cs="Arial"/>
          <w:sz w:val="28"/>
          <w:szCs w:val="28"/>
        </w:rPr>
        <w:t>zvakawanda</w:t>
      </w:r>
      <w:proofErr w:type="spellEnd"/>
      <w:r>
        <w:rPr>
          <w:rFonts w:ascii="Arial" w:hAnsi="Arial" w:cs="Arial"/>
          <w:sz w:val="28"/>
          <w:szCs w:val="28"/>
        </w:rPr>
        <w:t xml:space="preserve"> </w:t>
      </w:r>
      <w:proofErr w:type="spellStart"/>
      <w:r>
        <w:rPr>
          <w:rFonts w:ascii="Arial" w:hAnsi="Arial" w:cs="Arial"/>
          <w:sz w:val="28"/>
          <w:szCs w:val="28"/>
        </w:rPr>
        <w:t>zvatakasangana</w:t>
      </w:r>
      <w:proofErr w:type="spellEnd"/>
      <w:r>
        <w:rPr>
          <w:rFonts w:ascii="Arial" w:hAnsi="Arial" w:cs="Arial"/>
          <w:sz w:val="28"/>
          <w:szCs w:val="28"/>
        </w:rPr>
        <w:t xml:space="preserve"> </w:t>
      </w:r>
      <w:proofErr w:type="spellStart"/>
      <w:r>
        <w:rPr>
          <w:rFonts w:ascii="Arial" w:hAnsi="Arial" w:cs="Arial"/>
          <w:sz w:val="28"/>
          <w:szCs w:val="28"/>
        </w:rPr>
        <w:t>nazvo</w:t>
      </w:r>
      <w:proofErr w:type="spellEnd"/>
      <w:ins w:id="198" w:author="Transcriber01 JHB" w:date="2025-08-29T12:47:00Z" w16du:dateUtc="2025-08-29T10:47:00Z">
        <w:r>
          <w:rPr>
            <w:rFonts w:ascii="Arial" w:hAnsi="Arial" w:cs="Arial"/>
            <w:sz w:val="28"/>
            <w:szCs w:val="28"/>
          </w:rPr>
          <w:t>,</w:t>
        </w:r>
      </w:ins>
      <w:r>
        <w:rPr>
          <w:rFonts w:ascii="Arial" w:hAnsi="Arial" w:cs="Arial"/>
          <w:sz w:val="28"/>
          <w:szCs w:val="28"/>
        </w:rPr>
        <w:t xml:space="preserve"> </w:t>
      </w:r>
      <w:proofErr w:type="spellStart"/>
      <w:r>
        <w:rPr>
          <w:rFonts w:ascii="Arial" w:hAnsi="Arial" w:cs="Arial"/>
          <w:sz w:val="28"/>
          <w:szCs w:val="28"/>
        </w:rPr>
        <w:t>asi</w:t>
      </w:r>
      <w:proofErr w:type="spellEnd"/>
      <w:r>
        <w:rPr>
          <w:rFonts w:ascii="Arial" w:hAnsi="Arial" w:cs="Arial"/>
          <w:sz w:val="28"/>
          <w:szCs w:val="28"/>
        </w:rPr>
        <w:t xml:space="preserve"> </w:t>
      </w:r>
      <w:proofErr w:type="spellStart"/>
      <w:r>
        <w:rPr>
          <w:rFonts w:ascii="Arial" w:hAnsi="Arial" w:cs="Arial"/>
          <w:sz w:val="28"/>
          <w:szCs w:val="28"/>
        </w:rPr>
        <w:t>sezvinotaura</w:t>
      </w:r>
      <w:proofErr w:type="spellEnd"/>
      <w:r>
        <w:rPr>
          <w:rFonts w:ascii="Arial" w:hAnsi="Arial" w:cs="Arial"/>
          <w:sz w:val="28"/>
          <w:szCs w:val="28"/>
        </w:rPr>
        <w:t xml:space="preserve"> Shoko </w:t>
      </w:r>
      <w:proofErr w:type="spellStart"/>
      <w:r>
        <w:rPr>
          <w:rFonts w:ascii="Arial" w:hAnsi="Arial" w:cs="Arial"/>
          <w:sz w:val="28"/>
          <w:szCs w:val="28"/>
        </w:rPr>
        <w:t>renyu</w:t>
      </w:r>
      <w:proofErr w:type="spellEnd"/>
      <w:r>
        <w:rPr>
          <w:rFonts w:ascii="Arial" w:hAnsi="Arial" w:cs="Arial"/>
          <w:sz w:val="28"/>
          <w:szCs w:val="28"/>
        </w:rPr>
        <w:t>, “Many are the afflictions of the righteous,</w:t>
      </w:r>
      <w:r w:rsidRPr="00BC3F34">
        <w:rPr>
          <w:rFonts w:ascii="Arial" w:hAnsi="Arial" w:cs="Arial"/>
          <w:sz w:val="18"/>
          <w:szCs w:val="18"/>
        </w:rPr>
        <w:t xml:space="preserve"> </w:t>
      </w:r>
      <w:r w:rsidRPr="00A56275">
        <w:rPr>
          <w:rFonts w:ascii="Arial" w:hAnsi="Arial" w:cs="Arial"/>
          <w:sz w:val="18"/>
          <w:szCs w:val="18"/>
        </w:rPr>
        <w:t xml:space="preserve">[Congregation says, </w:t>
      </w:r>
      <w:r>
        <w:rPr>
          <w:rFonts w:ascii="Arial" w:hAnsi="Arial" w:cs="Arial"/>
          <w:sz w:val="18"/>
          <w:szCs w:val="18"/>
        </w:rPr>
        <w:t>‘</w:t>
      </w:r>
      <w:r w:rsidRPr="00A56275">
        <w:rPr>
          <w:rFonts w:ascii="Arial" w:hAnsi="Arial" w:cs="Arial"/>
          <w:sz w:val="18"/>
          <w:szCs w:val="18"/>
        </w:rPr>
        <w:t>Amen</w:t>
      </w:r>
      <w:r>
        <w:rPr>
          <w:rFonts w:ascii="Arial" w:hAnsi="Arial" w:cs="Arial"/>
          <w:sz w:val="18"/>
          <w:szCs w:val="18"/>
        </w:rPr>
        <w:t>,’</w:t>
      </w:r>
      <w:r w:rsidRPr="00A56275">
        <w:rPr>
          <w:rFonts w:ascii="Arial" w:hAnsi="Arial" w:cs="Arial"/>
          <w:sz w:val="18"/>
          <w:szCs w:val="18"/>
        </w:rPr>
        <w:t>]</w:t>
      </w:r>
      <w:r>
        <w:rPr>
          <w:rFonts w:ascii="Arial" w:hAnsi="Arial" w:cs="Arial"/>
          <w:sz w:val="28"/>
          <w:szCs w:val="28"/>
        </w:rPr>
        <w:t xml:space="preserve"> but the Lord delivereth him from all of them.” </w:t>
      </w:r>
      <w:r w:rsidRPr="00A56275">
        <w:rPr>
          <w:rFonts w:ascii="Arial" w:hAnsi="Arial" w:cs="Arial"/>
          <w:sz w:val="18"/>
          <w:szCs w:val="18"/>
        </w:rPr>
        <w:t>[Congregation says, “Amen.”]</w:t>
      </w:r>
      <w:r>
        <w:rPr>
          <w:rFonts w:ascii="Arial" w:hAnsi="Arial" w:cs="Arial"/>
          <w:sz w:val="18"/>
          <w:szCs w:val="18"/>
        </w:rPr>
        <w:t xml:space="preserve"> </w:t>
      </w:r>
    </w:p>
    <w:p w14:paraId="4303C958"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196 </w:t>
      </w:r>
      <w:r>
        <w:rPr>
          <w:rFonts w:ascii="Arial" w:hAnsi="Arial" w:cs="Arial"/>
          <w:sz w:val="28"/>
          <w:szCs w:val="28"/>
        </w:rPr>
        <w:t xml:space="preserve">Ishe </w:t>
      </w:r>
      <w:proofErr w:type="spellStart"/>
      <w:r>
        <w:rPr>
          <w:rFonts w:ascii="Arial" w:hAnsi="Arial" w:cs="Arial"/>
          <w:sz w:val="28"/>
          <w:szCs w:val="28"/>
        </w:rPr>
        <w:t>Jeso</w:t>
      </w:r>
      <w:proofErr w:type="spellEnd"/>
      <w:r>
        <w:rPr>
          <w:rFonts w:ascii="Arial" w:hAnsi="Arial" w:cs="Arial"/>
          <w:sz w:val="28"/>
          <w:szCs w:val="28"/>
        </w:rPr>
        <w:t xml:space="preserve"> </w:t>
      </w:r>
      <w:proofErr w:type="spellStart"/>
      <w:r>
        <w:rPr>
          <w:rFonts w:ascii="Arial" w:hAnsi="Arial" w:cs="Arial"/>
          <w:sz w:val="28"/>
          <w:szCs w:val="28"/>
        </w:rPr>
        <w:t>Kristu</w:t>
      </w:r>
      <w:proofErr w:type="spellEnd"/>
      <w:r>
        <w:rPr>
          <w:rFonts w:ascii="Arial" w:hAnsi="Arial" w:cs="Arial"/>
          <w:sz w:val="28"/>
          <w:szCs w:val="28"/>
        </w:rPr>
        <w:t xml:space="preserve"> </w:t>
      </w:r>
      <w:proofErr w:type="spellStart"/>
      <w:r>
        <w:rPr>
          <w:rFonts w:ascii="Arial" w:hAnsi="Arial" w:cs="Arial"/>
          <w:sz w:val="28"/>
          <w:szCs w:val="28"/>
        </w:rPr>
        <w:t>vakativimbisa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tichawana</w:t>
      </w:r>
      <w:proofErr w:type="spellEnd"/>
      <w:r>
        <w:rPr>
          <w:rFonts w:ascii="Arial" w:hAnsi="Arial" w:cs="Arial"/>
          <w:sz w:val="28"/>
          <w:szCs w:val="28"/>
        </w:rPr>
        <w:t xml:space="preserve"> </w:t>
      </w:r>
      <w:proofErr w:type="spellStart"/>
      <w:r>
        <w:rPr>
          <w:rFonts w:ascii="Arial" w:hAnsi="Arial" w:cs="Arial"/>
          <w:sz w:val="28"/>
          <w:szCs w:val="28"/>
        </w:rPr>
        <w:t>dzimba</w:t>
      </w:r>
      <w:proofErr w:type="spellEnd"/>
      <w:r>
        <w:rPr>
          <w:rFonts w:ascii="Arial" w:hAnsi="Arial" w:cs="Arial"/>
          <w:sz w:val="28"/>
          <w:szCs w:val="28"/>
        </w:rPr>
        <w:t xml:space="preserve">, </w:t>
      </w:r>
      <w:proofErr w:type="spellStart"/>
      <w:r>
        <w:rPr>
          <w:rFonts w:ascii="Arial" w:hAnsi="Arial" w:cs="Arial"/>
          <w:sz w:val="28"/>
          <w:szCs w:val="28"/>
        </w:rPr>
        <w:t>hanzvadzi</w:t>
      </w:r>
      <w:proofErr w:type="spellEnd"/>
      <w:r>
        <w:rPr>
          <w:rFonts w:ascii="Arial" w:hAnsi="Arial" w:cs="Arial"/>
          <w:sz w:val="28"/>
          <w:szCs w:val="28"/>
        </w:rPr>
        <w:t xml:space="preserve">, </w:t>
      </w:r>
      <w:proofErr w:type="spellStart"/>
      <w:r>
        <w:rPr>
          <w:rFonts w:ascii="Arial" w:hAnsi="Arial" w:cs="Arial"/>
          <w:sz w:val="28"/>
          <w:szCs w:val="28"/>
        </w:rPr>
        <w:t>madzimai</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with persecutions.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Mwari tinotenda sei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takazviona</w:t>
      </w:r>
      <w:proofErr w:type="spellEnd"/>
      <w:r>
        <w:rPr>
          <w:rFonts w:ascii="Arial" w:hAnsi="Arial" w:cs="Arial"/>
          <w:sz w:val="28"/>
          <w:szCs w:val="28"/>
        </w:rPr>
        <w:t xml:space="preserve"> </w:t>
      </w:r>
      <w:proofErr w:type="spellStart"/>
      <w:r>
        <w:rPr>
          <w:rFonts w:ascii="Arial" w:hAnsi="Arial" w:cs="Arial"/>
          <w:sz w:val="28"/>
          <w:szCs w:val="28"/>
        </w:rPr>
        <w:t>zvichiita</w:t>
      </w:r>
      <w:proofErr w:type="spellEnd"/>
      <w:r>
        <w:rPr>
          <w:rFonts w:ascii="Arial" w:hAnsi="Arial" w:cs="Arial"/>
          <w:sz w:val="28"/>
          <w:szCs w:val="28"/>
        </w:rPr>
        <w:t xml:space="preserve"> </w:t>
      </w:r>
      <w:proofErr w:type="spellStart"/>
      <w:r>
        <w:rPr>
          <w:rFonts w:ascii="Arial" w:hAnsi="Arial" w:cs="Arial"/>
          <w:sz w:val="28"/>
          <w:szCs w:val="28"/>
        </w:rPr>
        <w:t>nyama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Mwari </w:t>
      </w:r>
      <w:proofErr w:type="spellStart"/>
      <w:r>
        <w:rPr>
          <w:rFonts w:ascii="Arial" w:hAnsi="Arial" w:cs="Arial"/>
          <w:sz w:val="28"/>
          <w:szCs w:val="28"/>
        </w:rPr>
        <w:t>zodzai</w:t>
      </w:r>
      <w:proofErr w:type="spellEnd"/>
      <w:r>
        <w:rPr>
          <w:rFonts w:ascii="Arial" w:hAnsi="Arial" w:cs="Arial"/>
          <w:sz w:val="28"/>
          <w:szCs w:val="28"/>
        </w:rPr>
        <w:t xml:space="preserve"> </w:t>
      </w:r>
      <w:proofErr w:type="spellStart"/>
      <w:r>
        <w:rPr>
          <w:rFonts w:ascii="Arial" w:hAnsi="Arial" w:cs="Arial"/>
          <w:sz w:val="28"/>
          <w:szCs w:val="28"/>
        </w:rPr>
        <w:t>Vhangeri</w:t>
      </w:r>
      <w:proofErr w:type="spellEnd"/>
      <w:r>
        <w:rPr>
          <w:rFonts w:ascii="Arial" w:hAnsi="Arial" w:cs="Arial"/>
          <w:sz w:val="28"/>
          <w:szCs w:val="28"/>
        </w:rPr>
        <w:t xml:space="preserve"> </w:t>
      </w:r>
      <w:proofErr w:type="spellStart"/>
      <w:r>
        <w:rPr>
          <w:rFonts w:ascii="Arial" w:hAnsi="Arial" w:cs="Arial"/>
          <w:sz w:val="28"/>
          <w:szCs w:val="28"/>
        </w:rPr>
        <w:t>yataparidzirana</w:t>
      </w:r>
      <w:proofErr w:type="spellEnd"/>
      <w:r>
        <w:rPr>
          <w:rFonts w:ascii="Arial" w:hAnsi="Arial" w:cs="Arial"/>
          <w:sz w:val="28"/>
          <w:szCs w:val="28"/>
        </w:rPr>
        <w:t xml:space="preserve"> </w:t>
      </w:r>
      <w:proofErr w:type="spellStart"/>
      <w:r>
        <w:rPr>
          <w:rFonts w:ascii="Arial" w:hAnsi="Arial" w:cs="Arial"/>
          <w:sz w:val="28"/>
          <w:szCs w:val="28"/>
        </w:rPr>
        <w:t>nhasi</w:t>
      </w:r>
      <w:proofErr w:type="spellEnd"/>
      <w:r>
        <w:rPr>
          <w:rFonts w:ascii="Arial" w:hAnsi="Arial" w:cs="Arial"/>
          <w:sz w:val="28"/>
          <w:szCs w:val="28"/>
        </w:rPr>
        <w:t xml:space="preserve">, pa message, </w:t>
      </w:r>
      <w:ins w:id="199" w:author="Transcriber01 JHB" w:date="2025-08-29T12:48:00Z" w16du:dateUtc="2025-08-29T10:48:00Z">
        <w:r>
          <w:rPr>
            <w:rFonts w:ascii="Arial" w:hAnsi="Arial" w:cs="Arial"/>
            <w:sz w:val="28"/>
            <w:szCs w:val="28"/>
          </w:rPr>
          <w:t xml:space="preserve">iyi </w:t>
        </w:r>
      </w:ins>
      <w:del w:id="200" w:author="Transcriber01 JHB" w:date="2025-08-29T12:48:00Z" w16du:dateUtc="2025-08-29T10:48:00Z">
        <w:r w:rsidDel="00580FD2">
          <w:rPr>
            <w:rFonts w:ascii="Arial" w:hAnsi="Arial" w:cs="Arial"/>
            <w:sz w:val="28"/>
            <w:szCs w:val="28"/>
          </w:rPr>
          <w:delText>In</w:delText>
        </w:r>
      </w:del>
      <w:proofErr w:type="spellStart"/>
      <w:ins w:id="201" w:author="Transcriber01 JHB" w:date="2025-08-29T12:48:00Z" w16du:dateUtc="2025-08-29T10:48:00Z">
        <w:r>
          <w:rPr>
            <w:rFonts w:ascii="Arial" w:hAnsi="Arial" w:cs="Arial"/>
            <w:sz w:val="28"/>
            <w:szCs w:val="28"/>
          </w:rPr>
          <w:t>N</w:t>
        </w:r>
      </w:ins>
      <w:r>
        <w:rPr>
          <w:rFonts w:ascii="Arial" w:hAnsi="Arial" w:cs="Arial"/>
          <w:sz w:val="28"/>
          <w:szCs w:val="28"/>
        </w:rPr>
        <w:t>zvimbo</w:t>
      </w:r>
      <w:proofErr w:type="spellEnd"/>
      <w:r>
        <w:rPr>
          <w:rFonts w:ascii="Arial" w:hAnsi="Arial" w:cs="Arial"/>
          <w:sz w:val="28"/>
          <w:szCs w:val="28"/>
        </w:rPr>
        <w:t xml:space="preserve"> </w:t>
      </w:r>
      <w:proofErr w:type="spellStart"/>
      <w:r>
        <w:rPr>
          <w:rFonts w:ascii="Arial" w:hAnsi="Arial" w:cs="Arial"/>
          <w:sz w:val="28"/>
          <w:szCs w:val="28"/>
        </w:rPr>
        <w:t>tsvene</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Hakuna </w:t>
      </w:r>
      <w:proofErr w:type="spellStart"/>
      <w:r>
        <w:rPr>
          <w:rFonts w:ascii="Arial" w:hAnsi="Arial" w:cs="Arial"/>
          <w:sz w:val="28"/>
          <w:szCs w:val="28"/>
        </w:rPr>
        <w:t>mushonga</w:t>
      </w:r>
      <w:proofErr w:type="spellEnd"/>
      <w:r>
        <w:rPr>
          <w:rFonts w:ascii="Arial" w:hAnsi="Arial" w:cs="Arial"/>
          <w:sz w:val="28"/>
          <w:szCs w:val="28"/>
        </w:rPr>
        <w:t xml:space="preserve"> uno survivor mu Message,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r>
        <w:rPr>
          <w:rFonts w:ascii="Arial" w:hAnsi="Arial" w:cs="Arial"/>
          <w:sz w:val="28"/>
          <w:szCs w:val="28"/>
        </w:rPr>
        <w:t xml:space="preserve">hakuna </w:t>
      </w:r>
      <w:proofErr w:type="spellStart"/>
      <w:r>
        <w:rPr>
          <w:rFonts w:ascii="Arial" w:hAnsi="Arial" w:cs="Arial"/>
          <w:sz w:val="28"/>
          <w:szCs w:val="28"/>
        </w:rPr>
        <w:t>dhimoni</w:t>
      </w:r>
      <w:proofErr w:type="spellEnd"/>
      <w:r>
        <w:rPr>
          <w:rFonts w:ascii="Arial" w:hAnsi="Arial" w:cs="Arial"/>
          <w:sz w:val="28"/>
          <w:szCs w:val="28"/>
        </w:rPr>
        <w:t xml:space="preserve"> </w:t>
      </w:r>
      <w:proofErr w:type="spellStart"/>
      <w:r>
        <w:rPr>
          <w:rFonts w:ascii="Arial" w:hAnsi="Arial" w:cs="Arial"/>
          <w:sz w:val="28"/>
          <w:szCs w:val="28"/>
        </w:rPr>
        <w:t>rinopinda</w:t>
      </w:r>
      <w:proofErr w:type="spellEnd"/>
      <w:r>
        <w:rPr>
          <w:rFonts w:ascii="Arial" w:hAnsi="Arial" w:cs="Arial"/>
          <w:sz w:val="28"/>
          <w:szCs w:val="28"/>
        </w:rPr>
        <w:t xml:space="preserve"> mu Message. </w:t>
      </w:r>
      <w:r w:rsidRPr="00A56275">
        <w:rPr>
          <w:rFonts w:ascii="Arial" w:hAnsi="Arial" w:cs="Arial"/>
          <w:sz w:val="18"/>
          <w:szCs w:val="18"/>
        </w:rPr>
        <w:t>[Congregation says, “Amen.”]</w:t>
      </w:r>
      <w:r>
        <w:rPr>
          <w:rFonts w:ascii="Arial" w:hAnsi="Arial" w:cs="Arial"/>
          <w:sz w:val="18"/>
          <w:szCs w:val="18"/>
        </w:rPr>
        <w:t xml:space="preserve"> </w:t>
      </w:r>
    </w:p>
    <w:p w14:paraId="034FFF14"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197 </w:t>
      </w:r>
      <w:r>
        <w:rPr>
          <w:rFonts w:ascii="Arial" w:hAnsi="Arial" w:cs="Arial"/>
          <w:sz w:val="28"/>
          <w:szCs w:val="28"/>
        </w:rPr>
        <w:t xml:space="preserve">Baba, “To them that believe, all things are possible.”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Satan, come out right away!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Batsirai </w:t>
      </w:r>
      <w:proofErr w:type="spellStart"/>
      <w:r>
        <w:rPr>
          <w:rFonts w:ascii="Arial" w:hAnsi="Arial" w:cs="Arial"/>
          <w:sz w:val="28"/>
          <w:szCs w:val="28"/>
        </w:rPr>
        <w:t>mumwe</w:t>
      </w:r>
      <w:proofErr w:type="spellEnd"/>
      <w:r>
        <w:rPr>
          <w:rFonts w:ascii="Arial" w:hAnsi="Arial" w:cs="Arial"/>
          <w:sz w:val="28"/>
          <w:szCs w:val="28"/>
        </w:rPr>
        <w:t xml:space="preserve"> </w:t>
      </w:r>
      <w:proofErr w:type="spellStart"/>
      <w:r>
        <w:rPr>
          <w:rFonts w:ascii="Arial" w:hAnsi="Arial" w:cs="Arial"/>
          <w:sz w:val="28"/>
          <w:szCs w:val="28"/>
        </w:rPr>
        <w:t>nemumwe</w:t>
      </w:r>
      <w:proofErr w:type="spellEnd"/>
      <w:r>
        <w:rPr>
          <w:rFonts w:ascii="Arial" w:hAnsi="Arial" w:cs="Arial"/>
          <w:sz w:val="28"/>
          <w:szCs w:val="28"/>
        </w:rPr>
        <w:t xml:space="preserve"> </w:t>
      </w:r>
      <w:proofErr w:type="spellStart"/>
      <w:r>
        <w:rPr>
          <w:rFonts w:ascii="Arial" w:hAnsi="Arial" w:cs="Arial"/>
          <w:sz w:val="28"/>
          <w:szCs w:val="28"/>
        </w:rPr>
        <w:t>ari</w:t>
      </w:r>
      <w:proofErr w:type="spellEnd"/>
      <w:r>
        <w:rPr>
          <w:rFonts w:ascii="Arial" w:hAnsi="Arial" w:cs="Arial"/>
          <w:sz w:val="28"/>
          <w:szCs w:val="28"/>
        </w:rPr>
        <w:t xml:space="preserve"> </w:t>
      </w:r>
      <w:proofErr w:type="spellStart"/>
      <w:r>
        <w:rPr>
          <w:rFonts w:ascii="Arial" w:hAnsi="Arial" w:cs="Arial"/>
          <w:sz w:val="28"/>
          <w:szCs w:val="28"/>
        </w:rPr>
        <w:t>mukati</w:t>
      </w:r>
      <w:proofErr w:type="spellEnd"/>
      <w:r>
        <w:rPr>
          <w:rFonts w:ascii="Arial" w:hAnsi="Arial" w:cs="Arial"/>
          <w:sz w:val="28"/>
          <w:szCs w:val="28"/>
        </w:rPr>
        <w:t xml:space="preserve"> </w:t>
      </w:r>
      <w:proofErr w:type="spellStart"/>
      <w:r>
        <w:rPr>
          <w:rFonts w:ascii="Arial" w:hAnsi="Arial" w:cs="Arial"/>
          <w:sz w:val="28"/>
          <w:szCs w:val="28"/>
        </w:rPr>
        <w:t>memba</w:t>
      </w:r>
      <w:proofErr w:type="spellEnd"/>
      <w:r>
        <w:rPr>
          <w:rFonts w:ascii="Arial" w:hAnsi="Arial" w:cs="Arial"/>
          <w:sz w:val="28"/>
          <w:szCs w:val="28"/>
        </w:rPr>
        <w:t xml:space="preserve"> </w:t>
      </w:r>
      <w:proofErr w:type="spellStart"/>
      <w:r>
        <w:rPr>
          <w:rFonts w:ascii="Arial" w:hAnsi="Arial" w:cs="Arial"/>
          <w:sz w:val="28"/>
          <w:szCs w:val="28"/>
        </w:rPr>
        <w:t>ino</w:t>
      </w:r>
      <w:proofErr w:type="spellEnd"/>
      <w:r>
        <w:rPr>
          <w:rFonts w:ascii="Arial" w:hAnsi="Arial" w:cs="Arial"/>
          <w:sz w:val="28"/>
          <w:szCs w:val="28"/>
        </w:rPr>
        <w:t xml:space="preserve"> Jehovah </w:t>
      </w:r>
      <w:proofErr w:type="spellStart"/>
      <w:r>
        <w:rPr>
          <w:rFonts w:ascii="Arial" w:hAnsi="Arial" w:cs="Arial"/>
          <w:sz w:val="28"/>
          <w:szCs w:val="28"/>
        </w:rPr>
        <w:t>ayende</w:t>
      </w:r>
      <w:proofErr w:type="spellEnd"/>
      <w:r>
        <w:rPr>
          <w:rFonts w:ascii="Arial" w:hAnsi="Arial" w:cs="Arial"/>
          <w:sz w:val="28"/>
          <w:szCs w:val="28"/>
        </w:rPr>
        <w:t xml:space="preserve"> </w:t>
      </w:r>
      <w:proofErr w:type="spellStart"/>
      <w:r>
        <w:rPr>
          <w:rFonts w:ascii="Arial" w:hAnsi="Arial" w:cs="Arial"/>
          <w:sz w:val="28"/>
          <w:szCs w:val="28"/>
        </w:rPr>
        <w:t>ku</w:t>
      </w:r>
      <w:proofErr w:type="spellEnd"/>
      <w:r>
        <w:rPr>
          <w:rFonts w:ascii="Arial" w:hAnsi="Arial" w:cs="Arial"/>
          <w:sz w:val="28"/>
          <w:szCs w:val="28"/>
        </w:rPr>
        <w:t xml:space="preserve"> destiny </w:t>
      </w:r>
      <w:proofErr w:type="spellStart"/>
      <w:r>
        <w:rPr>
          <w:rFonts w:ascii="Arial" w:hAnsi="Arial" w:cs="Arial"/>
          <w:sz w:val="28"/>
          <w:szCs w:val="28"/>
        </w:rPr>
        <w:t>yake</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28"/>
          <w:szCs w:val="28"/>
        </w:rPr>
        <w:t xml:space="preserve"> adopted son and daughter of God.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Mudzimba</w:t>
      </w:r>
      <w:proofErr w:type="spellEnd"/>
      <w:r>
        <w:rPr>
          <w:rFonts w:ascii="Arial" w:hAnsi="Arial" w:cs="Arial"/>
          <w:sz w:val="28"/>
          <w:szCs w:val="28"/>
        </w:rPr>
        <w:t xml:space="preserve"> </w:t>
      </w:r>
      <w:proofErr w:type="spellStart"/>
      <w:r>
        <w:rPr>
          <w:rFonts w:ascii="Arial" w:hAnsi="Arial" w:cs="Arial"/>
          <w:sz w:val="28"/>
          <w:szCs w:val="28"/>
        </w:rPr>
        <w:t>tinokutendai</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tinokutendai</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Mwari </w:t>
      </w:r>
      <w:proofErr w:type="spellStart"/>
      <w:r>
        <w:rPr>
          <w:rFonts w:ascii="Arial" w:hAnsi="Arial" w:cs="Arial"/>
          <w:sz w:val="28"/>
          <w:szCs w:val="28"/>
        </w:rPr>
        <w:t>chitipai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tidzidzise</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ava, </w:t>
      </w:r>
      <w:proofErr w:type="spellStart"/>
      <w:r>
        <w:rPr>
          <w:rFonts w:ascii="Arial" w:hAnsi="Arial" w:cs="Arial"/>
          <w:sz w:val="28"/>
          <w:szCs w:val="28"/>
        </w:rPr>
        <w:t>mudzimba</w:t>
      </w:r>
      <w:proofErr w:type="spellEnd"/>
      <w:r>
        <w:rPr>
          <w:rFonts w:ascii="Arial" w:hAnsi="Arial" w:cs="Arial"/>
          <w:sz w:val="28"/>
          <w:szCs w:val="28"/>
        </w:rPr>
        <w:t xml:space="preserve"> </w:t>
      </w:r>
      <w:proofErr w:type="spellStart"/>
      <w:r>
        <w:rPr>
          <w:rFonts w:ascii="Arial" w:hAnsi="Arial" w:cs="Arial"/>
          <w:sz w:val="28"/>
          <w:szCs w:val="28"/>
        </w:rPr>
        <w:t>idzi</w:t>
      </w:r>
      <w:proofErr w:type="spellEnd"/>
      <w:r>
        <w:rPr>
          <w:rFonts w:ascii="Arial" w:hAnsi="Arial" w:cs="Arial"/>
          <w:sz w:val="28"/>
          <w:szCs w:val="28"/>
        </w:rPr>
        <w:t xml:space="preserve">, </w:t>
      </w:r>
      <w:proofErr w:type="spellStart"/>
      <w:r>
        <w:rPr>
          <w:rFonts w:ascii="Arial" w:hAnsi="Arial" w:cs="Arial"/>
          <w:sz w:val="28"/>
          <w:szCs w:val="28"/>
        </w:rPr>
        <w:t>hukuru</w:t>
      </w:r>
      <w:proofErr w:type="spellEnd"/>
      <w:r>
        <w:rPr>
          <w:rFonts w:ascii="Arial" w:hAnsi="Arial" w:cs="Arial"/>
          <w:sz w:val="28"/>
          <w:szCs w:val="28"/>
        </w:rPr>
        <w:t xml:space="preserve"> </w:t>
      </w:r>
      <w:proofErr w:type="spellStart"/>
      <w:r>
        <w:rPr>
          <w:rFonts w:ascii="Arial" w:hAnsi="Arial" w:cs="Arial"/>
          <w:sz w:val="28"/>
          <w:szCs w:val="28"/>
        </w:rPr>
        <w:t>hwenyu</w:t>
      </w:r>
      <w:proofErr w:type="spellEnd"/>
      <w:r>
        <w:rPr>
          <w:rFonts w:ascii="Arial" w:hAnsi="Arial" w:cs="Arial"/>
          <w:sz w:val="28"/>
          <w:szCs w:val="28"/>
        </w:rPr>
        <w:t xml:space="preserve"> Baba.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Pashaikwe</w:t>
      </w:r>
      <w:proofErr w:type="spellEnd"/>
      <w:r>
        <w:rPr>
          <w:rFonts w:ascii="Arial" w:hAnsi="Arial" w:cs="Arial"/>
          <w:sz w:val="28"/>
          <w:szCs w:val="28"/>
        </w:rPr>
        <w:t xml:space="preserve"> </w:t>
      </w:r>
      <w:proofErr w:type="spellStart"/>
      <w:r>
        <w:rPr>
          <w:rFonts w:ascii="Arial" w:hAnsi="Arial" w:cs="Arial"/>
          <w:sz w:val="28"/>
          <w:szCs w:val="28"/>
        </w:rPr>
        <w:t>anodzokera</w:t>
      </w:r>
      <w:proofErr w:type="spellEnd"/>
      <w:r>
        <w:rPr>
          <w:rFonts w:ascii="Arial" w:hAnsi="Arial" w:cs="Arial"/>
          <w:sz w:val="28"/>
          <w:szCs w:val="28"/>
        </w:rPr>
        <w:t xml:space="preserve"> </w:t>
      </w:r>
      <w:proofErr w:type="spellStart"/>
      <w:r>
        <w:rPr>
          <w:rFonts w:ascii="Arial" w:hAnsi="Arial" w:cs="Arial"/>
          <w:sz w:val="28"/>
          <w:szCs w:val="28"/>
        </w:rPr>
        <w:t>kumasure</w:t>
      </w:r>
      <w:proofErr w:type="spellEnd"/>
      <w:r>
        <w:rPr>
          <w:rFonts w:ascii="Arial" w:hAnsi="Arial" w:cs="Arial"/>
          <w:sz w:val="28"/>
          <w:szCs w:val="28"/>
        </w:rPr>
        <w:t xml:space="preserve"> </w:t>
      </w:r>
      <w:proofErr w:type="spellStart"/>
      <w:r>
        <w:rPr>
          <w:rFonts w:ascii="Arial" w:hAnsi="Arial" w:cs="Arial"/>
          <w:sz w:val="28"/>
          <w:szCs w:val="28"/>
        </w:rPr>
        <w:t>Tenzi</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
    <w:p w14:paraId="2EF94808"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198 </w:t>
      </w:r>
      <w:r>
        <w:rPr>
          <w:rFonts w:ascii="Arial" w:hAnsi="Arial" w:cs="Arial"/>
          <w:sz w:val="28"/>
          <w:szCs w:val="28"/>
        </w:rPr>
        <w:t xml:space="preserve">Mwari makanaka </w:t>
      </w:r>
      <w:proofErr w:type="spellStart"/>
      <w:r>
        <w:rPr>
          <w:rFonts w:ascii="Arial" w:hAnsi="Arial" w:cs="Arial"/>
          <w:sz w:val="28"/>
          <w:szCs w:val="28"/>
        </w:rPr>
        <w:t>vakure</w:t>
      </w:r>
      <w:proofErr w:type="spellEnd"/>
      <w:r>
        <w:rPr>
          <w:rFonts w:ascii="Arial" w:hAnsi="Arial" w:cs="Arial"/>
          <w:sz w:val="28"/>
          <w:szCs w:val="28"/>
        </w:rPr>
        <w:t xml:space="preserve"> </w:t>
      </w:r>
      <w:proofErr w:type="spellStart"/>
      <w:r>
        <w:rPr>
          <w:rFonts w:ascii="Arial" w:hAnsi="Arial" w:cs="Arial"/>
          <w:sz w:val="28"/>
          <w:szCs w:val="28"/>
        </w:rPr>
        <w:t>vachiziva</w:t>
      </w:r>
      <w:proofErr w:type="spellEnd"/>
      <w:r>
        <w:rPr>
          <w:rFonts w:ascii="Arial" w:hAnsi="Arial" w:cs="Arial"/>
          <w:sz w:val="28"/>
          <w:szCs w:val="28"/>
        </w:rPr>
        <w:t xml:space="preserve"> Mwari </w:t>
      </w:r>
      <w:proofErr w:type="spellStart"/>
      <w:r>
        <w:rPr>
          <w:rFonts w:ascii="Arial" w:hAnsi="Arial" w:cs="Arial"/>
          <w:sz w:val="28"/>
          <w:szCs w:val="28"/>
        </w:rPr>
        <w:t>uyu</w:t>
      </w:r>
      <w:proofErr w:type="spellEnd"/>
      <w:r>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nanhasi</w:t>
      </w:r>
      <w:proofErr w:type="spellEnd"/>
      <w:r>
        <w:rPr>
          <w:rFonts w:ascii="Arial" w:hAnsi="Arial" w:cs="Arial"/>
          <w:sz w:val="28"/>
          <w:szCs w:val="28"/>
        </w:rPr>
        <w:t xml:space="preserve"> Baba </w:t>
      </w:r>
      <w:proofErr w:type="spellStart"/>
      <w:r>
        <w:rPr>
          <w:rFonts w:ascii="Arial" w:hAnsi="Arial" w:cs="Arial"/>
          <w:sz w:val="28"/>
          <w:szCs w:val="28"/>
        </w:rPr>
        <w:t>maJuta</w:t>
      </w:r>
      <w:proofErr w:type="spellEnd"/>
      <w:r>
        <w:rPr>
          <w:rFonts w:ascii="Arial" w:hAnsi="Arial" w:cs="Arial"/>
          <w:sz w:val="28"/>
          <w:szCs w:val="28"/>
        </w:rPr>
        <w:t xml:space="preserve"> </w:t>
      </w:r>
      <w:proofErr w:type="spellStart"/>
      <w:r>
        <w:rPr>
          <w:rFonts w:ascii="Arial" w:hAnsi="Arial" w:cs="Arial"/>
          <w:sz w:val="28"/>
          <w:szCs w:val="28"/>
        </w:rPr>
        <w:t>rudzi</w:t>
      </w:r>
      <w:proofErr w:type="spellEnd"/>
      <w:r>
        <w:rPr>
          <w:rFonts w:ascii="Arial" w:hAnsi="Arial" w:cs="Arial"/>
          <w:sz w:val="28"/>
          <w:szCs w:val="28"/>
        </w:rPr>
        <w:t xml:space="preserve"> </w:t>
      </w:r>
      <w:proofErr w:type="spellStart"/>
      <w:r>
        <w:rPr>
          <w:rFonts w:ascii="Arial" w:hAnsi="Arial" w:cs="Arial"/>
          <w:sz w:val="28"/>
          <w:szCs w:val="28"/>
        </w:rPr>
        <w:t>runoramba</w:t>
      </w:r>
      <w:proofErr w:type="spellEnd"/>
      <w:r>
        <w:rPr>
          <w:rFonts w:ascii="Arial" w:hAnsi="Arial" w:cs="Arial"/>
          <w:sz w:val="28"/>
          <w:szCs w:val="28"/>
        </w:rPr>
        <w:t xml:space="preserve"> </w:t>
      </w:r>
      <w:proofErr w:type="spellStart"/>
      <w:r>
        <w:rPr>
          <w:rFonts w:ascii="Arial" w:hAnsi="Arial" w:cs="Arial"/>
          <w:sz w:val="28"/>
          <w:szCs w:val="28"/>
        </w:rPr>
        <w:t>rwakabatana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Vairamba</w:t>
      </w:r>
      <w:proofErr w:type="spellEnd"/>
      <w:r>
        <w:rPr>
          <w:rFonts w:ascii="Arial" w:hAnsi="Arial" w:cs="Arial"/>
          <w:sz w:val="28"/>
          <w:szCs w:val="28"/>
        </w:rPr>
        <w:t xml:space="preserve"> </w:t>
      </w:r>
      <w:proofErr w:type="spellStart"/>
      <w:r>
        <w:rPr>
          <w:rFonts w:ascii="Arial" w:hAnsi="Arial" w:cs="Arial"/>
          <w:sz w:val="28"/>
          <w:szCs w:val="28"/>
        </w:rPr>
        <w:t>vakanongedzera</w:t>
      </w:r>
      <w:proofErr w:type="spellEnd"/>
      <w:r>
        <w:rPr>
          <w:rFonts w:ascii="Arial" w:hAnsi="Arial" w:cs="Arial"/>
          <w:sz w:val="28"/>
          <w:szCs w:val="28"/>
        </w:rPr>
        <w:t xml:space="preserve"> </w:t>
      </w:r>
      <w:proofErr w:type="spellStart"/>
      <w:r>
        <w:rPr>
          <w:rFonts w:ascii="Arial" w:hAnsi="Arial" w:cs="Arial"/>
          <w:sz w:val="28"/>
          <w:szCs w:val="28"/>
        </w:rPr>
        <w:t>kuvana</w:t>
      </w:r>
      <w:proofErr w:type="spellEnd"/>
      <w:r>
        <w:rPr>
          <w:rFonts w:ascii="Arial" w:hAnsi="Arial" w:cs="Arial"/>
          <w:sz w:val="28"/>
          <w:szCs w:val="28"/>
        </w:rPr>
        <w:t xml:space="preserve">, </w:t>
      </w:r>
      <w:proofErr w:type="spellStart"/>
      <w:r>
        <w:rPr>
          <w:rFonts w:ascii="Arial" w:hAnsi="Arial" w:cs="Arial"/>
          <w:sz w:val="28"/>
          <w:szCs w:val="28"/>
        </w:rPr>
        <w:t>zvakaitwa</w:t>
      </w:r>
      <w:proofErr w:type="spellEnd"/>
      <w:r>
        <w:rPr>
          <w:rFonts w:ascii="Arial" w:hAnsi="Arial" w:cs="Arial"/>
          <w:sz w:val="28"/>
          <w:szCs w:val="28"/>
        </w:rPr>
        <w:t xml:space="preserve"> </w:t>
      </w:r>
      <w:proofErr w:type="spellStart"/>
      <w:r>
        <w:rPr>
          <w:rFonts w:ascii="Arial" w:hAnsi="Arial" w:cs="Arial"/>
          <w:sz w:val="28"/>
          <w:szCs w:val="28"/>
        </w:rPr>
        <w:t>naMwari</w:t>
      </w:r>
      <w:proofErr w:type="spellEnd"/>
      <w:r>
        <w:rPr>
          <w:rFonts w:ascii="Arial" w:hAnsi="Arial" w:cs="Arial"/>
          <w:sz w:val="28"/>
          <w:szCs w:val="28"/>
        </w:rPr>
        <w:t xml:space="preserve"> </w:t>
      </w:r>
      <w:proofErr w:type="spellStart"/>
      <w:r>
        <w:rPr>
          <w:rFonts w:ascii="Arial" w:hAnsi="Arial" w:cs="Arial"/>
          <w:sz w:val="28"/>
          <w:szCs w:val="28"/>
        </w:rPr>
        <w:t>wavo</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Nanhasi</w:t>
      </w:r>
      <w:proofErr w:type="spellEnd"/>
      <w:r>
        <w:rPr>
          <w:rFonts w:ascii="Arial" w:hAnsi="Arial" w:cs="Arial"/>
          <w:sz w:val="28"/>
          <w:szCs w:val="28"/>
        </w:rPr>
        <w:t xml:space="preserve"> </w:t>
      </w:r>
      <w:proofErr w:type="spellStart"/>
      <w:r>
        <w:rPr>
          <w:rFonts w:ascii="Arial" w:hAnsi="Arial" w:cs="Arial"/>
          <w:sz w:val="28"/>
          <w:szCs w:val="28"/>
        </w:rPr>
        <w:t>tinoverenga</w:t>
      </w:r>
      <w:proofErr w:type="spellEnd"/>
      <w:r>
        <w:rPr>
          <w:rFonts w:ascii="Arial" w:hAnsi="Arial" w:cs="Arial"/>
          <w:sz w:val="28"/>
          <w:szCs w:val="28"/>
        </w:rPr>
        <w:t xml:space="preserve"> </w:t>
      </w:r>
      <w:proofErr w:type="spellStart"/>
      <w:r>
        <w:rPr>
          <w:rFonts w:ascii="Arial" w:hAnsi="Arial" w:cs="Arial"/>
          <w:sz w:val="28"/>
          <w:szCs w:val="28"/>
        </w:rPr>
        <w:t>pamusoro</w:t>
      </w:r>
      <w:proofErr w:type="spellEnd"/>
      <w:r>
        <w:rPr>
          <w:rFonts w:ascii="Arial" w:hAnsi="Arial" w:cs="Arial"/>
          <w:sz w:val="28"/>
          <w:szCs w:val="28"/>
        </w:rPr>
        <w:t xml:space="preserve"> </w:t>
      </w:r>
      <w:proofErr w:type="spellStart"/>
      <w:r>
        <w:rPr>
          <w:rFonts w:ascii="Arial" w:hAnsi="Arial" w:cs="Arial"/>
          <w:sz w:val="28"/>
          <w:szCs w:val="28"/>
        </w:rPr>
        <w:t>penyaya</w:t>
      </w:r>
      <w:proofErr w:type="spellEnd"/>
      <w:r>
        <w:rPr>
          <w:rFonts w:ascii="Arial" w:hAnsi="Arial" w:cs="Arial"/>
          <w:sz w:val="28"/>
          <w:szCs w:val="28"/>
        </w:rPr>
        <w:t xml:space="preserve"> </w:t>
      </w:r>
      <w:proofErr w:type="spellStart"/>
      <w:r>
        <w:rPr>
          <w:rFonts w:ascii="Arial" w:hAnsi="Arial" w:cs="Arial"/>
          <w:sz w:val="28"/>
          <w:szCs w:val="28"/>
        </w:rPr>
        <w:t>idzi</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Isu</w:t>
      </w:r>
      <w:proofErr w:type="spellEnd"/>
      <w:r>
        <w:rPr>
          <w:rFonts w:ascii="Arial" w:hAnsi="Arial" w:cs="Arial"/>
          <w:sz w:val="28"/>
          <w:szCs w:val="28"/>
        </w:rPr>
        <w:t xml:space="preserve">, </w:t>
      </w:r>
      <w:proofErr w:type="spellStart"/>
      <w:r>
        <w:rPr>
          <w:rFonts w:ascii="Arial" w:hAnsi="Arial" w:cs="Arial"/>
          <w:sz w:val="28"/>
          <w:szCs w:val="28"/>
        </w:rPr>
        <w:t>mouyawo</w:t>
      </w:r>
      <w:proofErr w:type="spellEnd"/>
      <w:r>
        <w:rPr>
          <w:rFonts w:ascii="Arial" w:hAnsi="Arial" w:cs="Arial"/>
          <w:sz w:val="28"/>
          <w:szCs w:val="28"/>
        </w:rPr>
        <w:t xml:space="preserve"> </w:t>
      </w:r>
      <w:proofErr w:type="spellStart"/>
      <w:r>
        <w:rPr>
          <w:rFonts w:ascii="Arial" w:hAnsi="Arial" w:cs="Arial"/>
          <w:sz w:val="28"/>
          <w:szCs w:val="28"/>
        </w:rPr>
        <w:t>pakati</w:t>
      </w:r>
      <w:proofErr w:type="spellEnd"/>
      <w:r>
        <w:rPr>
          <w:rFonts w:ascii="Arial" w:hAnsi="Arial" w:cs="Arial"/>
          <w:sz w:val="28"/>
          <w:szCs w:val="28"/>
        </w:rPr>
        <w:t xml:space="preserve"> </w:t>
      </w:r>
      <w:proofErr w:type="spellStart"/>
      <w:r>
        <w:rPr>
          <w:rFonts w:ascii="Arial" w:hAnsi="Arial" w:cs="Arial"/>
          <w:sz w:val="28"/>
          <w:szCs w:val="28"/>
        </w:rPr>
        <w:t>pevahedheni</w:t>
      </w:r>
      <w:proofErr w:type="spellEnd"/>
      <w:r>
        <w:rPr>
          <w:rFonts w:ascii="Arial" w:hAnsi="Arial" w:cs="Arial"/>
          <w:sz w:val="28"/>
          <w:szCs w:val="28"/>
        </w:rPr>
        <w:t xml:space="preserve"> Baba, </w:t>
      </w:r>
      <w:proofErr w:type="spellStart"/>
      <w:r>
        <w:rPr>
          <w:rFonts w:ascii="Arial" w:hAnsi="Arial" w:cs="Arial"/>
          <w:sz w:val="28"/>
          <w:szCs w:val="28"/>
        </w:rPr>
        <w:t>makatiitira</w:t>
      </w:r>
      <w:proofErr w:type="spellEnd"/>
      <w:r>
        <w:rPr>
          <w:rFonts w:ascii="Arial" w:hAnsi="Arial" w:cs="Arial"/>
          <w:sz w:val="28"/>
          <w:szCs w:val="28"/>
        </w:rPr>
        <w:t xml:space="preserve"> </w:t>
      </w:r>
      <w:proofErr w:type="spellStart"/>
      <w:r>
        <w:rPr>
          <w:rFonts w:ascii="Arial" w:hAnsi="Arial" w:cs="Arial"/>
          <w:sz w:val="28"/>
          <w:szCs w:val="28"/>
        </w:rPr>
        <w:t>minana</w:t>
      </w:r>
      <w:proofErr w:type="spellEnd"/>
      <w:r>
        <w:rPr>
          <w:rFonts w:ascii="Arial" w:hAnsi="Arial" w:cs="Arial"/>
          <w:sz w:val="28"/>
          <w:szCs w:val="28"/>
        </w:rPr>
        <w:t xml:space="preserve"> </w:t>
      </w:r>
      <w:proofErr w:type="spellStart"/>
      <w:r>
        <w:rPr>
          <w:rFonts w:ascii="Arial" w:hAnsi="Arial" w:cs="Arial"/>
          <w:sz w:val="28"/>
          <w:szCs w:val="28"/>
        </w:rPr>
        <w:t>yakawanda</w:t>
      </w:r>
      <w:proofErr w:type="spellEnd"/>
      <w:r>
        <w:rPr>
          <w:rFonts w:ascii="Arial" w:hAnsi="Arial" w:cs="Arial"/>
          <w:sz w:val="28"/>
          <w:szCs w:val="28"/>
        </w:rPr>
        <w:t xml:space="preserve"> Baba. </w:t>
      </w:r>
      <w:r w:rsidRPr="00A56275">
        <w:rPr>
          <w:rFonts w:ascii="Arial" w:hAnsi="Arial" w:cs="Arial"/>
          <w:sz w:val="18"/>
          <w:szCs w:val="18"/>
        </w:rPr>
        <w:t>[Congregation says, “Amen.”]</w:t>
      </w:r>
      <w:r>
        <w:rPr>
          <w:rFonts w:ascii="Arial" w:hAnsi="Arial" w:cs="Arial"/>
          <w:sz w:val="18"/>
          <w:szCs w:val="18"/>
        </w:rPr>
        <w:t xml:space="preserve"> </w:t>
      </w:r>
    </w:p>
    <w:p w14:paraId="2C4D235E" w14:textId="77777777" w:rsidR="002B3306" w:rsidRDefault="002B3306" w:rsidP="002B3306">
      <w:pPr>
        <w:jc w:val="both"/>
        <w:rPr>
          <w:rFonts w:ascii="Arial" w:hAnsi="Arial" w:cs="Arial"/>
          <w:sz w:val="18"/>
          <w:szCs w:val="18"/>
        </w:rPr>
      </w:pPr>
      <w:r>
        <w:rPr>
          <w:rFonts w:ascii="Arial" w:hAnsi="Arial" w:cs="Arial"/>
          <w:sz w:val="28"/>
          <w:szCs w:val="28"/>
          <w:vertAlign w:val="superscript"/>
        </w:rPr>
        <w:lastRenderedPageBreak/>
        <w:t xml:space="preserve">199 </w:t>
      </w:r>
      <w:proofErr w:type="spellStart"/>
      <w:r>
        <w:rPr>
          <w:rFonts w:ascii="Arial" w:hAnsi="Arial" w:cs="Arial"/>
          <w:sz w:val="28"/>
          <w:szCs w:val="28"/>
        </w:rPr>
        <w:t>Vakawanda</w:t>
      </w:r>
      <w:proofErr w:type="spellEnd"/>
      <w:r>
        <w:rPr>
          <w:rFonts w:ascii="Arial" w:hAnsi="Arial" w:cs="Arial"/>
          <w:sz w:val="28"/>
          <w:szCs w:val="28"/>
        </w:rPr>
        <w:t xml:space="preserve"> </w:t>
      </w:r>
      <w:proofErr w:type="spellStart"/>
      <w:r>
        <w:rPr>
          <w:rFonts w:ascii="Arial" w:hAnsi="Arial" w:cs="Arial"/>
          <w:sz w:val="28"/>
          <w:szCs w:val="28"/>
        </w:rPr>
        <w:t>vakabatsirwa</w:t>
      </w:r>
      <w:proofErr w:type="spellEnd"/>
      <w:r>
        <w:rPr>
          <w:rFonts w:ascii="Arial" w:hAnsi="Arial" w:cs="Arial"/>
          <w:sz w:val="28"/>
          <w:szCs w:val="28"/>
        </w:rPr>
        <w:t xml:space="preserve"> </w:t>
      </w:r>
      <w:proofErr w:type="spellStart"/>
      <w:r>
        <w:rPr>
          <w:rFonts w:ascii="Arial" w:hAnsi="Arial" w:cs="Arial"/>
          <w:sz w:val="28"/>
          <w:szCs w:val="28"/>
        </w:rPr>
        <w:t>vakanga</w:t>
      </w:r>
      <w:proofErr w:type="spellEnd"/>
      <w:r>
        <w:rPr>
          <w:rFonts w:ascii="Arial" w:hAnsi="Arial" w:cs="Arial"/>
          <w:sz w:val="28"/>
          <w:szCs w:val="28"/>
        </w:rPr>
        <w:t xml:space="preserve"> </w:t>
      </w:r>
      <w:proofErr w:type="spellStart"/>
      <w:r>
        <w:rPr>
          <w:rFonts w:ascii="Arial" w:hAnsi="Arial" w:cs="Arial"/>
          <w:sz w:val="28"/>
          <w:szCs w:val="28"/>
        </w:rPr>
        <w:t>vasina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Vamwe</w:t>
      </w:r>
      <w:proofErr w:type="spellEnd"/>
      <w:r>
        <w:rPr>
          <w:rFonts w:ascii="Arial" w:hAnsi="Arial" w:cs="Arial"/>
          <w:sz w:val="28"/>
          <w:szCs w:val="28"/>
        </w:rPr>
        <w:t xml:space="preserve"> </w:t>
      </w:r>
      <w:proofErr w:type="spellStart"/>
      <w:r>
        <w:rPr>
          <w:rFonts w:ascii="Arial" w:hAnsi="Arial" w:cs="Arial"/>
          <w:sz w:val="28"/>
          <w:szCs w:val="28"/>
        </w:rPr>
        <w:t>vakanga</w:t>
      </w:r>
      <w:proofErr w:type="spellEnd"/>
      <w:r>
        <w:rPr>
          <w:rFonts w:ascii="Arial" w:hAnsi="Arial" w:cs="Arial"/>
          <w:sz w:val="28"/>
          <w:szCs w:val="28"/>
        </w:rPr>
        <w:t xml:space="preserve"> </w:t>
      </w:r>
      <w:proofErr w:type="spellStart"/>
      <w:r>
        <w:rPr>
          <w:rFonts w:ascii="Arial" w:hAnsi="Arial" w:cs="Arial"/>
          <w:sz w:val="28"/>
          <w:szCs w:val="28"/>
        </w:rPr>
        <w:t>vaine</w:t>
      </w:r>
      <w:proofErr w:type="spellEnd"/>
      <w:r>
        <w:rPr>
          <w:rFonts w:ascii="Arial" w:hAnsi="Arial" w:cs="Arial"/>
          <w:sz w:val="28"/>
          <w:szCs w:val="28"/>
        </w:rPr>
        <w:t xml:space="preserve"> ma difficulties e breach, Baba </w:t>
      </w:r>
      <w:proofErr w:type="spellStart"/>
      <w:r>
        <w:rPr>
          <w:rFonts w:ascii="Arial" w:hAnsi="Arial" w:cs="Arial"/>
          <w:sz w:val="28"/>
          <w:szCs w:val="28"/>
        </w:rPr>
        <w:t>kuitirwa</w:t>
      </w:r>
      <w:proofErr w:type="spellEnd"/>
      <w:r>
        <w:rPr>
          <w:rFonts w:ascii="Arial" w:hAnsi="Arial" w:cs="Arial"/>
          <w:sz w:val="28"/>
          <w:szCs w:val="28"/>
        </w:rPr>
        <w:t xml:space="preserve"> </w:t>
      </w:r>
      <w:proofErr w:type="spellStart"/>
      <w:r>
        <w:rPr>
          <w:rFonts w:ascii="Arial" w:hAnsi="Arial" w:cs="Arial"/>
          <w:sz w:val="28"/>
          <w:szCs w:val="28"/>
        </w:rPr>
        <w:t>tsvina</w:t>
      </w:r>
      <w:proofErr w:type="spellEnd"/>
      <w:r>
        <w:rPr>
          <w:rFonts w:ascii="Arial" w:hAnsi="Arial" w:cs="Arial"/>
          <w:sz w:val="28"/>
          <w:szCs w:val="28"/>
        </w:rPr>
        <w:t xml:space="preserve"> </w:t>
      </w:r>
      <w:proofErr w:type="spellStart"/>
      <w:r>
        <w:rPr>
          <w:rFonts w:ascii="Arial" w:hAnsi="Arial" w:cs="Arial"/>
          <w:sz w:val="28"/>
          <w:szCs w:val="28"/>
        </w:rPr>
        <w:t>mudumbu</w:t>
      </w:r>
      <w:proofErr w:type="spellEnd"/>
      <w:r>
        <w:rPr>
          <w:rFonts w:ascii="Arial" w:hAnsi="Arial" w:cs="Arial"/>
          <w:sz w:val="28"/>
          <w:szCs w:val="28"/>
        </w:rPr>
        <w:t xml:space="preserve">, Baba </w:t>
      </w:r>
      <w:proofErr w:type="spellStart"/>
      <w:r>
        <w:rPr>
          <w:rFonts w:ascii="Arial" w:hAnsi="Arial" w:cs="Arial"/>
          <w:sz w:val="28"/>
          <w:szCs w:val="28"/>
        </w:rPr>
        <w:t>kunzi</w:t>
      </w:r>
      <w:proofErr w:type="spellEnd"/>
      <w:r>
        <w:rPr>
          <w:rFonts w:ascii="Arial" w:hAnsi="Arial" w:cs="Arial"/>
          <w:sz w:val="28"/>
          <w:szCs w:val="28"/>
        </w:rPr>
        <w:t xml:space="preserve"> </w:t>
      </w:r>
      <w:proofErr w:type="spellStart"/>
      <w:r>
        <w:rPr>
          <w:rFonts w:ascii="Arial" w:hAnsi="Arial" w:cs="Arial"/>
          <w:sz w:val="28"/>
          <w:szCs w:val="28"/>
        </w:rPr>
        <w:t>hauna</w:t>
      </w:r>
      <w:proofErr w:type="spellEnd"/>
      <w:r>
        <w:rPr>
          <w:rFonts w:ascii="Arial" w:hAnsi="Arial" w:cs="Arial"/>
          <w:sz w:val="28"/>
          <w:szCs w:val="28"/>
        </w:rPr>
        <w:t xml:space="preserve"> power </w:t>
      </w:r>
      <w:proofErr w:type="spellStart"/>
      <w:r>
        <w:rPr>
          <w:rFonts w:ascii="Arial" w:hAnsi="Arial" w:cs="Arial"/>
          <w:sz w:val="28"/>
          <w:szCs w:val="28"/>
        </w:rPr>
        <w:t>yeku</w:t>
      </w:r>
      <w:proofErr w:type="spellEnd"/>
      <w:r>
        <w:rPr>
          <w:rFonts w:ascii="Arial" w:hAnsi="Arial" w:cs="Arial"/>
          <w:sz w:val="28"/>
          <w:szCs w:val="28"/>
        </w:rPr>
        <w:t xml:space="preserve"> deliver, </w:t>
      </w:r>
      <w:proofErr w:type="spellStart"/>
      <w:r>
        <w:rPr>
          <w:rFonts w:ascii="Arial" w:hAnsi="Arial" w:cs="Arial"/>
          <w:sz w:val="28"/>
          <w:szCs w:val="28"/>
        </w:rPr>
        <w:t>kupererwa</w:t>
      </w:r>
      <w:proofErr w:type="spellEnd"/>
      <w:r>
        <w:rPr>
          <w:rFonts w:ascii="Arial" w:hAnsi="Arial" w:cs="Arial"/>
          <w:sz w:val="28"/>
          <w:szCs w:val="28"/>
        </w:rPr>
        <w:t xml:space="preserve"> </w:t>
      </w:r>
      <w:proofErr w:type="spellStart"/>
      <w:r>
        <w:rPr>
          <w:rFonts w:ascii="Arial" w:hAnsi="Arial" w:cs="Arial"/>
          <w:sz w:val="28"/>
          <w:szCs w:val="28"/>
        </w:rPr>
        <w:t>nemweya</w:t>
      </w:r>
      <w:proofErr w:type="spellEnd"/>
      <w:r>
        <w:rPr>
          <w:rFonts w:ascii="Arial" w:hAnsi="Arial" w:cs="Arial"/>
          <w:sz w:val="28"/>
          <w:szCs w:val="28"/>
        </w:rPr>
        <w:t xml:space="preserve">, we give </w:t>
      </w:r>
      <w:ins w:id="202" w:author="Transcriber01 JHB" w:date="2025-08-29T12:50:00Z" w16du:dateUtc="2025-08-29T10:50:00Z">
        <w:r>
          <w:rPr>
            <w:rFonts w:ascii="Arial" w:hAnsi="Arial" w:cs="Arial"/>
            <w:sz w:val="28"/>
            <w:szCs w:val="28"/>
          </w:rPr>
          <w:t>Y</w:t>
        </w:r>
      </w:ins>
      <w:del w:id="203" w:author="Transcriber01 JHB" w:date="2025-08-29T12:50:00Z" w16du:dateUtc="2025-08-29T10:50:00Z">
        <w:r w:rsidDel="0048022E">
          <w:rPr>
            <w:rFonts w:ascii="Arial" w:hAnsi="Arial" w:cs="Arial"/>
            <w:sz w:val="28"/>
            <w:szCs w:val="28"/>
          </w:rPr>
          <w:delText>y</w:delText>
        </w:r>
      </w:del>
      <w:r>
        <w:rPr>
          <w:rFonts w:ascii="Arial" w:hAnsi="Arial" w:cs="Arial"/>
          <w:sz w:val="28"/>
          <w:szCs w:val="28"/>
        </w:rPr>
        <w:t xml:space="preserve">ou the glory.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Vakauya</w:t>
      </w:r>
      <w:proofErr w:type="spellEnd"/>
      <w:r>
        <w:rPr>
          <w:rFonts w:ascii="Arial" w:hAnsi="Arial" w:cs="Arial"/>
          <w:sz w:val="28"/>
          <w:szCs w:val="28"/>
        </w:rPr>
        <w:t xml:space="preserve"> </w:t>
      </w:r>
      <w:proofErr w:type="spellStart"/>
      <w:r>
        <w:rPr>
          <w:rFonts w:ascii="Arial" w:hAnsi="Arial" w:cs="Arial"/>
          <w:sz w:val="28"/>
          <w:szCs w:val="28"/>
        </w:rPr>
        <w:t>vari</w:t>
      </w:r>
      <w:proofErr w:type="spellEnd"/>
      <w:r>
        <w:rPr>
          <w:rFonts w:ascii="Arial" w:hAnsi="Arial" w:cs="Arial"/>
          <w:sz w:val="28"/>
          <w:szCs w:val="28"/>
        </w:rPr>
        <w:t xml:space="preserve"> </w:t>
      </w:r>
      <w:proofErr w:type="spellStart"/>
      <w:r>
        <w:rPr>
          <w:rFonts w:ascii="Arial" w:hAnsi="Arial" w:cs="Arial"/>
          <w:sz w:val="28"/>
          <w:szCs w:val="28"/>
        </w:rPr>
        <w:t>marombe</w:t>
      </w:r>
      <w:proofErr w:type="spellEnd"/>
      <w:r>
        <w:rPr>
          <w:rFonts w:ascii="Arial" w:hAnsi="Arial" w:cs="Arial"/>
          <w:sz w:val="28"/>
          <w:szCs w:val="28"/>
        </w:rPr>
        <w:t xml:space="preserve"> </w:t>
      </w:r>
      <w:proofErr w:type="spellStart"/>
      <w:r>
        <w:rPr>
          <w:rFonts w:ascii="Arial" w:hAnsi="Arial" w:cs="Arial"/>
          <w:sz w:val="28"/>
          <w:szCs w:val="28"/>
        </w:rPr>
        <w:t>vazhinji</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Baba,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vari</w:t>
      </w:r>
      <w:proofErr w:type="spellEnd"/>
      <w:r>
        <w:rPr>
          <w:rFonts w:ascii="Arial" w:hAnsi="Arial" w:cs="Arial"/>
          <w:sz w:val="28"/>
          <w:szCs w:val="28"/>
        </w:rPr>
        <w:t xml:space="preserve"> </w:t>
      </w:r>
      <w:proofErr w:type="spellStart"/>
      <w:r>
        <w:rPr>
          <w:rFonts w:ascii="Arial" w:hAnsi="Arial" w:cs="Arial"/>
          <w:sz w:val="28"/>
          <w:szCs w:val="28"/>
        </w:rPr>
        <w:t>mhuka</w:t>
      </w:r>
      <w:proofErr w:type="spellEnd"/>
      <w:r>
        <w:rPr>
          <w:rFonts w:ascii="Arial" w:hAnsi="Arial" w:cs="Arial"/>
          <w:sz w:val="28"/>
          <w:szCs w:val="28"/>
        </w:rPr>
        <w:t xml:space="preserve"> </w:t>
      </w:r>
      <w:proofErr w:type="spellStart"/>
      <w:r>
        <w:rPr>
          <w:rFonts w:ascii="Arial" w:hAnsi="Arial" w:cs="Arial"/>
          <w:sz w:val="28"/>
          <w:szCs w:val="28"/>
        </w:rPr>
        <w:t>dzesango</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r>
        <w:rPr>
          <w:rFonts w:ascii="Arial" w:hAnsi="Arial" w:cs="Arial"/>
          <w:sz w:val="28"/>
          <w:szCs w:val="28"/>
        </w:rPr>
        <w:t>I am one of them, Lord,</w:t>
      </w:r>
      <w:r w:rsidRPr="00E1775A">
        <w:rPr>
          <w:rFonts w:ascii="Arial" w:hAnsi="Arial" w:cs="Arial"/>
          <w:sz w:val="18"/>
          <w:szCs w:val="1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28"/>
          <w:szCs w:val="28"/>
        </w:rPr>
        <w:t xml:space="preserve"> the Message delivered.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Baba makanaka Ishe, </w:t>
      </w:r>
      <w:proofErr w:type="spellStart"/>
      <w:r>
        <w:rPr>
          <w:rFonts w:ascii="Arial" w:hAnsi="Arial" w:cs="Arial"/>
          <w:sz w:val="28"/>
          <w:szCs w:val="28"/>
        </w:rPr>
        <w:t>ngatiregerei</w:t>
      </w:r>
      <w:proofErr w:type="spellEnd"/>
      <w:r>
        <w:rPr>
          <w:rFonts w:ascii="Arial" w:hAnsi="Arial" w:cs="Arial"/>
          <w:sz w:val="28"/>
          <w:szCs w:val="28"/>
        </w:rPr>
        <w:t xml:space="preserve"> </w:t>
      </w:r>
      <w:proofErr w:type="spellStart"/>
      <w:r>
        <w:rPr>
          <w:rFonts w:ascii="Arial" w:hAnsi="Arial" w:cs="Arial"/>
          <w:sz w:val="28"/>
          <w:szCs w:val="28"/>
        </w:rPr>
        <w:t>kukanganwa</w:t>
      </w:r>
      <w:proofErr w:type="spellEnd"/>
      <w:r>
        <w:rPr>
          <w:rFonts w:ascii="Arial" w:hAnsi="Arial" w:cs="Arial"/>
          <w:sz w:val="28"/>
          <w:szCs w:val="28"/>
        </w:rPr>
        <w:t xml:space="preserve"> </w:t>
      </w:r>
      <w:proofErr w:type="spellStart"/>
      <w:r>
        <w:rPr>
          <w:rFonts w:ascii="Arial" w:hAnsi="Arial" w:cs="Arial"/>
          <w:sz w:val="28"/>
          <w:szCs w:val="28"/>
        </w:rPr>
        <w:t>kwatakawana</w:t>
      </w:r>
      <w:proofErr w:type="spellEnd"/>
      <w:r>
        <w:rPr>
          <w:rFonts w:ascii="Arial" w:hAnsi="Arial" w:cs="Arial"/>
          <w:sz w:val="28"/>
          <w:szCs w:val="28"/>
        </w:rPr>
        <w:t xml:space="preserve"> </w:t>
      </w:r>
      <w:proofErr w:type="spellStart"/>
      <w:r>
        <w:rPr>
          <w:rFonts w:ascii="Arial" w:hAnsi="Arial" w:cs="Arial"/>
          <w:sz w:val="28"/>
          <w:szCs w:val="28"/>
        </w:rPr>
        <w:t>dzimba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takanga</w:t>
      </w:r>
      <w:proofErr w:type="spellEnd"/>
      <w:r>
        <w:rPr>
          <w:rFonts w:ascii="Arial" w:hAnsi="Arial" w:cs="Arial"/>
          <w:sz w:val="28"/>
          <w:szCs w:val="28"/>
        </w:rPr>
        <w:t xml:space="preserve"> </w:t>
      </w:r>
      <w:proofErr w:type="spellStart"/>
      <w:r>
        <w:rPr>
          <w:rFonts w:ascii="Arial" w:hAnsi="Arial" w:cs="Arial"/>
          <w:sz w:val="28"/>
          <w:szCs w:val="28"/>
        </w:rPr>
        <w:t>tiri</w:t>
      </w:r>
      <w:proofErr w:type="spellEnd"/>
      <w:r>
        <w:rPr>
          <w:rFonts w:ascii="Arial" w:hAnsi="Arial" w:cs="Arial"/>
          <w:sz w:val="28"/>
          <w:szCs w:val="28"/>
        </w:rPr>
        <w:t xml:space="preserve"> </w:t>
      </w:r>
      <w:proofErr w:type="spellStart"/>
      <w:r>
        <w:rPr>
          <w:rFonts w:ascii="Arial" w:hAnsi="Arial" w:cs="Arial"/>
          <w:sz w:val="28"/>
          <w:szCs w:val="28"/>
        </w:rPr>
        <w:t>muma</w:t>
      </w:r>
      <w:proofErr w:type="spellEnd"/>
      <w:r>
        <w:rPr>
          <w:rFonts w:ascii="Arial" w:hAnsi="Arial" w:cs="Arial"/>
          <w:sz w:val="28"/>
          <w:szCs w:val="28"/>
        </w:rPr>
        <w:t xml:space="preserve"> boy sky. </w:t>
      </w:r>
      <w:r w:rsidRPr="00A56275">
        <w:rPr>
          <w:rFonts w:ascii="Arial" w:hAnsi="Arial" w:cs="Arial"/>
          <w:sz w:val="18"/>
          <w:szCs w:val="18"/>
        </w:rPr>
        <w:t>[Congregation says, “Amen.”]</w:t>
      </w:r>
      <w:r>
        <w:rPr>
          <w:rFonts w:ascii="Arial" w:hAnsi="Arial" w:cs="Arial"/>
          <w:sz w:val="18"/>
          <w:szCs w:val="18"/>
        </w:rPr>
        <w:t xml:space="preserve"> </w:t>
      </w:r>
    </w:p>
    <w:p w14:paraId="26528A11"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200 </w:t>
      </w:r>
      <w:proofErr w:type="spellStart"/>
      <w:r>
        <w:rPr>
          <w:rFonts w:ascii="Arial" w:hAnsi="Arial" w:cs="Arial"/>
          <w:sz w:val="28"/>
          <w:szCs w:val="28"/>
        </w:rPr>
        <w:t>Hatiregerei</w:t>
      </w:r>
      <w:proofErr w:type="spellEnd"/>
      <w:r>
        <w:rPr>
          <w:rFonts w:ascii="Arial" w:hAnsi="Arial" w:cs="Arial"/>
          <w:sz w:val="28"/>
          <w:szCs w:val="28"/>
        </w:rPr>
        <w:t xml:space="preserve"> </w:t>
      </w:r>
      <w:proofErr w:type="spellStart"/>
      <w:r>
        <w:rPr>
          <w:rFonts w:ascii="Arial" w:hAnsi="Arial" w:cs="Arial"/>
          <w:sz w:val="28"/>
          <w:szCs w:val="28"/>
        </w:rPr>
        <w:t>kukanganwa</w:t>
      </w:r>
      <w:proofErr w:type="spellEnd"/>
      <w:r>
        <w:rPr>
          <w:rFonts w:ascii="Arial" w:hAnsi="Arial" w:cs="Arial"/>
          <w:sz w:val="28"/>
          <w:szCs w:val="28"/>
        </w:rPr>
        <w:t xml:space="preserve"> </w:t>
      </w:r>
      <w:proofErr w:type="spellStart"/>
      <w:r>
        <w:rPr>
          <w:rFonts w:ascii="Arial" w:hAnsi="Arial" w:cs="Arial"/>
          <w:sz w:val="28"/>
          <w:szCs w:val="28"/>
        </w:rPr>
        <w:t>kwatakakudzira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vakakudzwa</w:t>
      </w:r>
      <w:proofErr w:type="spellEnd"/>
      <w:r>
        <w:rPr>
          <w:rFonts w:ascii="Arial" w:hAnsi="Arial" w:cs="Arial"/>
          <w:sz w:val="28"/>
          <w:szCs w:val="28"/>
        </w:rPr>
        <w:t xml:space="preserve"> </w:t>
      </w:r>
      <w:proofErr w:type="spellStart"/>
      <w:r>
        <w:rPr>
          <w:rFonts w:ascii="Arial" w:hAnsi="Arial" w:cs="Arial"/>
          <w:sz w:val="28"/>
          <w:szCs w:val="28"/>
        </w:rPr>
        <w:t>pasina</w:t>
      </w:r>
      <w:proofErr w:type="spellEnd"/>
      <w:r>
        <w:rPr>
          <w:rFonts w:ascii="Arial" w:hAnsi="Arial" w:cs="Arial"/>
          <w:sz w:val="28"/>
          <w:szCs w:val="28"/>
        </w:rPr>
        <w:t xml:space="preserve"> </w:t>
      </w:r>
      <w:proofErr w:type="spellStart"/>
      <w:r>
        <w:rPr>
          <w:rFonts w:ascii="Arial" w:hAnsi="Arial" w:cs="Arial"/>
          <w:sz w:val="28"/>
          <w:szCs w:val="28"/>
        </w:rPr>
        <w:t>n’anga</w:t>
      </w:r>
      <w:proofErr w:type="spellEnd"/>
      <w:r>
        <w:rPr>
          <w:rFonts w:ascii="Arial" w:hAnsi="Arial" w:cs="Arial"/>
          <w:sz w:val="28"/>
          <w:szCs w:val="28"/>
        </w:rPr>
        <w:t xml:space="preserve">, </w:t>
      </w:r>
      <w:proofErr w:type="spellStart"/>
      <w:r>
        <w:rPr>
          <w:rFonts w:ascii="Arial" w:hAnsi="Arial" w:cs="Arial"/>
          <w:sz w:val="28"/>
          <w:szCs w:val="28"/>
        </w:rPr>
        <w:t>pasina</w:t>
      </w:r>
      <w:proofErr w:type="spellEnd"/>
      <w:r>
        <w:rPr>
          <w:rFonts w:ascii="Arial" w:hAnsi="Arial" w:cs="Arial"/>
          <w:sz w:val="28"/>
          <w:szCs w:val="28"/>
        </w:rPr>
        <w:t xml:space="preserve"> </w:t>
      </w:r>
      <w:proofErr w:type="spellStart"/>
      <w:r>
        <w:rPr>
          <w:rFonts w:ascii="Arial" w:hAnsi="Arial" w:cs="Arial"/>
          <w:sz w:val="28"/>
          <w:szCs w:val="28"/>
        </w:rPr>
        <w:t>mushonga</w:t>
      </w:r>
      <w:proofErr w:type="spellEnd"/>
      <w:r>
        <w:rPr>
          <w:rFonts w:ascii="Arial" w:hAnsi="Arial" w:cs="Arial"/>
          <w:sz w:val="28"/>
          <w:szCs w:val="28"/>
        </w:rPr>
        <w:t xml:space="preserve">, </w:t>
      </w:r>
      <w:proofErr w:type="spellStart"/>
      <w:r>
        <w:rPr>
          <w:rFonts w:ascii="Arial" w:hAnsi="Arial" w:cs="Arial"/>
          <w:sz w:val="28"/>
          <w:szCs w:val="28"/>
        </w:rPr>
        <w:t>pasina</w:t>
      </w:r>
      <w:proofErr w:type="spellEnd"/>
      <w:r>
        <w:rPr>
          <w:rFonts w:ascii="Arial" w:hAnsi="Arial" w:cs="Arial"/>
          <w:sz w:val="28"/>
          <w:szCs w:val="28"/>
        </w:rPr>
        <w:t xml:space="preserve"> </w:t>
      </w:r>
      <w:proofErr w:type="spellStart"/>
      <w:r>
        <w:rPr>
          <w:rFonts w:ascii="Arial" w:hAnsi="Arial" w:cs="Arial"/>
          <w:sz w:val="28"/>
          <w:szCs w:val="28"/>
        </w:rPr>
        <w:t>mudzimu</w:t>
      </w:r>
      <w:proofErr w:type="spellEnd"/>
      <w:r>
        <w:rPr>
          <w:rFonts w:ascii="Arial" w:hAnsi="Arial" w:cs="Arial"/>
          <w:sz w:val="28"/>
          <w:szCs w:val="28"/>
        </w:rPr>
        <w:t xml:space="preserve"> </w:t>
      </w:r>
      <w:proofErr w:type="spellStart"/>
      <w:r>
        <w:rPr>
          <w:rFonts w:ascii="Arial" w:hAnsi="Arial" w:cs="Arial"/>
          <w:sz w:val="28"/>
          <w:szCs w:val="28"/>
        </w:rPr>
        <w:t>waipinda</w:t>
      </w:r>
      <w:proofErr w:type="spellEnd"/>
      <w:r>
        <w:rPr>
          <w:rFonts w:ascii="Arial" w:hAnsi="Arial" w:cs="Arial"/>
          <w:sz w:val="28"/>
          <w:szCs w:val="28"/>
        </w:rPr>
        <w:t xml:space="preserve"> </w:t>
      </w:r>
      <w:proofErr w:type="spellStart"/>
      <w:r>
        <w:rPr>
          <w:rFonts w:ascii="Arial" w:hAnsi="Arial" w:cs="Arial"/>
          <w:sz w:val="28"/>
          <w:szCs w:val="28"/>
        </w:rPr>
        <w:t>mumhuri</w:t>
      </w:r>
      <w:proofErr w:type="spellEnd"/>
      <w:r>
        <w:rPr>
          <w:rFonts w:ascii="Arial" w:hAnsi="Arial" w:cs="Arial"/>
          <w:sz w:val="28"/>
          <w:szCs w:val="28"/>
        </w:rPr>
        <w:t xml:space="preserve"> </w:t>
      </w:r>
      <w:proofErr w:type="spellStart"/>
      <w:r>
        <w:rPr>
          <w:rFonts w:ascii="Arial" w:hAnsi="Arial" w:cs="Arial"/>
          <w:sz w:val="28"/>
          <w:szCs w:val="28"/>
        </w:rPr>
        <w:t>iyoyo</w:t>
      </w:r>
      <w:proofErr w:type="spellEnd"/>
      <w:r>
        <w:rPr>
          <w:rFonts w:ascii="Arial" w:hAnsi="Arial" w:cs="Arial"/>
          <w:sz w:val="28"/>
          <w:szCs w:val="28"/>
        </w:rPr>
        <w:t xml:space="preserve"> </w:t>
      </w:r>
      <w:proofErr w:type="spellStart"/>
      <w:r>
        <w:rPr>
          <w:rFonts w:ascii="Arial" w:hAnsi="Arial" w:cs="Arial"/>
          <w:sz w:val="28"/>
          <w:szCs w:val="28"/>
        </w:rPr>
        <w:t>nekuda</w:t>
      </w:r>
      <w:proofErr w:type="spellEnd"/>
      <w:r>
        <w:rPr>
          <w:rFonts w:ascii="Arial" w:hAnsi="Arial" w:cs="Arial"/>
          <w:sz w:val="28"/>
          <w:szCs w:val="28"/>
        </w:rPr>
        <w:t xml:space="preserve"> </w:t>
      </w:r>
      <w:proofErr w:type="spellStart"/>
      <w:r>
        <w:rPr>
          <w:rFonts w:ascii="Arial" w:hAnsi="Arial" w:cs="Arial"/>
          <w:sz w:val="28"/>
          <w:szCs w:val="28"/>
        </w:rPr>
        <w:t>kwe</w:t>
      </w:r>
      <w:proofErr w:type="spellEnd"/>
      <w:r>
        <w:rPr>
          <w:rFonts w:ascii="Arial" w:hAnsi="Arial" w:cs="Arial"/>
          <w:sz w:val="28"/>
          <w:szCs w:val="28"/>
        </w:rPr>
        <w:t xml:space="preserve"> Message </w:t>
      </w:r>
      <w:proofErr w:type="spellStart"/>
      <w:r>
        <w:rPr>
          <w:rFonts w:ascii="Arial" w:hAnsi="Arial" w:cs="Arial"/>
          <w:sz w:val="28"/>
          <w:szCs w:val="28"/>
        </w:rPr>
        <w:t>iyoyi</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Mwari Message </w:t>
      </w:r>
      <w:proofErr w:type="spellStart"/>
      <w:r>
        <w:rPr>
          <w:rFonts w:ascii="Arial" w:hAnsi="Arial" w:cs="Arial"/>
          <w:sz w:val="28"/>
          <w:szCs w:val="28"/>
        </w:rPr>
        <w:t>ngaitiitire</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 xml:space="preserve">, Baba.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Mwari, kune </w:t>
      </w:r>
      <w:proofErr w:type="spellStart"/>
      <w:r>
        <w:rPr>
          <w:rFonts w:ascii="Arial" w:hAnsi="Arial" w:cs="Arial"/>
          <w:sz w:val="28"/>
          <w:szCs w:val="28"/>
        </w:rPr>
        <w:t>vanenge</w:t>
      </w:r>
      <w:proofErr w:type="spellEnd"/>
      <w:r>
        <w:rPr>
          <w:rFonts w:ascii="Arial" w:hAnsi="Arial" w:cs="Arial"/>
          <w:sz w:val="28"/>
          <w:szCs w:val="28"/>
        </w:rPr>
        <w:t xml:space="preserve"> </w:t>
      </w:r>
      <w:proofErr w:type="spellStart"/>
      <w:r>
        <w:rPr>
          <w:rFonts w:ascii="Arial" w:hAnsi="Arial" w:cs="Arial"/>
          <w:sz w:val="28"/>
          <w:szCs w:val="28"/>
        </w:rPr>
        <w:t>vakabva</w:t>
      </w:r>
      <w:proofErr w:type="spellEnd"/>
      <w:r>
        <w:rPr>
          <w:rFonts w:ascii="Arial" w:hAnsi="Arial" w:cs="Arial"/>
          <w:sz w:val="28"/>
          <w:szCs w:val="28"/>
        </w:rPr>
        <w:t xml:space="preserve"> </w:t>
      </w:r>
      <w:proofErr w:type="spellStart"/>
      <w:r>
        <w:rPr>
          <w:rFonts w:ascii="Arial" w:hAnsi="Arial" w:cs="Arial"/>
          <w:sz w:val="28"/>
          <w:szCs w:val="28"/>
        </w:rPr>
        <w:t>pariri</w:t>
      </w:r>
      <w:proofErr w:type="spellEnd"/>
      <w:r>
        <w:rPr>
          <w:rFonts w:ascii="Arial" w:hAnsi="Arial" w:cs="Arial"/>
          <w:sz w:val="28"/>
          <w:szCs w:val="28"/>
        </w:rPr>
        <w:t xml:space="preserve">, </w:t>
      </w:r>
      <w:proofErr w:type="spellStart"/>
      <w:r>
        <w:rPr>
          <w:rFonts w:ascii="Arial" w:hAnsi="Arial" w:cs="Arial"/>
          <w:sz w:val="28"/>
          <w:szCs w:val="28"/>
        </w:rPr>
        <w:t>varikufurira</w:t>
      </w:r>
      <w:proofErr w:type="spellEnd"/>
      <w:r>
        <w:rPr>
          <w:rFonts w:ascii="Arial" w:hAnsi="Arial" w:cs="Arial"/>
          <w:sz w:val="28"/>
          <w:szCs w:val="28"/>
        </w:rPr>
        <w:t xml:space="preserve"> Baba </w:t>
      </w:r>
      <w:proofErr w:type="spellStart"/>
      <w:r>
        <w:rPr>
          <w:rFonts w:ascii="Arial" w:hAnsi="Arial" w:cs="Arial"/>
          <w:sz w:val="28"/>
          <w:szCs w:val="28"/>
        </w:rPr>
        <w:t>wakanaka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vamwe</w:t>
      </w:r>
      <w:proofErr w:type="spellEnd"/>
      <w:r>
        <w:rPr>
          <w:rFonts w:ascii="Arial" w:hAnsi="Arial" w:cs="Arial"/>
          <w:sz w:val="28"/>
          <w:szCs w:val="28"/>
        </w:rPr>
        <w:t xml:space="preserve"> </w:t>
      </w:r>
      <w:proofErr w:type="spellStart"/>
      <w:r>
        <w:rPr>
          <w:rFonts w:ascii="Arial" w:hAnsi="Arial" w:cs="Arial"/>
          <w:sz w:val="28"/>
          <w:szCs w:val="28"/>
        </w:rPr>
        <w:t>vabvewo</w:t>
      </w:r>
      <w:proofErr w:type="spellEnd"/>
      <w:r>
        <w:rPr>
          <w:rFonts w:ascii="Arial" w:hAnsi="Arial" w:cs="Arial"/>
          <w:sz w:val="28"/>
          <w:szCs w:val="28"/>
        </w:rPr>
        <w:t xml:space="preserve">, Imi </w:t>
      </w:r>
      <w:proofErr w:type="spellStart"/>
      <w:r>
        <w:rPr>
          <w:rFonts w:ascii="Arial" w:hAnsi="Arial" w:cs="Arial"/>
          <w:sz w:val="28"/>
          <w:szCs w:val="28"/>
        </w:rPr>
        <w:t>makadzidzisa</w:t>
      </w:r>
      <w:proofErr w:type="spellEnd"/>
      <w:r>
        <w:rPr>
          <w:rFonts w:ascii="Arial" w:hAnsi="Arial" w:cs="Arial"/>
          <w:sz w:val="28"/>
          <w:szCs w:val="28"/>
        </w:rPr>
        <w:t xml:space="preserve"> </w:t>
      </w:r>
      <w:proofErr w:type="spellStart"/>
      <w:r>
        <w:rPr>
          <w:rFonts w:ascii="Arial" w:hAnsi="Arial" w:cs="Arial"/>
          <w:sz w:val="28"/>
          <w:szCs w:val="28"/>
        </w:rPr>
        <w:t>Mozisi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tanga </w:t>
      </w:r>
      <w:proofErr w:type="spellStart"/>
      <w:r>
        <w:rPr>
          <w:rFonts w:ascii="Arial" w:hAnsi="Arial" w:cs="Arial"/>
          <w:sz w:val="28"/>
          <w:szCs w:val="28"/>
        </w:rPr>
        <w:t>kutora</w:t>
      </w:r>
      <w:proofErr w:type="spellEnd"/>
      <w:r>
        <w:rPr>
          <w:rFonts w:ascii="Arial" w:hAnsi="Arial" w:cs="Arial"/>
          <w:sz w:val="28"/>
          <w:szCs w:val="28"/>
        </w:rPr>
        <w:t xml:space="preserve"> </w:t>
      </w:r>
      <w:proofErr w:type="spellStart"/>
      <w:r>
        <w:rPr>
          <w:rFonts w:ascii="Arial" w:hAnsi="Arial" w:cs="Arial"/>
          <w:sz w:val="28"/>
          <w:szCs w:val="28"/>
        </w:rPr>
        <w:t>dombo</w:t>
      </w:r>
      <w:proofErr w:type="spellEnd"/>
      <w:r>
        <w:rPr>
          <w:rFonts w:ascii="Arial" w:hAnsi="Arial" w:cs="Arial"/>
          <w:sz w:val="28"/>
          <w:szCs w:val="28"/>
        </w:rPr>
        <w:t xml:space="preserve"> </w:t>
      </w:r>
      <w:proofErr w:type="spellStart"/>
      <w:r>
        <w:rPr>
          <w:rFonts w:ascii="Arial" w:hAnsi="Arial" w:cs="Arial"/>
          <w:sz w:val="28"/>
          <w:szCs w:val="28"/>
        </w:rPr>
        <w:t>rokutanga</w:t>
      </w:r>
      <w:proofErr w:type="spellEnd"/>
      <w:r>
        <w:rPr>
          <w:rFonts w:ascii="Arial" w:hAnsi="Arial" w:cs="Arial"/>
          <w:sz w:val="28"/>
          <w:szCs w:val="28"/>
        </w:rPr>
        <w:t xml:space="preserve"> </w:t>
      </w:r>
      <w:proofErr w:type="spellStart"/>
      <w:r>
        <w:rPr>
          <w:rFonts w:ascii="Arial" w:hAnsi="Arial" w:cs="Arial"/>
          <w:sz w:val="28"/>
          <w:szCs w:val="28"/>
        </w:rPr>
        <w:t>umukache</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Mwari </w:t>
      </w:r>
      <w:proofErr w:type="spellStart"/>
      <w:r>
        <w:rPr>
          <w:rFonts w:ascii="Arial" w:hAnsi="Arial" w:cs="Arial"/>
          <w:sz w:val="28"/>
          <w:szCs w:val="28"/>
        </w:rPr>
        <w:t>tinotsuura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ivavo</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
    <w:p w14:paraId="47877B80"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201 </w:t>
      </w:r>
      <w:r>
        <w:rPr>
          <w:rFonts w:ascii="Arial" w:hAnsi="Arial" w:cs="Arial"/>
          <w:sz w:val="28"/>
          <w:szCs w:val="28"/>
        </w:rPr>
        <w:t xml:space="preserve">Nekuda </w:t>
      </w:r>
      <w:proofErr w:type="spellStart"/>
      <w:r>
        <w:rPr>
          <w:rFonts w:ascii="Arial" w:hAnsi="Arial" w:cs="Arial"/>
          <w:sz w:val="28"/>
          <w:szCs w:val="28"/>
        </w:rPr>
        <w:t>kwesimba</w:t>
      </w:r>
      <w:proofErr w:type="spellEnd"/>
      <w:r>
        <w:rPr>
          <w:rFonts w:ascii="Arial" w:hAnsi="Arial" w:cs="Arial"/>
          <w:sz w:val="28"/>
          <w:szCs w:val="28"/>
        </w:rPr>
        <w:t xml:space="preserve"> </w:t>
      </w:r>
      <w:proofErr w:type="spellStart"/>
      <w:r>
        <w:rPr>
          <w:rFonts w:ascii="Arial" w:hAnsi="Arial" w:cs="Arial"/>
          <w:sz w:val="28"/>
          <w:szCs w:val="28"/>
        </w:rPr>
        <w:t>ravanenge</w:t>
      </w:r>
      <w:proofErr w:type="spellEnd"/>
      <w:r>
        <w:rPr>
          <w:rFonts w:ascii="Arial" w:hAnsi="Arial" w:cs="Arial"/>
          <w:sz w:val="28"/>
          <w:szCs w:val="28"/>
        </w:rPr>
        <w:t xml:space="preserve"> </w:t>
      </w:r>
      <w:proofErr w:type="spellStart"/>
      <w:r>
        <w:rPr>
          <w:rFonts w:ascii="Arial" w:hAnsi="Arial" w:cs="Arial"/>
          <w:sz w:val="28"/>
          <w:szCs w:val="28"/>
        </w:rPr>
        <w:t>vainaro</w:t>
      </w:r>
      <w:proofErr w:type="spellEnd"/>
      <w:r>
        <w:rPr>
          <w:rFonts w:ascii="Arial" w:hAnsi="Arial" w:cs="Arial"/>
          <w:sz w:val="28"/>
          <w:szCs w:val="28"/>
        </w:rPr>
        <w:t xml:space="preserve"> pane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vakasara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Mwari </w:t>
      </w:r>
      <w:proofErr w:type="spellStart"/>
      <w:r>
        <w:rPr>
          <w:rFonts w:ascii="Arial" w:hAnsi="Arial" w:cs="Arial"/>
          <w:sz w:val="28"/>
          <w:szCs w:val="28"/>
        </w:rPr>
        <w:t>vanounza</w:t>
      </w:r>
      <w:proofErr w:type="spellEnd"/>
      <w:r>
        <w:rPr>
          <w:rFonts w:ascii="Arial" w:hAnsi="Arial" w:cs="Arial"/>
          <w:sz w:val="28"/>
          <w:szCs w:val="28"/>
        </w:rPr>
        <w:t xml:space="preserve"> influence </w:t>
      </w:r>
      <w:proofErr w:type="spellStart"/>
      <w:r>
        <w:rPr>
          <w:rFonts w:ascii="Arial" w:hAnsi="Arial" w:cs="Arial"/>
          <w:sz w:val="28"/>
          <w:szCs w:val="28"/>
        </w:rPr>
        <w:t>yekutadza</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kwakanaka</w:t>
      </w:r>
      <w:proofErr w:type="spellEnd"/>
      <w:r>
        <w:rPr>
          <w:rFonts w:ascii="Arial" w:hAnsi="Arial" w:cs="Arial"/>
          <w:sz w:val="28"/>
          <w:szCs w:val="28"/>
        </w:rPr>
        <w:t xml:space="preserve"> </w:t>
      </w:r>
      <w:proofErr w:type="spellStart"/>
      <w:r>
        <w:rPr>
          <w:rFonts w:ascii="Arial" w:hAnsi="Arial" w:cs="Arial"/>
          <w:sz w:val="28"/>
          <w:szCs w:val="28"/>
        </w:rPr>
        <w:t>pane</w:t>
      </w:r>
      <w:proofErr w:type="spellEnd"/>
      <w:r>
        <w:rPr>
          <w:rFonts w:ascii="Arial" w:hAnsi="Arial" w:cs="Arial"/>
          <w:sz w:val="28"/>
          <w:szCs w:val="28"/>
        </w:rPr>
        <w:t xml:space="preserve"> </w:t>
      </w:r>
      <w:proofErr w:type="spellStart"/>
      <w:r>
        <w:rPr>
          <w:rFonts w:ascii="Arial" w:hAnsi="Arial" w:cs="Arial"/>
          <w:sz w:val="28"/>
          <w:szCs w:val="28"/>
        </w:rPr>
        <w:t>vasara</w:t>
      </w:r>
      <w:proofErr w:type="spellEnd"/>
      <w:r>
        <w:rPr>
          <w:rFonts w:ascii="Arial" w:hAnsi="Arial" w:cs="Arial"/>
          <w:sz w:val="28"/>
          <w:szCs w:val="28"/>
        </w:rPr>
        <w:t xml:space="preserve">. </w:t>
      </w:r>
      <w:proofErr w:type="spellStart"/>
      <w:r>
        <w:rPr>
          <w:rFonts w:ascii="Arial" w:hAnsi="Arial" w:cs="Arial"/>
          <w:sz w:val="28"/>
          <w:szCs w:val="28"/>
        </w:rPr>
        <w:t>Nekudaro</w:t>
      </w:r>
      <w:proofErr w:type="spellEnd"/>
      <w:r>
        <w:rPr>
          <w:rFonts w:ascii="Arial" w:hAnsi="Arial" w:cs="Arial"/>
          <w:sz w:val="28"/>
          <w:szCs w:val="28"/>
        </w:rPr>
        <w:t xml:space="preserve"> </w:t>
      </w:r>
      <w:proofErr w:type="spellStart"/>
      <w:r>
        <w:rPr>
          <w:rFonts w:ascii="Arial" w:hAnsi="Arial" w:cs="Arial"/>
          <w:sz w:val="28"/>
          <w:szCs w:val="28"/>
        </w:rPr>
        <w:t>chivaburitsai</w:t>
      </w:r>
      <w:proofErr w:type="spellEnd"/>
      <w:r>
        <w:rPr>
          <w:rFonts w:ascii="Arial" w:hAnsi="Arial" w:cs="Arial"/>
          <w:sz w:val="28"/>
          <w:szCs w:val="28"/>
        </w:rPr>
        <w:t xml:space="preserve"> </w:t>
      </w:r>
      <w:proofErr w:type="spellStart"/>
      <w:r>
        <w:rPr>
          <w:rFonts w:ascii="Arial" w:hAnsi="Arial" w:cs="Arial"/>
          <w:sz w:val="28"/>
          <w:szCs w:val="28"/>
        </w:rPr>
        <w:t>pachena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Chivafumurai</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Ndiyo</w:t>
      </w:r>
      <w:proofErr w:type="spellEnd"/>
      <w:r>
        <w:rPr>
          <w:rFonts w:ascii="Arial" w:hAnsi="Arial" w:cs="Arial"/>
          <w:sz w:val="28"/>
          <w:szCs w:val="28"/>
        </w:rPr>
        <w:t xml:space="preserve"> </w:t>
      </w:r>
      <w:proofErr w:type="spellStart"/>
      <w:r>
        <w:rPr>
          <w:rFonts w:ascii="Arial" w:hAnsi="Arial" w:cs="Arial"/>
          <w:sz w:val="28"/>
          <w:szCs w:val="28"/>
        </w:rPr>
        <w:t>nzira</w:t>
      </w:r>
      <w:proofErr w:type="spellEnd"/>
      <w:r>
        <w:rPr>
          <w:rFonts w:ascii="Arial" w:hAnsi="Arial" w:cs="Arial"/>
          <w:sz w:val="28"/>
          <w:szCs w:val="28"/>
        </w:rPr>
        <w:t xml:space="preserve"> </w:t>
      </w:r>
      <w:proofErr w:type="spellStart"/>
      <w:r>
        <w:rPr>
          <w:rFonts w:ascii="Arial" w:hAnsi="Arial" w:cs="Arial"/>
          <w:sz w:val="28"/>
          <w:szCs w:val="28"/>
        </w:rPr>
        <w:t>yamungatirwire</w:t>
      </w:r>
      <w:proofErr w:type="spellEnd"/>
      <w:r>
        <w:rPr>
          <w:rFonts w:ascii="Arial" w:hAnsi="Arial" w:cs="Arial"/>
          <w:sz w:val="28"/>
          <w:szCs w:val="28"/>
        </w:rPr>
        <w:t xml:space="preserve"> </w:t>
      </w:r>
      <w:proofErr w:type="spellStart"/>
      <w:r>
        <w:rPr>
          <w:rFonts w:ascii="Arial" w:hAnsi="Arial" w:cs="Arial"/>
          <w:sz w:val="28"/>
          <w:szCs w:val="28"/>
        </w:rPr>
        <w:t>nayo</w:t>
      </w:r>
      <w:proofErr w:type="spellEnd"/>
      <w:r>
        <w:rPr>
          <w:rFonts w:ascii="Arial" w:hAnsi="Arial" w:cs="Arial"/>
          <w:sz w:val="28"/>
          <w:szCs w:val="28"/>
        </w:rPr>
        <w:t>,</w:t>
      </w:r>
      <w:r w:rsidRPr="006C21A3">
        <w:rPr>
          <w:rFonts w:ascii="Arial" w:hAnsi="Arial" w:cs="Arial"/>
          <w:sz w:val="18"/>
          <w:szCs w:val="1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hakuchatemwa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nematombo</w:t>
      </w:r>
      <w:proofErr w:type="spellEnd"/>
      <w:r>
        <w:rPr>
          <w:rFonts w:ascii="Arial" w:hAnsi="Arial" w:cs="Arial"/>
          <w:sz w:val="28"/>
          <w:szCs w:val="28"/>
        </w:rPr>
        <w:t xml:space="preserve"> </w:t>
      </w:r>
      <w:proofErr w:type="spellStart"/>
      <w:r>
        <w:rPr>
          <w:rFonts w:ascii="Arial" w:hAnsi="Arial" w:cs="Arial"/>
          <w:sz w:val="28"/>
          <w:szCs w:val="28"/>
        </w:rPr>
        <w:t>makore</w:t>
      </w:r>
      <w:proofErr w:type="spellEnd"/>
      <w:r>
        <w:rPr>
          <w:rFonts w:ascii="Arial" w:hAnsi="Arial" w:cs="Arial"/>
          <w:sz w:val="28"/>
          <w:szCs w:val="28"/>
        </w:rPr>
        <w:t xml:space="preserve"> </w:t>
      </w:r>
      <w:proofErr w:type="spellStart"/>
      <w:r>
        <w:rPr>
          <w:rFonts w:ascii="Arial" w:hAnsi="Arial" w:cs="Arial"/>
          <w:sz w:val="28"/>
          <w:szCs w:val="28"/>
        </w:rPr>
        <w:t>ano</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Varatidzir</w:t>
      </w:r>
      <w:ins w:id="204" w:author="Transcriber01 JHB" w:date="2025-08-29T12:52:00Z" w16du:dateUtc="2025-08-29T10:52:00Z">
        <w:r>
          <w:rPr>
            <w:rFonts w:ascii="Arial" w:hAnsi="Arial" w:cs="Arial"/>
            <w:sz w:val="28"/>
            <w:szCs w:val="28"/>
          </w:rPr>
          <w:t>ir</w:t>
        </w:r>
      </w:ins>
      <w:r>
        <w:rPr>
          <w:rFonts w:ascii="Arial" w:hAnsi="Arial" w:cs="Arial"/>
          <w:sz w:val="28"/>
          <w:szCs w:val="28"/>
        </w:rPr>
        <w:t>ei</w:t>
      </w:r>
      <w:proofErr w:type="spellEnd"/>
      <w:r>
        <w:rPr>
          <w:rFonts w:ascii="Arial" w:hAnsi="Arial" w:cs="Arial"/>
          <w:sz w:val="28"/>
          <w:szCs w:val="28"/>
        </w:rPr>
        <w:t xml:space="preserve"> </w:t>
      </w:r>
      <w:proofErr w:type="spellStart"/>
      <w:r>
        <w:rPr>
          <w:rFonts w:ascii="Arial" w:hAnsi="Arial" w:cs="Arial"/>
          <w:sz w:val="28"/>
          <w:szCs w:val="28"/>
        </w:rPr>
        <w:t>pachena</w:t>
      </w:r>
      <w:proofErr w:type="spellEnd"/>
      <w:r>
        <w:rPr>
          <w:rFonts w:ascii="Arial" w:hAnsi="Arial" w:cs="Arial"/>
          <w:sz w:val="28"/>
          <w:szCs w:val="28"/>
        </w:rPr>
        <w:t xml:space="preserve"> chena </w:t>
      </w:r>
      <w:proofErr w:type="spellStart"/>
      <w:r>
        <w:rPr>
          <w:rFonts w:ascii="Arial" w:hAnsi="Arial" w:cs="Arial"/>
          <w:sz w:val="28"/>
          <w:szCs w:val="28"/>
        </w:rPr>
        <w:t>nekushaikwa</w:t>
      </w:r>
      <w:proofErr w:type="spellEnd"/>
      <w:r>
        <w:rPr>
          <w:rFonts w:ascii="Arial" w:hAnsi="Arial" w:cs="Arial"/>
          <w:sz w:val="28"/>
          <w:szCs w:val="28"/>
        </w:rPr>
        <w:t xml:space="preserve"> </w:t>
      </w:r>
      <w:proofErr w:type="spellStart"/>
      <w:r>
        <w:rPr>
          <w:rFonts w:ascii="Arial" w:hAnsi="Arial" w:cs="Arial"/>
          <w:sz w:val="28"/>
          <w:szCs w:val="28"/>
        </w:rPr>
        <w:t>kwehupenyu</w:t>
      </w:r>
      <w:proofErr w:type="spellEnd"/>
      <w:r>
        <w:rPr>
          <w:rFonts w:ascii="Arial" w:hAnsi="Arial" w:cs="Arial"/>
          <w:sz w:val="28"/>
          <w:szCs w:val="28"/>
        </w:rPr>
        <w:t xml:space="preserve"> </w:t>
      </w:r>
      <w:proofErr w:type="spellStart"/>
      <w:r>
        <w:rPr>
          <w:rFonts w:ascii="Arial" w:hAnsi="Arial" w:cs="Arial"/>
          <w:sz w:val="28"/>
          <w:szCs w:val="28"/>
        </w:rPr>
        <w:t>hwakanaka</w:t>
      </w:r>
      <w:proofErr w:type="spellEnd"/>
      <w:ins w:id="205" w:author="Transcriber01 JHB" w:date="2025-08-29T12:52:00Z" w16du:dateUtc="2025-08-29T10:52:00Z">
        <w:r>
          <w:rPr>
            <w:rFonts w:ascii="Arial" w:hAnsi="Arial" w:cs="Arial"/>
            <w:sz w:val="28"/>
            <w:szCs w:val="28"/>
          </w:rPr>
          <w:t>,</w:t>
        </w:r>
      </w:ins>
      <w:r>
        <w:rPr>
          <w:rFonts w:ascii="Arial" w:hAnsi="Arial" w:cs="Arial"/>
          <w:sz w:val="28"/>
          <w:szCs w:val="28"/>
        </w:rPr>
        <w:t xml:space="preserve"> </w:t>
      </w:r>
      <w:proofErr w:type="spellStart"/>
      <w:r>
        <w:rPr>
          <w:rFonts w:ascii="Arial" w:hAnsi="Arial" w:cs="Arial"/>
          <w:sz w:val="28"/>
          <w:szCs w:val="28"/>
        </w:rPr>
        <w:t>hunokundwa</w:t>
      </w:r>
      <w:proofErr w:type="spellEnd"/>
      <w:r>
        <w:rPr>
          <w:rFonts w:ascii="Arial" w:hAnsi="Arial" w:cs="Arial"/>
          <w:sz w:val="28"/>
          <w:szCs w:val="28"/>
        </w:rPr>
        <w:t xml:space="preserve"> </w:t>
      </w:r>
      <w:proofErr w:type="spellStart"/>
      <w:r>
        <w:rPr>
          <w:rFonts w:ascii="Arial" w:hAnsi="Arial" w:cs="Arial"/>
          <w:sz w:val="28"/>
          <w:szCs w:val="28"/>
        </w:rPr>
        <w:t>nevakasara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
    <w:p w14:paraId="3399C8B9"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202 </w:t>
      </w:r>
      <w:proofErr w:type="spellStart"/>
      <w:r>
        <w:rPr>
          <w:rFonts w:ascii="Arial" w:hAnsi="Arial" w:cs="Arial"/>
          <w:sz w:val="28"/>
          <w:szCs w:val="28"/>
        </w:rPr>
        <w:t>Chinjai</w:t>
      </w:r>
      <w:proofErr w:type="spellEnd"/>
      <w:r>
        <w:rPr>
          <w:rFonts w:ascii="Arial" w:hAnsi="Arial" w:cs="Arial"/>
          <w:sz w:val="28"/>
          <w:szCs w:val="28"/>
        </w:rPr>
        <w:t xml:space="preserve"> status... </w:t>
      </w:r>
      <w:r w:rsidRPr="00747A0C">
        <w:rPr>
          <w:rFonts w:ascii="Arial" w:hAnsi="Arial" w:cs="Arial"/>
          <w:sz w:val="18"/>
          <w:szCs w:val="18"/>
        </w:rPr>
        <w:t xml:space="preserve">[Inaudible 1:43:03]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Tiitei</w:t>
      </w:r>
      <w:proofErr w:type="spellEnd"/>
      <w:r>
        <w:rPr>
          <w:rFonts w:ascii="Arial" w:hAnsi="Arial" w:cs="Arial"/>
          <w:sz w:val="28"/>
          <w:szCs w:val="28"/>
        </w:rPr>
        <w:t xml:space="preserve"> </w:t>
      </w:r>
      <w:proofErr w:type="spellStart"/>
      <w:r>
        <w:rPr>
          <w:rFonts w:ascii="Arial" w:hAnsi="Arial" w:cs="Arial"/>
          <w:sz w:val="28"/>
          <w:szCs w:val="28"/>
        </w:rPr>
        <w:t>zvimiro</w:t>
      </w:r>
      <w:proofErr w:type="spellEnd"/>
      <w:r>
        <w:rPr>
          <w:rFonts w:ascii="Arial" w:hAnsi="Arial" w:cs="Arial"/>
          <w:sz w:val="28"/>
          <w:szCs w:val="28"/>
        </w:rPr>
        <w:t xml:space="preserve"> </w:t>
      </w:r>
      <w:proofErr w:type="spellStart"/>
      <w:r>
        <w:rPr>
          <w:rFonts w:ascii="Arial" w:hAnsi="Arial" w:cs="Arial"/>
          <w:sz w:val="28"/>
          <w:szCs w:val="28"/>
        </w:rPr>
        <w:t>zvinoenderana</w:t>
      </w:r>
      <w:proofErr w:type="spellEnd"/>
      <w:r>
        <w:rPr>
          <w:rFonts w:ascii="Arial" w:hAnsi="Arial" w:cs="Arial"/>
          <w:sz w:val="28"/>
          <w:szCs w:val="28"/>
        </w:rPr>
        <w:t xml:space="preserve"> </w:t>
      </w:r>
      <w:proofErr w:type="spellStart"/>
      <w:r>
        <w:rPr>
          <w:rFonts w:ascii="Arial" w:hAnsi="Arial" w:cs="Arial"/>
          <w:sz w:val="28"/>
          <w:szCs w:val="28"/>
        </w:rPr>
        <w:t>nezvatino</w:t>
      </w:r>
      <w:proofErr w:type="spellEnd"/>
      <w:r>
        <w:rPr>
          <w:rFonts w:ascii="Arial" w:hAnsi="Arial" w:cs="Arial"/>
          <w:sz w:val="28"/>
          <w:szCs w:val="28"/>
        </w:rPr>
        <w:t xml:space="preserve"> claimer.</w:t>
      </w:r>
      <w:r w:rsidRPr="00FB42F5">
        <w:rPr>
          <w:rFonts w:ascii="Arial" w:hAnsi="Arial" w:cs="Arial"/>
          <w:sz w:val="18"/>
          <w:szCs w:val="18"/>
        </w:rPr>
        <w:t xml:space="preserve"> </w:t>
      </w:r>
      <w:r w:rsidRPr="00A56275">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Ratidzai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muri </w:t>
      </w:r>
      <w:proofErr w:type="spellStart"/>
      <w:r>
        <w:rPr>
          <w:rFonts w:ascii="Arial" w:hAnsi="Arial" w:cs="Arial"/>
          <w:sz w:val="28"/>
          <w:szCs w:val="28"/>
        </w:rPr>
        <w:t>pano</w:t>
      </w:r>
      <w:proofErr w:type="spellEnd"/>
      <w:r>
        <w:rPr>
          <w:rFonts w:ascii="Arial" w:hAnsi="Arial" w:cs="Arial"/>
          <w:sz w:val="28"/>
          <w:szCs w:val="28"/>
        </w:rPr>
        <w:t>,</w:t>
      </w:r>
      <w:r w:rsidRPr="00FB42F5">
        <w:rPr>
          <w:rFonts w:ascii="Arial" w:hAnsi="Arial" w:cs="Arial"/>
          <w:sz w:val="18"/>
          <w:szCs w:val="1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nemararamiro</w:t>
      </w:r>
      <w:proofErr w:type="spellEnd"/>
      <w:r>
        <w:rPr>
          <w:rFonts w:ascii="Arial" w:hAnsi="Arial" w:cs="Arial"/>
          <w:sz w:val="28"/>
          <w:szCs w:val="28"/>
        </w:rPr>
        <w:t xml:space="preserve"> </w:t>
      </w:r>
      <w:proofErr w:type="spellStart"/>
      <w:r>
        <w:rPr>
          <w:rFonts w:ascii="Arial" w:hAnsi="Arial" w:cs="Arial"/>
          <w:sz w:val="28"/>
          <w:szCs w:val="28"/>
        </w:rPr>
        <w:t>edu</w:t>
      </w:r>
      <w:proofErr w:type="spellEnd"/>
      <w:r>
        <w:rPr>
          <w:rFonts w:ascii="Arial" w:hAnsi="Arial" w:cs="Arial"/>
          <w:sz w:val="28"/>
          <w:szCs w:val="28"/>
        </w:rPr>
        <w:t>, Baba.</w:t>
      </w:r>
      <w:r w:rsidRPr="00FA7239">
        <w:rPr>
          <w:rFonts w:ascii="Arial" w:hAnsi="Arial" w:cs="Arial"/>
          <w:sz w:val="18"/>
          <w:szCs w:val="1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 Satan, come out right </w:t>
      </w:r>
      <w:commentRangeStart w:id="206"/>
      <w:r>
        <w:rPr>
          <w:rFonts w:ascii="Arial" w:hAnsi="Arial" w:cs="Arial"/>
          <w:sz w:val="28"/>
          <w:szCs w:val="28"/>
        </w:rPr>
        <w:t>now</w:t>
      </w:r>
      <w:commentRangeEnd w:id="206"/>
      <w:r>
        <w:rPr>
          <w:rStyle w:val="CommentReference"/>
        </w:rPr>
        <w:commentReference w:id="206"/>
      </w:r>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Chiuyai</w:t>
      </w:r>
      <w:proofErr w:type="spellEnd"/>
      <w:r>
        <w:rPr>
          <w:rFonts w:ascii="Arial" w:hAnsi="Arial" w:cs="Arial"/>
          <w:sz w:val="28"/>
          <w:szCs w:val="28"/>
        </w:rPr>
        <w:t xml:space="preserve"> </w:t>
      </w:r>
      <w:proofErr w:type="spellStart"/>
      <w:r>
        <w:rPr>
          <w:rFonts w:ascii="Arial" w:hAnsi="Arial" w:cs="Arial"/>
          <w:sz w:val="28"/>
          <w:szCs w:val="28"/>
        </w:rPr>
        <w:t>muite</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 xml:space="preserve"> Baba, </w:t>
      </w:r>
      <w:proofErr w:type="spellStart"/>
      <w:r>
        <w:rPr>
          <w:rFonts w:ascii="Arial" w:hAnsi="Arial" w:cs="Arial"/>
          <w:sz w:val="28"/>
          <w:szCs w:val="28"/>
        </w:rPr>
        <w:t>Tenzi</w:t>
      </w:r>
      <w:proofErr w:type="spellEnd"/>
      <w:r>
        <w:rPr>
          <w:rFonts w:ascii="Arial" w:hAnsi="Arial" w:cs="Arial"/>
          <w:sz w:val="28"/>
          <w:szCs w:val="28"/>
        </w:rPr>
        <w:t xml:space="preserve"> makanaka </w:t>
      </w:r>
      <w:proofErr w:type="spellStart"/>
      <w:r>
        <w:rPr>
          <w:rFonts w:ascii="Arial" w:hAnsi="Arial" w:cs="Arial"/>
          <w:sz w:val="28"/>
          <w:szCs w:val="28"/>
        </w:rPr>
        <w:t>tive</w:t>
      </w:r>
      <w:proofErr w:type="spellEnd"/>
      <w:r>
        <w:rPr>
          <w:rFonts w:ascii="Arial" w:hAnsi="Arial" w:cs="Arial"/>
          <w:sz w:val="28"/>
          <w:szCs w:val="28"/>
        </w:rPr>
        <w:t xml:space="preserve"> </w:t>
      </w:r>
      <w:proofErr w:type="spellStart"/>
      <w:r>
        <w:rPr>
          <w:rFonts w:ascii="Arial" w:hAnsi="Arial" w:cs="Arial"/>
          <w:sz w:val="28"/>
          <w:szCs w:val="28"/>
        </w:rPr>
        <w:t>tinobatanidza</w:t>
      </w:r>
      <w:proofErr w:type="spellEnd"/>
      <w:r>
        <w:rPr>
          <w:rFonts w:ascii="Arial" w:hAnsi="Arial" w:cs="Arial"/>
          <w:sz w:val="28"/>
          <w:szCs w:val="28"/>
        </w:rPr>
        <w:t xml:space="preserve"> </w:t>
      </w:r>
      <w:proofErr w:type="spellStart"/>
      <w:r>
        <w:rPr>
          <w:rFonts w:ascii="Arial" w:hAnsi="Arial" w:cs="Arial"/>
          <w:sz w:val="28"/>
          <w:szCs w:val="28"/>
        </w:rPr>
        <w:t>Mwenga</w:t>
      </w:r>
      <w:proofErr w:type="spellEnd"/>
      <w:r>
        <w:rPr>
          <w:rFonts w:ascii="Arial" w:hAnsi="Arial" w:cs="Arial"/>
          <w:sz w:val="28"/>
          <w:szCs w:val="28"/>
        </w:rPr>
        <w:t xml:space="preserve">, </w:t>
      </w:r>
      <w:proofErr w:type="spellStart"/>
      <w:r>
        <w:rPr>
          <w:rFonts w:ascii="Arial" w:hAnsi="Arial" w:cs="Arial"/>
          <w:sz w:val="28"/>
          <w:szCs w:val="28"/>
        </w:rPr>
        <w:t>kubudikidza</w:t>
      </w:r>
      <w:proofErr w:type="spellEnd"/>
      <w:r>
        <w:rPr>
          <w:rFonts w:ascii="Arial" w:hAnsi="Arial" w:cs="Arial"/>
          <w:sz w:val="28"/>
          <w:szCs w:val="28"/>
        </w:rPr>
        <w:t xml:space="preserve"> </w:t>
      </w:r>
      <w:proofErr w:type="spellStart"/>
      <w:r>
        <w:rPr>
          <w:rFonts w:ascii="Arial" w:hAnsi="Arial" w:cs="Arial"/>
          <w:sz w:val="28"/>
          <w:szCs w:val="28"/>
        </w:rPr>
        <w:t>nekuverengwa</w:t>
      </w:r>
      <w:proofErr w:type="spellEnd"/>
      <w:r>
        <w:rPr>
          <w:rFonts w:ascii="Arial" w:hAnsi="Arial" w:cs="Arial"/>
          <w:sz w:val="28"/>
          <w:szCs w:val="28"/>
        </w:rPr>
        <w:t xml:space="preserve"> as written epistles. </w:t>
      </w:r>
      <w:r w:rsidRPr="00A56275">
        <w:rPr>
          <w:rFonts w:ascii="Arial" w:hAnsi="Arial" w:cs="Arial"/>
          <w:sz w:val="18"/>
          <w:szCs w:val="18"/>
        </w:rPr>
        <w:t>[Congregation says, “Amen.”]</w:t>
      </w:r>
      <w:r>
        <w:rPr>
          <w:rFonts w:ascii="Arial" w:hAnsi="Arial" w:cs="Arial"/>
          <w:sz w:val="18"/>
          <w:szCs w:val="18"/>
        </w:rPr>
        <w:t xml:space="preserve"> </w:t>
      </w:r>
    </w:p>
    <w:p w14:paraId="2DB63846"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203 </w:t>
      </w:r>
      <w:proofErr w:type="spellStart"/>
      <w:r>
        <w:rPr>
          <w:rFonts w:ascii="Arial" w:hAnsi="Arial" w:cs="Arial"/>
          <w:sz w:val="28"/>
          <w:szCs w:val="28"/>
        </w:rPr>
        <w:t>Ngativei</w:t>
      </w:r>
      <w:proofErr w:type="spellEnd"/>
      <w:r>
        <w:rPr>
          <w:rFonts w:ascii="Arial" w:hAnsi="Arial" w:cs="Arial"/>
          <w:sz w:val="28"/>
          <w:szCs w:val="28"/>
        </w:rPr>
        <w:t xml:space="preserve"> </w:t>
      </w:r>
      <w:proofErr w:type="spellStart"/>
      <w:r>
        <w:rPr>
          <w:rFonts w:ascii="Arial" w:hAnsi="Arial" w:cs="Arial"/>
          <w:sz w:val="28"/>
          <w:szCs w:val="28"/>
        </w:rPr>
        <w:t>tinouya</w:t>
      </w:r>
      <w:proofErr w:type="spellEnd"/>
      <w:r>
        <w:rPr>
          <w:rFonts w:ascii="Arial" w:hAnsi="Arial" w:cs="Arial"/>
          <w:sz w:val="28"/>
          <w:szCs w:val="28"/>
        </w:rPr>
        <w:t xml:space="preserve"> </w:t>
      </w:r>
      <w:proofErr w:type="spellStart"/>
      <w:r>
        <w:rPr>
          <w:rFonts w:ascii="Arial" w:hAnsi="Arial" w:cs="Arial"/>
          <w:sz w:val="28"/>
          <w:szCs w:val="28"/>
        </w:rPr>
        <w:t>kwamuri</w:t>
      </w:r>
      <w:proofErr w:type="spellEnd"/>
      <w:r>
        <w:rPr>
          <w:rFonts w:ascii="Arial" w:hAnsi="Arial" w:cs="Arial"/>
          <w:sz w:val="28"/>
          <w:szCs w:val="28"/>
        </w:rPr>
        <w:t xml:space="preserve"> Baba, </w:t>
      </w:r>
      <w:proofErr w:type="spellStart"/>
      <w:r>
        <w:rPr>
          <w:rFonts w:ascii="Arial" w:hAnsi="Arial" w:cs="Arial"/>
          <w:sz w:val="28"/>
          <w:szCs w:val="28"/>
        </w:rPr>
        <w:t>tozvipira</w:t>
      </w:r>
      <w:proofErr w:type="spellEnd"/>
      <w:r>
        <w:rPr>
          <w:rFonts w:ascii="Arial" w:hAnsi="Arial" w:cs="Arial"/>
          <w:sz w:val="28"/>
          <w:szCs w:val="28"/>
        </w:rPr>
        <w:t xml:space="preserve"> </w:t>
      </w:r>
      <w:proofErr w:type="spellStart"/>
      <w:r>
        <w:rPr>
          <w:rFonts w:ascii="Arial" w:hAnsi="Arial" w:cs="Arial"/>
          <w:sz w:val="28"/>
          <w:szCs w:val="28"/>
        </w:rPr>
        <w:t>sezvibairo</w:t>
      </w:r>
      <w:proofErr w:type="spellEnd"/>
      <w:r>
        <w:rPr>
          <w:rFonts w:ascii="Arial" w:hAnsi="Arial" w:cs="Arial"/>
          <w:sz w:val="28"/>
          <w:szCs w:val="28"/>
        </w:rPr>
        <w:t xml:space="preserve"> </w:t>
      </w:r>
      <w:proofErr w:type="spellStart"/>
      <w:r>
        <w:rPr>
          <w:rFonts w:ascii="Arial" w:hAnsi="Arial" w:cs="Arial"/>
          <w:sz w:val="28"/>
          <w:szCs w:val="28"/>
        </w:rPr>
        <w:t>zvipenyu</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Tipei</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 xml:space="preserve"> </w:t>
      </w:r>
      <w:proofErr w:type="spellStart"/>
      <w:r>
        <w:rPr>
          <w:rFonts w:ascii="Arial" w:hAnsi="Arial" w:cs="Arial"/>
          <w:sz w:val="28"/>
          <w:szCs w:val="28"/>
        </w:rPr>
        <w:t>pakufamba</w:t>
      </w:r>
      <w:proofErr w:type="spellEnd"/>
      <w:r>
        <w:rPr>
          <w:rFonts w:ascii="Arial" w:hAnsi="Arial" w:cs="Arial"/>
          <w:sz w:val="28"/>
          <w:szCs w:val="28"/>
        </w:rPr>
        <w:t xml:space="preserve"> </w:t>
      </w:r>
      <w:proofErr w:type="spellStart"/>
      <w:r>
        <w:rPr>
          <w:rFonts w:ascii="Arial" w:hAnsi="Arial" w:cs="Arial"/>
          <w:sz w:val="28"/>
          <w:szCs w:val="28"/>
        </w:rPr>
        <w:t>kwatinoita</w:t>
      </w:r>
      <w:proofErr w:type="spellEnd"/>
      <w:r>
        <w:rPr>
          <w:rFonts w:ascii="Arial" w:hAnsi="Arial" w:cs="Arial"/>
          <w:sz w:val="28"/>
          <w:szCs w:val="28"/>
        </w:rPr>
        <w:t xml:space="preserve"> </w:t>
      </w:r>
      <w:proofErr w:type="spellStart"/>
      <w:r>
        <w:rPr>
          <w:rFonts w:ascii="Arial" w:hAnsi="Arial" w:cs="Arial"/>
          <w:sz w:val="28"/>
          <w:szCs w:val="28"/>
        </w:rPr>
        <w:t>mangwana</w:t>
      </w:r>
      <w:proofErr w:type="spellEnd"/>
      <w:r>
        <w:rPr>
          <w:rFonts w:ascii="Arial" w:hAnsi="Arial" w:cs="Arial"/>
          <w:sz w:val="28"/>
          <w:szCs w:val="28"/>
        </w:rPr>
        <w:t xml:space="preserve"> </w:t>
      </w:r>
      <w:proofErr w:type="spellStart"/>
      <w:r>
        <w:rPr>
          <w:rFonts w:ascii="Arial" w:hAnsi="Arial" w:cs="Arial"/>
          <w:sz w:val="28"/>
          <w:szCs w:val="28"/>
        </w:rPr>
        <w:t>tichienda</w:t>
      </w:r>
      <w:proofErr w:type="spellEnd"/>
      <w:r>
        <w:rPr>
          <w:rFonts w:ascii="Arial" w:hAnsi="Arial" w:cs="Arial"/>
          <w:sz w:val="28"/>
          <w:szCs w:val="28"/>
        </w:rPr>
        <w:t xml:space="preserve"> Gweru.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Sarai </w:t>
      </w:r>
      <w:proofErr w:type="spellStart"/>
      <w:r>
        <w:rPr>
          <w:rFonts w:ascii="Arial" w:hAnsi="Arial" w:cs="Arial"/>
          <w:sz w:val="28"/>
          <w:szCs w:val="28"/>
        </w:rPr>
        <w:t>nevanosara</w:t>
      </w:r>
      <w:proofErr w:type="spellEnd"/>
      <w:r>
        <w:rPr>
          <w:rFonts w:ascii="Arial" w:hAnsi="Arial" w:cs="Arial"/>
          <w:sz w:val="28"/>
          <w:szCs w:val="28"/>
        </w:rPr>
        <w:t xml:space="preserve">, </w:t>
      </w:r>
      <w:proofErr w:type="spellStart"/>
      <w:r>
        <w:rPr>
          <w:rFonts w:ascii="Arial" w:hAnsi="Arial" w:cs="Arial"/>
          <w:sz w:val="28"/>
          <w:szCs w:val="28"/>
        </w:rPr>
        <w:t>fambai</w:t>
      </w:r>
      <w:proofErr w:type="spellEnd"/>
      <w:r>
        <w:rPr>
          <w:rFonts w:ascii="Arial" w:hAnsi="Arial" w:cs="Arial"/>
          <w:sz w:val="28"/>
          <w:szCs w:val="28"/>
        </w:rPr>
        <w:t xml:space="preserve"> </w:t>
      </w:r>
      <w:proofErr w:type="spellStart"/>
      <w:r>
        <w:rPr>
          <w:rFonts w:ascii="Arial" w:hAnsi="Arial" w:cs="Arial"/>
          <w:sz w:val="28"/>
          <w:szCs w:val="28"/>
        </w:rPr>
        <w:t>nevanofamba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Tinotenda </w:t>
      </w:r>
      <w:proofErr w:type="spellStart"/>
      <w:r>
        <w:rPr>
          <w:rFonts w:ascii="Arial" w:hAnsi="Arial" w:cs="Arial"/>
          <w:sz w:val="28"/>
          <w:szCs w:val="28"/>
        </w:rPr>
        <w:t>negohwo</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r>
        <w:rPr>
          <w:rFonts w:ascii="Arial" w:hAnsi="Arial" w:cs="Arial"/>
          <w:sz w:val="28"/>
          <w:szCs w:val="28"/>
        </w:rPr>
        <w:t xml:space="preserve">tinotenda </w:t>
      </w:r>
      <w:proofErr w:type="spellStart"/>
      <w:r>
        <w:rPr>
          <w:rFonts w:ascii="Arial" w:hAnsi="Arial" w:cs="Arial"/>
          <w:sz w:val="28"/>
          <w:szCs w:val="28"/>
        </w:rPr>
        <w:t>nehutano</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r>
        <w:rPr>
          <w:rFonts w:ascii="Arial" w:hAnsi="Arial" w:cs="Arial"/>
          <w:sz w:val="28"/>
          <w:szCs w:val="28"/>
        </w:rPr>
        <w:t xml:space="preserve">tinotenda Baba </w:t>
      </w:r>
      <w:proofErr w:type="spellStart"/>
      <w:r>
        <w:rPr>
          <w:rFonts w:ascii="Arial" w:hAnsi="Arial" w:cs="Arial"/>
          <w:sz w:val="28"/>
          <w:szCs w:val="28"/>
        </w:rPr>
        <w:t>wakanaka</w:t>
      </w:r>
      <w:proofErr w:type="spellEnd"/>
      <w:r>
        <w:rPr>
          <w:rFonts w:ascii="Arial" w:hAnsi="Arial" w:cs="Arial"/>
          <w:sz w:val="28"/>
          <w:szCs w:val="28"/>
        </w:rPr>
        <w:t xml:space="preserve"> </w:t>
      </w:r>
      <w:proofErr w:type="spellStart"/>
      <w:r>
        <w:rPr>
          <w:rFonts w:ascii="Arial" w:hAnsi="Arial" w:cs="Arial"/>
          <w:sz w:val="28"/>
          <w:szCs w:val="28"/>
        </w:rPr>
        <w:t>netarisiro</w:t>
      </w:r>
      <w:proofErr w:type="spellEnd"/>
      <w:r>
        <w:rPr>
          <w:rFonts w:ascii="Arial" w:hAnsi="Arial" w:cs="Arial"/>
          <w:sz w:val="28"/>
          <w:szCs w:val="28"/>
        </w:rPr>
        <w:t xml:space="preserve"> ye message </w:t>
      </w:r>
      <w:proofErr w:type="spellStart"/>
      <w:r>
        <w:rPr>
          <w:rFonts w:ascii="Arial" w:hAnsi="Arial" w:cs="Arial"/>
          <w:sz w:val="28"/>
          <w:szCs w:val="28"/>
        </w:rPr>
        <w:t>mangwana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tipei</w:t>
      </w:r>
      <w:proofErr w:type="spellEnd"/>
      <w:r>
        <w:rPr>
          <w:rFonts w:ascii="Arial" w:hAnsi="Arial" w:cs="Arial"/>
          <w:sz w:val="28"/>
          <w:szCs w:val="28"/>
        </w:rPr>
        <w:t xml:space="preserve"> </w:t>
      </w:r>
      <w:proofErr w:type="spellStart"/>
      <w:r>
        <w:rPr>
          <w:rFonts w:ascii="Arial" w:hAnsi="Arial" w:cs="Arial"/>
          <w:sz w:val="28"/>
          <w:szCs w:val="28"/>
        </w:rPr>
        <w:t>zvakatiringana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Itai </w:t>
      </w:r>
      <w:proofErr w:type="spellStart"/>
      <w:r>
        <w:rPr>
          <w:rFonts w:ascii="Arial" w:hAnsi="Arial" w:cs="Arial"/>
          <w:sz w:val="28"/>
          <w:szCs w:val="28"/>
        </w:rPr>
        <w:t>nyasha</w:t>
      </w:r>
      <w:proofErr w:type="spellEnd"/>
      <w:r>
        <w:rPr>
          <w:rFonts w:ascii="Arial" w:hAnsi="Arial" w:cs="Arial"/>
          <w:sz w:val="28"/>
          <w:szCs w:val="28"/>
        </w:rPr>
        <w:t xml:space="preserve"> </w:t>
      </w:r>
      <w:proofErr w:type="spellStart"/>
      <w:r>
        <w:rPr>
          <w:rFonts w:ascii="Arial" w:hAnsi="Arial" w:cs="Arial"/>
          <w:sz w:val="28"/>
          <w:szCs w:val="28"/>
        </w:rPr>
        <w:t>vanobva</w:t>
      </w:r>
      <w:proofErr w:type="spellEnd"/>
      <w:r>
        <w:rPr>
          <w:rFonts w:ascii="Arial" w:hAnsi="Arial" w:cs="Arial"/>
          <w:sz w:val="28"/>
          <w:szCs w:val="28"/>
        </w:rPr>
        <w:t xml:space="preserve"> Botswana </w:t>
      </w:r>
      <w:proofErr w:type="spellStart"/>
      <w:r>
        <w:rPr>
          <w:rFonts w:ascii="Arial" w:hAnsi="Arial" w:cs="Arial"/>
          <w:sz w:val="28"/>
          <w:szCs w:val="28"/>
        </w:rPr>
        <w:lastRenderedPageBreak/>
        <w:t>nevanobva</w:t>
      </w:r>
      <w:proofErr w:type="spellEnd"/>
      <w:r>
        <w:rPr>
          <w:rFonts w:ascii="Arial" w:hAnsi="Arial" w:cs="Arial"/>
          <w:sz w:val="28"/>
          <w:szCs w:val="28"/>
        </w:rPr>
        <w:t xml:space="preserve"> Joni, </w:t>
      </w:r>
      <w:r w:rsidRPr="00A56275">
        <w:rPr>
          <w:rFonts w:ascii="Arial" w:hAnsi="Arial" w:cs="Arial"/>
          <w:sz w:val="18"/>
          <w:szCs w:val="18"/>
        </w:rPr>
        <w:t>[Congregation says, “Amen</w:t>
      </w:r>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batsira</w:t>
      </w:r>
      <w:proofErr w:type="spellEnd"/>
      <w:r>
        <w:rPr>
          <w:rFonts w:ascii="Arial" w:hAnsi="Arial" w:cs="Arial"/>
          <w:sz w:val="28"/>
          <w:szCs w:val="28"/>
        </w:rPr>
        <w:t xml:space="preserve"> </w:t>
      </w:r>
      <w:proofErr w:type="spellStart"/>
      <w:r>
        <w:rPr>
          <w:rFonts w:ascii="Arial" w:hAnsi="Arial" w:cs="Arial"/>
          <w:sz w:val="28"/>
          <w:szCs w:val="28"/>
        </w:rPr>
        <w:t>kurongedzera</w:t>
      </w:r>
      <w:proofErr w:type="spellEnd"/>
      <w:r>
        <w:rPr>
          <w:rFonts w:ascii="Arial" w:hAnsi="Arial" w:cs="Arial"/>
          <w:sz w:val="28"/>
          <w:szCs w:val="28"/>
        </w:rPr>
        <w:t xml:space="preserve"> </w:t>
      </w:r>
      <w:proofErr w:type="spellStart"/>
      <w:r>
        <w:rPr>
          <w:rFonts w:ascii="Arial" w:hAnsi="Arial" w:cs="Arial"/>
          <w:sz w:val="28"/>
          <w:szCs w:val="28"/>
        </w:rPr>
        <w:t>kwa</w:t>
      </w:r>
      <w:proofErr w:type="spellEnd"/>
      <w:r>
        <w:rPr>
          <w:rFonts w:ascii="Arial" w:hAnsi="Arial" w:cs="Arial"/>
          <w:sz w:val="28"/>
          <w:szCs w:val="28"/>
        </w:rPr>
        <w:t xml:space="preserve"> August. </w:t>
      </w:r>
      <w:r w:rsidRPr="00A56275">
        <w:rPr>
          <w:rFonts w:ascii="Arial" w:hAnsi="Arial" w:cs="Arial"/>
          <w:sz w:val="18"/>
          <w:szCs w:val="18"/>
        </w:rPr>
        <w:t>[Congregation says, “Amen.”]</w:t>
      </w:r>
      <w:r>
        <w:rPr>
          <w:rFonts w:ascii="Arial" w:hAnsi="Arial" w:cs="Arial"/>
          <w:sz w:val="18"/>
          <w:szCs w:val="18"/>
        </w:rPr>
        <w:t xml:space="preserve"> </w:t>
      </w:r>
    </w:p>
    <w:p w14:paraId="4299B1D1"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204 </w:t>
      </w:r>
      <w:r>
        <w:rPr>
          <w:rFonts w:ascii="Arial" w:hAnsi="Arial" w:cs="Arial"/>
          <w:sz w:val="28"/>
          <w:szCs w:val="28"/>
        </w:rPr>
        <w:t xml:space="preserve">Tinotenda </w:t>
      </w:r>
      <w:proofErr w:type="spellStart"/>
      <w:r>
        <w:rPr>
          <w:rFonts w:ascii="Arial" w:hAnsi="Arial" w:cs="Arial"/>
          <w:sz w:val="28"/>
          <w:szCs w:val="28"/>
        </w:rPr>
        <w:t>kunaka</w:t>
      </w:r>
      <w:proofErr w:type="spellEnd"/>
      <w:r>
        <w:rPr>
          <w:rFonts w:ascii="Arial" w:hAnsi="Arial" w:cs="Arial"/>
          <w:sz w:val="28"/>
          <w:szCs w:val="28"/>
        </w:rPr>
        <w:t xml:space="preserve"> </w:t>
      </w:r>
      <w:proofErr w:type="spellStart"/>
      <w:r>
        <w:rPr>
          <w:rFonts w:ascii="Arial" w:hAnsi="Arial" w:cs="Arial"/>
          <w:sz w:val="28"/>
          <w:szCs w:val="28"/>
        </w:rPr>
        <w:t>kwenyu</w:t>
      </w:r>
      <w:proofErr w:type="spellEnd"/>
      <w:r>
        <w:rPr>
          <w:rFonts w:ascii="Arial" w:hAnsi="Arial" w:cs="Arial"/>
          <w:sz w:val="28"/>
          <w:szCs w:val="28"/>
        </w:rPr>
        <w:t xml:space="preserve"> </w:t>
      </w:r>
      <w:proofErr w:type="spellStart"/>
      <w:r>
        <w:rPr>
          <w:rFonts w:ascii="Arial" w:hAnsi="Arial" w:cs="Arial"/>
          <w:sz w:val="28"/>
          <w:szCs w:val="28"/>
        </w:rPr>
        <w:t>nemufaro</w:t>
      </w:r>
      <w:proofErr w:type="spellEnd"/>
      <w:r>
        <w:rPr>
          <w:rFonts w:ascii="Arial" w:hAnsi="Arial" w:cs="Arial"/>
          <w:sz w:val="28"/>
          <w:szCs w:val="28"/>
        </w:rPr>
        <w:t xml:space="preserve"> </w:t>
      </w:r>
      <w:proofErr w:type="spellStart"/>
      <w:r>
        <w:rPr>
          <w:rFonts w:ascii="Arial" w:hAnsi="Arial" w:cs="Arial"/>
          <w:sz w:val="28"/>
          <w:szCs w:val="28"/>
        </w:rPr>
        <w:t>watinawo</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Kurwirwa</w:t>
      </w:r>
      <w:proofErr w:type="spellEnd"/>
      <w:r>
        <w:rPr>
          <w:rFonts w:ascii="Arial" w:hAnsi="Arial" w:cs="Arial"/>
          <w:sz w:val="28"/>
          <w:szCs w:val="28"/>
        </w:rPr>
        <w:t xml:space="preserve"> </w:t>
      </w:r>
      <w:proofErr w:type="spellStart"/>
      <w:r>
        <w:rPr>
          <w:rFonts w:ascii="Arial" w:hAnsi="Arial" w:cs="Arial"/>
          <w:sz w:val="28"/>
          <w:szCs w:val="28"/>
        </w:rPr>
        <w:t>munharaunda</w:t>
      </w:r>
      <w:proofErr w:type="spellEnd"/>
      <w:r>
        <w:rPr>
          <w:rFonts w:ascii="Arial" w:hAnsi="Arial" w:cs="Arial"/>
          <w:sz w:val="28"/>
          <w:szCs w:val="28"/>
        </w:rPr>
        <w:t xml:space="preserve"> </w:t>
      </w:r>
      <w:proofErr w:type="spellStart"/>
      <w:r>
        <w:rPr>
          <w:rFonts w:ascii="Arial" w:hAnsi="Arial" w:cs="Arial"/>
          <w:sz w:val="28"/>
          <w:szCs w:val="28"/>
        </w:rPr>
        <w:t>ino</w:t>
      </w:r>
      <w:proofErr w:type="spellEnd"/>
      <w:r>
        <w:rPr>
          <w:rFonts w:ascii="Arial" w:hAnsi="Arial" w:cs="Arial"/>
          <w:sz w:val="28"/>
          <w:szCs w:val="28"/>
        </w:rPr>
        <w:t xml:space="preserve"> Baba.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Kudzwai</w:t>
      </w:r>
      <w:proofErr w:type="spellEnd"/>
      <w:r>
        <w:rPr>
          <w:rFonts w:ascii="Arial" w:hAnsi="Arial" w:cs="Arial"/>
          <w:sz w:val="28"/>
          <w:szCs w:val="28"/>
        </w:rPr>
        <w:t xml:space="preserve"> </w:t>
      </w:r>
      <w:proofErr w:type="spellStart"/>
      <w:r>
        <w:rPr>
          <w:rFonts w:ascii="Arial" w:hAnsi="Arial" w:cs="Arial"/>
          <w:sz w:val="28"/>
          <w:szCs w:val="28"/>
        </w:rPr>
        <w:t>namatwai</w:t>
      </w:r>
      <w:proofErr w:type="spellEnd"/>
      <w:r>
        <w:rPr>
          <w:rFonts w:ascii="Arial" w:hAnsi="Arial" w:cs="Arial"/>
          <w:sz w:val="28"/>
          <w:szCs w:val="28"/>
        </w:rPr>
        <w:t xml:space="preserve"> </w:t>
      </w:r>
      <w:proofErr w:type="spellStart"/>
      <w:r>
        <w:rPr>
          <w:rFonts w:ascii="Arial" w:hAnsi="Arial" w:cs="Arial"/>
          <w:sz w:val="28"/>
          <w:szCs w:val="28"/>
        </w:rPr>
        <w:t>nekusingaperi</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Chiitai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ma hearts desires </w:t>
      </w:r>
      <w:proofErr w:type="spellStart"/>
      <w:r>
        <w:rPr>
          <w:rFonts w:ascii="Arial" w:hAnsi="Arial" w:cs="Arial"/>
          <w:sz w:val="28"/>
          <w:szCs w:val="28"/>
        </w:rPr>
        <w:t>edu</w:t>
      </w:r>
      <w:proofErr w:type="spellEnd"/>
      <w:r>
        <w:rPr>
          <w:rFonts w:ascii="Arial" w:hAnsi="Arial" w:cs="Arial"/>
          <w:sz w:val="28"/>
          <w:szCs w:val="28"/>
        </w:rPr>
        <w:t xml:space="preserve"> ese </w:t>
      </w:r>
      <w:proofErr w:type="spellStart"/>
      <w:r>
        <w:rPr>
          <w:rFonts w:ascii="Arial" w:hAnsi="Arial" w:cs="Arial"/>
          <w:sz w:val="28"/>
          <w:szCs w:val="28"/>
        </w:rPr>
        <w:t>akachena</w:t>
      </w:r>
      <w:proofErr w:type="spellEnd"/>
      <w:r>
        <w:rPr>
          <w:rFonts w:ascii="Arial" w:hAnsi="Arial" w:cs="Arial"/>
          <w:sz w:val="28"/>
          <w:szCs w:val="28"/>
        </w:rPr>
        <w:t xml:space="preserve">, </w:t>
      </w:r>
      <w:proofErr w:type="spellStart"/>
      <w:r>
        <w:rPr>
          <w:rFonts w:ascii="Arial" w:hAnsi="Arial" w:cs="Arial"/>
          <w:sz w:val="28"/>
          <w:szCs w:val="28"/>
        </w:rPr>
        <w:t>azadzikiswe</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Taikumbira</w:t>
      </w:r>
      <w:proofErr w:type="spellEnd"/>
      <w:r>
        <w:rPr>
          <w:rFonts w:ascii="Arial" w:hAnsi="Arial" w:cs="Arial"/>
          <w:sz w:val="28"/>
          <w:szCs w:val="28"/>
        </w:rPr>
        <w:t xml:space="preserve"> </w:t>
      </w:r>
      <w:proofErr w:type="spellStart"/>
      <w:r>
        <w:rPr>
          <w:rFonts w:ascii="Arial" w:hAnsi="Arial" w:cs="Arial"/>
          <w:sz w:val="28"/>
          <w:szCs w:val="28"/>
        </w:rPr>
        <w:t>izvi</w:t>
      </w:r>
      <w:proofErr w:type="spellEnd"/>
      <w:r>
        <w:rPr>
          <w:rFonts w:ascii="Arial" w:hAnsi="Arial" w:cs="Arial"/>
          <w:sz w:val="28"/>
          <w:szCs w:val="28"/>
        </w:rPr>
        <w:t xml:space="preserve"> nokutenda </w:t>
      </w:r>
      <w:proofErr w:type="spellStart"/>
      <w:r>
        <w:rPr>
          <w:rFonts w:ascii="Arial" w:hAnsi="Arial" w:cs="Arial"/>
          <w:sz w:val="28"/>
          <w:szCs w:val="28"/>
        </w:rPr>
        <w:t>muZita</w:t>
      </w:r>
      <w:proofErr w:type="spellEnd"/>
      <w:r>
        <w:rPr>
          <w:rFonts w:ascii="Arial" w:hAnsi="Arial" w:cs="Arial"/>
          <w:sz w:val="28"/>
          <w:szCs w:val="28"/>
        </w:rPr>
        <w:t xml:space="preserve"> </w:t>
      </w:r>
      <w:proofErr w:type="spellStart"/>
      <w:r>
        <w:rPr>
          <w:rFonts w:ascii="Arial" w:hAnsi="Arial" w:cs="Arial"/>
          <w:sz w:val="28"/>
          <w:szCs w:val="28"/>
        </w:rPr>
        <w:t>raTenzi</w:t>
      </w:r>
      <w:proofErr w:type="spellEnd"/>
      <w:r>
        <w:rPr>
          <w:rFonts w:ascii="Arial" w:hAnsi="Arial" w:cs="Arial"/>
          <w:sz w:val="28"/>
          <w:szCs w:val="28"/>
        </w:rPr>
        <w:t xml:space="preserve"> </w:t>
      </w:r>
      <w:proofErr w:type="spellStart"/>
      <w:r>
        <w:rPr>
          <w:rFonts w:ascii="Arial" w:hAnsi="Arial" w:cs="Arial"/>
          <w:sz w:val="28"/>
          <w:szCs w:val="28"/>
        </w:rPr>
        <w:t>Jeso</w:t>
      </w:r>
      <w:proofErr w:type="spellEnd"/>
      <w:r>
        <w:rPr>
          <w:rFonts w:ascii="Arial" w:hAnsi="Arial" w:cs="Arial"/>
          <w:sz w:val="28"/>
          <w:szCs w:val="28"/>
        </w:rPr>
        <w:t xml:space="preserve"> Kristu, Amen and Amen. </w:t>
      </w:r>
      <w:r w:rsidRPr="00A56275">
        <w:rPr>
          <w:rFonts w:ascii="Arial" w:hAnsi="Arial" w:cs="Arial"/>
          <w:sz w:val="18"/>
          <w:szCs w:val="18"/>
        </w:rPr>
        <w:t>[Congregation says, “Amen.”]</w:t>
      </w:r>
      <w:r>
        <w:rPr>
          <w:rFonts w:ascii="Arial" w:hAnsi="Arial" w:cs="Arial"/>
          <w:sz w:val="18"/>
          <w:szCs w:val="18"/>
        </w:rPr>
        <w:t xml:space="preserve"> </w:t>
      </w:r>
    </w:p>
    <w:p w14:paraId="1D477758" w14:textId="77777777" w:rsidR="002B3306" w:rsidRDefault="002B3306" w:rsidP="002B3306">
      <w:pPr>
        <w:jc w:val="both"/>
        <w:rPr>
          <w:rFonts w:ascii="Arial" w:hAnsi="Arial" w:cs="Arial"/>
          <w:sz w:val="28"/>
          <w:szCs w:val="28"/>
        </w:rPr>
      </w:pPr>
      <w:r>
        <w:rPr>
          <w:rFonts w:ascii="Arial" w:hAnsi="Arial" w:cs="Arial"/>
          <w:sz w:val="28"/>
          <w:szCs w:val="28"/>
          <w:vertAlign w:val="superscript"/>
        </w:rPr>
        <w:t xml:space="preserve">205 </w:t>
      </w:r>
      <w:proofErr w:type="spellStart"/>
      <w:r>
        <w:rPr>
          <w:rFonts w:ascii="Arial" w:hAnsi="Arial" w:cs="Arial"/>
          <w:sz w:val="28"/>
          <w:szCs w:val="28"/>
        </w:rPr>
        <w:t>Tigare</w:t>
      </w:r>
      <w:proofErr w:type="spellEnd"/>
      <w:r>
        <w:rPr>
          <w:rFonts w:ascii="Arial" w:hAnsi="Arial" w:cs="Arial"/>
          <w:sz w:val="28"/>
          <w:szCs w:val="28"/>
        </w:rPr>
        <w:t xml:space="preserve"> </w:t>
      </w:r>
      <w:proofErr w:type="spellStart"/>
      <w:r>
        <w:rPr>
          <w:rFonts w:ascii="Arial" w:hAnsi="Arial" w:cs="Arial"/>
          <w:sz w:val="28"/>
          <w:szCs w:val="28"/>
        </w:rPr>
        <w:t>hedu</w:t>
      </w:r>
      <w:proofErr w:type="spellEnd"/>
      <w:r>
        <w:rPr>
          <w:rFonts w:ascii="Arial" w:hAnsi="Arial" w:cs="Arial"/>
          <w:sz w:val="28"/>
          <w:szCs w:val="28"/>
        </w:rPr>
        <w:t xml:space="preserve"> tese </w:t>
      </w:r>
      <w:proofErr w:type="spellStart"/>
      <w:r>
        <w:rPr>
          <w:rFonts w:ascii="Arial" w:hAnsi="Arial" w:cs="Arial"/>
          <w:sz w:val="28"/>
          <w:szCs w:val="28"/>
        </w:rPr>
        <w:t>pasi</w:t>
      </w:r>
      <w:proofErr w:type="spellEnd"/>
      <w:r>
        <w:rPr>
          <w:rFonts w:ascii="Arial" w:hAnsi="Arial" w:cs="Arial"/>
          <w:sz w:val="28"/>
          <w:szCs w:val="28"/>
        </w:rPr>
        <w:t>.</w:t>
      </w:r>
    </w:p>
    <w:p w14:paraId="59BA2B55" w14:textId="77777777" w:rsidR="002B3306" w:rsidRDefault="002B3306" w:rsidP="002B3306">
      <w:pPr>
        <w:jc w:val="both"/>
        <w:rPr>
          <w:rFonts w:ascii="Arial" w:hAnsi="Arial" w:cs="Arial"/>
          <w:sz w:val="28"/>
          <w:szCs w:val="28"/>
        </w:rPr>
      </w:pPr>
      <w:r>
        <w:rPr>
          <w:rFonts w:ascii="Arial" w:hAnsi="Arial" w:cs="Arial"/>
          <w:sz w:val="28"/>
          <w:szCs w:val="28"/>
          <w:vertAlign w:val="superscript"/>
        </w:rPr>
        <w:t xml:space="preserve">206 </w:t>
      </w:r>
      <w:proofErr w:type="spellStart"/>
      <w:r>
        <w:rPr>
          <w:rFonts w:ascii="Arial" w:hAnsi="Arial" w:cs="Arial"/>
          <w:sz w:val="28"/>
          <w:szCs w:val="28"/>
        </w:rPr>
        <w:t>Inguva</w:t>
      </w:r>
      <w:proofErr w:type="spellEnd"/>
      <w:r>
        <w:rPr>
          <w:rFonts w:ascii="Arial" w:hAnsi="Arial" w:cs="Arial"/>
          <w:sz w:val="28"/>
          <w:szCs w:val="28"/>
        </w:rPr>
        <w:t xml:space="preserve"> </w:t>
      </w:r>
      <w:proofErr w:type="spellStart"/>
      <w:r>
        <w:rPr>
          <w:rFonts w:ascii="Arial" w:hAnsi="Arial" w:cs="Arial"/>
          <w:sz w:val="28"/>
          <w:szCs w:val="28"/>
        </w:rPr>
        <w:t>ino</w:t>
      </w:r>
      <w:proofErr w:type="spellEnd"/>
      <w:r>
        <w:rPr>
          <w:rFonts w:ascii="Arial" w:hAnsi="Arial" w:cs="Arial"/>
          <w:sz w:val="28"/>
          <w:szCs w:val="28"/>
        </w:rPr>
        <w:t xml:space="preserve"> </w:t>
      </w:r>
      <w:proofErr w:type="spellStart"/>
      <w:r>
        <w:rPr>
          <w:rFonts w:ascii="Arial" w:hAnsi="Arial" w:cs="Arial"/>
          <w:sz w:val="28"/>
          <w:szCs w:val="28"/>
        </w:rPr>
        <w:t>yekutora</w:t>
      </w:r>
      <w:proofErr w:type="spellEnd"/>
      <w:r>
        <w:rPr>
          <w:rFonts w:ascii="Arial" w:hAnsi="Arial" w:cs="Arial"/>
          <w:sz w:val="28"/>
          <w:szCs w:val="28"/>
        </w:rPr>
        <w:t xml:space="preserve"> </w:t>
      </w:r>
      <w:proofErr w:type="spellStart"/>
      <w:r>
        <w:rPr>
          <w:rFonts w:ascii="Arial" w:hAnsi="Arial" w:cs="Arial"/>
          <w:sz w:val="28"/>
          <w:szCs w:val="28"/>
        </w:rPr>
        <w:t>zvipo</w:t>
      </w:r>
      <w:proofErr w:type="spellEnd"/>
      <w:r>
        <w:rPr>
          <w:rFonts w:ascii="Arial" w:hAnsi="Arial" w:cs="Arial"/>
          <w:sz w:val="28"/>
          <w:szCs w:val="28"/>
        </w:rPr>
        <w:t xml:space="preserve"> </w:t>
      </w:r>
      <w:proofErr w:type="spellStart"/>
      <w:r>
        <w:rPr>
          <w:rFonts w:ascii="Arial" w:hAnsi="Arial" w:cs="Arial"/>
          <w:sz w:val="28"/>
          <w:szCs w:val="28"/>
        </w:rPr>
        <w:t>nekunamatira</w:t>
      </w:r>
      <w:proofErr w:type="spellEnd"/>
      <w:r>
        <w:rPr>
          <w:rFonts w:ascii="Arial" w:hAnsi="Arial" w:cs="Arial"/>
          <w:sz w:val="28"/>
          <w:szCs w:val="28"/>
        </w:rPr>
        <w:t xml:space="preserve"> </w:t>
      </w:r>
      <w:proofErr w:type="spellStart"/>
      <w:r>
        <w:rPr>
          <w:rFonts w:ascii="Arial" w:hAnsi="Arial" w:cs="Arial"/>
          <w:sz w:val="28"/>
          <w:szCs w:val="28"/>
        </w:rPr>
        <w:t>vanorwara</w:t>
      </w:r>
      <w:proofErr w:type="spellEnd"/>
      <w:r>
        <w:rPr>
          <w:rFonts w:ascii="Arial" w:hAnsi="Arial" w:cs="Arial"/>
          <w:sz w:val="28"/>
          <w:szCs w:val="28"/>
        </w:rPr>
        <w:t xml:space="preserve"> kana </w:t>
      </w:r>
      <w:proofErr w:type="spellStart"/>
      <w:r>
        <w:rPr>
          <w:rFonts w:ascii="Arial" w:hAnsi="Arial" w:cs="Arial"/>
          <w:sz w:val="28"/>
          <w:szCs w:val="28"/>
        </w:rPr>
        <w:t>varipo</w:t>
      </w:r>
      <w:proofErr w:type="spellEnd"/>
      <w:r>
        <w:rPr>
          <w:rFonts w:ascii="Arial" w:hAnsi="Arial" w:cs="Arial"/>
          <w:sz w:val="28"/>
          <w:szCs w:val="28"/>
        </w:rPr>
        <w:t>.</w:t>
      </w:r>
    </w:p>
    <w:p w14:paraId="561D36D7" w14:textId="77777777" w:rsidR="002B3306" w:rsidRDefault="002B3306" w:rsidP="002B3306">
      <w:pPr>
        <w:jc w:val="both"/>
        <w:rPr>
          <w:rFonts w:ascii="Arial" w:hAnsi="Arial" w:cs="Arial"/>
          <w:sz w:val="28"/>
          <w:szCs w:val="28"/>
        </w:rPr>
      </w:pPr>
    </w:p>
    <w:p w14:paraId="39CDC394"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He poured in the oil and the wine</w:t>
      </w:r>
    </w:p>
    <w:p w14:paraId="25D4C6B4"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(Hallelujah) Th</w:t>
      </w:r>
      <w:r>
        <w:rPr>
          <w:rFonts w:ascii="Arial" w:hAnsi="Arial" w:cs="Arial"/>
          <w:i/>
          <w:iCs/>
          <w:sz w:val="28"/>
          <w:szCs w:val="28"/>
        </w:rPr>
        <w:t>e time</w:t>
      </w:r>
      <w:r w:rsidRPr="001E6C07">
        <w:rPr>
          <w:rFonts w:ascii="Arial" w:hAnsi="Arial" w:cs="Arial"/>
          <w:i/>
          <w:iCs/>
          <w:sz w:val="28"/>
          <w:szCs w:val="28"/>
        </w:rPr>
        <w:t xml:space="preserve"> He restoreth my soul</w:t>
      </w:r>
    </w:p>
    <w:p w14:paraId="6ED7BB3C"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(My Lord) I was sick and dying</w:t>
      </w:r>
    </w:p>
    <w:p w14:paraId="6536D073"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On the Jericho road,</w:t>
      </w:r>
    </w:p>
    <w:p w14:paraId="02E7BC19" w14:textId="77777777" w:rsidR="002B3306" w:rsidRDefault="002B3306" w:rsidP="002B3306">
      <w:pPr>
        <w:jc w:val="center"/>
        <w:rPr>
          <w:rFonts w:ascii="Arial" w:hAnsi="Arial" w:cs="Arial"/>
          <w:i/>
          <w:iCs/>
          <w:sz w:val="28"/>
          <w:szCs w:val="28"/>
        </w:rPr>
      </w:pPr>
      <w:r w:rsidRPr="001E6C07">
        <w:rPr>
          <w:rFonts w:ascii="Arial" w:hAnsi="Arial" w:cs="Arial"/>
          <w:i/>
          <w:iCs/>
          <w:sz w:val="28"/>
          <w:szCs w:val="28"/>
        </w:rPr>
        <w:t>When He poured in the oil and the wine</w:t>
      </w:r>
      <w:r>
        <w:rPr>
          <w:rFonts w:ascii="Arial" w:hAnsi="Arial" w:cs="Arial"/>
          <w:i/>
          <w:iCs/>
          <w:sz w:val="28"/>
          <w:szCs w:val="28"/>
        </w:rPr>
        <w:t>.</w:t>
      </w:r>
    </w:p>
    <w:p w14:paraId="0F27C947" w14:textId="77777777" w:rsidR="002B3306" w:rsidRDefault="002B3306" w:rsidP="002B3306">
      <w:pPr>
        <w:jc w:val="center"/>
        <w:rPr>
          <w:rFonts w:ascii="Arial" w:hAnsi="Arial" w:cs="Arial"/>
          <w:i/>
          <w:iCs/>
          <w:sz w:val="28"/>
          <w:szCs w:val="28"/>
        </w:rPr>
      </w:pPr>
    </w:p>
    <w:p w14:paraId="04615322"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Oh, h</w:t>
      </w:r>
      <w:r w:rsidRPr="001E6C07">
        <w:rPr>
          <w:rFonts w:ascii="Arial" w:hAnsi="Arial" w:cs="Arial"/>
          <w:i/>
          <w:iCs/>
          <w:sz w:val="28"/>
          <w:szCs w:val="28"/>
        </w:rPr>
        <w:t>allelujah) He poured in the oil and the wine</w:t>
      </w:r>
    </w:p>
    <w:p w14:paraId="24BEFB85"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Oh, h</w:t>
      </w:r>
      <w:r w:rsidRPr="001E6C07">
        <w:rPr>
          <w:rFonts w:ascii="Arial" w:hAnsi="Arial" w:cs="Arial"/>
          <w:i/>
          <w:iCs/>
          <w:sz w:val="28"/>
          <w:szCs w:val="28"/>
        </w:rPr>
        <w:t>allelujah) Th</w:t>
      </w:r>
      <w:r>
        <w:rPr>
          <w:rFonts w:ascii="Arial" w:hAnsi="Arial" w:cs="Arial"/>
          <w:i/>
          <w:iCs/>
          <w:sz w:val="28"/>
          <w:szCs w:val="28"/>
        </w:rPr>
        <w:t>e</w:t>
      </w:r>
      <w:r w:rsidRPr="001E6C07">
        <w:rPr>
          <w:rFonts w:ascii="Arial" w:hAnsi="Arial" w:cs="Arial"/>
          <w:i/>
          <w:iCs/>
          <w:sz w:val="28"/>
          <w:szCs w:val="28"/>
        </w:rPr>
        <w:t xml:space="preserve"> </w:t>
      </w:r>
      <w:r>
        <w:rPr>
          <w:rFonts w:ascii="Arial" w:hAnsi="Arial" w:cs="Arial"/>
          <w:i/>
          <w:iCs/>
          <w:sz w:val="28"/>
          <w:szCs w:val="28"/>
        </w:rPr>
        <w:t>time</w:t>
      </w:r>
      <w:r w:rsidRPr="001E6C07">
        <w:rPr>
          <w:rFonts w:ascii="Arial" w:hAnsi="Arial" w:cs="Arial"/>
          <w:i/>
          <w:iCs/>
          <w:sz w:val="28"/>
          <w:szCs w:val="28"/>
        </w:rPr>
        <w:t xml:space="preserve"> He restoreth my soul</w:t>
      </w:r>
    </w:p>
    <w:p w14:paraId="4DC3F1AF"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Oh, m</w:t>
      </w:r>
      <w:r w:rsidRPr="001E6C07">
        <w:rPr>
          <w:rFonts w:ascii="Arial" w:hAnsi="Arial" w:cs="Arial"/>
          <w:i/>
          <w:iCs/>
          <w:sz w:val="28"/>
          <w:szCs w:val="28"/>
        </w:rPr>
        <w:t>y Lord) I was sick and dying</w:t>
      </w:r>
    </w:p>
    <w:p w14:paraId="711BB4A4"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On the Jericho road,</w:t>
      </w:r>
    </w:p>
    <w:p w14:paraId="4EEDF143" w14:textId="77777777" w:rsidR="002B3306" w:rsidRDefault="002B3306" w:rsidP="002B3306">
      <w:pPr>
        <w:jc w:val="center"/>
        <w:rPr>
          <w:rFonts w:ascii="Arial" w:hAnsi="Arial" w:cs="Arial"/>
          <w:i/>
          <w:iCs/>
          <w:sz w:val="28"/>
          <w:szCs w:val="28"/>
        </w:rPr>
      </w:pPr>
      <w:r w:rsidRPr="001E6C07">
        <w:rPr>
          <w:rFonts w:ascii="Arial" w:hAnsi="Arial" w:cs="Arial"/>
          <w:i/>
          <w:iCs/>
          <w:sz w:val="28"/>
          <w:szCs w:val="28"/>
        </w:rPr>
        <w:t>When He poured in the oil and the wine.</w:t>
      </w:r>
    </w:p>
    <w:p w14:paraId="194D7095" w14:textId="77777777" w:rsidR="002B3306" w:rsidRDefault="002B3306" w:rsidP="002B3306">
      <w:pPr>
        <w:jc w:val="center"/>
        <w:rPr>
          <w:rFonts w:ascii="Arial" w:hAnsi="Arial" w:cs="Arial"/>
          <w:i/>
          <w:iCs/>
          <w:sz w:val="28"/>
          <w:szCs w:val="28"/>
        </w:rPr>
      </w:pPr>
    </w:p>
    <w:p w14:paraId="4AE4C46B"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Oh, h</w:t>
      </w:r>
      <w:r w:rsidRPr="001E6C07">
        <w:rPr>
          <w:rFonts w:ascii="Arial" w:hAnsi="Arial" w:cs="Arial"/>
          <w:i/>
          <w:iCs/>
          <w:sz w:val="28"/>
          <w:szCs w:val="28"/>
        </w:rPr>
        <w:t>allelujah) He poured in the oil and the wine</w:t>
      </w:r>
    </w:p>
    <w:p w14:paraId="455010DE"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H</w:t>
      </w:r>
      <w:r w:rsidRPr="001E6C07">
        <w:rPr>
          <w:rFonts w:ascii="Arial" w:hAnsi="Arial" w:cs="Arial"/>
          <w:i/>
          <w:iCs/>
          <w:sz w:val="28"/>
          <w:szCs w:val="28"/>
        </w:rPr>
        <w:t>allelujah) Th</w:t>
      </w:r>
      <w:r>
        <w:rPr>
          <w:rFonts w:ascii="Arial" w:hAnsi="Arial" w:cs="Arial"/>
          <w:i/>
          <w:iCs/>
          <w:sz w:val="28"/>
          <w:szCs w:val="28"/>
        </w:rPr>
        <w:t>e time</w:t>
      </w:r>
      <w:r w:rsidRPr="001E6C07">
        <w:rPr>
          <w:rFonts w:ascii="Arial" w:hAnsi="Arial" w:cs="Arial"/>
          <w:i/>
          <w:iCs/>
          <w:sz w:val="28"/>
          <w:szCs w:val="28"/>
        </w:rPr>
        <w:t xml:space="preserve"> He restoreth my soul</w:t>
      </w:r>
    </w:p>
    <w:p w14:paraId="2BA3DFE1"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M</w:t>
      </w:r>
      <w:r w:rsidRPr="001E6C07">
        <w:rPr>
          <w:rFonts w:ascii="Arial" w:hAnsi="Arial" w:cs="Arial"/>
          <w:i/>
          <w:iCs/>
          <w:sz w:val="28"/>
          <w:szCs w:val="28"/>
        </w:rPr>
        <w:t>y Lord) I was sick and dying</w:t>
      </w:r>
    </w:p>
    <w:p w14:paraId="48D07C4D"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On the Jericho road,</w:t>
      </w:r>
    </w:p>
    <w:p w14:paraId="013D6D58" w14:textId="77777777" w:rsidR="002B3306" w:rsidRDefault="002B3306" w:rsidP="002B3306">
      <w:pPr>
        <w:jc w:val="center"/>
        <w:rPr>
          <w:rFonts w:ascii="Arial" w:hAnsi="Arial" w:cs="Arial"/>
          <w:i/>
          <w:iCs/>
          <w:sz w:val="28"/>
          <w:szCs w:val="28"/>
        </w:rPr>
      </w:pPr>
      <w:r w:rsidRPr="001E6C07">
        <w:rPr>
          <w:rFonts w:ascii="Arial" w:hAnsi="Arial" w:cs="Arial"/>
          <w:i/>
          <w:iCs/>
          <w:sz w:val="28"/>
          <w:szCs w:val="28"/>
        </w:rPr>
        <w:t>When He poured in the oil and the wine.</w:t>
      </w:r>
    </w:p>
    <w:p w14:paraId="2C987481" w14:textId="77777777" w:rsidR="002B3306" w:rsidRDefault="002B3306" w:rsidP="002B3306">
      <w:pPr>
        <w:jc w:val="center"/>
        <w:rPr>
          <w:rFonts w:ascii="Arial" w:hAnsi="Arial" w:cs="Arial"/>
          <w:i/>
          <w:iCs/>
          <w:sz w:val="28"/>
          <w:szCs w:val="28"/>
        </w:rPr>
      </w:pPr>
    </w:p>
    <w:p w14:paraId="6FBA40CB"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lastRenderedPageBreak/>
        <w:t>(</w:t>
      </w:r>
      <w:r>
        <w:rPr>
          <w:rFonts w:ascii="Arial" w:hAnsi="Arial" w:cs="Arial"/>
          <w:i/>
          <w:iCs/>
          <w:sz w:val="28"/>
          <w:szCs w:val="28"/>
        </w:rPr>
        <w:t>Oh, h</w:t>
      </w:r>
      <w:r w:rsidRPr="001E6C07">
        <w:rPr>
          <w:rFonts w:ascii="Arial" w:hAnsi="Arial" w:cs="Arial"/>
          <w:i/>
          <w:iCs/>
          <w:sz w:val="28"/>
          <w:szCs w:val="28"/>
        </w:rPr>
        <w:t>allelujah) He poured in the oil and the wine</w:t>
      </w:r>
    </w:p>
    <w:p w14:paraId="57549F79"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H</w:t>
      </w:r>
      <w:r w:rsidRPr="001E6C07">
        <w:rPr>
          <w:rFonts w:ascii="Arial" w:hAnsi="Arial" w:cs="Arial"/>
          <w:i/>
          <w:iCs/>
          <w:sz w:val="28"/>
          <w:szCs w:val="28"/>
        </w:rPr>
        <w:t>allelujah) Th</w:t>
      </w:r>
      <w:r>
        <w:rPr>
          <w:rFonts w:ascii="Arial" w:hAnsi="Arial" w:cs="Arial"/>
          <w:i/>
          <w:iCs/>
          <w:sz w:val="28"/>
          <w:szCs w:val="28"/>
        </w:rPr>
        <w:t>e time</w:t>
      </w:r>
      <w:r w:rsidRPr="001E6C07">
        <w:rPr>
          <w:rFonts w:ascii="Arial" w:hAnsi="Arial" w:cs="Arial"/>
          <w:i/>
          <w:iCs/>
          <w:sz w:val="28"/>
          <w:szCs w:val="28"/>
        </w:rPr>
        <w:t xml:space="preserve"> He restoreth my soul</w:t>
      </w:r>
    </w:p>
    <w:p w14:paraId="6476C098"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M</w:t>
      </w:r>
      <w:r w:rsidRPr="001E6C07">
        <w:rPr>
          <w:rFonts w:ascii="Arial" w:hAnsi="Arial" w:cs="Arial"/>
          <w:i/>
          <w:iCs/>
          <w:sz w:val="28"/>
          <w:szCs w:val="28"/>
        </w:rPr>
        <w:t>y Lord) I was sick and dying</w:t>
      </w:r>
    </w:p>
    <w:p w14:paraId="3AC766AE"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On the Jericho road,</w:t>
      </w:r>
    </w:p>
    <w:p w14:paraId="0EBAE46D" w14:textId="77777777" w:rsidR="002B3306" w:rsidRDefault="002B3306" w:rsidP="002B3306">
      <w:pPr>
        <w:jc w:val="center"/>
        <w:rPr>
          <w:rFonts w:ascii="Arial" w:hAnsi="Arial" w:cs="Arial"/>
          <w:i/>
          <w:iCs/>
          <w:sz w:val="28"/>
          <w:szCs w:val="28"/>
        </w:rPr>
      </w:pPr>
      <w:r w:rsidRPr="001E6C07">
        <w:rPr>
          <w:rFonts w:ascii="Arial" w:hAnsi="Arial" w:cs="Arial"/>
          <w:i/>
          <w:iCs/>
          <w:sz w:val="28"/>
          <w:szCs w:val="28"/>
        </w:rPr>
        <w:t>When He poured in the oil and the wine.</w:t>
      </w:r>
    </w:p>
    <w:p w14:paraId="32D9DA74" w14:textId="77777777" w:rsidR="002B3306" w:rsidRDefault="002B3306" w:rsidP="002B3306">
      <w:pPr>
        <w:jc w:val="center"/>
        <w:rPr>
          <w:rFonts w:ascii="Arial" w:hAnsi="Arial" w:cs="Arial"/>
          <w:i/>
          <w:iCs/>
          <w:sz w:val="28"/>
          <w:szCs w:val="28"/>
        </w:rPr>
      </w:pPr>
    </w:p>
    <w:p w14:paraId="6A9E5819"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Oh, h</w:t>
      </w:r>
      <w:r w:rsidRPr="001E6C07">
        <w:rPr>
          <w:rFonts w:ascii="Arial" w:hAnsi="Arial" w:cs="Arial"/>
          <w:i/>
          <w:iCs/>
          <w:sz w:val="28"/>
          <w:szCs w:val="28"/>
        </w:rPr>
        <w:t>allelujah) He poured in the oil and the wine</w:t>
      </w:r>
    </w:p>
    <w:p w14:paraId="57A6AD9E"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H</w:t>
      </w:r>
      <w:r w:rsidRPr="001E6C07">
        <w:rPr>
          <w:rFonts w:ascii="Arial" w:hAnsi="Arial" w:cs="Arial"/>
          <w:i/>
          <w:iCs/>
          <w:sz w:val="28"/>
          <w:szCs w:val="28"/>
        </w:rPr>
        <w:t>allelujah) Th</w:t>
      </w:r>
      <w:r>
        <w:rPr>
          <w:rFonts w:ascii="Arial" w:hAnsi="Arial" w:cs="Arial"/>
          <w:i/>
          <w:iCs/>
          <w:sz w:val="28"/>
          <w:szCs w:val="28"/>
        </w:rPr>
        <w:t>e time</w:t>
      </w:r>
      <w:r w:rsidRPr="001E6C07">
        <w:rPr>
          <w:rFonts w:ascii="Arial" w:hAnsi="Arial" w:cs="Arial"/>
          <w:i/>
          <w:iCs/>
          <w:sz w:val="28"/>
          <w:szCs w:val="28"/>
        </w:rPr>
        <w:t xml:space="preserve"> He restoreth my soul</w:t>
      </w:r>
    </w:p>
    <w:p w14:paraId="305F6DE0"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Yea, m</w:t>
      </w:r>
      <w:r w:rsidRPr="001E6C07">
        <w:rPr>
          <w:rFonts w:ascii="Arial" w:hAnsi="Arial" w:cs="Arial"/>
          <w:i/>
          <w:iCs/>
          <w:sz w:val="28"/>
          <w:szCs w:val="28"/>
        </w:rPr>
        <w:t>y Lord) I was sick and dying</w:t>
      </w:r>
    </w:p>
    <w:p w14:paraId="5806FE4B"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On the Jericho road,</w:t>
      </w:r>
    </w:p>
    <w:p w14:paraId="1F566DDF" w14:textId="77777777" w:rsidR="002B3306" w:rsidRDefault="002B3306" w:rsidP="002B3306">
      <w:pPr>
        <w:jc w:val="center"/>
        <w:rPr>
          <w:rFonts w:ascii="Arial" w:hAnsi="Arial" w:cs="Arial"/>
          <w:i/>
          <w:iCs/>
          <w:sz w:val="28"/>
          <w:szCs w:val="28"/>
        </w:rPr>
      </w:pPr>
      <w:r w:rsidRPr="001E6C07">
        <w:rPr>
          <w:rFonts w:ascii="Arial" w:hAnsi="Arial" w:cs="Arial"/>
          <w:i/>
          <w:iCs/>
          <w:sz w:val="28"/>
          <w:szCs w:val="28"/>
        </w:rPr>
        <w:t>When He poured in the oil and the wine.</w:t>
      </w:r>
    </w:p>
    <w:p w14:paraId="51C1C9B2" w14:textId="77777777" w:rsidR="002B3306" w:rsidRDefault="002B3306" w:rsidP="002B3306">
      <w:pPr>
        <w:jc w:val="center"/>
        <w:rPr>
          <w:rFonts w:ascii="Arial" w:hAnsi="Arial" w:cs="Arial"/>
          <w:i/>
          <w:iCs/>
          <w:sz w:val="28"/>
          <w:szCs w:val="28"/>
        </w:rPr>
      </w:pPr>
    </w:p>
    <w:p w14:paraId="126388A9"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Oh, h</w:t>
      </w:r>
      <w:r w:rsidRPr="001E6C07">
        <w:rPr>
          <w:rFonts w:ascii="Arial" w:hAnsi="Arial" w:cs="Arial"/>
          <w:i/>
          <w:iCs/>
          <w:sz w:val="28"/>
          <w:szCs w:val="28"/>
        </w:rPr>
        <w:t>allelujah) He poured in the oil and the wine</w:t>
      </w:r>
    </w:p>
    <w:p w14:paraId="0F7E6A74"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H</w:t>
      </w:r>
      <w:r w:rsidRPr="001E6C07">
        <w:rPr>
          <w:rFonts w:ascii="Arial" w:hAnsi="Arial" w:cs="Arial"/>
          <w:i/>
          <w:iCs/>
          <w:sz w:val="28"/>
          <w:szCs w:val="28"/>
        </w:rPr>
        <w:t>allelujah) Th</w:t>
      </w:r>
      <w:r>
        <w:rPr>
          <w:rFonts w:ascii="Arial" w:hAnsi="Arial" w:cs="Arial"/>
          <w:i/>
          <w:iCs/>
          <w:sz w:val="28"/>
          <w:szCs w:val="28"/>
        </w:rPr>
        <w:t>e time</w:t>
      </w:r>
      <w:r w:rsidRPr="001E6C07">
        <w:rPr>
          <w:rFonts w:ascii="Arial" w:hAnsi="Arial" w:cs="Arial"/>
          <w:i/>
          <w:iCs/>
          <w:sz w:val="28"/>
          <w:szCs w:val="28"/>
        </w:rPr>
        <w:t xml:space="preserve"> He restoreth my soul</w:t>
      </w:r>
    </w:p>
    <w:p w14:paraId="7FC69A4F"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w:t>
      </w:r>
      <w:r>
        <w:rPr>
          <w:rFonts w:ascii="Arial" w:hAnsi="Arial" w:cs="Arial"/>
          <w:i/>
          <w:iCs/>
          <w:sz w:val="28"/>
          <w:szCs w:val="28"/>
        </w:rPr>
        <w:t>Oh, m</w:t>
      </w:r>
      <w:r w:rsidRPr="001E6C07">
        <w:rPr>
          <w:rFonts w:ascii="Arial" w:hAnsi="Arial" w:cs="Arial"/>
          <w:i/>
          <w:iCs/>
          <w:sz w:val="28"/>
          <w:szCs w:val="28"/>
        </w:rPr>
        <w:t>y Lord) I was sick and dying</w:t>
      </w:r>
    </w:p>
    <w:p w14:paraId="011AD56B" w14:textId="77777777" w:rsidR="002B3306" w:rsidRPr="001E6C07" w:rsidRDefault="002B3306" w:rsidP="002B3306">
      <w:pPr>
        <w:jc w:val="center"/>
        <w:rPr>
          <w:rFonts w:ascii="Arial" w:hAnsi="Arial" w:cs="Arial"/>
          <w:i/>
          <w:iCs/>
          <w:sz w:val="28"/>
          <w:szCs w:val="28"/>
        </w:rPr>
      </w:pPr>
      <w:r w:rsidRPr="001E6C07">
        <w:rPr>
          <w:rFonts w:ascii="Arial" w:hAnsi="Arial" w:cs="Arial"/>
          <w:i/>
          <w:iCs/>
          <w:sz w:val="28"/>
          <w:szCs w:val="28"/>
        </w:rPr>
        <w:t>On the Jericho road,</w:t>
      </w:r>
    </w:p>
    <w:p w14:paraId="7D7A2224" w14:textId="77777777" w:rsidR="002B3306" w:rsidRPr="00613622" w:rsidRDefault="002B3306" w:rsidP="002B3306">
      <w:pPr>
        <w:jc w:val="center"/>
        <w:rPr>
          <w:rFonts w:ascii="Arial" w:hAnsi="Arial" w:cs="Arial"/>
          <w:i/>
          <w:iCs/>
          <w:sz w:val="28"/>
          <w:szCs w:val="28"/>
        </w:rPr>
      </w:pPr>
      <w:r w:rsidRPr="001E6C07">
        <w:rPr>
          <w:rFonts w:ascii="Arial" w:hAnsi="Arial" w:cs="Arial"/>
          <w:i/>
          <w:iCs/>
          <w:sz w:val="28"/>
          <w:szCs w:val="28"/>
        </w:rPr>
        <w:t>When He poured in the oil and the wine.</w:t>
      </w:r>
    </w:p>
    <w:p w14:paraId="517CA8BA" w14:textId="77777777" w:rsidR="002B3306" w:rsidRDefault="002B3306" w:rsidP="002B3306">
      <w:pPr>
        <w:jc w:val="both"/>
        <w:rPr>
          <w:rFonts w:ascii="Arial" w:hAnsi="Arial" w:cs="Arial"/>
          <w:sz w:val="28"/>
          <w:szCs w:val="28"/>
        </w:rPr>
      </w:pPr>
      <w:r>
        <w:rPr>
          <w:rFonts w:ascii="Arial" w:hAnsi="Arial" w:cs="Arial"/>
          <w:sz w:val="28"/>
          <w:szCs w:val="28"/>
          <w:vertAlign w:val="superscript"/>
        </w:rPr>
        <w:t xml:space="preserve">207 </w:t>
      </w:r>
      <w:proofErr w:type="spellStart"/>
      <w:r>
        <w:rPr>
          <w:rFonts w:ascii="Arial" w:hAnsi="Arial" w:cs="Arial"/>
          <w:sz w:val="28"/>
          <w:szCs w:val="28"/>
        </w:rPr>
        <w:t>Hatiisei</w:t>
      </w:r>
      <w:proofErr w:type="spellEnd"/>
      <w:r>
        <w:rPr>
          <w:rFonts w:ascii="Arial" w:hAnsi="Arial" w:cs="Arial"/>
          <w:sz w:val="28"/>
          <w:szCs w:val="28"/>
        </w:rPr>
        <w:t xml:space="preserve"> </w:t>
      </w:r>
      <w:proofErr w:type="spellStart"/>
      <w:r>
        <w:rPr>
          <w:rFonts w:ascii="Arial" w:hAnsi="Arial" w:cs="Arial"/>
          <w:sz w:val="28"/>
          <w:szCs w:val="28"/>
        </w:rPr>
        <w:t>zvipo</w:t>
      </w:r>
      <w:proofErr w:type="spellEnd"/>
      <w:r>
        <w:rPr>
          <w:rFonts w:ascii="Arial" w:hAnsi="Arial" w:cs="Arial"/>
          <w:sz w:val="28"/>
          <w:szCs w:val="28"/>
        </w:rPr>
        <w:t>.</w:t>
      </w:r>
    </w:p>
    <w:p w14:paraId="3661D14C"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208 </w:t>
      </w:r>
      <w:r>
        <w:rPr>
          <w:rFonts w:ascii="Arial" w:hAnsi="Arial" w:cs="Arial"/>
          <w:sz w:val="28"/>
          <w:szCs w:val="28"/>
        </w:rPr>
        <w:t xml:space="preserve">Baba tinotenda </w:t>
      </w:r>
      <w:proofErr w:type="spellStart"/>
      <w:r>
        <w:rPr>
          <w:rFonts w:ascii="Arial" w:hAnsi="Arial" w:cs="Arial"/>
          <w:sz w:val="28"/>
          <w:szCs w:val="28"/>
        </w:rPr>
        <w:t>nezvipo</w:t>
      </w:r>
      <w:proofErr w:type="spellEnd"/>
      <w:r>
        <w:rPr>
          <w:rFonts w:ascii="Arial" w:hAnsi="Arial" w:cs="Arial"/>
          <w:sz w:val="28"/>
          <w:szCs w:val="28"/>
        </w:rPr>
        <w:t xml:space="preserve">. </w:t>
      </w:r>
      <w:proofErr w:type="spellStart"/>
      <w:r>
        <w:rPr>
          <w:rFonts w:ascii="Arial" w:hAnsi="Arial" w:cs="Arial"/>
          <w:sz w:val="28"/>
          <w:szCs w:val="28"/>
        </w:rPr>
        <w:t>Zvabuda</w:t>
      </w:r>
      <w:proofErr w:type="spellEnd"/>
      <w:r>
        <w:rPr>
          <w:rFonts w:ascii="Arial" w:hAnsi="Arial" w:cs="Arial"/>
          <w:sz w:val="28"/>
          <w:szCs w:val="28"/>
        </w:rPr>
        <w:t xml:space="preserve"> </w:t>
      </w:r>
      <w:proofErr w:type="spellStart"/>
      <w:r>
        <w:rPr>
          <w:rFonts w:ascii="Arial" w:hAnsi="Arial" w:cs="Arial"/>
          <w:sz w:val="28"/>
          <w:szCs w:val="28"/>
        </w:rPr>
        <w:t>muhomwe</w:t>
      </w:r>
      <w:proofErr w:type="spellEnd"/>
      <w:r>
        <w:rPr>
          <w:rFonts w:ascii="Arial" w:hAnsi="Arial" w:cs="Arial"/>
          <w:sz w:val="28"/>
          <w:szCs w:val="28"/>
        </w:rPr>
        <w:t xml:space="preserve"> </w:t>
      </w:r>
      <w:proofErr w:type="spellStart"/>
      <w:r>
        <w:rPr>
          <w:rFonts w:ascii="Arial" w:hAnsi="Arial" w:cs="Arial"/>
          <w:sz w:val="28"/>
          <w:szCs w:val="28"/>
        </w:rPr>
        <w:t>dzevana</w:t>
      </w:r>
      <w:proofErr w:type="spellEnd"/>
      <w:r>
        <w:rPr>
          <w:rFonts w:ascii="Arial" w:hAnsi="Arial" w:cs="Arial"/>
          <w:sz w:val="28"/>
          <w:szCs w:val="28"/>
        </w:rPr>
        <w:t xml:space="preserve"> </w:t>
      </w:r>
      <w:proofErr w:type="spellStart"/>
      <w:r>
        <w:rPr>
          <w:rFonts w:ascii="Arial" w:hAnsi="Arial" w:cs="Arial"/>
          <w:sz w:val="28"/>
          <w:szCs w:val="28"/>
        </w:rPr>
        <w:t>venyu</w:t>
      </w:r>
      <w:proofErr w:type="spellEnd"/>
      <w:r>
        <w:rPr>
          <w:rFonts w:ascii="Arial" w:hAnsi="Arial" w:cs="Arial"/>
          <w:sz w:val="28"/>
          <w:szCs w:val="28"/>
        </w:rPr>
        <w:t xml:space="preserve">, </w:t>
      </w:r>
      <w:proofErr w:type="spellStart"/>
      <w:r>
        <w:rPr>
          <w:rFonts w:ascii="Arial" w:hAnsi="Arial" w:cs="Arial"/>
          <w:sz w:val="28"/>
          <w:szCs w:val="28"/>
        </w:rPr>
        <w:t>ropafadzai</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“Good measure, pressed down, shaken over,” </w:t>
      </w:r>
      <w:proofErr w:type="spellStart"/>
      <w:r>
        <w:rPr>
          <w:rFonts w:ascii="Arial" w:hAnsi="Arial" w:cs="Arial"/>
          <w:sz w:val="28"/>
          <w:szCs w:val="28"/>
        </w:rPr>
        <w:t>tozvisevenzesa</w:t>
      </w:r>
      <w:proofErr w:type="spellEnd"/>
      <w:r>
        <w:rPr>
          <w:rFonts w:ascii="Arial" w:hAnsi="Arial" w:cs="Arial"/>
          <w:sz w:val="28"/>
          <w:szCs w:val="28"/>
        </w:rPr>
        <w:t xml:space="preserve"> </w:t>
      </w:r>
      <w:proofErr w:type="spellStart"/>
      <w:r>
        <w:rPr>
          <w:rFonts w:ascii="Arial" w:hAnsi="Arial" w:cs="Arial"/>
          <w:sz w:val="28"/>
          <w:szCs w:val="28"/>
        </w:rPr>
        <w:t>kubasa</w:t>
      </w:r>
      <w:proofErr w:type="spellEnd"/>
      <w:r>
        <w:rPr>
          <w:rFonts w:ascii="Arial" w:hAnsi="Arial" w:cs="Arial"/>
          <w:sz w:val="28"/>
          <w:szCs w:val="28"/>
        </w:rPr>
        <w:t xml:space="preserve"> </w:t>
      </w:r>
      <w:proofErr w:type="spellStart"/>
      <w:r>
        <w:rPr>
          <w:rFonts w:ascii="Arial" w:hAnsi="Arial" w:cs="Arial"/>
          <w:sz w:val="28"/>
          <w:szCs w:val="28"/>
        </w:rPr>
        <w:t>renyu</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proofErr w:type="spellStart"/>
      <w:r>
        <w:rPr>
          <w:rFonts w:ascii="Arial" w:hAnsi="Arial" w:cs="Arial"/>
          <w:sz w:val="28"/>
          <w:szCs w:val="28"/>
        </w:rPr>
        <w:t>Chititungamirirai</w:t>
      </w:r>
      <w:proofErr w:type="spellEnd"/>
      <w:r>
        <w:rPr>
          <w:rFonts w:ascii="Arial" w:hAnsi="Arial" w:cs="Arial"/>
          <w:sz w:val="28"/>
          <w:szCs w:val="28"/>
        </w:rPr>
        <w:t xml:space="preserve"> </w:t>
      </w:r>
      <w:proofErr w:type="spellStart"/>
      <w:r>
        <w:rPr>
          <w:rFonts w:ascii="Arial" w:hAnsi="Arial" w:cs="Arial"/>
          <w:sz w:val="28"/>
          <w:szCs w:val="28"/>
        </w:rPr>
        <w:t>pazvinhu</w:t>
      </w:r>
      <w:proofErr w:type="spellEnd"/>
      <w:r>
        <w:rPr>
          <w:rFonts w:ascii="Arial" w:hAnsi="Arial" w:cs="Arial"/>
          <w:sz w:val="28"/>
          <w:szCs w:val="28"/>
        </w:rPr>
        <w:t xml:space="preserve"> </w:t>
      </w:r>
      <w:proofErr w:type="spellStart"/>
      <w:r>
        <w:rPr>
          <w:rFonts w:ascii="Arial" w:hAnsi="Arial" w:cs="Arial"/>
          <w:sz w:val="28"/>
          <w:szCs w:val="28"/>
        </w:rPr>
        <w:t>zvedu</w:t>
      </w:r>
      <w:proofErr w:type="spellEnd"/>
      <w:r>
        <w:rPr>
          <w:rFonts w:ascii="Arial" w:hAnsi="Arial" w:cs="Arial"/>
          <w:sz w:val="28"/>
          <w:szCs w:val="28"/>
        </w:rPr>
        <w:t xml:space="preserve"> </w:t>
      </w:r>
      <w:proofErr w:type="spellStart"/>
      <w:r>
        <w:rPr>
          <w:rFonts w:ascii="Arial" w:hAnsi="Arial" w:cs="Arial"/>
          <w:sz w:val="28"/>
          <w:szCs w:val="28"/>
        </w:rPr>
        <w:t>zvose</w:t>
      </w:r>
      <w:proofErr w:type="spellEnd"/>
      <w:r>
        <w:rPr>
          <w:rFonts w:ascii="Arial" w:hAnsi="Arial" w:cs="Arial"/>
          <w:sz w:val="28"/>
          <w:szCs w:val="28"/>
        </w:rPr>
        <w:t xml:space="preserve"> </w:t>
      </w:r>
      <w:proofErr w:type="spellStart"/>
      <w:r>
        <w:rPr>
          <w:rFonts w:ascii="Arial" w:hAnsi="Arial" w:cs="Arial"/>
          <w:sz w:val="28"/>
          <w:szCs w:val="28"/>
        </w:rPr>
        <w:t>kunyanya</w:t>
      </w:r>
      <w:proofErr w:type="spellEnd"/>
      <w:r>
        <w:rPr>
          <w:rFonts w:ascii="Arial" w:hAnsi="Arial" w:cs="Arial"/>
          <w:sz w:val="28"/>
          <w:szCs w:val="28"/>
        </w:rPr>
        <w:t xml:space="preserve"> </w:t>
      </w:r>
      <w:proofErr w:type="spellStart"/>
      <w:r>
        <w:rPr>
          <w:rFonts w:ascii="Arial" w:hAnsi="Arial" w:cs="Arial"/>
          <w:sz w:val="28"/>
          <w:szCs w:val="28"/>
        </w:rPr>
        <w:t>kufamba</w:t>
      </w:r>
      <w:proofErr w:type="spellEnd"/>
      <w:r>
        <w:rPr>
          <w:rFonts w:ascii="Arial" w:hAnsi="Arial" w:cs="Arial"/>
          <w:sz w:val="28"/>
          <w:szCs w:val="28"/>
        </w:rPr>
        <w:t xml:space="preserve"> </w:t>
      </w:r>
      <w:proofErr w:type="spellStart"/>
      <w:r>
        <w:rPr>
          <w:rFonts w:ascii="Arial" w:hAnsi="Arial" w:cs="Arial"/>
          <w:sz w:val="28"/>
          <w:szCs w:val="28"/>
        </w:rPr>
        <w:t>kwedu</w:t>
      </w:r>
      <w:proofErr w:type="spellEnd"/>
      <w:r>
        <w:rPr>
          <w:rFonts w:ascii="Arial" w:hAnsi="Arial" w:cs="Arial"/>
          <w:sz w:val="28"/>
          <w:szCs w:val="28"/>
        </w:rPr>
        <w:t xml:space="preserve"> </w:t>
      </w:r>
      <w:proofErr w:type="spellStart"/>
      <w:r>
        <w:rPr>
          <w:rFonts w:ascii="Arial" w:hAnsi="Arial" w:cs="Arial"/>
          <w:sz w:val="28"/>
          <w:szCs w:val="28"/>
        </w:rPr>
        <w:t>kwamangwana</w:t>
      </w:r>
      <w:proofErr w:type="spellEnd"/>
      <w:r>
        <w:rPr>
          <w:rFonts w:ascii="Arial" w:hAnsi="Arial" w:cs="Arial"/>
          <w:sz w:val="28"/>
          <w:szCs w:val="28"/>
        </w:rPr>
        <w:t xml:space="preserve">, </w:t>
      </w:r>
      <w:proofErr w:type="spellStart"/>
      <w:r>
        <w:rPr>
          <w:rFonts w:ascii="Arial" w:hAnsi="Arial" w:cs="Arial"/>
          <w:sz w:val="28"/>
          <w:szCs w:val="28"/>
        </w:rPr>
        <w:t>nemharidzo</w:t>
      </w:r>
      <w:proofErr w:type="spellEnd"/>
      <w:r>
        <w:rPr>
          <w:rFonts w:ascii="Arial" w:hAnsi="Arial" w:cs="Arial"/>
          <w:sz w:val="28"/>
          <w:szCs w:val="28"/>
        </w:rPr>
        <w:t xml:space="preserve"> </w:t>
      </w:r>
      <w:proofErr w:type="spellStart"/>
      <w:r>
        <w:rPr>
          <w:rFonts w:ascii="Arial" w:hAnsi="Arial" w:cs="Arial"/>
          <w:sz w:val="28"/>
          <w:szCs w:val="28"/>
        </w:rPr>
        <w:t>yeko</w:t>
      </w:r>
      <w:proofErr w:type="spellEnd"/>
      <w:r>
        <w:rPr>
          <w:rFonts w:ascii="Arial" w:hAnsi="Arial" w:cs="Arial"/>
          <w:sz w:val="28"/>
          <w:szCs w:val="28"/>
        </w:rPr>
        <w:t xml:space="preserve">, </w:t>
      </w:r>
      <w:proofErr w:type="spellStart"/>
      <w:r>
        <w:rPr>
          <w:rFonts w:ascii="Arial" w:hAnsi="Arial" w:cs="Arial"/>
          <w:sz w:val="28"/>
          <w:szCs w:val="28"/>
        </w:rPr>
        <w:t>muZita</w:t>
      </w:r>
      <w:proofErr w:type="spellEnd"/>
      <w:r>
        <w:rPr>
          <w:rFonts w:ascii="Arial" w:hAnsi="Arial" w:cs="Arial"/>
          <w:sz w:val="28"/>
          <w:szCs w:val="28"/>
        </w:rPr>
        <w:t xml:space="preserve"> </w:t>
      </w:r>
      <w:proofErr w:type="spellStart"/>
      <w:r>
        <w:rPr>
          <w:rFonts w:ascii="Arial" w:hAnsi="Arial" w:cs="Arial"/>
          <w:sz w:val="28"/>
          <w:szCs w:val="28"/>
        </w:rPr>
        <w:t>raTenzi</w:t>
      </w:r>
      <w:proofErr w:type="spellEnd"/>
      <w:r>
        <w:rPr>
          <w:rFonts w:ascii="Arial" w:hAnsi="Arial" w:cs="Arial"/>
          <w:sz w:val="28"/>
          <w:szCs w:val="28"/>
        </w:rPr>
        <w:t xml:space="preserve"> </w:t>
      </w:r>
      <w:proofErr w:type="spellStart"/>
      <w:r>
        <w:rPr>
          <w:rFonts w:ascii="Arial" w:hAnsi="Arial" w:cs="Arial"/>
          <w:sz w:val="28"/>
          <w:szCs w:val="28"/>
        </w:rPr>
        <w:t>Jeso</w:t>
      </w:r>
      <w:proofErr w:type="spellEnd"/>
      <w:r>
        <w:rPr>
          <w:rFonts w:ascii="Arial" w:hAnsi="Arial" w:cs="Arial"/>
          <w:sz w:val="28"/>
          <w:szCs w:val="28"/>
        </w:rPr>
        <w:t xml:space="preserve"> Kristu, Amen. </w:t>
      </w:r>
      <w:r w:rsidRPr="00A56275">
        <w:rPr>
          <w:rFonts w:ascii="Arial" w:hAnsi="Arial" w:cs="Arial"/>
          <w:sz w:val="18"/>
          <w:szCs w:val="18"/>
        </w:rPr>
        <w:t>[Congregation says, “Amen.”]</w:t>
      </w:r>
      <w:r>
        <w:rPr>
          <w:rFonts w:ascii="Arial" w:hAnsi="Arial" w:cs="Arial"/>
          <w:sz w:val="18"/>
          <w:szCs w:val="18"/>
        </w:rPr>
        <w:t xml:space="preserve"> </w:t>
      </w:r>
    </w:p>
    <w:p w14:paraId="61A70F66"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209 </w:t>
      </w:r>
      <w:proofErr w:type="spellStart"/>
      <w:r>
        <w:rPr>
          <w:rFonts w:ascii="Arial" w:hAnsi="Arial" w:cs="Arial"/>
          <w:sz w:val="28"/>
          <w:szCs w:val="28"/>
        </w:rPr>
        <w:t>Ayihwa</w:t>
      </w:r>
      <w:proofErr w:type="spellEnd"/>
      <w:r>
        <w:rPr>
          <w:rFonts w:ascii="Arial" w:hAnsi="Arial" w:cs="Arial"/>
          <w:sz w:val="28"/>
          <w:szCs w:val="28"/>
        </w:rPr>
        <w:t xml:space="preserve"> tinotenda. Mwari </w:t>
      </w:r>
      <w:proofErr w:type="spellStart"/>
      <w:r>
        <w:rPr>
          <w:rFonts w:ascii="Arial" w:hAnsi="Arial" w:cs="Arial"/>
          <w:sz w:val="28"/>
          <w:szCs w:val="28"/>
        </w:rPr>
        <w:t>vakuitirei</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 xml:space="preserve"> </w:t>
      </w:r>
      <w:proofErr w:type="spellStart"/>
      <w:r>
        <w:rPr>
          <w:rFonts w:ascii="Arial" w:hAnsi="Arial" w:cs="Arial"/>
          <w:sz w:val="28"/>
          <w:szCs w:val="28"/>
        </w:rPr>
        <w:t>mangwana</w:t>
      </w:r>
      <w:proofErr w:type="spellEnd"/>
      <w:r>
        <w:rPr>
          <w:rFonts w:ascii="Arial" w:hAnsi="Arial" w:cs="Arial"/>
          <w:sz w:val="28"/>
          <w:szCs w:val="28"/>
        </w:rPr>
        <w:t xml:space="preserve"> service </w:t>
      </w:r>
      <w:proofErr w:type="spellStart"/>
      <w:r>
        <w:rPr>
          <w:rFonts w:ascii="Arial" w:hAnsi="Arial" w:cs="Arial"/>
          <w:sz w:val="28"/>
          <w:szCs w:val="28"/>
        </w:rPr>
        <w:t>yedu</w:t>
      </w:r>
      <w:proofErr w:type="spellEnd"/>
      <w:r>
        <w:rPr>
          <w:rFonts w:ascii="Arial" w:hAnsi="Arial" w:cs="Arial"/>
          <w:sz w:val="28"/>
          <w:szCs w:val="28"/>
        </w:rPr>
        <w:t xml:space="preserve">, </w:t>
      </w:r>
      <w:proofErr w:type="spellStart"/>
      <w:r>
        <w:rPr>
          <w:rFonts w:ascii="Arial" w:hAnsi="Arial" w:cs="Arial"/>
          <w:sz w:val="28"/>
          <w:szCs w:val="28"/>
        </w:rPr>
        <w:t>nhaika</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 xml:space="preserve">. Saka </w:t>
      </w:r>
      <w:proofErr w:type="spellStart"/>
      <w:r>
        <w:rPr>
          <w:rFonts w:ascii="Arial" w:hAnsi="Arial" w:cs="Arial"/>
          <w:sz w:val="28"/>
          <w:szCs w:val="28"/>
        </w:rPr>
        <w:t>tongobva</w:t>
      </w:r>
      <w:proofErr w:type="spellEnd"/>
      <w:r>
        <w:rPr>
          <w:rFonts w:ascii="Arial" w:hAnsi="Arial" w:cs="Arial"/>
          <w:sz w:val="28"/>
          <w:szCs w:val="28"/>
        </w:rPr>
        <w:t xml:space="preserve"> </w:t>
      </w:r>
      <w:proofErr w:type="spellStart"/>
      <w:r>
        <w:rPr>
          <w:rFonts w:ascii="Arial" w:hAnsi="Arial" w:cs="Arial"/>
          <w:sz w:val="28"/>
          <w:szCs w:val="28"/>
        </w:rPr>
        <w:t>kuno</w:t>
      </w:r>
      <w:proofErr w:type="spellEnd"/>
      <w:r>
        <w:rPr>
          <w:rFonts w:ascii="Arial" w:hAnsi="Arial" w:cs="Arial"/>
          <w:sz w:val="28"/>
          <w:szCs w:val="28"/>
        </w:rPr>
        <w:t xml:space="preserve"> </w:t>
      </w:r>
      <w:proofErr w:type="spellStart"/>
      <w:r>
        <w:rPr>
          <w:rFonts w:ascii="Arial" w:hAnsi="Arial" w:cs="Arial"/>
          <w:sz w:val="28"/>
          <w:szCs w:val="28"/>
        </w:rPr>
        <w:t>kuseni</w:t>
      </w:r>
      <w:proofErr w:type="spellEnd"/>
      <w:r>
        <w:rPr>
          <w:rFonts w:ascii="Arial" w:hAnsi="Arial" w:cs="Arial"/>
          <w:sz w:val="28"/>
          <w:szCs w:val="28"/>
        </w:rPr>
        <w:t xml:space="preserve"> </w:t>
      </w:r>
      <w:proofErr w:type="spellStart"/>
      <w:r>
        <w:rPr>
          <w:rFonts w:ascii="Arial" w:hAnsi="Arial" w:cs="Arial"/>
          <w:sz w:val="28"/>
          <w:szCs w:val="28"/>
        </w:rPr>
        <w:t>tichingomuka</w:t>
      </w:r>
      <w:proofErr w:type="spellEnd"/>
      <w:r>
        <w:rPr>
          <w:rFonts w:ascii="Arial" w:hAnsi="Arial" w:cs="Arial"/>
          <w:sz w:val="28"/>
          <w:szCs w:val="28"/>
        </w:rPr>
        <w:t xml:space="preserve"> </w:t>
      </w:r>
      <w:proofErr w:type="spellStart"/>
      <w:r>
        <w:rPr>
          <w:rFonts w:ascii="Arial" w:hAnsi="Arial" w:cs="Arial"/>
          <w:sz w:val="28"/>
          <w:szCs w:val="28"/>
        </w:rPr>
        <w:t>takananga</w:t>
      </w:r>
      <w:proofErr w:type="spellEnd"/>
      <w:r>
        <w:rPr>
          <w:rFonts w:ascii="Arial" w:hAnsi="Arial" w:cs="Arial"/>
          <w:sz w:val="28"/>
          <w:szCs w:val="28"/>
        </w:rPr>
        <w:t xml:space="preserve"> </w:t>
      </w:r>
      <w:proofErr w:type="spellStart"/>
      <w:r>
        <w:rPr>
          <w:rFonts w:ascii="Arial" w:hAnsi="Arial" w:cs="Arial"/>
          <w:sz w:val="28"/>
          <w:szCs w:val="28"/>
        </w:rPr>
        <w:t>ikoko</w:t>
      </w:r>
      <w:proofErr w:type="spellEnd"/>
      <w:r>
        <w:rPr>
          <w:rFonts w:ascii="Arial" w:hAnsi="Arial" w:cs="Arial"/>
          <w:sz w:val="28"/>
          <w:szCs w:val="28"/>
        </w:rPr>
        <w:t xml:space="preserve">. </w:t>
      </w:r>
      <w:proofErr w:type="spellStart"/>
      <w:r>
        <w:rPr>
          <w:rFonts w:ascii="Arial" w:hAnsi="Arial" w:cs="Arial"/>
          <w:sz w:val="28"/>
          <w:szCs w:val="28"/>
        </w:rPr>
        <w:t>Tonoita</w:t>
      </w:r>
      <w:proofErr w:type="spellEnd"/>
      <w:r>
        <w:rPr>
          <w:rFonts w:ascii="Arial" w:hAnsi="Arial" w:cs="Arial"/>
          <w:sz w:val="28"/>
          <w:szCs w:val="28"/>
        </w:rPr>
        <w:t xml:space="preserve"> service </w:t>
      </w:r>
      <w:proofErr w:type="spellStart"/>
      <w:r>
        <w:rPr>
          <w:rFonts w:ascii="Arial" w:hAnsi="Arial" w:cs="Arial"/>
          <w:sz w:val="28"/>
          <w:szCs w:val="28"/>
        </w:rPr>
        <w:t>yedu</w:t>
      </w:r>
      <w:proofErr w:type="spellEnd"/>
      <w:r>
        <w:rPr>
          <w:rFonts w:ascii="Arial" w:hAnsi="Arial" w:cs="Arial"/>
          <w:sz w:val="28"/>
          <w:szCs w:val="28"/>
        </w:rPr>
        <w:t xml:space="preserve"> </w:t>
      </w:r>
      <w:proofErr w:type="spellStart"/>
      <w:r>
        <w:rPr>
          <w:rFonts w:ascii="Arial" w:hAnsi="Arial" w:cs="Arial"/>
          <w:sz w:val="28"/>
          <w:szCs w:val="28"/>
        </w:rPr>
        <w:t>mangwana</w:t>
      </w:r>
      <w:proofErr w:type="spellEnd"/>
      <w:r>
        <w:rPr>
          <w:rFonts w:ascii="Arial" w:hAnsi="Arial" w:cs="Arial"/>
          <w:sz w:val="28"/>
          <w:szCs w:val="28"/>
        </w:rPr>
        <w:t xml:space="preserve"> </w:t>
      </w:r>
      <w:proofErr w:type="spellStart"/>
      <w:r>
        <w:rPr>
          <w:rFonts w:ascii="Arial" w:hAnsi="Arial" w:cs="Arial"/>
          <w:sz w:val="28"/>
          <w:szCs w:val="28"/>
        </w:rPr>
        <w:t>kuGweru</w:t>
      </w:r>
      <w:proofErr w:type="spellEnd"/>
      <w:r>
        <w:rPr>
          <w:rFonts w:ascii="Arial" w:hAnsi="Arial" w:cs="Arial"/>
          <w:sz w:val="28"/>
          <w:szCs w:val="28"/>
        </w:rPr>
        <w:t xml:space="preserve"> ne Sunday, then </w:t>
      </w:r>
      <w:proofErr w:type="spellStart"/>
      <w:r>
        <w:rPr>
          <w:rFonts w:ascii="Arial" w:hAnsi="Arial" w:cs="Arial"/>
          <w:sz w:val="28"/>
          <w:szCs w:val="28"/>
        </w:rPr>
        <w:t>todzoka</w:t>
      </w:r>
      <w:proofErr w:type="spellEnd"/>
      <w:r>
        <w:rPr>
          <w:rFonts w:ascii="Arial" w:hAnsi="Arial" w:cs="Arial"/>
          <w:sz w:val="28"/>
          <w:szCs w:val="28"/>
        </w:rPr>
        <w:t xml:space="preserve"> </w:t>
      </w:r>
      <w:proofErr w:type="spellStart"/>
      <w:r>
        <w:rPr>
          <w:rFonts w:ascii="Arial" w:hAnsi="Arial" w:cs="Arial"/>
          <w:sz w:val="28"/>
          <w:szCs w:val="28"/>
        </w:rPr>
        <w:t>hedu</w:t>
      </w:r>
      <w:proofErr w:type="spellEnd"/>
      <w:r>
        <w:rPr>
          <w:rFonts w:ascii="Arial" w:hAnsi="Arial" w:cs="Arial"/>
          <w:sz w:val="28"/>
          <w:szCs w:val="28"/>
        </w:rPr>
        <w:t xml:space="preserve">. It’s part of our agreement with the Lord, </w:t>
      </w:r>
      <w:proofErr w:type="spellStart"/>
      <w:r>
        <w:rPr>
          <w:rFonts w:ascii="Arial" w:hAnsi="Arial" w:cs="Arial"/>
          <w:sz w:val="28"/>
          <w:szCs w:val="28"/>
        </w:rPr>
        <w:t>handitika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Saka </w:t>
      </w: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t>tinozadzikisa</w:t>
      </w:r>
      <w:proofErr w:type="spellEnd"/>
      <w:r>
        <w:rPr>
          <w:rFonts w:ascii="Arial" w:hAnsi="Arial" w:cs="Arial"/>
          <w:sz w:val="28"/>
          <w:szCs w:val="28"/>
        </w:rPr>
        <w:t xml:space="preserve"> </w:t>
      </w:r>
      <w:proofErr w:type="spellStart"/>
      <w:r>
        <w:rPr>
          <w:rFonts w:ascii="Arial" w:hAnsi="Arial" w:cs="Arial"/>
          <w:sz w:val="28"/>
          <w:szCs w:val="28"/>
        </w:rPr>
        <w:t>kutsanya</w:t>
      </w:r>
      <w:proofErr w:type="spellEnd"/>
      <w:r>
        <w:rPr>
          <w:rFonts w:ascii="Arial" w:hAnsi="Arial" w:cs="Arial"/>
          <w:sz w:val="28"/>
          <w:szCs w:val="28"/>
        </w:rPr>
        <w:t xml:space="preserve"> </w:t>
      </w:r>
      <w:proofErr w:type="spellStart"/>
      <w:r>
        <w:rPr>
          <w:rFonts w:ascii="Arial" w:hAnsi="Arial" w:cs="Arial"/>
          <w:sz w:val="28"/>
          <w:szCs w:val="28"/>
        </w:rPr>
        <w:t>nema</w:t>
      </w:r>
      <w:proofErr w:type="spellEnd"/>
      <w:r>
        <w:rPr>
          <w:rFonts w:ascii="Arial" w:hAnsi="Arial" w:cs="Arial"/>
          <w:sz w:val="28"/>
          <w:szCs w:val="28"/>
        </w:rPr>
        <w:t xml:space="preserve"> service </w:t>
      </w:r>
      <w:proofErr w:type="spellStart"/>
      <w:r>
        <w:rPr>
          <w:rFonts w:ascii="Arial" w:hAnsi="Arial" w:cs="Arial"/>
          <w:sz w:val="28"/>
          <w:szCs w:val="28"/>
        </w:rPr>
        <w:t>edu</w:t>
      </w:r>
      <w:proofErr w:type="spellEnd"/>
      <w:r>
        <w:rPr>
          <w:rFonts w:ascii="Arial" w:hAnsi="Arial" w:cs="Arial"/>
          <w:sz w:val="28"/>
          <w:szCs w:val="28"/>
        </w:rPr>
        <w:t xml:space="preserve"> </w:t>
      </w:r>
      <w:proofErr w:type="spellStart"/>
      <w:r>
        <w:rPr>
          <w:rFonts w:ascii="Arial" w:hAnsi="Arial" w:cs="Arial"/>
          <w:sz w:val="28"/>
          <w:szCs w:val="28"/>
        </w:rPr>
        <w:t>eGweru</w:t>
      </w:r>
      <w:proofErr w:type="spellEnd"/>
      <w:r>
        <w:rPr>
          <w:rFonts w:ascii="Arial" w:hAnsi="Arial" w:cs="Arial"/>
          <w:sz w:val="28"/>
          <w:szCs w:val="28"/>
        </w:rPr>
        <w:t xml:space="preserve">. Mwari </w:t>
      </w:r>
      <w:proofErr w:type="spellStart"/>
      <w:r>
        <w:rPr>
          <w:rFonts w:ascii="Arial" w:hAnsi="Arial" w:cs="Arial"/>
          <w:sz w:val="28"/>
          <w:szCs w:val="28"/>
        </w:rPr>
        <w:t>vagozoita</w:t>
      </w:r>
      <w:proofErr w:type="spellEnd"/>
      <w:r>
        <w:rPr>
          <w:rFonts w:ascii="Arial" w:hAnsi="Arial" w:cs="Arial"/>
          <w:sz w:val="28"/>
          <w:szCs w:val="28"/>
        </w:rPr>
        <w:t xml:space="preserve"> </w:t>
      </w:r>
      <w:proofErr w:type="spellStart"/>
      <w:r>
        <w:rPr>
          <w:rFonts w:ascii="Arial" w:hAnsi="Arial" w:cs="Arial"/>
          <w:sz w:val="28"/>
          <w:szCs w:val="28"/>
        </w:rPr>
        <w:t>minana</w:t>
      </w:r>
      <w:proofErr w:type="spellEnd"/>
      <w:r>
        <w:rPr>
          <w:rFonts w:ascii="Arial" w:hAnsi="Arial" w:cs="Arial"/>
          <w:sz w:val="28"/>
          <w:szCs w:val="28"/>
        </w:rPr>
        <w:t xml:space="preserve"> </w:t>
      </w:r>
      <w:proofErr w:type="spellStart"/>
      <w:r>
        <w:rPr>
          <w:rFonts w:ascii="Arial" w:hAnsi="Arial" w:cs="Arial"/>
          <w:sz w:val="28"/>
          <w:szCs w:val="28"/>
        </w:rPr>
        <w:t>yavo</w:t>
      </w:r>
      <w:proofErr w:type="spellEnd"/>
      <w:r>
        <w:rPr>
          <w:rFonts w:ascii="Arial" w:hAnsi="Arial" w:cs="Arial"/>
          <w:sz w:val="28"/>
          <w:szCs w:val="28"/>
        </w:rPr>
        <w:t xml:space="preserve"> </w:t>
      </w:r>
      <w:proofErr w:type="spellStart"/>
      <w:r>
        <w:rPr>
          <w:rFonts w:ascii="Arial" w:hAnsi="Arial" w:cs="Arial"/>
          <w:sz w:val="28"/>
          <w:szCs w:val="28"/>
        </w:rPr>
        <w:t>vega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Kwete </w:t>
      </w:r>
      <w:proofErr w:type="spellStart"/>
      <w:r>
        <w:rPr>
          <w:rFonts w:ascii="Arial" w:hAnsi="Arial" w:cs="Arial"/>
          <w:sz w:val="28"/>
          <w:szCs w:val="28"/>
        </w:rPr>
        <w:t>kuti</w:t>
      </w:r>
      <w:proofErr w:type="spellEnd"/>
      <w:ins w:id="207" w:author="Transcriber01 JHB" w:date="2025-08-29T12:58:00Z" w16du:dateUtc="2025-08-29T10:58:00Z">
        <w:r>
          <w:rPr>
            <w:rFonts w:ascii="Arial" w:hAnsi="Arial" w:cs="Arial"/>
            <w:sz w:val="28"/>
            <w:szCs w:val="28"/>
          </w:rPr>
          <w:t>,</w:t>
        </w:r>
      </w:ins>
      <w:r>
        <w:rPr>
          <w:rFonts w:ascii="Arial" w:hAnsi="Arial" w:cs="Arial"/>
          <w:sz w:val="28"/>
          <w:szCs w:val="28"/>
        </w:rPr>
        <w:t xml:space="preserve"> </w:t>
      </w:r>
      <w:ins w:id="208" w:author="Transcriber01 JHB" w:date="2025-08-29T12:58:00Z" w16du:dateUtc="2025-08-29T10:58:00Z">
        <w:r>
          <w:rPr>
            <w:rFonts w:ascii="Arial" w:hAnsi="Arial" w:cs="Arial"/>
            <w:sz w:val="28"/>
            <w:szCs w:val="28"/>
          </w:rPr>
          <w:t>“H</w:t>
        </w:r>
      </w:ins>
      <w:del w:id="209" w:author="Transcriber01 JHB" w:date="2025-08-29T12:58:00Z" w16du:dateUtc="2025-08-29T10:58:00Z">
        <w:r w:rsidDel="00F37E8E">
          <w:rPr>
            <w:rFonts w:ascii="Arial" w:hAnsi="Arial" w:cs="Arial"/>
            <w:sz w:val="28"/>
            <w:szCs w:val="28"/>
          </w:rPr>
          <w:delText>h</w:delText>
        </w:r>
      </w:del>
      <w:r>
        <w:rPr>
          <w:rFonts w:ascii="Arial" w:hAnsi="Arial" w:cs="Arial"/>
          <w:sz w:val="28"/>
          <w:szCs w:val="28"/>
        </w:rPr>
        <w:t>a</w:t>
      </w:r>
      <w:ins w:id="210" w:author="Transcriber01 JHB" w:date="2025-08-29T12:58:00Z" w16du:dateUtc="2025-08-29T10:58:00Z">
        <w:r>
          <w:rPr>
            <w:rFonts w:ascii="Arial" w:hAnsi="Arial" w:cs="Arial"/>
            <w:sz w:val="28"/>
            <w:szCs w:val="28"/>
          </w:rPr>
          <w:t>,</w:t>
        </w:r>
      </w:ins>
      <w:r>
        <w:rPr>
          <w:rFonts w:ascii="Arial" w:hAnsi="Arial" w:cs="Arial"/>
          <w:sz w:val="28"/>
          <w:szCs w:val="28"/>
        </w:rPr>
        <w:t xml:space="preserve"> Mwari </w:t>
      </w:r>
      <w:r>
        <w:rPr>
          <w:rFonts w:ascii="Arial" w:hAnsi="Arial" w:cs="Arial"/>
          <w:sz w:val="28"/>
          <w:szCs w:val="28"/>
        </w:rPr>
        <w:lastRenderedPageBreak/>
        <w:t xml:space="preserve">havana </w:t>
      </w:r>
      <w:proofErr w:type="spellStart"/>
      <w:r>
        <w:rPr>
          <w:rFonts w:ascii="Arial" w:hAnsi="Arial" w:cs="Arial"/>
          <w:sz w:val="28"/>
          <w:szCs w:val="28"/>
        </w:rPr>
        <w:t>kuzoita</w:t>
      </w:r>
      <w:proofErr w:type="spellEnd"/>
      <w:r>
        <w:rPr>
          <w:rFonts w:ascii="Arial" w:hAnsi="Arial" w:cs="Arial"/>
          <w:sz w:val="28"/>
          <w:szCs w:val="28"/>
        </w:rPr>
        <w:t xml:space="preserve"> </w:t>
      </w:r>
      <w:proofErr w:type="spellStart"/>
      <w:r>
        <w:rPr>
          <w:rFonts w:ascii="Arial" w:hAnsi="Arial" w:cs="Arial"/>
          <w:sz w:val="28"/>
          <w:szCs w:val="28"/>
        </w:rPr>
        <w:t>munana</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isu</w:t>
      </w:r>
      <w:proofErr w:type="spellEnd"/>
      <w:r>
        <w:rPr>
          <w:rFonts w:ascii="Arial" w:hAnsi="Arial" w:cs="Arial"/>
          <w:sz w:val="28"/>
          <w:szCs w:val="28"/>
        </w:rPr>
        <w:t xml:space="preserve"> </w:t>
      </w:r>
      <w:proofErr w:type="spellStart"/>
      <w:r>
        <w:rPr>
          <w:rFonts w:ascii="Arial" w:hAnsi="Arial" w:cs="Arial"/>
          <w:sz w:val="28"/>
          <w:szCs w:val="28"/>
        </w:rPr>
        <w:t>hatina</w:t>
      </w:r>
      <w:proofErr w:type="spellEnd"/>
      <w:r>
        <w:rPr>
          <w:rFonts w:ascii="Arial" w:hAnsi="Arial" w:cs="Arial"/>
          <w:sz w:val="28"/>
          <w:szCs w:val="28"/>
        </w:rPr>
        <w:t xml:space="preserve"> </w:t>
      </w:r>
      <w:proofErr w:type="spellStart"/>
      <w:r>
        <w:rPr>
          <w:rFonts w:ascii="Arial" w:hAnsi="Arial" w:cs="Arial"/>
          <w:sz w:val="28"/>
          <w:szCs w:val="28"/>
        </w:rPr>
        <w:t>kuzo</w:t>
      </w:r>
      <w:proofErr w:type="spellEnd"/>
      <w:ins w:id="211" w:author="Transcriber01 JHB" w:date="2025-08-29T12:58:00Z" w16du:dateUtc="2025-08-29T10:58:00Z">
        <w:r>
          <w:rPr>
            <w:rFonts w:ascii="Arial" w:hAnsi="Arial" w:cs="Arial"/>
            <w:sz w:val="28"/>
            <w:szCs w:val="28"/>
          </w:rPr>
          <w:t>…”</w:t>
        </w:r>
      </w:ins>
      <w:del w:id="212" w:author="Transcriber01 JHB" w:date="2025-08-29T12:58:00Z" w16du:dateUtc="2025-08-29T10:58:00Z">
        <w:r w:rsidDel="00F37E8E">
          <w:rPr>
            <w:rFonts w:ascii="Arial" w:hAnsi="Arial" w:cs="Arial"/>
            <w:sz w:val="28"/>
            <w:szCs w:val="28"/>
          </w:rPr>
          <w:delText>—</w:delText>
        </w:r>
      </w:del>
      <w:ins w:id="213" w:author="Transcriber01 JHB" w:date="2025-08-29T12:58:00Z" w16du:dateUtc="2025-08-29T10:58:00Z">
        <w:r>
          <w:rPr>
            <w:rFonts w:ascii="Arial" w:hAnsi="Arial" w:cs="Arial"/>
            <w:sz w:val="28"/>
            <w:szCs w:val="28"/>
          </w:rPr>
          <w:t>A</w:t>
        </w:r>
      </w:ins>
      <w:del w:id="214" w:author="Transcriber01 JHB" w:date="2025-08-29T12:58:00Z" w16du:dateUtc="2025-08-29T10:58:00Z">
        <w:r w:rsidDel="00F37E8E">
          <w:rPr>
            <w:rFonts w:ascii="Arial" w:hAnsi="Arial" w:cs="Arial"/>
            <w:sz w:val="28"/>
            <w:szCs w:val="28"/>
          </w:rPr>
          <w:delText>a</w:delText>
        </w:r>
      </w:del>
      <w:r>
        <w:rPr>
          <w:rFonts w:ascii="Arial" w:hAnsi="Arial" w:cs="Arial"/>
          <w:sz w:val="28"/>
          <w:szCs w:val="28"/>
        </w:rPr>
        <w:t xml:space="preserve">h-ah. Let’s fulfil our quarter, God will never fail His. </w:t>
      </w:r>
      <w:r w:rsidRPr="00A56275">
        <w:rPr>
          <w:rFonts w:ascii="Arial" w:hAnsi="Arial" w:cs="Arial"/>
          <w:sz w:val="18"/>
          <w:szCs w:val="18"/>
        </w:rPr>
        <w:t>[Congregation says, “Amen.”]</w:t>
      </w:r>
      <w:r>
        <w:rPr>
          <w:rFonts w:ascii="Arial" w:hAnsi="Arial" w:cs="Arial"/>
          <w:sz w:val="18"/>
          <w:szCs w:val="18"/>
        </w:rPr>
        <w:t xml:space="preserve"> </w:t>
      </w:r>
    </w:p>
    <w:p w14:paraId="61069E22" w14:textId="77777777" w:rsidR="002B3306" w:rsidRDefault="002B3306" w:rsidP="002B3306">
      <w:pPr>
        <w:jc w:val="both"/>
        <w:rPr>
          <w:rFonts w:ascii="Arial" w:hAnsi="Arial" w:cs="Arial"/>
          <w:sz w:val="18"/>
          <w:szCs w:val="18"/>
        </w:rPr>
      </w:pPr>
      <w:r>
        <w:rPr>
          <w:rFonts w:ascii="Arial" w:hAnsi="Arial" w:cs="Arial"/>
          <w:sz w:val="28"/>
          <w:szCs w:val="28"/>
          <w:vertAlign w:val="superscript"/>
        </w:rPr>
        <w:t xml:space="preserve">210 </w:t>
      </w:r>
      <w:r>
        <w:rPr>
          <w:rFonts w:ascii="Arial" w:hAnsi="Arial" w:cs="Arial"/>
          <w:sz w:val="28"/>
          <w:szCs w:val="28"/>
        </w:rPr>
        <w:t xml:space="preserve">Mwari </w:t>
      </w:r>
      <w:proofErr w:type="spellStart"/>
      <w:r>
        <w:rPr>
          <w:rFonts w:ascii="Arial" w:hAnsi="Arial" w:cs="Arial"/>
          <w:sz w:val="28"/>
          <w:szCs w:val="28"/>
        </w:rPr>
        <w:t>vakuitirei</w:t>
      </w:r>
      <w:proofErr w:type="spellEnd"/>
      <w:r>
        <w:rPr>
          <w:rFonts w:ascii="Arial" w:hAnsi="Arial" w:cs="Arial"/>
          <w:sz w:val="28"/>
          <w:szCs w:val="28"/>
        </w:rPr>
        <w:t xml:space="preserve"> </w:t>
      </w:r>
      <w:proofErr w:type="spellStart"/>
      <w:r>
        <w:rPr>
          <w:rFonts w:ascii="Arial" w:hAnsi="Arial" w:cs="Arial"/>
          <w:sz w:val="28"/>
          <w:szCs w:val="28"/>
        </w:rPr>
        <w:t>nyasha</w:t>
      </w:r>
      <w:proofErr w:type="spellEnd"/>
      <w:r>
        <w:rPr>
          <w:rFonts w:ascii="Arial" w:hAnsi="Arial" w:cs="Arial"/>
          <w:sz w:val="28"/>
          <w:szCs w:val="28"/>
        </w:rPr>
        <w:t xml:space="preserve"> chai...? </w:t>
      </w:r>
      <w:r w:rsidRPr="00A56275">
        <w:rPr>
          <w:rFonts w:ascii="Arial" w:hAnsi="Arial" w:cs="Arial"/>
          <w:sz w:val="18"/>
          <w:szCs w:val="18"/>
        </w:rPr>
        <w:t>[Congregation says, “</w:t>
      </w:r>
      <w:proofErr w:type="spellStart"/>
      <w:r>
        <w:rPr>
          <w:rFonts w:ascii="Arial" w:hAnsi="Arial" w:cs="Arial"/>
          <w:sz w:val="18"/>
          <w:szCs w:val="18"/>
        </w:rPr>
        <w:t>chaizvo</w:t>
      </w:r>
      <w:proofErr w:type="spellEnd"/>
      <w:r>
        <w:rPr>
          <w:rFonts w:ascii="Arial" w:hAnsi="Arial" w:cs="Arial"/>
          <w:sz w:val="18"/>
          <w:szCs w:val="18"/>
        </w:rPr>
        <w:t>,</w:t>
      </w:r>
      <w:r w:rsidRPr="00A56275">
        <w:rPr>
          <w:rFonts w:ascii="Arial" w:hAnsi="Arial" w:cs="Arial"/>
          <w:sz w:val="18"/>
          <w:szCs w:val="18"/>
        </w:rPr>
        <w:t>”]</w:t>
      </w:r>
      <w:r>
        <w:rPr>
          <w:rFonts w:ascii="Arial" w:hAnsi="Arial" w:cs="Arial"/>
          <w:sz w:val="18"/>
          <w:szCs w:val="18"/>
        </w:rPr>
        <w:t xml:space="preserve"> </w:t>
      </w:r>
      <w:proofErr w:type="spellStart"/>
      <w:r>
        <w:rPr>
          <w:rFonts w:ascii="Arial" w:hAnsi="Arial" w:cs="Arial"/>
          <w:sz w:val="28"/>
          <w:szCs w:val="28"/>
        </w:rPr>
        <w:t>chaizvo</w:t>
      </w:r>
      <w:proofErr w:type="spellEnd"/>
      <w:r>
        <w:rPr>
          <w:rFonts w:ascii="Arial" w:hAnsi="Arial" w:cs="Arial"/>
          <w:sz w:val="28"/>
          <w:szCs w:val="28"/>
        </w:rPr>
        <w:t xml:space="preserve">. I don’t know whether we have any announcement from anybody? Okay, </w:t>
      </w:r>
      <w:proofErr w:type="spellStart"/>
      <w:r>
        <w:rPr>
          <w:rFonts w:ascii="Arial" w:hAnsi="Arial" w:cs="Arial"/>
          <w:sz w:val="28"/>
          <w:szCs w:val="28"/>
        </w:rPr>
        <w:t>hatisimukei</w:t>
      </w:r>
      <w:proofErr w:type="spellEnd"/>
      <w:r>
        <w:rPr>
          <w:rFonts w:ascii="Arial" w:hAnsi="Arial" w:cs="Arial"/>
          <w:sz w:val="28"/>
          <w:szCs w:val="28"/>
        </w:rPr>
        <w:t xml:space="preserve"> </w:t>
      </w:r>
      <w:proofErr w:type="spellStart"/>
      <w:r>
        <w:rPr>
          <w:rFonts w:ascii="Arial" w:hAnsi="Arial" w:cs="Arial"/>
          <w:sz w:val="28"/>
          <w:szCs w:val="28"/>
        </w:rPr>
        <w:t>hedu</w:t>
      </w:r>
      <w:proofErr w:type="spellEnd"/>
      <w:r>
        <w:rPr>
          <w:rFonts w:ascii="Arial" w:hAnsi="Arial" w:cs="Arial"/>
          <w:sz w:val="28"/>
          <w:szCs w:val="28"/>
        </w:rPr>
        <w:t xml:space="preserve">. In the resurrection morning, hymn 11, </w:t>
      </w:r>
      <w:proofErr w:type="spellStart"/>
      <w:r>
        <w:rPr>
          <w:rFonts w:ascii="Arial" w:hAnsi="Arial" w:cs="Arial"/>
          <w:sz w:val="28"/>
          <w:szCs w:val="28"/>
        </w:rPr>
        <w:t>handitika</w:t>
      </w:r>
      <w:proofErr w:type="spellEnd"/>
      <w:r>
        <w:rPr>
          <w:rFonts w:ascii="Arial" w:hAnsi="Arial" w:cs="Arial"/>
          <w:sz w:val="28"/>
          <w:szCs w:val="28"/>
        </w:rPr>
        <w:t xml:space="preserve">. </w:t>
      </w:r>
      <w:r w:rsidRPr="00A56275">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We shall rise. Amen! </w:t>
      </w:r>
      <w:r w:rsidRPr="00A56275">
        <w:rPr>
          <w:rFonts w:ascii="Arial" w:hAnsi="Arial" w:cs="Arial"/>
          <w:sz w:val="18"/>
          <w:szCs w:val="18"/>
        </w:rPr>
        <w:t>[Congregation says, “Amen.”]</w:t>
      </w:r>
      <w:r>
        <w:rPr>
          <w:rFonts w:ascii="Arial" w:hAnsi="Arial" w:cs="Arial"/>
          <w:sz w:val="18"/>
          <w:szCs w:val="18"/>
        </w:rPr>
        <w:t xml:space="preserve"> </w:t>
      </w:r>
    </w:p>
    <w:p w14:paraId="55ED75A3" w14:textId="77777777" w:rsidR="002B3306" w:rsidRDefault="002B3306" w:rsidP="002B3306">
      <w:pPr>
        <w:jc w:val="both"/>
        <w:rPr>
          <w:rFonts w:ascii="Arial" w:hAnsi="Arial" w:cs="Arial"/>
          <w:sz w:val="28"/>
          <w:szCs w:val="28"/>
        </w:rPr>
      </w:pPr>
    </w:p>
    <w:p w14:paraId="11C6CEA7"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In the resurrection morning,</w:t>
      </w:r>
    </w:p>
    <w:p w14:paraId="12F28761"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When the trump of God shall sound,</w:t>
      </w:r>
    </w:p>
    <w:p w14:paraId="7D405C3E"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We shall rise, Hallelujah! we shall rise!</w:t>
      </w:r>
    </w:p>
    <w:p w14:paraId="291FA5B8"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(Oh yeah) Then the saints will come rejoicing</w:t>
      </w:r>
    </w:p>
    <w:p w14:paraId="3E254C99"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And no tears will e’er be found,</w:t>
      </w:r>
    </w:p>
    <w:p w14:paraId="37F871BC" w14:textId="77777777" w:rsidR="002B3306" w:rsidRPr="00E22A82" w:rsidRDefault="002B3306" w:rsidP="002B3306">
      <w:pPr>
        <w:jc w:val="center"/>
        <w:rPr>
          <w:rFonts w:ascii="Arial" w:hAnsi="Arial" w:cs="Arial"/>
          <w:i/>
          <w:iCs/>
          <w:sz w:val="28"/>
          <w:szCs w:val="28"/>
        </w:rPr>
      </w:pPr>
      <w:r>
        <w:rPr>
          <w:rFonts w:ascii="Arial" w:hAnsi="Arial" w:cs="Arial"/>
          <w:i/>
          <w:iCs/>
          <w:sz w:val="28"/>
          <w:szCs w:val="28"/>
        </w:rPr>
        <w:t xml:space="preserve">(Oh) </w:t>
      </w:r>
      <w:r w:rsidRPr="00E22A82">
        <w:rPr>
          <w:rFonts w:ascii="Arial" w:hAnsi="Arial" w:cs="Arial"/>
          <w:i/>
          <w:iCs/>
          <w:sz w:val="28"/>
          <w:szCs w:val="28"/>
        </w:rPr>
        <w:t>We shall rise, Hallelujah! we shall rise.</w:t>
      </w:r>
    </w:p>
    <w:p w14:paraId="512FFF34" w14:textId="77777777" w:rsidR="002B3306" w:rsidRPr="00E22A82" w:rsidRDefault="002B3306" w:rsidP="002B3306">
      <w:pPr>
        <w:jc w:val="center"/>
        <w:rPr>
          <w:rFonts w:ascii="Arial" w:hAnsi="Arial" w:cs="Arial"/>
          <w:i/>
          <w:iCs/>
          <w:sz w:val="28"/>
          <w:szCs w:val="28"/>
        </w:rPr>
      </w:pPr>
    </w:p>
    <w:p w14:paraId="395E59CA" w14:textId="77777777" w:rsidR="002B3306" w:rsidRPr="00867788" w:rsidRDefault="002B3306" w:rsidP="002B3306">
      <w:pPr>
        <w:jc w:val="center"/>
        <w:rPr>
          <w:rFonts w:ascii="Arial" w:hAnsi="Arial" w:cs="Arial"/>
          <w:b/>
          <w:bCs/>
          <w:i/>
          <w:iCs/>
          <w:sz w:val="28"/>
          <w:szCs w:val="28"/>
        </w:rPr>
      </w:pPr>
      <w:r w:rsidRPr="00867788">
        <w:rPr>
          <w:rFonts w:ascii="Arial" w:hAnsi="Arial" w:cs="Arial"/>
          <w:b/>
          <w:bCs/>
          <w:i/>
          <w:iCs/>
          <w:sz w:val="28"/>
          <w:szCs w:val="28"/>
        </w:rPr>
        <w:t>Chorus</w:t>
      </w:r>
    </w:p>
    <w:p w14:paraId="73A7636F"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(Oh yeah</w:t>
      </w:r>
      <w:ins w:id="215" w:author="Transcriber01 JHB" w:date="2025-08-29T13:00:00Z" w16du:dateUtc="2025-08-29T11:00:00Z">
        <w:r>
          <w:rPr>
            <w:rFonts w:ascii="Arial" w:hAnsi="Arial" w:cs="Arial"/>
            <w:i/>
            <w:iCs/>
            <w:sz w:val="28"/>
            <w:szCs w:val="28"/>
          </w:rPr>
          <w:t>/Hallelujah</w:t>
        </w:r>
      </w:ins>
      <w:r w:rsidRPr="00E22A82">
        <w:rPr>
          <w:rFonts w:ascii="Arial" w:hAnsi="Arial" w:cs="Arial"/>
          <w:i/>
          <w:iCs/>
          <w:sz w:val="28"/>
          <w:szCs w:val="28"/>
        </w:rPr>
        <w:t xml:space="preserve">) We shall rise, Hallelujah! </w:t>
      </w:r>
    </w:p>
    <w:p w14:paraId="779E9D58"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 xml:space="preserve">We shall rise! Amen! </w:t>
      </w:r>
    </w:p>
    <w:p w14:paraId="1B073B46"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We shall rise! Hallelujah!</w:t>
      </w:r>
    </w:p>
    <w:p w14:paraId="7F799B1B"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In the resurrection morning,</w:t>
      </w:r>
    </w:p>
    <w:p w14:paraId="7740613A"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When death’s prison bars are broken,</w:t>
      </w:r>
    </w:p>
    <w:p w14:paraId="7BDEE92D"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We shall rise, Hallelujah! We shall rise.</w:t>
      </w:r>
    </w:p>
    <w:p w14:paraId="31A44DF9" w14:textId="77777777" w:rsidR="002B3306" w:rsidRPr="00E22A82" w:rsidRDefault="002B3306" w:rsidP="002B3306">
      <w:pPr>
        <w:jc w:val="center"/>
        <w:rPr>
          <w:rFonts w:ascii="Arial" w:hAnsi="Arial" w:cs="Arial"/>
          <w:i/>
          <w:iCs/>
          <w:sz w:val="28"/>
          <w:szCs w:val="28"/>
        </w:rPr>
      </w:pPr>
    </w:p>
    <w:p w14:paraId="07500F38"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(Oh yeah) In the resurrection morning,</w:t>
      </w:r>
    </w:p>
    <w:p w14:paraId="25648EF1"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What a meeting it will be,</w:t>
      </w:r>
    </w:p>
    <w:p w14:paraId="1DCC84DA"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We shall rise, Hallelujah! we shall rise!</w:t>
      </w:r>
    </w:p>
    <w:p w14:paraId="4A1155BE" w14:textId="77777777" w:rsidR="002B3306" w:rsidRPr="00E22A82" w:rsidRDefault="002B3306" w:rsidP="002B3306">
      <w:pPr>
        <w:jc w:val="center"/>
        <w:rPr>
          <w:rFonts w:ascii="Arial" w:hAnsi="Arial" w:cs="Arial"/>
          <w:i/>
          <w:iCs/>
          <w:sz w:val="28"/>
          <w:szCs w:val="28"/>
        </w:rPr>
      </w:pPr>
      <w:r>
        <w:rPr>
          <w:rFonts w:ascii="Arial" w:hAnsi="Arial" w:cs="Arial"/>
          <w:i/>
          <w:iCs/>
          <w:sz w:val="28"/>
          <w:szCs w:val="28"/>
        </w:rPr>
        <w:t xml:space="preserve">(Oh yeah) </w:t>
      </w:r>
      <w:r w:rsidRPr="00E22A82">
        <w:rPr>
          <w:rFonts w:ascii="Arial" w:hAnsi="Arial" w:cs="Arial"/>
          <w:i/>
          <w:iCs/>
          <w:sz w:val="28"/>
          <w:szCs w:val="28"/>
        </w:rPr>
        <w:t>When our fathers and our mothers,</w:t>
      </w:r>
    </w:p>
    <w:p w14:paraId="16133CDB"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And our loved ones we shall see,</w:t>
      </w:r>
    </w:p>
    <w:p w14:paraId="7B12676F"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lastRenderedPageBreak/>
        <w:t>(Oh) We shall rise, Hallelujah! we shall rise!</w:t>
      </w:r>
    </w:p>
    <w:p w14:paraId="0C171147" w14:textId="77777777" w:rsidR="002B3306" w:rsidRPr="00E22A82" w:rsidRDefault="002B3306" w:rsidP="002B3306">
      <w:pPr>
        <w:jc w:val="center"/>
        <w:rPr>
          <w:rFonts w:ascii="Arial" w:hAnsi="Arial" w:cs="Arial"/>
          <w:i/>
          <w:iCs/>
          <w:sz w:val="28"/>
          <w:szCs w:val="28"/>
        </w:rPr>
      </w:pPr>
    </w:p>
    <w:p w14:paraId="6BFE7F52" w14:textId="77777777" w:rsidR="002B3306" w:rsidRPr="00867788" w:rsidRDefault="002B3306" w:rsidP="002B3306">
      <w:pPr>
        <w:jc w:val="center"/>
        <w:rPr>
          <w:rFonts w:ascii="Arial" w:hAnsi="Arial" w:cs="Arial"/>
          <w:b/>
          <w:bCs/>
          <w:i/>
          <w:iCs/>
          <w:sz w:val="28"/>
          <w:szCs w:val="28"/>
        </w:rPr>
      </w:pPr>
      <w:r w:rsidRPr="00867788">
        <w:rPr>
          <w:rFonts w:ascii="Arial" w:hAnsi="Arial" w:cs="Arial"/>
          <w:b/>
          <w:bCs/>
          <w:i/>
          <w:iCs/>
          <w:sz w:val="28"/>
          <w:szCs w:val="28"/>
        </w:rPr>
        <w:t>Chorus</w:t>
      </w:r>
    </w:p>
    <w:p w14:paraId="1D676547"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 xml:space="preserve">(Oh yeah) We shall rise, Hallelujah! </w:t>
      </w:r>
    </w:p>
    <w:p w14:paraId="22A50B45"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 xml:space="preserve">We shall rise! </w:t>
      </w:r>
      <w:r>
        <w:rPr>
          <w:rFonts w:ascii="Arial" w:hAnsi="Arial" w:cs="Arial"/>
          <w:i/>
          <w:iCs/>
          <w:sz w:val="28"/>
          <w:szCs w:val="28"/>
        </w:rPr>
        <w:t xml:space="preserve">(Oh) </w:t>
      </w:r>
      <w:r w:rsidRPr="00E22A82">
        <w:rPr>
          <w:rFonts w:ascii="Arial" w:hAnsi="Arial" w:cs="Arial"/>
          <w:i/>
          <w:iCs/>
          <w:sz w:val="28"/>
          <w:szCs w:val="28"/>
        </w:rPr>
        <w:t xml:space="preserve">Amen! </w:t>
      </w:r>
    </w:p>
    <w:p w14:paraId="30AE0B91"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We shall rise! Hallelujah!</w:t>
      </w:r>
    </w:p>
    <w:p w14:paraId="1FFE87AE"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In the resurrection morning,</w:t>
      </w:r>
    </w:p>
    <w:p w14:paraId="02A7D510"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When death’s prison bars are broken,</w:t>
      </w:r>
    </w:p>
    <w:p w14:paraId="7BA578C9"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We shall rise, Hallelujah! We shall rise.</w:t>
      </w:r>
    </w:p>
    <w:p w14:paraId="1617BD25" w14:textId="77777777" w:rsidR="002B3306" w:rsidRPr="00E22A82" w:rsidRDefault="002B3306" w:rsidP="002B3306">
      <w:pPr>
        <w:jc w:val="center"/>
        <w:rPr>
          <w:rFonts w:ascii="Arial" w:hAnsi="Arial" w:cs="Arial"/>
          <w:i/>
          <w:iCs/>
          <w:sz w:val="28"/>
          <w:szCs w:val="28"/>
        </w:rPr>
      </w:pPr>
    </w:p>
    <w:p w14:paraId="27C0043E"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(Oh yeah) In the resurrection morning,</w:t>
      </w:r>
    </w:p>
    <w:p w14:paraId="0C6F8329"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Blessed thought it is to me,</w:t>
      </w:r>
    </w:p>
    <w:p w14:paraId="2D077E0F"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We shall rise, Hallelujah! we shall rise!</w:t>
      </w:r>
    </w:p>
    <w:p w14:paraId="137BC7D7"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(Oh yeah) I shall see my blessed Savior,</w:t>
      </w:r>
    </w:p>
    <w:p w14:paraId="0EAE3409"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Who so freely died for me,</w:t>
      </w:r>
    </w:p>
    <w:p w14:paraId="4C0F0833"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We shall rise, Hallelujah! we shall rise!</w:t>
      </w:r>
    </w:p>
    <w:p w14:paraId="77BA5894" w14:textId="77777777" w:rsidR="002B3306" w:rsidRPr="00E22A82" w:rsidRDefault="002B3306" w:rsidP="002B3306">
      <w:pPr>
        <w:jc w:val="center"/>
        <w:rPr>
          <w:rFonts w:ascii="Arial" w:hAnsi="Arial" w:cs="Arial"/>
          <w:i/>
          <w:iCs/>
          <w:sz w:val="28"/>
          <w:szCs w:val="28"/>
        </w:rPr>
      </w:pPr>
    </w:p>
    <w:p w14:paraId="42E50D9E" w14:textId="77777777" w:rsidR="002B3306" w:rsidRPr="00867788" w:rsidRDefault="002B3306" w:rsidP="002B3306">
      <w:pPr>
        <w:jc w:val="center"/>
        <w:rPr>
          <w:rFonts w:ascii="Arial" w:hAnsi="Arial" w:cs="Arial"/>
          <w:b/>
          <w:bCs/>
          <w:i/>
          <w:iCs/>
          <w:sz w:val="28"/>
          <w:szCs w:val="28"/>
        </w:rPr>
      </w:pPr>
      <w:r w:rsidRPr="00867788">
        <w:rPr>
          <w:rFonts w:ascii="Arial" w:hAnsi="Arial" w:cs="Arial"/>
          <w:b/>
          <w:bCs/>
          <w:i/>
          <w:iCs/>
          <w:sz w:val="28"/>
          <w:szCs w:val="28"/>
        </w:rPr>
        <w:t>Chorus</w:t>
      </w:r>
    </w:p>
    <w:p w14:paraId="684836F2"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 xml:space="preserve">(Oh yeah) We shall rise, Hallelujah! </w:t>
      </w:r>
    </w:p>
    <w:p w14:paraId="3570C5DF"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 xml:space="preserve">We shall rise! </w:t>
      </w:r>
      <w:r>
        <w:rPr>
          <w:rFonts w:ascii="Arial" w:hAnsi="Arial" w:cs="Arial"/>
          <w:i/>
          <w:iCs/>
          <w:sz w:val="28"/>
          <w:szCs w:val="28"/>
        </w:rPr>
        <w:t xml:space="preserve">(Oh) </w:t>
      </w:r>
      <w:r w:rsidRPr="00E22A82">
        <w:rPr>
          <w:rFonts w:ascii="Arial" w:hAnsi="Arial" w:cs="Arial"/>
          <w:i/>
          <w:iCs/>
          <w:sz w:val="28"/>
          <w:szCs w:val="28"/>
        </w:rPr>
        <w:t xml:space="preserve">Amen! </w:t>
      </w:r>
    </w:p>
    <w:p w14:paraId="4263BB54"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We shall rise! Hallelujah!</w:t>
      </w:r>
    </w:p>
    <w:p w14:paraId="07164BA7"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In the resurrection morning,</w:t>
      </w:r>
    </w:p>
    <w:p w14:paraId="7D60F9BD"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When death’s prison bars are broken,</w:t>
      </w:r>
    </w:p>
    <w:p w14:paraId="0C59D115" w14:textId="77777777" w:rsidR="002B3306" w:rsidRPr="00E22A82" w:rsidRDefault="002B3306" w:rsidP="002B3306">
      <w:pPr>
        <w:jc w:val="center"/>
        <w:rPr>
          <w:rFonts w:ascii="Arial" w:hAnsi="Arial" w:cs="Arial"/>
          <w:i/>
          <w:iCs/>
          <w:sz w:val="28"/>
          <w:szCs w:val="28"/>
        </w:rPr>
      </w:pPr>
      <w:r w:rsidRPr="00E22A82">
        <w:rPr>
          <w:rFonts w:ascii="Arial" w:hAnsi="Arial" w:cs="Arial"/>
          <w:i/>
          <w:iCs/>
          <w:sz w:val="28"/>
          <w:szCs w:val="28"/>
        </w:rPr>
        <w:t>We shall rise, (Oh) Hallelujah! We shall rise.</w:t>
      </w:r>
    </w:p>
    <w:p w14:paraId="6CB6CB33" w14:textId="77777777" w:rsidR="002B3306" w:rsidRDefault="002B3306" w:rsidP="002B3306">
      <w:pPr>
        <w:jc w:val="center"/>
        <w:rPr>
          <w:rFonts w:ascii="Arial" w:hAnsi="Arial" w:cs="Arial"/>
          <w:sz w:val="28"/>
          <w:szCs w:val="28"/>
        </w:rPr>
      </w:pPr>
    </w:p>
    <w:p w14:paraId="3B9E42B0" w14:textId="77777777" w:rsidR="002B3306" w:rsidRPr="007A019D" w:rsidRDefault="002B3306" w:rsidP="002B3306">
      <w:pPr>
        <w:jc w:val="center"/>
        <w:rPr>
          <w:rFonts w:ascii="Arial" w:hAnsi="Arial" w:cs="Arial"/>
          <w:sz w:val="18"/>
          <w:szCs w:val="18"/>
        </w:rPr>
      </w:pPr>
    </w:p>
    <w:p w14:paraId="162BC04A" w14:textId="77777777" w:rsidR="009C5F6A" w:rsidRPr="0013006C" w:rsidRDefault="009C5F6A" w:rsidP="00D17F97">
      <w:pPr>
        <w:jc w:val="both"/>
        <w:rPr>
          <w:rFonts w:ascii="Arial" w:eastAsia="Calibri" w:hAnsi="Arial" w:cs="Arial"/>
          <w:kern w:val="0"/>
          <w:sz w:val="28"/>
          <w:szCs w:val="28"/>
          <w14:ligatures w14:val="none"/>
        </w:rPr>
      </w:pPr>
    </w:p>
    <w:p w14:paraId="3BB67D46" w14:textId="77777777" w:rsidR="00D17F97" w:rsidRPr="00266AA3" w:rsidRDefault="00D17F97" w:rsidP="009C390A">
      <w:pPr>
        <w:jc w:val="both"/>
        <w:rPr>
          <w:rFonts w:ascii="Arial" w:hAnsi="Arial" w:cs="Arial"/>
          <w:bCs/>
          <w:sz w:val="18"/>
          <w:szCs w:val="18"/>
        </w:rPr>
      </w:pPr>
    </w:p>
    <w:p w14:paraId="172F3F41" w14:textId="77777777" w:rsidR="009C390A" w:rsidRPr="001F1385" w:rsidRDefault="009C390A" w:rsidP="00CD57E7">
      <w:pPr>
        <w:jc w:val="both"/>
        <w:rPr>
          <w:rFonts w:ascii="Arial" w:hAnsi="Arial" w:cs="Arial"/>
          <w:sz w:val="28"/>
          <w:szCs w:val="28"/>
        </w:rPr>
      </w:pPr>
    </w:p>
    <w:p w14:paraId="685F474E" w14:textId="77777777" w:rsidR="00CD57E7" w:rsidRDefault="00CD57E7"/>
    <w:sectPr w:rsidR="00CD57E7" w:rsidSect="00090FFF">
      <w:headerReference w:type="default" r:id="rId10"/>
      <w:footerReference w:type="default" r:id="rId11"/>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nscriber01 JHB" w:date="2025-08-20T08:22:00Z" w:initials="TJ">
    <w:p w14:paraId="27B1BE51" w14:textId="77777777" w:rsidR="001156DF" w:rsidRDefault="001156DF" w:rsidP="001156DF">
      <w:pPr>
        <w:pStyle w:val="CommentText"/>
      </w:pPr>
      <w:r>
        <w:rPr>
          <w:rStyle w:val="CommentReference"/>
        </w:rPr>
        <w:annotationRef/>
      </w:r>
      <w:r>
        <w:t>Inaudible 0:01:01.</w:t>
      </w:r>
    </w:p>
  </w:comment>
  <w:comment w:id="3" w:author="Transcriber01 JHB" w:date="2025-08-21T12:42:00Z" w:initials="TJ">
    <w:p w14:paraId="68DEF5C7" w14:textId="77777777" w:rsidR="001156DF" w:rsidRDefault="001156DF" w:rsidP="001156DF">
      <w:pPr>
        <w:pStyle w:val="CommentText"/>
      </w:pPr>
      <w:r>
        <w:rPr>
          <w:rStyle w:val="CommentReference"/>
        </w:rPr>
        <w:annotationRef/>
      </w:r>
      <w:r>
        <w:t>Inaudible 0:17;26.8</w:t>
      </w:r>
    </w:p>
  </w:comment>
  <w:comment w:id="4" w:author="Transcriber01 JHB" w:date="2025-08-20T15:47:00Z" w:initials="TJ">
    <w:p w14:paraId="4C87B0A7" w14:textId="77777777" w:rsidR="001156DF" w:rsidRDefault="001156DF" w:rsidP="001156DF">
      <w:pPr>
        <w:pStyle w:val="CommentText"/>
      </w:pPr>
      <w:r>
        <w:rPr>
          <w:rStyle w:val="CommentReference"/>
        </w:rPr>
        <w:annotationRef/>
      </w:r>
      <w:r>
        <w:t xml:space="preserve">Inaudible 0:18:00.5 </w:t>
      </w:r>
    </w:p>
  </w:comment>
  <w:comment w:id="9" w:author="Transcriber01 JHB" w:date="2025-08-29T12:17:00Z" w:initials="TJ">
    <w:p w14:paraId="732269B2" w14:textId="77777777" w:rsidR="00CD57E7" w:rsidRDefault="00CD57E7" w:rsidP="00CD57E7">
      <w:pPr>
        <w:pStyle w:val="CommentText"/>
      </w:pPr>
      <w:r>
        <w:rPr>
          <w:rStyle w:val="CommentReference"/>
        </w:rPr>
        <w:annotationRef/>
      </w:r>
      <w:r>
        <w:t>Kwavari or kwauri - KMG</w:t>
      </w:r>
    </w:p>
  </w:comment>
  <w:comment w:id="49" w:author="Transcriber01 JHB" w:date="2025-08-29T12:20:00Z" w:initials="TJ">
    <w:p w14:paraId="59E12C64" w14:textId="77777777" w:rsidR="009C390A" w:rsidRDefault="009C390A" w:rsidP="009C390A">
      <w:pPr>
        <w:pStyle w:val="CommentText"/>
      </w:pPr>
      <w:r>
        <w:rPr>
          <w:rStyle w:val="CommentReference"/>
        </w:rPr>
        <w:annotationRef/>
      </w:r>
      <w:r>
        <w:t>Not so clear, but I think Congregation is saying, “zvaMwari.” ZM</w:t>
      </w:r>
    </w:p>
  </w:comment>
  <w:comment w:id="50" w:author="Transcriber01 JHB" w:date="2025-08-29T12:27:00Z" w:initials="TJ">
    <w:p w14:paraId="2E70DC95" w14:textId="77777777" w:rsidR="009C390A" w:rsidRDefault="009C390A" w:rsidP="009C390A">
      <w:pPr>
        <w:pStyle w:val="CommentText"/>
      </w:pPr>
      <w:r>
        <w:rPr>
          <w:rStyle w:val="CommentReference"/>
        </w:rPr>
        <w:annotationRef/>
      </w:r>
      <w:r>
        <w:t>I think Apostle is saying, “you will not invest in a kid like that.” ZM</w:t>
      </w:r>
    </w:p>
  </w:comment>
  <w:comment w:id="51" w:author="Transcriber01 JHB" w:date="2025-09-01T08:43:00Z" w:initials="ec">
    <w:p w14:paraId="3ACB1B51" w14:textId="77777777" w:rsidR="009C390A" w:rsidRDefault="009C390A" w:rsidP="009C390A">
      <w:pPr>
        <w:pStyle w:val="CommentText"/>
      </w:pPr>
      <w:r>
        <w:rPr>
          <w:rStyle w:val="CommentReference"/>
        </w:rPr>
        <w:annotationRef/>
      </w:r>
      <w:r>
        <w:t>From the video Apostle Gumbura did not clap, he slammed his hands on his sideways. TC</w:t>
      </w:r>
    </w:p>
  </w:comment>
  <w:comment w:id="52" w:author="Transcriber01 JHB" w:date="2025-08-28T14:17:00Z" w:initials="ec">
    <w:p w14:paraId="3DF3DC27" w14:textId="77777777" w:rsidR="00E87490" w:rsidRDefault="00E87490" w:rsidP="00E87490">
      <w:pPr>
        <w:pStyle w:val="CommentText"/>
      </w:pPr>
      <w:r>
        <w:rPr>
          <w:rStyle w:val="CommentReference"/>
        </w:rPr>
        <w:annotationRef/>
      </w:r>
      <w:r>
        <w:t>0:57:25.6-unclear</w:t>
      </w:r>
    </w:p>
  </w:comment>
  <w:comment w:id="53" w:author="Transcriber01 JHB" w:date="2025-09-01T11:01:00Z" w:initials="TJ">
    <w:p w14:paraId="4F51A340" w14:textId="77777777" w:rsidR="00E87490" w:rsidRDefault="00E87490" w:rsidP="00E87490">
      <w:pPr>
        <w:pStyle w:val="CommentText"/>
      </w:pPr>
      <w:r>
        <w:rPr>
          <w:rStyle w:val="CommentReference"/>
        </w:rPr>
        <w:annotationRef/>
      </w:r>
      <w:r>
        <w:t>Not clear. I think Apostle is saying, “rekuchiKenzamba.” ZM</w:t>
      </w:r>
    </w:p>
  </w:comment>
  <w:comment w:id="54" w:author="Transcriber01 JHB" w:date="2025-08-29T12:25:00Z" w:initials="ec">
    <w:p w14:paraId="09F0BB59" w14:textId="77777777" w:rsidR="00E87490" w:rsidRDefault="00E87490" w:rsidP="00E87490">
      <w:pPr>
        <w:pStyle w:val="CommentText"/>
      </w:pPr>
      <w:r>
        <w:rPr>
          <w:rStyle w:val="CommentReference"/>
        </w:rPr>
        <w:annotationRef/>
      </w:r>
      <w:r>
        <w:t>Unclear-1:06:36</w:t>
      </w:r>
    </w:p>
  </w:comment>
  <w:comment w:id="55" w:author="Transcriber01 JHB" w:date="2025-08-29T15:53:00Z" w:initials="ec">
    <w:p w14:paraId="73500ACA" w14:textId="77777777" w:rsidR="00E87490" w:rsidRDefault="00E87490" w:rsidP="00E87490">
      <w:pPr>
        <w:pStyle w:val="CommentText"/>
      </w:pPr>
      <w:r>
        <w:rPr>
          <w:rStyle w:val="CommentReference"/>
        </w:rPr>
        <w:annotationRef/>
      </w:r>
      <w:r>
        <w:t>Unclear</w:t>
      </w:r>
    </w:p>
  </w:comment>
  <w:comment w:id="56" w:author="Transcriber01 JHB" w:date="2025-09-01T11:55:00Z" w:initials="TJ">
    <w:p w14:paraId="60BACFD5" w14:textId="77777777" w:rsidR="00E87490" w:rsidRDefault="00E87490" w:rsidP="00E87490">
      <w:pPr>
        <w:pStyle w:val="CommentText"/>
      </w:pPr>
      <w:r>
        <w:rPr>
          <w:rStyle w:val="CommentReference"/>
        </w:rPr>
        <w:annotationRef/>
      </w:r>
      <w:r>
        <w:t>Not sure if this is the sound Apostle makes. It’s as if he says, “Hm.” ZM</w:t>
      </w:r>
    </w:p>
  </w:comment>
  <w:comment w:id="57" w:author="Transcriber01 JHB" w:date="2025-08-21T14:53:00Z" w:initials="TJ">
    <w:p w14:paraId="463A40FC" w14:textId="77777777" w:rsidR="00D17F97" w:rsidRDefault="00D17F97" w:rsidP="00D17F97">
      <w:pPr>
        <w:pStyle w:val="CommentText"/>
      </w:pPr>
      <w:r>
        <w:rPr>
          <w:rStyle w:val="CommentReference"/>
        </w:rPr>
        <w:annotationRef/>
      </w:r>
      <w:r>
        <w:t>Not sure of this statement [1:16:34] HB</w:t>
      </w:r>
    </w:p>
  </w:comment>
  <w:comment w:id="72" w:author="Transcriber01 JHB" w:date="2025-08-21T15:00:00Z" w:initials="TJ">
    <w:p w14:paraId="43DBEACC" w14:textId="77777777" w:rsidR="00D17F97" w:rsidRDefault="00D17F97" w:rsidP="00D17F97">
      <w:pPr>
        <w:pStyle w:val="CommentText"/>
      </w:pPr>
      <w:r>
        <w:rPr>
          <w:rStyle w:val="CommentReference"/>
        </w:rPr>
        <w:annotationRef/>
      </w:r>
      <w:r>
        <w:t>Apostle makes a sound on the pulpit but I was not knocking so I’m not sure how to put it across [1:17:35] hb</w:t>
      </w:r>
    </w:p>
  </w:comment>
  <w:comment w:id="87" w:author="Transcriber01 JHB" w:date="2025-08-22T07:18:00Z" w:initials="TJ">
    <w:p w14:paraId="66CB797C" w14:textId="77777777" w:rsidR="00D17F97" w:rsidRDefault="00D17F97" w:rsidP="00D17F97">
      <w:pPr>
        <w:pStyle w:val="CommentText"/>
      </w:pPr>
      <w:r>
        <w:rPr>
          <w:rStyle w:val="CommentReference"/>
        </w:rPr>
        <w:annotationRef/>
      </w:r>
      <w:r>
        <w:t>Not clear [1:25:16] HB</w:t>
      </w:r>
    </w:p>
  </w:comment>
  <w:comment w:id="89" w:author="Transcriber01 JHB" w:date="2025-08-22T09:43:00Z" w:initials="TJ">
    <w:p w14:paraId="27008109" w14:textId="77777777" w:rsidR="00D17F97" w:rsidRDefault="00D17F97" w:rsidP="00D17F97">
      <w:pPr>
        <w:pStyle w:val="CommentText"/>
      </w:pPr>
      <w:r>
        <w:rPr>
          <w:rStyle w:val="CommentReference"/>
        </w:rPr>
        <w:annotationRef/>
      </w:r>
      <w:r>
        <w:t>Not clear [1:33:39] HB</w:t>
      </w:r>
    </w:p>
  </w:comment>
  <w:comment w:id="206" w:author="Transcriber01 JHB" w:date="2025-08-29T12:54:00Z" w:initials="TJ">
    <w:p w14:paraId="417127CA" w14:textId="77777777" w:rsidR="002B3306" w:rsidRDefault="002B3306" w:rsidP="002B3306">
      <w:pPr>
        <w:pStyle w:val="CommentText"/>
      </w:pPr>
      <w:r>
        <w:rPr>
          <w:rStyle w:val="CommentReference"/>
        </w:rPr>
        <w:annotationRef/>
      </w:r>
      <w:r>
        <w:t>I am not sure about this word. It sounded like ‘away.’ ZG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B1BE51" w15:done="0"/>
  <w15:commentEx w15:paraId="68DEF5C7" w15:done="0"/>
  <w15:commentEx w15:paraId="4C87B0A7" w15:done="0"/>
  <w15:commentEx w15:paraId="732269B2" w15:done="0"/>
  <w15:commentEx w15:paraId="59E12C64" w15:done="0"/>
  <w15:commentEx w15:paraId="2E70DC95" w15:done="0"/>
  <w15:commentEx w15:paraId="3ACB1B51" w15:done="0"/>
  <w15:commentEx w15:paraId="3DF3DC27" w15:done="0"/>
  <w15:commentEx w15:paraId="4F51A340" w15:done="0"/>
  <w15:commentEx w15:paraId="09F0BB59" w15:done="0"/>
  <w15:commentEx w15:paraId="73500ACA" w15:done="0"/>
  <w15:commentEx w15:paraId="60BACFD5" w15:done="0"/>
  <w15:commentEx w15:paraId="463A40FC" w15:done="0"/>
  <w15:commentEx w15:paraId="43DBEACC" w15:done="0"/>
  <w15:commentEx w15:paraId="66CB797C" w15:done="0"/>
  <w15:commentEx w15:paraId="27008109" w15:done="0"/>
  <w15:commentEx w15:paraId="417127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0EECF" w16cex:dateUtc="2025-08-20T06:22:00Z"/>
  <w16cex:commentExtensible w16cex:durableId="030FD908" w16cex:dateUtc="2025-08-21T10:42:00Z"/>
  <w16cex:commentExtensible w16cex:durableId="782CE268" w16cex:dateUtc="2025-08-20T13:47:00Z"/>
  <w16cex:commentExtensible w16cex:durableId="5C9F30A4" w16cex:dateUtc="2025-08-29T10:17:00Z"/>
  <w16cex:commentExtensible w16cex:durableId="1E9B3C07" w16cex:dateUtc="2025-08-29T10:20:00Z"/>
  <w16cex:commentExtensible w16cex:durableId="74AD01F2" w16cex:dateUtc="2025-08-29T10:27:00Z"/>
  <w16cex:commentExtensible w16cex:durableId="0C4F218F" w16cex:dateUtc="2025-09-01T06:43:00Z"/>
  <w16cex:commentExtensible w16cex:durableId="17417C0D" w16cex:dateUtc="2025-08-28T12:17:00Z"/>
  <w16cex:commentExtensible w16cex:durableId="55DA7737" w16cex:dateUtc="2025-09-01T09:01:00Z"/>
  <w16cex:commentExtensible w16cex:durableId="2436BE86" w16cex:dateUtc="2025-08-29T10:25:00Z"/>
  <w16cex:commentExtensible w16cex:durableId="13F57886" w16cex:dateUtc="2025-08-29T13:53:00Z"/>
  <w16cex:commentExtensible w16cex:durableId="2ADB1E60" w16cex:dateUtc="2025-09-01T09:55:00Z"/>
  <w16cex:commentExtensible w16cex:durableId="24D4709A" w16cex:dateUtc="2025-08-21T12:53:00Z"/>
  <w16cex:commentExtensible w16cex:durableId="3535B5C8" w16cex:dateUtc="2025-08-21T13:00:00Z"/>
  <w16cex:commentExtensible w16cex:durableId="13778589" w16cex:dateUtc="2025-08-22T05:18:00Z"/>
  <w16cex:commentExtensible w16cex:durableId="4D5D460D" w16cex:dateUtc="2025-08-22T07:43:00Z"/>
  <w16cex:commentExtensible w16cex:durableId="41EF08CF" w16cex:dateUtc="2025-08-29T1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B1BE51" w16cid:durableId="0780EECF"/>
  <w16cid:commentId w16cid:paraId="68DEF5C7" w16cid:durableId="030FD908"/>
  <w16cid:commentId w16cid:paraId="4C87B0A7" w16cid:durableId="782CE268"/>
  <w16cid:commentId w16cid:paraId="732269B2" w16cid:durableId="5C9F30A4"/>
  <w16cid:commentId w16cid:paraId="59E12C64" w16cid:durableId="1E9B3C07"/>
  <w16cid:commentId w16cid:paraId="2E70DC95" w16cid:durableId="74AD01F2"/>
  <w16cid:commentId w16cid:paraId="3ACB1B51" w16cid:durableId="0C4F218F"/>
  <w16cid:commentId w16cid:paraId="3DF3DC27" w16cid:durableId="17417C0D"/>
  <w16cid:commentId w16cid:paraId="4F51A340" w16cid:durableId="55DA7737"/>
  <w16cid:commentId w16cid:paraId="09F0BB59" w16cid:durableId="2436BE86"/>
  <w16cid:commentId w16cid:paraId="73500ACA" w16cid:durableId="13F57886"/>
  <w16cid:commentId w16cid:paraId="60BACFD5" w16cid:durableId="2ADB1E60"/>
  <w16cid:commentId w16cid:paraId="463A40FC" w16cid:durableId="24D4709A"/>
  <w16cid:commentId w16cid:paraId="43DBEACC" w16cid:durableId="3535B5C8"/>
  <w16cid:commentId w16cid:paraId="66CB797C" w16cid:durableId="13778589"/>
  <w16cid:commentId w16cid:paraId="27008109" w16cid:durableId="4D5D460D"/>
  <w16cid:commentId w16cid:paraId="417127CA" w16cid:durableId="41EF08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019F8" w14:textId="77777777" w:rsidR="00107CAB" w:rsidRDefault="00107CAB" w:rsidP="00090FFF">
      <w:pPr>
        <w:spacing w:after="0" w:line="240" w:lineRule="auto"/>
      </w:pPr>
      <w:r>
        <w:separator/>
      </w:r>
    </w:p>
  </w:endnote>
  <w:endnote w:type="continuationSeparator" w:id="0">
    <w:p w14:paraId="5F52F3D8" w14:textId="77777777" w:rsidR="00107CAB" w:rsidRDefault="00107CAB" w:rsidP="00090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936014"/>
      <w:docPartObj>
        <w:docPartGallery w:val="Page Numbers (Bottom of Page)"/>
        <w:docPartUnique/>
      </w:docPartObj>
    </w:sdtPr>
    <w:sdtContent>
      <w:p w14:paraId="79123243" w14:textId="2A0D0BCC" w:rsidR="00090FFF" w:rsidRDefault="00090FFF">
        <w:pPr>
          <w:pStyle w:val="Footer"/>
          <w:jc w:val="right"/>
        </w:pPr>
        <w:r>
          <w:fldChar w:fldCharType="begin"/>
        </w:r>
        <w:r>
          <w:instrText>PAGE   \* MERGEFORMAT</w:instrText>
        </w:r>
        <w:r>
          <w:fldChar w:fldCharType="separate"/>
        </w:r>
        <w:r>
          <w:rPr>
            <w:lang w:val="en-GB"/>
          </w:rPr>
          <w:t>2</w:t>
        </w:r>
        <w:r>
          <w:fldChar w:fldCharType="end"/>
        </w:r>
      </w:p>
    </w:sdtContent>
  </w:sdt>
  <w:p w14:paraId="340E33C0" w14:textId="77777777" w:rsidR="00090FFF" w:rsidRDefault="00090F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1B85E" w14:textId="77777777" w:rsidR="00107CAB" w:rsidRDefault="00107CAB" w:rsidP="00090FFF">
      <w:pPr>
        <w:spacing w:after="0" w:line="240" w:lineRule="auto"/>
      </w:pPr>
      <w:r>
        <w:separator/>
      </w:r>
    </w:p>
  </w:footnote>
  <w:footnote w:type="continuationSeparator" w:id="0">
    <w:p w14:paraId="58F29AF2" w14:textId="77777777" w:rsidR="00107CAB" w:rsidRDefault="00107CAB" w:rsidP="00090F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sz w:val="28"/>
        <w:szCs w:val="28"/>
      </w:rPr>
      <w:alias w:val="Title"/>
      <w:tag w:val=""/>
      <w:id w:val="1116400235"/>
      <w:placeholder>
        <w:docPart w:val="40F67E6958BC48D6812E9F05B2EE7B75"/>
      </w:placeholder>
      <w:dataBinding w:prefixMappings="xmlns:ns0='http://purl.org/dc/elements/1.1/' xmlns:ns1='http://schemas.openxmlformats.org/package/2006/metadata/core-properties' " w:xpath="/ns1:coreProperties[1]/ns0:title[1]" w:storeItemID="{6C3C8BC8-F283-45AE-878A-BAB7291924A1}"/>
      <w:text/>
    </w:sdtPr>
    <w:sdtContent>
      <w:p w14:paraId="32AA499F" w14:textId="062D6743" w:rsidR="00090FFF" w:rsidRDefault="00090FFF">
        <w:pPr>
          <w:pStyle w:val="Header"/>
          <w:jc w:val="right"/>
          <w:rPr>
            <w:color w:val="7F7F7F" w:themeColor="text1" w:themeTint="80"/>
          </w:rPr>
        </w:pPr>
        <w:proofErr w:type="spellStart"/>
        <w:r w:rsidRPr="00090FFF">
          <w:rPr>
            <w:rFonts w:ascii="Arial" w:hAnsi="Arial" w:cs="Arial"/>
            <w:b/>
            <w:bCs/>
            <w:sz w:val="28"/>
            <w:szCs w:val="28"/>
          </w:rPr>
          <w:t>Nzvimbo</w:t>
        </w:r>
        <w:proofErr w:type="spellEnd"/>
        <w:r w:rsidRPr="00090FFF">
          <w:rPr>
            <w:rFonts w:ascii="Arial" w:hAnsi="Arial" w:cs="Arial"/>
            <w:b/>
            <w:bCs/>
            <w:sz w:val="28"/>
            <w:szCs w:val="28"/>
          </w:rPr>
          <w:t xml:space="preserve"> Tsvene- (Believers &amp; Their Children)</w:t>
        </w:r>
      </w:p>
    </w:sdtContent>
  </w:sdt>
  <w:p w14:paraId="581AA195" w14:textId="77777777" w:rsidR="00090FFF" w:rsidRDefault="00090FFF">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scriber01 JHB">
    <w15:presenceInfo w15:providerId="Windows Live" w15:userId="b86eefe662a61e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491"/>
    <w:rsid w:val="00090FFF"/>
    <w:rsid w:val="00107CAB"/>
    <w:rsid w:val="001156DF"/>
    <w:rsid w:val="002B3306"/>
    <w:rsid w:val="00685491"/>
    <w:rsid w:val="00845B25"/>
    <w:rsid w:val="009C390A"/>
    <w:rsid w:val="009C5F6A"/>
    <w:rsid w:val="00A74709"/>
    <w:rsid w:val="00CD57E7"/>
    <w:rsid w:val="00D17F97"/>
    <w:rsid w:val="00DF513E"/>
    <w:rsid w:val="00DF6F1E"/>
    <w:rsid w:val="00E87490"/>
    <w:rsid w:val="00EC5C67"/>
  </w:rsids>
  <m:mathPr>
    <m:mathFont m:val="Cambria Math"/>
    <m:brkBin m:val="before"/>
    <m:brkBinSub m:val="--"/>
    <m:smallFrac m:val="0"/>
    <m:dispDef/>
    <m:lMargin m:val="0"/>
    <m:rMargin m:val="0"/>
    <m:defJc m:val="centerGroup"/>
    <m:wrapIndent m:val="1440"/>
    <m:intLim m:val="subSup"/>
    <m:naryLim m:val="undOvr"/>
  </m:mathPr>
  <w:themeFontLang w:val="en-Z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E8C5A"/>
  <w15:chartTrackingRefBased/>
  <w15:docId w15:val="{0D1F0CC7-53D8-44AB-A6BE-A8AFEFF3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6DF"/>
  </w:style>
  <w:style w:type="paragraph" w:styleId="Heading1">
    <w:name w:val="heading 1"/>
    <w:basedOn w:val="Normal"/>
    <w:next w:val="Normal"/>
    <w:link w:val="Heading1Char"/>
    <w:uiPriority w:val="9"/>
    <w:qFormat/>
    <w:rsid w:val="00685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491"/>
    <w:rPr>
      <w:rFonts w:eastAsiaTheme="majorEastAsia" w:cstheme="majorBidi"/>
      <w:color w:val="272727" w:themeColor="text1" w:themeTint="D8"/>
    </w:rPr>
  </w:style>
  <w:style w:type="paragraph" w:styleId="Title">
    <w:name w:val="Title"/>
    <w:basedOn w:val="Normal"/>
    <w:next w:val="Normal"/>
    <w:link w:val="TitleChar"/>
    <w:uiPriority w:val="10"/>
    <w:qFormat/>
    <w:rsid w:val="00685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491"/>
    <w:pPr>
      <w:spacing w:before="160"/>
      <w:jc w:val="center"/>
    </w:pPr>
    <w:rPr>
      <w:i/>
      <w:iCs/>
      <w:color w:val="404040" w:themeColor="text1" w:themeTint="BF"/>
    </w:rPr>
  </w:style>
  <w:style w:type="character" w:customStyle="1" w:styleId="QuoteChar">
    <w:name w:val="Quote Char"/>
    <w:basedOn w:val="DefaultParagraphFont"/>
    <w:link w:val="Quote"/>
    <w:uiPriority w:val="29"/>
    <w:rsid w:val="00685491"/>
    <w:rPr>
      <w:i/>
      <w:iCs/>
      <w:color w:val="404040" w:themeColor="text1" w:themeTint="BF"/>
    </w:rPr>
  </w:style>
  <w:style w:type="paragraph" w:styleId="ListParagraph">
    <w:name w:val="List Paragraph"/>
    <w:basedOn w:val="Normal"/>
    <w:uiPriority w:val="34"/>
    <w:qFormat/>
    <w:rsid w:val="00685491"/>
    <w:pPr>
      <w:ind w:left="720"/>
      <w:contextualSpacing/>
    </w:pPr>
  </w:style>
  <w:style w:type="character" w:styleId="IntenseEmphasis">
    <w:name w:val="Intense Emphasis"/>
    <w:basedOn w:val="DefaultParagraphFont"/>
    <w:uiPriority w:val="21"/>
    <w:qFormat/>
    <w:rsid w:val="00685491"/>
    <w:rPr>
      <w:i/>
      <w:iCs/>
      <w:color w:val="0F4761" w:themeColor="accent1" w:themeShade="BF"/>
    </w:rPr>
  </w:style>
  <w:style w:type="paragraph" w:styleId="IntenseQuote">
    <w:name w:val="Intense Quote"/>
    <w:basedOn w:val="Normal"/>
    <w:next w:val="Normal"/>
    <w:link w:val="IntenseQuoteChar"/>
    <w:uiPriority w:val="30"/>
    <w:qFormat/>
    <w:rsid w:val="00685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491"/>
    <w:rPr>
      <w:i/>
      <w:iCs/>
      <w:color w:val="0F4761" w:themeColor="accent1" w:themeShade="BF"/>
    </w:rPr>
  </w:style>
  <w:style w:type="character" w:styleId="IntenseReference">
    <w:name w:val="Intense Reference"/>
    <w:basedOn w:val="DefaultParagraphFont"/>
    <w:uiPriority w:val="32"/>
    <w:qFormat/>
    <w:rsid w:val="00685491"/>
    <w:rPr>
      <w:b/>
      <w:bCs/>
      <w:smallCaps/>
      <w:color w:val="0F4761" w:themeColor="accent1" w:themeShade="BF"/>
      <w:spacing w:val="5"/>
    </w:rPr>
  </w:style>
  <w:style w:type="character" w:styleId="CommentReference">
    <w:name w:val="annotation reference"/>
    <w:basedOn w:val="DefaultParagraphFont"/>
    <w:uiPriority w:val="99"/>
    <w:semiHidden/>
    <w:unhideWhenUsed/>
    <w:rsid w:val="001156DF"/>
    <w:rPr>
      <w:sz w:val="16"/>
      <w:szCs w:val="16"/>
    </w:rPr>
  </w:style>
  <w:style w:type="paragraph" w:styleId="CommentText">
    <w:name w:val="annotation text"/>
    <w:basedOn w:val="Normal"/>
    <w:link w:val="CommentTextChar"/>
    <w:uiPriority w:val="99"/>
    <w:unhideWhenUsed/>
    <w:rsid w:val="001156DF"/>
    <w:pPr>
      <w:spacing w:line="240" w:lineRule="auto"/>
    </w:pPr>
    <w:rPr>
      <w:sz w:val="20"/>
      <w:szCs w:val="20"/>
    </w:rPr>
  </w:style>
  <w:style w:type="character" w:customStyle="1" w:styleId="CommentTextChar">
    <w:name w:val="Comment Text Char"/>
    <w:basedOn w:val="DefaultParagraphFont"/>
    <w:link w:val="CommentText"/>
    <w:uiPriority w:val="99"/>
    <w:rsid w:val="001156DF"/>
    <w:rPr>
      <w:sz w:val="20"/>
      <w:szCs w:val="20"/>
    </w:rPr>
  </w:style>
  <w:style w:type="paragraph" w:styleId="Revision">
    <w:name w:val="Revision"/>
    <w:hidden/>
    <w:uiPriority w:val="99"/>
    <w:semiHidden/>
    <w:rsid w:val="00E87490"/>
    <w:pPr>
      <w:spacing w:after="0" w:line="240" w:lineRule="auto"/>
    </w:pPr>
  </w:style>
  <w:style w:type="paragraph" w:styleId="CommentSubject">
    <w:name w:val="annotation subject"/>
    <w:basedOn w:val="CommentText"/>
    <w:next w:val="CommentText"/>
    <w:link w:val="CommentSubjectChar"/>
    <w:uiPriority w:val="99"/>
    <w:semiHidden/>
    <w:unhideWhenUsed/>
    <w:rsid w:val="00E87490"/>
    <w:rPr>
      <w:b/>
      <w:bCs/>
    </w:rPr>
  </w:style>
  <w:style w:type="character" w:customStyle="1" w:styleId="CommentSubjectChar">
    <w:name w:val="Comment Subject Char"/>
    <w:basedOn w:val="CommentTextChar"/>
    <w:link w:val="CommentSubject"/>
    <w:uiPriority w:val="99"/>
    <w:semiHidden/>
    <w:rsid w:val="00E87490"/>
    <w:rPr>
      <w:b/>
      <w:bCs/>
      <w:sz w:val="20"/>
      <w:szCs w:val="20"/>
    </w:rPr>
  </w:style>
  <w:style w:type="paragraph" w:styleId="Header">
    <w:name w:val="header"/>
    <w:basedOn w:val="Normal"/>
    <w:link w:val="HeaderChar"/>
    <w:uiPriority w:val="99"/>
    <w:unhideWhenUsed/>
    <w:rsid w:val="00090F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0FFF"/>
  </w:style>
  <w:style w:type="paragraph" w:styleId="Footer">
    <w:name w:val="footer"/>
    <w:basedOn w:val="Normal"/>
    <w:link w:val="FooterChar"/>
    <w:uiPriority w:val="99"/>
    <w:unhideWhenUsed/>
    <w:rsid w:val="00090F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0F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F67E6958BC48D6812E9F05B2EE7B75"/>
        <w:category>
          <w:name w:val="General"/>
          <w:gallery w:val="placeholder"/>
        </w:category>
        <w:types>
          <w:type w:val="bbPlcHdr"/>
        </w:types>
        <w:behaviors>
          <w:behavior w:val="content"/>
        </w:behaviors>
        <w:guid w:val="{9FA100B3-0376-4301-989C-5ABAAA056785}"/>
      </w:docPartPr>
      <w:docPartBody>
        <w:p w:rsidR="00000000" w:rsidRDefault="008630EC" w:rsidP="008630EC">
          <w:pPr>
            <w:pStyle w:val="40F67E6958BC48D6812E9F05B2EE7B75"/>
          </w:pPr>
          <w:r>
            <w:rPr>
              <w:color w:val="7F7F7F" w:themeColor="text1" w:themeTint="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0EC"/>
    <w:rsid w:val="00360158"/>
    <w:rsid w:val="008630EC"/>
    <w:rsid w:val="00A74709"/>
  </w:rsids>
  <m:mathPr>
    <m:mathFont m:val="Cambria Math"/>
    <m:brkBin m:val="before"/>
    <m:brkBinSub m:val="--"/>
    <m:smallFrac m:val="0"/>
    <m:dispDef/>
    <m:lMargin m:val="0"/>
    <m:rMargin m:val="0"/>
    <m:defJc m:val="centerGroup"/>
    <m:wrapIndent m:val="1440"/>
    <m:intLim m:val="subSup"/>
    <m:naryLim m:val="undOvr"/>
  </m:mathPr>
  <w:themeFontLang w:val="en-Z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F67E6958BC48D6812E9F05B2EE7B75">
    <w:name w:val="40F67E6958BC48D6812E9F05B2EE7B75"/>
    <w:rsid w:val="008630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52</Pages>
  <Words>15966</Words>
  <Characters>91010</Characters>
  <Application>Microsoft Office Word</Application>
  <DocSecurity>0</DocSecurity>
  <Lines>758</Lines>
  <Paragraphs>213</Paragraphs>
  <ScaleCrop>false</ScaleCrop>
  <Company/>
  <LinksUpToDate>false</LinksUpToDate>
  <CharactersWithSpaces>106763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Nzvimbo Tsvene- (Believers &amp; Their Children)</dc:title>
  <dc:subject/>
  <dc:creator>Transcriber01 JHB</dc:creator>
  <cp:keywords/>
  <dc:description/>
  <cp:lastModifiedBy>Transcriber01 JHB</cp:lastModifiedBy>
  <cp:revision>12</cp:revision>
  <dcterms:created xsi:type="dcterms:W3CDTF">2025-09-02T06:38:00Z</dcterms:created>
  <dcterms:modified xsi:type="dcterms:W3CDTF">2025-09-02T06:50:00Z</dcterms:modified>
</cp:coreProperties>
</file>