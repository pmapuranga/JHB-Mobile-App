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C134" w14:textId="3ED72926" w:rsidR="003D7ADD" w:rsidRPr="003D7ADD" w:rsidRDefault="003D7ADD" w:rsidP="003D7ADD">
      <w:pPr>
        <w:jc w:val="center"/>
        <w:rPr>
          <w:rFonts w:ascii="Arial" w:hAnsi="Arial" w:cs="Arial"/>
          <w:b/>
          <w:bCs/>
          <w:sz w:val="28"/>
          <w:szCs w:val="28"/>
        </w:rPr>
      </w:pPr>
      <w:r w:rsidRPr="003D7ADD">
        <w:rPr>
          <w:rFonts w:ascii="Arial" w:hAnsi="Arial" w:cs="Arial"/>
          <w:b/>
          <w:bCs/>
          <w:sz w:val="28"/>
          <w:szCs w:val="28"/>
        </w:rPr>
        <w:t xml:space="preserve">CONDITIONS FOR RESTORATION OF BLESSINGS- </w:t>
      </w:r>
      <w:r w:rsidR="00AD26B4">
        <w:rPr>
          <w:rFonts w:ascii="Arial" w:hAnsi="Arial" w:cs="Arial"/>
          <w:b/>
          <w:bCs/>
          <w:sz w:val="28"/>
          <w:szCs w:val="28"/>
        </w:rPr>
        <w:t>(</w:t>
      </w:r>
      <w:r w:rsidRPr="003D7ADD">
        <w:rPr>
          <w:rFonts w:ascii="Arial" w:hAnsi="Arial" w:cs="Arial"/>
          <w:b/>
          <w:bCs/>
          <w:sz w:val="28"/>
          <w:szCs w:val="28"/>
        </w:rPr>
        <w:t>PART 1</w:t>
      </w:r>
      <w:r w:rsidR="00AD26B4">
        <w:rPr>
          <w:rFonts w:ascii="Arial" w:hAnsi="Arial" w:cs="Arial"/>
          <w:b/>
          <w:bCs/>
          <w:sz w:val="28"/>
          <w:szCs w:val="28"/>
        </w:rPr>
        <w:t>)</w:t>
      </w:r>
    </w:p>
    <w:p w14:paraId="10A77C4A" w14:textId="58A4AD83" w:rsidR="003D7ADD" w:rsidRDefault="003D7ADD" w:rsidP="003D7ADD">
      <w:pPr>
        <w:ind w:left="3600"/>
        <w:rPr>
          <w:rFonts w:ascii="Arial" w:hAnsi="Arial" w:cs="Arial"/>
          <w:b/>
          <w:bCs/>
          <w:sz w:val="28"/>
          <w:szCs w:val="28"/>
        </w:rPr>
      </w:pPr>
      <w:r w:rsidRPr="003D7ADD">
        <w:rPr>
          <w:rFonts w:ascii="Arial" w:hAnsi="Arial" w:cs="Arial"/>
          <w:b/>
          <w:bCs/>
          <w:sz w:val="28"/>
          <w:szCs w:val="28"/>
        </w:rPr>
        <w:t>09-0807</w:t>
      </w:r>
    </w:p>
    <w:p w14:paraId="71AFB432" w14:textId="0BAD702C" w:rsidR="0046318A" w:rsidRPr="00B2798D" w:rsidRDefault="0020729D" w:rsidP="003F6869">
      <w:pPr>
        <w:jc w:val="both"/>
        <w:rPr>
          <w:rFonts w:ascii="Arial" w:hAnsi="Arial" w:cs="Arial"/>
          <w:sz w:val="18"/>
          <w:szCs w:val="18"/>
        </w:rPr>
      </w:pPr>
      <w:r>
        <w:rPr>
          <w:rFonts w:ascii="Arial" w:hAnsi="Arial" w:cs="Arial"/>
          <w:sz w:val="28"/>
          <w:szCs w:val="28"/>
          <w:vertAlign w:val="superscript"/>
        </w:rPr>
        <w:t xml:space="preserve">1 </w:t>
      </w:r>
      <w:proofErr w:type="spellStart"/>
      <w:r>
        <w:rPr>
          <w:rFonts w:ascii="Arial" w:hAnsi="Arial" w:cs="Arial"/>
          <w:sz w:val="28"/>
          <w:szCs w:val="28"/>
        </w:rPr>
        <w:t>Tikotamise</w:t>
      </w:r>
      <w:proofErr w:type="spellEnd"/>
      <w:r w:rsidR="00F26D78">
        <w:rPr>
          <w:rFonts w:ascii="Arial" w:hAnsi="Arial" w:cs="Arial"/>
          <w:sz w:val="28"/>
          <w:szCs w:val="28"/>
        </w:rPr>
        <w:t xml:space="preserve"> t</w:t>
      </w:r>
      <w:r w:rsidR="00D177DB">
        <w:rPr>
          <w:rFonts w:ascii="Arial" w:hAnsi="Arial" w:cs="Arial"/>
          <w:sz w:val="28"/>
          <w:szCs w:val="28"/>
        </w:rPr>
        <w:t>o</w:t>
      </w:r>
      <w:r w:rsidR="00F26D78">
        <w:rPr>
          <w:rFonts w:ascii="Arial" w:hAnsi="Arial" w:cs="Arial"/>
          <w:sz w:val="28"/>
          <w:szCs w:val="28"/>
        </w:rPr>
        <w:t xml:space="preserve">se </w:t>
      </w:r>
      <w:proofErr w:type="spellStart"/>
      <w:r w:rsidR="00F26D78">
        <w:rPr>
          <w:rFonts w:ascii="Arial" w:hAnsi="Arial" w:cs="Arial"/>
          <w:sz w:val="28"/>
          <w:szCs w:val="28"/>
        </w:rPr>
        <w:t>musoro</w:t>
      </w:r>
      <w:proofErr w:type="spellEnd"/>
      <w:r w:rsidR="00F26D78">
        <w:rPr>
          <w:rFonts w:ascii="Arial" w:hAnsi="Arial" w:cs="Arial"/>
          <w:sz w:val="28"/>
          <w:szCs w:val="28"/>
        </w:rPr>
        <w:t xml:space="preserve"> yedu. </w:t>
      </w:r>
      <w:r w:rsidR="002C4C6B" w:rsidRPr="00342561">
        <w:rPr>
          <w:rFonts w:ascii="Arial" w:hAnsi="Arial" w:cs="Arial"/>
          <w:sz w:val="28"/>
          <w:szCs w:val="28"/>
        </w:rPr>
        <w:t>Hanzi, “</w:t>
      </w:r>
      <w:r w:rsidR="0074641B" w:rsidRPr="00342561">
        <w:rPr>
          <w:rFonts w:ascii="Arial" w:hAnsi="Arial" w:cs="Arial"/>
          <w:sz w:val="28"/>
          <w:szCs w:val="28"/>
        </w:rPr>
        <w:t>P</w:t>
      </w:r>
      <w:r w:rsidR="002C4C6B" w:rsidRPr="00342561">
        <w:rPr>
          <w:rFonts w:ascii="Arial" w:hAnsi="Arial" w:cs="Arial"/>
          <w:sz w:val="28"/>
          <w:szCs w:val="28"/>
        </w:rPr>
        <w:t xml:space="preserve">ane </w:t>
      </w:r>
      <w:proofErr w:type="spellStart"/>
      <w:r w:rsidR="00987BE2" w:rsidRPr="00342561">
        <w:rPr>
          <w:rFonts w:ascii="Arial" w:hAnsi="Arial" w:cs="Arial"/>
          <w:sz w:val="28"/>
          <w:szCs w:val="28"/>
        </w:rPr>
        <w:t>v</w:t>
      </w:r>
      <w:r w:rsidR="00EF2427" w:rsidRPr="00342561">
        <w:rPr>
          <w:rFonts w:ascii="Arial" w:hAnsi="Arial" w:cs="Arial"/>
          <w:sz w:val="28"/>
          <w:szCs w:val="28"/>
        </w:rPr>
        <w:t>aviri</w:t>
      </w:r>
      <w:proofErr w:type="spellEnd"/>
      <w:r w:rsidR="00EF2427" w:rsidRPr="00342561">
        <w:rPr>
          <w:rFonts w:ascii="Arial" w:hAnsi="Arial" w:cs="Arial"/>
          <w:sz w:val="28"/>
          <w:szCs w:val="28"/>
        </w:rPr>
        <w:t xml:space="preserve"> kana </w:t>
      </w:r>
      <w:proofErr w:type="spellStart"/>
      <w:r w:rsidR="00EF2427" w:rsidRPr="00342561">
        <w:rPr>
          <w:rFonts w:ascii="Arial" w:hAnsi="Arial" w:cs="Arial"/>
          <w:sz w:val="28"/>
          <w:szCs w:val="28"/>
        </w:rPr>
        <w:t>vatatu</w:t>
      </w:r>
      <w:proofErr w:type="spellEnd"/>
      <w:r w:rsidR="00EF2427" w:rsidRPr="00342561">
        <w:rPr>
          <w:rFonts w:ascii="Arial" w:hAnsi="Arial" w:cs="Arial"/>
          <w:sz w:val="28"/>
          <w:szCs w:val="28"/>
        </w:rPr>
        <w:t xml:space="preserve"> </w:t>
      </w:r>
      <w:proofErr w:type="spellStart"/>
      <w:r w:rsidR="00EF2427" w:rsidRPr="00342561">
        <w:rPr>
          <w:rFonts w:ascii="Arial" w:hAnsi="Arial" w:cs="Arial"/>
          <w:sz w:val="28"/>
          <w:szCs w:val="28"/>
        </w:rPr>
        <w:t>muZita</w:t>
      </w:r>
      <w:proofErr w:type="spellEnd"/>
      <w:r w:rsidR="00EF2427" w:rsidRPr="00342561">
        <w:rPr>
          <w:rFonts w:ascii="Arial" w:hAnsi="Arial" w:cs="Arial"/>
          <w:sz w:val="28"/>
          <w:szCs w:val="28"/>
        </w:rPr>
        <w:t xml:space="preserve"> Rangu, </w:t>
      </w:r>
      <w:r w:rsidR="00534101" w:rsidRPr="00534101">
        <w:rPr>
          <w:rFonts w:ascii="Arial" w:hAnsi="Arial" w:cs="Arial"/>
          <w:sz w:val="18"/>
          <w:szCs w:val="28"/>
        </w:rPr>
        <w:t>[Congregation says, ‘Amen,’]</w:t>
      </w:r>
      <w:r w:rsidR="00534101" w:rsidRPr="00342561">
        <w:rPr>
          <w:rFonts w:ascii="Arial" w:hAnsi="Arial" w:cs="Arial"/>
          <w:sz w:val="18"/>
          <w:szCs w:val="28"/>
        </w:rPr>
        <w:t xml:space="preserve"> </w:t>
      </w:r>
      <w:r w:rsidR="00EF2427" w:rsidRPr="00342561">
        <w:rPr>
          <w:rFonts w:ascii="Arial" w:hAnsi="Arial" w:cs="Arial"/>
          <w:sz w:val="28"/>
          <w:szCs w:val="28"/>
        </w:rPr>
        <w:t xml:space="preserve">Ini </w:t>
      </w:r>
      <w:proofErr w:type="spellStart"/>
      <w:r w:rsidR="00EF2427" w:rsidRPr="00342561">
        <w:rPr>
          <w:rFonts w:ascii="Arial" w:hAnsi="Arial" w:cs="Arial"/>
          <w:sz w:val="28"/>
          <w:szCs w:val="28"/>
        </w:rPr>
        <w:t>ndiripowo</w:t>
      </w:r>
      <w:proofErr w:type="spellEnd"/>
      <w:r w:rsidR="00EF2427" w:rsidRPr="00342561">
        <w:rPr>
          <w:rFonts w:ascii="Arial" w:hAnsi="Arial" w:cs="Arial"/>
          <w:sz w:val="28"/>
          <w:szCs w:val="28"/>
        </w:rPr>
        <w:t xml:space="preserve"> ipapo</w:t>
      </w:r>
      <w:r w:rsidR="00EC3592" w:rsidRPr="00342561">
        <w:rPr>
          <w:rFonts w:ascii="Arial" w:hAnsi="Arial" w:cs="Arial"/>
          <w:sz w:val="28"/>
          <w:szCs w:val="28"/>
        </w:rPr>
        <w:t>.</w:t>
      </w:r>
      <w:r w:rsidR="00402C83" w:rsidRPr="00342561">
        <w:rPr>
          <w:rFonts w:ascii="Arial" w:hAnsi="Arial" w:cs="Arial"/>
          <w:sz w:val="28"/>
          <w:szCs w:val="28"/>
        </w:rPr>
        <w:t>”</w:t>
      </w:r>
      <w:r w:rsidR="00EF2427" w:rsidRPr="00342561">
        <w:rPr>
          <w:rFonts w:ascii="Arial" w:hAnsi="Arial" w:cs="Arial"/>
          <w:sz w:val="28"/>
          <w:szCs w:val="28"/>
        </w:rPr>
        <w:t xml:space="preserve"> </w:t>
      </w:r>
      <w:r w:rsidR="00534101" w:rsidRPr="00534101">
        <w:rPr>
          <w:rFonts w:ascii="Arial" w:hAnsi="Arial" w:cs="Arial"/>
          <w:sz w:val="18"/>
          <w:szCs w:val="28"/>
        </w:rPr>
        <w:t xml:space="preserve">[Congregation says, “Amen.”] </w:t>
      </w:r>
      <w:r w:rsidR="006F7766">
        <w:rPr>
          <w:rFonts w:ascii="Arial" w:hAnsi="Arial" w:cs="Arial"/>
          <w:sz w:val="28"/>
          <w:szCs w:val="28"/>
        </w:rPr>
        <w:t>“…</w:t>
      </w:r>
      <w:r w:rsidR="00EF2427" w:rsidRPr="00C034AB">
        <w:rPr>
          <w:rFonts w:ascii="Arial" w:hAnsi="Arial" w:cs="Arial"/>
          <w:sz w:val="28"/>
          <w:szCs w:val="28"/>
        </w:rPr>
        <w:t>Munhu</w:t>
      </w:r>
      <w:r w:rsidR="00683EA5" w:rsidRPr="00C034AB">
        <w:rPr>
          <w:rFonts w:ascii="Arial" w:hAnsi="Arial" w:cs="Arial"/>
          <w:sz w:val="28"/>
          <w:szCs w:val="28"/>
        </w:rPr>
        <w:t xml:space="preserve"> </w:t>
      </w:r>
      <w:r w:rsidR="00EF2427" w:rsidRPr="00C034AB">
        <w:rPr>
          <w:rFonts w:ascii="Arial" w:hAnsi="Arial" w:cs="Arial"/>
          <w:sz w:val="28"/>
          <w:szCs w:val="28"/>
        </w:rPr>
        <w:t xml:space="preserve">wese </w:t>
      </w:r>
      <w:proofErr w:type="spellStart"/>
      <w:r w:rsidR="00EF2427" w:rsidRPr="00C034AB">
        <w:rPr>
          <w:rFonts w:ascii="Arial" w:hAnsi="Arial" w:cs="Arial"/>
          <w:sz w:val="28"/>
          <w:szCs w:val="28"/>
        </w:rPr>
        <w:t>ngaave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murevi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wenhema</w:t>
      </w:r>
      <w:proofErr w:type="spellEnd"/>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asi Mwari </w:t>
      </w:r>
      <w:proofErr w:type="spellStart"/>
      <w:r w:rsidR="00EF2427" w:rsidRPr="00C034AB">
        <w:rPr>
          <w:rFonts w:ascii="Arial" w:hAnsi="Arial" w:cs="Arial"/>
          <w:sz w:val="28"/>
          <w:szCs w:val="28"/>
        </w:rPr>
        <w:t>vave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murevi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wezvokwadi</w:t>
      </w:r>
      <w:proofErr w:type="spellEnd"/>
      <w:r w:rsidR="004C18F1">
        <w:rPr>
          <w:rFonts w:ascii="Arial" w:hAnsi="Arial" w:cs="Arial"/>
          <w:sz w:val="28"/>
          <w:szCs w:val="28"/>
        </w:rPr>
        <w:t>…”</w:t>
      </w:r>
      <w:r w:rsidR="00EF2427" w:rsidRPr="00C034AB">
        <w:rPr>
          <w:rFonts w:ascii="Arial" w:hAnsi="Arial" w:cs="Arial"/>
          <w:sz w:val="28"/>
          <w:szCs w:val="28"/>
        </w:rPr>
        <w:t xml:space="preserve"> </w:t>
      </w:r>
      <w:r w:rsidR="00EF2427" w:rsidRPr="00B2798D">
        <w:rPr>
          <w:rFonts w:ascii="Arial" w:hAnsi="Arial" w:cs="Arial"/>
          <w:sz w:val="18"/>
          <w:szCs w:val="18"/>
        </w:rPr>
        <w:t xml:space="preserve">[Congregation </w:t>
      </w:r>
      <w:r w:rsidR="00563BCF" w:rsidRPr="00B2798D">
        <w:rPr>
          <w:rFonts w:ascii="Arial" w:hAnsi="Arial" w:cs="Arial"/>
          <w:sz w:val="18"/>
          <w:szCs w:val="18"/>
        </w:rPr>
        <w:t>says, ‘</w:t>
      </w:r>
      <w:r w:rsidR="00EF2427" w:rsidRPr="00B2798D">
        <w:rPr>
          <w:rFonts w:ascii="Arial" w:hAnsi="Arial" w:cs="Arial"/>
          <w:sz w:val="18"/>
          <w:szCs w:val="18"/>
        </w:rPr>
        <w:t>Amen.</w:t>
      </w:r>
      <w:r w:rsidR="004C18F1" w:rsidRPr="00B2798D">
        <w:rPr>
          <w:rFonts w:ascii="Arial" w:hAnsi="Arial" w:cs="Arial"/>
          <w:sz w:val="18"/>
          <w:szCs w:val="18"/>
        </w:rPr>
        <w:t>’</w:t>
      </w:r>
      <w:r w:rsidR="00EF2427" w:rsidRPr="00B2798D">
        <w:rPr>
          <w:rFonts w:ascii="Arial" w:hAnsi="Arial" w:cs="Arial"/>
          <w:sz w:val="18"/>
          <w:szCs w:val="18"/>
        </w:rPr>
        <w:t>]</w:t>
      </w:r>
      <w:r w:rsidR="00EF2427" w:rsidRPr="00C034AB">
        <w:rPr>
          <w:rFonts w:ascii="Arial" w:hAnsi="Arial" w:cs="Arial"/>
          <w:sz w:val="28"/>
          <w:szCs w:val="28"/>
        </w:rPr>
        <w:t xml:space="preserve"> Dai Mwari </w:t>
      </w:r>
      <w:proofErr w:type="spellStart"/>
      <w:r w:rsidR="00EF2427" w:rsidRPr="00C034AB">
        <w:rPr>
          <w:rFonts w:ascii="Arial" w:hAnsi="Arial" w:cs="Arial"/>
          <w:sz w:val="28"/>
          <w:szCs w:val="28"/>
        </w:rPr>
        <w:t>vaitiitira</w:t>
      </w:r>
      <w:proofErr w:type="spellEnd"/>
      <w:r w:rsidR="00EF2427" w:rsidRPr="00C034AB">
        <w:rPr>
          <w:rFonts w:ascii="Arial" w:hAnsi="Arial" w:cs="Arial"/>
          <w:sz w:val="28"/>
          <w:szCs w:val="28"/>
        </w:rPr>
        <w:t xml:space="preserve"> nyasha</w:t>
      </w:r>
      <w:r w:rsidR="006E6FE3">
        <w:rPr>
          <w:rFonts w:ascii="Arial" w:hAnsi="Arial" w:cs="Arial"/>
          <w:sz w:val="28"/>
          <w:szCs w:val="28"/>
        </w:rPr>
        <w:t>,</w:t>
      </w:r>
      <w:r w:rsidR="00EF2427" w:rsidRPr="00C034AB">
        <w:rPr>
          <w:rFonts w:ascii="Arial" w:hAnsi="Arial" w:cs="Arial"/>
          <w:sz w:val="28"/>
          <w:szCs w:val="28"/>
        </w:rPr>
        <w:t xml:space="preserve"> </w:t>
      </w:r>
      <w:proofErr w:type="spellStart"/>
      <w:r w:rsidR="00EF2427" w:rsidRPr="00C034AB">
        <w:rPr>
          <w:rFonts w:ascii="Arial" w:hAnsi="Arial" w:cs="Arial"/>
          <w:sz w:val="28"/>
          <w:szCs w:val="28"/>
        </w:rPr>
        <w:t>muzuva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ranhasi</w:t>
      </w:r>
      <w:proofErr w:type="spellEnd"/>
      <w:r w:rsidR="00BE735A">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Muzuva </w:t>
      </w:r>
      <w:proofErr w:type="spellStart"/>
      <w:r w:rsidR="00EF2427" w:rsidRPr="00C034AB">
        <w:rPr>
          <w:rFonts w:ascii="Arial" w:hAnsi="Arial" w:cs="Arial"/>
          <w:sz w:val="28"/>
          <w:szCs w:val="28"/>
        </w:rPr>
        <w:t>ranhasi</w:t>
      </w:r>
      <w:proofErr w:type="spellEnd"/>
      <w:r w:rsidR="00EF2427" w:rsidRPr="00C034AB">
        <w:rPr>
          <w:rFonts w:ascii="Arial" w:hAnsi="Arial" w:cs="Arial"/>
          <w:sz w:val="28"/>
          <w:szCs w:val="28"/>
        </w:rPr>
        <w:t xml:space="preserve">, rive zuva </w:t>
      </w:r>
      <w:proofErr w:type="spellStart"/>
      <w:r w:rsidR="00EF2427" w:rsidRPr="00C034AB">
        <w:rPr>
          <w:rFonts w:ascii="Arial" w:hAnsi="Arial" w:cs="Arial"/>
          <w:sz w:val="28"/>
          <w:szCs w:val="28"/>
        </w:rPr>
        <w:t>ravanotaura</w:t>
      </w:r>
      <w:proofErr w:type="spellEnd"/>
      <w:r w:rsidR="00EF2427" w:rsidRPr="00C034AB">
        <w:rPr>
          <w:rFonts w:ascii="Arial" w:hAnsi="Arial" w:cs="Arial"/>
          <w:sz w:val="28"/>
          <w:szCs w:val="28"/>
        </w:rPr>
        <w:t xml:space="preserve"> newe</w:t>
      </w:r>
      <w:r w:rsidR="00846CD0">
        <w:rPr>
          <w:rFonts w:ascii="Arial" w:hAnsi="Arial" w:cs="Arial"/>
          <w:sz w:val="28"/>
          <w:szCs w:val="28"/>
        </w:rPr>
        <w:t>.</w:t>
      </w:r>
      <w:r w:rsidR="00EF2427" w:rsidRPr="00C034AB">
        <w:rPr>
          <w:rFonts w:ascii="Arial" w:hAnsi="Arial" w:cs="Arial"/>
          <w:sz w:val="28"/>
          <w:szCs w:val="28"/>
        </w:rPr>
        <w:t xml:space="preserve"> </w:t>
      </w:r>
      <w:r w:rsidR="00EF2427" w:rsidRPr="00B2798D">
        <w:rPr>
          <w:rFonts w:ascii="Arial" w:hAnsi="Arial" w:cs="Arial"/>
          <w:sz w:val="18"/>
          <w:szCs w:val="18"/>
        </w:rPr>
        <w:t xml:space="preserve">[Congregation </w:t>
      </w:r>
      <w:r w:rsidR="00063DA1" w:rsidRPr="00B2798D">
        <w:rPr>
          <w:rFonts w:ascii="Arial" w:hAnsi="Arial" w:cs="Arial"/>
          <w:sz w:val="18"/>
          <w:szCs w:val="18"/>
        </w:rPr>
        <w:t>says, “</w:t>
      </w:r>
      <w:r w:rsidR="00EF2427" w:rsidRPr="00B2798D">
        <w:rPr>
          <w:rFonts w:ascii="Arial" w:hAnsi="Arial" w:cs="Arial"/>
          <w:sz w:val="18"/>
          <w:szCs w:val="18"/>
        </w:rPr>
        <w:t>Amen."]</w:t>
      </w:r>
    </w:p>
    <w:p w14:paraId="3C8B58DE" w14:textId="5AB29999" w:rsidR="00C32BF6" w:rsidRPr="00257F7C" w:rsidRDefault="00644543" w:rsidP="003F6869">
      <w:pPr>
        <w:jc w:val="both"/>
        <w:rPr>
          <w:rFonts w:ascii="Arial" w:hAnsi="Arial" w:cs="Arial"/>
          <w:sz w:val="28"/>
          <w:szCs w:val="28"/>
        </w:rPr>
      </w:pPr>
      <w:r>
        <w:rPr>
          <w:rFonts w:ascii="Arial" w:hAnsi="Arial" w:cs="Arial"/>
          <w:sz w:val="28"/>
          <w:szCs w:val="28"/>
          <w:vertAlign w:val="superscript"/>
        </w:rPr>
        <w:t xml:space="preserve">2 </w:t>
      </w:r>
      <w:r w:rsidRPr="00644543">
        <w:rPr>
          <w:rFonts w:ascii="Arial" w:hAnsi="Arial" w:cs="Arial"/>
          <w:sz w:val="28"/>
          <w:szCs w:val="28"/>
        </w:rPr>
        <w:t>Baba</w:t>
      </w:r>
      <w:r w:rsidR="00EF2427" w:rsidRPr="00644543">
        <w:rPr>
          <w:rFonts w:ascii="Arial" w:hAnsi="Arial" w:cs="Arial"/>
          <w:sz w:val="28"/>
          <w:szCs w:val="28"/>
        </w:rPr>
        <w:t xml:space="preserve"> </w:t>
      </w:r>
      <w:proofErr w:type="spellStart"/>
      <w:r w:rsidR="00EF2427" w:rsidRPr="00257F7C">
        <w:rPr>
          <w:rFonts w:ascii="Arial" w:hAnsi="Arial" w:cs="Arial"/>
          <w:sz w:val="28"/>
          <w:szCs w:val="28"/>
        </w:rPr>
        <w:t>tinokutendai</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manheru</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ano</w:t>
      </w:r>
      <w:proofErr w:type="spellEnd"/>
      <w:r w:rsidR="008B6EF2">
        <w:rPr>
          <w:rFonts w:ascii="Arial" w:hAnsi="Arial" w:cs="Arial"/>
          <w:sz w:val="28"/>
          <w:szCs w:val="28"/>
        </w:rPr>
        <w:t xml:space="preserve">. </w:t>
      </w:r>
      <w:r w:rsidR="00EF2427" w:rsidRPr="00B2798D">
        <w:rPr>
          <w:rFonts w:ascii="Arial" w:hAnsi="Arial" w:cs="Arial"/>
          <w:sz w:val="18"/>
          <w:szCs w:val="18"/>
        </w:rPr>
        <w:t xml:space="preserve">[Congregation </w:t>
      </w:r>
      <w:r w:rsidR="00063DA1" w:rsidRPr="00B2798D">
        <w:rPr>
          <w:rFonts w:ascii="Arial" w:hAnsi="Arial" w:cs="Arial"/>
          <w:sz w:val="18"/>
          <w:szCs w:val="18"/>
        </w:rPr>
        <w:t>says, “</w:t>
      </w:r>
      <w:r w:rsidR="00EF2427" w:rsidRPr="00B2798D">
        <w:rPr>
          <w:rFonts w:ascii="Arial" w:hAnsi="Arial" w:cs="Arial"/>
          <w:sz w:val="18"/>
          <w:szCs w:val="18"/>
        </w:rPr>
        <w:t>Amen</w:t>
      </w:r>
      <w:r w:rsidR="008B6EF2" w:rsidRPr="00B2798D">
        <w:rPr>
          <w:rFonts w:ascii="Arial" w:hAnsi="Arial" w:cs="Arial"/>
          <w:sz w:val="18"/>
          <w:szCs w:val="18"/>
        </w:rPr>
        <w:t>.</w:t>
      </w:r>
      <w:r w:rsidR="00B2798D" w:rsidRPr="00B2798D">
        <w:rPr>
          <w:rFonts w:ascii="Arial" w:hAnsi="Arial" w:cs="Arial"/>
          <w:sz w:val="18"/>
          <w:szCs w:val="18"/>
        </w:rPr>
        <w:t>”</w:t>
      </w:r>
      <w:r w:rsidR="00EF2427" w:rsidRPr="00B2798D">
        <w:rPr>
          <w:rFonts w:ascii="Arial" w:hAnsi="Arial" w:cs="Arial"/>
          <w:sz w:val="18"/>
          <w:szCs w:val="18"/>
        </w:rPr>
        <w:t>]</w:t>
      </w:r>
      <w:r w:rsidR="00EF2427" w:rsidRPr="00257F7C">
        <w:rPr>
          <w:rFonts w:ascii="Arial" w:hAnsi="Arial" w:cs="Arial"/>
          <w:sz w:val="28"/>
          <w:szCs w:val="28"/>
        </w:rPr>
        <w:t xml:space="preserve"> </w:t>
      </w:r>
      <w:proofErr w:type="spellStart"/>
      <w:r w:rsidR="008B6EF2">
        <w:rPr>
          <w:rFonts w:ascii="Arial" w:hAnsi="Arial" w:cs="Arial"/>
          <w:sz w:val="28"/>
          <w:szCs w:val="28"/>
        </w:rPr>
        <w:t>T</w:t>
      </w:r>
      <w:r w:rsidR="00EF2427" w:rsidRPr="00257F7C">
        <w:rPr>
          <w:rFonts w:ascii="Arial" w:hAnsi="Arial" w:cs="Arial"/>
          <w:sz w:val="28"/>
          <w:szCs w:val="28"/>
        </w:rPr>
        <w:t>inokutendai</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nekunaka</w:t>
      </w:r>
      <w:proofErr w:type="spellEnd"/>
      <w:r w:rsidR="00EF2427" w:rsidRPr="00257F7C">
        <w:rPr>
          <w:rFonts w:ascii="Arial" w:hAnsi="Arial" w:cs="Arial"/>
          <w:sz w:val="28"/>
          <w:szCs w:val="28"/>
        </w:rPr>
        <w:t xml:space="preserve"> kwenyu </w:t>
      </w:r>
      <w:proofErr w:type="spellStart"/>
      <w:r w:rsidR="00EF2427" w:rsidRPr="00257F7C">
        <w:rPr>
          <w:rFonts w:ascii="Arial" w:hAnsi="Arial" w:cs="Arial"/>
          <w:sz w:val="28"/>
          <w:szCs w:val="28"/>
        </w:rPr>
        <w:t>mukati</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memba</w:t>
      </w:r>
      <w:proofErr w:type="spellEnd"/>
      <w:r w:rsidR="00EF2427" w:rsidRPr="00257F7C">
        <w:rPr>
          <w:rFonts w:ascii="Arial" w:hAnsi="Arial" w:cs="Arial"/>
          <w:sz w:val="28"/>
          <w:szCs w:val="28"/>
        </w:rPr>
        <w:t xml:space="preserve"> ino</w:t>
      </w:r>
      <w:r w:rsidR="00BE735A">
        <w:rPr>
          <w:rFonts w:ascii="Arial" w:hAnsi="Arial" w:cs="Arial"/>
          <w:sz w:val="28"/>
          <w:szCs w:val="28"/>
        </w:rPr>
        <w:t>.</w:t>
      </w:r>
      <w:r w:rsidR="00EF2427" w:rsidRPr="00257F7C">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257F7C">
        <w:rPr>
          <w:rFonts w:ascii="Arial" w:hAnsi="Arial" w:cs="Arial"/>
          <w:sz w:val="28"/>
          <w:szCs w:val="28"/>
        </w:rPr>
        <w:t>Tinokutendai</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nehukuru</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hwenyu</w:t>
      </w:r>
      <w:proofErr w:type="spellEnd"/>
      <w:r w:rsidR="00EF2427" w:rsidRPr="00257F7C">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257F7C">
        <w:rPr>
          <w:rFonts w:ascii="Arial" w:hAnsi="Arial" w:cs="Arial"/>
          <w:sz w:val="28"/>
          <w:szCs w:val="28"/>
        </w:rPr>
        <w:t xml:space="preserve">Baba </w:t>
      </w:r>
      <w:proofErr w:type="spellStart"/>
      <w:r w:rsidR="00EF2427" w:rsidRPr="00257F7C">
        <w:rPr>
          <w:rFonts w:ascii="Arial" w:hAnsi="Arial" w:cs="Arial"/>
          <w:sz w:val="28"/>
          <w:szCs w:val="28"/>
        </w:rPr>
        <w:t>hwamakaratidza</w:t>
      </w:r>
      <w:proofErr w:type="spellEnd"/>
      <w:r w:rsidR="00EF2427" w:rsidRPr="00257F7C">
        <w:rPr>
          <w:rFonts w:ascii="Arial" w:hAnsi="Arial" w:cs="Arial"/>
          <w:sz w:val="28"/>
          <w:szCs w:val="28"/>
        </w:rPr>
        <w:t xml:space="preserve"> pakati pedu</w:t>
      </w:r>
      <w:r w:rsidR="00BE735A">
        <w:rPr>
          <w:rFonts w:ascii="Arial" w:hAnsi="Arial" w:cs="Arial"/>
          <w:sz w:val="28"/>
          <w:szCs w:val="28"/>
        </w:rPr>
        <w:t>.</w:t>
      </w:r>
      <w:r w:rsidR="00EF2427" w:rsidRPr="00257F7C">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257F7C">
        <w:rPr>
          <w:rFonts w:ascii="Arial" w:hAnsi="Arial" w:cs="Arial"/>
          <w:sz w:val="28"/>
          <w:szCs w:val="28"/>
        </w:rPr>
        <w:t xml:space="preserve">Mwari </w:t>
      </w:r>
      <w:proofErr w:type="spellStart"/>
      <w:r w:rsidR="00EF2427" w:rsidRPr="00257F7C">
        <w:rPr>
          <w:rFonts w:ascii="Arial" w:hAnsi="Arial" w:cs="Arial"/>
          <w:sz w:val="28"/>
          <w:szCs w:val="28"/>
        </w:rPr>
        <w:t>mumwe</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nemumwe</w:t>
      </w:r>
      <w:proofErr w:type="spellEnd"/>
      <w:r w:rsidR="00EF2427" w:rsidRPr="00257F7C">
        <w:rPr>
          <w:rFonts w:ascii="Arial" w:hAnsi="Arial" w:cs="Arial"/>
          <w:sz w:val="28"/>
          <w:szCs w:val="28"/>
        </w:rPr>
        <w:t xml:space="preserve"> ari </w:t>
      </w:r>
      <w:proofErr w:type="spellStart"/>
      <w:r w:rsidR="00EF2427" w:rsidRPr="00257F7C">
        <w:rPr>
          <w:rFonts w:ascii="Arial" w:hAnsi="Arial" w:cs="Arial"/>
          <w:sz w:val="28"/>
          <w:szCs w:val="28"/>
        </w:rPr>
        <w:t>mukati</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memba</w:t>
      </w:r>
      <w:proofErr w:type="spellEnd"/>
      <w:r w:rsidR="00EF2427" w:rsidRPr="00257F7C">
        <w:rPr>
          <w:rFonts w:ascii="Arial" w:hAnsi="Arial" w:cs="Arial"/>
          <w:sz w:val="28"/>
          <w:szCs w:val="28"/>
        </w:rPr>
        <w:t xml:space="preserve"> ino tariro yake iri kwamuri</w:t>
      </w:r>
      <w:r w:rsidR="00BE735A">
        <w:rPr>
          <w:rFonts w:ascii="Arial" w:hAnsi="Arial" w:cs="Arial"/>
          <w:sz w:val="28"/>
          <w:szCs w:val="28"/>
        </w:rPr>
        <w:t>.</w:t>
      </w:r>
      <w:r w:rsidR="00EF2427" w:rsidRPr="00257F7C">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257F7C">
        <w:rPr>
          <w:rFonts w:ascii="Arial" w:hAnsi="Arial" w:cs="Arial"/>
          <w:sz w:val="28"/>
          <w:szCs w:val="28"/>
        </w:rPr>
        <w:t xml:space="preserve">Baba </w:t>
      </w:r>
      <w:proofErr w:type="spellStart"/>
      <w:r w:rsidR="00EF2427" w:rsidRPr="00257F7C">
        <w:rPr>
          <w:rFonts w:ascii="Arial" w:hAnsi="Arial" w:cs="Arial"/>
          <w:sz w:val="28"/>
          <w:szCs w:val="28"/>
        </w:rPr>
        <w:t>d</w:t>
      </w:r>
      <w:r w:rsidR="00C80092" w:rsidRPr="00257F7C">
        <w:rPr>
          <w:rFonts w:ascii="Arial" w:hAnsi="Arial" w:cs="Arial"/>
          <w:sz w:val="28"/>
          <w:szCs w:val="28"/>
        </w:rPr>
        <w:t>a</w:t>
      </w:r>
      <w:r w:rsidR="00EF2427" w:rsidRPr="00257F7C">
        <w:rPr>
          <w:rFonts w:ascii="Arial" w:hAnsi="Arial" w:cs="Arial"/>
          <w:sz w:val="28"/>
          <w:szCs w:val="28"/>
        </w:rPr>
        <w:t>i</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maswededza</w:t>
      </w:r>
      <w:proofErr w:type="spellEnd"/>
      <w:r w:rsidR="00EF2427" w:rsidRPr="00257F7C">
        <w:rPr>
          <w:rFonts w:ascii="Arial" w:hAnsi="Arial" w:cs="Arial"/>
          <w:sz w:val="28"/>
          <w:szCs w:val="28"/>
        </w:rPr>
        <w:t xml:space="preserve"> </w:t>
      </w:r>
      <w:proofErr w:type="spellStart"/>
      <w:r w:rsidR="00EF2427" w:rsidRPr="00257F7C">
        <w:rPr>
          <w:rFonts w:ascii="Arial" w:hAnsi="Arial" w:cs="Arial"/>
          <w:sz w:val="28"/>
          <w:szCs w:val="28"/>
        </w:rPr>
        <w:t>chipfuva</w:t>
      </w:r>
      <w:proofErr w:type="spellEnd"/>
      <w:r w:rsidR="00EF2427" w:rsidRPr="00257F7C">
        <w:rPr>
          <w:rFonts w:ascii="Arial" w:hAnsi="Arial" w:cs="Arial"/>
          <w:sz w:val="28"/>
          <w:szCs w:val="28"/>
        </w:rPr>
        <w:t xml:space="preserve"> chimwe nechimwe kwamuri</w:t>
      </w:r>
      <w:r w:rsidR="00BE735A">
        <w:rPr>
          <w:rFonts w:ascii="Arial" w:hAnsi="Arial" w:cs="Arial"/>
          <w:sz w:val="28"/>
          <w:szCs w:val="28"/>
        </w:rPr>
        <w:t xml:space="preserve">. </w:t>
      </w:r>
      <w:r w:rsidR="00534101" w:rsidRPr="00534101">
        <w:rPr>
          <w:rFonts w:ascii="Arial" w:hAnsi="Arial" w:cs="Arial"/>
          <w:sz w:val="18"/>
          <w:szCs w:val="28"/>
        </w:rPr>
        <w:t xml:space="preserve">[Congregation says, “Amen.”] </w:t>
      </w:r>
    </w:p>
    <w:p w14:paraId="5A49CAA6" w14:textId="76E27D6A" w:rsidR="001379CC" w:rsidRDefault="00644543" w:rsidP="003F6869">
      <w:pPr>
        <w:jc w:val="both"/>
        <w:rPr>
          <w:rFonts w:ascii="Arial" w:hAnsi="Arial" w:cs="Arial"/>
          <w:sz w:val="28"/>
          <w:szCs w:val="28"/>
        </w:rPr>
      </w:pPr>
      <w:r w:rsidRPr="00644543">
        <w:rPr>
          <w:rFonts w:ascii="Arial" w:hAnsi="Arial" w:cs="Arial"/>
          <w:sz w:val="28"/>
          <w:szCs w:val="28"/>
          <w:vertAlign w:val="superscript"/>
        </w:rPr>
        <w:t>3</w:t>
      </w:r>
      <w:r>
        <w:rPr>
          <w:rFonts w:ascii="Arial" w:hAnsi="Arial" w:cs="Arial"/>
          <w:sz w:val="28"/>
          <w:szCs w:val="28"/>
        </w:rPr>
        <w:t xml:space="preserve"> </w:t>
      </w:r>
      <w:r w:rsidR="00EF2427" w:rsidRPr="00644543">
        <w:rPr>
          <w:rFonts w:ascii="Arial" w:hAnsi="Arial" w:cs="Arial"/>
          <w:sz w:val="28"/>
          <w:szCs w:val="28"/>
        </w:rPr>
        <w:t>Kuuya</w:t>
      </w:r>
      <w:r w:rsidR="00EF2427" w:rsidRPr="00C034AB">
        <w:rPr>
          <w:rFonts w:ascii="Arial" w:hAnsi="Arial" w:cs="Arial"/>
          <w:sz w:val="28"/>
          <w:szCs w:val="28"/>
        </w:rPr>
        <w:t xml:space="preserve"> </w:t>
      </w:r>
      <w:proofErr w:type="spellStart"/>
      <w:r w:rsidR="00EF2427" w:rsidRPr="00C034AB">
        <w:rPr>
          <w:rFonts w:ascii="Arial" w:hAnsi="Arial" w:cs="Arial"/>
          <w:sz w:val="28"/>
          <w:szCs w:val="28"/>
        </w:rPr>
        <w:t>kuChechi</w:t>
      </w:r>
      <w:proofErr w:type="spellEnd"/>
      <w:r w:rsidR="00EF2427" w:rsidRPr="00C034AB">
        <w:rPr>
          <w:rFonts w:ascii="Arial" w:hAnsi="Arial" w:cs="Arial"/>
          <w:sz w:val="28"/>
          <w:szCs w:val="28"/>
        </w:rPr>
        <w:t xml:space="preserve"> hakuna </w:t>
      </w:r>
      <w:proofErr w:type="spellStart"/>
      <w:r w:rsidR="00EF2427" w:rsidRPr="00C034AB">
        <w:rPr>
          <w:rFonts w:ascii="Arial" w:hAnsi="Arial" w:cs="Arial"/>
          <w:sz w:val="28"/>
          <w:szCs w:val="28"/>
        </w:rPr>
        <w:t>kukwana</w:t>
      </w:r>
      <w:proofErr w:type="spellEnd"/>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asi </w:t>
      </w:r>
      <w:proofErr w:type="spellStart"/>
      <w:r w:rsidR="00EF2427" w:rsidRPr="00C034AB">
        <w:rPr>
          <w:rFonts w:ascii="Arial" w:hAnsi="Arial" w:cs="Arial"/>
          <w:sz w:val="28"/>
          <w:szCs w:val="28"/>
        </w:rPr>
        <w:t>kusandurwa</w:t>
      </w:r>
      <w:proofErr w:type="spellEnd"/>
      <w:r w:rsidR="00A60A3F">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Dai Mwari </w:t>
      </w:r>
      <w:proofErr w:type="spellStart"/>
      <w:r w:rsidR="00EF2427" w:rsidRPr="00C034AB">
        <w:rPr>
          <w:rFonts w:ascii="Arial" w:hAnsi="Arial" w:cs="Arial"/>
          <w:sz w:val="28"/>
          <w:szCs w:val="28"/>
        </w:rPr>
        <w:t>taigowanikwa</w:t>
      </w:r>
      <w:proofErr w:type="spellEnd"/>
      <w:r w:rsidR="00EF2427" w:rsidRPr="00C034AB">
        <w:rPr>
          <w:rFonts w:ascii="Arial" w:hAnsi="Arial" w:cs="Arial"/>
          <w:sz w:val="28"/>
          <w:szCs w:val="28"/>
        </w:rPr>
        <w:t xml:space="preserve"> Ishe </w:t>
      </w:r>
      <w:proofErr w:type="spellStart"/>
      <w:r w:rsidR="00EF2427" w:rsidRPr="00C034AB">
        <w:rPr>
          <w:rFonts w:ascii="Arial" w:hAnsi="Arial" w:cs="Arial"/>
          <w:sz w:val="28"/>
          <w:szCs w:val="28"/>
        </w:rPr>
        <w:t>tichiponeswa</w:t>
      </w:r>
      <w:proofErr w:type="spellEnd"/>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C034AB">
        <w:rPr>
          <w:rFonts w:ascii="Arial" w:hAnsi="Arial" w:cs="Arial"/>
          <w:sz w:val="28"/>
          <w:szCs w:val="28"/>
        </w:rPr>
        <w:t>taburitswa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kumweya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wenyika</w:t>
      </w:r>
      <w:proofErr w:type="spellEnd"/>
      <w:r w:rsidR="00A60A3F">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kana </w:t>
      </w:r>
      <w:proofErr w:type="spellStart"/>
      <w:r w:rsidR="00EF2427" w:rsidRPr="00C034AB">
        <w:rPr>
          <w:rFonts w:ascii="Arial" w:hAnsi="Arial" w:cs="Arial"/>
          <w:sz w:val="28"/>
          <w:szCs w:val="28"/>
        </w:rPr>
        <w:t>kuyemura</w:t>
      </w:r>
      <w:proofErr w:type="spellEnd"/>
      <w:r w:rsidR="00EF2427" w:rsidRPr="00C034AB">
        <w:rPr>
          <w:rFonts w:ascii="Arial" w:hAnsi="Arial" w:cs="Arial"/>
          <w:sz w:val="28"/>
          <w:szCs w:val="28"/>
        </w:rPr>
        <w:t xml:space="preserve"> zvinhu </w:t>
      </w:r>
      <w:proofErr w:type="spellStart"/>
      <w:r w:rsidR="00EF2427" w:rsidRPr="00C034AB">
        <w:rPr>
          <w:rFonts w:ascii="Arial" w:hAnsi="Arial" w:cs="Arial"/>
          <w:sz w:val="28"/>
          <w:szCs w:val="28"/>
        </w:rPr>
        <w:t>zve</w:t>
      </w:r>
      <w:r w:rsidR="00BA6652">
        <w:rPr>
          <w:rFonts w:ascii="Arial" w:hAnsi="Arial" w:cs="Arial"/>
          <w:sz w:val="28"/>
          <w:szCs w:val="28"/>
        </w:rPr>
        <w:t>mo</w:t>
      </w:r>
      <w:proofErr w:type="spellEnd"/>
      <w:r w:rsidR="00A60A3F">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C034AB">
        <w:rPr>
          <w:rFonts w:ascii="Arial" w:hAnsi="Arial" w:cs="Arial"/>
          <w:sz w:val="28"/>
          <w:szCs w:val="28"/>
        </w:rPr>
        <w:t>Tiitirei</w:t>
      </w:r>
      <w:proofErr w:type="spellEnd"/>
      <w:r w:rsidR="00EF2427" w:rsidRPr="00C034AB">
        <w:rPr>
          <w:rFonts w:ascii="Arial" w:hAnsi="Arial" w:cs="Arial"/>
          <w:sz w:val="28"/>
          <w:szCs w:val="28"/>
        </w:rPr>
        <w:t xml:space="preserve"> ngoni </w:t>
      </w:r>
      <w:proofErr w:type="spellStart"/>
      <w:r w:rsidR="00EF2427" w:rsidRPr="00C034AB">
        <w:rPr>
          <w:rFonts w:ascii="Arial" w:hAnsi="Arial" w:cs="Arial"/>
          <w:sz w:val="28"/>
          <w:szCs w:val="28"/>
        </w:rPr>
        <w:t>kumazuva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ano</w:t>
      </w:r>
      <w:proofErr w:type="spellEnd"/>
      <w:r w:rsidR="00EF2427" w:rsidRPr="00C034AB">
        <w:rPr>
          <w:rFonts w:ascii="Arial" w:hAnsi="Arial" w:cs="Arial"/>
          <w:sz w:val="28"/>
          <w:szCs w:val="28"/>
        </w:rPr>
        <w:t xml:space="preserve"> </w:t>
      </w:r>
      <w:proofErr w:type="spellStart"/>
      <w:r w:rsidR="0019389B" w:rsidRPr="00C034AB">
        <w:rPr>
          <w:rFonts w:ascii="Arial" w:hAnsi="Arial" w:cs="Arial"/>
          <w:sz w:val="28"/>
          <w:szCs w:val="28"/>
        </w:rPr>
        <w:t>ekupedzisira</w:t>
      </w:r>
      <w:proofErr w:type="spellEnd"/>
      <w:r w:rsidR="0019389B">
        <w:rPr>
          <w:rFonts w:ascii="Arial" w:hAnsi="Arial" w:cs="Arial"/>
          <w:sz w:val="28"/>
          <w:szCs w:val="28"/>
        </w:rPr>
        <w:t>.</w:t>
      </w:r>
      <w:r w:rsidR="0019389B" w:rsidRPr="00C034AB">
        <w:rPr>
          <w:rFonts w:ascii="Arial" w:hAnsi="Arial" w:cs="Arial"/>
          <w:sz w:val="28"/>
          <w:szCs w:val="28"/>
        </w:rPr>
        <w:t xml:space="preserve"> </w:t>
      </w:r>
      <w:r w:rsidR="00534101" w:rsidRPr="00534101">
        <w:rPr>
          <w:rFonts w:ascii="Arial" w:hAnsi="Arial" w:cs="Arial"/>
          <w:sz w:val="18"/>
          <w:szCs w:val="28"/>
        </w:rPr>
        <w:t xml:space="preserve">[Congregation says, “Amen.”] </w:t>
      </w:r>
    </w:p>
    <w:p w14:paraId="4A3CD5EB" w14:textId="7672E32B" w:rsidR="00CF05AB" w:rsidRDefault="00644543" w:rsidP="003F6869">
      <w:pPr>
        <w:jc w:val="both"/>
        <w:rPr>
          <w:rFonts w:ascii="Arial" w:hAnsi="Arial" w:cs="Arial"/>
          <w:sz w:val="28"/>
          <w:szCs w:val="28"/>
        </w:rPr>
      </w:pPr>
      <w:r>
        <w:rPr>
          <w:rFonts w:ascii="Arial" w:hAnsi="Arial" w:cs="Arial"/>
          <w:sz w:val="28"/>
          <w:szCs w:val="28"/>
          <w:vertAlign w:val="superscript"/>
        </w:rPr>
        <w:t xml:space="preserve">4 </w:t>
      </w:r>
      <w:r w:rsidR="00EF2427" w:rsidRPr="00C034AB">
        <w:rPr>
          <w:rFonts w:ascii="Arial" w:hAnsi="Arial" w:cs="Arial"/>
          <w:sz w:val="28"/>
          <w:szCs w:val="28"/>
        </w:rPr>
        <w:t xml:space="preserve">Baba </w:t>
      </w:r>
      <w:proofErr w:type="spellStart"/>
      <w:r w:rsidR="00EF2427" w:rsidRPr="00C034AB">
        <w:rPr>
          <w:rFonts w:ascii="Arial" w:hAnsi="Arial" w:cs="Arial"/>
          <w:sz w:val="28"/>
          <w:szCs w:val="28"/>
        </w:rPr>
        <w:t>makanaka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pindirai</w:t>
      </w:r>
      <w:proofErr w:type="spellEnd"/>
      <w:r w:rsidR="00EF2427" w:rsidRPr="00C034AB">
        <w:rPr>
          <w:rFonts w:ascii="Arial" w:hAnsi="Arial" w:cs="Arial"/>
          <w:sz w:val="28"/>
          <w:szCs w:val="28"/>
        </w:rPr>
        <w:t xml:space="preserve"> pakunamata kwedu </w:t>
      </w:r>
      <w:proofErr w:type="spellStart"/>
      <w:r w:rsidR="00EF2427" w:rsidRPr="00C034AB">
        <w:rPr>
          <w:rFonts w:ascii="Arial" w:hAnsi="Arial" w:cs="Arial"/>
          <w:sz w:val="28"/>
          <w:szCs w:val="28"/>
        </w:rPr>
        <w:t>pazuva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ranhasi</w:t>
      </w:r>
      <w:proofErr w:type="spellEnd"/>
      <w:r w:rsidR="0062294E">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C034AB">
        <w:rPr>
          <w:rFonts w:ascii="Arial" w:hAnsi="Arial" w:cs="Arial"/>
          <w:sz w:val="28"/>
          <w:szCs w:val="28"/>
        </w:rPr>
        <w:t>Chionai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mumwe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nemumwe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auya</w:t>
      </w:r>
      <w:proofErr w:type="spellEnd"/>
      <w:r w:rsidR="00EF2427" w:rsidRPr="00C034AB">
        <w:rPr>
          <w:rFonts w:ascii="Arial" w:hAnsi="Arial" w:cs="Arial"/>
          <w:sz w:val="28"/>
          <w:szCs w:val="28"/>
        </w:rPr>
        <w:t xml:space="preserve"> pano Baba </w:t>
      </w:r>
      <w:proofErr w:type="spellStart"/>
      <w:r w:rsidR="00EF2427" w:rsidRPr="00C034AB">
        <w:rPr>
          <w:rFonts w:ascii="Arial" w:hAnsi="Arial" w:cs="Arial"/>
          <w:sz w:val="28"/>
          <w:szCs w:val="28"/>
        </w:rPr>
        <w:t>wakanaka</w:t>
      </w:r>
      <w:proofErr w:type="spellEnd"/>
      <w:r w:rsidR="00601E2C">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Ishe </w:t>
      </w:r>
      <w:proofErr w:type="spellStart"/>
      <w:r w:rsidR="00EF2427" w:rsidRPr="00C034AB">
        <w:rPr>
          <w:rFonts w:ascii="Arial" w:hAnsi="Arial" w:cs="Arial"/>
          <w:sz w:val="28"/>
          <w:szCs w:val="28"/>
        </w:rPr>
        <w:t>dai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anga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akakwana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asipo</w:t>
      </w:r>
      <w:proofErr w:type="spellEnd"/>
      <w:r w:rsidR="00EF2427" w:rsidRPr="00C034AB">
        <w:rPr>
          <w:rFonts w:ascii="Arial" w:hAnsi="Arial" w:cs="Arial"/>
          <w:sz w:val="28"/>
          <w:szCs w:val="28"/>
        </w:rPr>
        <w:t xml:space="preserve"> pano</w:t>
      </w:r>
      <w:r w:rsidR="00601E2C">
        <w:rPr>
          <w:rFonts w:ascii="Arial" w:hAnsi="Arial" w:cs="Arial"/>
          <w:sz w:val="28"/>
          <w:szCs w:val="28"/>
        </w:rPr>
        <w:t xml:space="preserve">. </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5C66A5">
        <w:rPr>
          <w:rFonts w:ascii="Arial" w:hAnsi="Arial" w:cs="Arial"/>
          <w:sz w:val="28"/>
          <w:szCs w:val="28"/>
        </w:rPr>
        <w:t>Da</w:t>
      </w:r>
      <w:r w:rsidR="00EF2427" w:rsidRPr="00C034AB">
        <w:rPr>
          <w:rFonts w:ascii="Arial" w:hAnsi="Arial" w:cs="Arial"/>
          <w:sz w:val="28"/>
          <w:szCs w:val="28"/>
        </w:rPr>
        <w:t xml:space="preserve">i </w:t>
      </w:r>
      <w:proofErr w:type="spellStart"/>
      <w:r w:rsidR="00EF2427" w:rsidRPr="00C034AB">
        <w:rPr>
          <w:rFonts w:ascii="Arial" w:hAnsi="Arial" w:cs="Arial"/>
          <w:sz w:val="28"/>
          <w:szCs w:val="28"/>
        </w:rPr>
        <w:t>anga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asingadi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kukunamatai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asipo</w:t>
      </w:r>
      <w:proofErr w:type="spellEnd"/>
      <w:r w:rsidR="00EF2427" w:rsidRPr="00C034AB">
        <w:rPr>
          <w:rFonts w:ascii="Arial" w:hAnsi="Arial" w:cs="Arial"/>
          <w:sz w:val="28"/>
          <w:szCs w:val="28"/>
        </w:rPr>
        <w:t xml:space="preserve"> pano</w:t>
      </w:r>
      <w:r w:rsidR="002B4E4E">
        <w:rPr>
          <w:rFonts w:ascii="Arial" w:hAnsi="Arial" w:cs="Arial"/>
          <w:sz w:val="28"/>
          <w:szCs w:val="28"/>
        </w:rPr>
        <w:t xml:space="preserve">. </w:t>
      </w:r>
      <w:r w:rsidR="00534101" w:rsidRPr="00534101">
        <w:rPr>
          <w:rFonts w:ascii="Arial" w:hAnsi="Arial" w:cs="Arial"/>
          <w:sz w:val="18"/>
          <w:szCs w:val="28"/>
        </w:rPr>
        <w:t xml:space="preserve">[Congregation says, “Amen.”] </w:t>
      </w:r>
      <w:r w:rsidR="002B4E4E">
        <w:rPr>
          <w:rFonts w:ascii="Arial" w:hAnsi="Arial" w:cs="Arial"/>
          <w:sz w:val="28"/>
          <w:szCs w:val="28"/>
        </w:rPr>
        <w:t>As</w:t>
      </w:r>
      <w:r w:rsidR="00EF2427" w:rsidRPr="00C034AB">
        <w:rPr>
          <w:rFonts w:ascii="Arial" w:hAnsi="Arial" w:cs="Arial"/>
          <w:sz w:val="28"/>
          <w:szCs w:val="28"/>
        </w:rPr>
        <w:t xml:space="preserve">i </w:t>
      </w:r>
      <w:proofErr w:type="spellStart"/>
      <w:r w:rsidR="00EF2427" w:rsidRPr="00C034AB">
        <w:rPr>
          <w:rFonts w:ascii="Arial" w:hAnsi="Arial" w:cs="Arial"/>
          <w:sz w:val="28"/>
          <w:szCs w:val="28"/>
        </w:rPr>
        <w:t>mumwe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nemumwe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auya</w:t>
      </w:r>
      <w:proofErr w:type="spellEnd"/>
      <w:r w:rsidR="00EF2427" w:rsidRPr="00C034AB">
        <w:rPr>
          <w:rFonts w:ascii="Arial" w:hAnsi="Arial" w:cs="Arial"/>
          <w:sz w:val="28"/>
          <w:szCs w:val="28"/>
        </w:rPr>
        <w:t xml:space="preserve"> pano </w:t>
      </w:r>
      <w:proofErr w:type="spellStart"/>
      <w:r w:rsidR="00EF2427" w:rsidRPr="00C034AB">
        <w:rPr>
          <w:rFonts w:ascii="Arial" w:hAnsi="Arial" w:cs="Arial"/>
          <w:sz w:val="28"/>
          <w:szCs w:val="28"/>
        </w:rPr>
        <w:t>nekuti</w:t>
      </w:r>
      <w:proofErr w:type="spellEnd"/>
      <w:r w:rsidR="00EF2427" w:rsidRPr="00C034AB">
        <w:rPr>
          <w:rFonts w:ascii="Arial" w:hAnsi="Arial" w:cs="Arial"/>
          <w:sz w:val="28"/>
          <w:szCs w:val="28"/>
        </w:rPr>
        <w:t xml:space="preserve"> vanoda </w:t>
      </w:r>
      <w:proofErr w:type="spellStart"/>
      <w:r w:rsidR="00EF2427" w:rsidRPr="00C034AB">
        <w:rPr>
          <w:rFonts w:ascii="Arial" w:hAnsi="Arial" w:cs="Arial"/>
          <w:sz w:val="28"/>
          <w:szCs w:val="28"/>
        </w:rPr>
        <w:t>kukunamatai</w:t>
      </w:r>
      <w:proofErr w:type="spellEnd"/>
      <w:r w:rsidR="0062294E">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 </w:t>
      </w:r>
      <w:proofErr w:type="spellStart"/>
      <w:r w:rsidR="00EF2427" w:rsidRPr="00C034AB">
        <w:rPr>
          <w:rFonts w:ascii="Arial" w:hAnsi="Arial" w:cs="Arial"/>
          <w:sz w:val="28"/>
          <w:szCs w:val="28"/>
        </w:rPr>
        <w:t>Tidaireiwo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pamuteuro</w:t>
      </w:r>
      <w:proofErr w:type="spellEnd"/>
      <w:r w:rsidR="00EF2427" w:rsidRPr="00C034AB">
        <w:rPr>
          <w:rFonts w:ascii="Arial" w:hAnsi="Arial" w:cs="Arial"/>
          <w:sz w:val="28"/>
          <w:szCs w:val="28"/>
        </w:rPr>
        <w:t xml:space="preserve"> wedu</w:t>
      </w:r>
      <w:bookmarkStart w:id="0" w:name="_Hlk186818843"/>
      <w:r w:rsidR="003E6065">
        <w:rPr>
          <w:rFonts w:ascii="Arial" w:hAnsi="Arial" w:cs="Arial"/>
          <w:sz w:val="28"/>
          <w:szCs w:val="28"/>
        </w:rPr>
        <w:t xml:space="preserve">. </w:t>
      </w:r>
      <w:bookmarkEnd w:id="0"/>
      <w:r w:rsidR="001213CD" w:rsidRPr="001213CD">
        <w:rPr>
          <w:rFonts w:ascii="Arial" w:hAnsi="Arial" w:cs="Arial"/>
          <w:sz w:val="18"/>
          <w:szCs w:val="28"/>
        </w:rPr>
        <w:t xml:space="preserve">[Congregation says, “Amen.”] </w:t>
      </w:r>
      <w:r w:rsidR="00C84D77">
        <w:rPr>
          <w:rFonts w:ascii="Arial" w:hAnsi="Arial" w:cs="Arial"/>
          <w:sz w:val="28"/>
          <w:szCs w:val="28"/>
        </w:rPr>
        <w:t xml:space="preserve">Toda </w:t>
      </w:r>
      <w:proofErr w:type="spellStart"/>
      <w:r w:rsidR="00C84D77" w:rsidRPr="00C034AB">
        <w:rPr>
          <w:rFonts w:ascii="Arial" w:hAnsi="Arial" w:cs="Arial"/>
          <w:sz w:val="28"/>
          <w:szCs w:val="28"/>
        </w:rPr>
        <w:t>kuwanikwa</w:t>
      </w:r>
      <w:proofErr w:type="spellEnd"/>
      <w:r w:rsidR="00EF2427" w:rsidRPr="00C034AB">
        <w:rPr>
          <w:rFonts w:ascii="Arial" w:hAnsi="Arial" w:cs="Arial"/>
          <w:sz w:val="28"/>
          <w:szCs w:val="28"/>
        </w:rPr>
        <w:t xml:space="preserve"> Baba tiri vana venyu </w:t>
      </w:r>
      <w:proofErr w:type="spellStart"/>
      <w:r w:rsidR="00EF2427" w:rsidRPr="00C034AB">
        <w:rPr>
          <w:rFonts w:ascii="Arial" w:hAnsi="Arial" w:cs="Arial"/>
          <w:sz w:val="28"/>
          <w:szCs w:val="28"/>
        </w:rPr>
        <w:t>vamunofarira</w:t>
      </w:r>
      <w:proofErr w:type="spellEnd"/>
      <w:r w:rsidR="0062294E">
        <w:rPr>
          <w:rFonts w:ascii="Arial" w:hAnsi="Arial" w:cs="Arial"/>
          <w:sz w:val="28"/>
          <w:szCs w:val="28"/>
        </w:rPr>
        <w:t>.</w:t>
      </w:r>
      <w:r w:rsidR="00EF2427" w:rsidRPr="00C034AB">
        <w:rPr>
          <w:rFonts w:ascii="Arial" w:hAnsi="Arial" w:cs="Arial"/>
          <w:sz w:val="28"/>
          <w:szCs w:val="28"/>
        </w:rPr>
        <w:t xml:space="preserve"> </w:t>
      </w:r>
      <w:r w:rsidR="00EF2427" w:rsidRPr="001213CD">
        <w:rPr>
          <w:rFonts w:ascii="Arial" w:hAnsi="Arial" w:cs="Arial"/>
          <w:sz w:val="18"/>
          <w:szCs w:val="18"/>
        </w:rPr>
        <w:t xml:space="preserve">[Congregation </w:t>
      </w:r>
      <w:r w:rsidR="00063DA1" w:rsidRPr="001213CD">
        <w:rPr>
          <w:rFonts w:ascii="Arial" w:hAnsi="Arial" w:cs="Arial"/>
          <w:sz w:val="18"/>
          <w:szCs w:val="18"/>
        </w:rPr>
        <w:t>says, “</w:t>
      </w:r>
      <w:r w:rsidR="00EF2427" w:rsidRPr="001213CD">
        <w:rPr>
          <w:rFonts w:ascii="Arial" w:hAnsi="Arial" w:cs="Arial"/>
          <w:sz w:val="18"/>
          <w:szCs w:val="18"/>
        </w:rPr>
        <w:t>Amen."]</w:t>
      </w:r>
    </w:p>
    <w:p w14:paraId="4B7D227F" w14:textId="00A5D13C" w:rsidR="00EF2427" w:rsidRPr="00C034AB" w:rsidRDefault="00644543" w:rsidP="003F6869">
      <w:pPr>
        <w:jc w:val="both"/>
        <w:rPr>
          <w:rFonts w:ascii="Arial" w:hAnsi="Arial" w:cs="Arial"/>
          <w:sz w:val="28"/>
          <w:szCs w:val="28"/>
        </w:rPr>
      </w:pPr>
      <w:r>
        <w:rPr>
          <w:rFonts w:ascii="Arial" w:hAnsi="Arial" w:cs="Arial"/>
          <w:sz w:val="28"/>
          <w:szCs w:val="28"/>
          <w:vertAlign w:val="superscript"/>
        </w:rPr>
        <w:t xml:space="preserve">5 </w:t>
      </w:r>
      <w:proofErr w:type="spellStart"/>
      <w:r w:rsidR="00EF2427" w:rsidRPr="00C034AB">
        <w:rPr>
          <w:rFonts w:ascii="Arial" w:hAnsi="Arial" w:cs="Arial"/>
          <w:sz w:val="28"/>
          <w:szCs w:val="28"/>
        </w:rPr>
        <w:t>Chivai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nemumwe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nemumwe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mukati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memba</w:t>
      </w:r>
      <w:proofErr w:type="spellEnd"/>
      <w:r w:rsidR="00EF2427" w:rsidRPr="00C034AB">
        <w:rPr>
          <w:rFonts w:ascii="Arial" w:hAnsi="Arial" w:cs="Arial"/>
          <w:sz w:val="28"/>
          <w:szCs w:val="28"/>
        </w:rPr>
        <w:t xml:space="preserve"> ino</w:t>
      </w:r>
      <w:r w:rsidR="00C84D77">
        <w:rPr>
          <w:rFonts w:ascii="Arial" w:hAnsi="Arial" w:cs="Arial"/>
          <w:sz w:val="28"/>
          <w:szCs w:val="28"/>
        </w:rPr>
        <w:t xml:space="preserve">. </w:t>
      </w:r>
      <w:proofErr w:type="spellStart"/>
      <w:r w:rsidR="00C84D77">
        <w:rPr>
          <w:rFonts w:ascii="Arial" w:hAnsi="Arial" w:cs="Arial"/>
          <w:sz w:val="28"/>
          <w:szCs w:val="28"/>
        </w:rPr>
        <w:t>Ku</w:t>
      </w:r>
      <w:r w:rsidR="00EF2427" w:rsidRPr="00C034AB">
        <w:rPr>
          <w:rFonts w:ascii="Arial" w:hAnsi="Arial" w:cs="Arial"/>
          <w:sz w:val="28"/>
          <w:szCs w:val="28"/>
        </w:rPr>
        <w:t>guma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kwokushumaira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kwezuva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ranhasi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tipe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mbiri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nekukudzwa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kuZita</w:t>
      </w:r>
      <w:proofErr w:type="spellEnd"/>
      <w:r w:rsidR="00EF2427" w:rsidRPr="00C034AB">
        <w:rPr>
          <w:rFonts w:ascii="Arial" w:hAnsi="Arial" w:cs="Arial"/>
          <w:sz w:val="28"/>
          <w:szCs w:val="28"/>
        </w:rPr>
        <w:t xml:space="preserve"> Renyu</w:t>
      </w:r>
      <w:r w:rsidR="0062294E">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Tinotenda </w:t>
      </w:r>
      <w:proofErr w:type="spellStart"/>
      <w:r w:rsidR="00EF2427" w:rsidRPr="00C034AB">
        <w:rPr>
          <w:rFonts w:ascii="Arial" w:hAnsi="Arial" w:cs="Arial"/>
          <w:sz w:val="28"/>
          <w:szCs w:val="28"/>
        </w:rPr>
        <w:t>iyoyi</w:t>
      </w:r>
      <w:proofErr w:type="spellEnd"/>
      <w:r w:rsidR="00EF2427" w:rsidRPr="00C034AB">
        <w:rPr>
          <w:rFonts w:ascii="Arial" w:hAnsi="Arial" w:cs="Arial"/>
          <w:sz w:val="28"/>
          <w:szCs w:val="28"/>
        </w:rPr>
        <w:t xml:space="preserve"> nguva </w:t>
      </w:r>
      <w:proofErr w:type="spellStart"/>
      <w:r w:rsidR="00EF2427" w:rsidRPr="00C034AB">
        <w:rPr>
          <w:rFonts w:ascii="Arial" w:hAnsi="Arial" w:cs="Arial"/>
          <w:sz w:val="28"/>
          <w:szCs w:val="28"/>
        </w:rPr>
        <w:t>yatiri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kupuhwa</w:t>
      </w:r>
      <w:proofErr w:type="spellEnd"/>
      <w:r w:rsidR="00EF2427" w:rsidRPr="00C034AB">
        <w:rPr>
          <w:rFonts w:ascii="Arial" w:hAnsi="Arial" w:cs="Arial"/>
          <w:sz w:val="28"/>
          <w:szCs w:val="28"/>
        </w:rPr>
        <w:t xml:space="preserve"> </w:t>
      </w:r>
      <w:r w:rsidR="00EB3A2E">
        <w:rPr>
          <w:rFonts w:ascii="Arial" w:hAnsi="Arial" w:cs="Arial"/>
          <w:sz w:val="28"/>
          <w:szCs w:val="28"/>
        </w:rPr>
        <w:t>nemi</w:t>
      </w:r>
      <w:r w:rsidR="00870253">
        <w:rPr>
          <w:rFonts w:ascii="Arial" w:hAnsi="Arial" w:cs="Arial"/>
          <w:sz w:val="28"/>
          <w:szCs w:val="28"/>
        </w:rPr>
        <w:t xml:space="preserve">. </w:t>
      </w:r>
      <w:r w:rsidR="001213CD" w:rsidRPr="001213CD">
        <w:rPr>
          <w:rFonts w:ascii="Arial" w:hAnsi="Arial" w:cs="Arial"/>
          <w:sz w:val="18"/>
          <w:szCs w:val="28"/>
        </w:rPr>
        <w:t xml:space="preserve">[Congregation says, “Amen.”] </w:t>
      </w:r>
      <w:proofErr w:type="spellStart"/>
      <w:r w:rsidR="00870253">
        <w:rPr>
          <w:rFonts w:ascii="Arial" w:hAnsi="Arial" w:cs="Arial"/>
          <w:sz w:val="28"/>
          <w:szCs w:val="28"/>
        </w:rPr>
        <w:t>To</w:t>
      </w:r>
      <w:r w:rsidR="00EF2427" w:rsidRPr="00C034AB">
        <w:rPr>
          <w:rFonts w:ascii="Arial" w:hAnsi="Arial" w:cs="Arial"/>
          <w:sz w:val="28"/>
          <w:szCs w:val="28"/>
        </w:rPr>
        <w:t>tenda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nerugare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rwatiri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kuwana</w:t>
      </w:r>
      <w:proofErr w:type="spellEnd"/>
      <w:r w:rsidR="00EF2427" w:rsidRPr="00C034AB">
        <w:rPr>
          <w:rFonts w:ascii="Arial" w:hAnsi="Arial" w:cs="Arial"/>
          <w:sz w:val="28"/>
          <w:szCs w:val="28"/>
        </w:rPr>
        <w:t xml:space="preserve"> kuti </w:t>
      </w:r>
      <w:proofErr w:type="spellStart"/>
      <w:r w:rsidR="00EF2427" w:rsidRPr="00C034AB">
        <w:rPr>
          <w:rFonts w:ascii="Arial" w:hAnsi="Arial" w:cs="Arial"/>
          <w:sz w:val="28"/>
          <w:szCs w:val="28"/>
        </w:rPr>
        <w:t>tinyengetere</w:t>
      </w:r>
      <w:proofErr w:type="spellEnd"/>
      <w:r w:rsidR="00870253">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C034AB">
        <w:rPr>
          <w:rFonts w:ascii="Arial" w:hAnsi="Arial" w:cs="Arial"/>
          <w:sz w:val="28"/>
          <w:szCs w:val="28"/>
        </w:rPr>
        <w:t>Totenda</w:t>
      </w:r>
      <w:proofErr w:type="spellEnd"/>
      <w:r w:rsidR="00EF2427" w:rsidRPr="00C034AB">
        <w:rPr>
          <w:rFonts w:ascii="Arial" w:hAnsi="Arial" w:cs="Arial"/>
          <w:sz w:val="28"/>
          <w:szCs w:val="28"/>
        </w:rPr>
        <w:t xml:space="preserve"> netariro </w:t>
      </w:r>
      <w:proofErr w:type="spellStart"/>
      <w:r w:rsidR="00EF2427" w:rsidRPr="00C034AB">
        <w:rPr>
          <w:rFonts w:ascii="Arial" w:hAnsi="Arial" w:cs="Arial"/>
          <w:sz w:val="28"/>
          <w:szCs w:val="28"/>
        </w:rPr>
        <w:t>yemusangano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watinawo</w:t>
      </w:r>
      <w:proofErr w:type="spellEnd"/>
      <w:r w:rsidR="00870253">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Tariro yedu iri kwamuri </w:t>
      </w:r>
      <w:proofErr w:type="spellStart"/>
      <w:r w:rsidR="00EF2427" w:rsidRPr="00C034AB">
        <w:rPr>
          <w:rFonts w:ascii="Arial" w:hAnsi="Arial" w:cs="Arial"/>
          <w:sz w:val="28"/>
          <w:szCs w:val="28"/>
        </w:rPr>
        <w:t>manheru</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ano</w:t>
      </w:r>
      <w:proofErr w:type="spellEnd"/>
      <w:r w:rsidR="00870253">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C034AB">
        <w:rPr>
          <w:rFonts w:ascii="Arial" w:hAnsi="Arial" w:cs="Arial"/>
          <w:sz w:val="28"/>
          <w:szCs w:val="28"/>
        </w:rPr>
        <w:t>Taikumbira</w:t>
      </w:r>
      <w:proofErr w:type="spellEnd"/>
      <w:r w:rsidR="00EF2427" w:rsidRPr="00C034AB">
        <w:rPr>
          <w:rFonts w:ascii="Arial" w:hAnsi="Arial" w:cs="Arial"/>
          <w:sz w:val="28"/>
          <w:szCs w:val="28"/>
        </w:rPr>
        <w:t xml:space="preserve"> izvi </w:t>
      </w:r>
      <w:r w:rsidR="001C00C4" w:rsidRPr="00C034AB">
        <w:rPr>
          <w:rFonts w:ascii="Arial" w:hAnsi="Arial" w:cs="Arial"/>
          <w:sz w:val="28"/>
          <w:szCs w:val="28"/>
        </w:rPr>
        <w:t>nokutenda</w:t>
      </w:r>
      <w:r w:rsidR="00FA3A50">
        <w:rPr>
          <w:rStyle w:val="CommentReference"/>
        </w:rPr>
        <w:t xml:space="preserve">, </w:t>
      </w:r>
      <w:proofErr w:type="spellStart"/>
      <w:r w:rsidR="00FA3A50">
        <w:rPr>
          <w:rStyle w:val="CommentReference"/>
          <w:rFonts w:ascii="Arial" w:hAnsi="Arial" w:cs="Arial"/>
          <w:sz w:val="28"/>
          <w:szCs w:val="28"/>
        </w:rPr>
        <w:t>m</w:t>
      </w:r>
      <w:r w:rsidR="00EF2427" w:rsidRPr="00C034AB">
        <w:rPr>
          <w:rFonts w:ascii="Arial" w:hAnsi="Arial" w:cs="Arial"/>
          <w:sz w:val="28"/>
          <w:szCs w:val="28"/>
        </w:rPr>
        <w:t>uZita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raTenzi</w:t>
      </w:r>
      <w:proofErr w:type="spellEnd"/>
      <w:r w:rsidR="00EF2427" w:rsidRPr="00C034AB">
        <w:rPr>
          <w:rFonts w:ascii="Arial" w:hAnsi="Arial" w:cs="Arial"/>
          <w:sz w:val="28"/>
          <w:szCs w:val="28"/>
        </w:rPr>
        <w:t xml:space="preserve"> Jeso Kristu, Amen and Amen</w:t>
      </w:r>
      <w:r w:rsidR="00A73AC3">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C034AB">
        <w:rPr>
          <w:rFonts w:ascii="Arial" w:hAnsi="Arial" w:cs="Arial"/>
          <w:sz w:val="28"/>
          <w:szCs w:val="28"/>
        </w:rPr>
        <w:t>Tigare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t</w:t>
      </w:r>
      <w:r w:rsidR="00CF54C6">
        <w:rPr>
          <w:rFonts w:ascii="Arial" w:hAnsi="Arial" w:cs="Arial"/>
          <w:sz w:val="28"/>
          <w:szCs w:val="28"/>
        </w:rPr>
        <w:t>e</w:t>
      </w:r>
      <w:r w:rsidR="00EF2427" w:rsidRPr="00C034AB">
        <w:rPr>
          <w:rFonts w:ascii="Arial" w:hAnsi="Arial" w:cs="Arial"/>
          <w:sz w:val="28"/>
          <w:szCs w:val="28"/>
        </w:rPr>
        <w:t>se</w:t>
      </w:r>
      <w:proofErr w:type="spellEnd"/>
      <w:r w:rsidR="00EF2427" w:rsidRPr="00C034AB">
        <w:rPr>
          <w:rFonts w:ascii="Arial" w:hAnsi="Arial" w:cs="Arial"/>
          <w:sz w:val="28"/>
          <w:szCs w:val="28"/>
        </w:rPr>
        <w:t xml:space="preserve"> pasi.</w:t>
      </w:r>
    </w:p>
    <w:p w14:paraId="2351598D" w14:textId="0385F6ED" w:rsidR="00EF2427" w:rsidRPr="008112E1" w:rsidRDefault="00644543" w:rsidP="003F6869">
      <w:pPr>
        <w:jc w:val="both"/>
        <w:rPr>
          <w:rFonts w:ascii="Arial" w:hAnsi="Arial" w:cs="Arial"/>
          <w:sz w:val="18"/>
          <w:szCs w:val="18"/>
        </w:rPr>
      </w:pPr>
      <w:r w:rsidRPr="00644543">
        <w:rPr>
          <w:rFonts w:ascii="Arial" w:hAnsi="Arial" w:cs="Arial"/>
          <w:sz w:val="28"/>
          <w:szCs w:val="28"/>
          <w:vertAlign w:val="superscript"/>
        </w:rPr>
        <w:lastRenderedPageBreak/>
        <w:t>6</w:t>
      </w:r>
      <w:r>
        <w:rPr>
          <w:rFonts w:ascii="Arial" w:hAnsi="Arial" w:cs="Arial"/>
          <w:sz w:val="28"/>
          <w:szCs w:val="28"/>
        </w:rPr>
        <w:t xml:space="preserve"> </w:t>
      </w:r>
      <w:r w:rsidR="00EF2427" w:rsidRPr="00644543">
        <w:rPr>
          <w:rFonts w:ascii="Arial" w:hAnsi="Arial" w:cs="Arial"/>
          <w:sz w:val="28"/>
          <w:szCs w:val="28"/>
        </w:rPr>
        <w:t>Amen</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Tinokwazisana tose </w:t>
      </w:r>
      <w:proofErr w:type="spellStart"/>
      <w:r w:rsidR="00EF2427" w:rsidRPr="00C034AB">
        <w:rPr>
          <w:rFonts w:ascii="Arial" w:hAnsi="Arial" w:cs="Arial"/>
          <w:sz w:val="28"/>
          <w:szCs w:val="28"/>
        </w:rPr>
        <w:t>muZita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raTenzi</w:t>
      </w:r>
      <w:proofErr w:type="spellEnd"/>
      <w:r w:rsidR="00EF2427" w:rsidRPr="00C034AB">
        <w:rPr>
          <w:rFonts w:ascii="Arial" w:hAnsi="Arial" w:cs="Arial"/>
          <w:sz w:val="28"/>
          <w:szCs w:val="28"/>
        </w:rPr>
        <w:t xml:space="preserve"> Jeso Kristu</w:t>
      </w:r>
      <w:r w:rsidR="00CF54C6">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Mufaro wedu </w:t>
      </w:r>
      <w:proofErr w:type="spellStart"/>
      <w:r w:rsidR="00EF2427" w:rsidRPr="00C034AB">
        <w:rPr>
          <w:rFonts w:ascii="Arial" w:hAnsi="Arial" w:cs="Arial"/>
          <w:sz w:val="28"/>
          <w:szCs w:val="28"/>
        </w:rPr>
        <w:t>kuva</w:t>
      </w:r>
      <w:proofErr w:type="spellEnd"/>
      <w:r w:rsidR="00EF2427" w:rsidRPr="00C034AB">
        <w:rPr>
          <w:rFonts w:ascii="Arial" w:hAnsi="Arial" w:cs="Arial"/>
          <w:sz w:val="28"/>
          <w:szCs w:val="28"/>
        </w:rPr>
        <w:t xml:space="preserve"> zvakare muimba yaMwari, </w:t>
      </w:r>
      <w:proofErr w:type="spellStart"/>
      <w:r w:rsidR="00EF2427" w:rsidRPr="00C034AB">
        <w:rPr>
          <w:rFonts w:ascii="Arial" w:hAnsi="Arial" w:cs="Arial"/>
          <w:sz w:val="28"/>
          <w:szCs w:val="28"/>
        </w:rPr>
        <w:t>tichingoti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dai</w:t>
      </w:r>
      <w:proofErr w:type="spellEnd"/>
      <w:r w:rsidR="00EF2427" w:rsidRPr="00C034AB">
        <w:rPr>
          <w:rFonts w:ascii="Arial" w:hAnsi="Arial" w:cs="Arial"/>
          <w:sz w:val="28"/>
          <w:szCs w:val="28"/>
        </w:rPr>
        <w:t xml:space="preserve"> Mwari </w:t>
      </w:r>
      <w:proofErr w:type="spellStart"/>
      <w:r w:rsidR="00EF2427" w:rsidRPr="00C034AB">
        <w:rPr>
          <w:rFonts w:ascii="Arial" w:hAnsi="Arial" w:cs="Arial"/>
          <w:sz w:val="28"/>
          <w:szCs w:val="28"/>
        </w:rPr>
        <w:t>vaitiitira</w:t>
      </w:r>
      <w:proofErr w:type="spellEnd"/>
      <w:r w:rsidR="00EF2427" w:rsidRPr="00C034AB">
        <w:rPr>
          <w:rFonts w:ascii="Arial" w:hAnsi="Arial" w:cs="Arial"/>
          <w:sz w:val="28"/>
          <w:szCs w:val="28"/>
        </w:rPr>
        <w:t xml:space="preserve"> nyasha. </w:t>
      </w:r>
      <w:proofErr w:type="spellStart"/>
      <w:r w:rsidR="00EF2427" w:rsidRPr="00C034AB">
        <w:rPr>
          <w:rFonts w:ascii="Arial" w:hAnsi="Arial" w:cs="Arial"/>
          <w:sz w:val="28"/>
          <w:szCs w:val="28"/>
        </w:rPr>
        <w:t>T</w:t>
      </w:r>
      <w:r w:rsidR="00336C9B">
        <w:rPr>
          <w:rFonts w:ascii="Arial" w:hAnsi="Arial" w:cs="Arial"/>
          <w:sz w:val="28"/>
          <w:szCs w:val="28"/>
        </w:rPr>
        <w:t>o</w:t>
      </w:r>
      <w:r w:rsidR="00EF2427" w:rsidRPr="00C034AB">
        <w:rPr>
          <w:rFonts w:ascii="Arial" w:hAnsi="Arial" w:cs="Arial"/>
          <w:sz w:val="28"/>
          <w:szCs w:val="28"/>
        </w:rPr>
        <w:t>kwazisa</w:t>
      </w:r>
      <w:proofErr w:type="spellEnd"/>
      <w:r w:rsidR="00EF2427" w:rsidRPr="00C034AB">
        <w:rPr>
          <w:rFonts w:ascii="Arial" w:hAnsi="Arial" w:cs="Arial"/>
          <w:sz w:val="28"/>
          <w:szCs w:val="28"/>
        </w:rPr>
        <w:t xml:space="preserve"> hama dzese </w:t>
      </w:r>
      <w:proofErr w:type="spellStart"/>
      <w:r w:rsidR="00EF2427" w:rsidRPr="00C034AB">
        <w:rPr>
          <w:rFonts w:ascii="Arial" w:hAnsi="Arial" w:cs="Arial"/>
          <w:sz w:val="28"/>
          <w:szCs w:val="28"/>
        </w:rPr>
        <w:t>dzauya</w:t>
      </w:r>
      <w:proofErr w:type="spellEnd"/>
      <w:r w:rsidR="00EF2427" w:rsidRPr="00C034AB">
        <w:rPr>
          <w:rFonts w:ascii="Arial" w:hAnsi="Arial" w:cs="Arial"/>
          <w:sz w:val="28"/>
          <w:szCs w:val="28"/>
        </w:rPr>
        <w:t xml:space="preserve"> nhasi, ahh Pastor Makaza, Brother Lloyd</w:t>
      </w:r>
      <w:r w:rsidR="00FA3A50">
        <w:rPr>
          <w:rFonts w:ascii="Arial" w:hAnsi="Arial" w:cs="Arial"/>
          <w:sz w:val="28"/>
          <w:szCs w:val="28"/>
        </w:rPr>
        <w:t>,</w:t>
      </w:r>
      <w:r w:rsidR="00EF2427" w:rsidRPr="00C034AB">
        <w:rPr>
          <w:rFonts w:ascii="Arial" w:hAnsi="Arial" w:cs="Arial"/>
          <w:sz w:val="28"/>
          <w:szCs w:val="28"/>
        </w:rPr>
        <w:t xml:space="preserve"> ahh everyone va</w:t>
      </w:r>
      <w:r w:rsidR="0067684C">
        <w:rPr>
          <w:rFonts w:ascii="Arial" w:hAnsi="Arial" w:cs="Arial"/>
          <w:sz w:val="28"/>
          <w:szCs w:val="28"/>
        </w:rPr>
        <w:t>…</w:t>
      </w:r>
      <w:r w:rsidR="00EF2427" w:rsidRPr="00C034AB">
        <w:rPr>
          <w:rFonts w:ascii="Arial" w:hAnsi="Arial" w:cs="Arial"/>
          <w:sz w:val="28"/>
          <w:szCs w:val="28"/>
        </w:rPr>
        <w:t xml:space="preserve"> vauya nhasi, </w:t>
      </w:r>
      <w:proofErr w:type="spellStart"/>
      <w:r w:rsidR="00EF2427" w:rsidRPr="00C034AB">
        <w:rPr>
          <w:rFonts w:ascii="Arial" w:hAnsi="Arial" w:cs="Arial"/>
          <w:sz w:val="28"/>
          <w:szCs w:val="28"/>
        </w:rPr>
        <w:t>ehh</w:t>
      </w:r>
      <w:proofErr w:type="spellEnd"/>
      <w:r w:rsidR="00EF2427" w:rsidRPr="00C034AB">
        <w:rPr>
          <w:rFonts w:ascii="Arial" w:hAnsi="Arial" w:cs="Arial"/>
          <w:sz w:val="28"/>
          <w:szCs w:val="28"/>
        </w:rPr>
        <w:t xml:space="preserve"> Brother </w:t>
      </w:r>
      <w:proofErr w:type="spellStart"/>
      <w:r w:rsidR="00EF2427" w:rsidRPr="00C034AB">
        <w:rPr>
          <w:rFonts w:ascii="Arial" w:hAnsi="Arial" w:cs="Arial"/>
          <w:sz w:val="28"/>
          <w:szCs w:val="28"/>
        </w:rPr>
        <w:t>Nyabeza</w:t>
      </w:r>
      <w:proofErr w:type="spellEnd"/>
      <w:r w:rsidR="00EF2427" w:rsidRPr="00C034A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tine mufaro </w:t>
      </w:r>
      <w:proofErr w:type="spellStart"/>
      <w:r w:rsidR="00EF2427" w:rsidRPr="00C034AB">
        <w:rPr>
          <w:rFonts w:ascii="Arial" w:hAnsi="Arial" w:cs="Arial"/>
          <w:sz w:val="28"/>
          <w:szCs w:val="28"/>
        </w:rPr>
        <w:t>kuva</w:t>
      </w:r>
      <w:proofErr w:type="spellEnd"/>
      <w:r w:rsidR="00EF2427" w:rsidRPr="00C034AB">
        <w:rPr>
          <w:rFonts w:ascii="Arial" w:hAnsi="Arial" w:cs="Arial"/>
          <w:sz w:val="28"/>
          <w:szCs w:val="28"/>
        </w:rPr>
        <w:t xml:space="preserve"> nemi mese</w:t>
      </w:r>
      <w:r w:rsidR="00C57B44">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F2427" w:rsidRPr="00C034AB">
        <w:rPr>
          <w:rFonts w:ascii="Arial" w:hAnsi="Arial" w:cs="Arial"/>
          <w:sz w:val="28"/>
          <w:szCs w:val="28"/>
        </w:rPr>
        <w:t xml:space="preserve">Ndofunga </w:t>
      </w:r>
      <w:proofErr w:type="spellStart"/>
      <w:r w:rsidR="00EF2427" w:rsidRPr="00C034AB">
        <w:rPr>
          <w:rFonts w:ascii="Arial" w:hAnsi="Arial" w:cs="Arial"/>
          <w:sz w:val="28"/>
          <w:szCs w:val="28"/>
        </w:rPr>
        <w:t>tatouya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kumusangano</w:t>
      </w:r>
      <w:proofErr w:type="spellEnd"/>
      <w:r w:rsidR="00EF2427" w:rsidRPr="00C034AB">
        <w:rPr>
          <w:rFonts w:ascii="Arial" w:hAnsi="Arial" w:cs="Arial"/>
          <w:sz w:val="28"/>
          <w:szCs w:val="28"/>
        </w:rPr>
        <w:t xml:space="preserve"> wedu </w:t>
      </w:r>
      <w:proofErr w:type="spellStart"/>
      <w:r w:rsidR="00EF2427" w:rsidRPr="00C034AB">
        <w:rPr>
          <w:rFonts w:ascii="Arial" w:hAnsi="Arial" w:cs="Arial"/>
          <w:sz w:val="28"/>
          <w:szCs w:val="28"/>
        </w:rPr>
        <w:t>wama</w:t>
      </w:r>
      <w:r w:rsidR="006D63D7">
        <w:rPr>
          <w:rFonts w:ascii="Arial" w:hAnsi="Arial" w:cs="Arial"/>
          <w:sz w:val="28"/>
          <w:szCs w:val="28"/>
        </w:rPr>
        <w:t>n</w:t>
      </w:r>
      <w:r w:rsidR="00EF2427" w:rsidRPr="00C034AB">
        <w:rPr>
          <w:rFonts w:ascii="Arial" w:hAnsi="Arial" w:cs="Arial"/>
          <w:sz w:val="28"/>
          <w:szCs w:val="28"/>
        </w:rPr>
        <w:t>gwana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ehh</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rinova</w:t>
      </w:r>
      <w:proofErr w:type="spellEnd"/>
      <w:r w:rsidR="00EF2427" w:rsidRPr="00C034AB">
        <w:rPr>
          <w:rFonts w:ascii="Arial" w:hAnsi="Arial" w:cs="Arial"/>
          <w:sz w:val="28"/>
          <w:szCs w:val="28"/>
        </w:rPr>
        <w:t xml:space="preserve"> zuva guru kwatiri chai...? </w:t>
      </w:r>
      <w:r w:rsidR="00EF2427" w:rsidRPr="008112E1">
        <w:rPr>
          <w:rFonts w:ascii="Arial" w:hAnsi="Arial" w:cs="Arial"/>
          <w:sz w:val="18"/>
          <w:szCs w:val="18"/>
        </w:rPr>
        <w:t>[</w:t>
      </w:r>
      <w:r w:rsidR="00C54AF2" w:rsidRPr="008112E1">
        <w:rPr>
          <w:rFonts w:ascii="Arial" w:hAnsi="Arial" w:cs="Arial"/>
          <w:sz w:val="18"/>
          <w:szCs w:val="18"/>
        </w:rPr>
        <w:t xml:space="preserve">Apostle Gumbura and </w:t>
      </w:r>
      <w:r w:rsidR="00EF2427" w:rsidRPr="008112E1">
        <w:rPr>
          <w:rFonts w:ascii="Arial" w:hAnsi="Arial" w:cs="Arial"/>
          <w:sz w:val="18"/>
          <w:szCs w:val="18"/>
        </w:rPr>
        <w:t xml:space="preserve">Congregation </w:t>
      </w:r>
      <w:r w:rsidR="00063DA1" w:rsidRPr="008112E1">
        <w:rPr>
          <w:rFonts w:ascii="Arial" w:hAnsi="Arial" w:cs="Arial"/>
          <w:sz w:val="18"/>
          <w:szCs w:val="18"/>
        </w:rPr>
        <w:t>say, “</w:t>
      </w:r>
      <w:proofErr w:type="spellStart"/>
      <w:r w:rsidR="00EF2427" w:rsidRPr="008112E1">
        <w:rPr>
          <w:rFonts w:ascii="Arial" w:hAnsi="Arial" w:cs="Arial"/>
          <w:sz w:val="18"/>
          <w:szCs w:val="18"/>
        </w:rPr>
        <w:t>chaizvo</w:t>
      </w:r>
      <w:proofErr w:type="spellEnd"/>
      <w:r w:rsidR="00EF2427" w:rsidRPr="008112E1">
        <w:rPr>
          <w:rFonts w:ascii="Arial" w:hAnsi="Arial" w:cs="Arial"/>
          <w:sz w:val="18"/>
          <w:szCs w:val="18"/>
        </w:rPr>
        <w:t xml:space="preserve">."] </w:t>
      </w:r>
    </w:p>
    <w:p w14:paraId="2DB3FBBC" w14:textId="690A4D4E" w:rsidR="00EF2427" w:rsidRPr="00751198" w:rsidRDefault="00644543" w:rsidP="003F6869">
      <w:pPr>
        <w:jc w:val="both"/>
        <w:rPr>
          <w:rFonts w:ascii="Arial" w:hAnsi="Arial" w:cs="Arial"/>
          <w:sz w:val="28"/>
          <w:szCs w:val="28"/>
        </w:rPr>
      </w:pPr>
      <w:r>
        <w:rPr>
          <w:rFonts w:ascii="Arial" w:hAnsi="Arial" w:cs="Arial"/>
          <w:sz w:val="28"/>
          <w:szCs w:val="28"/>
          <w:vertAlign w:val="superscript"/>
        </w:rPr>
        <w:t xml:space="preserve">7 </w:t>
      </w:r>
      <w:r w:rsidR="00EF2427" w:rsidRPr="00C034AB">
        <w:rPr>
          <w:rFonts w:ascii="Arial" w:hAnsi="Arial" w:cs="Arial"/>
          <w:sz w:val="28"/>
          <w:szCs w:val="28"/>
        </w:rPr>
        <w:t xml:space="preserve">Then </w:t>
      </w:r>
      <w:proofErr w:type="spellStart"/>
      <w:r w:rsidR="00EF2427" w:rsidRPr="00C034AB">
        <w:rPr>
          <w:rFonts w:ascii="Arial" w:hAnsi="Arial" w:cs="Arial"/>
          <w:sz w:val="28"/>
          <w:szCs w:val="28"/>
        </w:rPr>
        <w:t>toda</w:t>
      </w:r>
      <w:proofErr w:type="spellEnd"/>
      <w:r w:rsidR="00EF2427" w:rsidRPr="00C034AB">
        <w:rPr>
          <w:rFonts w:ascii="Arial" w:hAnsi="Arial" w:cs="Arial"/>
          <w:sz w:val="28"/>
          <w:szCs w:val="28"/>
        </w:rPr>
        <w:t xml:space="preserve"> kuti </w:t>
      </w:r>
      <w:proofErr w:type="spellStart"/>
      <w:r w:rsidR="00EF2427" w:rsidRPr="00C034AB">
        <w:rPr>
          <w:rFonts w:ascii="Arial" w:hAnsi="Arial" w:cs="Arial"/>
          <w:sz w:val="28"/>
          <w:szCs w:val="28"/>
        </w:rPr>
        <w:t>ti-tirangarire</w:t>
      </w:r>
      <w:proofErr w:type="spellEnd"/>
      <w:r w:rsidR="00EF2427" w:rsidRPr="00C034AB">
        <w:rPr>
          <w:rFonts w:ascii="Arial" w:hAnsi="Arial" w:cs="Arial"/>
          <w:sz w:val="28"/>
          <w:szCs w:val="28"/>
        </w:rPr>
        <w:t xml:space="preserve"> Siste</w:t>
      </w:r>
      <w:r w:rsidR="00987F8A">
        <w:rPr>
          <w:rFonts w:ascii="Arial" w:hAnsi="Arial" w:cs="Arial"/>
          <w:sz w:val="28"/>
          <w:szCs w:val="28"/>
        </w:rPr>
        <w:t xml:space="preserve">r… </w:t>
      </w:r>
      <w:r w:rsidR="00EF2427" w:rsidRPr="00C034AB">
        <w:rPr>
          <w:rFonts w:ascii="Arial" w:hAnsi="Arial" w:cs="Arial"/>
          <w:sz w:val="28"/>
          <w:szCs w:val="28"/>
        </w:rPr>
        <w:t xml:space="preserve">Nehohwa </w:t>
      </w:r>
      <w:proofErr w:type="spellStart"/>
      <w:r w:rsidR="00EF2427" w:rsidRPr="00C034AB">
        <w:rPr>
          <w:rFonts w:ascii="Arial" w:hAnsi="Arial" w:cs="Arial"/>
          <w:sz w:val="28"/>
          <w:szCs w:val="28"/>
        </w:rPr>
        <w:t>naSister</w:t>
      </w:r>
      <w:proofErr w:type="spellEnd"/>
      <w:r w:rsidR="00EF2427" w:rsidRPr="00C034AB">
        <w:rPr>
          <w:rFonts w:ascii="Arial" w:hAnsi="Arial" w:cs="Arial"/>
          <w:sz w:val="28"/>
          <w:szCs w:val="28"/>
        </w:rPr>
        <w:t xml:space="preserve"> Ka- nana Sister Kadzirange </w:t>
      </w:r>
      <w:proofErr w:type="spellStart"/>
      <w:r w:rsidR="00EF2427" w:rsidRPr="00C034AB">
        <w:rPr>
          <w:rFonts w:ascii="Arial" w:hAnsi="Arial" w:cs="Arial"/>
          <w:sz w:val="28"/>
          <w:szCs w:val="28"/>
        </w:rPr>
        <w:t>vese</w:t>
      </w:r>
      <w:proofErr w:type="spellEnd"/>
      <w:r w:rsidR="00EF2427" w:rsidRPr="00C034AB">
        <w:rPr>
          <w:rFonts w:ascii="Arial" w:hAnsi="Arial" w:cs="Arial"/>
          <w:sz w:val="28"/>
          <w:szCs w:val="28"/>
        </w:rPr>
        <w:t xml:space="preserve"> vari </w:t>
      </w:r>
      <w:proofErr w:type="spellStart"/>
      <w:r w:rsidR="00EF2427" w:rsidRPr="00C034AB">
        <w:rPr>
          <w:rFonts w:ascii="Arial" w:hAnsi="Arial" w:cs="Arial"/>
          <w:sz w:val="28"/>
          <w:szCs w:val="28"/>
        </w:rPr>
        <w:t>vaviri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nekuti</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amai</w:t>
      </w:r>
      <w:proofErr w:type="spellEnd"/>
      <w:r w:rsidR="00EF2427" w:rsidRPr="00C034AB">
        <w:rPr>
          <w:rFonts w:ascii="Arial" w:hAnsi="Arial" w:cs="Arial"/>
          <w:sz w:val="28"/>
          <w:szCs w:val="28"/>
        </w:rPr>
        <w:t xml:space="preserve"> vavo </w:t>
      </w:r>
      <w:proofErr w:type="spellStart"/>
      <w:r w:rsidR="00EF2427" w:rsidRPr="00C034AB">
        <w:rPr>
          <w:rFonts w:ascii="Arial" w:hAnsi="Arial" w:cs="Arial"/>
          <w:sz w:val="28"/>
          <w:szCs w:val="28"/>
        </w:rPr>
        <w:t>vashaya</w:t>
      </w:r>
      <w:proofErr w:type="spellEnd"/>
      <w:r w:rsidR="00DA0DC5">
        <w:rPr>
          <w:rFonts w:ascii="Arial" w:hAnsi="Arial" w:cs="Arial"/>
          <w:sz w:val="28"/>
          <w:szCs w:val="28"/>
        </w:rPr>
        <w:t>. V</w:t>
      </w:r>
      <w:r w:rsidR="00EF2427" w:rsidRPr="00C034AB">
        <w:rPr>
          <w:rFonts w:ascii="Arial" w:hAnsi="Arial" w:cs="Arial"/>
          <w:sz w:val="28"/>
          <w:szCs w:val="28"/>
        </w:rPr>
        <w:t xml:space="preserve">aya </w:t>
      </w:r>
      <w:proofErr w:type="spellStart"/>
      <w:r w:rsidR="00EF2427" w:rsidRPr="00C034AB">
        <w:rPr>
          <w:rFonts w:ascii="Arial" w:hAnsi="Arial" w:cs="Arial"/>
          <w:sz w:val="28"/>
          <w:szCs w:val="28"/>
        </w:rPr>
        <w:t>vata</w:t>
      </w:r>
      <w:r w:rsidR="005B5A89">
        <w:rPr>
          <w:rFonts w:ascii="Arial" w:hAnsi="Arial" w:cs="Arial"/>
          <w:sz w:val="28"/>
          <w:szCs w:val="28"/>
        </w:rPr>
        <w:t>k</w:t>
      </w:r>
      <w:r w:rsidR="00EF2427" w:rsidRPr="00C034AB">
        <w:rPr>
          <w:rFonts w:ascii="Arial" w:hAnsi="Arial" w:cs="Arial"/>
          <w:sz w:val="28"/>
          <w:szCs w:val="28"/>
        </w:rPr>
        <w:t>ambouya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tikanamatira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panapa</w:t>
      </w:r>
      <w:proofErr w:type="spellEnd"/>
      <w:r w:rsidR="00EF2427" w:rsidRPr="00C034AB">
        <w:rPr>
          <w:rFonts w:ascii="Arial" w:hAnsi="Arial" w:cs="Arial"/>
          <w:sz w:val="28"/>
          <w:szCs w:val="28"/>
        </w:rPr>
        <w:t xml:space="preserve"> </w:t>
      </w:r>
      <w:proofErr w:type="spellStart"/>
      <w:r w:rsidR="00534101">
        <w:rPr>
          <w:rFonts w:ascii="Arial" w:hAnsi="Arial" w:cs="Arial"/>
          <w:sz w:val="28"/>
          <w:szCs w:val="28"/>
        </w:rPr>
        <w:t>handiti</w:t>
      </w:r>
      <w:proofErr w:type="spellEnd"/>
      <w:r w:rsidR="00534101">
        <w:rPr>
          <w:rFonts w:ascii="Arial" w:hAnsi="Arial" w:cs="Arial"/>
          <w:sz w:val="28"/>
          <w:szCs w:val="28"/>
        </w:rPr>
        <w:t>.</w:t>
      </w:r>
      <w:r w:rsidR="00987F8A" w:rsidRPr="00987F8A">
        <w:rPr>
          <w:rFonts w:ascii="Arial" w:hAnsi="Arial" w:cs="Arial"/>
          <w:sz w:val="28"/>
          <w:szCs w:val="28"/>
        </w:rPr>
        <w:t xml:space="preserve"> </w:t>
      </w:r>
      <w:r w:rsidR="00534101" w:rsidRPr="00534101">
        <w:rPr>
          <w:rFonts w:ascii="Arial" w:hAnsi="Arial" w:cs="Arial"/>
          <w:sz w:val="18"/>
          <w:szCs w:val="28"/>
        </w:rPr>
        <w:t xml:space="preserve">[Congregation says, “mmm.”] </w:t>
      </w:r>
      <w:r w:rsidR="00BF008A" w:rsidRPr="00C034AB">
        <w:rPr>
          <w:rFonts w:ascii="Arial" w:hAnsi="Arial" w:cs="Arial"/>
          <w:sz w:val="28"/>
          <w:szCs w:val="28"/>
        </w:rPr>
        <w:t>Saka</w:t>
      </w:r>
      <w:r w:rsidR="00EF2427" w:rsidRPr="00C034AB">
        <w:rPr>
          <w:rFonts w:ascii="Arial" w:hAnsi="Arial" w:cs="Arial"/>
          <w:sz w:val="28"/>
          <w:szCs w:val="28"/>
        </w:rPr>
        <w:t xml:space="preserve"> </w:t>
      </w:r>
      <w:proofErr w:type="spellStart"/>
      <w:r w:rsidR="00EF2427" w:rsidRPr="00C034AB">
        <w:rPr>
          <w:rFonts w:ascii="Arial" w:hAnsi="Arial" w:cs="Arial"/>
          <w:sz w:val="28"/>
          <w:szCs w:val="28"/>
        </w:rPr>
        <w:t>tatichifunga</w:t>
      </w:r>
      <w:proofErr w:type="spellEnd"/>
      <w:r w:rsidR="00EF2427" w:rsidRPr="00C034AB">
        <w:rPr>
          <w:rFonts w:ascii="Arial" w:hAnsi="Arial" w:cs="Arial"/>
          <w:sz w:val="28"/>
          <w:szCs w:val="28"/>
        </w:rPr>
        <w:t xml:space="preserve"> kuti</w:t>
      </w:r>
      <w:r w:rsidR="0042769F">
        <w:rPr>
          <w:rFonts w:ascii="Arial" w:hAnsi="Arial" w:cs="Arial"/>
          <w:sz w:val="28"/>
          <w:szCs w:val="28"/>
        </w:rPr>
        <w:t xml:space="preserve"> </w:t>
      </w:r>
      <w:proofErr w:type="spellStart"/>
      <w:r w:rsidR="0042769F">
        <w:rPr>
          <w:rFonts w:ascii="Arial" w:hAnsi="Arial" w:cs="Arial"/>
          <w:sz w:val="28"/>
          <w:szCs w:val="28"/>
        </w:rPr>
        <w:t>pamwe</w:t>
      </w:r>
      <w:proofErr w:type="spellEnd"/>
      <w:r w:rsidR="0042769F">
        <w:rPr>
          <w:rFonts w:ascii="Arial" w:hAnsi="Arial" w:cs="Arial"/>
          <w:sz w:val="28"/>
          <w:szCs w:val="28"/>
        </w:rPr>
        <w:t xml:space="preserve"> </w:t>
      </w:r>
      <w:proofErr w:type="spellStart"/>
      <w:r w:rsidR="0042769F" w:rsidRPr="00C034AB">
        <w:rPr>
          <w:rFonts w:ascii="Arial" w:hAnsi="Arial" w:cs="Arial"/>
          <w:sz w:val="28"/>
          <w:szCs w:val="28"/>
        </w:rPr>
        <w:t>kuda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vanovigwa</w:t>
      </w:r>
      <w:proofErr w:type="spellEnd"/>
      <w:r w:rsidR="00EF2427" w:rsidRPr="00C034AB">
        <w:rPr>
          <w:rFonts w:ascii="Arial" w:hAnsi="Arial" w:cs="Arial"/>
          <w:sz w:val="28"/>
          <w:szCs w:val="28"/>
        </w:rPr>
        <w:t xml:space="preserve"> anytime this holiday but </w:t>
      </w:r>
      <w:proofErr w:type="spellStart"/>
      <w:r w:rsidR="00EF2427" w:rsidRPr="00C034AB">
        <w:rPr>
          <w:rFonts w:ascii="Arial" w:hAnsi="Arial" w:cs="Arial"/>
          <w:sz w:val="28"/>
          <w:szCs w:val="28"/>
        </w:rPr>
        <w:t>tanzwa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naBrother</w:t>
      </w:r>
      <w:proofErr w:type="spellEnd"/>
      <w:r w:rsidR="00EF2427" w:rsidRPr="00C034AB">
        <w:rPr>
          <w:rFonts w:ascii="Arial" w:hAnsi="Arial" w:cs="Arial"/>
          <w:sz w:val="28"/>
          <w:szCs w:val="28"/>
        </w:rPr>
        <w:t xml:space="preserve"> Nehohwa kuti maybe mutumbi </w:t>
      </w:r>
      <w:proofErr w:type="spellStart"/>
      <w:r w:rsidR="00EF2427" w:rsidRPr="00C034AB">
        <w:rPr>
          <w:rFonts w:ascii="Arial" w:hAnsi="Arial" w:cs="Arial"/>
          <w:sz w:val="28"/>
          <w:szCs w:val="28"/>
        </w:rPr>
        <w:t>unouya</w:t>
      </w:r>
      <w:proofErr w:type="spellEnd"/>
      <w:r w:rsidR="00EF2427" w:rsidRPr="00C034AB">
        <w:rPr>
          <w:rFonts w:ascii="Arial" w:hAnsi="Arial" w:cs="Arial"/>
          <w:sz w:val="28"/>
          <w:szCs w:val="28"/>
        </w:rPr>
        <w:t xml:space="preserve"> Thursday </w:t>
      </w:r>
      <w:proofErr w:type="spellStart"/>
      <w:r w:rsidR="00EF2427" w:rsidRPr="00C034AB">
        <w:rPr>
          <w:rFonts w:ascii="Arial" w:hAnsi="Arial" w:cs="Arial"/>
          <w:sz w:val="28"/>
          <w:szCs w:val="28"/>
        </w:rPr>
        <w:t>han</w:t>
      </w:r>
      <w:r w:rsidR="00E071E0">
        <w:rPr>
          <w:rFonts w:ascii="Arial" w:hAnsi="Arial" w:cs="Arial"/>
          <w:sz w:val="28"/>
          <w:szCs w:val="28"/>
        </w:rPr>
        <w:t>d</w:t>
      </w:r>
      <w:r w:rsidR="00EF2427" w:rsidRPr="00C034AB">
        <w:rPr>
          <w:rFonts w:ascii="Arial" w:hAnsi="Arial" w:cs="Arial"/>
          <w:sz w:val="28"/>
          <w:szCs w:val="28"/>
        </w:rPr>
        <w:t>iti</w:t>
      </w:r>
      <w:proofErr w:type="spellEnd"/>
      <w:r w:rsidR="0042769F">
        <w:rPr>
          <w:rFonts w:ascii="Arial" w:hAnsi="Arial" w:cs="Arial"/>
          <w:sz w:val="28"/>
          <w:szCs w:val="28"/>
        </w:rPr>
        <w:t>…</w:t>
      </w:r>
      <w:r w:rsidR="00EF2427" w:rsidRPr="00C034AB">
        <w:rPr>
          <w:rFonts w:ascii="Arial" w:hAnsi="Arial" w:cs="Arial"/>
          <w:sz w:val="28"/>
          <w:szCs w:val="28"/>
        </w:rPr>
        <w:t xml:space="preserve">? </w:t>
      </w:r>
      <w:r w:rsidR="0042769F">
        <w:rPr>
          <w:rFonts w:ascii="Arial" w:hAnsi="Arial" w:cs="Arial"/>
          <w:sz w:val="28"/>
          <w:szCs w:val="28"/>
        </w:rPr>
        <w:t>M</w:t>
      </w:r>
      <w:r w:rsidR="00EF2427" w:rsidRPr="00C034AB">
        <w:rPr>
          <w:rFonts w:ascii="Arial" w:hAnsi="Arial" w:cs="Arial"/>
          <w:sz w:val="28"/>
          <w:szCs w:val="28"/>
        </w:rPr>
        <w:t>mm</w:t>
      </w:r>
      <w:r w:rsidR="00BF008A">
        <w:rPr>
          <w:rFonts w:ascii="Arial" w:hAnsi="Arial" w:cs="Arial"/>
          <w:sz w:val="28"/>
          <w:szCs w:val="28"/>
        </w:rPr>
        <w:t>. S</w:t>
      </w:r>
      <w:r w:rsidR="00EF2427" w:rsidRPr="00C034AB">
        <w:rPr>
          <w:rFonts w:ascii="Arial" w:hAnsi="Arial" w:cs="Arial"/>
          <w:sz w:val="28"/>
          <w:szCs w:val="28"/>
        </w:rPr>
        <w:t>o</w:t>
      </w:r>
      <w:r w:rsidR="00BF7ED6">
        <w:rPr>
          <w:rFonts w:ascii="Arial" w:hAnsi="Arial" w:cs="Arial"/>
          <w:sz w:val="28"/>
          <w:szCs w:val="28"/>
        </w:rPr>
        <w:t>,</w:t>
      </w:r>
      <w:r w:rsidR="00EF2427" w:rsidRPr="00C034AB">
        <w:rPr>
          <w:rFonts w:ascii="Arial" w:hAnsi="Arial" w:cs="Arial"/>
          <w:sz w:val="28"/>
          <w:szCs w:val="28"/>
        </w:rPr>
        <w:t xml:space="preserve"> let's remember that family in prayer</w:t>
      </w:r>
      <w:r w:rsidR="0042769F">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C034AB">
        <w:rPr>
          <w:rFonts w:ascii="Arial" w:hAnsi="Arial" w:cs="Arial"/>
          <w:sz w:val="28"/>
          <w:szCs w:val="28"/>
        </w:rPr>
        <w:t>Ehe</w:t>
      </w:r>
      <w:proofErr w:type="spellEnd"/>
      <w:r w:rsidR="00BF008A">
        <w:rPr>
          <w:rFonts w:ascii="Arial" w:hAnsi="Arial" w:cs="Arial"/>
          <w:sz w:val="28"/>
          <w:szCs w:val="28"/>
        </w:rPr>
        <w:t>,</w:t>
      </w:r>
      <w:r w:rsidR="00EF2427" w:rsidRPr="00C034AB">
        <w:rPr>
          <w:rFonts w:ascii="Arial" w:hAnsi="Arial" w:cs="Arial"/>
          <w:sz w:val="28"/>
          <w:szCs w:val="28"/>
        </w:rPr>
        <w:t xml:space="preserve"> remember </w:t>
      </w:r>
      <w:proofErr w:type="spellStart"/>
      <w:r w:rsidR="00EF2427" w:rsidRPr="00C034AB">
        <w:rPr>
          <w:rFonts w:ascii="Arial" w:hAnsi="Arial" w:cs="Arial"/>
          <w:sz w:val="28"/>
          <w:szCs w:val="28"/>
        </w:rPr>
        <w:t>vakang</w:t>
      </w:r>
      <w:r w:rsidR="00573FD3">
        <w:rPr>
          <w:rFonts w:ascii="Arial" w:hAnsi="Arial" w:cs="Arial"/>
          <w:sz w:val="28"/>
          <w:szCs w:val="28"/>
        </w:rPr>
        <w:t>a</w:t>
      </w:r>
      <w:proofErr w:type="spellEnd"/>
      <w:r w:rsidR="00EF2427" w:rsidRPr="00C034AB">
        <w:rPr>
          <w:rFonts w:ascii="Arial" w:hAnsi="Arial" w:cs="Arial"/>
          <w:sz w:val="28"/>
          <w:szCs w:val="28"/>
        </w:rPr>
        <w:t xml:space="preserve"> vaenda </w:t>
      </w:r>
      <w:proofErr w:type="spellStart"/>
      <w:r w:rsidR="00EF2427" w:rsidRPr="00C034AB">
        <w:rPr>
          <w:rFonts w:ascii="Arial" w:hAnsi="Arial" w:cs="Arial"/>
          <w:sz w:val="28"/>
          <w:szCs w:val="28"/>
        </w:rPr>
        <w:t>na-na</w:t>
      </w:r>
      <w:proofErr w:type="spellEnd"/>
      <w:r w:rsidR="0042769F">
        <w:rPr>
          <w:rFonts w:ascii="Arial" w:hAnsi="Arial" w:cs="Arial"/>
          <w:sz w:val="28"/>
          <w:szCs w:val="28"/>
        </w:rPr>
        <w:t xml:space="preserve">… </w:t>
      </w:r>
      <w:r w:rsidR="00EF2427" w:rsidRPr="00C034AB">
        <w:rPr>
          <w:rFonts w:ascii="Arial" w:hAnsi="Arial" w:cs="Arial"/>
          <w:sz w:val="28"/>
          <w:szCs w:val="28"/>
        </w:rPr>
        <w:t xml:space="preserve">mai vavo </w:t>
      </w:r>
      <w:proofErr w:type="spellStart"/>
      <w:r w:rsidR="00EF2427" w:rsidRPr="00C034AB">
        <w:rPr>
          <w:rFonts w:ascii="Arial" w:hAnsi="Arial" w:cs="Arial"/>
          <w:sz w:val="28"/>
          <w:szCs w:val="28"/>
        </w:rPr>
        <w:t>kuSouth</w:t>
      </w:r>
      <w:proofErr w:type="spellEnd"/>
      <w:r w:rsidR="00EF2427" w:rsidRPr="00C034AB">
        <w:rPr>
          <w:rFonts w:ascii="Arial" w:hAnsi="Arial" w:cs="Arial"/>
          <w:sz w:val="28"/>
          <w:szCs w:val="28"/>
        </w:rPr>
        <w:t xml:space="preserve"> Africa</w:t>
      </w:r>
      <w:r w:rsidR="00BF008A">
        <w:rPr>
          <w:rStyle w:val="CommentReference"/>
        </w:rPr>
        <w:t>,</w:t>
      </w:r>
      <w:r w:rsidR="00BF008A" w:rsidRPr="00BF7ED6">
        <w:rPr>
          <w:rStyle w:val="CommentReference"/>
          <w:rFonts w:ascii="Arial" w:hAnsi="Arial" w:cs="Arial"/>
          <w:sz w:val="28"/>
          <w:szCs w:val="28"/>
        </w:rPr>
        <w:t xml:space="preserve"> v</w:t>
      </w:r>
      <w:r w:rsidR="00EF2427" w:rsidRPr="00BF7ED6">
        <w:rPr>
          <w:rFonts w:ascii="Arial" w:hAnsi="Arial" w:cs="Arial"/>
          <w:sz w:val="28"/>
          <w:szCs w:val="28"/>
        </w:rPr>
        <w:t>achida</w:t>
      </w:r>
      <w:r w:rsidR="00EF2427" w:rsidRPr="00C034AB">
        <w:rPr>
          <w:rFonts w:ascii="Arial" w:hAnsi="Arial" w:cs="Arial"/>
          <w:sz w:val="28"/>
          <w:szCs w:val="28"/>
        </w:rPr>
        <w:t xml:space="preserve"> kuti </w:t>
      </w:r>
      <w:proofErr w:type="spellStart"/>
      <w:r w:rsidR="00EF2427" w:rsidRPr="00BF7ED6">
        <w:rPr>
          <w:rFonts w:ascii="Arial" w:hAnsi="Arial" w:cs="Arial"/>
          <w:sz w:val="28"/>
          <w:szCs w:val="28"/>
        </w:rPr>
        <w:t>vanorapiwa</w:t>
      </w:r>
      <w:proofErr w:type="spellEnd"/>
      <w:r w:rsidR="00BF7ED6">
        <w:rPr>
          <w:rStyle w:val="CommentReference"/>
          <w:rFonts w:ascii="Arial" w:hAnsi="Arial" w:cs="Arial"/>
          <w:sz w:val="28"/>
          <w:szCs w:val="28"/>
        </w:rPr>
        <w:t>, t</w:t>
      </w:r>
      <w:r w:rsidR="00EF2427" w:rsidRPr="00BF7ED6">
        <w:rPr>
          <w:rFonts w:ascii="Arial" w:hAnsi="Arial" w:cs="Arial"/>
          <w:sz w:val="28"/>
          <w:szCs w:val="28"/>
        </w:rPr>
        <w:t>hen</w:t>
      </w:r>
      <w:r w:rsidR="00EF2427" w:rsidRPr="00C034AB">
        <w:rPr>
          <w:rFonts w:ascii="Arial" w:hAnsi="Arial" w:cs="Arial"/>
          <w:sz w:val="28"/>
          <w:szCs w:val="28"/>
        </w:rPr>
        <w:t xml:space="preserve"> she passed away </w:t>
      </w:r>
      <w:proofErr w:type="spellStart"/>
      <w:r w:rsidR="00EF2427" w:rsidRPr="00C034AB">
        <w:rPr>
          <w:rFonts w:ascii="Arial" w:hAnsi="Arial" w:cs="Arial"/>
          <w:sz w:val="28"/>
          <w:szCs w:val="28"/>
        </w:rPr>
        <w:t>th</w:t>
      </w:r>
      <w:proofErr w:type="spellEnd"/>
      <w:r w:rsidR="00EF2427" w:rsidRPr="00C034AB">
        <w:rPr>
          <w:rFonts w:ascii="Arial" w:hAnsi="Arial" w:cs="Arial"/>
          <w:sz w:val="28"/>
          <w:szCs w:val="28"/>
        </w:rPr>
        <w:t xml:space="preserve">-this morning </w:t>
      </w:r>
      <w:proofErr w:type="spellStart"/>
      <w:r w:rsidR="00534101">
        <w:rPr>
          <w:rFonts w:ascii="Arial" w:hAnsi="Arial" w:cs="Arial"/>
          <w:sz w:val="28"/>
          <w:szCs w:val="28"/>
        </w:rPr>
        <w:t>handiti</w:t>
      </w:r>
      <w:proofErr w:type="spellEnd"/>
      <w:r w:rsidR="00534101">
        <w:rPr>
          <w:rFonts w:ascii="Arial" w:hAnsi="Arial" w:cs="Arial"/>
          <w:sz w:val="28"/>
          <w:szCs w:val="28"/>
        </w:rPr>
        <w:t>.</w:t>
      </w:r>
      <w:r w:rsidR="00EF2427" w:rsidRPr="00C034AB">
        <w:rPr>
          <w:rFonts w:ascii="Arial" w:hAnsi="Arial" w:cs="Arial"/>
          <w:sz w:val="28"/>
          <w:szCs w:val="28"/>
        </w:rPr>
        <w:t xml:space="preserve"> </w:t>
      </w:r>
      <w:r w:rsidR="00DF5E13">
        <w:rPr>
          <w:rFonts w:ascii="Arial" w:hAnsi="Arial" w:cs="Arial"/>
          <w:sz w:val="28"/>
          <w:szCs w:val="28"/>
        </w:rPr>
        <w:t>M</w:t>
      </w:r>
      <w:r w:rsidR="00EF2427" w:rsidRPr="00C034AB">
        <w:rPr>
          <w:rFonts w:ascii="Arial" w:hAnsi="Arial" w:cs="Arial"/>
          <w:sz w:val="28"/>
          <w:szCs w:val="28"/>
        </w:rPr>
        <w:t>mm</w:t>
      </w:r>
      <w:r w:rsidR="00DF5E13">
        <w:rPr>
          <w:rFonts w:ascii="Arial" w:hAnsi="Arial" w:cs="Arial"/>
          <w:sz w:val="28"/>
          <w:szCs w:val="28"/>
        </w:rPr>
        <w:t xml:space="preserve">, </w:t>
      </w:r>
      <w:r w:rsidR="00EF2427" w:rsidRPr="00C034AB">
        <w:rPr>
          <w:rFonts w:ascii="Arial" w:hAnsi="Arial" w:cs="Arial"/>
          <w:sz w:val="28"/>
          <w:szCs w:val="28"/>
        </w:rPr>
        <w:t>we are really sorry for</w:t>
      </w:r>
      <w:r w:rsidR="00E071E0">
        <w:rPr>
          <w:rFonts w:ascii="Arial" w:hAnsi="Arial" w:cs="Arial"/>
          <w:sz w:val="28"/>
          <w:szCs w:val="28"/>
        </w:rPr>
        <w:t>…</w:t>
      </w:r>
      <w:r w:rsidR="00EF2427" w:rsidRPr="00C034AB">
        <w:rPr>
          <w:rFonts w:ascii="Arial" w:hAnsi="Arial" w:cs="Arial"/>
          <w:sz w:val="28"/>
          <w:szCs w:val="28"/>
        </w:rPr>
        <w:t xml:space="preserve"> for that</w:t>
      </w:r>
      <w:r w:rsidR="00017A3E">
        <w:rPr>
          <w:rFonts w:ascii="Arial" w:hAnsi="Arial" w:cs="Arial"/>
          <w:sz w:val="28"/>
          <w:szCs w:val="28"/>
        </w:rPr>
        <w:t>.</w:t>
      </w:r>
      <w:r w:rsidR="00EF2427"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F2427" w:rsidRPr="00B41027">
        <w:rPr>
          <w:rFonts w:ascii="Arial" w:hAnsi="Arial" w:cs="Arial"/>
          <w:sz w:val="28"/>
          <w:szCs w:val="28"/>
          <w:lang w:val="fr-FR"/>
        </w:rPr>
        <w:t>Maona</w:t>
      </w:r>
      <w:proofErr w:type="spellEnd"/>
      <w:r w:rsidR="00B352BB" w:rsidRPr="00B41027">
        <w:rPr>
          <w:rFonts w:ascii="Arial" w:hAnsi="Arial" w:cs="Arial"/>
          <w:sz w:val="28"/>
          <w:szCs w:val="28"/>
          <w:lang w:val="fr-FR"/>
        </w:rPr>
        <w:t>,</w:t>
      </w:r>
      <w:r w:rsidR="00EF2427" w:rsidRPr="00B41027">
        <w:rPr>
          <w:rFonts w:ascii="Arial" w:hAnsi="Arial" w:cs="Arial"/>
          <w:sz w:val="28"/>
          <w:szCs w:val="28"/>
          <w:lang w:val="fr-FR"/>
        </w:rPr>
        <w:t xml:space="preserve"> </w:t>
      </w:r>
      <w:proofErr w:type="spellStart"/>
      <w:r w:rsidR="00EF2427" w:rsidRPr="00B41027">
        <w:rPr>
          <w:rFonts w:ascii="Arial" w:hAnsi="Arial" w:cs="Arial"/>
          <w:sz w:val="28"/>
          <w:szCs w:val="28"/>
          <w:lang w:val="fr-FR"/>
        </w:rPr>
        <w:t>vanga</w:t>
      </w:r>
      <w:proofErr w:type="spellEnd"/>
      <w:r w:rsidR="00EF2427" w:rsidRPr="00B41027">
        <w:rPr>
          <w:rFonts w:ascii="Arial" w:hAnsi="Arial" w:cs="Arial"/>
          <w:sz w:val="28"/>
          <w:szCs w:val="28"/>
          <w:lang w:val="fr-FR"/>
        </w:rPr>
        <w:t xml:space="preserve"> vari </w:t>
      </w:r>
      <w:proofErr w:type="spellStart"/>
      <w:r w:rsidR="00EF2427" w:rsidRPr="00B41027">
        <w:rPr>
          <w:rFonts w:ascii="Arial" w:hAnsi="Arial" w:cs="Arial"/>
          <w:sz w:val="28"/>
          <w:szCs w:val="28"/>
          <w:lang w:val="fr-FR"/>
        </w:rPr>
        <w:t>mbuya</w:t>
      </w:r>
      <w:proofErr w:type="spellEnd"/>
      <w:r w:rsidR="00EF2427" w:rsidRPr="00B41027">
        <w:rPr>
          <w:rFonts w:ascii="Arial" w:hAnsi="Arial" w:cs="Arial"/>
          <w:sz w:val="28"/>
          <w:szCs w:val="28"/>
          <w:lang w:val="fr-FR"/>
        </w:rPr>
        <w:t xml:space="preserve"> vedu</w:t>
      </w:r>
      <w:r w:rsidR="008E0C36" w:rsidRPr="00B41027">
        <w:rPr>
          <w:rStyle w:val="CommentReference"/>
          <w:lang w:val="fr-FR"/>
        </w:rPr>
        <w:t xml:space="preserve">. </w:t>
      </w:r>
      <w:proofErr w:type="spellStart"/>
      <w:r w:rsidR="008E0C36" w:rsidRPr="00B41027">
        <w:rPr>
          <w:rStyle w:val="CommentReference"/>
          <w:rFonts w:ascii="Arial" w:hAnsi="Arial" w:cs="Arial"/>
          <w:sz w:val="28"/>
          <w:szCs w:val="28"/>
          <w:lang w:val="fr-FR"/>
        </w:rPr>
        <w:t>T</w:t>
      </w:r>
      <w:r w:rsidR="00EF2427" w:rsidRPr="00B41027">
        <w:rPr>
          <w:rFonts w:ascii="Arial" w:hAnsi="Arial" w:cs="Arial"/>
          <w:sz w:val="28"/>
          <w:szCs w:val="28"/>
          <w:lang w:val="fr-FR"/>
        </w:rPr>
        <w:t>atichingoti</w:t>
      </w:r>
      <w:proofErr w:type="spellEnd"/>
      <w:r w:rsidR="00EF2427" w:rsidRPr="00B41027">
        <w:rPr>
          <w:rFonts w:ascii="Arial" w:hAnsi="Arial" w:cs="Arial"/>
          <w:sz w:val="28"/>
          <w:szCs w:val="28"/>
          <w:lang w:val="fr-FR"/>
        </w:rPr>
        <w:t xml:space="preserve"> </w:t>
      </w:r>
      <w:proofErr w:type="spellStart"/>
      <w:r w:rsidR="00EF2427" w:rsidRPr="00B41027">
        <w:rPr>
          <w:rFonts w:ascii="Arial" w:hAnsi="Arial" w:cs="Arial"/>
          <w:sz w:val="28"/>
          <w:szCs w:val="28"/>
          <w:lang w:val="fr-FR"/>
        </w:rPr>
        <w:t>dai</w:t>
      </w:r>
      <w:proofErr w:type="spellEnd"/>
      <w:r w:rsidR="00EF2427" w:rsidRPr="00B41027">
        <w:rPr>
          <w:rFonts w:ascii="Arial" w:hAnsi="Arial" w:cs="Arial"/>
          <w:sz w:val="28"/>
          <w:szCs w:val="28"/>
          <w:lang w:val="fr-FR"/>
        </w:rPr>
        <w:t xml:space="preserve"> Mwari </w:t>
      </w:r>
      <w:proofErr w:type="spellStart"/>
      <w:r w:rsidR="00EF2427" w:rsidRPr="00B41027">
        <w:rPr>
          <w:rFonts w:ascii="Arial" w:hAnsi="Arial" w:cs="Arial"/>
          <w:sz w:val="28"/>
          <w:szCs w:val="28"/>
          <w:lang w:val="fr-FR"/>
        </w:rPr>
        <w:t>avaitira</w:t>
      </w:r>
      <w:proofErr w:type="spellEnd"/>
      <w:r w:rsidR="00EF2427" w:rsidRPr="00B41027">
        <w:rPr>
          <w:rFonts w:ascii="Arial" w:hAnsi="Arial" w:cs="Arial"/>
          <w:sz w:val="28"/>
          <w:szCs w:val="28"/>
          <w:lang w:val="fr-FR"/>
        </w:rPr>
        <w:t xml:space="preserve"> </w:t>
      </w:r>
      <w:proofErr w:type="spellStart"/>
      <w:r w:rsidR="00EF2427" w:rsidRPr="00B41027">
        <w:rPr>
          <w:rFonts w:ascii="Arial" w:hAnsi="Arial" w:cs="Arial"/>
          <w:sz w:val="28"/>
          <w:szCs w:val="28"/>
          <w:lang w:val="fr-FR"/>
        </w:rPr>
        <w:t>chii</w:t>
      </w:r>
      <w:proofErr w:type="spellEnd"/>
      <w:r w:rsidR="007D7922" w:rsidRPr="00B41027">
        <w:rPr>
          <w:rFonts w:ascii="Arial" w:hAnsi="Arial" w:cs="Arial"/>
          <w:sz w:val="28"/>
          <w:szCs w:val="28"/>
          <w:lang w:val="fr-FR"/>
        </w:rPr>
        <w:t>…</w:t>
      </w:r>
      <w:r w:rsidR="00EF2427" w:rsidRPr="00B41027">
        <w:rPr>
          <w:rFonts w:ascii="Arial" w:hAnsi="Arial" w:cs="Arial"/>
          <w:sz w:val="28"/>
          <w:szCs w:val="28"/>
          <w:lang w:val="fr-FR"/>
        </w:rPr>
        <w:t xml:space="preserve">? </w:t>
      </w:r>
      <w:r w:rsidR="00534101" w:rsidRPr="00534101">
        <w:rPr>
          <w:rFonts w:ascii="Arial" w:hAnsi="Arial" w:cs="Arial"/>
          <w:sz w:val="18"/>
          <w:szCs w:val="28"/>
        </w:rPr>
        <w:t xml:space="preserve">[Congregation says, “nyasha,”] </w:t>
      </w:r>
      <w:r w:rsidR="00EF2427" w:rsidRPr="00751198">
        <w:rPr>
          <w:rFonts w:ascii="Arial" w:hAnsi="Arial" w:cs="Arial"/>
          <w:sz w:val="28"/>
          <w:szCs w:val="28"/>
        </w:rPr>
        <w:t xml:space="preserve">nyasha, </w:t>
      </w:r>
      <w:proofErr w:type="spellStart"/>
      <w:r w:rsidR="00EF2427" w:rsidRPr="00751198">
        <w:rPr>
          <w:rFonts w:ascii="Arial" w:hAnsi="Arial" w:cs="Arial"/>
          <w:sz w:val="28"/>
          <w:szCs w:val="28"/>
        </w:rPr>
        <w:t>ehe</w:t>
      </w:r>
      <w:proofErr w:type="spellEnd"/>
      <w:r w:rsidR="00EF2427" w:rsidRPr="00751198">
        <w:rPr>
          <w:rFonts w:ascii="Arial" w:hAnsi="Arial" w:cs="Arial"/>
          <w:sz w:val="28"/>
          <w:szCs w:val="28"/>
        </w:rPr>
        <w:t xml:space="preserve"> </w:t>
      </w:r>
      <w:proofErr w:type="spellStart"/>
      <w:r w:rsidR="00EF2427" w:rsidRPr="00751198">
        <w:rPr>
          <w:rFonts w:ascii="Arial" w:hAnsi="Arial" w:cs="Arial"/>
          <w:sz w:val="28"/>
          <w:szCs w:val="28"/>
        </w:rPr>
        <w:t>vararama</w:t>
      </w:r>
      <w:proofErr w:type="spellEnd"/>
      <w:r w:rsidR="00EF2427" w:rsidRPr="00751198">
        <w:rPr>
          <w:rFonts w:ascii="Arial" w:hAnsi="Arial" w:cs="Arial"/>
          <w:sz w:val="28"/>
          <w:szCs w:val="28"/>
        </w:rPr>
        <w:t xml:space="preserve"> </w:t>
      </w:r>
      <w:proofErr w:type="spellStart"/>
      <w:r w:rsidR="00EF2427" w:rsidRPr="00751198">
        <w:rPr>
          <w:rFonts w:ascii="Arial" w:hAnsi="Arial" w:cs="Arial"/>
          <w:sz w:val="28"/>
          <w:szCs w:val="28"/>
        </w:rPr>
        <w:t>mukunamata</w:t>
      </w:r>
      <w:proofErr w:type="spellEnd"/>
      <w:r w:rsidR="00EF2427" w:rsidRPr="00751198">
        <w:rPr>
          <w:rFonts w:ascii="Arial" w:hAnsi="Arial" w:cs="Arial"/>
          <w:sz w:val="28"/>
          <w:szCs w:val="28"/>
        </w:rPr>
        <w:t xml:space="preserve"> kwakanaka </w:t>
      </w:r>
      <w:proofErr w:type="spellStart"/>
      <w:r w:rsidR="00EF2427" w:rsidRPr="00751198">
        <w:rPr>
          <w:rFonts w:ascii="Arial" w:hAnsi="Arial" w:cs="Arial"/>
          <w:sz w:val="28"/>
          <w:szCs w:val="28"/>
        </w:rPr>
        <w:t>nhaika</w:t>
      </w:r>
      <w:proofErr w:type="spellEnd"/>
      <w:r w:rsidR="00A0308D" w:rsidRPr="00751198">
        <w:rPr>
          <w:rFonts w:ascii="Arial" w:hAnsi="Arial" w:cs="Arial"/>
          <w:sz w:val="28"/>
          <w:szCs w:val="28"/>
        </w:rPr>
        <w:t>...</w:t>
      </w:r>
      <w:r w:rsidR="00E91B1A">
        <w:rPr>
          <w:rFonts w:ascii="Arial" w:hAnsi="Arial" w:cs="Arial"/>
          <w:sz w:val="28"/>
          <w:szCs w:val="28"/>
        </w:rPr>
        <w:t>?</w:t>
      </w:r>
      <w:r w:rsidR="007E7E87" w:rsidRPr="00751198">
        <w:rPr>
          <w:rFonts w:ascii="Arial" w:hAnsi="Arial" w:cs="Arial"/>
          <w:sz w:val="28"/>
          <w:szCs w:val="28"/>
        </w:rPr>
        <w:t xml:space="preserve"> </w:t>
      </w:r>
    </w:p>
    <w:p w14:paraId="677AB6E4" w14:textId="63F1F6B4" w:rsidR="004031E2" w:rsidRDefault="00B87261" w:rsidP="003F6869">
      <w:pPr>
        <w:jc w:val="both"/>
        <w:rPr>
          <w:rFonts w:ascii="Arial" w:hAnsi="Arial" w:cs="Arial"/>
          <w:sz w:val="28"/>
          <w:szCs w:val="28"/>
        </w:rPr>
      </w:pPr>
      <w:r w:rsidRPr="00B41027">
        <w:rPr>
          <w:rFonts w:ascii="Arial" w:hAnsi="Arial" w:cs="Arial"/>
          <w:sz w:val="28"/>
          <w:szCs w:val="28"/>
          <w:vertAlign w:val="superscript"/>
        </w:rPr>
        <w:t xml:space="preserve">8 </w:t>
      </w:r>
      <w:r w:rsidR="00EF2427" w:rsidRPr="00B41027">
        <w:rPr>
          <w:rFonts w:ascii="Arial" w:hAnsi="Arial" w:cs="Arial"/>
          <w:sz w:val="28"/>
          <w:szCs w:val="28"/>
        </w:rPr>
        <w:t>Then</w:t>
      </w:r>
      <w:r w:rsidR="00B1307C">
        <w:rPr>
          <w:rFonts w:ascii="Arial" w:hAnsi="Arial" w:cs="Arial"/>
          <w:sz w:val="28"/>
          <w:szCs w:val="28"/>
        </w:rPr>
        <w:t xml:space="preserve">, </w:t>
      </w:r>
      <w:r w:rsidR="00B1307C" w:rsidRPr="0087689D">
        <w:rPr>
          <w:rFonts w:ascii="Arial" w:hAnsi="Arial" w:cs="Arial"/>
          <w:sz w:val="18"/>
          <w:szCs w:val="18"/>
        </w:rPr>
        <w:t>[Apostle Gumbura claps hands once]</w:t>
      </w:r>
      <w:r w:rsidR="00EF2427" w:rsidRPr="0087689D">
        <w:rPr>
          <w:rFonts w:ascii="Arial" w:hAnsi="Arial" w:cs="Arial"/>
          <w:sz w:val="18"/>
          <w:szCs w:val="18"/>
        </w:rPr>
        <w:t xml:space="preserve"> </w:t>
      </w:r>
      <w:proofErr w:type="spellStart"/>
      <w:r w:rsidR="00EF2427" w:rsidRPr="00B41027">
        <w:rPr>
          <w:rFonts w:ascii="Arial" w:hAnsi="Arial" w:cs="Arial"/>
          <w:sz w:val="28"/>
          <w:szCs w:val="28"/>
        </w:rPr>
        <w:t>hatinyengetererei</w:t>
      </w:r>
      <w:proofErr w:type="spellEnd"/>
      <w:r w:rsidR="00EF2427" w:rsidRPr="00B41027">
        <w:rPr>
          <w:rFonts w:ascii="Arial" w:hAnsi="Arial" w:cs="Arial"/>
          <w:sz w:val="28"/>
          <w:szCs w:val="28"/>
        </w:rPr>
        <w:t xml:space="preserve"> </w:t>
      </w:r>
      <w:proofErr w:type="spellStart"/>
      <w:r w:rsidR="00EF2427" w:rsidRPr="00B41027">
        <w:rPr>
          <w:rFonts w:ascii="Arial" w:hAnsi="Arial" w:cs="Arial"/>
          <w:sz w:val="28"/>
          <w:szCs w:val="28"/>
        </w:rPr>
        <w:t>musangano</w:t>
      </w:r>
      <w:proofErr w:type="spellEnd"/>
      <w:r w:rsidR="00EF2427" w:rsidRPr="00B41027">
        <w:rPr>
          <w:rFonts w:ascii="Arial" w:hAnsi="Arial" w:cs="Arial"/>
          <w:sz w:val="28"/>
          <w:szCs w:val="28"/>
        </w:rPr>
        <w:t xml:space="preserve"> wedu</w:t>
      </w:r>
      <w:r w:rsidR="001B51A2">
        <w:rPr>
          <w:rFonts w:ascii="Arial" w:hAnsi="Arial" w:cs="Arial"/>
          <w:sz w:val="28"/>
          <w:szCs w:val="28"/>
        </w:rPr>
        <w:t>. T</w:t>
      </w:r>
      <w:r w:rsidR="00EF2427" w:rsidRPr="003F7D72">
        <w:rPr>
          <w:rFonts w:ascii="Arial" w:hAnsi="Arial" w:cs="Arial"/>
          <w:sz w:val="28"/>
          <w:szCs w:val="28"/>
        </w:rPr>
        <w:t>ine</w:t>
      </w:r>
      <w:r w:rsidR="00EF2427" w:rsidRPr="00B41027">
        <w:rPr>
          <w:rFonts w:ascii="Arial" w:hAnsi="Arial" w:cs="Arial"/>
          <w:sz w:val="28"/>
          <w:szCs w:val="28"/>
        </w:rPr>
        <w:t xml:space="preserve"> </w:t>
      </w:r>
      <w:proofErr w:type="spellStart"/>
      <w:r w:rsidR="00EF2427" w:rsidRPr="00B41027">
        <w:rPr>
          <w:rFonts w:ascii="Arial" w:hAnsi="Arial" w:cs="Arial"/>
          <w:sz w:val="28"/>
          <w:szCs w:val="28"/>
        </w:rPr>
        <w:t>musangano</w:t>
      </w:r>
      <w:proofErr w:type="spellEnd"/>
      <w:r w:rsidR="00EF2427" w:rsidRPr="00B41027">
        <w:rPr>
          <w:rFonts w:ascii="Arial" w:hAnsi="Arial" w:cs="Arial"/>
          <w:sz w:val="28"/>
          <w:szCs w:val="28"/>
        </w:rPr>
        <w:t xml:space="preserve"> </w:t>
      </w:r>
      <w:proofErr w:type="spellStart"/>
      <w:r w:rsidR="00EF2427" w:rsidRPr="00B41027">
        <w:rPr>
          <w:rFonts w:ascii="Arial" w:hAnsi="Arial" w:cs="Arial"/>
          <w:sz w:val="28"/>
          <w:szCs w:val="28"/>
        </w:rPr>
        <w:t>mangwana</w:t>
      </w:r>
      <w:proofErr w:type="spellEnd"/>
      <w:r w:rsidR="00EF2427" w:rsidRPr="00B41027">
        <w:rPr>
          <w:rFonts w:ascii="Arial" w:hAnsi="Arial" w:cs="Arial"/>
          <w:sz w:val="28"/>
          <w:szCs w:val="28"/>
        </w:rPr>
        <w:t xml:space="preserve"> but it looks like we are going to have it, </w:t>
      </w:r>
      <w:proofErr w:type="spellStart"/>
      <w:r w:rsidR="00EF2427" w:rsidRPr="00B41027">
        <w:rPr>
          <w:rFonts w:ascii="Arial" w:hAnsi="Arial" w:cs="Arial"/>
          <w:sz w:val="28"/>
          <w:szCs w:val="28"/>
        </w:rPr>
        <w:t>hatichaitira</w:t>
      </w:r>
      <w:proofErr w:type="spellEnd"/>
      <w:r w:rsidR="00EF2427" w:rsidRPr="00B41027">
        <w:rPr>
          <w:rFonts w:ascii="Arial" w:hAnsi="Arial" w:cs="Arial"/>
          <w:sz w:val="28"/>
          <w:szCs w:val="28"/>
        </w:rPr>
        <w:t xml:space="preserve"> </w:t>
      </w:r>
      <w:proofErr w:type="spellStart"/>
      <w:r w:rsidR="00EF2427" w:rsidRPr="00B41027">
        <w:rPr>
          <w:rFonts w:ascii="Arial" w:hAnsi="Arial" w:cs="Arial"/>
          <w:sz w:val="28"/>
          <w:szCs w:val="28"/>
        </w:rPr>
        <w:t>pamba</w:t>
      </w:r>
      <w:proofErr w:type="spellEnd"/>
      <w:r w:rsidR="00BF2CA5">
        <w:rPr>
          <w:rFonts w:ascii="Arial" w:hAnsi="Arial" w:cs="Arial"/>
          <w:sz w:val="28"/>
          <w:szCs w:val="28"/>
        </w:rPr>
        <w:t>. H</w:t>
      </w:r>
      <w:r w:rsidR="00EF2427" w:rsidRPr="003F7D72">
        <w:rPr>
          <w:rFonts w:ascii="Arial" w:hAnsi="Arial" w:cs="Arial"/>
          <w:sz w:val="28"/>
          <w:szCs w:val="28"/>
        </w:rPr>
        <w:t>ama</w:t>
      </w:r>
      <w:r w:rsidR="00EF2427" w:rsidRPr="00B41027">
        <w:rPr>
          <w:rFonts w:ascii="Arial" w:hAnsi="Arial" w:cs="Arial"/>
          <w:sz w:val="28"/>
          <w:szCs w:val="28"/>
        </w:rPr>
        <w:t xml:space="preserve"> </w:t>
      </w:r>
      <w:proofErr w:type="spellStart"/>
      <w:r w:rsidR="00EF2427" w:rsidRPr="00B41027">
        <w:rPr>
          <w:rFonts w:ascii="Arial" w:hAnsi="Arial" w:cs="Arial"/>
          <w:sz w:val="28"/>
          <w:szCs w:val="28"/>
        </w:rPr>
        <w:t>dzakwanisa</w:t>
      </w:r>
      <w:proofErr w:type="spellEnd"/>
      <w:r w:rsidR="00EF2427" w:rsidRPr="00B41027">
        <w:rPr>
          <w:rFonts w:ascii="Arial" w:hAnsi="Arial" w:cs="Arial"/>
          <w:sz w:val="28"/>
          <w:szCs w:val="28"/>
        </w:rPr>
        <w:t xml:space="preserve"> kuti </w:t>
      </w:r>
      <w:proofErr w:type="spellStart"/>
      <w:r w:rsidR="00EF2427" w:rsidRPr="00B41027">
        <w:rPr>
          <w:rFonts w:ascii="Arial" w:hAnsi="Arial" w:cs="Arial"/>
          <w:sz w:val="28"/>
          <w:szCs w:val="28"/>
        </w:rPr>
        <w:t>dzironge</w:t>
      </w:r>
      <w:proofErr w:type="spellEnd"/>
      <w:r w:rsidR="00EF2427" w:rsidRPr="00B41027">
        <w:rPr>
          <w:rFonts w:ascii="Arial" w:hAnsi="Arial" w:cs="Arial"/>
          <w:sz w:val="28"/>
          <w:szCs w:val="28"/>
        </w:rPr>
        <w:t xml:space="preserve"> kuti </w:t>
      </w:r>
      <w:proofErr w:type="spellStart"/>
      <w:r w:rsidR="00EF2427" w:rsidRPr="00B41027">
        <w:rPr>
          <w:rFonts w:ascii="Arial" w:hAnsi="Arial" w:cs="Arial"/>
          <w:sz w:val="28"/>
          <w:szCs w:val="28"/>
        </w:rPr>
        <w:t>tiite</w:t>
      </w:r>
      <w:proofErr w:type="spellEnd"/>
      <w:r w:rsidR="00EF2427" w:rsidRPr="00B41027">
        <w:rPr>
          <w:rFonts w:ascii="Arial" w:hAnsi="Arial" w:cs="Arial"/>
          <w:sz w:val="28"/>
          <w:szCs w:val="28"/>
        </w:rPr>
        <w:t xml:space="preserve"> </w:t>
      </w:r>
      <w:proofErr w:type="spellStart"/>
      <w:r w:rsidR="00EF2427" w:rsidRPr="00B41027">
        <w:rPr>
          <w:rFonts w:ascii="Arial" w:hAnsi="Arial" w:cs="Arial"/>
          <w:sz w:val="28"/>
          <w:szCs w:val="28"/>
        </w:rPr>
        <w:t>paHallingbury</w:t>
      </w:r>
      <w:proofErr w:type="spellEnd"/>
      <w:r w:rsidR="00EF2427" w:rsidRPr="00B41027">
        <w:rPr>
          <w:rFonts w:ascii="Arial" w:hAnsi="Arial" w:cs="Arial"/>
          <w:sz w:val="28"/>
          <w:szCs w:val="28"/>
        </w:rPr>
        <w:t xml:space="preserve"> </w:t>
      </w:r>
      <w:proofErr w:type="spellStart"/>
      <w:r w:rsidR="00EF2427" w:rsidRPr="00B41027">
        <w:rPr>
          <w:rFonts w:ascii="Arial" w:hAnsi="Arial" w:cs="Arial"/>
          <w:sz w:val="28"/>
          <w:szCs w:val="28"/>
        </w:rPr>
        <w:t>apa</w:t>
      </w:r>
      <w:proofErr w:type="spellEnd"/>
      <w:r w:rsidR="00CA2F4F">
        <w:rPr>
          <w:rStyle w:val="CommentReference"/>
          <w:rFonts w:ascii="Arial" w:hAnsi="Arial" w:cs="Arial"/>
          <w:sz w:val="28"/>
          <w:szCs w:val="28"/>
        </w:rPr>
        <w:t>. S</w:t>
      </w:r>
      <w:r w:rsidR="00EF2427" w:rsidRPr="003F7D72">
        <w:rPr>
          <w:rFonts w:ascii="Arial" w:hAnsi="Arial" w:cs="Arial"/>
          <w:sz w:val="28"/>
          <w:szCs w:val="28"/>
        </w:rPr>
        <w:t>aka,</w:t>
      </w:r>
      <w:r w:rsidR="00EF2427" w:rsidRPr="00B41027">
        <w:rPr>
          <w:rFonts w:ascii="Arial" w:hAnsi="Arial" w:cs="Arial"/>
          <w:sz w:val="28"/>
          <w:szCs w:val="28"/>
        </w:rPr>
        <w:t xml:space="preserve"> </w:t>
      </w:r>
      <w:proofErr w:type="spellStart"/>
      <w:r w:rsidR="00EF2427" w:rsidRPr="00B41027">
        <w:rPr>
          <w:rFonts w:ascii="Arial" w:hAnsi="Arial" w:cs="Arial"/>
          <w:sz w:val="28"/>
          <w:szCs w:val="28"/>
        </w:rPr>
        <w:t>nd</w:t>
      </w:r>
      <w:r w:rsidR="001F347C">
        <w:rPr>
          <w:rFonts w:ascii="Arial" w:hAnsi="Arial" w:cs="Arial"/>
          <w:sz w:val="28"/>
          <w:szCs w:val="28"/>
        </w:rPr>
        <w:t>o</w:t>
      </w:r>
      <w:r w:rsidR="00EF2427" w:rsidRPr="00B41027">
        <w:rPr>
          <w:rFonts w:ascii="Arial" w:hAnsi="Arial" w:cs="Arial"/>
          <w:sz w:val="28"/>
          <w:szCs w:val="28"/>
        </w:rPr>
        <w:t>p</w:t>
      </w:r>
      <w:r w:rsidR="001F347C">
        <w:rPr>
          <w:rFonts w:ascii="Arial" w:hAnsi="Arial" w:cs="Arial"/>
          <w:sz w:val="28"/>
          <w:szCs w:val="28"/>
        </w:rPr>
        <w:t>a</w:t>
      </w:r>
      <w:proofErr w:type="spellEnd"/>
      <w:r w:rsidR="00F57279">
        <w:rPr>
          <w:rFonts w:ascii="Arial" w:hAnsi="Arial" w:cs="Arial"/>
          <w:sz w:val="28"/>
          <w:szCs w:val="28"/>
        </w:rPr>
        <w:t xml:space="preserve"> </w:t>
      </w:r>
      <w:proofErr w:type="spellStart"/>
      <w:r w:rsidR="00EF2427" w:rsidRPr="00B41027">
        <w:rPr>
          <w:rFonts w:ascii="Arial" w:hAnsi="Arial" w:cs="Arial"/>
          <w:sz w:val="28"/>
          <w:szCs w:val="28"/>
        </w:rPr>
        <w:t>tinoitira</w:t>
      </w:r>
      <w:proofErr w:type="spellEnd"/>
      <w:r w:rsidR="00EF2427" w:rsidRPr="00B41027">
        <w:rPr>
          <w:rFonts w:ascii="Arial" w:hAnsi="Arial" w:cs="Arial"/>
          <w:sz w:val="28"/>
          <w:szCs w:val="28"/>
        </w:rPr>
        <w:t xml:space="preserve"> ma service edu. </w:t>
      </w:r>
      <w:r w:rsidR="00EF2427" w:rsidRPr="00C034AB">
        <w:rPr>
          <w:rFonts w:ascii="Arial" w:hAnsi="Arial" w:cs="Arial"/>
          <w:sz w:val="28"/>
          <w:szCs w:val="28"/>
        </w:rPr>
        <w:t>Saka after the service today maybe the officers</w:t>
      </w:r>
      <w:r w:rsidR="003F7D72">
        <w:rPr>
          <w:rFonts w:ascii="Arial" w:hAnsi="Arial" w:cs="Arial"/>
          <w:sz w:val="28"/>
          <w:szCs w:val="28"/>
        </w:rPr>
        <w:t>,</w:t>
      </w:r>
      <w:r w:rsidR="00EF2427" w:rsidRPr="00C034AB">
        <w:rPr>
          <w:rFonts w:ascii="Arial" w:hAnsi="Arial" w:cs="Arial"/>
          <w:sz w:val="28"/>
          <w:szCs w:val="28"/>
        </w:rPr>
        <w:t xml:space="preserve"> kana </w:t>
      </w:r>
      <w:proofErr w:type="spellStart"/>
      <w:r w:rsidR="00EF2427" w:rsidRPr="00C034AB">
        <w:rPr>
          <w:rFonts w:ascii="Arial" w:hAnsi="Arial" w:cs="Arial"/>
          <w:sz w:val="28"/>
          <w:szCs w:val="28"/>
        </w:rPr>
        <w:t>vangobva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kunonamatira</w:t>
      </w:r>
      <w:proofErr w:type="spellEnd"/>
      <w:r w:rsidR="00017A3E">
        <w:rPr>
          <w:rFonts w:ascii="Arial" w:hAnsi="Arial" w:cs="Arial"/>
          <w:sz w:val="28"/>
          <w:szCs w:val="28"/>
        </w:rPr>
        <w:t>…</w:t>
      </w:r>
      <w:r w:rsidR="00EF2427" w:rsidRPr="00C034AB">
        <w:rPr>
          <w:rFonts w:ascii="Arial" w:hAnsi="Arial" w:cs="Arial"/>
          <w:sz w:val="28"/>
          <w:szCs w:val="28"/>
        </w:rPr>
        <w:t xml:space="preserve"> ma parents angu </w:t>
      </w:r>
      <w:proofErr w:type="spellStart"/>
      <w:r w:rsidR="00EF2427" w:rsidRPr="00C034AB">
        <w:rPr>
          <w:rFonts w:ascii="Arial" w:hAnsi="Arial" w:cs="Arial"/>
          <w:sz w:val="28"/>
          <w:szCs w:val="28"/>
        </w:rPr>
        <w:t>kuda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togara</w:t>
      </w:r>
      <w:proofErr w:type="spellEnd"/>
      <w:r w:rsidR="00EF2427" w:rsidRPr="00C034AB">
        <w:rPr>
          <w:rFonts w:ascii="Arial" w:hAnsi="Arial" w:cs="Arial"/>
          <w:sz w:val="28"/>
          <w:szCs w:val="28"/>
        </w:rPr>
        <w:t xml:space="preserve"> pasi </w:t>
      </w:r>
      <w:proofErr w:type="spellStart"/>
      <w:r w:rsidR="00534101">
        <w:rPr>
          <w:rFonts w:ascii="Arial" w:hAnsi="Arial" w:cs="Arial"/>
          <w:sz w:val="28"/>
          <w:szCs w:val="28"/>
        </w:rPr>
        <w:t>handitika</w:t>
      </w:r>
      <w:proofErr w:type="spellEnd"/>
      <w:r w:rsidR="00534101">
        <w:rPr>
          <w:rFonts w:ascii="Arial" w:hAnsi="Arial" w:cs="Arial"/>
          <w:sz w:val="28"/>
          <w:szCs w:val="28"/>
        </w:rPr>
        <w:t>.</w:t>
      </w:r>
      <w:r w:rsidR="00EF2427" w:rsidRPr="00C034AB">
        <w:rPr>
          <w:rFonts w:ascii="Arial" w:hAnsi="Arial" w:cs="Arial"/>
          <w:sz w:val="28"/>
          <w:szCs w:val="28"/>
        </w:rPr>
        <w:t xml:space="preserve"> </w:t>
      </w:r>
    </w:p>
    <w:p w14:paraId="6B7715E1" w14:textId="4BC8536D" w:rsidR="00447AE2" w:rsidRDefault="00B87261" w:rsidP="003F6869">
      <w:pPr>
        <w:jc w:val="both"/>
        <w:rPr>
          <w:rFonts w:ascii="Arial" w:hAnsi="Arial" w:cs="Arial"/>
          <w:sz w:val="28"/>
          <w:szCs w:val="28"/>
        </w:rPr>
      </w:pPr>
      <w:r w:rsidRPr="00B87261">
        <w:rPr>
          <w:rFonts w:ascii="Arial" w:hAnsi="Arial" w:cs="Arial"/>
          <w:sz w:val="28"/>
          <w:szCs w:val="28"/>
          <w:vertAlign w:val="superscript"/>
        </w:rPr>
        <w:t>9</w:t>
      </w:r>
      <w:r>
        <w:rPr>
          <w:rFonts w:ascii="Arial" w:hAnsi="Arial" w:cs="Arial"/>
          <w:sz w:val="28"/>
          <w:szCs w:val="28"/>
        </w:rPr>
        <w:t xml:space="preserve"> </w:t>
      </w:r>
      <w:proofErr w:type="spellStart"/>
      <w:r w:rsidR="00EF2427" w:rsidRPr="00B87261">
        <w:rPr>
          <w:rFonts w:ascii="Arial" w:hAnsi="Arial" w:cs="Arial"/>
          <w:sz w:val="28"/>
          <w:szCs w:val="28"/>
        </w:rPr>
        <w:t>Tonyatsoronga</w:t>
      </w:r>
      <w:proofErr w:type="spellEnd"/>
      <w:r w:rsidR="00EF2427" w:rsidRPr="00C034AB">
        <w:rPr>
          <w:rFonts w:ascii="Arial" w:hAnsi="Arial" w:cs="Arial"/>
          <w:sz w:val="28"/>
          <w:szCs w:val="28"/>
        </w:rPr>
        <w:t xml:space="preserve"> how it's supposed to be done</w:t>
      </w:r>
      <w:r w:rsidR="000437F1">
        <w:rPr>
          <w:rFonts w:ascii="Arial" w:hAnsi="Arial" w:cs="Arial"/>
          <w:sz w:val="28"/>
          <w:szCs w:val="28"/>
        </w:rPr>
        <w:t>.</w:t>
      </w:r>
      <w:r w:rsidR="000437F1" w:rsidRPr="00C034AB" w:rsidDel="000437F1">
        <w:rPr>
          <w:rFonts w:ascii="Arial" w:hAnsi="Arial" w:cs="Arial"/>
          <w:sz w:val="28"/>
          <w:szCs w:val="28"/>
        </w:rPr>
        <w:t xml:space="preserve"> </w:t>
      </w:r>
      <w:r w:rsidR="000437F1">
        <w:rPr>
          <w:rFonts w:ascii="Arial" w:hAnsi="Arial" w:cs="Arial"/>
          <w:sz w:val="28"/>
          <w:szCs w:val="28"/>
        </w:rPr>
        <w:t>S</w:t>
      </w:r>
      <w:r w:rsidR="00EF2427" w:rsidRPr="00C034AB">
        <w:rPr>
          <w:rFonts w:ascii="Arial" w:hAnsi="Arial" w:cs="Arial"/>
          <w:sz w:val="28"/>
          <w:szCs w:val="28"/>
        </w:rPr>
        <w:t>o</w:t>
      </w:r>
      <w:r w:rsidR="00397C79">
        <w:rPr>
          <w:rFonts w:ascii="Arial" w:hAnsi="Arial" w:cs="Arial"/>
          <w:sz w:val="28"/>
          <w:szCs w:val="28"/>
        </w:rPr>
        <w:t>,</w:t>
      </w:r>
      <w:r w:rsidR="00EF2427" w:rsidRPr="00C034AB">
        <w:rPr>
          <w:rFonts w:ascii="Arial" w:hAnsi="Arial" w:cs="Arial"/>
          <w:sz w:val="28"/>
          <w:szCs w:val="28"/>
        </w:rPr>
        <w:t xml:space="preserve"> if the officers </w:t>
      </w:r>
      <w:r w:rsidR="000437F1">
        <w:rPr>
          <w:rFonts w:ascii="Arial" w:hAnsi="Arial" w:cs="Arial"/>
          <w:sz w:val="28"/>
          <w:szCs w:val="28"/>
        </w:rPr>
        <w:t xml:space="preserve">would </w:t>
      </w:r>
      <w:r w:rsidR="00EF2427" w:rsidRPr="00C034AB">
        <w:rPr>
          <w:rFonts w:ascii="Arial" w:hAnsi="Arial" w:cs="Arial"/>
          <w:sz w:val="28"/>
          <w:szCs w:val="28"/>
        </w:rPr>
        <w:t>not just rush away even</w:t>
      </w:r>
      <w:r w:rsidR="002B1D99">
        <w:rPr>
          <w:rFonts w:ascii="Arial" w:hAnsi="Arial" w:cs="Arial"/>
          <w:sz w:val="28"/>
          <w:szCs w:val="28"/>
        </w:rPr>
        <w:t>,</w:t>
      </w:r>
      <w:r w:rsidR="000B191A">
        <w:rPr>
          <w:rFonts w:ascii="Arial" w:hAnsi="Arial" w:cs="Arial"/>
          <w:sz w:val="28"/>
          <w:szCs w:val="28"/>
        </w:rPr>
        <w:t xml:space="preserve"> </w:t>
      </w:r>
      <w:r w:rsidR="00EF2427" w:rsidRPr="00C034AB">
        <w:rPr>
          <w:rFonts w:ascii="Arial" w:hAnsi="Arial" w:cs="Arial"/>
          <w:sz w:val="28"/>
          <w:szCs w:val="28"/>
        </w:rPr>
        <w:t xml:space="preserve">nema </w:t>
      </w:r>
      <w:r w:rsidR="009C1575" w:rsidRPr="00C034AB">
        <w:rPr>
          <w:rFonts w:ascii="Arial" w:hAnsi="Arial" w:cs="Arial"/>
          <w:sz w:val="28"/>
          <w:szCs w:val="28"/>
        </w:rPr>
        <w:t>song leaders</w:t>
      </w:r>
      <w:r w:rsidR="00EF2427" w:rsidRPr="00C034AB">
        <w:rPr>
          <w:rFonts w:ascii="Arial" w:hAnsi="Arial" w:cs="Arial"/>
          <w:sz w:val="28"/>
          <w:szCs w:val="28"/>
        </w:rPr>
        <w:t xml:space="preserve"> </w:t>
      </w:r>
      <w:proofErr w:type="spellStart"/>
      <w:r w:rsidR="00EF2427" w:rsidRPr="00C034AB">
        <w:rPr>
          <w:rFonts w:ascii="Arial" w:hAnsi="Arial" w:cs="Arial"/>
          <w:sz w:val="28"/>
          <w:szCs w:val="28"/>
        </w:rPr>
        <w:t>tigonyatsorongana</w:t>
      </w:r>
      <w:proofErr w:type="spellEnd"/>
      <w:r w:rsidR="00EF2427" w:rsidRPr="00C034AB">
        <w:rPr>
          <w:rFonts w:ascii="Arial" w:hAnsi="Arial" w:cs="Arial"/>
          <w:sz w:val="28"/>
          <w:szCs w:val="28"/>
        </w:rPr>
        <w:t xml:space="preserve"> zvakanaka</w:t>
      </w:r>
      <w:r w:rsidR="000B191A">
        <w:rPr>
          <w:rFonts w:ascii="Arial" w:hAnsi="Arial" w:cs="Arial"/>
          <w:sz w:val="28"/>
          <w:szCs w:val="28"/>
        </w:rPr>
        <w:t xml:space="preserve">. </w:t>
      </w:r>
      <w:proofErr w:type="spellStart"/>
      <w:r w:rsidR="000B191A">
        <w:rPr>
          <w:rFonts w:ascii="Arial" w:hAnsi="Arial" w:cs="Arial"/>
          <w:sz w:val="28"/>
          <w:szCs w:val="28"/>
        </w:rPr>
        <w:t>Touya</w:t>
      </w:r>
      <w:proofErr w:type="spellEnd"/>
      <w:r w:rsidR="000B191A">
        <w:rPr>
          <w:rFonts w:ascii="Arial" w:hAnsi="Arial" w:cs="Arial"/>
          <w:sz w:val="28"/>
          <w:szCs w:val="28"/>
        </w:rPr>
        <w:t xml:space="preserve"> </w:t>
      </w:r>
      <w:proofErr w:type="spellStart"/>
      <w:r w:rsidR="00EF2427" w:rsidRPr="00C034AB">
        <w:rPr>
          <w:rFonts w:ascii="Arial" w:hAnsi="Arial" w:cs="Arial"/>
          <w:sz w:val="28"/>
          <w:szCs w:val="28"/>
        </w:rPr>
        <w:t>togara</w:t>
      </w:r>
      <w:proofErr w:type="spellEnd"/>
      <w:r w:rsidR="00EF2427" w:rsidRPr="00C034AB">
        <w:rPr>
          <w:rFonts w:ascii="Arial" w:hAnsi="Arial" w:cs="Arial"/>
          <w:sz w:val="28"/>
          <w:szCs w:val="28"/>
        </w:rPr>
        <w:t xml:space="preserve"> imo </w:t>
      </w:r>
      <w:proofErr w:type="spellStart"/>
      <w:r w:rsidR="00EF2427" w:rsidRPr="00C034AB">
        <w:rPr>
          <w:rFonts w:ascii="Arial" w:hAnsi="Arial" w:cs="Arial"/>
          <w:sz w:val="28"/>
          <w:szCs w:val="28"/>
        </w:rPr>
        <w:t>munomu</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tonyatsoronga</w:t>
      </w:r>
      <w:proofErr w:type="spellEnd"/>
      <w:r w:rsidR="00EF2427" w:rsidRPr="00C034AB">
        <w:rPr>
          <w:rFonts w:ascii="Arial" w:hAnsi="Arial" w:cs="Arial"/>
          <w:sz w:val="28"/>
          <w:szCs w:val="28"/>
        </w:rPr>
        <w:t xml:space="preserve"> food, cooking, sleeping </w:t>
      </w:r>
      <w:proofErr w:type="spellStart"/>
      <w:r w:rsidR="00960F29">
        <w:rPr>
          <w:rFonts w:ascii="Arial" w:hAnsi="Arial" w:cs="Arial"/>
          <w:sz w:val="28"/>
          <w:szCs w:val="28"/>
        </w:rPr>
        <w:t>handitika</w:t>
      </w:r>
      <w:proofErr w:type="spellEnd"/>
      <w:r w:rsidR="00960F29">
        <w:rPr>
          <w:rFonts w:ascii="Arial" w:hAnsi="Arial" w:cs="Arial"/>
          <w:sz w:val="28"/>
          <w:szCs w:val="28"/>
        </w:rPr>
        <w:t>.</w:t>
      </w:r>
      <w:r w:rsidR="00EF2427" w:rsidRPr="00C034AB">
        <w:rPr>
          <w:rFonts w:ascii="Arial" w:hAnsi="Arial" w:cs="Arial"/>
          <w:sz w:val="28"/>
          <w:szCs w:val="28"/>
        </w:rPr>
        <w:t xml:space="preserve"> </w:t>
      </w:r>
      <w:proofErr w:type="spellStart"/>
      <w:r w:rsidR="000B191A">
        <w:rPr>
          <w:rFonts w:ascii="Arial" w:hAnsi="Arial" w:cs="Arial"/>
          <w:sz w:val="28"/>
          <w:szCs w:val="28"/>
        </w:rPr>
        <w:t>Y</w:t>
      </w:r>
      <w:r w:rsidR="00EF2427" w:rsidRPr="00C034AB">
        <w:rPr>
          <w:rFonts w:ascii="Arial" w:hAnsi="Arial" w:cs="Arial"/>
          <w:sz w:val="28"/>
          <w:szCs w:val="28"/>
        </w:rPr>
        <w:t>evanhu</w:t>
      </w:r>
      <w:proofErr w:type="spellEnd"/>
      <w:r w:rsidR="00EF2427" w:rsidRPr="00C034AB">
        <w:rPr>
          <w:rFonts w:ascii="Arial" w:hAnsi="Arial" w:cs="Arial"/>
          <w:sz w:val="28"/>
          <w:szCs w:val="28"/>
        </w:rPr>
        <w:t xml:space="preserve">. </w:t>
      </w:r>
      <w:proofErr w:type="spellStart"/>
      <w:r w:rsidR="00B750F4">
        <w:rPr>
          <w:rFonts w:ascii="Arial" w:hAnsi="Arial" w:cs="Arial"/>
          <w:sz w:val="28"/>
          <w:szCs w:val="28"/>
        </w:rPr>
        <w:t>Hat</w:t>
      </w:r>
      <w:r w:rsidR="00EF2427" w:rsidRPr="00C034AB">
        <w:rPr>
          <w:rFonts w:ascii="Arial" w:hAnsi="Arial" w:cs="Arial"/>
          <w:sz w:val="28"/>
          <w:szCs w:val="28"/>
        </w:rPr>
        <w:t>iregere</w:t>
      </w:r>
      <w:proofErr w:type="spellEnd"/>
      <w:r w:rsidR="00EF2427" w:rsidRPr="00C034AB">
        <w:rPr>
          <w:rFonts w:ascii="Arial" w:hAnsi="Arial" w:cs="Arial"/>
          <w:sz w:val="28"/>
          <w:szCs w:val="28"/>
        </w:rPr>
        <w:t xml:space="preserve"> kuita arouse suspicion </w:t>
      </w:r>
      <w:proofErr w:type="spellStart"/>
      <w:r w:rsidR="00EF2427" w:rsidRPr="00C034AB">
        <w:rPr>
          <w:rFonts w:ascii="Arial" w:hAnsi="Arial" w:cs="Arial"/>
          <w:sz w:val="28"/>
          <w:szCs w:val="28"/>
        </w:rPr>
        <w:t>yema</w:t>
      </w:r>
      <w:proofErr w:type="spellEnd"/>
      <w:r w:rsidR="00EF2427" w:rsidRPr="00C034AB">
        <w:rPr>
          <w:rFonts w:ascii="Arial" w:hAnsi="Arial" w:cs="Arial"/>
          <w:sz w:val="28"/>
          <w:szCs w:val="28"/>
        </w:rPr>
        <w:t xml:space="preserve">- </w:t>
      </w:r>
      <w:r w:rsidR="002B1D99" w:rsidRPr="00C034AB">
        <w:rPr>
          <w:rFonts w:ascii="Arial" w:hAnsi="Arial" w:cs="Arial"/>
          <w:sz w:val="28"/>
          <w:szCs w:val="28"/>
        </w:rPr>
        <w:t>neighbours</w:t>
      </w:r>
      <w:r w:rsidR="00EF2427" w:rsidRPr="00C034AB">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EF2427" w:rsidRPr="00C034AB">
        <w:rPr>
          <w:rFonts w:ascii="Arial" w:hAnsi="Arial" w:cs="Arial"/>
          <w:sz w:val="28"/>
          <w:szCs w:val="28"/>
        </w:rPr>
        <w:t xml:space="preserve"> </w:t>
      </w:r>
      <w:proofErr w:type="spellStart"/>
      <w:r w:rsidR="000B191A">
        <w:rPr>
          <w:rFonts w:ascii="Arial" w:hAnsi="Arial" w:cs="Arial"/>
          <w:sz w:val="28"/>
          <w:szCs w:val="28"/>
        </w:rPr>
        <w:t>T</w:t>
      </w:r>
      <w:r w:rsidR="00EF2427" w:rsidRPr="00C034AB">
        <w:rPr>
          <w:rFonts w:ascii="Arial" w:hAnsi="Arial" w:cs="Arial"/>
          <w:sz w:val="28"/>
          <w:szCs w:val="28"/>
        </w:rPr>
        <w:t>izviite</w:t>
      </w:r>
      <w:proofErr w:type="spellEnd"/>
      <w:r w:rsidR="00EF2427" w:rsidRPr="00C034AB">
        <w:rPr>
          <w:rFonts w:ascii="Arial" w:hAnsi="Arial" w:cs="Arial"/>
          <w:sz w:val="28"/>
          <w:szCs w:val="28"/>
        </w:rPr>
        <w:t xml:space="preserve"> zvakanaka</w:t>
      </w:r>
      <w:r w:rsidR="000B191A">
        <w:rPr>
          <w:rFonts w:ascii="Arial" w:hAnsi="Arial" w:cs="Arial"/>
          <w:sz w:val="28"/>
          <w:szCs w:val="28"/>
        </w:rPr>
        <w:t>.</w:t>
      </w:r>
      <w:r w:rsidR="00EF2427" w:rsidRPr="00C034AB">
        <w:rPr>
          <w:rFonts w:ascii="Arial" w:hAnsi="Arial" w:cs="Arial"/>
          <w:sz w:val="28"/>
          <w:szCs w:val="28"/>
        </w:rPr>
        <w:t xml:space="preserve"> </w:t>
      </w:r>
      <w:r w:rsidR="000B191A">
        <w:rPr>
          <w:rFonts w:ascii="Arial" w:hAnsi="Arial" w:cs="Arial"/>
          <w:sz w:val="28"/>
          <w:szCs w:val="28"/>
        </w:rPr>
        <w:t>K</w:t>
      </w:r>
      <w:r w:rsidR="00EF2427" w:rsidRPr="00C034AB">
        <w:rPr>
          <w:rFonts w:ascii="Arial" w:hAnsi="Arial" w:cs="Arial"/>
          <w:sz w:val="28"/>
          <w:szCs w:val="28"/>
        </w:rPr>
        <w:t xml:space="preserve">ubika </w:t>
      </w:r>
      <w:proofErr w:type="spellStart"/>
      <w:r w:rsidR="00EF2427" w:rsidRPr="00C034AB">
        <w:rPr>
          <w:rFonts w:ascii="Arial" w:hAnsi="Arial" w:cs="Arial"/>
          <w:sz w:val="28"/>
          <w:szCs w:val="28"/>
        </w:rPr>
        <w:t>kwacho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mangwana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madyiro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acho</w:t>
      </w:r>
      <w:proofErr w:type="spellEnd"/>
      <w:r w:rsidR="00EF2427" w:rsidRPr="00C034AB">
        <w:rPr>
          <w:rFonts w:ascii="Arial" w:hAnsi="Arial" w:cs="Arial"/>
          <w:sz w:val="28"/>
          <w:szCs w:val="28"/>
        </w:rPr>
        <w:t xml:space="preserve"> kuti vanhu </w:t>
      </w:r>
      <w:proofErr w:type="spellStart"/>
      <w:r w:rsidR="00EF2427" w:rsidRPr="00C034AB">
        <w:rPr>
          <w:rFonts w:ascii="Arial" w:hAnsi="Arial" w:cs="Arial"/>
          <w:sz w:val="28"/>
          <w:szCs w:val="28"/>
        </w:rPr>
        <w:t>vachadyira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kupi</w:t>
      </w:r>
      <w:proofErr w:type="spellEnd"/>
      <w:r w:rsidR="00EF2427" w:rsidRPr="00C034AB">
        <w:rPr>
          <w:rFonts w:ascii="Arial" w:hAnsi="Arial" w:cs="Arial"/>
          <w:sz w:val="28"/>
          <w:szCs w:val="28"/>
        </w:rPr>
        <w:t xml:space="preserve">, then </w:t>
      </w:r>
      <w:proofErr w:type="spellStart"/>
      <w:r w:rsidR="00EF2427" w:rsidRPr="00C034AB">
        <w:rPr>
          <w:rFonts w:ascii="Arial" w:hAnsi="Arial" w:cs="Arial"/>
          <w:sz w:val="28"/>
          <w:szCs w:val="28"/>
        </w:rPr>
        <w:t>marariro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acho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ticharonga</w:t>
      </w:r>
      <w:proofErr w:type="spellEnd"/>
      <w:ins w:id="1" w:author="Transcriber01 JHB" w:date="2025-01-14T08:35:00Z" w16du:dateUtc="2025-01-14T06:35:00Z">
        <w:r w:rsidR="002428B5">
          <w:rPr>
            <w:rFonts w:ascii="Arial" w:hAnsi="Arial" w:cs="Arial"/>
            <w:sz w:val="28"/>
            <w:szCs w:val="28"/>
          </w:rPr>
          <w:t xml:space="preserve"> </w:t>
        </w:r>
      </w:ins>
      <w:r w:rsidR="00EF2427" w:rsidRPr="00C034AB">
        <w:rPr>
          <w:rFonts w:ascii="Arial" w:hAnsi="Arial" w:cs="Arial"/>
          <w:sz w:val="28"/>
          <w:szCs w:val="28"/>
        </w:rPr>
        <w:t>sei</w:t>
      </w:r>
      <w:r w:rsidR="000B191A">
        <w:rPr>
          <w:rFonts w:ascii="Arial" w:hAnsi="Arial" w:cs="Arial"/>
          <w:sz w:val="28"/>
          <w:szCs w:val="28"/>
        </w:rPr>
        <w:t>?</w:t>
      </w:r>
      <w:r w:rsidR="00EF2427" w:rsidRPr="00C034AB">
        <w:rPr>
          <w:rFonts w:ascii="Arial" w:hAnsi="Arial" w:cs="Arial"/>
          <w:sz w:val="28"/>
          <w:szCs w:val="28"/>
        </w:rPr>
        <w:t xml:space="preserve"> </w:t>
      </w:r>
      <w:proofErr w:type="spellStart"/>
      <w:r w:rsidR="000B191A">
        <w:rPr>
          <w:rFonts w:ascii="Arial" w:hAnsi="Arial" w:cs="Arial"/>
          <w:sz w:val="28"/>
          <w:szCs w:val="28"/>
        </w:rPr>
        <w:t>H</w:t>
      </w:r>
      <w:r w:rsidR="00110E77">
        <w:rPr>
          <w:rFonts w:ascii="Arial" w:hAnsi="Arial" w:cs="Arial"/>
          <w:sz w:val="28"/>
          <w:szCs w:val="28"/>
        </w:rPr>
        <w:t>anditika</w:t>
      </w:r>
      <w:proofErr w:type="spellEnd"/>
      <w:r w:rsidR="00110E77">
        <w:rPr>
          <w:rFonts w:ascii="Arial" w:hAnsi="Arial" w:cs="Arial"/>
          <w:sz w:val="28"/>
          <w:szCs w:val="28"/>
        </w:rPr>
        <w:t>?</w:t>
      </w:r>
      <w:r w:rsidR="00EF2427" w:rsidRPr="00C034AB">
        <w:rPr>
          <w:rFonts w:ascii="Arial" w:hAnsi="Arial" w:cs="Arial"/>
          <w:sz w:val="28"/>
          <w:szCs w:val="28"/>
        </w:rPr>
        <w:t xml:space="preserve"> </w:t>
      </w:r>
      <w:r w:rsidR="000B191A">
        <w:rPr>
          <w:rFonts w:ascii="Arial" w:hAnsi="Arial" w:cs="Arial"/>
          <w:sz w:val="28"/>
          <w:szCs w:val="28"/>
        </w:rPr>
        <w:t>T</w:t>
      </w:r>
      <w:r w:rsidR="00EF2427" w:rsidRPr="00C034AB">
        <w:rPr>
          <w:rFonts w:ascii="Arial" w:hAnsi="Arial" w:cs="Arial"/>
          <w:sz w:val="28"/>
          <w:szCs w:val="28"/>
        </w:rPr>
        <w:t xml:space="preserve">hen ma items edu </w:t>
      </w:r>
      <w:proofErr w:type="spellStart"/>
      <w:r w:rsidR="00EF2427" w:rsidRPr="00C034AB">
        <w:rPr>
          <w:rFonts w:ascii="Arial" w:hAnsi="Arial" w:cs="Arial"/>
          <w:sz w:val="28"/>
          <w:szCs w:val="28"/>
        </w:rPr>
        <w:t>maitiro</w:t>
      </w:r>
      <w:proofErr w:type="spellEnd"/>
      <w:r w:rsidR="00EF2427" w:rsidRPr="00C034AB">
        <w:rPr>
          <w:rFonts w:ascii="Arial" w:hAnsi="Arial" w:cs="Arial"/>
          <w:sz w:val="28"/>
          <w:szCs w:val="28"/>
        </w:rPr>
        <w:t xml:space="preserve"> edu because </w:t>
      </w:r>
      <w:proofErr w:type="spellStart"/>
      <w:r w:rsidR="00EF2427" w:rsidRPr="00C034AB">
        <w:rPr>
          <w:rFonts w:ascii="Arial" w:hAnsi="Arial" w:cs="Arial"/>
          <w:sz w:val="28"/>
          <w:szCs w:val="28"/>
        </w:rPr>
        <w:t>hakuzi</w:t>
      </w:r>
      <w:proofErr w:type="spellEnd"/>
      <w:r w:rsidR="00EF2427" w:rsidRPr="00C034AB">
        <w:rPr>
          <w:rFonts w:ascii="Arial" w:hAnsi="Arial" w:cs="Arial"/>
          <w:sz w:val="28"/>
          <w:szCs w:val="28"/>
        </w:rPr>
        <w:t xml:space="preserve"> kwedu </w:t>
      </w:r>
      <w:proofErr w:type="spellStart"/>
      <w:r w:rsidR="00EF2427" w:rsidRPr="00C034AB">
        <w:rPr>
          <w:rFonts w:ascii="Arial" w:hAnsi="Arial" w:cs="Arial"/>
          <w:sz w:val="28"/>
          <w:szCs w:val="28"/>
        </w:rPr>
        <w:t>kwatajaira</w:t>
      </w:r>
      <w:proofErr w:type="spellEnd"/>
      <w:r w:rsidR="000B191A">
        <w:rPr>
          <w:rFonts w:ascii="Arial" w:hAnsi="Arial" w:cs="Arial"/>
          <w:sz w:val="28"/>
          <w:szCs w:val="28"/>
        </w:rPr>
        <w:t xml:space="preserve">. </w:t>
      </w:r>
      <w:proofErr w:type="gramStart"/>
      <w:r w:rsidR="000B191A">
        <w:rPr>
          <w:rFonts w:ascii="Arial" w:hAnsi="Arial" w:cs="Arial"/>
          <w:sz w:val="28"/>
          <w:szCs w:val="28"/>
        </w:rPr>
        <w:t>S</w:t>
      </w:r>
      <w:r w:rsidR="00EF2427" w:rsidRPr="00C034AB">
        <w:rPr>
          <w:rFonts w:ascii="Arial" w:hAnsi="Arial" w:cs="Arial"/>
          <w:sz w:val="28"/>
          <w:szCs w:val="28"/>
        </w:rPr>
        <w:t>o</w:t>
      </w:r>
      <w:proofErr w:type="gramEnd"/>
      <w:r w:rsidR="00EF2427" w:rsidRPr="00C034AB">
        <w:rPr>
          <w:rFonts w:ascii="Arial" w:hAnsi="Arial" w:cs="Arial"/>
          <w:sz w:val="28"/>
          <w:szCs w:val="28"/>
        </w:rPr>
        <w:t xml:space="preserve"> we need to do things on </w:t>
      </w:r>
      <w:proofErr w:type="spellStart"/>
      <w:r w:rsidR="00EF2427" w:rsidRPr="00C034AB">
        <w:rPr>
          <w:rFonts w:ascii="Arial" w:hAnsi="Arial" w:cs="Arial"/>
          <w:sz w:val="28"/>
          <w:szCs w:val="28"/>
        </w:rPr>
        <w:t>ti</w:t>
      </w:r>
      <w:proofErr w:type="spellEnd"/>
      <w:r w:rsidR="00EF2427" w:rsidRPr="00960F29">
        <w:rPr>
          <w:rFonts w:ascii="Arial" w:hAnsi="Arial" w:cs="Arial"/>
          <w:sz w:val="18"/>
          <w:szCs w:val="18"/>
        </w:rPr>
        <w:t xml:space="preserve">...? [Congregation </w:t>
      </w:r>
      <w:r w:rsidR="00063DA1" w:rsidRPr="00960F29">
        <w:rPr>
          <w:rFonts w:ascii="Arial" w:hAnsi="Arial" w:cs="Arial"/>
          <w:sz w:val="18"/>
          <w:szCs w:val="18"/>
        </w:rPr>
        <w:t>says, “</w:t>
      </w:r>
      <w:r w:rsidR="00EF2427" w:rsidRPr="00960F29">
        <w:rPr>
          <w:rFonts w:ascii="Arial" w:hAnsi="Arial" w:cs="Arial"/>
          <w:sz w:val="18"/>
          <w:szCs w:val="18"/>
        </w:rPr>
        <w:t>on time</w:t>
      </w:r>
      <w:r w:rsidR="00EC0BBE" w:rsidRPr="00960F29">
        <w:rPr>
          <w:rFonts w:ascii="Arial" w:hAnsi="Arial" w:cs="Arial"/>
          <w:sz w:val="18"/>
          <w:szCs w:val="18"/>
        </w:rPr>
        <w:t>,</w:t>
      </w:r>
      <w:r w:rsidR="00EF2427" w:rsidRPr="00960F29">
        <w:rPr>
          <w:rFonts w:ascii="Arial" w:hAnsi="Arial" w:cs="Arial"/>
          <w:sz w:val="18"/>
          <w:szCs w:val="18"/>
        </w:rPr>
        <w:t>"]</w:t>
      </w:r>
      <w:r w:rsidR="000F04CC">
        <w:rPr>
          <w:rFonts w:ascii="Arial" w:hAnsi="Arial" w:cs="Arial"/>
          <w:sz w:val="28"/>
          <w:szCs w:val="28"/>
        </w:rPr>
        <w:t xml:space="preserve"> on time.</w:t>
      </w:r>
      <w:ins w:id="2" w:author="Transcriber01 JHB" w:date="2025-01-07T12:05:00Z" w16du:dateUtc="2025-01-07T10:05:00Z">
        <w:r w:rsidR="0062596D">
          <w:rPr>
            <w:rFonts w:ascii="Arial" w:hAnsi="Arial" w:cs="Arial"/>
            <w:sz w:val="28"/>
            <w:szCs w:val="28"/>
          </w:rPr>
          <w:t xml:space="preserve"> </w:t>
        </w:r>
      </w:ins>
    </w:p>
    <w:p w14:paraId="618F5CBF" w14:textId="088B69B2" w:rsidR="00EF2427" w:rsidRPr="00C034AB" w:rsidRDefault="00B87261" w:rsidP="003F6869">
      <w:pPr>
        <w:jc w:val="both"/>
        <w:rPr>
          <w:rFonts w:ascii="Arial" w:hAnsi="Arial" w:cs="Arial"/>
          <w:sz w:val="28"/>
          <w:szCs w:val="28"/>
        </w:rPr>
      </w:pPr>
      <w:r>
        <w:rPr>
          <w:rFonts w:ascii="Arial" w:hAnsi="Arial" w:cs="Arial"/>
          <w:sz w:val="28"/>
          <w:szCs w:val="28"/>
          <w:vertAlign w:val="superscript"/>
        </w:rPr>
        <w:t xml:space="preserve">10 </w:t>
      </w:r>
      <w:proofErr w:type="spellStart"/>
      <w:r w:rsidR="00EF2427" w:rsidRPr="00C034AB">
        <w:rPr>
          <w:rFonts w:ascii="Arial" w:hAnsi="Arial" w:cs="Arial"/>
          <w:sz w:val="28"/>
          <w:szCs w:val="28"/>
        </w:rPr>
        <w:t>Kuitira</w:t>
      </w:r>
      <w:proofErr w:type="spellEnd"/>
      <w:r w:rsidR="00EF2427" w:rsidRPr="00C034AB">
        <w:rPr>
          <w:rFonts w:ascii="Arial" w:hAnsi="Arial" w:cs="Arial"/>
          <w:sz w:val="28"/>
          <w:szCs w:val="28"/>
        </w:rPr>
        <w:t xml:space="preserve"> kuti </w:t>
      </w:r>
      <w:proofErr w:type="spellStart"/>
      <w:r w:rsidR="00EF2427" w:rsidRPr="00C034AB">
        <w:rPr>
          <w:rFonts w:ascii="Arial" w:hAnsi="Arial" w:cs="Arial"/>
          <w:sz w:val="28"/>
          <w:szCs w:val="28"/>
        </w:rPr>
        <w:t>tikaita</w:t>
      </w:r>
      <w:proofErr w:type="spellEnd"/>
      <w:r w:rsidR="00EF2427" w:rsidRPr="00C034AB">
        <w:rPr>
          <w:rFonts w:ascii="Arial" w:hAnsi="Arial" w:cs="Arial"/>
          <w:sz w:val="28"/>
          <w:szCs w:val="28"/>
        </w:rPr>
        <w:t xml:space="preserve"> </w:t>
      </w:r>
      <w:r w:rsidR="000A4BF6" w:rsidRPr="00C034AB">
        <w:rPr>
          <w:rFonts w:ascii="Arial" w:hAnsi="Arial" w:cs="Arial"/>
          <w:sz w:val="28"/>
          <w:szCs w:val="28"/>
        </w:rPr>
        <w:t>two</w:t>
      </w:r>
      <w:r w:rsidR="00EF2427" w:rsidRPr="00C034AB">
        <w:rPr>
          <w:rFonts w:ascii="Arial" w:hAnsi="Arial" w:cs="Arial"/>
          <w:sz w:val="28"/>
          <w:szCs w:val="28"/>
        </w:rPr>
        <w:t xml:space="preserve"> hours, </w:t>
      </w:r>
      <w:r w:rsidR="000A4BF6" w:rsidRPr="00C034AB">
        <w:rPr>
          <w:rFonts w:ascii="Arial" w:hAnsi="Arial" w:cs="Arial"/>
          <w:sz w:val="28"/>
          <w:szCs w:val="28"/>
        </w:rPr>
        <w:t>two</w:t>
      </w:r>
      <w:r w:rsidR="00EF2427" w:rsidRPr="00C034AB">
        <w:rPr>
          <w:rFonts w:ascii="Arial" w:hAnsi="Arial" w:cs="Arial"/>
          <w:sz w:val="28"/>
          <w:szCs w:val="28"/>
        </w:rPr>
        <w:t xml:space="preserve"> hours </w:t>
      </w:r>
      <w:proofErr w:type="spellStart"/>
      <w:r w:rsidR="00EF2427" w:rsidRPr="00C034AB">
        <w:rPr>
          <w:rFonts w:ascii="Arial" w:hAnsi="Arial" w:cs="Arial"/>
          <w:sz w:val="28"/>
          <w:szCs w:val="28"/>
        </w:rPr>
        <w:t>tabuda</w:t>
      </w:r>
      <w:proofErr w:type="spellEnd"/>
      <w:r w:rsidR="00EF2427" w:rsidRPr="00C034AB">
        <w:rPr>
          <w:rFonts w:ascii="Arial" w:hAnsi="Arial" w:cs="Arial"/>
          <w:sz w:val="28"/>
          <w:szCs w:val="28"/>
        </w:rPr>
        <w:t xml:space="preserve">. Then, </w:t>
      </w:r>
      <w:proofErr w:type="spellStart"/>
      <w:r w:rsidR="00EF2427" w:rsidRPr="00C034AB">
        <w:rPr>
          <w:rFonts w:ascii="Arial" w:hAnsi="Arial" w:cs="Arial"/>
          <w:sz w:val="28"/>
          <w:szCs w:val="28"/>
        </w:rPr>
        <w:t>towana</w:t>
      </w:r>
      <w:proofErr w:type="spellEnd"/>
      <w:r w:rsidR="00EF2427" w:rsidRPr="00C034AB">
        <w:rPr>
          <w:rFonts w:ascii="Arial" w:hAnsi="Arial" w:cs="Arial"/>
          <w:sz w:val="28"/>
          <w:szCs w:val="28"/>
        </w:rPr>
        <w:t xml:space="preserve"> nguva </w:t>
      </w:r>
      <w:proofErr w:type="spellStart"/>
      <w:r w:rsidR="00EF2427" w:rsidRPr="00C034AB">
        <w:rPr>
          <w:rFonts w:ascii="Arial" w:hAnsi="Arial" w:cs="Arial"/>
          <w:sz w:val="28"/>
          <w:szCs w:val="28"/>
        </w:rPr>
        <w:t>yekudya</w:t>
      </w:r>
      <w:proofErr w:type="spellEnd"/>
      <w:r w:rsidR="00C27153">
        <w:rPr>
          <w:rFonts w:ascii="Arial" w:hAnsi="Arial" w:cs="Arial"/>
          <w:sz w:val="28"/>
          <w:szCs w:val="28"/>
        </w:rPr>
        <w:t>.</w:t>
      </w:r>
      <w:r w:rsidR="00EF2427" w:rsidRPr="00C034AB">
        <w:rPr>
          <w:rFonts w:ascii="Arial" w:hAnsi="Arial" w:cs="Arial"/>
          <w:sz w:val="28"/>
          <w:szCs w:val="28"/>
        </w:rPr>
        <w:t xml:space="preserve"> </w:t>
      </w:r>
      <w:r w:rsidR="00C27153">
        <w:rPr>
          <w:rFonts w:ascii="Arial" w:hAnsi="Arial" w:cs="Arial"/>
          <w:sz w:val="28"/>
          <w:szCs w:val="28"/>
        </w:rPr>
        <w:t>T</w:t>
      </w:r>
      <w:r w:rsidR="00EF2427" w:rsidRPr="00C034AB">
        <w:rPr>
          <w:rFonts w:ascii="Arial" w:hAnsi="Arial" w:cs="Arial"/>
          <w:sz w:val="28"/>
          <w:szCs w:val="28"/>
        </w:rPr>
        <w:t xml:space="preserve">hen so it will be Monday, </w:t>
      </w:r>
      <w:proofErr w:type="spellStart"/>
      <w:r w:rsidR="00EF2427" w:rsidRPr="00C034AB">
        <w:rPr>
          <w:rFonts w:ascii="Arial" w:hAnsi="Arial" w:cs="Arial"/>
          <w:sz w:val="28"/>
          <w:szCs w:val="28"/>
        </w:rPr>
        <w:t>ahhh</w:t>
      </w:r>
      <w:proofErr w:type="spellEnd"/>
      <w:r w:rsidR="00EF2427" w:rsidRPr="00C034AB">
        <w:rPr>
          <w:rFonts w:ascii="Arial" w:hAnsi="Arial" w:cs="Arial"/>
          <w:sz w:val="28"/>
          <w:szCs w:val="28"/>
        </w:rPr>
        <w:t xml:space="preserve"> Saturday</w:t>
      </w:r>
      <w:r w:rsidR="006A5D3F">
        <w:rPr>
          <w:rFonts w:ascii="Arial" w:hAnsi="Arial" w:cs="Arial"/>
          <w:sz w:val="28"/>
          <w:szCs w:val="28"/>
        </w:rPr>
        <w:t>. M</w:t>
      </w:r>
      <w:r w:rsidR="00EF2427" w:rsidRPr="00C034AB">
        <w:rPr>
          <w:rFonts w:ascii="Arial" w:hAnsi="Arial" w:cs="Arial"/>
          <w:sz w:val="28"/>
          <w:szCs w:val="28"/>
        </w:rPr>
        <w:t xml:space="preserve">angwana </w:t>
      </w:r>
      <w:proofErr w:type="spellStart"/>
      <w:r w:rsidR="00EF2427" w:rsidRPr="00C034AB">
        <w:rPr>
          <w:rFonts w:ascii="Arial" w:hAnsi="Arial" w:cs="Arial"/>
          <w:sz w:val="28"/>
          <w:szCs w:val="28"/>
        </w:rPr>
        <w:t>totanga</w:t>
      </w:r>
      <w:proofErr w:type="spellEnd"/>
      <w:r w:rsidR="00EF2427" w:rsidRPr="00C034AB">
        <w:rPr>
          <w:rFonts w:ascii="Arial" w:hAnsi="Arial" w:cs="Arial"/>
          <w:sz w:val="28"/>
          <w:szCs w:val="28"/>
        </w:rPr>
        <w:t xml:space="preserve">- we have the place from </w:t>
      </w:r>
      <w:r w:rsidR="000A4BF6" w:rsidRPr="00C034AB">
        <w:rPr>
          <w:rFonts w:ascii="Arial" w:hAnsi="Arial" w:cs="Arial"/>
          <w:sz w:val="28"/>
          <w:szCs w:val="28"/>
        </w:rPr>
        <w:t>ten</w:t>
      </w:r>
      <w:r w:rsidR="00EF2427" w:rsidRPr="00C034AB">
        <w:rPr>
          <w:rFonts w:ascii="Arial" w:hAnsi="Arial" w:cs="Arial"/>
          <w:sz w:val="28"/>
          <w:szCs w:val="28"/>
        </w:rPr>
        <w:t xml:space="preserve"> to... to six</w:t>
      </w:r>
      <w:r w:rsidR="006A5D3F">
        <w:rPr>
          <w:rFonts w:ascii="Arial" w:hAnsi="Arial" w:cs="Arial"/>
          <w:sz w:val="28"/>
          <w:szCs w:val="28"/>
        </w:rPr>
        <w:t>.</w:t>
      </w:r>
      <w:r w:rsidR="00EF2427" w:rsidRPr="00C034AB">
        <w:rPr>
          <w:rFonts w:ascii="Arial" w:hAnsi="Arial" w:cs="Arial"/>
          <w:sz w:val="28"/>
          <w:szCs w:val="28"/>
        </w:rPr>
        <w:t xml:space="preserve"> </w:t>
      </w:r>
      <w:r w:rsidR="006A5D3F">
        <w:rPr>
          <w:rFonts w:ascii="Arial" w:hAnsi="Arial" w:cs="Arial"/>
          <w:sz w:val="28"/>
          <w:szCs w:val="28"/>
        </w:rPr>
        <w:t>S</w:t>
      </w:r>
      <w:r w:rsidR="00EF2427" w:rsidRPr="00C034AB">
        <w:rPr>
          <w:rFonts w:ascii="Arial" w:hAnsi="Arial" w:cs="Arial"/>
          <w:sz w:val="28"/>
          <w:szCs w:val="28"/>
        </w:rPr>
        <w:t>ak</w:t>
      </w:r>
      <w:r w:rsidR="006A5D3F">
        <w:rPr>
          <w:rFonts w:ascii="Arial" w:hAnsi="Arial" w:cs="Arial"/>
          <w:sz w:val="28"/>
          <w:szCs w:val="28"/>
        </w:rPr>
        <w:t>a</w:t>
      </w:r>
      <w:r w:rsidR="007157C4">
        <w:rPr>
          <w:rFonts w:ascii="Arial" w:hAnsi="Arial" w:cs="Arial"/>
          <w:sz w:val="28"/>
          <w:szCs w:val="28"/>
        </w:rPr>
        <w:t>,</w:t>
      </w:r>
      <w:r w:rsidR="00EF2427" w:rsidRPr="00C034AB">
        <w:rPr>
          <w:rFonts w:ascii="Arial" w:hAnsi="Arial" w:cs="Arial"/>
          <w:sz w:val="28"/>
          <w:szCs w:val="28"/>
        </w:rPr>
        <w:t xml:space="preserve"> hama </w:t>
      </w:r>
      <w:proofErr w:type="spellStart"/>
      <w:r w:rsidR="00EF2427" w:rsidRPr="00C034AB">
        <w:rPr>
          <w:rFonts w:ascii="Arial" w:hAnsi="Arial" w:cs="Arial"/>
          <w:sz w:val="28"/>
          <w:szCs w:val="28"/>
        </w:rPr>
        <w:t>dzinogona</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kunge</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lastRenderedPageBreak/>
        <w:t>dzatovapo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zvadzo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kuma</w:t>
      </w:r>
      <w:proofErr w:type="spellEnd"/>
      <w:r w:rsidR="00EF2427" w:rsidRPr="00C034AB">
        <w:rPr>
          <w:rFonts w:ascii="Arial" w:hAnsi="Arial" w:cs="Arial"/>
          <w:sz w:val="28"/>
          <w:szCs w:val="28"/>
        </w:rPr>
        <w:t xml:space="preserve"> </w:t>
      </w:r>
      <w:r w:rsidR="00625B35" w:rsidRPr="00C034AB">
        <w:rPr>
          <w:rFonts w:ascii="Arial" w:hAnsi="Arial" w:cs="Arial"/>
          <w:sz w:val="28"/>
          <w:szCs w:val="28"/>
        </w:rPr>
        <w:t>twelve</w:t>
      </w:r>
      <w:r w:rsidR="00EF2427" w:rsidRPr="00C034AB">
        <w:rPr>
          <w:rFonts w:ascii="Arial" w:hAnsi="Arial" w:cs="Arial"/>
          <w:sz w:val="28"/>
          <w:szCs w:val="28"/>
        </w:rPr>
        <w:t xml:space="preserve"> iii one </w:t>
      </w:r>
      <w:proofErr w:type="spellStart"/>
      <w:r w:rsidR="00EF2427" w:rsidRPr="00C034AB">
        <w:rPr>
          <w:rFonts w:ascii="Arial" w:hAnsi="Arial" w:cs="Arial"/>
          <w:sz w:val="28"/>
          <w:szCs w:val="28"/>
        </w:rPr>
        <w:t>tichimirira</w:t>
      </w:r>
      <w:proofErr w:type="spellEnd"/>
      <w:r w:rsidR="00EF2427" w:rsidRPr="00C034AB">
        <w:rPr>
          <w:rFonts w:ascii="Arial" w:hAnsi="Arial" w:cs="Arial"/>
          <w:sz w:val="28"/>
          <w:szCs w:val="28"/>
        </w:rPr>
        <w:t xml:space="preserve"> kupinda </w:t>
      </w:r>
      <w:proofErr w:type="spellStart"/>
      <w:r w:rsidR="00534101">
        <w:rPr>
          <w:rFonts w:ascii="Arial" w:hAnsi="Arial" w:cs="Arial"/>
          <w:sz w:val="28"/>
          <w:szCs w:val="28"/>
        </w:rPr>
        <w:t>handitika</w:t>
      </w:r>
      <w:proofErr w:type="spellEnd"/>
      <w:r w:rsidR="00534101">
        <w:rPr>
          <w:rFonts w:ascii="Arial" w:hAnsi="Arial" w:cs="Arial"/>
          <w:sz w:val="28"/>
          <w:szCs w:val="28"/>
        </w:rPr>
        <w:t>.</w:t>
      </w:r>
      <w:r w:rsidR="00EF2427" w:rsidRPr="00C034AB">
        <w:rPr>
          <w:rFonts w:ascii="Arial" w:hAnsi="Arial" w:cs="Arial"/>
          <w:sz w:val="28"/>
          <w:szCs w:val="28"/>
        </w:rPr>
        <w:t xml:space="preserve"> Then on Sunday, </w:t>
      </w:r>
      <w:proofErr w:type="spellStart"/>
      <w:r w:rsidR="00EF2427" w:rsidRPr="00C034AB">
        <w:rPr>
          <w:rFonts w:ascii="Arial" w:hAnsi="Arial" w:cs="Arial"/>
          <w:sz w:val="28"/>
          <w:szCs w:val="28"/>
        </w:rPr>
        <w:t>panoita</w:t>
      </w:r>
      <w:proofErr w:type="spellEnd"/>
      <w:r w:rsidR="00EF2427" w:rsidRPr="00C034AB">
        <w:rPr>
          <w:rFonts w:ascii="Arial" w:hAnsi="Arial" w:cs="Arial"/>
          <w:sz w:val="28"/>
          <w:szCs w:val="28"/>
        </w:rPr>
        <w:t xml:space="preserve"> vamwe </w:t>
      </w:r>
      <w:proofErr w:type="spellStart"/>
      <w:r w:rsidR="00EF2427" w:rsidRPr="00C034AB">
        <w:rPr>
          <w:rFonts w:ascii="Arial" w:hAnsi="Arial" w:cs="Arial"/>
          <w:sz w:val="28"/>
          <w:szCs w:val="28"/>
        </w:rPr>
        <w:t>vanopinda</w:t>
      </w:r>
      <w:r w:rsidR="00C40F36">
        <w:rPr>
          <w:rFonts w:ascii="Arial" w:hAnsi="Arial" w:cs="Arial"/>
          <w:sz w:val="28"/>
          <w:szCs w:val="28"/>
        </w:rPr>
        <w:t>po</w:t>
      </w:r>
      <w:proofErr w:type="spellEnd"/>
      <w:r w:rsidR="00EF2427" w:rsidRPr="00C034AB">
        <w:rPr>
          <w:rFonts w:ascii="Arial" w:hAnsi="Arial" w:cs="Arial"/>
          <w:sz w:val="28"/>
          <w:szCs w:val="28"/>
        </w:rPr>
        <w:t xml:space="preserve">, </w:t>
      </w:r>
      <w:proofErr w:type="spellStart"/>
      <w:r w:rsidR="00EF2427" w:rsidRPr="00C034AB">
        <w:rPr>
          <w:rFonts w:ascii="Arial" w:hAnsi="Arial" w:cs="Arial"/>
          <w:sz w:val="28"/>
          <w:szCs w:val="28"/>
        </w:rPr>
        <w:t>ndopatichaita</w:t>
      </w:r>
      <w:proofErr w:type="spellEnd"/>
      <w:r w:rsidR="00EF2427" w:rsidRPr="00C034AB">
        <w:rPr>
          <w:rFonts w:ascii="Arial" w:hAnsi="Arial" w:cs="Arial"/>
          <w:sz w:val="28"/>
          <w:szCs w:val="28"/>
        </w:rPr>
        <w:t xml:space="preserve"> service </w:t>
      </w:r>
      <w:proofErr w:type="spellStart"/>
      <w:r w:rsidR="00EF2427" w:rsidRPr="00C034AB">
        <w:rPr>
          <w:rFonts w:ascii="Arial" w:hAnsi="Arial" w:cs="Arial"/>
          <w:sz w:val="28"/>
          <w:szCs w:val="28"/>
        </w:rPr>
        <w:t>yemanheru</w:t>
      </w:r>
      <w:proofErr w:type="spellEnd"/>
      <w:r w:rsidR="00EF2427" w:rsidRPr="00C034AB">
        <w:rPr>
          <w:rFonts w:ascii="Arial" w:hAnsi="Arial" w:cs="Arial"/>
          <w:sz w:val="28"/>
          <w:szCs w:val="28"/>
        </w:rPr>
        <w:t xml:space="preserve"> between </w:t>
      </w:r>
      <w:r w:rsidR="00625B35" w:rsidRPr="00C034AB">
        <w:rPr>
          <w:rFonts w:ascii="Arial" w:hAnsi="Arial" w:cs="Arial"/>
          <w:sz w:val="28"/>
          <w:szCs w:val="28"/>
        </w:rPr>
        <w:t>five</w:t>
      </w:r>
      <w:r w:rsidR="00EF2427" w:rsidRPr="00C034AB">
        <w:rPr>
          <w:rFonts w:ascii="Arial" w:hAnsi="Arial" w:cs="Arial"/>
          <w:sz w:val="28"/>
          <w:szCs w:val="28"/>
        </w:rPr>
        <w:t xml:space="preserve"> and </w:t>
      </w:r>
      <w:proofErr w:type="spellStart"/>
      <w:r w:rsidR="00EF2427" w:rsidRPr="00C034AB">
        <w:rPr>
          <w:rFonts w:ascii="Arial" w:hAnsi="Arial" w:cs="Arial"/>
          <w:sz w:val="28"/>
          <w:szCs w:val="28"/>
        </w:rPr>
        <w:t>ni</w:t>
      </w:r>
      <w:proofErr w:type="spellEnd"/>
      <w:r w:rsidR="00BA61CE" w:rsidRPr="00C034AB">
        <w:rPr>
          <w:rFonts w:ascii="Arial" w:hAnsi="Arial" w:cs="Arial"/>
          <w:sz w:val="28"/>
          <w:szCs w:val="28"/>
        </w:rPr>
        <w:t xml:space="preserve">- </w:t>
      </w:r>
      <w:r w:rsidR="00BA61CE" w:rsidRPr="00C31CD8">
        <w:rPr>
          <w:rFonts w:ascii="Arial" w:hAnsi="Arial" w:cs="Arial"/>
          <w:sz w:val="18"/>
          <w:szCs w:val="18"/>
        </w:rPr>
        <w:t>[</w:t>
      </w:r>
      <w:r w:rsidR="003A2417" w:rsidRPr="00C31CD8">
        <w:rPr>
          <w:rFonts w:ascii="Arial" w:hAnsi="Arial" w:cs="Arial"/>
          <w:sz w:val="18"/>
          <w:szCs w:val="18"/>
        </w:rPr>
        <w:t>Apostle Gumbura knocks on the pulpit three-</w:t>
      </w:r>
      <w:r w:rsidR="005D52B2" w:rsidRPr="00C31CD8">
        <w:rPr>
          <w:rFonts w:ascii="Arial" w:hAnsi="Arial" w:cs="Arial"/>
          <w:sz w:val="18"/>
          <w:szCs w:val="18"/>
        </w:rPr>
        <w:t>times]</w:t>
      </w:r>
      <w:r w:rsidR="005D52B2" w:rsidRPr="00C034AB">
        <w:rPr>
          <w:rFonts w:ascii="Arial" w:hAnsi="Arial" w:cs="Arial"/>
          <w:sz w:val="28"/>
          <w:szCs w:val="28"/>
        </w:rPr>
        <w:t xml:space="preserve"> and</w:t>
      </w:r>
      <w:r w:rsidR="003A2417" w:rsidRPr="00C034AB">
        <w:rPr>
          <w:rFonts w:ascii="Arial" w:hAnsi="Arial" w:cs="Arial"/>
          <w:sz w:val="28"/>
          <w:szCs w:val="28"/>
        </w:rPr>
        <w:t xml:space="preserve"> </w:t>
      </w:r>
      <w:r w:rsidR="00EF2427" w:rsidRPr="00C034AB">
        <w:rPr>
          <w:rFonts w:ascii="Arial" w:hAnsi="Arial" w:cs="Arial"/>
          <w:sz w:val="28"/>
          <w:szCs w:val="28"/>
        </w:rPr>
        <w:t xml:space="preserve">nine on </w:t>
      </w:r>
      <w:proofErr w:type="spellStart"/>
      <w:r w:rsidR="00EF2427" w:rsidRPr="00C034AB">
        <w:rPr>
          <w:rFonts w:ascii="Arial" w:hAnsi="Arial" w:cs="Arial"/>
          <w:sz w:val="28"/>
          <w:szCs w:val="28"/>
        </w:rPr>
        <w:t>uhhh</w:t>
      </w:r>
      <w:proofErr w:type="spellEnd"/>
      <w:r w:rsidR="00142799">
        <w:rPr>
          <w:rFonts w:ascii="Arial" w:hAnsi="Arial" w:cs="Arial"/>
          <w:sz w:val="28"/>
          <w:szCs w:val="28"/>
        </w:rPr>
        <w:t xml:space="preserve"> </w:t>
      </w:r>
      <w:r w:rsidR="00EF2427" w:rsidRPr="00C034AB">
        <w:rPr>
          <w:rFonts w:ascii="Arial" w:hAnsi="Arial" w:cs="Arial"/>
          <w:sz w:val="28"/>
          <w:szCs w:val="28"/>
        </w:rPr>
        <w:t xml:space="preserve">Sunday.     </w:t>
      </w:r>
    </w:p>
    <w:p w14:paraId="3E63BB55" w14:textId="26CDC1FB" w:rsidR="00A85FFD" w:rsidRDefault="00B87261" w:rsidP="003F6869">
      <w:pPr>
        <w:jc w:val="both"/>
        <w:rPr>
          <w:rFonts w:ascii="Arial" w:hAnsi="Arial" w:cs="Arial"/>
          <w:sz w:val="28"/>
          <w:szCs w:val="28"/>
        </w:rPr>
      </w:pPr>
      <w:r>
        <w:rPr>
          <w:rFonts w:ascii="Arial" w:hAnsi="Arial" w:cs="Arial"/>
          <w:sz w:val="28"/>
          <w:szCs w:val="28"/>
          <w:vertAlign w:val="superscript"/>
        </w:rPr>
        <w:t xml:space="preserve">11 </w:t>
      </w:r>
      <w:r w:rsidR="00802644" w:rsidRPr="00C034AB">
        <w:rPr>
          <w:rFonts w:ascii="Arial" w:hAnsi="Arial" w:cs="Arial"/>
          <w:sz w:val="28"/>
          <w:szCs w:val="28"/>
        </w:rPr>
        <w:t>Then on Monday</w:t>
      </w:r>
      <w:r w:rsidR="00142799">
        <w:rPr>
          <w:rFonts w:ascii="Arial" w:hAnsi="Arial" w:cs="Arial"/>
          <w:sz w:val="28"/>
          <w:szCs w:val="28"/>
        </w:rPr>
        <w:t>,</w:t>
      </w:r>
      <w:r w:rsidR="00802644" w:rsidRPr="00C034AB">
        <w:rPr>
          <w:rFonts w:ascii="Arial" w:hAnsi="Arial" w:cs="Arial"/>
          <w:sz w:val="28"/>
          <w:szCs w:val="28"/>
        </w:rPr>
        <w:t xml:space="preserve"> another ten to...? </w:t>
      </w:r>
      <w:r w:rsidR="00802644" w:rsidRPr="00C31CD8">
        <w:rPr>
          <w:rFonts w:ascii="Arial" w:hAnsi="Arial" w:cs="Arial"/>
          <w:sz w:val="18"/>
          <w:szCs w:val="18"/>
        </w:rPr>
        <w:t xml:space="preserve">[Congregation </w:t>
      </w:r>
      <w:r w:rsidR="00063DA1" w:rsidRPr="00C31CD8">
        <w:rPr>
          <w:rFonts w:ascii="Arial" w:hAnsi="Arial" w:cs="Arial"/>
          <w:sz w:val="18"/>
          <w:szCs w:val="18"/>
        </w:rPr>
        <w:t>says, “</w:t>
      </w:r>
      <w:r w:rsidR="00802644" w:rsidRPr="00C31CD8">
        <w:rPr>
          <w:rFonts w:ascii="Arial" w:hAnsi="Arial" w:cs="Arial"/>
          <w:sz w:val="18"/>
          <w:szCs w:val="18"/>
        </w:rPr>
        <w:t>six,"]</w:t>
      </w:r>
      <w:r w:rsidR="00802644" w:rsidRPr="00C034AB">
        <w:rPr>
          <w:rFonts w:ascii="Arial" w:hAnsi="Arial" w:cs="Arial"/>
          <w:sz w:val="28"/>
          <w:szCs w:val="28"/>
        </w:rPr>
        <w:t xml:space="preserve"> to six</w:t>
      </w:r>
      <w:r w:rsidR="00D66889">
        <w:rPr>
          <w:rFonts w:ascii="Arial" w:hAnsi="Arial" w:cs="Arial"/>
          <w:sz w:val="28"/>
          <w:szCs w:val="28"/>
        </w:rPr>
        <w:t>.</w:t>
      </w:r>
      <w:r w:rsidR="00802644" w:rsidRPr="00C034AB">
        <w:rPr>
          <w:rFonts w:ascii="Arial" w:hAnsi="Arial" w:cs="Arial"/>
          <w:sz w:val="28"/>
          <w:szCs w:val="28"/>
        </w:rPr>
        <w:t xml:space="preserve"> </w:t>
      </w:r>
      <w:r w:rsidR="00D66889">
        <w:rPr>
          <w:rFonts w:ascii="Arial" w:hAnsi="Arial" w:cs="Arial"/>
          <w:sz w:val="28"/>
          <w:szCs w:val="28"/>
        </w:rPr>
        <w:t>T</w:t>
      </w:r>
      <w:r w:rsidR="00802644" w:rsidRPr="00C034AB">
        <w:rPr>
          <w:rFonts w:ascii="Arial" w:hAnsi="Arial" w:cs="Arial"/>
          <w:sz w:val="28"/>
          <w:szCs w:val="28"/>
        </w:rPr>
        <w:t xml:space="preserve">hen on </w:t>
      </w:r>
      <w:proofErr w:type="spellStart"/>
      <w:r w:rsidR="00802644" w:rsidRPr="00C034AB">
        <w:rPr>
          <w:rFonts w:ascii="Arial" w:hAnsi="Arial" w:cs="Arial"/>
          <w:sz w:val="28"/>
          <w:szCs w:val="28"/>
        </w:rPr>
        <w:t>uhhh</w:t>
      </w:r>
      <w:proofErr w:type="spellEnd"/>
      <w:r w:rsidR="00802644" w:rsidRPr="00C034AB">
        <w:rPr>
          <w:rFonts w:ascii="Arial" w:hAnsi="Arial" w:cs="Arial"/>
          <w:sz w:val="28"/>
          <w:szCs w:val="28"/>
        </w:rPr>
        <w:t xml:space="preserve"> Tuesday</w:t>
      </w:r>
      <w:r w:rsidR="00E70EAD">
        <w:rPr>
          <w:rFonts w:ascii="Arial" w:hAnsi="Arial" w:cs="Arial"/>
          <w:sz w:val="28"/>
          <w:szCs w:val="28"/>
        </w:rPr>
        <w:t>,</w:t>
      </w:r>
      <w:r w:rsidR="00802644" w:rsidRPr="00C034AB">
        <w:rPr>
          <w:rFonts w:ascii="Arial" w:hAnsi="Arial" w:cs="Arial"/>
          <w:sz w:val="28"/>
          <w:szCs w:val="28"/>
        </w:rPr>
        <w:t xml:space="preserve"> ten to one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802644" w:rsidRPr="00C034AB">
        <w:rPr>
          <w:rFonts w:ascii="Arial" w:hAnsi="Arial" w:cs="Arial"/>
          <w:sz w:val="28"/>
          <w:szCs w:val="28"/>
        </w:rPr>
        <w:t xml:space="preserve"> Saka </w:t>
      </w:r>
      <w:proofErr w:type="spellStart"/>
      <w:r w:rsidR="00802644" w:rsidRPr="00C034AB">
        <w:rPr>
          <w:rFonts w:ascii="Arial" w:hAnsi="Arial" w:cs="Arial"/>
          <w:sz w:val="28"/>
          <w:szCs w:val="28"/>
        </w:rPr>
        <w:t>tobva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tapedza</w:t>
      </w:r>
      <w:proofErr w:type="spellEnd"/>
      <w:r w:rsidR="009044AC">
        <w:rPr>
          <w:rFonts w:ascii="Arial" w:hAnsi="Arial" w:cs="Arial"/>
          <w:sz w:val="28"/>
          <w:szCs w:val="28"/>
        </w:rPr>
        <w:t>.</w:t>
      </w:r>
      <w:r w:rsidR="00802644" w:rsidRPr="00C034AB">
        <w:rPr>
          <w:rFonts w:ascii="Arial" w:hAnsi="Arial" w:cs="Arial"/>
          <w:sz w:val="28"/>
          <w:szCs w:val="28"/>
        </w:rPr>
        <w:t xml:space="preserve"> </w:t>
      </w:r>
      <w:r w:rsidR="009044AC">
        <w:rPr>
          <w:rFonts w:ascii="Arial" w:hAnsi="Arial" w:cs="Arial"/>
          <w:sz w:val="28"/>
          <w:szCs w:val="28"/>
        </w:rPr>
        <w:t>S</w:t>
      </w:r>
      <w:r w:rsidR="00802644" w:rsidRPr="00C034AB">
        <w:rPr>
          <w:rFonts w:ascii="Arial" w:hAnsi="Arial" w:cs="Arial"/>
          <w:sz w:val="28"/>
          <w:szCs w:val="28"/>
        </w:rPr>
        <w:t>o, that's where we'll have our services</w:t>
      </w:r>
      <w:r w:rsidR="009044AC">
        <w:rPr>
          <w:rFonts w:ascii="Arial" w:hAnsi="Arial" w:cs="Arial"/>
          <w:sz w:val="28"/>
          <w:szCs w:val="28"/>
        </w:rPr>
        <w:t>,</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throught</w:t>
      </w:r>
      <w:proofErr w:type="spellEnd"/>
      <w:r w:rsidR="00802644" w:rsidRPr="00C034AB">
        <w:rPr>
          <w:rFonts w:ascii="Arial" w:hAnsi="Arial" w:cs="Arial"/>
          <w:sz w:val="28"/>
          <w:szCs w:val="28"/>
        </w:rPr>
        <w:t xml:space="preserve"> the</w:t>
      </w:r>
      <w:r w:rsidR="00FC6FF6">
        <w:rPr>
          <w:rFonts w:ascii="Arial" w:hAnsi="Arial" w:cs="Arial"/>
          <w:sz w:val="28"/>
          <w:szCs w:val="28"/>
        </w:rPr>
        <w:t>…</w:t>
      </w:r>
      <w:r w:rsidR="00802644" w:rsidRPr="00C034AB">
        <w:rPr>
          <w:rFonts w:ascii="Arial" w:hAnsi="Arial" w:cs="Arial"/>
          <w:sz w:val="28"/>
          <w:szCs w:val="28"/>
        </w:rPr>
        <w:t xml:space="preserve"> period </w:t>
      </w:r>
      <w:proofErr w:type="spellStart"/>
      <w:r w:rsidR="00534101">
        <w:rPr>
          <w:rFonts w:ascii="Arial" w:hAnsi="Arial" w:cs="Arial"/>
          <w:sz w:val="28"/>
          <w:szCs w:val="28"/>
        </w:rPr>
        <w:t>handitika</w:t>
      </w:r>
      <w:proofErr w:type="spellEnd"/>
      <w:r w:rsidR="00534101">
        <w:rPr>
          <w:rFonts w:ascii="Arial" w:hAnsi="Arial" w:cs="Arial"/>
          <w:sz w:val="28"/>
          <w:szCs w:val="28"/>
        </w:rPr>
        <w:t>.</w:t>
      </w:r>
      <w:r w:rsidR="00802644" w:rsidRPr="00C034AB">
        <w:rPr>
          <w:rFonts w:ascii="Arial" w:hAnsi="Arial" w:cs="Arial"/>
          <w:sz w:val="28"/>
          <w:szCs w:val="28"/>
        </w:rPr>
        <w:t xml:space="preserve"> Saka </w:t>
      </w:r>
      <w:proofErr w:type="spellStart"/>
      <w:r w:rsidR="00802644" w:rsidRPr="00C034AB">
        <w:rPr>
          <w:rFonts w:ascii="Arial" w:hAnsi="Arial" w:cs="Arial"/>
          <w:sz w:val="28"/>
          <w:szCs w:val="28"/>
        </w:rPr>
        <w:t>chatichangoronga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chatichada</w:t>
      </w:r>
      <w:proofErr w:type="spellEnd"/>
      <w:r w:rsidR="00802644" w:rsidRPr="00C034AB">
        <w:rPr>
          <w:rFonts w:ascii="Arial" w:hAnsi="Arial" w:cs="Arial"/>
          <w:sz w:val="28"/>
          <w:szCs w:val="28"/>
        </w:rPr>
        <w:t xml:space="preserve"> kuti </w:t>
      </w:r>
      <w:proofErr w:type="spellStart"/>
      <w:r w:rsidR="00802644" w:rsidRPr="00C034AB">
        <w:rPr>
          <w:rFonts w:ascii="Arial" w:hAnsi="Arial" w:cs="Arial"/>
          <w:sz w:val="28"/>
          <w:szCs w:val="28"/>
        </w:rPr>
        <w:t>tizo</w:t>
      </w:r>
      <w:proofErr w:type="spellEnd"/>
      <w:r w:rsidR="00802644" w:rsidRPr="00C034AB">
        <w:rPr>
          <w:rFonts w:ascii="Arial" w:hAnsi="Arial" w:cs="Arial"/>
          <w:sz w:val="28"/>
          <w:szCs w:val="28"/>
        </w:rPr>
        <w:t xml:space="preserve"> </w:t>
      </w:r>
      <w:proofErr w:type="spellStart"/>
      <w:r w:rsidR="00802644" w:rsidRPr="00FC6FF6">
        <w:rPr>
          <w:rFonts w:ascii="Arial" w:hAnsi="Arial" w:cs="Arial"/>
          <w:i/>
          <w:iCs/>
          <w:sz w:val="28"/>
          <w:szCs w:val="28"/>
        </w:rPr>
        <w:t>announ-tsa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neSaturday</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han</w:t>
      </w:r>
      <w:r w:rsidR="00215434">
        <w:rPr>
          <w:rFonts w:ascii="Arial" w:hAnsi="Arial" w:cs="Arial"/>
          <w:sz w:val="28"/>
          <w:szCs w:val="28"/>
        </w:rPr>
        <w:t>d</w:t>
      </w:r>
      <w:r w:rsidR="00802644" w:rsidRPr="00C034AB">
        <w:rPr>
          <w:rFonts w:ascii="Arial" w:hAnsi="Arial" w:cs="Arial"/>
          <w:sz w:val="28"/>
          <w:szCs w:val="28"/>
        </w:rPr>
        <w:t>itika</w:t>
      </w:r>
      <w:proofErr w:type="spellEnd"/>
      <w:r w:rsidR="00955275">
        <w:rPr>
          <w:rFonts w:ascii="Arial" w:hAnsi="Arial" w:cs="Arial"/>
          <w:sz w:val="28"/>
          <w:szCs w:val="28"/>
        </w:rPr>
        <w:t>,</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madyiro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eva</w:t>
      </w:r>
      <w:proofErr w:type="spellEnd"/>
      <w:r w:rsidR="00802644" w:rsidRPr="00C034AB">
        <w:rPr>
          <w:rFonts w:ascii="Arial" w:hAnsi="Arial" w:cs="Arial"/>
          <w:sz w:val="28"/>
          <w:szCs w:val="28"/>
        </w:rPr>
        <w:t xml:space="preserve">...? </w:t>
      </w:r>
      <w:proofErr w:type="spellStart"/>
      <w:r w:rsidR="007D7651">
        <w:rPr>
          <w:rFonts w:ascii="Arial" w:hAnsi="Arial" w:cs="Arial"/>
          <w:sz w:val="28"/>
          <w:szCs w:val="28"/>
        </w:rPr>
        <w:t>E</w:t>
      </w:r>
      <w:r w:rsidR="00802644" w:rsidRPr="00C034AB">
        <w:rPr>
          <w:rFonts w:ascii="Arial" w:hAnsi="Arial" w:cs="Arial"/>
          <w:sz w:val="28"/>
          <w:szCs w:val="28"/>
        </w:rPr>
        <w:t>vanhu</w:t>
      </w:r>
      <w:proofErr w:type="spellEnd"/>
      <w:r w:rsidR="00D843D2">
        <w:rPr>
          <w:rFonts w:ascii="Arial" w:hAnsi="Arial" w:cs="Arial"/>
          <w:sz w:val="28"/>
          <w:szCs w:val="28"/>
        </w:rPr>
        <w:t>.</w:t>
      </w:r>
      <w:r w:rsidR="00802644" w:rsidRPr="00C034AB">
        <w:rPr>
          <w:rFonts w:ascii="Arial" w:hAnsi="Arial" w:cs="Arial"/>
          <w:sz w:val="28"/>
          <w:szCs w:val="28"/>
        </w:rPr>
        <w:t xml:space="preserve"> </w:t>
      </w:r>
      <w:proofErr w:type="spellStart"/>
      <w:r w:rsidR="00D843D2">
        <w:rPr>
          <w:rFonts w:ascii="Arial" w:hAnsi="Arial" w:cs="Arial"/>
          <w:sz w:val="28"/>
          <w:szCs w:val="28"/>
        </w:rPr>
        <w:t>N</w:t>
      </w:r>
      <w:r w:rsidR="00802644" w:rsidRPr="00C034AB">
        <w:rPr>
          <w:rFonts w:ascii="Arial" w:hAnsi="Arial" w:cs="Arial"/>
          <w:sz w:val="28"/>
          <w:szCs w:val="28"/>
        </w:rPr>
        <w:t>emarariro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avachaita</w:t>
      </w:r>
      <w:proofErr w:type="spellEnd"/>
      <w:r w:rsidR="009C3B97">
        <w:rPr>
          <w:rFonts w:ascii="Arial" w:hAnsi="Arial" w:cs="Arial"/>
          <w:sz w:val="28"/>
          <w:szCs w:val="28"/>
        </w:rPr>
        <w:t>,</w:t>
      </w:r>
      <w:r w:rsidR="00802644" w:rsidRPr="00C034AB">
        <w:rPr>
          <w:rFonts w:ascii="Arial" w:hAnsi="Arial" w:cs="Arial"/>
          <w:sz w:val="28"/>
          <w:szCs w:val="28"/>
        </w:rPr>
        <w:t xml:space="preserve"> I think the brothers we'll sit down and come up with a plan </w:t>
      </w:r>
      <w:proofErr w:type="spellStart"/>
      <w:r w:rsidR="00534101">
        <w:rPr>
          <w:rFonts w:ascii="Arial" w:hAnsi="Arial" w:cs="Arial"/>
          <w:sz w:val="28"/>
          <w:szCs w:val="28"/>
        </w:rPr>
        <w:t>handitika</w:t>
      </w:r>
      <w:proofErr w:type="spellEnd"/>
      <w:r w:rsidR="00534101">
        <w:rPr>
          <w:rFonts w:ascii="Arial" w:hAnsi="Arial" w:cs="Arial"/>
          <w:sz w:val="28"/>
          <w:szCs w:val="28"/>
        </w:rPr>
        <w:t>.</w:t>
      </w:r>
      <w:r w:rsidR="00802644" w:rsidRPr="00C034AB">
        <w:rPr>
          <w:rFonts w:ascii="Arial" w:hAnsi="Arial" w:cs="Arial"/>
          <w:sz w:val="28"/>
          <w:szCs w:val="28"/>
        </w:rPr>
        <w:t xml:space="preserve"> </w:t>
      </w:r>
      <w:r w:rsidR="00BB6922">
        <w:rPr>
          <w:rFonts w:ascii="Arial" w:hAnsi="Arial" w:cs="Arial"/>
          <w:sz w:val="28"/>
          <w:szCs w:val="28"/>
        </w:rPr>
        <w:t>Ya</w:t>
      </w:r>
      <w:r w:rsidR="00802644" w:rsidRPr="00C034AB">
        <w:rPr>
          <w:rFonts w:ascii="Arial" w:hAnsi="Arial" w:cs="Arial"/>
          <w:sz w:val="28"/>
          <w:szCs w:val="28"/>
        </w:rPr>
        <w:t>tinobvumirana tose</w:t>
      </w:r>
      <w:r w:rsidR="00254ADD">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3F3BAA">
        <w:rPr>
          <w:rFonts w:ascii="Arial" w:hAnsi="Arial" w:cs="Arial"/>
          <w:sz w:val="28"/>
          <w:szCs w:val="28"/>
        </w:rPr>
        <w:t xml:space="preserve"> </w:t>
      </w:r>
      <w:r w:rsidR="0063381F">
        <w:rPr>
          <w:rFonts w:ascii="Arial" w:hAnsi="Arial" w:cs="Arial"/>
          <w:sz w:val="28"/>
          <w:szCs w:val="28"/>
        </w:rPr>
        <w:t>T</w:t>
      </w:r>
      <w:r w:rsidR="00802644" w:rsidRPr="00C034AB">
        <w:rPr>
          <w:rFonts w:ascii="Arial" w:hAnsi="Arial" w:cs="Arial"/>
          <w:sz w:val="28"/>
          <w:szCs w:val="28"/>
        </w:rPr>
        <w:t xml:space="preserve">hen we convey it. </w:t>
      </w:r>
    </w:p>
    <w:p w14:paraId="74E0EB9B" w14:textId="0B125D22" w:rsidR="0017349A" w:rsidRDefault="00B87261" w:rsidP="003F6869">
      <w:pPr>
        <w:jc w:val="both"/>
        <w:rPr>
          <w:rFonts w:ascii="Arial" w:hAnsi="Arial" w:cs="Arial"/>
          <w:sz w:val="28"/>
          <w:szCs w:val="28"/>
        </w:rPr>
      </w:pPr>
      <w:r>
        <w:rPr>
          <w:rFonts w:ascii="Arial" w:hAnsi="Arial" w:cs="Arial"/>
          <w:sz w:val="28"/>
          <w:szCs w:val="28"/>
          <w:vertAlign w:val="superscript"/>
        </w:rPr>
        <w:t xml:space="preserve">12 </w:t>
      </w:r>
      <w:r w:rsidR="00802644" w:rsidRPr="00C034AB">
        <w:rPr>
          <w:rFonts w:ascii="Arial" w:hAnsi="Arial" w:cs="Arial"/>
          <w:sz w:val="28"/>
          <w:szCs w:val="28"/>
        </w:rPr>
        <w:t>Then we want our items to.... do our items nicely</w:t>
      </w:r>
      <w:r w:rsidR="00254ADD">
        <w:rPr>
          <w:rFonts w:ascii="Arial" w:hAnsi="Arial" w:cs="Arial"/>
          <w:sz w:val="28"/>
          <w:szCs w:val="28"/>
        </w:rPr>
        <w:t>,</w:t>
      </w:r>
      <w:r w:rsidR="00802644" w:rsidRPr="00C034AB">
        <w:rPr>
          <w:rFonts w:ascii="Arial" w:hAnsi="Arial" w:cs="Arial"/>
          <w:sz w:val="28"/>
          <w:szCs w:val="28"/>
        </w:rPr>
        <w:t xml:space="preserve"> so that </w:t>
      </w:r>
      <w:proofErr w:type="spellStart"/>
      <w:r w:rsidR="00802644" w:rsidRPr="00C034AB">
        <w:rPr>
          <w:rFonts w:ascii="Arial" w:hAnsi="Arial" w:cs="Arial"/>
          <w:sz w:val="28"/>
          <w:szCs w:val="28"/>
        </w:rPr>
        <w:t>tinozowana</w:t>
      </w:r>
      <w:proofErr w:type="spellEnd"/>
      <w:r w:rsidR="00802644" w:rsidRPr="00C034AB">
        <w:rPr>
          <w:rFonts w:ascii="Arial" w:hAnsi="Arial" w:cs="Arial"/>
          <w:sz w:val="28"/>
          <w:szCs w:val="28"/>
        </w:rPr>
        <w:t xml:space="preserve"> ma videos </w:t>
      </w:r>
      <w:proofErr w:type="spellStart"/>
      <w:r w:rsidR="00802644" w:rsidRPr="00C034AB">
        <w:rPr>
          <w:rFonts w:ascii="Arial" w:hAnsi="Arial" w:cs="Arial"/>
          <w:sz w:val="28"/>
          <w:szCs w:val="28"/>
        </w:rPr>
        <w:t>ane</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nziyo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dzevatendi</w:t>
      </w:r>
      <w:proofErr w:type="spellEnd"/>
      <w:r w:rsidR="00802644" w:rsidRPr="00C034AB">
        <w:rPr>
          <w:rFonts w:ascii="Arial" w:hAnsi="Arial" w:cs="Arial"/>
          <w:sz w:val="28"/>
          <w:szCs w:val="28"/>
        </w:rPr>
        <w:t xml:space="preserve">. </w:t>
      </w:r>
      <w:r w:rsidR="00A17FC9">
        <w:rPr>
          <w:rFonts w:ascii="Arial" w:hAnsi="Arial" w:cs="Arial"/>
          <w:sz w:val="28"/>
          <w:szCs w:val="28"/>
        </w:rPr>
        <w:t>So,</w:t>
      </w:r>
      <w:r w:rsidR="004F5407">
        <w:rPr>
          <w:rFonts w:ascii="Arial" w:hAnsi="Arial" w:cs="Arial"/>
          <w:sz w:val="28"/>
          <w:szCs w:val="28"/>
        </w:rPr>
        <w:t xml:space="preserve"> w</w:t>
      </w:r>
      <w:r w:rsidR="00802644" w:rsidRPr="00C034AB">
        <w:rPr>
          <w:rFonts w:ascii="Arial" w:hAnsi="Arial" w:cs="Arial"/>
          <w:sz w:val="28"/>
          <w:szCs w:val="28"/>
        </w:rPr>
        <w:t>e have about ten to six</w:t>
      </w:r>
      <w:r w:rsidR="00F97CEC">
        <w:rPr>
          <w:rFonts w:ascii="Arial" w:hAnsi="Arial" w:cs="Arial"/>
          <w:sz w:val="28"/>
          <w:szCs w:val="28"/>
        </w:rPr>
        <w:t>.</w:t>
      </w:r>
      <w:r w:rsidR="00802644" w:rsidRPr="00C034AB">
        <w:rPr>
          <w:rFonts w:ascii="Arial" w:hAnsi="Arial" w:cs="Arial"/>
          <w:sz w:val="28"/>
          <w:szCs w:val="28"/>
        </w:rPr>
        <w:t xml:space="preserve"> </w:t>
      </w:r>
      <w:r w:rsidR="00F97CEC">
        <w:rPr>
          <w:rFonts w:ascii="Arial" w:hAnsi="Arial" w:cs="Arial"/>
          <w:sz w:val="28"/>
          <w:szCs w:val="28"/>
        </w:rPr>
        <w:t>S</w:t>
      </w:r>
      <w:r w:rsidR="00802644" w:rsidRPr="00C034AB">
        <w:rPr>
          <w:rFonts w:ascii="Arial" w:hAnsi="Arial" w:cs="Arial"/>
          <w:sz w:val="28"/>
          <w:szCs w:val="28"/>
        </w:rPr>
        <w:t xml:space="preserve">aka </w:t>
      </w:r>
      <w:proofErr w:type="spellStart"/>
      <w:r w:rsidR="00802644" w:rsidRPr="00C034AB">
        <w:rPr>
          <w:rFonts w:ascii="Arial" w:hAnsi="Arial" w:cs="Arial"/>
          <w:sz w:val="28"/>
          <w:szCs w:val="28"/>
        </w:rPr>
        <w:t>tikatanga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na</w:t>
      </w:r>
      <w:proofErr w:type="spellEnd"/>
      <w:r w:rsidR="00802644" w:rsidRPr="00C034AB">
        <w:rPr>
          <w:rFonts w:ascii="Arial" w:hAnsi="Arial" w:cs="Arial"/>
          <w:sz w:val="28"/>
          <w:szCs w:val="28"/>
        </w:rPr>
        <w:t xml:space="preserve"> 1:30, kuimba </w:t>
      </w:r>
      <w:proofErr w:type="spellStart"/>
      <w:r w:rsidR="00960F29">
        <w:rPr>
          <w:rFonts w:ascii="Arial" w:hAnsi="Arial" w:cs="Arial"/>
          <w:sz w:val="28"/>
          <w:szCs w:val="28"/>
        </w:rPr>
        <w:t>handitika</w:t>
      </w:r>
      <w:proofErr w:type="spellEnd"/>
      <w:r w:rsidR="00960F29">
        <w:rPr>
          <w:rFonts w:ascii="Arial" w:hAnsi="Arial" w:cs="Arial"/>
          <w:sz w:val="28"/>
          <w:szCs w:val="28"/>
        </w:rPr>
        <w:t>.</w:t>
      </w:r>
      <w:r w:rsidR="00802644" w:rsidRPr="00C034AB">
        <w:rPr>
          <w:rFonts w:ascii="Arial" w:hAnsi="Arial" w:cs="Arial"/>
          <w:sz w:val="28"/>
          <w:szCs w:val="28"/>
        </w:rPr>
        <w:t xml:space="preserve"> </w:t>
      </w:r>
      <w:r w:rsidR="00C05E7B">
        <w:rPr>
          <w:rFonts w:ascii="Arial" w:hAnsi="Arial" w:cs="Arial"/>
          <w:sz w:val="28"/>
          <w:szCs w:val="28"/>
        </w:rPr>
        <w:t>W</w:t>
      </w:r>
      <w:r w:rsidR="00802644" w:rsidRPr="00C034AB">
        <w:rPr>
          <w:rFonts w:ascii="Arial" w:hAnsi="Arial" w:cs="Arial"/>
          <w:sz w:val="28"/>
          <w:szCs w:val="28"/>
        </w:rPr>
        <w:t xml:space="preserve">e can have time nema item, time </w:t>
      </w:r>
      <w:proofErr w:type="spellStart"/>
      <w:r w:rsidR="007A07BB">
        <w:rPr>
          <w:rFonts w:ascii="Arial" w:hAnsi="Arial" w:cs="Arial"/>
          <w:sz w:val="28"/>
          <w:szCs w:val="28"/>
        </w:rPr>
        <w:t>y</w:t>
      </w:r>
      <w:r w:rsidR="00D843D2">
        <w:rPr>
          <w:rFonts w:ascii="Arial" w:hAnsi="Arial" w:cs="Arial"/>
          <w:sz w:val="28"/>
          <w:szCs w:val="28"/>
        </w:rPr>
        <w:t>e</w:t>
      </w:r>
      <w:r w:rsidR="00802644" w:rsidRPr="00C034AB">
        <w:rPr>
          <w:rFonts w:ascii="Arial" w:hAnsi="Arial" w:cs="Arial"/>
          <w:sz w:val="28"/>
          <w:szCs w:val="28"/>
        </w:rPr>
        <w:t>ma</w:t>
      </w:r>
      <w:proofErr w:type="spellEnd"/>
      <w:r w:rsidR="00802644" w:rsidRPr="00C034AB">
        <w:rPr>
          <w:rFonts w:ascii="Arial" w:hAnsi="Arial" w:cs="Arial"/>
          <w:sz w:val="28"/>
          <w:szCs w:val="28"/>
        </w:rPr>
        <w:t xml:space="preserve"> specials songs </w:t>
      </w:r>
      <w:proofErr w:type="spellStart"/>
      <w:r w:rsidR="00802644" w:rsidRPr="00C034AB">
        <w:rPr>
          <w:rFonts w:ascii="Arial" w:hAnsi="Arial" w:cs="Arial"/>
          <w:sz w:val="28"/>
          <w:szCs w:val="28"/>
        </w:rPr>
        <w:t>inosvika</w:t>
      </w:r>
      <w:proofErr w:type="spellEnd"/>
      <w:r w:rsidR="00802644" w:rsidRPr="00C034AB">
        <w:rPr>
          <w:rFonts w:ascii="Arial" w:hAnsi="Arial" w:cs="Arial"/>
          <w:sz w:val="28"/>
          <w:szCs w:val="28"/>
        </w:rPr>
        <w:t xml:space="preserve"> almost about an hour</w:t>
      </w:r>
      <w:r w:rsidR="00C05E7B">
        <w:rPr>
          <w:rFonts w:ascii="Arial" w:hAnsi="Arial" w:cs="Arial"/>
          <w:sz w:val="28"/>
          <w:szCs w:val="28"/>
        </w:rPr>
        <w:t>,</w:t>
      </w:r>
      <w:r w:rsidR="00802644" w:rsidRPr="00C034AB">
        <w:rPr>
          <w:rFonts w:ascii="Arial" w:hAnsi="Arial" w:cs="Arial"/>
          <w:sz w:val="28"/>
          <w:szCs w:val="28"/>
        </w:rPr>
        <w:t xml:space="preserve"> the</w:t>
      </w:r>
      <w:r w:rsidR="00A30479">
        <w:rPr>
          <w:rFonts w:ascii="Arial" w:hAnsi="Arial" w:cs="Arial"/>
          <w:sz w:val="28"/>
          <w:szCs w:val="28"/>
        </w:rPr>
        <w:t>n</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yatinogona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ku</w:t>
      </w:r>
      <w:r w:rsidR="00A30479">
        <w:rPr>
          <w:rFonts w:ascii="Arial" w:hAnsi="Arial" w:cs="Arial"/>
          <w:sz w:val="28"/>
          <w:szCs w:val="28"/>
        </w:rPr>
        <w:t>zo</w:t>
      </w:r>
      <w:r w:rsidR="00802644" w:rsidRPr="00C034AB">
        <w:rPr>
          <w:rFonts w:ascii="Arial" w:hAnsi="Arial" w:cs="Arial"/>
          <w:sz w:val="28"/>
          <w:szCs w:val="28"/>
        </w:rPr>
        <w:t>ita</w:t>
      </w:r>
      <w:proofErr w:type="spellEnd"/>
      <w:r w:rsidR="00802644" w:rsidRPr="00C034AB">
        <w:rPr>
          <w:rFonts w:ascii="Arial" w:hAnsi="Arial" w:cs="Arial"/>
          <w:sz w:val="28"/>
          <w:szCs w:val="28"/>
        </w:rPr>
        <w:t xml:space="preserve"> ma videos </w:t>
      </w:r>
      <w:proofErr w:type="spellStart"/>
      <w:r w:rsidR="00960F29">
        <w:rPr>
          <w:rFonts w:ascii="Arial" w:hAnsi="Arial" w:cs="Arial"/>
          <w:sz w:val="28"/>
          <w:szCs w:val="28"/>
        </w:rPr>
        <w:t>handitika</w:t>
      </w:r>
      <w:proofErr w:type="spellEnd"/>
      <w:r w:rsidR="00960F29">
        <w:rPr>
          <w:rFonts w:ascii="Arial" w:hAnsi="Arial" w:cs="Arial"/>
          <w:sz w:val="28"/>
          <w:szCs w:val="28"/>
        </w:rPr>
        <w:t>.</w:t>
      </w:r>
      <w:r w:rsidR="00A30479">
        <w:rPr>
          <w:rFonts w:ascii="Arial" w:hAnsi="Arial" w:cs="Arial"/>
          <w:sz w:val="28"/>
          <w:szCs w:val="28"/>
        </w:rPr>
        <w:t xml:space="preserve"> </w:t>
      </w:r>
      <w:proofErr w:type="spellStart"/>
      <w:r w:rsidR="00C05E7B">
        <w:rPr>
          <w:rFonts w:ascii="Arial" w:hAnsi="Arial" w:cs="Arial"/>
          <w:sz w:val="28"/>
          <w:szCs w:val="28"/>
        </w:rPr>
        <w:t>A</w:t>
      </w:r>
      <w:r w:rsidR="00802644" w:rsidRPr="00C034AB">
        <w:rPr>
          <w:rFonts w:ascii="Arial" w:hAnsi="Arial" w:cs="Arial"/>
          <w:sz w:val="28"/>
          <w:szCs w:val="28"/>
        </w:rPr>
        <w:t>ozoshandisa</w:t>
      </w:r>
      <w:proofErr w:type="spellEnd"/>
      <w:r w:rsidR="00C05E7B">
        <w:rPr>
          <w:rFonts w:ascii="Arial" w:hAnsi="Arial" w:cs="Arial"/>
          <w:sz w:val="28"/>
          <w:szCs w:val="28"/>
        </w:rPr>
        <w:t>,</w:t>
      </w:r>
      <w:r w:rsidR="00802644" w:rsidRPr="00C034AB">
        <w:rPr>
          <w:rFonts w:ascii="Arial" w:hAnsi="Arial" w:cs="Arial"/>
          <w:sz w:val="28"/>
          <w:szCs w:val="28"/>
        </w:rPr>
        <w:t xml:space="preserve"> because </w:t>
      </w:r>
      <w:proofErr w:type="spellStart"/>
      <w:r w:rsidR="00802644" w:rsidRPr="00C034AB">
        <w:rPr>
          <w:rFonts w:ascii="Arial" w:hAnsi="Arial" w:cs="Arial"/>
          <w:sz w:val="28"/>
          <w:szCs w:val="28"/>
        </w:rPr>
        <w:t>togona</w:t>
      </w:r>
      <w:proofErr w:type="spellEnd"/>
      <w:r w:rsidR="00802644" w:rsidRPr="00C034AB">
        <w:rPr>
          <w:rFonts w:ascii="Arial" w:hAnsi="Arial" w:cs="Arial"/>
          <w:sz w:val="28"/>
          <w:szCs w:val="28"/>
        </w:rPr>
        <w:t xml:space="preserve"> kuimba from 1:30 maybe to 2:30 </w:t>
      </w:r>
      <w:proofErr w:type="spellStart"/>
      <w:r w:rsidR="00960F29">
        <w:rPr>
          <w:rFonts w:ascii="Arial" w:hAnsi="Arial" w:cs="Arial"/>
          <w:sz w:val="28"/>
          <w:szCs w:val="28"/>
        </w:rPr>
        <w:t>handitika</w:t>
      </w:r>
      <w:proofErr w:type="spellEnd"/>
      <w:r w:rsidR="00960F29">
        <w:rPr>
          <w:rFonts w:ascii="Arial" w:hAnsi="Arial" w:cs="Arial"/>
          <w:sz w:val="28"/>
          <w:szCs w:val="28"/>
        </w:rPr>
        <w:t>.</w:t>
      </w:r>
      <w:r w:rsidR="00802644" w:rsidRPr="00C034AB">
        <w:rPr>
          <w:rFonts w:ascii="Arial" w:hAnsi="Arial" w:cs="Arial"/>
          <w:sz w:val="28"/>
          <w:szCs w:val="28"/>
        </w:rPr>
        <w:t xml:space="preserve"> </w:t>
      </w:r>
      <w:r w:rsidR="0070744B">
        <w:rPr>
          <w:rFonts w:ascii="Arial" w:hAnsi="Arial" w:cs="Arial"/>
          <w:sz w:val="28"/>
          <w:szCs w:val="28"/>
        </w:rPr>
        <w:t xml:space="preserve">Or </w:t>
      </w:r>
      <w:r w:rsidR="00802644" w:rsidRPr="00C034AB">
        <w:rPr>
          <w:rFonts w:ascii="Arial" w:hAnsi="Arial" w:cs="Arial"/>
          <w:sz w:val="28"/>
          <w:szCs w:val="28"/>
        </w:rPr>
        <w:t xml:space="preserve">1:30 to 2:30, 2:30 to 3 o'clock worship. Then </w:t>
      </w:r>
      <w:proofErr w:type="spellStart"/>
      <w:r w:rsidR="00802644" w:rsidRPr="00C034AB">
        <w:rPr>
          <w:rFonts w:ascii="Arial" w:hAnsi="Arial" w:cs="Arial"/>
          <w:sz w:val="28"/>
          <w:szCs w:val="28"/>
        </w:rPr>
        <w:t>totanga</w:t>
      </w:r>
      <w:proofErr w:type="spellEnd"/>
      <w:r w:rsidR="00802644" w:rsidRPr="00C034AB">
        <w:rPr>
          <w:rFonts w:ascii="Arial" w:hAnsi="Arial" w:cs="Arial"/>
          <w:sz w:val="28"/>
          <w:szCs w:val="28"/>
        </w:rPr>
        <w:t xml:space="preserve"> kuparidza </w:t>
      </w:r>
      <w:proofErr w:type="spellStart"/>
      <w:r w:rsidR="00802644" w:rsidRPr="00C034AB">
        <w:rPr>
          <w:rFonts w:ascii="Arial" w:hAnsi="Arial" w:cs="Arial"/>
          <w:sz w:val="28"/>
          <w:szCs w:val="28"/>
        </w:rPr>
        <w:t>na</w:t>
      </w:r>
      <w:proofErr w:type="spellEnd"/>
      <w:r w:rsidR="00802644" w:rsidRPr="00C034AB">
        <w:rPr>
          <w:rFonts w:ascii="Arial" w:hAnsi="Arial" w:cs="Arial"/>
          <w:sz w:val="28"/>
          <w:szCs w:val="28"/>
        </w:rPr>
        <w:t xml:space="preserve"> three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AA184B">
        <w:rPr>
          <w:rFonts w:ascii="Arial" w:hAnsi="Arial" w:cs="Arial"/>
          <w:sz w:val="28"/>
          <w:szCs w:val="28"/>
        </w:rPr>
        <w:t xml:space="preserve"> </w:t>
      </w:r>
      <w:r w:rsidR="00534101" w:rsidRPr="00534101">
        <w:rPr>
          <w:rFonts w:ascii="Arial" w:hAnsi="Arial" w:cs="Arial"/>
          <w:sz w:val="18"/>
          <w:szCs w:val="28"/>
        </w:rPr>
        <w:t xml:space="preserve">[Congregation says, “mmm.”] </w:t>
      </w:r>
      <w:r w:rsidR="00845B78">
        <w:rPr>
          <w:rFonts w:ascii="Arial" w:hAnsi="Arial" w:cs="Arial"/>
          <w:sz w:val="28"/>
          <w:szCs w:val="28"/>
        </w:rPr>
        <w:t>T</w:t>
      </w:r>
      <w:r w:rsidR="00AA184B" w:rsidRPr="00C034AB">
        <w:rPr>
          <w:rFonts w:ascii="Arial" w:hAnsi="Arial" w:cs="Arial"/>
          <w:sz w:val="28"/>
          <w:szCs w:val="28"/>
        </w:rPr>
        <w:t>ikatanga</w:t>
      </w:r>
      <w:r w:rsidR="00802644" w:rsidRPr="00C034AB">
        <w:rPr>
          <w:rFonts w:ascii="Arial" w:hAnsi="Arial" w:cs="Arial"/>
          <w:sz w:val="28"/>
          <w:szCs w:val="28"/>
        </w:rPr>
        <w:t xml:space="preserve"> kuparidza na3, 5 o'clock o</w:t>
      </w:r>
      <w:r w:rsidR="00945B93">
        <w:rPr>
          <w:rFonts w:ascii="Arial" w:hAnsi="Arial" w:cs="Arial"/>
          <w:sz w:val="28"/>
          <w:szCs w:val="28"/>
        </w:rPr>
        <w:t xml:space="preserve">r </w:t>
      </w:r>
      <w:r w:rsidR="00802644" w:rsidRPr="00C034AB">
        <w:rPr>
          <w:rFonts w:ascii="Arial" w:hAnsi="Arial" w:cs="Arial"/>
          <w:sz w:val="28"/>
          <w:szCs w:val="28"/>
        </w:rPr>
        <w:t xml:space="preserve">5:30 </w:t>
      </w:r>
      <w:proofErr w:type="spellStart"/>
      <w:r w:rsidR="00802644" w:rsidRPr="00C034AB">
        <w:rPr>
          <w:rFonts w:ascii="Arial" w:hAnsi="Arial" w:cs="Arial"/>
          <w:sz w:val="28"/>
          <w:szCs w:val="28"/>
        </w:rPr>
        <w:t>tapedza</w:t>
      </w:r>
      <w:proofErr w:type="spellEnd"/>
      <w:r w:rsidR="00802644" w:rsidRPr="00C034AB">
        <w:rPr>
          <w:rFonts w:ascii="Arial" w:hAnsi="Arial" w:cs="Arial"/>
          <w:sz w:val="28"/>
          <w:szCs w:val="28"/>
        </w:rPr>
        <w:t xml:space="preserve">. </w:t>
      </w:r>
    </w:p>
    <w:p w14:paraId="10FCB0D0" w14:textId="370A6400" w:rsidR="00802644" w:rsidRPr="00C034AB" w:rsidRDefault="000A5981" w:rsidP="003F6869">
      <w:pPr>
        <w:jc w:val="both"/>
        <w:rPr>
          <w:rFonts w:ascii="Arial" w:hAnsi="Arial" w:cs="Arial"/>
          <w:sz w:val="28"/>
          <w:szCs w:val="28"/>
        </w:rPr>
      </w:pPr>
      <w:r>
        <w:rPr>
          <w:rFonts w:ascii="Arial" w:hAnsi="Arial" w:cs="Arial"/>
          <w:sz w:val="28"/>
          <w:szCs w:val="28"/>
          <w:vertAlign w:val="superscript"/>
        </w:rPr>
        <w:t xml:space="preserve">13 </w:t>
      </w:r>
      <w:r w:rsidR="00802644" w:rsidRPr="00C034AB">
        <w:rPr>
          <w:rFonts w:ascii="Arial" w:hAnsi="Arial" w:cs="Arial"/>
          <w:sz w:val="28"/>
          <w:szCs w:val="28"/>
        </w:rPr>
        <w:t xml:space="preserve">Then </w:t>
      </w:r>
      <w:proofErr w:type="spellStart"/>
      <w:r w:rsidR="00802644" w:rsidRPr="00C034AB">
        <w:rPr>
          <w:rFonts w:ascii="Arial" w:hAnsi="Arial" w:cs="Arial"/>
          <w:sz w:val="28"/>
          <w:szCs w:val="28"/>
        </w:rPr>
        <w:t>todya</w:t>
      </w:r>
      <w:proofErr w:type="spellEnd"/>
      <w:r w:rsidR="00802644" w:rsidRPr="00C034AB">
        <w:rPr>
          <w:rFonts w:ascii="Arial" w:hAnsi="Arial" w:cs="Arial"/>
          <w:sz w:val="28"/>
          <w:szCs w:val="28"/>
        </w:rPr>
        <w:t xml:space="preserve">, vanhu </w:t>
      </w:r>
      <w:proofErr w:type="spellStart"/>
      <w:r w:rsidR="00802644" w:rsidRPr="00C034AB">
        <w:rPr>
          <w:rFonts w:ascii="Arial" w:hAnsi="Arial" w:cs="Arial"/>
          <w:sz w:val="28"/>
          <w:szCs w:val="28"/>
        </w:rPr>
        <w:t>voenda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vonodii</w:t>
      </w:r>
      <w:proofErr w:type="spellEnd"/>
      <w:r w:rsidR="00802644" w:rsidRPr="00C034AB">
        <w:rPr>
          <w:rFonts w:ascii="Arial" w:hAnsi="Arial" w:cs="Arial"/>
          <w:sz w:val="28"/>
          <w:szCs w:val="28"/>
        </w:rPr>
        <w:t xml:space="preserve">...? </w:t>
      </w:r>
      <w:proofErr w:type="spellStart"/>
      <w:r w:rsidR="00945B93">
        <w:rPr>
          <w:rFonts w:ascii="Arial" w:hAnsi="Arial" w:cs="Arial"/>
          <w:sz w:val="28"/>
          <w:szCs w:val="28"/>
        </w:rPr>
        <w:t>V</w:t>
      </w:r>
      <w:r w:rsidR="00802644" w:rsidRPr="00C034AB">
        <w:rPr>
          <w:rFonts w:ascii="Arial" w:hAnsi="Arial" w:cs="Arial"/>
          <w:sz w:val="28"/>
          <w:szCs w:val="28"/>
        </w:rPr>
        <w:t>onozorora</w:t>
      </w:r>
      <w:proofErr w:type="spellEnd"/>
      <w:r w:rsidR="00802644" w:rsidRPr="00C034A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802644" w:rsidRPr="00C034AB">
        <w:rPr>
          <w:rFonts w:ascii="Arial" w:hAnsi="Arial" w:cs="Arial"/>
          <w:sz w:val="28"/>
          <w:szCs w:val="28"/>
        </w:rPr>
        <w:t xml:space="preserve"> Todaro </w:t>
      </w:r>
      <w:proofErr w:type="spellStart"/>
      <w:r w:rsidR="00802644" w:rsidRPr="00C034AB">
        <w:rPr>
          <w:rFonts w:ascii="Arial" w:hAnsi="Arial" w:cs="Arial"/>
          <w:sz w:val="28"/>
          <w:szCs w:val="28"/>
        </w:rPr>
        <w:t>futi</w:t>
      </w:r>
      <w:proofErr w:type="spellEnd"/>
      <w:r w:rsidR="00802644" w:rsidRPr="00C034AB">
        <w:rPr>
          <w:rFonts w:ascii="Arial" w:hAnsi="Arial" w:cs="Arial"/>
          <w:sz w:val="28"/>
          <w:szCs w:val="28"/>
        </w:rPr>
        <w:t xml:space="preserve"> the following day like that, we make nice </w:t>
      </w:r>
      <w:r w:rsidR="00945B93" w:rsidRPr="00C034AB">
        <w:rPr>
          <w:rFonts w:ascii="Arial" w:hAnsi="Arial" w:cs="Arial"/>
          <w:sz w:val="28"/>
          <w:szCs w:val="28"/>
        </w:rPr>
        <w:t>arrangements</w:t>
      </w:r>
      <w:r w:rsidR="00802644" w:rsidRPr="00C034AB">
        <w:rPr>
          <w:rFonts w:ascii="Arial" w:hAnsi="Arial" w:cs="Arial"/>
          <w:sz w:val="28"/>
          <w:szCs w:val="28"/>
        </w:rPr>
        <w:t xml:space="preserve">. Let's make a program for </w:t>
      </w:r>
      <w:r w:rsidR="00AA184B" w:rsidRPr="00C034AB">
        <w:rPr>
          <w:rFonts w:ascii="Arial" w:hAnsi="Arial" w:cs="Arial"/>
          <w:sz w:val="28"/>
          <w:szCs w:val="28"/>
        </w:rPr>
        <w:t>every day</w:t>
      </w:r>
      <w:r w:rsidR="00AA184B">
        <w:rPr>
          <w:rFonts w:ascii="Arial" w:hAnsi="Arial" w:cs="Arial"/>
          <w:sz w:val="28"/>
          <w:szCs w:val="28"/>
        </w:rPr>
        <w:t>.</w:t>
      </w:r>
      <w:r w:rsidR="00802644"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802644" w:rsidRPr="00C034AB">
        <w:rPr>
          <w:rFonts w:ascii="Arial" w:hAnsi="Arial" w:cs="Arial"/>
          <w:sz w:val="28"/>
          <w:szCs w:val="28"/>
        </w:rPr>
        <w:t>Ehe</w:t>
      </w:r>
      <w:proofErr w:type="spellEnd"/>
      <w:r w:rsidR="00146E9B">
        <w:rPr>
          <w:rFonts w:ascii="Arial" w:hAnsi="Arial" w:cs="Arial"/>
          <w:sz w:val="28"/>
          <w:szCs w:val="28"/>
        </w:rPr>
        <w:t>,</w:t>
      </w:r>
      <w:r w:rsidR="00802644" w:rsidRPr="00C034AB">
        <w:rPr>
          <w:rFonts w:ascii="Arial" w:hAnsi="Arial" w:cs="Arial"/>
          <w:sz w:val="28"/>
          <w:szCs w:val="28"/>
        </w:rPr>
        <w:t xml:space="preserve"> then </w:t>
      </w:r>
      <w:r w:rsidR="004C67D7">
        <w:rPr>
          <w:rFonts w:ascii="Arial" w:hAnsi="Arial" w:cs="Arial"/>
          <w:sz w:val="28"/>
          <w:szCs w:val="28"/>
        </w:rPr>
        <w:t xml:space="preserve">it </w:t>
      </w:r>
      <w:r w:rsidR="00802644" w:rsidRPr="00C034AB">
        <w:rPr>
          <w:rFonts w:ascii="Arial" w:hAnsi="Arial" w:cs="Arial"/>
          <w:sz w:val="28"/>
          <w:szCs w:val="28"/>
        </w:rPr>
        <w:t xml:space="preserve">be specific </w:t>
      </w:r>
      <w:proofErr w:type="spellStart"/>
      <w:r w:rsidR="00960F29">
        <w:rPr>
          <w:rFonts w:ascii="Arial" w:hAnsi="Arial" w:cs="Arial"/>
          <w:sz w:val="28"/>
          <w:szCs w:val="28"/>
        </w:rPr>
        <w:t>handitika</w:t>
      </w:r>
      <w:proofErr w:type="spellEnd"/>
      <w:r w:rsidR="00960F29">
        <w:rPr>
          <w:rFonts w:ascii="Arial" w:hAnsi="Arial" w:cs="Arial"/>
          <w:sz w:val="28"/>
          <w:szCs w:val="28"/>
        </w:rPr>
        <w:t>.</w:t>
      </w:r>
      <w:r w:rsidR="00802644" w:rsidRPr="00C034AB">
        <w:rPr>
          <w:rFonts w:ascii="Arial" w:hAnsi="Arial" w:cs="Arial"/>
          <w:sz w:val="28"/>
          <w:szCs w:val="28"/>
        </w:rPr>
        <w:t xml:space="preserve"> </w:t>
      </w:r>
      <w:r w:rsidR="001213CD" w:rsidRPr="001213CD">
        <w:rPr>
          <w:rFonts w:ascii="Arial" w:hAnsi="Arial" w:cs="Arial"/>
          <w:sz w:val="18"/>
          <w:szCs w:val="28"/>
        </w:rPr>
        <w:t xml:space="preserve">[Congregation says, “Amen.”] </w:t>
      </w:r>
      <w:r w:rsidR="00E200DA">
        <w:rPr>
          <w:rFonts w:ascii="Arial" w:hAnsi="Arial" w:cs="Arial"/>
          <w:sz w:val="28"/>
          <w:szCs w:val="28"/>
        </w:rPr>
        <w:t>L</w:t>
      </w:r>
      <w:r w:rsidR="00802644" w:rsidRPr="00C034AB">
        <w:rPr>
          <w:rFonts w:ascii="Arial" w:hAnsi="Arial" w:cs="Arial"/>
          <w:sz w:val="28"/>
          <w:szCs w:val="28"/>
        </w:rPr>
        <w:t xml:space="preserve">et's make a program for </w:t>
      </w:r>
      <w:r w:rsidR="00827325" w:rsidRPr="00C034AB">
        <w:rPr>
          <w:rFonts w:ascii="Arial" w:hAnsi="Arial" w:cs="Arial"/>
          <w:sz w:val="28"/>
          <w:szCs w:val="28"/>
        </w:rPr>
        <w:t>every day</w:t>
      </w:r>
      <w:r w:rsidR="00ED1575">
        <w:rPr>
          <w:rFonts w:ascii="Arial" w:hAnsi="Arial" w:cs="Arial"/>
          <w:sz w:val="28"/>
          <w:szCs w:val="28"/>
        </w:rPr>
        <w:t xml:space="preserve">. </w:t>
      </w:r>
      <w:proofErr w:type="spellStart"/>
      <w:r w:rsidR="00ED1575">
        <w:rPr>
          <w:rFonts w:ascii="Arial" w:hAnsi="Arial" w:cs="Arial"/>
          <w:sz w:val="28"/>
          <w:szCs w:val="28"/>
        </w:rPr>
        <w:t>M</w:t>
      </w:r>
      <w:r w:rsidR="00802644" w:rsidRPr="00C034AB">
        <w:rPr>
          <w:rFonts w:ascii="Arial" w:hAnsi="Arial" w:cs="Arial"/>
          <w:sz w:val="28"/>
          <w:szCs w:val="28"/>
        </w:rPr>
        <w:t>adyiro</w:t>
      </w:r>
      <w:proofErr w:type="spellEnd"/>
      <w:r w:rsidR="00802644" w:rsidRPr="00C034AB">
        <w:rPr>
          <w:rFonts w:ascii="Arial" w:hAnsi="Arial" w:cs="Arial"/>
          <w:sz w:val="28"/>
          <w:szCs w:val="28"/>
        </w:rPr>
        <w:t xml:space="preserve"> edu, nguva dzedu </w:t>
      </w:r>
      <w:proofErr w:type="spellStart"/>
      <w:r w:rsidR="00802644" w:rsidRPr="00C034AB">
        <w:rPr>
          <w:rFonts w:ascii="Arial" w:hAnsi="Arial" w:cs="Arial"/>
          <w:sz w:val="28"/>
          <w:szCs w:val="28"/>
        </w:rPr>
        <w:t>dzokudya</w:t>
      </w:r>
      <w:proofErr w:type="spellEnd"/>
      <w:r w:rsidR="00ED1575">
        <w:rPr>
          <w:rFonts w:ascii="Arial" w:hAnsi="Arial" w:cs="Arial"/>
          <w:sz w:val="28"/>
          <w:szCs w:val="28"/>
        </w:rPr>
        <w:t>,</w:t>
      </w:r>
      <w:r w:rsidR="00802644" w:rsidRPr="00C034AB">
        <w:rPr>
          <w:rFonts w:ascii="Arial" w:hAnsi="Arial" w:cs="Arial"/>
          <w:sz w:val="28"/>
          <w:szCs w:val="28"/>
        </w:rPr>
        <w:t xml:space="preserve"> then let's try to adhere to that. Then </w:t>
      </w:r>
      <w:proofErr w:type="spellStart"/>
      <w:r w:rsidR="00802644" w:rsidRPr="00C034AB">
        <w:rPr>
          <w:rFonts w:ascii="Arial" w:hAnsi="Arial" w:cs="Arial"/>
          <w:sz w:val="28"/>
          <w:szCs w:val="28"/>
        </w:rPr>
        <w:t>ndofunga</w:t>
      </w:r>
      <w:proofErr w:type="spellEnd"/>
      <w:r w:rsidR="00802644" w:rsidRPr="00C034AB">
        <w:rPr>
          <w:rFonts w:ascii="Arial" w:hAnsi="Arial" w:cs="Arial"/>
          <w:sz w:val="28"/>
          <w:szCs w:val="28"/>
        </w:rPr>
        <w:t xml:space="preserve"> kuti it will be less </w:t>
      </w:r>
      <w:r w:rsidR="001772D0" w:rsidRPr="00C034AB">
        <w:rPr>
          <w:rFonts w:ascii="Arial" w:hAnsi="Arial" w:cs="Arial"/>
          <w:sz w:val="28"/>
          <w:szCs w:val="28"/>
        </w:rPr>
        <w:t>strenuous</w:t>
      </w:r>
      <w:r w:rsidR="00802644" w:rsidRPr="00C034AB">
        <w:rPr>
          <w:rFonts w:ascii="Arial" w:hAnsi="Arial" w:cs="Arial"/>
          <w:sz w:val="28"/>
          <w:szCs w:val="28"/>
        </w:rPr>
        <w:t xml:space="preserve"> than we were anticipating </w:t>
      </w:r>
      <w:proofErr w:type="spellStart"/>
      <w:r w:rsidR="00534101">
        <w:rPr>
          <w:rFonts w:ascii="Arial" w:hAnsi="Arial" w:cs="Arial"/>
          <w:sz w:val="28"/>
          <w:szCs w:val="28"/>
        </w:rPr>
        <w:t>handitika</w:t>
      </w:r>
      <w:proofErr w:type="spellEnd"/>
      <w:r w:rsidR="00534101">
        <w:rPr>
          <w:rFonts w:ascii="Arial" w:hAnsi="Arial" w:cs="Arial"/>
          <w:sz w:val="28"/>
          <w:szCs w:val="28"/>
        </w:rPr>
        <w:t>.</w:t>
      </w:r>
      <w:r w:rsidR="00802644"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D1575">
        <w:rPr>
          <w:rFonts w:ascii="Arial" w:hAnsi="Arial" w:cs="Arial"/>
          <w:sz w:val="28"/>
          <w:szCs w:val="28"/>
        </w:rPr>
        <w:t>S</w:t>
      </w:r>
      <w:r w:rsidR="00802644" w:rsidRPr="00C034AB">
        <w:rPr>
          <w:rFonts w:ascii="Arial" w:hAnsi="Arial" w:cs="Arial"/>
          <w:sz w:val="28"/>
          <w:szCs w:val="28"/>
        </w:rPr>
        <w:t xml:space="preserve">o, let's pray for that </w:t>
      </w:r>
      <w:proofErr w:type="spellStart"/>
      <w:r w:rsidR="00802644" w:rsidRPr="00C034AB">
        <w:rPr>
          <w:rFonts w:ascii="Arial" w:hAnsi="Arial" w:cs="Arial"/>
          <w:sz w:val="28"/>
          <w:szCs w:val="28"/>
        </w:rPr>
        <w:t>uhhh</w:t>
      </w:r>
      <w:proofErr w:type="spellEnd"/>
      <w:r w:rsidR="00802644" w:rsidRPr="00C034AB">
        <w:rPr>
          <w:rFonts w:ascii="Arial" w:hAnsi="Arial" w:cs="Arial"/>
          <w:sz w:val="28"/>
          <w:szCs w:val="28"/>
        </w:rPr>
        <w:t xml:space="preserve"> during this </w:t>
      </w:r>
      <w:r w:rsidR="00820A8E">
        <w:rPr>
          <w:rFonts w:ascii="Arial" w:hAnsi="Arial" w:cs="Arial"/>
          <w:sz w:val="28"/>
          <w:szCs w:val="28"/>
        </w:rPr>
        <w:t>H</w:t>
      </w:r>
      <w:r w:rsidR="00802644" w:rsidRPr="00C034AB">
        <w:rPr>
          <w:rFonts w:ascii="Arial" w:hAnsi="Arial" w:cs="Arial"/>
          <w:sz w:val="28"/>
          <w:szCs w:val="28"/>
        </w:rPr>
        <w:t xml:space="preserve">eroes pe...? </w:t>
      </w:r>
      <w:r w:rsidR="00820A8E">
        <w:rPr>
          <w:rFonts w:ascii="Arial" w:hAnsi="Arial" w:cs="Arial"/>
          <w:sz w:val="28"/>
          <w:szCs w:val="28"/>
        </w:rPr>
        <w:t>p</w:t>
      </w:r>
      <w:r w:rsidR="00802644" w:rsidRPr="00C034AB">
        <w:rPr>
          <w:rFonts w:ascii="Arial" w:hAnsi="Arial" w:cs="Arial"/>
          <w:sz w:val="28"/>
          <w:szCs w:val="28"/>
        </w:rPr>
        <w:t xml:space="preserve">eriod </w:t>
      </w:r>
      <w:r w:rsidR="00534101">
        <w:rPr>
          <w:rFonts w:ascii="Arial" w:hAnsi="Arial" w:cs="Arial"/>
          <w:sz w:val="28"/>
          <w:szCs w:val="28"/>
        </w:rPr>
        <w:t>ha-</w:t>
      </w:r>
      <w:proofErr w:type="spellStart"/>
      <w:r w:rsidR="00534101">
        <w:rPr>
          <w:rFonts w:ascii="Arial" w:hAnsi="Arial" w:cs="Arial"/>
          <w:sz w:val="28"/>
          <w:szCs w:val="28"/>
        </w:rPr>
        <w:t>maona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ngatinyengetererei</w:t>
      </w:r>
      <w:proofErr w:type="spellEnd"/>
      <w:r w:rsidR="00802644" w:rsidRPr="00C034AB">
        <w:rPr>
          <w:rFonts w:ascii="Arial" w:hAnsi="Arial" w:cs="Arial"/>
          <w:sz w:val="28"/>
          <w:szCs w:val="28"/>
        </w:rPr>
        <w:t>.</w:t>
      </w:r>
    </w:p>
    <w:p w14:paraId="33710D28" w14:textId="3AB1A9A2" w:rsidR="00802644" w:rsidRPr="00C034AB" w:rsidRDefault="000A5981" w:rsidP="003F6869">
      <w:pPr>
        <w:jc w:val="both"/>
        <w:rPr>
          <w:rFonts w:ascii="Arial" w:hAnsi="Arial" w:cs="Arial"/>
          <w:sz w:val="28"/>
          <w:szCs w:val="28"/>
        </w:rPr>
      </w:pPr>
      <w:r>
        <w:rPr>
          <w:rFonts w:ascii="Arial" w:hAnsi="Arial" w:cs="Arial"/>
          <w:sz w:val="28"/>
          <w:szCs w:val="28"/>
          <w:vertAlign w:val="superscript"/>
        </w:rPr>
        <w:t xml:space="preserve">14 </w:t>
      </w:r>
      <w:r w:rsidR="00802644" w:rsidRPr="00C034AB">
        <w:rPr>
          <w:rFonts w:ascii="Arial" w:hAnsi="Arial" w:cs="Arial"/>
          <w:sz w:val="28"/>
          <w:szCs w:val="28"/>
        </w:rPr>
        <w:t xml:space="preserve">Then, </w:t>
      </w:r>
      <w:proofErr w:type="spellStart"/>
      <w:r w:rsidR="00802644" w:rsidRPr="00C034AB">
        <w:rPr>
          <w:rFonts w:ascii="Arial" w:hAnsi="Arial" w:cs="Arial"/>
          <w:sz w:val="28"/>
          <w:szCs w:val="28"/>
        </w:rPr>
        <w:t>handei</w:t>
      </w:r>
      <w:proofErr w:type="spellEnd"/>
      <w:r w:rsidR="00802644" w:rsidRPr="00C034AB">
        <w:rPr>
          <w:rFonts w:ascii="Arial" w:hAnsi="Arial" w:cs="Arial"/>
          <w:sz w:val="28"/>
          <w:szCs w:val="28"/>
        </w:rPr>
        <w:t xml:space="preserve"> mberi </w:t>
      </w:r>
      <w:proofErr w:type="spellStart"/>
      <w:r w:rsidR="00802644" w:rsidRPr="00C034AB">
        <w:rPr>
          <w:rFonts w:ascii="Arial" w:hAnsi="Arial" w:cs="Arial"/>
          <w:sz w:val="28"/>
          <w:szCs w:val="28"/>
        </w:rPr>
        <w:t>nekunamatira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zvikumbiro</w:t>
      </w:r>
      <w:proofErr w:type="spellEnd"/>
      <w:r w:rsidR="00802644" w:rsidRPr="00C034AB">
        <w:rPr>
          <w:rFonts w:ascii="Arial" w:hAnsi="Arial" w:cs="Arial"/>
          <w:sz w:val="28"/>
          <w:szCs w:val="28"/>
        </w:rPr>
        <w:t xml:space="preserve"> zvedu </w:t>
      </w:r>
      <w:proofErr w:type="spellStart"/>
      <w:r w:rsidR="00802644" w:rsidRPr="00C034AB">
        <w:rPr>
          <w:rFonts w:ascii="Arial" w:hAnsi="Arial" w:cs="Arial"/>
          <w:sz w:val="28"/>
          <w:szCs w:val="28"/>
        </w:rPr>
        <w:t>zvatiri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kutsanyira</w:t>
      </w:r>
      <w:proofErr w:type="spellEnd"/>
      <w:r w:rsidR="00C20FAE">
        <w:rPr>
          <w:rFonts w:ascii="Arial" w:hAnsi="Arial" w:cs="Arial"/>
          <w:sz w:val="28"/>
          <w:szCs w:val="28"/>
        </w:rPr>
        <w:t xml:space="preserve">. </w:t>
      </w:r>
      <w:r w:rsidR="001213CD" w:rsidRPr="001213CD">
        <w:rPr>
          <w:rFonts w:ascii="Arial" w:hAnsi="Arial" w:cs="Arial"/>
          <w:sz w:val="18"/>
          <w:szCs w:val="28"/>
        </w:rPr>
        <w:t xml:space="preserve">[Congregation says, “Amen.”] </w:t>
      </w:r>
      <w:r w:rsidR="00C20FAE">
        <w:rPr>
          <w:rFonts w:ascii="Arial" w:hAnsi="Arial" w:cs="Arial"/>
          <w:sz w:val="28"/>
          <w:szCs w:val="28"/>
        </w:rPr>
        <w:t>T</w:t>
      </w:r>
      <w:r w:rsidR="00802644" w:rsidRPr="00C034AB">
        <w:rPr>
          <w:rFonts w:ascii="Arial" w:hAnsi="Arial" w:cs="Arial"/>
          <w:sz w:val="28"/>
          <w:szCs w:val="28"/>
        </w:rPr>
        <w:t xml:space="preserve">ine </w:t>
      </w:r>
      <w:proofErr w:type="spellStart"/>
      <w:r w:rsidR="00802644" w:rsidRPr="00C034AB">
        <w:rPr>
          <w:rFonts w:ascii="Arial" w:hAnsi="Arial" w:cs="Arial"/>
          <w:sz w:val="28"/>
          <w:szCs w:val="28"/>
        </w:rPr>
        <w:t>zvatiri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kutsanyira</w:t>
      </w:r>
      <w:proofErr w:type="spellEnd"/>
      <w:r w:rsidR="00802644" w:rsidRPr="00C034AB">
        <w:rPr>
          <w:rFonts w:ascii="Arial" w:hAnsi="Arial" w:cs="Arial"/>
          <w:sz w:val="28"/>
          <w:szCs w:val="28"/>
        </w:rPr>
        <w:t xml:space="preserve"> zuva rimwe nei...? [Congregation </w:t>
      </w:r>
      <w:r w:rsidR="00063DA1">
        <w:rPr>
          <w:rFonts w:ascii="Arial" w:hAnsi="Arial" w:cs="Arial"/>
          <w:sz w:val="28"/>
          <w:szCs w:val="28"/>
        </w:rPr>
        <w:t>says, “</w:t>
      </w:r>
      <w:r w:rsidR="00802644" w:rsidRPr="00C034AB">
        <w:rPr>
          <w:rFonts w:ascii="Arial" w:hAnsi="Arial" w:cs="Arial"/>
          <w:sz w:val="28"/>
          <w:szCs w:val="28"/>
        </w:rPr>
        <w:t>nerimwe</w:t>
      </w:r>
      <w:r w:rsidR="007150B3">
        <w:rPr>
          <w:rFonts w:ascii="Arial" w:hAnsi="Arial" w:cs="Arial"/>
          <w:sz w:val="28"/>
          <w:szCs w:val="28"/>
        </w:rPr>
        <w:t>,</w:t>
      </w:r>
      <w:r w:rsidR="00802644" w:rsidRPr="00C034AB">
        <w:rPr>
          <w:rFonts w:ascii="Arial" w:hAnsi="Arial" w:cs="Arial"/>
          <w:sz w:val="28"/>
          <w:szCs w:val="28"/>
        </w:rPr>
        <w:t>"] nerimwe. We have to achieve our goals in prayer, we have to achieve our goals. Hanzi, "...</w:t>
      </w:r>
      <w:proofErr w:type="spellStart"/>
      <w:r w:rsidR="00802644" w:rsidRPr="00C034AB">
        <w:rPr>
          <w:rFonts w:ascii="Arial" w:hAnsi="Arial" w:cs="Arial"/>
          <w:sz w:val="28"/>
          <w:szCs w:val="28"/>
        </w:rPr>
        <w:t>gugudza</w:t>
      </w:r>
      <w:proofErr w:type="spellEnd"/>
      <w:r w:rsidR="00802644" w:rsidRPr="00C034AB">
        <w:rPr>
          <w:rFonts w:ascii="Arial" w:hAnsi="Arial" w:cs="Arial"/>
          <w:sz w:val="28"/>
          <w:szCs w:val="28"/>
        </w:rPr>
        <w:t xml:space="preserve"> </w:t>
      </w:r>
      <w:r w:rsidR="00802644" w:rsidRPr="00C31CD8">
        <w:rPr>
          <w:rFonts w:ascii="Arial" w:hAnsi="Arial" w:cs="Arial"/>
          <w:sz w:val="18"/>
          <w:szCs w:val="18"/>
        </w:rPr>
        <w:t xml:space="preserve">[Apostle Gumbura knocks on the pulpit several-times] </w:t>
      </w:r>
      <w:proofErr w:type="spellStart"/>
      <w:r w:rsidR="00802644" w:rsidRPr="00C034AB">
        <w:rPr>
          <w:rFonts w:ascii="Arial" w:hAnsi="Arial" w:cs="Arial"/>
          <w:sz w:val="28"/>
          <w:szCs w:val="28"/>
        </w:rPr>
        <w:t>unodii</w:t>
      </w:r>
      <w:proofErr w:type="spellEnd"/>
      <w:r w:rsidR="00802644" w:rsidRPr="00C034AB">
        <w:rPr>
          <w:rFonts w:ascii="Arial" w:hAnsi="Arial" w:cs="Arial"/>
          <w:sz w:val="28"/>
          <w:szCs w:val="28"/>
        </w:rPr>
        <w:t xml:space="preserve">...? [Congregation </w:t>
      </w:r>
      <w:r w:rsidR="00563BCF">
        <w:rPr>
          <w:rFonts w:ascii="Arial" w:hAnsi="Arial" w:cs="Arial"/>
          <w:sz w:val="28"/>
          <w:szCs w:val="28"/>
        </w:rPr>
        <w:t>says, ‘</w:t>
      </w:r>
      <w:proofErr w:type="spellStart"/>
      <w:r w:rsidR="00802644" w:rsidRPr="00C034AB">
        <w:rPr>
          <w:rFonts w:ascii="Arial" w:hAnsi="Arial" w:cs="Arial"/>
          <w:sz w:val="28"/>
          <w:szCs w:val="28"/>
        </w:rPr>
        <w:t>unozarurirwa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tsvaka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unoita</w:t>
      </w:r>
      <w:proofErr w:type="spellEnd"/>
      <w:r w:rsidR="00802644" w:rsidRPr="00C034AB">
        <w:rPr>
          <w:rFonts w:ascii="Arial" w:hAnsi="Arial" w:cs="Arial"/>
          <w:sz w:val="28"/>
          <w:szCs w:val="28"/>
        </w:rPr>
        <w:t xml:space="preserve"> sei...? [Congregation </w:t>
      </w:r>
      <w:r w:rsidR="00563BCF">
        <w:rPr>
          <w:rFonts w:ascii="Arial" w:hAnsi="Arial" w:cs="Arial"/>
          <w:sz w:val="28"/>
          <w:szCs w:val="28"/>
        </w:rPr>
        <w:t>says, ‘</w:t>
      </w:r>
      <w:proofErr w:type="spellStart"/>
      <w:r w:rsidR="00802644" w:rsidRPr="00C034AB">
        <w:rPr>
          <w:rFonts w:ascii="Arial" w:hAnsi="Arial" w:cs="Arial"/>
          <w:sz w:val="28"/>
          <w:szCs w:val="28"/>
        </w:rPr>
        <w:t>unowana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kumbira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unodii</w:t>
      </w:r>
      <w:proofErr w:type="spellEnd"/>
      <w:r w:rsidR="00802644" w:rsidRPr="00C034AB">
        <w:rPr>
          <w:rFonts w:ascii="Arial" w:hAnsi="Arial" w:cs="Arial"/>
          <w:sz w:val="28"/>
          <w:szCs w:val="28"/>
        </w:rPr>
        <w:t xml:space="preserve">...?'' [Congregation </w:t>
      </w:r>
      <w:r w:rsidR="00063DA1">
        <w:rPr>
          <w:rFonts w:ascii="Arial" w:hAnsi="Arial" w:cs="Arial"/>
          <w:sz w:val="28"/>
          <w:szCs w:val="28"/>
        </w:rPr>
        <w:t>says, “</w:t>
      </w:r>
      <w:r w:rsidR="00802644" w:rsidRPr="00C034AB">
        <w:rPr>
          <w:rFonts w:ascii="Arial" w:hAnsi="Arial" w:cs="Arial"/>
          <w:sz w:val="28"/>
          <w:szCs w:val="28"/>
        </w:rPr>
        <w:t>unopihwa."] "...</w:t>
      </w:r>
      <w:proofErr w:type="spellStart"/>
      <w:r w:rsidR="003F3F9F">
        <w:rPr>
          <w:rFonts w:ascii="Arial" w:hAnsi="Arial" w:cs="Arial"/>
          <w:sz w:val="28"/>
          <w:szCs w:val="28"/>
        </w:rPr>
        <w:t>r</w:t>
      </w:r>
      <w:r w:rsidR="00802644" w:rsidRPr="00C034AB">
        <w:rPr>
          <w:rFonts w:ascii="Arial" w:hAnsi="Arial" w:cs="Arial"/>
          <w:sz w:val="28"/>
          <w:szCs w:val="28"/>
        </w:rPr>
        <w:t>egai</w:t>
      </w:r>
      <w:proofErr w:type="spellEnd"/>
      <w:r w:rsidR="00802644" w:rsidRPr="00C034AB">
        <w:rPr>
          <w:rFonts w:ascii="Arial" w:hAnsi="Arial" w:cs="Arial"/>
          <w:sz w:val="28"/>
          <w:szCs w:val="28"/>
        </w:rPr>
        <w:t xml:space="preserve"> munhu</w:t>
      </w:r>
      <w:r w:rsidR="0041772D">
        <w:rPr>
          <w:rFonts w:ascii="Arial" w:hAnsi="Arial" w:cs="Arial"/>
          <w:sz w:val="28"/>
          <w:szCs w:val="28"/>
        </w:rPr>
        <w:t xml:space="preserve"> </w:t>
      </w:r>
      <w:r w:rsidR="00802644" w:rsidRPr="00C034AB">
        <w:rPr>
          <w:rFonts w:ascii="Arial" w:hAnsi="Arial" w:cs="Arial"/>
          <w:sz w:val="28"/>
          <w:szCs w:val="28"/>
        </w:rPr>
        <w:t xml:space="preserve">wese ave </w:t>
      </w:r>
      <w:proofErr w:type="spellStart"/>
      <w:r w:rsidR="00802644" w:rsidRPr="00C034AB">
        <w:rPr>
          <w:rFonts w:ascii="Arial" w:hAnsi="Arial" w:cs="Arial"/>
          <w:sz w:val="28"/>
          <w:szCs w:val="28"/>
        </w:rPr>
        <w:t>murevi</w:t>
      </w:r>
      <w:proofErr w:type="spellEnd"/>
      <w:r w:rsidR="00802644" w:rsidRPr="00C034AB">
        <w:rPr>
          <w:rFonts w:ascii="Arial" w:hAnsi="Arial" w:cs="Arial"/>
          <w:sz w:val="28"/>
          <w:szCs w:val="28"/>
        </w:rPr>
        <w:t xml:space="preserve"> we...? [Congregation </w:t>
      </w:r>
      <w:r w:rsidR="00563BCF">
        <w:rPr>
          <w:rFonts w:ascii="Arial" w:hAnsi="Arial" w:cs="Arial"/>
          <w:sz w:val="28"/>
          <w:szCs w:val="28"/>
        </w:rPr>
        <w:t>says, ‘</w:t>
      </w:r>
      <w:proofErr w:type="spellStart"/>
      <w:r w:rsidR="00802644" w:rsidRPr="00C034AB">
        <w:rPr>
          <w:rFonts w:ascii="Arial" w:hAnsi="Arial" w:cs="Arial"/>
          <w:sz w:val="28"/>
          <w:szCs w:val="28"/>
        </w:rPr>
        <w:t>wenhema</w:t>
      </w:r>
      <w:proofErr w:type="spellEnd"/>
      <w:r w:rsidR="00802644" w:rsidRPr="00C034AB">
        <w:rPr>
          <w:rFonts w:ascii="Arial" w:hAnsi="Arial" w:cs="Arial"/>
          <w:sz w:val="28"/>
          <w:szCs w:val="28"/>
        </w:rPr>
        <w:t xml:space="preserve">,'] Mwari </w:t>
      </w:r>
      <w:r w:rsidR="00E932C1" w:rsidRPr="00C034AB">
        <w:rPr>
          <w:rFonts w:ascii="Arial" w:hAnsi="Arial" w:cs="Arial"/>
          <w:sz w:val="28"/>
          <w:szCs w:val="28"/>
        </w:rPr>
        <w:t>Vave</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murevi</w:t>
      </w:r>
      <w:proofErr w:type="spellEnd"/>
      <w:r w:rsidR="00802644" w:rsidRPr="00C034AB">
        <w:rPr>
          <w:rFonts w:ascii="Arial" w:hAnsi="Arial" w:cs="Arial"/>
          <w:sz w:val="28"/>
          <w:szCs w:val="28"/>
        </w:rPr>
        <w:t xml:space="preserve"> </w:t>
      </w:r>
      <w:r w:rsidR="00802644" w:rsidRPr="009800C1">
        <w:rPr>
          <w:rFonts w:ascii="Arial" w:hAnsi="Arial" w:cs="Arial"/>
          <w:sz w:val="18"/>
          <w:szCs w:val="18"/>
        </w:rPr>
        <w:t xml:space="preserve">[Apostle Gumbura knocks on </w:t>
      </w:r>
      <w:r w:rsidR="00802644" w:rsidRPr="009800C1">
        <w:rPr>
          <w:rFonts w:ascii="Arial" w:hAnsi="Arial" w:cs="Arial"/>
          <w:sz w:val="18"/>
          <w:szCs w:val="18"/>
        </w:rPr>
        <w:lastRenderedPageBreak/>
        <w:t>the pulpit six times]</w:t>
      </w:r>
      <w:r w:rsidR="00802644" w:rsidRPr="00C034AB">
        <w:rPr>
          <w:rFonts w:ascii="Arial" w:hAnsi="Arial" w:cs="Arial"/>
          <w:sz w:val="28"/>
          <w:szCs w:val="28"/>
        </w:rPr>
        <w:t xml:space="preserve"> we...? [Congregation </w:t>
      </w:r>
      <w:r w:rsidR="00563BCF">
        <w:rPr>
          <w:rFonts w:ascii="Arial" w:hAnsi="Arial" w:cs="Arial"/>
          <w:sz w:val="28"/>
          <w:szCs w:val="28"/>
        </w:rPr>
        <w:t>says, ‘</w:t>
      </w:r>
      <w:proofErr w:type="spellStart"/>
      <w:r w:rsidR="00802644" w:rsidRPr="00C034AB">
        <w:rPr>
          <w:rFonts w:ascii="Arial" w:hAnsi="Arial" w:cs="Arial"/>
          <w:sz w:val="28"/>
          <w:szCs w:val="28"/>
        </w:rPr>
        <w:t>wezvokwadi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wezvokwadi</w:t>
      </w:r>
      <w:proofErr w:type="spellEnd"/>
      <w:r w:rsidR="00802644" w:rsidRPr="00C034AB">
        <w:rPr>
          <w:rFonts w:ascii="Arial" w:hAnsi="Arial" w:cs="Arial"/>
          <w:sz w:val="28"/>
          <w:szCs w:val="28"/>
        </w:rPr>
        <w:t>..." We are looking forward to God answering our prayers</w:t>
      </w:r>
      <w:r w:rsidR="009001DA">
        <w:rPr>
          <w:rFonts w:ascii="Arial" w:hAnsi="Arial" w:cs="Arial"/>
          <w:sz w:val="28"/>
          <w:szCs w:val="28"/>
        </w:rPr>
        <w:t xml:space="preserve">, </w:t>
      </w:r>
      <w:proofErr w:type="spellStart"/>
      <w:r w:rsidR="00534101">
        <w:rPr>
          <w:rFonts w:ascii="Arial" w:hAnsi="Arial" w:cs="Arial"/>
          <w:sz w:val="28"/>
          <w:szCs w:val="28"/>
        </w:rPr>
        <w:t>handiti</w:t>
      </w:r>
      <w:proofErr w:type="spellEnd"/>
      <w:r w:rsidR="00534101">
        <w:rPr>
          <w:rFonts w:ascii="Arial" w:hAnsi="Arial" w:cs="Arial"/>
          <w:sz w:val="28"/>
          <w:szCs w:val="28"/>
        </w:rPr>
        <w:t>.</w:t>
      </w:r>
      <w:r w:rsidR="00802644"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802644" w:rsidRPr="00C034AB">
        <w:rPr>
          <w:rFonts w:ascii="Arial" w:hAnsi="Arial" w:cs="Arial"/>
          <w:sz w:val="28"/>
          <w:szCs w:val="28"/>
        </w:rPr>
        <w:t xml:space="preserve"> </w:t>
      </w:r>
    </w:p>
    <w:p w14:paraId="200AC619" w14:textId="54723524" w:rsidR="00F64180" w:rsidRDefault="00784C39" w:rsidP="003F6869">
      <w:pPr>
        <w:jc w:val="both"/>
        <w:rPr>
          <w:rFonts w:ascii="Arial" w:hAnsi="Arial" w:cs="Arial"/>
          <w:sz w:val="28"/>
          <w:szCs w:val="28"/>
        </w:rPr>
      </w:pPr>
      <w:r>
        <w:rPr>
          <w:rFonts w:ascii="Arial" w:hAnsi="Arial" w:cs="Arial"/>
          <w:sz w:val="28"/>
          <w:szCs w:val="28"/>
          <w:vertAlign w:val="superscript"/>
        </w:rPr>
        <w:t xml:space="preserve">15 </w:t>
      </w:r>
      <w:r w:rsidR="00802644" w:rsidRPr="00C034AB">
        <w:rPr>
          <w:rFonts w:ascii="Arial" w:hAnsi="Arial" w:cs="Arial"/>
          <w:sz w:val="28"/>
          <w:szCs w:val="28"/>
        </w:rPr>
        <w:t xml:space="preserve">Then </w:t>
      </w:r>
      <w:proofErr w:type="spellStart"/>
      <w:r w:rsidR="00802644" w:rsidRPr="00C034AB">
        <w:rPr>
          <w:rFonts w:ascii="Arial" w:hAnsi="Arial" w:cs="Arial"/>
          <w:sz w:val="28"/>
          <w:szCs w:val="28"/>
        </w:rPr>
        <w:t>tagara</w:t>
      </w:r>
      <w:proofErr w:type="spellEnd"/>
      <w:r w:rsidR="00802644" w:rsidRPr="00C034AB">
        <w:rPr>
          <w:rFonts w:ascii="Arial" w:hAnsi="Arial" w:cs="Arial"/>
          <w:sz w:val="28"/>
          <w:szCs w:val="28"/>
        </w:rPr>
        <w:t xml:space="preserve"> tine </w:t>
      </w:r>
      <w:proofErr w:type="spellStart"/>
      <w:r w:rsidR="00802644" w:rsidRPr="00C034AB">
        <w:rPr>
          <w:rFonts w:ascii="Arial" w:hAnsi="Arial" w:cs="Arial"/>
          <w:sz w:val="28"/>
          <w:szCs w:val="28"/>
        </w:rPr>
        <w:t>muteuro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yatinogara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tichipa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tichinamatirawo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vanorwara</w:t>
      </w:r>
      <w:proofErr w:type="spellEnd"/>
      <w:r w:rsidR="00802644" w:rsidRPr="00C034A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802644" w:rsidRPr="00C034AB">
        <w:rPr>
          <w:rFonts w:ascii="Arial" w:hAnsi="Arial" w:cs="Arial"/>
          <w:sz w:val="28"/>
          <w:szCs w:val="28"/>
        </w:rPr>
        <w:t xml:space="preserve"> </w:t>
      </w:r>
      <w:r w:rsidR="00080346">
        <w:rPr>
          <w:rFonts w:ascii="Arial" w:hAnsi="Arial" w:cs="Arial"/>
          <w:sz w:val="28"/>
          <w:szCs w:val="28"/>
        </w:rPr>
        <w:t>H</w:t>
      </w:r>
      <w:r w:rsidR="00802644" w:rsidRPr="00C034AB">
        <w:rPr>
          <w:rFonts w:ascii="Arial" w:hAnsi="Arial" w:cs="Arial"/>
          <w:sz w:val="28"/>
          <w:szCs w:val="28"/>
        </w:rPr>
        <w:t xml:space="preserve">atiregererei kukanganwa </w:t>
      </w:r>
      <w:proofErr w:type="spellStart"/>
      <w:r w:rsidR="00534101">
        <w:rPr>
          <w:rFonts w:ascii="Arial" w:hAnsi="Arial" w:cs="Arial"/>
          <w:sz w:val="28"/>
          <w:szCs w:val="28"/>
        </w:rPr>
        <w:t>handitika</w:t>
      </w:r>
      <w:proofErr w:type="spellEnd"/>
      <w:r w:rsidR="00534101">
        <w:rPr>
          <w:rFonts w:ascii="Arial" w:hAnsi="Arial" w:cs="Arial"/>
          <w:sz w:val="28"/>
          <w:szCs w:val="28"/>
        </w:rPr>
        <w:t>.</w:t>
      </w:r>
      <w:r w:rsidR="00802644" w:rsidRPr="00C034AB">
        <w:rPr>
          <w:rFonts w:ascii="Arial" w:hAnsi="Arial" w:cs="Arial"/>
          <w:sz w:val="28"/>
          <w:szCs w:val="28"/>
        </w:rPr>
        <w:t xml:space="preserve"> Brother Zimbiti </w:t>
      </w:r>
      <w:proofErr w:type="spellStart"/>
      <w:r w:rsidR="00802644" w:rsidRPr="00C034AB">
        <w:rPr>
          <w:rFonts w:ascii="Arial" w:hAnsi="Arial" w:cs="Arial"/>
          <w:sz w:val="28"/>
          <w:szCs w:val="28"/>
        </w:rPr>
        <w:t>vaifara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fani</w:t>
      </w:r>
      <w:proofErr w:type="spellEnd"/>
      <w:r w:rsidR="00802644" w:rsidRPr="00C034AB">
        <w:rPr>
          <w:rFonts w:ascii="Arial" w:hAnsi="Arial" w:cs="Arial"/>
          <w:sz w:val="28"/>
          <w:szCs w:val="28"/>
        </w:rPr>
        <w:t xml:space="preserve">, mwana wavo </w:t>
      </w:r>
      <w:proofErr w:type="spellStart"/>
      <w:r w:rsidR="00802644" w:rsidRPr="00C034AB">
        <w:rPr>
          <w:rFonts w:ascii="Arial" w:hAnsi="Arial" w:cs="Arial"/>
          <w:sz w:val="28"/>
          <w:szCs w:val="28"/>
        </w:rPr>
        <w:t>akaita</w:t>
      </w:r>
      <w:proofErr w:type="spellEnd"/>
      <w:r w:rsidR="00F370E5">
        <w:rPr>
          <w:rFonts w:ascii="Arial" w:hAnsi="Arial" w:cs="Arial"/>
          <w:sz w:val="28"/>
          <w:szCs w:val="28"/>
        </w:rPr>
        <w:t xml:space="preserve"> </w:t>
      </w:r>
      <w:proofErr w:type="spellStart"/>
      <w:r w:rsidR="00266965">
        <w:rPr>
          <w:rFonts w:ascii="Arial" w:hAnsi="Arial" w:cs="Arial"/>
          <w:sz w:val="28"/>
          <w:szCs w:val="28"/>
        </w:rPr>
        <w:t>nane</w:t>
      </w:r>
      <w:proofErr w:type="spellEnd"/>
      <w:r w:rsidR="0018266F">
        <w:rPr>
          <w:rFonts w:ascii="Arial" w:hAnsi="Arial" w:cs="Arial"/>
          <w:sz w:val="28"/>
          <w:szCs w:val="28"/>
        </w:rPr>
        <w:t>, a</w:t>
      </w:r>
      <w:r w:rsidR="00802644" w:rsidRPr="00C034AB">
        <w:rPr>
          <w:rFonts w:ascii="Arial" w:hAnsi="Arial" w:cs="Arial"/>
          <w:sz w:val="28"/>
          <w:szCs w:val="28"/>
        </w:rPr>
        <w:t>hh</w:t>
      </w:r>
      <w:r w:rsidR="00515112">
        <w:rPr>
          <w:rFonts w:ascii="Arial" w:hAnsi="Arial" w:cs="Arial"/>
          <w:sz w:val="28"/>
          <w:szCs w:val="28"/>
        </w:rPr>
        <w:t xml:space="preserve"> </w:t>
      </w:r>
      <w:proofErr w:type="spellStart"/>
      <w:r w:rsidR="00515112">
        <w:rPr>
          <w:rFonts w:ascii="Arial" w:hAnsi="Arial" w:cs="Arial"/>
          <w:sz w:val="28"/>
          <w:szCs w:val="28"/>
        </w:rPr>
        <w:t>zvikuru</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tinotenda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minamato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yevatsvene</w:t>
      </w:r>
      <w:proofErr w:type="spellEnd"/>
      <w:r w:rsidR="00802644" w:rsidRPr="00C034AB">
        <w:rPr>
          <w:rFonts w:ascii="Arial" w:hAnsi="Arial" w:cs="Arial"/>
          <w:sz w:val="28"/>
          <w:szCs w:val="28"/>
        </w:rPr>
        <w:t xml:space="preserve">. Now let's remember those brothers from South Africa neBotswana vari ku </w:t>
      </w:r>
      <w:proofErr w:type="spellStart"/>
      <w:r w:rsidR="00802644" w:rsidRPr="0018266F">
        <w:rPr>
          <w:rFonts w:ascii="Arial" w:hAnsi="Arial" w:cs="Arial"/>
          <w:i/>
          <w:iCs/>
          <w:sz w:val="28"/>
          <w:szCs w:val="28"/>
        </w:rPr>
        <w:t>travell</w:t>
      </w:r>
      <w:proofErr w:type="spellEnd"/>
      <w:r w:rsidR="00802644" w:rsidRPr="0018266F">
        <w:rPr>
          <w:rFonts w:ascii="Arial" w:hAnsi="Arial" w:cs="Arial"/>
          <w:i/>
          <w:iCs/>
          <w:sz w:val="28"/>
          <w:szCs w:val="28"/>
        </w:rPr>
        <w:t>-a</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vachidii</w:t>
      </w:r>
      <w:proofErr w:type="spellEnd"/>
      <w:r w:rsidR="00802644" w:rsidRPr="00C034AB">
        <w:rPr>
          <w:rFonts w:ascii="Arial" w:hAnsi="Arial" w:cs="Arial"/>
          <w:sz w:val="28"/>
          <w:szCs w:val="28"/>
        </w:rPr>
        <w:t xml:space="preserve">...? [Congregation says </w:t>
      </w:r>
      <w:r w:rsidR="00DB6E58">
        <w:rPr>
          <w:rFonts w:ascii="Arial" w:hAnsi="Arial" w:cs="Arial"/>
          <w:sz w:val="28"/>
          <w:szCs w:val="28"/>
        </w:rPr>
        <w:t>“</w:t>
      </w:r>
      <w:proofErr w:type="spellStart"/>
      <w:r w:rsidR="00802644" w:rsidRPr="00C034AB">
        <w:rPr>
          <w:rFonts w:ascii="Arial" w:hAnsi="Arial" w:cs="Arial"/>
          <w:sz w:val="28"/>
          <w:szCs w:val="28"/>
        </w:rPr>
        <w:t>vachiuya</w:t>
      </w:r>
      <w:proofErr w:type="spellEnd"/>
      <w:r w:rsidR="00382BDA">
        <w:rPr>
          <w:rFonts w:ascii="Arial" w:hAnsi="Arial" w:cs="Arial"/>
          <w:sz w:val="28"/>
          <w:szCs w:val="28"/>
        </w:rPr>
        <w:t>,</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vachiuya</w:t>
      </w:r>
      <w:proofErr w:type="spellEnd"/>
      <w:r w:rsidR="00802644" w:rsidRPr="00C034AB">
        <w:rPr>
          <w:rFonts w:ascii="Arial" w:hAnsi="Arial" w:cs="Arial"/>
          <w:sz w:val="28"/>
          <w:szCs w:val="28"/>
        </w:rPr>
        <w:t xml:space="preserve">, nhasi </w:t>
      </w:r>
      <w:proofErr w:type="spellStart"/>
      <w:r w:rsidR="00960F29">
        <w:rPr>
          <w:rFonts w:ascii="Arial" w:hAnsi="Arial" w:cs="Arial"/>
          <w:sz w:val="28"/>
          <w:szCs w:val="28"/>
        </w:rPr>
        <w:t>handitika</w:t>
      </w:r>
      <w:proofErr w:type="spellEnd"/>
      <w:r w:rsidR="00960F29">
        <w:rPr>
          <w:rFonts w:ascii="Arial" w:hAnsi="Arial" w:cs="Arial"/>
          <w:sz w:val="28"/>
          <w:szCs w:val="28"/>
        </w:rPr>
        <w:t>.</w:t>
      </w:r>
      <w:r w:rsidR="00545860">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802644" w:rsidRPr="00C034AB">
        <w:rPr>
          <w:rFonts w:ascii="Arial" w:hAnsi="Arial" w:cs="Arial"/>
          <w:sz w:val="28"/>
          <w:szCs w:val="28"/>
        </w:rPr>
        <w:t>Tivaise</w:t>
      </w:r>
      <w:proofErr w:type="spellEnd"/>
      <w:r w:rsidR="00802644" w:rsidRPr="00C034AB">
        <w:rPr>
          <w:rFonts w:ascii="Arial" w:hAnsi="Arial" w:cs="Arial"/>
          <w:sz w:val="28"/>
          <w:szCs w:val="28"/>
        </w:rPr>
        <w:t xml:space="preserve"> pamberi </w:t>
      </w:r>
      <w:proofErr w:type="spellStart"/>
      <w:r w:rsidR="00802644" w:rsidRPr="00C034AB">
        <w:rPr>
          <w:rFonts w:ascii="Arial" w:hAnsi="Arial" w:cs="Arial"/>
          <w:sz w:val="28"/>
          <w:szCs w:val="28"/>
        </w:rPr>
        <w:t>paMwari</w:t>
      </w:r>
      <w:proofErr w:type="spellEnd"/>
      <w:r w:rsidR="00AE2D00">
        <w:rPr>
          <w:rFonts w:ascii="Arial" w:hAnsi="Arial" w:cs="Arial"/>
          <w:sz w:val="28"/>
          <w:szCs w:val="28"/>
        </w:rPr>
        <w:t xml:space="preserve"> </w:t>
      </w:r>
      <w:proofErr w:type="spellStart"/>
      <w:r w:rsidR="00802644" w:rsidRPr="00C034AB">
        <w:rPr>
          <w:rFonts w:ascii="Arial" w:hAnsi="Arial" w:cs="Arial"/>
          <w:sz w:val="28"/>
          <w:szCs w:val="28"/>
        </w:rPr>
        <w:t>mui</w:t>
      </w:r>
      <w:proofErr w:type="spellEnd"/>
      <w:r w:rsidR="00802644" w:rsidRPr="00C034AB">
        <w:rPr>
          <w:rFonts w:ascii="Arial" w:hAnsi="Arial" w:cs="Arial"/>
          <w:sz w:val="28"/>
          <w:szCs w:val="28"/>
        </w:rPr>
        <w:t xml:space="preserve">...? [Congregation </w:t>
      </w:r>
      <w:r w:rsidR="00063DA1">
        <w:rPr>
          <w:rFonts w:ascii="Arial" w:hAnsi="Arial" w:cs="Arial"/>
          <w:sz w:val="28"/>
          <w:szCs w:val="28"/>
        </w:rPr>
        <w:t>says, “</w:t>
      </w:r>
      <w:proofErr w:type="spellStart"/>
      <w:r w:rsidR="00802644" w:rsidRPr="00C034AB">
        <w:rPr>
          <w:rFonts w:ascii="Arial" w:hAnsi="Arial" w:cs="Arial"/>
          <w:sz w:val="28"/>
          <w:szCs w:val="28"/>
        </w:rPr>
        <w:t>mumunamato</w:t>
      </w:r>
      <w:proofErr w:type="spellEnd"/>
      <w:r w:rsidR="00382BDA">
        <w:rPr>
          <w:rFonts w:ascii="Arial" w:hAnsi="Arial" w:cs="Arial"/>
          <w:sz w:val="28"/>
          <w:szCs w:val="28"/>
        </w:rPr>
        <w:t>,</w:t>
      </w:r>
      <w:r w:rsidR="00802644" w:rsidRPr="00C034AB">
        <w:rPr>
          <w:rFonts w:ascii="Arial" w:hAnsi="Arial" w:cs="Arial"/>
          <w:sz w:val="28"/>
          <w:szCs w:val="28"/>
        </w:rPr>
        <w:t xml:space="preserve">"] </w:t>
      </w:r>
      <w:proofErr w:type="spellStart"/>
      <w:r w:rsidR="00B54FFE">
        <w:rPr>
          <w:rFonts w:ascii="Arial" w:hAnsi="Arial" w:cs="Arial"/>
          <w:sz w:val="28"/>
          <w:szCs w:val="28"/>
        </w:rPr>
        <w:t>m</w:t>
      </w:r>
      <w:r w:rsidR="00802644" w:rsidRPr="00C034AB">
        <w:rPr>
          <w:rFonts w:ascii="Arial" w:hAnsi="Arial" w:cs="Arial"/>
          <w:sz w:val="28"/>
          <w:szCs w:val="28"/>
        </w:rPr>
        <w:t>umunamato</w:t>
      </w:r>
      <w:proofErr w:type="spellEnd"/>
      <w:r w:rsidR="00802644" w:rsidRPr="00C034AB">
        <w:rPr>
          <w:rFonts w:ascii="Arial" w:hAnsi="Arial" w:cs="Arial"/>
          <w:sz w:val="28"/>
          <w:szCs w:val="28"/>
        </w:rPr>
        <w:t xml:space="preserve"> kuti </w:t>
      </w:r>
      <w:proofErr w:type="spellStart"/>
      <w:r w:rsidR="00802644" w:rsidRPr="00C034AB">
        <w:rPr>
          <w:rFonts w:ascii="Arial" w:hAnsi="Arial" w:cs="Arial"/>
          <w:sz w:val="28"/>
          <w:szCs w:val="28"/>
        </w:rPr>
        <w:t>vafambe</w:t>
      </w:r>
      <w:proofErr w:type="spellEnd"/>
      <w:r w:rsidR="00802644" w:rsidRPr="00C034AB">
        <w:rPr>
          <w:rFonts w:ascii="Arial" w:hAnsi="Arial" w:cs="Arial"/>
          <w:sz w:val="28"/>
          <w:szCs w:val="28"/>
        </w:rPr>
        <w:t xml:space="preserve"> nenyasha</w:t>
      </w:r>
      <w:r w:rsidR="00B54FFE">
        <w:rPr>
          <w:rFonts w:ascii="Arial" w:hAnsi="Arial" w:cs="Arial"/>
          <w:sz w:val="28"/>
          <w:szCs w:val="28"/>
        </w:rPr>
        <w:t>.</w:t>
      </w:r>
    </w:p>
    <w:p w14:paraId="48FE2B17" w14:textId="6F966210" w:rsidR="00802644" w:rsidRPr="00C034AB" w:rsidRDefault="00591404" w:rsidP="003F6869">
      <w:pPr>
        <w:jc w:val="both"/>
        <w:rPr>
          <w:rFonts w:ascii="Arial" w:hAnsi="Arial" w:cs="Arial"/>
          <w:sz w:val="28"/>
          <w:szCs w:val="28"/>
        </w:rPr>
      </w:pPr>
      <w:r w:rsidRPr="00591404">
        <w:rPr>
          <w:rFonts w:ascii="Arial" w:hAnsi="Arial" w:cs="Arial"/>
          <w:sz w:val="28"/>
          <w:szCs w:val="28"/>
          <w:vertAlign w:val="superscript"/>
        </w:rPr>
        <w:t xml:space="preserve">16 </w:t>
      </w:r>
      <w:r w:rsidR="00B54FFE">
        <w:rPr>
          <w:rFonts w:ascii="Arial" w:hAnsi="Arial" w:cs="Arial"/>
          <w:sz w:val="28"/>
          <w:szCs w:val="28"/>
        </w:rPr>
        <w:t>T</w:t>
      </w:r>
      <w:r w:rsidR="00802644" w:rsidRPr="00C034AB">
        <w:rPr>
          <w:rFonts w:ascii="Arial" w:hAnsi="Arial" w:cs="Arial"/>
          <w:sz w:val="28"/>
          <w:szCs w:val="28"/>
        </w:rPr>
        <w:t xml:space="preserve">hen </w:t>
      </w:r>
      <w:r w:rsidR="008B443E" w:rsidRPr="00C034AB">
        <w:rPr>
          <w:rFonts w:ascii="Arial" w:hAnsi="Arial" w:cs="Arial"/>
          <w:sz w:val="28"/>
          <w:szCs w:val="28"/>
        </w:rPr>
        <w:t>let’s</w:t>
      </w:r>
      <w:r w:rsidR="00802644" w:rsidRPr="00C034AB">
        <w:rPr>
          <w:rFonts w:ascii="Arial" w:hAnsi="Arial" w:cs="Arial"/>
          <w:sz w:val="28"/>
          <w:szCs w:val="28"/>
        </w:rPr>
        <w:t xml:space="preserve"> pray for the Word that we</w:t>
      </w:r>
      <w:r w:rsidR="008B443E">
        <w:rPr>
          <w:rFonts w:ascii="Arial" w:hAnsi="Arial" w:cs="Arial"/>
          <w:sz w:val="28"/>
          <w:szCs w:val="28"/>
        </w:rPr>
        <w:t xml:space="preserve"> wi</w:t>
      </w:r>
      <w:r w:rsidR="00802644" w:rsidRPr="00C034AB">
        <w:rPr>
          <w:rFonts w:ascii="Arial" w:hAnsi="Arial" w:cs="Arial"/>
          <w:sz w:val="28"/>
          <w:szCs w:val="28"/>
        </w:rPr>
        <w:t>ll feed on</w:t>
      </w:r>
      <w:r w:rsidR="00095CBB">
        <w:rPr>
          <w:rFonts w:ascii="Arial" w:hAnsi="Arial" w:cs="Arial"/>
          <w:sz w:val="28"/>
          <w:szCs w:val="28"/>
        </w:rPr>
        <w:t>,</w:t>
      </w:r>
      <w:r w:rsidR="00802644" w:rsidRPr="00C034AB">
        <w:rPr>
          <w:rFonts w:ascii="Arial" w:hAnsi="Arial" w:cs="Arial"/>
          <w:sz w:val="28"/>
          <w:szCs w:val="28"/>
        </w:rPr>
        <w:t xml:space="preserve"> kuti Mwari </w:t>
      </w:r>
      <w:proofErr w:type="spellStart"/>
      <w:r w:rsidR="00802644" w:rsidRPr="00C034AB">
        <w:rPr>
          <w:rFonts w:ascii="Arial" w:hAnsi="Arial" w:cs="Arial"/>
          <w:sz w:val="28"/>
          <w:szCs w:val="28"/>
        </w:rPr>
        <w:t>vatiitire</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chii</w:t>
      </w:r>
      <w:proofErr w:type="spellEnd"/>
      <w:r w:rsidR="00802644" w:rsidRPr="00C034AB">
        <w:rPr>
          <w:rFonts w:ascii="Arial" w:hAnsi="Arial" w:cs="Arial"/>
          <w:sz w:val="28"/>
          <w:szCs w:val="28"/>
        </w:rPr>
        <w:t xml:space="preserve">...? </w:t>
      </w:r>
      <w:r w:rsidR="00534101" w:rsidRPr="00534101">
        <w:rPr>
          <w:rFonts w:ascii="Arial" w:hAnsi="Arial" w:cs="Arial"/>
          <w:sz w:val="18"/>
          <w:szCs w:val="28"/>
        </w:rPr>
        <w:t xml:space="preserve">[Congregation says, “nyasha,”] </w:t>
      </w:r>
      <w:r w:rsidR="00F64180">
        <w:rPr>
          <w:rFonts w:ascii="Arial" w:hAnsi="Arial" w:cs="Arial"/>
          <w:sz w:val="28"/>
          <w:szCs w:val="28"/>
        </w:rPr>
        <w:t>nyasha.</w:t>
      </w:r>
      <w:r w:rsidR="00802644" w:rsidRPr="00C034AB">
        <w:rPr>
          <w:rFonts w:ascii="Arial" w:hAnsi="Arial" w:cs="Arial"/>
          <w:sz w:val="28"/>
          <w:szCs w:val="28"/>
        </w:rPr>
        <w:t xml:space="preserve"> Then above all tiri </w:t>
      </w:r>
      <w:proofErr w:type="spellStart"/>
      <w:r w:rsidR="00802644" w:rsidRPr="00C034AB">
        <w:rPr>
          <w:rFonts w:ascii="Arial" w:hAnsi="Arial" w:cs="Arial"/>
          <w:sz w:val="28"/>
          <w:szCs w:val="28"/>
        </w:rPr>
        <w:t>kunamatira</w:t>
      </w:r>
      <w:proofErr w:type="spellEnd"/>
      <w:r w:rsidR="00802644" w:rsidRPr="00C034AB">
        <w:rPr>
          <w:rFonts w:ascii="Arial" w:hAnsi="Arial" w:cs="Arial"/>
          <w:sz w:val="28"/>
          <w:szCs w:val="28"/>
        </w:rPr>
        <w:t xml:space="preserve"> one accord</w:t>
      </w:r>
      <w:r w:rsidR="009C21BE">
        <w:rPr>
          <w:rFonts w:ascii="Arial" w:hAnsi="Arial" w:cs="Arial"/>
          <w:sz w:val="28"/>
          <w:szCs w:val="28"/>
        </w:rPr>
        <w:t>.</w:t>
      </w:r>
      <w:r w:rsidR="00802644"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802644" w:rsidRPr="00C034AB">
        <w:rPr>
          <w:rFonts w:ascii="Arial" w:hAnsi="Arial" w:cs="Arial"/>
          <w:sz w:val="28"/>
          <w:szCs w:val="28"/>
        </w:rPr>
        <w:t xml:space="preserve">This is one accord between husband and...? [Congregation </w:t>
      </w:r>
      <w:r w:rsidR="00063DA1">
        <w:rPr>
          <w:rFonts w:ascii="Arial" w:hAnsi="Arial" w:cs="Arial"/>
          <w:sz w:val="28"/>
          <w:szCs w:val="28"/>
        </w:rPr>
        <w:t>says, “</w:t>
      </w:r>
      <w:r w:rsidR="00802644" w:rsidRPr="00C034AB">
        <w:rPr>
          <w:rFonts w:ascii="Arial" w:hAnsi="Arial" w:cs="Arial"/>
          <w:sz w:val="28"/>
          <w:szCs w:val="28"/>
        </w:rPr>
        <w:t xml:space="preserve">wife."] One accord between husband and wife </w:t>
      </w:r>
      <w:r w:rsidR="00534101">
        <w:rPr>
          <w:rFonts w:ascii="Arial" w:hAnsi="Arial" w:cs="Arial"/>
          <w:sz w:val="28"/>
          <w:szCs w:val="28"/>
        </w:rPr>
        <w:t>ha-</w:t>
      </w:r>
      <w:proofErr w:type="spellStart"/>
      <w:r w:rsidR="00534101">
        <w:rPr>
          <w:rFonts w:ascii="Arial" w:hAnsi="Arial" w:cs="Arial"/>
          <w:sz w:val="28"/>
          <w:szCs w:val="28"/>
        </w:rPr>
        <w:t>maona</w:t>
      </w:r>
      <w:proofErr w:type="spellEnd"/>
      <w:r w:rsidR="00802644" w:rsidRPr="00C034AB">
        <w:rPr>
          <w:rFonts w:ascii="Arial" w:hAnsi="Arial" w:cs="Arial"/>
          <w:sz w:val="28"/>
          <w:szCs w:val="28"/>
        </w:rPr>
        <w:t>, wife and husband in one accord. Then we want one accord in the Church</w:t>
      </w:r>
      <w:r w:rsidR="00707029">
        <w:rPr>
          <w:rFonts w:ascii="Arial" w:hAnsi="Arial" w:cs="Arial"/>
          <w:sz w:val="28"/>
          <w:szCs w:val="28"/>
        </w:rPr>
        <w:t>.</w:t>
      </w:r>
      <w:r w:rsidR="00707029" w:rsidRPr="00C034AB">
        <w:rPr>
          <w:rFonts w:ascii="Arial" w:hAnsi="Arial" w:cs="Arial"/>
          <w:sz w:val="28"/>
          <w:szCs w:val="28"/>
        </w:rPr>
        <w:t xml:space="preserve"> </w:t>
      </w:r>
      <w:r w:rsidR="00707029">
        <w:rPr>
          <w:rFonts w:ascii="Arial" w:hAnsi="Arial" w:cs="Arial"/>
          <w:sz w:val="28"/>
          <w:szCs w:val="28"/>
        </w:rPr>
        <w:t>T</w:t>
      </w:r>
      <w:r w:rsidR="00802644" w:rsidRPr="00C034AB">
        <w:rPr>
          <w:rFonts w:ascii="Arial" w:hAnsi="Arial" w:cs="Arial"/>
          <w:sz w:val="28"/>
          <w:szCs w:val="28"/>
        </w:rPr>
        <w:t xml:space="preserve">hen we want one accord with everybody </w:t>
      </w:r>
      <w:r w:rsidR="00534101">
        <w:rPr>
          <w:rFonts w:ascii="Arial" w:hAnsi="Arial" w:cs="Arial"/>
          <w:sz w:val="28"/>
          <w:szCs w:val="28"/>
        </w:rPr>
        <w:t>ha-</w:t>
      </w:r>
      <w:proofErr w:type="spellStart"/>
      <w:r w:rsidR="00534101">
        <w:rPr>
          <w:rFonts w:ascii="Arial" w:hAnsi="Arial" w:cs="Arial"/>
          <w:sz w:val="28"/>
          <w:szCs w:val="28"/>
        </w:rPr>
        <w:t>maona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Totokumbira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pamuteuro</w:t>
      </w:r>
      <w:proofErr w:type="spellEnd"/>
      <w:r w:rsidR="007A19CE">
        <w:rPr>
          <w:rFonts w:ascii="Arial" w:hAnsi="Arial" w:cs="Arial"/>
          <w:sz w:val="28"/>
          <w:szCs w:val="28"/>
        </w:rPr>
        <w:t xml:space="preserve">, </w:t>
      </w:r>
      <w:r w:rsidR="00534101" w:rsidRPr="00534101">
        <w:rPr>
          <w:rFonts w:ascii="Arial" w:hAnsi="Arial" w:cs="Arial"/>
          <w:sz w:val="18"/>
          <w:szCs w:val="28"/>
        </w:rPr>
        <w:t xml:space="preserve">[Congregation says, “Amen,”] </w:t>
      </w:r>
      <w:r w:rsidR="00802644" w:rsidRPr="00C034AB">
        <w:rPr>
          <w:rFonts w:ascii="Arial" w:hAnsi="Arial" w:cs="Arial"/>
          <w:sz w:val="28"/>
          <w:szCs w:val="28"/>
        </w:rPr>
        <w:t xml:space="preserve">kuti Mwari </w:t>
      </w:r>
      <w:proofErr w:type="spellStart"/>
      <w:r w:rsidR="00403C1C">
        <w:rPr>
          <w:rFonts w:ascii="Arial" w:hAnsi="Arial" w:cs="Arial"/>
          <w:sz w:val="28"/>
          <w:szCs w:val="28"/>
        </w:rPr>
        <w:t>v</w:t>
      </w:r>
      <w:r w:rsidR="00802644" w:rsidRPr="00C034AB">
        <w:rPr>
          <w:rFonts w:ascii="Arial" w:hAnsi="Arial" w:cs="Arial"/>
          <w:sz w:val="28"/>
          <w:szCs w:val="28"/>
        </w:rPr>
        <w:t>atiitire</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chii</w:t>
      </w:r>
      <w:proofErr w:type="spellEnd"/>
      <w:r w:rsidR="00802644" w:rsidRPr="00C034AB">
        <w:rPr>
          <w:rFonts w:ascii="Arial" w:hAnsi="Arial" w:cs="Arial"/>
          <w:sz w:val="28"/>
          <w:szCs w:val="28"/>
        </w:rPr>
        <w:t xml:space="preserve">...? </w:t>
      </w:r>
      <w:r w:rsidR="00534101" w:rsidRPr="00534101">
        <w:rPr>
          <w:rFonts w:ascii="Arial" w:hAnsi="Arial" w:cs="Arial"/>
          <w:sz w:val="18"/>
          <w:szCs w:val="28"/>
        </w:rPr>
        <w:t xml:space="preserve">[Congregation says, “nyasha,”] </w:t>
      </w:r>
      <w:r w:rsidR="00802644" w:rsidRPr="00C034AB">
        <w:rPr>
          <w:rFonts w:ascii="Arial" w:hAnsi="Arial" w:cs="Arial"/>
          <w:sz w:val="28"/>
          <w:szCs w:val="28"/>
        </w:rPr>
        <w:t xml:space="preserve">nyasha </w:t>
      </w:r>
      <w:proofErr w:type="spellStart"/>
      <w:r w:rsidR="00802644" w:rsidRPr="00C034AB">
        <w:rPr>
          <w:rFonts w:ascii="Arial" w:hAnsi="Arial" w:cs="Arial"/>
          <w:sz w:val="28"/>
          <w:szCs w:val="28"/>
        </w:rPr>
        <w:t>handimoona</w:t>
      </w:r>
      <w:proofErr w:type="spellEnd"/>
      <w:r w:rsidR="00802644" w:rsidRPr="00C034AB">
        <w:rPr>
          <w:rFonts w:ascii="Arial" w:hAnsi="Arial" w:cs="Arial"/>
          <w:sz w:val="28"/>
          <w:szCs w:val="28"/>
        </w:rPr>
        <w:t xml:space="preserve">. Mwari </w:t>
      </w:r>
      <w:proofErr w:type="spellStart"/>
      <w:r w:rsidR="00802644" w:rsidRPr="00C034AB">
        <w:rPr>
          <w:rFonts w:ascii="Arial" w:hAnsi="Arial" w:cs="Arial"/>
          <w:sz w:val="28"/>
          <w:szCs w:val="28"/>
        </w:rPr>
        <w:t>vanoita</w:t>
      </w:r>
      <w:proofErr w:type="spellEnd"/>
      <w:r w:rsidR="00802644" w:rsidRPr="00C034AB">
        <w:rPr>
          <w:rFonts w:ascii="Arial" w:hAnsi="Arial" w:cs="Arial"/>
          <w:sz w:val="28"/>
          <w:szCs w:val="28"/>
        </w:rPr>
        <w:t xml:space="preserve"> ngoni </w:t>
      </w:r>
      <w:proofErr w:type="spellStart"/>
      <w:r w:rsidR="00802644" w:rsidRPr="00C034AB">
        <w:rPr>
          <w:rFonts w:ascii="Arial" w:hAnsi="Arial" w:cs="Arial"/>
          <w:sz w:val="28"/>
          <w:szCs w:val="28"/>
        </w:rPr>
        <w:t>haikona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zvekutamba</w:t>
      </w:r>
      <w:proofErr w:type="spellEnd"/>
      <w:r w:rsidR="00802644" w:rsidRPr="00C034AB">
        <w:rPr>
          <w:rFonts w:ascii="Arial" w:hAnsi="Arial" w:cs="Arial"/>
          <w:sz w:val="28"/>
          <w:szCs w:val="28"/>
        </w:rPr>
        <w:t>.</w:t>
      </w:r>
      <w:r w:rsidR="00C46B04" w:rsidRPr="00C46B04">
        <w:rPr>
          <w:rFonts w:ascii="Arial" w:hAnsi="Arial" w:cs="Arial"/>
          <w:sz w:val="28"/>
          <w:szCs w:val="28"/>
        </w:rPr>
        <w:t xml:space="preserve"> </w:t>
      </w:r>
      <w:r w:rsidR="00C46B04" w:rsidRPr="00C034AB">
        <w:rPr>
          <w:rFonts w:ascii="Arial" w:hAnsi="Arial" w:cs="Arial"/>
          <w:sz w:val="28"/>
          <w:szCs w:val="28"/>
        </w:rPr>
        <w:t xml:space="preserve">[Congregation </w:t>
      </w:r>
      <w:r w:rsidR="00063DA1">
        <w:rPr>
          <w:rFonts w:ascii="Arial" w:hAnsi="Arial" w:cs="Arial"/>
          <w:sz w:val="28"/>
          <w:szCs w:val="28"/>
        </w:rPr>
        <w:t>says, “</w:t>
      </w:r>
      <w:r w:rsidR="00C46B04" w:rsidRPr="00C034AB">
        <w:rPr>
          <w:rFonts w:ascii="Arial" w:hAnsi="Arial" w:cs="Arial"/>
          <w:sz w:val="28"/>
          <w:szCs w:val="28"/>
        </w:rPr>
        <w:t>Amen</w:t>
      </w:r>
      <w:r w:rsidR="00C46B04">
        <w:rPr>
          <w:rFonts w:ascii="Arial" w:hAnsi="Arial" w:cs="Arial"/>
          <w:sz w:val="28"/>
          <w:szCs w:val="28"/>
        </w:rPr>
        <w:t>/mmm.</w:t>
      </w:r>
      <w:r w:rsidR="00C46B04" w:rsidRPr="00C034AB">
        <w:rPr>
          <w:rFonts w:ascii="Arial" w:hAnsi="Arial" w:cs="Arial"/>
          <w:sz w:val="28"/>
          <w:szCs w:val="28"/>
        </w:rPr>
        <w:t>"]</w:t>
      </w:r>
      <w:r w:rsidR="005C7F7A">
        <w:rPr>
          <w:rFonts w:ascii="Arial" w:hAnsi="Arial" w:cs="Arial"/>
          <w:sz w:val="28"/>
          <w:szCs w:val="28"/>
        </w:rPr>
        <w:t xml:space="preserve"> </w:t>
      </w:r>
    </w:p>
    <w:p w14:paraId="66BEC183" w14:textId="00058DFA" w:rsidR="00802644" w:rsidRPr="00C034AB" w:rsidRDefault="00D06B26" w:rsidP="003F6869">
      <w:pPr>
        <w:jc w:val="both"/>
        <w:rPr>
          <w:rFonts w:ascii="Arial" w:hAnsi="Arial" w:cs="Arial"/>
          <w:sz w:val="28"/>
          <w:szCs w:val="28"/>
        </w:rPr>
      </w:pPr>
      <w:r>
        <w:rPr>
          <w:rFonts w:ascii="Arial" w:hAnsi="Arial" w:cs="Arial"/>
          <w:sz w:val="28"/>
          <w:szCs w:val="28"/>
          <w:vertAlign w:val="superscript"/>
        </w:rPr>
        <w:t xml:space="preserve">17 </w:t>
      </w:r>
      <w:proofErr w:type="spellStart"/>
      <w:r w:rsidR="00802644" w:rsidRPr="00C034AB">
        <w:rPr>
          <w:rFonts w:ascii="Arial" w:hAnsi="Arial" w:cs="Arial"/>
          <w:sz w:val="28"/>
          <w:szCs w:val="28"/>
        </w:rPr>
        <w:t>Totenda</w:t>
      </w:r>
      <w:proofErr w:type="spellEnd"/>
      <w:r w:rsidR="00802644" w:rsidRPr="00C034AB">
        <w:rPr>
          <w:rFonts w:ascii="Arial" w:hAnsi="Arial" w:cs="Arial"/>
          <w:sz w:val="28"/>
          <w:szCs w:val="28"/>
        </w:rPr>
        <w:t xml:space="preserve"> Mwari </w:t>
      </w:r>
      <w:r w:rsidR="00A73C85" w:rsidRPr="00C034AB">
        <w:rPr>
          <w:rFonts w:ascii="Arial" w:hAnsi="Arial" w:cs="Arial"/>
          <w:sz w:val="28"/>
          <w:szCs w:val="28"/>
        </w:rPr>
        <w:t>Brother</w:t>
      </w:r>
      <w:r w:rsidR="00802644" w:rsidRPr="00C034AB">
        <w:rPr>
          <w:rFonts w:ascii="Arial" w:hAnsi="Arial" w:cs="Arial"/>
          <w:sz w:val="28"/>
          <w:szCs w:val="28"/>
        </w:rPr>
        <w:t xml:space="preserve"> Kudzai </w:t>
      </w:r>
      <w:proofErr w:type="spellStart"/>
      <w:r w:rsidR="00802644" w:rsidRPr="00C034AB">
        <w:rPr>
          <w:rFonts w:ascii="Arial" w:hAnsi="Arial" w:cs="Arial"/>
          <w:sz w:val="28"/>
          <w:szCs w:val="28"/>
        </w:rPr>
        <w:t>vangadei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vakafa</w:t>
      </w:r>
      <w:proofErr w:type="spellEnd"/>
      <w:r w:rsidR="00802644" w:rsidRPr="00C034AB">
        <w:rPr>
          <w:rFonts w:ascii="Arial" w:hAnsi="Arial" w:cs="Arial"/>
          <w:sz w:val="28"/>
          <w:szCs w:val="28"/>
        </w:rPr>
        <w:t xml:space="preserve"> last Sunday </w:t>
      </w:r>
      <w:proofErr w:type="spellStart"/>
      <w:r w:rsidR="00802644" w:rsidRPr="00C034AB">
        <w:rPr>
          <w:rFonts w:ascii="Arial" w:hAnsi="Arial" w:cs="Arial"/>
          <w:sz w:val="28"/>
          <w:szCs w:val="28"/>
        </w:rPr>
        <w:t>naBrother</w:t>
      </w:r>
      <w:proofErr w:type="spellEnd"/>
      <w:r w:rsidR="00802644" w:rsidRPr="00C034AB">
        <w:rPr>
          <w:rFonts w:ascii="Arial" w:hAnsi="Arial" w:cs="Arial"/>
          <w:sz w:val="28"/>
          <w:szCs w:val="28"/>
        </w:rPr>
        <w:t xml:space="preserve"> </w:t>
      </w:r>
      <w:r w:rsidR="00330AD5" w:rsidRPr="00C034AB">
        <w:rPr>
          <w:rFonts w:ascii="Arial" w:hAnsi="Arial" w:cs="Arial"/>
          <w:sz w:val="28"/>
          <w:szCs w:val="28"/>
        </w:rPr>
        <w:t>Obvious</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Vakaita</w:t>
      </w:r>
      <w:proofErr w:type="spellEnd"/>
      <w:r w:rsidR="00802644" w:rsidRPr="00C034AB">
        <w:rPr>
          <w:rFonts w:ascii="Arial" w:hAnsi="Arial" w:cs="Arial"/>
          <w:sz w:val="28"/>
          <w:szCs w:val="28"/>
        </w:rPr>
        <w:t xml:space="preserve"> car accident </w:t>
      </w:r>
      <w:proofErr w:type="spellStart"/>
      <w:r w:rsidR="00802644" w:rsidRPr="00C034AB">
        <w:rPr>
          <w:rFonts w:ascii="Arial" w:hAnsi="Arial" w:cs="Arial"/>
          <w:sz w:val="28"/>
          <w:szCs w:val="28"/>
        </w:rPr>
        <w:t>yanga</w:t>
      </w:r>
      <w:proofErr w:type="spellEnd"/>
      <w:r w:rsidR="00802644" w:rsidRPr="00C034AB">
        <w:rPr>
          <w:rFonts w:ascii="Arial" w:hAnsi="Arial" w:cs="Arial"/>
          <w:sz w:val="28"/>
          <w:szCs w:val="28"/>
        </w:rPr>
        <w:t xml:space="preserve"> iri serious </w:t>
      </w:r>
      <w:proofErr w:type="spellStart"/>
      <w:r w:rsidR="00802644" w:rsidRPr="00C034AB">
        <w:rPr>
          <w:rFonts w:ascii="Arial" w:hAnsi="Arial" w:cs="Arial"/>
          <w:sz w:val="28"/>
          <w:szCs w:val="28"/>
        </w:rPr>
        <w:t>pakatofa</w:t>
      </w:r>
      <w:proofErr w:type="spellEnd"/>
      <w:r w:rsidR="00802644" w:rsidRPr="00C034AB">
        <w:rPr>
          <w:rFonts w:ascii="Arial" w:hAnsi="Arial" w:cs="Arial"/>
          <w:sz w:val="28"/>
          <w:szCs w:val="28"/>
        </w:rPr>
        <w:t xml:space="preserve"> vanhu five</w:t>
      </w:r>
      <w:r w:rsidR="00DE2959">
        <w:rPr>
          <w:rFonts w:ascii="Arial" w:hAnsi="Arial" w:cs="Arial"/>
          <w:sz w:val="28"/>
          <w:szCs w:val="28"/>
        </w:rPr>
        <w:t>.</w:t>
      </w:r>
      <w:r w:rsidR="00802644" w:rsidRPr="00C034AB">
        <w:rPr>
          <w:rFonts w:ascii="Arial" w:hAnsi="Arial" w:cs="Arial"/>
          <w:sz w:val="28"/>
          <w:szCs w:val="28"/>
        </w:rPr>
        <w:t xml:space="preserve"> </w:t>
      </w:r>
      <w:r w:rsidR="00DE2959">
        <w:rPr>
          <w:rFonts w:ascii="Arial" w:hAnsi="Arial" w:cs="Arial"/>
          <w:sz w:val="28"/>
          <w:szCs w:val="28"/>
        </w:rPr>
        <w:t>V</w:t>
      </w:r>
      <w:r w:rsidR="00802644" w:rsidRPr="00C034AB">
        <w:rPr>
          <w:rFonts w:ascii="Arial" w:hAnsi="Arial" w:cs="Arial"/>
          <w:sz w:val="28"/>
          <w:szCs w:val="28"/>
        </w:rPr>
        <w:t xml:space="preserve">amwe </w:t>
      </w:r>
      <w:proofErr w:type="spellStart"/>
      <w:r w:rsidR="00802644" w:rsidRPr="00C034AB">
        <w:rPr>
          <w:rFonts w:ascii="Arial" w:hAnsi="Arial" w:cs="Arial"/>
          <w:sz w:val="28"/>
          <w:szCs w:val="28"/>
        </w:rPr>
        <w:t>vaitotakurwa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vachifira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mumota</w:t>
      </w:r>
      <w:proofErr w:type="spellEnd"/>
      <w:r w:rsidR="00DE2959">
        <w:rPr>
          <w:rFonts w:ascii="Arial" w:hAnsi="Arial" w:cs="Arial"/>
          <w:sz w:val="28"/>
          <w:szCs w:val="28"/>
        </w:rPr>
        <w:t>,</w:t>
      </w:r>
      <w:r w:rsidR="00802644" w:rsidRPr="00C034AB">
        <w:rPr>
          <w:rFonts w:ascii="Arial" w:hAnsi="Arial" w:cs="Arial"/>
          <w:sz w:val="28"/>
          <w:szCs w:val="28"/>
        </w:rPr>
        <w:t xml:space="preserve"> but hama </w:t>
      </w:r>
      <w:proofErr w:type="spellStart"/>
      <w:r w:rsidR="00802644" w:rsidRPr="00C034AB">
        <w:rPr>
          <w:rFonts w:ascii="Arial" w:hAnsi="Arial" w:cs="Arial"/>
          <w:sz w:val="28"/>
          <w:szCs w:val="28"/>
        </w:rPr>
        <w:t>yakangokuvara</w:t>
      </w:r>
      <w:proofErr w:type="spellEnd"/>
      <w:r w:rsidR="00802644" w:rsidRPr="00C034AB">
        <w:rPr>
          <w:rFonts w:ascii="Arial" w:hAnsi="Arial" w:cs="Arial"/>
          <w:sz w:val="28"/>
          <w:szCs w:val="28"/>
        </w:rPr>
        <w:t xml:space="preserve"> back</w:t>
      </w:r>
      <w:r w:rsidR="002F3817">
        <w:rPr>
          <w:rFonts w:ascii="Arial" w:hAnsi="Arial" w:cs="Arial"/>
          <w:sz w:val="28"/>
          <w:szCs w:val="28"/>
        </w:rPr>
        <w:t>,</w:t>
      </w:r>
      <w:r w:rsidR="00802644" w:rsidRPr="00C034AB">
        <w:rPr>
          <w:rFonts w:ascii="Arial" w:hAnsi="Arial" w:cs="Arial"/>
          <w:sz w:val="28"/>
          <w:szCs w:val="28"/>
        </w:rPr>
        <w:t xml:space="preserve"> Brother </w:t>
      </w:r>
      <w:r w:rsidR="00330AD5" w:rsidRPr="00C034AB">
        <w:rPr>
          <w:rFonts w:ascii="Arial" w:hAnsi="Arial" w:cs="Arial"/>
          <w:sz w:val="28"/>
          <w:szCs w:val="28"/>
        </w:rPr>
        <w:t>Obvious</w:t>
      </w:r>
      <w:r w:rsidR="00802644" w:rsidRPr="00C034AB">
        <w:rPr>
          <w:rFonts w:ascii="Arial" w:hAnsi="Arial" w:cs="Arial"/>
          <w:sz w:val="28"/>
          <w:szCs w:val="28"/>
        </w:rPr>
        <w:t xml:space="preserve"> havana </w:t>
      </w:r>
      <w:proofErr w:type="spellStart"/>
      <w:r w:rsidR="00802644" w:rsidRPr="00C034AB">
        <w:rPr>
          <w:rFonts w:ascii="Arial" w:hAnsi="Arial" w:cs="Arial"/>
          <w:sz w:val="28"/>
          <w:szCs w:val="28"/>
        </w:rPr>
        <w:t>kutombokuvara</w:t>
      </w:r>
      <w:proofErr w:type="spellEnd"/>
      <w:r w:rsidR="00802644" w:rsidRPr="00C034AB">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Han</w:t>
      </w:r>
      <w:r w:rsidR="00330AD5">
        <w:rPr>
          <w:rFonts w:ascii="Arial" w:hAnsi="Arial" w:cs="Arial"/>
          <w:sz w:val="28"/>
          <w:szCs w:val="28"/>
        </w:rPr>
        <w:t>d</w:t>
      </w:r>
      <w:r w:rsidR="00802644" w:rsidRPr="00C034AB">
        <w:rPr>
          <w:rFonts w:ascii="Arial" w:hAnsi="Arial" w:cs="Arial"/>
          <w:sz w:val="28"/>
          <w:szCs w:val="28"/>
        </w:rPr>
        <w:t>imoona</w:t>
      </w:r>
      <w:proofErr w:type="spellEnd"/>
      <w:r w:rsidR="00802644" w:rsidRPr="00C034AB">
        <w:rPr>
          <w:rFonts w:ascii="Arial" w:hAnsi="Arial" w:cs="Arial"/>
          <w:sz w:val="28"/>
          <w:szCs w:val="28"/>
        </w:rPr>
        <w:t xml:space="preserve"> kuti </w:t>
      </w:r>
      <w:proofErr w:type="spellStart"/>
      <w:r w:rsidR="00802644" w:rsidRPr="00C034AB">
        <w:rPr>
          <w:rFonts w:ascii="Arial" w:hAnsi="Arial" w:cs="Arial"/>
          <w:sz w:val="28"/>
          <w:szCs w:val="28"/>
        </w:rPr>
        <w:t>munamato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unokosha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chaizvo</w:t>
      </w:r>
      <w:proofErr w:type="spellEnd"/>
      <w:r w:rsidR="00E270CD">
        <w:rPr>
          <w:rFonts w:ascii="Arial" w:hAnsi="Arial" w:cs="Arial"/>
          <w:sz w:val="28"/>
          <w:szCs w:val="28"/>
        </w:rPr>
        <w:t xml:space="preserve">? </w:t>
      </w:r>
      <w:r w:rsidR="00534101" w:rsidRPr="00534101">
        <w:rPr>
          <w:rFonts w:ascii="Arial" w:hAnsi="Arial" w:cs="Arial"/>
          <w:sz w:val="18"/>
          <w:szCs w:val="28"/>
        </w:rPr>
        <w:t xml:space="preserve">[Congregation says, “Amen.”] </w:t>
      </w:r>
      <w:r w:rsidR="00802644" w:rsidRPr="00C034AB">
        <w:rPr>
          <w:rFonts w:ascii="Arial" w:hAnsi="Arial" w:cs="Arial"/>
          <w:sz w:val="28"/>
          <w:szCs w:val="28"/>
        </w:rPr>
        <w:t xml:space="preserve">We could be talking about </w:t>
      </w:r>
      <w:r w:rsidR="00040FC2">
        <w:rPr>
          <w:rFonts w:ascii="Arial" w:hAnsi="Arial" w:cs="Arial"/>
          <w:sz w:val="28"/>
          <w:szCs w:val="28"/>
        </w:rPr>
        <w:t xml:space="preserve">another thing </w:t>
      </w:r>
      <w:r w:rsidR="00802644" w:rsidRPr="00C034AB">
        <w:rPr>
          <w:rFonts w:ascii="Arial" w:hAnsi="Arial" w:cs="Arial"/>
          <w:sz w:val="28"/>
          <w:szCs w:val="28"/>
        </w:rPr>
        <w:t>now</w:t>
      </w:r>
      <w:r w:rsidR="00E270CD">
        <w:rPr>
          <w:rFonts w:ascii="Arial" w:hAnsi="Arial" w:cs="Arial"/>
          <w:sz w:val="28"/>
          <w:szCs w:val="28"/>
        </w:rPr>
        <w:t>,</w:t>
      </w:r>
      <w:r w:rsidR="00802644" w:rsidRPr="00C034AB">
        <w:rPr>
          <w:rFonts w:ascii="Arial" w:hAnsi="Arial" w:cs="Arial"/>
          <w:sz w:val="28"/>
          <w:szCs w:val="28"/>
        </w:rPr>
        <w:t xml:space="preserve"> about that brother </w:t>
      </w:r>
      <w:proofErr w:type="spellStart"/>
      <w:r w:rsidR="00802644" w:rsidRPr="00C034AB">
        <w:rPr>
          <w:rFonts w:ascii="Arial" w:hAnsi="Arial" w:cs="Arial"/>
          <w:sz w:val="28"/>
          <w:szCs w:val="28"/>
        </w:rPr>
        <w:t>han</w:t>
      </w:r>
      <w:r w:rsidR="002F3817">
        <w:rPr>
          <w:rFonts w:ascii="Arial" w:hAnsi="Arial" w:cs="Arial"/>
          <w:sz w:val="28"/>
          <w:szCs w:val="28"/>
        </w:rPr>
        <w:t>d</w:t>
      </w:r>
      <w:r w:rsidR="00802644" w:rsidRPr="00C034AB">
        <w:rPr>
          <w:rFonts w:ascii="Arial" w:hAnsi="Arial" w:cs="Arial"/>
          <w:sz w:val="28"/>
          <w:szCs w:val="28"/>
        </w:rPr>
        <w:t>i</w:t>
      </w:r>
      <w:proofErr w:type="spellEnd"/>
      <w:r w:rsidR="002F3817">
        <w:rPr>
          <w:rFonts w:ascii="Arial" w:hAnsi="Arial" w:cs="Arial"/>
          <w:sz w:val="28"/>
          <w:szCs w:val="28"/>
        </w:rPr>
        <w:t xml:space="preserve"> </w:t>
      </w:r>
      <w:proofErr w:type="spellStart"/>
      <w:r w:rsidR="00802644" w:rsidRPr="00C034AB">
        <w:rPr>
          <w:rFonts w:ascii="Arial" w:hAnsi="Arial" w:cs="Arial"/>
          <w:sz w:val="28"/>
          <w:szCs w:val="28"/>
        </w:rPr>
        <w:t>m</w:t>
      </w:r>
      <w:r w:rsidR="004E7E0F">
        <w:rPr>
          <w:rFonts w:ascii="Arial" w:hAnsi="Arial" w:cs="Arial"/>
          <w:sz w:val="28"/>
          <w:szCs w:val="28"/>
        </w:rPr>
        <w:t>a</w:t>
      </w:r>
      <w:r w:rsidR="00802644" w:rsidRPr="00C034AB">
        <w:rPr>
          <w:rFonts w:ascii="Arial" w:hAnsi="Arial" w:cs="Arial"/>
          <w:sz w:val="28"/>
          <w:szCs w:val="28"/>
        </w:rPr>
        <w:t>ona</w:t>
      </w:r>
      <w:proofErr w:type="spellEnd"/>
      <w:r w:rsidR="00802644" w:rsidRPr="00C034AB">
        <w:rPr>
          <w:rFonts w:ascii="Arial" w:hAnsi="Arial" w:cs="Arial"/>
          <w:sz w:val="28"/>
          <w:szCs w:val="28"/>
        </w:rPr>
        <w:t xml:space="preserve">...? </w:t>
      </w:r>
      <w:r w:rsidR="0087266B">
        <w:rPr>
          <w:rFonts w:ascii="Arial" w:hAnsi="Arial" w:cs="Arial"/>
          <w:sz w:val="28"/>
          <w:szCs w:val="28"/>
        </w:rPr>
        <w:t>O</w:t>
      </w:r>
      <w:r w:rsidR="00802644" w:rsidRPr="00C034AB">
        <w:rPr>
          <w:rFonts w:ascii="Arial" w:hAnsi="Arial" w:cs="Arial"/>
          <w:sz w:val="28"/>
          <w:szCs w:val="28"/>
        </w:rPr>
        <w:t>r about both brothers</w:t>
      </w:r>
      <w:r w:rsidR="0087266B">
        <w:rPr>
          <w:rFonts w:ascii="Arial" w:hAnsi="Arial" w:cs="Arial"/>
          <w:sz w:val="28"/>
          <w:szCs w:val="28"/>
        </w:rPr>
        <w:t>!</w:t>
      </w:r>
      <w:r w:rsidR="00802644" w:rsidRPr="00C034AB">
        <w:rPr>
          <w:rFonts w:ascii="Arial" w:hAnsi="Arial" w:cs="Arial"/>
          <w:sz w:val="28"/>
          <w:szCs w:val="28"/>
        </w:rPr>
        <w:t xml:space="preserve"> </w:t>
      </w:r>
      <w:r w:rsidR="0087266B" w:rsidRPr="00C034AB">
        <w:rPr>
          <w:rFonts w:ascii="Arial" w:hAnsi="Arial" w:cs="Arial"/>
          <w:sz w:val="28"/>
          <w:szCs w:val="28"/>
        </w:rPr>
        <w:t>Saka</w:t>
      </w:r>
      <w:r w:rsidR="00802644" w:rsidRPr="00C034AB">
        <w:rPr>
          <w:rFonts w:ascii="Arial" w:hAnsi="Arial" w:cs="Arial"/>
          <w:sz w:val="28"/>
          <w:szCs w:val="28"/>
        </w:rPr>
        <w:t xml:space="preserve"> Mwari </w:t>
      </w:r>
      <w:proofErr w:type="spellStart"/>
      <w:r w:rsidR="00802644" w:rsidRPr="00C034AB">
        <w:rPr>
          <w:rFonts w:ascii="Arial" w:hAnsi="Arial" w:cs="Arial"/>
          <w:sz w:val="28"/>
          <w:szCs w:val="28"/>
        </w:rPr>
        <w:t>vakaita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chii</w:t>
      </w:r>
      <w:proofErr w:type="spellEnd"/>
      <w:r w:rsidR="00802644" w:rsidRPr="00C034AB">
        <w:rPr>
          <w:rFonts w:ascii="Arial" w:hAnsi="Arial" w:cs="Arial"/>
          <w:sz w:val="28"/>
          <w:szCs w:val="28"/>
        </w:rPr>
        <w:t xml:space="preserve">...? </w:t>
      </w:r>
      <w:r w:rsidR="00534101" w:rsidRPr="00534101">
        <w:rPr>
          <w:rFonts w:ascii="Arial" w:hAnsi="Arial" w:cs="Arial"/>
          <w:sz w:val="18"/>
          <w:szCs w:val="28"/>
        </w:rPr>
        <w:t xml:space="preserve">[Congregation says, “nyasha,”] </w:t>
      </w:r>
      <w:r w:rsidR="00802644" w:rsidRPr="00C034AB">
        <w:rPr>
          <w:rFonts w:ascii="Arial" w:hAnsi="Arial" w:cs="Arial"/>
          <w:sz w:val="28"/>
          <w:szCs w:val="28"/>
        </w:rPr>
        <w:t xml:space="preserve">nyasha </w:t>
      </w:r>
      <w:proofErr w:type="spellStart"/>
      <w:r w:rsidR="00802644" w:rsidRPr="00C034AB">
        <w:rPr>
          <w:rFonts w:ascii="Arial" w:hAnsi="Arial" w:cs="Arial"/>
          <w:sz w:val="28"/>
          <w:szCs w:val="28"/>
        </w:rPr>
        <w:t>ha</w:t>
      </w:r>
      <w:r w:rsidR="008E540A">
        <w:rPr>
          <w:rFonts w:ascii="Arial" w:hAnsi="Arial" w:cs="Arial"/>
          <w:sz w:val="28"/>
          <w:szCs w:val="28"/>
        </w:rPr>
        <w:t>ndima</w:t>
      </w:r>
      <w:r w:rsidR="00802644" w:rsidRPr="00C034AB">
        <w:rPr>
          <w:rFonts w:ascii="Arial" w:hAnsi="Arial" w:cs="Arial"/>
          <w:sz w:val="28"/>
          <w:szCs w:val="28"/>
        </w:rPr>
        <w:t>ona</w:t>
      </w:r>
      <w:proofErr w:type="spellEnd"/>
      <w:r w:rsidR="004323A6">
        <w:rPr>
          <w:rFonts w:ascii="Arial" w:hAnsi="Arial" w:cs="Arial"/>
          <w:sz w:val="28"/>
          <w:szCs w:val="28"/>
        </w:rPr>
        <w:t>.</w:t>
      </w:r>
      <w:r w:rsidR="00802644" w:rsidRPr="00C034AB">
        <w:rPr>
          <w:rFonts w:ascii="Arial" w:hAnsi="Arial" w:cs="Arial"/>
          <w:sz w:val="28"/>
          <w:szCs w:val="28"/>
        </w:rPr>
        <w:t xml:space="preserve"> </w:t>
      </w:r>
      <w:r w:rsidR="004323A6">
        <w:rPr>
          <w:rFonts w:ascii="Arial" w:hAnsi="Arial" w:cs="Arial"/>
          <w:sz w:val="28"/>
          <w:szCs w:val="28"/>
        </w:rPr>
        <w:t>S</w:t>
      </w:r>
      <w:r w:rsidR="000948EA">
        <w:rPr>
          <w:rFonts w:ascii="Arial" w:hAnsi="Arial" w:cs="Arial"/>
          <w:sz w:val="28"/>
          <w:szCs w:val="28"/>
        </w:rPr>
        <w:t>aka</w:t>
      </w:r>
      <w:r w:rsidR="00802644" w:rsidRPr="00C034AB">
        <w:rPr>
          <w:rFonts w:ascii="Arial" w:hAnsi="Arial" w:cs="Arial"/>
          <w:sz w:val="28"/>
          <w:szCs w:val="28"/>
        </w:rPr>
        <w:t xml:space="preserve">, </w:t>
      </w:r>
      <w:proofErr w:type="spellStart"/>
      <w:r w:rsidR="00802644" w:rsidRPr="00C034AB">
        <w:rPr>
          <w:rFonts w:ascii="Arial" w:hAnsi="Arial" w:cs="Arial"/>
          <w:sz w:val="28"/>
          <w:szCs w:val="28"/>
        </w:rPr>
        <w:t>hatinyengetereranei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chaizvo</w:t>
      </w:r>
      <w:proofErr w:type="spellEnd"/>
      <w:r w:rsidR="00802644" w:rsidRPr="00C034AB">
        <w:rPr>
          <w:rFonts w:ascii="Arial" w:hAnsi="Arial" w:cs="Arial"/>
          <w:sz w:val="28"/>
          <w:szCs w:val="28"/>
        </w:rPr>
        <w:t xml:space="preserve"> </w:t>
      </w:r>
      <w:r w:rsidR="00B6206A">
        <w:rPr>
          <w:rFonts w:ascii="Arial" w:hAnsi="Arial" w:cs="Arial"/>
          <w:sz w:val="28"/>
          <w:szCs w:val="28"/>
        </w:rPr>
        <w:t xml:space="preserve">kuti </w:t>
      </w:r>
      <w:proofErr w:type="spellStart"/>
      <w:r w:rsidR="00802644" w:rsidRPr="00C034AB">
        <w:rPr>
          <w:rFonts w:ascii="Arial" w:hAnsi="Arial" w:cs="Arial"/>
          <w:sz w:val="28"/>
          <w:szCs w:val="28"/>
        </w:rPr>
        <w:t>ti</w:t>
      </w:r>
      <w:proofErr w:type="spellEnd"/>
      <w:r w:rsidR="00ED4FF4">
        <w:rPr>
          <w:rFonts w:ascii="Arial" w:hAnsi="Arial" w:cs="Arial"/>
          <w:sz w:val="28"/>
          <w:szCs w:val="28"/>
        </w:rPr>
        <w:t>…</w:t>
      </w:r>
      <w:proofErr w:type="spellStart"/>
      <w:r w:rsidR="00802644" w:rsidRPr="00C034AB">
        <w:rPr>
          <w:rFonts w:ascii="Arial" w:hAnsi="Arial" w:cs="Arial"/>
          <w:sz w:val="28"/>
          <w:szCs w:val="28"/>
        </w:rPr>
        <w:t>fambe</w:t>
      </w:r>
      <w:proofErr w:type="spellEnd"/>
      <w:r w:rsidR="00802644" w:rsidRPr="00C034AB">
        <w:rPr>
          <w:rFonts w:ascii="Arial" w:hAnsi="Arial" w:cs="Arial"/>
          <w:sz w:val="28"/>
          <w:szCs w:val="28"/>
        </w:rPr>
        <w:t xml:space="preserve"> zvakanaka </w:t>
      </w:r>
      <w:proofErr w:type="spellStart"/>
      <w:r w:rsidR="00802644" w:rsidRPr="00C034AB">
        <w:rPr>
          <w:rFonts w:ascii="Arial" w:hAnsi="Arial" w:cs="Arial"/>
          <w:sz w:val="28"/>
          <w:szCs w:val="28"/>
        </w:rPr>
        <w:t>paHeroes</w:t>
      </w:r>
      <w:proofErr w:type="spellEnd"/>
      <w:r w:rsidR="00802644" w:rsidRPr="00C034AB">
        <w:rPr>
          <w:rFonts w:ascii="Arial" w:hAnsi="Arial" w:cs="Arial"/>
          <w:sz w:val="28"/>
          <w:szCs w:val="28"/>
        </w:rPr>
        <w:t xml:space="preserve"> </w:t>
      </w:r>
      <w:proofErr w:type="spellStart"/>
      <w:r w:rsidR="00802644" w:rsidRPr="00B6206A">
        <w:rPr>
          <w:rFonts w:ascii="Arial" w:hAnsi="Arial" w:cs="Arial"/>
          <w:sz w:val="28"/>
          <w:szCs w:val="28"/>
        </w:rPr>
        <w:t>apa</w:t>
      </w:r>
      <w:proofErr w:type="spellEnd"/>
      <w:r w:rsidR="00B6206A">
        <w:rPr>
          <w:rStyle w:val="CommentReference"/>
          <w:rFonts w:ascii="Arial" w:hAnsi="Arial" w:cs="Arial"/>
          <w:sz w:val="28"/>
          <w:szCs w:val="28"/>
        </w:rPr>
        <w:t xml:space="preserve">. </w:t>
      </w:r>
      <w:r w:rsidR="00534101" w:rsidRPr="00534101">
        <w:rPr>
          <w:rStyle w:val="CommentReference"/>
          <w:rFonts w:ascii="Arial" w:hAnsi="Arial" w:cs="Arial"/>
          <w:sz w:val="18"/>
          <w:szCs w:val="28"/>
        </w:rPr>
        <w:t xml:space="preserve">[Congregation says, “Amen.”] </w:t>
      </w:r>
      <w:r w:rsidR="00802644" w:rsidRPr="00C034AB">
        <w:rPr>
          <w:rFonts w:ascii="Arial" w:hAnsi="Arial" w:cs="Arial"/>
          <w:sz w:val="28"/>
          <w:szCs w:val="28"/>
        </w:rPr>
        <w:t xml:space="preserve"> Heroes </w:t>
      </w:r>
      <w:proofErr w:type="spellStart"/>
      <w:r w:rsidR="00802644" w:rsidRPr="00C034AB">
        <w:rPr>
          <w:rFonts w:ascii="Arial" w:hAnsi="Arial" w:cs="Arial"/>
          <w:sz w:val="28"/>
          <w:szCs w:val="28"/>
        </w:rPr>
        <w:t>inoti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netsei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hatifambei</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zvakadii</w:t>
      </w:r>
      <w:proofErr w:type="spellEnd"/>
      <w:r w:rsidR="00802644" w:rsidRPr="00C034AB">
        <w:rPr>
          <w:rFonts w:ascii="Arial" w:hAnsi="Arial" w:cs="Arial"/>
          <w:sz w:val="28"/>
          <w:szCs w:val="28"/>
        </w:rPr>
        <w:t xml:space="preserve">...? </w:t>
      </w:r>
      <w:r w:rsidR="009831A7">
        <w:rPr>
          <w:rFonts w:ascii="Arial" w:hAnsi="Arial" w:cs="Arial"/>
          <w:sz w:val="28"/>
          <w:szCs w:val="28"/>
        </w:rPr>
        <w:t>Z</w:t>
      </w:r>
      <w:r w:rsidR="00AA2C59">
        <w:rPr>
          <w:rFonts w:ascii="Arial" w:hAnsi="Arial" w:cs="Arial"/>
          <w:sz w:val="28"/>
          <w:szCs w:val="28"/>
        </w:rPr>
        <w:t>v</w:t>
      </w:r>
      <w:r w:rsidR="00802644" w:rsidRPr="00C034AB">
        <w:rPr>
          <w:rFonts w:ascii="Arial" w:hAnsi="Arial" w:cs="Arial"/>
          <w:sz w:val="28"/>
          <w:szCs w:val="28"/>
        </w:rPr>
        <w:t>akanaka.</w:t>
      </w:r>
    </w:p>
    <w:p w14:paraId="4CBE2876" w14:textId="51359C01" w:rsidR="00802644" w:rsidRPr="009800C1" w:rsidRDefault="00D06B26" w:rsidP="003F6869">
      <w:pPr>
        <w:jc w:val="both"/>
        <w:rPr>
          <w:rFonts w:ascii="Arial" w:hAnsi="Arial" w:cs="Arial"/>
          <w:sz w:val="18"/>
          <w:szCs w:val="18"/>
        </w:rPr>
      </w:pPr>
      <w:r>
        <w:rPr>
          <w:rFonts w:ascii="Arial" w:hAnsi="Arial" w:cs="Arial"/>
          <w:sz w:val="28"/>
          <w:szCs w:val="28"/>
          <w:vertAlign w:val="superscript"/>
        </w:rPr>
        <w:t xml:space="preserve">18 </w:t>
      </w:r>
      <w:r w:rsidR="00802644" w:rsidRPr="00C034AB">
        <w:rPr>
          <w:rFonts w:ascii="Arial" w:hAnsi="Arial" w:cs="Arial"/>
          <w:sz w:val="28"/>
          <w:szCs w:val="28"/>
        </w:rPr>
        <w:t xml:space="preserve">Then </w:t>
      </w:r>
      <w:proofErr w:type="spellStart"/>
      <w:r w:rsidR="00802644" w:rsidRPr="00C034AB">
        <w:rPr>
          <w:rFonts w:ascii="Arial" w:hAnsi="Arial" w:cs="Arial"/>
          <w:sz w:val="28"/>
          <w:szCs w:val="28"/>
        </w:rPr>
        <w:t>toda</w:t>
      </w:r>
      <w:proofErr w:type="spellEnd"/>
      <w:r w:rsidR="00802644" w:rsidRPr="00C034AB">
        <w:rPr>
          <w:rFonts w:ascii="Arial" w:hAnsi="Arial" w:cs="Arial"/>
          <w:sz w:val="28"/>
          <w:szCs w:val="28"/>
        </w:rPr>
        <w:t xml:space="preserve"> kuti </w:t>
      </w:r>
      <w:proofErr w:type="spellStart"/>
      <w:r w:rsidR="00802644" w:rsidRPr="00C034AB">
        <w:rPr>
          <w:rFonts w:ascii="Arial" w:hAnsi="Arial" w:cs="Arial"/>
          <w:sz w:val="28"/>
          <w:szCs w:val="28"/>
        </w:rPr>
        <w:t>tive</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nenguva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yakanaka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mu</w:t>
      </w:r>
      <w:r w:rsidR="00C05F71">
        <w:rPr>
          <w:rFonts w:ascii="Arial" w:hAnsi="Arial" w:cs="Arial"/>
          <w:sz w:val="28"/>
          <w:szCs w:val="28"/>
        </w:rPr>
        <w:t>S</w:t>
      </w:r>
      <w:r w:rsidR="00802644" w:rsidRPr="00C034AB">
        <w:rPr>
          <w:rFonts w:ascii="Arial" w:hAnsi="Arial" w:cs="Arial"/>
          <w:sz w:val="28"/>
          <w:szCs w:val="28"/>
        </w:rPr>
        <w:t>hoko</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raani</w:t>
      </w:r>
      <w:proofErr w:type="spellEnd"/>
      <w:r w:rsidR="00802644" w:rsidRPr="00C034AB">
        <w:rPr>
          <w:rFonts w:ascii="Arial" w:hAnsi="Arial" w:cs="Arial"/>
          <w:sz w:val="28"/>
          <w:szCs w:val="28"/>
        </w:rPr>
        <w:t xml:space="preserve">...? </w:t>
      </w:r>
      <w:r w:rsidR="00802644" w:rsidRPr="009800C1">
        <w:rPr>
          <w:rFonts w:ascii="Arial" w:hAnsi="Arial" w:cs="Arial"/>
          <w:sz w:val="18"/>
          <w:szCs w:val="18"/>
        </w:rPr>
        <w:t xml:space="preserve">[Apostle Gumbura and </w:t>
      </w:r>
      <w:r w:rsidR="00854E86" w:rsidRPr="009800C1">
        <w:rPr>
          <w:rFonts w:ascii="Arial" w:hAnsi="Arial" w:cs="Arial"/>
          <w:sz w:val="18"/>
          <w:szCs w:val="18"/>
        </w:rPr>
        <w:t>C</w:t>
      </w:r>
      <w:r w:rsidR="00802644" w:rsidRPr="009800C1">
        <w:rPr>
          <w:rFonts w:ascii="Arial" w:hAnsi="Arial" w:cs="Arial"/>
          <w:sz w:val="18"/>
          <w:szCs w:val="18"/>
        </w:rPr>
        <w:t xml:space="preserve">ongregation </w:t>
      </w:r>
      <w:r w:rsidR="0066014D" w:rsidRPr="009800C1">
        <w:rPr>
          <w:rFonts w:ascii="Arial" w:hAnsi="Arial" w:cs="Arial"/>
          <w:sz w:val="18"/>
          <w:szCs w:val="18"/>
        </w:rPr>
        <w:t>say, “</w:t>
      </w:r>
      <w:r w:rsidR="00802644" w:rsidRPr="009800C1">
        <w:rPr>
          <w:rFonts w:ascii="Arial" w:hAnsi="Arial" w:cs="Arial"/>
          <w:sz w:val="18"/>
          <w:szCs w:val="18"/>
        </w:rPr>
        <w:t xml:space="preserve">raMwari."] </w:t>
      </w:r>
      <w:r w:rsidR="00802644" w:rsidRPr="00C034AB">
        <w:rPr>
          <w:rFonts w:ascii="Arial" w:hAnsi="Arial" w:cs="Arial"/>
          <w:sz w:val="28"/>
          <w:szCs w:val="28"/>
        </w:rPr>
        <w:t xml:space="preserve">Hama </w:t>
      </w:r>
      <w:proofErr w:type="spellStart"/>
      <w:r w:rsidR="00802644" w:rsidRPr="00C034AB">
        <w:rPr>
          <w:rFonts w:ascii="Arial" w:hAnsi="Arial" w:cs="Arial"/>
          <w:sz w:val="28"/>
          <w:szCs w:val="28"/>
        </w:rPr>
        <w:t>dzofamba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torara</w:t>
      </w:r>
      <w:proofErr w:type="spellEnd"/>
      <w:r w:rsidR="00802644" w:rsidRPr="00C034AB">
        <w:rPr>
          <w:rFonts w:ascii="Arial" w:hAnsi="Arial" w:cs="Arial"/>
          <w:sz w:val="28"/>
          <w:szCs w:val="28"/>
        </w:rPr>
        <w:t xml:space="preserve"> </w:t>
      </w:r>
      <w:proofErr w:type="spellStart"/>
      <w:r w:rsidR="00802644" w:rsidRPr="00C034AB">
        <w:rPr>
          <w:rFonts w:ascii="Arial" w:hAnsi="Arial" w:cs="Arial"/>
          <w:sz w:val="28"/>
          <w:szCs w:val="28"/>
        </w:rPr>
        <w:t>tichizorora</w:t>
      </w:r>
      <w:proofErr w:type="spellEnd"/>
      <w:r w:rsidR="00802644" w:rsidRPr="00C034AB">
        <w:rPr>
          <w:rFonts w:ascii="Arial" w:hAnsi="Arial" w:cs="Arial"/>
          <w:sz w:val="28"/>
          <w:szCs w:val="28"/>
        </w:rPr>
        <w:t xml:space="preserve">. It will be strenuous during this particular period, a long period </w:t>
      </w:r>
      <w:proofErr w:type="spellStart"/>
      <w:r w:rsidR="00534101">
        <w:rPr>
          <w:rFonts w:ascii="Arial" w:hAnsi="Arial" w:cs="Arial"/>
          <w:sz w:val="28"/>
          <w:szCs w:val="28"/>
        </w:rPr>
        <w:t>handiti</w:t>
      </w:r>
      <w:proofErr w:type="spellEnd"/>
      <w:r w:rsidR="00534101">
        <w:rPr>
          <w:rFonts w:ascii="Arial" w:hAnsi="Arial" w:cs="Arial"/>
          <w:sz w:val="28"/>
          <w:szCs w:val="28"/>
        </w:rPr>
        <w:t>.</w:t>
      </w:r>
      <w:r w:rsidR="00802644" w:rsidRPr="00C034AB">
        <w:rPr>
          <w:rFonts w:ascii="Arial" w:hAnsi="Arial" w:cs="Arial"/>
          <w:sz w:val="28"/>
          <w:szCs w:val="28"/>
        </w:rPr>
        <w:t xml:space="preserve"> </w:t>
      </w:r>
      <w:r w:rsidR="003043C9">
        <w:rPr>
          <w:rFonts w:ascii="Arial" w:hAnsi="Arial" w:cs="Arial"/>
          <w:sz w:val="28"/>
          <w:szCs w:val="28"/>
        </w:rPr>
        <w:t>A</w:t>
      </w:r>
      <w:r w:rsidR="00802644" w:rsidRPr="00C034AB">
        <w:rPr>
          <w:rFonts w:ascii="Arial" w:hAnsi="Arial" w:cs="Arial"/>
          <w:sz w:val="28"/>
          <w:szCs w:val="28"/>
        </w:rPr>
        <w:t>nd it's the first time we are doing it here.</w:t>
      </w:r>
      <w:r w:rsidR="001D06A5" w:rsidRPr="001D06A5">
        <w:rPr>
          <w:rFonts w:ascii="Arial" w:hAnsi="Arial" w:cs="Arial"/>
          <w:sz w:val="28"/>
          <w:szCs w:val="28"/>
        </w:rPr>
        <w:t xml:space="preserve"> </w:t>
      </w:r>
      <w:r w:rsidR="00534101" w:rsidRPr="00534101">
        <w:rPr>
          <w:rFonts w:ascii="Arial" w:hAnsi="Arial" w:cs="Arial"/>
          <w:sz w:val="18"/>
          <w:szCs w:val="28"/>
        </w:rPr>
        <w:t xml:space="preserve">[Congregation says, “mmm.”] </w:t>
      </w:r>
      <w:r w:rsidR="00802644" w:rsidRPr="00C034AB">
        <w:rPr>
          <w:rFonts w:ascii="Arial" w:hAnsi="Arial" w:cs="Arial"/>
          <w:sz w:val="28"/>
          <w:szCs w:val="28"/>
        </w:rPr>
        <w:t xml:space="preserve">We don't know how it </w:t>
      </w:r>
      <w:proofErr w:type="spellStart"/>
      <w:r w:rsidR="00802644" w:rsidRPr="00C034AB">
        <w:rPr>
          <w:rFonts w:ascii="Arial" w:hAnsi="Arial" w:cs="Arial"/>
          <w:sz w:val="28"/>
          <w:szCs w:val="28"/>
        </w:rPr>
        <w:t>wi</w:t>
      </w:r>
      <w:proofErr w:type="spellEnd"/>
      <w:r w:rsidR="00316231" w:rsidRPr="00C034AB">
        <w:rPr>
          <w:rFonts w:ascii="Arial" w:hAnsi="Arial" w:cs="Arial"/>
          <w:sz w:val="28"/>
          <w:szCs w:val="28"/>
        </w:rPr>
        <w:t>…</w:t>
      </w:r>
      <w:r w:rsidR="008C0712">
        <w:rPr>
          <w:rFonts w:ascii="Arial" w:hAnsi="Arial" w:cs="Arial"/>
          <w:sz w:val="28"/>
          <w:szCs w:val="28"/>
        </w:rPr>
        <w:t xml:space="preserve"> it</w:t>
      </w:r>
      <w:r w:rsidR="00DF2D62" w:rsidRPr="00C034AB">
        <w:rPr>
          <w:rFonts w:ascii="Arial" w:hAnsi="Arial" w:cs="Arial"/>
          <w:sz w:val="28"/>
          <w:szCs w:val="28"/>
        </w:rPr>
        <w:t xml:space="preserve"> w</w:t>
      </w:r>
      <w:r w:rsidR="008C0712">
        <w:rPr>
          <w:rFonts w:ascii="Arial" w:hAnsi="Arial" w:cs="Arial"/>
          <w:sz w:val="28"/>
          <w:szCs w:val="28"/>
        </w:rPr>
        <w:t>ould</w:t>
      </w:r>
      <w:r w:rsidR="00802644" w:rsidRPr="00C034AB">
        <w:rPr>
          <w:rFonts w:ascii="Arial" w:hAnsi="Arial" w:cs="Arial"/>
          <w:sz w:val="28"/>
          <w:szCs w:val="28"/>
        </w:rPr>
        <w:t xml:space="preserve"> come </w:t>
      </w:r>
      <w:r w:rsidR="00A54716" w:rsidRPr="00C034AB">
        <w:rPr>
          <w:rFonts w:ascii="Arial" w:hAnsi="Arial" w:cs="Arial"/>
          <w:sz w:val="28"/>
          <w:szCs w:val="28"/>
        </w:rPr>
        <w:t>out</w:t>
      </w:r>
      <w:r w:rsidR="00A54716">
        <w:rPr>
          <w:rFonts w:ascii="Arial" w:hAnsi="Arial" w:cs="Arial"/>
          <w:sz w:val="28"/>
          <w:szCs w:val="28"/>
        </w:rPr>
        <w:t>;</w:t>
      </w:r>
      <w:r w:rsidR="00D21CEC">
        <w:rPr>
          <w:rFonts w:ascii="Arial" w:hAnsi="Arial" w:cs="Arial"/>
          <w:sz w:val="28"/>
          <w:szCs w:val="28"/>
        </w:rPr>
        <w:t xml:space="preserve"> </w:t>
      </w:r>
      <w:r w:rsidR="00802644" w:rsidRPr="00C034AB">
        <w:rPr>
          <w:rFonts w:ascii="Arial" w:hAnsi="Arial" w:cs="Arial"/>
          <w:sz w:val="28"/>
          <w:szCs w:val="28"/>
        </w:rPr>
        <w:t xml:space="preserve">the outcome is known after </w:t>
      </w:r>
      <w:proofErr w:type="spellStart"/>
      <w:r w:rsidR="00802644" w:rsidRPr="00C034AB">
        <w:rPr>
          <w:rFonts w:ascii="Arial" w:hAnsi="Arial" w:cs="Arial"/>
          <w:sz w:val="28"/>
          <w:szCs w:val="28"/>
        </w:rPr>
        <w:t>tapedza</w:t>
      </w:r>
      <w:proofErr w:type="spellEnd"/>
      <w:r w:rsidR="00802644" w:rsidRPr="00C034AB">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4303BE">
        <w:rPr>
          <w:rFonts w:ascii="Arial" w:hAnsi="Arial" w:cs="Arial"/>
          <w:sz w:val="28"/>
          <w:szCs w:val="28"/>
        </w:rPr>
        <w:t xml:space="preserve"> </w:t>
      </w:r>
      <w:r w:rsidR="004303BE" w:rsidRPr="009800C1">
        <w:rPr>
          <w:rFonts w:ascii="Arial" w:hAnsi="Arial" w:cs="Arial"/>
          <w:sz w:val="18"/>
          <w:szCs w:val="18"/>
        </w:rPr>
        <w:t>[Congregation says, “mmm."]</w:t>
      </w:r>
    </w:p>
    <w:p w14:paraId="179E36DC" w14:textId="7B642AAF" w:rsidR="0067072C" w:rsidRDefault="00D06B26" w:rsidP="003F6869">
      <w:pPr>
        <w:jc w:val="both"/>
        <w:rPr>
          <w:rFonts w:ascii="Arial" w:hAnsi="Arial" w:cs="Arial"/>
          <w:sz w:val="28"/>
          <w:szCs w:val="28"/>
        </w:rPr>
      </w:pPr>
      <w:r>
        <w:rPr>
          <w:rFonts w:ascii="Arial" w:hAnsi="Arial" w:cs="Arial"/>
          <w:sz w:val="28"/>
          <w:szCs w:val="28"/>
          <w:vertAlign w:val="superscript"/>
        </w:rPr>
        <w:lastRenderedPageBreak/>
        <w:t xml:space="preserve">19 </w:t>
      </w:r>
      <w:r w:rsidR="00F37E18" w:rsidRPr="00C034AB">
        <w:rPr>
          <w:rFonts w:ascii="Arial" w:hAnsi="Arial" w:cs="Arial"/>
          <w:sz w:val="28"/>
          <w:szCs w:val="28"/>
        </w:rPr>
        <w:t xml:space="preserve">Saka </w:t>
      </w:r>
      <w:proofErr w:type="spellStart"/>
      <w:r w:rsidR="00F37E18" w:rsidRPr="00C034AB">
        <w:rPr>
          <w:rFonts w:ascii="Arial" w:hAnsi="Arial" w:cs="Arial"/>
          <w:sz w:val="28"/>
          <w:szCs w:val="28"/>
        </w:rPr>
        <w:t>ngatinyengeterei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chaizvo</w:t>
      </w:r>
      <w:proofErr w:type="spellEnd"/>
      <w:r w:rsidR="00F37E18" w:rsidRPr="00C034A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B6587E">
        <w:rPr>
          <w:rFonts w:ascii="Arial" w:hAnsi="Arial" w:cs="Arial"/>
          <w:sz w:val="28"/>
          <w:szCs w:val="28"/>
        </w:rPr>
        <w:t>N</w:t>
      </w:r>
      <w:r w:rsidR="00F37E18" w:rsidRPr="00C034AB">
        <w:rPr>
          <w:rFonts w:ascii="Arial" w:hAnsi="Arial" w:cs="Arial"/>
          <w:sz w:val="28"/>
          <w:szCs w:val="28"/>
        </w:rPr>
        <w:t>dotenda</w:t>
      </w:r>
      <w:proofErr w:type="spellEnd"/>
      <w:r w:rsidR="00F37E18" w:rsidRPr="00C034AB">
        <w:rPr>
          <w:rFonts w:ascii="Arial" w:hAnsi="Arial" w:cs="Arial"/>
          <w:sz w:val="28"/>
          <w:szCs w:val="28"/>
        </w:rPr>
        <w:t xml:space="preserve"> kuti Mwari </w:t>
      </w:r>
      <w:proofErr w:type="spellStart"/>
      <w:r w:rsidR="00F37E18" w:rsidRPr="00C034AB">
        <w:rPr>
          <w:rFonts w:ascii="Arial" w:hAnsi="Arial" w:cs="Arial"/>
          <w:sz w:val="28"/>
          <w:szCs w:val="28"/>
        </w:rPr>
        <w:t>vanopindira</w:t>
      </w:r>
      <w:proofErr w:type="spellEnd"/>
      <w:r w:rsidR="00016A22">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Then</w:t>
      </w:r>
      <w:r w:rsidR="00016A22">
        <w:rPr>
          <w:rFonts w:ascii="Arial" w:hAnsi="Arial" w:cs="Arial"/>
          <w:sz w:val="28"/>
          <w:szCs w:val="28"/>
        </w:rPr>
        <w:t>,</w:t>
      </w:r>
      <w:r w:rsidR="00F37E18" w:rsidRPr="00C034AB">
        <w:rPr>
          <w:rFonts w:ascii="Arial" w:hAnsi="Arial" w:cs="Arial"/>
          <w:sz w:val="28"/>
          <w:szCs w:val="28"/>
        </w:rPr>
        <w:t xml:space="preserve"> try and be as accommodative as possible kune </w:t>
      </w:r>
      <w:proofErr w:type="spellStart"/>
      <w:r w:rsidR="00F37E18" w:rsidRPr="00C034AB">
        <w:rPr>
          <w:rFonts w:ascii="Arial" w:hAnsi="Arial" w:cs="Arial"/>
          <w:sz w:val="28"/>
          <w:szCs w:val="28"/>
        </w:rPr>
        <w:t>vanenge</w:t>
      </w:r>
      <w:proofErr w:type="spellEnd"/>
      <w:r w:rsidR="00F37E18" w:rsidRPr="00C034AB">
        <w:rPr>
          <w:rFonts w:ascii="Arial" w:hAnsi="Arial" w:cs="Arial"/>
          <w:sz w:val="28"/>
          <w:szCs w:val="28"/>
        </w:rPr>
        <w:t xml:space="preserve"> vane vanhu </w:t>
      </w:r>
      <w:proofErr w:type="spellStart"/>
      <w:r w:rsidR="00F37E18" w:rsidRPr="00C034AB">
        <w:rPr>
          <w:rFonts w:ascii="Arial" w:hAnsi="Arial" w:cs="Arial"/>
          <w:sz w:val="28"/>
          <w:szCs w:val="28"/>
        </w:rPr>
        <w:t>mudzimba</w:t>
      </w:r>
      <w:proofErr w:type="spellEnd"/>
      <w:r w:rsidR="00F37E18" w:rsidRPr="00C034AB">
        <w:rPr>
          <w:rFonts w:ascii="Arial" w:hAnsi="Arial" w:cs="Arial"/>
          <w:sz w:val="28"/>
          <w:szCs w:val="28"/>
        </w:rPr>
        <w:t xml:space="preserve"> dzavo</w:t>
      </w:r>
      <w:r w:rsidR="00016A22">
        <w:rPr>
          <w:rFonts w:ascii="Arial" w:hAnsi="Arial" w:cs="Arial"/>
          <w:sz w:val="28"/>
          <w:szCs w:val="28"/>
        </w:rPr>
        <w:t xml:space="preserve">, </w:t>
      </w:r>
      <w:r w:rsidR="00534101" w:rsidRPr="00534101">
        <w:rPr>
          <w:rFonts w:ascii="Arial" w:hAnsi="Arial" w:cs="Arial"/>
          <w:sz w:val="18"/>
          <w:szCs w:val="28"/>
        </w:rPr>
        <w:t xml:space="preserve">[Congregation says, “mmm,”] </w:t>
      </w:r>
      <w:r w:rsidR="00F37E18" w:rsidRPr="00C034AB">
        <w:rPr>
          <w:rFonts w:ascii="Arial" w:hAnsi="Arial" w:cs="Arial"/>
          <w:sz w:val="28"/>
          <w:szCs w:val="28"/>
        </w:rPr>
        <w:t xml:space="preserve">and try and be as Christian as mu...? </w:t>
      </w:r>
      <w:r w:rsidR="00B6587E">
        <w:rPr>
          <w:rFonts w:ascii="Arial" w:hAnsi="Arial" w:cs="Arial"/>
          <w:sz w:val="28"/>
          <w:szCs w:val="28"/>
        </w:rPr>
        <w:t>A</w:t>
      </w:r>
      <w:r w:rsidR="00F37E18" w:rsidRPr="00C034AB">
        <w:rPr>
          <w:rFonts w:ascii="Arial" w:hAnsi="Arial" w:cs="Arial"/>
          <w:sz w:val="28"/>
          <w:szCs w:val="28"/>
        </w:rPr>
        <w:t xml:space="preserve">s possible </w:t>
      </w:r>
      <w:proofErr w:type="spellStart"/>
      <w:r w:rsidR="00F37E18" w:rsidRPr="00C034AB">
        <w:rPr>
          <w:rFonts w:ascii="Arial" w:hAnsi="Arial" w:cs="Arial"/>
          <w:sz w:val="28"/>
          <w:szCs w:val="28"/>
        </w:rPr>
        <w:t>m</w:t>
      </w:r>
      <w:r w:rsidR="00F35373">
        <w:rPr>
          <w:rFonts w:ascii="Arial" w:hAnsi="Arial" w:cs="Arial"/>
          <w:sz w:val="28"/>
          <w:szCs w:val="28"/>
        </w:rPr>
        <w:t>o</w:t>
      </w:r>
      <w:r w:rsidR="00F37E18" w:rsidRPr="00C034AB">
        <w:rPr>
          <w:rFonts w:ascii="Arial" w:hAnsi="Arial" w:cs="Arial"/>
          <w:sz w:val="28"/>
          <w:szCs w:val="28"/>
        </w:rPr>
        <w:t>ona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Kugara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nevanhu</w:t>
      </w:r>
      <w:proofErr w:type="spellEnd"/>
      <w:r w:rsidR="008B0991">
        <w:rPr>
          <w:rFonts w:ascii="Arial" w:hAnsi="Arial" w:cs="Arial"/>
          <w:sz w:val="28"/>
          <w:szCs w:val="28"/>
        </w:rPr>
        <w:t>,</w:t>
      </w:r>
      <w:r w:rsidR="00F37E18" w:rsidRPr="00C034AB">
        <w:rPr>
          <w:rFonts w:ascii="Arial" w:hAnsi="Arial" w:cs="Arial"/>
          <w:sz w:val="28"/>
          <w:szCs w:val="28"/>
        </w:rPr>
        <w:t xml:space="preserve"> </w:t>
      </w:r>
      <w:commentRangeStart w:id="3"/>
      <w:commentRangeStart w:id="4"/>
      <w:r w:rsidR="00F37E18" w:rsidRPr="00C034AB">
        <w:rPr>
          <w:rFonts w:ascii="Arial" w:hAnsi="Arial" w:cs="Arial"/>
          <w:sz w:val="28"/>
          <w:szCs w:val="28"/>
        </w:rPr>
        <w:t>vamwe</w:t>
      </w:r>
      <w:commentRangeEnd w:id="3"/>
      <w:r w:rsidR="006C2245">
        <w:rPr>
          <w:rStyle w:val="CommentReference"/>
        </w:rPr>
        <w:commentReference w:id="3"/>
      </w:r>
      <w:commentRangeEnd w:id="4"/>
      <w:r w:rsidR="008827F1">
        <w:rPr>
          <w:rStyle w:val="CommentReference"/>
        </w:rPr>
        <w:commentReference w:id="4"/>
      </w:r>
      <w:r w:rsidR="00F37E18" w:rsidRPr="00C034AB">
        <w:rPr>
          <w:rFonts w:ascii="Arial" w:hAnsi="Arial" w:cs="Arial"/>
          <w:sz w:val="28"/>
          <w:szCs w:val="28"/>
        </w:rPr>
        <w:t xml:space="preserve"> </w:t>
      </w:r>
      <w:proofErr w:type="spellStart"/>
      <w:r w:rsidR="00F37E18" w:rsidRPr="00C034AB">
        <w:rPr>
          <w:rFonts w:ascii="Arial" w:hAnsi="Arial" w:cs="Arial"/>
          <w:sz w:val="28"/>
          <w:szCs w:val="28"/>
        </w:rPr>
        <w:t>vanosiyana</w:t>
      </w:r>
      <w:proofErr w:type="spellEnd"/>
      <w:r w:rsidR="000028A2">
        <w:rPr>
          <w:rFonts w:ascii="Arial" w:hAnsi="Arial" w:cs="Arial"/>
          <w:sz w:val="28"/>
          <w:szCs w:val="28"/>
        </w:rPr>
        <w:t>.</w:t>
      </w:r>
      <w:r w:rsidR="00F37E18" w:rsidRPr="00C034AB">
        <w:rPr>
          <w:rFonts w:ascii="Arial" w:hAnsi="Arial" w:cs="Arial"/>
          <w:sz w:val="28"/>
          <w:szCs w:val="28"/>
        </w:rPr>
        <w:t xml:space="preserve"> </w:t>
      </w:r>
      <w:r w:rsidR="000028A2">
        <w:rPr>
          <w:rFonts w:ascii="Arial" w:hAnsi="Arial" w:cs="Arial"/>
          <w:sz w:val="28"/>
          <w:szCs w:val="28"/>
        </w:rPr>
        <w:t>V</w:t>
      </w:r>
      <w:r w:rsidR="00F37E18" w:rsidRPr="00C034AB">
        <w:rPr>
          <w:rFonts w:ascii="Arial" w:hAnsi="Arial" w:cs="Arial"/>
          <w:sz w:val="28"/>
          <w:szCs w:val="28"/>
        </w:rPr>
        <w:t xml:space="preserve">amwe </w:t>
      </w:r>
      <w:proofErr w:type="spellStart"/>
      <w:r w:rsidR="00F37E18" w:rsidRPr="00C034AB">
        <w:rPr>
          <w:rFonts w:ascii="Arial" w:hAnsi="Arial" w:cs="Arial"/>
          <w:sz w:val="28"/>
          <w:szCs w:val="28"/>
        </w:rPr>
        <w:t>havazi</w:t>
      </w:r>
      <w:proofErr w:type="spellEnd"/>
      <w:r w:rsidR="00F37E18" w:rsidRPr="00C034AB">
        <w:rPr>
          <w:rFonts w:ascii="Arial" w:hAnsi="Arial" w:cs="Arial"/>
          <w:sz w:val="28"/>
          <w:szCs w:val="28"/>
        </w:rPr>
        <w:t xml:space="preserve"> that smart, vamwe </w:t>
      </w:r>
      <w:proofErr w:type="spellStart"/>
      <w:r w:rsidR="00F37E18" w:rsidRPr="00C034AB">
        <w:rPr>
          <w:rFonts w:ascii="Arial" w:hAnsi="Arial" w:cs="Arial"/>
          <w:sz w:val="28"/>
          <w:szCs w:val="28"/>
        </w:rPr>
        <w:t>havazi</w:t>
      </w:r>
      <w:proofErr w:type="spellEnd"/>
      <w:r w:rsidR="00F37E18" w:rsidRPr="00C034AB">
        <w:rPr>
          <w:rFonts w:ascii="Arial" w:hAnsi="Arial" w:cs="Arial"/>
          <w:sz w:val="28"/>
          <w:szCs w:val="28"/>
        </w:rPr>
        <w:t xml:space="preserve"> </w:t>
      </w:r>
      <w:r w:rsidR="004E3137">
        <w:rPr>
          <w:rFonts w:ascii="Arial" w:hAnsi="Arial" w:cs="Arial"/>
          <w:sz w:val="28"/>
          <w:szCs w:val="28"/>
        </w:rPr>
        <w:t xml:space="preserve">that </w:t>
      </w:r>
      <w:r w:rsidR="00F37E18" w:rsidRPr="00C034AB">
        <w:rPr>
          <w:rFonts w:ascii="Arial" w:hAnsi="Arial" w:cs="Arial"/>
          <w:sz w:val="28"/>
          <w:szCs w:val="28"/>
        </w:rPr>
        <w:t>ahh</w:t>
      </w:r>
      <w:r w:rsidR="00F40A88">
        <w:rPr>
          <w:rFonts w:ascii="Arial" w:hAnsi="Arial" w:cs="Arial"/>
          <w:sz w:val="28"/>
          <w:szCs w:val="28"/>
        </w:rPr>
        <w:t>…</w:t>
      </w:r>
      <w:r w:rsidR="00F37E18" w:rsidRPr="00C034AB">
        <w:rPr>
          <w:rFonts w:ascii="Arial" w:hAnsi="Arial" w:cs="Arial"/>
          <w:sz w:val="28"/>
          <w:szCs w:val="28"/>
        </w:rPr>
        <w:t>ahh appreciative</w:t>
      </w:r>
      <w:r w:rsidR="000151CC">
        <w:rPr>
          <w:rFonts w:ascii="Arial" w:hAnsi="Arial" w:cs="Arial"/>
          <w:sz w:val="28"/>
          <w:szCs w:val="28"/>
        </w:rPr>
        <w:t>,</w:t>
      </w:r>
      <w:r w:rsidR="00F37E18" w:rsidRPr="00C034AB">
        <w:rPr>
          <w:rFonts w:ascii="Arial" w:hAnsi="Arial" w:cs="Arial"/>
          <w:sz w:val="28"/>
          <w:szCs w:val="28"/>
        </w:rPr>
        <w:t xml:space="preserve"> vamwe </w:t>
      </w:r>
      <w:proofErr w:type="spellStart"/>
      <w:r w:rsidR="00F37E18" w:rsidRPr="00C034AB">
        <w:rPr>
          <w:rFonts w:ascii="Arial" w:hAnsi="Arial" w:cs="Arial"/>
          <w:sz w:val="28"/>
          <w:szCs w:val="28"/>
        </w:rPr>
        <w:t>havazi</w:t>
      </w:r>
      <w:proofErr w:type="spellEnd"/>
      <w:r w:rsidR="00F37E18" w:rsidRPr="00C034AB">
        <w:rPr>
          <w:rFonts w:ascii="Arial" w:hAnsi="Arial" w:cs="Arial"/>
          <w:sz w:val="28"/>
          <w:szCs w:val="28"/>
        </w:rPr>
        <w:t xml:space="preserve"> that good in </w:t>
      </w:r>
      <w:r w:rsidR="004E3137" w:rsidRPr="00C034AB">
        <w:rPr>
          <w:rFonts w:ascii="Arial" w:hAnsi="Arial" w:cs="Arial"/>
          <w:sz w:val="28"/>
          <w:szCs w:val="28"/>
        </w:rPr>
        <w:t>communication</w:t>
      </w:r>
      <w:r w:rsidR="00F37E18" w:rsidRPr="00C034AB">
        <w:rPr>
          <w:rFonts w:ascii="Arial" w:hAnsi="Arial" w:cs="Arial"/>
          <w:sz w:val="28"/>
          <w:szCs w:val="28"/>
        </w:rPr>
        <w:t xml:space="preserve">. </w:t>
      </w:r>
      <w:r w:rsidR="00F40A88">
        <w:rPr>
          <w:rFonts w:ascii="Arial" w:hAnsi="Arial" w:cs="Arial"/>
          <w:sz w:val="28"/>
          <w:szCs w:val="28"/>
        </w:rPr>
        <w:t>But t</w:t>
      </w:r>
      <w:r w:rsidR="00F37E18" w:rsidRPr="00C034AB">
        <w:rPr>
          <w:rFonts w:ascii="Arial" w:hAnsi="Arial" w:cs="Arial"/>
          <w:sz w:val="28"/>
          <w:szCs w:val="28"/>
        </w:rPr>
        <w:t>he aim o</w:t>
      </w:r>
      <w:r w:rsidR="00F40A88">
        <w:rPr>
          <w:rFonts w:ascii="Arial" w:hAnsi="Arial" w:cs="Arial"/>
          <w:sz w:val="28"/>
          <w:szCs w:val="28"/>
        </w:rPr>
        <w:t>f</w:t>
      </w:r>
      <w:r w:rsidR="00F37E18" w:rsidRPr="00C034AB">
        <w:rPr>
          <w:rFonts w:ascii="Arial" w:hAnsi="Arial" w:cs="Arial"/>
          <w:sz w:val="28"/>
          <w:szCs w:val="28"/>
        </w:rPr>
        <w:t xml:space="preserve"> the whole purpose is to pray</w:t>
      </w:r>
      <w:r w:rsidR="004C60B3">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 xml:space="preserve">and to preach the...? </w:t>
      </w:r>
      <w:r w:rsidR="00F37E18" w:rsidRPr="009800C1">
        <w:rPr>
          <w:rFonts w:ascii="Arial" w:hAnsi="Arial" w:cs="Arial"/>
          <w:sz w:val="18"/>
          <w:szCs w:val="18"/>
        </w:rPr>
        <w:t xml:space="preserve">[Congregation </w:t>
      </w:r>
      <w:r w:rsidR="00063DA1" w:rsidRPr="009800C1">
        <w:rPr>
          <w:rFonts w:ascii="Arial" w:hAnsi="Arial" w:cs="Arial"/>
          <w:sz w:val="18"/>
          <w:szCs w:val="18"/>
        </w:rPr>
        <w:t>says, “</w:t>
      </w:r>
      <w:r w:rsidR="007F6D88" w:rsidRPr="009800C1">
        <w:rPr>
          <w:rFonts w:ascii="Arial" w:hAnsi="Arial" w:cs="Arial"/>
          <w:sz w:val="18"/>
          <w:szCs w:val="18"/>
        </w:rPr>
        <w:t>G</w:t>
      </w:r>
      <w:r w:rsidR="00F37E18" w:rsidRPr="009800C1">
        <w:rPr>
          <w:rFonts w:ascii="Arial" w:hAnsi="Arial" w:cs="Arial"/>
          <w:sz w:val="18"/>
          <w:szCs w:val="18"/>
        </w:rPr>
        <w:t>ospel</w:t>
      </w:r>
      <w:r w:rsidR="004C60B3" w:rsidRPr="009800C1">
        <w:rPr>
          <w:rFonts w:ascii="Arial" w:hAnsi="Arial" w:cs="Arial"/>
          <w:sz w:val="18"/>
          <w:szCs w:val="18"/>
        </w:rPr>
        <w:t>.</w:t>
      </w:r>
      <w:r w:rsidR="00F37E18" w:rsidRPr="009800C1">
        <w:rPr>
          <w:rFonts w:ascii="Arial" w:hAnsi="Arial" w:cs="Arial"/>
          <w:sz w:val="18"/>
          <w:szCs w:val="18"/>
        </w:rPr>
        <w:t>"]</w:t>
      </w:r>
      <w:r w:rsidR="00140B1B" w:rsidRPr="00140B1B">
        <w:rPr>
          <w:rFonts w:ascii="Arial" w:hAnsi="Arial" w:cs="Arial"/>
          <w:sz w:val="28"/>
          <w:szCs w:val="28"/>
        </w:rPr>
        <w:t xml:space="preserve"> </w:t>
      </w:r>
      <w:proofErr w:type="spellStart"/>
      <w:r w:rsidR="00140B1B" w:rsidRPr="00C034AB">
        <w:rPr>
          <w:rFonts w:ascii="Arial" w:hAnsi="Arial" w:cs="Arial"/>
          <w:sz w:val="28"/>
          <w:szCs w:val="28"/>
        </w:rPr>
        <w:t>Ehe</w:t>
      </w:r>
      <w:proofErr w:type="spellEnd"/>
      <w:r w:rsidR="00140B1B">
        <w:rPr>
          <w:rFonts w:ascii="Arial" w:hAnsi="Arial" w:cs="Arial"/>
          <w:sz w:val="28"/>
          <w:szCs w:val="28"/>
        </w:rPr>
        <w:t>.</w:t>
      </w:r>
    </w:p>
    <w:p w14:paraId="13720EE9" w14:textId="1035F8B2" w:rsidR="003F160A" w:rsidRDefault="00E30524" w:rsidP="003F6869">
      <w:pPr>
        <w:jc w:val="both"/>
        <w:rPr>
          <w:rFonts w:ascii="Arial" w:hAnsi="Arial" w:cs="Arial"/>
          <w:sz w:val="28"/>
          <w:szCs w:val="28"/>
        </w:rPr>
      </w:pPr>
      <w:r>
        <w:rPr>
          <w:rFonts w:ascii="Arial" w:hAnsi="Arial" w:cs="Arial"/>
          <w:sz w:val="28"/>
          <w:szCs w:val="28"/>
          <w:vertAlign w:val="superscript"/>
        </w:rPr>
        <w:t xml:space="preserve">20 </w:t>
      </w:r>
      <w:r>
        <w:rPr>
          <w:rFonts w:ascii="Arial" w:hAnsi="Arial" w:cs="Arial"/>
          <w:sz w:val="28"/>
          <w:szCs w:val="28"/>
        </w:rPr>
        <w:t>Don’t</w:t>
      </w:r>
      <w:r w:rsidR="00F37E18" w:rsidRPr="00C034AB">
        <w:rPr>
          <w:rFonts w:ascii="Arial" w:hAnsi="Arial" w:cs="Arial"/>
          <w:sz w:val="28"/>
          <w:szCs w:val="28"/>
        </w:rPr>
        <w:t xml:space="preserve"> get somebody whom you are </w:t>
      </w:r>
      <w:proofErr w:type="spellStart"/>
      <w:r w:rsidR="00F37E18" w:rsidRPr="00C034AB">
        <w:rPr>
          <w:rFonts w:ascii="Arial" w:hAnsi="Arial" w:cs="Arial"/>
          <w:sz w:val="28"/>
          <w:szCs w:val="28"/>
        </w:rPr>
        <w:t>compartible</w:t>
      </w:r>
      <w:proofErr w:type="spellEnd"/>
      <w:r w:rsidR="00F37E18" w:rsidRPr="00C034AB">
        <w:rPr>
          <w:rFonts w:ascii="Arial" w:hAnsi="Arial" w:cs="Arial"/>
          <w:sz w:val="28"/>
          <w:szCs w:val="28"/>
        </w:rPr>
        <w:t xml:space="preserve"> with and don't expect to, not to step toes</w:t>
      </w:r>
      <w:r>
        <w:rPr>
          <w:rFonts w:ascii="Arial" w:hAnsi="Arial" w:cs="Arial"/>
          <w:sz w:val="28"/>
          <w:szCs w:val="28"/>
        </w:rPr>
        <w:t>,</w:t>
      </w:r>
      <w:r w:rsidR="00F37E18" w:rsidRPr="00C034AB">
        <w:rPr>
          <w:rFonts w:ascii="Arial" w:hAnsi="Arial" w:cs="Arial"/>
          <w:sz w:val="28"/>
          <w:szCs w:val="28"/>
        </w:rPr>
        <w:t xml:space="preserve"> nguva </w:t>
      </w:r>
      <w:proofErr w:type="spellStart"/>
      <w:r w:rsidR="00F37E18" w:rsidRPr="00C034AB">
        <w:rPr>
          <w:rFonts w:ascii="Arial" w:hAnsi="Arial" w:cs="Arial"/>
          <w:sz w:val="28"/>
          <w:szCs w:val="28"/>
        </w:rPr>
        <w:t>yaunogara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neva</w:t>
      </w:r>
      <w:proofErr w:type="spellEnd"/>
      <w:r w:rsidR="00F37E18" w:rsidRPr="00C034AB">
        <w:rPr>
          <w:rFonts w:ascii="Arial" w:hAnsi="Arial" w:cs="Arial"/>
          <w:sz w:val="28"/>
          <w:szCs w:val="28"/>
        </w:rPr>
        <w:t>...? [</w:t>
      </w:r>
      <w:r w:rsidR="00F37E18" w:rsidRPr="009800C1">
        <w:rPr>
          <w:rFonts w:ascii="Arial" w:hAnsi="Arial" w:cs="Arial"/>
          <w:sz w:val="18"/>
          <w:szCs w:val="18"/>
        </w:rPr>
        <w:t xml:space="preserve">Apostle Gumbura and </w:t>
      </w:r>
      <w:r w:rsidR="00087E67" w:rsidRPr="009800C1">
        <w:rPr>
          <w:rFonts w:ascii="Arial" w:hAnsi="Arial" w:cs="Arial"/>
          <w:sz w:val="18"/>
          <w:szCs w:val="18"/>
        </w:rPr>
        <w:t>C</w:t>
      </w:r>
      <w:r w:rsidR="00F37E18" w:rsidRPr="009800C1">
        <w:rPr>
          <w:rFonts w:ascii="Arial" w:hAnsi="Arial" w:cs="Arial"/>
          <w:sz w:val="18"/>
          <w:szCs w:val="18"/>
        </w:rPr>
        <w:t>ongregation say</w:t>
      </w:r>
      <w:r w:rsidR="00087E67" w:rsidRPr="009800C1">
        <w:rPr>
          <w:rFonts w:ascii="Arial" w:hAnsi="Arial" w:cs="Arial"/>
          <w:sz w:val="18"/>
          <w:szCs w:val="18"/>
        </w:rPr>
        <w:t>,</w:t>
      </w:r>
      <w:r w:rsidR="00F37E18" w:rsidRPr="009800C1">
        <w:rPr>
          <w:rFonts w:ascii="Arial" w:hAnsi="Arial" w:cs="Arial"/>
          <w:sz w:val="18"/>
          <w:szCs w:val="18"/>
        </w:rPr>
        <w:t xml:space="preserve"> "</w:t>
      </w:r>
      <w:proofErr w:type="spellStart"/>
      <w:r w:rsidR="00F37E18" w:rsidRPr="009800C1">
        <w:rPr>
          <w:rFonts w:ascii="Arial" w:hAnsi="Arial" w:cs="Arial"/>
          <w:sz w:val="18"/>
          <w:szCs w:val="18"/>
        </w:rPr>
        <w:t>nevamwe</w:t>
      </w:r>
      <w:proofErr w:type="spellEnd"/>
      <w:r w:rsidR="00541441" w:rsidRPr="009800C1">
        <w:rPr>
          <w:rFonts w:ascii="Arial" w:hAnsi="Arial" w:cs="Arial"/>
          <w:sz w:val="18"/>
          <w:szCs w:val="18"/>
        </w:rPr>
        <w:t>.</w:t>
      </w:r>
      <w:r w:rsidR="00F37E18" w:rsidRPr="009800C1">
        <w:rPr>
          <w:rFonts w:ascii="Arial" w:hAnsi="Arial" w:cs="Arial"/>
          <w:sz w:val="18"/>
          <w:szCs w:val="18"/>
        </w:rPr>
        <w:t>"]</w:t>
      </w:r>
      <w:r w:rsidR="00F37E18" w:rsidRPr="00C034AB">
        <w:rPr>
          <w:rFonts w:ascii="Arial" w:hAnsi="Arial" w:cs="Arial"/>
          <w:sz w:val="28"/>
          <w:szCs w:val="28"/>
        </w:rPr>
        <w:t xml:space="preserve"> </w:t>
      </w:r>
      <w:r w:rsidR="00541441">
        <w:rPr>
          <w:rFonts w:ascii="Arial" w:hAnsi="Arial" w:cs="Arial"/>
          <w:sz w:val="28"/>
          <w:szCs w:val="28"/>
        </w:rPr>
        <w:t>S</w:t>
      </w:r>
      <w:r w:rsidR="00F37E18" w:rsidRPr="00C034AB">
        <w:rPr>
          <w:rFonts w:ascii="Arial" w:hAnsi="Arial" w:cs="Arial"/>
          <w:sz w:val="28"/>
          <w:szCs w:val="28"/>
        </w:rPr>
        <w:t>o, most of the brothers in Harare are used to staying in other brothers' homes. They have never been recipients</w:t>
      </w:r>
      <w:r w:rsidR="0090444C">
        <w:rPr>
          <w:rFonts w:ascii="Arial" w:hAnsi="Arial" w:cs="Arial"/>
          <w:sz w:val="28"/>
          <w:szCs w:val="28"/>
        </w:rPr>
        <w:t>,</w:t>
      </w:r>
      <w:r w:rsidR="00F37E18" w:rsidRPr="00C034AB">
        <w:rPr>
          <w:rFonts w:ascii="Arial" w:hAnsi="Arial" w:cs="Arial"/>
          <w:sz w:val="28"/>
          <w:szCs w:val="28"/>
        </w:rPr>
        <w:t xml:space="preserve"> you see</w:t>
      </w:r>
      <w:r w:rsidR="00B87E57">
        <w:rPr>
          <w:rFonts w:ascii="Arial" w:hAnsi="Arial" w:cs="Arial"/>
          <w:sz w:val="28"/>
          <w:szCs w:val="28"/>
        </w:rPr>
        <w:t>.</w:t>
      </w:r>
      <w:r w:rsidR="00F37E18" w:rsidRPr="00C034AB">
        <w:rPr>
          <w:rFonts w:ascii="Arial" w:hAnsi="Arial" w:cs="Arial"/>
          <w:sz w:val="28"/>
          <w:szCs w:val="28"/>
        </w:rPr>
        <w:t xml:space="preserve"> </w:t>
      </w:r>
      <w:r w:rsidR="00B87E57">
        <w:rPr>
          <w:rFonts w:ascii="Arial" w:hAnsi="Arial" w:cs="Arial"/>
          <w:sz w:val="28"/>
          <w:szCs w:val="28"/>
        </w:rPr>
        <w:t>N</w:t>
      </w:r>
      <w:r w:rsidR="00F37E18" w:rsidRPr="00C034AB">
        <w:rPr>
          <w:rFonts w:ascii="Arial" w:hAnsi="Arial" w:cs="Arial"/>
          <w:sz w:val="28"/>
          <w:szCs w:val="28"/>
        </w:rPr>
        <w:t xml:space="preserve">ow this time you are going to be what...? </w:t>
      </w:r>
      <w:r w:rsidR="00F37E18" w:rsidRPr="009800C1">
        <w:rPr>
          <w:rFonts w:ascii="Arial" w:hAnsi="Arial" w:cs="Arial"/>
          <w:sz w:val="18"/>
          <w:szCs w:val="18"/>
        </w:rPr>
        <w:t xml:space="preserve">[Congregation </w:t>
      </w:r>
      <w:r w:rsidR="00063DA1" w:rsidRPr="009800C1">
        <w:rPr>
          <w:rFonts w:ascii="Arial" w:hAnsi="Arial" w:cs="Arial"/>
          <w:sz w:val="18"/>
          <w:szCs w:val="18"/>
        </w:rPr>
        <w:t>says, “</w:t>
      </w:r>
      <w:r w:rsidR="00F37E18" w:rsidRPr="009800C1">
        <w:rPr>
          <w:rFonts w:ascii="Arial" w:hAnsi="Arial" w:cs="Arial"/>
          <w:sz w:val="18"/>
          <w:szCs w:val="18"/>
        </w:rPr>
        <w:t>recipients</w:t>
      </w:r>
      <w:r w:rsidR="002E3C28" w:rsidRPr="009800C1">
        <w:rPr>
          <w:rFonts w:ascii="Arial" w:hAnsi="Arial" w:cs="Arial"/>
          <w:sz w:val="18"/>
          <w:szCs w:val="18"/>
        </w:rPr>
        <w:t>,</w:t>
      </w:r>
      <w:r w:rsidR="00F37E18" w:rsidRPr="009800C1">
        <w:rPr>
          <w:rFonts w:ascii="Arial" w:hAnsi="Arial" w:cs="Arial"/>
          <w:sz w:val="18"/>
          <w:szCs w:val="18"/>
        </w:rPr>
        <w:t>"]</w:t>
      </w:r>
      <w:r w:rsidR="00F37E18" w:rsidRPr="00C034AB">
        <w:rPr>
          <w:rFonts w:ascii="Arial" w:hAnsi="Arial" w:cs="Arial"/>
          <w:sz w:val="28"/>
          <w:szCs w:val="28"/>
        </w:rPr>
        <w:t xml:space="preserve"> </w:t>
      </w:r>
      <w:r w:rsidR="003F5F98">
        <w:rPr>
          <w:rFonts w:ascii="Arial" w:hAnsi="Arial" w:cs="Arial"/>
          <w:sz w:val="28"/>
          <w:szCs w:val="28"/>
        </w:rPr>
        <w:t>y</w:t>
      </w:r>
      <w:commentRangeStart w:id="5"/>
      <w:commentRangeStart w:id="6"/>
      <w:r w:rsidR="003F160A">
        <w:rPr>
          <w:rFonts w:ascii="Arial" w:hAnsi="Arial" w:cs="Arial"/>
          <w:sz w:val="28"/>
          <w:szCs w:val="28"/>
        </w:rPr>
        <w:t>-</w:t>
      </w:r>
      <w:commentRangeEnd w:id="5"/>
      <w:r w:rsidR="00DA4122">
        <w:rPr>
          <w:rStyle w:val="CommentReference"/>
        </w:rPr>
        <w:commentReference w:id="5"/>
      </w:r>
      <w:commentRangeEnd w:id="6"/>
      <w:r w:rsidR="00982069">
        <w:rPr>
          <w:rStyle w:val="CommentReference"/>
        </w:rPr>
        <w:commentReference w:id="6"/>
      </w:r>
      <w:r w:rsidR="00F37E18" w:rsidRPr="00C034AB">
        <w:rPr>
          <w:rFonts w:ascii="Arial" w:hAnsi="Arial" w:cs="Arial"/>
          <w:sz w:val="28"/>
          <w:szCs w:val="28"/>
        </w:rPr>
        <w:t xml:space="preserve">recipients </w:t>
      </w:r>
      <w:proofErr w:type="spellStart"/>
      <w:r w:rsidR="00F37E18" w:rsidRPr="00C034AB">
        <w:rPr>
          <w:rFonts w:ascii="Arial" w:hAnsi="Arial" w:cs="Arial"/>
          <w:sz w:val="28"/>
          <w:szCs w:val="28"/>
        </w:rPr>
        <w:t>han</w:t>
      </w:r>
      <w:r w:rsidR="003F160A">
        <w:rPr>
          <w:rFonts w:ascii="Arial" w:hAnsi="Arial" w:cs="Arial"/>
          <w:sz w:val="28"/>
          <w:szCs w:val="28"/>
        </w:rPr>
        <w:t>d</w:t>
      </w:r>
      <w:r w:rsidR="00F37E18" w:rsidRPr="00C034AB">
        <w:rPr>
          <w:rFonts w:ascii="Arial" w:hAnsi="Arial" w:cs="Arial"/>
          <w:sz w:val="28"/>
          <w:szCs w:val="28"/>
        </w:rPr>
        <w:t>iti</w:t>
      </w:r>
      <w:proofErr w:type="spellEnd"/>
      <w:r w:rsidR="000746E9">
        <w:rPr>
          <w:rFonts w:ascii="Arial" w:hAnsi="Arial" w:cs="Arial"/>
          <w:sz w:val="28"/>
          <w:szCs w:val="28"/>
        </w:rPr>
        <w:t>. A</w:t>
      </w:r>
      <w:r w:rsidR="00F37E18" w:rsidRPr="00C034AB">
        <w:rPr>
          <w:rFonts w:ascii="Arial" w:hAnsi="Arial" w:cs="Arial"/>
          <w:sz w:val="28"/>
          <w:szCs w:val="28"/>
        </w:rPr>
        <w:t>nd the houses will be full</w:t>
      </w:r>
      <w:r w:rsidR="000746E9">
        <w:rPr>
          <w:rFonts w:ascii="Arial" w:hAnsi="Arial" w:cs="Arial"/>
          <w:sz w:val="28"/>
          <w:szCs w:val="28"/>
        </w:rPr>
        <w:t>,</w:t>
      </w:r>
      <w:r w:rsidR="00F37E18" w:rsidRPr="00C034AB">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F37E18" w:rsidRPr="00C034AB">
        <w:rPr>
          <w:rFonts w:ascii="Arial" w:hAnsi="Arial" w:cs="Arial"/>
          <w:sz w:val="28"/>
          <w:szCs w:val="28"/>
        </w:rPr>
        <w:t xml:space="preserve">. </w:t>
      </w:r>
    </w:p>
    <w:p w14:paraId="3D0890A0" w14:textId="73A188F8" w:rsidR="00EE090F" w:rsidRDefault="00D06B26" w:rsidP="00EE090F">
      <w:pPr>
        <w:jc w:val="both"/>
        <w:rPr>
          <w:rFonts w:ascii="Arial" w:hAnsi="Arial" w:cs="Arial"/>
          <w:sz w:val="28"/>
          <w:szCs w:val="28"/>
        </w:rPr>
      </w:pPr>
      <w:r w:rsidRPr="00BF7DA5">
        <w:rPr>
          <w:rFonts w:ascii="Arial" w:hAnsi="Arial" w:cs="Arial"/>
          <w:sz w:val="28"/>
          <w:szCs w:val="28"/>
          <w:vertAlign w:val="superscript"/>
        </w:rPr>
        <w:t>21</w:t>
      </w:r>
      <w:r w:rsidR="00BF7DA5">
        <w:rPr>
          <w:rFonts w:ascii="Arial" w:hAnsi="Arial" w:cs="Arial"/>
          <w:sz w:val="28"/>
          <w:szCs w:val="28"/>
        </w:rPr>
        <w:t xml:space="preserve"> </w:t>
      </w:r>
      <w:r w:rsidR="00F37E18" w:rsidRPr="00C034AB">
        <w:rPr>
          <w:rFonts w:ascii="Arial" w:hAnsi="Arial" w:cs="Arial"/>
          <w:sz w:val="28"/>
          <w:szCs w:val="28"/>
        </w:rPr>
        <w:t>You will have your homes full, lounges</w:t>
      </w:r>
      <w:r w:rsidR="00724626">
        <w:rPr>
          <w:rFonts w:ascii="Arial" w:hAnsi="Arial" w:cs="Arial"/>
          <w:sz w:val="28"/>
          <w:szCs w:val="28"/>
        </w:rPr>
        <w:t>,</w:t>
      </w:r>
      <w:r w:rsidR="00F37E18" w:rsidRPr="00C034A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F37E18" w:rsidRPr="00C034AB">
        <w:rPr>
          <w:rFonts w:ascii="Arial" w:hAnsi="Arial" w:cs="Arial"/>
          <w:sz w:val="28"/>
          <w:szCs w:val="28"/>
        </w:rPr>
        <w:t xml:space="preserve"> </w:t>
      </w:r>
      <w:proofErr w:type="spellStart"/>
      <w:r w:rsidR="00E33D5D">
        <w:rPr>
          <w:rFonts w:ascii="Arial" w:hAnsi="Arial" w:cs="Arial"/>
          <w:sz w:val="28"/>
          <w:szCs w:val="28"/>
        </w:rPr>
        <w:t>E</w:t>
      </w:r>
      <w:r w:rsidR="00F37E18" w:rsidRPr="00C034AB">
        <w:rPr>
          <w:rFonts w:ascii="Arial" w:hAnsi="Arial" w:cs="Arial"/>
          <w:sz w:val="28"/>
          <w:szCs w:val="28"/>
        </w:rPr>
        <w:t>hh</w:t>
      </w:r>
      <w:proofErr w:type="spellEnd"/>
      <w:r w:rsidR="00F37E18" w:rsidRPr="00C034AB">
        <w:rPr>
          <w:rFonts w:ascii="Arial" w:hAnsi="Arial" w:cs="Arial"/>
          <w:sz w:val="28"/>
          <w:szCs w:val="28"/>
        </w:rPr>
        <w:t xml:space="preserve"> will be full</w:t>
      </w:r>
      <w:r w:rsidR="00D2615B">
        <w:rPr>
          <w:rFonts w:ascii="Arial" w:hAnsi="Arial" w:cs="Arial"/>
          <w:sz w:val="28"/>
          <w:szCs w:val="28"/>
        </w:rPr>
        <w:t>,</w:t>
      </w:r>
      <w:r w:rsidR="00F37E18" w:rsidRPr="00C034AB">
        <w:rPr>
          <w:rFonts w:ascii="Arial" w:hAnsi="Arial" w:cs="Arial"/>
          <w:sz w:val="28"/>
          <w:szCs w:val="28"/>
        </w:rPr>
        <w:t xml:space="preserve"> </w:t>
      </w:r>
      <w:commentRangeStart w:id="7"/>
      <w:proofErr w:type="spellStart"/>
      <w:r w:rsidR="00724626">
        <w:rPr>
          <w:rFonts w:ascii="Arial" w:hAnsi="Arial" w:cs="Arial"/>
          <w:sz w:val="28"/>
          <w:szCs w:val="28"/>
        </w:rPr>
        <w:t>u</w:t>
      </w:r>
      <w:r w:rsidR="00F37E18" w:rsidRPr="00C034AB">
        <w:rPr>
          <w:rFonts w:ascii="Arial" w:hAnsi="Arial" w:cs="Arial"/>
          <w:sz w:val="28"/>
          <w:szCs w:val="28"/>
        </w:rPr>
        <w:t>hh</w:t>
      </w:r>
      <w:commentRangeEnd w:id="7"/>
      <w:proofErr w:type="spellEnd"/>
      <w:r w:rsidR="00B35E37">
        <w:rPr>
          <w:rStyle w:val="CommentReference"/>
        </w:rPr>
        <w:commentReference w:id="7"/>
      </w:r>
      <w:r w:rsidR="00F37E18" w:rsidRPr="00C034AB">
        <w:rPr>
          <w:rFonts w:ascii="Arial" w:hAnsi="Arial" w:cs="Arial"/>
          <w:sz w:val="28"/>
          <w:szCs w:val="28"/>
        </w:rPr>
        <w:t xml:space="preserve"> sleep, to</w:t>
      </w:r>
      <w:r w:rsidR="00724626">
        <w:rPr>
          <w:rFonts w:ascii="Arial" w:hAnsi="Arial" w:cs="Arial"/>
          <w:sz w:val="28"/>
          <w:szCs w:val="28"/>
        </w:rPr>
        <w:t xml:space="preserve"> </w:t>
      </w:r>
      <w:r w:rsidR="00F37E18" w:rsidRPr="00724626">
        <w:rPr>
          <w:rFonts w:ascii="Arial" w:hAnsi="Arial" w:cs="Arial"/>
          <w:i/>
          <w:iCs/>
          <w:sz w:val="28"/>
          <w:szCs w:val="28"/>
        </w:rPr>
        <w:t>push-a</w:t>
      </w:r>
      <w:r w:rsidR="000C2835">
        <w:rPr>
          <w:rFonts w:ascii="Arial" w:hAnsi="Arial" w:cs="Arial"/>
          <w:i/>
          <w:iCs/>
          <w:sz w:val="28"/>
          <w:szCs w:val="28"/>
        </w:rPr>
        <w:t xml:space="preserve"> </w:t>
      </w:r>
      <w:r w:rsidR="000C2835" w:rsidRPr="00432A06">
        <w:rPr>
          <w:rFonts w:ascii="Arial" w:hAnsi="Arial" w:cs="Arial"/>
          <w:sz w:val="18"/>
          <w:szCs w:val="18"/>
        </w:rPr>
        <w:t>[</w:t>
      </w:r>
      <w:r w:rsidR="00465DAE" w:rsidRPr="00432A06">
        <w:rPr>
          <w:rFonts w:ascii="Arial" w:hAnsi="Arial" w:cs="Arial"/>
          <w:sz w:val="18"/>
          <w:szCs w:val="18"/>
        </w:rPr>
        <w:t>to push-ED</w:t>
      </w:r>
      <w:r w:rsidR="000C2835" w:rsidRPr="00432A06">
        <w:rPr>
          <w:rFonts w:ascii="Arial" w:hAnsi="Arial" w:cs="Arial"/>
          <w:sz w:val="18"/>
          <w:szCs w:val="18"/>
        </w:rPr>
        <w:t>]</w:t>
      </w:r>
      <w:r w:rsidR="00F37E18" w:rsidRPr="00C034AB">
        <w:rPr>
          <w:rFonts w:ascii="Arial" w:hAnsi="Arial" w:cs="Arial"/>
          <w:sz w:val="28"/>
          <w:szCs w:val="28"/>
        </w:rPr>
        <w:t xml:space="preserve"> ma sofa </w:t>
      </w:r>
      <w:proofErr w:type="spellStart"/>
      <w:r w:rsidR="00F37E18" w:rsidRPr="00C034AB">
        <w:rPr>
          <w:rFonts w:ascii="Arial" w:hAnsi="Arial" w:cs="Arial"/>
          <w:sz w:val="28"/>
          <w:szCs w:val="28"/>
        </w:rPr>
        <w:t>zvatinoita</w:t>
      </w:r>
      <w:proofErr w:type="spellEnd"/>
      <w:r w:rsidR="00F37E18" w:rsidRPr="00C034AB">
        <w:rPr>
          <w:rFonts w:ascii="Arial" w:hAnsi="Arial" w:cs="Arial"/>
          <w:sz w:val="28"/>
          <w:szCs w:val="28"/>
        </w:rPr>
        <w:t xml:space="preserve"> ku Ridgemont </w:t>
      </w:r>
      <w:proofErr w:type="spellStart"/>
      <w:r w:rsidR="00F37E18" w:rsidRPr="00C034AB">
        <w:rPr>
          <w:rFonts w:ascii="Arial" w:hAnsi="Arial" w:cs="Arial"/>
          <w:sz w:val="28"/>
          <w:szCs w:val="28"/>
        </w:rPr>
        <w:t>zviya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zviya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handimaona</w:t>
      </w:r>
      <w:proofErr w:type="spellEnd"/>
      <w:r w:rsidR="00F37E18" w:rsidRPr="00C034AB">
        <w:rPr>
          <w:rFonts w:ascii="Arial" w:hAnsi="Arial" w:cs="Arial"/>
          <w:sz w:val="28"/>
          <w:szCs w:val="28"/>
        </w:rPr>
        <w:t>. Some have never done that</w:t>
      </w:r>
      <w:r w:rsidR="00F239D2">
        <w:rPr>
          <w:rFonts w:ascii="Arial" w:hAnsi="Arial" w:cs="Arial"/>
          <w:sz w:val="28"/>
          <w:szCs w:val="28"/>
        </w:rPr>
        <w:t>,</w:t>
      </w:r>
      <w:r w:rsidR="00F37E18" w:rsidRPr="00C034AB">
        <w:rPr>
          <w:rFonts w:ascii="Arial" w:hAnsi="Arial" w:cs="Arial"/>
          <w:sz w:val="28"/>
          <w:szCs w:val="28"/>
        </w:rPr>
        <w:t xml:space="preserve"> but for these four days why, we should do that</w:t>
      </w:r>
      <w:r w:rsidR="00724626">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There is a cause</w:t>
      </w:r>
      <w:r w:rsidR="00F239D2">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yekuti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tinamate</w:t>
      </w:r>
      <w:proofErr w:type="spellEnd"/>
      <w:r w:rsidR="00F37E18" w:rsidRPr="00C034AB">
        <w:rPr>
          <w:rFonts w:ascii="Arial" w:hAnsi="Arial" w:cs="Arial"/>
          <w:sz w:val="28"/>
          <w:szCs w:val="28"/>
        </w:rPr>
        <w:t xml:space="preserve"> Mwari</w:t>
      </w:r>
      <w:r w:rsidR="00724626">
        <w:rPr>
          <w:rFonts w:ascii="Arial" w:hAnsi="Arial" w:cs="Arial"/>
          <w:sz w:val="28"/>
          <w:szCs w:val="28"/>
        </w:rPr>
        <w:t>.</w:t>
      </w:r>
      <w:r w:rsidR="00F37E18" w:rsidRPr="00C034AB">
        <w:rPr>
          <w:rFonts w:ascii="Arial" w:hAnsi="Arial" w:cs="Arial"/>
          <w:sz w:val="28"/>
          <w:szCs w:val="28"/>
        </w:rPr>
        <w:t xml:space="preserve"> [Congregation </w:t>
      </w:r>
      <w:r w:rsidR="00063DA1">
        <w:rPr>
          <w:rFonts w:ascii="Arial" w:hAnsi="Arial" w:cs="Arial"/>
          <w:sz w:val="28"/>
          <w:szCs w:val="28"/>
        </w:rPr>
        <w:t>says, “</w:t>
      </w:r>
      <w:r w:rsidR="00F37E18" w:rsidRPr="00C034AB">
        <w:rPr>
          <w:rFonts w:ascii="Arial" w:hAnsi="Arial" w:cs="Arial"/>
          <w:sz w:val="28"/>
          <w:szCs w:val="28"/>
        </w:rPr>
        <w:t>Amen."]</w:t>
      </w:r>
    </w:p>
    <w:p w14:paraId="64EC73C6" w14:textId="66EE5DF6" w:rsidR="00333AB0" w:rsidRDefault="00EE090F" w:rsidP="003C15E6">
      <w:pPr>
        <w:jc w:val="both"/>
        <w:rPr>
          <w:rFonts w:ascii="Arial" w:hAnsi="Arial" w:cs="Arial"/>
          <w:sz w:val="28"/>
          <w:szCs w:val="28"/>
        </w:rPr>
      </w:pPr>
      <w:r>
        <w:rPr>
          <w:rFonts w:ascii="Arial" w:hAnsi="Arial" w:cs="Arial"/>
          <w:sz w:val="28"/>
          <w:szCs w:val="28"/>
          <w:vertAlign w:val="superscript"/>
        </w:rPr>
        <w:t xml:space="preserve">22 </w:t>
      </w:r>
      <w:r w:rsidR="00F37E18" w:rsidRPr="00C034AB">
        <w:rPr>
          <w:rFonts w:ascii="Arial" w:hAnsi="Arial" w:cs="Arial"/>
          <w:sz w:val="28"/>
          <w:szCs w:val="28"/>
        </w:rPr>
        <w:t xml:space="preserve">Mukaona nyika </w:t>
      </w:r>
      <w:proofErr w:type="spellStart"/>
      <w:r w:rsidR="00F37E18" w:rsidRPr="00C034AB">
        <w:rPr>
          <w:rFonts w:ascii="Arial" w:hAnsi="Arial" w:cs="Arial"/>
          <w:sz w:val="28"/>
          <w:szCs w:val="28"/>
        </w:rPr>
        <w:t>chaiyo</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inotodaro</w:t>
      </w:r>
      <w:proofErr w:type="spellEnd"/>
      <w:r w:rsidR="00C031CA">
        <w:rPr>
          <w:rFonts w:ascii="Arial" w:hAnsi="Arial" w:cs="Arial"/>
          <w:sz w:val="28"/>
          <w:szCs w:val="28"/>
        </w:rPr>
        <w:t xml:space="preserve">. </w:t>
      </w:r>
      <w:proofErr w:type="spellStart"/>
      <w:r w:rsidR="00C031CA">
        <w:rPr>
          <w:rFonts w:ascii="Arial" w:hAnsi="Arial" w:cs="Arial"/>
          <w:sz w:val="28"/>
          <w:szCs w:val="28"/>
        </w:rPr>
        <w:t>M</w:t>
      </w:r>
      <w:r w:rsidR="00F37E18" w:rsidRPr="00C034AB">
        <w:rPr>
          <w:rFonts w:ascii="Arial" w:hAnsi="Arial" w:cs="Arial"/>
          <w:sz w:val="28"/>
          <w:szCs w:val="28"/>
        </w:rPr>
        <w:t>uchaona</w:t>
      </w:r>
      <w:proofErr w:type="spellEnd"/>
      <w:r w:rsidR="00F37E18" w:rsidRPr="00C034AB">
        <w:rPr>
          <w:rFonts w:ascii="Arial" w:hAnsi="Arial" w:cs="Arial"/>
          <w:sz w:val="28"/>
          <w:szCs w:val="28"/>
        </w:rPr>
        <w:t xml:space="preserve"> even </w:t>
      </w:r>
      <w:proofErr w:type="spellStart"/>
      <w:r w:rsidR="00F37E18" w:rsidRPr="00C034AB">
        <w:rPr>
          <w:rFonts w:ascii="Arial" w:hAnsi="Arial" w:cs="Arial"/>
          <w:sz w:val="28"/>
          <w:szCs w:val="28"/>
        </w:rPr>
        <w:t>kuSouth</w:t>
      </w:r>
      <w:proofErr w:type="spellEnd"/>
      <w:r w:rsidR="00F37E18" w:rsidRPr="00C034AB">
        <w:rPr>
          <w:rFonts w:ascii="Arial" w:hAnsi="Arial" w:cs="Arial"/>
          <w:sz w:val="28"/>
          <w:szCs w:val="28"/>
        </w:rPr>
        <w:t xml:space="preserve"> Africa pa 2010 vamwe vanhu </w:t>
      </w:r>
      <w:proofErr w:type="spellStart"/>
      <w:r w:rsidR="00F37E18" w:rsidRPr="00C034AB">
        <w:rPr>
          <w:rFonts w:ascii="Arial" w:hAnsi="Arial" w:cs="Arial"/>
          <w:sz w:val="28"/>
          <w:szCs w:val="28"/>
        </w:rPr>
        <w:t>vano</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muvha</w:t>
      </w:r>
      <w:proofErr w:type="spellEnd"/>
      <w:r w:rsidR="00F37E18" w:rsidRPr="00C034AB">
        <w:rPr>
          <w:rFonts w:ascii="Arial" w:hAnsi="Arial" w:cs="Arial"/>
          <w:sz w:val="28"/>
          <w:szCs w:val="28"/>
        </w:rPr>
        <w:t xml:space="preserve"> out of their homes</w:t>
      </w:r>
      <w:r w:rsidR="0055276B">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vachiisa</w:t>
      </w:r>
      <w:proofErr w:type="spellEnd"/>
      <w:r w:rsidR="00F37E18" w:rsidRPr="00C034AB">
        <w:rPr>
          <w:rFonts w:ascii="Arial" w:hAnsi="Arial" w:cs="Arial"/>
          <w:sz w:val="28"/>
          <w:szCs w:val="28"/>
        </w:rPr>
        <w:t xml:space="preserve"> vanhu imo...?  [Congregation </w:t>
      </w:r>
      <w:r w:rsidR="00063DA1">
        <w:rPr>
          <w:rFonts w:ascii="Arial" w:hAnsi="Arial" w:cs="Arial"/>
          <w:sz w:val="28"/>
          <w:szCs w:val="28"/>
        </w:rPr>
        <w:t>says, “</w:t>
      </w:r>
      <w:proofErr w:type="spellStart"/>
      <w:r w:rsidR="00F37E18" w:rsidRPr="00C034AB">
        <w:rPr>
          <w:rFonts w:ascii="Arial" w:hAnsi="Arial" w:cs="Arial"/>
          <w:sz w:val="28"/>
          <w:szCs w:val="28"/>
        </w:rPr>
        <w:t>imomo</w:t>
      </w:r>
      <w:proofErr w:type="spellEnd"/>
      <w:r w:rsidR="00F37E18" w:rsidRPr="00C034AB">
        <w:rPr>
          <w:rFonts w:ascii="Arial" w:hAnsi="Arial" w:cs="Arial"/>
          <w:sz w:val="28"/>
          <w:szCs w:val="28"/>
        </w:rPr>
        <w:t xml:space="preserve">."] We did it once here during the time of </w:t>
      </w:r>
      <w:commentRangeStart w:id="8"/>
      <w:r w:rsidR="00F37E18" w:rsidRPr="00C034AB">
        <w:rPr>
          <w:rFonts w:ascii="Arial" w:hAnsi="Arial" w:cs="Arial"/>
          <w:sz w:val="28"/>
          <w:szCs w:val="28"/>
        </w:rPr>
        <w:t>NUM/NAM</w:t>
      </w:r>
      <w:commentRangeEnd w:id="8"/>
      <w:r w:rsidR="00AB4FE9">
        <w:rPr>
          <w:rStyle w:val="CommentReference"/>
        </w:rPr>
        <w:commentReference w:id="8"/>
      </w:r>
      <w:r w:rsidR="005C0A73">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kukatozovakwa</w:t>
      </w:r>
      <w:proofErr w:type="spellEnd"/>
      <w:r w:rsidR="00F37E18" w:rsidRPr="00C034AB">
        <w:rPr>
          <w:rFonts w:ascii="Arial" w:hAnsi="Arial" w:cs="Arial"/>
          <w:sz w:val="28"/>
          <w:szCs w:val="28"/>
        </w:rPr>
        <w:t xml:space="preserve"> ma villas </w:t>
      </w:r>
      <w:proofErr w:type="spellStart"/>
      <w:r w:rsidR="00F37E18" w:rsidRPr="00C034AB">
        <w:rPr>
          <w:rFonts w:ascii="Arial" w:hAnsi="Arial" w:cs="Arial"/>
          <w:sz w:val="28"/>
          <w:szCs w:val="28"/>
        </w:rPr>
        <w:t>han</w:t>
      </w:r>
      <w:r w:rsidR="006F3F9D">
        <w:rPr>
          <w:rFonts w:ascii="Arial" w:hAnsi="Arial" w:cs="Arial"/>
          <w:sz w:val="28"/>
          <w:szCs w:val="28"/>
        </w:rPr>
        <w:t>diti</w:t>
      </w:r>
      <w:proofErr w:type="spellEnd"/>
      <w:r w:rsidR="00F37E18" w:rsidRPr="00C034AB">
        <w:rPr>
          <w:rFonts w:ascii="Arial" w:hAnsi="Arial" w:cs="Arial"/>
          <w:sz w:val="28"/>
          <w:szCs w:val="28"/>
        </w:rPr>
        <w:t xml:space="preserve"> you remember</w:t>
      </w:r>
      <w:r w:rsidR="00BE0EFA">
        <w:rPr>
          <w:rFonts w:ascii="Arial" w:hAnsi="Arial" w:cs="Arial"/>
          <w:sz w:val="28"/>
          <w:szCs w:val="28"/>
        </w:rPr>
        <w:t>.</w:t>
      </w:r>
      <w:r w:rsidR="00F37E18" w:rsidRPr="00C034AB">
        <w:rPr>
          <w:rFonts w:ascii="Arial" w:hAnsi="Arial" w:cs="Arial"/>
          <w:sz w:val="28"/>
          <w:szCs w:val="28"/>
        </w:rPr>
        <w:t xml:space="preserve"> [Congregation </w:t>
      </w:r>
      <w:r w:rsidR="00063DA1">
        <w:rPr>
          <w:rFonts w:ascii="Arial" w:hAnsi="Arial" w:cs="Arial"/>
          <w:sz w:val="28"/>
          <w:szCs w:val="28"/>
        </w:rPr>
        <w:t>says, “</w:t>
      </w:r>
      <w:r w:rsidR="00F37E18" w:rsidRPr="00C034AB">
        <w:rPr>
          <w:rFonts w:ascii="Arial" w:hAnsi="Arial" w:cs="Arial"/>
          <w:sz w:val="28"/>
          <w:szCs w:val="28"/>
        </w:rPr>
        <w:t>mmm</w:t>
      </w:r>
      <w:r w:rsidR="00BE0EFA">
        <w:rPr>
          <w:rFonts w:ascii="Arial" w:hAnsi="Arial" w:cs="Arial"/>
          <w:sz w:val="28"/>
          <w:szCs w:val="28"/>
        </w:rPr>
        <w:t>.</w:t>
      </w:r>
      <w:r w:rsidR="00F37E18" w:rsidRPr="00C034AB">
        <w:rPr>
          <w:rFonts w:ascii="Arial" w:hAnsi="Arial" w:cs="Arial"/>
          <w:sz w:val="28"/>
          <w:szCs w:val="28"/>
        </w:rPr>
        <w:t xml:space="preserve">] </w:t>
      </w:r>
      <w:proofErr w:type="spellStart"/>
      <w:r w:rsidR="00BE0EFA">
        <w:rPr>
          <w:rFonts w:ascii="Arial" w:hAnsi="Arial" w:cs="Arial"/>
          <w:sz w:val="28"/>
          <w:szCs w:val="28"/>
        </w:rPr>
        <w:t>E</w:t>
      </w:r>
      <w:r w:rsidR="00F37E18" w:rsidRPr="00C034AB">
        <w:rPr>
          <w:rFonts w:ascii="Arial" w:hAnsi="Arial" w:cs="Arial"/>
          <w:sz w:val="28"/>
          <w:szCs w:val="28"/>
        </w:rPr>
        <w:t>he</w:t>
      </w:r>
      <w:proofErr w:type="spellEnd"/>
      <w:r w:rsidR="00BE0EFA">
        <w:rPr>
          <w:rFonts w:ascii="Arial" w:hAnsi="Arial" w:cs="Arial"/>
          <w:sz w:val="28"/>
          <w:szCs w:val="28"/>
        </w:rPr>
        <w:t>,</w:t>
      </w:r>
      <w:r w:rsidR="00F37E18" w:rsidRPr="00C034AB">
        <w:rPr>
          <w:rFonts w:ascii="Arial" w:hAnsi="Arial" w:cs="Arial"/>
          <w:sz w:val="28"/>
          <w:szCs w:val="28"/>
        </w:rPr>
        <w:t xml:space="preserve"> it's their cause, the political cause. Vamwe </w:t>
      </w:r>
      <w:proofErr w:type="spellStart"/>
      <w:r w:rsidR="00F37E18" w:rsidRPr="00C034AB">
        <w:rPr>
          <w:rFonts w:ascii="Arial" w:hAnsi="Arial" w:cs="Arial"/>
          <w:sz w:val="28"/>
          <w:szCs w:val="28"/>
        </w:rPr>
        <w:t>vaifara</w:t>
      </w:r>
      <w:proofErr w:type="spellEnd"/>
      <w:r w:rsidR="00F37E18" w:rsidRPr="00C034AB">
        <w:rPr>
          <w:rFonts w:ascii="Arial" w:hAnsi="Arial" w:cs="Arial"/>
          <w:sz w:val="28"/>
          <w:szCs w:val="28"/>
        </w:rPr>
        <w:t xml:space="preserve"> kuti tiri </w:t>
      </w:r>
      <w:proofErr w:type="spellStart"/>
      <w:r w:rsidR="00F37E18" w:rsidRPr="00C034AB">
        <w:rPr>
          <w:rFonts w:ascii="Arial" w:hAnsi="Arial" w:cs="Arial"/>
          <w:sz w:val="28"/>
          <w:szCs w:val="28"/>
        </w:rPr>
        <w:t>kuchengeta</w:t>
      </w:r>
      <w:proofErr w:type="spellEnd"/>
      <w:r w:rsidR="00F37E18" w:rsidRPr="00C034AB">
        <w:rPr>
          <w:rFonts w:ascii="Arial" w:hAnsi="Arial" w:cs="Arial"/>
          <w:sz w:val="28"/>
          <w:szCs w:val="28"/>
        </w:rPr>
        <w:t xml:space="preserve"> ma delegates e ANC</w:t>
      </w:r>
      <w:r w:rsidR="00201C6C">
        <w:rPr>
          <w:rFonts w:ascii="Arial" w:hAnsi="Arial" w:cs="Arial"/>
          <w:sz w:val="28"/>
          <w:szCs w:val="28"/>
        </w:rPr>
        <w:t>,</w:t>
      </w:r>
      <w:r w:rsidR="00F37E18" w:rsidRPr="00C034AB">
        <w:rPr>
          <w:rFonts w:ascii="Arial" w:hAnsi="Arial" w:cs="Arial"/>
          <w:sz w:val="28"/>
          <w:szCs w:val="28"/>
        </w:rPr>
        <w:t xml:space="preserve"> tiri </w:t>
      </w:r>
      <w:proofErr w:type="spellStart"/>
      <w:r w:rsidR="00F37E18" w:rsidRPr="00C034AB">
        <w:rPr>
          <w:rFonts w:ascii="Arial" w:hAnsi="Arial" w:cs="Arial"/>
          <w:sz w:val="28"/>
          <w:szCs w:val="28"/>
        </w:rPr>
        <w:t>kuchengeta</w:t>
      </w:r>
      <w:proofErr w:type="spellEnd"/>
      <w:r w:rsidR="006F3F9D">
        <w:rPr>
          <w:rFonts w:ascii="Arial" w:hAnsi="Arial" w:cs="Arial"/>
          <w:sz w:val="28"/>
          <w:szCs w:val="28"/>
        </w:rPr>
        <w:t xml:space="preserve"> ma delegates</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eku</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Lybia</w:t>
      </w:r>
      <w:proofErr w:type="spellEnd"/>
      <w:r w:rsidR="00F37E18" w:rsidRPr="00C034AB">
        <w:rPr>
          <w:rFonts w:ascii="Arial" w:hAnsi="Arial" w:cs="Arial"/>
          <w:sz w:val="28"/>
          <w:szCs w:val="28"/>
        </w:rPr>
        <w:t xml:space="preserve">, tiri </w:t>
      </w:r>
      <w:proofErr w:type="spellStart"/>
      <w:r w:rsidR="00F37E18" w:rsidRPr="00C034AB">
        <w:rPr>
          <w:rFonts w:ascii="Arial" w:hAnsi="Arial" w:cs="Arial"/>
          <w:sz w:val="28"/>
          <w:szCs w:val="28"/>
        </w:rPr>
        <w:t>kuchengeta</w:t>
      </w:r>
      <w:proofErr w:type="spellEnd"/>
      <w:r w:rsidR="00F37E18" w:rsidRPr="00C034AB">
        <w:rPr>
          <w:rFonts w:ascii="Arial" w:hAnsi="Arial" w:cs="Arial"/>
          <w:sz w:val="28"/>
          <w:szCs w:val="28"/>
        </w:rPr>
        <w:t xml:space="preserve"> ma delegates e </w:t>
      </w:r>
      <w:proofErr w:type="spellStart"/>
      <w:r w:rsidR="00F37E18" w:rsidRPr="00C034AB">
        <w:rPr>
          <w:rFonts w:ascii="Arial" w:hAnsi="Arial" w:cs="Arial"/>
          <w:sz w:val="28"/>
          <w:szCs w:val="28"/>
        </w:rPr>
        <w:t>kwakati</w:t>
      </w:r>
      <w:proofErr w:type="spellEnd"/>
      <w:r w:rsidR="00F37E18" w:rsidRPr="00C034AB">
        <w:rPr>
          <w:rFonts w:ascii="Arial" w:hAnsi="Arial" w:cs="Arial"/>
          <w:sz w:val="28"/>
          <w:szCs w:val="28"/>
        </w:rPr>
        <w:t>. So, you take your cause, your cause is Christianity</w:t>
      </w:r>
      <w:r w:rsidR="00201C6C">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60F29">
        <w:rPr>
          <w:rFonts w:ascii="Arial" w:hAnsi="Arial" w:cs="Arial"/>
          <w:sz w:val="28"/>
          <w:szCs w:val="28"/>
        </w:rPr>
        <w:t>Handitika</w:t>
      </w:r>
      <w:proofErr w:type="spellEnd"/>
      <w:r w:rsidR="00960F29">
        <w:rPr>
          <w:rFonts w:ascii="Arial" w:hAnsi="Arial" w:cs="Arial"/>
          <w:sz w:val="28"/>
          <w:szCs w:val="28"/>
        </w:rPr>
        <w:t>.</w:t>
      </w:r>
      <w:r w:rsidR="00DC604C">
        <w:rPr>
          <w:rFonts w:ascii="Arial" w:hAnsi="Arial" w:cs="Arial"/>
          <w:sz w:val="28"/>
          <w:szCs w:val="28"/>
        </w:rPr>
        <w:t xml:space="preserve"> </w:t>
      </w:r>
      <w:r w:rsidR="001213CD" w:rsidRPr="001213CD">
        <w:rPr>
          <w:rFonts w:ascii="Arial" w:hAnsi="Arial" w:cs="Arial"/>
          <w:sz w:val="18"/>
          <w:szCs w:val="28"/>
        </w:rPr>
        <w:t xml:space="preserve">[Congregation says, “Amen.”] </w:t>
      </w:r>
      <w:proofErr w:type="spellStart"/>
      <w:r w:rsidR="00FA40C8">
        <w:rPr>
          <w:rFonts w:ascii="Arial" w:hAnsi="Arial" w:cs="Arial"/>
          <w:sz w:val="28"/>
          <w:szCs w:val="28"/>
        </w:rPr>
        <w:t>E</w:t>
      </w:r>
      <w:r w:rsidR="00F37E18" w:rsidRPr="00C034AB">
        <w:rPr>
          <w:rFonts w:ascii="Arial" w:hAnsi="Arial" w:cs="Arial"/>
          <w:sz w:val="28"/>
          <w:szCs w:val="28"/>
        </w:rPr>
        <w:t>he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Tetichichengeta</w:t>
      </w:r>
      <w:proofErr w:type="spellEnd"/>
      <w:r w:rsidR="00F37E18" w:rsidRPr="00C034AB">
        <w:rPr>
          <w:rFonts w:ascii="Arial" w:hAnsi="Arial" w:cs="Arial"/>
          <w:sz w:val="28"/>
          <w:szCs w:val="28"/>
        </w:rPr>
        <w:t xml:space="preserve"> ma</w:t>
      </w:r>
      <w:r w:rsidR="00FA40C8">
        <w:rPr>
          <w:rFonts w:ascii="Arial" w:hAnsi="Arial" w:cs="Arial"/>
          <w:sz w:val="28"/>
          <w:szCs w:val="28"/>
        </w:rPr>
        <w:t xml:space="preserve"> </w:t>
      </w:r>
      <w:r w:rsidR="00F37E18" w:rsidRPr="00C034AB">
        <w:rPr>
          <w:rFonts w:ascii="Arial" w:hAnsi="Arial" w:cs="Arial"/>
          <w:sz w:val="28"/>
          <w:szCs w:val="28"/>
        </w:rPr>
        <w:t xml:space="preserve">delegates </w:t>
      </w:r>
      <w:proofErr w:type="spellStart"/>
      <w:r w:rsidR="00F37E18" w:rsidRPr="00C034AB">
        <w:rPr>
          <w:rFonts w:ascii="Arial" w:hAnsi="Arial" w:cs="Arial"/>
          <w:sz w:val="28"/>
          <w:szCs w:val="28"/>
        </w:rPr>
        <w:t>ekudenga</w:t>
      </w:r>
      <w:proofErr w:type="spellEnd"/>
      <w:r w:rsidR="00F37E18" w:rsidRPr="00C034AB">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F37E18" w:rsidRPr="00C034AB">
        <w:rPr>
          <w:rFonts w:ascii="Arial" w:hAnsi="Arial" w:cs="Arial"/>
          <w:sz w:val="28"/>
          <w:szCs w:val="28"/>
        </w:rPr>
        <w:t xml:space="preserve"> </w:t>
      </w:r>
      <w:r w:rsidR="001213CD" w:rsidRPr="001213CD">
        <w:rPr>
          <w:rFonts w:ascii="Arial" w:hAnsi="Arial" w:cs="Arial"/>
          <w:sz w:val="18"/>
          <w:szCs w:val="28"/>
        </w:rPr>
        <w:t xml:space="preserve">[Congregation says, “Amen.”] </w:t>
      </w:r>
      <w:r w:rsidR="009727D9">
        <w:rPr>
          <w:rFonts w:ascii="Arial" w:hAnsi="Arial" w:cs="Arial"/>
          <w:sz w:val="28"/>
          <w:szCs w:val="28"/>
        </w:rPr>
        <w:t>S</w:t>
      </w:r>
      <w:r w:rsidR="00F37E18" w:rsidRPr="00C034AB">
        <w:rPr>
          <w:rFonts w:ascii="Arial" w:hAnsi="Arial" w:cs="Arial"/>
          <w:sz w:val="28"/>
          <w:szCs w:val="28"/>
        </w:rPr>
        <w:t>o, some are not good people you know</w:t>
      </w:r>
      <w:r w:rsidR="00084195">
        <w:rPr>
          <w:rFonts w:ascii="Arial" w:hAnsi="Arial" w:cs="Arial"/>
          <w:sz w:val="28"/>
          <w:szCs w:val="28"/>
        </w:rPr>
        <w:t>,</w:t>
      </w:r>
      <w:r w:rsidR="00F37E18" w:rsidRPr="00C034AB">
        <w:rPr>
          <w:rFonts w:ascii="Arial" w:hAnsi="Arial" w:cs="Arial"/>
          <w:sz w:val="28"/>
          <w:szCs w:val="28"/>
        </w:rPr>
        <w:t xml:space="preserve"> th</w:t>
      </w:r>
      <w:r w:rsidR="00C73A10">
        <w:rPr>
          <w:rFonts w:ascii="Arial" w:hAnsi="Arial" w:cs="Arial"/>
          <w:sz w:val="28"/>
          <w:szCs w:val="28"/>
        </w:rPr>
        <w:t>is</w:t>
      </w:r>
      <w:r w:rsidR="00F37E18" w:rsidRPr="00C034AB">
        <w:rPr>
          <w:rFonts w:ascii="Arial" w:hAnsi="Arial" w:cs="Arial"/>
          <w:sz w:val="28"/>
          <w:szCs w:val="28"/>
        </w:rPr>
        <w:t>-</w:t>
      </w:r>
      <w:proofErr w:type="spellStart"/>
      <w:r w:rsidR="00F37E18" w:rsidRPr="00C034AB">
        <w:rPr>
          <w:rFonts w:ascii="Arial" w:hAnsi="Arial" w:cs="Arial"/>
          <w:sz w:val="28"/>
          <w:szCs w:val="28"/>
        </w:rPr>
        <w:t>th</w:t>
      </w:r>
      <w:proofErr w:type="spellEnd"/>
      <w:r w:rsidR="00F37E18" w:rsidRPr="00C034AB">
        <w:rPr>
          <w:rFonts w:ascii="Arial" w:hAnsi="Arial" w:cs="Arial"/>
          <w:sz w:val="28"/>
          <w:szCs w:val="28"/>
        </w:rPr>
        <w:t>-</w:t>
      </w:r>
      <w:proofErr w:type="spellStart"/>
      <w:r w:rsidR="00C73A10">
        <w:rPr>
          <w:rFonts w:ascii="Arial" w:hAnsi="Arial" w:cs="Arial"/>
          <w:sz w:val="28"/>
          <w:szCs w:val="28"/>
        </w:rPr>
        <w:t>th</w:t>
      </w:r>
      <w:proofErr w:type="spellEnd"/>
      <w:r w:rsidR="00C73A10">
        <w:rPr>
          <w:rFonts w:ascii="Arial" w:hAnsi="Arial" w:cs="Arial"/>
          <w:sz w:val="28"/>
          <w:szCs w:val="28"/>
        </w:rPr>
        <w:t>-</w:t>
      </w:r>
      <w:r w:rsidR="00F37E18" w:rsidRPr="00C034AB">
        <w:rPr>
          <w:rFonts w:ascii="Arial" w:hAnsi="Arial" w:cs="Arial"/>
          <w:sz w:val="28"/>
          <w:szCs w:val="28"/>
        </w:rPr>
        <w:t xml:space="preserve">that's the problem with Christianity. </w:t>
      </w:r>
    </w:p>
    <w:p w14:paraId="01C35A81" w14:textId="54595D5F" w:rsidR="0022062E" w:rsidRDefault="001E0772" w:rsidP="00EE1207">
      <w:pPr>
        <w:jc w:val="both"/>
        <w:rPr>
          <w:rFonts w:ascii="Arial" w:hAnsi="Arial" w:cs="Arial"/>
          <w:sz w:val="28"/>
          <w:szCs w:val="28"/>
        </w:rPr>
      </w:pPr>
      <w:r>
        <w:rPr>
          <w:rFonts w:ascii="Arial" w:hAnsi="Arial" w:cs="Arial"/>
          <w:sz w:val="28"/>
          <w:szCs w:val="28"/>
          <w:vertAlign w:val="superscript"/>
        </w:rPr>
        <w:t xml:space="preserve">23 </w:t>
      </w:r>
      <w:r w:rsidR="00F37E18" w:rsidRPr="00C034AB">
        <w:rPr>
          <w:rFonts w:ascii="Arial" w:hAnsi="Arial" w:cs="Arial"/>
          <w:sz w:val="28"/>
          <w:szCs w:val="28"/>
        </w:rPr>
        <w:t>Some are not good people, and they will never be</w:t>
      </w:r>
      <w:r w:rsidR="00084195">
        <w:rPr>
          <w:rFonts w:ascii="Arial" w:hAnsi="Arial" w:cs="Arial"/>
          <w:sz w:val="28"/>
          <w:szCs w:val="28"/>
        </w:rPr>
        <w:t>.</w:t>
      </w:r>
      <w:r w:rsidR="00F37E18" w:rsidRPr="00C034AB">
        <w:rPr>
          <w:rFonts w:ascii="Arial" w:hAnsi="Arial" w:cs="Arial"/>
          <w:sz w:val="28"/>
          <w:szCs w:val="28"/>
        </w:rPr>
        <w:t xml:space="preserve"> </w:t>
      </w:r>
      <w:r w:rsidR="00084195">
        <w:rPr>
          <w:rFonts w:ascii="Arial" w:hAnsi="Arial" w:cs="Arial"/>
          <w:sz w:val="28"/>
          <w:szCs w:val="28"/>
        </w:rPr>
        <w:t>B</w:t>
      </w:r>
      <w:r w:rsidR="00F37E18" w:rsidRPr="00C034AB">
        <w:rPr>
          <w:rFonts w:ascii="Arial" w:hAnsi="Arial" w:cs="Arial"/>
          <w:sz w:val="28"/>
          <w:szCs w:val="28"/>
        </w:rPr>
        <w:t xml:space="preserve">ut vari </w:t>
      </w:r>
      <w:proofErr w:type="spellStart"/>
      <w:r w:rsidR="00F37E18" w:rsidRPr="00C034AB">
        <w:rPr>
          <w:rFonts w:ascii="Arial" w:hAnsi="Arial" w:cs="Arial"/>
          <w:sz w:val="28"/>
          <w:szCs w:val="28"/>
        </w:rPr>
        <w:t>kungopfura</w:t>
      </w:r>
      <w:proofErr w:type="spellEnd"/>
      <w:r w:rsidR="00F37E18" w:rsidRPr="00C034AB">
        <w:rPr>
          <w:rFonts w:ascii="Arial" w:hAnsi="Arial" w:cs="Arial"/>
          <w:sz w:val="28"/>
          <w:szCs w:val="28"/>
        </w:rPr>
        <w:t xml:space="preserve"> pano </w:t>
      </w:r>
      <w:proofErr w:type="spellStart"/>
      <w:r w:rsidR="00F37E18" w:rsidRPr="00C034AB">
        <w:rPr>
          <w:rFonts w:ascii="Arial" w:hAnsi="Arial" w:cs="Arial"/>
          <w:sz w:val="28"/>
          <w:szCs w:val="28"/>
        </w:rPr>
        <w:t>ku</w:t>
      </w:r>
      <w:r w:rsidR="00C5490F">
        <w:rPr>
          <w:rFonts w:ascii="Arial" w:hAnsi="Arial" w:cs="Arial"/>
          <w:sz w:val="28"/>
          <w:szCs w:val="28"/>
        </w:rPr>
        <w:t>i</w:t>
      </w:r>
      <w:r w:rsidR="00F37E18" w:rsidRPr="00C034AB">
        <w:rPr>
          <w:rFonts w:ascii="Arial" w:hAnsi="Arial" w:cs="Arial"/>
          <w:sz w:val="28"/>
          <w:szCs w:val="28"/>
        </w:rPr>
        <w:t>ti</w:t>
      </w:r>
      <w:r w:rsidR="00C5490F">
        <w:rPr>
          <w:rFonts w:ascii="Arial" w:hAnsi="Arial" w:cs="Arial"/>
          <w:sz w:val="28"/>
          <w:szCs w:val="28"/>
        </w:rPr>
        <w:t>ra</w:t>
      </w:r>
      <w:proofErr w:type="spellEnd"/>
      <w:r w:rsidR="00C5490F">
        <w:rPr>
          <w:rFonts w:ascii="Arial" w:hAnsi="Arial" w:cs="Arial"/>
          <w:sz w:val="28"/>
          <w:szCs w:val="28"/>
        </w:rPr>
        <w:t xml:space="preserve"> kuti</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kutongwa</w:t>
      </w:r>
      <w:proofErr w:type="spellEnd"/>
      <w:r w:rsidR="00F37E18" w:rsidRPr="00C034AB">
        <w:rPr>
          <w:rFonts w:ascii="Arial" w:hAnsi="Arial" w:cs="Arial"/>
          <w:sz w:val="28"/>
          <w:szCs w:val="28"/>
        </w:rPr>
        <w:t xml:space="preserve"> </w:t>
      </w:r>
      <w:proofErr w:type="spellStart"/>
      <w:r w:rsidR="00C5490F">
        <w:rPr>
          <w:rFonts w:ascii="Arial" w:hAnsi="Arial" w:cs="Arial"/>
          <w:sz w:val="28"/>
          <w:szCs w:val="28"/>
        </w:rPr>
        <w:t>kwavo</w:t>
      </w:r>
      <w:proofErr w:type="spellEnd"/>
      <w:r w:rsidR="00C5490F">
        <w:rPr>
          <w:rFonts w:ascii="Arial" w:hAnsi="Arial" w:cs="Arial"/>
          <w:sz w:val="28"/>
          <w:szCs w:val="28"/>
        </w:rPr>
        <w:t xml:space="preserve"> </w:t>
      </w:r>
      <w:proofErr w:type="spellStart"/>
      <w:r w:rsidR="00F37E18" w:rsidRPr="00C034AB">
        <w:rPr>
          <w:rFonts w:ascii="Arial" w:hAnsi="Arial" w:cs="Arial"/>
          <w:sz w:val="28"/>
          <w:szCs w:val="28"/>
        </w:rPr>
        <w:t>kudii</w:t>
      </w:r>
      <w:proofErr w:type="spellEnd"/>
      <w:r w:rsidR="00F37E18" w:rsidRPr="00C034AB">
        <w:rPr>
          <w:rFonts w:ascii="Arial" w:hAnsi="Arial" w:cs="Arial"/>
          <w:sz w:val="28"/>
          <w:szCs w:val="28"/>
        </w:rPr>
        <w:t>...</w:t>
      </w:r>
      <w:r w:rsidR="00201A82">
        <w:rPr>
          <w:rFonts w:ascii="Arial" w:hAnsi="Arial" w:cs="Arial"/>
          <w:sz w:val="28"/>
          <w:szCs w:val="28"/>
        </w:rPr>
        <w:t>?</w:t>
      </w:r>
      <w:r w:rsidR="00F37E18" w:rsidRPr="00C034AB">
        <w:rPr>
          <w:rFonts w:ascii="Arial" w:hAnsi="Arial" w:cs="Arial"/>
          <w:sz w:val="28"/>
          <w:szCs w:val="28"/>
        </w:rPr>
        <w:t xml:space="preserve"> </w:t>
      </w:r>
      <w:proofErr w:type="spellStart"/>
      <w:r w:rsidR="00084195">
        <w:rPr>
          <w:rFonts w:ascii="Arial" w:hAnsi="Arial" w:cs="Arial"/>
          <w:sz w:val="28"/>
          <w:szCs w:val="28"/>
        </w:rPr>
        <w:t>K</w:t>
      </w:r>
      <w:r w:rsidR="00F37E18" w:rsidRPr="00C034AB">
        <w:rPr>
          <w:rFonts w:ascii="Arial" w:hAnsi="Arial" w:cs="Arial"/>
          <w:sz w:val="28"/>
          <w:szCs w:val="28"/>
        </w:rPr>
        <w:t>uzadzikiswe</w:t>
      </w:r>
      <w:proofErr w:type="spellEnd"/>
      <w:r w:rsidR="00F37E18" w:rsidRPr="00C034AB">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201A82">
        <w:rPr>
          <w:rFonts w:ascii="Arial" w:hAnsi="Arial" w:cs="Arial"/>
          <w:sz w:val="28"/>
          <w:szCs w:val="28"/>
        </w:rPr>
        <w:t xml:space="preserve"> </w:t>
      </w:r>
      <w:r w:rsidR="006723F9" w:rsidRPr="00C034AB">
        <w:rPr>
          <w:rFonts w:ascii="Arial" w:hAnsi="Arial" w:cs="Arial"/>
          <w:sz w:val="28"/>
          <w:szCs w:val="28"/>
        </w:rPr>
        <w:t>Saka</w:t>
      </w:r>
      <w:r w:rsidR="00F37E18" w:rsidRPr="00C034AB">
        <w:rPr>
          <w:rFonts w:ascii="Arial" w:hAnsi="Arial" w:cs="Arial"/>
          <w:sz w:val="28"/>
          <w:szCs w:val="28"/>
        </w:rPr>
        <w:t xml:space="preserve"> rega </w:t>
      </w:r>
      <w:proofErr w:type="spellStart"/>
      <w:r w:rsidR="00F37E18" w:rsidRPr="00C034AB">
        <w:rPr>
          <w:rFonts w:ascii="Arial" w:hAnsi="Arial" w:cs="Arial"/>
          <w:sz w:val="28"/>
          <w:szCs w:val="28"/>
        </w:rPr>
        <w:t>kuvapa</w:t>
      </w:r>
      <w:proofErr w:type="spellEnd"/>
      <w:r w:rsidR="00F37E18" w:rsidRPr="00C034AB">
        <w:rPr>
          <w:rFonts w:ascii="Arial" w:hAnsi="Arial" w:cs="Arial"/>
          <w:sz w:val="28"/>
          <w:szCs w:val="28"/>
        </w:rPr>
        <w:t xml:space="preserve"> room </w:t>
      </w:r>
      <w:proofErr w:type="spellStart"/>
      <w:r w:rsidR="00F37E18" w:rsidRPr="00C034AB">
        <w:rPr>
          <w:rFonts w:ascii="Arial" w:hAnsi="Arial" w:cs="Arial"/>
          <w:sz w:val="28"/>
          <w:szCs w:val="28"/>
        </w:rPr>
        <w:t>yekuti</w:t>
      </w:r>
      <w:proofErr w:type="spellEnd"/>
      <w:r w:rsidR="00F37E18" w:rsidRPr="00C034AB">
        <w:rPr>
          <w:rFonts w:ascii="Arial" w:hAnsi="Arial" w:cs="Arial"/>
          <w:sz w:val="28"/>
          <w:szCs w:val="28"/>
        </w:rPr>
        <w:t xml:space="preserve"> vanotaura </w:t>
      </w:r>
      <w:proofErr w:type="spellStart"/>
      <w:r w:rsidR="00F37E18" w:rsidRPr="00201A82">
        <w:rPr>
          <w:rFonts w:ascii="Arial" w:hAnsi="Arial" w:cs="Arial"/>
          <w:sz w:val="28"/>
          <w:szCs w:val="28"/>
        </w:rPr>
        <w:t>poin</w:t>
      </w:r>
      <w:r w:rsidR="00201A82">
        <w:rPr>
          <w:rFonts w:ascii="Arial" w:hAnsi="Arial" w:cs="Arial"/>
          <w:sz w:val="28"/>
          <w:szCs w:val="28"/>
        </w:rPr>
        <w:t>di</w:t>
      </w:r>
      <w:proofErr w:type="spellEnd"/>
      <w:r w:rsidR="00201A82">
        <w:rPr>
          <w:rFonts w:ascii="Arial" w:hAnsi="Arial" w:cs="Arial"/>
          <w:sz w:val="28"/>
          <w:szCs w:val="28"/>
        </w:rPr>
        <w:t xml:space="preserve"> </w:t>
      </w:r>
      <w:r w:rsidR="00497090" w:rsidRPr="00432A06">
        <w:rPr>
          <w:rFonts w:ascii="Arial" w:hAnsi="Arial" w:cs="Arial"/>
          <w:sz w:val="18"/>
          <w:szCs w:val="18"/>
        </w:rPr>
        <w:t>[point-ED]</w:t>
      </w:r>
      <w:r w:rsidR="00F37E18" w:rsidRPr="00C034AB">
        <w:rPr>
          <w:rFonts w:ascii="Arial" w:hAnsi="Arial" w:cs="Arial"/>
          <w:sz w:val="28"/>
          <w:szCs w:val="28"/>
        </w:rPr>
        <w:t xml:space="preserve"> on the white great- on the white throne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 xml:space="preserve">Kuti </w:t>
      </w:r>
      <w:proofErr w:type="spellStart"/>
      <w:r w:rsidR="00F37E18" w:rsidRPr="00C034AB">
        <w:rPr>
          <w:rFonts w:ascii="Arial" w:hAnsi="Arial" w:cs="Arial"/>
          <w:sz w:val="28"/>
          <w:szCs w:val="28"/>
        </w:rPr>
        <w:t>munotoziva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ndaka</w:t>
      </w:r>
      <w:r w:rsidR="009807B4">
        <w:rPr>
          <w:rFonts w:ascii="Arial" w:hAnsi="Arial" w:cs="Arial"/>
          <w:sz w:val="28"/>
          <w:szCs w:val="28"/>
        </w:rPr>
        <w:t>uya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inini</w:t>
      </w:r>
      <w:proofErr w:type="spellEnd"/>
      <w:r w:rsidR="00F37E18" w:rsidRPr="00C034AB">
        <w:rPr>
          <w:rFonts w:ascii="Arial" w:hAnsi="Arial" w:cs="Arial"/>
          <w:sz w:val="28"/>
          <w:szCs w:val="28"/>
        </w:rPr>
        <w:t xml:space="preserve"> but mai ava</w:t>
      </w:r>
      <w:r w:rsidR="00535B08">
        <w:rPr>
          <w:rFonts w:ascii="Arial" w:hAnsi="Arial" w:cs="Arial"/>
          <w:sz w:val="28"/>
          <w:szCs w:val="28"/>
        </w:rPr>
        <w:t>,</w:t>
      </w:r>
      <w:r w:rsidR="00F37E18" w:rsidRPr="00C034AB">
        <w:rPr>
          <w:rFonts w:ascii="Arial" w:hAnsi="Arial" w:cs="Arial"/>
          <w:sz w:val="28"/>
          <w:szCs w:val="28"/>
        </w:rPr>
        <w:t xml:space="preserve"> vakamira munzira </w:t>
      </w:r>
      <w:proofErr w:type="spellStart"/>
      <w:r w:rsidR="00F37E18" w:rsidRPr="00C034AB">
        <w:rPr>
          <w:rFonts w:ascii="Arial" w:hAnsi="Arial" w:cs="Arial"/>
          <w:sz w:val="28"/>
          <w:szCs w:val="28"/>
        </w:rPr>
        <w:t>mangu</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zvekuti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handina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kuzoona</w:t>
      </w:r>
      <w:proofErr w:type="spellEnd"/>
      <w:r w:rsidR="00F37E18" w:rsidRPr="00C034AB">
        <w:rPr>
          <w:rFonts w:ascii="Arial" w:hAnsi="Arial" w:cs="Arial"/>
          <w:sz w:val="28"/>
          <w:szCs w:val="28"/>
        </w:rPr>
        <w:t xml:space="preserve"> </w:t>
      </w:r>
      <w:r w:rsidR="00F37E18" w:rsidRPr="00C034AB">
        <w:rPr>
          <w:rFonts w:ascii="Arial" w:hAnsi="Arial" w:cs="Arial"/>
          <w:sz w:val="28"/>
          <w:szCs w:val="28"/>
        </w:rPr>
        <w:lastRenderedPageBreak/>
        <w:t xml:space="preserve">kunaka kwaJesu kubva </w:t>
      </w:r>
      <w:proofErr w:type="spellStart"/>
      <w:r w:rsidR="00F37E18" w:rsidRPr="00C034AB">
        <w:rPr>
          <w:rFonts w:ascii="Arial" w:hAnsi="Arial" w:cs="Arial"/>
          <w:sz w:val="28"/>
          <w:szCs w:val="28"/>
        </w:rPr>
        <w:t>musi</w:t>
      </w:r>
      <w:proofErr w:type="spellEnd"/>
      <w:r w:rsidR="00F37E18" w:rsidRPr="00C034AB">
        <w:rPr>
          <w:rFonts w:ascii="Arial" w:hAnsi="Arial" w:cs="Arial"/>
          <w:sz w:val="28"/>
          <w:szCs w:val="28"/>
        </w:rPr>
        <w:t xml:space="preserve">...?  </w:t>
      </w:r>
      <w:r w:rsidR="00F37E18" w:rsidRPr="009800C1">
        <w:rPr>
          <w:rFonts w:ascii="Arial" w:hAnsi="Arial" w:cs="Arial"/>
          <w:sz w:val="18"/>
          <w:szCs w:val="18"/>
        </w:rPr>
        <w:t xml:space="preserve">[Congregation </w:t>
      </w:r>
      <w:r w:rsidR="00063DA1" w:rsidRPr="009800C1">
        <w:rPr>
          <w:rFonts w:ascii="Arial" w:hAnsi="Arial" w:cs="Arial"/>
          <w:sz w:val="18"/>
          <w:szCs w:val="18"/>
        </w:rPr>
        <w:t>says, “</w:t>
      </w:r>
      <w:proofErr w:type="spellStart"/>
      <w:r w:rsidR="00F37E18" w:rsidRPr="009800C1">
        <w:rPr>
          <w:rFonts w:ascii="Arial" w:hAnsi="Arial" w:cs="Arial"/>
          <w:sz w:val="18"/>
          <w:szCs w:val="18"/>
        </w:rPr>
        <w:t>iwoyo</w:t>
      </w:r>
      <w:proofErr w:type="spellEnd"/>
      <w:r w:rsidR="00DD6EE4" w:rsidRPr="009800C1">
        <w:rPr>
          <w:rFonts w:ascii="Arial" w:hAnsi="Arial" w:cs="Arial"/>
          <w:sz w:val="18"/>
          <w:szCs w:val="18"/>
        </w:rPr>
        <w:t>,</w:t>
      </w:r>
      <w:r w:rsidR="00F37E18" w:rsidRPr="009800C1">
        <w:rPr>
          <w:rFonts w:ascii="Arial" w:hAnsi="Arial" w:cs="Arial"/>
          <w:sz w:val="18"/>
          <w:szCs w:val="18"/>
        </w:rPr>
        <w:t>"]</w:t>
      </w:r>
      <w:r w:rsidR="00F37E18" w:rsidRPr="00C034AB">
        <w:rPr>
          <w:rFonts w:ascii="Arial" w:hAnsi="Arial" w:cs="Arial"/>
          <w:sz w:val="28"/>
          <w:szCs w:val="28"/>
        </w:rPr>
        <w:t xml:space="preserve"> </w:t>
      </w:r>
      <w:proofErr w:type="spellStart"/>
      <w:r w:rsidR="00DD6EE4">
        <w:rPr>
          <w:rFonts w:ascii="Arial" w:hAnsi="Arial" w:cs="Arial"/>
          <w:sz w:val="28"/>
          <w:szCs w:val="28"/>
        </w:rPr>
        <w:t>musi</w:t>
      </w:r>
      <w:proofErr w:type="spellEnd"/>
      <w:r w:rsidR="00DD6EE4">
        <w:rPr>
          <w:rFonts w:ascii="Arial" w:hAnsi="Arial" w:cs="Arial"/>
          <w:sz w:val="28"/>
          <w:szCs w:val="28"/>
        </w:rPr>
        <w:t xml:space="preserve"> </w:t>
      </w:r>
      <w:proofErr w:type="spellStart"/>
      <w:r w:rsidR="00F37E18" w:rsidRPr="00C034AB">
        <w:rPr>
          <w:rFonts w:ascii="Arial" w:hAnsi="Arial" w:cs="Arial"/>
          <w:sz w:val="28"/>
          <w:szCs w:val="28"/>
        </w:rPr>
        <w:t>iwoyo</w:t>
      </w:r>
      <w:proofErr w:type="spellEnd"/>
      <w:r w:rsidR="00535B08">
        <w:rPr>
          <w:rFonts w:ascii="Arial" w:hAnsi="Arial" w:cs="Arial"/>
          <w:sz w:val="28"/>
          <w:szCs w:val="28"/>
        </w:rPr>
        <w:t>.</w:t>
      </w:r>
      <w:r w:rsidR="00F37E18" w:rsidRPr="00C034AB">
        <w:rPr>
          <w:rFonts w:ascii="Arial" w:hAnsi="Arial" w:cs="Arial"/>
          <w:sz w:val="28"/>
          <w:szCs w:val="28"/>
        </w:rPr>
        <w:t xml:space="preserve"> </w:t>
      </w:r>
      <w:r w:rsidR="00D97E3B" w:rsidRPr="009800C1">
        <w:rPr>
          <w:rFonts w:ascii="Arial" w:hAnsi="Arial" w:cs="Arial"/>
          <w:sz w:val="18"/>
          <w:szCs w:val="18"/>
        </w:rPr>
        <w:t>[Apostle Gumbura chuckles]</w:t>
      </w:r>
      <w:r w:rsidR="00D97E3B">
        <w:rPr>
          <w:rFonts w:ascii="Arial" w:hAnsi="Arial" w:cs="Arial"/>
          <w:sz w:val="28"/>
          <w:szCs w:val="28"/>
        </w:rPr>
        <w:t xml:space="preserve"> </w:t>
      </w:r>
      <w:r w:rsidR="00535B08">
        <w:rPr>
          <w:rFonts w:ascii="Arial" w:hAnsi="Arial" w:cs="Arial"/>
          <w:sz w:val="28"/>
          <w:szCs w:val="28"/>
        </w:rPr>
        <w:t>S</w:t>
      </w:r>
      <w:r w:rsidR="00F37E18" w:rsidRPr="00C034AB">
        <w:rPr>
          <w:rFonts w:ascii="Arial" w:hAnsi="Arial" w:cs="Arial"/>
          <w:sz w:val="28"/>
          <w:szCs w:val="28"/>
        </w:rPr>
        <w:t xml:space="preserve">o, let's not do that </w:t>
      </w:r>
      <w:proofErr w:type="spellStart"/>
      <w:r w:rsidR="00534101">
        <w:rPr>
          <w:rFonts w:ascii="Arial" w:hAnsi="Arial" w:cs="Arial"/>
          <w:sz w:val="28"/>
          <w:szCs w:val="28"/>
        </w:rPr>
        <w:t>handitika</w:t>
      </w:r>
      <w:proofErr w:type="spellEnd"/>
      <w:r w:rsidR="00534101">
        <w:rPr>
          <w:rFonts w:ascii="Arial" w:hAnsi="Arial" w:cs="Arial"/>
          <w:sz w:val="28"/>
          <w:szCs w:val="28"/>
        </w:rPr>
        <w:t>.</w:t>
      </w:r>
      <w:r w:rsidR="00D97E3B" w:rsidRPr="00D97E3B">
        <w:rPr>
          <w:rFonts w:ascii="Arial" w:hAnsi="Arial" w:cs="Arial"/>
          <w:sz w:val="28"/>
          <w:szCs w:val="28"/>
        </w:rPr>
        <w:t xml:space="preserve"> </w:t>
      </w:r>
      <w:r w:rsidR="00534101" w:rsidRPr="00534101">
        <w:rPr>
          <w:rFonts w:ascii="Arial" w:hAnsi="Arial" w:cs="Arial"/>
          <w:sz w:val="18"/>
          <w:szCs w:val="28"/>
        </w:rPr>
        <w:t xml:space="preserve">[Congregation says, “Amen.”] </w:t>
      </w:r>
    </w:p>
    <w:p w14:paraId="4369775B" w14:textId="3BBBF1A0" w:rsidR="006B50C2" w:rsidRDefault="001E0772" w:rsidP="00EE1207">
      <w:pPr>
        <w:jc w:val="both"/>
        <w:rPr>
          <w:rFonts w:ascii="Arial" w:hAnsi="Arial" w:cs="Arial"/>
          <w:sz w:val="28"/>
          <w:szCs w:val="28"/>
        </w:rPr>
      </w:pPr>
      <w:r>
        <w:rPr>
          <w:rFonts w:ascii="Arial" w:hAnsi="Arial" w:cs="Arial"/>
          <w:sz w:val="28"/>
          <w:szCs w:val="28"/>
          <w:vertAlign w:val="superscript"/>
        </w:rPr>
        <w:t xml:space="preserve">24 </w:t>
      </w:r>
      <w:r w:rsidR="00F37E18" w:rsidRPr="00C034AB">
        <w:rPr>
          <w:rFonts w:ascii="Arial" w:hAnsi="Arial" w:cs="Arial"/>
          <w:sz w:val="28"/>
          <w:szCs w:val="28"/>
        </w:rPr>
        <w:t xml:space="preserve">Let's accommodate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F37E18" w:rsidRPr="00C034AB">
        <w:rPr>
          <w:rFonts w:ascii="Arial" w:hAnsi="Arial" w:cs="Arial"/>
          <w:sz w:val="28"/>
          <w:szCs w:val="28"/>
        </w:rPr>
        <w:t xml:space="preserve"> </w:t>
      </w:r>
      <w:r w:rsidR="00535B08">
        <w:rPr>
          <w:rFonts w:ascii="Arial" w:hAnsi="Arial" w:cs="Arial"/>
          <w:sz w:val="28"/>
          <w:szCs w:val="28"/>
        </w:rPr>
        <w:t>A</w:t>
      </w:r>
      <w:r w:rsidR="00F37E18" w:rsidRPr="00C034AB">
        <w:rPr>
          <w:rFonts w:ascii="Arial" w:hAnsi="Arial" w:cs="Arial"/>
          <w:sz w:val="28"/>
          <w:szCs w:val="28"/>
        </w:rPr>
        <w:t xml:space="preserve">s much as possible </w:t>
      </w:r>
      <w:proofErr w:type="spellStart"/>
      <w:r w:rsidR="00F37E18" w:rsidRPr="00C034AB">
        <w:rPr>
          <w:rFonts w:ascii="Arial" w:hAnsi="Arial" w:cs="Arial"/>
          <w:sz w:val="28"/>
          <w:szCs w:val="28"/>
        </w:rPr>
        <w:t>nekuti</w:t>
      </w:r>
      <w:proofErr w:type="spellEnd"/>
      <w:r w:rsidR="00F37E18" w:rsidRPr="00C034AB">
        <w:rPr>
          <w:rFonts w:ascii="Arial" w:hAnsi="Arial" w:cs="Arial"/>
          <w:sz w:val="28"/>
          <w:szCs w:val="28"/>
        </w:rPr>
        <w:t xml:space="preserve"> vamwe vanhu </w:t>
      </w:r>
      <w:proofErr w:type="spellStart"/>
      <w:r w:rsidR="00F37E18" w:rsidRPr="00C034AB">
        <w:rPr>
          <w:rFonts w:ascii="Arial" w:hAnsi="Arial" w:cs="Arial"/>
          <w:sz w:val="28"/>
          <w:szCs w:val="28"/>
        </w:rPr>
        <w:t>shuwa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vanongouya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kuzongotiedza</w:t>
      </w:r>
      <w:proofErr w:type="spellEnd"/>
      <w:r w:rsidR="00F37E18" w:rsidRPr="00C034AB">
        <w:rPr>
          <w:rFonts w:ascii="Arial" w:hAnsi="Arial" w:cs="Arial"/>
          <w:sz w:val="28"/>
          <w:szCs w:val="28"/>
        </w:rPr>
        <w:t>.</w:t>
      </w:r>
      <w:r w:rsidR="00241647" w:rsidRPr="00241647">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F37E18" w:rsidRPr="00C034AB">
        <w:rPr>
          <w:rFonts w:ascii="Arial" w:hAnsi="Arial" w:cs="Arial"/>
          <w:sz w:val="28"/>
          <w:szCs w:val="28"/>
        </w:rPr>
        <w:t>Ehe</w:t>
      </w:r>
      <w:proofErr w:type="spellEnd"/>
      <w:r w:rsidR="00535B08">
        <w:rPr>
          <w:rFonts w:ascii="Arial" w:hAnsi="Arial" w:cs="Arial"/>
          <w:sz w:val="28"/>
          <w:szCs w:val="28"/>
        </w:rPr>
        <w:t>,</w:t>
      </w:r>
      <w:r w:rsidR="00F37E18" w:rsidRPr="00C034AB">
        <w:rPr>
          <w:rFonts w:ascii="Arial" w:hAnsi="Arial" w:cs="Arial"/>
          <w:sz w:val="28"/>
          <w:szCs w:val="28"/>
        </w:rPr>
        <w:t xml:space="preserve"> </w:t>
      </w:r>
      <w:proofErr w:type="spellStart"/>
      <w:r w:rsidR="0022062E">
        <w:rPr>
          <w:rFonts w:ascii="Arial" w:hAnsi="Arial" w:cs="Arial"/>
          <w:sz w:val="28"/>
          <w:szCs w:val="28"/>
        </w:rPr>
        <w:t>m</w:t>
      </w:r>
      <w:r w:rsidR="00F37E18" w:rsidRPr="00C034AB">
        <w:rPr>
          <w:rFonts w:ascii="Arial" w:hAnsi="Arial" w:cs="Arial"/>
          <w:sz w:val="28"/>
          <w:szCs w:val="28"/>
        </w:rPr>
        <w:t>unovapa</w:t>
      </w:r>
      <w:proofErr w:type="spellEnd"/>
      <w:r w:rsidR="00F37E18" w:rsidRPr="00C034AB">
        <w:rPr>
          <w:rFonts w:ascii="Arial" w:hAnsi="Arial" w:cs="Arial"/>
          <w:sz w:val="28"/>
          <w:szCs w:val="28"/>
        </w:rPr>
        <w:t xml:space="preserve"> time, </w:t>
      </w:r>
      <w:proofErr w:type="spellStart"/>
      <w:r w:rsidR="00F37E18" w:rsidRPr="00C034AB">
        <w:rPr>
          <w:rFonts w:ascii="Arial" w:hAnsi="Arial" w:cs="Arial"/>
          <w:sz w:val="28"/>
          <w:szCs w:val="28"/>
        </w:rPr>
        <w:t>unovapa</w:t>
      </w:r>
      <w:proofErr w:type="spellEnd"/>
      <w:r w:rsidR="00F37E18" w:rsidRPr="00C034AB">
        <w:rPr>
          <w:rFonts w:ascii="Arial" w:hAnsi="Arial" w:cs="Arial"/>
          <w:sz w:val="28"/>
          <w:szCs w:val="28"/>
        </w:rPr>
        <w:t xml:space="preserve"> food </w:t>
      </w:r>
      <w:proofErr w:type="spellStart"/>
      <w:r w:rsidR="00F37E18" w:rsidRPr="00C034AB">
        <w:rPr>
          <w:rFonts w:ascii="Arial" w:hAnsi="Arial" w:cs="Arial"/>
          <w:sz w:val="28"/>
          <w:szCs w:val="28"/>
        </w:rPr>
        <w:t>yako</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unovapa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pekugara</w:t>
      </w:r>
      <w:proofErr w:type="spellEnd"/>
      <w:r w:rsidR="00F37E18" w:rsidRPr="00C034AB">
        <w:rPr>
          <w:rFonts w:ascii="Arial" w:hAnsi="Arial" w:cs="Arial"/>
          <w:sz w:val="28"/>
          <w:szCs w:val="28"/>
        </w:rPr>
        <w:t xml:space="preserve"> but there will never appreciate. I've always wondered</w:t>
      </w:r>
      <w:r w:rsidR="004C15B0">
        <w:rPr>
          <w:rFonts w:ascii="Arial" w:hAnsi="Arial" w:cs="Arial"/>
          <w:sz w:val="28"/>
          <w:szCs w:val="28"/>
        </w:rPr>
        <w:t>.</w:t>
      </w:r>
      <w:r w:rsidR="00F37E18" w:rsidRPr="00C034AB">
        <w:rPr>
          <w:rFonts w:ascii="Arial" w:hAnsi="Arial" w:cs="Arial"/>
          <w:sz w:val="28"/>
          <w:szCs w:val="28"/>
        </w:rPr>
        <w:t xml:space="preserve"> </w:t>
      </w:r>
      <w:r w:rsidR="004C15B0">
        <w:rPr>
          <w:rFonts w:ascii="Arial" w:hAnsi="Arial" w:cs="Arial"/>
          <w:sz w:val="28"/>
          <w:szCs w:val="28"/>
        </w:rPr>
        <w:t>B</w:t>
      </w:r>
      <w:r w:rsidR="00F37E18" w:rsidRPr="00C034AB">
        <w:rPr>
          <w:rFonts w:ascii="Arial" w:hAnsi="Arial" w:cs="Arial"/>
          <w:sz w:val="28"/>
          <w:szCs w:val="28"/>
        </w:rPr>
        <w:t xml:space="preserve">ut when you go back to the Word of God, God talks </w:t>
      </w:r>
      <w:r w:rsidR="00F37E18" w:rsidRPr="00391B54">
        <w:rPr>
          <w:rFonts w:ascii="Arial" w:hAnsi="Arial" w:cs="Arial"/>
          <w:sz w:val="28"/>
          <w:szCs w:val="28"/>
        </w:rPr>
        <w:t>about</w:t>
      </w:r>
      <w:r w:rsidR="00391B54">
        <w:rPr>
          <w:rStyle w:val="CommentReference"/>
          <w:rFonts w:ascii="Arial" w:hAnsi="Arial" w:cs="Arial"/>
          <w:sz w:val="28"/>
          <w:szCs w:val="28"/>
        </w:rPr>
        <w:t>, b</w:t>
      </w:r>
      <w:r w:rsidR="00F37E18" w:rsidRPr="00391B54">
        <w:rPr>
          <w:rFonts w:ascii="Arial" w:hAnsi="Arial" w:cs="Arial"/>
          <w:sz w:val="28"/>
          <w:szCs w:val="28"/>
        </w:rPr>
        <w:t>ut</w:t>
      </w:r>
      <w:r w:rsidR="00F37E18" w:rsidRPr="00C034AB">
        <w:rPr>
          <w:rFonts w:ascii="Arial" w:hAnsi="Arial" w:cs="Arial"/>
          <w:sz w:val="28"/>
          <w:szCs w:val="28"/>
        </w:rPr>
        <w:t xml:space="preserve"> of the ten lepers</w:t>
      </w:r>
      <w:r w:rsidR="00241647">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 xml:space="preserve">how many came to thank Him?  </w:t>
      </w:r>
      <w:r w:rsidR="00F37E18" w:rsidRPr="009800C1">
        <w:rPr>
          <w:rFonts w:ascii="Arial" w:hAnsi="Arial" w:cs="Arial"/>
          <w:sz w:val="18"/>
          <w:szCs w:val="18"/>
        </w:rPr>
        <w:t xml:space="preserve">[Congregation </w:t>
      </w:r>
      <w:r w:rsidR="00063DA1" w:rsidRPr="009800C1">
        <w:rPr>
          <w:rFonts w:ascii="Arial" w:hAnsi="Arial" w:cs="Arial"/>
          <w:sz w:val="18"/>
          <w:szCs w:val="18"/>
        </w:rPr>
        <w:t>says, “</w:t>
      </w:r>
      <w:r w:rsidR="00F37E18" w:rsidRPr="009800C1">
        <w:rPr>
          <w:rFonts w:ascii="Arial" w:hAnsi="Arial" w:cs="Arial"/>
          <w:sz w:val="18"/>
          <w:szCs w:val="18"/>
        </w:rPr>
        <w:t>one</w:t>
      </w:r>
      <w:r w:rsidR="009800C1">
        <w:rPr>
          <w:rFonts w:ascii="Arial" w:hAnsi="Arial" w:cs="Arial"/>
          <w:sz w:val="18"/>
          <w:szCs w:val="18"/>
        </w:rPr>
        <w:t>,</w:t>
      </w:r>
      <w:r w:rsidR="00F37E18" w:rsidRPr="009800C1">
        <w:rPr>
          <w:rFonts w:ascii="Arial" w:hAnsi="Arial" w:cs="Arial"/>
          <w:sz w:val="18"/>
          <w:szCs w:val="18"/>
        </w:rPr>
        <w:t>"]</w:t>
      </w:r>
      <w:r w:rsidR="00F37E18" w:rsidRPr="00C034AB">
        <w:rPr>
          <w:rFonts w:ascii="Arial" w:hAnsi="Arial" w:cs="Arial"/>
          <w:sz w:val="28"/>
          <w:szCs w:val="28"/>
        </w:rPr>
        <w:t xml:space="preserve"> </w:t>
      </w:r>
      <w:r w:rsidR="009800C1">
        <w:rPr>
          <w:rFonts w:ascii="Arial" w:hAnsi="Arial" w:cs="Arial"/>
          <w:sz w:val="28"/>
          <w:szCs w:val="28"/>
        </w:rPr>
        <w:t>o</w:t>
      </w:r>
      <w:r w:rsidR="00C55FAB">
        <w:rPr>
          <w:rFonts w:ascii="Arial" w:hAnsi="Arial" w:cs="Arial"/>
          <w:sz w:val="28"/>
          <w:szCs w:val="28"/>
        </w:rPr>
        <w:t xml:space="preserve">ne. </w:t>
      </w:r>
      <w:r w:rsidR="00F37E18" w:rsidRPr="00C034AB">
        <w:rPr>
          <w:rFonts w:ascii="Arial" w:hAnsi="Arial" w:cs="Arial"/>
          <w:sz w:val="28"/>
          <w:szCs w:val="28"/>
        </w:rPr>
        <w:t>Where did the nine go? They were talking rubbish</w:t>
      </w:r>
      <w:r w:rsidR="00C55FAB">
        <w:rPr>
          <w:rFonts w:ascii="Arial" w:hAnsi="Arial" w:cs="Arial"/>
          <w:sz w:val="28"/>
          <w:szCs w:val="28"/>
        </w:rPr>
        <w:t xml:space="preserve">. </w:t>
      </w:r>
      <w:r w:rsidR="00C82362" w:rsidRPr="009800C1">
        <w:rPr>
          <w:rFonts w:ascii="Arial" w:hAnsi="Arial" w:cs="Arial"/>
          <w:sz w:val="18"/>
          <w:szCs w:val="18"/>
        </w:rPr>
        <w:t>[Congregation says, “</w:t>
      </w:r>
      <w:r w:rsidR="00125700" w:rsidRPr="009800C1">
        <w:rPr>
          <w:rFonts w:ascii="Arial" w:hAnsi="Arial" w:cs="Arial"/>
          <w:sz w:val="18"/>
          <w:szCs w:val="18"/>
        </w:rPr>
        <w:t>mmm</w:t>
      </w:r>
      <w:r w:rsidR="00CF559F" w:rsidRPr="009800C1">
        <w:rPr>
          <w:rFonts w:ascii="Arial" w:hAnsi="Arial" w:cs="Arial"/>
          <w:sz w:val="18"/>
          <w:szCs w:val="18"/>
        </w:rPr>
        <w:t>.</w:t>
      </w:r>
      <w:r w:rsidR="009800C1" w:rsidRPr="009800C1">
        <w:rPr>
          <w:rFonts w:ascii="Arial" w:hAnsi="Arial" w:cs="Arial"/>
          <w:sz w:val="18"/>
          <w:szCs w:val="18"/>
        </w:rPr>
        <w:t>”</w:t>
      </w:r>
      <w:r w:rsidR="00C82362" w:rsidRPr="009800C1">
        <w:rPr>
          <w:rFonts w:ascii="Arial" w:hAnsi="Arial" w:cs="Arial"/>
          <w:sz w:val="18"/>
          <w:szCs w:val="18"/>
        </w:rPr>
        <w:t>]</w:t>
      </w:r>
      <w:r w:rsidR="00C82362">
        <w:rPr>
          <w:rFonts w:ascii="Arial" w:hAnsi="Arial" w:cs="Arial"/>
          <w:sz w:val="28"/>
          <w:szCs w:val="28"/>
        </w:rPr>
        <w:t xml:space="preserve"> </w:t>
      </w:r>
      <w:r w:rsidR="00CF559F">
        <w:rPr>
          <w:rFonts w:ascii="Arial" w:hAnsi="Arial" w:cs="Arial"/>
          <w:sz w:val="28"/>
          <w:szCs w:val="28"/>
        </w:rPr>
        <w:t>A</w:t>
      </w:r>
      <w:r w:rsidR="00F37E18" w:rsidRPr="00C034AB">
        <w:rPr>
          <w:rFonts w:ascii="Arial" w:hAnsi="Arial" w:cs="Arial"/>
          <w:sz w:val="28"/>
          <w:szCs w:val="28"/>
        </w:rPr>
        <w:t>ll the nine were talking rubbish</w:t>
      </w:r>
      <w:r w:rsidR="00CF559F">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handimunoona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zvinoiitika</w:t>
      </w:r>
      <w:proofErr w:type="spellEnd"/>
      <w:r w:rsidR="00F37E18" w:rsidRPr="00C034AB">
        <w:rPr>
          <w:rFonts w:ascii="Arial" w:hAnsi="Arial" w:cs="Arial"/>
          <w:sz w:val="28"/>
          <w:szCs w:val="28"/>
        </w:rPr>
        <w:t xml:space="preserve"> muhupenyu...?  </w:t>
      </w:r>
      <w:r w:rsidR="00534101" w:rsidRPr="00534101">
        <w:rPr>
          <w:rFonts w:ascii="Arial" w:hAnsi="Arial" w:cs="Arial"/>
          <w:sz w:val="18"/>
          <w:szCs w:val="28"/>
        </w:rPr>
        <w:t xml:space="preserve">[Congregation says, “Amen.”] </w:t>
      </w:r>
    </w:p>
    <w:p w14:paraId="651E7EA8" w14:textId="79D28972" w:rsidR="008E1FEA" w:rsidRDefault="00F860AF" w:rsidP="00EE1207">
      <w:pPr>
        <w:jc w:val="both"/>
        <w:rPr>
          <w:rFonts w:ascii="Arial" w:hAnsi="Arial" w:cs="Arial"/>
          <w:sz w:val="28"/>
          <w:szCs w:val="28"/>
        </w:rPr>
      </w:pPr>
      <w:r>
        <w:rPr>
          <w:rFonts w:ascii="Arial" w:hAnsi="Arial" w:cs="Arial"/>
          <w:sz w:val="28"/>
          <w:szCs w:val="28"/>
          <w:vertAlign w:val="superscript"/>
        </w:rPr>
        <w:t xml:space="preserve">25 </w:t>
      </w:r>
      <w:proofErr w:type="spellStart"/>
      <w:r w:rsidR="00F37E18" w:rsidRPr="00C034AB">
        <w:rPr>
          <w:rFonts w:ascii="Arial" w:hAnsi="Arial" w:cs="Arial"/>
          <w:sz w:val="28"/>
          <w:szCs w:val="28"/>
        </w:rPr>
        <w:t>Ehe</w:t>
      </w:r>
      <w:proofErr w:type="spellEnd"/>
      <w:r w:rsidR="00F37E18" w:rsidRPr="00C034AB">
        <w:rPr>
          <w:rFonts w:ascii="Arial" w:hAnsi="Arial" w:cs="Arial"/>
          <w:sz w:val="28"/>
          <w:szCs w:val="28"/>
        </w:rPr>
        <w:t xml:space="preserve"> so, that's the same thing kana pakunamata</w:t>
      </w:r>
      <w:r w:rsidR="00752AE3">
        <w:rPr>
          <w:rFonts w:ascii="Arial" w:hAnsi="Arial" w:cs="Arial"/>
          <w:sz w:val="28"/>
          <w:szCs w:val="28"/>
        </w:rPr>
        <w:t>.</w:t>
      </w:r>
      <w:r w:rsidR="00F37E18" w:rsidRPr="00C034AB">
        <w:rPr>
          <w:rFonts w:ascii="Arial" w:hAnsi="Arial" w:cs="Arial"/>
          <w:sz w:val="28"/>
          <w:szCs w:val="28"/>
        </w:rPr>
        <w:t xml:space="preserve"> </w:t>
      </w:r>
      <w:proofErr w:type="spellStart"/>
      <w:r w:rsidR="00364E84">
        <w:rPr>
          <w:rFonts w:ascii="Arial" w:hAnsi="Arial" w:cs="Arial"/>
          <w:sz w:val="28"/>
          <w:szCs w:val="28"/>
        </w:rPr>
        <w:t>M</w:t>
      </w:r>
      <w:r w:rsidR="00F37E18" w:rsidRPr="00C034AB">
        <w:rPr>
          <w:rFonts w:ascii="Arial" w:hAnsi="Arial" w:cs="Arial"/>
          <w:sz w:val="28"/>
          <w:szCs w:val="28"/>
        </w:rPr>
        <w:t>ukagara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nevanhu</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mudzimba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dzenyu</w:t>
      </w:r>
      <w:proofErr w:type="spellEnd"/>
      <w:r w:rsidR="00F37E18" w:rsidRPr="00C034AB">
        <w:rPr>
          <w:rFonts w:ascii="Arial" w:hAnsi="Arial" w:cs="Arial"/>
          <w:sz w:val="28"/>
          <w:szCs w:val="28"/>
        </w:rPr>
        <w:t xml:space="preserve">, don't expect kuti munhu wese </w:t>
      </w:r>
      <w:proofErr w:type="spellStart"/>
      <w:r w:rsidR="00F37E18" w:rsidRPr="00C034AB">
        <w:rPr>
          <w:rFonts w:ascii="Arial" w:hAnsi="Arial" w:cs="Arial"/>
          <w:sz w:val="28"/>
          <w:szCs w:val="28"/>
        </w:rPr>
        <w:t>achabva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pamba</w:t>
      </w:r>
      <w:proofErr w:type="spellEnd"/>
      <w:r w:rsidR="00F37E18" w:rsidRPr="00C034AB">
        <w:rPr>
          <w:rFonts w:ascii="Arial" w:hAnsi="Arial" w:cs="Arial"/>
          <w:sz w:val="28"/>
          <w:szCs w:val="28"/>
        </w:rPr>
        <w:t xml:space="preserve"> ipapo </w:t>
      </w:r>
      <w:proofErr w:type="spellStart"/>
      <w:r w:rsidR="00F37E18" w:rsidRPr="00C034AB">
        <w:rPr>
          <w:rFonts w:ascii="Arial" w:hAnsi="Arial" w:cs="Arial"/>
          <w:sz w:val="28"/>
          <w:szCs w:val="28"/>
        </w:rPr>
        <w:t>achabva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achitenda</w:t>
      </w:r>
      <w:proofErr w:type="spellEnd"/>
      <w:r w:rsidR="00F37E18" w:rsidRPr="00C034AB">
        <w:rPr>
          <w:rFonts w:ascii="Arial" w:hAnsi="Arial" w:cs="Arial"/>
          <w:sz w:val="28"/>
          <w:szCs w:val="28"/>
        </w:rPr>
        <w:t>.</w:t>
      </w:r>
      <w:r w:rsidR="00125700">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 xml:space="preserve">Kuona </w:t>
      </w:r>
      <w:proofErr w:type="spellStart"/>
      <w:r w:rsidR="00F37E18" w:rsidRPr="00C034AB">
        <w:rPr>
          <w:rFonts w:ascii="Arial" w:hAnsi="Arial" w:cs="Arial"/>
          <w:sz w:val="28"/>
          <w:szCs w:val="28"/>
        </w:rPr>
        <w:t>chakanaka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chaunenge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waitirwa</w:t>
      </w:r>
      <w:proofErr w:type="spellEnd"/>
      <w:r w:rsidR="00A17B45">
        <w:rPr>
          <w:rFonts w:ascii="Arial" w:hAnsi="Arial" w:cs="Arial"/>
          <w:sz w:val="28"/>
          <w:szCs w:val="28"/>
        </w:rPr>
        <w:t>,</w:t>
      </w:r>
      <w:r w:rsidR="00F37E18" w:rsidRPr="00C034AB">
        <w:rPr>
          <w:rFonts w:ascii="Arial" w:hAnsi="Arial" w:cs="Arial"/>
          <w:sz w:val="28"/>
          <w:szCs w:val="28"/>
        </w:rPr>
        <w:t xml:space="preserve"> inyasha </w:t>
      </w:r>
      <w:proofErr w:type="spellStart"/>
      <w:r w:rsidR="00F37E18" w:rsidRPr="00C034AB">
        <w:rPr>
          <w:rFonts w:ascii="Arial" w:hAnsi="Arial" w:cs="Arial"/>
          <w:sz w:val="28"/>
          <w:szCs w:val="28"/>
        </w:rPr>
        <w:t>dzaani</w:t>
      </w:r>
      <w:proofErr w:type="spellEnd"/>
      <w:r w:rsidR="00F37E18" w:rsidRPr="00C034AB">
        <w:rPr>
          <w:rFonts w:ascii="Arial" w:hAnsi="Arial" w:cs="Arial"/>
          <w:sz w:val="28"/>
          <w:szCs w:val="28"/>
        </w:rPr>
        <w:t xml:space="preserve">...?  </w:t>
      </w:r>
      <w:r w:rsidR="00F37E18" w:rsidRPr="009800C1">
        <w:rPr>
          <w:rFonts w:ascii="Arial" w:hAnsi="Arial" w:cs="Arial"/>
          <w:sz w:val="18"/>
          <w:szCs w:val="18"/>
        </w:rPr>
        <w:t xml:space="preserve">[Congregation </w:t>
      </w:r>
      <w:r w:rsidR="00063DA1" w:rsidRPr="009800C1">
        <w:rPr>
          <w:rFonts w:ascii="Arial" w:hAnsi="Arial" w:cs="Arial"/>
          <w:sz w:val="18"/>
          <w:szCs w:val="18"/>
        </w:rPr>
        <w:t>says, “</w:t>
      </w:r>
      <w:proofErr w:type="spellStart"/>
      <w:r w:rsidR="00EE7954" w:rsidRPr="009800C1">
        <w:rPr>
          <w:rFonts w:ascii="Arial" w:hAnsi="Arial" w:cs="Arial"/>
          <w:sz w:val="18"/>
          <w:szCs w:val="18"/>
        </w:rPr>
        <w:t>d</w:t>
      </w:r>
      <w:r w:rsidR="00F37E18" w:rsidRPr="009800C1">
        <w:rPr>
          <w:rFonts w:ascii="Arial" w:hAnsi="Arial" w:cs="Arial"/>
          <w:sz w:val="18"/>
          <w:szCs w:val="18"/>
        </w:rPr>
        <w:t>zaMwari</w:t>
      </w:r>
      <w:proofErr w:type="spellEnd"/>
      <w:r w:rsidR="00125700" w:rsidRPr="009800C1">
        <w:rPr>
          <w:rFonts w:ascii="Arial" w:hAnsi="Arial" w:cs="Arial"/>
          <w:sz w:val="18"/>
          <w:szCs w:val="18"/>
        </w:rPr>
        <w:t>,</w:t>
      </w:r>
      <w:r w:rsidR="00F37E18" w:rsidRPr="009800C1">
        <w:rPr>
          <w:rFonts w:ascii="Arial" w:hAnsi="Arial" w:cs="Arial"/>
          <w:sz w:val="18"/>
          <w:szCs w:val="1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dzaMwari</w:t>
      </w:r>
      <w:proofErr w:type="spellEnd"/>
      <w:r w:rsidR="00F37E18" w:rsidRPr="00C034AB">
        <w:rPr>
          <w:rFonts w:ascii="Arial" w:hAnsi="Arial" w:cs="Arial"/>
          <w:sz w:val="28"/>
          <w:szCs w:val="28"/>
        </w:rPr>
        <w:t>. To say, 'thank you' does not come from intelligence</w:t>
      </w:r>
      <w:r w:rsidR="001C3C72">
        <w:rPr>
          <w:rFonts w:ascii="Arial" w:hAnsi="Arial" w:cs="Arial"/>
          <w:sz w:val="28"/>
          <w:szCs w:val="28"/>
        </w:rPr>
        <w:t>,</w:t>
      </w:r>
      <w:r w:rsidR="003829D0">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 xml:space="preserve"> </w:t>
      </w:r>
      <w:r w:rsidR="00260628">
        <w:rPr>
          <w:rFonts w:ascii="Arial" w:hAnsi="Arial" w:cs="Arial"/>
          <w:sz w:val="28"/>
          <w:szCs w:val="28"/>
        </w:rPr>
        <w:t>O</w:t>
      </w:r>
      <w:r w:rsidR="0098426B">
        <w:rPr>
          <w:rFonts w:ascii="Arial" w:hAnsi="Arial" w:cs="Arial"/>
          <w:sz w:val="28"/>
          <w:szCs w:val="28"/>
        </w:rPr>
        <w:t xml:space="preserve">r </w:t>
      </w:r>
      <w:r w:rsidR="00F37E18" w:rsidRPr="00C034AB">
        <w:rPr>
          <w:rFonts w:ascii="Arial" w:hAnsi="Arial" w:cs="Arial"/>
          <w:sz w:val="28"/>
          <w:szCs w:val="28"/>
        </w:rPr>
        <w:t>understanding, if it's a heartfelt 'thanks', it's out of a heart that</w:t>
      </w:r>
      <w:r w:rsidR="00EF24A4">
        <w:rPr>
          <w:rFonts w:ascii="Arial" w:hAnsi="Arial" w:cs="Arial"/>
          <w:sz w:val="28"/>
          <w:szCs w:val="28"/>
        </w:rPr>
        <w:t>’s</w:t>
      </w:r>
      <w:r w:rsidR="00F37E18" w:rsidRPr="00C034AB">
        <w:rPr>
          <w:rFonts w:ascii="Arial" w:hAnsi="Arial" w:cs="Arial"/>
          <w:sz w:val="28"/>
          <w:szCs w:val="28"/>
        </w:rPr>
        <w:t xml:space="preserve"> really appreciative</w:t>
      </w:r>
      <w:r w:rsidR="0098426B">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Maona</w:t>
      </w:r>
      <w:r w:rsidR="0098426B">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saka</w:t>
      </w:r>
      <w:proofErr w:type="spellEnd"/>
      <w:r w:rsidR="00F37E18" w:rsidRPr="00C034AB">
        <w:rPr>
          <w:rFonts w:ascii="Arial" w:hAnsi="Arial" w:cs="Arial"/>
          <w:sz w:val="28"/>
          <w:szCs w:val="28"/>
        </w:rPr>
        <w:t xml:space="preserve"> not everybody is that he...?</w:t>
      </w:r>
      <w:r w:rsidR="008E1FEA" w:rsidRPr="008E1FEA">
        <w:rPr>
          <w:rFonts w:ascii="Arial" w:hAnsi="Arial" w:cs="Arial"/>
          <w:sz w:val="28"/>
          <w:szCs w:val="28"/>
        </w:rPr>
        <w:t xml:space="preserve"> </w:t>
      </w:r>
      <w:r w:rsidR="00F37E18" w:rsidRPr="00C034AB">
        <w:rPr>
          <w:rFonts w:ascii="Arial" w:hAnsi="Arial" w:cs="Arial"/>
          <w:sz w:val="28"/>
          <w:szCs w:val="28"/>
        </w:rPr>
        <w:t>That's why we do services</w:t>
      </w:r>
      <w:r w:rsidR="00645240">
        <w:rPr>
          <w:rFonts w:ascii="Arial" w:hAnsi="Arial" w:cs="Arial"/>
          <w:sz w:val="28"/>
          <w:szCs w:val="28"/>
        </w:rPr>
        <w:t>.</w:t>
      </w:r>
      <w:r w:rsidR="00F37E18" w:rsidRPr="00C034AB">
        <w:rPr>
          <w:rFonts w:ascii="Arial" w:hAnsi="Arial" w:cs="Arial"/>
          <w:sz w:val="28"/>
          <w:szCs w:val="28"/>
        </w:rPr>
        <w:t xml:space="preserve"> </w:t>
      </w:r>
      <w:r w:rsidR="00645240">
        <w:rPr>
          <w:rFonts w:ascii="Arial" w:hAnsi="Arial" w:cs="Arial"/>
          <w:sz w:val="28"/>
          <w:szCs w:val="28"/>
        </w:rPr>
        <w:t>W</w:t>
      </w:r>
      <w:r w:rsidR="00F37E18" w:rsidRPr="00C034AB">
        <w:rPr>
          <w:rFonts w:ascii="Arial" w:hAnsi="Arial" w:cs="Arial"/>
          <w:sz w:val="28"/>
          <w:szCs w:val="28"/>
        </w:rPr>
        <w:t>e do services in all our li</w:t>
      </w:r>
      <w:r w:rsidR="00EB1AFF">
        <w:rPr>
          <w:rFonts w:ascii="Arial" w:hAnsi="Arial" w:cs="Arial"/>
          <w:sz w:val="28"/>
          <w:szCs w:val="28"/>
        </w:rPr>
        <w:t>fe</w:t>
      </w:r>
      <w:r w:rsidR="001C37B8">
        <w:rPr>
          <w:rFonts w:ascii="Arial" w:hAnsi="Arial" w:cs="Arial"/>
          <w:sz w:val="28"/>
          <w:szCs w:val="28"/>
        </w:rPr>
        <w:t>,</w:t>
      </w:r>
      <w:r w:rsidR="00EB1AFF">
        <w:rPr>
          <w:rFonts w:ascii="Arial" w:hAnsi="Arial" w:cs="Arial"/>
          <w:sz w:val="28"/>
          <w:szCs w:val="28"/>
        </w:rPr>
        <w:t xml:space="preserve"> </w:t>
      </w:r>
      <w:r w:rsidR="00F37E18" w:rsidRPr="00C034AB">
        <w:rPr>
          <w:rFonts w:ascii="Arial" w:hAnsi="Arial" w:cs="Arial"/>
          <w:sz w:val="28"/>
          <w:szCs w:val="28"/>
        </w:rPr>
        <w:t xml:space="preserve">but they might go unnoticed. </w:t>
      </w:r>
      <w:r w:rsidR="00534101" w:rsidRPr="00534101">
        <w:rPr>
          <w:rFonts w:ascii="Arial" w:hAnsi="Arial" w:cs="Arial"/>
          <w:sz w:val="18"/>
          <w:szCs w:val="28"/>
        </w:rPr>
        <w:t xml:space="preserve">[Congregation says, “mmm.”] </w:t>
      </w:r>
    </w:p>
    <w:p w14:paraId="06780623" w14:textId="6B7C6A39" w:rsidR="004C069D" w:rsidRDefault="00F860AF" w:rsidP="00EE1207">
      <w:pPr>
        <w:jc w:val="both"/>
        <w:rPr>
          <w:rFonts w:ascii="Arial" w:hAnsi="Arial" w:cs="Arial"/>
          <w:sz w:val="28"/>
          <w:szCs w:val="28"/>
        </w:rPr>
      </w:pPr>
      <w:r>
        <w:rPr>
          <w:rFonts w:ascii="Arial" w:hAnsi="Arial" w:cs="Arial"/>
          <w:sz w:val="28"/>
          <w:szCs w:val="28"/>
          <w:vertAlign w:val="superscript"/>
        </w:rPr>
        <w:t xml:space="preserve">26 </w:t>
      </w:r>
      <w:proofErr w:type="spellStart"/>
      <w:r w:rsidR="00F37E18" w:rsidRPr="00C034AB">
        <w:rPr>
          <w:rFonts w:ascii="Arial" w:hAnsi="Arial" w:cs="Arial"/>
          <w:sz w:val="28"/>
          <w:szCs w:val="28"/>
        </w:rPr>
        <w:t>Ndosaka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makaona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ndakataura</w:t>
      </w:r>
      <w:proofErr w:type="spellEnd"/>
      <w:r w:rsidR="00F37E18" w:rsidRPr="00C034AB">
        <w:rPr>
          <w:rFonts w:ascii="Arial" w:hAnsi="Arial" w:cs="Arial"/>
          <w:sz w:val="28"/>
          <w:szCs w:val="28"/>
        </w:rPr>
        <w:t xml:space="preserve"> kuti kunyangwe vari vanhu </w:t>
      </w:r>
      <w:proofErr w:type="spellStart"/>
      <w:r w:rsidR="00F37E18" w:rsidRPr="00C034AB">
        <w:rPr>
          <w:rFonts w:ascii="Arial" w:hAnsi="Arial" w:cs="Arial"/>
          <w:sz w:val="28"/>
          <w:szCs w:val="28"/>
        </w:rPr>
        <w:t>vemunyika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vakaita</w:t>
      </w:r>
      <w:proofErr w:type="spellEnd"/>
      <w:r w:rsidR="00F37E18" w:rsidRPr="00C034AB">
        <w:rPr>
          <w:rFonts w:ascii="Arial" w:hAnsi="Arial" w:cs="Arial"/>
          <w:sz w:val="28"/>
          <w:szCs w:val="28"/>
        </w:rPr>
        <w:t xml:space="preserve"> sana Musika </w:t>
      </w:r>
      <w:proofErr w:type="spellStart"/>
      <w:r w:rsidR="00534101">
        <w:rPr>
          <w:rFonts w:ascii="Arial" w:hAnsi="Arial" w:cs="Arial"/>
          <w:sz w:val="28"/>
          <w:szCs w:val="28"/>
        </w:rPr>
        <w:t>handitika</w:t>
      </w:r>
      <w:proofErr w:type="spellEnd"/>
      <w:r w:rsidR="00534101">
        <w:rPr>
          <w:rFonts w:ascii="Arial" w:hAnsi="Arial" w:cs="Arial"/>
          <w:sz w:val="28"/>
          <w:szCs w:val="28"/>
        </w:rPr>
        <w:t>.</w:t>
      </w:r>
      <w:r w:rsidR="00EB1AFF" w:rsidRPr="00EB1AFF">
        <w:rPr>
          <w:rFonts w:ascii="Arial" w:hAnsi="Arial" w:cs="Arial"/>
          <w:sz w:val="28"/>
          <w:szCs w:val="28"/>
        </w:rPr>
        <w:t xml:space="preserve"> </w:t>
      </w:r>
      <w:r w:rsidR="00534101" w:rsidRPr="00534101">
        <w:rPr>
          <w:rFonts w:ascii="Arial" w:hAnsi="Arial" w:cs="Arial"/>
          <w:sz w:val="18"/>
          <w:szCs w:val="28"/>
        </w:rPr>
        <w:t xml:space="preserve">[Congregation says, “mmm.”] </w:t>
      </w:r>
      <w:r w:rsidR="00F37E18" w:rsidRPr="00C034AB">
        <w:rPr>
          <w:rFonts w:ascii="Arial" w:hAnsi="Arial" w:cs="Arial"/>
          <w:sz w:val="28"/>
          <w:szCs w:val="28"/>
        </w:rPr>
        <w:t xml:space="preserve">We really </w:t>
      </w:r>
      <w:r w:rsidR="009D139E" w:rsidRPr="00C034AB">
        <w:rPr>
          <w:rFonts w:ascii="Arial" w:hAnsi="Arial" w:cs="Arial"/>
          <w:sz w:val="28"/>
          <w:szCs w:val="28"/>
        </w:rPr>
        <w:t>appreciate</w:t>
      </w:r>
      <w:r w:rsidR="00F37E18" w:rsidRPr="00C034AB">
        <w:rPr>
          <w:rFonts w:ascii="Arial" w:hAnsi="Arial" w:cs="Arial"/>
          <w:sz w:val="28"/>
          <w:szCs w:val="28"/>
        </w:rPr>
        <w:t xml:space="preserve"> those people</w:t>
      </w:r>
      <w:r w:rsidR="006D7C79">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maona</w:t>
      </w:r>
      <w:proofErr w:type="spellEnd"/>
      <w:r w:rsidR="00955A4F">
        <w:rPr>
          <w:rFonts w:ascii="Arial" w:hAnsi="Arial" w:cs="Arial"/>
          <w:sz w:val="28"/>
          <w:szCs w:val="28"/>
        </w:rPr>
        <w:t>.</w:t>
      </w:r>
      <w:r w:rsidR="00F37E18" w:rsidRPr="00C034AB">
        <w:rPr>
          <w:rFonts w:ascii="Arial" w:hAnsi="Arial" w:cs="Arial"/>
          <w:sz w:val="28"/>
          <w:szCs w:val="28"/>
        </w:rPr>
        <w:t xml:space="preserve"> </w:t>
      </w:r>
      <w:r w:rsidR="00D7310B">
        <w:rPr>
          <w:rFonts w:ascii="Arial" w:hAnsi="Arial" w:cs="Arial"/>
          <w:sz w:val="28"/>
          <w:szCs w:val="28"/>
        </w:rPr>
        <w:t>B</w:t>
      </w:r>
      <w:r w:rsidR="00D7310B" w:rsidRPr="00C034AB">
        <w:rPr>
          <w:rFonts w:ascii="Arial" w:hAnsi="Arial" w:cs="Arial"/>
          <w:sz w:val="28"/>
          <w:szCs w:val="28"/>
        </w:rPr>
        <w:t>ut</w:t>
      </w:r>
      <w:r w:rsidR="00F37E18" w:rsidRPr="00C034AB">
        <w:rPr>
          <w:rFonts w:ascii="Arial" w:hAnsi="Arial" w:cs="Arial"/>
          <w:sz w:val="28"/>
          <w:szCs w:val="28"/>
        </w:rPr>
        <w:t xml:space="preserve"> do you know kune </w:t>
      </w:r>
      <w:proofErr w:type="spellStart"/>
      <w:r w:rsidR="00F37E18" w:rsidRPr="00C034AB">
        <w:rPr>
          <w:rFonts w:ascii="Arial" w:hAnsi="Arial" w:cs="Arial"/>
          <w:sz w:val="28"/>
          <w:szCs w:val="28"/>
        </w:rPr>
        <w:t>mumwe</w:t>
      </w:r>
      <w:proofErr w:type="spellEnd"/>
      <w:r w:rsidR="00F37E18" w:rsidRPr="00C034AB">
        <w:rPr>
          <w:rFonts w:ascii="Arial" w:hAnsi="Arial" w:cs="Arial"/>
          <w:sz w:val="28"/>
          <w:szCs w:val="28"/>
        </w:rPr>
        <w:t xml:space="preserve"> munhu </w:t>
      </w:r>
      <w:proofErr w:type="spellStart"/>
      <w:r w:rsidR="00F37E18" w:rsidRPr="00C034AB">
        <w:rPr>
          <w:rFonts w:ascii="Arial" w:hAnsi="Arial" w:cs="Arial"/>
          <w:sz w:val="28"/>
          <w:szCs w:val="28"/>
        </w:rPr>
        <w:t>anenge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achitoti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haana</w:t>
      </w:r>
      <w:proofErr w:type="spellEnd"/>
      <w:r w:rsidR="00F37E18" w:rsidRPr="00C034AB">
        <w:rPr>
          <w:rFonts w:ascii="Arial" w:hAnsi="Arial" w:cs="Arial"/>
          <w:sz w:val="28"/>
          <w:szCs w:val="28"/>
        </w:rPr>
        <w:t xml:space="preserve"> basa </w:t>
      </w:r>
      <w:proofErr w:type="spellStart"/>
      <w:r w:rsidR="00F37E18" w:rsidRPr="00C034AB">
        <w:rPr>
          <w:rFonts w:ascii="Arial" w:hAnsi="Arial" w:cs="Arial"/>
          <w:sz w:val="28"/>
          <w:szCs w:val="28"/>
        </w:rPr>
        <w:t>nemadhara</w:t>
      </w:r>
      <w:proofErr w:type="spellEnd"/>
      <w:r w:rsidR="00F37E18" w:rsidRPr="00C034AB">
        <w:rPr>
          <w:rFonts w:ascii="Arial" w:hAnsi="Arial" w:cs="Arial"/>
          <w:sz w:val="28"/>
          <w:szCs w:val="28"/>
        </w:rPr>
        <w:t xml:space="preserve"> aya </w:t>
      </w:r>
      <w:proofErr w:type="spellStart"/>
      <w:r w:rsidR="00F37E18" w:rsidRPr="00C034AB">
        <w:rPr>
          <w:rFonts w:ascii="Arial" w:hAnsi="Arial" w:cs="Arial"/>
          <w:sz w:val="28"/>
          <w:szCs w:val="28"/>
        </w:rPr>
        <w:t>ngaapere</w:t>
      </w:r>
      <w:proofErr w:type="spellEnd"/>
      <w:r w:rsidR="00F37E18" w:rsidRPr="00C034AB">
        <w:rPr>
          <w:rFonts w:ascii="Arial" w:hAnsi="Arial" w:cs="Arial"/>
          <w:sz w:val="28"/>
          <w:szCs w:val="28"/>
        </w:rPr>
        <w:t>, rubbish</w:t>
      </w:r>
      <w:r w:rsidR="00FD7259">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takuda</w:t>
      </w:r>
      <w:proofErr w:type="spellEnd"/>
      <w:r w:rsidR="00F37E18" w:rsidRPr="00C034AB">
        <w:rPr>
          <w:rFonts w:ascii="Arial" w:hAnsi="Arial" w:cs="Arial"/>
          <w:sz w:val="28"/>
          <w:szCs w:val="28"/>
        </w:rPr>
        <w:t xml:space="preserve"> zvinhu </w:t>
      </w:r>
      <w:proofErr w:type="spellStart"/>
      <w:r w:rsidR="00F37E18" w:rsidRPr="00C034AB">
        <w:rPr>
          <w:rFonts w:ascii="Arial" w:hAnsi="Arial" w:cs="Arial"/>
          <w:sz w:val="28"/>
          <w:szCs w:val="28"/>
        </w:rPr>
        <w:t>zvinyowani</w:t>
      </w:r>
      <w:proofErr w:type="spellEnd"/>
      <w:r w:rsidR="00F37E18" w:rsidRPr="00C034A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7022EE" w:rsidRPr="007022EE">
        <w:rPr>
          <w:rFonts w:ascii="Arial" w:hAnsi="Arial" w:cs="Arial"/>
          <w:sz w:val="28"/>
          <w:szCs w:val="28"/>
        </w:rPr>
        <w:t xml:space="preserve"> </w:t>
      </w:r>
      <w:r w:rsidR="00534101" w:rsidRPr="00534101">
        <w:rPr>
          <w:rFonts w:ascii="Arial" w:hAnsi="Arial" w:cs="Arial"/>
          <w:sz w:val="18"/>
          <w:szCs w:val="28"/>
        </w:rPr>
        <w:t xml:space="preserve">[Congregation says, “mmm.”] </w:t>
      </w:r>
      <w:r w:rsidR="007C12BB">
        <w:rPr>
          <w:rFonts w:ascii="Arial" w:hAnsi="Arial" w:cs="Arial"/>
          <w:sz w:val="28"/>
          <w:szCs w:val="28"/>
        </w:rPr>
        <w:t>Y</w:t>
      </w:r>
      <w:r w:rsidR="007C12BB" w:rsidRPr="00C034AB">
        <w:rPr>
          <w:rFonts w:ascii="Arial" w:hAnsi="Arial" w:cs="Arial"/>
          <w:sz w:val="28"/>
          <w:szCs w:val="28"/>
        </w:rPr>
        <w:t>ou,</w:t>
      </w:r>
      <w:r w:rsidR="00F37E18" w:rsidRPr="00C034AB">
        <w:rPr>
          <w:rFonts w:ascii="Arial" w:hAnsi="Arial" w:cs="Arial"/>
          <w:sz w:val="28"/>
          <w:szCs w:val="28"/>
        </w:rPr>
        <w:t xml:space="preserve"> see? </w:t>
      </w:r>
      <w:proofErr w:type="spellStart"/>
      <w:r w:rsidR="00F37E18" w:rsidRPr="00C034AB">
        <w:rPr>
          <w:rFonts w:ascii="Arial" w:hAnsi="Arial" w:cs="Arial"/>
          <w:sz w:val="28"/>
          <w:szCs w:val="28"/>
        </w:rPr>
        <w:t>Ndomaonero</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ake</w:t>
      </w:r>
      <w:proofErr w:type="spellEnd"/>
      <w:r w:rsidR="00F37E18" w:rsidRPr="00C034AB">
        <w:rPr>
          <w:rFonts w:ascii="Arial" w:hAnsi="Arial" w:cs="Arial"/>
          <w:sz w:val="28"/>
          <w:szCs w:val="28"/>
        </w:rPr>
        <w:t xml:space="preserve">, </w:t>
      </w:r>
      <w:r w:rsidR="00F37E18" w:rsidRPr="009800C1">
        <w:rPr>
          <w:rFonts w:ascii="Arial" w:hAnsi="Arial" w:cs="Arial"/>
          <w:sz w:val="18"/>
          <w:szCs w:val="18"/>
        </w:rPr>
        <w:t>[Apostle Gumbura chuckles]</w:t>
      </w:r>
      <w:r w:rsidR="00F37E18" w:rsidRPr="00C034AB">
        <w:rPr>
          <w:rFonts w:ascii="Arial" w:hAnsi="Arial" w:cs="Arial"/>
          <w:sz w:val="28"/>
          <w:szCs w:val="28"/>
        </w:rPr>
        <w:t xml:space="preserve"> he does- he doesn't have an eye to see what contribution those people have, given</w:t>
      </w:r>
      <w:r w:rsidR="0095040F">
        <w:rPr>
          <w:rFonts w:ascii="Arial" w:hAnsi="Arial" w:cs="Arial"/>
          <w:sz w:val="28"/>
          <w:szCs w:val="28"/>
        </w:rPr>
        <w:t>,</w:t>
      </w:r>
      <w:r w:rsidR="00F37E18" w:rsidRPr="00C034AB">
        <w:rPr>
          <w:rFonts w:ascii="Arial" w:hAnsi="Arial" w:cs="Arial"/>
          <w:sz w:val="28"/>
          <w:szCs w:val="28"/>
        </w:rPr>
        <w:t xml:space="preserve"> in your personal life</w:t>
      </w:r>
      <w:r w:rsidR="0095040F">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D7310B">
        <w:rPr>
          <w:rFonts w:ascii="Arial" w:hAnsi="Arial" w:cs="Arial"/>
          <w:sz w:val="28"/>
          <w:szCs w:val="28"/>
        </w:rPr>
        <w:t>B</w:t>
      </w:r>
      <w:r w:rsidR="00D7310B" w:rsidRPr="00C034AB">
        <w:rPr>
          <w:rFonts w:ascii="Arial" w:hAnsi="Arial" w:cs="Arial"/>
          <w:sz w:val="28"/>
          <w:szCs w:val="28"/>
        </w:rPr>
        <w:t>ut</w:t>
      </w:r>
      <w:r w:rsidR="00F37E18" w:rsidRPr="00C034AB">
        <w:rPr>
          <w:rFonts w:ascii="Arial" w:hAnsi="Arial" w:cs="Arial"/>
          <w:sz w:val="28"/>
          <w:szCs w:val="28"/>
        </w:rPr>
        <w:t xml:space="preserve"> isu </w:t>
      </w:r>
      <w:proofErr w:type="spellStart"/>
      <w:r w:rsidR="00F37E18" w:rsidRPr="00C034AB">
        <w:rPr>
          <w:rFonts w:ascii="Arial" w:hAnsi="Arial" w:cs="Arial"/>
          <w:sz w:val="28"/>
          <w:szCs w:val="28"/>
        </w:rPr>
        <w:t>handimunoona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tatova</w:t>
      </w:r>
      <w:proofErr w:type="spellEnd"/>
      <w:r w:rsidR="00F37E18" w:rsidRPr="00C034AB">
        <w:rPr>
          <w:rFonts w:ascii="Arial" w:hAnsi="Arial" w:cs="Arial"/>
          <w:sz w:val="28"/>
          <w:szCs w:val="28"/>
        </w:rPr>
        <w:t xml:space="preserve"> nema independent churches like this</w:t>
      </w:r>
      <w:r w:rsidR="0095040F">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p>
    <w:p w14:paraId="5F3A82AC" w14:textId="128674A9" w:rsidR="00A253E2" w:rsidRDefault="0029542D" w:rsidP="00EE1207">
      <w:pPr>
        <w:jc w:val="both"/>
        <w:rPr>
          <w:rFonts w:ascii="Arial" w:hAnsi="Arial" w:cs="Arial"/>
          <w:sz w:val="28"/>
          <w:szCs w:val="28"/>
        </w:rPr>
      </w:pPr>
      <w:r>
        <w:rPr>
          <w:rFonts w:ascii="Arial" w:hAnsi="Arial" w:cs="Arial"/>
          <w:sz w:val="28"/>
          <w:szCs w:val="28"/>
          <w:vertAlign w:val="superscript"/>
        </w:rPr>
        <w:t>27</w:t>
      </w:r>
      <w:r w:rsidR="00F37E18" w:rsidRPr="00C034AB">
        <w:rPr>
          <w:rFonts w:ascii="Arial" w:hAnsi="Arial" w:cs="Arial"/>
          <w:sz w:val="28"/>
          <w:szCs w:val="28"/>
        </w:rPr>
        <w:t xml:space="preserve">Mmm, </w:t>
      </w:r>
      <w:proofErr w:type="spellStart"/>
      <w:r w:rsidR="00F37E18" w:rsidRPr="00C034AB">
        <w:rPr>
          <w:rFonts w:ascii="Arial" w:hAnsi="Arial" w:cs="Arial"/>
          <w:sz w:val="28"/>
          <w:szCs w:val="28"/>
        </w:rPr>
        <w:t>honai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kwatava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kugara</w:t>
      </w:r>
      <w:proofErr w:type="spellEnd"/>
      <w:r w:rsidR="00A02202">
        <w:rPr>
          <w:rFonts w:ascii="Arial" w:hAnsi="Arial" w:cs="Arial"/>
          <w:sz w:val="28"/>
          <w:szCs w:val="28"/>
        </w:rPr>
        <w:t>.</w:t>
      </w:r>
      <w:r w:rsidR="00F37E18" w:rsidRPr="00C034AB">
        <w:rPr>
          <w:rFonts w:ascii="Arial" w:hAnsi="Arial" w:cs="Arial"/>
          <w:sz w:val="28"/>
          <w:szCs w:val="28"/>
        </w:rPr>
        <w:t xml:space="preserve"> </w:t>
      </w:r>
      <w:r w:rsidR="00A02202">
        <w:rPr>
          <w:rFonts w:ascii="Arial" w:hAnsi="Arial" w:cs="Arial"/>
          <w:sz w:val="28"/>
          <w:szCs w:val="28"/>
        </w:rPr>
        <w:t>Li</w:t>
      </w:r>
      <w:r w:rsidR="00F37E18" w:rsidRPr="00C034AB">
        <w:rPr>
          <w:rFonts w:ascii="Arial" w:hAnsi="Arial" w:cs="Arial"/>
          <w:sz w:val="28"/>
          <w:szCs w:val="28"/>
        </w:rPr>
        <w:t xml:space="preserve">festyle </w:t>
      </w:r>
      <w:proofErr w:type="spellStart"/>
      <w:r w:rsidR="00F37E18" w:rsidRPr="00C034AB">
        <w:rPr>
          <w:rFonts w:ascii="Arial" w:hAnsi="Arial" w:cs="Arial"/>
          <w:sz w:val="28"/>
          <w:szCs w:val="28"/>
        </w:rPr>
        <w:t>yakachinja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chaizvo</w:t>
      </w:r>
      <w:proofErr w:type="spellEnd"/>
      <w:r w:rsidR="0095040F">
        <w:rPr>
          <w:rFonts w:ascii="Arial" w:hAnsi="Arial" w:cs="Arial"/>
          <w:sz w:val="28"/>
          <w:szCs w:val="28"/>
        </w:rPr>
        <w:t xml:space="preserve">, </w:t>
      </w:r>
      <w:r w:rsidR="00534101" w:rsidRPr="00534101">
        <w:rPr>
          <w:rFonts w:ascii="Arial" w:hAnsi="Arial" w:cs="Arial"/>
          <w:sz w:val="18"/>
          <w:szCs w:val="28"/>
        </w:rPr>
        <w:t xml:space="preserve">[Congregation says, “Amen,”] </w:t>
      </w:r>
      <w:r w:rsidR="00F37E18" w:rsidRPr="00C034AB">
        <w:rPr>
          <w:rFonts w:ascii="Arial" w:hAnsi="Arial" w:cs="Arial"/>
          <w:sz w:val="28"/>
          <w:szCs w:val="28"/>
        </w:rPr>
        <w:t>ne</w:t>
      </w:r>
      <w:r w:rsidR="0095040F">
        <w:rPr>
          <w:rFonts w:ascii="Arial" w:hAnsi="Arial" w:cs="Arial"/>
          <w:sz w:val="28"/>
          <w:szCs w:val="28"/>
        </w:rPr>
        <w:t xml:space="preserve"> </w:t>
      </w:r>
      <w:r w:rsidR="004D573A" w:rsidRPr="00C034AB">
        <w:rPr>
          <w:rFonts w:ascii="Arial" w:hAnsi="Arial" w:cs="Arial"/>
          <w:sz w:val="28"/>
          <w:szCs w:val="28"/>
        </w:rPr>
        <w:t>Independence</w:t>
      </w:r>
      <w:r w:rsidR="00F37E18" w:rsidRPr="00C034AB">
        <w:rPr>
          <w:rFonts w:ascii="Arial" w:hAnsi="Arial" w:cs="Arial"/>
          <w:sz w:val="28"/>
          <w:szCs w:val="28"/>
        </w:rPr>
        <w:t>. The kind of jobs you w</w:t>
      </w:r>
      <w:r w:rsidR="00137FF7">
        <w:rPr>
          <w:rFonts w:ascii="Arial" w:hAnsi="Arial" w:cs="Arial"/>
          <w:sz w:val="28"/>
          <w:szCs w:val="28"/>
        </w:rPr>
        <w:t>ould</w:t>
      </w:r>
      <w:r w:rsidR="00F37E18" w:rsidRPr="00C034AB">
        <w:rPr>
          <w:rFonts w:ascii="Arial" w:hAnsi="Arial" w:cs="Arial"/>
          <w:sz w:val="28"/>
          <w:szCs w:val="28"/>
        </w:rPr>
        <w:t xml:space="preserve"> get now, you wouldn't have gotten them then during the </w:t>
      </w:r>
      <w:r w:rsidR="00490B49" w:rsidRPr="00C034AB">
        <w:rPr>
          <w:rFonts w:ascii="Arial" w:hAnsi="Arial" w:cs="Arial"/>
          <w:sz w:val="28"/>
          <w:szCs w:val="28"/>
        </w:rPr>
        <w:t>colonial</w:t>
      </w:r>
      <w:r w:rsidR="00F37E18" w:rsidRPr="00C034AB">
        <w:rPr>
          <w:rFonts w:ascii="Arial" w:hAnsi="Arial" w:cs="Arial"/>
          <w:sz w:val="28"/>
          <w:szCs w:val="28"/>
        </w:rPr>
        <w:t xml:space="preserve"> era</w:t>
      </w:r>
      <w:r w:rsidR="00FB0D0E">
        <w:rPr>
          <w:rFonts w:ascii="Arial" w:hAnsi="Arial" w:cs="Arial"/>
          <w:sz w:val="28"/>
          <w:szCs w:val="28"/>
        </w:rPr>
        <w:t>.</w:t>
      </w:r>
      <w:r w:rsidR="00F37E18" w:rsidRPr="00C034AB">
        <w:rPr>
          <w:rFonts w:ascii="Arial" w:hAnsi="Arial" w:cs="Arial"/>
          <w:sz w:val="28"/>
          <w:szCs w:val="28"/>
        </w:rPr>
        <w:t xml:space="preserve"> </w:t>
      </w:r>
      <w:r w:rsidR="00FB0D0E">
        <w:rPr>
          <w:rFonts w:ascii="Arial" w:hAnsi="Arial" w:cs="Arial"/>
          <w:sz w:val="28"/>
          <w:szCs w:val="28"/>
        </w:rPr>
        <w:t>A</w:t>
      </w:r>
      <w:r w:rsidR="00F37E18" w:rsidRPr="00C034AB">
        <w:rPr>
          <w:rFonts w:ascii="Arial" w:hAnsi="Arial" w:cs="Arial"/>
          <w:sz w:val="28"/>
          <w:szCs w:val="28"/>
        </w:rPr>
        <w:t xml:space="preserve">nd you need to go to Britain </w:t>
      </w:r>
      <w:r w:rsidR="001134B7">
        <w:rPr>
          <w:rFonts w:ascii="Arial" w:hAnsi="Arial" w:cs="Arial"/>
          <w:sz w:val="28"/>
          <w:szCs w:val="28"/>
        </w:rPr>
        <w:t>or A</w:t>
      </w:r>
      <w:r w:rsidR="00A253E2">
        <w:rPr>
          <w:rFonts w:ascii="Arial" w:hAnsi="Arial" w:cs="Arial"/>
          <w:sz w:val="28"/>
          <w:szCs w:val="28"/>
        </w:rPr>
        <w:t>-</w:t>
      </w:r>
      <w:r w:rsidR="00F37E18" w:rsidRPr="00C034AB">
        <w:rPr>
          <w:rFonts w:ascii="Arial" w:hAnsi="Arial" w:cs="Arial"/>
          <w:sz w:val="28"/>
          <w:szCs w:val="28"/>
        </w:rPr>
        <w:t xml:space="preserve">America and find how difficult it is to get a job that you qualified for. </w:t>
      </w:r>
      <w:proofErr w:type="spellStart"/>
      <w:r w:rsidR="00F37E18" w:rsidRPr="00C034AB">
        <w:rPr>
          <w:rFonts w:ascii="Arial" w:hAnsi="Arial" w:cs="Arial"/>
          <w:sz w:val="28"/>
          <w:szCs w:val="28"/>
        </w:rPr>
        <w:t>Ehh</w:t>
      </w:r>
      <w:proofErr w:type="spellEnd"/>
      <w:r w:rsidR="00F37E18" w:rsidRPr="00C034AB">
        <w:rPr>
          <w:rFonts w:ascii="Arial" w:hAnsi="Arial" w:cs="Arial"/>
          <w:sz w:val="28"/>
          <w:szCs w:val="28"/>
        </w:rPr>
        <w:t xml:space="preserve"> </w:t>
      </w:r>
      <w:proofErr w:type="spellStart"/>
      <w:r w:rsidR="00F03114">
        <w:rPr>
          <w:rFonts w:ascii="Arial" w:hAnsi="Arial" w:cs="Arial"/>
          <w:sz w:val="28"/>
          <w:szCs w:val="28"/>
        </w:rPr>
        <w:t>bvu</w:t>
      </w:r>
      <w:r w:rsidR="00F37E18" w:rsidRPr="00C034AB">
        <w:rPr>
          <w:rFonts w:ascii="Arial" w:hAnsi="Arial" w:cs="Arial"/>
          <w:sz w:val="28"/>
          <w:szCs w:val="28"/>
        </w:rPr>
        <w:t>nzai</w:t>
      </w:r>
      <w:proofErr w:type="spellEnd"/>
      <w:r w:rsidR="00F37E18" w:rsidRPr="00C034AB">
        <w:rPr>
          <w:rFonts w:ascii="Arial" w:hAnsi="Arial" w:cs="Arial"/>
          <w:sz w:val="28"/>
          <w:szCs w:val="28"/>
        </w:rPr>
        <w:t xml:space="preserve"> vana Sister Chipo ava, ma</w:t>
      </w:r>
      <w:r w:rsidR="003D4498">
        <w:rPr>
          <w:rFonts w:ascii="Arial" w:hAnsi="Arial" w:cs="Arial"/>
          <w:sz w:val="28"/>
          <w:szCs w:val="28"/>
        </w:rPr>
        <w:t xml:space="preserve"> </w:t>
      </w:r>
      <w:r w:rsidR="00F37E18" w:rsidRPr="00C034AB">
        <w:rPr>
          <w:rFonts w:ascii="Arial" w:hAnsi="Arial" w:cs="Arial"/>
          <w:sz w:val="28"/>
          <w:szCs w:val="28"/>
        </w:rPr>
        <w:t xml:space="preserve">degree </w:t>
      </w:r>
      <w:proofErr w:type="spellStart"/>
      <w:r w:rsidR="00F37E18" w:rsidRPr="00C034AB">
        <w:rPr>
          <w:rFonts w:ascii="Arial" w:hAnsi="Arial" w:cs="Arial"/>
          <w:sz w:val="28"/>
          <w:szCs w:val="28"/>
        </w:rPr>
        <w:t>vanawo</w:t>
      </w:r>
      <w:proofErr w:type="spellEnd"/>
      <w:r w:rsidR="00F37E18" w:rsidRPr="00C034AB">
        <w:rPr>
          <w:rFonts w:ascii="Arial" w:hAnsi="Arial" w:cs="Arial"/>
          <w:sz w:val="28"/>
          <w:szCs w:val="28"/>
        </w:rPr>
        <w:t xml:space="preserve"> but kuti </w:t>
      </w:r>
      <w:proofErr w:type="spellStart"/>
      <w:r w:rsidR="00F37E18" w:rsidRPr="00C034AB">
        <w:rPr>
          <w:rFonts w:ascii="Arial" w:hAnsi="Arial" w:cs="Arial"/>
          <w:sz w:val="28"/>
          <w:szCs w:val="28"/>
        </w:rPr>
        <w:t>uwane</w:t>
      </w:r>
      <w:proofErr w:type="spellEnd"/>
      <w:r w:rsidR="00F37E18" w:rsidRPr="00C034AB">
        <w:rPr>
          <w:rFonts w:ascii="Arial" w:hAnsi="Arial" w:cs="Arial"/>
          <w:sz w:val="28"/>
          <w:szCs w:val="28"/>
        </w:rPr>
        <w:t xml:space="preserve"> basa </w:t>
      </w:r>
      <w:proofErr w:type="spellStart"/>
      <w:r w:rsidR="00F37E18" w:rsidRPr="00C034AB">
        <w:rPr>
          <w:rFonts w:ascii="Arial" w:hAnsi="Arial" w:cs="Arial"/>
          <w:sz w:val="28"/>
          <w:szCs w:val="28"/>
        </w:rPr>
        <w:t>rawakaendera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kuchikoro</w:t>
      </w:r>
      <w:proofErr w:type="spellEnd"/>
      <w:r w:rsidR="00F37E18" w:rsidRPr="00C034AB">
        <w:rPr>
          <w:rFonts w:ascii="Arial" w:hAnsi="Arial" w:cs="Arial"/>
          <w:sz w:val="28"/>
          <w:szCs w:val="28"/>
        </w:rPr>
        <w:t xml:space="preserve"> it's very- it's im- almost </w:t>
      </w:r>
      <w:proofErr w:type="spellStart"/>
      <w:r w:rsidR="00F37E18" w:rsidRPr="00C034AB">
        <w:rPr>
          <w:rFonts w:ascii="Arial" w:hAnsi="Arial" w:cs="Arial"/>
          <w:sz w:val="28"/>
          <w:szCs w:val="28"/>
        </w:rPr>
        <w:t>clo</w:t>
      </w:r>
      <w:proofErr w:type="spellEnd"/>
      <w:r w:rsidR="00F37E18" w:rsidRPr="00C034AB">
        <w:rPr>
          <w:rFonts w:ascii="Arial" w:hAnsi="Arial" w:cs="Arial"/>
          <w:sz w:val="28"/>
          <w:szCs w:val="28"/>
        </w:rPr>
        <w:t xml:space="preserve">- next to </w:t>
      </w:r>
      <w:r w:rsidR="00F37E18" w:rsidRPr="00C034AB">
        <w:rPr>
          <w:rFonts w:ascii="Arial" w:hAnsi="Arial" w:cs="Arial"/>
          <w:sz w:val="28"/>
          <w:szCs w:val="28"/>
        </w:rPr>
        <w:lastRenderedPageBreak/>
        <w:t>impossible</w:t>
      </w:r>
      <w:r w:rsidR="00503DDE">
        <w:rPr>
          <w:rFonts w:ascii="Arial" w:hAnsi="Arial" w:cs="Arial"/>
          <w:sz w:val="28"/>
          <w:szCs w:val="28"/>
        </w:rPr>
        <w:t>.</w:t>
      </w:r>
      <w:r w:rsidR="00F37E18" w:rsidRPr="00C034AB">
        <w:rPr>
          <w:rFonts w:ascii="Arial" w:hAnsi="Arial" w:cs="Arial"/>
          <w:sz w:val="28"/>
          <w:szCs w:val="28"/>
        </w:rPr>
        <w:t xml:space="preserve"> </w:t>
      </w:r>
      <w:proofErr w:type="spellStart"/>
      <w:r w:rsidR="00EC4676">
        <w:rPr>
          <w:rFonts w:ascii="Arial" w:hAnsi="Arial" w:cs="Arial"/>
          <w:sz w:val="28"/>
          <w:szCs w:val="28"/>
        </w:rPr>
        <w:t>H</w:t>
      </w:r>
      <w:r w:rsidR="00F37E18" w:rsidRPr="00C034AB">
        <w:rPr>
          <w:rFonts w:ascii="Arial" w:hAnsi="Arial" w:cs="Arial"/>
          <w:sz w:val="28"/>
          <w:szCs w:val="28"/>
        </w:rPr>
        <w:t>auriwane</w:t>
      </w:r>
      <w:proofErr w:type="spellEnd"/>
      <w:r w:rsidR="00545DFF">
        <w:rPr>
          <w:rFonts w:ascii="Arial" w:hAnsi="Arial" w:cs="Arial"/>
          <w:sz w:val="28"/>
          <w:szCs w:val="28"/>
        </w:rPr>
        <w:t xml:space="preserve">. </w:t>
      </w:r>
      <w:r w:rsidR="00F37E18" w:rsidRPr="00C034AB">
        <w:rPr>
          <w:rFonts w:ascii="Arial" w:hAnsi="Arial" w:cs="Arial"/>
          <w:sz w:val="28"/>
          <w:szCs w:val="28"/>
        </w:rPr>
        <w:t xml:space="preserve"> </w:t>
      </w:r>
      <w:proofErr w:type="spellStart"/>
      <w:r w:rsidR="00545DFF">
        <w:rPr>
          <w:rFonts w:ascii="Arial" w:hAnsi="Arial" w:cs="Arial"/>
          <w:sz w:val="28"/>
          <w:szCs w:val="28"/>
        </w:rPr>
        <w:t>N</w:t>
      </w:r>
      <w:r w:rsidR="00F37E18" w:rsidRPr="00C034AB">
        <w:rPr>
          <w:rFonts w:ascii="Arial" w:hAnsi="Arial" w:cs="Arial"/>
          <w:sz w:val="28"/>
          <w:szCs w:val="28"/>
        </w:rPr>
        <w:t>doinonzi</w:t>
      </w:r>
      <w:proofErr w:type="spellEnd"/>
      <w:r w:rsidR="00F37E18" w:rsidRPr="00C034AB">
        <w:rPr>
          <w:rFonts w:ascii="Arial" w:hAnsi="Arial" w:cs="Arial"/>
          <w:sz w:val="28"/>
          <w:szCs w:val="28"/>
        </w:rPr>
        <w:t xml:space="preserve"> racism in it's true co...? [Congregation </w:t>
      </w:r>
      <w:r w:rsidR="00063DA1">
        <w:rPr>
          <w:rFonts w:ascii="Arial" w:hAnsi="Arial" w:cs="Arial"/>
          <w:sz w:val="28"/>
          <w:szCs w:val="28"/>
        </w:rPr>
        <w:t>says, “</w:t>
      </w:r>
      <w:r w:rsidR="00A253E2" w:rsidRPr="00C034AB">
        <w:rPr>
          <w:rFonts w:ascii="Arial" w:hAnsi="Arial" w:cs="Arial"/>
          <w:sz w:val="28"/>
          <w:szCs w:val="28"/>
        </w:rPr>
        <w:t>colours</w:t>
      </w:r>
      <w:r w:rsidR="0079512F">
        <w:rPr>
          <w:rFonts w:ascii="Arial" w:hAnsi="Arial" w:cs="Arial"/>
          <w:sz w:val="28"/>
          <w:szCs w:val="28"/>
        </w:rPr>
        <w:t>,</w:t>
      </w:r>
      <w:r w:rsidR="00F37E18" w:rsidRPr="00C034AB">
        <w:rPr>
          <w:rFonts w:ascii="Arial" w:hAnsi="Arial" w:cs="Arial"/>
          <w:sz w:val="28"/>
          <w:szCs w:val="28"/>
        </w:rPr>
        <w:t xml:space="preserve">"] </w:t>
      </w:r>
      <w:r w:rsidR="00A253E2" w:rsidRPr="00C034AB">
        <w:rPr>
          <w:rFonts w:ascii="Arial" w:hAnsi="Arial" w:cs="Arial"/>
          <w:sz w:val="28"/>
          <w:szCs w:val="28"/>
        </w:rPr>
        <w:t>colours</w:t>
      </w:r>
      <w:r w:rsidR="00F37E18" w:rsidRPr="00C034AB">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p>
    <w:p w14:paraId="4707637F" w14:textId="74AEB24B" w:rsidR="002E33DE" w:rsidRDefault="0029542D" w:rsidP="00EE1207">
      <w:pPr>
        <w:jc w:val="both"/>
        <w:rPr>
          <w:rFonts w:ascii="Arial" w:hAnsi="Arial" w:cs="Arial"/>
          <w:sz w:val="28"/>
          <w:szCs w:val="28"/>
        </w:rPr>
      </w:pPr>
      <w:r>
        <w:rPr>
          <w:rFonts w:ascii="Arial" w:hAnsi="Arial" w:cs="Arial"/>
          <w:sz w:val="28"/>
          <w:szCs w:val="28"/>
          <w:vertAlign w:val="superscript"/>
        </w:rPr>
        <w:t xml:space="preserve">28 </w:t>
      </w:r>
      <w:r w:rsidR="00D80DF2">
        <w:rPr>
          <w:rFonts w:ascii="Arial" w:hAnsi="Arial" w:cs="Arial"/>
          <w:sz w:val="28"/>
          <w:szCs w:val="28"/>
        </w:rPr>
        <w:t>B</w:t>
      </w:r>
      <w:r w:rsidR="00F37E18" w:rsidRPr="00C034AB">
        <w:rPr>
          <w:rFonts w:ascii="Arial" w:hAnsi="Arial" w:cs="Arial"/>
          <w:sz w:val="28"/>
          <w:szCs w:val="28"/>
        </w:rPr>
        <w:t xml:space="preserve">ut after </w:t>
      </w:r>
      <w:r w:rsidR="00A253E2" w:rsidRPr="00C034AB">
        <w:rPr>
          <w:rFonts w:ascii="Arial" w:hAnsi="Arial" w:cs="Arial"/>
          <w:sz w:val="28"/>
          <w:szCs w:val="28"/>
        </w:rPr>
        <w:t>Independence</w:t>
      </w:r>
      <w:r w:rsidR="00A253E2">
        <w:rPr>
          <w:rFonts w:ascii="Arial" w:hAnsi="Arial" w:cs="Arial"/>
          <w:sz w:val="28"/>
          <w:szCs w:val="28"/>
        </w:rPr>
        <w:t>,</w:t>
      </w:r>
      <w:r w:rsidR="00F37E18" w:rsidRPr="00C034AB">
        <w:rPr>
          <w:rFonts w:ascii="Arial" w:hAnsi="Arial" w:cs="Arial"/>
          <w:sz w:val="28"/>
          <w:szCs w:val="28"/>
        </w:rPr>
        <w:t xml:space="preserve"> look what we enjoyed</w:t>
      </w:r>
      <w:r w:rsidR="00545DFF">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r w:rsidR="00ED5FB2">
        <w:rPr>
          <w:rFonts w:ascii="Arial" w:hAnsi="Arial" w:cs="Arial"/>
          <w:sz w:val="28"/>
          <w:szCs w:val="28"/>
        </w:rPr>
        <w:t>S</w:t>
      </w:r>
      <w:r w:rsidR="00F37E18" w:rsidRPr="00C034AB">
        <w:rPr>
          <w:rFonts w:ascii="Arial" w:hAnsi="Arial" w:cs="Arial"/>
          <w:sz w:val="28"/>
          <w:szCs w:val="28"/>
        </w:rPr>
        <w:t>aka</w:t>
      </w:r>
      <w:r w:rsidR="004D038F">
        <w:rPr>
          <w:rFonts w:ascii="Arial" w:hAnsi="Arial" w:cs="Arial"/>
          <w:sz w:val="28"/>
          <w:szCs w:val="28"/>
        </w:rPr>
        <w:t xml:space="preserve"> </w:t>
      </w:r>
      <w:r w:rsidR="00F37E18" w:rsidRPr="00C034AB">
        <w:rPr>
          <w:rFonts w:ascii="Arial" w:hAnsi="Arial" w:cs="Arial"/>
          <w:sz w:val="28"/>
          <w:szCs w:val="28"/>
        </w:rPr>
        <w:t xml:space="preserve">MDC, </w:t>
      </w:r>
      <w:r w:rsidR="0079512F" w:rsidRPr="00C034AB">
        <w:rPr>
          <w:rFonts w:ascii="Arial" w:hAnsi="Arial" w:cs="Arial"/>
          <w:sz w:val="28"/>
          <w:szCs w:val="28"/>
        </w:rPr>
        <w:t>ZANU</w:t>
      </w:r>
      <w:r w:rsidR="00F37E18" w:rsidRPr="00C034AB">
        <w:rPr>
          <w:rFonts w:ascii="Arial" w:hAnsi="Arial" w:cs="Arial"/>
          <w:sz w:val="28"/>
          <w:szCs w:val="28"/>
        </w:rPr>
        <w:t xml:space="preserve">, </w:t>
      </w:r>
      <w:r w:rsidR="0079512F" w:rsidRPr="00C034AB">
        <w:rPr>
          <w:rFonts w:ascii="Arial" w:hAnsi="Arial" w:cs="Arial"/>
          <w:sz w:val="28"/>
          <w:szCs w:val="28"/>
        </w:rPr>
        <w:t>ZAPU</w:t>
      </w:r>
      <w:r w:rsidR="0079512F">
        <w:rPr>
          <w:rFonts w:ascii="Arial" w:hAnsi="Arial" w:cs="Arial"/>
          <w:sz w:val="28"/>
          <w:szCs w:val="28"/>
        </w:rPr>
        <w:t>,</w:t>
      </w:r>
      <w:r w:rsidR="00F37E18" w:rsidRPr="00C034AB">
        <w:rPr>
          <w:rFonts w:ascii="Arial" w:hAnsi="Arial" w:cs="Arial"/>
          <w:sz w:val="28"/>
          <w:szCs w:val="28"/>
        </w:rPr>
        <w:t xml:space="preserve"> vana Nkomo </w:t>
      </w:r>
      <w:proofErr w:type="spellStart"/>
      <w:r w:rsidR="00F37E18" w:rsidRPr="00C034AB">
        <w:rPr>
          <w:rFonts w:ascii="Arial" w:hAnsi="Arial" w:cs="Arial"/>
          <w:sz w:val="28"/>
          <w:szCs w:val="28"/>
        </w:rPr>
        <w:t>vaya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haaa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zveshuwa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ndivana</w:t>
      </w:r>
      <w:proofErr w:type="spellEnd"/>
      <w:r w:rsidR="00F37E18" w:rsidRPr="00C034AB">
        <w:rPr>
          <w:rFonts w:ascii="Arial" w:hAnsi="Arial" w:cs="Arial"/>
          <w:sz w:val="28"/>
          <w:szCs w:val="28"/>
        </w:rPr>
        <w:t xml:space="preserve"> </w:t>
      </w:r>
      <w:proofErr w:type="spellStart"/>
      <w:r w:rsidR="00F37E18" w:rsidRPr="00A253E2">
        <w:rPr>
          <w:rFonts w:ascii="Arial" w:hAnsi="Arial" w:cs="Arial"/>
          <w:i/>
          <w:iCs/>
          <w:sz w:val="28"/>
          <w:szCs w:val="28"/>
        </w:rPr>
        <w:t>umdala</w:t>
      </w:r>
      <w:proofErr w:type="spellEnd"/>
      <w:r w:rsidR="00F37E18" w:rsidRPr="00A253E2">
        <w:rPr>
          <w:rFonts w:ascii="Arial" w:hAnsi="Arial" w:cs="Arial"/>
          <w:i/>
          <w:iCs/>
          <w:sz w:val="28"/>
          <w:szCs w:val="28"/>
        </w:rPr>
        <w:t xml:space="preserve"> </w:t>
      </w:r>
      <w:proofErr w:type="spellStart"/>
      <w:r w:rsidR="00F37E18" w:rsidRPr="00A253E2">
        <w:rPr>
          <w:rFonts w:ascii="Arial" w:hAnsi="Arial" w:cs="Arial"/>
          <w:i/>
          <w:iCs/>
          <w:sz w:val="28"/>
          <w:szCs w:val="28"/>
        </w:rPr>
        <w:t>wethu</w:t>
      </w:r>
      <w:proofErr w:type="spellEnd"/>
      <w:r w:rsidR="00ED5FB2">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ED5FB2">
        <w:rPr>
          <w:rFonts w:ascii="Arial" w:hAnsi="Arial" w:cs="Arial"/>
          <w:sz w:val="28"/>
          <w:szCs w:val="28"/>
        </w:rPr>
        <w:t>E</w:t>
      </w:r>
      <w:r w:rsidR="00F37E18" w:rsidRPr="00ED5FB2">
        <w:rPr>
          <w:rFonts w:ascii="Arial" w:hAnsi="Arial" w:cs="Arial"/>
          <w:sz w:val="28"/>
          <w:szCs w:val="28"/>
        </w:rPr>
        <w:t>he</w:t>
      </w:r>
      <w:proofErr w:type="spellEnd"/>
      <w:r w:rsidR="00F37E18" w:rsidRPr="00DF28DB">
        <w:rPr>
          <w:rFonts w:ascii="Arial" w:hAnsi="Arial" w:cs="Arial"/>
          <w:i/>
          <w:iCs/>
          <w:sz w:val="28"/>
          <w:szCs w:val="28"/>
        </w:rPr>
        <w:t xml:space="preserve"> </w:t>
      </w:r>
      <w:proofErr w:type="spellStart"/>
      <w:r w:rsidR="00F37E18" w:rsidRPr="00DF28DB">
        <w:rPr>
          <w:rFonts w:ascii="Arial" w:hAnsi="Arial" w:cs="Arial"/>
          <w:i/>
          <w:iCs/>
          <w:sz w:val="28"/>
          <w:szCs w:val="28"/>
        </w:rPr>
        <w:t>umda</w:t>
      </w:r>
      <w:r w:rsidR="00DF28DB" w:rsidRPr="00DF28DB">
        <w:rPr>
          <w:rFonts w:ascii="Arial" w:hAnsi="Arial" w:cs="Arial"/>
          <w:i/>
          <w:iCs/>
          <w:sz w:val="28"/>
          <w:szCs w:val="28"/>
        </w:rPr>
        <w:t>la</w:t>
      </w:r>
      <w:proofErr w:type="spellEnd"/>
      <w:r w:rsidR="00F37E18" w:rsidRPr="00C034AB">
        <w:rPr>
          <w:rFonts w:ascii="Arial" w:hAnsi="Arial" w:cs="Arial"/>
          <w:sz w:val="28"/>
          <w:szCs w:val="28"/>
        </w:rPr>
        <w:t xml:space="preserve">...? [Congregation </w:t>
      </w:r>
      <w:r w:rsidR="00063DA1">
        <w:rPr>
          <w:rFonts w:ascii="Arial" w:hAnsi="Arial" w:cs="Arial"/>
          <w:sz w:val="28"/>
          <w:szCs w:val="28"/>
        </w:rPr>
        <w:t>says, “</w:t>
      </w:r>
      <w:proofErr w:type="spellStart"/>
      <w:r w:rsidR="00F37E18" w:rsidRPr="00DF28DB">
        <w:rPr>
          <w:rFonts w:ascii="Arial" w:hAnsi="Arial" w:cs="Arial"/>
          <w:i/>
          <w:iCs/>
          <w:sz w:val="28"/>
          <w:szCs w:val="28"/>
        </w:rPr>
        <w:t>dala</w:t>
      </w:r>
      <w:proofErr w:type="spellEnd"/>
      <w:r w:rsidR="00F37E18" w:rsidRPr="00DF28DB">
        <w:rPr>
          <w:rFonts w:ascii="Arial" w:hAnsi="Arial" w:cs="Arial"/>
          <w:i/>
          <w:iCs/>
          <w:sz w:val="28"/>
          <w:szCs w:val="28"/>
        </w:rPr>
        <w:t xml:space="preserve"> </w:t>
      </w:r>
      <w:proofErr w:type="spellStart"/>
      <w:r w:rsidR="00F37E18" w:rsidRPr="00DF28DB">
        <w:rPr>
          <w:rFonts w:ascii="Arial" w:hAnsi="Arial" w:cs="Arial"/>
          <w:i/>
          <w:iCs/>
          <w:sz w:val="28"/>
          <w:szCs w:val="28"/>
        </w:rPr>
        <w:t>wethu</w:t>
      </w:r>
      <w:proofErr w:type="spellEnd"/>
      <w:r w:rsidR="00BB03F5">
        <w:rPr>
          <w:rFonts w:ascii="Arial" w:hAnsi="Arial" w:cs="Arial"/>
          <w:sz w:val="28"/>
          <w:szCs w:val="28"/>
        </w:rPr>
        <w:t>,</w:t>
      </w:r>
      <w:r w:rsidR="00F37E18" w:rsidRPr="00C034AB">
        <w:rPr>
          <w:rFonts w:ascii="Arial" w:hAnsi="Arial" w:cs="Arial"/>
          <w:sz w:val="28"/>
          <w:szCs w:val="28"/>
        </w:rPr>
        <w:t>"]</w:t>
      </w:r>
      <w:r w:rsidR="00BB03F5">
        <w:rPr>
          <w:rFonts w:ascii="Arial" w:hAnsi="Arial" w:cs="Arial"/>
          <w:sz w:val="28"/>
          <w:szCs w:val="28"/>
        </w:rPr>
        <w:t xml:space="preserve"> </w:t>
      </w:r>
      <w:proofErr w:type="spellStart"/>
      <w:r w:rsidR="00BB03F5" w:rsidRPr="00BB03F5">
        <w:rPr>
          <w:rFonts w:ascii="Arial" w:hAnsi="Arial" w:cs="Arial"/>
          <w:i/>
          <w:iCs/>
          <w:sz w:val="28"/>
          <w:szCs w:val="28"/>
        </w:rPr>
        <w:t>dala</w:t>
      </w:r>
      <w:proofErr w:type="spellEnd"/>
      <w:r w:rsidR="00BB03F5" w:rsidRPr="00BB03F5">
        <w:rPr>
          <w:rFonts w:ascii="Arial" w:hAnsi="Arial" w:cs="Arial"/>
          <w:i/>
          <w:iCs/>
          <w:sz w:val="28"/>
          <w:szCs w:val="28"/>
        </w:rPr>
        <w:t xml:space="preserve"> </w:t>
      </w:r>
      <w:proofErr w:type="spellStart"/>
      <w:r w:rsidR="00BB03F5" w:rsidRPr="00BB03F5">
        <w:rPr>
          <w:rFonts w:ascii="Arial" w:hAnsi="Arial" w:cs="Arial"/>
          <w:i/>
          <w:iCs/>
          <w:sz w:val="28"/>
          <w:szCs w:val="28"/>
        </w:rPr>
        <w:t>wethu</w:t>
      </w:r>
      <w:proofErr w:type="spellEnd"/>
      <w:r w:rsidR="00BB03F5">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Ukaona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maNdevere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achiti</w:t>
      </w:r>
      <w:proofErr w:type="spellEnd"/>
      <w:r w:rsidR="0025178D">
        <w:rPr>
          <w:rFonts w:ascii="Arial" w:hAnsi="Arial" w:cs="Arial"/>
          <w:sz w:val="28"/>
          <w:szCs w:val="28"/>
        </w:rPr>
        <w:t>,</w:t>
      </w:r>
      <w:r w:rsidR="00F37E18" w:rsidRPr="00C034AB">
        <w:rPr>
          <w:rFonts w:ascii="Arial" w:hAnsi="Arial" w:cs="Arial"/>
          <w:sz w:val="28"/>
          <w:szCs w:val="28"/>
        </w:rPr>
        <w:t xml:space="preserve"> </w:t>
      </w:r>
      <w:r w:rsidR="0025178D">
        <w:rPr>
          <w:rFonts w:ascii="Arial" w:hAnsi="Arial" w:cs="Arial"/>
          <w:sz w:val="28"/>
          <w:szCs w:val="28"/>
        </w:rPr>
        <w:t>“</w:t>
      </w:r>
      <w:proofErr w:type="spellStart"/>
      <w:r w:rsidR="00F37E18" w:rsidRPr="00804BD6">
        <w:rPr>
          <w:rFonts w:ascii="Arial" w:hAnsi="Arial" w:cs="Arial"/>
          <w:i/>
          <w:iCs/>
          <w:sz w:val="28"/>
          <w:szCs w:val="28"/>
        </w:rPr>
        <w:t>umdala</w:t>
      </w:r>
      <w:proofErr w:type="spellEnd"/>
      <w:r w:rsidR="00F37E18" w:rsidRPr="00804BD6">
        <w:rPr>
          <w:rFonts w:ascii="Arial" w:hAnsi="Arial" w:cs="Arial"/>
          <w:i/>
          <w:iCs/>
          <w:sz w:val="28"/>
          <w:szCs w:val="28"/>
        </w:rPr>
        <w:t xml:space="preserve"> </w:t>
      </w:r>
      <w:proofErr w:type="spellStart"/>
      <w:r w:rsidR="00F37E18" w:rsidRPr="00804BD6">
        <w:rPr>
          <w:rFonts w:ascii="Arial" w:hAnsi="Arial" w:cs="Arial"/>
          <w:i/>
          <w:iCs/>
          <w:sz w:val="28"/>
          <w:szCs w:val="28"/>
        </w:rPr>
        <w:t>wethu</w:t>
      </w:r>
      <w:proofErr w:type="spellEnd"/>
      <w:r w:rsidR="0025178D">
        <w:rPr>
          <w:rFonts w:ascii="Arial" w:hAnsi="Arial" w:cs="Arial"/>
          <w:i/>
          <w:iCs/>
          <w:sz w:val="28"/>
          <w:szCs w:val="28"/>
        </w:rPr>
        <w:t>”</w:t>
      </w:r>
      <w:r w:rsidR="00F37E18" w:rsidRPr="00C034AB">
        <w:rPr>
          <w:rFonts w:ascii="Arial" w:hAnsi="Arial" w:cs="Arial"/>
          <w:sz w:val="28"/>
          <w:szCs w:val="28"/>
        </w:rPr>
        <w:t xml:space="preserve"> kana iwe uri </w:t>
      </w:r>
      <w:proofErr w:type="spellStart"/>
      <w:r w:rsidR="00F37E18" w:rsidRPr="00C034AB">
        <w:rPr>
          <w:rFonts w:ascii="Arial" w:hAnsi="Arial" w:cs="Arial"/>
          <w:sz w:val="28"/>
          <w:szCs w:val="28"/>
        </w:rPr>
        <w:t>muShona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unotoziva</w:t>
      </w:r>
      <w:proofErr w:type="spellEnd"/>
      <w:r w:rsidR="00F37E18" w:rsidRPr="00C034AB">
        <w:rPr>
          <w:rFonts w:ascii="Arial" w:hAnsi="Arial" w:cs="Arial"/>
          <w:sz w:val="28"/>
          <w:szCs w:val="28"/>
        </w:rPr>
        <w:t xml:space="preserve"> kuti </w:t>
      </w:r>
      <w:proofErr w:type="spellStart"/>
      <w:r w:rsidR="00F37E18" w:rsidRPr="00C034AB">
        <w:rPr>
          <w:rFonts w:ascii="Arial" w:hAnsi="Arial" w:cs="Arial"/>
          <w:sz w:val="28"/>
          <w:szCs w:val="28"/>
        </w:rPr>
        <w:t>shuwa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mudhara</w:t>
      </w:r>
      <w:proofErr w:type="spellEnd"/>
      <w:r w:rsidR="00F37E18" w:rsidRPr="00C034AB">
        <w:rPr>
          <w:rFonts w:ascii="Arial" w:hAnsi="Arial" w:cs="Arial"/>
          <w:sz w:val="28"/>
          <w:szCs w:val="28"/>
        </w:rPr>
        <w:t xml:space="preserve"> wedu</w:t>
      </w:r>
      <w:r w:rsidR="00BA492E">
        <w:rPr>
          <w:rFonts w:ascii="Arial" w:hAnsi="Arial" w:cs="Arial"/>
          <w:sz w:val="28"/>
          <w:szCs w:val="28"/>
        </w:rPr>
        <w:t>,</w:t>
      </w:r>
      <w:r w:rsidR="00F37E18" w:rsidRPr="00C034AB">
        <w:rPr>
          <w:rFonts w:ascii="Arial" w:hAnsi="Arial" w:cs="Arial"/>
          <w:sz w:val="28"/>
          <w:szCs w:val="28"/>
        </w:rPr>
        <w:t xml:space="preserve"> </w:t>
      </w:r>
      <w:r w:rsidR="009800C1" w:rsidRPr="009800C1">
        <w:rPr>
          <w:rFonts w:ascii="Arial" w:hAnsi="Arial" w:cs="Arial"/>
          <w:sz w:val="18"/>
          <w:szCs w:val="28"/>
        </w:rPr>
        <w:t>[Congregation chuckles]</w:t>
      </w:r>
      <w:r w:rsidR="00DA3A46">
        <w:rPr>
          <w:rFonts w:ascii="Arial" w:hAnsi="Arial" w:cs="Arial"/>
          <w:sz w:val="28"/>
          <w:szCs w:val="28"/>
        </w:rPr>
        <w:t xml:space="preserve"> </w:t>
      </w:r>
      <w:proofErr w:type="spellStart"/>
      <w:r w:rsidR="00F37E18" w:rsidRPr="00C034AB">
        <w:rPr>
          <w:rFonts w:ascii="Arial" w:hAnsi="Arial" w:cs="Arial"/>
          <w:sz w:val="28"/>
          <w:szCs w:val="28"/>
        </w:rPr>
        <w:t>han</w:t>
      </w:r>
      <w:r w:rsidR="00804BD6">
        <w:rPr>
          <w:rFonts w:ascii="Arial" w:hAnsi="Arial" w:cs="Arial"/>
          <w:sz w:val="28"/>
          <w:szCs w:val="28"/>
        </w:rPr>
        <w:t>d</w:t>
      </w:r>
      <w:r w:rsidR="00F37E18" w:rsidRPr="00C034AB">
        <w:rPr>
          <w:rFonts w:ascii="Arial" w:hAnsi="Arial" w:cs="Arial"/>
          <w:sz w:val="28"/>
          <w:szCs w:val="28"/>
        </w:rPr>
        <w:t>imaoona</w:t>
      </w:r>
      <w:proofErr w:type="spellEnd"/>
      <w:r w:rsidR="00DA3A46">
        <w:rPr>
          <w:rFonts w:ascii="Arial" w:hAnsi="Arial" w:cs="Arial"/>
          <w:sz w:val="28"/>
          <w:szCs w:val="28"/>
        </w:rPr>
        <w:t>.</w:t>
      </w:r>
      <w:r w:rsidR="00F37E18" w:rsidRPr="00C034AB">
        <w:rPr>
          <w:rFonts w:ascii="Arial" w:hAnsi="Arial" w:cs="Arial"/>
          <w:sz w:val="28"/>
          <w:szCs w:val="28"/>
        </w:rPr>
        <w:t xml:space="preserve"> </w:t>
      </w:r>
      <w:r w:rsidR="00DA3A46">
        <w:rPr>
          <w:rFonts w:ascii="Arial" w:hAnsi="Arial" w:cs="Arial"/>
          <w:sz w:val="28"/>
          <w:szCs w:val="28"/>
        </w:rPr>
        <w:t>B</w:t>
      </w:r>
      <w:r w:rsidR="00F37E18" w:rsidRPr="00C034AB">
        <w:rPr>
          <w:rFonts w:ascii="Arial" w:hAnsi="Arial" w:cs="Arial"/>
          <w:sz w:val="28"/>
          <w:szCs w:val="28"/>
        </w:rPr>
        <w:t>ut kuti</w:t>
      </w:r>
      <w:r w:rsidR="00B36E06">
        <w:rPr>
          <w:rFonts w:ascii="Arial" w:hAnsi="Arial" w:cs="Arial"/>
          <w:sz w:val="28"/>
          <w:szCs w:val="28"/>
        </w:rPr>
        <w:t xml:space="preserve"> </w:t>
      </w:r>
      <w:proofErr w:type="spellStart"/>
      <w:r w:rsidR="00B36E06">
        <w:rPr>
          <w:rFonts w:ascii="Arial" w:hAnsi="Arial" w:cs="Arial"/>
          <w:sz w:val="28"/>
          <w:szCs w:val="28"/>
        </w:rPr>
        <w:t>uti</w:t>
      </w:r>
      <w:proofErr w:type="spellEnd"/>
      <w:r w:rsidR="00B36E06">
        <w:rPr>
          <w:rFonts w:ascii="Arial" w:hAnsi="Arial" w:cs="Arial"/>
          <w:sz w:val="28"/>
          <w:szCs w:val="28"/>
        </w:rPr>
        <w:t>, “</w:t>
      </w:r>
      <w:proofErr w:type="spellStart"/>
      <w:r w:rsidR="00F37E18" w:rsidRPr="00C034AB">
        <w:rPr>
          <w:rFonts w:ascii="Arial" w:hAnsi="Arial" w:cs="Arial"/>
          <w:sz w:val="28"/>
          <w:szCs w:val="28"/>
        </w:rPr>
        <w:t>haaa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haazi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mudhala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wethu</w:t>
      </w:r>
      <w:proofErr w:type="spellEnd"/>
      <w:r w:rsidR="00B36E06">
        <w:rPr>
          <w:rFonts w:ascii="Arial" w:hAnsi="Arial" w:cs="Arial"/>
          <w:sz w:val="28"/>
          <w:szCs w:val="28"/>
        </w:rPr>
        <w:t>”</w:t>
      </w:r>
      <w:r w:rsidR="00F37E18" w:rsidRPr="00C034AB">
        <w:rPr>
          <w:rFonts w:ascii="Arial" w:hAnsi="Arial" w:cs="Arial"/>
          <w:sz w:val="28"/>
          <w:szCs w:val="28"/>
        </w:rPr>
        <w:t xml:space="preserve"> because </w:t>
      </w:r>
      <w:proofErr w:type="spellStart"/>
      <w:r w:rsidR="00F37E18" w:rsidRPr="00C034AB">
        <w:rPr>
          <w:rFonts w:ascii="Arial" w:hAnsi="Arial" w:cs="Arial"/>
          <w:sz w:val="28"/>
          <w:szCs w:val="28"/>
        </w:rPr>
        <w:t>heee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muNdevere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haaa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unenge</w:t>
      </w:r>
      <w:proofErr w:type="spellEnd"/>
      <w:r w:rsidR="00F37E18" w:rsidRPr="00C034AB">
        <w:rPr>
          <w:rFonts w:ascii="Arial" w:hAnsi="Arial" w:cs="Arial"/>
          <w:sz w:val="28"/>
          <w:szCs w:val="28"/>
        </w:rPr>
        <w:t xml:space="preserve"> uri </w:t>
      </w:r>
      <w:proofErr w:type="spellStart"/>
      <w:r w:rsidR="00F37E18" w:rsidRPr="00C034AB">
        <w:rPr>
          <w:rFonts w:ascii="Arial" w:hAnsi="Arial" w:cs="Arial"/>
          <w:sz w:val="28"/>
          <w:szCs w:val="28"/>
        </w:rPr>
        <w:t>zibenzi</w:t>
      </w:r>
      <w:proofErr w:type="spellEnd"/>
      <w:r w:rsidR="00F37E18" w:rsidRPr="00C034AB">
        <w:rPr>
          <w:rFonts w:ascii="Arial" w:hAnsi="Arial" w:cs="Arial"/>
          <w:sz w:val="28"/>
          <w:szCs w:val="28"/>
        </w:rPr>
        <w:t xml:space="preserve"> remunhu because that man suffered</w:t>
      </w:r>
      <w:r w:rsidR="00525A18">
        <w:rPr>
          <w:rFonts w:ascii="Arial" w:hAnsi="Arial" w:cs="Arial"/>
          <w:sz w:val="28"/>
          <w:szCs w:val="28"/>
        </w:rPr>
        <w:t>.</w:t>
      </w:r>
      <w:r w:rsidR="00F32298">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37E18" w:rsidRPr="00C034AB">
        <w:rPr>
          <w:rFonts w:ascii="Arial" w:hAnsi="Arial" w:cs="Arial"/>
          <w:sz w:val="28"/>
          <w:szCs w:val="28"/>
        </w:rPr>
        <w:t>Ehe</w:t>
      </w:r>
      <w:proofErr w:type="spellEnd"/>
      <w:r w:rsidR="00F37E18" w:rsidRPr="00C034AB">
        <w:rPr>
          <w:rFonts w:ascii="Arial" w:hAnsi="Arial" w:cs="Arial"/>
          <w:sz w:val="28"/>
          <w:szCs w:val="28"/>
        </w:rPr>
        <w:t xml:space="preserve"> murume </w:t>
      </w:r>
      <w:proofErr w:type="spellStart"/>
      <w:r w:rsidR="00F37E18" w:rsidRPr="00C034AB">
        <w:rPr>
          <w:rFonts w:ascii="Arial" w:hAnsi="Arial" w:cs="Arial"/>
          <w:sz w:val="28"/>
          <w:szCs w:val="28"/>
        </w:rPr>
        <w:t>uya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akatambura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uya</w:t>
      </w:r>
      <w:proofErr w:type="spellEnd"/>
      <w:r w:rsidR="00C20C97">
        <w:rPr>
          <w:rFonts w:ascii="Arial" w:hAnsi="Arial" w:cs="Arial"/>
          <w:sz w:val="28"/>
          <w:szCs w:val="28"/>
        </w:rPr>
        <w:t>.</w:t>
      </w:r>
      <w:r w:rsidR="00F37E18" w:rsidRPr="00C034AB">
        <w:rPr>
          <w:rFonts w:ascii="Arial" w:hAnsi="Arial" w:cs="Arial"/>
          <w:sz w:val="28"/>
          <w:szCs w:val="28"/>
        </w:rPr>
        <w:t xml:space="preserve"> </w:t>
      </w:r>
      <w:r w:rsidR="00C20C97">
        <w:rPr>
          <w:rFonts w:ascii="Arial" w:hAnsi="Arial" w:cs="Arial"/>
          <w:sz w:val="28"/>
          <w:szCs w:val="28"/>
        </w:rPr>
        <w:t>V</w:t>
      </w:r>
      <w:r w:rsidR="00F37E18" w:rsidRPr="00C034AB">
        <w:rPr>
          <w:rFonts w:ascii="Arial" w:hAnsi="Arial" w:cs="Arial"/>
          <w:sz w:val="28"/>
          <w:szCs w:val="28"/>
        </w:rPr>
        <w:t>akapinda mu</w:t>
      </w:r>
      <w:r w:rsidR="00542C57">
        <w:rPr>
          <w:rFonts w:ascii="Arial" w:hAnsi="Arial" w:cs="Arial"/>
          <w:sz w:val="28"/>
          <w:szCs w:val="28"/>
        </w:rPr>
        <w:t xml:space="preserve"> </w:t>
      </w:r>
      <w:proofErr w:type="spellStart"/>
      <w:r w:rsidR="00542C57">
        <w:rPr>
          <w:rFonts w:ascii="Arial" w:hAnsi="Arial" w:cs="Arial"/>
          <w:sz w:val="28"/>
          <w:szCs w:val="28"/>
        </w:rPr>
        <w:t>G</w:t>
      </w:r>
      <w:r w:rsidR="00F37E18" w:rsidRPr="00C034AB">
        <w:rPr>
          <w:rFonts w:ascii="Arial" w:hAnsi="Arial" w:cs="Arial"/>
          <w:sz w:val="28"/>
          <w:szCs w:val="28"/>
        </w:rPr>
        <w:t>onakudzingwa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vakarohwa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vakarumiswa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nembwa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vakadii</w:t>
      </w:r>
      <w:proofErr w:type="spellEnd"/>
      <w:r w:rsidR="00F37E18" w:rsidRPr="00C034AB">
        <w:rPr>
          <w:rFonts w:ascii="Arial" w:hAnsi="Arial" w:cs="Arial"/>
          <w:sz w:val="28"/>
          <w:szCs w:val="28"/>
        </w:rPr>
        <w:t xml:space="preserve"> but </w:t>
      </w:r>
      <w:proofErr w:type="spellStart"/>
      <w:r w:rsidR="00F37E18" w:rsidRPr="00C034AB">
        <w:rPr>
          <w:rFonts w:ascii="Arial" w:hAnsi="Arial" w:cs="Arial"/>
          <w:sz w:val="28"/>
          <w:szCs w:val="28"/>
        </w:rPr>
        <w:t>vachiti</w:t>
      </w:r>
      <w:proofErr w:type="spellEnd"/>
      <w:r w:rsidR="00F37E18" w:rsidRPr="00C034AB">
        <w:rPr>
          <w:rFonts w:ascii="Arial" w:hAnsi="Arial" w:cs="Arial"/>
          <w:sz w:val="28"/>
          <w:szCs w:val="28"/>
        </w:rPr>
        <w:t xml:space="preserve">, 'nyika yedu'. </w:t>
      </w:r>
    </w:p>
    <w:p w14:paraId="76BAC90F" w14:textId="1CDA3428" w:rsidR="003543CB" w:rsidRDefault="0029542D" w:rsidP="00EE1207">
      <w:pPr>
        <w:jc w:val="both"/>
        <w:rPr>
          <w:rFonts w:ascii="Arial" w:hAnsi="Arial" w:cs="Arial"/>
          <w:sz w:val="28"/>
          <w:szCs w:val="28"/>
        </w:rPr>
      </w:pPr>
      <w:r>
        <w:rPr>
          <w:rFonts w:ascii="Arial" w:hAnsi="Arial" w:cs="Arial"/>
          <w:sz w:val="28"/>
          <w:szCs w:val="28"/>
          <w:vertAlign w:val="superscript"/>
        </w:rPr>
        <w:t xml:space="preserve">29 </w:t>
      </w:r>
      <w:r w:rsidR="00F37E18" w:rsidRPr="00C034AB">
        <w:rPr>
          <w:rFonts w:ascii="Arial" w:hAnsi="Arial" w:cs="Arial"/>
          <w:sz w:val="28"/>
          <w:szCs w:val="28"/>
        </w:rPr>
        <w:t xml:space="preserve">Isu </w:t>
      </w:r>
      <w:proofErr w:type="spellStart"/>
      <w:r w:rsidR="00F37E18" w:rsidRPr="00C034AB">
        <w:rPr>
          <w:rFonts w:ascii="Arial" w:hAnsi="Arial" w:cs="Arial"/>
          <w:sz w:val="28"/>
          <w:szCs w:val="28"/>
        </w:rPr>
        <w:t>tangovapo</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manje</w:t>
      </w:r>
      <w:proofErr w:type="spellEnd"/>
      <w:r w:rsidR="00F37E18" w:rsidRPr="00C034AB">
        <w:rPr>
          <w:rFonts w:ascii="Arial" w:hAnsi="Arial" w:cs="Arial"/>
          <w:sz w:val="28"/>
          <w:szCs w:val="28"/>
        </w:rPr>
        <w:t xml:space="preserve"> ku </w:t>
      </w:r>
      <w:proofErr w:type="spellStart"/>
      <w:r w:rsidR="00F37E18" w:rsidRPr="00C034AB">
        <w:rPr>
          <w:rFonts w:ascii="Arial" w:hAnsi="Arial" w:cs="Arial"/>
          <w:sz w:val="28"/>
          <w:szCs w:val="28"/>
        </w:rPr>
        <w:t>injoya</w:t>
      </w:r>
      <w:proofErr w:type="spellEnd"/>
      <w:r w:rsidR="00F37E18" w:rsidRPr="00C034AB">
        <w:rPr>
          <w:rFonts w:ascii="Arial" w:hAnsi="Arial" w:cs="Arial"/>
          <w:sz w:val="28"/>
          <w:szCs w:val="28"/>
        </w:rPr>
        <w:t xml:space="preserve"> </w:t>
      </w:r>
      <w:r w:rsidR="00D8310B" w:rsidRPr="00D80B1D">
        <w:rPr>
          <w:rFonts w:ascii="Arial" w:hAnsi="Arial" w:cs="Arial"/>
          <w:sz w:val="18"/>
          <w:szCs w:val="18"/>
        </w:rPr>
        <w:t xml:space="preserve">[to </w:t>
      </w:r>
      <w:r w:rsidR="00F37E18" w:rsidRPr="00D80B1D">
        <w:rPr>
          <w:rFonts w:ascii="Arial" w:hAnsi="Arial" w:cs="Arial"/>
          <w:sz w:val="18"/>
          <w:szCs w:val="18"/>
        </w:rPr>
        <w:t>enjoy</w:t>
      </w:r>
      <w:r w:rsidR="00D8310B" w:rsidRPr="00D80B1D">
        <w:rPr>
          <w:rFonts w:ascii="Arial" w:hAnsi="Arial" w:cs="Arial"/>
          <w:sz w:val="18"/>
          <w:szCs w:val="18"/>
        </w:rPr>
        <w:t>-ED]</w:t>
      </w:r>
      <w:r w:rsidR="00F37E18" w:rsidRPr="00C034AB">
        <w:rPr>
          <w:rFonts w:ascii="Arial" w:hAnsi="Arial" w:cs="Arial"/>
          <w:sz w:val="28"/>
          <w:szCs w:val="28"/>
        </w:rPr>
        <w:t xml:space="preserve"> nyika </w:t>
      </w:r>
      <w:proofErr w:type="spellStart"/>
      <w:r w:rsidR="00F37E18" w:rsidRPr="00C034AB">
        <w:rPr>
          <w:rFonts w:ascii="Arial" w:hAnsi="Arial" w:cs="Arial"/>
          <w:sz w:val="28"/>
          <w:szCs w:val="28"/>
        </w:rPr>
        <w:t>i</w:t>
      </w:r>
      <w:proofErr w:type="spellEnd"/>
      <w:r w:rsidR="00F37E18" w:rsidRPr="00C034AB">
        <w:rPr>
          <w:rFonts w:ascii="Arial" w:hAnsi="Arial" w:cs="Arial"/>
          <w:sz w:val="28"/>
          <w:szCs w:val="28"/>
        </w:rPr>
        <w:t xml:space="preserve">...? [Congregation </w:t>
      </w:r>
      <w:r w:rsidR="00063DA1">
        <w:rPr>
          <w:rFonts w:ascii="Arial" w:hAnsi="Arial" w:cs="Arial"/>
          <w:sz w:val="28"/>
          <w:szCs w:val="28"/>
        </w:rPr>
        <w:t>says, “</w:t>
      </w:r>
      <w:r w:rsidR="00F37E18" w:rsidRPr="00C034AB">
        <w:rPr>
          <w:rFonts w:ascii="Arial" w:hAnsi="Arial" w:cs="Arial"/>
          <w:sz w:val="28"/>
          <w:szCs w:val="28"/>
        </w:rPr>
        <w:t>iy</w:t>
      </w:r>
      <w:r w:rsidR="00B81068">
        <w:rPr>
          <w:rFonts w:ascii="Arial" w:hAnsi="Arial" w:cs="Arial"/>
          <w:sz w:val="28"/>
          <w:szCs w:val="28"/>
        </w:rPr>
        <w:t>oyo</w:t>
      </w:r>
      <w:r w:rsidR="00D8310B">
        <w:rPr>
          <w:rFonts w:ascii="Arial" w:hAnsi="Arial" w:cs="Arial"/>
          <w:sz w:val="28"/>
          <w:szCs w:val="28"/>
        </w:rPr>
        <w:t>,</w:t>
      </w:r>
      <w:r w:rsidR="00F37E18" w:rsidRPr="00C034AB">
        <w:rPr>
          <w:rFonts w:ascii="Arial" w:hAnsi="Arial" w:cs="Arial"/>
          <w:sz w:val="28"/>
          <w:szCs w:val="28"/>
        </w:rPr>
        <w:t xml:space="preserve">"] nyika </w:t>
      </w:r>
      <w:proofErr w:type="spellStart"/>
      <w:r w:rsidR="00F37E18" w:rsidRPr="00C034AB">
        <w:rPr>
          <w:rFonts w:ascii="Arial" w:hAnsi="Arial" w:cs="Arial"/>
          <w:sz w:val="28"/>
          <w:szCs w:val="28"/>
        </w:rPr>
        <w:t>iya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handi</w:t>
      </w:r>
      <w:proofErr w:type="spellEnd"/>
      <w:r w:rsidR="00114DD9">
        <w:rPr>
          <w:rFonts w:ascii="Arial" w:hAnsi="Arial" w:cs="Arial"/>
          <w:sz w:val="28"/>
          <w:szCs w:val="28"/>
        </w:rPr>
        <w:t xml:space="preserve"> </w:t>
      </w:r>
      <w:r w:rsidR="00F37E18" w:rsidRPr="00C034AB">
        <w:rPr>
          <w:rFonts w:ascii="Arial" w:hAnsi="Arial" w:cs="Arial"/>
          <w:sz w:val="28"/>
          <w:szCs w:val="28"/>
        </w:rPr>
        <w:t>mu</w:t>
      </w:r>
      <w:r w:rsidR="00F32298">
        <w:rPr>
          <w:rFonts w:ascii="Arial" w:hAnsi="Arial" w:cs="Arial"/>
          <w:sz w:val="28"/>
          <w:szCs w:val="28"/>
        </w:rPr>
        <w:t>ri</w:t>
      </w:r>
      <w:r w:rsidR="00114DD9">
        <w:rPr>
          <w:rFonts w:ascii="Arial" w:hAnsi="Arial" w:cs="Arial"/>
          <w:sz w:val="28"/>
          <w:szCs w:val="28"/>
        </w:rPr>
        <w:t xml:space="preserve"> </w:t>
      </w:r>
      <w:r w:rsidR="00F37E18" w:rsidRPr="00C034AB">
        <w:rPr>
          <w:rFonts w:ascii="Arial" w:hAnsi="Arial" w:cs="Arial"/>
          <w:sz w:val="28"/>
          <w:szCs w:val="28"/>
        </w:rPr>
        <w:t xml:space="preserve">kuona. We are enjoying! </w:t>
      </w:r>
      <w:proofErr w:type="spellStart"/>
      <w:r w:rsidR="004C6C8F">
        <w:rPr>
          <w:rFonts w:ascii="Arial" w:hAnsi="Arial" w:cs="Arial"/>
          <w:sz w:val="28"/>
          <w:szCs w:val="28"/>
        </w:rPr>
        <w:t>Hee</w:t>
      </w:r>
      <w:proofErr w:type="spellEnd"/>
      <w:r w:rsidR="00B25CA3">
        <w:rPr>
          <w:rFonts w:ascii="Arial" w:hAnsi="Arial" w:cs="Arial"/>
          <w:sz w:val="28"/>
          <w:szCs w:val="28"/>
        </w:rPr>
        <w:t>,</w:t>
      </w:r>
      <w:commentRangeStart w:id="9"/>
      <w:commentRangeStart w:id="10"/>
      <w:r w:rsidR="004C6C8F">
        <w:rPr>
          <w:rFonts w:ascii="Arial" w:hAnsi="Arial" w:cs="Arial"/>
          <w:sz w:val="28"/>
          <w:szCs w:val="28"/>
        </w:rPr>
        <w:t xml:space="preserve"> </w:t>
      </w:r>
      <w:commentRangeEnd w:id="9"/>
      <w:r w:rsidR="00B56920">
        <w:rPr>
          <w:rStyle w:val="CommentReference"/>
        </w:rPr>
        <w:commentReference w:id="9"/>
      </w:r>
      <w:commentRangeEnd w:id="10"/>
      <w:r w:rsidR="00B25CA3">
        <w:rPr>
          <w:rStyle w:val="CommentReference"/>
        </w:rPr>
        <w:commentReference w:id="10"/>
      </w:r>
      <w:r w:rsidR="004C6C8F">
        <w:rPr>
          <w:rFonts w:ascii="Arial" w:hAnsi="Arial" w:cs="Arial"/>
          <w:sz w:val="28"/>
          <w:szCs w:val="28"/>
        </w:rPr>
        <w:t>w</w:t>
      </w:r>
      <w:r w:rsidR="00F37E18" w:rsidRPr="00C034AB">
        <w:rPr>
          <w:rFonts w:ascii="Arial" w:hAnsi="Arial" w:cs="Arial"/>
          <w:sz w:val="28"/>
          <w:szCs w:val="28"/>
        </w:rPr>
        <w:t xml:space="preserve">e are really enjoying. </w:t>
      </w:r>
      <w:r w:rsidR="00F37E18" w:rsidRPr="009800C1">
        <w:rPr>
          <w:rFonts w:ascii="Arial" w:hAnsi="Arial" w:cs="Arial"/>
          <w:sz w:val="18"/>
          <w:szCs w:val="18"/>
        </w:rPr>
        <w:t>[Apostle Gumbura chuckles]</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Ehe</w:t>
      </w:r>
      <w:proofErr w:type="spellEnd"/>
      <w:r w:rsidR="00F37E18" w:rsidRPr="00C034AB">
        <w:rPr>
          <w:rFonts w:ascii="Arial" w:hAnsi="Arial" w:cs="Arial"/>
          <w:sz w:val="28"/>
          <w:szCs w:val="28"/>
        </w:rPr>
        <w:t xml:space="preserve"> kuti titi </w:t>
      </w:r>
      <w:proofErr w:type="spellStart"/>
      <w:r w:rsidR="00F37E18" w:rsidRPr="00C034AB">
        <w:rPr>
          <w:rFonts w:ascii="Arial" w:hAnsi="Arial" w:cs="Arial"/>
          <w:sz w:val="28"/>
          <w:szCs w:val="28"/>
        </w:rPr>
        <w:t>hatisi</w:t>
      </w:r>
      <w:proofErr w:type="spellEnd"/>
      <w:r w:rsidR="00F37E18" w:rsidRPr="00C034AB">
        <w:rPr>
          <w:rFonts w:ascii="Arial" w:hAnsi="Arial" w:cs="Arial"/>
          <w:sz w:val="28"/>
          <w:szCs w:val="28"/>
        </w:rPr>
        <w:t xml:space="preserve"> ku </w:t>
      </w:r>
      <w:proofErr w:type="spellStart"/>
      <w:r w:rsidR="00F37E18" w:rsidRPr="00C034AB">
        <w:rPr>
          <w:rFonts w:ascii="Arial" w:hAnsi="Arial" w:cs="Arial"/>
          <w:sz w:val="28"/>
          <w:szCs w:val="28"/>
        </w:rPr>
        <w:t>injoya</w:t>
      </w:r>
      <w:proofErr w:type="spellEnd"/>
      <w:r w:rsidR="00F37E18" w:rsidRPr="00C034AB">
        <w:rPr>
          <w:rFonts w:ascii="Arial" w:hAnsi="Arial" w:cs="Arial"/>
          <w:sz w:val="28"/>
          <w:szCs w:val="28"/>
        </w:rPr>
        <w:t xml:space="preserve"> ka ahh </w:t>
      </w:r>
      <w:proofErr w:type="spellStart"/>
      <w:r w:rsidR="00F37E18" w:rsidRPr="00C034AB">
        <w:rPr>
          <w:rFonts w:ascii="Arial" w:hAnsi="Arial" w:cs="Arial"/>
          <w:sz w:val="28"/>
          <w:szCs w:val="28"/>
        </w:rPr>
        <w:t>ahh</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ahh</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hatidi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kunyeperana</w:t>
      </w:r>
      <w:proofErr w:type="spellEnd"/>
      <w:r w:rsidR="00F37E18" w:rsidRPr="00C034AB">
        <w:rPr>
          <w:rFonts w:ascii="Arial" w:hAnsi="Arial" w:cs="Arial"/>
          <w:sz w:val="28"/>
          <w:szCs w:val="28"/>
        </w:rPr>
        <w:t xml:space="preserve"> kudaro, after Independence everybody enjoyed</w:t>
      </w:r>
      <w:r w:rsidR="00114DD9">
        <w:rPr>
          <w:rFonts w:ascii="Arial" w:hAnsi="Arial" w:cs="Arial"/>
          <w:sz w:val="28"/>
          <w:szCs w:val="28"/>
        </w:rPr>
        <w:t>.</w:t>
      </w:r>
      <w:r w:rsidR="00F37E18" w:rsidRPr="00C034AB">
        <w:rPr>
          <w:rFonts w:ascii="Arial" w:hAnsi="Arial" w:cs="Arial"/>
          <w:sz w:val="28"/>
          <w:szCs w:val="28"/>
        </w:rPr>
        <w:t xml:space="preserve"> </w:t>
      </w:r>
      <w:r w:rsidR="00534101" w:rsidRPr="00534101">
        <w:rPr>
          <w:rFonts w:ascii="Arial" w:hAnsi="Arial" w:cs="Arial"/>
          <w:sz w:val="18"/>
          <w:szCs w:val="28"/>
        </w:rPr>
        <w:t xml:space="preserve">[Congregation says, “Amen.”] </w:t>
      </w:r>
    </w:p>
    <w:p w14:paraId="38D0C81A" w14:textId="56CF9DEE" w:rsidR="00311AFC" w:rsidRDefault="0029542D" w:rsidP="00EE1207">
      <w:pPr>
        <w:jc w:val="both"/>
        <w:rPr>
          <w:rFonts w:ascii="Arial" w:hAnsi="Arial" w:cs="Arial"/>
          <w:sz w:val="28"/>
          <w:szCs w:val="28"/>
        </w:rPr>
      </w:pPr>
      <w:r>
        <w:rPr>
          <w:rFonts w:ascii="Arial" w:hAnsi="Arial" w:cs="Arial"/>
          <w:sz w:val="28"/>
          <w:szCs w:val="28"/>
          <w:vertAlign w:val="superscript"/>
        </w:rPr>
        <w:t xml:space="preserve">30 </w:t>
      </w:r>
      <w:r w:rsidR="00F37E18" w:rsidRPr="00C034AB">
        <w:rPr>
          <w:rFonts w:ascii="Arial" w:hAnsi="Arial" w:cs="Arial"/>
          <w:sz w:val="28"/>
          <w:szCs w:val="28"/>
        </w:rPr>
        <w:t>I remember during the time when</w:t>
      </w:r>
      <w:r w:rsidR="00114DD9">
        <w:rPr>
          <w:rFonts w:ascii="Arial" w:hAnsi="Arial" w:cs="Arial"/>
          <w:sz w:val="28"/>
          <w:szCs w:val="28"/>
        </w:rPr>
        <w:t xml:space="preserve"> </w:t>
      </w:r>
      <w:r w:rsidR="003543CB">
        <w:rPr>
          <w:rFonts w:ascii="Arial" w:hAnsi="Arial" w:cs="Arial"/>
          <w:sz w:val="28"/>
          <w:szCs w:val="28"/>
        </w:rPr>
        <w:t>c</w:t>
      </w:r>
      <w:r w:rsidR="00F37E18" w:rsidRPr="00C034AB">
        <w:rPr>
          <w:rFonts w:ascii="Arial" w:hAnsi="Arial" w:cs="Arial"/>
          <w:sz w:val="28"/>
          <w:szCs w:val="28"/>
        </w:rPr>
        <w:t xml:space="preserve">olonial era, vana baba vedu </w:t>
      </w:r>
      <w:proofErr w:type="spellStart"/>
      <w:r w:rsidR="00F37E18" w:rsidRPr="00C034AB">
        <w:rPr>
          <w:rFonts w:ascii="Arial" w:hAnsi="Arial" w:cs="Arial"/>
          <w:sz w:val="28"/>
          <w:szCs w:val="28"/>
        </w:rPr>
        <w:t>vaiti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vakatenga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tuma</w:t>
      </w:r>
      <w:proofErr w:type="spellEnd"/>
      <w:r w:rsidR="00F37E18" w:rsidRPr="00C034AB">
        <w:rPr>
          <w:rFonts w:ascii="Arial" w:hAnsi="Arial" w:cs="Arial"/>
          <w:sz w:val="28"/>
          <w:szCs w:val="28"/>
        </w:rPr>
        <w:t xml:space="preserve"> </w:t>
      </w:r>
      <w:r w:rsidR="005364C7" w:rsidRPr="00C034AB">
        <w:rPr>
          <w:rFonts w:ascii="Arial" w:hAnsi="Arial" w:cs="Arial"/>
          <w:sz w:val="28"/>
          <w:szCs w:val="28"/>
        </w:rPr>
        <w:t>Ang</w:t>
      </w:r>
      <w:r w:rsidR="00E965D9">
        <w:rPr>
          <w:rFonts w:ascii="Arial" w:hAnsi="Arial" w:cs="Arial"/>
          <w:sz w:val="28"/>
          <w:szCs w:val="28"/>
        </w:rPr>
        <w:t>l</w:t>
      </w:r>
      <w:r w:rsidR="005364C7" w:rsidRPr="00C034AB">
        <w:rPr>
          <w:rFonts w:ascii="Arial" w:hAnsi="Arial" w:cs="Arial"/>
          <w:sz w:val="28"/>
          <w:szCs w:val="28"/>
        </w:rPr>
        <w:t>ia</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twemakotsi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utwu</w:t>
      </w:r>
      <w:proofErr w:type="spellEnd"/>
      <w:r w:rsidR="00994DA2">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yaiita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nyaya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hombe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chaizvo</w:t>
      </w:r>
      <w:proofErr w:type="spellEnd"/>
      <w:r w:rsidR="00FB2E43">
        <w:rPr>
          <w:rFonts w:ascii="Arial" w:hAnsi="Arial" w:cs="Arial"/>
          <w:sz w:val="28"/>
          <w:szCs w:val="28"/>
        </w:rPr>
        <w:t>.</w:t>
      </w:r>
      <w:r w:rsidR="00F37E18" w:rsidRPr="00C034AB">
        <w:rPr>
          <w:rFonts w:ascii="Arial" w:hAnsi="Arial" w:cs="Arial"/>
          <w:sz w:val="28"/>
          <w:szCs w:val="28"/>
        </w:rPr>
        <w:t xml:space="preserve"> </w:t>
      </w:r>
      <w:proofErr w:type="spellStart"/>
      <w:r w:rsidR="00FB2E43">
        <w:rPr>
          <w:rFonts w:ascii="Arial" w:hAnsi="Arial" w:cs="Arial"/>
          <w:sz w:val="28"/>
          <w:szCs w:val="28"/>
        </w:rPr>
        <w:t>Ne</w:t>
      </w:r>
      <w:r w:rsidR="00F37E18" w:rsidRPr="00C034AB">
        <w:rPr>
          <w:rFonts w:ascii="Arial" w:hAnsi="Arial" w:cs="Arial"/>
          <w:sz w:val="28"/>
          <w:szCs w:val="28"/>
        </w:rPr>
        <w:t>twu</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motokari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tumwe</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t</w:t>
      </w:r>
      <w:r w:rsidR="00FB2E43">
        <w:rPr>
          <w:rFonts w:ascii="Arial" w:hAnsi="Arial" w:cs="Arial"/>
          <w:sz w:val="28"/>
          <w:szCs w:val="28"/>
        </w:rPr>
        <w:t>w</w:t>
      </w:r>
      <w:r w:rsidR="00F37E18" w:rsidRPr="00C034AB">
        <w:rPr>
          <w:rFonts w:ascii="Arial" w:hAnsi="Arial" w:cs="Arial"/>
          <w:sz w:val="28"/>
          <w:szCs w:val="28"/>
        </w:rPr>
        <w:t>ainzi</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tuma</w:t>
      </w:r>
      <w:proofErr w:type="spellEnd"/>
      <w:r w:rsidR="00F37E18" w:rsidRPr="00C034AB">
        <w:rPr>
          <w:rFonts w:ascii="Arial" w:hAnsi="Arial" w:cs="Arial"/>
          <w:sz w:val="28"/>
          <w:szCs w:val="28"/>
        </w:rPr>
        <w:t xml:space="preserve"> </w:t>
      </w:r>
      <w:r w:rsidR="006A619C">
        <w:rPr>
          <w:rFonts w:ascii="Arial" w:hAnsi="Arial" w:cs="Arial"/>
          <w:sz w:val="28"/>
          <w:szCs w:val="28"/>
        </w:rPr>
        <w:t>P</w:t>
      </w:r>
      <w:r w:rsidR="00F37E18" w:rsidRPr="00C034AB">
        <w:rPr>
          <w:rFonts w:ascii="Arial" w:hAnsi="Arial" w:cs="Arial"/>
          <w:sz w:val="28"/>
          <w:szCs w:val="28"/>
        </w:rPr>
        <w:t>refect</w:t>
      </w:r>
      <w:r w:rsidR="00DE3E5E">
        <w:rPr>
          <w:rFonts w:ascii="Arial" w:hAnsi="Arial" w:cs="Arial"/>
          <w:sz w:val="28"/>
          <w:szCs w:val="28"/>
        </w:rPr>
        <w:t>.</w:t>
      </w:r>
      <w:r w:rsidR="00F37E18" w:rsidRPr="00C034AB">
        <w:rPr>
          <w:rFonts w:ascii="Arial" w:hAnsi="Arial" w:cs="Arial"/>
          <w:sz w:val="28"/>
          <w:szCs w:val="28"/>
        </w:rPr>
        <w:t xml:space="preserve"> </w:t>
      </w:r>
      <w:r w:rsidR="00DE3E5E">
        <w:rPr>
          <w:rFonts w:ascii="Arial" w:hAnsi="Arial" w:cs="Arial"/>
          <w:sz w:val="28"/>
          <w:szCs w:val="28"/>
        </w:rPr>
        <w:t>T</w:t>
      </w:r>
      <w:r w:rsidR="00F37E18" w:rsidRPr="00C034AB">
        <w:rPr>
          <w:rFonts w:ascii="Arial" w:hAnsi="Arial" w:cs="Arial"/>
          <w:sz w:val="28"/>
          <w:szCs w:val="28"/>
        </w:rPr>
        <w:t>he</w:t>
      </w:r>
      <w:r w:rsidR="00DE3E5E">
        <w:rPr>
          <w:rFonts w:ascii="Arial" w:hAnsi="Arial" w:cs="Arial"/>
          <w:sz w:val="28"/>
          <w:szCs w:val="28"/>
        </w:rPr>
        <w:t>n</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twuma</w:t>
      </w:r>
      <w:proofErr w:type="spellEnd"/>
      <w:r w:rsidR="00F37E18" w:rsidRPr="00C034AB">
        <w:rPr>
          <w:rFonts w:ascii="Arial" w:hAnsi="Arial" w:cs="Arial"/>
          <w:sz w:val="28"/>
          <w:szCs w:val="28"/>
        </w:rPr>
        <w:t xml:space="preserve"> </w:t>
      </w:r>
      <w:r w:rsidR="00164DF3">
        <w:rPr>
          <w:rFonts w:ascii="Arial" w:hAnsi="Arial" w:cs="Arial"/>
          <w:sz w:val="28"/>
          <w:szCs w:val="28"/>
        </w:rPr>
        <w:t>M</w:t>
      </w:r>
      <w:r w:rsidR="00F37E18" w:rsidRPr="00C034AB">
        <w:rPr>
          <w:rFonts w:ascii="Arial" w:hAnsi="Arial" w:cs="Arial"/>
          <w:sz w:val="28"/>
          <w:szCs w:val="28"/>
        </w:rPr>
        <w:t>orris</w:t>
      </w:r>
      <w:r w:rsidR="00991B41">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han</w:t>
      </w:r>
      <w:r w:rsidR="00164DF3">
        <w:rPr>
          <w:rFonts w:ascii="Arial" w:hAnsi="Arial" w:cs="Arial"/>
          <w:sz w:val="28"/>
          <w:szCs w:val="28"/>
        </w:rPr>
        <w:t>d</w:t>
      </w:r>
      <w:r w:rsidR="00F37E18" w:rsidRPr="00C034AB">
        <w:rPr>
          <w:rFonts w:ascii="Arial" w:hAnsi="Arial" w:cs="Arial"/>
          <w:sz w:val="28"/>
          <w:szCs w:val="28"/>
        </w:rPr>
        <w:t>iti</w:t>
      </w:r>
      <w:proofErr w:type="spellEnd"/>
      <w:r w:rsidR="00F37E18" w:rsidRPr="00C034AB">
        <w:rPr>
          <w:rFonts w:ascii="Arial" w:hAnsi="Arial" w:cs="Arial"/>
          <w:sz w:val="28"/>
          <w:szCs w:val="28"/>
        </w:rPr>
        <w:t xml:space="preserve">. Did we ever dream that a black man would drive a- a mac, </w:t>
      </w:r>
      <w:r w:rsidR="00991B41" w:rsidRPr="00C034AB">
        <w:rPr>
          <w:rFonts w:ascii="Arial" w:hAnsi="Arial" w:cs="Arial"/>
          <w:sz w:val="28"/>
          <w:szCs w:val="28"/>
        </w:rPr>
        <w:t>would</w:t>
      </w:r>
      <w:r w:rsidR="00F37E18" w:rsidRPr="00C034AB">
        <w:rPr>
          <w:rFonts w:ascii="Arial" w:hAnsi="Arial" w:cs="Arial"/>
          <w:sz w:val="28"/>
          <w:szCs w:val="28"/>
        </w:rPr>
        <w:t xml:space="preserve"> drive a 4x4</w:t>
      </w:r>
      <w:r w:rsidR="00991B41">
        <w:rPr>
          <w:rFonts w:ascii="Arial" w:hAnsi="Arial" w:cs="Arial"/>
          <w:sz w:val="28"/>
          <w:szCs w:val="28"/>
        </w:rPr>
        <w:t>,</w:t>
      </w:r>
      <w:r w:rsidR="00F37E18" w:rsidRPr="00C034AB">
        <w:rPr>
          <w:rFonts w:ascii="Arial" w:hAnsi="Arial" w:cs="Arial"/>
          <w:sz w:val="28"/>
          <w:szCs w:val="28"/>
        </w:rPr>
        <w:t xml:space="preserve"> </w:t>
      </w:r>
      <w:proofErr w:type="spellStart"/>
      <w:r w:rsidR="00F37E18" w:rsidRPr="00C034AB">
        <w:rPr>
          <w:rFonts w:ascii="Arial" w:hAnsi="Arial" w:cs="Arial"/>
          <w:sz w:val="28"/>
          <w:szCs w:val="28"/>
        </w:rPr>
        <w:t>ehh</w:t>
      </w:r>
      <w:proofErr w:type="spellEnd"/>
      <w:r w:rsidR="00F37E18" w:rsidRPr="00C034AB">
        <w:rPr>
          <w:rFonts w:ascii="Arial" w:hAnsi="Arial" w:cs="Arial"/>
          <w:sz w:val="28"/>
          <w:szCs w:val="28"/>
        </w:rPr>
        <w:t xml:space="preserve"> would drive and stay in a double storey building? No</w:t>
      </w:r>
      <w:r w:rsidR="00647B72">
        <w:rPr>
          <w:rFonts w:ascii="Arial" w:hAnsi="Arial" w:cs="Arial"/>
          <w:sz w:val="28"/>
          <w:szCs w:val="28"/>
        </w:rPr>
        <w:t xml:space="preserve">. </w:t>
      </w:r>
      <w:proofErr w:type="spellStart"/>
      <w:r w:rsidR="00647B72">
        <w:rPr>
          <w:rFonts w:ascii="Arial" w:hAnsi="Arial" w:cs="Arial"/>
          <w:sz w:val="28"/>
          <w:szCs w:val="28"/>
        </w:rPr>
        <w:t>T</w:t>
      </w:r>
      <w:r w:rsidR="00F37E18" w:rsidRPr="00C034AB">
        <w:rPr>
          <w:rFonts w:ascii="Arial" w:hAnsi="Arial" w:cs="Arial"/>
          <w:sz w:val="28"/>
          <w:szCs w:val="28"/>
        </w:rPr>
        <w:t>aigara</w:t>
      </w:r>
      <w:proofErr w:type="spellEnd"/>
      <w:r w:rsidR="00F37E18" w:rsidRPr="00C034AB">
        <w:rPr>
          <w:rFonts w:ascii="Arial" w:hAnsi="Arial" w:cs="Arial"/>
          <w:sz w:val="28"/>
          <w:szCs w:val="28"/>
        </w:rPr>
        <w:t xml:space="preserve"> </w:t>
      </w:r>
      <w:proofErr w:type="spellStart"/>
      <w:r w:rsidR="00F37E18" w:rsidRPr="00C034AB">
        <w:rPr>
          <w:rFonts w:ascii="Arial" w:hAnsi="Arial" w:cs="Arial"/>
          <w:sz w:val="28"/>
          <w:szCs w:val="28"/>
        </w:rPr>
        <w:t>muma</w:t>
      </w:r>
      <w:proofErr w:type="spellEnd"/>
      <w:r w:rsidR="00F37E18" w:rsidRPr="00C034AB">
        <w:rPr>
          <w:rFonts w:ascii="Arial" w:hAnsi="Arial" w:cs="Arial"/>
          <w:sz w:val="28"/>
          <w:szCs w:val="28"/>
        </w:rPr>
        <w:t xml:space="preserve"> semi- detached houses </w:t>
      </w:r>
      <w:proofErr w:type="spellStart"/>
      <w:r w:rsidR="00534101">
        <w:rPr>
          <w:rFonts w:ascii="Arial" w:hAnsi="Arial" w:cs="Arial"/>
          <w:sz w:val="28"/>
          <w:szCs w:val="28"/>
        </w:rPr>
        <w:t>handitika</w:t>
      </w:r>
      <w:proofErr w:type="spellEnd"/>
      <w:r w:rsidR="00534101">
        <w:rPr>
          <w:rFonts w:ascii="Arial" w:hAnsi="Arial" w:cs="Arial"/>
          <w:sz w:val="28"/>
          <w:szCs w:val="28"/>
        </w:rPr>
        <w:t>.</w:t>
      </w:r>
      <w:r w:rsidR="003A206E" w:rsidRPr="003A206E">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717611">
        <w:rPr>
          <w:rFonts w:ascii="Arial" w:hAnsi="Arial" w:cs="Arial"/>
          <w:sz w:val="28"/>
          <w:szCs w:val="28"/>
        </w:rPr>
        <w:t>N</w:t>
      </w:r>
      <w:r w:rsidR="00C034AB" w:rsidRPr="00C034AB">
        <w:rPr>
          <w:rFonts w:ascii="Arial" w:hAnsi="Arial" w:cs="Arial"/>
          <w:sz w:val="28"/>
          <w:szCs w:val="28"/>
        </w:rPr>
        <w:t>dozvatakakura</w:t>
      </w:r>
      <w:proofErr w:type="spellEnd"/>
      <w:r w:rsidR="00C034AB" w:rsidRPr="00C034AB">
        <w:rPr>
          <w:rFonts w:ascii="Arial" w:hAnsi="Arial" w:cs="Arial"/>
          <w:sz w:val="28"/>
          <w:szCs w:val="28"/>
        </w:rPr>
        <w:t xml:space="preserve"> </w:t>
      </w:r>
      <w:proofErr w:type="spellStart"/>
      <w:r w:rsidR="00C034AB" w:rsidRPr="00C034AB">
        <w:rPr>
          <w:rFonts w:ascii="Arial" w:hAnsi="Arial" w:cs="Arial"/>
          <w:sz w:val="28"/>
          <w:szCs w:val="28"/>
        </w:rPr>
        <w:t>tichiita</w:t>
      </w:r>
      <w:proofErr w:type="spellEnd"/>
      <w:r w:rsidR="00311AFC">
        <w:rPr>
          <w:rFonts w:ascii="Arial" w:hAnsi="Arial" w:cs="Arial"/>
          <w:sz w:val="28"/>
          <w:szCs w:val="28"/>
        </w:rPr>
        <w:t>.</w:t>
      </w:r>
    </w:p>
    <w:p w14:paraId="5ACA2C08" w14:textId="70BF1B0F" w:rsidR="00F37E18" w:rsidRDefault="0029542D" w:rsidP="00EE1207">
      <w:pPr>
        <w:jc w:val="both"/>
        <w:rPr>
          <w:rFonts w:ascii="Arial" w:hAnsi="Arial" w:cs="Arial"/>
          <w:sz w:val="28"/>
          <w:szCs w:val="28"/>
        </w:rPr>
      </w:pPr>
      <w:r>
        <w:rPr>
          <w:rFonts w:ascii="Arial" w:hAnsi="Arial" w:cs="Arial"/>
          <w:sz w:val="28"/>
          <w:szCs w:val="28"/>
          <w:vertAlign w:val="superscript"/>
        </w:rPr>
        <w:t xml:space="preserve">31 </w:t>
      </w:r>
      <w:r w:rsidR="001772AF" w:rsidRPr="00C034AB">
        <w:rPr>
          <w:rFonts w:ascii="Arial" w:hAnsi="Arial" w:cs="Arial"/>
          <w:sz w:val="28"/>
          <w:szCs w:val="28"/>
        </w:rPr>
        <w:t>Inini,</w:t>
      </w:r>
      <w:r w:rsidR="00C034AB" w:rsidRPr="00C034AB">
        <w:rPr>
          <w:rFonts w:ascii="Arial" w:hAnsi="Arial" w:cs="Arial"/>
          <w:sz w:val="28"/>
          <w:szCs w:val="28"/>
        </w:rPr>
        <w:t xml:space="preserve"> I grew up in Alaska where we used </w:t>
      </w:r>
      <w:r w:rsidR="006B18D3">
        <w:rPr>
          <w:rFonts w:ascii="Arial" w:hAnsi="Arial" w:cs="Arial"/>
          <w:sz w:val="28"/>
          <w:szCs w:val="28"/>
        </w:rPr>
        <w:t>a</w:t>
      </w:r>
      <w:r w:rsidR="00C034AB" w:rsidRPr="00C034AB">
        <w:rPr>
          <w:rFonts w:ascii="Arial" w:hAnsi="Arial" w:cs="Arial"/>
          <w:sz w:val="28"/>
          <w:szCs w:val="28"/>
        </w:rPr>
        <w:t xml:space="preserve"> common toilet</w:t>
      </w:r>
      <w:r w:rsidR="006E1FF5">
        <w:rPr>
          <w:rFonts w:ascii="Arial" w:hAnsi="Arial" w:cs="Arial"/>
          <w:sz w:val="28"/>
          <w:szCs w:val="28"/>
        </w:rPr>
        <w:t>,</w:t>
      </w:r>
      <w:r w:rsidR="00C034AB" w:rsidRPr="00C034AB">
        <w:rPr>
          <w:rFonts w:ascii="Arial" w:hAnsi="Arial" w:cs="Arial"/>
          <w:sz w:val="28"/>
          <w:szCs w:val="28"/>
        </w:rPr>
        <w:t xml:space="preserve"> and the toilet was </w:t>
      </w:r>
      <w:commentRangeStart w:id="11"/>
      <w:commentRangeStart w:id="12"/>
      <w:proofErr w:type="spellStart"/>
      <w:r w:rsidR="00C034AB" w:rsidRPr="00C034AB">
        <w:rPr>
          <w:rFonts w:ascii="Arial" w:hAnsi="Arial" w:cs="Arial"/>
          <w:sz w:val="28"/>
          <w:szCs w:val="28"/>
        </w:rPr>
        <w:t>fanga</w:t>
      </w:r>
      <w:commentRangeEnd w:id="11"/>
      <w:proofErr w:type="spellEnd"/>
      <w:r w:rsidR="00F82F81">
        <w:rPr>
          <w:rStyle w:val="CommentReference"/>
        </w:rPr>
        <w:commentReference w:id="11"/>
      </w:r>
      <w:commentRangeEnd w:id="12"/>
      <w:r w:rsidR="003D2D61">
        <w:rPr>
          <w:rStyle w:val="CommentReference"/>
        </w:rPr>
        <w:commentReference w:id="12"/>
      </w:r>
      <w:r w:rsidR="00C034AB" w:rsidRPr="00C034AB">
        <w:rPr>
          <w:rFonts w:ascii="Arial" w:hAnsi="Arial" w:cs="Arial"/>
          <w:sz w:val="28"/>
          <w:szCs w:val="28"/>
        </w:rPr>
        <w:t xml:space="preserve"> kune </w:t>
      </w:r>
      <w:r w:rsidR="00E91507" w:rsidRPr="00C034AB">
        <w:rPr>
          <w:rFonts w:ascii="Arial" w:hAnsi="Arial" w:cs="Arial"/>
          <w:sz w:val="28"/>
          <w:szCs w:val="28"/>
        </w:rPr>
        <w:t>main house</w:t>
      </w:r>
      <w:r w:rsidR="00C034AB" w:rsidRPr="00C034AB">
        <w:rPr>
          <w:rFonts w:ascii="Arial" w:hAnsi="Arial" w:cs="Arial"/>
          <w:sz w:val="28"/>
          <w:szCs w:val="28"/>
        </w:rPr>
        <w:t xml:space="preserve"> uko, ini ndiri </w:t>
      </w:r>
      <w:proofErr w:type="spellStart"/>
      <w:r w:rsidR="00C034AB" w:rsidRPr="00C034AB">
        <w:rPr>
          <w:rFonts w:ascii="Arial" w:hAnsi="Arial" w:cs="Arial"/>
          <w:sz w:val="28"/>
          <w:szCs w:val="28"/>
        </w:rPr>
        <w:t>kunoku</w:t>
      </w:r>
      <w:proofErr w:type="spellEnd"/>
      <w:r w:rsidR="00BA10BE">
        <w:rPr>
          <w:rFonts w:ascii="Arial" w:hAnsi="Arial" w:cs="Arial"/>
          <w:sz w:val="28"/>
          <w:szCs w:val="28"/>
        </w:rPr>
        <w:t>. I</w:t>
      </w:r>
      <w:r w:rsidR="00C034AB" w:rsidRPr="00C034AB">
        <w:rPr>
          <w:rFonts w:ascii="Arial" w:hAnsi="Arial" w:cs="Arial"/>
          <w:sz w:val="28"/>
          <w:szCs w:val="28"/>
        </w:rPr>
        <w:t xml:space="preserve">ni ndiri </w:t>
      </w:r>
      <w:proofErr w:type="spellStart"/>
      <w:r w:rsidR="00C034AB" w:rsidRPr="00C034AB">
        <w:rPr>
          <w:rFonts w:ascii="Arial" w:hAnsi="Arial" w:cs="Arial"/>
          <w:sz w:val="28"/>
          <w:szCs w:val="28"/>
        </w:rPr>
        <w:t>kunoku</w:t>
      </w:r>
      <w:proofErr w:type="spellEnd"/>
      <w:r w:rsidR="00C034AB" w:rsidRPr="00C034AB">
        <w:rPr>
          <w:rFonts w:ascii="Arial" w:hAnsi="Arial" w:cs="Arial"/>
          <w:sz w:val="28"/>
          <w:szCs w:val="28"/>
        </w:rPr>
        <w:t xml:space="preserve"> imagine</w:t>
      </w:r>
      <w:r w:rsidR="00797001">
        <w:rPr>
          <w:rFonts w:ascii="Arial" w:hAnsi="Arial" w:cs="Arial"/>
          <w:sz w:val="28"/>
          <w:szCs w:val="28"/>
        </w:rPr>
        <w:t>.</w:t>
      </w:r>
      <w:r w:rsidR="00C034AB" w:rsidRPr="00C034AB">
        <w:rPr>
          <w:rFonts w:ascii="Arial" w:hAnsi="Arial" w:cs="Arial"/>
          <w:sz w:val="28"/>
          <w:szCs w:val="28"/>
        </w:rPr>
        <w:t xml:space="preserve"> </w:t>
      </w:r>
      <w:r w:rsidR="00797001">
        <w:rPr>
          <w:rFonts w:ascii="Arial" w:hAnsi="Arial" w:cs="Arial"/>
          <w:sz w:val="28"/>
          <w:szCs w:val="28"/>
        </w:rPr>
        <w:t>S</w:t>
      </w:r>
      <w:r w:rsidR="00C034AB" w:rsidRPr="00C034AB">
        <w:rPr>
          <w:rFonts w:ascii="Arial" w:hAnsi="Arial" w:cs="Arial"/>
          <w:sz w:val="28"/>
          <w:szCs w:val="28"/>
        </w:rPr>
        <w:t>o, you</w:t>
      </w:r>
      <w:r w:rsidR="00B747DA">
        <w:rPr>
          <w:rFonts w:ascii="Arial" w:hAnsi="Arial" w:cs="Arial"/>
          <w:sz w:val="28"/>
          <w:szCs w:val="28"/>
        </w:rPr>
        <w:t xml:space="preserve"> woul</w:t>
      </w:r>
      <w:r w:rsidR="00C034AB" w:rsidRPr="00C034AB">
        <w:rPr>
          <w:rFonts w:ascii="Arial" w:hAnsi="Arial" w:cs="Arial"/>
          <w:sz w:val="28"/>
          <w:szCs w:val="28"/>
        </w:rPr>
        <w:t xml:space="preserve">d wake up in the morning </w:t>
      </w:r>
      <w:proofErr w:type="spellStart"/>
      <w:r w:rsidR="000805A0">
        <w:rPr>
          <w:rFonts w:ascii="Arial" w:hAnsi="Arial" w:cs="Arial"/>
          <w:sz w:val="28"/>
          <w:szCs w:val="28"/>
        </w:rPr>
        <w:t>i</w:t>
      </w:r>
      <w:r w:rsidR="00C034AB" w:rsidRPr="00C034AB">
        <w:rPr>
          <w:rFonts w:ascii="Arial" w:hAnsi="Arial" w:cs="Arial"/>
          <w:sz w:val="28"/>
          <w:szCs w:val="28"/>
        </w:rPr>
        <w:t>-</w:t>
      </w:r>
      <w:r w:rsidR="000805A0">
        <w:rPr>
          <w:rFonts w:ascii="Arial" w:hAnsi="Arial" w:cs="Arial"/>
          <w:sz w:val="28"/>
          <w:szCs w:val="28"/>
        </w:rPr>
        <w:t>i</w:t>
      </w:r>
      <w:proofErr w:type="spellEnd"/>
      <w:r w:rsidR="000805A0">
        <w:rPr>
          <w:rFonts w:ascii="Arial" w:hAnsi="Arial" w:cs="Arial"/>
          <w:sz w:val="28"/>
          <w:szCs w:val="28"/>
        </w:rPr>
        <w:t>…</w:t>
      </w:r>
      <w:r w:rsidR="00C034AB" w:rsidRPr="00C034AB">
        <w:rPr>
          <w:rFonts w:ascii="Arial" w:hAnsi="Arial" w:cs="Arial"/>
          <w:sz w:val="28"/>
          <w:szCs w:val="28"/>
        </w:rPr>
        <w:t xml:space="preserve"> at night kana </w:t>
      </w:r>
      <w:proofErr w:type="spellStart"/>
      <w:r w:rsidR="00C034AB" w:rsidRPr="00C034AB">
        <w:rPr>
          <w:rFonts w:ascii="Arial" w:hAnsi="Arial" w:cs="Arial"/>
          <w:sz w:val="28"/>
          <w:szCs w:val="28"/>
        </w:rPr>
        <w:t>une</w:t>
      </w:r>
      <w:proofErr w:type="spellEnd"/>
      <w:r w:rsidR="00C034AB" w:rsidRPr="00C034AB">
        <w:rPr>
          <w:rFonts w:ascii="Arial" w:hAnsi="Arial" w:cs="Arial"/>
          <w:sz w:val="28"/>
          <w:szCs w:val="28"/>
        </w:rPr>
        <w:t xml:space="preserve"> </w:t>
      </w:r>
      <w:proofErr w:type="spellStart"/>
      <w:r w:rsidR="00C034AB" w:rsidRPr="00C034AB">
        <w:rPr>
          <w:rFonts w:ascii="Arial" w:hAnsi="Arial" w:cs="Arial"/>
          <w:sz w:val="28"/>
          <w:szCs w:val="28"/>
        </w:rPr>
        <w:t>manyoka</w:t>
      </w:r>
      <w:proofErr w:type="spellEnd"/>
      <w:r w:rsidR="00C034AB" w:rsidRPr="00C034AB">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B747DA">
        <w:rPr>
          <w:rFonts w:ascii="Arial" w:hAnsi="Arial" w:cs="Arial"/>
          <w:sz w:val="28"/>
          <w:szCs w:val="28"/>
        </w:rPr>
        <w:t xml:space="preserve"> </w:t>
      </w:r>
      <w:r w:rsidR="009800C1" w:rsidRPr="009800C1">
        <w:rPr>
          <w:rFonts w:ascii="Arial" w:hAnsi="Arial" w:cs="Arial"/>
          <w:sz w:val="18"/>
          <w:szCs w:val="28"/>
        </w:rPr>
        <w:t>[Congregation laughs]</w:t>
      </w:r>
      <w:r w:rsidR="00C034AB" w:rsidRPr="00C034AB">
        <w:rPr>
          <w:rFonts w:ascii="Arial" w:hAnsi="Arial" w:cs="Arial"/>
          <w:sz w:val="28"/>
          <w:szCs w:val="28"/>
        </w:rPr>
        <w:t xml:space="preserve"> </w:t>
      </w:r>
      <w:r w:rsidR="0065303E">
        <w:rPr>
          <w:rFonts w:ascii="Arial" w:hAnsi="Arial" w:cs="Arial"/>
          <w:sz w:val="28"/>
          <w:szCs w:val="28"/>
        </w:rPr>
        <w:t>K</w:t>
      </w:r>
      <w:r w:rsidR="00C034AB" w:rsidRPr="00C034AB">
        <w:rPr>
          <w:rFonts w:ascii="Arial" w:hAnsi="Arial" w:cs="Arial"/>
          <w:sz w:val="28"/>
          <w:szCs w:val="28"/>
        </w:rPr>
        <w:t xml:space="preserve">uti uende </w:t>
      </w:r>
      <w:proofErr w:type="spellStart"/>
      <w:r w:rsidR="00C034AB" w:rsidRPr="00C034AB">
        <w:rPr>
          <w:rFonts w:ascii="Arial" w:hAnsi="Arial" w:cs="Arial"/>
          <w:sz w:val="28"/>
          <w:szCs w:val="28"/>
        </w:rPr>
        <w:t>kutoi</w:t>
      </w:r>
      <w:r w:rsidR="00730948">
        <w:rPr>
          <w:rFonts w:ascii="Arial" w:hAnsi="Arial" w:cs="Arial"/>
          <w:sz w:val="28"/>
          <w:szCs w:val="28"/>
        </w:rPr>
        <w:t>r</w:t>
      </w:r>
      <w:r w:rsidR="00C034AB" w:rsidRPr="00C034AB">
        <w:rPr>
          <w:rFonts w:ascii="Arial" w:hAnsi="Arial" w:cs="Arial"/>
          <w:sz w:val="28"/>
          <w:szCs w:val="28"/>
        </w:rPr>
        <w:t>et</w:t>
      </w:r>
      <w:r w:rsidR="00730948">
        <w:rPr>
          <w:rFonts w:ascii="Arial" w:hAnsi="Arial" w:cs="Arial"/>
          <w:sz w:val="28"/>
          <w:szCs w:val="28"/>
        </w:rPr>
        <w:t>i</w:t>
      </w:r>
      <w:proofErr w:type="spellEnd"/>
      <w:r w:rsidR="00C034AB" w:rsidRPr="00C034AB">
        <w:rPr>
          <w:rFonts w:ascii="Arial" w:hAnsi="Arial" w:cs="Arial"/>
          <w:sz w:val="28"/>
          <w:szCs w:val="28"/>
        </w:rPr>
        <w:t xml:space="preserve"> iri </w:t>
      </w:r>
      <w:proofErr w:type="spellStart"/>
      <w:r w:rsidR="00C034AB" w:rsidRPr="00C034AB">
        <w:rPr>
          <w:rFonts w:ascii="Arial" w:hAnsi="Arial" w:cs="Arial"/>
          <w:sz w:val="28"/>
          <w:szCs w:val="28"/>
        </w:rPr>
        <w:t>kuzasi</w:t>
      </w:r>
      <w:proofErr w:type="spellEnd"/>
      <w:r w:rsidR="00C034AB" w:rsidRPr="00C034AB">
        <w:rPr>
          <w:rFonts w:ascii="Arial" w:hAnsi="Arial" w:cs="Arial"/>
          <w:sz w:val="28"/>
          <w:szCs w:val="28"/>
        </w:rPr>
        <w:t xml:space="preserve"> uko</w:t>
      </w:r>
      <w:r w:rsidR="00B747DA">
        <w:rPr>
          <w:rFonts w:ascii="Arial" w:hAnsi="Arial" w:cs="Arial"/>
          <w:sz w:val="28"/>
          <w:szCs w:val="28"/>
        </w:rPr>
        <w:t xml:space="preserve">. </w:t>
      </w:r>
      <w:r w:rsidR="00C034AB" w:rsidRPr="00C034AB">
        <w:rPr>
          <w:rFonts w:ascii="Arial" w:hAnsi="Arial" w:cs="Arial"/>
          <w:sz w:val="28"/>
          <w:szCs w:val="28"/>
        </w:rPr>
        <w:t xml:space="preserve"> </w:t>
      </w:r>
      <w:r w:rsidR="00B747DA">
        <w:rPr>
          <w:rFonts w:ascii="Arial" w:hAnsi="Arial" w:cs="Arial"/>
          <w:sz w:val="28"/>
          <w:szCs w:val="28"/>
        </w:rPr>
        <w:t>A</w:t>
      </w:r>
      <w:r w:rsidR="00C034AB" w:rsidRPr="00C034AB">
        <w:rPr>
          <w:rFonts w:ascii="Arial" w:hAnsi="Arial" w:cs="Arial"/>
          <w:sz w:val="28"/>
          <w:szCs w:val="28"/>
        </w:rPr>
        <w:t xml:space="preserve">nd </w:t>
      </w:r>
      <w:r w:rsidR="00730948" w:rsidRPr="00C034AB">
        <w:rPr>
          <w:rFonts w:ascii="Arial" w:hAnsi="Arial" w:cs="Arial"/>
          <w:sz w:val="28"/>
          <w:szCs w:val="28"/>
        </w:rPr>
        <w:t>I</w:t>
      </w:r>
      <w:r w:rsidR="00C034AB" w:rsidRPr="00C034AB">
        <w:rPr>
          <w:rFonts w:ascii="Arial" w:hAnsi="Arial" w:cs="Arial"/>
          <w:sz w:val="28"/>
          <w:szCs w:val="28"/>
        </w:rPr>
        <w:t xml:space="preserve"> know one time after</w:t>
      </w:r>
      <w:r w:rsidR="00B747DA">
        <w:rPr>
          <w:rFonts w:ascii="Arial" w:hAnsi="Arial" w:cs="Arial"/>
          <w:sz w:val="28"/>
          <w:szCs w:val="28"/>
        </w:rPr>
        <w:t>,</w:t>
      </w:r>
      <w:r w:rsidR="00C034AB" w:rsidRPr="00C034AB">
        <w:rPr>
          <w:rFonts w:ascii="Arial" w:hAnsi="Arial" w:cs="Arial"/>
          <w:sz w:val="28"/>
          <w:szCs w:val="28"/>
        </w:rPr>
        <w:t xml:space="preserve"> it was after Christmas vana </w:t>
      </w:r>
      <w:proofErr w:type="spellStart"/>
      <w:r w:rsidR="00C034AB" w:rsidRPr="00C034AB">
        <w:rPr>
          <w:rFonts w:ascii="Arial" w:hAnsi="Arial" w:cs="Arial"/>
          <w:sz w:val="28"/>
          <w:szCs w:val="28"/>
        </w:rPr>
        <w:t>mainini</w:t>
      </w:r>
      <w:proofErr w:type="spellEnd"/>
      <w:r w:rsidR="00C034AB" w:rsidRPr="00C034AB">
        <w:rPr>
          <w:rFonts w:ascii="Arial" w:hAnsi="Arial" w:cs="Arial"/>
          <w:sz w:val="28"/>
          <w:szCs w:val="28"/>
        </w:rPr>
        <w:t xml:space="preserve"> vangu vauya</w:t>
      </w:r>
      <w:r w:rsidR="00BD5CF1">
        <w:rPr>
          <w:rFonts w:ascii="Arial" w:hAnsi="Arial" w:cs="Arial"/>
          <w:sz w:val="28"/>
          <w:szCs w:val="28"/>
        </w:rPr>
        <w:t>,</w:t>
      </w:r>
      <w:r w:rsidR="00C034AB" w:rsidRPr="00C034AB">
        <w:rPr>
          <w:rFonts w:ascii="Arial" w:hAnsi="Arial" w:cs="Arial"/>
          <w:sz w:val="28"/>
          <w:szCs w:val="28"/>
        </w:rPr>
        <w:t xml:space="preserve"> vana Mai Bella</w:t>
      </w:r>
      <w:r w:rsidR="00BD5CF1">
        <w:rPr>
          <w:rFonts w:ascii="Arial" w:hAnsi="Arial" w:cs="Arial"/>
          <w:sz w:val="28"/>
          <w:szCs w:val="28"/>
        </w:rPr>
        <w:t>.</w:t>
      </w:r>
      <w:r w:rsidR="00C034AB" w:rsidRPr="00C034AB">
        <w:rPr>
          <w:rFonts w:ascii="Arial" w:hAnsi="Arial" w:cs="Arial"/>
          <w:sz w:val="28"/>
          <w:szCs w:val="28"/>
        </w:rPr>
        <w:t xml:space="preserve"> I remember that very well</w:t>
      </w:r>
      <w:r w:rsidR="00DC71DF">
        <w:rPr>
          <w:rFonts w:ascii="Arial" w:hAnsi="Arial" w:cs="Arial"/>
          <w:sz w:val="28"/>
          <w:szCs w:val="28"/>
        </w:rPr>
        <w:t>,</w:t>
      </w:r>
      <w:r w:rsidR="00C034AB" w:rsidRPr="00C034AB">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DC71DF">
        <w:rPr>
          <w:rFonts w:ascii="Arial" w:hAnsi="Arial" w:cs="Arial"/>
          <w:sz w:val="28"/>
          <w:szCs w:val="28"/>
        </w:rPr>
        <w:t xml:space="preserve">. </w:t>
      </w:r>
      <w:proofErr w:type="spellStart"/>
      <w:r w:rsidR="00DC71DF">
        <w:rPr>
          <w:rFonts w:ascii="Arial" w:hAnsi="Arial" w:cs="Arial"/>
          <w:sz w:val="28"/>
          <w:szCs w:val="28"/>
        </w:rPr>
        <w:t>N</w:t>
      </w:r>
      <w:r w:rsidR="00C034AB" w:rsidRPr="00C034AB">
        <w:rPr>
          <w:rFonts w:ascii="Arial" w:hAnsi="Arial" w:cs="Arial"/>
          <w:sz w:val="28"/>
          <w:szCs w:val="28"/>
        </w:rPr>
        <w:t>dakazviitira</w:t>
      </w:r>
      <w:proofErr w:type="spellEnd"/>
      <w:r w:rsidR="00C034AB" w:rsidRPr="00C034AB">
        <w:rPr>
          <w:rFonts w:ascii="Arial" w:hAnsi="Arial" w:cs="Arial"/>
          <w:sz w:val="28"/>
          <w:szCs w:val="28"/>
        </w:rPr>
        <w:t xml:space="preserve"> </w:t>
      </w:r>
      <w:proofErr w:type="spellStart"/>
      <w:r w:rsidR="00C034AB" w:rsidRPr="00C034AB">
        <w:rPr>
          <w:rFonts w:ascii="Arial" w:hAnsi="Arial" w:cs="Arial"/>
          <w:sz w:val="28"/>
          <w:szCs w:val="28"/>
        </w:rPr>
        <w:t>kuzadza</w:t>
      </w:r>
      <w:proofErr w:type="spellEnd"/>
      <w:r w:rsidR="00C034AB" w:rsidRPr="00C034AB">
        <w:rPr>
          <w:rFonts w:ascii="Arial" w:hAnsi="Arial" w:cs="Arial"/>
          <w:sz w:val="28"/>
          <w:szCs w:val="28"/>
        </w:rPr>
        <w:t xml:space="preserve"> ma sheets ese,</w:t>
      </w:r>
      <w:r w:rsidR="008F1D53">
        <w:rPr>
          <w:rFonts w:ascii="Arial" w:hAnsi="Arial" w:cs="Arial"/>
          <w:sz w:val="28"/>
          <w:szCs w:val="28"/>
        </w:rPr>
        <w:t xml:space="preserve"> </w:t>
      </w:r>
      <w:r w:rsidR="009800C1" w:rsidRPr="009800C1">
        <w:rPr>
          <w:rFonts w:ascii="Arial" w:hAnsi="Arial" w:cs="Arial"/>
          <w:sz w:val="18"/>
          <w:szCs w:val="28"/>
        </w:rPr>
        <w:t>[Congregation laughs]</w:t>
      </w:r>
      <w:r w:rsidR="00C034AB" w:rsidRPr="00C034AB">
        <w:rPr>
          <w:rFonts w:ascii="Arial" w:hAnsi="Arial" w:cs="Arial"/>
          <w:sz w:val="28"/>
          <w:szCs w:val="28"/>
        </w:rPr>
        <w:t xml:space="preserve"> </w:t>
      </w:r>
      <w:proofErr w:type="spellStart"/>
      <w:r w:rsidR="00C034AB" w:rsidRPr="00C034AB">
        <w:rPr>
          <w:rFonts w:ascii="Arial" w:hAnsi="Arial" w:cs="Arial"/>
          <w:sz w:val="28"/>
          <w:szCs w:val="28"/>
        </w:rPr>
        <w:t>kuzadza</w:t>
      </w:r>
      <w:proofErr w:type="spellEnd"/>
      <w:r w:rsidR="00C034AB" w:rsidRPr="00C034AB">
        <w:rPr>
          <w:rFonts w:ascii="Arial" w:hAnsi="Arial" w:cs="Arial"/>
          <w:sz w:val="28"/>
          <w:szCs w:val="28"/>
        </w:rPr>
        <w:t xml:space="preserve"> ma shee</w:t>
      </w:r>
      <w:r w:rsidR="007E5D21">
        <w:rPr>
          <w:rFonts w:ascii="Arial" w:hAnsi="Arial" w:cs="Arial"/>
          <w:sz w:val="28"/>
          <w:szCs w:val="28"/>
        </w:rPr>
        <w:t>t,</w:t>
      </w:r>
      <w:r w:rsidR="00C034AB" w:rsidRPr="00C034AB">
        <w:rPr>
          <w:rFonts w:ascii="Arial" w:hAnsi="Arial" w:cs="Arial"/>
          <w:sz w:val="28"/>
          <w:szCs w:val="28"/>
        </w:rPr>
        <w:t xml:space="preserve"> vanhu </w:t>
      </w:r>
      <w:proofErr w:type="spellStart"/>
      <w:r w:rsidR="00C034AB" w:rsidRPr="00C034AB">
        <w:rPr>
          <w:rFonts w:ascii="Arial" w:hAnsi="Arial" w:cs="Arial"/>
          <w:sz w:val="28"/>
          <w:szCs w:val="28"/>
        </w:rPr>
        <w:t>vakasuka</w:t>
      </w:r>
      <w:proofErr w:type="spellEnd"/>
      <w:r w:rsidR="00C034AB" w:rsidRPr="00C034AB">
        <w:rPr>
          <w:rFonts w:ascii="Arial" w:hAnsi="Arial" w:cs="Arial"/>
          <w:sz w:val="28"/>
          <w:szCs w:val="28"/>
        </w:rPr>
        <w:t xml:space="preserve"> ma sheets </w:t>
      </w:r>
      <w:proofErr w:type="spellStart"/>
      <w:r w:rsidR="00C034AB" w:rsidRPr="00C034AB">
        <w:rPr>
          <w:rFonts w:ascii="Arial" w:hAnsi="Arial" w:cs="Arial"/>
          <w:sz w:val="28"/>
          <w:szCs w:val="28"/>
        </w:rPr>
        <w:t>husiku</w:t>
      </w:r>
      <w:proofErr w:type="spellEnd"/>
      <w:r w:rsidR="00C034AB" w:rsidRPr="00C034AB">
        <w:rPr>
          <w:rFonts w:ascii="Arial" w:hAnsi="Arial" w:cs="Arial"/>
          <w:sz w:val="28"/>
          <w:szCs w:val="28"/>
        </w:rPr>
        <w:t xml:space="preserve"> </w:t>
      </w:r>
      <w:proofErr w:type="spellStart"/>
      <w:r w:rsidR="00C034AB" w:rsidRPr="00C034AB">
        <w:rPr>
          <w:rFonts w:ascii="Arial" w:hAnsi="Arial" w:cs="Arial"/>
          <w:sz w:val="28"/>
          <w:szCs w:val="28"/>
        </w:rPr>
        <w:t>na-na</w:t>
      </w:r>
      <w:proofErr w:type="spellEnd"/>
      <w:r w:rsidR="00C034AB" w:rsidRPr="00C034AB">
        <w:rPr>
          <w:rFonts w:ascii="Arial" w:hAnsi="Arial" w:cs="Arial"/>
          <w:sz w:val="28"/>
          <w:szCs w:val="28"/>
        </w:rPr>
        <w:t xml:space="preserve"> f-</w:t>
      </w:r>
      <w:proofErr w:type="spellStart"/>
      <w:r w:rsidR="00C034AB" w:rsidRPr="00C034AB">
        <w:rPr>
          <w:rFonts w:ascii="Arial" w:hAnsi="Arial" w:cs="Arial"/>
          <w:sz w:val="28"/>
          <w:szCs w:val="28"/>
        </w:rPr>
        <w:t>na</w:t>
      </w:r>
      <w:proofErr w:type="spellEnd"/>
      <w:r w:rsidR="00C034AB" w:rsidRPr="00C034AB">
        <w:rPr>
          <w:rFonts w:ascii="Arial" w:hAnsi="Arial" w:cs="Arial"/>
          <w:sz w:val="28"/>
          <w:szCs w:val="28"/>
        </w:rPr>
        <w:t xml:space="preserve"> two am. </w:t>
      </w:r>
      <w:r w:rsidR="00C034AB" w:rsidRPr="009800C1">
        <w:rPr>
          <w:rFonts w:ascii="Arial" w:hAnsi="Arial" w:cs="Arial"/>
          <w:sz w:val="18"/>
          <w:szCs w:val="18"/>
        </w:rPr>
        <w:t>[Apostle Gumbura chuckles]</w:t>
      </w:r>
    </w:p>
    <w:p w14:paraId="0C38AAF0" w14:textId="222EB9AC" w:rsidR="00606716" w:rsidRPr="009800C1" w:rsidRDefault="0029542D" w:rsidP="00EE1207">
      <w:pPr>
        <w:jc w:val="both"/>
        <w:rPr>
          <w:rFonts w:ascii="Arial" w:hAnsi="Arial" w:cs="Arial"/>
          <w:sz w:val="18"/>
          <w:szCs w:val="18"/>
        </w:rPr>
      </w:pPr>
      <w:r>
        <w:rPr>
          <w:rFonts w:ascii="Arial" w:hAnsi="Arial" w:cs="Arial"/>
          <w:sz w:val="28"/>
          <w:szCs w:val="28"/>
          <w:vertAlign w:val="superscript"/>
        </w:rPr>
        <w:t xml:space="preserve">32 </w:t>
      </w:r>
      <w:r w:rsidR="00606716" w:rsidRPr="00606716">
        <w:rPr>
          <w:rFonts w:ascii="Arial" w:hAnsi="Arial" w:cs="Arial"/>
          <w:sz w:val="28"/>
          <w:szCs w:val="28"/>
        </w:rPr>
        <w:t xml:space="preserve">Mumba manga </w:t>
      </w:r>
      <w:proofErr w:type="spellStart"/>
      <w:r w:rsidR="00606716" w:rsidRPr="00606716">
        <w:rPr>
          <w:rFonts w:ascii="Arial" w:hAnsi="Arial" w:cs="Arial"/>
          <w:sz w:val="28"/>
          <w:szCs w:val="28"/>
        </w:rPr>
        <w:t>musisarasike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mamusararike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manje</w:t>
      </w:r>
      <w:proofErr w:type="spellEnd"/>
      <w:r w:rsidR="00606716" w:rsidRPr="00606716">
        <w:rPr>
          <w:rFonts w:ascii="Arial" w:hAnsi="Arial" w:cs="Arial"/>
          <w:sz w:val="28"/>
          <w:szCs w:val="28"/>
        </w:rPr>
        <w:t xml:space="preserve"> </w:t>
      </w:r>
      <w:commentRangeStart w:id="13"/>
      <w:commentRangeStart w:id="14"/>
      <w:r w:rsidR="00606716" w:rsidRPr="00606716">
        <w:rPr>
          <w:rFonts w:ascii="Arial" w:hAnsi="Arial" w:cs="Arial"/>
          <w:sz w:val="28"/>
          <w:szCs w:val="28"/>
        </w:rPr>
        <w:t>uko</w:t>
      </w:r>
      <w:commentRangeEnd w:id="13"/>
      <w:r w:rsidR="000244E2">
        <w:rPr>
          <w:rStyle w:val="CommentReference"/>
        </w:rPr>
        <w:commentReference w:id="13"/>
      </w:r>
      <w:commentRangeEnd w:id="14"/>
      <w:r w:rsidR="008765AB">
        <w:rPr>
          <w:rStyle w:val="CommentReference"/>
        </w:rPr>
        <w:commentReference w:id="14"/>
      </w:r>
      <w:r w:rsidR="00606716" w:rsidRPr="00606716">
        <w:rPr>
          <w:rFonts w:ascii="Arial" w:hAnsi="Arial" w:cs="Arial"/>
          <w:sz w:val="28"/>
          <w:szCs w:val="28"/>
        </w:rPr>
        <w:t xml:space="preserve"> because </w:t>
      </w:r>
      <w:proofErr w:type="spellStart"/>
      <w:r w:rsidR="00606716" w:rsidRPr="00606716">
        <w:rPr>
          <w:rFonts w:ascii="Arial" w:hAnsi="Arial" w:cs="Arial"/>
          <w:sz w:val="28"/>
          <w:szCs w:val="28"/>
        </w:rPr>
        <w:t>ndandanzwa</w:t>
      </w:r>
      <w:proofErr w:type="spellEnd"/>
      <w:r w:rsidR="00321BFA">
        <w:rPr>
          <w:rFonts w:ascii="Arial" w:hAnsi="Arial" w:cs="Arial"/>
          <w:sz w:val="28"/>
          <w:szCs w:val="28"/>
        </w:rPr>
        <w:t>…</w:t>
      </w:r>
      <w:r w:rsidR="00606716" w:rsidRPr="00606716">
        <w:rPr>
          <w:rFonts w:ascii="Arial" w:hAnsi="Arial" w:cs="Arial"/>
          <w:sz w:val="28"/>
          <w:szCs w:val="28"/>
        </w:rPr>
        <w:t xml:space="preserve"> ku </w:t>
      </w:r>
      <w:r w:rsidR="00606716" w:rsidRPr="00CC26BA">
        <w:rPr>
          <w:rFonts w:ascii="Arial" w:hAnsi="Arial" w:cs="Arial"/>
          <w:i/>
          <w:iCs/>
          <w:sz w:val="28"/>
          <w:szCs w:val="28"/>
        </w:rPr>
        <w:t>mess-</w:t>
      </w:r>
      <w:proofErr w:type="gramStart"/>
      <w:r w:rsidR="00606716" w:rsidRPr="00CC26BA">
        <w:rPr>
          <w:rFonts w:ascii="Arial" w:hAnsi="Arial" w:cs="Arial"/>
          <w:i/>
          <w:iCs/>
          <w:sz w:val="28"/>
          <w:szCs w:val="28"/>
        </w:rPr>
        <w:t>a</w:t>
      </w:r>
      <w:proofErr w:type="gramEnd"/>
      <w:r w:rsidR="00606716" w:rsidRPr="00606716">
        <w:rPr>
          <w:rFonts w:ascii="Arial" w:hAnsi="Arial" w:cs="Arial"/>
          <w:sz w:val="28"/>
          <w:szCs w:val="28"/>
        </w:rPr>
        <w:t xml:space="preserve"> imba yose </w:t>
      </w:r>
      <w:proofErr w:type="spellStart"/>
      <w:r w:rsidR="00606716" w:rsidRPr="00606716">
        <w:rPr>
          <w:rFonts w:ascii="Arial" w:hAnsi="Arial" w:cs="Arial"/>
          <w:sz w:val="28"/>
          <w:szCs w:val="28"/>
        </w:rPr>
        <w:t>nekugutisa</w:t>
      </w:r>
      <w:proofErr w:type="spellEnd"/>
      <w:r w:rsidR="00961B06">
        <w:rPr>
          <w:rFonts w:ascii="Arial" w:hAnsi="Arial" w:cs="Arial"/>
          <w:sz w:val="28"/>
          <w:szCs w:val="28"/>
        </w:rPr>
        <w:t>.</w:t>
      </w:r>
      <w:r w:rsidR="00321BFA" w:rsidRPr="00321BFA">
        <w:rPr>
          <w:rStyle w:val="Heading1Char"/>
        </w:rPr>
        <w:t xml:space="preserve"> </w:t>
      </w:r>
      <w:r w:rsidR="00321BFA" w:rsidRPr="009800C1">
        <w:rPr>
          <w:rStyle w:val="cf01"/>
          <w:rFonts w:ascii="Arial" w:hAnsi="Arial" w:cs="Arial"/>
          <w:sz w:val="18"/>
          <w:szCs w:val="18"/>
        </w:rPr>
        <w:t xml:space="preserve">[Apostle and Congregation </w:t>
      </w:r>
      <w:r w:rsidR="008765AB" w:rsidRPr="009800C1">
        <w:rPr>
          <w:rStyle w:val="cf01"/>
          <w:rFonts w:ascii="Arial" w:hAnsi="Arial" w:cs="Arial"/>
          <w:sz w:val="18"/>
          <w:szCs w:val="18"/>
        </w:rPr>
        <w:t>laugh]</w:t>
      </w:r>
      <w:r w:rsidR="008765AB" w:rsidRPr="009800C1">
        <w:rPr>
          <w:rStyle w:val="cf01"/>
          <w:sz w:val="18"/>
          <w:szCs w:val="18"/>
        </w:rPr>
        <w:t xml:space="preserve"> </w:t>
      </w:r>
      <w:r w:rsidR="008765AB" w:rsidRPr="00606716">
        <w:rPr>
          <w:rFonts w:ascii="Arial" w:hAnsi="Arial" w:cs="Arial"/>
          <w:sz w:val="28"/>
          <w:szCs w:val="28"/>
        </w:rPr>
        <w:t>But</w:t>
      </w:r>
      <w:r w:rsidR="00606716" w:rsidRPr="00606716">
        <w:rPr>
          <w:rFonts w:ascii="Arial" w:hAnsi="Arial" w:cs="Arial"/>
          <w:sz w:val="28"/>
          <w:szCs w:val="28"/>
        </w:rPr>
        <w:t xml:space="preserve"> I know very well I was grown up</w:t>
      </w:r>
      <w:r w:rsidR="00CC26BA">
        <w:rPr>
          <w:rFonts w:ascii="Arial" w:hAnsi="Arial" w:cs="Arial"/>
          <w:sz w:val="28"/>
          <w:szCs w:val="28"/>
        </w:rPr>
        <w:t>,</w:t>
      </w:r>
      <w:r w:rsidR="00606716" w:rsidRPr="00606716">
        <w:rPr>
          <w:rFonts w:ascii="Arial" w:hAnsi="Arial" w:cs="Arial"/>
          <w:sz w:val="28"/>
          <w:szCs w:val="28"/>
        </w:rPr>
        <w:t xml:space="preserve"> I was big, I don't think </w:t>
      </w:r>
      <w:proofErr w:type="spellStart"/>
      <w:r w:rsidR="00606716" w:rsidRPr="00606716">
        <w:rPr>
          <w:rFonts w:ascii="Arial" w:hAnsi="Arial" w:cs="Arial"/>
          <w:sz w:val="28"/>
          <w:szCs w:val="28"/>
        </w:rPr>
        <w:t>ehh</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kwakava</w:t>
      </w:r>
      <w:proofErr w:type="spellEnd"/>
      <w:r w:rsidR="00606716" w:rsidRPr="00606716">
        <w:rPr>
          <w:rFonts w:ascii="Arial" w:hAnsi="Arial" w:cs="Arial"/>
          <w:sz w:val="28"/>
          <w:szCs w:val="28"/>
        </w:rPr>
        <w:t xml:space="preserve"> </w:t>
      </w:r>
      <w:r w:rsidR="00606716" w:rsidRPr="00606716">
        <w:rPr>
          <w:rFonts w:ascii="Arial" w:hAnsi="Arial" w:cs="Arial"/>
          <w:sz w:val="28"/>
          <w:szCs w:val="28"/>
        </w:rPr>
        <w:lastRenderedPageBreak/>
        <w:t xml:space="preserve">kutadza </w:t>
      </w:r>
      <w:proofErr w:type="spellStart"/>
      <w:r w:rsidR="00606716" w:rsidRPr="00606716">
        <w:rPr>
          <w:rFonts w:ascii="Arial" w:hAnsi="Arial" w:cs="Arial"/>
          <w:sz w:val="28"/>
          <w:szCs w:val="28"/>
        </w:rPr>
        <w:t>kuzvi</w:t>
      </w:r>
      <w:proofErr w:type="spellEnd"/>
      <w:r w:rsidR="00606716" w:rsidRPr="00606716">
        <w:rPr>
          <w:rFonts w:ascii="Arial" w:hAnsi="Arial" w:cs="Arial"/>
          <w:sz w:val="28"/>
          <w:szCs w:val="28"/>
        </w:rPr>
        <w:t xml:space="preserve"> </w:t>
      </w:r>
      <w:proofErr w:type="spellStart"/>
      <w:r w:rsidR="00606716" w:rsidRPr="00CC26BA">
        <w:rPr>
          <w:rFonts w:ascii="Arial" w:hAnsi="Arial" w:cs="Arial"/>
          <w:i/>
          <w:iCs/>
          <w:sz w:val="28"/>
          <w:szCs w:val="28"/>
        </w:rPr>
        <w:t>controll</w:t>
      </w:r>
      <w:proofErr w:type="spellEnd"/>
      <w:r w:rsidR="00606716" w:rsidRPr="00CC26BA">
        <w:rPr>
          <w:rFonts w:ascii="Arial" w:hAnsi="Arial" w:cs="Arial"/>
          <w:i/>
          <w:iCs/>
          <w:sz w:val="28"/>
          <w:szCs w:val="28"/>
        </w:rPr>
        <w:t>-a</w:t>
      </w:r>
      <w:r w:rsidR="0045524E">
        <w:rPr>
          <w:rFonts w:ascii="Arial" w:hAnsi="Arial" w:cs="Arial"/>
          <w:i/>
          <w:iCs/>
          <w:sz w:val="28"/>
          <w:szCs w:val="28"/>
        </w:rPr>
        <w:t>,</w:t>
      </w:r>
      <w:r w:rsidR="00606716" w:rsidRPr="00606716">
        <w:rPr>
          <w:rFonts w:ascii="Arial" w:hAnsi="Arial" w:cs="Arial"/>
          <w:sz w:val="28"/>
          <w:szCs w:val="28"/>
        </w:rPr>
        <w:t xml:space="preserve"> hwaive </w:t>
      </w:r>
      <w:proofErr w:type="spellStart"/>
      <w:r w:rsidR="00606716" w:rsidRPr="00606716">
        <w:rPr>
          <w:rFonts w:ascii="Arial" w:hAnsi="Arial" w:cs="Arial"/>
          <w:sz w:val="28"/>
          <w:szCs w:val="28"/>
        </w:rPr>
        <w:t>hunyope</w:t>
      </w:r>
      <w:proofErr w:type="spellEnd"/>
      <w:r w:rsidR="00606716" w:rsidRPr="00606716">
        <w:rPr>
          <w:rFonts w:ascii="Arial" w:hAnsi="Arial" w:cs="Arial"/>
          <w:sz w:val="28"/>
          <w:szCs w:val="28"/>
        </w:rPr>
        <w:t xml:space="preserve"> </w:t>
      </w:r>
      <w:proofErr w:type="spellStart"/>
      <w:r w:rsidR="00EB52B2">
        <w:rPr>
          <w:rFonts w:ascii="Arial" w:hAnsi="Arial" w:cs="Arial"/>
          <w:sz w:val="28"/>
          <w:szCs w:val="28"/>
        </w:rPr>
        <w:t>hwo</w:t>
      </w:r>
      <w:r w:rsidR="00606716" w:rsidRPr="00606716">
        <w:rPr>
          <w:rFonts w:ascii="Arial" w:hAnsi="Arial" w:cs="Arial"/>
          <w:sz w:val="28"/>
          <w:szCs w:val="28"/>
        </w:rPr>
        <w:t>kumuka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kudi</w:t>
      </w:r>
      <w:proofErr w:type="spellEnd"/>
      <w:r w:rsidR="00606716" w:rsidRPr="00606716">
        <w:rPr>
          <w:rFonts w:ascii="Arial" w:hAnsi="Arial" w:cs="Arial"/>
          <w:sz w:val="28"/>
          <w:szCs w:val="28"/>
        </w:rPr>
        <w:t>...?</w:t>
      </w:r>
      <w:r w:rsidR="000331D1" w:rsidRPr="000331D1">
        <w:rPr>
          <w:rStyle w:val="Heading1Char"/>
        </w:rPr>
        <w:t xml:space="preserve"> </w:t>
      </w:r>
      <w:r w:rsidR="000331D1" w:rsidRPr="009800C1">
        <w:rPr>
          <w:rStyle w:val="cf01"/>
          <w:sz w:val="18"/>
          <w:szCs w:val="18"/>
        </w:rPr>
        <w:t>[</w:t>
      </w:r>
      <w:r w:rsidR="000331D1" w:rsidRPr="009800C1">
        <w:rPr>
          <w:rStyle w:val="cf01"/>
          <w:rFonts w:ascii="Arial" w:hAnsi="Arial" w:cs="Arial"/>
          <w:sz w:val="18"/>
          <w:szCs w:val="18"/>
        </w:rPr>
        <w:t>Congregation laughs]</w:t>
      </w:r>
      <w:r w:rsidR="000331D1" w:rsidRPr="000331D1">
        <w:rPr>
          <w:rStyle w:val="cf01"/>
          <w:rFonts w:ascii="Arial" w:hAnsi="Arial" w:cs="Arial"/>
          <w:sz w:val="28"/>
          <w:szCs w:val="28"/>
        </w:rPr>
        <w:t xml:space="preserve"> </w:t>
      </w:r>
      <w:r w:rsidR="000331D1" w:rsidRPr="000331D1">
        <w:rPr>
          <w:rFonts w:ascii="Arial" w:hAnsi="Arial" w:cs="Arial"/>
          <w:sz w:val="28"/>
          <w:szCs w:val="28"/>
        </w:rPr>
        <w:t>Kwanga</w:t>
      </w:r>
      <w:r w:rsidR="00606716" w:rsidRPr="00606716">
        <w:rPr>
          <w:rFonts w:ascii="Arial" w:hAnsi="Arial" w:cs="Arial"/>
          <w:sz w:val="28"/>
          <w:szCs w:val="28"/>
        </w:rPr>
        <w:t xml:space="preserve"> kune </w:t>
      </w:r>
      <w:proofErr w:type="spellStart"/>
      <w:r w:rsidR="00606716" w:rsidRPr="00606716">
        <w:rPr>
          <w:rFonts w:ascii="Arial" w:hAnsi="Arial" w:cs="Arial"/>
          <w:sz w:val="28"/>
          <w:szCs w:val="28"/>
        </w:rPr>
        <w:t>toireti</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kwaive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kure</w:t>
      </w:r>
      <w:proofErr w:type="spellEnd"/>
      <w:r w:rsidR="000331D1">
        <w:rPr>
          <w:rFonts w:ascii="Arial" w:hAnsi="Arial" w:cs="Arial"/>
          <w:sz w:val="28"/>
          <w:szCs w:val="28"/>
        </w:rPr>
        <w:t xml:space="preserve">. </w:t>
      </w:r>
      <w:r w:rsidR="009800C1" w:rsidRPr="009800C1">
        <w:rPr>
          <w:rFonts w:ascii="Arial" w:hAnsi="Arial" w:cs="Arial"/>
          <w:sz w:val="18"/>
          <w:szCs w:val="28"/>
        </w:rPr>
        <w:t>[Apostle Gumbura chuckles]</w:t>
      </w:r>
      <w:r w:rsidR="00606716" w:rsidRPr="00606716">
        <w:rPr>
          <w:rFonts w:ascii="Arial" w:hAnsi="Arial" w:cs="Arial"/>
          <w:sz w:val="28"/>
          <w:szCs w:val="28"/>
        </w:rPr>
        <w:t xml:space="preserve"> </w:t>
      </w:r>
      <w:proofErr w:type="spellStart"/>
      <w:r w:rsidR="000331D1">
        <w:rPr>
          <w:rFonts w:ascii="Arial" w:hAnsi="Arial" w:cs="Arial"/>
          <w:sz w:val="28"/>
          <w:szCs w:val="28"/>
        </w:rPr>
        <w:t>Z</w:t>
      </w:r>
      <w:r w:rsidR="00606716" w:rsidRPr="00606716">
        <w:rPr>
          <w:rFonts w:ascii="Arial" w:hAnsi="Arial" w:cs="Arial"/>
          <w:sz w:val="28"/>
          <w:szCs w:val="28"/>
        </w:rPr>
        <w:t>vosangana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nehuhwana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huduku</w:t>
      </w:r>
      <w:proofErr w:type="spellEnd"/>
      <w:r w:rsidR="00606716" w:rsidRPr="00606716">
        <w:rPr>
          <w:rFonts w:ascii="Arial" w:hAnsi="Arial" w:cs="Arial"/>
          <w:sz w:val="28"/>
          <w:szCs w:val="28"/>
        </w:rPr>
        <w:t>, you messed up the whole thing</w:t>
      </w:r>
      <w:r w:rsidR="00CD3586">
        <w:rPr>
          <w:rFonts w:ascii="Arial" w:hAnsi="Arial" w:cs="Arial"/>
          <w:sz w:val="28"/>
          <w:szCs w:val="28"/>
        </w:rPr>
        <w:t>, [Apostle Gumbura claps his hands once]</w:t>
      </w:r>
      <w:r w:rsidR="00606716" w:rsidRPr="00606716">
        <w:rPr>
          <w:rFonts w:ascii="Arial" w:hAnsi="Arial" w:cs="Arial"/>
          <w:sz w:val="28"/>
          <w:szCs w:val="28"/>
        </w:rPr>
        <w:t xml:space="preserve"> </w:t>
      </w:r>
      <w:proofErr w:type="spellStart"/>
      <w:r w:rsidR="00606716" w:rsidRPr="00606716">
        <w:rPr>
          <w:rFonts w:ascii="Arial" w:hAnsi="Arial" w:cs="Arial"/>
          <w:sz w:val="28"/>
          <w:szCs w:val="28"/>
        </w:rPr>
        <w:t>ehh</w:t>
      </w:r>
      <w:proofErr w:type="spellEnd"/>
      <w:r w:rsidR="00CD3586">
        <w:rPr>
          <w:rFonts w:ascii="Arial" w:hAnsi="Arial" w:cs="Arial"/>
          <w:sz w:val="28"/>
          <w:szCs w:val="28"/>
        </w:rPr>
        <w:t>.</w:t>
      </w:r>
      <w:r w:rsidR="00606716" w:rsidRPr="00606716">
        <w:rPr>
          <w:rFonts w:ascii="Arial" w:hAnsi="Arial" w:cs="Arial"/>
          <w:sz w:val="28"/>
          <w:szCs w:val="28"/>
        </w:rPr>
        <w:t xml:space="preserve"> </w:t>
      </w:r>
      <w:proofErr w:type="spellStart"/>
      <w:r w:rsidR="00CD3586">
        <w:rPr>
          <w:rFonts w:ascii="Arial" w:hAnsi="Arial" w:cs="Arial"/>
          <w:sz w:val="28"/>
          <w:szCs w:val="28"/>
        </w:rPr>
        <w:t>N</w:t>
      </w:r>
      <w:r w:rsidR="00606716" w:rsidRPr="00606716">
        <w:rPr>
          <w:rFonts w:ascii="Arial" w:hAnsi="Arial" w:cs="Arial"/>
          <w:sz w:val="28"/>
          <w:szCs w:val="28"/>
        </w:rPr>
        <w:t>dakarohwa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zvokurohwa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manheru</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iwayo</w:t>
      </w:r>
      <w:proofErr w:type="spellEnd"/>
      <w:r w:rsidR="00CD3586">
        <w:rPr>
          <w:rFonts w:ascii="Arial" w:hAnsi="Arial" w:cs="Arial"/>
          <w:sz w:val="28"/>
          <w:szCs w:val="28"/>
        </w:rPr>
        <w:t>,</w:t>
      </w:r>
      <w:r w:rsidR="00606716" w:rsidRPr="00606716">
        <w:rPr>
          <w:rFonts w:ascii="Arial" w:hAnsi="Arial" w:cs="Arial"/>
          <w:sz w:val="28"/>
          <w:szCs w:val="28"/>
        </w:rPr>
        <w:t xml:space="preserve"> but nevertheless, vanhu </w:t>
      </w:r>
      <w:proofErr w:type="spellStart"/>
      <w:r w:rsidR="00606716" w:rsidRPr="00606716">
        <w:rPr>
          <w:rFonts w:ascii="Arial" w:hAnsi="Arial" w:cs="Arial"/>
          <w:sz w:val="28"/>
          <w:szCs w:val="28"/>
        </w:rPr>
        <w:t>kuwa</w:t>
      </w:r>
      <w:r w:rsidR="007769B3">
        <w:rPr>
          <w:rFonts w:ascii="Arial" w:hAnsi="Arial" w:cs="Arial"/>
          <w:sz w:val="28"/>
          <w:szCs w:val="28"/>
        </w:rPr>
        <w:t>ch</w:t>
      </w:r>
      <w:r w:rsidR="00606716" w:rsidRPr="00606716">
        <w:rPr>
          <w:rFonts w:ascii="Arial" w:hAnsi="Arial" w:cs="Arial"/>
          <w:sz w:val="28"/>
          <w:szCs w:val="28"/>
        </w:rPr>
        <w:t>a</w:t>
      </w:r>
      <w:proofErr w:type="spellEnd"/>
      <w:r w:rsidR="00606716" w:rsidRPr="00606716">
        <w:rPr>
          <w:rFonts w:ascii="Arial" w:hAnsi="Arial" w:cs="Arial"/>
          <w:sz w:val="28"/>
          <w:szCs w:val="28"/>
        </w:rPr>
        <w:t xml:space="preserve"> </w:t>
      </w:r>
      <w:proofErr w:type="spellStart"/>
      <w:r w:rsidR="007F19F2">
        <w:rPr>
          <w:rFonts w:ascii="Arial" w:hAnsi="Arial" w:cs="Arial"/>
          <w:sz w:val="28"/>
          <w:szCs w:val="28"/>
        </w:rPr>
        <w:t>v</w:t>
      </w:r>
      <w:r w:rsidR="00606716" w:rsidRPr="00606716">
        <w:rPr>
          <w:rFonts w:ascii="Arial" w:hAnsi="Arial" w:cs="Arial"/>
          <w:sz w:val="28"/>
          <w:szCs w:val="28"/>
        </w:rPr>
        <w:t>akadii</w:t>
      </w:r>
      <w:proofErr w:type="spellEnd"/>
      <w:r w:rsidR="00606716" w:rsidRPr="00606716">
        <w:rPr>
          <w:rFonts w:ascii="Arial" w:hAnsi="Arial" w:cs="Arial"/>
          <w:sz w:val="28"/>
          <w:szCs w:val="28"/>
        </w:rPr>
        <w:t xml:space="preserve">...? </w:t>
      </w:r>
      <w:r w:rsidR="00606716" w:rsidRPr="009800C1">
        <w:rPr>
          <w:rFonts w:ascii="Arial" w:hAnsi="Arial" w:cs="Arial"/>
          <w:sz w:val="18"/>
          <w:szCs w:val="18"/>
        </w:rPr>
        <w:t xml:space="preserve">[Congregation laughing </w:t>
      </w:r>
      <w:r w:rsidR="00063DA1" w:rsidRPr="009800C1">
        <w:rPr>
          <w:rFonts w:ascii="Arial" w:hAnsi="Arial" w:cs="Arial"/>
          <w:sz w:val="18"/>
          <w:szCs w:val="18"/>
        </w:rPr>
        <w:t>says, “</w:t>
      </w:r>
      <w:proofErr w:type="spellStart"/>
      <w:r w:rsidR="007F19F2" w:rsidRPr="009800C1">
        <w:rPr>
          <w:rFonts w:ascii="Arial" w:hAnsi="Arial" w:cs="Arial"/>
          <w:sz w:val="18"/>
          <w:szCs w:val="18"/>
        </w:rPr>
        <w:t>v</w:t>
      </w:r>
      <w:r w:rsidR="00606716" w:rsidRPr="009800C1">
        <w:rPr>
          <w:rFonts w:ascii="Arial" w:hAnsi="Arial" w:cs="Arial"/>
          <w:sz w:val="18"/>
          <w:szCs w:val="18"/>
        </w:rPr>
        <w:t>akawa</w:t>
      </w:r>
      <w:proofErr w:type="spellEnd"/>
      <w:r w:rsidR="00606716" w:rsidRPr="009800C1">
        <w:rPr>
          <w:rFonts w:ascii="Arial" w:hAnsi="Arial" w:cs="Arial"/>
          <w:sz w:val="18"/>
          <w:szCs w:val="18"/>
        </w:rPr>
        <w:t>...."]</w:t>
      </w:r>
    </w:p>
    <w:p w14:paraId="5C8221D4" w14:textId="4301EBB9" w:rsidR="00D61CE9" w:rsidRDefault="0029542D" w:rsidP="00EE1207">
      <w:pPr>
        <w:jc w:val="both"/>
        <w:rPr>
          <w:rFonts w:ascii="Arial" w:hAnsi="Arial" w:cs="Arial"/>
          <w:sz w:val="28"/>
          <w:szCs w:val="28"/>
        </w:rPr>
      </w:pPr>
      <w:r>
        <w:rPr>
          <w:rFonts w:ascii="Arial" w:hAnsi="Arial" w:cs="Arial"/>
          <w:sz w:val="28"/>
          <w:szCs w:val="28"/>
          <w:vertAlign w:val="superscript"/>
        </w:rPr>
        <w:t xml:space="preserve">33 </w:t>
      </w:r>
      <w:r w:rsidR="00606716" w:rsidRPr="00606716">
        <w:rPr>
          <w:rFonts w:ascii="Arial" w:hAnsi="Arial" w:cs="Arial"/>
          <w:sz w:val="28"/>
          <w:szCs w:val="28"/>
        </w:rPr>
        <w:t xml:space="preserve">Now we are sleeping next door to our toilets </w:t>
      </w:r>
      <w:proofErr w:type="spellStart"/>
      <w:r w:rsidR="00534101">
        <w:rPr>
          <w:rFonts w:ascii="Arial" w:hAnsi="Arial" w:cs="Arial"/>
          <w:sz w:val="28"/>
          <w:szCs w:val="28"/>
        </w:rPr>
        <w:t>handitika</w:t>
      </w:r>
      <w:proofErr w:type="spellEnd"/>
      <w:r w:rsidR="00534101">
        <w:rPr>
          <w:rFonts w:ascii="Arial" w:hAnsi="Arial" w:cs="Arial"/>
          <w:sz w:val="28"/>
          <w:szCs w:val="28"/>
        </w:rPr>
        <w:t>.</w:t>
      </w:r>
      <w:r w:rsidR="00606716" w:rsidRPr="00606716">
        <w:rPr>
          <w:rFonts w:ascii="Arial" w:hAnsi="Arial" w:cs="Arial"/>
          <w:sz w:val="28"/>
          <w:szCs w:val="28"/>
        </w:rPr>
        <w:t xml:space="preserve"> </w:t>
      </w:r>
      <w:proofErr w:type="spellStart"/>
      <w:r w:rsidR="00606716" w:rsidRPr="00606716">
        <w:rPr>
          <w:rFonts w:ascii="Arial" w:hAnsi="Arial" w:cs="Arial"/>
          <w:sz w:val="28"/>
          <w:szCs w:val="28"/>
        </w:rPr>
        <w:t>ehe</w:t>
      </w:r>
      <w:proofErr w:type="spellEnd"/>
      <w:r w:rsidR="00606716" w:rsidRPr="00606716">
        <w:rPr>
          <w:rFonts w:ascii="Arial" w:hAnsi="Arial" w:cs="Arial"/>
          <w:sz w:val="28"/>
          <w:szCs w:val="28"/>
        </w:rPr>
        <w:t>. We sleep just the next door is your toilet</w:t>
      </w:r>
      <w:r w:rsidR="00B169C8">
        <w:rPr>
          <w:rFonts w:ascii="Arial" w:hAnsi="Arial" w:cs="Arial"/>
          <w:sz w:val="28"/>
          <w:szCs w:val="28"/>
        </w:rPr>
        <w:t>.</w:t>
      </w:r>
      <w:r w:rsidR="00606716" w:rsidRPr="00606716">
        <w:rPr>
          <w:rFonts w:ascii="Arial" w:hAnsi="Arial" w:cs="Arial"/>
          <w:sz w:val="28"/>
          <w:szCs w:val="28"/>
        </w:rPr>
        <w:t xml:space="preserve"> </w:t>
      </w:r>
      <w:r w:rsidR="00B169C8">
        <w:rPr>
          <w:rFonts w:ascii="Arial" w:hAnsi="Arial" w:cs="Arial"/>
          <w:sz w:val="28"/>
          <w:szCs w:val="28"/>
        </w:rPr>
        <w:t>S</w:t>
      </w:r>
      <w:r w:rsidR="00606716" w:rsidRPr="00606716">
        <w:rPr>
          <w:rFonts w:ascii="Arial" w:hAnsi="Arial" w:cs="Arial"/>
          <w:sz w:val="28"/>
          <w:szCs w:val="28"/>
        </w:rPr>
        <w:t xml:space="preserve">o, </w:t>
      </w:r>
      <w:proofErr w:type="spellStart"/>
      <w:r w:rsidR="00606716" w:rsidRPr="00606716">
        <w:rPr>
          <w:rFonts w:ascii="Arial" w:hAnsi="Arial" w:cs="Arial"/>
          <w:sz w:val="28"/>
          <w:szCs w:val="28"/>
        </w:rPr>
        <w:t>nomatter</w:t>
      </w:r>
      <w:proofErr w:type="spellEnd"/>
      <w:r w:rsidR="00606716" w:rsidRPr="00606716">
        <w:rPr>
          <w:rFonts w:ascii="Arial" w:hAnsi="Arial" w:cs="Arial"/>
          <w:sz w:val="28"/>
          <w:szCs w:val="28"/>
        </w:rPr>
        <w:t xml:space="preserve"> how pressed you are</w:t>
      </w:r>
      <w:r w:rsidR="00B169C8">
        <w:rPr>
          <w:rFonts w:ascii="Arial" w:hAnsi="Arial" w:cs="Arial"/>
          <w:sz w:val="28"/>
          <w:szCs w:val="28"/>
        </w:rPr>
        <w:t>,</w:t>
      </w:r>
      <w:r w:rsidR="00606716" w:rsidRPr="00606716">
        <w:rPr>
          <w:rFonts w:ascii="Arial" w:hAnsi="Arial" w:cs="Arial"/>
          <w:sz w:val="28"/>
          <w:szCs w:val="28"/>
        </w:rPr>
        <w:t xml:space="preserve"> you can always go to the toilet</w:t>
      </w:r>
      <w:r w:rsidR="00B169C8">
        <w:rPr>
          <w:rFonts w:ascii="Arial" w:hAnsi="Arial" w:cs="Arial"/>
          <w:sz w:val="28"/>
          <w:szCs w:val="28"/>
        </w:rPr>
        <w:t>.</w:t>
      </w:r>
      <w:r w:rsidR="004A44E4">
        <w:rPr>
          <w:rFonts w:ascii="Arial" w:hAnsi="Arial" w:cs="Arial"/>
          <w:sz w:val="28"/>
          <w:szCs w:val="28"/>
        </w:rPr>
        <w:t xml:space="preserve"> </w:t>
      </w:r>
      <w:r w:rsidR="00B169C8">
        <w:rPr>
          <w:rFonts w:ascii="Arial" w:hAnsi="Arial" w:cs="Arial"/>
          <w:sz w:val="28"/>
          <w:szCs w:val="28"/>
        </w:rPr>
        <w:t>E</w:t>
      </w:r>
      <w:r w:rsidR="00606716" w:rsidRPr="00606716">
        <w:rPr>
          <w:rFonts w:ascii="Arial" w:hAnsi="Arial" w:cs="Arial"/>
          <w:sz w:val="28"/>
          <w:szCs w:val="28"/>
        </w:rPr>
        <w:t xml:space="preserve">nde iyoyo </w:t>
      </w:r>
      <w:proofErr w:type="spellStart"/>
      <w:r w:rsidR="00606716" w:rsidRPr="00606716">
        <w:rPr>
          <w:rFonts w:ascii="Arial" w:hAnsi="Arial" w:cs="Arial"/>
          <w:sz w:val="28"/>
          <w:szCs w:val="28"/>
        </w:rPr>
        <w:t>i</w:t>
      </w:r>
      <w:proofErr w:type="spellEnd"/>
      <w:r w:rsidR="00606716" w:rsidRPr="00606716">
        <w:rPr>
          <w:rFonts w:ascii="Arial" w:hAnsi="Arial" w:cs="Arial"/>
          <w:sz w:val="28"/>
          <w:szCs w:val="28"/>
        </w:rPr>
        <w:t xml:space="preserve"> </w:t>
      </w:r>
      <w:r w:rsidR="00EE29C8">
        <w:rPr>
          <w:rFonts w:ascii="Arial" w:hAnsi="Arial" w:cs="Arial"/>
          <w:sz w:val="28"/>
          <w:szCs w:val="28"/>
        </w:rPr>
        <w:t>I</w:t>
      </w:r>
      <w:r w:rsidR="00606716" w:rsidRPr="00606716">
        <w:rPr>
          <w:rFonts w:ascii="Arial" w:hAnsi="Arial" w:cs="Arial"/>
          <w:sz w:val="28"/>
          <w:szCs w:val="28"/>
        </w:rPr>
        <w:t xml:space="preserve">ndependence iyoyo. That was Alaska </w:t>
      </w:r>
      <w:r w:rsidR="00621A15">
        <w:rPr>
          <w:rFonts w:ascii="Arial" w:hAnsi="Arial" w:cs="Arial"/>
          <w:sz w:val="28"/>
          <w:szCs w:val="28"/>
        </w:rPr>
        <w:t>M</w:t>
      </w:r>
      <w:r w:rsidR="00606716" w:rsidRPr="00606716">
        <w:rPr>
          <w:rFonts w:ascii="Arial" w:hAnsi="Arial" w:cs="Arial"/>
          <w:sz w:val="28"/>
          <w:szCs w:val="28"/>
        </w:rPr>
        <w:t>ine</w:t>
      </w:r>
      <w:r w:rsidR="00621A15">
        <w:rPr>
          <w:rFonts w:ascii="Arial" w:hAnsi="Arial" w:cs="Arial"/>
          <w:sz w:val="28"/>
          <w:szCs w:val="28"/>
        </w:rPr>
        <w:t>.</w:t>
      </w:r>
      <w:r w:rsidR="00606716" w:rsidRPr="00606716">
        <w:rPr>
          <w:rFonts w:ascii="Arial" w:hAnsi="Arial" w:cs="Arial"/>
          <w:sz w:val="28"/>
          <w:szCs w:val="28"/>
        </w:rPr>
        <w:t xml:space="preserve"> </w:t>
      </w:r>
      <w:r w:rsidR="00621A15">
        <w:rPr>
          <w:rFonts w:ascii="Arial" w:hAnsi="Arial" w:cs="Arial"/>
          <w:sz w:val="28"/>
          <w:szCs w:val="28"/>
        </w:rPr>
        <w:t>Ri</w:t>
      </w:r>
      <w:r w:rsidR="00606716" w:rsidRPr="00606716">
        <w:rPr>
          <w:rFonts w:ascii="Arial" w:hAnsi="Arial" w:cs="Arial"/>
          <w:sz w:val="28"/>
          <w:szCs w:val="28"/>
        </w:rPr>
        <w:t>ght</w:t>
      </w:r>
      <w:r w:rsidR="00EE29C8">
        <w:rPr>
          <w:rFonts w:ascii="Arial" w:hAnsi="Arial" w:cs="Arial"/>
          <w:sz w:val="28"/>
          <w:szCs w:val="28"/>
        </w:rPr>
        <w:t>,</w:t>
      </w:r>
      <w:r w:rsidR="00606716" w:rsidRPr="00606716">
        <w:rPr>
          <w:rFonts w:ascii="Arial" w:hAnsi="Arial" w:cs="Arial"/>
          <w:sz w:val="28"/>
          <w:szCs w:val="28"/>
        </w:rPr>
        <w:t xml:space="preserve"> then most of us went to school but I went to school in Alaska, then I went to school in Gweru but </w:t>
      </w:r>
      <w:proofErr w:type="spellStart"/>
      <w:r w:rsidR="00606716" w:rsidRPr="00606716">
        <w:rPr>
          <w:rFonts w:ascii="Arial" w:hAnsi="Arial" w:cs="Arial"/>
          <w:sz w:val="28"/>
          <w:szCs w:val="28"/>
        </w:rPr>
        <w:t>kuGweru</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ndakadzidza</w:t>
      </w:r>
      <w:proofErr w:type="spellEnd"/>
      <w:r w:rsidR="00606716" w:rsidRPr="00606716">
        <w:rPr>
          <w:rFonts w:ascii="Arial" w:hAnsi="Arial" w:cs="Arial"/>
          <w:sz w:val="28"/>
          <w:szCs w:val="28"/>
        </w:rPr>
        <w:t xml:space="preserve"> ku St Michaels, it was a Roman Catholic school.</w:t>
      </w:r>
    </w:p>
    <w:p w14:paraId="79B63FED" w14:textId="6AFE7738" w:rsidR="00606716" w:rsidRPr="009800C1" w:rsidRDefault="0029542D" w:rsidP="00EE1207">
      <w:pPr>
        <w:jc w:val="both"/>
        <w:rPr>
          <w:rFonts w:ascii="Arial" w:hAnsi="Arial" w:cs="Arial"/>
          <w:sz w:val="18"/>
          <w:szCs w:val="18"/>
        </w:rPr>
      </w:pPr>
      <w:r>
        <w:rPr>
          <w:rFonts w:ascii="Arial" w:hAnsi="Arial" w:cs="Arial"/>
          <w:sz w:val="28"/>
          <w:szCs w:val="28"/>
          <w:vertAlign w:val="superscript"/>
        </w:rPr>
        <w:t xml:space="preserve">34 </w:t>
      </w:r>
      <w:r w:rsidR="00606716" w:rsidRPr="00606716">
        <w:rPr>
          <w:rFonts w:ascii="Arial" w:hAnsi="Arial" w:cs="Arial"/>
          <w:sz w:val="28"/>
          <w:szCs w:val="28"/>
        </w:rPr>
        <w:t xml:space="preserve">Nobody would go to </w:t>
      </w:r>
      <w:r w:rsidR="00D61CE9" w:rsidRPr="00606716">
        <w:rPr>
          <w:rFonts w:ascii="Arial" w:hAnsi="Arial" w:cs="Arial"/>
          <w:sz w:val="28"/>
          <w:szCs w:val="28"/>
        </w:rPr>
        <w:t>Chaplin;</w:t>
      </w:r>
      <w:r w:rsidR="00606716" w:rsidRPr="00606716">
        <w:rPr>
          <w:rFonts w:ascii="Arial" w:hAnsi="Arial" w:cs="Arial"/>
          <w:sz w:val="28"/>
          <w:szCs w:val="28"/>
        </w:rPr>
        <w:t xml:space="preserve"> nobody would go to Thornhill</w:t>
      </w:r>
      <w:r w:rsidR="008736B1">
        <w:rPr>
          <w:rFonts w:ascii="Arial" w:hAnsi="Arial" w:cs="Arial"/>
          <w:sz w:val="28"/>
          <w:szCs w:val="28"/>
        </w:rPr>
        <w:t>.</w:t>
      </w:r>
      <w:r w:rsidR="00606716" w:rsidRPr="00606716">
        <w:rPr>
          <w:rFonts w:ascii="Arial" w:hAnsi="Arial" w:cs="Arial"/>
          <w:sz w:val="28"/>
          <w:szCs w:val="28"/>
        </w:rPr>
        <w:t xml:space="preserve"> </w:t>
      </w:r>
      <w:r w:rsidR="008736B1">
        <w:rPr>
          <w:rFonts w:ascii="Arial" w:hAnsi="Arial" w:cs="Arial"/>
          <w:sz w:val="28"/>
          <w:szCs w:val="28"/>
        </w:rPr>
        <w:t>Z</w:t>
      </w:r>
      <w:r w:rsidR="00606716" w:rsidRPr="00606716">
        <w:rPr>
          <w:rFonts w:ascii="Arial" w:hAnsi="Arial" w:cs="Arial"/>
          <w:sz w:val="28"/>
          <w:szCs w:val="28"/>
        </w:rPr>
        <w:t xml:space="preserve">vazviri </w:t>
      </w:r>
      <w:proofErr w:type="spellStart"/>
      <w:r w:rsidR="00606716" w:rsidRPr="00606716">
        <w:rPr>
          <w:rFonts w:ascii="Arial" w:hAnsi="Arial" w:cs="Arial"/>
          <w:sz w:val="28"/>
          <w:szCs w:val="28"/>
        </w:rPr>
        <w:t>zvikoro</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zvevai</w:t>
      </w:r>
      <w:proofErr w:type="spellEnd"/>
      <w:r w:rsidR="00606716" w:rsidRPr="00606716">
        <w:rPr>
          <w:rFonts w:ascii="Arial" w:hAnsi="Arial" w:cs="Arial"/>
          <w:sz w:val="28"/>
          <w:szCs w:val="28"/>
        </w:rPr>
        <w:t xml:space="preserve">...? </w:t>
      </w:r>
      <w:r w:rsidR="00606716" w:rsidRPr="009800C1">
        <w:rPr>
          <w:rFonts w:ascii="Arial" w:hAnsi="Arial" w:cs="Arial"/>
          <w:sz w:val="18"/>
          <w:szCs w:val="18"/>
        </w:rPr>
        <w:t xml:space="preserve">[Congregation </w:t>
      </w:r>
      <w:r w:rsidR="00063DA1" w:rsidRPr="009800C1">
        <w:rPr>
          <w:rFonts w:ascii="Arial" w:hAnsi="Arial" w:cs="Arial"/>
          <w:sz w:val="18"/>
          <w:szCs w:val="18"/>
        </w:rPr>
        <w:t>says, “</w:t>
      </w:r>
      <w:proofErr w:type="spellStart"/>
      <w:r w:rsidR="00606716" w:rsidRPr="009800C1">
        <w:rPr>
          <w:rFonts w:ascii="Arial" w:hAnsi="Arial" w:cs="Arial"/>
          <w:sz w:val="18"/>
          <w:szCs w:val="18"/>
        </w:rPr>
        <w:t>zvevarungu</w:t>
      </w:r>
      <w:proofErr w:type="spellEnd"/>
      <w:r w:rsidR="00C94EA7" w:rsidRPr="009800C1">
        <w:rPr>
          <w:rFonts w:ascii="Arial" w:hAnsi="Arial" w:cs="Arial"/>
          <w:sz w:val="18"/>
          <w:szCs w:val="18"/>
        </w:rPr>
        <w:t>,</w:t>
      </w:r>
      <w:r w:rsidR="00606716" w:rsidRPr="009800C1">
        <w:rPr>
          <w:rFonts w:ascii="Arial" w:hAnsi="Arial" w:cs="Arial"/>
          <w:sz w:val="18"/>
          <w:szCs w:val="18"/>
        </w:rPr>
        <w:t>"</w:t>
      </w:r>
      <w:r w:rsidR="00606716" w:rsidRPr="00606716">
        <w:rPr>
          <w:rFonts w:ascii="Arial" w:hAnsi="Arial" w:cs="Arial"/>
          <w:sz w:val="28"/>
          <w:szCs w:val="28"/>
        </w:rPr>
        <w:t xml:space="preserve">] </w:t>
      </w:r>
      <w:proofErr w:type="spellStart"/>
      <w:r w:rsidR="00606716" w:rsidRPr="00606716">
        <w:rPr>
          <w:rFonts w:ascii="Arial" w:hAnsi="Arial" w:cs="Arial"/>
          <w:sz w:val="28"/>
          <w:szCs w:val="28"/>
        </w:rPr>
        <w:t>zvevarungu</w:t>
      </w:r>
      <w:proofErr w:type="spellEnd"/>
      <w:r w:rsidR="00C94EA7">
        <w:rPr>
          <w:rFonts w:ascii="Arial" w:hAnsi="Arial" w:cs="Arial"/>
          <w:sz w:val="28"/>
          <w:szCs w:val="28"/>
        </w:rPr>
        <w:t>.</w:t>
      </w:r>
      <w:r w:rsidR="00606716" w:rsidRPr="00606716">
        <w:rPr>
          <w:rFonts w:ascii="Arial" w:hAnsi="Arial" w:cs="Arial"/>
          <w:sz w:val="28"/>
          <w:szCs w:val="28"/>
        </w:rPr>
        <w:t xml:space="preserve"> </w:t>
      </w:r>
      <w:r w:rsidR="00C94EA7">
        <w:rPr>
          <w:rFonts w:ascii="Arial" w:hAnsi="Arial" w:cs="Arial"/>
          <w:sz w:val="28"/>
          <w:szCs w:val="28"/>
        </w:rPr>
        <w:t>S</w:t>
      </w:r>
      <w:r w:rsidR="00606716" w:rsidRPr="00606716">
        <w:rPr>
          <w:rFonts w:ascii="Arial" w:hAnsi="Arial" w:cs="Arial"/>
          <w:sz w:val="28"/>
          <w:szCs w:val="28"/>
        </w:rPr>
        <w:t xml:space="preserve">o, you can... most of the youngsters </w:t>
      </w:r>
      <w:proofErr w:type="spellStart"/>
      <w:r w:rsidR="00606716" w:rsidRPr="00606716">
        <w:rPr>
          <w:rFonts w:ascii="Arial" w:hAnsi="Arial" w:cs="Arial"/>
          <w:sz w:val="28"/>
          <w:szCs w:val="28"/>
        </w:rPr>
        <w:t>vaiye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zvino</w:t>
      </w:r>
      <w:proofErr w:type="spellEnd"/>
      <w:r w:rsidR="008736B1">
        <w:rPr>
          <w:rFonts w:ascii="Arial" w:hAnsi="Arial" w:cs="Arial"/>
          <w:sz w:val="28"/>
          <w:szCs w:val="28"/>
        </w:rPr>
        <w:t>,</w:t>
      </w:r>
      <w:r w:rsidR="00606716" w:rsidRPr="00606716">
        <w:rPr>
          <w:rFonts w:ascii="Arial" w:hAnsi="Arial" w:cs="Arial"/>
          <w:sz w:val="28"/>
          <w:szCs w:val="28"/>
        </w:rPr>
        <w:t xml:space="preserve"> they don't know what it is</w:t>
      </w:r>
      <w:r w:rsidR="00137A97">
        <w:rPr>
          <w:rFonts w:ascii="Arial" w:hAnsi="Arial" w:cs="Arial"/>
          <w:sz w:val="28"/>
          <w:szCs w:val="28"/>
        </w:rPr>
        <w:t>,</w:t>
      </w:r>
      <w:r w:rsidR="00606716" w:rsidRPr="00606716">
        <w:rPr>
          <w:rFonts w:ascii="Arial" w:hAnsi="Arial" w:cs="Arial"/>
          <w:sz w:val="28"/>
          <w:szCs w:val="28"/>
        </w:rPr>
        <w:t xml:space="preserve"> kuti </w:t>
      </w:r>
      <w:r w:rsidR="00D61CE9" w:rsidRPr="00606716">
        <w:rPr>
          <w:rFonts w:ascii="Arial" w:hAnsi="Arial" w:cs="Arial"/>
          <w:sz w:val="28"/>
          <w:szCs w:val="28"/>
        </w:rPr>
        <w:t>chinonzi</w:t>
      </w:r>
      <w:r w:rsidR="00606716" w:rsidRPr="00606716">
        <w:rPr>
          <w:rFonts w:ascii="Arial" w:hAnsi="Arial" w:cs="Arial"/>
          <w:sz w:val="28"/>
          <w:szCs w:val="28"/>
        </w:rPr>
        <w:t xml:space="preserve"> </w:t>
      </w:r>
      <w:proofErr w:type="spellStart"/>
      <w:r w:rsidR="00606716" w:rsidRPr="00606716">
        <w:rPr>
          <w:rFonts w:ascii="Arial" w:hAnsi="Arial" w:cs="Arial"/>
          <w:sz w:val="28"/>
          <w:szCs w:val="28"/>
        </w:rPr>
        <w:t>Independance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chii</w:t>
      </w:r>
      <w:proofErr w:type="spellEnd"/>
      <w:r w:rsidR="00606716" w:rsidRPr="00606716">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606716" w:rsidRPr="00606716">
        <w:rPr>
          <w:rFonts w:ascii="Arial" w:hAnsi="Arial" w:cs="Arial"/>
          <w:sz w:val="28"/>
          <w:szCs w:val="28"/>
        </w:rPr>
        <w:t xml:space="preserve">. Then we grew up not knowing what it is to eat a piece of meat. </w:t>
      </w:r>
      <w:proofErr w:type="spellStart"/>
      <w:r w:rsidR="00606716" w:rsidRPr="00606716">
        <w:rPr>
          <w:rFonts w:ascii="Arial" w:hAnsi="Arial" w:cs="Arial"/>
          <w:sz w:val="28"/>
          <w:szCs w:val="28"/>
        </w:rPr>
        <w:t>Kudya</w:t>
      </w:r>
      <w:proofErr w:type="spellEnd"/>
      <w:r w:rsidR="00606716" w:rsidRPr="00606716">
        <w:rPr>
          <w:rFonts w:ascii="Arial" w:hAnsi="Arial" w:cs="Arial"/>
          <w:sz w:val="28"/>
          <w:szCs w:val="28"/>
        </w:rPr>
        <w:t xml:space="preserve"> piece </w:t>
      </w:r>
      <w:proofErr w:type="spellStart"/>
      <w:r w:rsidR="00606716" w:rsidRPr="00606716">
        <w:rPr>
          <w:rFonts w:ascii="Arial" w:hAnsi="Arial" w:cs="Arial"/>
          <w:sz w:val="28"/>
          <w:szCs w:val="28"/>
        </w:rPr>
        <w:t>yakadai</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yenyama</w:t>
      </w:r>
      <w:proofErr w:type="spellEnd"/>
      <w:r w:rsidR="001D1B72">
        <w:rPr>
          <w:rFonts w:ascii="Arial" w:hAnsi="Arial" w:cs="Arial"/>
          <w:sz w:val="28"/>
          <w:szCs w:val="28"/>
        </w:rPr>
        <w:t>,</w:t>
      </w:r>
      <w:r w:rsidR="00606716" w:rsidRPr="00606716">
        <w:rPr>
          <w:rFonts w:ascii="Arial" w:hAnsi="Arial" w:cs="Arial"/>
          <w:sz w:val="28"/>
          <w:szCs w:val="28"/>
        </w:rPr>
        <w:t xml:space="preserve"> nguva ye</w:t>
      </w:r>
      <w:r w:rsidR="00CC6FB6">
        <w:rPr>
          <w:rFonts w:ascii="Arial" w:hAnsi="Arial" w:cs="Arial"/>
          <w:sz w:val="28"/>
          <w:szCs w:val="28"/>
        </w:rPr>
        <w:t>…</w:t>
      </w:r>
      <w:r w:rsidR="00606716" w:rsidRPr="00606716">
        <w:rPr>
          <w:rFonts w:ascii="Arial" w:hAnsi="Arial" w:cs="Arial"/>
          <w:sz w:val="28"/>
          <w:szCs w:val="28"/>
        </w:rPr>
        <w:t xml:space="preserve"> Rhodesia? I-i</w:t>
      </w:r>
      <w:r w:rsidR="00CC6FB6">
        <w:rPr>
          <w:rFonts w:ascii="Arial" w:hAnsi="Arial" w:cs="Arial"/>
          <w:sz w:val="28"/>
          <w:szCs w:val="28"/>
        </w:rPr>
        <w:t>-</w:t>
      </w:r>
      <w:r w:rsidR="00606716" w:rsidRPr="00606716">
        <w:rPr>
          <w:rFonts w:ascii="Arial" w:hAnsi="Arial" w:cs="Arial"/>
          <w:sz w:val="28"/>
          <w:szCs w:val="28"/>
        </w:rPr>
        <w:t>it wasn't normal</w:t>
      </w:r>
      <w:r w:rsidR="00CC6FB6">
        <w:rPr>
          <w:rFonts w:ascii="Arial" w:hAnsi="Arial" w:cs="Arial"/>
          <w:sz w:val="28"/>
          <w:szCs w:val="28"/>
        </w:rPr>
        <w:t>.</w:t>
      </w:r>
      <w:r w:rsidR="002F69F7">
        <w:rPr>
          <w:rFonts w:ascii="Arial" w:hAnsi="Arial" w:cs="Arial"/>
          <w:sz w:val="28"/>
          <w:szCs w:val="28"/>
        </w:rPr>
        <w:t xml:space="preserve"> </w:t>
      </w:r>
      <w:proofErr w:type="spellStart"/>
      <w:r w:rsidR="002F69F7">
        <w:rPr>
          <w:rFonts w:ascii="Arial" w:hAnsi="Arial" w:cs="Arial"/>
          <w:sz w:val="28"/>
          <w:szCs w:val="28"/>
        </w:rPr>
        <w:t>T</w:t>
      </w:r>
      <w:r w:rsidR="00606716" w:rsidRPr="00606716">
        <w:rPr>
          <w:rFonts w:ascii="Arial" w:hAnsi="Arial" w:cs="Arial"/>
          <w:sz w:val="28"/>
          <w:szCs w:val="28"/>
        </w:rPr>
        <w:t>aingodya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sadza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nemurimo</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une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mabhonzo</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mabhonzo</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anonhuwisa</w:t>
      </w:r>
      <w:proofErr w:type="spellEnd"/>
      <w:r w:rsidR="00606716" w:rsidRPr="00606716">
        <w:rPr>
          <w:rFonts w:ascii="Arial" w:hAnsi="Arial" w:cs="Arial"/>
          <w:sz w:val="28"/>
          <w:szCs w:val="28"/>
        </w:rPr>
        <w:t xml:space="preserve"> mm... </w:t>
      </w:r>
      <w:proofErr w:type="spellStart"/>
      <w:r w:rsidR="00606716" w:rsidRPr="00606716">
        <w:rPr>
          <w:rFonts w:ascii="Arial" w:hAnsi="Arial" w:cs="Arial"/>
          <w:sz w:val="28"/>
          <w:szCs w:val="28"/>
        </w:rPr>
        <w:t>muriwo</w:t>
      </w:r>
      <w:proofErr w:type="spellEnd"/>
      <w:r w:rsidR="00606716" w:rsidRPr="00606716">
        <w:rPr>
          <w:rFonts w:ascii="Arial" w:hAnsi="Arial" w:cs="Arial"/>
          <w:sz w:val="28"/>
          <w:szCs w:val="28"/>
        </w:rPr>
        <w:t xml:space="preserve"> kuti </w:t>
      </w:r>
      <w:proofErr w:type="spellStart"/>
      <w:r w:rsidR="00606716" w:rsidRPr="00606716">
        <w:rPr>
          <w:rFonts w:ascii="Arial" w:hAnsi="Arial" w:cs="Arial"/>
          <w:sz w:val="28"/>
          <w:szCs w:val="28"/>
        </w:rPr>
        <w:t>ungoita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sekuti</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une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nyama</w:t>
      </w:r>
      <w:proofErr w:type="spellEnd"/>
      <w:r w:rsidR="00F3371A">
        <w:rPr>
          <w:rFonts w:ascii="Arial" w:hAnsi="Arial" w:cs="Arial"/>
          <w:sz w:val="28"/>
          <w:szCs w:val="28"/>
        </w:rPr>
        <w:t>.</w:t>
      </w:r>
      <w:r w:rsidR="00606716" w:rsidRPr="00606716">
        <w:rPr>
          <w:rFonts w:ascii="Arial" w:hAnsi="Arial" w:cs="Arial"/>
          <w:sz w:val="28"/>
          <w:szCs w:val="28"/>
        </w:rPr>
        <w:t xml:space="preserve"> </w:t>
      </w:r>
      <w:r w:rsidR="00F3371A">
        <w:rPr>
          <w:rFonts w:ascii="Arial" w:hAnsi="Arial" w:cs="Arial"/>
          <w:sz w:val="28"/>
          <w:szCs w:val="28"/>
        </w:rPr>
        <w:t>S</w:t>
      </w:r>
      <w:r w:rsidR="00606716" w:rsidRPr="00606716">
        <w:rPr>
          <w:rFonts w:ascii="Arial" w:hAnsi="Arial" w:cs="Arial"/>
          <w:sz w:val="28"/>
          <w:szCs w:val="28"/>
        </w:rPr>
        <w:t xml:space="preserve">aka Mwari </w:t>
      </w:r>
      <w:proofErr w:type="spellStart"/>
      <w:r w:rsidR="00606716" w:rsidRPr="00606716">
        <w:rPr>
          <w:rFonts w:ascii="Arial" w:hAnsi="Arial" w:cs="Arial"/>
          <w:sz w:val="28"/>
          <w:szCs w:val="28"/>
        </w:rPr>
        <w:t>vakaita</w:t>
      </w:r>
      <w:proofErr w:type="spellEnd"/>
      <w:r w:rsidR="00606716" w:rsidRPr="00606716">
        <w:rPr>
          <w:rFonts w:ascii="Arial" w:hAnsi="Arial" w:cs="Arial"/>
          <w:sz w:val="28"/>
          <w:szCs w:val="28"/>
        </w:rPr>
        <w:t xml:space="preserve"> nyasha </w:t>
      </w:r>
      <w:proofErr w:type="spellStart"/>
      <w:r w:rsidR="00606716" w:rsidRPr="00606716">
        <w:rPr>
          <w:rFonts w:ascii="Arial" w:hAnsi="Arial" w:cs="Arial"/>
          <w:sz w:val="28"/>
          <w:szCs w:val="28"/>
        </w:rPr>
        <w:t>fani</w:t>
      </w:r>
      <w:proofErr w:type="spellEnd"/>
      <w:r w:rsidR="00606716" w:rsidRPr="00606716">
        <w:rPr>
          <w:rFonts w:ascii="Arial" w:hAnsi="Arial" w:cs="Arial"/>
          <w:sz w:val="28"/>
          <w:szCs w:val="28"/>
        </w:rPr>
        <w:t xml:space="preserve"> pa </w:t>
      </w:r>
      <w:r w:rsidR="00D76FDD" w:rsidRPr="00606716">
        <w:rPr>
          <w:rFonts w:ascii="Arial" w:hAnsi="Arial" w:cs="Arial"/>
          <w:sz w:val="28"/>
          <w:szCs w:val="28"/>
        </w:rPr>
        <w:t>Independence</w:t>
      </w:r>
      <w:r w:rsidR="00EA4AD7">
        <w:rPr>
          <w:rFonts w:ascii="Arial" w:hAnsi="Arial" w:cs="Arial"/>
          <w:sz w:val="28"/>
          <w:szCs w:val="28"/>
        </w:rPr>
        <w:t>.</w:t>
      </w:r>
      <w:r w:rsidR="00606716" w:rsidRPr="00606716">
        <w:rPr>
          <w:rFonts w:ascii="Arial" w:hAnsi="Arial" w:cs="Arial"/>
          <w:sz w:val="28"/>
          <w:szCs w:val="28"/>
        </w:rPr>
        <w:t xml:space="preserve"> </w:t>
      </w:r>
      <w:r w:rsidR="00606716" w:rsidRPr="009800C1">
        <w:rPr>
          <w:rFonts w:ascii="Arial" w:hAnsi="Arial" w:cs="Arial"/>
          <w:sz w:val="18"/>
          <w:szCs w:val="18"/>
        </w:rPr>
        <w:t xml:space="preserve">[Congregation </w:t>
      </w:r>
      <w:r w:rsidR="00063DA1" w:rsidRPr="009800C1">
        <w:rPr>
          <w:rFonts w:ascii="Arial" w:hAnsi="Arial" w:cs="Arial"/>
          <w:sz w:val="18"/>
          <w:szCs w:val="18"/>
        </w:rPr>
        <w:t>says, “</w:t>
      </w:r>
      <w:r w:rsidR="00606716" w:rsidRPr="009800C1">
        <w:rPr>
          <w:rFonts w:ascii="Arial" w:hAnsi="Arial" w:cs="Arial"/>
          <w:sz w:val="18"/>
          <w:szCs w:val="18"/>
        </w:rPr>
        <w:t>Amen."]</w:t>
      </w:r>
    </w:p>
    <w:p w14:paraId="0AA1594E" w14:textId="3B7B1FAF" w:rsidR="00CE7F59" w:rsidRPr="009800C1" w:rsidRDefault="00FB33BF" w:rsidP="00EE1207">
      <w:pPr>
        <w:jc w:val="both"/>
        <w:rPr>
          <w:rFonts w:ascii="Arial" w:hAnsi="Arial" w:cs="Arial"/>
          <w:sz w:val="18"/>
          <w:szCs w:val="18"/>
        </w:rPr>
      </w:pPr>
      <w:r>
        <w:rPr>
          <w:rFonts w:ascii="Arial" w:hAnsi="Arial" w:cs="Arial"/>
          <w:sz w:val="28"/>
          <w:szCs w:val="28"/>
          <w:vertAlign w:val="superscript"/>
        </w:rPr>
        <w:t xml:space="preserve">35 </w:t>
      </w:r>
      <w:r w:rsidR="00606716" w:rsidRPr="00606716">
        <w:rPr>
          <w:rFonts w:ascii="Arial" w:hAnsi="Arial" w:cs="Arial"/>
          <w:sz w:val="28"/>
          <w:szCs w:val="28"/>
        </w:rPr>
        <w:t>I really thank God</w:t>
      </w:r>
      <w:r w:rsidR="00063BC9">
        <w:rPr>
          <w:rFonts w:ascii="Arial" w:hAnsi="Arial" w:cs="Arial"/>
          <w:sz w:val="28"/>
          <w:szCs w:val="28"/>
        </w:rPr>
        <w:t>,</w:t>
      </w:r>
      <w:r w:rsidR="00606716" w:rsidRPr="00606716">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C16DA9">
        <w:rPr>
          <w:rFonts w:ascii="Arial" w:hAnsi="Arial" w:cs="Arial"/>
          <w:sz w:val="28"/>
          <w:szCs w:val="28"/>
        </w:rPr>
        <w:t>, f</w:t>
      </w:r>
      <w:r w:rsidR="00606716" w:rsidRPr="00606716">
        <w:rPr>
          <w:rFonts w:ascii="Arial" w:hAnsi="Arial" w:cs="Arial"/>
          <w:sz w:val="28"/>
          <w:szCs w:val="28"/>
        </w:rPr>
        <w:t xml:space="preserve">or the </w:t>
      </w:r>
      <w:r w:rsidR="00EA4AD7" w:rsidRPr="00606716">
        <w:rPr>
          <w:rFonts w:ascii="Arial" w:hAnsi="Arial" w:cs="Arial"/>
          <w:sz w:val="28"/>
          <w:szCs w:val="28"/>
        </w:rPr>
        <w:t>independence</w:t>
      </w:r>
      <w:r w:rsidR="00606716" w:rsidRPr="00606716">
        <w:rPr>
          <w:rFonts w:ascii="Arial" w:hAnsi="Arial" w:cs="Arial"/>
          <w:sz w:val="28"/>
          <w:szCs w:val="28"/>
        </w:rPr>
        <w:t xml:space="preserve"> we </w:t>
      </w:r>
      <w:r w:rsidR="00EA4AD7" w:rsidRPr="00606716">
        <w:rPr>
          <w:rFonts w:ascii="Arial" w:hAnsi="Arial" w:cs="Arial"/>
          <w:sz w:val="28"/>
          <w:szCs w:val="28"/>
        </w:rPr>
        <w:t>received</w:t>
      </w:r>
      <w:r w:rsidR="00606716" w:rsidRPr="00606716">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C16DA9">
        <w:rPr>
          <w:rFonts w:ascii="Arial" w:hAnsi="Arial" w:cs="Arial"/>
          <w:sz w:val="28"/>
          <w:szCs w:val="28"/>
        </w:rPr>
        <w:t>.</w:t>
      </w:r>
      <w:r w:rsidR="00606716" w:rsidRPr="00606716">
        <w:rPr>
          <w:rFonts w:ascii="Arial" w:hAnsi="Arial" w:cs="Arial"/>
          <w:sz w:val="28"/>
          <w:szCs w:val="28"/>
        </w:rPr>
        <w:t xml:space="preserve"> I really did because you become... any man now can yield his full </w:t>
      </w:r>
      <w:proofErr w:type="spellStart"/>
      <w:r w:rsidR="00606716" w:rsidRPr="00606716">
        <w:rPr>
          <w:rFonts w:ascii="Arial" w:hAnsi="Arial" w:cs="Arial"/>
          <w:sz w:val="28"/>
          <w:szCs w:val="28"/>
        </w:rPr>
        <w:t>pote</w:t>
      </w:r>
      <w:proofErr w:type="spellEnd"/>
      <w:r w:rsidR="00606716" w:rsidRPr="00606716">
        <w:rPr>
          <w:rFonts w:ascii="Arial" w:hAnsi="Arial" w:cs="Arial"/>
          <w:sz w:val="28"/>
          <w:szCs w:val="28"/>
        </w:rPr>
        <w:t xml:space="preserve">...? </w:t>
      </w:r>
      <w:r w:rsidR="00606716" w:rsidRPr="009800C1">
        <w:rPr>
          <w:rFonts w:ascii="Arial" w:hAnsi="Arial" w:cs="Arial"/>
          <w:sz w:val="18"/>
          <w:szCs w:val="18"/>
        </w:rPr>
        <w:t xml:space="preserve">[Congregation </w:t>
      </w:r>
      <w:r w:rsidR="00063DA1" w:rsidRPr="009800C1">
        <w:rPr>
          <w:rFonts w:ascii="Arial" w:hAnsi="Arial" w:cs="Arial"/>
          <w:sz w:val="18"/>
          <w:szCs w:val="18"/>
        </w:rPr>
        <w:t>says, “</w:t>
      </w:r>
      <w:r w:rsidR="00606716" w:rsidRPr="009800C1">
        <w:rPr>
          <w:rFonts w:ascii="Arial" w:hAnsi="Arial" w:cs="Arial"/>
          <w:sz w:val="18"/>
          <w:szCs w:val="18"/>
        </w:rPr>
        <w:t>potential</w:t>
      </w:r>
      <w:r w:rsidR="00C16DA9">
        <w:rPr>
          <w:rFonts w:ascii="Arial" w:hAnsi="Arial" w:cs="Arial"/>
          <w:sz w:val="28"/>
          <w:szCs w:val="28"/>
        </w:rPr>
        <w:t>.”</w:t>
      </w:r>
      <w:r w:rsidR="00606716" w:rsidRPr="00606716">
        <w:rPr>
          <w:rFonts w:ascii="Arial" w:hAnsi="Arial" w:cs="Arial"/>
          <w:sz w:val="28"/>
          <w:szCs w:val="28"/>
        </w:rPr>
        <w:t xml:space="preserve">] </w:t>
      </w:r>
      <w:r w:rsidR="00C16DA9">
        <w:rPr>
          <w:rFonts w:ascii="Arial" w:hAnsi="Arial" w:cs="Arial"/>
          <w:sz w:val="28"/>
          <w:szCs w:val="28"/>
        </w:rPr>
        <w:t>I</w:t>
      </w:r>
      <w:r w:rsidR="00606716" w:rsidRPr="00606716">
        <w:rPr>
          <w:rFonts w:ascii="Arial" w:hAnsi="Arial" w:cs="Arial"/>
          <w:sz w:val="28"/>
          <w:szCs w:val="28"/>
        </w:rPr>
        <w:t xml:space="preserve">n the natural. In the natural if you are </w:t>
      </w:r>
      <w:r w:rsidR="000C073F" w:rsidRPr="00606716">
        <w:rPr>
          <w:rFonts w:ascii="Arial" w:hAnsi="Arial" w:cs="Arial"/>
          <w:sz w:val="28"/>
          <w:szCs w:val="28"/>
        </w:rPr>
        <w:t>talented,</w:t>
      </w:r>
      <w:r w:rsidR="00606716" w:rsidRPr="00606716">
        <w:rPr>
          <w:rFonts w:ascii="Arial" w:hAnsi="Arial" w:cs="Arial"/>
          <w:sz w:val="28"/>
          <w:szCs w:val="28"/>
        </w:rPr>
        <w:t xml:space="preserve"> you can yield your full potential because nothing </w:t>
      </w:r>
      <w:proofErr w:type="spellStart"/>
      <w:r w:rsidR="00606716" w:rsidRPr="00606716">
        <w:rPr>
          <w:rFonts w:ascii="Arial" w:hAnsi="Arial" w:cs="Arial"/>
          <w:sz w:val="28"/>
          <w:szCs w:val="28"/>
        </w:rPr>
        <w:t>sto</w:t>
      </w:r>
      <w:proofErr w:type="spellEnd"/>
      <w:r w:rsidR="00606716" w:rsidRPr="00606716">
        <w:rPr>
          <w:rFonts w:ascii="Arial" w:hAnsi="Arial" w:cs="Arial"/>
          <w:sz w:val="28"/>
          <w:szCs w:val="28"/>
        </w:rPr>
        <w:t xml:space="preserve">- eh-eh-eh goes in your way, nothing </w:t>
      </w:r>
      <w:r w:rsidR="00534101">
        <w:rPr>
          <w:rFonts w:ascii="Arial" w:hAnsi="Arial" w:cs="Arial"/>
          <w:sz w:val="28"/>
          <w:szCs w:val="28"/>
        </w:rPr>
        <w:t>ha-</w:t>
      </w:r>
      <w:proofErr w:type="spellStart"/>
      <w:r w:rsidR="00534101">
        <w:rPr>
          <w:rFonts w:ascii="Arial" w:hAnsi="Arial" w:cs="Arial"/>
          <w:sz w:val="28"/>
          <w:szCs w:val="28"/>
        </w:rPr>
        <w:t>moona</w:t>
      </w:r>
      <w:proofErr w:type="spellEnd"/>
      <w:r w:rsidR="00606716" w:rsidRPr="00606716">
        <w:rPr>
          <w:rFonts w:ascii="Arial" w:hAnsi="Arial" w:cs="Arial"/>
          <w:sz w:val="28"/>
          <w:szCs w:val="28"/>
        </w:rPr>
        <w:t xml:space="preserve">. The sky is the...? </w:t>
      </w:r>
      <w:r w:rsidR="00606716" w:rsidRPr="009800C1">
        <w:rPr>
          <w:rFonts w:ascii="Arial" w:hAnsi="Arial" w:cs="Arial"/>
          <w:sz w:val="18"/>
          <w:szCs w:val="18"/>
        </w:rPr>
        <w:t xml:space="preserve">[Congregation </w:t>
      </w:r>
      <w:r w:rsidR="00063DA1" w:rsidRPr="009800C1">
        <w:rPr>
          <w:rFonts w:ascii="Arial" w:hAnsi="Arial" w:cs="Arial"/>
          <w:sz w:val="18"/>
          <w:szCs w:val="18"/>
        </w:rPr>
        <w:t>says, “</w:t>
      </w:r>
      <w:r w:rsidR="00606716" w:rsidRPr="009800C1">
        <w:rPr>
          <w:rFonts w:ascii="Arial" w:hAnsi="Arial" w:cs="Arial"/>
          <w:sz w:val="18"/>
          <w:szCs w:val="18"/>
        </w:rPr>
        <w:t xml:space="preserve">the limit."] </w:t>
      </w:r>
    </w:p>
    <w:p w14:paraId="4B8656C1" w14:textId="6577AA09" w:rsidR="00606716" w:rsidRPr="00606716" w:rsidRDefault="00FB33BF" w:rsidP="00EE1207">
      <w:pPr>
        <w:jc w:val="both"/>
        <w:rPr>
          <w:rFonts w:ascii="Arial" w:hAnsi="Arial" w:cs="Arial"/>
          <w:sz w:val="28"/>
          <w:szCs w:val="28"/>
        </w:rPr>
      </w:pPr>
      <w:r>
        <w:rPr>
          <w:rFonts w:ascii="Arial" w:hAnsi="Arial" w:cs="Arial"/>
          <w:sz w:val="28"/>
          <w:szCs w:val="28"/>
          <w:vertAlign w:val="superscript"/>
        </w:rPr>
        <w:t xml:space="preserve">36 </w:t>
      </w:r>
      <w:r w:rsidR="00413CB4" w:rsidRPr="00606716">
        <w:rPr>
          <w:rFonts w:ascii="Arial" w:hAnsi="Arial" w:cs="Arial"/>
          <w:sz w:val="28"/>
          <w:szCs w:val="28"/>
        </w:rPr>
        <w:t>Those who were entrepreneurs,</w:t>
      </w:r>
      <w:r w:rsidR="00606716" w:rsidRPr="00606716">
        <w:rPr>
          <w:rFonts w:ascii="Arial" w:hAnsi="Arial" w:cs="Arial"/>
          <w:sz w:val="28"/>
          <w:szCs w:val="28"/>
        </w:rPr>
        <w:t xml:space="preserve"> could make millions </w:t>
      </w:r>
      <w:proofErr w:type="spellStart"/>
      <w:r w:rsidR="00606716" w:rsidRPr="00606716">
        <w:rPr>
          <w:rFonts w:ascii="Arial" w:hAnsi="Arial" w:cs="Arial"/>
          <w:sz w:val="28"/>
          <w:szCs w:val="28"/>
        </w:rPr>
        <w:t>ehh</w:t>
      </w:r>
      <w:proofErr w:type="spellEnd"/>
      <w:r w:rsidR="00413CB4">
        <w:rPr>
          <w:rFonts w:ascii="Arial" w:hAnsi="Arial" w:cs="Arial"/>
          <w:sz w:val="28"/>
          <w:szCs w:val="28"/>
        </w:rPr>
        <w:t>.</w:t>
      </w:r>
      <w:r w:rsidR="00606716" w:rsidRPr="00606716">
        <w:rPr>
          <w:rFonts w:ascii="Arial" w:hAnsi="Arial" w:cs="Arial"/>
          <w:sz w:val="28"/>
          <w:szCs w:val="28"/>
        </w:rPr>
        <w:t xml:space="preserve"> </w:t>
      </w:r>
      <w:r w:rsidR="00413CB4">
        <w:rPr>
          <w:rFonts w:ascii="Arial" w:hAnsi="Arial" w:cs="Arial"/>
          <w:sz w:val="28"/>
          <w:szCs w:val="28"/>
        </w:rPr>
        <w:t>T</w:t>
      </w:r>
      <w:r w:rsidR="00606716" w:rsidRPr="00606716">
        <w:rPr>
          <w:rFonts w:ascii="Arial" w:hAnsi="Arial" w:cs="Arial"/>
          <w:sz w:val="28"/>
          <w:szCs w:val="28"/>
        </w:rPr>
        <w:t>hose who could run supermarkets, could run supermarkets</w:t>
      </w:r>
      <w:r w:rsidR="00413CB4">
        <w:rPr>
          <w:rFonts w:ascii="Arial" w:hAnsi="Arial" w:cs="Arial"/>
          <w:sz w:val="28"/>
          <w:szCs w:val="28"/>
        </w:rPr>
        <w:t>.</w:t>
      </w:r>
      <w:r w:rsidR="00606716" w:rsidRPr="00606716">
        <w:rPr>
          <w:rFonts w:ascii="Arial" w:hAnsi="Arial" w:cs="Arial"/>
          <w:sz w:val="28"/>
          <w:szCs w:val="28"/>
        </w:rPr>
        <w:t xml:space="preserve"> </w:t>
      </w:r>
      <w:r w:rsidR="00413CB4">
        <w:rPr>
          <w:rFonts w:ascii="Arial" w:hAnsi="Arial" w:cs="Arial"/>
          <w:sz w:val="28"/>
          <w:szCs w:val="28"/>
        </w:rPr>
        <w:t>T</w:t>
      </w:r>
      <w:r w:rsidR="00606716" w:rsidRPr="00606716">
        <w:rPr>
          <w:rFonts w:ascii="Arial" w:hAnsi="Arial" w:cs="Arial"/>
          <w:sz w:val="28"/>
          <w:szCs w:val="28"/>
        </w:rPr>
        <w:t xml:space="preserve">hose could run private hospitals, could run private </w:t>
      </w:r>
      <w:proofErr w:type="spellStart"/>
      <w:r w:rsidR="00606716" w:rsidRPr="00606716">
        <w:rPr>
          <w:rFonts w:ascii="Arial" w:hAnsi="Arial" w:cs="Arial"/>
          <w:sz w:val="28"/>
          <w:szCs w:val="28"/>
        </w:rPr>
        <w:t>hos-pitals</w:t>
      </w:r>
      <w:proofErr w:type="spellEnd"/>
      <w:r w:rsidR="00413CB4">
        <w:rPr>
          <w:rFonts w:ascii="Arial" w:hAnsi="Arial" w:cs="Arial"/>
          <w:sz w:val="28"/>
          <w:szCs w:val="28"/>
        </w:rPr>
        <w:t>. T</w:t>
      </w:r>
      <w:r w:rsidR="00606716" w:rsidRPr="00606716">
        <w:rPr>
          <w:rFonts w:ascii="Arial" w:hAnsi="Arial" w:cs="Arial"/>
          <w:sz w:val="28"/>
          <w:szCs w:val="28"/>
        </w:rPr>
        <w:t>hose that could run private colleges could run private colleges. You could do anything</w:t>
      </w:r>
      <w:r w:rsidR="00AE56B4">
        <w:rPr>
          <w:rFonts w:ascii="Arial" w:hAnsi="Arial" w:cs="Arial"/>
          <w:sz w:val="28"/>
          <w:szCs w:val="28"/>
        </w:rPr>
        <w:t>.</w:t>
      </w:r>
      <w:r w:rsidR="00606716" w:rsidRPr="00606716">
        <w:rPr>
          <w:rFonts w:ascii="Arial" w:hAnsi="Arial" w:cs="Arial"/>
          <w:sz w:val="28"/>
          <w:szCs w:val="28"/>
        </w:rPr>
        <w:t xml:space="preserve"> </w:t>
      </w:r>
      <w:r w:rsidR="00AE56B4">
        <w:rPr>
          <w:rFonts w:ascii="Arial" w:hAnsi="Arial" w:cs="Arial"/>
          <w:sz w:val="28"/>
          <w:szCs w:val="28"/>
        </w:rPr>
        <w:t>T</w:t>
      </w:r>
      <w:r w:rsidR="00606716" w:rsidRPr="00606716">
        <w:rPr>
          <w:rFonts w:ascii="Arial" w:hAnsi="Arial" w:cs="Arial"/>
          <w:sz w:val="28"/>
          <w:szCs w:val="28"/>
        </w:rPr>
        <w:t>hose who wanted to be pilots could be pilots. You could be what you want</w:t>
      </w:r>
      <w:r w:rsidR="00430462">
        <w:rPr>
          <w:rFonts w:ascii="Arial" w:hAnsi="Arial" w:cs="Arial"/>
          <w:sz w:val="28"/>
          <w:szCs w:val="28"/>
        </w:rPr>
        <w:t>. T</w:t>
      </w:r>
      <w:r w:rsidR="00606716" w:rsidRPr="00606716">
        <w:rPr>
          <w:rFonts w:ascii="Arial" w:hAnsi="Arial" w:cs="Arial"/>
          <w:sz w:val="28"/>
          <w:szCs w:val="28"/>
        </w:rPr>
        <w:t xml:space="preserve">his is the blessing of natural </w:t>
      </w:r>
      <w:r w:rsidR="00025118">
        <w:rPr>
          <w:rFonts w:ascii="Arial" w:hAnsi="Arial" w:cs="Arial"/>
          <w:sz w:val="28"/>
          <w:szCs w:val="28"/>
        </w:rPr>
        <w:t>i</w:t>
      </w:r>
      <w:r w:rsidR="00CE7F59" w:rsidRPr="00606716">
        <w:rPr>
          <w:rFonts w:ascii="Arial" w:hAnsi="Arial" w:cs="Arial"/>
          <w:sz w:val="28"/>
          <w:szCs w:val="28"/>
        </w:rPr>
        <w:t>ndependence</w:t>
      </w:r>
      <w:r w:rsidR="00025118">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534101">
        <w:rPr>
          <w:rFonts w:ascii="Arial" w:hAnsi="Arial" w:cs="Arial"/>
          <w:sz w:val="28"/>
          <w:szCs w:val="28"/>
        </w:rPr>
        <w:t>handitika</w:t>
      </w:r>
      <w:proofErr w:type="spellEnd"/>
      <w:r w:rsidR="00534101">
        <w:rPr>
          <w:rFonts w:ascii="Arial" w:hAnsi="Arial" w:cs="Arial"/>
          <w:sz w:val="28"/>
          <w:szCs w:val="28"/>
        </w:rPr>
        <w:t>.</w:t>
      </w:r>
      <w:r w:rsidR="00606716" w:rsidRPr="00606716">
        <w:rPr>
          <w:rFonts w:ascii="Arial" w:hAnsi="Arial" w:cs="Arial"/>
          <w:sz w:val="28"/>
          <w:szCs w:val="28"/>
        </w:rPr>
        <w:t xml:space="preserve"> </w:t>
      </w:r>
      <w:r w:rsidR="00534101" w:rsidRPr="00534101">
        <w:rPr>
          <w:rFonts w:ascii="Arial" w:hAnsi="Arial" w:cs="Arial"/>
          <w:sz w:val="18"/>
          <w:szCs w:val="28"/>
        </w:rPr>
        <w:t xml:space="preserve">[Congregation says, “Amen.”] </w:t>
      </w:r>
      <w:r w:rsidR="0035024A">
        <w:rPr>
          <w:rFonts w:ascii="Arial" w:hAnsi="Arial" w:cs="Arial"/>
          <w:sz w:val="28"/>
          <w:szCs w:val="28"/>
        </w:rPr>
        <w:t>But i</w:t>
      </w:r>
      <w:r w:rsidR="00606716" w:rsidRPr="00606716">
        <w:rPr>
          <w:rFonts w:ascii="Arial" w:hAnsi="Arial" w:cs="Arial"/>
          <w:sz w:val="28"/>
          <w:szCs w:val="28"/>
        </w:rPr>
        <w:t xml:space="preserve">t's people like Nkomo, Mugabe, Musika </w:t>
      </w:r>
      <w:proofErr w:type="spellStart"/>
      <w:r w:rsidR="00534101">
        <w:rPr>
          <w:rFonts w:ascii="Arial" w:hAnsi="Arial" w:cs="Arial"/>
          <w:sz w:val="28"/>
          <w:szCs w:val="28"/>
        </w:rPr>
        <w:t>handitika</w:t>
      </w:r>
      <w:proofErr w:type="spellEnd"/>
      <w:r w:rsidR="00534101">
        <w:rPr>
          <w:rFonts w:ascii="Arial" w:hAnsi="Arial" w:cs="Arial"/>
          <w:sz w:val="28"/>
          <w:szCs w:val="28"/>
        </w:rPr>
        <w:t>.</w:t>
      </w:r>
    </w:p>
    <w:p w14:paraId="5364F8DA" w14:textId="092F8165" w:rsidR="00606716" w:rsidRPr="00606716" w:rsidRDefault="00363433" w:rsidP="00C72DED">
      <w:pPr>
        <w:jc w:val="both"/>
        <w:rPr>
          <w:rFonts w:ascii="Arial" w:hAnsi="Arial" w:cs="Arial"/>
          <w:sz w:val="28"/>
          <w:szCs w:val="28"/>
        </w:rPr>
      </w:pPr>
      <w:r>
        <w:rPr>
          <w:rFonts w:ascii="Arial" w:hAnsi="Arial" w:cs="Arial"/>
          <w:sz w:val="28"/>
          <w:szCs w:val="28"/>
          <w:vertAlign w:val="superscript"/>
        </w:rPr>
        <w:t>37</w:t>
      </w:r>
      <w:r w:rsidR="00712F88">
        <w:rPr>
          <w:rFonts w:ascii="Arial" w:hAnsi="Arial" w:cs="Arial"/>
          <w:sz w:val="28"/>
          <w:szCs w:val="28"/>
          <w:vertAlign w:val="superscript"/>
        </w:rPr>
        <w:t xml:space="preserve"> </w:t>
      </w:r>
      <w:r w:rsidR="00606716" w:rsidRPr="00606716">
        <w:rPr>
          <w:rFonts w:ascii="Arial" w:hAnsi="Arial" w:cs="Arial"/>
          <w:sz w:val="28"/>
          <w:szCs w:val="28"/>
        </w:rPr>
        <w:t>While we appreciate the new breed of of-of-of-of-</w:t>
      </w:r>
      <w:proofErr w:type="spellStart"/>
      <w:r w:rsidR="00606716" w:rsidRPr="00606716">
        <w:rPr>
          <w:rFonts w:ascii="Arial" w:hAnsi="Arial" w:cs="Arial"/>
          <w:sz w:val="28"/>
          <w:szCs w:val="28"/>
        </w:rPr>
        <w:t>of</w:t>
      </w:r>
      <w:proofErr w:type="spellEnd"/>
      <w:r w:rsidR="00606716" w:rsidRPr="00606716">
        <w:rPr>
          <w:rFonts w:ascii="Arial" w:hAnsi="Arial" w:cs="Arial"/>
          <w:sz w:val="28"/>
          <w:szCs w:val="28"/>
        </w:rPr>
        <w:t xml:space="preserve"> of </w:t>
      </w:r>
      <w:r w:rsidR="001952D2" w:rsidRPr="00606716">
        <w:rPr>
          <w:rFonts w:ascii="Arial" w:hAnsi="Arial" w:cs="Arial"/>
          <w:sz w:val="28"/>
          <w:szCs w:val="28"/>
        </w:rPr>
        <w:t>politicians</w:t>
      </w:r>
      <w:r w:rsidR="00606716" w:rsidRPr="00606716">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606716" w:rsidRPr="00606716">
        <w:rPr>
          <w:rFonts w:ascii="Arial" w:hAnsi="Arial" w:cs="Arial"/>
          <w:sz w:val="28"/>
          <w:szCs w:val="28"/>
        </w:rPr>
        <w:t xml:space="preserve"> We never forget that they did not do nothing, for us </w:t>
      </w:r>
      <w:r w:rsidR="00534101">
        <w:rPr>
          <w:rFonts w:ascii="Arial" w:hAnsi="Arial" w:cs="Arial"/>
          <w:sz w:val="28"/>
          <w:szCs w:val="28"/>
        </w:rPr>
        <w:t>ha-</w:t>
      </w:r>
      <w:proofErr w:type="spellStart"/>
      <w:r w:rsidR="00534101">
        <w:rPr>
          <w:rFonts w:ascii="Arial" w:hAnsi="Arial" w:cs="Arial"/>
          <w:sz w:val="28"/>
          <w:szCs w:val="28"/>
        </w:rPr>
        <w:t>moona</w:t>
      </w:r>
      <w:proofErr w:type="spellEnd"/>
      <w:r w:rsidR="00606716" w:rsidRPr="00606716">
        <w:rPr>
          <w:rFonts w:ascii="Arial" w:hAnsi="Arial" w:cs="Arial"/>
          <w:sz w:val="28"/>
          <w:szCs w:val="28"/>
        </w:rPr>
        <w:t xml:space="preserve">...? They will do something if they are given the cha...? </w:t>
      </w:r>
      <w:r w:rsidR="00606716" w:rsidRPr="009800C1">
        <w:rPr>
          <w:rFonts w:ascii="Arial" w:hAnsi="Arial" w:cs="Arial"/>
          <w:sz w:val="18"/>
          <w:szCs w:val="18"/>
        </w:rPr>
        <w:t xml:space="preserve">[Congregation </w:t>
      </w:r>
      <w:r w:rsidR="00063DA1" w:rsidRPr="009800C1">
        <w:rPr>
          <w:rFonts w:ascii="Arial" w:hAnsi="Arial" w:cs="Arial"/>
          <w:sz w:val="18"/>
          <w:szCs w:val="18"/>
        </w:rPr>
        <w:lastRenderedPageBreak/>
        <w:t>says, “</w:t>
      </w:r>
      <w:r w:rsidR="00606716" w:rsidRPr="009800C1">
        <w:rPr>
          <w:rFonts w:ascii="Arial" w:hAnsi="Arial" w:cs="Arial"/>
          <w:sz w:val="18"/>
          <w:szCs w:val="18"/>
        </w:rPr>
        <w:t>the chance</w:t>
      </w:r>
      <w:r w:rsidR="00305C15" w:rsidRPr="009800C1">
        <w:rPr>
          <w:rFonts w:ascii="Arial" w:hAnsi="Arial" w:cs="Arial"/>
          <w:sz w:val="18"/>
          <w:szCs w:val="18"/>
        </w:rPr>
        <w:t>.”</w:t>
      </w:r>
      <w:r w:rsidR="00606716" w:rsidRPr="009800C1">
        <w:rPr>
          <w:rFonts w:ascii="Arial" w:hAnsi="Arial" w:cs="Arial"/>
          <w:sz w:val="18"/>
          <w:szCs w:val="18"/>
        </w:rPr>
        <w:t>]</w:t>
      </w:r>
      <w:r w:rsidR="00606716" w:rsidRPr="00606716">
        <w:rPr>
          <w:rFonts w:ascii="Arial" w:hAnsi="Arial" w:cs="Arial"/>
          <w:sz w:val="28"/>
          <w:szCs w:val="28"/>
        </w:rPr>
        <w:t xml:space="preserve"> </w:t>
      </w:r>
      <w:r w:rsidR="007A5EE2">
        <w:rPr>
          <w:rFonts w:ascii="Arial" w:hAnsi="Arial" w:cs="Arial"/>
          <w:sz w:val="28"/>
          <w:szCs w:val="28"/>
        </w:rPr>
        <w:t>B</w:t>
      </w:r>
      <w:r w:rsidR="00606716" w:rsidRPr="00606716">
        <w:rPr>
          <w:rFonts w:ascii="Arial" w:hAnsi="Arial" w:cs="Arial"/>
          <w:sz w:val="28"/>
          <w:szCs w:val="28"/>
        </w:rPr>
        <w:t xml:space="preserve">ut at the moment they did what...? </w:t>
      </w:r>
      <w:r w:rsidR="00606716" w:rsidRPr="009800C1">
        <w:rPr>
          <w:rFonts w:ascii="Arial" w:hAnsi="Arial" w:cs="Arial"/>
          <w:sz w:val="18"/>
          <w:szCs w:val="18"/>
        </w:rPr>
        <w:t xml:space="preserve">[Congregation </w:t>
      </w:r>
      <w:r w:rsidR="00063DA1" w:rsidRPr="009800C1">
        <w:rPr>
          <w:rFonts w:ascii="Arial" w:hAnsi="Arial" w:cs="Arial"/>
          <w:sz w:val="18"/>
          <w:szCs w:val="18"/>
        </w:rPr>
        <w:t>says, “</w:t>
      </w:r>
      <w:r w:rsidR="00606716" w:rsidRPr="009800C1">
        <w:rPr>
          <w:rFonts w:ascii="Arial" w:hAnsi="Arial" w:cs="Arial"/>
          <w:sz w:val="18"/>
          <w:szCs w:val="18"/>
        </w:rPr>
        <w:t>nothing."]</w:t>
      </w:r>
      <w:r w:rsidR="00606716" w:rsidRPr="00606716">
        <w:rPr>
          <w:rFonts w:ascii="Arial" w:hAnsi="Arial" w:cs="Arial"/>
          <w:sz w:val="28"/>
          <w:szCs w:val="28"/>
        </w:rPr>
        <w:t xml:space="preserve"> Those guys are criticizers, spectators, in a football game</w:t>
      </w:r>
      <w:r w:rsidR="007A5EE2">
        <w:rPr>
          <w:rFonts w:ascii="Arial" w:hAnsi="Arial" w:cs="Arial"/>
          <w:sz w:val="28"/>
          <w:szCs w:val="28"/>
        </w:rPr>
        <w:t>.</w:t>
      </w:r>
      <w:r w:rsidR="00606716" w:rsidRPr="00606716">
        <w:rPr>
          <w:rFonts w:ascii="Arial" w:hAnsi="Arial" w:cs="Arial"/>
          <w:sz w:val="28"/>
          <w:szCs w:val="28"/>
        </w:rPr>
        <w:t xml:space="preserve"> </w:t>
      </w:r>
      <w:r w:rsidR="007A5EE2">
        <w:rPr>
          <w:rFonts w:ascii="Arial" w:hAnsi="Arial" w:cs="Arial"/>
          <w:sz w:val="28"/>
          <w:szCs w:val="28"/>
        </w:rPr>
        <w:t>B</w:t>
      </w:r>
      <w:r w:rsidR="00606716" w:rsidRPr="00606716">
        <w:rPr>
          <w:rFonts w:ascii="Arial" w:hAnsi="Arial" w:cs="Arial"/>
          <w:sz w:val="28"/>
          <w:szCs w:val="28"/>
        </w:rPr>
        <w:t xml:space="preserve">ut I don't know how he would perform if he </w:t>
      </w:r>
      <w:proofErr w:type="gramStart"/>
      <w:r w:rsidR="00606716" w:rsidRPr="00606716">
        <w:rPr>
          <w:rFonts w:ascii="Arial" w:hAnsi="Arial" w:cs="Arial"/>
          <w:sz w:val="28"/>
          <w:szCs w:val="28"/>
        </w:rPr>
        <w:t>is</w:t>
      </w:r>
      <w:proofErr w:type="gramEnd"/>
      <w:r w:rsidR="00606716" w:rsidRPr="00606716">
        <w:rPr>
          <w:rFonts w:ascii="Arial" w:hAnsi="Arial" w:cs="Arial"/>
          <w:sz w:val="28"/>
          <w:szCs w:val="28"/>
        </w:rPr>
        <w:t xml:space="preserve"> in the ground</w:t>
      </w:r>
      <w:r w:rsidR="00C72DED">
        <w:rPr>
          <w:rFonts w:ascii="Arial" w:hAnsi="Arial" w:cs="Arial"/>
          <w:sz w:val="28"/>
          <w:szCs w:val="28"/>
        </w:rPr>
        <w:t xml:space="preserve">. </w:t>
      </w:r>
      <w:r w:rsidR="00C72DED" w:rsidRPr="009800C1">
        <w:rPr>
          <w:rFonts w:ascii="Arial" w:hAnsi="Arial" w:cs="Arial"/>
          <w:sz w:val="18"/>
          <w:szCs w:val="18"/>
        </w:rPr>
        <w:t>[Apostle laughs</w:t>
      </w:r>
      <w:r w:rsidR="00C72DED">
        <w:rPr>
          <w:rFonts w:ascii="Arial" w:hAnsi="Arial" w:cs="Arial"/>
          <w:sz w:val="28"/>
          <w:szCs w:val="28"/>
        </w:rPr>
        <w:t>]</w:t>
      </w:r>
      <w:r w:rsidR="00606716" w:rsidRPr="00606716">
        <w:rPr>
          <w:rFonts w:ascii="Arial" w:hAnsi="Arial" w:cs="Arial"/>
          <w:sz w:val="28"/>
          <w:szCs w:val="28"/>
        </w:rPr>
        <w:t xml:space="preserve"> </w:t>
      </w:r>
      <w:proofErr w:type="spellStart"/>
      <w:r w:rsidR="00C02106">
        <w:rPr>
          <w:rFonts w:ascii="Arial" w:hAnsi="Arial" w:cs="Arial"/>
          <w:sz w:val="28"/>
          <w:szCs w:val="28"/>
        </w:rPr>
        <w:t>N</w:t>
      </w:r>
      <w:r w:rsidR="00606716" w:rsidRPr="00606716">
        <w:rPr>
          <w:rFonts w:ascii="Arial" w:hAnsi="Arial" w:cs="Arial"/>
          <w:sz w:val="28"/>
          <w:szCs w:val="28"/>
        </w:rPr>
        <w:t>ekuti</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ukaona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madhara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anotonga</w:t>
      </w:r>
      <w:proofErr w:type="spellEnd"/>
      <w:r w:rsidR="00606716" w:rsidRPr="00606716">
        <w:rPr>
          <w:rFonts w:ascii="Arial" w:hAnsi="Arial" w:cs="Arial"/>
          <w:sz w:val="28"/>
          <w:szCs w:val="28"/>
        </w:rPr>
        <w:t xml:space="preserve"> vanhu </w:t>
      </w:r>
      <w:proofErr w:type="spellStart"/>
      <w:r w:rsidR="00606716" w:rsidRPr="00606716">
        <w:rPr>
          <w:rFonts w:ascii="Arial" w:hAnsi="Arial" w:cs="Arial"/>
          <w:sz w:val="28"/>
          <w:szCs w:val="28"/>
        </w:rPr>
        <w:t>vanenge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vapotsa</w:t>
      </w:r>
      <w:proofErr w:type="spellEnd"/>
      <w:r w:rsidR="00606716" w:rsidRPr="00606716">
        <w:rPr>
          <w:rFonts w:ascii="Arial" w:hAnsi="Arial" w:cs="Arial"/>
          <w:sz w:val="28"/>
          <w:szCs w:val="28"/>
        </w:rPr>
        <w:t xml:space="preserve"> ground ka </w:t>
      </w:r>
      <w:proofErr w:type="spellStart"/>
      <w:r w:rsidR="00606716" w:rsidRPr="00606716">
        <w:rPr>
          <w:rFonts w:ascii="Arial" w:hAnsi="Arial" w:cs="Arial"/>
          <w:sz w:val="28"/>
          <w:szCs w:val="28"/>
        </w:rPr>
        <w:t>vapotsa</w:t>
      </w:r>
      <w:proofErr w:type="spellEnd"/>
      <w:r w:rsidR="00606716" w:rsidRPr="00606716">
        <w:rPr>
          <w:rFonts w:ascii="Arial" w:hAnsi="Arial" w:cs="Arial"/>
          <w:sz w:val="28"/>
          <w:szCs w:val="28"/>
        </w:rPr>
        <w:t xml:space="preserve"> go-d-d-d</w:t>
      </w:r>
      <w:r w:rsidR="00A15069">
        <w:rPr>
          <w:rFonts w:ascii="Arial" w:hAnsi="Arial" w:cs="Arial"/>
          <w:sz w:val="28"/>
          <w:szCs w:val="28"/>
        </w:rPr>
        <w:t xml:space="preserve"> </w:t>
      </w:r>
      <w:proofErr w:type="spellStart"/>
      <w:r w:rsidR="00606716" w:rsidRPr="00606716">
        <w:rPr>
          <w:rFonts w:ascii="Arial" w:hAnsi="Arial" w:cs="Arial"/>
          <w:sz w:val="28"/>
          <w:szCs w:val="28"/>
        </w:rPr>
        <w:t>ghedhe</w:t>
      </w:r>
      <w:proofErr w:type="spellEnd"/>
      <w:r w:rsidR="00DE76AA">
        <w:rPr>
          <w:rFonts w:ascii="Arial" w:hAnsi="Arial" w:cs="Arial"/>
          <w:sz w:val="28"/>
          <w:szCs w:val="28"/>
        </w:rPr>
        <w:t>,</w:t>
      </w:r>
      <w:r w:rsidR="00606716" w:rsidRPr="00606716">
        <w:rPr>
          <w:rFonts w:ascii="Arial" w:hAnsi="Arial" w:cs="Arial"/>
          <w:sz w:val="28"/>
          <w:szCs w:val="28"/>
        </w:rPr>
        <w:t xml:space="preserve"> </w:t>
      </w:r>
      <w:proofErr w:type="spellStart"/>
      <w:r w:rsidR="00DE76AA">
        <w:rPr>
          <w:rFonts w:ascii="Arial" w:hAnsi="Arial" w:cs="Arial"/>
          <w:sz w:val="28"/>
          <w:szCs w:val="28"/>
        </w:rPr>
        <w:t>z</w:t>
      </w:r>
      <w:r w:rsidR="00606716" w:rsidRPr="00606716">
        <w:rPr>
          <w:rFonts w:ascii="Arial" w:hAnsi="Arial" w:cs="Arial"/>
          <w:sz w:val="28"/>
          <w:szCs w:val="28"/>
        </w:rPr>
        <w:t>imadhara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zvine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dumbu</w:t>
      </w:r>
      <w:proofErr w:type="spellEnd"/>
      <w:r w:rsidR="00606716" w:rsidRPr="00606716">
        <w:rPr>
          <w:rFonts w:ascii="Arial" w:hAnsi="Arial" w:cs="Arial"/>
          <w:sz w:val="28"/>
          <w:szCs w:val="28"/>
        </w:rPr>
        <w:t xml:space="preserve"> kuti, '</w:t>
      </w:r>
      <w:proofErr w:type="spellStart"/>
      <w:r w:rsidR="00606716" w:rsidRPr="00606716">
        <w:rPr>
          <w:rFonts w:ascii="Arial" w:hAnsi="Arial" w:cs="Arial"/>
          <w:sz w:val="28"/>
          <w:szCs w:val="28"/>
        </w:rPr>
        <w:t>mupfana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ind</w:t>
      </w:r>
      <w:r w:rsidR="001C49D0">
        <w:rPr>
          <w:rFonts w:ascii="Arial" w:hAnsi="Arial" w:cs="Arial"/>
          <w:sz w:val="28"/>
          <w:szCs w:val="28"/>
        </w:rPr>
        <w:t>a</w:t>
      </w:r>
      <w:r w:rsidR="00606716" w:rsidRPr="00606716">
        <w:rPr>
          <w:rFonts w:ascii="Arial" w:hAnsi="Arial" w:cs="Arial"/>
          <w:sz w:val="28"/>
          <w:szCs w:val="28"/>
        </w:rPr>
        <w:t>va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kupusa</w:t>
      </w:r>
      <w:proofErr w:type="spellEnd"/>
      <w:r w:rsidR="00606716" w:rsidRPr="00606716">
        <w:rPr>
          <w:rFonts w:ascii="Arial" w:hAnsi="Arial" w:cs="Arial"/>
          <w:sz w:val="28"/>
          <w:szCs w:val="28"/>
        </w:rPr>
        <w:t xml:space="preserve"> so </w:t>
      </w:r>
      <w:proofErr w:type="spellStart"/>
      <w:r w:rsidR="00606716" w:rsidRPr="00606716">
        <w:rPr>
          <w:rFonts w:ascii="Arial" w:hAnsi="Arial" w:cs="Arial"/>
          <w:sz w:val="28"/>
          <w:szCs w:val="28"/>
        </w:rPr>
        <w:t>ahhh</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ungadei</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wagohwesa</w:t>
      </w:r>
      <w:proofErr w:type="spellEnd"/>
      <w:r w:rsidR="00606716" w:rsidRPr="00606716">
        <w:rPr>
          <w:rFonts w:ascii="Arial" w:hAnsi="Arial" w:cs="Arial"/>
          <w:sz w:val="28"/>
          <w:szCs w:val="28"/>
        </w:rPr>
        <w:t xml:space="preserve">'. Iye </w:t>
      </w:r>
      <w:proofErr w:type="spellStart"/>
      <w:r w:rsidR="00606716" w:rsidRPr="00606716">
        <w:rPr>
          <w:rFonts w:ascii="Arial" w:hAnsi="Arial" w:cs="Arial"/>
          <w:sz w:val="28"/>
          <w:szCs w:val="28"/>
        </w:rPr>
        <w:t>haagone</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kusimudza</w:t>
      </w:r>
      <w:proofErr w:type="spellEnd"/>
      <w:r w:rsidR="00606716" w:rsidRPr="00606716">
        <w:rPr>
          <w:rFonts w:ascii="Arial" w:hAnsi="Arial" w:cs="Arial"/>
          <w:sz w:val="28"/>
          <w:szCs w:val="28"/>
        </w:rPr>
        <w:t xml:space="preserve"> gumbo rake</w:t>
      </w:r>
      <w:r w:rsidR="00DE76AA">
        <w:rPr>
          <w:rFonts w:ascii="Arial" w:hAnsi="Arial" w:cs="Arial"/>
          <w:sz w:val="28"/>
          <w:szCs w:val="28"/>
        </w:rPr>
        <w:t xml:space="preserve">. </w:t>
      </w:r>
      <w:r w:rsidR="009800C1" w:rsidRPr="009800C1">
        <w:rPr>
          <w:rFonts w:ascii="Arial" w:hAnsi="Arial" w:cs="Arial"/>
          <w:sz w:val="18"/>
          <w:szCs w:val="28"/>
        </w:rPr>
        <w:t>[Congregation laughs]</w:t>
      </w:r>
      <w:r w:rsidR="00287C7D">
        <w:rPr>
          <w:rFonts w:ascii="Arial" w:hAnsi="Arial" w:cs="Arial"/>
          <w:sz w:val="28"/>
          <w:szCs w:val="28"/>
        </w:rPr>
        <w:t xml:space="preserve"> </w:t>
      </w:r>
      <w:r w:rsidR="00DE76AA">
        <w:rPr>
          <w:rFonts w:ascii="Arial" w:hAnsi="Arial" w:cs="Arial"/>
          <w:sz w:val="28"/>
          <w:szCs w:val="28"/>
        </w:rPr>
        <w:t>I</w:t>
      </w:r>
      <w:r w:rsidR="00606716" w:rsidRPr="00606716">
        <w:rPr>
          <w:rFonts w:ascii="Arial" w:hAnsi="Arial" w:cs="Arial"/>
          <w:sz w:val="28"/>
          <w:szCs w:val="28"/>
        </w:rPr>
        <w:t xml:space="preserve">t's so easy </w:t>
      </w:r>
      <w:proofErr w:type="spellStart"/>
      <w:r w:rsidR="00534101">
        <w:rPr>
          <w:rFonts w:ascii="Arial" w:hAnsi="Arial" w:cs="Arial"/>
          <w:sz w:val="28"/>
          <w:szCs w:val="28"/>
        </w:rPr>
        <w:t>handitika</w:t>
      </w:r>
      <w:proofErr w:type="spellEnd"/>
      <w:r w:rsidR="00534101">
        <w:rPr>
          <w:rFonts w:ascii="Arial" w:hAnsi="Arial" w:cs="Arial"/>
          <w:sz w:val="28"/>
          <w:szCs w:val="28"/>
        </w:rPr>
        <w:t>.</w:t>
      </w:r>
      <w:r w:rsidR="00606716" w:rsidRPr="00606716">
        <w:rPr>
          <w:rFonts w:ascii="Arial" w:hAnsi="Arial" w:cs="Arial"/>
          <w:sz w:val="28"/>
          <w:szCs w:val="28"/>
        </w:rPr>
        <w:t xml:space="preserve"> </w:t>
      </w:r>
      <w:r w:rsidR="009800C1">
        <w:rPr>
          <w:rFonts w:ascii="Arial" w:hAnsi="Arial" w:cs="Arial"/>
          <w:sz w:val="28"/>
          <w:szCs w:val="28"/>
        </w:rPr>
        <w:t>T</w:t>
      </w:r>
      <w:r w:rsidR="00606716" w:rsidRPr="00606716">
        <w:rPr>
          <w:rFonts w:ascii="Arial" w:hAnsi="Arial" w:cs="Arial"/>
          <w:sz w:val="28"/>
          <w:szCs w:val="28"/>
        </w:rPr>
        <w:t xml:space="preserve">o do that to others </w:t>
      </w:r>
      <w:proofErr w:type="spellStart"/>
      <w:r w:rsidR="00606716" w:rsidRPr="00606716">
        <w:rPr>
          <w:rFonts w:ascii="Arial" w:hAnsi="Arial" w:cs="Arial"/>
          <w:sz w:val="28"/>
          <w:szCs w:val="28"/>
        </w:rPr>
        <w:t>han</w:t>
      </w:r>
      <w:r w:rsidR="001C49D0">
        <w:rPr>
          <w:rFonts w:ascii="Arial" w:hAnsi="Arial" w:cs="Arial"/>
          <w:sz w:val="28"/>
          <w:szCs w:val="28"/>
        </w:rPr>
        <w:t>d</w:t>
      </w:r>
      <w:r w:rsidR="00606716" w:rsidRPr="00606716">
        <w:rPr>
          <w:rFonts w:ascii="Arial" w:hAnsi="Arial" w:cs="Arial"/>
          <w:sz w:val="28"/>
          <w:szCs w:val="28"/>
        </w:rPr>
        <w:t>iti</w:t>
      </w:r>
      <w:proofErr w:type="spellEnd"/>
      <w:r w:rsidR="009800C1">
        <w:rPr>
          <w:rFonts w:ascii="Arial" w:hAnsi="Arial" w:cs="Arial"/>
          <w:sz w:val="28"/>
          <w:szCs w:val="28"/>
        </w:rPr>
        <w:t>.</w:t>
      </w:r>
    </w:p>
    <w:p w14:paraId="59D5D787" w14:textId="28C2393E" w:rsidR="00650130" w:rsidRDefault="007C0621" w:rsidP="00EE1207">
      <w:pPr>
        <w:jc w:val="both"/>
        <w:rPr>
          <w:rFonts w:ascii="Arial" w:hAnsi="Arial" w:cs="Arial"/>
          <w:sz w:val="28"/>
          <w:szCs w:val="28"/>
        </w:rPr>
      </w:pPr>
      <w:r>
        <w:rPr>
          <w:rFonts w:ascii="Arial" w:hAnsi="Arial" w:cs="Arial"/>
          <w:sz w:val="28"/>
          <w:szCs w:val="28"/>
          <w:vertAlign w:val="superscript"/>
        </w:rPr>
        <w:t xml:space="preserve">38 </w:t>
      </w:r>
      <w:proofErr w:type="spellStart"/>
      <w:r w:rsidR="00606716" w:rsidRPr="00606716">
        <w:rPr>
          <w:rFonts w:ascii="Arial" w:hAnsi="Arial" w:cs="Arial"/>
          <w:sz w:val="28"/>
          <w:szCs w:val="28"/>
        </w:rPr>
        <w:t>Ndosaka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makaona</w:t>
      </w:r>
      <w:proofErr w:type="spellEnd"/>
      <w:r w:rsidR="00606716" w:rsidRPr="00606716">
        <w:rPr>
          <w:rFonts w:ascii="Arial" w:hAnsi="Arial" w:cs="Arial"/>
          <w:sz w:val="28"/>
          <w:szCs w:val="28"/>
        </w:rPr>
        <w:t xml:space="preserve"> ini </w:t>
      </w:r>
      <w:proofErr w:type="spellStart"/>
      <w:r w:rsidR="00606716" w:rsidRPr="00606716">
        <w:rPr>
          <w:rFonts w:ascii="Arial" w:hAnsi="Arial" w:cs="Arial"/>
          <w:sz w:val="28"/>
          <w:szCs w:val="28"/>
        </w:rPr>
        <w:t>ndakazozvidzidziswa</w:t>
      </w:r>
      <w:proofErr w:type="spellEnd"/>
      <w:r w:rsidR="00606716" w:rsidRPr="00606716">
        <w:rPr>
          <w:rFonts w:ascii="Arial" w:hAnsi="Arial" w:cs="Arial"/>
          <w:sz w:val="28"/>
          <w:szCs w:val="28"/>
        </w:rPr>
        <w:t xml:space="preserve"> after ndaita muKristu, ndaita a pastor for years. When </w:t>
      </w:r>
      <w:r w:rsidR="00B065E8" w:rsidRPr="00606716">
        <w:rPr>
          <w:rFonts w:ascii="Arial" w:hAnsi="Arial" w:cs="Arial"/>
          <w:sz w:val="28"/>
          <w:szCs w:val="28"/>
        </w:rPr>
        <w:t>I</w:t>
      </w:r>
      <w:r w:rsidR="00606716" w:rsidRPr="00606716">
        <w:rPr>
          <w:rFonts w:ascii="Arial" w:hAnsi="Arial" w:cs="Arial"/>
          <w:sz w:val="28"/>
          <w:szCs w:val="28"/>
        </w:rPr>
        <w:t xml:space="preserve"> heard people vamwe </w:t>
      </w:r>
      <w:proofErr w:type="spellStart"/>
      <w:r w:rsidR="00606716" w:rsidRPr="00606716">
        <w:rPr>
          <w:rFonts w:ascii="Arial" w:hAnsi="Arial" w:cs="Arial"/>
          <w:sz w:val="28"/>
          <w:szCs w:val="28"/>
        </w:rPr>
        <w:t>vandakaroorera</w:t>
      </w:r>
      <w:proofErr w:type="spellEnd"/>
      <w:r w:rsidR="00606716" w:rsidRPr="00606716">
        <w:rPr>
          <w:rFonts w:ascii="Arial" w:hAnsi="Arial" w:cs="Arial"/>
          <w:sz w:val="28"/>
          <w:szCs w:val="28"/>
        </w:rPr>
        <w:t xml:space="preserve"> vakadzi,</w:t>
      </w:r>
      <w:r w:rsidR="004E5EDC">
        <w:rPr>
          <w:rFonts w:ascii="Arial" w:hAnsi="Arial" w:cs="Arial"/>
          <w:sz w:val="28"/>
          <w:szCs w:val="28"/>
        </w:rPr>
        <w:t xml:space="preserve"> </w:t>
      </w:r>
      <w:proofErr w:type="spellStart"/>
      <w:r w:rsidR="00606716" w:rsidRPr="00606716">
        <w:rPr>
          <w:rFonts w:ascii="Arial" w:hAnsi="Arial" w:cs="Arial"/>
          <w:sz w:val="28"/>
          <w:szCs w:val="28"/>
        </w:rPr>
        <w:t>unotoziva</w:t>
      </w:r>
      <w:proofErr w:type="spellEnd"/>
      <w:r w:rsidR="00606716" w:rsidRPr="00606716">
        <w:rPr>
          <w:rFonts w:ascii="Arial" w:hAnsi="Arial" w:cs="Arial"/>
          <w:sz w:val="28"/>
          <w:szCs w:val="28"/>
        </w:rPr>
        <w:t xml:space="preserve"> kuti murume </w:t>
      </w:r>
      <w:proofErr w:type="spellStart"/>
      <w:r w:rsidR="00606716" w:rsidRPr="00606716">
        <w:rPr>
          <w:rFonts w:ascii="Arial" w:hAnsi="Arial" w:cs="Arial"/>
          <w:sz w:val="28"/>
          <w:szCs w:val="28"/>
        </w:rPr>
        <w:t>uyu</w:t>
      </w:r>
      <w:proofErr w:type="spellEnd"/>
      <w:r w:rsidR="00606716" w:rsidRPr="00606716">
        <w:rPr>
          <w:rFonts w:ascii="Arial" w:hAnsi="Arial" w:cs="Arial"/>
          <w:sz w:val="28"/>
          <w:szCs w:val="28"/>
        </w:rPr>
        <w:t xml:space="preserve"> ka </w:t>
      </w:r>
      <w:proofErr w:type="spellStart"/>
      <w:r w:rsidR="00606716" w:rsidRPr="00606716">
        <w:rPr>
          <w:rFonts w:ascii="Arial" w:hAnsi="Arial" w:cs="Arial"/>
          <w:sz w:val="28"/>
          <w:szCs w:val="28"/>
        </w:rPr>
        <w:t>uyu</w:t>
      </w:r>
      <w:proofErr w:type="spellEnd"/>
      <w:r w:rsidR="00606716" w:rsidRPr="00606716">
        <w:rPr>
          <w:rFonts w:ascii="Arial" w:hAnsi="Arial" w:cs="Arial"/>
          <w:sz w:val="28"/>
          <w:szCs w:val="28"/>
        </w:rPr>
        <w:t xml:space="preserve"> vana</w:t>
      </w:r>
      <w:r w:rsidR="00036CBD">
        <w:rPr>
          <w:rFonts w:ascii="Arial" w:hAnsi="Arial" w:cs="Arial"/>
          <w:sz w:val="28"/>
          <w:szCs w:val="28"/>
        </w:rPr>
        <w:t xml:space="preserve"> </w:t>
      </w:r>
      <w:proofErr w:type="spellStart"/>
      <w:r w:rsidR="00036CBD">
        <w:rPr>
          <w:rFonts w:ascii="Arial" w:hAnsi="Arial" w:cs="Arial"/>
          <w:sz w:val="28"/>
          <w:szCs w:val="28"/>
        </w:rPr>
        <w:t>vaanavo</w:t>
      </w:r>
      <w:proofErr w:type="spellEnd"/>
      <w:r w:rsidR="00606716" w:rsidRPr="00606716">
        <w:rPr>
          <w:rFonts w:ascii="Arial" w:hAnsi="Arial" w:cs="Arial"/>
          <w:sz w:val="28"/>
          <w:szCs w:val="28"/>
        </w:rPr>
        <w:t xml:space="preserve"> </w:t>
      </w:r>
      <w:r w:rsidR="00606716" w:rsidRPr="00CE36DE">
        <w:rPr>
          <w:rFonts w:ascii="Arial" w:hAnsi="Arial" w:cs="Arial"/>
          <w:sz w:val="28"/>
          <w:szCs w:val="28"/>
        </w:rPr>
        <w:t>ava</w:t>
      </w:r>
      <w:r w:rsidR="00CE36DE">
        <w:rPr>
          <w:rStyle w:val="CommentReference"/>
          <w:rFonts w:ascii="Arial" w:hAnsi="Arial" w:cs="Arial"/>
          <w:sz w:val="28"/>
          <w:szCs w:val="28"/>
        </w:rPr>
        <w:t>, i</w:t>
      </w:r>
      <w:r w:rsidR="00606716" w:rsidRPr="00CE36DE">
        <w:rPr>
          <w:rFonts w:ascii="Arial" w:hAnsi="Arial" w:cs="Arial"/>
          <w:sz w:val="28"/>
          <w:szCs w:val="28"/>
        </w:rPr>
        <w:t>f</w:t>
      </w:r>
      <w:r w:rsidR="00606716" w:rsidRPr="00606716">
        <w:rPr>
          <w:rFonts w:ascii="Arial" w:hAnsi="Arial" w:cs="Arial"/>
          <w:sz w:val="28"/>
          <w:szCs w:val="28"/>
        </w:rPr>
        <w:t xml:space="preserve"> you were no</w:t>
      </w:r>
      <w:r w:rsidR="00036CBD">
        <w:rPr>
          <w:rFonts w:ascii="Arial" w:hAnsi="Arial" w:cs="Arial"/>
          <w:sz w:val="28"/>
          <w:szCs w:val="28"/>
        </w:rPr>
        <w:t>t</w:t>
      </w:r>
      <w:r w:rsidR="00606716" w:rsidRPr="00606716">
        <w:rPr>
          <w:rFonts w:ascii="Arial" w:hAnsi="Arial" w:cs="Arial"/>
          <w:sz w:val="28"/>
          <w:szCs w:val="28"/>
        </w:rPr>
        <w:t xml:space="preserve"> in his life, he wouldn't ha...? </w:t>
      </w:r>
      <w:r w:rsidR="00606716" w:rsidRPr="009800C1">
        <w:rPr>
          <w:rFonts w:ascii="Arial" w:hAnsi="Arial" w:cs="Arial"/>
          <w:sz w:val="18"/>
          <w:szCs w:val="18"/>
        </w:rPr>
        <w:t xml:space="preserve">[Congregation </w:t>
      </w:r>
      <w:r w:rsidR="00063DA1" w:rsidRPr="009800C1">
        <w:rPr>
          <w:rFonts w:ascii="Arial" w:hAnsi="Arial" w:cs="Arial"/>
          <w:sz w:val="18"/>
          <w:szCs w:val="18"/>
        </w:rPr>
        <w:t>says, “</w:t>
      </w:r>
      <w:r w:rsidR="00606716" w:rsidRPr="009800C1">
        <w:rPr>
          <w:rFonts w:ascii="Arial" w:hAnsi="Arial" w:cs="Arial"/>
          <w:sz w:val="18"/>
          <w:szCs w:val="18"/>
        </w:rPr>
        <w:t xml:space="preserve">have them."] </w:t>
      </w:r>
      <w:r w:rsidR="00606716" w:rsidRPr="00606716">
        <w:rPr>
          <w:rFonts w:ascii="Arial" w:hAnsi="Arial" w:cs="Arial"/>
          <w:sz w:val="28"/>
          <w:szCs w:val="28"/>
        </w:rPr>
        <w:t xml:space="preserve">Uchitomunzwa </w:t>
      </w:r>
      <w:proofErr w:type="spellStart"/>
      <w:r w:rsidR="00606716" w:rsidRPr="00606716">
        <w:rPr>
          <w:rFonts w:ascii="Arial" w:hAnsi="Arial" w:cs="Arial"/>
          <w:sz w:val="28"/>
          <w:szCs w:val="28"/>
        </w:rPr>
        <w:t>achikutuka</w:t>
      </w:r>
      <w:proofErr w:type="spellEnd"/>
      <w:r w:rsidR="00606716" w:rsidRPr="00606716">
        <w:rPr>
          <w:rFonts w:ascii="Arial" w:hAnsi="Arial" w:cs="Arial"/>
          <w:sz w:val="28"/>
          <w:szCs w:val="28"/>
        </w:rPr>
        <w:t xml:space="preserve"> kuti </w:t>
      </w:r>
      <w:proofErr w:type="spellStart"/>
      <w:r w:rsidR="00606716" w:rsidRPr="00606716">
        <w:rPr>
          <w:rFonts w:ascii="Arial" w:hAnsi="Arial" w:cs="Arial"/>
          <w:sz w:val="28"/>
          <w:szCs w:val="28"/>
        </w:rPr>
        <w:t>hauna</w:t>
      </w:r>
      <w:proofErr w:type="spellEnd"/>
      <w:r w:rsidR="00606716" w:rsidRPr="00606716">
        <w:rPr>
          <w:rFonts w:ascii="Arial" w:hAnsi="Arial" w:cs="Arial"/>
          <w:sz w:val="28"/>
          <w:szCs w:val="28"/>
        </w:rPr>
        <w:t xml:space="preserve"> </w:t>
      </w:r>
      <w:proofErr w:type="spellStart"/>
      <w:r w:rsidR="00606716" w:rsidRPr="00606716">
        <w:rPr>
          <w:rFonts w:ascii="Arial" w:hAnsi="Arial" w:cs="Arial"/>
          <w:sz w:val="28"/>
          <w:szCs w:val="28"/>
        </w:rPr>
        <w:t>zvawakamuitira</w:t>
      </w:r>
      <w:proofErr w:type="spellEnd"/>
      <w:r w:rsidR="00606716" w:rsidRPr="00606716">
        <w:rPr>
          <w:rFonts w:ascii="Arial" w:hAnsi="Arial" w:cs="Arial"/>
          <w:sz w:val="28"/>
          <w:szCs w:val="28"/>
        </w:rPr>
        <w:t xml:space="preserve"> muhupenyu</w:t>
      </w:r>
      <w:r w:rsidR="00986F93">
        <w:rPr>
          <w:rFonts w:ascii="Arial" w:hAnsi="Arial" w:cs="Arial"/>
          <w:sz w:val="28"/>
          <w:szCs w:val="28"/>
        </w:rPr>
        <w:t>,</w:t>
      </w:r>
      <w:r w:rsidR="00606716" w:rsidRPr="00606716">
        <w:rPr>
          <w:rFonts w:ascii="Arial" w:hAnsi="Arial" w:cs="Arial"/>
          <w:sz w:val="28"/>
          <w:szCs w:val="28"/>
        </w:rPr>
        <w:t xml:space="preserve"> </w:t>
      </w:r>
      <w:proofErr w:type="spellStart"/>
      <w:r w:rsidR="00606716" w:rsidRPr="00606716">
        <w:rPr>
          <w:rFonts w:ascii="Arial" w:hAnsi="Arial" w:cs="Arial"/>
          <w:sz w:val="28"/>
          <w:szCs w:val="28"/>
        </w:rPr>
        <w:t>akabata</w:t>
      </w:r>
      <w:proofErr w:type="spellEnd"/>
      <w:r w:rsidR="00606716" w:rsidRPr="00606716">
        <w:rPr>
          <w:rFonts w:ascii="Arial" w:hAnsi="Arial" w:cs="Arial"/>
          <w:sz w:val="28"/>
          <w:szCs w:val="28"/>
        </w:rPr>
        <w:t xml:space="preserve"> mwana </w:t>
      </w:r>
      <w:proofErr w:type="spellStart"/>
      <w:r w:rsidR="00606716" w:rsidRPr="00606716">
        <w:rPr>
          <w:rFonts w:ascii="Arial" w:hAnsi="Arial" w:cs="Arial"/>
          <w:sz w:val="28"/>
          <w:szCs w:val="28"/>
        </w:rPr>
        <w:t>wacho</w:t>
      </w:r>
      <w:proofErr w:type="spellEnd"/>
      <w:r w:rsidR="00606716" w:rsidRPr="00606716">
        <w:rPr>
          <w:rFonts w:ascii="Arial" w:hAnsi="Arial" w:cs="Arial"/>
          <w:sz w:val="28"/>
          <w:szCs w:val="28"/>
        </w:rPr>
        <w:t xml:space="preserve"> </w:t>
      </w:r>
      <w:proofErr w:type="spellStart"/>
      <w:r w:rsidR="000C073F" w:rsidRPr="00606716">
        <w:rPr>
          <w:rFonts w:ascii="Arial" w:hAnsi="Arial" w:cs="Arial"/>
          <w:sz w:val="28"/>
          <w:szCs w:val="28"/>
        </w:rPr>
        <w:t>mumaoko</w:t>
      </w:r>
      <w:proofErr w:type="spellEnd"/>
      <w:r w:rsidR="000C073F" w:rsidRPr="00606716">
        <w:rPr>
          <w:rFonts w:ascii="Arial" w:hAnsi="Arial" w:cs="Arial"/>
          <w:sz w:val="28"/>
          <w:szCs w:val="28"/>
        </w:rPr>
        <w:t xml:space="preserve"> he</w:t>
      </w:r>
      <w:r w:rsidR="00606716" w:rsidRPr="00606716">
        <w:rPr>
          <w:rFonts w:ascii="Arial" w:hAnsi="Arial" w:cs="Arial"/>
          <w:sz w:val="28"/>
          <w:szCs w:val="28"/>
        </w:rPr>
        <w:t>-he-he-</w:t>
      </w:r>
      <w:r w:rsidR="00B065E8" w:rsidRPr="00606716">
        <w:rPr>
          <w:rFonts w:ascii="Arial" w:hAnsi="Arial" w:cs="Arial"/>
          <w:sz w:val="28"/>
          <w:szCs w:val="28"/>
        </w:rPr>
        <w:t>he</w:t>
      </w:r>
      <w:r w:rsidR="00986F93">
        <w:rPr>
          <w:rFonts w:ascii="Arial" w:hAnsi="Arial" w:cs="Arial"/>
          <w:sz w:val="28"/>
          <w:szCs w:val="28"/>
        </w:rPr>
        <w:t xml:space="preserve">. </w:t>
      </w:r>
      <w:r w:rsidR="00A061E1" w:rsidRPr="00A061E1">
        <w:rPr>
          <w:rFonts w:ascii="Arial" w:hAnsi="Arial" w:cs="Arial"/>
          <w:sz w:val="18"/>
          <w:szCs w:val="18"/>
        </w:rPr>
        <w:t>[</w:t>
      </w:r>
      <w:r w:rsidR="00606716" w:rsidRPr="00A061E1">
        <w:rPr>
          <w:rFonts w:ascii="Arial" w:hAnsi="Arial" w:cs="Arial"/>
          <w:sz w:val="18"/>
          <w:szCs w:val="18"/>
        </w:rPr>
        <w:t>Apostle Gumbura chuckles]</w:t>
      </w:r>
      <w:r w:rsidR="00606716" w:rsidRPr="00606716">
        <w:rPr>
          <w:rFonts w:ascii="Arial" w:hAnsi="Arial" w:cs="Arial"/>
          <w:sz w:val="28"/>
          <w:szCs w:val="28"/>
        </w:rPr>
        <w:t xml:space="preserve"> </w:t>
      </w:r>
      <w:r w:rsidR="00986F93">
        <w:rPr>
          <w:rFonts w:ascii="Arial" w:hAnsi="Arial" w:cs="Arial"/>
          <w:sz w:val="28"/>
          <w:szCs w:val="28"/>
        </w:rPr>
        <w:t>T</w:t>
      </w:r>
      <w:r w:rsidR="00606716" w:rsidRPr="00606716">
        <w:rPr>
          <w:rFonts w:ascii="Arial" w:hAnsi="Arial" w:cs="Arial"/>
          <w:sz w:val="28"/>
          <w:szCs w:val="28"/>
        </w:rPr>
        <w:t xml:space="preserve">hen I understood ten lepers, I did. Kuti </w:t>
      </w:r>
      <w:proofErr w:type="spellStart"/>
      <w:r w:rsidR="00606716" w:rsidRPr="00606716">
        <w:rPr>
          <w:rFonts w:ascii="Arial" w:hAnsi="Arial" w:cs="Arial"/>
          <w:sz w:val="28"/>
          <w:szCs w:val="28"/>
        </w:rPr>
        <w:t>ahhh</w:t>
      </w:r>
      <w:proofErr w:type="spellEnd"/>
      <w:r w:rsidR="00606716" w:rsidRPr="00606716">
        <w:rPr>
          <w:rFonts w:ascii="Arial" w:hAnsi="Arial" w:cs="Arial"/>
          <w:sz w:val="28"/>
          <w:szCs w:val="28"/>
        </w:rPr>
        <w:t xml:space="preserve"> this guy is mad mmm</w:t>
      </w:r>
      <w:r w:rsidR="00F656D6">
        <w:rPr>
          <w:rFonts w:ascii="Arial" w:hAnsi="Arial" w:cs="Arial"/>
          <w:sz w:val="28"/>
          <w:szCs w:val="28"/>
        </w:rPr>
        <w:t>?</w:t>
      </w:r>
      <w:r w:rsidR="00606716" w:rsidRPr="00606716">
        <w:rPr>
          <w:rFonts w:ascii="Arial" w:hAnsi="Arial" w:cs="Arial"/>
          <w:sz w:val="28"/>
          <w:szCs w:val="28"/>
        </w:rPr>
        <w:t>'</w:t>
      </w:r>
      <w:r w:rsidR="00A061E1">
        <w:rPr>
          <w:rFonts w:ascii="Arial" w:hAnsi="Arial" w:cs="Arial"/>
          <w:sz w:val="28"/>
          <w:szCs w:val="28"/>
        </w:rPr>
        <w:t xml:space="preserve"> </w:t>
      </w:r>
      <w:r w:rsidR="00606716" w:rsidRPr="00606716">
        <w:rPr>
          <w:rFonts w:ascii="Arial" w:hAnsi="Arial" w:cs="Arial"/>
          <w:sz w:val="28"/>
          <w:szCs w:val="28"/>
        </w:rPr>
        <w:t xml:space="preserve">Gumbura </w:t>
      </w:r>
      <w:proofErr w:type="spellStart"/>
      <w:r w:rsidR="00606716" w:rsidRPr="00606716">
        <w:rPr>
          <w:rFonts w:ascii="Arial" w:hAnsi="Arial" w:cs="Arial"/>
          <w:sz w:val="28"/>
          <w:szCs w:val="28"/>
        </w:rPr>
        <w:t>ngaafe</w:t>
      </w:r>
      <w:proofErr w:type="spellEnd"/>
      <w:r w:rsidR="00606716" w:rsidRPr="00606716">
        <w:rPr>
          <w:rFonts w:ascii="Arial" w:hAnsi="Arial" w:cs="Arial"/>
          <w:sz w:val="28"/>
          <w:szCs w:val="28"/>
        </w:rPr>
        <w:t xml:space="preserve">, Gumbura </w:t>
      </w:r>
      <w:proofErr w:type="spellStart"/>
      <w:r w:rsidR="00606716" w:rsidRPr="00606716">
        <w:rPr>
          <w:rFonts w:ascii="Arial" w:hAnsi="Arial" w:cs="Arial"/>
          <w:sz w:val="28"/>
          <w:szCs w:val="28"/>
        </w:rPr>
        <w:t>ngaadaiwo</w:t>
      </w:r>
      <w:proofErr w:type="spellEnd"/>
      <w:r w:rsidR="00606716" w:rsidRPr="00606716">
        <w:rPr>
          <w:rFonts w:ascii="Arial" w:hAnsi="Arial" w:cs="Arial"/>
          <w:sz w:val="28"/>
          <w:szCs w:val="28"/>
        </w:rPr>
        <w:t>'. Ahh</w:t>
      </w:r>
      <w:r w:rsidR="00511D45">
        <w:rPr>
          <w:rFonts w:ascii="Arial" w:hAnsi="Arial" w:cs="Arial"/>
          <w:sz w:val="28"/>
          <w:szCs w:val="28"/>
        </w:rPr>
        <w:t>.</w:t>
      </w:r>
      <w:r w:rsidR="00606716" w:rsidRPr="00606716">
        <w:rPr>
          <w:rFonts w:ascii="Arial" w:hAnsi="Arial" w:cs="Arial"/>
          <w:sz w:val="28"/>
          <w:szCs w:val="28"/>
        </w:rPr>
        <w:t xml:space="preserve"> </w:t>
      </w:r>
      <w:proofErr w:type="spellStart"/>
      <w:r w:rsidR="00511D45">
        <w:rPr>
          <w:rFonts w:ascii="Arial" w:hAnsi="Arial" w:cs="Arial"/>
          <w:sz w:val="28"/>
          <w:szCs w:val="28"/>
        </w:rPr>
        <w:t>Wo</w:t>
      </w:r>
      <w:r w:rsidR="00606716" w:rsidRPr="00606716">
        <w:rPr>
          <w:rFonts w:ascii="Arial" w:hAnsi="Arial" w:cs="Arial"/>
          <w:sz w:val="28"/>
          <w:szCs w:val="28"/>
        </w:rPr>
        <w:t>shaya</w:t>
      </w:r>
      <w:proofErr w:type="spellEnd"/>
      <w:r w:rsidR="00606716" w:rsidRPr="00606716">
        <w:rPr>
          <w:rFonts w:ascii="Arial" w:hAnsi="Arial" w:cs="Arial"/>
          <w:sz w:val="28"/>
          <w:szCs w:val="28"/>
        </w:rPr>
        <w:t xml:space="preserve"> kuti ko murume uyo, would send his children to school, I'm not his brother in the natural.</w:t>
      </w:r>
      <w:r w:rsidR="00AA1039">
        <w:rPr>
          <w:rFonts w:ascii="Arial" w:hAnsi="Arial" w:cs="Arial"/>
          <w:sz w:val="28"/>
          <w:szCs w:val="28"/>
        </w:rPr>
        <w:t xml:space="preserve"> </w:t>
      </w:r>
    </w:p>
    <w:p w14:paraId="0E83C7E6" w14:textId="517ABC39" w:rsidR="000E527E" w:rsidRPr="000E527E" w:rsidRDefault="007C0621" w:rsidP="00EE1207">
      <w:pPr>
        <w:jc w:val="both"/>
        <w:rPr>
          <w:rFonts w:ascii="Arial" w:hAnsi="Arial" w:cs="Arial"/>
          <w:sz w:val="28"/>
          <w:szCs w:val="28"/>
        </w:rPr>
      </w:pPr>
      <w:r>
        <w:rPr>
          <w:rFonts w:ascii="Arial" w:hAnsi="Arial" w:cs="Arial"/>
          <w:sz w:val="28"/>
          <w:szCs w:val="28"/>
          <w:vertAlign w:val="superscript"/>
        </w:rPr>
        <w:t xml:space="preserve">39 </w:t>
      </w:r>
      <w:proofErr w:type="spellStart"/>
      <w:r w:rsidR="000E527E" w:rsidRPr="000E527E">
        <w:rPr>
          <w:rFonts w:ascii="Arial" w:hAnsi="Arial" w:cs="Arial"/>
          <w:sz w:val="28"/>
          <w:szCs w:val="28"/>
        </w:rPr>
        <w:t>Unenge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wakaendesa</w:t>
      </w:r>
      <w:proofErr w:type="spellEnd"/>
      <w:r w:rsidR="000E527E" w:rsidRPr="000E527E">
        <w:rPr>
          <w:rFonts w:ascii="Arial" w:hAnsi="Arial" w:cs="Arial"/>
          <w:sz w:val="28"/>
          <w:szCs w:val="28"/>
        </w:rPr>
        <w:t xml:space="preserve"> mwana wake </w:t>
      </w:r>
      <w:proofErr w:type="spellStart"/>
      <w:r w:rsidR="000E527E" w:rsidRPr="000E527E">
        <w:rPr>
          <w:rFonts w:ascii="Arial" w:hAnsi="Arial" w:cs="Arial"/>
          <w:sz w:val="28"/>
          <w:szCs w:val="28"/>
        </w:rPr>
        <w:t>kuchikoro</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wakatengera</w:t>
      </w:r>
      <w:proofErr w:type="spellEnd"/>
      <w:r w:rsidR="000E527E" w:rsidRPr="000E527E">
        <w:rPr>
          <w:rFonts w:ascii="Arial" w:hAnsi="Arial" w:cs="Arial"/>
          <w:sz w:val="28"/>
          <w:szCs w:val="28"/>
        </w:rPr>
        <w:t xml:space="preserve"> mukadzi wake </w:t>
      </w:r>
      <w:proofErr w:type="spellStart"/>
      <w:r w:rsidR="000E527E" w:rsidRPr="000E527E">
        <w:rPr>
          <w:rFonts w:ascii="Arial" w:hAnsi="Arial" w:cs="Arial"/>
          <w:sz w:val="28"/>
          <w:szCs w:val="28"/>
        </w:rPr>
        <w:t>hembe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wakaisa</w:t>
      </w:r>
      <w:proofErr w:type="spellEnd"/>
      <w:r w:rsidR="000E527E" w:rsidRPr="000E527E">
        <w:rPr>
          <w:rFonts w:ascii="Arial" w:hAnsi="Arial" w:cs="Arial"/>
          <w:sz w:val="28"/>
          <w:szCs w:val="28"/>
        </w:rPr>
        <w:t xml:space="preserve"> imba yake ma curtain, </w:t>
      </w:r>
      <w:proofErr w:type="spellStart"/>
      <w:r w:rsidR="000E527E" w:rsidRPr="000E527E">
        <w:rPr>
          <w:rFonts w:ascii="Arial" w:hAnsi="Arial" w:cs="Arial"/>
          <w:sz w:val="28"/>
          <w:szCs w:val="28"/>
        </w:rPr>
        <w:t>wakamutengera</w:t>
      </w:r>
      <w:proofErr w:type="spellEnd"/>
      <w:r w:rsidR="000E527E" w:rsidRPr="000E527E">
        <w:rPr>
          <w:rFonts w:ascii="Arial" w:hAnsi="Arial" w:cs="Arial"/>
          <w:sz w:val="28"/>
          <w:szCs w:val="28"/>
        </w:rPr>
        <w:t xml:space="preserve"> sofa nema furniture. </w:t>
      </w:r>
      <w:r w:rsidR="00534101">
        <w:rPr>
          <w:rFonts w:ascii="Arial" w:hAnsi="Arial" w:cs="Arial"/>
          <w:sz w:val="28"/>
          <w:szCs w:val="28"/>
        </w:rPr>
        <w:t>Ha-</w:t>
      </w:r>
      <w:proofErr w:type="spellStart"/>
      <w:r w:rsidR="00534101">
        <w:rPr>
          <w:rFonts w:ascii="Arial" w:hAnsi="Arial" w:cs="Arial"/>
          <w:sz w:val="28"/>
          <w:szCs w:val="28"/>
        </w:rPr>
        <w:t>moona</w:t>
      </w:r>
      <w:proofErr w:type="spellEnd"/>
      <w:r w:rsidR="0073271C">
        <w:rPr>
          <w:rFonts w:ascii="Arial" w:hAnsi="Arial" w:cs="Arial"/>
          <w:sz w:val="28"/>
          <w:szCs w:val="28"/>
        </w:rPr>
        <w:t>.</w:t>
      </w:r>
      <w:r w:rsidR="000E527E" w:rsidRPr="000E527E">
        <w:rPr>
          <w:rFonts w:ascii="Arial" w:hAnsi="Arial" w:cs="Arial"/>
          <w:sz w:val="28"/>
          <w:szCs w:val="28"/>
        </w:rPr>
        <w:t xml:space="preserve"> </w:t>
      </w:r>
      <w:r w:rsidR="0073271C">
        <w:rPr>
          <w:rFonts w:ascii="Arial" w:hAnsi="Arial" w:cs="Arial"/>
          <w:sz w:val="28"/>
          <w:szCs w:val="28"/>
        </w:rPr>
        <w:t>A</w:t>
      </w:r>
      <w:r w:rsidR="000E527E" w:rsidRPr="000E527E">
        <w:rPr>
          <w:rFonts w:ascii="Arial" w:hAnsi="Arial" w:cs="Arial"/>
          <w:sz w:val="28"/>
          <w:szCs w:val="28"/>
        </w:rPr>
        <w:t xml:space="preserve">nd one thing even if </w:t>
      </w:r>
      <w:proofErr w:type="spellStart"/>
      <w:r w:rsidR="000E527E" w:rsidRPr="000E527E">
        <w:rPr>
          <w:rFonts w:ascii="Arial" w:hAnsi="Arial" w:cs="Arial"/>
          <w:sz w:val="28"/>
          <w:szCs w:val="28"/>
        </w:rPr>
        <w:t>une</w:t>
      </w:r>
      <w:proofErr w:type="spellEnd"/>
      <w:r w:rsidR="000E527E" w:rsidRPr="000E527E">
        <w:rPr>
          <w:rFonts w:ascii="Arial" w:hAnsi="Arial" w:cs="Arial"/>
          <w:sz w:val="28"/>
          <w:szCs w:val="28"/>
        </w:rPr>
        <w:t xml:space="preserve"> one wife in life, you know kuti if the Pastor did not give his nod, that husband or that woman </w:t>
      </w:r>
      <w:proofErr w:type="spellStart"/>
      <w:r w:rsidR="000E527E" w:rsidRPr="000E527E">
        <w:rPr>
          <w:rFonts w:ascii="Arial" w:hAnsi="Arial" w:cs="Arial"/>
          <w:sz w:val="28"/>
          <w:szCs w:val="28"/>
        </w:rPr>
        <w:t>i-i</w:t>
      </w:r>
      <w:proofErr w:type="spellEnd"/>
      <w:r w:rsidR="000E527E" w:rsidRPr="000E527E">
        <w:rPr>
          <w:rFonts w:ascii="Arial" w:hAnsi="Arial" w:cs="Arial"/>
          <w:sz w:val="28"/>
          <w:szCs w:val="28"/>
        </w:rPr>
        <w:t xml:space="preserve"> </w:t>
      </w:r>
      <w:r w:rsidR="0073271C">
        <w:rPr>
          <w:rFonts w:ascii="Arial" w:hAnsi="Arial" w:cs="Arial"/>
          <w:sz w:val="28"/>
          <w:szCs w:val="28"/>
        </w:rPr>
        <w:t xml:space="preserve">sleeping </w:t>
      </w:r>
      <w:r w:rsidR="000E527E" w:rsidRPr="000E527E">
        <w:rPr>
          <w:rFonts w:ascii="Arial" w:hAnsi="Arial" w:cs="Arial"/>
          <w:sz w:val="28"/>
          <w:szCs w:val="28"/>
        </w:rPr>
        <w:t xml:space="preserve">beside you there wouldn't be...? </w:t>
      </w:r>
      <w:r w:rsidR="000E527E" w:rsidRPr="00C04560">
        <w:rPr>
          <w:rFonts w:ascii="Arial" w:hAnsi="Arial" w:cs="Arial"/>
          <w:sz w:val="18"/>
          <w:szCs w:val="18"/>
        </w:rPr>
        <w:t xml:space="preserve">[Congregation </w:t>
      </w:r>
      <w:r w:rsidR="00063DA1" w:rsidRPr="00C04560">
        <w:rPr>
          <w:rFonts w:ascii="Arial" w:hAnsi="Arial" w:cs="Arial"/>
          <w:sz w:val="18"/>
          <w:szCs w:val="18"/>
        </w:rPr>
        <w:t>says, “</w:t>
      </w:r>
      <w:r w:rsidR="000E527E" w:rsidRPr="00C04560">
        <w:rPr>
          <w:rFonts w:ascii="Arial" w:hAnsi="Arial" w:cs="Arial"/>
          <w:sz w:val="18"/>
          <w:szCs w:val="18"/>
        </w:rPr>
        <w:t>there</w:t>
      </w:r>
      <w:r w:rsidR="00633465" w:rsidRPr="00C04560">
        <w:rPr>
          <w:rFonts w:ascii="Arial" w:hAnsi="Arial" w:cs="Arial"/>
          <w:sz w:val="18"/>
          <w:szCs w:val="18"/>
        </w:rPr>
        <w:t>,</w:t>
      </w:r>
      <w:r w:rsidR="000E527E" w:rsidRPr="00C04560">
        <w:rPr>
          <w:rFonts w:ascii="Arial" w:hAnsi="Arial" w:cs="Arial"/>
          <w:sz w:val="18"/>
          <w:szCs w:val="18"/>
        </w:rPr>
        <w:t>"]</w:t>
      </w:r>
      <w:r w:rsidR="000E527E" w:rsidRPr="000E527E">
        <w:rPr>
          <w:rFonts w:ascii="Arial" w:hAnsi="Arial" w:cs="Arial"/>
          <w:sz w:val="28"/>
          <w:szCs w:val="28"/>
        </w:rPr>
        <w:t xml:space="preserve"> wouldn't be there if that man didn't want</w:t>
      </w:r>
      <w:r w:rsidR="00557CF2">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73271C">
        <w:rPr>
          <w:rFonts w:ascii="Arial" w:hAnsi="Arial" w:cs="Arial"/>
          <w:sz w:val="28"/>
          <w:szCs w:val="28"/>
        </w:rPr>
        <w:t xml:space="preserve">. </w:t>
      </w:r>
      <w:r w:rsidR="000E527E" w:rsidRPr="000E527E">
        <w:rPr>
          <w:rFonts w:ascii="Arial" w:hAnsi="Arial" w:cs="Arial"/>
          <w:sz w:val="28"/>
          <w:szCs w:val="28"/>
        </w:rPr>
        <w:t xml:space="preserve"> </w:t>
      </w:r>
      <w:r w:rsidR="009A4E0B">
        <w:rPr>
          <w:rFonts w:ascii="Arial" w:hAnsi="Arial" w:cs="Arial"/>
          <w:sz w:val="28"/>
          <w:szCs w:val="28"/>
        </w:rPr>
        <w:t>B</w:t>
      </w:r>
      <w:r w:rsidR="009A4E0B" w:rsidRPr="000E527E">
        <w:rPr>
          <w:rFonts w:ascii="Arial" w:hAnsi="Arial" w:cs="Arial"/>
          <w:sz w:val="28"/>
          <w:szCs w:val="28"/>
        </w:rPr>
        <w:t>ut</w:t>
      </w:r>
      <w:r w:rsidR="000E527E" w:rsidRPr="000E527E">
        <w:rPr>
          <w:rFonts w:ascii="Arial" w:hAnsi="Arial" w:cs="Arial"/>
          <w:sz w:val="28"/>
          <w:szCs w:val="28"/>
        </w:rPr>
        <w:t xml:space="preserve"> do you know how many people forget that? </w:t>
      </w:r>
    </w:p>
    <w:p w14:paraId="5A55CD9D" w14:textId="1F7FBDBA" w:rsidR="007C0621" w:rsidRDefault="007C0621" w:rsidP="00EE1207">
      <w:pPr>
        <w:jc w:val="both"/>
        <w:rPr>
          <w:rFonts w:ascii="Arial" w:hAnsi="Arial" w:cs="Arial"/>
          <w:sz w:val="28"/>
          <w:szCs w:val="28"/>
        </w:rPr>
      </w:pPr>
      <w:r>
        <w:rPr>
          <w:rFonts w:ascii="Arial" w:hAnsi="Arial" w:cs="Arial"/>
          <w:sz w:val="28"/>
          <w:szCs w:val="28"/>
          <w:vertAlign w:val="superscript"/>
        </w:rPr>
        <w:t xml:space="preserve">40 </w:t>
      </w:r>
      <w:r w:rsidR="000E527E" w:rsidRPr="000E527E">
        <w:rPr>
          <w:rFonts w:ascii="Arial" w:hAnsi="Arial" w:cs="Arial"/>
          <w:sz w:val="28"/>
          <w:szCs w:val="28"/>
        </w:rPr>
        <w:t xml:space="preserve">Aine mukadzi </w:t>
      </w:r>
      <w:proofErr w:type="spellStart"/>
      <w:r w:rsidR="000E527E" w:rsidRPr="000E527E">
        <w:rPr>
          <w:rFonts w:ascii="Arial" w:hAnsi="Arial" w:cs="Arial"/>
          <w:sz w:val="28"/>
          <w:szCs w:val="28"/>
        </w:rPr>
        <w:t>ipapa</w:t>
      </w:r>
      <w:proofErr w:type="spellEnd"/>
      <w:r w:rsidR="000E527E" w:rsidRPr="000E527E">
        <w:rPr>
          <w:rFonts w:ascii="Arial" w:hAnsi="Arial" w:cs="Arial"/>
          <w:sz w:val="28"/>
          <w:szCs w:val="28"/>
        </w:rPr>
        <w:t xml:space="preserve"> pa side </w:t>
      </w:r>
      <w:proofErr w:type="spellStart"/>
      <w:r w:rsidR="000E527E" w:rsidRPr="000E527E">
        <w:rPr>
          <w:rFonts w:ascii="Arial" w:hAnsi="Arial" w:cs="Arial"/>
          <w:sz w:val="28"/>
          <w:szCs w:val="28"/>
        </w:rPr>
        <w:t>pake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apa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waanotoziva</w:t>
      </w:r>
      <w:proofErr w:type="spellEnd"/>
      <w:r w:rsidR="000E527E" w:rsidRPr="000E527E">
        <w:rPr>
          <w:rFonts w:ascii="Arial" w:hAnsi="Arial" w:cs="Arial"/>
          <w:sz w:val="28"/>
          <w:szCs w:val="28"/>
        </w:rPr>
        <w:t xml:space="preserve"> kuti </w:t>
      </w:r>
      <w:proofErr w:type="spellStart"/>
      <w:r w:rsidR="000E527E" w:rsidRPr="000E527E">
        <w:rPr>
          <w:rFonts w:ascii="Arial" w:hAnsi="Arial" w:cs="Arial"/>
          <w:sz w:val="28"/>
          <w:szCs w:val="28"/>
        </w:rPr>
        <w:t>akapuhwa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neShumiro</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vanenge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vachitokutuka</w:t>
      </w:r>
      <w:proofErr w:type="spellEnd"/>
      <w:r w:rsidR="000E527E" w:rsidRPr="000E527E">
        <w:rPr>
          <w:rFonts w:ascii="Arial" w:hAnsi="Arial" w:cs="Arial"/>
          <w:sz w:val="28"/>
          <w:szCs w:val="28"/>
        </w:rPr>
        <w:t xml:space="preserve"> vari </w:t>
      </w:r>
      <w:proofErr w:type="spellStart"/>
      <w:r w:rsidR="000E527E" w:rsidRPr="000E527E">
        <w:rPr>
          <w:rFonts w:ascii="Arial" w:hAnsi="Arial" w:cs="Arial"/>
          <w:sz w:val="28"/>
          <w:szCs w:val="28"/>
        </w:rPr>
        <w:t>ve</w:t>
      </w:r>
      <w:proofErr w:type="spellEnd"/>
      <w:r w:rsidR="000E527E" w:rsidRPr="000E527E">
        <w:rPr>
          <w:rFonts w:ascii="Arial" w:hAnsi="Arial" w:cs="Arial"/>
          <w:sz w:val="28"/>
          <w:szCs w:val="28"/>
        </w:rPr>
        <w:t xml:space="preserve">...? </w:t>
      </w:r>
      <w:r w:rsidR="000E527E" w:rsidRPr="00C04560">
        <w:rPr>
          <w:rFonts w:ascii="Arial" w:hAnsi="Arial" w:cs="Arial"/>
          <w:sz w:val="18"/>
          <w:szCs w:val="18"/>
        </w:rPr>
        <w:t xml:space="preserve">[Congregation </w:t>
      </w:r>
      <w:r w:rsidR="00063DA1" w:rsidRPr="00C04560">
        <w:rPr>
          <w:rFonts w:ascii="Arial" w:hAnsi="Arial" w:cs="Arial"/>
          <w:sz w:val="18"/>
          <w:szCs w:val="18"/>
        </w:rPr>
        <w:t>says, “</w:t>
      </w:r>
      <w:r w:rsidR="000E527E" w:rsidRPr="00C04560">
        <w:rPr>
          <w:rFonts w:ascii="Arial" w:hAnsi="Arial" w:cs="Arial"/>
          <w:sz w:val="18"/>
          <w:szCs w:val="18"/>
        </w:rPr>
        <w:t xml:space="preserve">vari </w:t>
      </w:r>
      <w:proofErr w:type="spellStart"/>
      <w:r w:rsidR="000E527E" w:rsidRPr="00C04560">
        <w:rPr>
          <w:rFonts w:ascii="Arial" w:hAnsi="Arial" w:cs="Arial"/>
          <w:sz w:val="18"/>
          <w:szCs w:val="18"/>
        </w:rPr>
        <w:t>vese</w:t>
      </w:r>
      <w:proofErr w:type="spellEnd"/>
      <w:r w:rsidR="00734D6A" w:rsidRPr="00C04560">
        <w:rPr>
          <w:rFonts w:ascii="Arial" w:hAnsi="Arial" w:cs="Arial"/>
          <w:sz w:val="18"/>
          <w:szCs w:val="18"/>
        </w:rPr>
        <w:t>,</w:t>
      </w:r>
      <w:r w:rsidR="000E527E" w:rsidRPr="00C04560">
        <w:rPr>
          <w:rFonts w:ascii="Arial" w:hAnsi="Arial" w:cs="Arial"/>
          <w:sz w:val="18"/>
          <w:szCs w:val="1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vanokutuka</w:t>
      </w:r>
      <w:proofErr w:type="spellEnd"/>
      <w:r w:rsidR="000E527E" w:rsidRPr="000E527E">
        <w:rPr>
          <w:rFonts w:ascii="Arial" w:hAnsi="Arial" w:cs="Arial"/>
          <w:sz w:val="28"/>
          <w:szCs w:val="28"/>
        </w:rPr>
        <w:t xml:space="preserve"> vari </w:t>
      </w:r>
      <w:proofErr w:type="spellStart"/>
      <w:r w:rsidR="000E527E" w:rsidRPr="000E527E">
        <w:rPr>
          <w:rFonts w:ascii="Arial" w:hAnsi="Arial" w:cs="Arial"/>
          <w:sz w:val="28"/>
          <w:szCs w:val="28"/>
        </w:rPr>
        <w:t>vese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Ndopa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ndakabata</w:t>
      </w:r>
      <w:proofErr w:type="spellEnd"/>
      <w:r w:rsidR="000E527E" w:rsidRPr="000E527E">
        <w:rPr>
          <w:rFonts w:ascii="Arial" w:hAnsi="Arial" w:cs="Arial"/>
          <w:sz w:val="28"/>
          <w:szCs w:val="28"/>
        </w:rPr>
        <w:t xml:space="preserve"> kuti mmm</w:t>
      </w:r>
      <w:r w:rsidR="00DF18D3">
        <w:rPr>
          <w:rFonts w:ascii="Arial" w:hAnsi="Arial" w:cs="Arial"/>
          <w:sz w:val="28"/>
          <w:szCs w:val="28"/>
        </w:rPr>
        <w:t>,</w:t>
      </w:r>
      <w:r w:rsidR="000E527E" w:rsidRPr="000E527E">
        <w:rPr>
          <w:rFonts w:ascii="Arial" w:hAnsi="Arial" w:cs="Arial"/>
          <w:sz w:val="28"/>
          <w:szCs w:val="28"/>
        </w:rPr>
        <w:t xml:space="preserve"> I think iyi </w:t>
      </w:r>
      <w:proofErr w:type="spellStart"/>
      <w:r w:rsidR="000E527E" w:rsidRPr="000E527E">
        <w:rPr>
          <w:rFonts w:ascii="Arial" w:hAnsi="Arial" w:cs="Arial"/>
          <w:sz w:val="28"/>
          <w:szCs w:val="28"/>
        </w:rPr>
        <w:t>i</w:t>
      </w:r>
      <w:proofErr w:type="spellEnd"/>
      <w:r w:rsidR="000E527E" w:rsidRPr="000E527E">
        <w:rPr>
          <w:rFonts w:ascii="Arial" w:hAnsi="Arial" w:cs="Arial"/>
          <w:sz w:val="28"/>
          <w:szCs w:val="28"/>
        </w:rPr>
        <w:t xml:space="preserve"> sickness kuvanhu </w:t>
      </w:r>
      <w:proofErr w:type="spellStart"/>
      <w:r w:rsidR="000E527E" w:rsidRPr="000E527E">
        <w:rPr>
          <w:rFonts w:ascii="Arial" w:hAnsi="Arial" w:cs="Arial"/>
          <w:sz w:val="28"/>
          <w:szCs w:val="28"/>
        </w:rPr>
        <w:t>vai</w:t>
      </w:r>
      <w:proofErr w:type="spellEnd"/>
      <w:r w:rsidR="000E527E" w:rsidRPr="000E527E">
        <w:rPr>
          <w:rFonts w:ascii="Arial" w:hAnsi="Arial" w:cs="Arial"/>
          <w:sz w:val="28"/>
          <w:szCs w:val="28"/>
        </w:rPr>
        <w:t xml:space="preserve">...? </w:t>
      </w:r>
      <w:r w:rsidR="000E527E" w:rsidRPr="006A6087">
        <w:rPr>
          <w:rFonts w:ascii="Arial" w:hAnsi="Arial" w:cs="Arial"/>
          <w:sz w:val="18"/>
          <w:szCs w:val="18"/>
        </w:rPr>
        <w:t xml:space="preserve">[Congregation </w:t>
      </w:r>
      <w:r w:rsidR="00063DA1" w:rsidRPr="006A6087">
        <w:rPr>
          <w:rFonts w:ascii="Arial" w:hAnsi="Arial" w:cs="Arial"/>
          <w:sz w:val="18"/>
          <w:szCs w:val="18"/>
        </w:rPr>
        <w:t>says, “</w:t>
      </w:r>
      <w:proofErr w:type="spellStart"/>
      <w:r w:rsidR="000E527E" w:rsidRPr="006A6087">
        <w:rPr>
          <w:rFonts w:ascii="Arial" w:hAnsi="Arial" w:cs="Arial"/>
          <w:sz w:val="18"/>
          <w:szCs w:val="18"/>
        </w:rPr>
        <w:t>vatema</w:t>
      </w:r>
      <w:proofErr w:type="spellEnd"/>
      <w:r w:rsidR="00734D6A" w:rsidRPr="006A6087">
        <w:rPr>
          <w:rFonts w:ascii="Arial" w:hAnsi="Arial" w:cs="Arial"/>
          <w:sz w:val="18"/>
          <w:szCs w:val="18"/>
        </w:rPr>
        <w:t>,</w:t>
      </w:r>
      <w:r w:rsidR="000E527E" w:rsidRPr="006A6087">
        <w:rPr>
          <w:rFonts w:ascii="Arial" w:hAnsi="Arial" w:cs="Arial"/>
          <w:sz w:val="18"/>
          <w:szCs w:val="18"/>
        </w:rPr>
        <w:t>"]</w:t>
      </w:r>
      <w:r w:rsidR="000E527E" w:rsidRPr="000E527E">
        <w:rPr>
          <w:rFonts w:ascii="Arial" w:hAnsi="Arial" w:cs="Arial"/>
          <w:sz w:val="28"/>
          <w:szCs w:val="28"/>
        </w:rPr>
        <w:t xml:space="preserve"> kuvanhu </w:t>
      </w:r>
      <w:proofErr w:type="spellStart"/>
      <w:r w:rsidR="000E527E" w:rsidRPr="000E527E">
        <w:rPr>
          <w:rFonts w:ascii="Arial" w:hAnsi="Arial" w:cs="Arial"/>
          <w:sz w:val="28"/>
          <w:szCs w:val="28"/>
        </w:rPr>
        <w:t>vatema</w:t>
      </w:r>
      <w:proofErr w:type="spellEnd"/>
      <w:r w:rsidR="000E527E" w:rsidRPr="000E527E">
        <w:rPr>
          <w:rFonts w:ascii="Arial" w:hAnsi="Arial" w:cs="Arial"/>
          <w:sz w:val="28"/>
          <w:szCs w:val="28"/>
        </w:rPr>
        <w:t>. To say 'thank you' it's not easy for the African man</w:t>
      </w:r>
      <w:r w:rsidR="00723306">
        <w:rPr>
          <w:rFonts w:ascii="Arial" w:hAnsi="Arial" w:cs="Arial"/>
          <w:sz w:val="28"/>
          <w:szCs w:val="28"/>
        </w:rPr>
        <w:t>. K</w:t>
      </w:r>
      <w:r w:rsidR="000E527E" w:rsidRPr="000E527E">
        <w:rPr>
          <w:rFonts w:ascii="Arial" w:hAnsi="Arial" w:cs="Arial"/>
          <w:sz w:val="28"/>
          <w:szCs w:val="28"/>
        </w:rPr>
        <w:t xml:space="preserve">ana </w:t>
      </w:r>
      <w:proofErr w:type="spellStart"/>
      <w:r w:rsidR="000E527E" w:rsidRPr="000E527E">
        <w:rPr>
          <w:rFonts w:ascii="Arial" w:hAnsi="Arial" w:cs="Arial"/>
          <w:sz w:val="28"/>
          <w:szCs w:val="28"/>
        </w:rPr>
        <w:t>akati</w:t>
      </w:r>
      <w:proofErr w:type="spellEnd"/>
      <w:r w:rsidR="000E527E" w:rsidRPr="000E527E">
        <w:rPr>
          <w:rFonts w:ascii="Arial" w:hAnsi="Arial" w:cs="Arial"/>
          <w:sz w:val="28"/>
          <w:szCs w:val="28"/>
        </w:rPr>
        <w:t xml:space="preserve"> 'thank you' </w:t>
      </w:r>
      <w:proofErr w:type="spellStart"/>
      <w:r w:rsidR="000E527E" w:rsidRPr="000E527E">
        <w:rPr>
          <w:rFonts w:ascii="Arial" w:hAnsi="Arial" w:cs="Arial"/>
          <w:sz w:val="28"/>
          <w:szCs w:val="28"/>
        </w:rPr>
        <w:t>anongoita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zvestaira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zvekuchikoro</w:t>
      </w:r>
      <w:proofErr w:type="spellEnd"/>
      <w:r w:rsidR="000E527E" w:rsidRPr="000E527E">
        <w:rPr>
          <w:rFonts w:ascii="Arial" w:hAnsi="Arial" w:cs="Arial"/>
          <w:sz w:val="28"/>
          <w:szCs w:val="28"/>
        </w:rPr>
        <w:t xml:space="preserve"> but </w:t>
      </w:r>
      <w:proofErr w:type="spellStart"/>
      <w:r w:rsidR="000E527E" w:rsidRPr="000E527E">
        <w:rPr>
          <w:rFonts w:ascii="Arial" w:hAnsi="Arial" w:cs="Arial"/>
          <w:sz w:val="28"/>
          <w:szCs w:val="28"/>
        </w:rPr>
        <w:t>kunyatsoziva</w:t>
      </w:r>
      <w:proofErr w:type="spellEnd"/>
      <w:r w:rsidR="000E527E" w:rsidRPr="000E527E">
        <w:rPr>
          <w:rFonts w:ascii="Arial" w:hAnsi="Arial" w:cs="Arial"/>
          <w:sz w:val="28"/>
          <w:szCs w:val="28"/>
        </w:rPr>
        <w:t xml:space="preserve"> kuti </w:t>
      </w:r>
      <w:proofErr w:type="spellStart"/>
      <w:r w:rsidR="00A75D26">
        <w:rPr>
          <w:rFonts w:ascii="Arial" w:hAnsi="Arial" w:cs="Arial"/>
          <w:sz w:val="28"/>
          <w:szCs w:val="28"/>
        </w:rPr>
        <w:t>cha</w:t>
      </w:r>
      <w:r w:rsidR="000E527E" w:rsidRPr="000E527E">
        <w:rPr>
          <w:rFonts w:ascii="Arial" w:hAnsi="Arial" w:cs="Arial"/>
          <w:sz w:val="28"/>
          <w:szCs w:val="28"/>
        </w:rPr>
        <w:t>ari</w:t>
      </w:r>
      <w:proofErr w:type="spellEnd"/>
      <w:r w:rsidR="000E527E" w:rsidRPr="000E527E">
        <w:rPr>
          <w:rFonts w:ascii="Arial" w:hAnsi="Arial" w:cs="Arial"/>
          <w:sz w:val="28"/>
          <w:szCs w:val="28"/>
        </w:rPr>
        <w:t xml:space="preserve"> kuita 'thank you' </w:t>
      </w:r>
      <w:proofErr w:type="spellStart"/>
      <w:r w:rsidR="000E527E" w:rsidRPr="000E527E">
        <w:rPr>
          <w:rFonts w:ascii="Arial" w:hAnsi="Arial" w:cs="Arial"/>
          <w:sz w:val="28"/>
          <w:szCs w:val="28"/>
        </w:rPr>
        <w:t>chii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haazvizive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Ndozviri</w:t>
      </w:r>
      <w:proofErr w:type="spellEnd"/>
      <w:r w:rsidR="000E527E" w:rsidRPr="000E527E">
        <w:rPr>
          <w:rFonts w:ascii="Arial" w:hAnsi="Arial" w:cs="Arial"/>
          <w:sz w:val="28"/>
          <w:szCs w:val="28"/>
        </w:rPr>
        <w:t xml:space="preserve"> vanhu </w:t>
      </w:r>
      <w:proofErr w:type="spellStart"/>
      <w:r w:rsidR="000E527E" w:rsidRPr="000E527E">
        <w:rPr>
          <w:rFonts w:ascii="Arial" w:hAnsi="Arial" w:cs="Arial"/>
          <w:sz w:val="28"/>
          <w:szCs w:val="28"/>
        </w:rPr>
        <w:t>vatema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izvozvo</w:t>
      </w:r>
      <w:proofErr w:type="spellEnd"/>
      <w:r w:rsidR="000E527E" w:rsidRPr="000E527E">
        <w:rPr>
          <w:rFonts w:ascii="Arial" w:hAnsi="Arial" w:cs="Arial"/>
          <w:sz w:val="28"/>
          <w:szCs w:val="28"/>
        </w:rPr>
        <w:t>, they are used to receiving.</w:t>
      </w:r>
    </w:p>
    <w:p w14:paraId="2564D207" w14:textId="69684315" w:rsidR="000E527E" w:rsidRPr="000E527E" w:rsidRDefault="007C0621" w:rsidP="00EE1207">
      <w:pPr>
        <w:jc w:val="both"/>
        <w:rPr>
          <w:rFonts w:ascii="Arial" w:hAnsi="Arial" w:cs="Arial"/>
          <w:sz w:val="28"/>
          <w:szCs w:val="28"/>
        </w:rPr>
      </w:pPr>
      <w:r>
        <w:rPr>
          <w:rFonts w:ascii="Arial" w:hAnsi="Arial" w:cs="Arial"/>
          <w:sz w:val="28"/>
          <w:szCs w:val="28"/>
          <w:vertAlign w:val="superscript"/>
        </w:rPr>
        <w:t xml:space="preserve">41 </w:t>
      </w:r>
      <w:r w:rsidR="000E527E" w:rsidRPr="000E527E">
        <w:rPr>
          <w:rFonts w:ascii="Arial" w:hAnsi="Arial" w:cs="Arial"/>
          <w:sz w:val="28"/>
          <w:szCs w:val="28"/>
        </w:rPr>
        <w:t>'Donor syndrome' got into individual lives</w:t>
      </w:r>
      <w:r w:rsidR="0095610E">
        <w:rPr>
          <w:rFonts w:ascii="Arial" w:hAnsi="Arial" w:cs="Arial"/>
          <w:sz w:val="28"/>
          <w:szCs w:val="28"/>
        </w:rPr>
        <w:t>.</w:t>
      </w:r>
      <w:r w:rsidR="000E527E" w:rsidRPr="000E527E">
        <w:rPr>
          <w:rFonts w:ascii="Arial" w:hAnsi="Arial" w:cs="Arial"/>
          <w:sz w:val="28"/>
          <w:szCs w:val="28"/>
        </w:rPr>
        <w:t xml:space="preserve"> </w:t>
      </w:r>
      <w:proofErr w:type="spellStart"/>
      <w:r w:rsidR="0095610E">
        <w:rPr>
          <w:rFonts w:ascii="Arial" w:hAnsi="Arial" w:cs="Arial"/>
          <w:sz w:val="28"/>
          <w:szCs w:val="28"/>
        </w:rPr>
        <w:t>V</w:t>
      </w:r>
      <w:r w:rsidR="000E527E" w:rsidRPr="000E527E">
        <w:rPr>
          <w:rFonts w:ascii="Arial" w:hAnsi="Arial" w:cs="Arial"/>
          <w:sz w:val="28"/>
          <w:szCs w:val="28"/>
        </w:rPr>
        <w:t>anongoda</w:t>
      </w:r>
      <w:proofErr w:type="spellEnd"/>
      <w:r w:rsidR="000E527E" w:rsidRPr="000E527E">
        <w:rPr>
          <w:rFonts w:ascii="Arial" w:hAnsi="Arial" w:cs="Arial"/>
          <w:sz w:val="28"/>
          <w:szCs w:val="28"/>
        </w:rPr>
        <w:t xml:space="preserve"> ma donor. '</w:t>
      </w:r>
      <w:proofErr w:type="spellStart"/>
      <w:r w:rsidR="000E527E" w:rsidRPr="000E527E">
        <w:rPr>
          <w:rFonts w:ascii="Arial" w:hAnsi="Arial" w:cs="Arial"/>
          <w:sz w:val="28"/>
          <w:szCs w:val="28"/>
        </w:rPr>
        <w:t>Ndakawana</w:t>
      </w:r>
      <w:proofErr w:type="spellEnd"/>
      <w:r w:rsidR="000E527E" w:rsidRPr="000E527E">
        <w:rPr>
          <w:rFonts w:ascii="Arial" w:hAnsi="Arial" w:cs="Arial"/>
          <w:sz w:val="28"/>
          <w:szCs w:val="28"/>
        </w:rPr>
        <w:t xml:space="preserve"> scholarship </w:t>
      </w:r>
      <w:proofErr w:type="spellStart"/>
      <w:r w:rsidR="000E527E" w:rsidRPr="000E527E">
        <w:rPr>
          <w:rFonts w:ascii="Arial" w:hAnsi="Arial" w:cs="Arial"/>
          <w:sz w:val="28"/>
          <w:szCs w:val="28"/>
        </w:rPr>
        <w:t>ehh</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ndakuenda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kuAustralia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ndakawana</w:t>
      </w:r>
      <w:proofErr w:type="spellEnd"/>
      <w:r w:rsidR="000E527E" w:rsidRPr="000E527E">
        <w:rPr>
          <w:rFonts w:ascii="Arial" w:hAnsi="Arial" w:cs="Arial"/>
          <w:sz w:val="28"/>
          <w:szCs w:val="28"/>
        </w:rPr>
        <w:t xml:space="preserve"> scholarship...' </w:t>
      </w:r>
      <w:r w:rsidR="00BD3D08">
        <w:rPr>
          <w:rFonts w:ascii="Arial" w:hAnsi="Arial" w:cs="Arial"/>
          <w:sz w:val="28"/>
          <w:szCs w:val="28"/>
        </w:rPr>
        <w:t>E</w:t>
      </w:r>
      <w:r w:rsidR="000E527E" w:rsidRPr="000E527E">
        <w:rPr>
          <w:rFonts w:ascii="Arial" w:hAnsi="Arial" w:cs="Arial"/>
          <w:sz w:val="28"/>
          <w:szCs w:val="28"/>
        </w:rPr>
        <w:t xml:space="preserve">nde scholarship </w:t>
      </w:r>
      <w:proofErr w:type="spellStart"/>
      <w:r w:rsidR="000E527E" w:rsidRPr="000E527E">
        <w:rPr>
          <w:rFonts w:ascii="Arial" w:hAnsi="Arial" w:cs="Arial"/>
          <w:sz w:val="28"/>
          <w:szCs w:val="28"/>
        </w:rPr>
        <w:t>haidzorerwe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kazhinji</w:t>
      </w:r>
      <w:proofErr w:type="spellEnd"/>
      <w:r w:rsidR="00950F18">
        <w:rPr>
          <w:rFonts w:ascii="Arial" w:hAnsi="Arial" w:cs="Arial"/>
          <w:sz w:val="28"/>
          <w:szCs w:val="28"/>
        </w:rPr>
        <w:t>,</w:t>
      </w:r>
      <w:r w:rsidR="000E527E" w:rsidRPr="000E527E">
        <w:rPr>
          <w:rFonts w:ascii="Arial" w:hAnsi="Arial" w:cs="Arial"/>
          <w:sz w:val="28"/>
          <w:szCs w:val="28"/>
        </w:rPr>
        <w:t xml:space="preserve"> </w:t>
      </w:r>
      <w:r w:rsidR="00311E1E">
        <w:rPr>
          <w:rFonts w:ascii="Arial" w:hAnsi="Arial" w:cs="Arial"/>
          <w:sz w:val="28"/>
          <w:szCs w:val="28"/>
        </w:rPr>
        <w:t>eh</w:t>
      </w:r>
      <w:r w:rsidR="00BD3D08">
        <w:rPr>
          <w:rFonts w:ascii="Arial" w:hAnsi="Arial" w:cs="Arial"/>
          <w:sz w:val="28"/>
          <w:szCs w:val="28"/>
        </w:rPr>
        <w:t>.</w:t>
      </w:r>
      <w:r w:rsidR="000E527E" w:rsidRPr="000E527E">
        <w:rPr>
          <w:rFonts w:ascii="Arial" w:hAnsi="Arial" w:cs="Arial"/>
          <w:sz w:val="28"/>
          <w:szCs w:val="28"/>
        </w:rPr>
        <w:t xml:space="preserve"> </w:t>
      </w:r>
      <w:proofErr w:type="spellStart"/>
      <w:r w:rsidR="00BD3D08">
        <w:rPr>
          <w:rFonts w:ascii="Arial" w:hAnsi="Arial" w:cs="Arial"/>
          <w:sz w:val="28"/>
          <w:szCs w:val="28"/>
        </w:rPr>
        <w:t>N</w:t>
      </w:r>
      <w:r w:rsidR="000E527E" w:rsidRPr="000E527E">
        <w:rPr>
          <w:rFonts w:ascii="Arial" w:hAnsi="Arial" w:cs="Arial"/>
          <w:sz w:val="28"/>
          <w:szCs w:val="28"/>
        </w:rPr>
        <w:t>dozvajaira</w:t>
      </w:r>
      <w:proofErr w:type="spellEnd"/>
      <w:r w:rsidR="000E527E" w:rsidRPr="000E527E">
        <w:rPr>
          <w:rFonts w:ascii="Arial" w:hAnsi="Arial" w:cs="Arial"/>
          <w:sz w:val="28"/>
          <w:szCs w:val="28"/>
        </w:rPr>
        <w:t xml:space="preserve"> vanhu </w:t>
      </w:r>
      <w:proofErr w:type="spellStart"/>
      <w:r w:rsidR="000E527E" w:rsidRPr="000E527E">
        <w:rPr>
          <w:rFonts w:ascii="Arial" w:hAnsi="Arial" w:cs="Arial"/>
          <w:sz w:val="28"/>
          <w:szCs w:val="28"/>
        </w:rPr>
        <w:t>vatema</w:t>
      </w:r>
      <w:proofErr w:type="spellEnd"/>
      <w:r w:rsidR="00BD3D08">
        <w:rPr>
          <w:rFonts w:ascii="Arial" w:hAnsi="Arial" w:cs="Arial"/>
          <w:sz w:val="28"/>
          <w:szCs w:val="28"/>
        </w:rPr>
        <w:t>.</w:t>
      </w:r>
      <w:r w:rsidR="000E527E" w:rsidRPr="000E527E">
        <w:rPr>
          <w:rFonts w:ascii="Arial" w:hAnsi="Arial" w:cs="Arial"/>
          <w:sz w:val="28"/>
          <w:szCs w:val="28"/>
        </w:rPr>
        <w:t xml:space="preserve"> </w:t>
      </w:r>
      <w:r w:rsidR="00BD3D08">
        <w:rPr>
          <w:rFonts w:ascii="Arial" w:hAnsi="Arial" w:cs="Arial"/>
          <w:sz w:val="28"/>
          <w:szCs w:val="28"/>
        </w:rPr>
        <w:t>V</w:t>
      </w:r>
      <w:r w:rsidR="000E527E" w:rsidRPr="000E527E">
        <w:rPr>
          <w:rFonts w:ascii="Arial" w:hAnsi="Arial" w:cs="Arial"/>
          <w:sz w:val="28"/>
          <w:szCs w:val="28"/>
        </w:rPr>
        <w:t xml:space="preserve">anoda zvinhu </w:t>
      </w:r>
      <w:proofErr w:type="spellStart"/>
      <w:r w:rsidR="000E527E" w:rsidRPr="000E527E">
        <w:rPr>
          <w:rFonts w:ascii="Arial" w:hAnsi="Arial" w:cs="Arial"/>
          <w:sz w:val="28"/>
          <w:szCs w:val="28"/>
        </w:rPr>
        <w:t>zvemai</w:t>
      </w:r>
      <w:proofErr w:type="spellEnd"/>
      <w:r w:rsidR="000E527E" w:rsidRPr="000E527E">
        <w:rPr>
          <w:rFonts w:ascii="Arial" w:hAnsi="Arial" w:cs="Arial"/>
          <w:sz w:val="28"/>
          <w:szCs w:val="28"/>
        </w:rPr>
        <w:t xml:space="preserve">...? </w:t>
      </w:r>
      <w:r w:rsidR="000E527E" w:rsidRPr="00C67100">
        <w:rPr>
          <w:rFonts w:ascii="Arial" w:hAnsi="Arial" w:cs="Arial"/>
          <w:sz w:val="18"/>
          <w:szCs w:val="18"/>
        </w:rPr>
        <w:t xml:space="preserve">[Congregation </w:t>
      </w:r>
      <w:r w:rsidR="00063DA1" w:rsidRPr="00C67100">
        <w:rPr>
          <w:rFonts w:ascii="Arial" w:hAnsi="Arial" w:cs="Arial"/>
          <w:sz w:val="18"/>
          <w:szCs w:val="18"/>
        </w:rPr>
        <w:t>says, “</w:t>
      </w:r>
      <w:proofErr w:type="spellStart"/>
      <w:r w:rsidR="000E527E" w:rsidRPr="00C67100">
        <w:rPr>
          <w:rFonts w:ascii="Arial" w:hAnsi="Arial" w:cs="Arial"/>
          <w:sz w:val="18"/>
          <w:szCs w:val="18"/>
        </w:rPr>
        <w:t>zvemahara</w:t>
      </w:r>
      <w:proofErr w:type="spellEnd"/>
      <w:r w:rsidR="007D6D68" w:rsidRPr="00C67100">
        <w:rPr>
          <w:rFonts w:ascii="Arial" w:hAnsi="Arial" w:cs="Arial"/>
          <w:sz w:val="18"/>
          <w:szCs w:val="18"/>
        </w:rPr>
        <w:t>,</w:t>
      </w:r>
      <w:r w:rsidR="000E527E" w:rsidRPr="00C67100">
        <w:rPr>
          <w:rFonts w:ascii="Arial" w:hAnsi="Arial" w:cs="Arial"/>
          <w:sz w:val="18"/>
          <w:szCs w:val="1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zvemahara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Nanhasi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tikati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ngativakei</w:t>
      </w:r>
      <w:proofErr w:type="spellEnd"/>
      <w:r w:rsidR="000E527E" w:rsidRPr="000E527E">
        <w:rPr>
          <w:rFonts w:ascii="Arial" w:hAnsi="Arial" w:cs="Arial"/>
          <w:sz w:val="28"/>
          <w:szCs w:val="28"/>
        </w:rPr>
        <w:t xml:space="preserve">, ahh munhu </w:t>
      </w:r>
      <w:proofErr w:type="spellStart"/>
      <w:r w:rsidR="000E527E" w:rsidRPr="000E527E">
        <w:rPr>
          <w:rFonts w:ascii="Arial" w:hAnsi="Arial" w:cs="Arial"/>
          <w:sz w:val="28"/>
          <w:szCs w:val="28"/>
        </w:rPr>
        <w:t>mutema</w:t>
      </w:r>
      <w:proofErr w:type="spellEnd"/>
      <w:r w:rsidR="000E527E" w:rsidRPr="000E527E">
        <w:rPr>
          <w:rFonts w:ascii="Arial" w:hAnsi="Arial" w:cs="Arial"/>
          <w:sz w:val="28"/>
          <w:szCs w:val="28"/>
        </w:rPr>
        <w:t xml:space="preserve"> ahh ____ </w:t>
      </w:r>
    </w:p>
    <w:p w14:paraId="117992CE" w14:textId="1D7920C6" w:rsidR="003772FF" w:rsidRDefault="007C0621" w:rsidP="00EE1207">
      <w:pPr>
        <w:jc w:val="both"/>
        <w:rPr>
          <w:rFonts w:ascii="Arial" w:hAnsi="Arial" w:cs="Arial"/>
          <w:sz w:val="28"/>
          <w:szCs w:val="28"/>
        </w:rPr>
      </w:pPr>
      <w:r w:rsidRPr="00342561">
        <w:rPr>
          <w:rFonts w:ascii="Arial" w:hAnsi="Arial" w:cs="Arial"/>
          <w:sz w:val="28"/>
          <w:szCs w:val="28"/>
          <w:vertAlign w:val="superscript"/>
        </w:rPr>
        <w:lastRenderedPageBreak/>
        <w:t xml:space="preserve">42 </w:t>
      </w:r>
      <w:r w:rsidR="00311E1E" w:rsidRPr="00342561">
        <w:rPr>
          <w:rFonts w:ascii="Arial" w:hAnsi="Arial" w:cs="Arial"/>
          <w:sz w:val="28"/>
          <w:szCs w:val="28"/>
        </w:rPr>
        <w:t>…</w:t>
      </w:r>
      <w:proofErr w:type="spellStart"/>
      <w:r w:rsidR="000E527E" w:rsidRPr="00342561">
        <w:rPr>
          <w:rFonts w:ascii="Arial" w:hAnsi="Arial" w:cs="Arial"/>
          <w:sz w:val="28"/>
          <w:szCs w:val="28"/>
        </w:rPr>
        <w:t>tain</w:t>
      </w:r>
      <w:proofErr w:type="spellEnd"/>
      <w:r w:rsidR="000E527E" w:rsidRPr="00342561">
        <w:rPr>
          <w:rFonts w:ascii="Arial" w:hAnsi="Arial" w:cs="Arial"/>
          <w:sz w:val="28"/>
          <w:szCs w:val="28"/>
        </w:rPr>
        <w:t xml:space="preserve"> edu </w:t>
      </w:r>
      <w:proofErr w:type="spellStart"/>
      <w:r w:rsidR="000E527E" w:rsidRPr="00342561">
        <w:rPr>
          <w:rFonts w:ascii="Arial" w:hAnsi="Arial" w:cs="Arial"/>
          <w:sz w:val="28"/>
          <w:szCs w:val="28"/>
        </w:rPr>
        <w:t>a</w:t>
      </w:r>
      <w:r w:rsidR="00191572" w:rsidRPr="00342561">
        <w:rPr>
          <w:rFonts w:ascii="Arial" w:hAnsi="Arial" w:cs="Arial"/>
          <w:sz w:val="28"/>
          <w:szCs w:val="28"/>
        </w:rPr>
        <w:t>n</w:t>
      </w:r>
      <w:r w:rsidR="000E527E" w:rsidRPr="00342561">
        <w:rPr>
          <w:rFonts w:ascii="Arial" w:hAnsi="Arial" w:cs="Arial"/>
          <w:sz w:val="28"/>
          <w:szCs w:val="28"/>
        </w:rPr>
        <w:t>omechana</w:t>
      </w:r>
      <w:proofErr w:type="spellEnd"/>
      <w:r w:rsidR="000E527E" w:rsidRPr="00342561">
        <w:rPr>
          <w:rFonts w:ascii="Arial" w:hAnsi="Arial" w:cs="Arial"/>
          <w:sz w:val="28"/>
          <w:szCs w:val="28"/>
        </w:rPr>
        <w:t xml:space="preserve"> ne-ne... </w:t>
      </w:r>
      <w:r w:rsidR="007D6D68" w:rsidRPr="00342561">
        <w:rPr>
          <w:rFonts w:ascii="Arial" w:hAnsi="Arial" w:cs="Arial"/>
          <w:sz w:val="28"/>
          <w:szCs w:val="28"/>
        </w:rPr>
        <w:t>curtain</w:t>
      </w:r>
      <w:r w:rsidR="000E527E" w:rsidRPr="00342561">
        <w:rPr>
          <w:rFonts w:ascii="Arial" w:hAnsi="Arial" w:cs="Arial"/>
          <w:sz w:val="28"/>
          <w:szCs w:val="28"/>
        </w:rPr>
        <w:t xml:space="preserve"> redu </w:t>
      </w:r>
      <w:proofErr w:type="spellStart"/>
      <w:r w:rsidR="000E527E" w:rsidRPr="00342561">
        <w:rPr>
          <w:rFonts w:ascii="Arial" w:hAnsi="Arial" w:cs="Arial"/>
          <w:sz w:val="28"/>
          <w:szCs w:val="28"/>
        </w:rPr>
        <w:t>repa</w:t>
      </w:r>
      <w:r w:rsidR="00311E1E" w:rsidRPr="00342561">
        <w:rPr>
          <w:rFonts w:ascii="Arial" w:hAnsi="Arial" w:cs="Arial"/>
          <w:sz w:val="28"/>
          <w:szCs w:val="28"/>
        </w:rPr>
        <w:t>a</w:t>
      </w:r>
      <w:r w:rsidR="000E527E" w:rsidRPr="00342561">
        <w:rPr>
          <w:rFonts w:ascii="Arial" w:hAnsi="Arial" w:cs="Arial"/>
          <w:sz w:val="28"/>
          <w:szCs w:val="28"/>
        </w:rPr>
        <w:t>pa</w:t>
      </w:r>
      <w:proofErr w:type="spellEnd"/>
      <w:r w:rsidR="000E527E" w:rsidRPr="00342561">
        <w:rPr>
          <w:rFonts w:ascii="Arial" w:hAnsi="Arial" w:cs="Arial"/>
          <w:sz w:val="28"/>
          <w:szCs w:val="28"/>
        </w:rPr>
        <w:t xml:space="preserve"> </w:t>
      </w:r>
      <w:proofErr w:type="spellStart"/>
      <w:r w:rsidR="000E527E" w:rsidRPr="00342561">
        <w:rPr>
          <w:rFonts w:ascii="Arial" w:hAnsi="Arial" w:cs="Arial"/>
          <w:sz w:val="28"/>
          <w:szCs w:val="28"/>
        </w:rPr>
        <w:t>romechana</w:t>
      </w:r>
      <w:proofErr w:type="spellEnd"/>
      <w:r w:rsidR="000E527E" w:rsidRPr="00342561">
        <w:rPr>
          <w:rFonts w:ascii="Arial" w:hAnsi="Arial" w:cs="Arial"/>
          <w:sz w:val="28"/>
          <w:szCs w:val="28"/>
        </w:rPr>
        <w:t xml:space="preserve"> </w:t>
      </w:r>
      <w:proofErr w:type="spellStart"/>
      <w:r w:rsidR="000E527E" w:rsidRPr="00342561">
        <w:rPr>
          <w:rFonts w:ascii="Arial" w:hAnsi="Arial" w:cs="Arial"/>
          <w:sz w:val="28"/>
          <w:szCs w:val="28"/>
        </w:rPr>
        <w:t>nekokoko</w:t>
      </w:r>
      <w:proofErr w:type="spellEnd"/>
      <w:r w:rsidR="000E527E" w:rsidRPr="00342561">
        <w:rPr>
          <w:rFonts w:ascii="Arial" w:hAnsi="Arial" w:cs="Arial"/>
          <w:sz w:val="28"/>
          <w:szCs w:val="28"/>
        </w:rPr>
        <w:t xml:space="preserve">. </w:t>
      </w:r>
      <w:r w:rsidR="000E527E" w:rsidRPr="000E527E">
        <w:rPr>
          <w:rFonts w:ascii="Arial" w:hAnsi="Arial" w:cs="Arial"/>
          <w:sz w:val="28"/>
          <w:szCs w:val="28"/>
        </w:rPr>
        <w:t>Now after this small place, this is a small place that's what we could</w:t>
      </w:r>
      <w:r w:rsidR="00311E1E">
        <w:rPr>
          <w:rFonts w:ascii="Arial" w:hAnsi="Arial" w:cs="Arial"/>
          <w:sz w:val="28"/>
          <w:szCs w:val="28"/>
        </w:rPr>
        <w:t xml:space="preserve"> do</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Ngatichiisai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musoro</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pamwe</w:t>
      </w:r>
      <w:proofErr w:type="spellEnd"/>
      <w:r w:rsidR="000E527E" w:rsidRPr="000E527E">
        <w:rPr>
          <w:rFonts w:ascii="Arial" w:hAnsi="Arial" w:cs="Arial"/>
          <w:sz w:val="28"/>
          <w:szCs w:val="28"/>
        </w:rPr>
        <w:t xml:space="preserve">...? </w:t>
      </w:r>
      <w:r w:rsidR="000E527E" w:rsidRPr="009807BA">
        <w:rPr>
          <w:rFonts w:ascii="Arial" w:hAnsi="Arial" w:cs="Arial"/>
          <w:sz w:val="18"/>
          <w:szCs w:val="18"/>
        </w:rPr>
        <w:t xml:space="preserve">[Congregation </w:t>
      </w:r>
      <w:r w:rsidR="00063DA1" w:rsidRPr="009807BA">
        <w:rPr>
          <w:rFonts w:ascii="Arial" w:hAnsi="Arial" w:cs="Arial"/>
          <w:sz w:val="18"/>
          <w:szCs w:val="18"/>
        </w:rPr>
        <w:t>says, “</w:t>
      </w:r>
      <w:proofErr w:type="spellStart"/>
      <w:r w:rsidR="000E527E" w:rsidRPr="009807BA">
        <w:rPr>
          <w:rFonts w:ascii="Arial" w:hAnsi="Arial" w:cs="Arial"/>
          <w:sz w:val="18"/>
          <w:szCs w:val="18"/>
        </w:rPr>
        <w:t>pamwe</w:t>
      </w:r>
      <w:proofErr w:type="spellEnd"/>
      <w:r w:rsidR="000E527E" w:rsidRPr="009807BA">
        <w:rPr>
          <w:rFonts w:ascii="Arial" w:hAnsi="Arial" w:cs="Arial"/>
          <w:sz w:val="18"/>
          <w:szCs w:val="18"/>
        </w:rPr>
        <w:t xml:space="preserve"> </w:t>
      </w:r>
      <w:proofErr w:type="spellStart"/>
      <w:r w:rsidR="000E527E" w:rsidRPr="009807BA">
        <w:rPr>
          <w:rFonts w:ascii="Arial" w:hAnsi="Arial" w:cs="Arial"/>
          <w:sz w:val="18"/>
          <w:szCs w:val="18"/>
        </w:rPr>
        <w:t>chete</w:t>
      </w:r>
      <w:proofErr w:type="spellEnd"/>
      <w:r w:rsidR="00191572" w:rsidRPr="009807BA">
        <w:rPr>
          <w:rFonts w:ascii="Arial" w:hAnsi="Arial" w:cs="Arial"/>
          <w:sz w:val="18"/>
          <w:szCs w:val="18"/>
        </w:rPr>
        <w:t>,</w:t>
      </w:r>
      <w:r w:rsidR="000E527E" w:rsidRPr="009807BA">
        <w:rPr>
          <w:rFonts w:ascii="Arial" w:hAnsi="Arial" w:cs="Arial"/>
          <w:sz w:val="18"/>
          <w:szCs w:val="18"/>
        </w:rPr>
        <w:t>"]</w:t>
      </w:r>
      <w:r w:rsidR="000E527E" w:rsidRPr="000E527E">
        <w:rPr>
          <w:rFonts w:ascii="Arial" w:hAnsi="Arial" w:cs="Arial"/>
          <w:sz w:val="28"/>
          <w:szCs w:val="28"/>
        </w:rPr>
        <w:t xml:space="preserve"> and we do the same </w:t>
      </w:r>
      <w:proofErr w:type="spellStart"/>
      <w:r w:rsidR="000E527E" w:rsidRPr="000E527E">
        <w:rPr>
          <w:rFonts w:ascii="Arial" w:hAnsi="Arial" w:cs="Arial"/>
          <w:sz w:val="28"/>
          <w:szCs w:val="28"/>
        </w:rPr>
        <w:t>kupi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manje</w:t>
      </w:r>
      <w:proofErr w:type="spellEnd"/>
      <w:r w:rsidR="000E527E" w:rsidRPr="000E527E">
        <w:rPr>
          <w:rFonts w:ascii="Arial" w:hAnsi="Arial" w:cs="Arial"/>
          <w:sz w:val="28"/>
          <w:szCs w:val="28"/>
        </w:rPr>
        <w:t xml:space="preserve">? </w:t>
      </w:r>
      <w:r w:rsidR="000E527E" w:rsidRPr="00DB57D6">
        <w:rPr>
          <w:rFonts w:ascii="Arial" w:hAnsi="Arial" w:cs="Arial"/>
          <w:sz w:val="18"/>
          <w:szCs w:val="18"/>
        </w:rPr>
        <w:t xml:space="preserve">[Congregation </w:t>
      </w:r>
      <w:r w:rsidR="00063DA1" w:rsidRPr="00DB57D6">
        <w:rPr>
          <w:rFonts w:ascii="Arial" w:hAnsi="Arial" w:cs="Arial"/>
          <w:sz w:val="18"/>
          <w:szCs w:val="18"/>
        </w:rPr>
        <w:t>says, “</w:t>
      </w:r>
      <w:proofErr w:type="spellStart"/>
      <w:r w:rsidR="00311E1E" w:rsidRPr="00DB57D6">
        <w:rPr>
          <w:rFonts w:ascii="Arial" w:hAnsi="Arial" w:cs="Arial"/>
          <w:sz w:val="18"/>
          <w:szCs w:val="18"/>
        </w:rPr>
        <w:t>ku</w:t>
      </w:r>
      <w:r w:rsidR="000E527E" w:rsidRPr="00DB57D6">
        <w:rPr>
          <w:rFonts w:ascii="Arial" w:hAnsi="Arial" w:cs="Arial"/>
          <w:sz w:val="18"/>
          <w:szCs w:val="18"/>
        </w:rPr>
        <w:t>Kwekwe</w:t>
      </w:r>
      <w:proofErr w:type="spellEnd"/>
      <w:r w:rsidR="00191572" w:rsidRPr="00DB57D6">
        <w:rPr>
          <w:rFonts w:ascii="Arial" w:hAnsi="Arial" w:cs="Arial"/>
          <w:sz w:val="18"/>
          <w:szCs w:val="18"/>
        </w:rPr>
        <w:t>,</w:t>
      </w:r>
      <w:r w:rsidR="000E527E" w:rsidRPr="00DB57D6">
        <w:rPr>
          <w:rFonts w:ascii="Arial" w:hAnsi="Arial" w:cs="Arial"/>
          <w:sz w:val="18"/>
          <w:szCs w:val="1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kuKwekwe</w:t>
      </w:r>
      <w:proofErr w:type="spellEnd"/>
      <w:r w:rsidR="00311E1E">
        <w:rPr>
          <w:rFonts w:ascii="Arial" w:hAnsi="Arial" w:cs="Arial"/>
          <w:sz w:val="28"/>
          <w:szCs w:val="28"/>
        </w:rPr>
        <w:t>. W</w:t>
      </w:r>
      <w:r w:rsidR="000E527E" w:rsidRPr="000E527E">
        <w:rPr>
          <w:rFonts w:ascii="Arial" w:hAnsi="Arial" w:cs="Arial"/>
          <w:sz w:val="28"/>
          <w:szCs w:val="28"/>
        </w:rPr>
        <w:t xml:space="preserve">e go and do the same </w:t>
      </w:r>
      <w:proofErr w:type="spellStart"/>
      <w:r w:rsidR="000E527E" w:rsidRPr="000E527E">
        <w:rPr>
          <w:rFonts w:ascii="Arial" w:hAnsi="Arial" w:cs="Arial"/>
          <w:sz w:val="28"/>
          <w:szCs w:val="28"/>
        </w:rPr>
        <w:t>kupi</w:t>
      </w:r>
      <w:proofErr w:type="spellEnd"/>
      <w:r w:rsidR="000E527E" w:rsidRPr="000E527E">
        <w:rPr>
          <w:rFonts w:ascii="Arial" w:hAnsi="Arial" w:cs="Arial"/>
          <w:sz w:val="28"/>
          <w:szCs w:val="28"/>
        </w:rPr>
        <w:t xml:space="preserve">...? </w:t>
      </w:r>
      <w:r w:rsidR="000E527E" w:rsidRPr="00DB57D6">
        <w:rPr>
          <w:rFonts w:ascii="Arial" w:hAnsi="Arial" w:cs="Arial"/>
          <w:sz w:val="18"/>
          <w:szCs w:val="18"/>
        </w:rPr>
        <w:t xml:space="preserve">[Congregation </w:t>
      </w:r>
      <w:r w:rsidR="00063DA1" w:rsidRPr="00DB57D6">
        <w:rPr>
          <w:rFonts w:ascii="Arial" w:hAnsi="Arial" w:cs="Arial"/>
          <w:sz w:val="18"/>
          <w:szCs w:val="18"/>
        </w:rPr>
        <w:t>says, “</w:t>
      </w:r>
      <w:proofErr w:type="spellStart"/>
      <w:r w:rsidR="0019061A" w:rsidRPr="00DB57D6">
        <w:rPr>
          <w:rFonts w:ascii="Arial" w:hAnsi="Arial" w:cs="Arial"/>
          <w:sz w:val="18"/>
          <w:szCs w:val="18"/>
        </w:rPr>
        <w:t>ku</w:t>
      </w:r>
      <w:r w:rsidR="000E527E" w:rsidRPr="00DB57D6">
        <w:rPr>
          <w:rFonts w:ascii="Arial" w:hAnsi="Arial" w:cs="Arial"/>
          <w:sz w:val="18"/>
          <w:szCs w:val="18"/>
        </w:rPr>
        <w:t>Gweru</w:t>
      </w:r>
      <w:proofErr w:type="spellEnd"/>
      <w:r w:rsidR="0067180E" w:rsidRPr="00DB57D6">
        <w:rPr>
          <w:rFonts w:ascii="Arial" w:hAnsi="Arial" w:cs="Arial"/>
          <w:sz w:val="18"/>
          <w:szCs w:val="18"/>
        </w:rPr>
        <w:t>.</w:t>
      </w:r>
      <w:r w:rsidR="000E527E" w:rsidRPr="00DB57D6">
        <w:rPr>
          <w:rFonts w:ascii="Arial" w:hAnsi="Arial" w:cs="Arial"/>
          <w:sz w:val="18"/>
          <w:szCs w:val="18"/>
        </w:rPr>
        <w:t xml:space="preserve">"] </w:t>
      </w:r>
      <w:proofErr w:type="spellStart"/>
      <w:r w:rsidR="0067180E">
        <w:rPr>
          <w:rFonts w:ascii="Arial" w:hAnsi="Arial" w:cs="Arial"/>
          <w:sz w:val="28"/>
          <w:szCs w:val="28"/>
        </w:rPr>
        <w:t>C</w:t>
      </w:r>
      <w:r w:rsidR="000E527E" w:rsidRPr="000E527E">
        <w:rPr>
          <w:rFonts w:ascii="Arial" w:hAnsi="Arial" w:cs="Arial"/>
          <w:sz w:val="28"/>
          <w:szCs w:val="28"/>
        </w:rPr>
        <w:t>hechi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dzakanaka</w:t>
      </w:r>
      <w:proofErr w:type="spellEnd"/>
      <w:r w:rsidR="000E527E" w:rsidRPr="000E527E">
        <w:rPr>
          <w:rFonts w:ascii="Arial" w:hAnsi="Arial" w:cs="Arial"/>
          <w:sz w:val="28"/>
          <w:szCs w:val="28"/>
        </w:rPr>
        <w:t xml:space="preserve">. All... </w:t>
      </w:r>
      <w:proofErr w:type="spellStart"/>
      <w:r w:rsidR="000E527E" w:rsidRPr="000E527E">
        <w:rPr>
          <w:rFonts w:ascii="Arial" w:hAnsi="Arial" w:cs="Arial"/>
          <w:sz w:val="28"/>
          <w:szCs w:val="28"/>
        </w:rPr>
        <w:t>tongoita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kastaira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ikakaka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kema</w:t>
      </w:r>
      <w:r w:rsidR="001A7FF9">
        <w:rPr>
          <w:rFonts w:ascii="Arial" w:hAnsi="Arial" w:cs="Arial"/>
          <w:sz w:val="28"/>
          <w:szCs w:val="28"/>
        </w:rPr>
        <w:t>c</w:t>
      </w:r>
      <w:r w:rsidR="000E527E" w:rsidRPr="000E527E">
        <w:rPr>
          <w:rFonts w:ascii="Arial" w:hAnsi="Arial" w:cs="Arial"/>
          <w:sz w:val="28"/>
          <w:szCs w:val="28"/>
        </w:rPr>
        <w:t>hechi</w:t>
      </w:r>
      <w:proofErr w:type="spellEnd"/>
      <w:r w:rsidR="000E527E" w:rsidRPr="000E527E">
        <w:rPr>
          <w:rFonts w:ascii="Arial" w:hAnsi="Arial" w:cs="Arial"/>
          <w:sz w:val="28"/>
          <w:szCs w:val="28"/>
        </w:rPr>
        <w:t xml:space="preserve"> edu </w:t>
      </w:r>
      <w:proofErr w:type="spellStart"/>
      <w:r w:rsidR="000E527E" w:rsidRPr="000E527E">
        <w:rPr>
          <w:rFonts w:ascii="Arial" w:hAnsi="Arial" w:cs="Arial"/>
          <w:sz w:val="28"/>
          <w:szCs w:val="28"/>
        </w:rPr>
        <w:t>ikaka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tongoga</w:t>
      </w:r>
      <w:proofErr w:type="spellEnd"/>
      <w:r w:rsidR="000E527E" w:rsidRPr="000E527E">
        <w:rPr>
          <w:rFonts w:ascii="Arial" w:hAnsi="Arial" w:cs="Arial"/>
          <w:sz w:val="28"/>
          <w:szCs w:val="28"/>
        </w:rPr>
        <w:t xml:space="preserve">.... it's not expensive, it's not expensive! </w:t>
      </w:r>
    </w:p>
    <w:p w14:paraId="3F8CD89C" w14:textId="0C65C44B" w:rsidR="003772FF" w:rsidRDefault="006C18C1" w:rsidP="00EE1207">
      <w:pPr>
        <w:jc w:val="both"/>
        <w:rPr>
          <w:rFonts w:ascii="Arial" w:hAnsi="Arial" w:cs="Arial"/>
          <w:sz w:val="28"/>
          <w:szCs w:val="28"/>
        </w:rPr>
      </w:pPr>
      <w:r>
        <w:rPr>
          <w:rFonts w:ascii="Arial" w:hAnsi="Arial" w:cs="Arial"/>
          <w:sz w:val="28"/>
          <w:szCs w:val="28"/>
          <w:vertAlign w:val="superscript"/>
        </w:rPr>
        <w:t xml:space="preserve">43 </w:t>
      </w:r>
      <w:r w:rsidR="000E527E" w:rsidRPr="000E527E">
        <w:rPr>
          <w:rFonts w:ascii="Arial" w:hAnsi="Arial" w:cs="Arial"/>
          <w:sz w:val="28"/>
          <w:szCs w:val="28"/>
        </w:rPr>
        <w:t xml:space="preserve">You know </w:t>
      </w:r>
      <w:proofErr w:type="spellStart"/>
      <w:r w:rsidR="000E527E" w:rsidRPr="000E527E">
        <w:rPr>
          <w:rFonts w:ascii="Arial" w:hAnsi="Arial" w:cs="Arial"/>
          <w:sz w:val="28"/>
          <w:szCs w:val="28"/>
        </w:rPr>
        <w:t>ehhh</w:t>
      </w:r>
      <w:proofErr w:type="spellEnd"/>
      <w:r w:rsidR="000E527E" w:rsidRPr="000E527E">
        <w:rPr>
          <w:rFonts w:ascii="Arial" w:hAnsi="Arial" w:cs="Arial"/>
          <w:sz w:val="28"/>
          <w:szCs w:val="28"/>
        </w:rPr>
        <w:t xml:space="preserve"> iyi pine iyi </w:t>
      </w:r>
      <w:proofErr w:type="spellStart"/>
      <w:r w:rsidR="000E527E" w:rsidRPr="000E527E">
        <w:rPr>
          <w:rFonts w:ascii="Arial" w:hAnsi="Arial" w:cs="Arial"/>
          <w:sz w:val="28"/>
          <w:szCs w:val="28"/>
        </w:rPr>
        <w:t>handitika</w:t>
      </w:r>
      <w:proofErr w:type="spellEnd"/>
      <w:r w:rsidR="009807BA">
        <w:rPr>
          <w:rFonts w:ascii="Arial" w:hAnsi="Arial" w:cs="Arial"/>
          <w:sz w:val="28"/>
          <w:szCs w:val="28"/>
        </w:rPr>
        <w:t>,</w:t>
      </w:r>
      <w:r w:rsidR="000E527E" w:rsidRPr="000E527E">
        <w:rPr>
          <w:rFonts w:ascii="Arial" w:hAnsi="Arial" w:cs="Arial"/>
          <w:sz w:val="28"/>
          <w:szCs w:val="28"/>
        </w:rPr>
        <w:t xml:space="preserve"> </w:t>
      </w:r>
      <w:r w:rsidR="000E527E" w:rsidRPr="009807BA">
        <w:rPr>
          <w:rFonts w:ascii="Arial" w:hAnsi="Arial" w:cs="Arial"/>
          <w:sz w:val="18"/>
          <w:szCs w:val="18"/>
        </w:rPr>
        <w:t>[Apostle Gumbura knocks on the pine s</w:t>
      </w:r>
      <w:r w:rsidR="00A45D57" w:rsidRPr="009807BA">
        <w:rPr>
          <w:rFonts w:ascii="Arial" w:hAnsi="Arial" w:cs="Arial"/>
          <w:sz w:val="18"/>
          <w:szCs w:val="18"/>
        </w:rPr>
        <w:t>even</w:t>
      </w:r>
      <w:r w:rsidR="000E527E" w:rsidRPr="009807BA">
        <w:rPr>
          <w:rFonts w:ascii="Arial" w:hAnsi="Arial" w:cs="Arial"/>
          <w:sz w:val="18"/>
          <w:szCs w:val="18"/>
        </w:rPr>
        <w:t>-times]</w:t>
      </w:r>
      <w:r w:rsidR="000E527E" w:rsidRPr="000E527E">
        <w:rPr>
          <w:rFonts w:ascii="Arial" w:hAnsi="Arial" w:cs="Arial"/>
          <w:sz w:val="28"/>
          <w:szCs w:val="28"/>
        </w:rPr>
        <w:t xml:space="preserve"> it's sold at $45 now, $45 per 20 ma 3.6m, </w:t>
      </w:r>
      <w:proofErr w:type="spellStart"/>
      <w:r w:rsidR="000E527E" w:rsidRPr="000E527E">
        <w:rPr>
          <w:rFonts w:ascii="Arial" w:hAnsi="Arial" w:cs="Arial"/>
          <w:sz w:val="28"/>
          <w:szCs w:val="28"/>
        </w:rPr>
        <w:t>anenge</w:t>
      </w:r>
      <w:proofErr w:type="spellEnd"/>
      <w:r w:rsidR="000E527E" w:rsidRPr="000E527E">
        <w:rPr>
          <w:rFonts w:ascii="Arial" w:hAnsi="Arial" w:cs="Arial"/>
          <w:sz w:val="28"/>
          <w:szCs w:val="28"/>
        </w:rPr>
        <w:t xml:space="preserve"> ari ma 3.6m. Right, and </w:t>
      </w:r>
      <w:proofErr w:type="spellStart"/>
      <w:r w:rsidR="000E527E" w:rsidRPr="000E527E">
        <w:rPr>
          <w:rFonts w:ascii="Arial" w:hAnsi="Arial" w:cs="Arial"/>
          <w:sz w:val="28"/>
          <w:szCs w:val="28"/>
        </w:rPr>
        <w:t>achiita</w:t>
      </w:r>
      <w:proofErr w:type="spellEnd"/>
      <w:r w:rsidR="000E527E" w:rsidRPr="000E527E">
        <w:rPr>
          <w:rFonts w:ascii="Arial" w:hAnsi="Arial" w:cs="Arial"/>
          <w:sz w:val="28"/>
          <w:szCs w:val="28"/>
        </w:rPr>
        <w:t xml:space="preserve"> $45 aripo 20 right</w:t>
      </w:r>
      <w:r w:rsidR="002B3509">
        <w:rPr>
          <w:rFonts w:ascii="Arial" w:hAnsi="Arial" w:cs="Arial"/>
          <w:sz w:val="28"/>
          <w:szCs w:val="28"/>
        </w:rPr>
        <w:t>. W</w:t>
      </w:r>
      <w:r w:rsidR="000E527E" w:rsidRPr="000E527E">
        <w:rPr>
          <w:rFonts w:ascii="Arial" w:hAnsi="Arial" w:cs="Arial"/>
          <w:sz w:val="28"/>
          <w:szCs w:val="28"/>
        </w:rPr>
        <w:t>e used about</w:t>
      </w:r>
      <w:r w:rsidR="00B03244">
        <w:rPr>
          <w:rFonts w:ascii="Arial" w:hAnsi="Arial" w:cs="Arial"/>
          <w:sz w:val="28"/>
          <w:szCs w:val="28"/>
        </w:rPr>
        <w:t>...</w:t>
      </w:r>
      <w:r w:rsidR="000E527E" w:rsidRPr="000E527E">
        <w:rPr>
          <w:rFonts w:ascii="Arial" w:hAnsi="Arial" w:cs="Arial"/>
          <w:sz w:val="28"/>
          <w:szCs w:val="28"/>
        </w:rPr>
        <w:t xml:space="preserve"> for this </w:t>
      </w:r>
      <w:r w:rsidR="00A13B83" w:rsidRPr="000E527E">
        <w:rPr>
          <w:rFonts w:ascii="Arial" w:hAnsi="Arial" w:cs="Arial"/>
          <w:sz w:val="28"/>
          <w:szCs w:val="28"/>
        </w:rPr>
        <w:t>eh...</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zvatakaita</w:t>
      </w:r>
      <w:proofErr w:type="spellEnd"/>
      <w:r w:rsidR="000E527E" w:rsidRPr="000E527E">
        <w:rPr>
          <w:rFonts w:ascii="Arial" w:hAnsi="Arial" w:cs="Arial"/>
          <w:sz w:val="28"/>
          <w:szCs w:val="28"/>
        </w:rPr>
        <w:t xml:space="preserve"> izvi it's about $550 </w:t>
      </w:r>
      <w:r w:rsidR="000E527E" w:rsidRPr="003772FF">
        <w:rPr>
          <w:rFonts w:ascii="Arial" w:hAnsi="Arial" w:cs="Arial"/>
          <w:i/>
          <w:iCs/>
          <w:sz w:val="28"/>
          <w:szCs w:val="28"/>
        </w:rPr>
        <w:t>US-a</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han</w:t>
      </w:r>
      <w:r w:rsidR="00DA28DD">
        <w:rPr>
          <w:rFonts w:ascii="Arial" w:hAnsi="Arial" w:cs="Arial"/>
          <w:sz w:val="28"/>
          <w:szCs w:val="28"/>
        </w:rPr>
        <w:t>d</w:t>
      </w:r>
      <w:r w:rsidR="000E527E" w:rsidRPr="000E527E">
        <w:rPr>
          <w:rFonts w:ascii="Arial" w:hAnsi="Arial" w:cs="Arial"/>
          <w:sz w:val="28"/>
          <w:szCs w:val="28"/>
        </w:rPr>
        <w:t>i</w:t>
      </w:r>
      <w:proofErr w:type="spellEnd"/>
      <w:r w:rsidR="00DA28DD">
        <w:rPr>
          <w:rFonts w:ascii="Arial" w:hAnsi="Arial" w:cs="Arial"/>
          <w:sz w:val="28"/>
          <w:szCs w:val="28"/>
        </w:rPr>
        <w:t xml:space="preserve"> </w:t>
      </w:r>
      <w:proofErr w:type="spellStart"/>
      <w:r w:rsidR="000E527E" w:rsidRPr="000E527E">
        <w:rPr>
          <w:rFonts w:ascii="Arial" w:hAnsi="Arial" w:cs="Arial"/>
          <w:sz w:val="28"/>
          <w:szCs w:val="28"/>
        </w:rPr>
        <w:t>maona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zvipikiri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zvese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nezviyi</w:t>
      </w:r>
      <w:proofErr w:type="spellEnd"/>
      <w:r w:rsidR="000E527E" w:rsidRPr="000E527E">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0E527E" w:rsidRPr="000E527E">
        <w:rPr>
          <w:rFonts w:ascii="Arial" w:hAnsi="Arial" w:cs="Arial"/>
          <w:sz w:val="28"/>
          <w:szCs w:val="28"/>
        </w:rPr>
        <w:t xml:space="preserve"> It's about 500 because </w:t>
      </w:r>
      <w:proofErr w:type="spellStart"/>
      <w:r w:rsidR="000E527E" w:rsidRPr="000E527E">
        <w:rPr>
          <w:rFonts w:ascii="Arial" w:hAnsi="Arial" w:cs="Arial"/>
          <w:sz w:val="28"/>
          <w:szCs w:val="28"/>
        </w:rPr>
        <w:t>takaita</w:t>
      </w:r>
      <w:proofErr w:type="spellEnd"/>
      <w:r w:rsidR="000E527E" w:rsidRPr="000E527E">
        <w:rPr>
          <w:rFonts w:ascii="Arial" w:hAnsi="Arial" w:cs="Arial"/>
          <w:sz w:val="28"/>
          <w:szCs w:val="28"/>
        </w:rPr>
        <w:t xml:space="preserve"> $200 first lot, ndokuita </w:t>
      </w:r>
      <w:r w:rsidR="005759D7" w:rsidRPr="000E527E">
        <w:rPr>
          <w:rFonts w:ascii="Arial" w:hAnsi="Arial" w:cs="Arial"/>
          <w:sz w:val="28"/>
          <w:szCs w:val="28"/>
        </w:rPr>
        <w:t>200 second</w:t>
      </w:r>
      <w:r w:rsidR="000E527E" w:rsidRPr="000E527E">
        <w:rPr>
          <w:rFonts w:ascii="Arial" w:hAnsi="Arial" w:cs="Arial"/>
          <w:sz w:val="28"/>
          <w:szCs w:val="28"/>
        </w:rPr>
        <w:t xml:space="preserve"> lot, </w:t>
      </w:r>
      <w:proofErr w:type="spellStart"/>
      <w:r w:rsidR="000E527E" w:rsidRPr="000E527E">
        <w:rPr>
          <w:rFonts w:ascii="Arial" w:hAnsi="Arial" w:cs="Arial"/>
          <w:sz w:val="28"/>
          <w:szCs w:val="28"/>
        </w:rPr>
        <w:t>ndokuzotenga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zvi</w:t>
      </w:r>
      <w:proofErr w:type="spellEnd"/>
      <w:r w:rsidR="000E527E" w:rsidRPr="000E527E">
        <w:rPr>
          <w:rFonts w:ascii="Arial" w:hAnsi="Arial" w:cs="Arial"/>
          <w:sz w:val="28"/>
          <w:szCs w:val="28"/>
        </w:rPr>
        <w:t xml:space="preserve"> piece, </w:t>
      </w:r>
      <w:proofErr w:type="spellStart"/>
      <w:r w:rsidR="000E527E" w:rsidRPr="000E527E">
        <w:rPr>
          <w:rFonts w:ascii="Arial" w:hAnsi="Arial" w:cs="Arial"/>
          <w:sz w:val="28"/>
          <w:szCs w:val="28"/>
        </w:rPr>
        <w:t>zvi</w:t>
      </w:r>
      <w:proofErr w:type="spellEnd"/>
      <w:r w:rsidR="000E527E" w:rsidRPr="000E527E">
        <w:rPr>
          <w:rFonts w:ascii="Arial" w:hAnsi="Arial" w:cs="Arial"/>
          <w:sz w:val="28"/>
          <w:szCs w:val="28"/>
        </w:rPr>
        <w:t xml:space="preserve"> piece, 45 </w:t>
      </w:r>
      <w:proofErr w:type="spellStart"/>
      <w:r w:rsidR="000E527E" w:rsidRPr="000E527E">
        <w:rPr>
          <w:rFonts w:ascii="Arial" w:hAnsi="Arial" w:cs="Arial"/>
          <w:sz w:val="28"/>
          <w:szCs w:val="28"/>
        </w:rPr>
        <w:t>imwe</w:t>
      </w:r>
      <w:proofErr w:type="spellEnd"/>
      <w:r w:rsidR="000E527E" w:rsidRPr="000E527E">
        <w:rPr>
          <w:rFonts w:ascii="Arial" w:hAnsi="Arial" w:cs="Arial"/>
          <w:sz w:val="28"/>
          <w:szCs w:val="28"/>
        </w:rPr>
        <w:t xml:space="preserve"> lot </w:t>
      </w:r>
      <w:proofErr w:type="spellStart"/>
      <w:r w:rsidR="000E527E" w:rsidRPr="000E527E">
        <w:rPr>
          <w:rFonts w:ascii="Arial" w:hAnsi="Arial" w:cs="Arial"/>
          <w:sz w:val="28"/>
          <w:szCs w:val="28"/>
        </w:rPr>
        <w:t>yakauya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ikatadza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kukwana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bvatadzokera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futi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neimwe</w:t>
      </w:r>
      <w:proofErr w:type="spellEnd"/>
      <w:r w:rsidR="000E527E" w:rsidRPr="000E527E">
        <w:rPr>
          <w:rFonts w:ascii="Arial" w:hAnsi="Arial" w:cs="Arial"/>
          <w:sz w:val="28"/>
          <w:szCs w:val="28"/>
        </w:rPr>
        <w:t xml:space="preserve"> 45 so it's about</w:t>
      </w:r>
      <w:r w:rsidR="00E32A21">
        <w:rPr>
          <w:rFonts w:ascii="Arial" w:hAnsi="Arial" w:cs="Arial"/>
          <w:sz w:val="28"/>
          <w:szCs w:val="28"/>
        </w:rPr>
        <w:t>…</w:t>
      </w:r>
      <w:r w:rsidR="000E527E" w:rsidRPr="000E527E">
        <w:rPr>
          <w:rFonts w:ascii="Arial" w:hAnsi="Arial" w:cs="Arial"/>
          <w:sz w:val="28"/>
          <w:szCs w:val="28"/>
        </w:rPr>
        <w:t xml:space="preserve"> 490 </w:t>
      </w:r>
      <w:proofErr w:type="spellStart"/>
      <w:r w:rsidR="000E527E" w:rsidRPr="000E527E">
        <w:rPr>
          <w:rFonts w:ascii="Arial" w:hAnsi="Arial" w:cs="Arial"/>
          <w:sz w:val="28"/>
          <w:szCs w:val="28"/>
        </w:rPr>
        <w:t>saka</w:t>
      </w:r>
      <w:proofErr w:type="spellEnd"/>
      <w:r w:rsidR="000E527E" w:rsidRPr="000E527E">
        <w:rPr>
          <w:rFonts w:ascii="Arial" w:hAnsi="Arial" w:cs="Arial"/>
          <w:sz w:val="28"/>
          <w:szCs w:val="28"/>
        </w:rPr>
        <w:t xml:space="preserve"> roughly it's 500.</w:t>
      </w:r>
      <w:r w:rsidR="00B209B0">
        <w:rPr>
          <w:rFonts w:ascii="Arial" w:hAnsi="Arial" w:cs="Arial"/>
          <w:sz w:val="28"/>
          <w:szCs w:val="28"/>
        </w:rPr>
        <w:t xml:space="preserve"> </w:t>
      </w:r>
      <w:r w:rsidR="00B209B0" w:rsidRPr="000E527E">
        <w:rPr>
          <w:rFonts w:ascii="Arial" w:hAnsi="Arial" w:cs="Arial"/>
          <w:sz w:val="28"/>
          <w:szCs w:val="28"/>
        </w:rPr>
        <w:t xml:space="preserve">Then </w:t>
      </w:r>
      <w:proofErr w:type="spellStart"/>
      <w:r w:rsidR="00B209B0" w:rsidRPr="000E527E">
        <w:rPr>
          <w:rFonts w:ascii="Arial" w:hAnsi="Arial" w:cs="Arial"/>
          <w:sz w:val="28"/>
          <w:szCs w:val="28"/>
        </w:rPr>
        <w:t>tikazoisa</w:t>
      </w:r>
      <w:proofErr w:type="spellEnd"/>
      <w:r w:rsidR="00B209B0" w:rsidRPr="000E527E">
        <w:rPr>
          <w:rFonts w:ascii="Arial" w:hAnsi="Arial" w:cs="Arial"/>
          <w:sz w:val="28"/>
          <w:szCs w:val="28"/>
        </w:rPr>
        <w:t xml:space="preserve"> </w:t>
      </w:r>
      <w:proofErr w:type="spellStart"/>
      <w:r w:rsidR="00B209B0" w:rsidRPr="000E527E">
        <w:rPr>
          <w:rFonts w:ascii="Arial" w:hAnsi="Arial" w:cs="Arial"/>
          <w:sz w:val="28"/>
          <w:szCs w:val="28"/>
        </w:rPr>
        <w:t>zvipikiri</w:t>
      </w:r>
      <w:proofErr w:type="spellEnd"/>
      <w:r w:rsidR="00B209B0" w:rsidRPr="000E527E">
        <w:rPr>
          <w:rFonts w:ascii="Arial" w:hAnsi="Arial" w:cs="Arial"/>
          <w:sz w:val="28"/>
          <w:szCs w:val="28"/>
        </w:rPr>
        <w:t xml:space="preserve"> </w:t>
      </w:r>
      <w:proofErr w:type="spellStart"/>
      <w:r w:rsidR="00B209B0" w:rsidRPr="000E527E">
        <w:rPr>
          <w:rFonts w:ascii="Arial" w:hAnsi="Arial" w:cs="Arial"/>
          <w:sz w:val="28"/>
          <w:szCs w:val="28"/>
        </w:rPr>
        <w:t>han</w:t>
      </w:r>
      <w:r w:rsidR="00B209B0">
        <w:rPr>
          <w:rFonts w:ascii="Arial" w:hAnsi="Arial" w:cs="Arial"/>
          <w:sz w:val="28"/>
          <w:szCs w:val="28"/>
        </w:rPr>
        <w:t>d</w:t>
      </w:r>
      <w:r w:rsidR="00B209B0" w:rsidRPr="000E527E">
        <w:rPr>
          <w:rFonts w:ascii="Arial" w:hAnsi="Arial" w:cs="Arial"/>
          <w:sz w:val="28"/>
          <w:szCs w:val="28"/>
        </w:rPr>
        <w:t>iti</w:t>
      </w:r>
      <w:proofErr w:type="spellEnd"/>
      <w:r w:rsidR="00B209B0" w:rsidRPr="000E527E">
        <w:rPr>
          <w:rFonts w:ascii="Arial" w:hAnsi="Arial" w:cs="Arial"/>
          <w:sz w:val="28"/>
          <w:szCs w:val="28"/>
        </w:rPr>
        <w:t xml:space="preserve"> $500 imagine</w:t>
      </w:r>
      <w:r w:rsidR="00B209B0">
        <w:rPr>
          <w:rFonts w:ascii="Arial" w:hAnsi="Arial" w:cs="Arial"/>
          <w:sz w:val="28"/>
          <w:szCs w:val="28"/>
        </w:rPr>
        <w:t>.</w:t>
      </w:r>
    </w:p>
    <w:p w14:paraId="7423A373" w14:textId="5CB3FDF0" w:rsidR="000E527E" w:rsidRPr="000E527E" w:rsidRDefault="006C18C1" w:rsidP="00EE1207">
      <w:pPr>
        <w:jc w:val="both"/>
        <w:rPr>
          <w:rFonts w:ascii="Arial" w:hAnsi="Arial" w:cs="Arial"/>
          <w:sz w:val="28"/>
          <w:szCs w:val="28"/>
        </w:rPr>
      </w:pPr>
      <w:r>
        <w:rPr>
          <w:rFonts w:ascii="Arial" w:hAnsi="Arial" w:cs="Arial"/>
          <w:sz w:val="28"/>
          <w:szCs w:val="28"/>
          <w:vertAlign w:val="superscript"/>
        </w:rPr>
        <w:t xml:space="preserve">44 </w:t>
      </w:r>
      <w:r w:rsidR="00B209B0">
        <w:rPr>
          <w:rFonts w:ascii="Arial" w:hAnsi="Arial" w:cs="Arial"/>
          <w:sz w:val="28"/>
          <w:szCs w:val="28"/>
        </w:rPr>
        <w:t>S</w:t>
      </w:r>
      <w:r w:rsidR="000E527E" w:rsidRPr="000E527E">
        <w:rPr>
          <w:rFonts w:ascii="Arial" w:hAnsi="Arial" w:cs="Arial"/>
          <w:sz w:val="28"/>
          <w:szCs w:val="28"/>
        </w:rPr>
        <w:t xml:space="preserve">aka meaning </w:t>
      </w:r>
      <w:r w:rsidR="009901B5">
        <w:rPr>
          <w:rFonts w:ascii="Arial" w:hAnsi="Arial" w:cs="Arial"/>
          <w:sz w:val="28"/>
          <w:szCs w:val="28"/>
        </w:rPr>
        <w:t>c</w:t>
      </w:r>
      <w:r w:rsidR="000E527E" w:rsidRPr="000E527E">
        <w:rPr>
          <w:rFonts w:ascii="Arial" w:hAnsi="Arial" w:cs="Arial"/>
          <w:sz w:val="28"/>
          <w:szCs w:val="28"/>
        </w:rPr>
        <w:t xml:space="preserve">hurch iri </w:t>
      </w:r>
      <w:proofErr w:type="spellStart"/>
      <w:r w:rsidR="000E527E" w:rsidRPr="000E527E">
        <w:rPr>
          <w:rFonts w:ascii="Arial" w:hAnsi="Arial" w:cs="Arial"/>
          <w:sz w:val="28"/>
          <w:szCs w:val="28"/>
        </w:rPr>
        <w:t>kuKwekwe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iya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iya</w:t>
      </w:r>
      <w:proofErr w:type="spellEnd"/>
      <w:r w:rsidR="000E527E" w:rsidRPr="000E527E">
        <w:rPr>
          <w:rFonts w:ascii="Arial" w:hAnsi="Arial" w:cs="Arial"/>
          <w:sz w:val="28"/>
          <w:szCs w:val="28"/>
        </w:rPr>
        <w:t xml:space="preserve"> we just need each brother </w:t>
      </w:r>
      <w:proofErr w:type="spellStart"/>
      <w:r w:rsidR="000E527E" w:rsidRPr="000E527E">
        <w:rPr>
          <w:rFonts w:ascii="Arial" w:hAnsi="Arial" w:cs="Arial"/>
          <w:sz w:val="28"/>
          <w:szCs w:val="28"/>
        </w:rPr>
        <w:t>anosevenza</w:t>
      </w:r>
      <w:proofErr w:type="spellEnd"/>
      <w:r w:rsidR="00C7177D">
        <w:rPr>
          <w:rFonts w:ascii="Arial" w:hAnsi="Arial" w:cs="Arial"/>
          <w:sz w:val="28"/>
          <w:szCs w:val="28"/>
        </w:rPr>
        <w:t>,</w:t>
      </w:r>
      <w:r w:rsidR="000E527E" w:rsidRPr="000E527E">
        <w:rPr>
          <w:rFonts w:ascii="Arial" w:hAnsi="Arial" w:cs="Arial"/>
          <w:sz w:val="28"/>
          <w:szCs w:val="28"/>
        </w:rPr>
        <w:t xml:space="preserve"> kuuya </w:t>
      </w:r>
      <w:proofErr w:type="spellStart"/>
      <w:r w:rsidR="000E527E" w:rsidRPr="000E527E">
        <w:rPr>
          <w:rFonts w:ascii="Arial" w:hAnsi="Arial" w:cs="Arial"/>
          <w:sz w:val="28"/>
          <w:szCs w:val="28"/>
        </w:rPr>
        <w:t>neee</w:t>
      </w:r>
      <w:proofErr w:type="spellEnd"/>
      <w:r w:rsidR="000E527E" w:rsidRPr="000E527E">
        <w:rPr>
          <w:rFonts w:ascii="Arial" w:hAnsi="Arial" w:cs="Arial"/>
          <w:sz w:val="28"/>
          <w:szCs w:val="28"/>
        </w:rPr>
        <w:t xml:space="preserve"> </w:t>
      </w:r>
      <w:r w:rsidR="000E527E" w:rsidRPr="00DB57D6">
        <w:rPr>
          <w:rFonts w:ascii="Arial" w:hAnsi="Arial" w:cs="Arial"/>
          <w:sz w:val="18"/>
          <w:szCs w:val="18"/>
        </w:rPr>
        <w:t>[Apostle Gumbura knocks on the pine six-times]</w:t>
      </w:r>
      <w:r w:rsidR="000E527E" w:rsidRPr="000E527E">
        <w:rPr>
          <w:rFonts w:ascii="Arial" w:hAnsi="Arial" w:cs="Arial"/>
          <w:sz w:val="28"/>
          <w:szCs w:val="28"/>
        </w:rPr>
        <w:t xml:space="preserve"> ma pine aya </w:t>
      </w:r>
      <w:proofErr w:type="spellStart"/>
      <w:r w:rsidR="000E527E" w:rsidRPr="000E527E">
        <w:rPr>
          <w:rFonts w:ascii="Arial" w:hAnsi="Arial" w:cs="Arial"/>
          <w:sz w:val="28"/>
          <w:szCs w:val="28"/>
        </w:rPr>
        <w:t>ake</w:t>
      </w:r>
      <w:proofErr w:type="spellEnd"/>
      <w:r w:rsidR="000E527E" w:rsidRPr="000E527E">
        <w:rPr>
          <w:rFonts w:ascii="Arial" w:hAnsi="Arial" w:cs="Arial"/>
          <w:sz w:val="28"/>
          <w:szCs w:val="28"/>
        </w:rPr>
        <w:t xml:space="preserve"> four e </w:t>
      </w:r>
      <w:r w:rsidR="00B5494B" w:rsidRPr="000E527E">
        <w:rPr>
          <w:rFonts w:ascii="Arial" w:hAnsi="Arial" w:cs="Arial"/>
          <w:sz w:val="28"/>
          <w:szCs w:val="28"/>
        </w:rPr>
        <w:t>forty</w:t>
      </w:r>
      <w:r w:rsidR="000E527E" w:rsidRPr="000E527E">
        <w:rPr>
          <w:rFonts w:ascii="Arial" w:hAnsi="Arial" w:cs="Arial"/>
          <w:sz w:val="28"/>
          <w:szCs w:val="28"/>
        </w:rPr>
        <w:t xml:space="preserve">-five do...? </w:t>
      </w:r>
      <w:r w:rsidR="000E527E" w:rsidRPr="00DB57D6">
        <w:rPr>
          <w:rFonts w:ascii="Arial" w:hAnsi="Arial" w:cs="Arial"/>
          <w:sz w:val="18"/>
          <w:szCs w:val="18"/>
        </w:rPr>
        <w:t xml:space="preserve">[Congregation </w:t>
      </w:r>
      <w:r w:rsidR="00063DA1" w:rsidRPr="00DB57D6">
        <w:rPr>
          <w:rFonts w:ascii="Arial" w:hAnsi="Arial" w:cs="Arial"/>
          <w:sz w:val="18"/>
          <w:szCs w:val="18"/>
        </w:rPr>
        <w:t>says, “</w:t>
      </w:r>
      <w:r w:rsidR="000E527E" w:rsidRPr="00DB57D6">
        <w:rPr>
          <w:rFonts w:ascii="Arial" w:hAnsi="Arial" w:cs="Arial"/>
          <w:sz w:val="18"/>
          <w:szCs w:val="18"/>
        </w:rPr>
        <w:t>dollars."]</w:t>
      </w:r>
      <w:r w:rsidR="000E527E" w:rsidRPr="000E527E">
        <w:rPr>
          <w:rFonts w:ascii="Arial" w:hAnsi="Arial" w:cs="Arial"/>
          <w:sz w:val="28"/>
          <w:szCs w:val="28"/>
        </w:rPr>
        <w:t xml:space="preserve"> Brother Chibvura </w:t>
      </w:r>
      <w:proofErr w:type="spellStart"/>
      <w:r w:rsidR="000E527E" w:rsidRPr="000E527E">
        <w:rPr>
          <w:rFonts w:ascii="Arial" w:hAnsi="Arial" w:cs="Arial"/>
          <w:sz w:val="28"/>
          <w:szCs w:val="28"/>
        </w:rPr>
        <w:t>vanongot</w:t>
      </w:r>
      <w:r w:rsidR="00293D54">
        <w:rPr>
          <w:rFonts w:ascii="Arial" w:hAnsi="Arial" w:cs="Arial"/>
          <w:sz w:val="28"/>
          <w:szCs w:val="28"/>
        </w:rPr>
        <w:t>eng</w:t>
      </w:r>
      <w:r w:rsidR="000E527E" w:rsidRPr="000E527E">
        <w:rPr>
          <w:rFonts w:ascii="Arial" w:hAnsi="Arial" w:cs="Arial"/>
          <w:sz w:val="28"/>
          <w:szCs w:val="28"/>
        </w:rPr>
        <w:t>a</w:t>
      </w:r>
      <w:proofErr w:type="spellEnd"/>
      <w:r w:rsidR="000E527E" w:rsidRPr="000E527E">
        <w:rPr>
          <w:rFonts w:ascii="Arial" w:hAnsi="Arial" w:cs="Arial"/>
          <w:sz w:val="28"/>
          <w:szCs w:val="28"/>
        </w:rPr>
        <w:t xml:space="preserve"> $45 bunch ravo </w:t>
      </w:r>
      <w:proofErr w:type="spellStart"/>
      <w:r w:rsidR="000E527E" w:rsidRPr="000E527E">
        <w:rPr>
          <w:rFonts w:ascii="Arial" w:hAnsi="Arial" w:cs="Arial"/>
          <w:sz w:val="28"/>
          <w:szCs w:val="28"/>
        </w:rPr>
        <w:t>vouya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vosiya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apa</w:t>
      </w:r>
      <w:proofErr w:type="spellEnd"/>
      <w:r w:rsidR="00894860">
        <w:rPr>
          <w:rFonts w:ascii="Arial" w:hAnsi="Arial" w:cs="Arial"/>
          <w:sz w:val="28"/>
          <w:szCs w:val="28"/>
        </w:rPr>
        <w:t>.</w:t>
      </w:r>
      <w:r w:rsidR="000E527E" w:rsidRPr="000E527E">
        <w:rPr>
          <w:rFonts w:ascii="Arial" w:hAnsi="Arial" w:cs="Arial"/>
          <w:sz w:val="28"/>
          <w:szCs w:val="28"/>
        </w:rPr>
        <w:t xml:space="preserve">  </w:t>
      </w:r>
      <w:r w:rsidR="00CD3808">
        <w:rPr>
          <w:rFonts w:ascii="Arial" w:hAnsi="Arial" w:cs="Arial"/>
          <w:sz w:val="28"/>
          <w:szCs w:val="28"/>
        </w:rPr>
        <w:t>V</w:t>
      </w:r>
      <w:r w:rsidR="000E527E" w:rsidRPr="000E527E">
        <w:rPr>
          <w:rFonts w:ascii="Arial" w:hAnsi="Arial" w:cs="Arial"/>
          <w:sz w:val="28"/>
          <w:szCs w:val="28"/>
        </w:rPr>
        <w:t>a</w:t>
      </w:r>
      <w:r w:rsidR="00694579">
        <w:rPr>
          <w:rFonts w:ascii="Arial" w:hAnsi="Arial" w:cs="Arial"/>
          <w:sz w:val="28"/>
          <w:szCs w:val="28"/>
        </w:rPr>
        <w:t>-</w:t>
      </w:r>
      <w:r w:rsidR="00CD3808">
        <w:rPr>
          <w:rFonts w:ascii="Arial" w:hAnsi="Arial" w:cs="Arial"/>
          <w:sz w:val="28"/>
          <w:szCs w:val="28"/>
        </w:rPr>
        <w:t>V</w:t>
      </w:r>
      <w:r w:rsidR="00694579">
        <w:rPr>
          <w:rFonts w:ascii="Arial" w:hAnsi="Arial" w:cs="Arial"/>
          <w:sz w:val="28"/>
          <w:szCs w:val="28"/>
        </w:rPr>
        <w:t>a</w:t>
      </w:r>
      <w:r w:rsidR="000E527E" w:rsidRPr="000E527E">
        <w:rPr>
          <w:rFonts w:ascii="Arial" w:hAnsi="Arial" w:cs="Arial"/>
          <w:sz w:val="28"/>
          <w:szCs w:val="28"/>
        </w:rPr>
        <w:t>-</w:t>
      </w:r>
      <w:proofErr w:type="spellStart"/>
      <w:r w:rsidR="000E527E" w:rsidRPr="000E527E">
        <w:rPr>
          <w:rFonts w:ascii="Arial" w:hAnsi="Arial" w:cs="Arial"/>
          <w:sz w:val="28"/>
          <w:szCs w:val="28"/>
        </w:rPr>
        <w:t>VaMukodzi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votenga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raani</w:t>
      </w:r>
      <w:proofErr w:type="spellEnd"/>
      <w:r w:rsidR="000E527E" w:rsidRPr="000E527E">
        <w:rPr>
          <w:rFonts w:ascii="Arial" w:hAnsi="Arial" w:cs="Arial"/>
          <w:sz w:val="28"/>
          <w:szCs w:val="28"/>
        </w:rPr>
        <w:t xml:space="preserve">...? </w:t>
      </w:r>
      <w:r w:rsidR="00235F4C">
        <w:rPr>
          <w:rFonts w:ascii="Arial" w:hAnsi="Arial" w:cs="Arial"/>
          <w:sz w:val="28"/>
          <w:szCs w:val="28"/>
        </w:rPr>
        <w:t>R</w:t>
      </w:r>
      <w:r w:rsidR="000E527E" w:rsidRPr="000E527E">
        <w:rPr>
          <w:rFonts w:ascii="Arial" w:hAnsi="Arial" w:cs="Arial"/>
          <w:sz w:val="28"/>
          <w:szCs w:val="28"/>
        </w:rPr>
        <w:t xml:space="preserve">avo </w:t>
      </w:r>
      <w:proofErr w:type="spellStart"/>
      <w:r w:rsidR="000E527E" w:rsidRPr="000E527E">
        <w:rPr>
          <w:rFonts w:ascii="Arial" w:hAnsi="Arial" w:cs="Arial"/>
          <w:sz w:val="28"/>
          <w:szCs w:val="28"/>
        </w:rPr>
        <w:t>vosiya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apa</w:t>
      </w:r>
      <w:proofErr w:type="spellEnd"/>
      <w:r w:rsidR="000E527E" w:rsidRPr="000E527E">
        <w:rPr>
          <w:rFonts w:ascii="Arial" w:hAnsi="Arial" w:cs="Arial"/>
          <w:sz w:val="28"/>
          <w:szCs w:val="28"/>
        </w:rPr>
        <w:t xml:space="preserve">. Then Brother Marange </w:t>
      </w:r>
      <w:proofErr w:type="spellStart"/>
      <w:r w:rsidR="000E527E" w:rsidRPr="000E527E">
        <w:rPr>
          <w:rFonts w:ascii="Arial" w:hAnsi="Arial" w:cs="Arial"/>
          <w:sz w:val="28"/>
          <w:szCs w:val="28"/>
        </w:rPr>
        <w:t>votenga</w:t>
      </w:r>
      <w:proofErr w:type="spellEnd"/>
      <w:r w:rsidR="000E527E" w:rsidRPr="000E527E">
        <w:rPr>
          <w:rFonts w:ascii="Arial" w:hAnsi="Arial" w:cs="Arial"/>
          <w:sz w:val="28"/>
          <w:szCs w:val="28"/>
        </w:rPr>
        <w:t xml:space="preserve"> ravo </w:t>
      </w:r>
      <w:proofErr w:type="spellStart"/>
      <w:r w:rsidR="000E527E" w:rsidRPr="000E527E">
        <w:rPr>
          <w:rFonts w:ascii="Arial" w:hAnsi="Arial" w:cs="Arial"/>
          <w:sz w:val="28"/>
          <w:szCs w:val="28"/>
        </w:rPr>
        <w:t>vokanda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apa</w:t>
      </w:r>
      <w:proofErr w:type="spellEnd"/>
      <w:r w:rsidR="0071530B">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handi</w:t>
      </w:r>
      <w:proofErr w:type="spellEnd"/>
      <w:r w:rsidR="000E527E" w:rsidRPr="000E527E">
        <w:rPr>
          <w:rFonts w:ascii="Arial" w:hAnsi="Arial" w:cs="Arial"/>
          <w:sz w:val="28"/>
          <w:szCs w:val="28"/>
        </w:rPr>
        <w:t xml:space="preserve"> muri kuona </w:t>
      </w:r>
      <w:proofErr w:type="spellStart"/>
      <w:r w:rsidR="000E527E" w:rsidRPr="000E527E">
        <w:rPr>
          <w:rFonts w:ascii="Arial" w:hAnsi="Arial" w:cs="Arial"/>
          <w:sz w:val="28"/>
          <w:szCs w:val="28"/>
        </w:rPr>
        <w:t>zvatiri</w:t>
      </w:r>
      <w:proofErr w:type="spellEnd"/>
      <w:r w:rsidR="000E527E" w:rsidRPr="000E527E">
        <w:rPr>
          <w:rFonts w:ascii="Arial" w:hAnsi="Arial" w:cs="Arial"/>
          <w:sz w:val="28"/>
          <w:szCs w:val="28"/>
        </w:rPr>
        <w:t xml:space="preserve"> kuita...? </w:t>
      </w:r>
      <w:proofErr w:type="spellStart"/>
      <w:r w:rsidR="00B578A6">
        <w:rPr>
          <w:rFonts w:ascii="Arial" w:hAnsi="Arial" w:cs="Arial"/>
          <w:sz w:val="28"/>
          <w:szCs w:val="28"/>
        </w:rPr>
        <w:t>E</w:t>
      </w:r>
      <w:r w:rsidR="000E527E" w:rsidRPr="000E527E">
        <w:rPr>
          <w:rFonts w:ascii="Arial" w:hAnsi="Arial" w:cs="Arial"/>
          <w:sz w:val="28"/>
          <w:szCs w:val="28"/>
        </w:rPr>
        <w:t>he</w:t>
      </w:r>
      <w:proofErr w:type="spellEnd"/>
      <w:r w:rsidR="000E527E" w:rsidRPr="000E527E">
        <w:rPr>
          <w:rFonts w:ascii="Arial" w:hAnsi="Arial" w:cs="Arial"/>
          <w:sz w:val="28"/>
          <w:szCs w:val="28"/>
        </w:rPr>
        <w:t xml:space="preserve"> VaKakunga </w:t>
      </w:r>
      <w:proofErr w:type="spellStart"/>
      <w:r w:rsidR="000E527E" w:rsidRPr="000E527E">
        <w:rPr>
          <w:rFonts w:ascii="Arial" w:hAnsi="Arial" w:cs="Arial"/>
          <w:sz w:val="28"/>
          <w:szCs w:val="28"/>
        </w:rPr>
        <w:t>votenga</w:t>
      </w:r>
      <w:proofErr w:type="spellEnd"/>
      <w:r w:rsidR="000E527E" w:rsidRPr="000E527E">
        <w:rPr>
          <w:rFonts w:ascii="Arial" w:hAnsi="Arial" w:cs="Arial"/>
          <w:sz w:val="28"/>
          <w:szCs w:val="28"/>
        </w:rPr>
        <w:t xml:space="preserve"> ravo </w:t>
      </w:r>
      <w:proofErr w:type="spellStart"/>
      <w:r w:rsidR="000E527E" w:rsidRPr="000E527E">
        <w:rPr>
          <w:rFonts w:ascii="Arial" w:hAnsi="Arial" w:cs="Arial"/>
          <w:sz w:val="28"/>
          <w:szCs w:val="28"/>
        </w:rPr>
        <w:t>vokanda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apa</w:t>
      </w:r>
      <w:proofErr w:type="spellEnd"/>
      <w:r w:rsidR="00B578A6">
        <w:rPr>
          <w:rFonts w:ascii="Arial" w:hAnsi="Arial" w:cs="Arial"/>
          <w:sz w:val="28"/>
          <w:szCs w:val="28"/>
        </w:rPr>
        <w:t xml:space="preserve">. </w:t>
      </w:r>
      <w:proofErr w:type="spellStart"/>
      <w:r w:rsidR="000E527E" w:rsidRPr="000E527E">
        <w:rPr>
          <w:rFonts w:ascii="Arial" w:hAnsi="Arial" w:cs="Arial"/>
          <w:sz w:val="28"/>
          <w:szCs w:val="28"/>
        </w:rPr>
        <w:t>VaNyaude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votenga</w:t>
      </w:r>
      <w:proofErr w:type="spellEnd"/>
      <w:r w:rsidR="000E527E" w:rsidRPr="000E527E">
        <w:rPr>
          <w:rFonts w:ascii="Arial" w:hAnsi="Arial" w:cs="Arial"/>
          <w:sz w:val="28"/>
          <w:szCs w:val="28"/>
        </w:rPr>
        <w:t xml:space="preserve"> ravo </w:t>
      </w:r>
      <w:proofErr w:type="spellStart"/>
      <w:r w:rsidR="000E527E" w:rsidRPr="000E527E">
        <w:rPr>
          <w:rFonts w:ascii="Arial" w:hAnsi="Arial" w:cs="Arial"/>
          <w:sz w:val="28"/>
          <w:szCs w:val="28"/>
        </w:rPr>
        <w:t>vokanda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apa</w:t>
      </w:r>
      <w:proofErr w:type="spellEnd"/>
      <w:r w:rsidR="00317830">
        <w:rPr>
          <w:rFonts w:ascii="Arial" w:hAnsi="Arial" w:cs="Arial"/>
          <w:sz w:val="28"/>
          <w:szCs w:val="28"/>
        </w:rPr>
        <w:t>.</w:t>
      </w:r>
      <w:r w:rsidR="000E527E" w:rsidRPr="000E527E">
        <w:rPr>
          <w:rFonts w:ascii="Arial" w:hAnsi="Arial" w:cs="Arial"/>
          <w:sz w:val="28"/>
          <w:szCs w:val="28"/>
        </w:rPr>
        <w:t xml:space="preserve"> </w:t>
      </w:r>
      <w:r w:rsidR="00317830">
        <w:rPr>
          <w:rFonts w:ascii="Arial" w:hAnsi="Arial" w:cs="Arial"/>
          <w:sz w:val="28"/>
          <w:szCs w:val="28"/>
        </w:rPr>
        <w:t>M</w:t>
      </w:r>
      <w:r w:rsidR="000E527E" w:rsidRPr="000E527E">
        <w:rPr>
          <w:rFonts w:ascii="Arial" w:hAnsi="Arial" w:cs="Arial"/>
          <w:sz w:val="28"/>
          <w:szCs w:val="28"/>
        </w:rPr>
        <w:t xml:space="preserve">unhu </w:t>
      </w:r>
      <w:proofErr w:type="spellStart"/>
      <w:r w:rsidR="000E527E" w:rsidRPr="000E527E">
        <w:rPr>
          <w:rFonts w:ascii="Arial" w:hAnsi="Arial" w:cs="Arial"/>
          <w:sz w:val="28"/>
          <w:szCs w:val="28"/>
        </w:rPr>
        <w:t>anongo</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nevafana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vanenge</w:t>
      </w:r>
      <w:proofErr w:type="spellEnd"/>
      <w:r w:rsidR="000E527E" w:rsidRPr="000E527E">
        <w:rPr>
          <w:rFonts w:ascii="Arial" w:hAnsi="Arial" w:cs="Arial"/>
          <w:sz w:val="28"/>
          <w:szCs w:val="28"/>
        </w:rPr>
        <w:t xml:space="preserve"> vari ma students </w:t>
      </w:r>
      <w:proofErr w:type="spellStart"/>
      <w:r w:rsidR="000E527E" w:rsidRPr="000E527E">
        <w:rPr>
          <w:rFonts w:ascii="Arial" w:hAnsi="Arial" w:cs="Arial"/>
          <w:sz w:val="28"/>
          <w:szCs w:val="28"/>
        </w:rPr>
        <w:t>vanowanawo</w:t>
      </w:r>
      <w:proofErr w:type="spellEnd"/>
      <w:r w:rsidR="000E527E" w:rsidRPr="000E527E">
        <w:rPr>
          <w:rFonts w:ascii="Arial" w:hAnsi="Arial" w:cs="Arial"/>
          <w:sz w:val="28"/>
          <w:szCs w:val="28"/>
        </w:rPr>
        <w:t xml:space="preserve"> ka 45 </w:t>
      </w:r>
      <w:proofErr w:type="spellStart"/>
      <w:r w:rsidR="000E527E" w:rsidRPr="000E527E">
        <w:rPr>
          <w:rFonts w:ascii="Arial" w:hAnsi="Arial" w:cs="Arial"/>
          <w:sz w:val="28"/>
          <w:szCs w:val="28"/>
        </w:rPr>
        <w:t>dhorazi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Ukaona</w:t>
      </w:r>
      <w:proofErr w:type="spellEnd"/>
      <w:r w:rsidR="000E527E" w:rsidRPr="000E527E">
        <w:rPr>
          <w:rFonts w:ascii="Arial" w:hAnsi="Arial" w:cs="Arial"/>
          <w:sz w:val="28"/>
          <w:szCs w:val="28"/>
        </w:rPr>
        <w:t xml:space="preserve"> watadza ka 45 </w:t>
      </w:r>
      <w:proofErr w:type="spellStart"/>
      <w:r w:rsidR="000E527E" w:rsidRPr="000E527E">
        <w:rPr>
          <w:rFonts w:ascii="Arial" w:hAnsi="Arial" w:cs="Arial"/>
          <w:sz w:val="28"/>
          <w:szCs w:val="28"/>
        </w:rPr>
        <w:t>dhorazi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ukawana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twe</w:t>
      </w:r>
      <w:proofErr w:type="spellEnd"/>
      <w:r w:rsidR="000E527E" w:rsidRPr="000E527E">
        <w:rPr>
          <w:rFonts w:ascii="Arial" w:hAnsi="Arial" w:cs="Arial"/>
          <w:sz w:val="28"/>
          <w:szCs w:val="28"/>
        </w:rPr>
        <w:t>___</w:t>
      </w:r>
    </w:p>
    <w:p w14:paraId="0DF1F3A9" w14:textId="120B164D" w:rsidR="000D1183" w:rsidRDefault="006C18C1" w:rsidP="00EE1207">
      <w:pPr>
        <w:jc w:val="both"/>
        <w:rPr>
          <w:rFonts w:ascii="Arial" w:hAnsi="Arial" w:cs="Arial"/>
          <w:sz w:val="28"/>
          <w:szCs w:val="28"/>
        </w:rPr>
      </w:pPr>
      <w:r>
        <w:rPr>
          <w:rFonts w:ascii="Arial" w:hAnsi="Arial" w:cs="Arial"/>
          <w:sz w:val="28"/>
          <w:szCs w:val="28"/>
          <w:vertAlign w:val="superscript"/>
        </w:rPr>
        <w:t xml:space="preserve">45 </w:t>
      </w:r>
      <w:r w:rsidR="000E527E" w:rsidRPr="000E527E">
        <w:rPr>
          <w:rFonts w:ascii="Arial" w:hAnsi="Arial" w:cs="Arial"/>
          <w:sz w:val="28"/>
          <w:szCs w:val="28"/>
        </w:rPr>
        <w:t xml:space="preserve">We are going to put nice ceilings like this, nice lights, nice lounge </w:t>
      </w:r>
      <w:proofErr w:type="spellStart"/>
      <w:r w:rsidR="000E527E" w:rsidRPr="000E527E">
        <w:rPr>
          <w:rFonts w:ascii="Arial" w:hAnsi="Arial" w:cs="Arial"/>
          <w:sz w:val="28"/>
          <w:szCs w:val="28"/>
        </w:rPr>
        <w:t>handi</w:t>
      </w:r>
      <w:proofErr w:type="spellEnd"/>
      <w:r w:rsidR="007B70B6">
        <w:rPr>
          <w:rFonts w:ascii="Arial" w:hAnsi="Arial" w:cs="Arial"/>
          <w:sz w:val="28"/>
          <w:szCs w:val="28"/>
        </w:rPr>
        <w:t xml:space="preserve"> </w:t>
      </w:r>
      <w:proofErr w:type="spellStart"/>
      <w:r w:rsidR="000E527E" w:rsidRPr="000E527E">
        <w:rPr>
          <w:rFonts w:ascii="Arial" w:hAnsi="Arial" w:cs="Arial"/>
          <w:sz w:val="28"/>
          <w:szCs w:val="28"/>
        </w:rPr>
        <w:t>moona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Tapedza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kuiita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zvese</w:t>
      </w:r>
      <w:proofErr w:type="spellEnd"/>
      <w:r w:rsidR="000E527E" w:rsidRPr="000E527E">
        <w:rPr>
          <w:rFonts w:ascii="Arial" w:hAnsi="Arial" w:cs="Arial"/>
          <w:sz w:val="28"/>
          <w:szCs w:val="28"/>
        </w:rPr>
        <w:t xml:space="preserve"> ma tiles, I'll do everything put the tiles </w:t>
      </w:r>
      <w:r w:rsidR="005759D7" w:rsidRPr="000E527E">
        <w:rPr>
          <w:rFonts w:ascii="Arial" w:hAnsi="Arial" w:cs="Arial"/>
          <w:sz w:val="28"/>
          <w:szCs w:val="28"/>
        </w:rPr>
        <w:t>everything</w:t>
      </w:r>
      <w:r w:rsidR="000E527E" w:rsidRPr="000E527E">
        <w:rPr>
          <w:rFonts w:ascii="Arial" w:hAnsi="Arial" w:cs="Arial"/>
          <w:sz w:val="28"/>
          <w:szCs w:val="28"/>
        </w:rPr>
        <w:t xml:space="preserve"> nicely, nicely, nicely, nicely. After </w:t>
      </w:r>
      <w:proofErr w:type="spellStart"/>
      <w:r w:rsidR="000E527E" w:rsidRPr="000E527E">
        <w:rPr>
          <w:rFonts w:ascii="Arial" w:hAnsi="Arial" w:cs="Arial"/>
          <w:sz w:val="28"/>
          <w:szCs w:val="28"/>
        </w:rPr>
        <w:t>ndapedza</w:t>
      </w:r>
      <w:proofErr w:type="spellEnd"/>
      <w:r w:rsidR="000E527E" w:rsidRPr="000E527E">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0E527E" w:rsidRPr="000E527E">
        <w:rPr>
          <w:rFonts w:ascii="Arial" w:hAnsi="Arial" w:cs="Arial"/>
          <w:sz w:val="28"/>
          <w:szCs w:val="28"/>
        </w:rPr>
        <w:t xml:space="preserve"> </w:t>
      </w:r>
      <w:r w:rsidR="00B34E1C">
        <w:rPr>
          <w:rFonts w:ascii="Arial" w:hAnsi="Arial" w:cs="Arial"/>
          <w:sz w:val="28"/>
          <w:szCs w:val="28"/>
        </w:rPr>
        <w:t>W</w:t>
      </w:r>
      <w:r w:rsidR="000E527E" w:rsidRPr="000E527E">
        <w:rPr>
          <w:rFonts w:ascii="Arial" w:hAnsi="Arial" w:cs="Arial"/>
          <w:sz w:val="28"/>
          <w:szCs w:val="28"/>
        </w:rPr>
        <w:t>e won't open that house</w:t>
      </w:r>
      <w:r w:rsidR="00A25F0B">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kusvika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maane</w:t>
      </w:r>
      <w:proofErr w:type="spellEnd"/>
      <w:r w:rsidR="000E527E" w:rsidRPr="000E527E">
        <w:rPr>
          <w:rFonts w:ascii="Arial" w:hAnsi="Arial" w:cs="Arial"/>
          <w:sz w:val="28"/>
          <w:szCs w:val="28"/>
        </w:rPr>
        <w:t xml:space="preserve"> nema- </w:t>
      </w:r>
      <w:proofErr w:type="spellStart"/>
      <w:r w:rsidR="000E527E" w:rsidRPr="000E527E">
        <w:rPr>
          <w:rFonts w:ascii="Arial" w:hAnsi="Arial" w:cs="Arial"/>
          <w:sz w:val="28"/>
          <w:szCs w:val="28"/>
        </w:rPr>
        <w:t>nemubhedha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nemagumbeze</w:t>
      </w:r>
      <w:proofErr w:type="spellEnd"/>
      <w:r w:rsidR="00A25F0B">
        <w:rPr>
          <w:rFonts w:ascii="Arial" w:hAnsi="Arial" w:cs="Arial"/>
          <w:sz w:val="28"/>
          <w:szCs w:val="28"/>
        </w:rPr>
        <w:t>. H</w:t>
      </w:r>
      <w:r w:rsidR="000E527E" w:rsidRPr="000E527E">
        <w:rPr>
          <w:rFonts w:ascii="Arial" w:hAnsi="Arial" w:cs="Arial"/>
          <w:sz w:val="28"/>
          <w:szCs w:val="28"/>
        </w:rPr>
        <w:t>andi</w:t>
      </w:r>
      <w:r w:rsidR="006A067E">
        <w:rPr>
          <w:rFonts w:ascii="Arial" w:hAnsi="Arial" w:cs="Arial"/>
          <w:sz w:val="28"/>
          <w:szCs w:val="28"/>
        </w:rPr>
        <w:t xml:space="preserve"> </w:t>
      </w:r>
      <w:r w:rsidR="000E527E" w:rsidRPr="000E527E">
        <w:rPr>
          <w:rFonts w:ascii="Arial" w:hAnsi="Arial" w:cs="Arial"/>
          <w:sz w:val="28"/>
          <w:szCs w:val="28"/>
        </w:rPr>
        <w:t xml:space="preserve">muri kuona vanhu </w:t>
      </w:r>
      <w:proofErr w:type="spellStart"/>
      <w:r w:rsidR="000E527E" w:rsidRPr="000E527E">
        <w:rPr>
          <w:rFonts w:ascii="Arial" w:hAnsi="Arial" w:cs="Arial"/>
          <w:sz w:val="28"/>
          <w:szCs w:val="28"/>
        </w:rPr>
        <w:t>vaMwari</w:t>
      </w:r>
      <w:proofErr w:type="spellEnd"/>
      <w:r w:rsidR="000E527E" w:rsidRPr="000E527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22C2F">
        <w:rPr>
          <w:rFonts w:ascii="Arial" w:hAnsi="Arial" w:cs="Arial"/>
          <w:sz w:val="28"/>
          <w:szCs w:val="28"/>
        </w:rPr>
        <w:t>E</w:t>
      </w:r>
      <w:r w:rsidR="000E527E" w:rsidRPr="000E527E">
        <w:rPr>
          <w:rFonts w:ascii="Arial" w:hAnsi="Arial" w:cs="Arial"/>
          <w:sz w:val="28"/>
          <w:szCs w:val="28"/>
        </w:rPr>
        <w:t>he</w:t>
      </w:r>
      <w:proofErr w:type="spellEnd"/>
      <w:r w:rsidR="000E527E" w:rsidRPr="000E527E">
        <w:rPr>
          <w:rFonts w:ascii="Arial" w:hAnsi="Arial" w:cs="Arial"/>
          <w:sz w:val="28"/>
          <w:szCs w:val="28"/>
        </w:rPr>
        <w:t xml:space="preserve">. </w:t>
      </w:r>
    </w:p>
    <w:p w14:paraId="0C592EEB" w14:textId="5FEB831F" w:rsidR="000E527E" w:rsidRPr="004C0482" w:rsidRDefault="006C18C1" w:rsidP="00EE1207">
      <w:pPr>
        <w:jc w:val="both"/>
        <w:rPr>
          <w:rFonts w:ascii="Arial" w:hAnsi="Arial" w:cs="Arial"/>
          <w:sz w:val="18"/>
          <w:szCs w:val="18"/>
        </w:rPr>
      </w:pPr>
      <w:r>
        <w:rPr>
          <w:rFonts w:ascii="Arial" w:hAnsi="Arial" w:cs="Arial"/>
          <w:sz w:val="28"/>
          <w:szCs w:val="28"/>
          <w:vertAlign w:val="superscript"/>
        </w:rPr>
        <w:t xml:space="preserve">46 </w:t>
      </w:r>
      <w:r w:rsidR="000E527E" w:rsidRPr="000E527E">
        <w:rPr>
          <w:rFonts w:ascii="Arial" w:hAnsi="Arial" w:cs="Arial"/>
          <w:sz w:val="28"/>
          <w:szCs w:val="28"/>
        </w:rPr>
        <w:t xml:space="preserve">Ndoda kuti brother </w:t>
      </w:r>
      <w:proofErr w:type="spellStart"/>
      <w:r w:rsidR="000E527E" w:rsidRPr="000E527E">
        <w:rPr>
          <w:rFonts w:ascii="Arial" w:hAnsi="Arial" w:cs="Arial"/>
          <w:sz w:val="28"/>
          <w:szCs w:val="28"/>
        </w:rPr>
        <w:t>vese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vanoshanda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vatanga</w:t>
      </w:r>
      <w:proofErr w:type="spellEnd"/>
      <w:r w:rsidR="000E527E" w:rsidRPr="000E527E">
        <w:rPr>
          <w:rFonts w:ascii="Arial" w:hAnsi="Arial" w:cs="Arial"/>
          <w:sz w:val="28"/>
          <w:szCs w:val="28"/>
        </w:rPr>
        <w:t xml:space="preserve"> base and ma...? </w:t>
      </w:r>
      <w:r w:rsidR="000E527E" w:rsidRPr="004C0482">
        <w:rPr>
          <w:rFonts w:ascii="Arial" w:hAnsi="Arial" w:cs="Arial"/>
          <w:sz w:val="18"/>
          <w:szCs w:val="18"/>
        </w:rPr>
        <w:t xml:space="preserve">[Congregation </w:t>
      </w:r>
      <w:r w:rsidR="00063DA1" w:rsidRPr="004C0482">
        <w:rPr>
          <w:rFonts w:ascii="Arial" w:hAnsi="Arial" w:cs="Arial"/>
          <w:sz w:val="18"/>
          <w:szCs w:val="18"/>
        </w:rPr>
        <w:t>says, “</w:t>
      </w:r>
      <w:r w:rsidR="000E527E" w:rsidRPr="004C0482">
        <w:rPr>
          <w:rFonts w:ascii="Arial" w:hAnsi="Arial" w:cs="Arial"/>
          <w:sz w:val="18"/>
          <w:szCs w:val="18"/>
        </w:rPr>
        <w:t>mattress</w:t>
      </w:r>
      <w:r w:rsidR="00B22C2F" w:rsidRPr="004C0482">
        <w:rPr>
          <w:rFonts w:ascii="Arial" w:hAnsi="Arial" w:cs="Arial"/>
          <w:sz w:val="18"/>
          <w:szCs w:val="18"/>
        </w:rPr>
        <w:t>.</w:t>
      </w:r>
      <w:r w:rsidR="000E527E" w:rsidRPr="004C0482">
        <w:rPr>
          <w:rFonts w:ascii="Arial" w:hAnsi="Arial" w:cs="Arial"/>
          <w:sz w:val="18"/>
          <w:szCs w:val="18"/>
        </w:rPr>
        <w:t>"]</w:t>
      </w:r>
      <w:r w:rsidR="000E527E" w:rsidRPr="000E527E">
        <w:rPr>
          <w:rFonts w:ascii="Arial" w:hAnsi="Arial" w:cs="Arial"/>
          <w:sz w:val="28"/>
          <w:szCs w:val="28"/>
        </w:rPr>
        <w:t xml:space="preserve"> </w:t>
      </w:r>
      <w:r w:rsidR="00B22C2F">
        <w:rPr>
          <w:rFonts w:ascii="Arial" w:hAnsi="Arial" w:cs="Arial"/>
          <w:sz w:val="28"/>
          <w:szCs w:val="28"/>
        </w:rPr>
        <w:t>B</w:t>
      </w:r>
      <w:r w:rsidR="000E527E" w:rsidRPr="000E527E">
        <w:rPr>
          <w:rFonts w:ascii="Arial" w:hAnsi="Arial" w:cs="Arial"/>
          <w:sz w:val="28"/>
          <w:szCs w:val="28"/>
        </w:rPr>
        <w:t>ase and mattress, base and mattress, base and mattress. Chi duvet cover</w:t>
      </w:r>
      <w:r w:rsidR="00596C55">
        <w:rPr>
          <w:rFonts w:ascii="Arial" w:hAnsi="Arial" w:cs="Arial"/>
          <w:sz w:val="28"/>
          <w:szCs w:val="28"/>
        </w:rPr>
        <w:t>,</w:t>
      </w:r>
      <w:r w:rsidR="000E527E" w:rsidRPr="000E527E">
        <w:rPr>
          <w:rFonts w:ascii="Arial" w:hAnsi="Arial" w:cs="Arial"/>
          <w:sz w:val="28"/>
          <w:szCs w:val="28"/>
        </w:rPr>
        <w:t xml:space="preserve"> base and mattress, chi duvet cover</w:t>
      </w:r>
      <w:r w:rsidR="00596C55">
        <w:rPr>
          <w:rFonts w:ascii="Arial" w:hAnsi="Arial" w:cs="Arial"/>
          <w:sz w:val="28"/>
          <w:szCs w:val="28"/>
        </w:rPr>
        <w:t>,</w:t>
      </w:r>
      <w:r w:rsidR="000E527E" w:rsidRPr="000E527E">
        <w:rPr>
          <w:rFonts w:ascii="Arial" w:hAnsi="Arial" w:cs="Arial"/>
          <w:sz w:val="28"/>
          <w:szCs w:val="28"/>
        </w:rPr>
        <w:t xml:space="preserve"> base and mattress, chi duvet cover</w:t>
      </w:r>
      <w:r w:rsidR="00F40FF3">
        <w:rPr>
          <w:rFonts w:ascii="Arial" w:hAnsi="Arial" w:cs="Arial"/>
          <w:sz w:val="28"/>
          <w:szCs w:val="28"/>
        </w:rPr>
        <w:t>,</w:t>
      </w:r>
      <w:r w:rsidR="000E527E" w:rsidRPr="000E527E">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Ehe</w:t>
      </w:r>
      <w:proofErr w:type="spellEnd"/>
      <w:r w:rsidR="00E11102">
        <w:rPr>
          <w:rFonts w:ascii="Arial" w:hAnsi="Arial" w:cs="Arial"/>
          <w:sz w:val="28"/>
          <w:szCs w:val="28"/>
        </w:rPr>
        <w:t>.</w:t>
      </w:r>
      <w:r w:rsidR="000E527E" w:rsidRPr="000E527E">
        <w:rPr>
          <w:rFonts w:ascii="Arial" w:hAnsi="Arial" w:cs="Arial"/>
          <w:sz w:val="28"/>
          <w:szCs w:val="28"/>
        </w:rPr>
        <w:t xml:space="preserve"> </w:t>
      </w:r>
      <w:r w:rsidR="00E11102">
        <w:rPr>
          <w:rFonts w:ascii="Arial" w:hAnsi="Arial" w:cs="Arial"/>
          <w:sz w:val="28"/>
          <w:szCs w:val="28"/>
        </w:rPr>
        <w:t>T</w:t>
      </w:r>
      <w:r w:rsidR="000E527E" w:rsidRPr="000E527E">
        <w:rPr>
          <w:rFonts w:ascii="Arial" w:hAnsi="Arial" w:cs="Arial"/>
          <w:sz w:val="28"/>
          <w:szCs w:val="28"/>
        </w:rPr>
        <w:t xml:space="preserve">hen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F22BEA">
        <w:rPr>
          <w:rFonts w:ascii="Arial" w:hAnsi="Arial" w:cs="Arial"/>
          <w:sz w:val="28"/>
          <w:szCs w:val="28"/>
        </w:rPr>
        <w:t>, h</w:t>
      </w:r>
      <w:r w:rsidR="000E527E" w:rsidRPr="000E527E">
        <w:rPr>
          <w:rFonts w:ascii="Arial" w:hAnsi="Arial" w:cs="Arial"/>
          <w:sz w:val="28"/>
          <w:szCs w:val="28"/>
        </w:rPr>
        <w:t xml:space="preserve">igh standard! </w:t>
      </w:r>
      <w:r w:rsidR="00534101" w:rsidRPr="00534101">
        <w:rPr>
          <w:rFonts w:ascii="Arial" w:hAnsi="Arial" w:cs="Arial"/>
          <w:sz w:val="18"/>
          <w:szCs w:val="28"/>
        </w:rPr>
        <w:t xml:space="preserve">[Congregation says, “Amen.”] </w:t>
      </w:r>
      <w:proofErr w:type="spellStart"/>
      <w:r w:rsidR="000E527E" w:rsidRPr="000E527E">
        <w:rPr>
          <w:rFonts w:ascii="Arial" w:hAnsi="Arial" w:cs="Arial"/>
          <w:sz w:val="28"/>
          <w:szCs w:val="28"/>
        </w:rPr>
        <w:t>Ukabva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nemunhu</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wawapupurira</w:t>
      </w:r>
      <w:proofErr w:type="spellEnd"/>
      <w:r w:rsidR="000E527E" w:rsidRPr="000E527E">
        <w:rPr>
          <w:rFonts w:ascii="Arial" w:hAnsi="Arial" w:cs="Arial"/>
          <w:sz w:val="28"/>
          <w:szCs w:val="28"/>
        </w:rPr>
        <w:t xml:space="preserve"> ku</w:t>
      </w:r>
      <w:r w:rsidR="008007D6">
        <w:rPr>
          <w:rFonts w:ascii="Arial" w:hAnsi="Arial" w:cs="Arial"/>
          <w:sz w:val="28"/>
          <w:szCs w:val="28"/>
        </w:rPr>
        <w:t xml:space="preserve"> </w:t>
      </w:r>
      <w:r w:rsidR="000E527E" w:rsidRPr="000E527E">
        <w:rPr>
          <w:rFonts w:ascii="Arial" w:hAnsi="Arial" w:cs="Arial"/>
          <w:sz w:val="28"/>
          <w:szCs w:val="28"/>
        </w:rPr>
        <w:t xml:space="preserve">college </w:t>
      </w:r>
      <w:proofErr w:type="spellStart"/>
      <w:r w:rsidR="000E527E" w:rsidRPr="000E527E">
        <w:rPr>
          <w:rFonts w:ascii="Arial" w:hAnsi="Arial" w:cs="Arial"/>
          <w:sz w:val="28"/>
          <w:szCs w:val="28"/>
        </w:rPr>
        <w:lastRenderedPageBreak/>
        <w:t>ukauya</w:t>
      </w:r>
      <w:proofErr w:type="spellEnd"/>
      <w:r w:rsidR="000E527E" w:rsidRPr="000E527E">
        <w:rPr>
          <w:rFonts w:ascii="Arial" w:hAnsi="Arial" w:cs="Arial"/>
          <w:sz w:val="28"/>
          <w:szCs w:val="28"/>
        </w:rPr>
        <w:t xml:space="preserve"> naye, </w:t>
      </w:r>
      <w:proofErr w:type="spellStart"/>
      <w:r w:rsidR="000E527E" w:rsidRPr="000E527E">
        <w:rPr>
          <w:rFonts w:ascii="Arial" w:hAnsi="Arial" w:cs="Arial"/>
          <w:sz w:val="28"/>
          <w:szCs w:val="28"/>
        </w:rPr>
        <w:t>ukati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unonorara</w:t>
      </w:r>
      <w:proofErr w:type="spellEnd"/>
      <w:r w:rsidR="000E527E" w:rsidRPr="000E527E">
        <w:rPr>
          <w:rFonts w:ascii="Arial" w:hAnsi="Arial" w:cs="Arial"/>
          <w:sz w:val="28"/>
          <w:szCs w:val="28"/>
        </w:rPr>
        <w:t xml:space="preserve"> </w:t>
      </w:r>
      <w:r w:rsidR="009901B5">
        <w:rPr>
          <w:rFonts w:ascii="Arial" w:hAnsi="Arial" w:cs="Arial"/>
          <w:sz w:val="28"/>
          <w:szCs w:val="28"/>
        </w:rPr>
        <w:t>ku</w:t>
      </w:r>
      <w:r w:rsidR="008007D6">
        <w:rPr>
          <w:rFonts w:ascii="Arial" w:hAnsi="Arial" w:cs="Arial"/>
          <w:sz w:val="28"/>
          <w:szCs w:val="28"/>
        </w:rPr>
        <w:t xml:space="preserve"> </w:t>
      </w:r>
      <w:r w:rsidR="009901B5" w:rsidRPr="000E527E">
        <w:rPr>
          <w:rFonts w:ascii="Arial" w:hAnsi="Arial" w:cs="Arial"/>
          <w:sz w:val="28"/>
          <w:szCs w:val="28"/>
        </w:rPr>
        <w:t>church</w:t>
      </w:r>
      <w:r w:rsidR="000E527E" w:rsidRPr="000E527E">
        <w:rPr>
          <w:rFonts w:ascii="Arial" w:hAnsi="Arial" w:cs="Arial"/>
          <w:sz w:val="28"/>
          <w:szCs w:val="28"/>
        </w:rPr>
        <w:t xml:space="preserve"> kwedu </w:t>
      </w:r>
      <w:proofErr w:type="spellStart"/>
      <w:r w:rsidR="000E527E" w:rsidRPr="000E527E">
        <w:rPr>
          <w:rFonts w:ascii="Arial" w:hAnsi="Arial" w:cs="Arial"/>
          <w:sz w:val="28"/>
          <w:szCs w:val="28"/>
        </w:rPr>
        <w:t>nemusi</w:t>
      </w:r>
      <w:proofErr w:type="spellEnd"/>
      <w:r w:rsidR="000E527E" w:rsidRPr="000E527E">
        <w:rPr>
          <w:rFonts w:ascii="Arial" w:hAnsi="Arial" w:cs="Arial"/>
          <w:sz w:val="28"/>
          <w:szCs w:val="28"/>
        </w:rPr>
        <w:t xml:space="preserve"> we</w:t>
      </w:r>
      <w:r w:rsidR="008007D6">
        <w:rPr>
          <w:rFonts w:ascii="Arial" w:hAnsi="Arial" w:cs="Arial"/>
          <w:sz w:val="28"/>
          <w:szCs w:val="28"/>
        </w:rPr>
        <w:t xml:space="preserve"> </w:t>
      </w:r>
      <w:r w:rsidR="000E527E" w:rsidRPr="000E527E">
        <w:rPr>
          <w:rFonts w:ascii="Arial" w:hAnsi="Arial" w:cs="Arial"/>
          <w:sz w:val="28"/>
          <w:szCs w:val="28"/>
        </w:rPr>
        <w:t xml:space="preserve">Friday </w:t>
      </w:r>
      <w:proofErr w:type="spellStart"/>
      <w:r w:rsidR="000E527E" w:rsidRPr="000E527E">
        <w:rPr>
          <w:rFonts w:ascii="Arial" w:hAnsi="Arial" w:cs="Arial"/>
          <w:sz w:val="28"/>
          <w:szCs w:val="28"/>
        </w:rPr>
        <w:t>wozodzokera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kumba</w:t>
      </w:r>
      <w:proofErr w:type="spellEnd"/>
      <w:r w:rsidR="000E527E" w:rsidRPr="000E527E">
        <w:rPr>
          <w:rFonts w:ascii="Arial" w:hAnsi="Arial" w:cs="Arial"/>
          <w:sz w:val="28"/>
          <w:szCs w:val="28"/>
        </w:rPr>
        <w:t xml:space="preserve"> kwako </w:t>
      </w:r>
      <w:proofErr w:type="spellStart"/>
      <w:r w:rsidR="000E527E" w:rsidRPr="000E527E">
        <w:rPr>
          <w:rFonts w:ascii="Arial" w:hAnsi="Arial" w:cs="Arial"/>
          <w:sz w:val="28"/>
          <w:szCs w:val="28"/>
        </w:rPr>
        <w:t>mangwa</w:t>
      </w:r>
      <w:proofErr w:type="spellEnd"/>
      <w:r w:rsidR="000E527E" w:rsidRPr="000E527E">
        <w:rPr>
          <w:rFonts w:ascii="Arial" w:hAnsi="Arial" w:cs="Arial"/>
          <w:sz w:val="28"/>
          <w:szCs w:val="28"/>
        </w:rPr>
        <w:t xml:space="preserve">...? </w:t>
      </w:r>
      <w:r w:rsidR="000E527E" w:rsidRPr="004C0482">
        <w:rPr>
          <w:rFonts w:ascii="Arial" w:hAnsi="Arial" w:cs="Arial"/>
          <w:sz w:val="18"/>
          <w:szCs w:val="18"/>
        </w:rPr>
        <w:t xml:space="preserve">[Congregation </w:t>
      </w:r>
      <w:r w:rsidR="00063DA1" w:rsidRPr="004C0482">
        <w:rPr>
          <w:rFonts w:ascii="Arial" w:hAnsi="Arial" w:cs="Arial"/>
          <w:sz w:val="18"/>
          <w:szCs w:val="18"/>
        </w:rPr>
        <w:t>says, “</w:t>
      </w:r>
      <w:proofErr w:type="spellStart"/>
      <w:r w:rsidR="000E527E" w:rsidRPr="004C0482">
        <w:rPr>
          <w:rFonts w:ascii="Arial" w:hAnsi="Arial" w:cs="Arial"/>
          <w:sz w:val="18"/>
          <w:szCs w:val="18"/>
        </w:rPr>
        <w:t>mangwana</w:t>
      </w:r>
      <w:proofErr w:type="spellEnd"/>
      <w:r w:rsidR="000E527E" w:rsidRPr="004C0482">
        <w:rPr>
          <w:rFonts w:ascii="Arial" w:hAnsi="Arial" w:cs="Arial"/>
          <w:sz w:val="18"/>
          <w:szCs w:val="1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Anofara</w:t>
      </w:r>
      <w:proofErr w:type="spellEnd"/>
      <w:r w:rsidR="000E527E" w:rsidRPr="000E527E">
        <w:rPr>
          <w:rFonts w:ascii="Arial" w:hAnsi="Arial" w:cs="Arial"/>
          <w:sz w:val="28"/>
          <w:szCs w:val="28"/>
        </w:rPr>
        <w:t xml:space="preserve"> iwe, </w:t>
      </w:r>
      <w:proofErr w:type="spellStart"/>
      <w:r w:rsidR="000E527E" w:rsidRPr="000E527E">
        <w:rPr>
          <w:rFonts w:ascii="Arial" w:hAnsi="Arial" w:cs="Arial"/>
          <w:sz w:val="28"/>
          <w:szCs w:val="28"/>
        </w:rPr>
        <w:t>unonzwa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akukunetsa</w:t>
      </w:r>
      <w:proofErr w:type="spellEnd"/>
      <w:r w:rsidR="000E527E" w:rsidRPr="000E527E">
        <w:rPr>
          <w:rFonts w:ascii="Arial" w:hAnsi="Arial" w:cs="Arial"/>
          <w:sz w:val="28"/>
          <w:szCs w:val="28"/>
        </w:rPr>
        <w:t xml:space="preserve"> kuti </w:t>
      </w:r>
      <w:proofErr w:type="spellStart"/>
      <w:r w:rsidR="000E527E" w:rsidRPr="000E527E">
        <w:rPr>
          <w:rFonts w:ascii="Arial" w:hAnsi="Arial" w:cs="Arial"/>
          <w:sz w:val="28"/>
          <w:szCs w:val="28"/>
        </w:rPr>
        <w:t>handei</w:t>
      </w:r>
      <w:proofErr w:type="spellEnd"/>
      <w:r w:rsidR="000E527E" w:rsidRPr="000E527E">
        <w:rPr>
          <w:rFonts w:ascii="Arial" w:hAnsi="Arial" w:cs="Arial"/>
          <w:sz w:val="28"/>
          <w:szCs w:val="28"/>
        </w:rPr>
        <w:t xml:space="preserve"> </w:t>
      </w:r>
      <w:proofErr w:type="spellStart"/>
      <w:r w:rsidR="002440AE" w:rsidRPr="000E527E">
        <w:rPr>
          <w:rFonts w:ascii="Arial" w:hAnsi="Arial" w:cs="Arial"/>
          <w:sz w:val="28"/>
          <w:szCs w:val="28"/>
        </w:rPr>
        <w:t>tese</w:t>
      </w:r>
      <w:proofErr w:type="spellEnd"/>
      <w:r w:rsidR="00D62BC3">
        <w:rPr>
          <w:rFonts w:ascii="Arial" w:hAnsi="Arial" w:cs="Arial"/>
          <w:sz w:val="28"/>
          <w:szCs w:val="28"/>
        </w:rPr>
        <w:t>.</w:t>
      </w:r>
      <w:r w:rsidR="002440AE" w:rsidRPr="002440AE">
        <w:rPr>
          <w:rFonts w:ascii="Arial" w:hAnsi="Arial" w:cs="Arial"/>
          <w:sz w:val="28"/>
          <w:szCs w:val="28"/>
        </w:rPr>
        <w:t xml:space="preserve"> </w:t>
      </w:r>
      <w:r w:rsidR="002440AE" w:rsidRPr="000E527E">
        <w:rPr>
          <w:rFonts w:ascii="Arial" w:hAnsi="Arial" w:cs="Arial"/>
          <w:sz w:val="28"/>
          <w:szCs w:val="28"/>
        </w:rPr>
        <w:t>[</w:t>
      </w:r>
      <w:r w:rsidR="002440AE" w:rsidRPr="004C0482">
        <w:rPr>
          <w:rFonts w:ascii="Arial" w:hAnsi="Arial" w:cs="Arial"/>
          <w:sz w:val="18"/>
          <w:szCs w:val="18"/>
        </w:rPr>
        <w:t>Congregation says, “mmm</w:t>
      </w:r>
      <w:r w:rsidR="00D62BC3" w:rsidRPr="004C0482">
        <w:rPr>
          <w:rFonts w:ascii="Arial" w:hAnsi="Arial" w:cs="Arial"/>
          <w:sz w:val="18"/>
          <w:szCs w:val="18"/>
        </w:rPr>
        <w:t>.</w:t>
      </w:r>
      <w:r w:rsidR="004C0482" w:rsidRPr="004C0482">
        <w:rPr>
          <w:rFonts w:ascii="Arial" w:hAnsi="Arial" w:cs="Arial"/>
          <w:sz w:val="18"/>
          <w:szCs w:val="18"/>
        </w:rPr>
        <w:t>”</w:t>
      </w:r>
      <w:r w:rsidR="002440AE" w:rsidRPr="004C0482">
        <w:rPr>
          <w:rFonts w:ascii="Arial" w:hAnsi="Arial" w:cs="Arial"/>
          <w:sz w:val="18"/>
          <w:szCs w:val="18"/>
        </w:rPr>
        <w:t>]</w:t>
      </w:r>
      <w:r w:rsidR="002440AE">
        <w:rPr>
          <w:rFonts w:ascii="Arial" w:hAnsi="Arial" w:cs="Arial"/>
          <w:sz w:val="28"/>
          <w:szCs w:val="28"/>
        </w:rPr>
        <w:t xml:space="preserve"> </w:t>
      </w:r>
      <w:proofErr w:type="spellStart"/>
      <w:r w:rsidR="00386186">
        <w:rPr>
          <w:rFonts w:ascii="Arial" w:hAnsi="Arial" w:cs="Arial"/>
          <w:sz w:val="28"/>
          <w:szCs w:val="28"/>
        </w:rPr>
        <w:t>K</w:t>
      </w:r>
      <w:r w:rsidR="002440AE" w:rsidRPr="000E527E">
        <w:rPr>
          <w:rFonts w:ascii="Arial" w:hAnsi="Arial" w:cs="Arial"/>
          <w:sz w:val="28"/>
          <w:szCs w:val="28"/>
        </w:rPr>
        <w:t>unenge</w:t>
      </w:r>
      <w:proofErr w:type="spellEnd"/>
      <w:r w:rsidR="000E527E" w:rsidRPr="000E527E">
        <w:rPr>
          <w:rFonts w:ascii="Arial" w:hAnsi="Arial" w:cs="Arial"/>
          <w:sz w:val="28"/>
          <w:szCs w:val="28"/>
        </w:rPr>
        <w:t xml:space="preserve"> kwakanaka.</w:t>
      </w:r>
      <w:r w:rsidR="002440AE" w:rsidRPr="002440AE">
        <w:rPr>
          <w:rFonts w:ascii="Arial" w:hAnsi="Arial" w:cs="Arial"/>
          <w:sz w:val="28"/>
          <w:szCs w:val="28"/>
        </w:rPr>
        <w:t xml:space="preserve"> </w:t>
      </w:r>
      <w:r w:rsidR="002440AE" w:rsidRPr="004C0482">
        <w:rPr>
          <w:rFonts w:ascii="Arial" w:hAnsi="Arial" w:cs="Arial"/>
          <w:sz w:val="18"/>
          <w:szCs w:val="18"/>
        </w:rPr>
        <w:t>[Congregation says, “Amen."]</w:t>
      </w:r>
    </w:p>
    <w:p w14:paraId="1E36184A" w14:textId="2E47CE7F" w:rsidR="003011B5" w:rsidRDefault="006C18C1" w:rsidP="00EE1207">
      <w:pPr>
        <w:jc w:val="both"/>
        <w:rPr>
          <w:rFonts w:ascii="Arial" w:hAnsi="Arial" w:cs="Arial"/>
          <w:sz w:val="28"/>
          <w:szCs w:val="28"/>
        </w:rPr>
      </w:pPr>
      <w:r>
        <w:rPr>
          <w:rFonts w:ascii="Arial" w:hAnsi="Arial" w:cs="Arial"/>
          <w:sz w:val="28"/>
          <w:szCs w:val="28"/>
          <w:vertAlign w:val="superscript"/>
        </w:rPr>
        <w:t xml:space="preserve">47 </w:t>
      </w:r>
      <w:r w:rsidR="000E527E" w:rsidRPr="000E527E">
        <w:rPr>
          <w:rFonts w:ascii="Arial" w:hAnsi="Arial" w:cs="Arial"/>
          <w:sz w:val="28"/>
          <w:szCs w:val="28"/>
        </w:rPr>
        <w:t xml:space="preserve">Then </w:t>
      </w:r>
      <w:proofErr w:type="spellStart"/>
      <w:r w:rsidR="000E527E" w:rsidRPr="000E527E">
        <w:rPr>
          <w:rFonts w:ascii="Arial" w:hAnsi="Arial" w:cs="Arial"/>
          <w:sz w:val="28"/>
          <w:szCs w:val="28"/>
        </w:rPr>
        <w:t>tabva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ikoko</w:t>
      </w:r>
      <w:proofErr w:type="spellEnd"/>
      <w:r w:rsidR="00386186">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tozoouya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tozo</w:t>
      </w:r>
      <w:proofErr w:type="spellEnd"/>
      <w:r w:rsidR="000E527E" w:rsidRPr="000E527E">
        <w:rPr>
          <w:rFonts w:ascii="Arial" w:hAnsi="Arial" w:cs="Arial"/>
          <w:sz w:val="28"/>
          <w:szCs w:val="28"/>
        </w:rPr>
        <w:t xml:space="preserve"> </w:t>
      </w:r>
      <w:r w:rsidR="000E527E" w:rsidRPr="003011B5">
        <w:rPr>
          <w:rFonts w:ascii="Arial" w:hAnsi="Arial" w:cs="Arial"/>
          <w:i/>
          <w:iCs/>
          <w:sz w:val="28"/>
          <w:szCs w:val="28"/>
        </w:rPr>
        <w:t>improv</w:t>
      </w:r>
      <w:r w:rsidR="003011B5" w:rsidRPr="003011B5">
        <w:rPr>
          <w:rFonts w:ascii="Arial" w:hAnsi="Arial" w:cs="Arial"/>
          <w:i/>
          <w:iCs/>
          <w:sz w:val="28"/>
          <w:szCs w:val="28"/>
        </w:rPr>
        <w:t>-</w:t>
      </w:r>
      <w:r w:rsidR="000E527E" w:rsidRPr="003011B5">
        <w:rPr>
          <w:rFonts w:ascii="Arial" w:hAnsi="Arial" w:cs="Arial"/>
          <w:i/>
          <w:iCs/>
          <w:sz w:val="28"/>
          <w:szCs w:val="28"/>
        </w:rPr>
        <w:t>a</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kwe</w:t>
      </w:r>
      <w:proofErr w:type="spellEnd"/>
      <w:r w:rsidR="000E527E" w:rsidRPr="000E527E">
        <w:rPr>
          <w:rFonts w:ascii="Arial" w:hAnsi="Arial" w:cs="Arial"/>
          <w:sz w:val="28"/>
          <w:szCs w:val="28"/>
        </w:rPr>
        <w:t xml:space="preserve"> ma</w:t>
      </w:r>
      <w:r w:rsidR="00386186">
        <w:rPr>
          <w:rFonts w:ascii="Arial" w:hAnsi="Arial" w:cs="Arial"/>
          <w:sz w:val="28"/>
          <w:szCs w:val="28"/>
        </w:rPr>
        <w:t xml:space="preserve"> </w:t>
      </w:r>
      <w:r w:rsidR="000E527E" w:rsidRPr="000E527E">
        <w:rPr>
          <w:rFonts w:ascii="Arial" w:hAnsi="Arial" w:cs="Arial"/>
          <w:sz w:val="28"/>
          <w:szCs w:val="28"/>
        </w:rPr>
        <w:t>sisters pa K</w:t>
      </w:r>
      <w:r w:rsidR="00B86040">
        <w:rPr>
          <w:rFonts w:ascii="Arial" w:hAnsi="Arial" w:cs="Arial"/>
          <w:sz w:val="28"/>
          <w:szCs w:val="28"/>
        </w:rPr>
        <w:t>ay</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apa</w:t>
      </w:r>
      <w:proofErr w:type="spellEnd"/>
      <w:r w:rsidR="002449A1">
        <w:rPr>
          <w:rFonts w:ascii="Arial" w:hAnsi="Arial" w:cs="Arial"/>
          <w:sz w:val="28"/>
          <w:szCs w:val="28"/>
        </w:rPr>
        <w:t>,</w:t>
      </w:r>
      <w:r w:rsidR="000E527E" w:rsidRPr="000E527E">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2449A1">
        <w:rPr>
          <w:rFonts w:ascii="Arial" w:hAnsi="Arial" w:cs="Arial"/>
          <w:sz w:val="28"/>
          <w:szCs w:val="28"/>
        </w:rPr>
        <w:t>..</w:t>
      </w:r>
      <w:r w:rsidR="000E527E" w:rsidRPr="000E527E">
        <w:rPr>
          <w:rFonts w:ascii="Arial" w:hAnsi="Arial" w:cs="Arial"/>
          <w:sz w:val="28"/>
          <w:szCs w:val="28"/>
        </w:rPr>
        <w:t>.</w:t>
      </w:r>
      <w:r w:rsidR="002449A1">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Topagadzira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zvakadii</w:t>
      </w:r>
      <w:proofErr w:type="spellEnd"/>
      <w:r w:rsidR="000E527E" w:rsidRPr="000E527E">
        <w:rPr>
          <w:rFonts w:ascii="Arial" w:hAnsi="Arial" w:cs="Arial"/>
          <w:sz w:val="28"/>
          <w:szCs w:val="28"/>
        </w:rPr>
        <w:t xml:space="preserve">...? </w:t>
      </w:r>
      <w:r w:rsidR="000E527E" w:rsidRPr="004C0482">
        <w:rPr>
          <w:rFonts w:ascii="Arial" w:hAnsi="Arial" w:cs="Arial"/>
          <w:sz w:val="18"/>
          <w:szCs w:val="18"/>
        </w:rPr>
        <w:t xml:space="preserve">[Congregation </w:t>
      </w:r>
      <w:r w:rsidR="00063DA1" w:rsidRPr="004C0482">
        <w:rPr>
          <w:rFonts w:ascii="Arial" w:hAnsi="Arial" w:cs="Arial"/>
          <w:sz w:val="18"/>
          <w:szCs w:val="18"/>
        </w:rPr>
        <w:t>says, “</w:t>
      </w:r>
      <w:r w:rsidR="000E527E" w:rsidRPr="004C0482">
        <w:rPr>
          <w:rFonts w:ascii="Arial" w:hAnsi="Arial" w:cs="Arial"/>
          <w:sz w:val="18"/>
          <w:szCs w:val="18"/>
        </w:rPr>
        <w:t>zvakanaka</w:t>
      </w:r>
      <w:r w:rsidR="002449A1" w:rsidRPr="004C0482">
        <w:rPr>
          <w:rFonts w:ascii="Arial" w:hAnsi="Arial" w:cs="Arial"/>
          <w:sz w:val="18"/>
          <w:szCs w:val="18"/>
        </w:rPr>
        <w:t>,</w:t>
      </w:r>
      <w:r w:rsidR="000E527E" w:rsidRPr="004C0482">
        <w:rPr>
          <w:rFonts w:ascii="Arial" w:hAnsi="Arial" w:cs="Arial"/>
          <w:sz w:val="18"/>
          <w:szCs w:val="18"/>
        </w:rPr>
        <w:t>"]</w:t>
      </w:r>
      <w:r w:rsidR="000E527E" w:rsidRPr="000E527E">
        <w:rPr>
          <w:rFonts w:ascii="Arial" w:hAnsi="Arial" w:cs="Arial"/>
          <w:sz w:val="28"/>
          <w:szCs w:val="28"/>
        </w:rPr>
        <w:t xml:space="preserve"> zvakanaka</w:t>
      </w:r>
      <w:r w:rsidR="00386186">
        <w:rPr>
          <w:rFonts w:ascii="Arial" w:hAnsi="Arial" w:cs="Arial"/>
          <w:sz w:val="28"/>
          <w:szCs w:val="28"/>
        </w:rPr>
        <w:t>. M</w:t>
      </w:r>
      <w:r w:rsidR="000E527E" w:rsidRPr="000E527E">
        <w:rPr>
          <w:rFonts w:ascii="Arial" w:hAnsi="Arial" w:cs="Arial"/>
          <w:sz w:val="28"/>
          <w:szCs w:val="28"/>
        </w:rPr>
        <w:t xml:space="preserve">ake it a nice cottage </w:t>
      </w:r>
      <w:proofErr w:type="spellStart"/>
      <w:r w:rsidR="00534101">
        <w:rPr>
          <w:rFonts w:ascii="Arial" w:hAnsi="Arial" w:cs="Arial"/>
          <w:sz w:val="28"/>
          <w:szCs w:val="28"/>
        </w:rPr>
        <w:t>handiti</w:t>
      </w:r>
      <w:proofErr w:type="spellEnd"/>
      <w:r w:rsidR="00534101">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Tachinja</w:t>
      </w:r>
      <w:proofErr w:type="spellEnd"/>
      <w:r w:rsidR="000E527E" w:rsidRPr="000E527E">
        <w:rPr>
          <w:rFonts w:ascii="Arial" w:hAnsi="Arial" w:cs="Arial"/>
          <w:sz w:val="28"/>
          <w:szCs w:val="28"/>
        </w:rPr>
        <w:t xml:space="preserve"> status yedu</w:t>
      </w:r>
      <w:r w:rsidR="00386186">
        <w:rPr>
          <w:rFonts w:ascii="Arial" w:hAnsi="Arial" w:cs="Arial"/>
          <w:sz w:val="28"/>
          <w:szCs w:val="28"/>
        </w:rPr>
        <w:t>.</w:t>
      </w:r>
      <w:r w:rsidR="000E527E" w:rsidRPr="000E527E">
        <w:rPr>
          <w:rFonts w:ascii="Arial" w:hAnsi="Arial" w:cs="Arial"/>
          <w:sz w:val="28"/>
          <w:szCs w:val="28"/>
        </w:rPr>
        <w:t xml:space="preserve"> </w:t>
      </w:r>
      <w:r w:rsidR="00386186">
        <w:rPr>
          <w:rFonts w:ascii="Arial" w:hAnsi="Arial" w:cs="Arial"/>
          <w:sz w:val="28"/>
          <w:szCs w:val="28"/>
        </w:rPr>
        <w:t>T</w:t>
      </w:r>
      <w:r w:rsidR="000E527E" w:rsidRPr="000E527E">
        <w:rPr>
          <w:rFonts w:ascii="Arial" w:hAnsi="Arial" w:cs="Arial"/>
          <w:sz w:val="28"/>
          <w:szCs w:val="28"/>
        </w:rPr>
        <w:t xml:space="preserve">hen </w:t>
      </w:r>
      <w:proofErr w:type="spellStart"/>
      <w:r w:rsidR="000E527E" w:rsidRPr="000E527E">
        <w:rPr>
          <w:rFonts w:ascii="Arial" w:hAnsi="Arial" w:cs="Arial"/>
          <w:sz w:val="28"/>
          <w:szCs w:val="28"/>
        </w:rPr>
        <w:t>tochemera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nyaya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yekuti</w:t>
      </w:r>
      <w:proofErr w:type="spellEnd"/>
      <w:r w:rsidR="000E527E" w:rsidRPr="000E527E">
        <w:rPr>
          <w:rFonts w:ascii="Arial" w:hAnsi="Arial" w:cs="Arial"/>
          <w:sz w:val="28"/>
          <w:szCs w:val="28"/>
        </w:rPr>
        <w:t xml:space="preserve"> Mwari</w:t>
      </w:r>
      <w:r w:rsidR="008D2DF4">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titenderwe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kuvaka</w:t>
      </w:r>
      <w:proofErr w:type="spellEnd"/>
      <w:r w:rsidR="000E527E" w:rsidRPr="000E527E">
        <w:rPr>
          <w:rFonts w:ascii="Arial" w:hAnsi="Arial" w:cs="Arial"/>
          <w:sz w:val="28"/>
          <w:szCs w:val="28"/>
        </w:rPr>
        <w:t xml:space="preserve"> nzvimbo </w:t>
      </w:r>
      <w:proofErr w:type="spellStart"/>
      <w:r w:rsidR="000E527E" w:rsidRPr="000E527E">
        <w:rPr>
          <w:rFonts w:ascii="Arial" w:hAnsi="Arial" w:cs="Arial"/>
          <w:sz w:val="28"/>
          <w:szCs w:val="28"/>
        </w:rPr>
        <w:t>yakati</w:t>
      </w:r>
      <w:proofErr w:type="spellEnd"/>
      <w:r w:rsidR="000E527E" w:rsidRPr="000E527E">
        <w:rPr>
          <w:rFonts w:ascii="Arial" w:hAnsi="Arial" w:cs="Arial"/>
          <w:sz w:val="28"/>
          <w:szCs w:val="28"/>
        </w:rPr>
        <w:t xml:space="preserve"> ku...? </w:t>
      </w:r>
      <w:r w:rsidR="003011B5" w:rsidRPr="00C034AB">
        <w:rPr>
          <w:rFonts w:ascii="Arial" w:hAnsi="Arial" w:cs="Arial"/>
          <w:sz w:val="28"/>
          <w:szCs w:val="28"/>
        </w:rPr>
        <w:t xml:space="preserve">[Congregation </w:t>
      </w:r>
      <w:r w:rsidR="00063DA1">
        <w:rPr>
          <w:rFonts w:ascii="Arial" w:hAnsi="Arial" w:cs="Arial"/>
          <w:sz w:val="28"/>
          <w:szCs w:val="28"/>
        </w:rPr>
        <w:t>says, “</w:t>
      </w:r>
      <w:proofErr w:type="spellStart"/>
      <w:r w:rsidR="003011B5">
        <w:rPr>
          <w:rFonts w:ascii="Arial" w:hAnsi="Arial" w:cs="Arial"/>
          <w:sz w:val="28"/>
          <w:szCs w:val="28"/>
        </w:rPr>
        <w:t>yakati</w:t>
      </w:r>
      <w:proofErr w:type="spellEnd"/>
      <w:r w:rsidR="003011B5">
        <w:rPr>
          <w:rFonts w:ascii="Arial" w:hAnsi="Arial" w:cs="Arial"/>
          <w:sz w:val="28"/>
          <w:szCs w:val="28"/>
        </w:rPr>
        <w:t xml:space="preserve"> </w:t>
      </w:r>
      <w:proofErr w:type="spellStart"/>
      <w:r w:rsidR="003011B5">
        <w:rPr>
          <w:rFonts w:ascii="Arial" w:hAnsi="Arial" w:cs="Arial"/>
          <w:sz w:val="28"/>
          <w:szCs w:val="28"/>
        </w:rPr>
        <w:t>kurei</w:t>
      </w:r>
      <w:proofErr w:type="spellEnd"/>
      <w:r w:rsidR="004F2556">
        <w:rPr>
          <w:rFonts w:ascii="Arial" w:hAnsi="Arial" w:cs="Arial"/>
          <w:sz w:val="28"/>
          <w:szCs w:val="28"/>
        </w:rPr>
        <w:t>,</w:t>
      </w:r>
      <w:r w:rsidR="003011B5" w:rsidRPr="00C034AB">
        <w:rPr>
          <w:rFonts w:ascii="Arial" w:hAnsi="Arial" w:cs="Arial"/>
          <w:sz w:val="28"/>
          <w:szCs w:val="28"/>
        </w:rPr>
        <w:t xml:space="preserve">"] </w:t>
      </w:r>
      <w:proofErr w:type="spellStart"/>
      <w:r w:rsidR="000E527E" w:rsidRPr="000E527E">
        <w:rPr>
          <w:rFonts w:ascii="Arial" w:hAnsi="Arial" w:cs="Arial"/>
          <w:sz w:val="28"/>
          <w:szCs w:val="28"/>
        </w:rPr>
        <w:t>yatinokwana</w:t>
      </w:r>
      <w:proofErr w:type="spellEnd"/>
      <w:r w:rsidR="000E527E" w:rsidRPr="000E527E">
        <w:rPr>
          <w:rFonts w:ascii="Arial" w:hAnsi="Arial" w:cs="Arial"/>
          <w:sz w:val="28"/>
          <w:szCs w:val="28"/>
        </w:rPr>
        <w:t xml:space="preserve"> tose</w:t>
      </w:r>
      <w:r w:rsidR="008D2DF4">
        <w:rPr>
          <w:rFonts w:ascii="Arial" w:hAnsi="Arial" w:cs="Arial"/>
          <w:sz w:val="28"/>
          <w:szCs w:val="28"/>
        </w:rPr>
        <w:t>.</w:t>
      </w:r>
      <w:r w:rsidR="000E527E" w:rsidRPr="000E527E">
        <w:rPr>
          <w:rFonts w:ascii="Arial" w:hAnsi="Arial" w:cs="Arial"/>
          <w:sz w:val="28"/>
          <w:szCs w:val="28"/>
        </w:rPr>
        <w:t xml:space="preserve"> </w:t>
      </w:r>
      <w:r w:rsidR="008D2DF4">
        <w:rPr>
          <w:rFonts w:ascii="Arial" w:hAnsi="Arial" w:cs="Arial"/>
          <w:sz w:val="28"/>
          <w:szCs w:val="28"/>
        </w:rPr>
        <w:t>S</w:t>
      </w:r>
      <w:r w:rsidR="000E527E" w:rsidRPr="000E527E">
        <w:rPr>
          <w:rFonts w:ascii="Arial" w:hAnsi="Arial" w:cs="Arial"/>
          <w:sz w:val="28"/>
          <w:szCs w:val="28"/>
        </w:rPr>
        <w:t xml:space="preserve">aka </w:t>
      </w:r>
      <w:proofErr w:type="spellStart"/>
      <w:r w:rsidR="000E527E" w:rsidRPr="000E527E">
        <w:rPr>
          <w:rFonts w:ascii="Arial" w:hAnsi="Arial" w:cs="Arial"/>
          <w:sz w:val="28"/>
          <w:szCs w:val="28"/>
        </w:rPr>
        <w:t>toda</w:t>
      </w:r>
      <w:proofErr w:type="spellEnd"/>
      <w:r w:rsidR="000E527E" w:rsidRPr="000E527E">
        <w:rPr>
          <w:rFonts w:ascii="Arial" w:hAnsi="Arial" w:cs="Arial"/>
          <w:sz w:val="28"/>
          <w:szCs w:val="28"/>
        </w:rPr>
        <w:t xml:space="preserve"> ma</w:t>
      </w:r>
      <w:r w:rsidR="008D2DF4">
        <w:rPr>
          <w:rFonts w:ascii="Arial" w:hAnsi="Arial" w:cs="Arial"/>
          <w:sz w:val="28"/>
          <w:szCs w:val="28"/>
        </w:rPr>
        <w:t xml:space="preserve"> </w:t>
      </w:r>
      <w:r w:rsidR="000E527E" w:rsidRPr="000E527E">
        <w:rPr>
          <w:rFonts w:ascii="Arial" w:hAnsi="Arial" w:cs="Arial"/>
          <w:sz w:val="28"/>
          <w:szCs w:val="28"/>
        </w:rPr>
        <w:t>brothers kuti</w:t>
      </w:r>
      <w:r w:rsidR="00420666">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mutange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kuva</w:t>
      </w:r>
      <w:proofErr w:type="spellEnd"/>
      <w:r w:rsidR="000E527E" w:rsidRPr="000E527E">
        <w:rPr>
          <w:rFonts w:ascii="Arial" w:hAnsi="Arial" w:cs="Arial"/>
          <w:sz w:val="28"/>
          <w:szCs w:val="28"/>
        </w:rPr>
        <w:t xml:space="preserve"> vanhu vari smart. </w:t>
      </w:r>
      <w:r w:rsidR="009800C1" w:rsidRPr="009800C1">
        <w:rPr>
          <w:rFonts w:ascii="Arial" w:hAnsi="Arial" w:cs="Arial"/>
          <w:sz w:val="18"/>
          <w:szCs w:val="28"/>
        </w:rPr>
        <w:t>[Congregation laughs]</w:t>
      </w:r>
    </w:p>
    <w:p w14:paraId="1CADBAA2" w14:textId="0FA6B17F" w:rsidR="009F273D" w:rsidRDefault="006C18C1" w:rsidP="00EE1207">
      <w:pPr>
        <w:jc w:val="both"/>
        <w:rPr>
          <w:rFonts w:ascii="Arial" w:hAnsi="Arial" w:cs="Arial"/>
          <w:sz w:val="28"/>
          <w:szCs w:val="28"/>
        </w:rPr>
      </w:pPr>
      <w:r>
        <w:rPr>
          <w:rFonts w:ascii="Arial" w:hAnsi="Arial" w:cs="Arial"/>
          <w:sz w:val="28"/>
          <w:szCs w:val="28"/>
          <w:vertAlign w:val="superscript"/>
        </w:rPr>
        <w:t xml:space="preserve">48 </w:t>
      </w:r>
      <w:r w:rsidR="000E527E" w:rsidRPr="000E527E">
        <w:rPr>
          <w:rFonts w:ascii="Arial" w:hAnsi="Arial" w:cs="Arial"/>
          <w:sz w:val="28"/>
          <w:szCs w:val="28"/>
        </w:rPr>
        <w:t xml:space="preserve">Vanhu </w:t>
      </w:r>
      <w:proofErr w:type="spellStart"/>
      <w:r w:rsidR="000E527E" w:rsidRPr="000E527E">
        <w:rPr>
          <w:rFonts w:ascii="Arial" w:hAnsi="Arial" w:cs="Arial"/>
          <w:sz w:val="28"/>
          <w:szCs w:val="28"/>
        </w:rPr>
        <w:t>vasingadi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svina</w:t>
      </w:r>
      <w:proofErr w:type="spellEnd"/>
      <w:r w:rsidR="000E527E" w:rsidRPr="000E527E">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A13B83" w:rsidRPr="000E527E">
        <w:rPr>
          <w:rFonts w:ascii="Arial" w:hAnsi="Arial" w:cs="Arial"/>
          <w:sz w:val="28"/>
          <w:szCs w:val="28"/>
        </w:rPr>
        <w:t xml:space="preserve"> </w:t>
      </w:r>
      <w:r w:rsidR="00534101" w:rsidRPr="00534101">
        <w:rPr>
          <w:rFonts w:ascii="Arial" w:hAnsi="Arial" w:cs="Arial"/>
          <w:sz w:val="18"/>
          <w:szCs w:val="28"/>
        </w:rPr>
        <w:t xml:space="preserve">[Congregation says, “Amen.”] </w:t>
      </w:r>
      <w:r w:rsidR="008D2DF4">
        <w:rPr>
          <w:rFonts w:ascii="Arial" w:hAnsi="Arial" w:cs="Arial"/>
          <w:sz w:val="28"/>
          <w:szCs w:val="28"/>
        </w:rPr>
        <w:t>V</w:t>
      </w:r>
      <w:r w:rsidR="000E527E" w:rsidRPr="000E527E">
        <w:rPr>
          <w:rFonts w:ascii="Arial" w:hAnsi="Arial" w:cs="Arial"/>
          <w:sz w:val="28"/>
          <w:szCs w:val="28"/>
        </w:rPr>
        <w:t xml:space="preserve">anhu </w:t>
      </w:r>
      <w:proofErr w:type="spellStart"/>
      <w:r w:rsidR="000E527E" w:rsidRPr="000E527E">
        <w:rPr>
          <w:rFonts w:ascii="Arial" w:hAnsi="Arial" w:cs="Arial"/>
          <w:sz w:val="28"/>
          <w:szCs w:val="28"/>
        </w:rPr>
        <w:t>vanorara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vage</w:t>
      </w:r>
      <w:proofErr w:type="spellEnd"/>
      <w:r w:rsidR="000E527E" w:rsidRPr="000E527E">
        <w:rPr>
          <w:rFonts w:ascii="Arial" w:hAnsi="Arial" w:cs="Arial"/>
          <w:sz w:val="28"/>
          <w:szCs w:val="28"/>
        </w:rPr>
        <w:t>...? [</w:t>
      </w:r>
      <w:r w:rsidR="00C257A4" w:rsidRPr="004C0482">
        <w:rPr>
          <w:rFonts w:ascii="Arial" w:hAnsi="Arial" w:cs="Arial"/>
          <w:sz w:val="18"/>
          <w:szCs w:val="18"/>
        </w:rPr>
        <w:t>C</w:t>
      </w:r>
      <w:r w:rsidR="000E527E" w:rsidRPr="004C0482">
        <w:rPr>
          <w:rFonts w:ascii="Arial" w:hAnsi="Arial" w:cs="Arial"/>
          <w:sz w:val="18"/>
          <w:szCs w:val="18"/>
        </w:rPr>
        <w:t>ongregation laugh</w:t>
      </w:r>
      <w:r w:rsidR="00E83C66" w:rsidRPr="004C0482">
        <w:rPr>
          <w:rFonts w:ascii="Arial" w:hAnsi="Arial" w:cs="Arial"/>
          <w:sz w:val="18"/>
          <w:szCs w:val="18"/>
        </w:rPr>
        <w:t>s and</w:t>
      </w:r>
      <w:r w:rsidR="000E527E" w:rsidRPr="004C0482">
        <w:rPr>
          <w:rFonts w:ascii="Arial" w:hAnsi="Arial" w:cs="Arial"/>
          <w:sz w:val="18"/>
          <w:szCs w:val="18"/>
        </w:rPr>
        <w:t xml:space="preserve"> </w:t>
      </w:r>
      <w:r w:rsidR="00063DA1" w:rsidRPr="004C0482">
        <w:rPr>
          <w:rFonts w:ascii="Arial" w:hAnsi="Arial" w:cs="Arial"/>
          <w:sz w:val="18"/>
          <w:szCs w:val="18"/>
        </w:rPr>
        <w:t>says, “</w:t>
      </w:r>
      <w:proofErr w:type="spellStart"/>
      <w:r w:rsidR="000E527E" w:rsidRPr="004C0482">
        <w:rPr>
          <w:rFonts w:ascii="Arial" w:hAnsi="Arial" w:cs="Arial"/>
          <w:sz w:val="18"/>
          <w:szCs w:val="18"/>
        </w:rPr>
        <w:t>vageza</w:t>
      </w:r>
      <w:proofErr w:type="spellEnd"/>
      <w:r w:rsidR="000E527E" w:rsidRPr="004C0482">
        <w:rPr>
          <w:rFonts w:ascii="Arial" w:hAnsi="Arial" w:cs="Arial"/>
          <w:sz w:val="18"/>
          <w:szCs w:val="18"/>
        </w:rPr>
        <w:t>."]</w:t>
      </w:r>
      <w:r w:rsidR="000E527E" w:rsidRPr="000E527E">
        <w:rPr>
          <w:rFonts w:ascii="Arial" w:hAnsi="Arial" w:cs="Arial"/>
          <w:sz w:val="28"/>
          <w:szCs w:val="28"/>
        </w:rPr>
        <w:t xml:space="preserve"> Vanhu </w:t>
      </w:r>
      <w:proofErr w:type="spellStart"/>
      <w:r w:rsidR="000E527E" w:rsidRPr="000E527E">
        <w:rPr>
          <w:rFonts w:ascii="Arial" w:hAnsi="Arial" w:cs="Arial"/>
          <w:sz w:val="28"/>
          <w:szCs w:val="28"/>
        </w:rPr>
        <w:t>vanorara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vageza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vanorarawo</w:t>
      </w:r>
      <w:proofErr w:type="spellEnd"/>
      <w:r w:rsidR="000E527E" w:rsidRPr="000E527E">
        <w:rPr>
          <w:rFonts w:ascii="Arial" w:hAnsi="Arial" w:cs="Arial"/>
          <w:sz w:val="28"/>
          <w:szCs w:val="28"/>
        </w:rPr>
        <w:t xml:space="preserve"> pano.... </w:t>
      </w:r>
      <w:r w:rsidR="003F5AE8">
        <w:rPr>
          <w:rFonts w:ascii="Arial" w:hAnsi="Arial" w:cs="Arial"/>
          <w:sz w:val="28"/>
          <w:szCs w:val="28"/>
        </w:rPr>
        <w:t>A</w:t>
      </w:r>
      <w:r w:rsidR="000E527E" w:rsidRPr="000E527E">
        <w:rPr>
          <w:rFonts w:ascii="Arial" w:hAnsi="Arial" w:cs="Arial"/>
          <w:sz w:val="28"/>
          <w:szCs w:val="28"/>
        </w:rPr>
        <w:t>ll we need to do</w:t>
      </w:r>
      <w:r w:rsidR="003F5AE8">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tinotenga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magumbeze</w:t>
      </w:r>
      <w:proofErr w:type="spellEnd"/>
      <w:r w:rsidR="00454630">
        <w:rPr>
          <w:rFonts w:ascii="Arial" w:hAnsi="Arial" w:cs="Arial"/>
          <w:sz w:val="28"/>
          <w:szCs w:val="28"/>
        </w:rPr>
        <w:t>.</w:t>
      </w:r>
      <w:r w:rsidR="000E527E" w:rsidRPr="000E527E">
        <w:rPr>
          <w:rFonts w:ascii="Arial" w:hAnsi="Arial" w:cs="Arial"/>
          <w:sz w:val="28"/>
          <w:szCs w:val="28"/>
        </w:rPr>
        <w:t xml:space="preserve"> </w:t>
      </w:r>
      <w:r w:rsidR="00454630">
        <w:rPr>
          <w:rFonts w:ascii="Arial" w:hAnsi="Arial" w:cs="Arial"/>
          <w:sz w:val="28"/>
          <w:szCs w:val="28"/>
        </w:rPr>
        <w:t>E</w:t>
      </w:r>
      <w:r w:rsidR="000E527E" w:rsidRPr="000E527E">
        <w:rPr>
          <w:rFonts w:ascii="Arial" w:hAnsi="Arial" w:cs="Arial"/>
          <w:sz w:val="28"/>
          <w:szCs w:val="28"/>
        </w:rPr>
        <w:t xml:space="preserve">veryone will buy base and </w:t>
      </w:r>
      <w:r w:rsidR="003011B5" w:rsidRPr="000E527E">
        <w:rPr>
          <w:rFonts w:ascii="Arial" w:hAnsi="Arial" w:cs="Arial"/>
          <w:sz w:val="28"/>
          <w:szCs w:val="28"/>
        </w:rPr>
        <w:t>mattress</w:t>
      </w:r>
      <w:r w:rsidR="000E527E" w:rsidRPr="000E527E">
        <w:rPr>
          <w:rFonts w:ascii="Arial" w:hAnsi="Arial" w:cs="Arial"/>
          <w:sz w:val="28"/>
          <w:szCs w:val="28"/>
        </w:rPr>
        <w:t xml:space="preserve">, base and </w:t>
      </w:r>
      <w:r w:rsidR="003011B5" w:rsidRPr="000E527E">
        <w:rPr>
          <w:rFonts w:ascii="Arial" w:hAnsi="Arial" w:cs="Arial"/>
          <w:sz w:val="28"/>
          <w:szCs w:val="28"/>
        </w:rPr>
        <w:t>mattress</w:t>
      </w:r>
      <w:r w:rsidR="000E527E" w:rsidRPr="000E527E">
        <w:rPr>
          <w:rFonts w:ascii="Arial" w:hAnsi="Arial" w:cs="Arial"/>
          <w:sz w:val="28"/>
          <w:szCs w:val="28"/>
        </w:rPr>
        <w:t xml:space="preserve">, base and </w:t>
      </w:r>
      <w:r w:rsidR="003011B5" w:rsidRPr="000E527E">
        <w:rPr>
          <w:rFonts w:ascii="Arial" w:hAnsi="Arial" w:cs="Arial"/>
          <w:sz w:val="28"/>
          <w:szCs w:val="28"/>
        </w:rPr>
        <w:t>mattress</w:t>
      </w:r>
      <w:r w:rsidR="000E527E" w:rsidRPr="000E527E">
        <w:rPr>
          <w:rFonts w:ascii="Arial" w:hAnsi="Arial" w:cs="Arial"/>
          <w:sz w:val="28"/>
          <w:szCs w:val="28"/>
        </w:rPr>
        <w:t xml:space="preserve">. Saka </w:t>
      </w:r>
      <w:proofErr w:type="spellStart"/>
      <w:r w:rsidR="000E527E" w:rsidRPr="000E527E">
        <w:rPr>
          <w:rFonts w:ascii="Arial" w:hAnsi="Arial" w:cs="Arial"/>
          <w:sz w:val="28"/>
          <w:szCs w:val="28"/>
        </w:rPr>
        <w:t>vanenge</w:t>
      </w:r>
      <w:proofErr w:type="spellEnd"/>
      <w:r w:rsidR="000E527E" w:rsidRPr="000E527E">
        <w:rPr>
          <w:rFonts w:ascii="Arial" w:hAnsi="Arial" w:cs="Arial"/>
          <w:sz w:val="28"/>
          <w:szCs w:val="28"/>
        </w:rPr>
        <w:t xml:space="preserve"> vari ma students </w:t>
      </w:r>
      <w:proofErr w:type="spellStart"/>
      <w:r w:rsidR="000E527E" w:rsidRPr="000E527E">
        <w:rPr>
          <w:rFonts w:ascii="Arial" w:hAnsi="Arial" w:cs="Arial"/>
          <w:sz w:val="28"/>
          <w:szCs w:val="28"/>
        </w:rPr>
        <w:t>akaita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saaa</w:t>
      </w:r>
      <w:proofErr w:type="spellEnd"/>
      <w:r w:rsidR="00693255">
        <w:rPr>
          <w:rFonts w:ascii="Arial" w:hAnsi="Arial" w:cs="Arial"/>
          <w:sz w:val="28"/>
          <w:szCs w:val="28"/>
        </w:rPr>
        <w:t xml:space="preserve"> mmm</w:t>
      </w:r>
      <w:r w:rsidR="000E527E" w:rsidRPr="000E527E">
        <w:rPr>
          <w:rFonts w:ascii="Arial" w:hAnsi="Arial" w:cs="Arial"/>
          <w:sz w:val="28"/>
          <w:szCs w:val="28"/>
        </w:rPr>
        <w:t xml:space="preserve"> Brother Enoch, Brother Tichaona </w:t>
      </w:r>
      <w:proofErr w:type="spellStart"/>
      <w:r w:rsidR="000E527E" w:rsidRPr="000E527E">
        <w:rPr>
          <w:rFonts w:ascii="Arial" w:hAnsi="Arial" w:cs="Arial"/>
          <w:sz w:val="28"/>
          <w:szCs w:val="28"/>
        </w:rPr>
        <w:t>na</w:t>
      </w:r>
      <w:proofErr w:type="spellEnd"/>
      <w:r w:rsidR="00265FCF">
        <w:rPr>
          <w:rFonts w:ascii="Arial" w:hAnsi="Arial" w:cs="Arial"/>
          <w:sz w:val="28"/>
          <w:szCs w:val="28"/>
        </w:rPr>
        <w:t xml:space="preserve"> </w:t>
      </w:r>
      <w:r w:rsidR="000E527E" w:rsidRPr="000E527E">
        <w:rPr>
          <w:rFonts w:ascii="Arial" w:hAnsi="Arial" w:cs="Arial"/>
          <w:sz w:val="28"/>
          <w:szCs w:val="28"/>
        </w:rPr>
        <w:t xml:space="preserve">Brother </w:t>
      </w:r>
      <w:proofErr w:type="spellStart"/>
      <w:r w:rsidR="000E527E" w:rsidRPr="000E527E">
        <w:rPr>
          <w:rFonts w:ascii="Arial" w:hAnsi="Arial" w:cs="Arial"/>
          <w:sz w:val="28"/>
          <w:szCs w:val="28"/>
        </w:rPr>
        <w:t>Tanatsirwa</w:t>
      </w:r>
      <w:proofErr w:type="spellEnd"/>
      <w:r w:rsidR="00265FCF">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vanotenga</w:t>
      </w:r>
      <w:proofErr w:type="spellEnd"/>
      <w:r w:rsidR="000E527E" w:rsidRPr="000E527E">
        <w:rPr>
          <w:rFonts w:ascii="Arial" w:hAnsi="Arial" w:cs="Arial"/>
          <w:sz w:val="28"/>
          <w:szCs w:val="28"/>
        </w:rPr>
        <w:t xml:space="preserve"> base and mattress vari </w:t>
      </w:r>
      <w:proofErr w:type="spellStart"/>
      <w:r w:rsidR="000E527E" w:rsidRPr="000E527E">
        <w:rPr>
          <w:rFonts w:ascii="Arial" w:hAnsi="Arial" w:cs="Arial"/>
          <w:sz w:val="28"/>
          <w:szCs w:val="28"/>
        </w:rPr>
        <w:t>vata</w:t>
      </w:r>
      <w:proofErr w:type="spellEnd"/>
      <w:r w:rsidR="000E527E" w:rsidRPr="000E527E">
        <w:rPr>
          <w:rFonts w:ascii="Arial" w:hAnsi="Arial" w:cs="Arial"/>
          <w:sz w:val="28"/>
          <w:szCs w:val="28"/>
        </w:rPr>
        <w:t xml:space="preserve">...? </w:t>
      </w:r>
      <w:r w:rsidR="000E527E" w:rsidRPr="00612D63">
        <w:rPr>
          <w:rFonts w:ascii="Arial" w:hAnsi="Arial" w:cs="Arial"/>
          <w:sz w:val="18"/>
          <w:szCs w:val="18"/>
        </w:rPr>
        <w:t xml:space="preserve">[Congregation </w:t>
      </w:r>
      <w:r w:rsidR="00063DA1" w:rsidRPr="00612D63">
        <w:rPr>
          <w:rFonts w:ascii="Arial" w:hAnsi="Arial" w:cs="Arial"/>
          <w:sz w:val="18"/>
          <w:szCs w:val="18"/>
        </w:rPr>
        <w:t>says, “</w:t>
      </w:r>
      <w:proofErr w:type="spellStart"/>
      <w:r w:rsidR="000E527E" w:rsidRPr="00612D63">
        <w:rPr>
          <w:rFonts w:ascii="Arial" w:hAnsi="Arial" w:cs="Arial"/>
          <w:sz w:val="18"/>
          <w:szCs w:val="18"/>
        </w:rPr>
        <w:t>vatatu</w:t>
      </w:r>
      <w:proofErr w:type="spellEnd"/>
      <w:r w:rsidR="00265FCF" w:rsidRPr="00612D63">
        <w:rPr>
          <w:rFonts w:ascii="Arial" w:hAnsi="Arial" w:cs="Arial"/>
          <w:sz w:val="18"/>
          <w:szCs w:val="18"/>
        </w:rPr>
        <w:t>.</w:t>
      </w:r>
      <w:r w:rsidR="000E527E" w:rsidRPr="00612D63">
        <w:rPr>
          <w:rFonts w:ascii="Arial" w:hAnsi="Arial" w:cs="Arial"/>
          <w:sz w:val="18"/>
          <w:szCs w:val="18"/>
        </w:rPr>
        <w:t>]</w:t>
      </w:r>
      <w:r w:rsidR="000E527E" w:rsidRPr="000E527E">
        <w:rPr>
          <w:rFonts w:ascii="Arial" w:hAnsi="Arial" w:cs="Arial"/>
          <w:sz w:val="28"/>
          <w:szCs w:val="28"/>
        </w:rPr>
        <w:t xml:space="preserve"> </w:t>
      </w:r>
      <w:r w:rsidR="00265FCF">
        <w:rPr>
          <w:rFonts w:ascii="Arial" w:hAnsi="Arial" w:cs="Arial"/>
          <w:sz w:val="28"/>
          <w:szCs w:val="28"/>
        </w:rPr>
        <w:t>E</w:t>
      </w:r>
      <w:r w:rsidR="000E527E" w:rsidRPr="000E527E">
        <w:rPr>
          <w:rFonts w:ascii="Arial" w:hAnsi="Arial" w:cs="Arial"/>
          <w:sz w:val="28"/>
          <w:szCs w:val="28"/>
        </w:rPr>
        <w:t xml:space="preserve">nde </w:t>
      </w:r>
      <w:proofErr w:type="spellStart"/>
      <w:r w:rsidR="000E527E" w:rsidRPr="000E527E">
        <w:rPr>
          <w:rFonts w:ascii="Arial" w:hAnsi="Arial" w:cs="Arial"/>
          <w:sz w:val="28"/>
          <w:szCs w:val="28"/>
        </w:rPr>
        <w:t>ndomubhedha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wani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wa</w:t>
      </w:r>
      <w:proofErr w:type="spellEnd"/>
      <w:r w:rsidR="000E527E" w:rsidRPr="000E527E">
        <w:rPr>
          <w:rFonts w:ascii="Arial" w:hAnsi="Arial" w:cs="Arial"/>
          <w:sz w:val="28"/>
          <w:szCs w:val="28"/>
        </w:rPr>
        <w:t xml:space="preserve">...? </w:t>
      </w:r>
      <w:r w:rsidR="000E527E" w:rsidRPr="00612D63">
        <w:rPr>
          <w:rFonts w:ascii="Arial" w:hAnsi="Arial" w:cs="Arial"/>
          <w:sz w:val="18"/>
          <w:szCs w:val="18"/>
        </w:rPr>
        <w:t xml:space="preserve">[Congregation </w:t>
      </w:r>
      <w:r w:rsidR="00063DA1" w:rsidRPr="00612D63">
        <w:rPr>
          <w:rFonts w:ascii="Arial" w:hAnsi="Arial" w:cs="Arial"/>
          <w:sz w:val="18"/>
          <w:szCs w:val="18"/>
        </w:rPr>
        <w:t>says, “</w:t>
      </w:r>
      <w:r w:rsidR="000E527E" w:rsidRPr="00612D63">
        <w:rPr>
          <w:rFonts w:ascii="Arial" w:hAnsi="Arial" w:cs="Arial"/>
          <w:sz w:val="18"/>
          <w:szCs w:val="18"/>
        </w:rPr>
        <w:t>wavo</w:t>
      </w:r>
      <w:r w:rsidR="00C658DF" w:rsidRPr="00612D63">
        <w:rPr>
          <w:rFonts w:ascii="Arial" w:hAnsi="Arial" w:cs="Arial"/>
          <w:sz w:val="18"/>
          <w:szCs w:val="18"/>
        </w:rPr>
        <w:t>,</w:t>
      </w:r>
      <w:r w:rsidR="000E527E" w:rsidRPr="00612D63">
        <w:rPr>
          <w:rFonts w:ascii="Arial" w:hAnsi="Arial" w:cs="Arial"/>
          <w:sz w:val="18"/>
          <w:szCs w:val="18"/>
        </w:rPr>
        <w:t>"]</w:t>
      </w:r>
      <w:r w:rsidR="00C658DF">
        <w:rPr>
          <w:rFonts w:ascii="Arial" w:hAnsi="Arial" w:cs="Arial"/>
          <w:sz w:val="28"/>
          <w:szCs w:val="28"/>
        </w:rPr>
        <w:t xml:space="preserve"> </w:t>
      </w:r>
      <w:r w:rsidR="00572155">
        <w:rPr>
          <w:rFonts w:ascii="Arial" w:hAnsi="Arial" w:cs="Arial"/>
          <w:sz w:val="28"/>
          <w:szCs w:val="28"/>
        </w:rPr>
        <w:t>wavo.</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Matape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chotenga</w:t>
      </w:r>
      <w:proofErr w:type="spellEnd"/>
      <w:r w:rsidR="000E527E" w:rsidRPr="000E527E">
        <w:rPr>
          <w:rFonts w:ascii="Arial" w:hAnsi="Arial" w:cs="Arial"/>
          <w:sz w:val="28"/>
          <w:szCs w:val="28"/>
        </w:rPr>
        <w:t xml:space="preserve"> choga</w:t>
      </w:r>
      <w:r w:rsidR="00572155">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handimaona</w:t>
      </w:r>
      <w:proofErr w:type="spellEnd"/>
      <w:r w:rsidR="00572155">
        <w:rPr>
          <w:rFonts w:ascii="Arial" w:hAnsi="Arial" w:cs="Arial"/>
          <w:sz w:val="28"/>
          <w:szCs w:val="28"/>
        </w:rPr>
        <w:t xml:space="preserve">. </w:t>
      </w:r>
      <w:proofErr w:type="spellStart"/>
      <w:r w:rsidR="000E527E" w:rsidRPr="000E527E">
        <w:rPr>
          <w:rFonts w:ascii="Arial" w:hAnsi="Arial" w:cs="Arial"/>
          <w:sz w:val="28"/>
          <w:szCs w:val="28"/>
        </w:rPr>
        <w:t>Chichaya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anotenga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oga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handi</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ndizvozvo</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Ehe</w:t>
      </w:r>
      <w:proofErr w:type="spellEnd"/>
      <w:r w:rsidR="000E527E" w:rsidRPr="000E527E">
        <w:rPr>
          <w:rFonts w:ascii="Arial" w:hAnsi="Arial" w:cs="Arial"/>
          <w:sz w:val="28"/>
          <w:szCs w:val="28"/>
        </w:rPr>
        <w:t xml:space="preserve"> vari </w:t>
      </w:r>
      <w:proofErr w:type="spellStart"/>
      <w:r w:rsidR="000E527E" w:rsidRPr="000E527E">
        <w:rPr>
          <w:rFonts w:ascii="Arial" w:hAnsi="Arial" w:cs="Arial"/>
          <w:sz w:val="28"/>
          <w:szCs w:val="28"/>
        </w:rPr>
        <w:t>kumabasa</w:t>
      </w:r>
      <w:proofErr w:type="spellEnd"/>
      <w:r w:rsidR="000E527E" w:rsidRPr="000E527E">
        <w:rPr>
          <w:rFonts w:ascii="Arial" w:hAnsi="Arial" w:cs="Arial"/>
          <w:sz w:val="28"/>
          <w:szCs w:val="28"/>
        </w:rPr>
        <w:t xml:space="preserve"> ka vari </w:t>
      </w:r>
      <w:proofErr w:type="spellStart"/>
      <w:r w:rsidR="000E527E" w:rsidRPr="000E527E">
        <w:rPr>
          <w:rFonts w:ascii="Arial" w:hAnsi="Arial" w:cs="Arial"/>
          <w:sz w:val="28"/>
          <w:szCs w:val="28"/>
        </w:rPr>
        <w:t>kuhora</w:t>
      </w:r>
      <w:proofErr w:type="spellEnd"/>
      <w:r w:rsidR="000E527E" w:rsidRPr="000E527E">
        <w:rPr>
          <w:rFonts w:ascii="Arial" w:hAnsi="Arial" w:cs="Arial"/>
          <w:sz w:val="28"/>
          <w:szCs w:val="28"/>
        </w:rPr>
        <w:t xml:space="preserve"> ava </w:t>
      </w:r>
      <w:proofErr w:type="spellStart"/>
      <w:r w:rsidR="000E527E" w:rsidRPr="000E527E">
        <w:rPr>
          <w:rFonts w:ascii="Arial" w:hAnsi="Arial" w:cs="Arial"/>
          <w:sz w:val="28"/>
          <w:szCs w:val="28"/>
        </w:rPr>
        <w:t>handitika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ehe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Vanenge</w:t>
      </w:r>
      <w:proofErr w:type="spellEnd"/>
      <w:r w:rsidR="000E527E" w:rsidRPr="000E527E">
        <w:rPr>
          <w:rFonts w:ascii="Arial" w:hAnsi="Arial" w:cs="Arial"/>
          <w:sz w:val="28"/>
          <w:szCs w:val="28"/>
        </w:rPr>
        <w:t xml:space="preserve"> vari </w:t>
      </w:r>
      <w:proofErr w:type="spellStart"/>
      <w:r w:rsidR="000E527E" w:rsidRPr="000E527E">
        <w:rPr>
          <w:rFonts w:ascii="Arial" w:hAnsi="Arial" w:cs="Arial"/>
          <w:sz w:val="28"/>
          <w:szCs w:val="28"/>
        </w:rPr>
        <w:t>kumabasa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vanenge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vachitenga</w:t>
      </w:r>
      <w:proofErr w:type="spellEnd"/>
      <w:r w:rsidR="000E527E" w:rsidRPr="000E527E">
        <w:rPr>
          <w:rFonts w:ascii="Arial" w:hAnsi="Arial" w:cs="Arial"/>
          <w:sz w:val="28"/>
          <w:szCs w:val="28"/>
        </w:rPr>
        <w:t xml:space="preserve"> one, one, one, one, one, one </w:t>
      </w:r>
      <w:proofErr w:type="spellStart"/>
      <w:r w:rsidR="000E527E" w:rsidRPr="000E527E">
        <w:rPr>
          <w:rFonts w:ascii="Arial" w:hAnsi="Arial" w:cs="Arial"/>
          <w:sz w:val="28"/>
          <w:szCs w:val="28"/>
        </w:rPr>
        <w:t>vanenge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vachitenga</w:t>
      </w:r>
      <w:proofErr w:type="spellEnd"/>
      <w:r w:rsidR="005E6E05">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vachitenga</w:t>
      </w:r>
      <w:proofErr w:type="spellEnd"/>
      <w:r w:rsidR="000E527E" w:rsidRPr="000E527E">
        <w:rPr>
          <w:rFonts w:ascii="Arial" w:hAnsi="Arial" w:cs="Arial"/>
          <w:sz w:val="28"/>
          <w:szCs w:val="28"/>
        </w:rPr>
        <w:t xml:space="preserve">. </w:t>
      </w:r>
    </w:p>
    <w:p w14:paraId="2790FE18" w14:textId="207EB726" w:rsidR="000F0D2F" w:rsidRDefault="008371AC" w:rsidP="00EE1207">
      <w:pPr>
        <w:jc w:val="both"/>
        <w:rPr>
          <w:rFonts w:ascii="Arial" w:hAnsi="Arial" w:cs="Arial"/>
          <w:sz w:val="28"/>
          <w:szCs w:val="28"/>
        </w:rPr>
      </w:pPr>
      <w:r>
        <w:rPr>
          <w:rFonts w:ascii="Arial" w:hAnsi="Arial" w:cs="Arial"/>
          <w:sz w:val="28"/>
          <w:szCs w:val="28"/>
          <w:vertAlign w:val="superscript"/>
        </w:rPr>
        <w:t xml:space="preserve">49 </w:t>
      </w:r>
      <w:r w:rsidR="000E527E" w:rsidRPr="000E527E">
        <w:rPr>
          <w:rFonts w:ascii="Arial" w:hAnsi="Arial" w:cs="Arial"/>
          <w:sz w:val="28"/>
          <w:szCs w:val="28"/>
        </w:rPr>
        <w:t>Ma</w:t>
      </w:r>
      <w:r w:rsidR="00572155">
        <w:rPr>
          <w:rFonts w:ascii="Arial" w:hAnsi="Arial" w:cs="Arial"/>
          <w:sz w:val="28"/>
          <w:szCs w:val="28"/>
        </w:rPr>
        <w:t xml:space="preserve"> </w:t>
      </w:r>
      <w:r w:rsidR="000E527E" w:rsidRPr="000E527E">
        <w:rPr>
          <w:rFonts w:ascii="Arial" w:hAnsi="Arial" w:cs="Arial"/>
          <w:sz w:val="28"/>
          <w:szCs w:val="28"/>
        </w:rPr>
        <w:t xml:space="preserve">brother ese anouya </w:t>
      </w:r>
      <w:proofErr w:type="spellStart"/>
      <w:r w:rsidR="000E527E" w:rsidRPr="000E527E">
        <w:rPr>
          <w:rFonts w:ascii="Arial" w:hAnsi="Arial" w:cs="Arial"/>
          <w:sz w:val="28"/>
          <w:szCs w:val="28"/>
        </w:rPr>
        <w:t>panapa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pama</w:t>
      </w:r>
      <w:proofErr w:type="spellEnd"/>
      <w:r w:rsidR="000E527E" w:rsidRPr="000E527E">
        <w:rPr>
          <w:rFonts w:ascii="Arial" w:hAnsi="Arial" w:cs="Arial"/>
          <w:sz w:val="28"/>
          <w:szCs w:val="28"/>
        </w:rPr>
        <w:t xml:space="preserve"> weekends, </w:t>
      </w:r>
      <w:proofErr w:type="spellStart"/>
      <w:r w:rsidR="000E527E" w:rsidRPr="000E527E">
        <w:rPr>
          <w:rFonts w:ascii="Arial" w:hAnsi="Arial" w:cs="Arial"/>
          <w:sz w:val="28"/>
          <w:szCs w:val="28"/>
        </w:rPr>
        <w:t>anotenga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oga</w:t>
      </w:r>
      <w:proofErr w:type="spellEnd"/>
      <w:r w:rsidR="000E527E" w:rsidRPr="000E527E">
        <w:rPr>
          <w:rFonts w:ascii="Arial" w:hAnsi="Arial" w:cs="Arial"/>
          <w:sz w:val="28"/>
          <w:szCs w:val="28"/>
        </w:rPr>
        <w:t xml:space="preserve"> base and </w:t>
      </w:r>
      <w:proofErr w:type="spellStart"/>
      <w:r w:rsidR="000E527E" w:rsidRPr="000E527E">
        <w:rPr>
          <w:rFonts w:ascii="Arial" w:hAnsi="Arial" w:cs="Arial"/>
          <w:sz w:val="28"/>
          <w:szCs w:val="28"/>
        </w:rPr>
        <w:t>matress</w:t>
      </w:r>
      <w:proofErr w:type="spellEnd"/>
      <w:r w:rsidR="000E527E" w:rsidRPr="000E527E">
        <w:rPr>
          <w:rFonts w:ascii="Arial" w:hAnsi="Arial" w:cs="Arial"/>
          <w:sz w:val="28"/>
          <w:szCs w:val="28"/>
        </w:rPr>
        <w:t xml:space="preserve">, base and mattress </w:t>
      </w:r>
      <w:proofErr w:type="spellStart"/>
      <w:r w:rsidR="00534101">
        <w:rPr>
          <w:rFonts w:ascii="Arial" w:hAnsi="Arial" w:cs="Arial"/>
          <w:sz w:val="28"/>
          <w:szCs w:val="28"/>
        </w:rPr>
        <w:t>handitika</w:t>
      </w:r>
      <w:proofErr w:type="spellEnd"/>
      <w:r w:rsidR="00534101">
        <w:rPr>
          <w:rFonts w:ascii="Arial" w:hAnsi="Arial" w:cs="Arial"/>
          <w:sz w:val="28"/>
          <w:szCs w:val="28"/>
        </w:rPr>
        <w:t>.</w:t>
      </w:r>
      <w:r w:rsidR="000E527E" w:rsidRPr="000E527E">
        <w:rPr>
          <w:rFonts w:ascii="Arial" w:hAnsi="Arial" w:cs="Arial"/>
          <w:sz w:val="28"/>
          <w:szCs w:val="28"/>
        </w:rPr>
        <w:t xml:space="preserve"> Then </w:t>
      </w:r>
      <w:proofErr w:type="spellStart"/>
      <w:r w:rsidR="000E527E" w:rsidRPr="000E527E">
        <w:rPr>
          <w:rFonts w:ascii="Arial" w:hAnsi="Arial" w:cs="Arial"/>
          <w:sz w:val="28"/>
          <w:szCs w:val="28"/>
        </w:rPr>
        <w:t>totenga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rakanaka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gumbeze</w:t>
      </w:r>
      <w:proofErr w:type="spellEnd"/>
      <w:r w:rsidR="0089601D">
        <w:rPr>
          <w:rFonts w:ascii="Arial" w:hAnsi="Arial" w:cs="Arial"/>
          <w:sz w:val="28"/>
          <w:szCs w:val="28"/>
        </w:rPr>
        <w:t>.</w:t>
      </w:r>
      <w:r w:rsidR="000E527E" w:rsidRPr="000E527E">
        <w:rPr>
          <w:rFonts w:ascii="Arial" w:hAnsi="Arial" w:cs="Arial"/>
          <w:sz w:val="28"/>
          <w:szCs w:val="28"/>
        </w:rPr>
        <w:t xml:space="preserve"> </w:t>
      </w:r>
      <w:r w:rsidR="0089601D">
        <w:rPr>
          <w:rFonts w:ascii="Arial" w:hAnsi="Arial" w:cs="Arial"/>
          <w:sz w:val="28"/>
          <w:szCs w:val="28"/>
        </w:rPr>
        <w:t>N</w:t>
      </w:r>
      <w:r w:rsidR="000E527E" w:rsidRPr="000E527E">
        <w:rPr>
          <w:rFonts w:ascii="Arial" w:hAnsi="Arial" w:cs="Arial"/>
          <w:sz w:val="28"/>
          <w:szCs w:val="28"/>
        </w:rPr>
        <w:t xml:space="preserve">ext time </w:t>
      </w:r>
      <w:proofErr w:type="spellStart"/>
      <w:r w:rsidR="000E527E" w:rsidRPr="000E527E">
        <w:rPr>
          <w:rFonts w:ascii="Arial" w:hAnsi="Arial" w:cs="Arial"/>
          <w:sz w:val="28"/>
          <w:szCs w:val="28"/>
        </w:rPr>
        <w:t>tokumbira</w:t>
      </w:r>
      <w:proofErr w:type="spellEnd"/>
      <w:r w:rsidR="000E527E" w:rsidRPr="000E527E">
        <w:rPr>
          <w:rFonts w:ascii="Arial" w:hAnsi="Arial" w:cs="Arial"/>
          <w:sz w:val="28"/>
          <w:szCs w:val="28"/>
        </w:rPr>
        <w:t xml:space="preserve"> hama </w:t>
      </w:r>
      <w:proofErr w:type="spellStart"/>
      <w:r w:rsidR="000E527E" w:rsidRPr="000E527E">
        <w:rPr>
          <w:rFonts w:ascii="Arial" w:hAnsi="Arial" w:cs="Arial"/>
          <w:sz w:val="28"/>
          <w:szCs w:val="28"/>
        </w:rPr>
        <w:t>dzinobva</w:t>
      </w:r>
      <w:proofErr w:type="spellEnd"/>
      <w:r w:rsidR="000E527E" w:rsidRPr="000E527E">
        <w:rPr>
          <w:rFonts w:ascii="Arial" w:hAnsi="Arial" w:cs="Arial"/>
          <w:sz w:val="28"/>
          <w:szCs w:val="28"/>
        </w:rPr>
        <w:t xml:space="preserve"> Job</w:t>
      </w:r>
      <w:r w:rsidR="00FA7452">
        <w:rPr>
          <w:rFonts w:ascii="Arial" w:hAnsi="Arial" w:cs="Arial"/>
          <w:sz w:val="28"/>
          <w:szCs w:val="28"/>
        </w:rPr>
        <w:t>i</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dzotitengera</w:t>
      </w:r>
      <w:r w:rsidR="00CC0D27">
        <w:rPr>
          <w:rFonts w:ascii="Arial" w:hAnsi="Arial" w:cs="Arial"/>
          <w:sz w:val="28"/>
          <w:szCs w:val="28"/>
        </w:rPr>
        <w:t>wo</w:t>
      </w:r>
      <w:proofErr w:type="spellEnd"/>
      <w:r w:rsidR="000E527E" w:rsidRPr="000E527E">
        <w:rPr>
          <w:rFonts w:ascii="Arial" w:hAnsi="Arial" w:cs="Arial"/>
          <w:sz w:val="28"/>
          <w:szCs w:val="28"/>
        </w:rPr>
        <w:t xml:space="preserve"> ma </w:t>
      </w:r>
      <w:r w:rsidR="00FA7452">
        <w:rPr>
          <w:rFonts w:ascii="Arial" w:hAnsi="Arial" w:cs="Arial"/>
          <w:sz w:val="28"/>
          <w:szCs w:val="28"/>
        </w:rPr>
        <w:t>2</w:t>
      </w:r>
      <w:r w:rsidR="00714093">
        <w:rPr>
          <w:rFonts w:ascii="Arial" w:hAnsi="Arial" w:cs="Arial"/>
          <w:sz w:val="28"/>
          <w:szCs w:val="28"/>
        </w:rPr>
        <w:t>-</w:t>
      </w:r>
      <w:r w:rsidR="000E527E" w:rsidRPr="000E527E">
        <w:rPr>
          <w:rFonts w:ascii="Arial" w:hAnsi="Arial" w:cs="Arial"/>
          <w:sz w:val="28"/>
          <w:szCs w:val="28"/>
        </w:rPr>
        <w:t>in</w:t>
      </w:r>
      <w:r w:rsidR="00714093">
        <w:rPr>
          <w:rFonts w:ascii="Arial" w:hAnsi="Arial" w:cs="Arial"/>
          <w:sz w:val="28"/>
          <w:szCs w:val="28"/>
        </w:rPr>
        <w:t xml:space="preserve">-1 </w:t>
      </w:r>
      <w:proofErr w:type="spellStart"/>
      <w:r w:rsidR="000E527E" w:rsidRPr="000E527E">
        <w:rPr>
          <w:rFonts w:ascii="Arial" w:hAnsi="Arial" w:cs="Arial"/>
          <w:sz w:val="28"/>
          <w:szCs w:val="28"/>
        </w:rPr>
        <w:t>akanaka</w:t>
      </w:r>
      <w:proofErr w:type="spellEnd"/>
      <w:r w:rsidR="000E527E" w:rsidRPr="000E527E">
        <w:rPr>
          <w:rFonts w:ascii="Arial" w:hAnsi="Arial" w:cs="Arial"/>
          <w:sz w:val="28"/>
          <w:szCs w:val="28"/>
        </w:rPr>
        <w:t xml:space="preserve">. Then </w:t>
      </w:r>
      <w:proofErr w:type="spellStart"/>
      <w:r w:rsidR="000E527E" w:rsidRPr="000E527E">
        <w:rPr>
          <w:rFonts w:ascii="Arial" w:hAnsi="Arial" w:cs="Arial"/>
          <w:sz w:val="28"/>
          <w:szCs w:val="28"/>
        </w:rPr>
        <w:t>toenda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tonotenga</w:t>
      </w:r>
      <w:proofErr w:type="spellEnd"/>
      <w:r w:rsidR="000E527E" w:rsidRPr="000E527E">
        <w:rPr>
          <w:rFonts w:ascii="Arial" w:hAnsi="Arial" w:cs="Arial"/>
          <w:sz w:val="28"/>
          <w:szCs w:val="28"/>
        </w:rPr>
        <w:t xml:space="preserve"> sheeting material, </w:t>
      </w:r>
      <w:proofErr w:type="spellStart"/>
      <w:r w:rsidR="000E527E" w:rsidRPr="000E527E">
        <w:rPr>
          <w:rFonts w:ascii="Arial" w:hAnsi="Arial" w:cs="Arial"/>
          <w:sz w:val="28"/>
          <w:szCs w:val="28"/>
        </w:rPr>
        <w:t>topa</w:t>
      </w:r>
      <w:proofErr w:type="spellEnd"/>
      <w:r w:rsidR="000E527E" w:rsidRPr="000E527E">
        <w:rPr>
          <w:rFonts w:ascii="Arial" w:hAnsi="Arial" w:cs="Arial"/>
          <w:sz w:val="28"/>
          <w:szCs w:val="28"/>
        </w:rPr>
        <w:t xml:space="preserve"> vana Sister Miri nana Sister Moyo </w:t>
      </w:r>
      <w:proofErr w:type="spellStart"/>
      <w:r w:rsidR="00534101">
        <w:rPr>
          <w:rFonts w:ascii="Arial" w:hAnsi="Arial" w:cs="Arial"/>
          <w:sz w:val="28"/>
          <w:szCs w:val="28"/>
        </w:rPr>
        <w:t>handitika</w:t>
      </w:r>
      <w:proofErr w:type="spellEnd"/>
      <w:r w:rsidR="00534101">
        <w:rPr>
          <w:rFonts w:ascii="Arial" w:hAnsi="Arial" w:cs="Arial"/>
          <w:sz w:val="28"/>
          <w:szCs w:val="28"/>
        </w:rPr>
        <w:t>.</w:t>
      </w:r>
      <w:r w:rsidR="000E527E" w:rsidRPr="000E527E">
        <w:rPr>
          <w:rFonts w:ascii="Arial" w:hAnsi="Arial" w:cs="Arial"/>
          <w:sz w:val="28"/>
          <w:szCs w:val="28"/>
        </w:rPr>
        <w:t xml:space="preserve"> </w:t>
      </w:r>
      <w:proofErr w:type="spellStart"/>
      <w:r w:rsidR="00EC7758">
        <w:rPr>
          <w:rFonts w:ascii="Arial" w:hAnsi="Arial" w:cs="Arial"/>
          <w:sz w:val="28"/>
          <w:szCs w:val="28"/>
        </w:rPr>
        <w:t>T</w:t>
      </w:r>
      <w:r w:rsidR="000E527E" w:rsidRPr="000E527E">
        <w:rPr>
          <w:rFonts w:ascii="Arial" w:hAnsi="Arial" w:cs="Arial"/>
          <w:sz w:val="28"/>
          <w:szCs w:val="28"/>
        </w:rPr>
        <w:t>ogadzirirwa</w:t>
      </w:r>
      <w:proofErr w:type="spellEnd"/>
      <w:r w:rsidR="000E527E" w:rsidRPr="000E527E">
        <w:rPr>
          <w:rFonts w:ascii="Arial" w:hAnsi="Arial" w:cs="Arial"/>
          <w:sz w:val="28"/>
          <w:szCs w:val="28"/>
        </w:rPr>
        <w:t xml:space="preserve"> mash...? </w:t>
      </w:r>
      <w:r w:rsidR="000E527E" w:rsidRPr="00612D63">
        <w:rPr>
          <w:rFonts w:ascii="Arial" w:hAnsi="Arial" w:cs="Arial"/>
          <w:sz w:val="18"/>
          <w:szCs w:val="18"/>
        </w:rPr>
        <w:t xml:space="preserve">[Congregation </w:t>
      </w:r>
      <w:r w:rsidR="00063DA1" w:rsidRPr="00612D63">
        <w:rPr>
          <w:rFonts w:ascii="Arial" w:hAnsi="Arial" w:cs="Arial"/>
          <w:sz w:val="18"/>
          <w:szCs w:val="18"/>
        </w:rPr>
        <w:t>says, “</w:t>
      </w:r>
      <w:r w:rsidR="000E527E" w:rsidRPr="00612D63">
        <w:rPr>
          <w:rFonts w:ascii="Arial" w:hAnsi="Arial" w:cs="Arial"/>
          <w:sz w:val="18"/>
          <w:szCs w:val="18"/>
        </w:rPr>
        <w:t>ma</w:t>
      </w:r>
      <w:r w:rsidR="00EC7758" w:rsidRPr="00612D63">
        <w:rPr>
          <w:rFonts w:ascii="Arial" w:hAnsi="Arial" w:cs="Arial"/>
          <w:sz w:val="18"/>
          <w:szCs w:val="18"/>
        </w:rPr>
        <w:t xml:space="preserve"> </w:t>
      </w:r>
      <w:r w:rsidR="000E527E" w:rsidRPr="00612D63">
        <w:rPr>
          <w:rFonts w:ascii="Arial" w:hAnsi="Arial" w:cs="Arial"/>
          <w:sz w:val="18"/>
          <w:szCs w:val="18"/>
        </w:rPr>
        <w:t>sheets</w:t>
      </w:r>
      <w:r w:rsidR="000405B4" w:rsidRPr="00612D63">
        <w:rPr>
          <w:rFonts w:ascii="Arial" w:hAnsi="Arial" w:cs="Arial"/>
          <w:sz w:val="18"/>
          <w:szCs w:val="18"/>
        </w:rPr>
        <w:t>.</w:t>
      </w:r>
      <w:r w:rsidR="000E527E" w:rsidRPr="00612D63">
        <w:rPr>
          <w:rFonts w:ascii="Arial" w:hAnsi="Arial" w:cs="Arial"/>
          <w:sz w:val="18"/>
          <w:szCs w:val="18"/>
        </w:rPr>
        <w:t>"]</w:t>
      </w:r>
      <w:r w:rsidR="000E527E" w:rsidRPr="000E527E">
        <w:rPr>
          <w:rFonts w:ascii="Arial" w:hAnsi="Arial" w:cs="Arial"/>
          <w:sz w:val="28"/>
          <w:szCs w:val="28"/>
        </w:rPr>
        <w:t xml:space="preserve"> </w:t>
      </w:r>
      <w:proofErr w:type="spellStart"/>
      <w:r w:rsidR="000405B4">
        <w:rPr>
          <w:rFonts w:ascii="Arial" w:hAnsi="Arial" w:cs="Arial"/>
          <w:sz w:val="28"/>
          <w:szCs w:val="28"/>
        </w:rPr>
        <w:t>E</w:t>
      </w:r>
      <w:r w:rsidR="000E527E" w:rsidRPr="000E527E">
        <w:rPr>
          <w:rFonts w:ascii="Arial" w:hAnsi="Arial" w:cs="Arial"/>
          <w:sz w:val="28"/>
          <w:szCs w:val="28"/>
        </w:rPr>
        <w:t>he</w:t>
      </w:r>
      <w:proofErr w:type="spellEnd"/>
      <w:r w:rsidR="000405B4">
        <w:rPr>
          <w:rFonts w:ascii="Arial" w:hAnsi="Arial" w:cs="Arial"/>
          <w:sz w:val="28"/>
          <w:szCs w:val="28"/>
        </w:rPr>
        <w:t xml:space="preserve">, </w:t>
      </w:r>
      <w:r w:rsidR="000E527E" w:rsidRPr="000E527E">
        <w:rPr>
          <w:rFonts w:ascii="Arial" w:hAnsi="Arial" w:cs="Arial"/>
          <w:sz w:val="28"/>
          <w:szCs w:val="28"/>
        </w:rPr>
        <w:t>m</w:t>
      </w:r>
      <w:r w:rsidR="007A3137">
        <w:rPr>
          <w:rFonts w:ascii="Arial" w:hAnsi="Arial" w:cs="Arial"/>
          <w:sz w:val="28"/>
          <w:szCs w:val="28"/>
        </w:rPr>
        <w:t>… pillow</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dzine</w:t>
      </w:r>
      <w:proofErr w:type="spellEnd"/>
      <w:r w:rsidR="000E527E" w:rsidRPr="000E527E">
        <w:rPr>
          <w:rFonts w:ascii="Arial" w:hAnsi="Arial" w:cs="Arial"/>
          <w:sz w:val="28"/>
          <w:szCs w:val="28"/>
        </w:rPr>
        <w:t xml:space="preserve"> ma cover wo </w:t>
      </w:r>
      <w:proofErr w:type="spellStart"/>
      <w:r w:rsidR="00534101">
        <w:rPr>
          <w:rFonts w:ascii="Arial" w:hAnsi="Arial" w:cs="Arial"/>
          <w:sz w:val="28"/>
          <w:szCs w:val="28"/>
        </w:rPr>
        <w:t>handiti</w:t>
      </w:r>
      <w:proofErr w:type="spellEnd"/>
      <w:r w:rsidR="00534101">
        <w:rPr>
          <w:rFonts w:ascii="Arial" w:hAnsi="Arial" w:cs="Arial"/>
          <w:sz w:val="28"/>
          <w:szCs w:val="28"/>
        </w:rPr>
        <w:t>.</w:t>
      </w:r>
    </w:p>
    <w:p w14:paraId="0B20D855" w14:textId="12C511AE" w:rsidR="00F21898" w:rsidRDefault="008371AC" w:rsidP="00AF1CF2">
      <w:pPr>
        <w:jc w:val="both"/>
        <w:rPr>
          <w:rFonts w:ascii="Arial" w:hAnsi="Arial" w:cs="Arial"/>
          <w:sz w:val="28"/>
          <w:szCs w:val="28"/>
        </w:rPr>
      </w:pPr>
      <w:r>
        <w:rPr>
          <w:rFonts w:ascii="Arial" w:hAnsi="Arial" w:cs="Arial"/>
          <w:sz w:val="28"/>
          <w:szCs w:val="28"/>
          <w:vertAlign w:val="superscript"/>
        </w:rPr>
        <w:t xml:space="preserve">50 </w:t>
      </w:r>
      <w:r w:rsidR="000E527E" w:rsidRPr="000E527E">
        <w:rPr>
          <w:rFonts w:ascii="Arial" w:hAnsi="Arial" w:cs="Arial"/>
          <w:sz w:val="28"/>
          <w:szCs w:val="28"/>
        </w:rPr>
        <w:t xml:space="preserve">Ah-eh </w:t>
      </w:r>
      <w:proofErr w:type="spellStart"/>
      <w:r w:rsidR="000E527E" w:rsidRPr="000E527E">
        <w:rPr>
          <w:rFonts w:ascii="Arial" w:hAnsi="Arial" w:cs="Arial"/>
          <w:sz w:val="28"/>
          <w:szCs w:val="28"/>
        </w:rPr>
        <w:t>ita</w:t>
      </w:r>
      <w:proofErr w:type="spellEnd"/>
      <w:r w:rsidR="000E527E" w:rsidRPr="000E527E">
        <w:rPr>
          <w:rFonts w:ascii="Arial" w:hAnsi="Arial" w:cs="Arial"/>
          <w:sz w:val="28"/>
          <w:szCs w:val="28"/>
        </w:rPr>
        <w:t xml:space="preserve"> munhu</w:t>
      </w:r>
      <w:r w:rsidR="00F42501">
        <w:rPr>
          <w:rFonts w:ascii="Arial" w:hAnsi="Arial" w:cs="Arial"/>
          <w:sz w:val="28"/>
          <w:szCs w:val="28"/>
        </w:rPr>
        <w:t xml:space="preserve">. </w:t>
      </w:r>
      <w:r w:rsidR="009800C1" w:rsidRPr="009800C1">
        <w:rPr>
          <w:rFonts w:ascii="Arial" w:hAnsi="Arial" w:cs="Arial"/>
          <w:sz w:val="18"/>
          <w:szCs w:val="28"/>
        </w:rPr>
        <w:t>[Congregation laughs]</w:t>
      </w:r>
      <w:r w:rsidR="000E527E" w:rsidRPr="000E527E">
        <w:rPr>
          <w:rFonts w:ascii="Arial" w:hAnsi="Arial" w:cs="Arial"/>
          <w:sz w:val="28"/>
          <w:szCs w:val="28"/>
        </w:rPr>
        <w:t xml:space="preserve"> </w:t>
      </w:r>
      <w:r w:rsidR="00D20AC6">
        <w:rPr>
          <w:rFonts w:ascii="Arial" w:hAnsi="Arial" w:cs="Arial"/>
          <w:sz w:val="28"/>
          <w:szCs w:val="28"/>
        </w:rPr>
        <w:t>N</w:t>
      </w:r>
      <w:commentRangeStart w:id="15"/>
      <w:commentRangeStart w:id="16"/>
      <w:r w:rsidR="000E527E" w:rsidRPr="000E527E">
        <w:rPr>
          <w:rFonts w:ascii="Arial" w:hAnsi="Arial" w:cs="Arial"/>
          <w:sz w:val="28"/>
          <w:szCs w:val="28"/>
        </w:rPr>
        <w:t>hai,</w:t>
      </w:r>
      <w:commentRangeEnd w:id="15"/>
      <w:r w:rsidR="00192A16">
        <w:rPr>
          <w:rStyle w:val="CommentReference"/>
        </w:rPr>
        <w:commentReference w:id="15"/>
      </w:r>
      <w:commentRangeEnd w:id="16"/>
      <w:r w:rsidR="000276B9">
        <w:rPr>
          <w:rStyle w:val="CommentReference"/>
        </w:rPr>
        <w:commentReference w:id="16"/>
      </w:r>
      <w:r w:rsidR="000E527E" w:rsidRPr="000E527E">
        <w:rPr>
          <w:rFonts w:ascii="Arial" w:hAnsi="Arial" w:cs="Arial"/>
          <w:sz w:val="28"/>
          <w:szCs w:val="28"/>
        </w:rPr>
        <w:t xml:space="preserve"> vanhu </w:t>
      </w:r>
      <w:proofErr w:type="spellStart"/>
      <w:r w:rsidR="000E527E" w:rsidRPr="000E527E">
        <w:rPr>
          <w:rFonts w:ascii="Arial" w:hAnsi="Arial" w:cs="Arial"/>
          <w:sz w:val="28"/>
          <w:szCs w:val="28"/>
        </w:rPr>
        <w:t>vakauya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vaka</w:t>
      </w:r>
      <w:r w:rsidR="003C11D8">
        <w:rPr>
          <w:rFonts w:ascii="Arial" w:hAnsi="Arial" w:cs="Arial"/>
          <w:sz w:val="28"/>
          <w:szCs w:val="28"/>
        </w:rPr>
        <w:t>svikawo</w:t>
      </w:r>
      <w:proofErr w:type="spellEnd"/>
      <w:r w:rsidR="000E527E" w:rsidRPr="000E527E">
        <w:rPr>
          <w:rFonts w:ascii="Arial" w:hAnsi="Arial" w:cs="Arial"/>
          <w:sz w:val="28"/>
          <w:szCs w:val="28"/>
        </w:rPr>
        <w:t xml:space="preserve"> </w:t>
      </w:r>
      <w:proofErr w:type="spellStart"/>
      <w:r w:rsidR="000276B9">
        <w:rPr>
          <w:rFonts w:ascii="Arial" w:hAnsi="Arial" w:cs="Arial"/>
          <w:sz w:val="28"/>
          <w:szCs w:val="28"/>
        </w:rPr>
        <w:t>kw</w:t>
      </w:r>
      <w:r w:rsidR="000E527E" w:rsidRPr="000E527E">
        <w:rPr>
          <w:rFonts w:ascii="Arial" w:hAnsi="Arial" w:cs="Arial"/>
          <w:sz w:val="28"/>
          <w:szCs w:val="28"/>
        </w:rPr>
        <w:t>aunorara</w:t>
      </w:r>
      <w:proofErr w:type="spellEnd"/>
      <w:r w:rsidR="000E527E" w:rsidRPr="000E527E">
        <w:rPr>
          <w:rFonts w:ascii="Arial" w:hAnsi="Arial" w:cs="Arial"/>
          <w:sz w:val="28"/>
          <w:szCs w:val="28"/>
        </w:rPr>
        <w:t xml:space="preserve"> </w:t>
      </w:r>
      <w:proofErr w:type="spellStart"/>
      <w:r w:rsidR="00FD04FA">
        <w:rPr>
          <w:rFonts w:ascii="Arial" w:hAnsi="Arial" w:cs="Arial"/>
          <w:sz w:val="28"/>
          <w:szCs w:val="28"/>
        </w:rPr>
        <w:t>kudai</w:t>
      </w:r>
      <w:proofErr w:type="spellEnd"/>
      <w:r w:rsidR="00FD04FA">
        <w:rPr>
          <w:rFonts w:ascii="Arial" w:hAnsi="Arial" w:cs="Arial"/>
          <w:sz w:val="28"/>
          <w:szCs w:val="28"/>
        </w:rPr>
        <w:t xml:space="preserve"> </w:t>
      </w:r>
      <w:proofErr w:type="spellStart"/>
      <w:r w:rsidR="000E527E" w:rsidRPr="000E527E">
        <w:rPr>
          <w:rFonts w:ascii="Arial" w:hAnsi="Arial" w:cs="Arial"/>
          <w:sz w:val="28"/>
          <w:szCs w:val="28"/>
        </w:rPr>
        <w:t>munoziva</w:t>
      </w:r>
      <w:proofErr w:type="spellEnd"/>
      <w:r w:rsidR="000E527E" w:rsidRPr="000E527E">
        <w:rPr>
          <w:rFonts w:ascii="Arial" w:hAnsi="Arial" w:cs="Arial"/>
          <w:sz w:val="28"/>
          <w:szCs w:val="28"/>
        </w:rPr>
        <w:t xml:space="preserve"> kuti munhu </w:t>
      </w:r>
      <w:proofErr w:type="spellStart"/>
      <w:r w:rsidR="000E527E" w:rsidRPr="000E527E">
        <w:rPr>
          <w:rFonts w:ascii="Arial" w:hAnsi="Arial" w:cs="Arial"/>
          <w:sz w:val="28"/>
          <w:szCs w:val="28"/>
        </w:rPr>
        <w:t>anokuremekeza</w:t>
      </w:r>
      <w:proofErr w:type="spellEnd"/>
      <w:r w:rsidR="000E527E" w:rsidRPr="000E527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E527E" w:rsidRPr="000E527E">
        <w:rPr>
          <w:rFonts w:ascii="Arial" w:hAnsi="Arial" w:cs="Arial"/>
          <w:sz w:val="28"/>
          <w:szCs w:val="28"/>
        </w:rPr>
        <w:t>Ehe</w:t>
      </w:r>
      <w:proofErr w:type="spellEnd"/>
      <w:r w:rsidR="000E527E" w:rsidRPr="000E527E">
        <w:rPr>
          <w:rFonts w:ascii="Arial" w:hAnsi="Arial" w:cs="Arial"/>
          <w:sz w:val="28"/>
          <w:szCs w:val="28"/>
        </w:rPr>
        <w:t xml:space="preserve"> kuti </w:t>
      </w:r>
      <w:proofErr w:type="spellStart"/>
      <w:r w:rsidR="000E527E" w:rsidRPr="000E527E">
        <w:rPr>
          <w:rFonts w:ascii="Arial" w:hAnsi="Arial" w:cs="Arial"/>
          <w:sz w:val="28"/>
          <w:szCs w:val="28"/>
        </w:rPr>
        <w:t>aiwazve</w:t>
      </w:r>
      <w:proofErr w:type="spellEnd"/>
      <w:r w:rsidR="00FD04FA">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ehe</w:t>
      </w:r>
      <w:proofErr w:type="spellEnd"/>
      <w:r w:rsidR="000E527E" w:rsidRPr="000E527E">
        <w:rPr>
          <w:rFonts w:ascii="Arial" w:hAnsi="Arial" w:cs="Arial"/>
          <w:sz w:val="28"/>
          <w:szCs w:val="28"/>
        </w:rPr>
        <w:t xml:space="preserve"> vanhu ava </w:t>
      </w:r>
      <w:proofErr w:type="spellStart"/>
      <w:r w:rsidR="000E527E" w:rsidRPr="000E527E">
        <w:rPr>
          <w:rFonts w:ascii="Arial" w:hAnsi="Arial" w:cs="Arial"/>
          <w:sz w:val="28"/>
          <w:szCs w:val="28"/>
        </w:rPr>
        <w:t>handitika</w:t>
      </w:r>
      <w:proofErr w:type="spellEnd"/>
      <w:r w:rsidR="001E4DD4">
        <w:rPr>
          <w:rFonts w:ascii="Arial" w:hAnsi="Arial" w:cs="Arial"/>
          <w:sz w:val="28"/>
          <w:szCs w:val="28"/>
        </w:rPr>
        <w:t xml:space="preserve"> </w:t>
      </w:r>
      <w:proofErr w:type="spellStart"/>
      <w:r w:rsidR="001E4DD4">
        <w:rPr>
          <w:rFonts w:ascii="Arial" w:hAnsi="Arial" w:cs="Arial"/>
          <w:sz w:val="28"/>
          <w:szCs w:val="28"/>
        </w:rPr>
        <w:t>ehe</w:t>
      </w:r>
      <w:proofErr w:type="spellEnd"/>
      <w:r w:rsidR="000E527E" w:rsidRPr="000E527E">
        <w:rPr>
          <w:rFonts w:ascii="Arial" w:hAnsi="Arial" w:cs="Arial"/>
          <w:sz w:val="28"/>
          <w:szCs w:val="28"/>
        </w:rPr>
        <w:t xml:space="preserve">...? </w:t>
      </w:r>
      <w:proofErr w:type="spellStart"/>
      <w:r w:rsidR="001E4DD4">
        <w:rPr>
          <w:rFonts w:ascii="Arial" w:hAnsi="Arial" w:cs="Arial"/>
          <w:sz w:val="28"/>
          <w:szCs w:val="28"/>
        </w:rPr>
        <w:t>U</w:t>
      </w:r>
      <w:r w:rsidR="000E527E" w:rsidRPr="000E527E">
        <w:rPr>
          <w:rFonts w:ascii="Arial" w:hAnsi="Arial" w:cs="Arial"/>
          <w:sz w:val="28"/>
          <w:szCs w:val="28"/>
        </w:rPr>
        <w:t>nenge</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uchirara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pakanaka</w:t>
      </w:r>
      <w:proofErr w:type="spellEnd"/>
      <w:r w:rsidR="00EC5971">
        <w:rPr>
          <w:rFonts w:ascii="Arial" w:hAnsi="Arial" w:cs="Arial"/>
          <w:sz w:val="28"/>
          <w:szCs w:val="28"/>
        </w:rPr>
        <w:t>.</w:t>
      </w:r>
      <w:r w:rsidR="000E527E" w:rsidRPr="000E527E">
        <w:rPr>
          <w:rFonts w:ascii="Arial" w:hAnsi="Arial" w:cs="Arial"/>
          <w:sz w:val="28"/>
          <w:szCs w:val="28"/>
        </w:rPr>
        <w:t xml:space="preserve"> </w:t>
      </w:r>
      <w:r w:rsidR="00AF1CF2" w:rsidRPr="00AF1CF2">
        <w:rPr>
          <w:rFonts w:ascii="Segoe UI" w:hAnsi="Segoe UI" w:cs="Segoe UI"/>
          <w:sz w:val="26"/>
          <w:szCs w:val="26"/>
        </w:rPr>
        <w:t xml:space="preserve"> </w:t>
      </w:r>
      <w:r w:rsidR="00534101" w:rsidRPr="00534101">
        <w:rPr>
          <w:rFonts w:ascii="Arial" w:hAnsi="Arial" w:cs="Arial"/>
          <w:sz w:val="18"/>
          <w:szCs w:val="28"/>
        </w:rPr>
        <w:t xml:space="preserve">[Congregation says, “Amen.”] </w:t>
      </w:r>
      <w:proofErr w:type="spellStart"/>
      <w:r w:rsidR="00EC5971">
        <w:rPr>
          <w:rFonts w:ascii="Arial" w:hAnsi="Arial" w:cs="Arial"/>
          <w:sz w:val="28"/>
          <w:szCs w:val="28"/>
        </w:rPr>
        <w:t>W</w:t>
      </w:r>
      <w:r w:rsidR="000E527E" w:rsidRPr="000E527E">
        <w:rPr>
          <w:rFonts w:ascii="Arial" w:hAnsi="Arial" w:cs="Arial"/>
          <w:sz w:val="28"/>
          <w:szCs w:val="28"/>
        </w:rPr>
        <w:t>omukawo</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kuseni</w:t>
      </w:r>
      <w:proofErr w:type="spellEnd"/>
      <w:r w:rsidR="00EC5971">
        <w:rPr>
          <w:rFonts w:ascii="Arial" w:hAnsi="Arial" w:cs="Arial"/>
          <w:sz w:val="28"/>
          <w:szCs w:val="28"/>
        </w:rPr>
        <w:t>,</w:t>
      </w:r>
      <w:r w:rsidR="000E527E" w:rsidRPr="000E527E">
        <w:rPr>
          <w:rFonts w:ascii="Arial" w:hAnsi="Arial" w:cs="Arial"/>
          <w:sz w:val="28"/>
          <w:szCs w:val="28"/>
        </w:rPr>
        <w:t xml:space="preserve"> </w:t>
      </w:r>
      <w:proofErr w:type="spellStart"/>
      <w:r w:rsidR="000E527E" w:rsidRPr="000E527E">
        <w:rPr>
          <w:rFonts w:ascii="Arial" w:hAnsi="Arial" w:cs="Arial"/>
          <w:sz w:val="28"/>
          <w:szCs w:val="28"/>
        </w:rPr>
        <w:t>motenga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micheka</w:t>
      </w:r>
      <w:proofErr w:type="spellEnd"/>
      <w:r w:rsidR="000E527E" w:rsidRPr="000E527E">
        <w:rPr>
          <w:rFonts w:ascii="Arial" w:hAnsi="Arial" w:cs="Arial"/>
          <w:sz w:val="28"/>
          <w:szCs w:val="28"/>
        </w:rPr>
        <w:t xml:space="preserve"> yenyu </w:t>
      </w:r>
      <w:proofErr w:type="spellStart"/>
      <w:r w:rsidR="000E527E" w:rsidRPr="000E527E">
        <w:rPr>
          <w:rFonts w:ascii="Arial" w:hAnsi="Arial" w:cs="Arial"/>
          <w:sz w:val="28"/>
          <w:szCs w:val="28"/>
        </w:rPr>
        <w:t>yakanaka</w:t>
      </w:r>
      <w:proofErr w:type="spellEnd"/>
      <w:r w:rsidR="000E527E" w:rsidRPr="000E527E">
        <w:rPr>
          <w:rFonts w:ascii="Arial" w:hAnsi="Arial" w:cs="Arial"/>
          <w:sz w:val="28"/>
          <w:szCs w:val="28"/>
        </w:rPr>
        <w:t xml:space="preserve"> </w:t>
      </w:r>
      <w:proofErr w:type="spellStart"/>
      <w:r w:rsidR="00534101">
        <w:rPr>
          <w:rFonts w:ascii="Arial" w:hAnsi="Arial" w:cs="Arial"/>
          <w:sz w:val="28"/>
          <w:szCs w:val="28"/>
        </w:rPr>
        <w:t>handiti</w:t>
      </w:r>
      <w:proofErr w:type="spellEnd"/>
      <w:r w:rsidR="00534101">
        <w:rPr>
          <w:rFonts w:ascii="Arial" w:hAnsi="Arial" w:cs="Arial"/>
          <w:sz w:val="28"/>
          <w:szCs w:val="28"/>
        </w:rPr>
        <w:t>.</w:t>
      </w:r>
      <w:r w:rsidR="000E527E" w:rsidRPr="000E527E">
        <w:rPr>
          <w:rFonts w:ascii="Arial" w:hAnsi="Arial" w:cs="Arial"/>
          <w:sz w:val="28"/>
          <w:szCs w:val="28"/>
        </w:rPr>
        <w:t xml:space="preserve"> </w:t>
      </w:r>
      <w:r w:rsidR="00E241B6">
        <w:rPr>
          <w:rFonts w:ascii="Arial" w:hAnsi="Arial" w:cs="Arial"/>
          <w:sz w:val="28"/>
          <w:szCs w:val="28"/>
        </w:rPr>
        <w:t>M</w:t>
      </w:r>
      <w:r w:rsidR="000E527E" w:rsidRPr="000E527E">
        <w:rPr>
          <w:rFonts w:ascii="Arial" w:hAnsi="Arial" w:cs="Arial"/>
          <w:sz w:val="28"/>
          <w:szCs w:val="28"/>
        </w:rPr>
        <w:t xml:space="preserve">ese </w:t>
      </w:r>
      <w:proofErr w:type="spellStart"/>
      <w:r w:rsidR="000E527E" w:rsidRPr="000E527E">
        <w:rPr>
          <w:rFonts w:ascii="Arial" w:hAnsi="Arial" w:cs="Arial"/>
          <w:sz w:val="28"/>
          <w:szCs w:val="28"/>
        </w:rPr>
        <w:t>mosonerwa</w:t>
      </w:r>
      <w:proofErr w:type="spellEnd"/>
      <w:r w:rsidR="000E527E" w:rsidRPr="000E527E">
        <w:rPr>
          <w:rFonts w:ascii="Arial" w:hAnsi="Arial" w:cs="Arial"/>
          <w:sz w:val="28"/>
          <w:szCs w:val="28"/>
        </w:rPr>
        <w:t xml:space="preserve"> ma pyjama e summer ne</w:t>
      </w:r>
      <w:r w:rsidR="00E241B6">
        <w:rPr>
          <w:rFonts w:ascii="Arial" w:hAnsi="Arial" w:cs="Arial"/>
          <w:sz w:val="28"/>
          <w:szCs w:val="28"/>
        </w:rPr>
        <w:t xml:space="preserve"> </w:t>
      </w:r>
      <w:r w:rsidR="000E527E" w:rsidRPr="000E527E">
        <w:rPr>
          <w:rFonts w:ascii="Arial" w:hAnsi="Arial" w:cs="Arial"/>
          <w:sz w:val="28"/>
          <w:szCs w:val="28"/>
        </w:rPr>
        <w:t xml:space="preserve">winter </w:t>
      </w:r>
      <w:proofErr w:type="spellStart"/>
      <w:r w:rsidR="000E527E" w:rsidRPr="000E527E">
        <w:rPr>
          <w:rFonts w:ascii="Arial" w:hAnsi="Arial" w:cs="Arial"/>
          <w:sz w:val="28"/>
          <w:szCs w:val="28"/>
        </w:rPr>
        <w:t>murege</w:t>
      </w:r>
      <w:proofErr w:type="spellEnd"/>
      <w:r w:rsidR="000E527E" w:rsidRPr="000E527E">
        <w:rPr>
          <w:rFonts w:ascii="Arial" w:hAnsi="Arial" w:cs="Arial"/>
          <w:sz w:val="28"/>
          <w:szCs w:val="28"/>
        </w:rPr>
        <w:t xml:space="preserve"> kuita </w:t>
      </w:r>
      <w:proofErr w:type="spellStart"/>
      <w:r w:rsidR="000E527E" w:rsidRPr="000E527E">
        <w:rPr>
          <w:rFonts w:ascii="Arial" w:hAnsi="Arial" w:cs="Arial"/>
          <w:sz w:val="28"/>
          <w:szCs w:val="28"/>
        </w:rPr>
        <w:t>semhuka</w:t>
      </w:r>
      <w:proofErr w:type="spellEnd"/>
      <w:r w:rsidR="000E527E" w:rsidRPr="000E527E">
        <w:rPr>
          <w:rFonts w:ascii="Arial" w:hAnsi="Arial" w:cs="Arial"/>
          <w:sz w:val="28"/>
          <w:szCs w:val="28"/>
        </w:rPr>
        <w:t xml:space="preserve"> </w:t>
      </w:r>
      <w:proofErr w:type="spellStart"/>
      <w:r w:rsidR="000E527E" w:rsidRPr="000E527E">
        <w:rPr>
          <w:rFonts w:ascii="Arial" w:hAnsi="Arial" w:cs="Arial"/>
          <w:sz w:val="28"/>
          <w:szCs w:val="28"/>
        </w:rPr>
        <w:t>dzesango</w:t>
      </w:r>
      <w:proofErr w:type="spellEnd"/>
      <w:r w:rsidR="000F0D2F">
        <w:rPr>
          <w:rFonts w:ascii="Arial" w:hAnsi="Arial" w:cs="Arial"/>
          <w:sz w:val="28"/>
          <w:szCs w:val="28"/>
        </w:rPr>
        <w:t xml:space="preserve">. </w:t>
      </w:r>
      <w:r w:rsidR="00D24F58" w:rsidRPr="00612D63">
        <w:rPr>
          <w:rFonts w:ascii="Arial" w:hAnsi="Arial" w:cs="Arial"/>
          <w:sz w:val="18"/>
          <w:szCs w:val="18"/>
        </w:rPr>
        <w:t xml:space="preserve">[Apostle Gumbura and Congregation chuckle] </w:t>
      </w:r>
      <w:proofErr w:type="spellStart"/>
      <w:r w:rsidR="009A3EF2" w:rsidRPr="009A3EF2">
        <w:rPr>
          <w:rFonts w:ascii="Arial" w:hAnsi="Arial" w:cs="Arial"/>
          <w:sz w:val="28"/>
          <w:szCs w:val="28"/>
        </w:rPr>
        <w:lastRenderedPageBreak/>
        <w:t>Mukasvikirwa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nembavha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munonetsa</w:t>
      </w:r>
      <w:proofErr w:type="spellEnd"/>
      <w:r w:rsidR="009A3EF2" w:rsidRPr="009A3EF2">
        <w:rPr>
          <w:rFonts w:ascii="Arial" w:hAnsi="Arial" w:cs="Arial"/>
          <w:sz w:val="28"/>
          <w:szCs w:val="28"/>
        </w:rPr>
        <w:t xml:space="preserve"> kuti </w:t>
      </w:r>
      <w:proofErr w:type="spellStart"/>
      <w:r w:rsidR="009A3EF2" w:rsidRPr="009A3EF2">
        <w:rPr>
          <w:rFonts w:ascii="Arial" w:hAnsi="Arial" w:cs="Arial"/>
          <w:sz w:val="28"/>
          <w:szCs w:val="28"/>
        </w:rPr>
        <w:t>mubude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mumba</w:t>
      </w:r>
      <w:proofErr w:type="spellEnd"/>
      <w:r w:rsidR="009A3EF2" w:rsidRPr="009A3EF2">
        <w:rPr>
          <w:rFonts w:ascii="Arial" w:hAnsi="Arial" w:cs="Arial"/>
          <w:sz w:val="28"/>
          <w:szCs w:val="28"/>
        </w:rPr>
        <w:t xml:space="preserve"> </w:t>
      </w:r>
      <w:proofErr w:type="spellStart"/>
      <w:r w:rsidR="009A3EF2" w:rsidRPr="00CE1815">
        <w:rPr>
          <w:rFonts w:ascii="Arial" w:hAnsi="Arial" w:cs="Arial"/>
          <w:sz w:val="28"/>
          <w:szCs w:val="28"/>
        </w:rPr>
        <w:t>imomo</w:t>
      </w:r>
      <w:proofErr w:type="spellEnd"/>
      <w:r w:rsidR="00CE1815">
        <w:rPr>
          <w:rStyle w:val="CommentReference"/>
          <w:rFonts w:ascii="Arial" w:hAnsi="Arial" w:cs="Arial"/>
          <w:sz w:val="28"/>
          <w:szCs w:val="28"/>
        </w:rPr>
        <w:t xml:space="preserve">, </w:t>
      </w:r>
      <w:r w:rsidR="009800C1" w:rsidRPr="009800C1">
        <w:rPr>
          <w:rStyle w:val="CommentReference"/>
          <w:rFonts w:ascii="Arial" w:hAnsi="Arial" w:cs="Arial"/>
          <w:sz w:val="18"/>
          <w:szCs w:val="28"/>
        </w:rPr>
        <w:t>[Congregation laughs]</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nekuti</w:t>
      </w:r>
      <w:proofErr w:type="spellEnd"/>
      <w:r w:rsidR="009A3EF2" w:rsidRPr="009A3EF2">
        <w:rPr>
          <w:rFonts w:ascii="Arial" w:hAnsi="Arial" w:cs="Arial"/>
          <w:sz w:val="28"/>
          <w:szCs w:val="28"/>
        </w:rPr>
        <w:t xml:space="preserve"> ahh</w:t>
      </w:r>
      <w:r w:rsidR="00BF41DD">
        <w:rPr>
          <w:rFonts w:ascii="Arial" w:hAnsi="Arial" w:cs="Arial"/>
          <w:sz w:val="28"/>
          <w:szCs w:val="28"/>
        </w:rPr>
        <w:t>,</w:t>
      </w:r>
      <w:r w:rsidR="009A3EF2" w:rsidRPr="009A3EF2">
        <w:rPr>
          <w:rFonts w:ascii="Arial" w:hAnsi="Arial" w:cs="Arial"/>
          <w:sz w:val="28"/>
          <w:szCs w:val="28"/>
        </w:rPr>
        <w:t xml:space="preserve"> </w:t>
      </w:r>
      <w:r w:rsidR="009800C1" w:rsidRPr="009800C1">
        <w:rPr>
          <w:rFonts w:ascii="Arial" w:hAnsi="Arial" w:cs="Arial"/>
          <w:sz w:val="18"/>
          <w:szCs w:val="28"/>
        </w:rPr>
        <w:t>[Apostle Gumbura laughs]</w:t>
      </w:r>
      <w:r w:rsidR="009A3EF2" w:rsidRPr="009A3EF2">
        <w:rPr>
          <w:rFonts w:ascii="Arial" w:hAnsi="Arial" w:cs="Arial"/>
          <w:sz w:val="28"/>
          <w:szCs w:val="28"/>
        </w:rPr>
        <w:t xml:space="preserve"> vamwe </w:t>
      </w:r>
      <w:proofErr w:type="spellStart"/>
      <w:r w:rsidR="009A3EF2" w:rsidRPr="009A3EF2">
        <w:rPr>
          <w:rFonts w:ascii="Arial" w:hAnsi="Arial" w:cs="Arial"/>
          <w:sz w:val="28"/>
          <w:szCs w:val="28"/>
        </w:rPr>
        <w:t>dzinongorara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dziri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mhashu</w:t>
      </w:r>
      <w:proofErr w:type="spellEnd"/>
      <w:r w:rsidR="009A3EF2" w:rsidRPr="009A3EF2">
        <w:rPr>
          <w:rFonts w:ascii="Arial" w:hAnsi="Arial" w:cs="Arial"/>
          <w:sz w:val="28"/>
          <w:szCs w:val="28"/>
        </w:rPr>
        <w:t xml:space="preserve">. </w:t>
      </w:r>
      <w:r w:rsidR="009A3EF2" w:rsidRPr="00612D63">
        <w:rPr>
          <w:rFonts w:ascii="Arial" w:hAnsi="Arial" w:cs="Arial"/>
          <w:sz w:val="18"/>
          <w:szCs w:val="18"/>
        </w:rPr>
        <w:t xml:space="preserve">[Apostle Gumbura and </w:t>
      </w:r>
      <w:r w:rsidR="00102CAD" w:rsidRPr="00612D63">
        <w:rPr>
          <w:rFonts w:ascii="Arial" w:hAnsi="Arial" w:cs="Arial"/>
          <w:sz w:val="18"/>
          <w:szCs w:val="18"/>
        </w:rPr>
        <w:t>C</w:t>
      </w:r>
      <w:r w:rsidR="009A3EF2" w:rsidRPr="00612D63">
        <w:rPr>
          <w:rFonts w:ascii="Arial" w:hAnsi="Arial" w:cs="Arial"/>
          <w:sz w:val="18"/>
          <w:szCs w:val="18"/>
        </w:rPr>
        <w:t>ongregation laugh]</w:t>
      </w:r>
      <w:r w:rsidR="009A3EF2" w:rsidRPr="009A3EF2">
        <w:rPr>
          <w:rFonts w:ascii="Arial" w:hAnsi="Arial" w:cs="Arial"/>
          <w:sz w:val="28"/>
          <w:szCs w:val="28"/>
        </w:rPr>
        <w:t xml:space="preserve"> </w:t>
      </w:r>
    </w:p>
    <w:p w14:paraId="7416CA60" w14:textId="7A4A4C9F" w:rsidR="009A3EF2" w:rsidRPr="009A3EF2" w:rsidRDefault="008371AC" w:rsidP="00EE1207">
      <w:pPr>
        <w:jc w:val="both"/>
        <w:rPr>
          <w:rFonts w:ascii="Arial" w:hAnsi="Arial" w:cs="Arial"/>
          <w:sz w:val="28"/>
          <w:szCs w:val="28"/>
        </w:rPr>
      </w:pPr>
      <w:r>
        <w:rPr>
          <w:rFonts w:ascii="Arial" w:hAnsi="Arial" w:cs="Arial"/>
          <w:sz w:val="28"/>
          <w:szCs w:val="28"/>
          <w:vertAlign w:val="superscript"/>
        </w:rPr>
        <w:t xml:space="preserve">51 </w:t>
      </w:r>
      <w:proofErr w:type="spellStart"/>
      <w:r w:rsidR="009A3EF2" w:rsidRPr="009A3EF2">
        <w:rPr>
          <w:rFonts w:ascii="Arial" w:hAnsi="Arial" w:cs="Arial"/>
          <w:sz w:val="28"/>
          <w:szCs w:val="28"/>
        </w:rPr>
        <w:t>Ehe</w:t>
      </w:r>
      <w:proofErr w:type="spellEnd"/>
      <w:r w:rsidR="009A3EF2" w:rsidRPr="009A3EF2">
        <w:rPr>
          <w:rFonts w:ascii="Arial" w:hAnsi="Arial" w:cs="Arial"/>
          <w:sz w:val="28"/>
          <w:szCs w:val="28"/>
        </w:rPr>
        <w:t xml:space="preserve"> </w:t>
      </w:r>
      <w:proofErr w:type="spellStart"/>
      <w:r w:rsidR="000C25B4">
        <w:rPr>
          <w:rFonts w:ascii="Arial" w:hAnsi="Arial" w:cs="Arial"/>
          <w:sz w:val="28"/>
          <w:szCs w:val="28"/>
        </w:rPr>
        <w:t>n</w:t>
      </w:r>
      <w:r w:rsidR="00BC358B">
        <w:rPr>
          <w:rFonts w:ascii="Arial" w:hAnsi="Arial" w:cs="Arial"/>
          <w:sz w:val="28"/>
          <w:szCs w:val="28"/>
        </w:rPr>
        <w:t>d</w:t>
      </w:r>
      <w:r w:rsidR="009A3EF2" w:rsidRPr="009A3EF2">
        <w:rPr>
          <w:rFonts w:ascii="Arial" w:hAnsi="Arial" w:cs="Arial"/>
          <w:sz w:val="28"/>
          <w:szCs w:val="28"/>
        </w:rPr>
        <w:t>o</w:t>
      </w:r>
      <w:r w:rsidR="00BC358B">
        <w:rPr>
          <w:rFonts w:ascii="Arial" w:hAnsi="Arial" w:cs="Arial"/>
          <w:sz w:val="28"/>
          <w:szCs w:val="28"/>
        </w:rPr>
        <w:t>da</w:t>
      </w:r>
      <w:proofErr w:type="spellEnd"/>
      <w:r w:rsidR="009A3EF2" w:rsidRPr="009A3EF2">
        <w:rPr>
          <w:rFonts w:ascii="Arial" w:hAnsi="Arial" w:cs="Arial"/>
          <w:sz w:val="28"/>
          <w:szCs w:val="28"/>
        </w:rPr>
        <w:t xml:space="preserve"> hama </w:t>
      </w:r>
      <w:proofErr w:type="spellStart"/>
      <w:r w:rsidR="009A3EF2" w:rsidRPr="009A3EF2">
        <w:rPr>
          <w:rFonts w:ascii="Arial" w:hAnsi="Arial" w:cs="Arial"/>
          <w:sz w:val="28"/>
          <w:szCs w:val="28"/>
        </w:rPr>
        <w:t>inenge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ichiti</w:t>
      </w:r>
      <w:proofErr w:type="spellEnd"/>
      <w:r w:rsidR="009A3EF2" w:rsidRPr="009A3EF2">
        <w:rPr>
          <w:rFonts w:ascii="Arial" w:hAnsi="Arial" w:cs="Arial"/>
          <w:sz w:val="28"/>
          <w:szCs w:val="28"/>
        </w:rPr>
        <w:t xml:space="preserve"> kana iri </w:t>
      </w:r>
      <w:proofErr w:type="spellStart"/>
      <w:r w:rsidR="009A3EF2" w:rsidRPr="009A3EF2">
        <w:rPr>
          <w:rFonts w:ascii="Arial" w:hAnsi="Arial" w:cs="Arial"/>
          <w:sz w:val="28"/>
          <w:szCs w:val="28"/>
        </w:rPr>
        <w:t>mumba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muya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muya</w:t>
      </w:r>
      <w:proofErr w:type="spellEnd"/>
      <w:r w:rsidR="00364692">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unenge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warova</w:t>
      </w:r>
      <w:proofErr w:type="spellEnd"/>
      <w:r w:rsidR="009A3EF2" w:rsidRPr="009A3EF2">
        <w:rPr>
          <w:rFonts w:ascii="Arial" w:hAnsi="Arial" w:cs="Arial"/>
          <w:sz w:val="28"/>
          <w:szCs w:val="28"/>
        </w:rPr>
        <w:t xml:space="preserve"> pyjama </w:t>
      </w:r>
      <w:proofErr w:type="spellStart"/>
      <w:r w:rsidR="009A3EF2" w:rsidRPr="009A3EF2">
        <w:rPr>
          <w:rFonts w:ascii="Arial" w:hAnsi="Arial" w:cs="Arial"/>
          <w:sz w:val="28"/>
          <w:szCs w:val="28"/>
        </w:rPr>
        <w:t>rako</w:t>
      </w:r>
      <w:proofErr w:type="spellEnd"/>
      <w:r w:rsidR="009A3EF2" w:rsidRPr="009A3EF2">
        <w:rPr>
          <w:rFonts w:ascii="Arial" w:hAnsi="Arial" w:cs="Arial"/>
          <w:sz w:val="28"/>
          <w:szCs w:val="28"/>
        </w:rPr>
        <w:t xml:space="preserve"> re winter </w:t>
      </w:r>
      <w:proofErr w:type="spellStart"/>
      <w:r w:rsidR="009A3EF2" w:rsidRPr="009A3EF2">
        <w:rPr>
          <w:rFonts w:ascii="Arial" w:hAnsi="Arial" w:cs="Arial"/>
          <w:sz w:val="28"/>
          <w:szCs w:val="28"/>
        </w:rPr>
        <w:t>rakadii</w:t>
      </w:r>
      <w:proofErr w:type="spellEnd"/>
      <w:r w:rsidR="009A3EF2" w:rsidRPr="009A3EF2">
        <w:rPr>
          <w:rFonts w:ascii="Arial" w:hAnsi="Arial" w:cs="Arial"/>
          <w:sz w:val="28"/>
          <w:szCs w:val="28"/>
        </w:rPr>
        <w:t xml:space="preserve">...? </w:t>
      </w:r>
      <w:r w:rsidR="009A3EF2" w:rsidRPr="00612D63">
        <w:rPr>
          <w:rFonts w:ascii="Arial" w:hAnsi="Arial" w:cs="Arial"/>
          <w:sz w:val="18"/>
          <w:szCs w:val="18"/>
        </w:rPr>
        <w:t xml:space="preserve">[Apostle Gumbura and </w:t>
      </w:r>
      <w:r w:rsidR="00364692" w:rsidRPr="00612D63">
        <w:rPr>
          <w:rFonts w:ascii="Arial" w:hAnsi="Arial" w:cs="Arial"/>
          <w:sz w:val="18"/>
          <w:szCs w:val="18"/>
        </w:rPr>
        <w:t>C</w:t>
      </w:r>
      <w:r w:rsidR="009A3EF2" w:rsidRPr="00612D63">
        <w:rPr>
          <w:rFonts w:ascii="Arial" w:hAnsi="Arial" w:cs="Arial"/>
          <w:sz w:val="18"/>
          <w:szCs w:val="18"/>
        </w:rPr>
        <w:t xml:space="preserve">ongregation </w:t>
      </w:r>
      <w:r w:rsidR="0066014D" w:rsidRPr="00612D63">
        <w:rPr>
          <w:rFonts w:ascii="Arial" w:hAnsi="Arial" w:cs="Arial"/>
          <w:sz w:val="18"/>
          <w:szCs w:val="18"/>
        </w:rPr>
        <w:t>say, “</w:t>
      </w:r>
      <w:proofErr w:type="spellStart"/>
      <w:r w:rsidR="009A3EF2" w:rsidRPr="00612D63">
        <w:rPr>
          <w:rFonts w:ascii="Arial" w:hAnsi="Arial" w:cs="Arial"/>
          <w:sz w:val="18"/>
          <w:szCs w:val="18"/>
        </w:rPr>
        <w:t>rakanaka</w:t>
      </w:r>
      <w:proofErr w:type="spellEnd"/>
      <w:r w:rsidR="00364692" w:rsidRPr="00612D63">
        <w:rPr>
          <w:rFonts w:ascii="Arial" w:hAnsi="Arial" w:cs="Arial"/>
          <w:sz w:val="18"/>
          <w:szCs w:val="18"/>
        </w:rPr>
        <w:t>.</w:t>
      </w:r>
      <w:r w:rsidR="009A3EF2" w:rsidRPr="00612D63">
        <w:rPr>
          <w:rFonts w:ascii="Arial" w:hAnsi="Arial" w:cs="Arial"/>
          <w:sz w:val="18"/>
          <w:szCs w:val="18"/>
        </w:rPr>
        <w:t>"]</w:t>
      </w:r>
      <w:r w:rsidR="009A3EF2" w:rsidRPr="009A3EF2">
        <w:rPr>
          <w:rFonts w:ascii="Arial" w:hAnsi="Arial" w:cs="Arial"/>
          <w:sz w:val="28"/>
          <w:szCs w:val="28"/>
        </w:rPr>
        <w:t xml:space="preserve"> </w:t>
      </w:r>
      <w:proofErr w:type="spellStart"/>
      <w:r w:rsidR="00364692">
        <w:rPr>
          <w:rFonts w:ascii="Arial" w:hAnsi="Arial" w:cs="Arial"/>
          <w:sz w:val="28"/>
          <w:szCs w:val="28"/>
        </w:rPr>
        <w:t>W</w:t>
      </w:r>
      <w:r w:rsidR="009A3EF2" w:rsidRPr="009A3EF2">
        <w:rPr>
          <w:rFonts w:ascii="Arial" w:hAnsi="Arial" w:cs="Arial"/>
          <w:sz w:val="28"/>
          <w:szCs w:val="28"/>
        </w:rPr>
        <w:t>oitawo</w:t>
      </w:r>
      <w:proofErr w:type="spellEnd"/>
      <w:r w:rsidR="009A3EF2" w:rsidRPr="009A3EF2">
        <w:rPr>
          <w:rFonts w:ascii="Arial" w:hAnsi="Arial" w:cs="Arial"/>
          <w:sz w:val="28"/>
          <w:szCs w:val="28"/>
        </w:rPr>
        <w:t xml:space="preserve"> pyjama </w:t>
      </w:r>
      <w:proofErr w:type="spellStart"/>
      <w:r w:rsidR="009A3EF2" w:rsidRPr="009A3EF2">
        <w:rPr>
          <w:rFonts w:ascii="Arial" w:hAnsi="Arial" w:cs="Arial"/>
          <w:sz w:val="28"/>
          <w:szCs w:val="28"/>
        </w:rPr>
        <w:t>rako</w:t>
      </w:r>
      <w:proofErr w:type="spellEnd"/>
      <w:r w:rsidR="009A3EF2" w:rsidRPr="009A3EF2">
        <w:rPr>
          <w:rFonts w:ascii="Arial" w:hAnsi="Arial" w:cs="Arial"/>
          <w:sz w:val="28"/>
          <w:szCs w:val="28"/>
        </w:rPr>
        <w:t xml:space="preserve"> re </w:t>
      </w:r>
      <w:proofErr w:type="spellStart"/>
      <w:r w:rsidR="009A3EF2" w:rsidRPr="009A3EF2">
        <w:rPr>
          <w:rFonts w:ascii="Arial" w:hAnsi="Arial" w:cs="Arial"/>
          <w:sz w:val="28"/>
          <w:szCs w:val="28"/>
        </w:rPr>
        <w:t>su</w:t>
      </w:r>
      <w:proofErr w:type="spellEnd"/>
      <w:r w:rsidR="009A3EF2" w:rsidRPr="009A3EF2">
        <w:rPr>
          <w:rFonts w:ascii="Arial" w:hAnsi="Arial" w:cs="Arial"/>
          <w:sz w:val="28"/>
          <w:szCs w:val="28"/>
        </w:rPr>
        <w:t>...? [</w:t>
      </w:r>
      <w:r w:rsidR="009A3EF2" w:rsidRPr="00612D63">
        <w:rPr>
          <w:rFonts w:ascii="Arial" w:hAnsi="Arial" w:cs="Arial"/>
          <w:sz w:val="18"/>
          <w:szCs w:val="18"/>
        </w:rPr>
        <w:t xml:space="preserve">Apostle Gumbura and </w:t>
      </w:r>
      <w:r w:rsidR="00555F4B" w:rsidRPr="00612D63">
        <w:rPr>
          <w:rFonts w:ascii="Arial" w:hAnsi="Arial" w:cs="Arial"/>
          <w:sz w:val="18"/>
          <w:szCs w:val="18"/>
        </w:rPr>
        <w:t>C</w:t>
      </w:r>
      <w:r w:rsidR="009A3EF2" w:rsidRPr="00612D63">
        <w:rPr>
          <w:rFonts w:ascii="Arial" w:hAnsi="Arial" w:cs="Arial"/>
          <w:sz w:val="18"/>
          <w:szCs w:val="18"/>
        </w:rPr>
        <w:t>ongregation say</w:t>
      </w:r>
      <w:r w:rsidR="00555F4B" w:rsidRPr="00612D63">
        <w:rPr>
          <w:rFonts w:ascii="Arial" w:hAnsi="Arial" w:cs="Arial"/>
          <w:sz w:val="18"/>
          <w:szCs w:val="18"/>
        </w:rPr>
        <w:t>,</w:t>
      </w:r>
      <w:r w:rsidR="009A3EF2" w:rsidRPr="00612D63">
        <w:rPr>
          <w:rFonts w:ascii="Arial" w:hAnsi="Arial" w:cs="Arial"/>
          <w:sz w:val="18"/>
          <w:szCs w:val="18"/>
        </w:rPr>
        <w:t xml:space="preserve"> </w:t>
      </w:r>
      <w:r w:rsidR="00555F4B" w:rsidRPr="00612D63">
        <w:rPr>
          <w:rFonts w:ascii="Arial" w:hAnsi="Arial" w:cs="Arial"/>
          <w:sz w:val="18"/>
          <w:szCs w:val="18"/>
        </w:rPr>
        <w:t>“</w:t>
      </w:r>
      <w:r w:rsidR="009A3EF2" w:rsidRPr="00612D63">
        <w:rPr>
          <w:rFonts w:ascii="Arial" w:hAnsi="Arial" w:cs="Arial"/>
          <w:sz w:val="18"/>
          <w:szCs w:val="18"/>
        </w:rPr>
        <w:t>re summer.</w:t>
      </w:r>
      <w:r w:rsidR="00555F4B" w:rsidRPr="00612D63">
        <w:rPr>
          <w:rFonts w:ascii="Arial" w:hAnsi="Arial" w:cs="Arial"/>
          <w:sz w:val="18"/>
          <w:szCs w:val="18"/>
        </w:rPr>
        <w:t>”</w:t>
      </w:r>
      <w:r w:rsidR="009A3EF2" w:rsidRPr="00612D63">
        <w:rPr>
          <w:rFonts w:ascii="Arial" w:hAnsi="Arial" w:cs="Arial"/>
          <w:sz w:val="18"/>
          <w:szCs w:val="1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Eh</w:t>
      </w:r>
      <w:r w:rsidR="00F21898">
        <w:rPr>
          <w:rFonts w:ascii="Arial" w:hAnsi="Arial" w:cs="Arial"/>
          <w:sz w:val="28"/>
          <w:szCs w:val="28"/>
        </w:rPr>
        <w:t>e</w:t>
      </w:r>
      <w:proofErr w:type="spellEnd"/>
      <w:r w:rsidR="009A3EF2" w:rsidRPr="009A3EF2">
        <w:rPr>
          <w:rFonts w:ascii="Arial" w:hAnsi="Arial" w:cs="Arial"/>
          <w:sz w:val="28"/>
          <w:szCs w:val="28"/>
        </w:rPr>
        <w:t xml:space="preserve"> hama </w:t>
      </w:r>
      <w:proofErr w:type="spellStart"/>
      <w:r w:rsidR="009A3EF2" w:rsidRPr="009A3EF2">
        <w:rPr>
          <w:rFonts w:ascii="Arial" w:hAnsi="Arial" w:cs="Arial"/>
          <w:sz w:val="28"/>
          <w:szCs w:val="28"/>
        </w:rPr>
        <w:t>ikabudawo</w:t>
      </w:r>
      <w:proofErr w:type="spellEnd"/>
      <w:r w:rsidR="009A3EF2" w:rsidRPr="009A3EF2">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9A3EF2" w:rsidRPr="009A3EF2">
        <w:rPr>
          <w:rFonts w:ascii="Arial" w:hAnsi="Arial" w:cs="Arial"/>
          <w:sz w:val="28"/>
          <w:szCs w:val="28"/>
        </w:rPr>
        <w:t xml:space="preserve">... </w:t>
      </w:r>
      <w:proofErr w:type="spellStart"/>
      <w:r w:rsidR="0082793B">
        <w:rPr>
          <w:rFonts w:ascii="Arial" w:hAnsi="Arial" w:cs="Arial"/>
          <w:sz w:val="28"/>
          <w:szCs w:val="28"/>
        </w:rPr>
        <w:t>T</w:t>
      </w:r>
      <w:r w:rsidR="009A3EF2" w:rsidRPr="009A3EF2">
        <w:rPr>
          <w:rFonts w:ascii="Arial" w:hAnsi="Arial" w:cs="Arial"/>
          <w:sz w:val="28"/>
          <w:szCs w:val="28"/>
        </w:rPr>
        <w:t>oitawo</w:t>
      </w:r>
      <w:proofErr w:type="spellEnd"/>
      <w:r w:rsidR="009A3EF2" w:rsidRPr="009A3EF2">
        <w:rPr>
          <w:rFonts w:ascii="Arial" w:hAnsi="Arial" w:cs="Arial"/>
          <w:sz w:val="28"/>
          <w:szCs w:val="28"/>
        </w:rPr>
        <w:t xml:space="preserve"> ma gown </w:t>
      </w:r>
      <w:r w:rsidR="00D9289A" w:rsidRPr="009A3EF2">
        <w:rPr>
          <w:rFonts w:ascii="Arial" w:hAnsi="Arial" w:cs="Arial"/>
          <w:sz w:val="28"/>
          <w:szCs w:val="28"/>
        </w:rPr>
        <w:t xml:space="preserve">edu </w:t>
      </w:r>
      <w:proofErr w:type="spellStart"/>
      <w:r w:rsidR="00D9289A" w:rsidRPr="009A3EF2">
        <w:rPr>
          <w:rFonts w:ascii="Arial" w:hAnsi="Arial" w:cs="Arial"/>
          <w:sz w:val="28"/>
          <w:szCs w:val="28"/>
        </w:rPr>
        <w:t>atino</w:t>
      </w:r>
      <w:proofErr w:type="spellEnd"/>
      <w:r w:rsidR="009A3EF2" w:rsidRPr="009A3EF2">
        <w:rPr>
          <w:rFonts w:ascii="Arial" w:hAnsi="Arial" w:cs="Arial"/>
          <w:sz w:val="28"/>
          <w:szCs w:val="28"/>
        </w:rPr>
        <w:t xml:space="preserve"> </w:t>
      </w:r>
      <w:r w:rsidR="009A3EF2" w:rsidRPr="00F21898">
        <w:rPr>
          <w:rFonts w:ascii="Arial" w:hAnsi="Arial" w:cs="Arial"/>
          <w:i/>
          <w:iCs/>
          <w:sz w:val="28"/>
          <w:szCs w:val="28"/>
        </w:rPr>
        <w:t>hang-</w:t>
      </w:r>
      <w:proofErr w:type="spellStart"/>
      <w:r w:rsidR="009A3EF2" w:rsidRPr="00F21898">
        <w:rPr>
          <w:rFonts w:ascii="Arial" w:hAnsi="Arial" w:cs="Arial"/>
          <w:i/>
          <w:iCs/>
          <w:sz w:val="28"/>
          <w:szCs w:val="28"/>
        </w:rPr>
        <w:t>awo</w:t>
      </w:r>
      <w:proofErr w:type="spellEnd"/>
      <w:r w:rsidR="00E21D19">
        <w:rPr>
          <w:rFonts w:ascii="Arial" w:hAnsi="Arial" w:cs="Arial"/>
          <w:i/>
          <w:iCs/>
          <w:sz w:val="28"/>
          <w:szCs w:val="28"/>
        </w:rPr>
        <w:t>,</w:t>
      </w:r>
      <w:r w:rsidR="009A3EF2" w:rsidRPr="009A3EF2">
        <w:rPr>
          <w:rFonts w:ascii="Arial" w:hAnsi="Arial" w:cs="Arial"/>
          <w:sz w:val="28"/>
          <w:szCs w:val="28"/>
        </w:rPr>
        <w:t xml:space="preserve"> ma wardrobe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9A3EF2" w:rsidRPr="009A3EF2">
        <w:rPr>
          <w:rFonts w:ascii="Arial" w:hAnsi="Arial" w:cs="Arial"/>
          <w:sz w:val="28"/>
          <w:szCs w:val="28"/>
        </w:rPr>
        <w:t xml:space="preserve"> Be a man </w:t>
      </w:r>
      <w:proofErr w:type="spellStart"/>
      <w:r w:rsidR="009A3EF2" w:rsidRPr="009A3EF2">
        <w:rPr>
          <w:rFonts w:ascii="Arial" w:hAnsi="Arial" w:cs="Arial"/>
          <w:sz w:val="28"/>
          <w:szCs w:val="28"/>
        </w:rPr>
        <w:t>ano</w:t>
      </w:r>
      <w:proofErr w:type="spellEnd"/>
      <w:r w:rsidR="009A3EF2" w:rsidRPr="009A3EF2">
        <w:rPr>
          <w:rFonts w:ascii="Arial" w:hAnsi="Arial" w:cs="Arial"/>
          <w:sz w:val="28"/>
          <w:szCs w:val="28"/>
        </w:rPr>
        <w:t xml:space="preserve">... </w:t>
      </w:r>
      <w:r w:rsidR="00E21D19">
        <w:rPr>
          <w:rFonts w:ascii="Arial" w:hAnsi="Arial" w:cs="Arial"/>
          <w:sz w:val="28"/>
          <w:szCs w:val="28"/>
        </w:rPr>
        <w:t>W</w:t>
      </w:r>
      <w:r w:rsidR="009A3EF2" w:rsidRPr="009A3EF2">
        <w:rPr>
          <w:rFonts w:ascii="Arial" w:hAnsi="Arial" w:cs="Arial"/>
          <w:sz w:val="28"/>
          <w:szCs w:val="28"/>
        </w:rPr>
        <w:t>hen we talk about change of status</w:t>
      </w:r>
      <w:r w:rsidR="005B3E09">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ngaitange</w:t>
      </w:r>
      <w:proofErr w:type="spellEnd"/>
      <w:r w:rsidR="009A3EF2" w:rsidRPr="009A3EF2">
        <w:rPr>
          <w:rFonts w:ascii="Arial" w:hAnsi="Arial" w:cs="Arial"/>
          <w:sz w:val="28"/>
          <w:szCs w:val="28"/>
        </w:rPr>
        <w:t xml:space="preserve"> newe</w:t>
      </w:r>
      <w:r w:rsidR="00FE1B1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E1B11">
        <w:rPr>
          <w:rFonts w:ascii="Arial" w:hAnsi="Arial" w:cs="Arial"/>
          <w:sz w:val="28"/>
          <w:szCs w:val="28"/>
        </w:rPr>
        <w:t>Mmm</w:t>
      </w:r>
      <w:proofErr w:type="spellEnd"/>
      <w:r w:rsidR="00FE1B11">
        <w:rPr>
          <w:rFonts w:ascii="Arial" w:hAnsi="Arial" w:cs="Arial"/>
          <w:sz w:val="28"/>
          <w:szCs w:val="28"/>
        </w:rPr>
        <w:t xml:space="preserve">, </w:t>
      </w:r>
      <w:r w:rsidR="009A3EF2" w:rsidRPr="009A3EF2">
        <w:rPr>
          <w:rFonts w:ascii="Arial" w:hAnsi="Arial" w:cs="Arial"/>
          <w:sz w:val="28"/>
          <w:szCs w:val="28"/>
        </w:rPr>
        <w:t xml:space="preserve">but </w:t>
      </w:r>
      <w:proofErr w:type="spellStart"/>
      <w:r w:rsidR="00D649ED">
        <w:rPr>
          <w:rFonts w:ascii="Arial" w:hAnsi="Arial" w:cs="Arial"/>
          <w:sz w:val="28"/>
          <w:szCs w:val="28"/>
        </w:rPr>
        <w:t>ndakaona</w:t>
      </w:r>
      <w:proofErr w:type="spellEnd"/>
      <w:r w:rsidR="00D649ED">
        <w:rPr>
          <w:rFonts w:ascii="Arial" w:hAnsi="Arial" w:cs="Arial"/>
          <w:sz w:val="28"/>
          <w:szCs w:val="28"/>
        </w:rPr>
        <w:t xml:space="preserve"> </w:t>
      </w:r>
      <w:r w:rsidR="009A3EF2" w:rsidRPr="009A3EF2">
        <w:rPr>
          <w:rFonts w:ascii="Arial" w:hAnsi="Arial" w:cs="Arial"/>
          <w:sz w:val="28"/>
          <w:szCs w:val="28"/>
        </w:rPr>
        <w:t>ma brother</w:t>
      </w:r>
      <w:r w:rsidR="00D014FA">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ukangoaregerawo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ahhh</w:t>
      </w:r>
      <w:proofErr w:type="spellEnd"/>
      <w:r w:rsidR="0029526A">
        <w:rPr>
          <w:rFonts w:ascii="Arial" w:hAnsi="Arial" w:cs="Arial"/>
          <w:sz w:val="28"/>
          <w:szCs w:val="28"/>
        </w:rPr>
        <w:t xml:space="preserve">, </w:t>
      </w:r>
      <w:r w:rsidR="009A3EF2" w:rsidRPr="009A3EF2">
        <w:rPr>
          <w:rFonts w:ascii="Arial" w:hAnsi="Arial" w:cs="Arial"/>
          <w:sz w:val="28"/>
          <w:szCs w:val="28"/>
        </w:rPr>
        <w:t xml:space="preserve">ma brother </w:t>
      </w:r>
      <w:proofErr w:type="spellStart"/>
      <w:r w:rsidR="009A3EF2" w:rsidRPr="009A3EF2">
        <w:rPr>
          <w:rFonts w:ascii="Arial" w:hAnsi="Arial" w:cs="Arial"/>
          <w:sz w:val="28"/>
          <w:szCs w:val="28"/>
        </w:rPr>
        <w:t>ukangoaregerawo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vanongoregerawo</w:t>
      </w:r>
      <w:proofErr w:type="spellEnd"/>
      <w:r w:rsidR="009A3EF2" w:rsidRPr="009A3EF2">
        <w:rPr>
          <w:rFonts w:ascii="Arial" w:hAnsi="Arial" w:cs="Arial"/>
          <w:sz w:val="28"/>
          <w:szCs w:val="28"/>
        </w:rPr>
        <w:t>.</w:t>
      </w:r>
    </w:p>
    <w:p w14:paraId="1E3727A4" w14:textId="30C2AD44" w:rsidR="00117169" w:rsidRDefault="008371AC" w:rsidP="00C85247">
      <w:pPr>
        <w:jc w:val="both"/>
        <w:rPr>
          <w:rFonts w:ascii="Arial" w:hAnsi="Arial" w:cs="Arial"/>
          <w:sz w:val="28"/>
          <w:szCs w:val="28"/>
        </w:rPr>
      </w:pPr>
      <w:r>
        <w:rPr>
          <w:rFonts w:ascii="Arial" w:hAnsi="Arial" w:cs="Arial"/>
          <w:sz w:val="28"/>
          <w:szCs w:val="28"/>
          <w:vertAlign w:val="superscript"/>
        </w:rPr>
        <w:t xml:space="preserve">52 </w:t>
      </w:r>
      <w:r w:rsidR="009A3EF2" w:rsidRPr="009A3EF2">
        <w:rPr>
          <w:rFonts w:ascii="Arial" w:hAnsi="Arial" w:cs="Arial"/>
          <w:sz w:val="28"/>
          <w:szCs w:val="28"/>
        </w:rPr>
        <w:t xml:space="preserve">I have stayed with brothers, I know kuti </w:t>
      </w:r>
      <w:proofErr w:type="spellStart"/>
      <w:r w:rsidR="009A3EF2" w:rsidRPr="009A3EF2">
        <w:rPr>
          <w:rFonts w:ascii="Arial" w:hAnsi="Arial" w:cs="Arial"/>
          <w:sz w:val="28"/>
          <w:szCs w:val="28"/>
        </w:rPr>
        <w:t>vanenge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vachingoti</w:t>
      </w:r>
      <w:proofErr w:type="spellEnd"/>
      <w:r w:rsidR="009A3EF2" w:rsidRPr="009A3EF2">
        <w:rPr>
          <w:rFonts w:ascii="Arial" w:hAnsi="Arial" w:cs="Arial"/>
          <w:sz w:val="28"/>
          <w:szCs w:val="28"/>
        </w:rPr>
        <w:t xml:space="preserve">, 'tiri </w:t>
      </w:r>
      <w:proofErr w:type="spellStart"/>
      <w:r w:rsidR="009A3EF2" w:rsidRPr="009A3EF2">
        <w:rPr>
          <w:rFonts w:ascii="Arial" w:hAnsi="Arial" w:cs="Arial"/>
          <w:sz w:val="28"/>
          <w:szCs w:val="28"/>
        </w:rPr>
        <w:t>vashanyi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nevapfuuri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ndichazotenga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ndaanemba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yaani</w:t>
      </w:r>
      <w:proofErr w:type="spellEnd"/>
      <w:r w:rsidR="009A3EF2" w:rsidRPr="009A3EF2">
        <w:rPr>
          <w:rFonts w:ascii="Arial" w:hAnsi="Arial" w:cs="Arial"/>
          <w:sz w:val="28"/>
          <w:szCs w:val="28"/>
        </w:rPr>
        <w:t xml:space="preserve">...? </w:t>
      </w:r>
      <w:r w:rsidR="00C85247" w:rsidRPr="00C85247">
        <w:rPr>
          <w:rFonts w:ascii="Segoe UI" w:hAnsi="Segoe UI" w:cs="Segoe UI"/>
          <w:sz w:val="26"/>
          <w:szCs w:val="26"/>
        </w:rPr>
        <w:t xml:space="preserve"> </w:t>
      </w:r>
      <w:r w:rsidR="00C85247" w:rsidRPr="00612D63">
        <w:rPr>
          <w:rFonts w:ascii="Arial" w:hAnsi="Arial" w:cs="Arial"/>
          <w:sz w:val="18"/>
          <w:szCs w:val="18"/>
        </w:rPr>
        <w:t>[Congregation says, ‘yangu</w:t>
      </w:r>
      <w:r w:rsidR="00227049">
        <w:rPr>
          <w:rFonts w:ascii="Arial" w:hAnsi="Arial" w:cs="Arial"/>
          <w:sz w:val="18"/>
          <w:szCs w:val="18"/>
        </w:rPr>
        <w:t>,</w:t>
      </w:r>
      <w:r w:rsidR="00276228" w:rsidRPr="00612D63">
        <w:rPr>
          <w:rFonts w:ascii="Arial" w:hAnsi="Arial" w:cs="Arial"/>
          <w:sz w:val="18"/>
          <w:szCs w:val="18"/>
        </w:rPr>
        <w:t>’]</w:t>
      </w:r>
      <w:r w:rsidR="00276228">
        <w:rPr>
          <w:rFonts w:ascii="Arial" w:hAnsi="Arial" w:cs="Arial"/>
          <w:sz w:val="28"/>
          <w:szCs w:val="28"/>
        </w:rPr>
        <w:t xml:space="preserve"> </w:t>
      </w:r>
      <w:r w:rsidR="00227049">
        <w:rPr>
          <w:rFonts w:ascii="Arial" w:hAnsi="Arial" w:cs="Arial"/>
          <w:sz w:val="28"/>
          <w:szCs w:val="28"/>
        </w:rPr>
        <w:t>y</w:t>
      </w:r>
      <w:r w:rsidR="009A3EF2" w:rsidRPr="009A3EF2">
        <w:rPr>
          <w:rFonts w:ascii="Arial" w:hAnsi="Arial" w:cs="Arial"/>
          <w:sz w:val="28"/>
          <w:szCs w:val="28"/>
        </w:rPr>
        <w:t xml:space="preserve">angu'. No </w:t>
      </w:r>
      <w:r w:rsidR="00534101">
        <w:rPr>
          <w:rFonts w:ascii="Arial" w:hAnsi="Arial" w:cs="Arial"/>
          <w:sz w:val="28"/>
          <w:szCs w:val="28"/>
        </w:rPr>
        <w:t>ha-</w:t>
      </w:r>
      <w:proofErr w:type="spellStart"/>
      <w:r w:rsidR="00534101">
        <w:rPr>
          <w:rFonts w:ascii="Arial" w:hAnsi="Arial" w:cs="Arial"/>
          <w:sz w:val="28"/>
          <w:szCs w:val="28"/>
        </w:rPr>
        <w:t>maona</w:t>
      </w:r>
      <w:proofErr w:type="spellEnd"/>
      <w:r w:rsidR="00C209A4">
        <w:rPr>
          <w:rFonts w:ascii="Arial" w:hAnsi="Arial" w:cs="Arial"/>
          <w:sz w:val="28"/>
          <w:szCs w:val="28"/>
        </w:rPr>
        <w:t>. S</w:t>
      </w:r>
      <w:r w:rsidR="009A3EF2" w:rsidRPr="009A3EF2">
        <w:rPr>
          <w:rFonts w:ascii="Arial" w:hAnsi="Arial" w:cs="Arial"/>
          <w:sz w:val="28"/>
          <w:szCs w:val="28"/>
        </w:rPr>
        <w:t xml:space="preserve">aka </w:t>
      </w:r>
      <w:proofErr w:type="spellStart"/>
      <w:r w:rsidR="009A3EF2" w:rsidRPr="009A3EF2">
        <w:rPr>
          <w:rFonts w:ascii="Arial" w:hAnsi="Arial" w:cs="Arial"/>
          <w:sz w:val="28"/>
          <w:szCs w:val="28"/>
        </w:rPr>
        <w:t>mukaita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mubhedha</w:t>
      </w:r>
      <w:proofErr w:type="spellEnd"/>
      <w:r w:rsidR="009A3EF2" w:rsidRPr="009A3EF2">
        <w:rPr>
          <w:rFonts w:ascii="Arial" w:hAnsi="Arial" w:cs="Arial"/>
          <w:sz w:val="28"/>
          <w:szCs w:val="28"/>
        </w:rPr>
        <w:t xml:space="preserve"> yenyu, </w:t>
      </w:r>
      <w:proofErr w:type="spellStart"/>
      <w:r w:rsidR="009A3EF2" w:rsidRPr="009A3EF2">
        <w:rPr>
          <w:rFonts w:ascii="Arial" w:hAnsi="Arial" w:cs="Arial"/>
          <w:sz w:val="28"/>
          <w:szCs w:val="28"/>
        </w:rPr>
        <w:t>mubhedha</w:t>
      </w:r>
      <w:proofErr w:type="spellEnd"/>
      <w:r w:rsidR="009A3EF2" w:rsidRPr="009A3EF2">
        <w:rPr>
          <w:rFonts w:ascii="Arial" w:hAnsi="Arial" w:cs="Arial"/>
          <w:sz w:val="28"/>
          <w:szCs w:val="28"/>
        </w:rPr>
        <w:t xml:space="preserve"> yenyu, </w:t>
      </w:r>
      <w:proofErr w:type="spellStart"/>
      <w:r w:rsidR="009A3EF2" w:rsidRPr="009A3EF2">
        <w:rPr>
          <w:rFonts w:ascii="Arial" w:hAnsi="Arial" w:cs="Arial"/>
          <w:sz w:val="28"/>
          <w:szCs w:val="28"/>
        </w:rPr>
        <w:t>mubhedha</w:t>
      </w:r>
      <w:proofErr w:type="spellEnd"/>
      <w:r w:rsidR="009A3EF2" w:rsidRPr="009A3EF2">
        <w:rPr>
          <w:rFonts w:ascii="Arial" w:hAnsi="Arial" w:cs="Arial"/>
          <w:sz w:val="28"/>
          <w:szCs w:val="28"/>
        </w:rPr>
        <w:t xml:space="preserve"> yenyu, wardrobe </w:t>
      </w:r>
      <w:proofErr w:type="spellStart"/>
      <w:r w:rsidR="009A3EF2" w:rsidRPr="009A3EF2">
        <w:rPr>
          <w:rFonts w:ascii="Arial" w:hAnsi="Arial" w:cs="Arial"/>
          <w:sz w:val="28"/>
          <w:szCs w:val="28"/>
        </w:rPr>
        <w:t>dzenyu</w:t>
      </w:r>
      <w:proofErr w:type="spellEnd"/>
      <w:r w:rsidR="009A3EF2" w:rsidRPr="009A3EF2">
        <w:rPr>
          <w:rFonts w:ascii="Arial" w:hAnsi="Arial" w:cs="Arial"/>
          <w:sz w:val="28"/>
          <w:szCs w:val="28"/>
        </w:rPr>
        <w:t xml:space="preserve">, wardrobe </w:t>
      </w:r>
      <w:proofErr w:type="spellStart"/>
      <w:r w:rsidR="009A3EF2" w:rsidRPr="009A3EF2">
        <w:rPr>
          <w:rFonts w:ascii="Arial" w:hAnsi="Arial" w:cs="Arial"/>
          <w:sz w:val="28"/>
          <w:szCs w:val="28"/>
        </w:rPr>
        <w:t>dzenyu</w:t>
      </w:r>
      <w:proofErr w:type="spellEnd"/>
      <w:r w:rsidR="009A3EF2" w:rsidRPr="009A3EF2">
        <w:rPr>
          <w:rFonts w:ascii="Arial" w:hAnsi="Arial" w:cs="Arial"/>
          <w:sz w:val="28"/>
          <w:szCs w:val="28"/>
        </w:rPr>
        <w:t xml:space="preserve">, wardrobe </w:t>
      </w:r>
      <w:proofErr w:type="spellStart"/>
      <w:r w:rsidR="009A3EF2" w:rsidRPr="009A3EF2">
        <w:rPr>
          <w:rFonts w:ascii="Arial" w:hAnsi="Arial" w:cs="Arial"/>
          <w:sz w:val="28"/>
          <w:szCs w:val="28"/>
        </w:rPr>
        <w:t>dzenyu</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Motsvagawo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zvima</w:t>
      </w:r>
      <w:proofErr w:type="spellEnd"/>
      <w:r w:rsidR="009A3EF2" w:rsidRPr="009A3EF2">
        <w:rPr>
          <w:rFonts w:ascii="Arial" w:hAnsi="Arial" w:cs="Arial"/>
          <w:sz w:val="28"/>
          <w:szCs w:val="28"/>
        </w:rPr>
        <w:t xml:space="preserve"> table, </w:t>
      </w:r>
      <w:proofErr w:type="spellStart"/>
      <w:r w:rsidR="009A3EF2" w:rsidRPr="009A3EF2">
        <w:rPr>
          <w:rFonts w:ascii="Arial" w:hAnsi="Arial" w:cs="Arial"/>
          <w:sz w:val="28"/>
          <w:szCs w:val="28"/>
        </w:rPr>
        <w:t>pekuverengera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muchiisawo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mabhuku</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uchigarawo</w:t>
      </w:r>
      <w:proofErr w:type="spellEnd"/>
      <w:r w:rsidR="009A3EF2" w:rsidRPr="009A3EF2">
        <w:rPr>
          <w:rFonts w:ascii="Arial" w:hAnsi="Arial" w:cs="Arial"/>
          <w:sz w:val="28"/>
          <w:szCs w:val="28"/>
        </w:rPr>
        <w:t xml:space="preserve"> pasi </w:t>
      </w:r>
      <w:proofErr w:type="spellStart"/>
      <w:r w:rsidR="009A3EF2" w:rsidRPr="009A3EF2">
        <w:rPr>
          <w:rFonts w:ascii="Arial" w:hAnsi="Arial" w:cs="Arial"/>
          <w:sz w:val="28"/>
          <w:szCs w:val="28"/>
        </w:rPr>
        <w:t>uchinyora</w:t>
      </w:r>
      <w:proofErr w:type="spellEnd"/>
      <w:r w:rsidR="009A3EF2" w:rsidRPr="009A3EF2">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C209A4">
        <w:rPr>
          <w:rFonts w:ascii="Arial" w:hAnsi="Arial" w:cs="Arial"/>
          <w:sz w:val="28"/>
          <w:szCs w:val="28"/>
        </w:rPr>
        <w:t>.</w:t>
      </w:r>
      <w:r w:rsidR="009A3EF2" w:rsidRPr="009A3EF2">
        <w:rPr>
          <w:rFonts w:ascii="Arial" w:hAnsi="Arial" w:cs="Arial"/>
          <w:sz w:val="28"/>
          <w:szCs w:val="28"/>
        </w:rPr>
        <w:t xml:space="preserve"> </w:t>
      </w:r>
      <w:proofErr w:type="spellStart"/>
      <w:r w:rsidR="00C209A4">
        <w:rPr>
          <w:rFonts w:ascii="Arial" w:hAnsi="Arial" w:cs="Arial"/>
          <w:sz w:val="28"/>
          <w:szCs w:val="28"/>
        </w:rPr>
        <w:t>T</w:t>
      </w:r>
      <w:r w:rsidR="009A3EF2" w:rsidRPr="009A3EF2">
        <w:rPr>
          <w:rFonts w:ascii="Arial" w:hAnsi="Arial" w:cs="Arial"/>
          <w:sz w:val="28"/>
          <w:szCs w:val="28"/>
        </w:rPr>
        <w:t>okuisirai</w:t>
      </w:r>
      <w:proofErr w:type="spellEnd"/>
      <w:r w:rsidR="009A3EF2" w:rsidRPr="009A3EF2">
        <w:rPr>
          <w:rFonts w:ascii="Arial" w:hAnsi="Arial" w:cs="Arial"/>
          <w:sz w:val="28"/>
          <w:szCs w:val="28"/>
        </w:rPr>
        <w:t xml:space="preserve"> ma sofa mu lounge</w:t>
      </w:r>
      <w:r w:rsidR="00050018">
        <w:rPr>
          <w:rStyle w:val="CommentReference"/>
          <w:rFonts w:ascii="Arial" w:hAnsi="Arial" w:cs="Arial"/>
          <w:sz w:val="28"/>
          <w:szCs w:val="28"/>
        </w:rPr>
        <w:t>,</w:t>
      </w:r>
      <w:r w:rsidR="00050018">
        <w:rPr>
          <w:rFonts w:ascii="Arial" w:hAnsi="Arial" w:cs="Arial"/>
          <w:sz w:val="28"/>
          <w:szCs w:val="28"/>
        </w:rPr>
        <w:t xml:space="preserve"> </w:t>
      </w:r>
      <w:proofErr w:type="spellStart"/>
      <w:r w:rsidR="009A3EF2" w:rsidRPr="009A3EF2">
        <w:rPr>
          <w:rFonts w:ascii="Arial" w:hAnsi="Arial" w:cs="Arial"/>
          <w:sz w:val="28"/>
          <w:szCs w:val="28"/>
        </w:rPr>
        <w:t>ehh</w:t>
      </w:r>
      <w:proofErr w:type="spellEnd"/>
      <w:r w:rsidR="0023317C">
        <w:rPr>
          <w:rFonts w:ascii="Arial" w:hAnsi="Arial" w:cs="Arial"/>
          <w:sz w:val="28"/>
          <w:szCs w:val="28"/>
        </w:rPr>
        <w:t>,</w:t>
      </w:r>
      <w:r w:rsidR="009A3EF2" w:rsidRPr="009A3EF2">
        <w:rPr>
          <w:rFonts w:ascii="Arial" w:hAnsi="Arial" w:cs="Arial"/>
          <w:sz w:val="28"/>
          <w:szCs w:val="28"/>
        </w:rPr>
        <w:t xml:space="preserve"> dining </w:t>
      </w:r>
      <w:proofErr w:type="spellStart"/>
      <w:r w:rsidR="009A3EF2" w:rsidRPr="009A3EF2">
        <w:rPr>
          <w:rFonts w:ascii="Arial" w:hAnsi="Arial" w:cs="Arial"/>
          <w:sz w:val="28"/>
          <w:szCs w:val="28"/>
        </w:rPr>
        <w:t>yekudyira</w:t>
      </w:r>
      <w:proofErr w:type="spellEnd"/>
      <w:r w:rsidR="009A3EF2" w:rsidRPr="009A3EF2">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F275BC">
        <w:rPr>
          <w:rFonts w:ascii="Arial" w:hAnsi="Arial" w:cs="Arial"/>
          <w:sz w:val="28"/>
          <w:szCs w:val="28"/>
        </w:rPr>
        <w:t>.</w:t>
      </w:r>
      <w:r w:rsidR="009A3EF2" w:rsidRPr="009A3EF2">
        <w:rPr>
          <w:rFonts w:ascii="Arial" w:hAnsi="Arial" w:cs="Arial"/>
          <w:sz w:val="28"/>
          <w:szCs w:val="28"/>
        </w:rPr>
        <w:t xml:space="preserve"> </w:t>
      </w:r>
      <w:proofErr w:type="spellStart"/>
      <w:r w:rsidR="00F275BC">
        <w:rPr>
          <w:rFonts w:ascii="Arial" w:hAnsi="Arial" w:cs="Arial"/>
          <w:sz w:val="28"/>
          <w:szCs w:val="28"/>
        </w:rPr>
        <w:t>W</w:t>
      </w:r>
      <w:r w:rsidR="009A3EF2" w:rsidRPr="009A3EF2">
        <w:rPr>
          <w:rFonts w:ascii="Arial" w:hAnsi="Arial" w:cs="Arial"/>
          <w:sz w:val="28"/>
          <w:szCs w:val="28"/>
        </w:rPr>
        <w:t>oisawo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ruoko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muhomwe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uchinzwa</w:t>
      </w:r>
      <w:proofErr w:type="spellEnd"/>
      <w:r w:rsidR="009A3EF2" w:rsidRPr="009A3EF2">
        <w:rPr>
          <w:rFonts w:ascii="Arial" w:hAnsi="Arial" w:cs="Arial"/>
          <w:sz w:val="28"/>
          <w:szCs w:val="28"/>
        </w:rPr>
        <w:t xml:space="preserve"> kuti ndiri munhu, </w:t>
      </w:r>
      <w:r w:rsidR="00534101">
        <w:rPr>
          <w:rFonts w:ascii="Arial" w:hAnsi="Arial" w:cs="Arial"/>
          <w:sz w:val="28"/>
          <w:szCs w:val="28"/>
        </w:rPr>
        <w:t>ha-</w:t>
      </w:r>
      <w:proofErr w:type="spellStart"/>
      <w:r w:rsidR="00534101">
        <w:rPr>
          <w:rFonts w:ascii="Arial" w:hAnsi="Arial" w:cs="Arial"/>
          <w:sz w:val="28"/>
          <w:szCs w:val="28"/>
        </w:rPr>
        <w:t>moona</w:t>
      </w:r>
      <w:proofErr w:type="spellEnd"/>
      <w:r w:rsidR="009A3EF2" w:rsidRPr="009A3EF2">
        <w:rPr>
          <w:rFonts w:ascii="Arial" w:hAnsi="Arial" w:cs="Arial"/>
          <w:sz w:val="28"/>
          <w:szCs w:val="28"/>
        </w:rPr>
        <w:t xml:space="preserve">. </w:t>
      </w:r>
    </w:p>
    <w:p w14:paraId="194E3C73" w14:textId="24192AE7" w:rsidR="005A4DA3" w:rsidRDefault="000B2266" w:rsidP="00EE1207">
      <w:pPr>
        <w:jc w:val="both"/>
        <w:rPr>
          <w:rFonts w:ascii="Arial" w:hAnsi="Arial" w:cs="Arial"/>
          <w:sz w:val="28"/>
          <w:szCs w:val="28"/>
        </w:rPr>
      </w:pPr>
      <w:r>
        <w:rPr>
          <w:rFonts w:ascii="Arial" w:hAnsi="Arial" w:cs="Arial"/>
          <w:sz w:val="28"/>
          <w:szCs w:val="28"/>
          <w:vertAlign w:val="superscript"/>
        </w:rPr>
        <w:t xml:space="preserve">53 </w:t>
      </w:r>
      <w:r w:rsidR="009A3EF2" w:rsidRPr="009A3EF2">
        <w:rPr>
          <w:rFonts w:ascii="Arial" w:hAnsi="Arial" w:cs="Arial"/>
          <w:sz w:val="28"/>
          <w:szCs w:val="28"/>
        </w:rPr>
        <w:t xml:space="preserve">Kwete kuti </w:t>
      </w:r>
      <w:proofErr w:type="spellStart"/>
      <w:r w:rsidR="009A3EF2" w:rsidRPr="009A3EF2">
        <w:rPr>
          <w:rFonts w:ascii="Arial" w:hAnsi="Arial" w:cs="Arial"/>
          <w:sz w:val="28"/>
          <w:szCs w:val="28"/>
        </w:rPr>
        <w:t>waburuka</w:t>
      </w:r>
      <w:proofErr w:type="spellEnd"/>
      <w:r w:rsidR="009A3EF2" w:rsidRPr="009A3EF2">
        <w:rPr>
          <w:rFonts w:ascii="Arial" w:hAnsi="Arial" w:cs="Arial"/>
          <w:sz w:val="28"/>
          <w:szCs w:val="28"/>
        </w:rPr>
        <w:t xml:space="preserve">... vazhinji </w:t>
      </w:r>
      <w:proofErr w:type="spellStart"/>
      <w:r w:rsidR="009A3EF2" w:rsidRPr="009A3EF2">
        <w:rPr>
          <w:rFonts w:ascii="Arial" w:hAnsi="Arial" w:cs="Arial"/>
          <w:sz w:val="28"/>
          <w:szCs w:val="28"/>
        </w:rPr>
        <w:t>vanenge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vakarara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mumotokari</w:t>
      </w:r>
      <w:proofErr w:type="spellEnd"/>
      <w:r w:rsidR="009A3EF2" w:rsidRPr="009A3EF2">
        <w:rPr>
          <w:rFonts w:ascii="Arial" w:hAnsi="Arial" w:cs="Arial"/>
          <w:sz w:val="28"/>
          <w:szCs w:val="28"/>
        </w:rPr>
        <w:t>.</w:t>
      </w:r>
      <w:r w:rsidR="003403B8">
        <w:rPr>
          <w:rFonts w:ascii="Arial" w:hAnsi="Arial" w:cs="Arial"/>
          <w:sz w:val="28"/>
          <w:szCs w:val="28"/>
        </w:rPr>
        <w:t xml:space="preserve"> </w:t>
      </w:r>
      <w:r w:rsidR="009800C1" w:rsidRPr="009800C1">
        <w:rPr>
          <w:rFonts w:ascii="Arial" w:hAnsi="Arial" w:cs="Arial"/>
          <w:sz w:val="18"/>
          <w:szCs w:val="28"/>
        </w:rPr>
        <w:t>[Congregation laughs]</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Vobuda</w:t>
      </w:r>
      <w:proofErr w:type="spellEnd"/>
      <w:r w:rsidR="009A3EF2" w:rsidRPr="009A3EF2">
        <w:rPr>
          <w:rFonts w:ascii="Arial" w:hAnsi="Arial" w:cs="Arial"/>
          <w:sz w:val="28"/>
          <w:szCs w:val="28"/>
        </w:rPr>
        <w:t xml:space="preserve"> vamwe </w:t>
      </w:r>
      <w:proofErr w:type="spellStart"/>
      <w:r w:rsidR="009A3EF2" w:rsidRPr="009A3EF2">
        <w:rPr>
          <w:rFonts w:ascii="Arial" w:hAnsi="Arial" w:cs="Arial"/>
          <w:sz w:val="28"/>
          <w:szCs w:val="28"/>
        </w:rPr>
        <w:t>va.</w:t>
      </w:r>
      <w:proofErr w:type="spellEnd"/>
      <w:r w:rsidR="009A3EF2" w:rsidRPr="009A3EF2">
        <w:rPr>
          <w:rFonts w:ascii="Arial" w:hAnsi="Arial" w:cs="Arial"/>
          <w:sz w:val="28"/>
          <w:szCs w:val="28"/>
        </w:rPr>
        <w:t xml:space="preserve">.. Toyota </w:t>
      </w:r>
      <w:proofErr w:type="spellStart"/>
      <w:r w:rsidR="009A3EF2" w:rsidRPr="009A3EF2">
        <w:rPr>
          <w:rFonts w:ascii="Arial" w:hAnsi="Arial" w:cs="Arial"/>
          <w:sz w:val="28"/>
          <w:szCs w:val="28"/>
        </w:rPr>
        <w:t>yanga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yaa</w:t>
      </w:r>
      <w:proofErr w:type="spellEnd"/>
      <w:r w:rsidR="00BA0DE8">
        <w:rPr>
          <w:rFonts w:ascii="Arial" w:hAnsi="Arial" w:cs="Arial"/>
          <w:sz w:val="28"/>
          <w:szCs w:val="28"/>
        </w:rPr>
        <w:t xml:space="preserve"> </w:t>
      </w:r>
      <w:proofErr w:type="spellStart"/>
      <w:r w:rsidR="009A3EF2" w:rsidRPr="009A3EF2">
        <w:rPr>
          <w:rFonts w:ascii="Arial" w:hAnsi="Arial" w:cs="Arial"/>
          <w:sz w:val="28"/>
          <w:szCs w:val="28"/>
        </w:rPr>
        <w:t>yekurarire</w:t>
      </w:r>
      <w:proofErr w:type="spellEnd"/>
      <w:r w:rsidR="009A3EF2" w:rsidRPr="009A3EF2">
        <w:rPr>
          <w:rFonts w:ascii="Arial" w:hAnsi="Arial" w:cs="Arial"/>
          <w:sz w:val="28"/>
          <w:szCs w:val="28"/>
        </w:rPr>
        <w:t xml:space="preserve"> iyi vanhu </w:t>
      </w:r>
      <w:proofErr w:type="spellStart"/>
      <w:r w:rsidR="009A3EF2" w:rsidRPr="009A3EF2">
        <w:rPr>
          <w:rFonts w:ascii="Arial" w:hAnsi="Arial" w:cs="Arial"/>
          <w:sz w:val="28"/>
          <w:szCs w:val="28"/>
        </w:rPr>
        <w:t>vachirara</w:t>
      </w:r>
      <w:proofErr w:type="spellEnd"/>
      <w:r w:rsidR="009A3EF2" w:rsidRPr="009A3EF2">
        <w:rPr>
          <w:rFonts w:ascii="Arial" w:hAnsi="Arial" w:cs="Arial"/>
          <w:sz w:val="28"/>
          <w:szCs w:val="28"/>
        </w:rPr>
        <w:t xml:space="preserve"> ku... </w:t>
      </w:r>
      <w:proofErr w:type="spellStart"/>
      <w:r w:rsidR="009A3EF2" w:rsidRPr="009A3EF2">
        <w:rPr>
          <w:rFonts w:ascii="Arial" w:hAnsi="Arial" w:cs="Arial"/>
          <w:sz w:val="28"/>
          <w:szCs w:val="28"/>
        </w:rPr>
        <w:t>vachiwaridza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kuseri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kuya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kubvira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ichiri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apa</w:t>
      </w:r>
      <w:proofErr w:type="spellEnd"/>
      <w:r w:rsidR="009A3EF2" w:rsidRPr="009A3EF2">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Mmm</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ndosaka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ndati</w:t>
      </w:r>
      <w:proofErr w:type="spellEnd"/>
      <w:r w:rsidR="009A3EF2" w:rsidRPr="009A3EF2">
        <w:rPr>
          <w:rFonts w:ascii="Arial" w:hAnsi="Arial" w:cs="Arial"/>
          <w:sz w:val="28"/>
          <w:szCs w:val="28"/>
        </w:rPr>
        <w:t xml:space="preserve"> </w:t>
      </w:r>
      <w:commentRangeStart w:id="17"/>
      <w:commentRangeStart w:id="18"/>
      <w:r w:rsidR="009A3EF2" w:rsidRPr="009A3EF2">
        <w:rPr>
          <w:rFonts w:ascii="Arial" w:hAnsi="Arial" w:cs="Arial"/>
          <w:sz w:val="28"/>
          <w:szCs w:val="28"/>
        </w:rPr>
        <w:t>no,</w:t>
      </w:r>
      <w:commentRangeEnd w:id="17"/>
      <w:r w:rsidR="003D6A20">
        <w:rPr>
          <w:rStyle w:val="CommentReference"/>
        </w:rPr>
        <w:commentReference w:id="17"/>
      </w:r>
      <w:commentRangeEnd w:id="18"/>
      <w:r w:rsidR="00E735B6">
        <w:rPr>
          <w:rStyle w:val="CommentReference"/>
        </w:rPr>
        <w:commentReference w:id="18"/>
      </w:r>
      <w:r w:rsidR="009A3EF2" w:rsidRPr="009A3EF2">
        <w:rPr>
          <w:rFonts w:ascii="Arial" w:hAnsi="Arial" w:cs="Arial"/>
          <w:sz w:val="28"/>
          <w:szCs w:val="28"/>
        </w:rPr>
        <w:t xml:space="preserve"> let's</w:t>
      </w:r>
      <w:r w:rsidR="00E735B6">
        <w:rPr>
          <w:rFonts w:ascii="Arial" w:hAnsi="Arial" w:cs="Arial"/>
          <w:sz w:val="28"/>
          <w:szCs w:val="28"/>
        </w:rPr>
        <w:t>,</w:t>
      </w:r>
      <w:r w:rsidR="009A3EF2" w:rsidRPr="009A3EF2">
        <w:rPr>
          <w:rFonts w:ascii="Arial" w:hAnsi="Arial" w:cs="Arial"/>
          <w:sz w:val="28"/>
          <w:szCs w:val="28"/>
        </w:rPr>
        <w:t xml:space="preserve"> w-w-will do our part to build a nice place for everybody </w:t>
      </w:r>
      <w:proofErr w:type="spellStart"/>
      <w:r w:rsidR="00534101">
        <w:rPr>
          <w:rFonts w:ascii="Arial" w:hAnsi="Arial" w:cs="Arial"/>
          <w:sz w:val="28"/>
          <w:szCs w:val="28"/>
        </w:rPr>
        <w:t>handiti</w:t>
      </w:r>
      <w:proofErr w:type="spellEnd"/>
      <w:r w:rsidR="00534101">
        <w:rPr>
          <w:rFonts w:ascii="Arial" w:hAnsi="Arial" w:cs="Arial"/>
          <w:sz w:val="28"/>
          <w:szCs w:val="28"/>
        </w:rPr>
        <w:t>.</w:t>
      </w:r>
      <w:r w:rsidR="009A3EF2" w:rsidRPr="009A3EF2">
        <w:rPr>
          <w:rFonts w:ascii="Arial" w:hAnsi="Arial" w:cs="Arial"/>
          <w:sz w:val="28"/>
          <w:szCs w:val="28"/>
        </w:rPr>
        <w:t xml:space="preserve"> </w:t>
      </w:r>
      <w:r w:rsidR="006A4523">
        <w:rPr>
          <w:rFonts w:ascii="Arial" w:hAnsi="Arial" w:cs="Arial"/>
          <w:sz w:val="28"/>
          <w:szCs w:val="28"/>
        </w:rPr>
        <w:t>H</w:t>
      </w:r>
      <w:r w:rsidR="009A3EF2" w:rsidRPr="009A3EF2">
        <w:rPr>
          <w:rFonts w:ascii="Arial" w:hAnsi="Arial" w:cs="Arial"/>
          <w:sz w:val="28"/>
          <w:szCs w:val="28"/>
        </w:rPr>
        <w:t xml:space="preserve">ama </w:t>
      </w:r>
      <w:proofErr w:type="spellStart"/>
      <w:r w:rsidR="009A3EF2" w:rsidRPr="009A3EF2">
        <w:rPr>
          <w:rFonts w:ascii="Arial" w:hAnsi="Arial" w:cs="Arial"/>
          <w:sz w:val="28"/>
          <w:szCs w:val="28"/>
        </w:rPr>
        <w:t>dzopinda</w:t>
      </w:r>
      <w:proofErr w:type="spellEnd"/>
      <w:r w:rsidR="006A4523">
        <w:rPr>
          <w:rFonts w:ascii="Arial" w:hAnsi="Arial" w:cs="Arial"/>
          <w:sz w:val="28"/>
          <w:szCs w:val="28"/>
        </w:rPr>
        <w:t>.</w:t>
      </w:r>
      <w:r w:rsidR="009A3EF2" w:rsidRPr="009A3EF2">
        <w:rPr>
          <w:rFonts w:ascii="Arial" w:hAnsi="Arial" w:cs="Arial"/>
          <w:sz w:val="28"/>
          <w:szCs w:val="28"/>
        </w:rPr>
        <w:t xml:space="preserve"> </w:t>
      </w:r>
      <w:proofErr w:type="spellStart"/>
      <w:r w:rsidR="006A4523">
        <w:rPr>
          <w:rFonts w:ascii="Arial" w:hAnsi="Arial" w:cs="Arial"/>
          <w:sz w:val="28"/>
          <w:szCs w:val="28"/>
        </w:rPr>
        <w:t>N</w:t>
      </w:r>
      <w:r w:rsidR="009A3EF2" w:rsidRPr="009A3EF2">
        <w:rPr>
          <w:rFonts w:ascii="Arial" w:hAnsi="Arial" w:cs="Arial"/>
          <w:sz w:val="28"/>
          <w:szCs w:val="28"/>
        </w:rPr>
        <w:t>gatichimugadzirai</w:t>
      </w:r>
      <w:proofErr w:type="spellEnd"/>
      <w:r w:rsidR="009A3EF2" w:rsidRPr="009A3EF2">
        <w:rPr>
          <w:rFonts w:ascii="Arial" w:hAnsi="Arial" w:cs="Arial"/>
          <w:sz w:val="28"/>
          <w:szCs w:val="28"/>
        </w:rPr>
        <w:t xml:space="preserve"> zvakanaka </w:t>
      </w:r>
      <w:proofErr w:type="spellStart"/>
      <w:r w:rsidR="009A3EF2" w:rsidRPr="009A3EF2">
        <w:rPr>
          <w:rFonts w:ascii="Arial" w:hAnsi="Arial" w:cs="Arial"/>
          <w:sz w:val="28"/>
          <w:szCs w:val="28"/>
        </w:rPr>
        <w:t>manje</w:t>
      </w:r>
      <w:proofErr w:type="spellEnd"/>
      <w:r w:rsidR="0067785B">
        <w:rPr>
          <w:rFonts w:ascii="Arial" w:hAnsi="Arial" w:cs="Arial"/>
          <w:sz w:val="28"/>
          <w:szCs w:val="28"/>
        </w:rPr>
        <w:t>.</w:t>
      </w:r>
      <w:r w:rsidR="009A3EF2" w:rsidRPr="009A3EF2">
        <w:rPr>
          <w:rFonts w:ascii="Arial" w:hAnsi="Arial" w:cs="Arial"/>
          <w:sz w:val="28"/>
          <w:szCs w:val="28"/>
        </w:rPr>
        <w:t xml:space="preserve"> </w:t>
      </w:r>
      <w:r w:rsidR="0067785B">
        <w:rPr>
          <w:rFonts w:ascii="Arial" w:hAnsi="Arial" w:cs="Arial"/>
          <w:sz w:val="28"/>
          <w:szCs w:val="28"/>
        </w:rPr>
        <w:t>H</w:t>
      </w:r>
      <w:r w:rsidR="009A3EF2" w:rsidRPr="009A3EF2">
        <w:rPr>
          <w:rFonts w:ascii="Arial" w:hAnsi="Arial" w:cs="Arial"/>
          <w:sz w:val="28"/>
          <w:szCs w:val="28"/>
        </w:rPr>
        <w:t>an</w:t>
      </w:r>
      <w:r w:rsidR="002D1F01">
        <w:rPr>
          <w:rFonts w:ascii="Arial" w:hAnsi="Arial" w:cs="Arial"/>
          <w:sz w:val="28"/>
          <w:szCs w:val="28"/>
        </w:rPr>
        <w:t>d</w:t>
      </w:r>
      <w:r w:rsidR="009A3EF2" w:rsidRPr="009A3EF2">
        <w:rPr>
          <w:rFonts w:ascii="Arial" w:hAnsi="Arial" w:cs="Arial"/>
          <w:sz w:val="28"/>
          <w:szCs w:val="28"/>
        </w:rPr>
        <w:t xml:space="preserve">i </w:t>
      </w:r>
      <w:proofErr w:type="spellStart"/>
      <w:r w:rsidR="009A3EF2" w:rsidRPr="009A3EF2">
        <w:rPr>
          <w:rFonts w:ascii="Arial" w:hAnsi="Arial" w:cs="Arial"/>
          <w:sz w:val="28"/>
          <w:szCs w:val="28"/>
        </w:rPr>
        <w:t>munoona</w:t>
      </w:r>
      <w:proofErr w:type="spellEnd"/>
      <w:r w:rsidR="009A3EF2" w:rsidRPr="009A3EF2">
        <w:rPr>
          <w:rFonts w:ascii="Arial" w:hAnsi="Arial" w:cs="Arial"/>
          <w:sz w:val="28"/>
          <w:szCs w:val="28"/>
        </w:rPr>
        <w:t xml:space="preserve">. Saizvozvi </w:t>
      </w:r>
      <w:proofErr w:type="spellStart"/>
      <w:r w:rsidR="009A3EF2" w:rsidRPr="009A3EF2">
        <w:rPr>
          <w:rFonts w:ascii="Arial" w:hAnsi="Arial" w:cs="Arial"/>
          <w:sz w:val="28"/>
          <w:szCs w:val="28"/>
        </w:rPr>
        <w:t>hamunoona</w:t>
      </w:r>
      <w:proofErr w:type="spellEnd"/>
      <w:r w:rsidR="009A3EF2" w:rsidRPr="009A3EF2">
        <w:rPr>
          <w:rFonts w:ascii="Arial" w:hAnsi="Arial" w:cs="Arial"/>
          <w:sz w:val="28"/>
          <w:szCs w:val="28"/>
        </w:rPr>
        <w:t xml:space="preserve"> kuti </w:t>
      </w:r>
      <w:proofErr w:type="spellStart"/>
      <w:r w:rsidR="009A3EF2" w:rsidRPr="009A3EF2">
        <w:rPr>
          <w:rFonts w:ascii="Arial" w:hAnsi="Arial" w:cs="Arial"/>
          <w:sz w:val="28"/>
          <w:szCs w:val="28"/>
        </w:rPr>
        <w:t>tagadzira</w:t>
      </w:r>
      <w:proofErr w:type="spellEnd"/>
      <w:r w:rsidR="009A3EF2" w:rsidRPr="009A3EF2">
        <w:rPr>
          <w:rFonts w:ascii="Arial" w:hAnsi="Arial" w:cs="Arial"/>
          <w:sz w:val="28"/>
          <w:szCs w:val="28"/>
        </w:rPr>
        <w:t xml:space="preserve"> </w:t>
      </w:r>
      <w:proofErr w:type="spellStart"/>
      <w:r w:rsidR="000F62AD">
        <w:rPr>
          <w:rFonts w:ascii="Arial" w:hAnsi="Arial" w:cs="Arial"/>
          <w:sz w:val="28"/>
          <w:szCs w:val="28"/>
        </w:rPr>
        <w:t>c</w:t>
      </w:r>
      <w:r w:rsidR="009A3EF2" w:rsidRPr="009A3EF2">
        <w:rPr>
          <w:rFonts w:ascii="Arial" w:hAnsi="Arial" w:cs="Arial"/>
          <w:sz w:val="28"/>
          <w:szCs w:val="28"/>
        </w:rPr>
        <w:t>hechi</w:t>
      </w:r>
      <w:proofErr w:type="spellEnd"/>
      <w:r w:rsidR="009A3EF2" w:rsidRPr="009A3EF2">
        <w:rPr>
          <w:rFonts w:ascii="Arial" w:hAnsi="Arial" w:cs="Arial"/>
          <w:sz w:val="28"/>
          <w:szCs w:val="28"/>
        </w:rPr>
        <w:t xml:space="preserve"> yedu zvakanaka...? </w:t>
      </w:r>
      <w:r w:rsidR="009A3EF2" w:rsidRPr="00227049">
        <w:rPr>
          <w:rFonts w:ascii="Arial" w:hAnsi="Arial" w:cs="Arial"/>
          <w:sz w:val="18"/>
          <w:szCs w:val="18"/>
        </w:rPr>
        <w:t xml:space="preserve">[Congregation </w:t>
      </w:r>
      <w:r w:rsidR="00063DA1" w:rsidRPr="00227049">
        <w:rPr>
          <w:rFonts w:ascii="Arial" w:hAnsi="Arial" w:cs="Arial"/>
          <w:sz w:val="18"/>
          <w:szCs w:val="18"/>
        </w:rPr>
        <w:t>says, “</w:t>
      </w:r>
      <w:r w:rsidR="009A3EF2" w:rsidRPr="00227049">
        <w:rPr>
          <w:rFonts w:ascii="Arial" w:hAnsi="Arial" w:cs="Arial"/>
          <w:sz w:val="18"/>
          <w:szCs w:val="18"/>
        </w:rPr>
        <w:t>Amen."]</w:t>
      </w:r>
    </w:p>
    <w:p w14:paraId="26D87762" w14:textId="1BBA8645" w:rsidR="009955AA" w:rsidRDefault="000B2266" w:rsidP="00EE1207">
      <w:pPr>
        <w:jc w:val="both"/>
        <w:rPr>
          <w:rFonts w:ascii="Arial" w:hAnsi="Arial" w:cs="Arial"/>
          <w:sz w:val="28"/>
          <w:szCs w:val="28"/>
        </w:rPr>
      </w:pPr>
      <w:r>
        <w:rPr>
          <w:rFonts w:ascii="Arial" w:hAnsi="Arial" w:cs="Arial"/>
          <w:sz w:val="28"/>
          <w:szCs w:val="28"/>
          <w:vertAlign w:val="superscript"/>
        </w:rPr>
        <w:t xml:space="preserve">54 </w:t>
      </w:r>
      <w:r w:rsidR="009A3EF2" w:rsidRPr="009A3EF2">
        <w:rPr>
          <w:rFonts w:ascii="Arial" w:hAnsi="Arial" w:cs="Arial"/>
          <w:sz w:val="28"/>
          <w:szCs w:val="28"/>
        </w:rPr>
        <w:t>Let everything be like that</w:t>
      </w:r>
      <w:r w:rsidR="00DF42C4">
        <w:rPr>
          <w:rFonts w:ascii="Arial" w:hAnsi="Arial" w:cs="Arial"/>
          <w:sz w:val="28"/>
          <w:szCs w:val="28"/>
        </w:rPr>
        <w:t>,</w:t>
      </w:r>
      <w:r w:rsidR="009A3EF2" w:rsidRPr="009A3EF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A3EF2" w:rsidRPr="009A3EF2">
        <w:rPr>
          <w:rFonts w:ascii="Arial" w:hAnsi="Arial" w:cs="Arial"/>
          <w:sz w:val="28"/>
          <w:szCs w:val="28"/>
        </w:rPr>
        <w:t>kwatinorara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kupi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kupi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toti</w:t>
      </w:r>
      <w:proofErr w:type="spellEnd"/>
      <w:r w:rsidR="009A3EF2" w:rsidRPr="009A3EF2">
        <w:rPr>
          <w:rFonts w:ascii="Arial" w:hAnsi="Arial" w:cs="Arial"/>
          <w:sz w:val="28"/>
          <w:szCs w:val="28"/>
        </w:rPr>
        <w:t xml:space="preserve">, 'Mwari </w:t>
      </w:r>
      <w:proofErr w:type="spellStart"/>
      <w:r w:rsidR="009A3EF2" w:rsidRPr="009A3EF2">
        <w:rPr>
          <w:rFonts w:ascii="Arial" w:hAnsi="Arial" w:cs="Arial"/>
          <w:sz w:val="28"/>
          <w:szCs w:val="28"/>
        </w:rPr>
        <w:t>takanamatira</w:t>
      </w:r>
      <w:proofErr w:type="spellEnd"/>
      <w:r w:rsidR="009A3EF2" w:rsidRPr="009A3EF2">
        <w:rPr>
          <w:rFonts w:ascii="Arial" w:hAnsi="Arial" w:cs="Arial"/>
          <w:sz w:val="28"/>
          <w:szCs w:val="28"/>
        </w:rPr>
        <w:t xml:space="preserve"> change of status!' </w:t>
      </w:r>
      <w:r w:rsidR="00534101" w:rsidRPr="00534101">
        <w:rPr>
          <w:rFonts w:ascii="Arial" w:hAnsi="Arial" w:cs="Arial"/>
          <w:sz w:val="18"/>
          <w:szCs w:val="28"/>
        </w:rPr>
        <w:t xml:space="preserve">[Congregation says, “Amen.”] </w:t>
      </w:r>
      <w:r w:rsidR="009A3EF2" w:rsidRPr="009A3EF2">
        <w:rPr>
          <w:rFonts w:ascii="Arial" w:hAnsi="Arial" w:cs="Arial"/>
          <w:sz w:val="28"/>
          <w:szCs w:val="28"/>
        </w:rPr>
        <w:t xml:space="preserve">Change of status iyi, </w:t>
      </w:r>
      <w:proofErr w:type="spellStart"/>
      <w:r w:rsidR="009A3EF2" w:rsidRPr="009A3EF2">
        <w:rPr>
          <w:rFonts w:ascii="Arial" w:hAnsi="Arial" w:cs="Arial"/>
          <w:sz w:val="28"/>
          <w:szCs w:val="28"/>
        </w:rPr>
        <w:t>toda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kuva</w:t>
      </w:r>
      <w:proofErr w:type="spellEnd"/>
      <w:r w:rsidR="009A3EF2" w:rsidRPr="009A3EF2">
        <w:rPr>
          <w:rFonts w:ascii="Arial" w:hAnsi="Arial" w:cs="Arial"/>
          <w:sz w:val="28"/>
          <w:szCs w:val="28"/>
        </w:rPr>
        <w:t xml:space="preserve"> vanhu vane zvinhu </w:t>
      </w:r>
      <w:proofErr w:type="spellStart"/>
      <w:r w:rsidR="009A3EF2" w:rsidRPr="009A3EF2">
        <w:rPr>
          <w:rFonts w:ascii="Arial" w:hAnsi="Arial" w:cs="Arial"/>
          <w:sz w:val="28"/>
          <w:szCs w:val="28"/>
        </w:rPr>
        <w:t>zvavo</w:t>
      </w:r>
      <w:proofErr w:type="spellEnd"/>
      <w:r w:rsidR="009A3EF2" w:rsidRPr="009A3EF2">
        <w:rPr>
          <w:rFonts w:ascii="Arial" w:hAnsi="Arial" w:cs="Arial"/>
          <w:sz w:val="28"/>
          <w:szCs w:val="28"/>
        </w:rPr>
        <w:t xml:space="preserve">. Kana uri </w:t>
      </w:r>
      <w:proofErr w:type="spellStart"/>
      <w:r w:rsidR="009A3EF2" w:rsidRPr="009A3EF2">
        <w:rPr>
          <w:rFonts w:ascii="Arial" w:hAnsi="Arial" w:cs="Arial"/>
          <w:sz w:val="28"/>
          <w:szCs w:val="28"/>
        </w:rPr>
        <w:t>mukuseni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ukamuka</w:t>
      </w:r>
      <w:proofErr w:type="spellEnd"/>
      <w:r w:rsidR="009A3EF2" w:rsidRPr="009A3EF2">
        <w:rPr>
          <w:rFonts w:ascii="Arial" w:hAnsi="Arial" w:cs="Arial"/>
          <w:sz w:val="28"/>
          <w:szCs w:val="28"/>
        </w:rPr>
        <w:t xml:space="preserve"> </w:t>
      </w:r>
      <w:proofErr w:type="spellStart"/>
      <w:r w:rsidR="00E071E0">
        <w:rPr>
          <w:rFonts w:ascii="Arial" w:hAnsi="Arial" w:cs="Arial"/>
          <w:sz w:val="28"/>
          <w:szCs w:val="28"/>
        </w:rPr>
        <w:t>handiti</w:t>
      </w:r>
      <w:r w:rsidR="009A3EF2" w:rsidRPr="009A3EF2">
        <w:rPr>
          <w:rFonts w:ascii="Arial" w:hAnsi="Arial" w:cs="Arial"/>
          <w:sz w:val="28"/>
          <w:szCs w:val="28"/>
        </w:rPr>
        <w:t>ka</w:t>
      </w:r>
      <w:proofErr w:type="spellEnd"/>
      <w:r w:rsidR="0067785B">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unenge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une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khakhi</w:t>
      </w:r>
      <w:proofErr w:type="spellEnd"/>
      <w:r w:rsidR="009A3EF2" w:rsidRPr="009A3EF2">
        <w:rPr>
          <w:rFonts w:ascii="Arial" w:hAnsi="Arial" w:cs="Arial"/>
          <w:sz w:val="28"/>
          <w:szCs w:val="28"/>
        </w:rPr>
        <w:t xml:space="preserve"> outfit </w:t>
      </w:r>
      <w:proofErr w:type="spellStart"/>
      <w:r w:rsidR="009A3EF2" w:rsidRPr="009A3EF2">
        <w:rPr>
          <w:rFonts w:ascii="Arial" w:hAnsi="Arial" w:cs="Arial"/>
          <w:sz w:val="28"/>
          <w:szCs w:val="28"/>
        </w:rPr>
        <w:t>yako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hovhorosi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worksuit</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yako</w:t>
      </w:r>
      <w:proofErr w:type="spellEnd"/>
      <w:r w:rsidR="009A3EF2" w:rsidRPr="009A3EF2">
        <w:rPr>
          <w:rFonts w:ascii="Arial" w:hAnsi="Arial" w:cs="Arial"/>
          <w:sz w:val="28"/>
          <w:szCs w:val="28"/>
        </w:rPr>
        <w:t xml:space="preserve"> </w:t>
      </w:r>
      <w:r w:rsidR="009A3EF2" w:rsidRPr="001F7EF5">
        <w:rPr>
          <w:rFonts w:ascii="Arial" w:hAnsi="Arial" w:cs="Arial"/>
          <w:sz w:val="28"/>
          <w:szCs w:val="28"/>
        </w:rPr>
        <w:t>or</w:t>
      </w:r>
      <w:r w:rsidR="009A3EF2" w:rsidRPr="009A3EF2">
        <w:rPr>
          <w:rFonts w:ascii="Arial" w:hAnsi="Arial" w:cs="Arial"/>
          <w:sz w:val="28"/>
          <w:szCs w:val="28"/>
        </w:rPr>
        <w:t xml:space="preserve"> jean dzako </w:t>
      </w:r>
      <w:proofErr w:type="spellStart"/>
      <w:r w:rsidR="009A3EF2" w:rsidRPr="009A3EF2">
        <w:rPr>
          <w:rFonts w:ascii="Arial" w:hAnsi="Arial" w:cs="Arial"/>
          <w:sz w:val="28"/>
          <w:szCs w:val="28"/>
        </w:rPr>
        <w:t>dzokushanda</w:t>
      </w:r>
      <w:proofErr w:type="spellEnd"/>
      <w:r w:rsidR="009A3EF2" w:rsidRPr="009A3EF2">
        <w:rPr>
          <w:rFonts w:ascii="Arial" w:hAnsi="Arial" w:cs="Arial"/>
          <w:sz w:val="28"/>
          <w:szCs w:val="28"/>
        </w:rPr>
        <w:t xml:space="preserve"> pai...? </w:t>
      </w:r>
      <w:proofErr w:type="spellStart"/>
      <w:r w:rsidR="009A3EF2" w:rsidRPr="009A3EF2">
        <w:rPr>
          <w:rFonts w:ascii="Arial" w:hAnsi="Arial" w:cs="Arial"/>
          <w:sz w:val="28"/>
          <w:szCs w:val="28"/>
        </w:rPr>
        <w:t>pamba</w:t>
      </w:r>
      <w:proofErr w:type="spellEnd"/>
      <w:r w:rsidR="009A3EF2" w:rsidRPr="009A3EF2">
        <w:rPr>
          <w:rFonts w:ascii="Arial" w:hAnsi="Arial" w:cs="Arial"/>
          <w:sz w:val="28"/>
          <w:szCs w:val="28"/>
        </w:rPr>
        <w:t>. Wakaisa mu wardrobe mako</w:t>
      </w:r>
      <w:r w:rsidR="0067785B">
        <w:rPr>
          <w:rFonts w:ascii="Arial" w:hAnsi="Arial" w:cs="Arial"/>
          <w:sz w:val="28"/>
          <w:szCs w:val="28"/>
        </w:rPr>
        <w:t>;</w:t>
      </w:r>
      <w:r w:rsidR="009A3EF2" w:rsidRPr="009A3EF2">
        <w:rPr>
          <w:rFonts w:ascii="Arial" w:hAnsi="Arial" w:cs="Arial"/>
          <w:sz w:val="28"/>
          <w:szCs w:val="28"/>
        </w:rPr>
        <w:t xml:space="preserve"> shirt </w:t>
      </w:r>
      <w:proofErr w:type="spellStart"/>
      <w:r w:rsidR="009A3EF2" w:rsidRPr="009A3EF2">
        <w:rPr>
          <w:rFonts w:ascii="Arial" w:hAnsi="Arial" w:cs="Arial"/>
          <w:sz w:val="28"/>
          <w:szCs w:val="28"/>
        </w:rPr>
        <w:t>yako</w:t>
      </w:r>
      <w:proofErr w:type="spellEnd"/>
      <w:r w:rsidR="009A3EF2" w:rsidRPr="009A3EF2">
        <w:rPr>
          <w:rFonts w:ascii="Arial" w:hAnsi="Arial" w:cs="Arial"/>
          <w:sz w:val="28"/>
          <w:szCs w:val="28"/>
        </w:rPr>
        <w:t xml:space="preserve"> ye</w:t>
      </w:r>
      <w:r w:rsidR="0067785B">
        <w:rPr>
          <w:rFonts w:ascii="Arial" w:hAnsi="Arial" w:cs="Arial"/>
          <w:sz w:val="28"/>
          <w:szCs w:val="28"/>
        </w:rPr>
        <w:t xml:space="preserve"> </w:t>
      </w:r>
      <w:r w:rsidR="009A3EF2" w:rsidRPr="009A3EF2">
        <w:rPr>
          <w:rFonts w:ascii="Arial" w:hAnsi="Arial" w:cs="Arial"/>
          <w:sz w:val="28"/>
          <w:szCs w:val="28"/>
        </w:rPr>
        <w:t xml:space="preserve">white, shirt </w:t>
      </w:r>
      <w:proofErr w:type="spellStart"/>
      <w:r w:rsidR="009A3EF2" w:rsidRPr="009A3EF2">
        <w:rPr>
          <w:rFonts w:ascii="Arial" w:hAnsi="Arial" w:cs="Arial"/>
          <w:sz w:val="28"/>
          <w:szCs w:val="28"/>
        </w:rPr>
        <w:t>yako</w:t>
      </w:r>
      <w:proofErr w:type="spellEnd"/>
      <w:r w:rsidR="009A3EF2" w:rsidRPr="009A3EF2">
        <w:rPr>
          <w:rFonts w:ascii="Arial" w:hAnsi="Arial" w:cs="Arial"/>
          <w:sz w:val="28"/>
          <w:szCs w:val="28"/>
        </w:rPr>
        <w:t xml:space="preserve"> ye</w:t>
      </w:r>
      <w:r w:rsidR="0067785B">
        <w:rPr>
          <w:rFonts w:ascii="Arial" w:hAnsi="Arial" w:cs="Arial"/>
          <w:sz w:val="28"/>
          <w:szCs w:val="28"/>
        </w:rPr>
        <w:t xml:space="preserve"> </w:t>
      </w:r>
      <w:r w:rsidR="009A3EF2" w:rsidRPr="009A3EF2">
        <w:rPr>
          <w:rFonts w:ascii="Arial" w:hAnsi="Arial" w:cs="Arial"/>
          <w:sz w:val="28"/>
          <w:szCs w:val="28"/>
        </w:rPr>
        <w:t>blue</w:t>
      </w:r>
      <w:r w:rsidR="0067785B">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nebhurukwa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rako</w:t>
      </w:r>
      <w:proofErr w:type="spellEnd"/>
      <w:r w:rsidR="009A3EF2" w:rsidRPr="009A3EF2">
        <w:rPr>
          <w:rFonts w:ascii="Arial" w:hAnsi="Arial" w:cs="Arial"/>
          <w:sz w:val="28"/>
          <w:szCs w:val="28"/>
        </w:rPr>
        <w:t xml:space="preserve"> re</w:t>
      </w:r>
      <w:r w:rsidR="0067785B">
        <w:rPr>
          <w:rFonts w:ascii="Arial" w:hAnsi="Arial" w:cs="Arial"/>
          <w:sz w:val="28"/>
          <w:szCs w:val="28"/>
        </w:rPr>
        <w:t xml:space="preserve"> </w:t>
      </w:r>
      <w:r w:rsidR="009A3EF2" w:rsidRPr="009A3EF2">
        <w:rPr>
          <w:rFonts w:ascii="Arial" w:hAnsi="Arial" w:cs="Arial"/>
          <w:sz w:val="28"/>
          <w:szCs w:val="28"/>
        </w:rPr>
        <w:t>black kana re</w:t>
      </w:r>
      <w:r w:rsidR="0067785B">
        <w:rPr>
          <w:rFonts w:ascii="Arial" w:hAnsi="Arial" w:cs="Arial"/>
          <w:sz w:val="28"/>
          <w:szCs w:val="28"/>
        </w:rPr>
        <w:t xml:space="preserve"> </w:t>
      </w:r>
      <w:proofErr w:type="spellStart"/>
      <w:r w:rsidR="009A3EF2" w:rsidRPr="009A3EF2">
        <w:rPr>
          <w:rFonts w:ascii="Arial" w:hAnsi="Arial" w:cs="Arial"/>
          <w:sz w:val="28"/>
          <w:szCs w:val="28"/>
        </w:rPr>
        <w:t>gley</w:t>
      </w:r>
      <w:proofErr w:type="spellEnd"/>
      <w:r w:rsidR="009A3EF2" w:rsidRPr="009A3EF2">
        <w:rPr>
          <w:rFonts w:ascii="Arial" w:hAnsi="Arial" w:cs="Arial"/>
          <w:sz w:val="28"/>
          <w:szCs w:val="28"/>
        </w:rPr>
        <w:t xml:space="preserve"> (grey) </w:t>
      </w:r>
      <w:proofErr w:type="spellStart"/>
      <w:r w:rsidR="009A3EF2" w:rsidRPr="009A3EF2">
        <w:rPr>
          <w:rFonts w:ascii="Arial" w:hAnsi="Arial" w:cs="Arial"/>
          <w:sz w:val="28"/>
          <w:szCs w:val="28"/>
        </w:rPr>
        <w:t>nebhutsu</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inodii</w:t>
      </w:r>
      <w:proofErr w:type="spellEnd"/>
      <w:r w:rsidR="009A3EF2" w:rsidRPr="009A3EF2">
        <w:rPr>
          <w:rFonts w:ascii="Arial" w:hAnsi="Arial" w:cs="Arial"/>
          <w:sz w:val="28"/>
          <w:szCs w:val="28"/>
        </w:rPr>
        <w:t xml:space="preserve">...? </w:t>
      </w:r>
      <w:proofErr w:type="spellStart"/>
      <w:r w:rsidR="0067785B">
        <w:rPr>
          <w:rFonts w:ascii="Arial" w:hAnsi="Arial" w:cs="Arial"/>
          <w:sz w:val="28"/>
          <w:szCs w:val="28"/>
        </w:rPr>
        <w:t>I</w:t>
      </w:r>
      <w:r w:rsidR="009A3EF2" w:rsidRPr="009A3EF2">
        <w:rPr>
          <w:rFonts w:ascii="Arial" w:hAnsi="Arial" w:cs="Arial"/>
          <w:sz w:val="28"/>
          <w:szCs w:val="28"/>
        </w:rPr>
        <w:t>nopenya</w:t>
      </w:r>
      <w:proofErr w:type="spellEnd"/>
      <w:r w:rsidR="009A3EF2" w:rsidRPr="009A3EF2">
        <w:rPr>
          <w:rFonts w:ascii="Arial" w:hAnsi="Arial" w:cs="Arial"/>
          <w:sz w:val="28"/>
          <w:szCs w:val="28"/>
        </w:rPr>
        <w:t xml:space="preserve"> ne tie iri </w:t>
      </w:r>
      <w:r w:rsidR="005A4DA3" w:rsidRPr="009A3EF2">
        <w:rPr>
          <w:rFonts w:ascii="Arial" w:hAnsi="Arial" w:cs="Arial"/>
          <w:sz w:val="28"/>
          <w:szCs w:val="28"/>
        </w:rPr>
        <w:t>accompanying</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han</w:t>
      </w:r>
      <w:r w:rsidR="005A4DA3">
        <w:rPr>
          <w:rFonts w:ascii="Arial" w:hAnsi="Arial" w:cs="Arial"/>
          <w:sz w:val="28"/>
          <w:szCs w:val="28"/>
        </w:rPr>
        <w:t>d</w:t>
      </w:r>
      <w:r w:rsidR="009A3EF2" w:rsidRPr="009A3EF2">
        <w:rPr>
          <w:rFonts w:ascii="Arial" w:hAnsi="Arial" w:cs="Arial"/>
          <w:sz w:val="28"/>
          <w:szCs w:val="28"/>
        </w:rPr>
        <w:t>itika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9A3EF2" w:rsidRPr="009A3EF2">
        <w:rPr>
          <w:rFonts w:ascii="Arial" w:hAnsi="Arial" w:cs="Arial"/>
          <w:sz w:val="28"/>
          <w:szCs w:val="28"/>
        </w:rPr>
        <w:t xml:space="preserve">. </w:t>
      </w:r>
    </w:p>
    <w:p w14:paraId="29E84428" w14:textId="783742C3" w:rsidR="00A17021" w:rsidRDefault="000B2266" w:rsidP="0067785B">
      <w:pPr>
        <w:jc w:val="both"/>
        <w:rPr>
          <w:rFonts w:ascii="Arial" w:hAnsi="Arial" w:cs="Arial"/>
          <w:sz w:val="28"/>
          <w:szCs w:val="28"/>
        </w:rPr>
      </w:pPr>
      <w:r>
        <w:rPr>
          <w:rFonts w:ascii="Arial" w:hAnsi="Arial" w:cs="Arial"/>
          <w:sz w:val="28"/>
          <w:szCs w:val="28"/>
          <w:vertAlign w:val="superscript"/>
        </w:rPr>
        <w:lastRenderedPageBreak/>
        <w:t xml:space="preserve">55 </w:t>
      </w:r>
      <w:proofErr w:type="spellStart"/>
      <w:r w:rsidR="009A3EF2" w:rsidRPr="009A3EF2">
        <w:rPr>
          <w:rFonts w:ascii="Arial" w:hAnsi="Arial" w:cs="Arial"/>
          <w:sz w:val="28"/>
          <w:szCs w:val="28"/>
        </w:rPr>
        <w:t>Woisawo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tu</w:t>
      </w:r>
      <w:proofErr w:type="spellEnd"/>
      <w:r w:rsidR="009A3EF2" w:rsidRPr="009A3EF2">
        <w:rPr>
          <w:rFonts w:ascii="Arial" w:hAnsi="Arial" w:cs="Arial"/>
          <w:sz w:val="28"/>
          <w:szCs w:val="28"/>
        </w:rPr>
        <w:t xml:space="preserve"> deo </w:t>
      </w:r>
      <w:proofErr w:type="spellStart"/>
      <w:r w:rsidR="009A3EF2" w:rsidRPr="009A3EF2">
        <w:rPr>
          <w:rFonts w:ascii="Arial" w:hAnsi="Arial" w:cs="Arial"/>
          <w:sz w:val="28"/>
          <w:szCs w:val="28"/>
        </w:rPr>
        <w:t>tunongotengwa</w:t>
      </w:r>
      <w:proofErr w:type="spellEnd"/>
      <w:r w:rsidR="009A3EF2" w:rsidRPr="009A3EF2">
        <w:rPr>
          <w:rFonts w:ascii="Arial" w:hAnsi="Arial" w:cs="Arial"/>
          <w:sz w:val="28"/>
          <w:szCs w:val="28"/>
        </w:rPr>
        <w:t xml:space="preserve"> ma one </w:t>
      </w:r>
      <w:proofErr w:type="spellStart"/>
      <w:r w:rsidR="009A3EF2" w:rsidRPr="009A3EF2">
        <w:rPr>
          <w:rFonts w:ascii="Arial" w:hAnsi="Arial" w:cs="Arial"/>
          <w:sz w:val="28"/>
          <w:szCs w:val="28"/>
        </w:rPr>
        <w:t>dhora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twakanzi</w:t>
      </w:r>
      <w:proofErr w:type="spellEnd"/>
      <w:r w:rsidR="009A3EF2" w:rsidRPr="009A3EF2">
        <w:rPr>
          <w:rFonts w:ascii="Arial" w:hAnsi="Arial" w:cs="Arial"/>
          <w:sz w:val="28"/>
          <w:szCs w:val="28"/>
        </w:rPr>
        <w:t xml:space="preserve"> </w:t>
      </w:r>
      <w:r w:rsidR="0067785B">
        <w:rPr>
          <w:rFonts w:ascii="Arial" w:hAnsi="Arial" w:cs="Arial"/>
          <w:sz w:val="28"/>
          <w:szCs w:val="28"/>
        </w:rPr>
        <w:t>B</w:t>
      </w:r>
      <w:r w:rsidR="00F85290">
        <w:rPr>
          <w:rFonts w:ascii="Arial" w:hAnsi="Arial" w:cs="Arial"/>
          <w:sz w:val="28"/>
          <w:szCs w:val="28"/>
        </w:rPr>
        <w:t>oss</w:t>
      </w:r>
      <w:r w:rsidR="0067785B">
        <w:rPr>
          <w:rFonts w:ascii="Arial" w:hAnsi="Arial" w:cs="Arial"/>
          <w:sz w:val="28"/>
          <w:szCs w:val="28"/>
        </w:rPr>
        <w:t xml:space="preserve">, </w:t>
      </w:r>
      <w:r w:rsidR="009800C1" w:rsidRPr="009800C1">
        <w:rPr>
          <w:rFonts w:ascii="Arial" w:hAnsi="Arial" w:cs="Arial"/>
          <w:sz w:val="18"/>
          <w:szCs w:val="28"/>
        </w:rPr>
        <w:t>[Congregation laughs]</w:t>
      </w:r>
      <w:r w:rsidR="0067785B">
        <w:rPr>
          <w:rFonts w:ascii="Arial" w:hAnsi="Arial" w:cs="Arial"/>
          <w:sz w:val="28"/>
          <w:szCs w:val="28"/>
        </w:rPr>
        <w:t xml:space="preserve"> </w:t>
      </w:r>
      <w:proofErr w:type="spellStart"/>
      <w:r w:rsidR="009A3EF2" w:rsidRPr="009A3EF2">
        <w:rPr>
          <w:rFonts w:ascii="Arial" w:hAnsi="Arial" w:cs="Arial"/>
          <w:sz w:val="28"/>
          <w:szCs w:val="28"/>
        </w:rPr>
        <w:t>han</w:t>
      </w:r>
      <w:r w:rsidR="00DB5A96">
        <w:rPr>
          <w:rFonts w:ascii="Arial" w:hAnsi="Arial" w:cs="Arial"/>
          <w:sz w:val="28"/>
          <w:szCs w:val="28"/>
        </w:rPr>
        <w:t>d</w:t>
      </w:r>
      <w:r w:rsidR="009A3EF2" w:rsidRPr="009A3EF2">
        <w:rPr>
          <w:rFonts w:ascii="Arial" w:hAnsi="Arial" w:cs="Arial"/>
          <w:sz w:val="28"/>
          <w:szCs w:val="28"/>
        </w:rPr>
        <w:t>iti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67785B">
        <w:rPr>
          <w:rFonts w:ascii="Arial" w:hAnsi="Arial" w:cs="Arial"/>
          <w:sz w:val="28"/>
          <w:szCs w:val="28"/>
        </w:rPr>
        <w:t xml:space="preserve">. </w:t>
      </w:r>
      <w:proofErr w:type="spellStart"/>
      <w:r w:rsidR="0067785B">
        <w:rPr>
          <w:rFonts w:ascii="Arial" w:hAnsi="Arial" w:cs="Arial"/>
          <w:sz w:val="28"/>
          <w:szCs w:val="28"/>
        </w:rPr>
        <w:t>T</w:t>
      </w:r>
      <w:r w:rsidR="009A3EF2" w:rsidRPr="009A3EF2">
        <w:rPr>
          <w:rFonts w:ascii="Arial" w:hAnsi="Arial" w:cs="Arial"/>
          <w:sz w:val="28"/>
          <w:szCs w:val="28"/>
        </w:rPr>
        <w:t>unoita</w:t>
      </w:r>
      <w:proofErr w:type="spellEnd"/>
      <w:r w:rsidR="009A3EF2" w:rsidRPr="009A3EF2">
        <w:rPr>
          <w:rFonts w:ascii="Arial" w:hAnsi="Arial" w:cs="Arial"/>
          <w:sz w:val="28"/>
          <w:szCs w:val="28"/>
        </w:rPr>
        <w:t xml:space="preserve"> ma one </w:t>
      </w:r>
      <w:proofErr w:type="spellStart"/>
      <w:r w:rsidR="009A3EF2" w:rsidRPr="009A3EF2">
        <w:rPr>
          <w:rFonts w:ascii="Arial" w:hAnsi="Arial" w:cs="Arial"/>
          <w:sz w:val="28"/>
          <w:szCs w:val="28"/>
        </w:rPr>
        <w:t>dhora</w:t>
      </w:r>
      <w:proofErr w:type="spellEnd"/>
      <w:r w:rsidR="009A3EF2" w:rsidRPr="009A3EF2">
        <w:rPr>
          <w:rFonts w:ascii="Arial" w:hAnsi="Arial" w:cs="Arial"/>
          <w:sz w:val="28"/>
          <w:szCs w:val="28"/>
        </w:rPr>
        <w:t xml:space="preserve"> </w:t>
      </w:r>
      <w:proofErr w:type="spellStart"/>
      <w:r w:rsidR="00E071E0">
        <w:rPr>
          <w:rFonts w:ascii="Arial" w:hAnsi="Arial" w:cs="Arial"/>
          <w:sz w:val="28"/>
          <w:szCs w:val="28"/>
        </w:rPr>
        <w:t>handiti</w:t>
      </w:r>
      <w:r w:rsidR="009A3EF2" w:rsidRPr="009A3EF2">
        <w:rPr>
          <w:rFonts w:ascii="Arial" w:hAnsi="Arial" w:cs="Arial"/>
          <w:sz w:val="28"/>
          <w:szCs w:val="28"/>
        </w:rPr>
        <w:t>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67785B">
        <w:rPr>
          <w:rFonts w:ascii="Arial" w:hAnsi="Arial" w:cs="Arial"/>
          <w:sz w:val="28"/>
          <w:szCs w:val="28"/>
        </w:rPr>
        <w:t>.</w:t>
      </w:r>
      <w:r w:rsidR="00C1486B">
        <w:rPr>
          <w:rFonts w:ascii="Arial" w:hAnsi="Arial" w:cs="Arial"/>
          <w:sz w:val="28"/>
          <w:szCs w:val="28"/>
        </w:rPr>
        <w:t xml:space="preserve"> </w:t>
      </w:r>
      <w:proofErr w:type="spellStart"/>
      <w:r w:rsidR="00C1486B">
        <w:rPr>
          <w:rFonts w:ascii="Arial" w:hAnsi="Arial" w:cs="Arial"/>
          <w:sz w:val="28"/>
          <w:szCs w:val="28"/>
        </w:rPr>
        <w:t>U</w:t>
      </w:r>
      <w:r w:rsidR="009A3EF2" w:rsidRPr="009A3EF2">
        <w:rPr>
          <w:rFonts w:ascii="Arial" w:hAnsi="Arial" w:cs="Arial"/>
          <w:sz w:val="28"/>
          <w:szCs w:val="28"/>
        </w:rPr>
        <w:t>dzinge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munhu</w:t>
      </w:r>
      <w:r w:rsidR="00B22D28">
        <w:rPr>
          <w:rFonts w:ascii="Arial" w:hAnsi="Arial" w:cs="Arial"/>
          <w:sz w:val="28"/>
          <w:szCs w:val="28"/>
        </w:rPr>
        <w:t>h</w:t>
      </w:r>
      <w:r w:rsidR="009A3EF2" w:rsidRPr="009A3EF2">
        <w:rPr>
          <w:rFonts w:ascii="Arial" w:hAnsi="Arial" w:cs="Arial"/>
          <w:sz w:val="28"/>
          <w:szCs w:val="28"/>
        </w:rPr>
        <w:t>wi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wemazvarirwo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awakadii</w:t>
      </w:r>
      <w:proofErr w:type="spellEnd"/>
      <w:r w:rsidR="009A3EF2" w:rsidRPr="009A3EF2">
        <w:rPr>
          <w:rFonts w:ascii="Arial" w:hAnsi="Arial" w:cs="Arial"/>
          <w:sz w:val="28"/>
          <w:szCs w:val="28"/>
        </w:rPr>
        <w:t>...?</w:t>
      </w:r>
      <w:r w:rsidR="00DB5A96">
        <w:rPr>
          <w:rFonts w:ascii="Arial" w:hAnsi="Arial" w:cs="Arial"/>
          <w:sz w:val="28"/>
          <w:szCs w:val="28"/>
        </w:rPr>
        <w:t xml:space="preserve"> </w:t>
      </w:r>
      <w:r w:rsidR="009800C1" w:rsidRPr="009800C1">
        <w:rPr>
          <w:rFonts w:ascii="Arial" w:hAnsi="Arial" w:cs="Arial"/>
          <w:sz w:val="18"/>
          <w:szCs w:val="28"/>
        </w:rPr>
        <w:t>[Congregation laughs]</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woitawo</w:t>
      </w:r>
      <w:proofErr w:type="spellEnd"/>
      <w:r w:rsidR="009A3EF2" w:rsidRPr="009A3EF2">
        <w:rPr>
          <w:rFonts w:ascii="Arial" w:hAnsi="Arial" w:cs="Arial"/>
          <w:sz w:val="28"/>
          <w:szCs w:val="28"/>
        </w:rPr>
        <w:t xml:space="preserve"> zvinhu </w:t>
      </w:r>
      <w:proofErr w:type="spellStart"/>
      <w:r w:rsidR="009A3EF2" w:rsidRPr="009A3EF2">
        <w:rPr>
          <w:rFonts w:ascii="Arial" w:hAnsi="Arial" w:cs="Arial"/>
          <w:sz w:val="28"/>
          <w:szCs w:val="28"/>
        </w:rPr>
        <w:t>zvakowo</w:t>
      </w:r>
      <w:proofErr w:type="spellEnd"/>
      <w:r w:rsidR="00E90C40">
        <w:rPr>
          <w:rFonts w:ascii="Arial" w:hAnsi="Arial" w:cs="Arial"/>
          <w:sz w:val="28"/>
          <w:szCs w:val="28"/>
        </w:rPr>
        <w:t>.</w:t>
      </w:r>
      <w:r w:rsidR="009A3EF2" w:rsidRPr="009A3EF2">
        <w:rPr>
          <w:rFonts w:ascii="Arial" w:hAnsi="Arial" w:cs="Arial"/>
          <w:sz w:val="28"/>
          <w:szCs w:val="28"/>
        </w:rPr>
        <w:t xml:space="preserve"> </w:t>
      </w:r>
      <w:proofErr w:type="spellStart"/>
      <w:r w:rsidR="00E90C40">
        <w:rPr>
          <w:rFonts w:ascii="Arial" w:hAnsi="Arial" w:cs="Arial"/>
          <w:sz w:val="28"/>
          <w:szCs w:val="28"/>
        </w:rPr>
        <w:t>W</w:t>
      </w:r>
      <w:r w:rsidR="009A3EF2" w:rsidRPr="009A3EF2">
        <w:rPr>
          <w:rFonts w:ascii="Arial" w:hAnsi="Arial" w:cs="Arial"/>
          <w:sz w:val="28"/>
          <w:szCs w:val="28"/>
        </w:rPr>
        <w:t>oitawo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mukomana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wekuti</w:t>
      </w:r>
      <w:proofErr w:type="spellEnd"/>
      <w:r w:rsidR="009A3EF2" w:rsidRPr="009A3EF2">
        <w:rPr>
          <w:rFonts w:ascii="Arial" w:hAnsi="Arial" w:cs="Arial"/>
          <w:sz w:val="28"/>
          <w:szCs w:val="28"/>
        </w:rPr>
        <w:t xml:space="preserve"> kana </w:t>
      </w:r>
      <w:proofErr w:type="spellStart"/>
      <w:r w:rsidR="009A3EF2" w:rsidRPr="009A3EF2">
        <w:rPr>
          <w:rFonts w:ascii="Arial" w:hAnsi="Arial" w:cs="Arial"/>
          <w:sz w:val="28"/>
          <w:szCs w:val="28"/>
        </w:rPr>
        <w:t>akamira</w:t>
      </w:r>
      <w:proofErr w:type="spellEnd"/>
      <w:r w:rsidR="009A3EF2" w:rsidRPr="009A3EF2">
        <w:rPr>
          <w:rFonts w:ascii="Arial" w:hAnsi="Arial" w:cs="Arial"/>
          <w:sz w:val="28"/>
          <w:szCs w:val="28"/>
        </w:rPr>
        <w:t xml:space="preserve"> so </w:t>
      </w:r>
      <w:proofErr w:type="spellStart"/>
      <w:r w:rsidR="009A3EF2" w:rsidRPr="009A3EF2">
        <w:rPr>
          <w:rFonts w:ascii="Arial" w:hAnsi="Arial" w:cs="Arial"/>
          <w:sz w:val="28"/>
          <w:szCs w:val="28"/>
        </w:rPr>
        <w:t>akaisa</w:t>
      </w:r>
      <w:proofErr w:type="spellEnd"/>
      <w:r w:rsidR="009A3EF2" w:rsidRPr="009A3EF2">
        <w:rPr>
          <w:rFonts w:ascii="Arial" w:hAnsi="Arial" w:cs="Arial"/>
          <w:sz w:val="28"/>
          <w:szCs w:val="28"/>
        </w:rPr>
        <w:t xml:space="preserve"> ro... and </w:t>
      </w:r>
      <w:proofErr w:type="spellStart"/>
      <w:r w:rsidR="009A3EF2" w:rsidRPr="009A3EF2">
        <w:rPr>
          <w:rFonts w:ascii="Arial" w:hAnsi="Arial" w:cs="Arial"/>
          <w:sz w:val="28"/>
          <w:szCs w:val="28"/>
        </w:rPr>
        <w:t>hazvizombonetsi</w:t>
      </w:r>
      <w:proofErr w:type="spellEnd"/>
      <w:r w:rsidR="00E90C40">
        <w:rPr>
          <w:rFonts w:ascii="Arial" w:hAnsi="Arial" w:cs="Arial"/>
          <w:sz w:val="28"/>
          <w:szCs w:val="28"/>
        </w:rPr>
        <w:t>.</w:t>
      </w:r>
      <w:r w:rsidR="009A3EF2" w:rsidRPr="009A3EF2">
        <w:rPr>
          <w:rFonts w:ascii="Arial" w:hAnsi="Arial" w:cs="Arial"/>
          <w:sz w:val="28"/>
          <w:szCs w:val="28"/>
        </w:rPr>
        <w:t xml:space="preserve"> </w:t>
      </w:r>
      <w:proofErr w:type="spellStart"/>
      <w:r w:rsidR="00E90C40">
        <w:rPr>
          <w:rFonts w:ascii="Arial" w:hAnsi="Arial" w:cs="Arial"/>
          <w:sz w:val="28"/>
          <w:szCs w:val="28"/>
        </w:rPr>
        <w:t>U</w:t>
      </w:r>
      <w:r w:rsidR="009A3EF2" w:rsidRPr="009A3EF2">
        <w:rPr>
          <w:rFonts w:ascii="Arial" w:hAnsi="Arial" w:cs="Arial"/>
          <w:sz w:val="28"/>
          <w:szCs w:val="28"/>
        </w:rPr>
        <w:t>nongoona</w:t>
      </w:r>
      <w:proofErr w:type="spellEnd"/>
      <w:r w:rsidR="009A3EF2" w:rsidRPr="009A3EF2">
        <w:rPr>
          <w:rFonts w:ascii="Arial" w:hAnsi="Arial" w:cs="Arial"/>
          <w:sz w:val="28"/>
          <w:szCs w:val="28"/>
        </w:rPr>
        <w:t xml:space="preserve"> kana vasikana </w:t>
      </w:r>
      <w:proofErr w:type="spellStart"/>
      <w:r w:rsidR="009A3EF2" w:rsidRPr="009A3EF2">
        <w:rPr>
          <w:rFonts w:ascii="Arial" w:hAnsi="Arial" w:cs="Arial"/>
          <w:sz w:val="28"/>
          <w:szCs w:val="28"/>
        </w:rPr>
        <w:t>vano</w:t>
      </w:r>
      <w:proofErr w:type="spellEnd"/>
      <w:r w:rsidR="009A3EF2" w:rsidRPr="009A3EF2">
        <w:rPr>
          <w:rFonts w:ascii="Arial" w:hAnsi="Arial" w:cs="Arial"/>
          <w:sz w:val="28"/>
          <w:szCs w:val="28"/>
        </w:rPr>
        <w:t xml:space="preserve"> admire</w:t>
      </w:r>
      <w:r w:rsidR="00EF6739">
        <w:rPr>
          <w:rFonts w:ascii="Arial" w:hAnsi="Arial" w:cs="Arial"/>
          <w:sz w:val="28"/>
          <w:szCs w:val="28"/>
        </w:rPr>
        <w:t>, mmm</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Unenge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wakarova</w:t>
      </w:r>
      <w:proofErr w:type="spellEnd"/>
      <w:r w:rsidR="009A3EF2" w:rsidRPr="009A3EF2">
        <w:rPr>
          <w:rFonts w:ascii="Arial" w:hAnsi="Arial" w:cs="Arial"/>
          <w:sz w:val="28"/>
          <w:szCs w:val="28"/>
        </w:rPr>
        <w:t xml:space="preserve"> suit </w:t>
      </w:r>
      <w:proofErr w:type="spellStart"/>
      <w:r w:rsidR="009A3EF2" w:rsidRPr="009A3EF2">
        <w:rPr>
          <w:rFonts w:ascii="Arial" w:hAnsi="Arial" w:cs="Arial"/>
          <w:sz w:val="28"/>
          <w:szCs w:val="28"/>
        </w:rPr>
        <w:t>yako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wakarova</w:t>
      </w:r>
      <w:proofErr w:type="spellEnd"/>
      <w:r w:rsidR="009A3EF2" w:rsidRPr="009A3EF2">
        <w:rPr>
          <w:rFonts w:ascii="Arial" w:hAnsi="Arial" w:cs="Arial"/>
          <w:sz w:val="28"/>
          <w:szCs w:val="28"/>
        </w:rPr>
        <w:t xml:space="preserve"> ka tie </w:t>
      </w:r>
      <w:proofErr w:type="spellStart"/>
      <w:r w:rsidR="009A3EF2" w:rsidRPr="009A3EF2">
        <w:rPr>
          <w:rFonts w:ascii="Arial" w:hAnsi="Arial" w:cs="Arial"/>
          <w:sz w:val="28"/>
          <w:szCs w:val="28"/>
        </w:rPr>
        <w:t>kako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kakanaka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naka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wobata</w:t>
      </w:r>
      <w:proofErr w:type="spellEnd"/>
      <w:r w:rsidR="009A3EF2" w:rsidRPr="009A3EF2">
        <w:rPr>
          <w:rFonts w:ascii="Arial" w:hAnsi="Arial" w:cs="Arial"/>
          <w:sz w:val="28"/>
          <w:szCs w:val="28"/>
        </w:rPr>
        <w:t xml:space="preserve"> Bhaibheri </w:t>
      </w:r>
      <w:proofErr w:type="spellStart"/>
      <w:r w:rsidR="009A3EF2" w:rsidRPr="009A3EF2">
        <w:rPr>
          <w:rFonts w:ascii="Arial" w:hAnsi="Arial" w:cs="Arial"/>
          <w:sz w:val="28"/>
          <w:szCs w:val="28"/>
        </w:rPr>
        <w:t>rako</w:t>
      </w:r>
      <w:proofErr w:type="spellEnd"/>
      <w:r w:rsidR="00DD3F2D">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akafurawo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padhuze</w:t>
      </w:r>
      <w:proofErr w:type="spellEnd"/>
      <w:r w:rsidR="009A3EF2" w:rsidRPr="009A3EF2">
        <w:rPr>
          <w:rFonts w:ascii="Arial" w:hAnsi="Arial" w:cs="Arial"/>
          <w:sz w:val="28"/>
          <w:szCs w:val="28"/>
        </w:rPr>
        <w:t xml:space="preserve"> kana </w:t>
      </w:r>
      <w:proofErr w:type="spellStart"/>
      <w:r w:rsidR="009A3EF2" w:rsidRPr="009A3EF2">
        <w:rPr>
          <w:rFonts w:ascii="Arial" w:hAnsi="Arial" w:cs="Arial"/>
          <w:sz w:val="28"/>
          <w:szCs w:val="28"/>
        </w:rPr>
        <w:t>achiti</w:t>
      </w:r>
      <w:proofErr w:type="spellEnd"/>
      <w:r w:rsidR="009A3EF2" w:rsidRPr="009A3EF2">
        <w:rPr>
          <w:rFonts w:ascii="Arial" w:hAnsi="Arial" w:cs="Arial"/>
          <w:sz w:val="28"/>
          <w:szCs w:val="28"/>
        </w:rPr>
        <w:t>, '</w:t>
      </w:r>
      <w:proofErr w:type="spellStart"/>
      <w:r w:rsidR="009A3EF2" w:rsidRPr="009A3EF2">
        <w:rPr>
          <w:rFonts w:ascii="Arial" w:hAnsi="Arial" w:cs="Arial"/>
          <w:sz w:val="28"/>
          <w:szCs w:val="28"/>
        </w:rPr>
        <w:t>maswera</w:t>
      </w:r>
      <w:proofErr w:type="spellEnd"/>
      <w:r w:rsidR="009A3EF2" w:rsidRPr="009A3EF2">
        <w:rPr>
          <w:rFonts w:ascii="Arial" w:hAnsi="Arial" w:cs="Arial"/>
          <w:sz w:val="28"/>
          <w:szCs w:val="28"/>
        </w:rPr>
        <w:t xml:space="preserve"> sei Brother' </w:t>
      </w:r>
      <w:proofErr w:type="spellStart"/>
      <w:r w:rsidR="009A3EF2" w:rsidRPr="009A3EF2">
        <w:rPr>
          <w:rFonts w:ascii="Arial" w:hAnsi="Arial" w:cs="Arial"/>
          <w:sz w:val="28"/>
          <w:szCs w:val="28"/>
        </w:rPr>
        <w:t>anongonzwa</w:t>
      </w:r>
      <w:proofErr w:type="spellEnd"/>
      <w:r w:rsidR="009A3EF2" w:rsidRPr="009A3EF2">
        <w:rPr>
          <w:rFonts w:ascii="Arial" w:hAnsi="Arial" w:cs="Arial"/>
          <w:sz w:val="28"/>
          <w:szCs w:val="28"/>
        </w:rPr>
        <w:t xml:space="preserve"> kuti pane ka deo kari </w:t>
      </w:r>
      <w:proofErr w:type="spellStart"/>
      <w:r w:rsidR="009A3EF2" w:rsidRPr="009A3EF2">
        <w:rPr>
          <w:rFonts w:ascii="Arial" w:hAnsi="Arial" w:cs="Arial"/>
          <w:sz w:val="28"/>
          <w:szCs w:val="28"/>
        </w:rPr>
        <w:t>kudii</w:t>
      </w:r>
      <w:proofErr w:type="spellEnd"/>
      <w:r w:rsidR="009A3EF2" w:rsidRPr="009A3EF2">
        <w:rPr>
          <w:rFonts w:ascii="Arial" w:hAnsi="Arial" w:cs="Arial"/>
          <w:sz w:val="28"/>
          <w:szCs w:val="28"/>
        </w:rPr>
        <w:t xml:space="preserve">...? </w:t>
      </w:r>
      <w:proofErr w:type="spellStart"/>
      <w:r w:rsidR="005F1555">
        <w:rPr>
          <w:rFonts w:ascii="Arial" w:hAnsi="Arial" w:cs="Arial"/>
          <w:sz w:val="28"/>
          <w:szCs w:val="28"/>
        </w:rPr>
        <w:t>E</w:t>
      </w:r>
      <w:r w:rsidR="009A3EF2" w:rsidRPr="009A3EF2">
        <w:rPr>
          <w:rFonts w:ascii="Arial" w:hAnsi="Arial" w:cs="Arial"/>
          <w:sz w:val="28"/>
          <w:szCs w:val="28"/>
        </w:rPr>
        <w:t>hh</w:t>
      </w:r>
      <w:proofErr w:type="spellEnd"/>
      <w:r w:rsidR="009A3EF2" w:rsidRPr="009A3EF2">
        <w:rPr>
          <w:rFonts w:ascii="Arial" w:hAnsi="Arial" w:cs="Arial"/>
          <w:sz w:val="28"/>
          <w:szCs w:val="28"/>
        </w:rPr>
        <w:t xml:space="preserve"> kari </w:t>
      </w:r>
      <w:proofErr w:type="spellStart"/>
      <w:r w:rsidR="009A3EF2" w:rsidRPr="009A3EF2">
        <w:rPr>
          <w:rFonts w:ascii="Arial" w:hAnsi="Arial" w:cs="Arial"/>
          <w:sz w:val="28"/>
          <w:szCs w:val="28"/>
        </w:rPr>
        <w:t>kunhuwirira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zvakadii</w:t>
      </w:r>
      <w:proofErr w:type="spellEnd"/>
      <w:r w:rsidR="009A3EF2" w:rsidRPr="009A3EF2">
        <w:rPr>
          <w:rFonts w:ascii="Arial" w:hAnsi="Arial" w:cs="Arial"/>
          <w:sz w:val="28"/>
          <w:szCs w:val="28"/>
        </w:rPr>
        <w:t xml:space="preserve">...? </w:t>
      </w:r>
      <w:r w:rsidR="009A3EF2" w:rsidRPr="00227049">
        <w:rPr>
          <w:rFonts w:ascii="Arial" w:hAnsi="Arial" w:cs="Arial"/>
          <w:sz w:val="18"/>
          <w:szCs w:val="18"/>
        </w:rPr>
        <w:t xml:space="preserve">[Congregation </w:t>
      </w:r>
      <w:r w:rsidR="0066014D" w:rsidRPr="00227049">
        <w:rPr>
          <w:rFonts w:ascii="Arial" w:hAnsi="Arial" w:cs="Arial"/>
          <w:sz w:val="18"/>
          <w:szCs w:val="18"/>
        </w:rPr>
        <w:t>say, “</w:t>
      </w:r>
      <w:r w:rsidR="009A3EF2" w:rsidRPr="00227049">
        <w:rPr>
          <w:rFonts w:ascii="Arial" w:hAnsi="Arial" w:cs="Arial"/>
          <w:sz w:val="18"/>
          <w:szCs w:val="18"/>
        </w:rPr>
        <w:t>zvakanaka</w:t>
      </w:r>
      <w:r w:rsidR="00E93CD5" w:rsidRPr="00227049">
        <w:rPr>
          <w:rFonts w:ascii="Arial" w:hAnsi="Arial" w:cs="Arial"/>
          <w:sz w:val="18"/>
          <w:szCs w:val="18"/>
        </w:rPr>
        <w:t>,</w:t>
      </w:r>
      <w:r w:rsidR="009A3EF2" w:rsidRPr="00227049">
        <w:rPr>
          <w:rFonts w:ascii="Arial" w:hAnsi="Arial" w:cs="Arial"/>
          <w:sz w:val="18"/>
          <w:szCs w:val="18"/>
        </w:rPr>
        <w:t>"]</w:t>
      </w:r>
      <w:r w:rsidR="009A3EF2" w:rsidRPr="009A3EF2">
        <w:rPr>
          <w:rFonts w:ascii="Arial" w:hAnsi="Arial" w:cs="Arial"/>
          <w:sz w:val="28"/>
          <w:szCs w:val="28"/>
        </w:rPr>
        <w:t xml:space="preserve"> zvakanaka munhu waMwari </w:t>
      </w:r>
      <w:proofErr w:type="spellStart"/>
      <w:r w:rsidR="00E071E0">
        <w:rPr>
          <w:rFonts w:ascii="Arial" w:hAnsi="Arial" w:cs="Arial"/>
          <w:sz w:val="28"/>
          <w:szCs w:val="28"/>
        </w:rPr>
        <w:t>handiti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9A3EF2" w:rsidRPr="009A3EF2">
        <w:rPr>
          <w:rFonts w:ascii="Arial" w:hAnsi="Arial" w:cs="Arial"/>
          <w:sz w:val="28"/>
          <w:szCs w:val="28"/>
        </w:rPr>
        <w:t xml:space="preserve">. </w:t>
      </w:r>
    </w:p>
    <w:p w14:paraId="6806B08F" w14:textId="61E4BC1A" w:rsidR="00B65C30" w:rsidRDefault="000B2266" w:rsidP="00EE1207">
      <w:pPr>
        <w:jc w:val="both"/>
        <w:rPr>
          <w:rFonts w:ascii="Arial" w:hAnsi="Arial" w:cs="Arial"/>
          <w:sz w:val="28"/>
          <w:szCs w:val="28"/>
        </w:rPr>
      </w:pPr>
      <w:r>
        <w:rPr>
          <w:rFonts w:ascii="Arial" w:hAnsi="Arial" w:cs="Arial"/>
          <w:sz w:val="28"/>
          <w:szCs w:val="28"/>
          <w:vertAlign w:val="superscript"/>
        </w:rPr>
        <w:t xml:space="preserve">56 </w:t>
      </w:r>
      <w:r w:rsidR="009A3EF2" w:rsidRPr="009A3EF2">
        <w:rPr>
          <w:rFonts w:ascii="Arial" w:hAnsi="Arial" w:cs="Arial"/>
          <w:sz w:val="28"/>
          <w:szCs w:val="28"/>
        </w:rPr>
        <w:t xml:space="preserve">Mira </w:t>
      </w:r>
      <w:proofErr w:type="spellStart"/>
      <w:r w:rsidR="009A3EF2" w:rsidRPr="009A3EF2">
        <w:rPr>
          <w:rFonts w:ascii="Arial" w:hAnsi="Arial" w:cs="Arial"/>
          <w:sz w:val="28"/>
          <w:szCs w:val="28"/>
        </w:rPr>
        <w:t>une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chimiro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chako</w:t>
      </w:r>
      <w:proofErr w:type="spellEnd"/>
      <w:r w:rsidR="005D485C">
        <w:rPr>
          <w:rFonts w:ascii="Arial" w:hAnsi="Arial" w:cs="Arial"/>
          <w:sz w:val="28"/>
          <w:szCs w:val="28"/>
        </w:rPr>
        <w:t>. B</w:t>
      </w:r>
      <w:r w:rsidR="009A3EF2" w:rsidRPr="009A3EF2">
        <w:rPr>
          <w:rFonts w:ascii="Arial" w:hAnsi="Arial" w:cs="Arial"/>
          <w:sz w:val="28"/>
          <w:szCs w:val="28"/>
        </w:rPr>
        <w:t>e respectable</w:t>
      </w:r>
      <w:r w:rsidR="005D485C">
        <w:rPr>
          <w:rFonts w:ascii="Arial" w:hAnsi="Arial" w:cs="Arial"/>
          <w:sz w:val="28"/>
          <w:szCs w:val="28"/>
        </w:rPr>
        <w:t>.</w:t>
      </w:r>
      <w:r w:rsidR="009A3EF2" w:rsidRPr="009A3EF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4224BC">
        <w:rPr>
          <w:rFonts w:ascii="Arial" w:hAnsi="Arial" w:cs="Arial"/>
          <w:sz w:val="28"/>
          <w:szCs w:val="28"/>
        </w:rPr>
        <w:t>E</w:t>
      </w:r>
      <w:r w:rsidR="009A3EF2" w:rsidRPr="009A3EF2">
        <w:rPr>
          <w:rFonts w:ascii="Arial" w:hAnsi="Arial" w:cs="Arial"/>
          <w:sz w:val="28"/>
          <w:szCs w:val="28"/>
        </w:rPr>
        <w:t>he</w:t>
      </w:r>
      <w:proofErr w:type="spellEnd"/>
      <w:r w:rsidR="009A3EF2" w:rsidRPr="009A3EF2">
        <w:rPr>
          <w:rFonts w:ascii="Arial" w:hAnsi="Arial" w:cs="Arial"/>
          <w:sz w:val="28"/>
          <w:szCs w:val="28"/>
        </w:rPr>
        <w:t xml:space="preserve"> be a man of di...? </w:t>
      </w:r>
      <w:r w:rsidR="0047186E" w:rsidRPr="00227049">
        <w:rPr>
          <w:rFonts w:ascii="Arial" w:hAnsi="Arial" w:cs="Arial"/>
          <w:sz w:val="18"/>
          <w:szCs w:val="18"/>
        </w:rPr>
        <w:t>[Congregation says, “</w:t>
      </w:r>
      <w:r w:rsidR="00E263BF" w:rsidRPr="00227049">
        <w:rPr>
          <w:rFonts w:ascii="Arial" w:hAnsi="Arial" w:cs="Arial"/>
          <w:sz w:val="18"/>
          <w:szCs w:val="18"/>
        </w:rPr>
        <w:t>dignity</w:t>
      </w:r>
      <w:r w:rsidR="0047186E" w:rsidRPr="00227049">
        <w:rPr>
          <w:rFonts w:ascii="Arial" w:hAnsi="Arial" w:cs="Arial"/>
          <w:sz w:val="18"/>
          <w:szCs w:val="18"/>
        </w:rPr>
        <w:t>.”]</w:t>
      </w:r>
      <w:r w:rsidR="0047186E" w:rsidRPr="009A3EF2">
        <w:rPr>
          <w:rFonts w:ascii="Arial" w:hAnsi="Arial" w:cs="Arial"/>
          <w:sz w:val="28"/>
          <w:szCs w:val="28"/>
        </w:rPr>
        <w:t xml:space="preserve"> </w:t>
      </w:r>
      <w:r w:rsidR="004224BC">
        <w:rPr>
          <w:rFonts w:ascii="Arial" w:hAnsi="Arial" w:cs="Arial"/>
          <w:sz w:val="28"/>
          <w:szCs w:val="28"/>
        </w:rPr>
        <w:t>D</w:t>
      </w:r>
      <w:r w:rsidR="009A3EF2" w:rsidRPr="009A3EF2">
        <w:rPr>
          <w:rFonts w:ascii="Arial" w:hAnsi="Arial" w:cs="Arial"/>
          <w:sz w:val="28"/>
          <w:szCs w:val="28"/>
        </w:rPr>
        <w:t xml:space="preserve">ignity </w:t>
      </w:r>
      <w:proofErr w:type="spellStart"/>
      <w:r w:rsidR="009A3EF2" w:rsidRPr="009A3EF2">
        <w:rPr>
          <w:rFonts w:ascii="Arial" w:hAnsi="Arial" w:cs="Arial"/>
          <w:sz w:val="28"/>
          <w:szCs w:val="28"/>
        </w:rPr>
        <w:t>handi</w:t>
      </w:r>
      <w:proofErr w:type="spellEnd"/>
      <w:r w:rsidR="004008C4">
        <w:rPr>
          <w:rFonts w:ascii="Arial" w:hAnsi="Arial" w:cs="Arial"/>
          <w:sz w:val="28"/>
          <w:szCs w:val="28"/>
        </w:rPr>
        <w:t xml:space="preserve"> </w:t>
      </w:r>
      <w:proofErr w:type="spellStart"/>
      <w:r w:rsidR="009A3EF2" w:rsidRPr="009A3EF2">
        <w:rPr>
          <w:rFonts w:ascii="Arial" w:hAnsi="Arial" w:cs="Arial"/>
          <w:sz w:val="28"/>
          <w:szCs w:val="28"/>
        </w:rPr>
        <w:t>m</w:t>
      </w:r>
      <w:r w:rsidR="004008C4">
        <w:rPr>
          <w:rFonts w:ascii="Arial" w:hAnsi="Arial" w:cs="Arial"/>
          <w:sz w:val="28"/>
          <w:szCs w:val="28"/>
        </w:rPr>
        <w:t>a</w:t>
      </w:r>
      <w:r w:rsidR="009A3EF2" w:rsidRPr="009A3EF2">
        <w:rPr>
          <w:rFonts w:ascii="Arial" w:hAnsi="Arial" w:cs="Arial"/>
          <w:sz w:val="28"/>
          <w:szCs w:val="28"/>
        </w:rPr>
        <w:t>ona</w:t>
      </w:r>
      <w:proofErr w:type="spellEnd"/>
      <w:r w:rsidR="009A3EF2" w:rsidRPr="009A3EF2">
        <w:rPr>
          <w:rFonts w:ascii="Arial" w:hAnsi="Arial" w:cs="Arial"/>
          <w:sz w:val="28"/>
          <w:szCs w:val="28"/>
        </w:rPr>
        <w:t>. Now you do that as a young man</w:t>
      </w:r>
      <w:r w:rsidR="0047186E">
        <w:rPr>
          <w:rFonts w:ascii="Arial" w:hAnsi="Arial" w:cs="Arial"/>
          <w:sz w:val="28"/>
          <w:szCs w:val="28"/>
        </w:rPr>
        <w:t>,</w:t>
      </w:r>
      <w:r w:rsidR="009A3EF2" w:rsidRPr="009A3EF2">
        <w:rPr>
          <w:rFonts w:ascii="Arial" w:hAnsi="Arial" w:cs="Arial"/>
          <w:sz w:val="28"/>
          <w:szCs w:val="28"/>
        </w:rPr>
        <w:t xml:space="preserve"> even when you are married</w:t>
      </w:r>
      <w:r w:rsidR="00426ADC">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uchaona</w:t>
      </w:r>
      <w:proofErr w:type="spellEnd"/>
      <w:r w:rsidR="009A3EF2" w:rsidRPr="009A3EF2">
        <w:rPr>
          <w:rFonts w:ascii="Arial" w:hAnsi="Arial" w:cs="Arial"/>
          <w:sz w:val="28"/>
          <w:szCs w:val="28"/>
        </w:rPr>
        <w:t xml:space="preserve"> kuti </w:t>
      </w:r>
      <w:proofErr w:type="spellStart"/>
      <w:r w:rsidR="009A3EF2" w:rsidRPr="009A3EF2">
        <w:rPr>
          <w:rFonts w:ascii="Arial" w:hAnsi="Arial" w:cs="Arial"/>
          <w:sz w:val="28"/>
          <w:szCs w:val="28"/>
        </w:rPr>
        <w:t>mumba</w:t>
      </w:r>
      <w:proofErr w:type="spellEnd"/>
      <w:r w:rsidR="009A3EF2" w:rsidRPr="009A3EF2">
        <w:rPr>
          <w:rFonts w:ascii="Arial" w:hAnsi="Arial" w:cs="Arial"/>
          <w:sz w:val="28"/>
          <w:szCs w:val="28"/>
        </w:rPr>
        <w:t xml:space="preserve"> mako you will understand what it is to have </w:t>
      </w:r>
      <w:proofErr w:type="spellStart"/>
      <w:r w:rsidR="009A3EF2" w:rsidRPr="009A3EF2">
        <w:rPr>
          <w:rFonts w:ascii="Arial" w:hAnsi="Arial" w:cs="Arial"/>
          <w:sz w:val="28"/>
          <w:szCs w:val="28"/>
        </w:rPr>
        <w:t>deos</w:t>
      </w:r>
      <w:proofErr w:type="spellEnd"/>
      <w:r w:rsidR="009A3EF2" w:rsidRPr="009A3EF2">
        <w:rPr>
          <w:rFonts w:ascii="Arial" w:hAnsi="Arial" w:cs="Arial"/>
          <w:sz w:val="28"/>
          <w:szCs w:val="28"/>
        </w:rPr>
        <w:t>, ku</w:t>
      </w:r>
      <w:r w:rsidR="00FE4739">
        <w:rPr>
          <w:rFonts w:ascii="Arial" w:hAnsi="Arial" w:cs="Arial"/>
          <w:sz w:val="28"/>
          <w:szCs w:val="28"/>
        </w:rPr>
        <w:t>-</w:t>
      </w:r>
      <w:proofErr w:type="spellStart"/>
      <w:r w:rsidR="00FE4739">
        <w:rPr>
          <w:rFonts w:ascii="Arial" w:hAnsi="Arial" w:cs="Arial"/>
          <w:sz w:val="28"/>
          <w:szCs w:val="28"/>
        </w:rPr>
        <w:t>ku</w:t>
      </w:r>
      <w:r w:rsidR="009A3EF2" w:rsidRPr="009A3EF2">
        <w:rPr>
          <w:rFonts w:ascii="Arial" w:hAnsi="Arial" w:cs="Arial"/>
          <w:sz w:val="28"/>
          <w:szCs w:val="28"/>
        </w:rPr>
        <w:t>gerwa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musoro</w:t>
      </w:r>
      <w:proofErr w:type="spellEnd"/>
      <w:r w:rsidR="009A3EF2" w:rsidRPr="009A3EF2">
        <w:rPr>
          <w:rFonts w:ascii="Arial" w:hAnsi="Arial" w:cs="Arial"/>
          <w:sz w:val="28"/>
          <w:szCs w:val="28"/>
        </w:rPr>
        <w:t xml:space="preserve">, mukadzi wako kuenda </w:t>
      </w:r>
      <w:proofErr w:type="spellStart"/>
      <w:r w:rsidR="009A3EF2" w:rsidRPr="009A3EF2">
        <w:rPr>
          <w:rFonts w:ascii="Arial" w:hAnsi="Arial" w:cs="Arial"/>
          <w:sz w:val="28"/>
          <w:szCs w:val="28"/>
        </w:rPr>
        <w:t>kuno</w:t>
      </w:r>
      <w:proofErr w:type="spellEnd"/>
      <w:r w:rsidR="00FE4739">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gadzirwa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musoro</w:t>
      </w:r>
      <w:proofErr w:type="spellEnd"/>
      <w:r w:rsidR="009A3EF2" w:rsidRPr="009A3EF2">
        <w:rPr>
          <w:rFonts w:ascii="Arial" w:hAnsi="Arial" w:cs="Arial"/>
          <w:sz w:val="28"/>
          <w:szCs w:val="28"/>
        </w:rPr>
        <w:t xml:space="preserve"> wako. You enjoy the beauty after yo</w:t>
      </w:r>
      <w:r w:rsidR="00B33712">
        <w:rPr>
          <w:rFonts w:ascii="Arial" w:hAnsi="Arial" w:cs="Arial"/>
          <w:sz w:val="28"/>
          <w:szCs w:val="28"/>
        </w:rPr>
        <w:t>ur…</w:t>
      </w:r>
      <w:r w:rsidR="009A3EF2" w:rsidRPr="009A3EF2">
        <w:rPr>
          <w:rFonts w:ascii="Arial" w:hAnsi="Arial" w:cs="Arial"/>
          <w:sz w:val="28"/>
          <w:szCs w:val="28"/>
        </w:rPr>
        <w:t>she has been done that</w:t>
      </w:r>
      <w:r w:rsidR="00DD0924">
        <w:rPr>
          <w:rFonts w:ascii="Arial" w:hAnsi="Arial" w:cs="Arial"/>
          <w:sz w:val="28"/>
          <w:szCs w:val="28"/>
        </w:rPr>
        <w:t xml:space="preserve">. </w:t>
      </w:r>
      <w:r w:rsidR="00534101" w:rsidRPr="00534101">
        <w:rPr>
          <w:rFonts w:ascii="Arial" w:hAnsi="Arial" w:cs="Arial"/>
          <w:sz w:val="18"/>
          <w:szCs w:val="28"/>
        </w:rPr>
        <w:t xml:space="preserve">[Congregation says, “Amen.”] </w:t>
      </w:r>
      <w:r w:rsidR="00DD0924">
        <w:rPr>
          <w:rFonts w:ascii="Arial" w:hAnsi="Arial" w:cs="Arial"/>
          <w:sz w:val="28"/>
          <w:szCs w:val="28"/>
        </w:rPr>
        <w:t>H</w:t>
      </w:r>
      <w:r w:rsidR="009A3EF2" w:rsidRPr="009A3EF2">
        <w:rPr>
          <w:rFonts w:ascii="Arial" w:hAnsi="Arial" w:cs="Arial"/>
          <w:sz w:val="28"/>
          <w:szCs w:val="28"/>
        </w:rPr>
        <w:t xml:space="preserve">uh, mmm mukadzi wako </w:t>
      </w:r>
      <w:proofErr w:type="spellStart"/>
      <w:r w:rsidR="009A3EF2" w:rsidRPr="009A3EF2">
        <w:rPr>
          <w:rFonts w:ascii="Arial" w:hAnsi="Arial" w:cs="Arial"/>
          <w:sz w:val="28"/>
          <w:szCs w:val="28"/>
        </w:rPr>
        <w:t>anenge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akagadzirwa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musoro</w:t>
      </w:r>
      <w:proofErr w:type="spellEnd"/>
      <w:r w:rsidR="009A3EF2" w:rsidRPr="009A3EF2">
        <w:rPr>
          <w:rFonts w:ascii="Arial" w:hAnsi="Arial" w:cs="Arial"/>
          <w:sz w:val="28"/>
          <w:szCs w:val="28"/>
        </w:rPr>
        <w:t xml:space="preserve">. When your woman looks beautiful, who enjoys? You do! Eh </w:t>
      </w:r>
      <w:r w:rsidR="00B865F8" w:rsidRPr="009A3EF2">
        <w:rPr>
          <w:rFonts w:ascii="Arial" w:hAnsi="Arial" w:cs="Arial"/>
          <w:sz w:val="28"/>
          <w:szCs w:val="28"/>
        </w:rPr>
        <w:t>you</w:t>
      </w:r>
      <w:r w:rsidR="009A3EF2" w:rsidRPr="009A3EF2">
        <w:rPr>
          <w:rFonts w:ascii="Arial" w:hAnsi="Arial" w:cs="Arial"/>
          <w:sz w:val="28"/>
          <w:szCs w:val="28"/>
        </w:rPr>
        <w:t xml:space="preserve"> do enjoy, when she looks beautiful it's you. </w:t>
      </w:r>
    </w:p>
    <w:p w14:paraId="2F45A307" w14:textId="1AABD940" w:rsidR="007A6D88" w:rsidRPr="00FF4BAA" w:rsidRDefault="000B2266" w:rsidP="00EE1207">
      <w:pPr>
        <w:jc w:val="both"/>
        <w:rPr>
          <w:rFonts w:ascii="Arial" w:hAnsi="Arial" w:cs="Arial"/>
          <w:sz w:val="28"/>
          <w:szCs w:val="28"/>
        </w:rPr>
      </w:pPr>
      <w:r w:rsidRPr="00FF4BAA">
        <w:rPr>
          <w:rFonts w:ascii="Arial" w:hAnsi="Arial" w:cs="Arial"/>
          <w:sz w:val="28"/>
          <w:szCs w:val="28"/>
          <w:vertAlign w:val="superscript"/>
        </w:rPr>
        <w:t xml:space="preserve">57 </w:t>
      </w:r>
      <w:r w:rsidR="009A3EF2" w:rsidRPr="00FF4BAA">
        <w:rPr>
          <w:rFonts w:ascii="Arial" w:hAnsi="Arial" w:cs="Arial"/>
          <w:sz w:val="28"/>
          <w:szCs w:val="28"/>
        </w:rPr>
        <w:t xml:space="preserve">Time </w:t>
      </w:r>
      <w:proofErr w:type="spellStart"/>
      <w:r w:rsidR="009A3EF2" w:rsidRPr="00FF4BAA">
        <w:rPr>
          <w:rFonts w:ascii="Arial" w:hAnsi="Arial" w:cs="Arial"/>
          <w:sz w:val="28"/>
          <w:szCs w:val="28"/>
        </w:rPr>
        <w:t>yekuti</w:t>
      </w:r>
      <w:proofErr w:type="spellEnd"/>
      <w:r w:rsidR="009A3EF2" w:rsidRPr="00FF4BAA">
        <w:rPr>
          <w:rFonts w:ascii="Arial" w:hAnsi="Arial" w:cs="Arial"/>
          <w:sz w:val="28"/>
          <w:szCs w:val="28"/>
        </w:rPr>
        <w:t xml:space="preserve"> </w:t>
      </w:r>
      <w:proofErr w:type="spellStart"/>
      <w:r w:rsidR="009A3EF2" w:rsidRPr="00FF4BAA">
        <w:rPr>
          <w:rFonts w:ascii="Arial" w:hAnsi="Arial" w:cs="Arial"/>
          <w:sz w:val="28"/>
          <w:szCs w:val="28"/>
        </w:rPr>
        <w:t>tinoratidza</w:t>
      </w:r>
      <w:proofErr w:type="spellEnd"/>
      <w:r w:rsidR="009A3EF2" w:rsidRPr="00FF4BAA">
        <w:rPr>
          <w:rFonts w:ascii="Arial" w:hAnsi="Arial" w:cs="Arial"/>
          <w:sz w:val="28"/>
          <w:szCs w:val="28"/>
        </w:rPr>
        <w:t xml:space="preserve"> kumira kwedu </w:t>
      </w:r>
      <w:proofErr w:type="spellStart"/>
      <w:r w:rsidR="009A3EF2" w:rsidRPr="00FF4BAA">
        <w:rPr>
          <w:rFonts w:ascii="Arial" w:hAnsi="Arial" w:cs="Arial"/>
          <w:sz w:val="28"/>
          <w:szCs w:val="28"/>
        </w:rPr>
        <w:t>kweShoko</w:t>
      </w:r>
      <w:proofErr w:type="spellEnd"/>
      <w:r w:rsidR="009A3EF2" w:rsidRPr="00FF4BAA">
        <w:rPr>
          <w:rFonts w:ascii="Arial" w:hAnsi="Arial" w:cs="Arial"/>
          <w:sz w:val="28"/>
          <w:szCs w:val="28"/>
        </w:rPr>
        <w:t xml:space="preserve"> </w:t>
      </w:r>
      <w:proofErr w:type="spellStart"/>
      <w:r w:rsidR="009A3EF2" w:rsidRPr="00FF4BAA">
        <w:rPr>
          <w:rFonts w:ascii="Arial" w:hAnsi="Arial" w:cs="Arial"/>
          <w:sz w:val="28"/>
          <w:szCs w:val="28"/>
        </w:rPr>
        <w:t>kuvakadzi</w:t>
      </w:r>
      <w:proofErr w:type="spellEnd"/>
      <w:r w:rsidR="009A3EF2" w:rsidRPr="00FF4BAA">
        <w:rPr>
          <w:rFonts w:ascii="Arial" w:hAnsi="Arial" w:cs="Arial"/>
          <w:sz w:val="28"/>
          <w:szCs w:val="28"/>
        </w:rPr>
        <w:t xml:space="preserve"> vedu </w:t>
      </w:r>
      <w:proofErr w:type="spellStart"/>
      <w:r w:rsidR="009A3EF2" w:rsidRPr="00FF4BAA">
        <w:rPr>
          <w:rFonts w:ascii="Arial" w:hAnsi="Arial" w:cs="Arial"/>
          <w:sz w:val="28"/>
          <w:szCs w:val="28"/>
        </w:rPr>
        <w:t>ngakuchipera</w:t>
      </w:r>
      <w:proofErr w:type="spellEnd"/>
      <w:r w:rsidR="009A3EF2" w:rsidRPr="00FF4BAA">
        <w:rPr>
          <w:rFonts w:ascii="Arial" w:hAnsi="Arial" w:cs="Arial"/>
          <w:sz w:val="28"/>
          <w:szCs w:val="28"/>
        </w:rPr>
        <w:t xml:space="preserve">. </w:t>
      </w:r>
      <w:proofErr w:type="spellStart"/>
      <w:r w:rsidR="009A3EF2" w:rsidRPr="00FF4BAA">
        <w:rPr>
          <w:rFonts w:ascii="Arial" w:hAnsi="Arial" w:cs="Arial"/>
          <w:sz w:val="28"/>
          <w:szCs w:val="28"/>
        </w:rPr>
        <w:t>Hatiratidzei</w:t>
      </w:r>
      <w:proofErr w:type="spellEnd"/>
      <w:r w:rsidR="009A3EF2" w:rsidRPr="00FF4BAA">
        <w:rPr>
          <w:rFonts w:ascii="Arial" w:hAnsi="Arial" w:cs="Arial"/>
          <w:sz w:val="28"/>
          <w:szCs w:val="28"/>
        </w:rPr>
        <w:t xml:space="preserve"> kumira </w:t>
      </w:r>
      <w:proofErr w:type="spellStart"/>
      <w:r w:rsidR="009A3EF2" w:rsidRPr="00FF4BAA">
        <w:rPr>
          <w:rFonts w:ascii="Arial" w:hAnsi="Arial" w:cs="Arial"/>
          <w:sz w:val="28"/>
          <w:szCs w:val="28"/>
        </w:rPr>
        <w:t>neShoko</w:t>
      </w:r>
      <w:proofErr w:type="spellEnd"/>
      <w:r w:rsidR="009A3EF2" w:rsidRPr="00FF4BAA">
        <w:rPr>
          <w:rFonts w:ascii="Arial" w:hAnsi="Arial" w:cs="Arial"/>
          <w:sz w:val="28"/>
          <w:szCs w:val="28"/>
        </w:rPr>
        <w:t xml:space="preserve"> nyika yose </w:t>
      </w:r>
      <w:proofErr w:type="spellStart"/>
      <w:r w:rsidR="009A3EF2" w:rsidRPr="00FF4BAA">
        <w:rPr>
          <w:rFonts w:ascii="Arial" w:hAnsi="Arial" w:cs="Arial"/>
          <w:sz w:val="28"/>
          <w:szCs w:val="28"/>
        </w:rPr>
        <w:t>inoda</w:t>
      </w:r>
      <w:proofErr w:type="spellEnd"/>
      <w:r w:rsidR="009A3EF2" w:rsidRPr="00FF4BAA">
        <w:rPr>
          <w:rFonts w:ascii="Arial" w:hAnsi="Arial" w:cs="Arial"/>
          <w:sz w:val="28"/>
          <w:szCs w:val="28"/>
        </w:rPr>
        <w:t xml:space="preserve"> </w:t>
      </w:r>
      <w:proofErr w:type="spellStart"/>
      <w:r w:rsidR="009A3EF2" w:rsidRPr="00FF4BAA">
        <w:rPr>
          <w:rFonts w:ascii="Arial" w:hAnsi="Arial" w:cs="Arial"/>
          <w:sz w:val="28"/>
          <w:szCs w:val="28"/>
        </w:rPr>
        <w:t>kupupurirwa</w:t>
      </w:r>
      <w:proofErr w:type="spellEnd"/>
      <w:r w:rsidR="009A3EF2" w:rsidRPr="00FF4BAA">
        <w:rPr>
          <w:rFonts w:ascii="Arial" w:hAnsi="Arial" w:cs="Arial"/>
          <w:sz w:val="28"/>
          <w:szCs w:val="28"/>
        </w:rPr>
        <w:t xml:space="preserve"> iyi</w:t>
      </w:r>
      <w:r w:rsidR="00497AEB" w:rsidRPr="00FF4BAA">
        <w:rPr>
          <w:rFonts w:ascii="Arial" w:hAnsi="Arial" w:cs="Arial"/>
          <w:sz w:val="28"/>
          <w:szCs w:val="28"/>
        </w:rPr>
        <w:t>.</w:t>
      </w:r>
      <w:r w:rsidR="009A3EF2" w:rsidRPr="00FF4BA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A3EF2" w:rsidRPr="00FF4BAA">
        <w:rPr>
          <w:rFonts w:ascii="Arial" w:hAnsi="Arial" w:cs="Arial"/>
          <w:sz w:val="28"/>
          <w:szCs w:val="28"/>
        </w:rPr>
        <w:t>Zvino</w:t>
      </w:r>
      <w:proofErr w:type="spellEnd"/>
      <w:r w:rsidR="009A3EF2" w:rsidRPr="00FF4BAA">
        <w:rPr>
          <w:rFonts w:ascii="Arial" w:hAnsi="Arial" w:cs="Arial"/>
          <w:sz w:val="28"/>
          <w:szCs w:val="28"/>
        </w:rPr>
        <w:t xml:space="preserve"> ma brother </w:t>
      </w:r>
      <w:proofErr w:type="spellStart"/>
      <w:r w:rsidR="009A3EF2" w:rsidRPr="00FF4BAA">
        <w:rPr>
          <w:rFonts w:ascii="Arial" w:hAnsi="Arial" w:cs="Arial"/>
          <w:sz w:val="28"/>
          <w:szCs w:val="28"/>
        </w:rPr>
        <w:t>mazhinji</w:t>
      </w:r>
      <w:proofErr w:type="spellEnd"/>
      <w:r w:rsidR="009A3EF2" w:rsidRPr="00FF4BAA">
        <w:rPr>
          <w:rFonts w:ascii="Arial" w:hAnsi="Arial" w:cs="Arial"/>
          <w:sz w:val="28"/>
          <w:szCs w:val="28"/>
        </w:rPr>
        <w:t xml:space="preserve"> anoti </w:t>
      </w:r>
      <w:proofErr w:type="spellStart"/>
      <w:r w:rsidR="009A3EF2" w:rsidRPr="00FF4BAA">
        <w:rPr>
          <w:rFonts w:ascii="Arial" w:hAnsi="Arial" w:cs="Arial"/>
          <w:sz w:val="28"/>
          <w:szCs w:val="28"/>
        </w:rPr>
        <w:t>akanyenga</w:t>
      </w:r>
      <w:proofErr w:type="spellEnd"/>
      <w:r w:rsidR="009A3EF2" w:rsidRPr="00FF4BAA">
        <w:rPr>
          <w:rFonts w:ascii="Arial" w:hAnsi="Arial" w:cs="Arial"/>
          <w:sz w:val="28"/>
          <w:szCs w:val="28"/>
        </w:rPr>
        <w:t xml:space="preserve"> </w:t>
      </w:r>
      <w:proofErr w:type="spellStart"/>
      <w:r w:rsidR="009A3EF2" w:rsidRPr="00FF4BAA">
        <w:rPr>
          <w:rFonts w:ascii="Arial" w:hAnsi="Arial" w:cs="Arial"/>
          <w:sz w:val="28"/>
          <w:szCs w:val="28"/>
        </w:rPr>
        <w:t>musikana</w:t>
      </w:r>
      <w:proofErr w:type="spellEnd"/>
      <w:r w:rsidR="009A3EF2" w:rsidRPr="00FF4BAA">
        <w:rPr>
          <w:rFonts w:ascii="Arial" w:hAnsi="Arial" w:cs="Arial"/>
          <w:sz w:val="28"/>
          <w:szCs w:val="28"/>
        </w:rPr>
        <w:t xml:space="preserve">, </w:t>
      </w:r>
      <w:proofErr w:type="spellStart"/>
      <w:r w:rsidR="009A3EF2" w:rsidRPr="00FF4BAA">
        <w:rPr>
          <w:rFonts w:ascii="Arial" w:hAnsi="Arial" w:cs="Arial"/>
          <w:sz w:val="28"/>
          <w:szCs w:val="28"/>
        </w:rPr>
        <w:t>akanyenga</w:t>
      </w:r>
      <w:proofErr w:type="spellEnd"/>
      <w:r w:rsidR="009A3EF2" w:rsidRPr="00FF4BAA">
        <w:rPr>
          <w:rFonts w:ascii="Arial" w:hAnsi="Arial" w:cs="Arial"/>
          <w:sz w:val="28"/>
          <w:szCs w:val="28"/>
        </w:rPr>
        <w:t xml:space="preserve"> mukadzi wake</w:t>
      </w:r>
      <w:r w:rsidR="00146E2B">
        <w:rPr>
          <w:rFonts w:ascii="Arial" w:hAnsi="Arial" w:cs="Arial"/>
          <w:sz w:val="28"/>
          <w:szCs w:val="28"/>
        </w:rPr>
        <w:t>,</w:t>
      </w:r>
      <w:r w:rsidR="009A3EF2" w:rsidRPr="00FF4BAA">
        <w:rPr>
          <w:rFonts w:ascii="Arial" w:hAnsi="Arial" w:cs="Arial"/>
          <w:sz w:val="28"/>
          <w:szCs w:val="28"/>
        </w:rPr>
        <w:t xml:space="preserve"> </w:t>
      </w:r>
      <w:proofErr w:type="spellStart"/>
      <w:r w:rsidR="009A3EF2" w:rsidRPr="00FF4BAA">
        <w:rPr>
          <w:rFonts w:ascii="Arial" w:hAnsi="Arial" w:cs="Arial"/>
          <w:sz w:val="28"/>
          <w:szCs w:val="28"/>
        </w:rPr>
        <w:t>ndokwa</w:t>
      </w:r>
      <w:proofErr w:type="spellEnd"/>
      <w:r w:rsidR="004F644B">
        <w:rPr>
          <w:rFonts w:ascii="Arial" w:hAnsi="Arial" w:cs="Arial"/>
          <w:sz w:val="28"/>
          <w:szCs w:val="28"/>
        </w:rPr>
        <w:t xml:space="preserve"> </w:t>
      </w:r>
      <w:proofErr w:type="spellStart"/>
      <w:r w:rsidR="009A3EF2" w:rsidRPr="00FF4BAA">
        <w:rPr>
          <w:rFonts w:ascii="Arial" w:hAnsi="Arial" w:cs="Arial"/>
          <w:sz w:val="28"/>
          <w:szCs w:val="28"/>
        </w:rPr>
        <w:t>anonoratidza</w:t>
      </w:r>
      <w:proofErr w:type="spellEnd"/>
      <w:r w:rsidR="009A3EF2" w:rsidRPr="00FF4BAA">
        <w:rPr>
          <w:rFonts w:ascii="Arial" w:hAnsi="Arial" w:cs="Arial"/>
          <w:sz w:val="28"/>
          <w:szCs w:val="28"/>
        </w:rPr>
        <w:t xml:space="preserve"> </w:t>
      </w:r>
      <w:proofErr w:type="spellStart"/>
      <w:r w:rsidR="009A3EF2" w:rsidRPr="00FF4BAA">
        <w:rPr>
          <w:rFonts w:ascii="Arial" w:hAnsi="Arial" w:cs="Arial"/>
          <w:sz w:val="28"/>
          <w:szCs w:val="28"/>
        </w:rPr>
        <w:t>humi</w:t>
      </w:r>
      <w:r w:rsidR="004F644B">
        <w:rPr>
          <w:rFonts w:ascii="Arial" w:hAnsi="Arial" w:cs="Arial"/>
          <w:sz w:val="28"/>
          <w:szCs w:val="28"/>
        </w:rPr>
        <w:t>z</w:t>
      </w:r>
      <w:r w:rsidR="009A3EF2" w:rsidRPr="00FF4BAA">
        <w:rPr>
          <w:rFonts w:ascii="Arial" w:hAnsi="Arial" w:cs="Arial"/>
          <w:sz w:val="28"/>
          <w:szCs w:val="28"/>
        </w:rPr>
        <w:t>ha</w:t>
      </w:r>
      <w:proofErr w:type="spellEnd"/>
      <w:r w:rsidR="009A3EF2" w:rsidRPr="00FF4BAA">
        <w:rPr>
          <w:rFonts w:ascii="Arial" w:hAnsi="Arial" w:cs="Arial"/>
          <w:sz w:val="28"/>
          <w:szCs w:val="28"/>
        </w:rPr>
        <w:t xml:space="preserve"> hwake </w:t>
      </w:r>
      <w:proofErr w:type="spellStart"/>
      <w:r w:rsidR="009A3EF2" w:rsidRPr="00FF4BAA">
        <w:rPr>
          <w:rFonts w:ascii="Arial" w:hAnsi="Arial" w:cs="Arial"/>
          <w:sz w:val="28"/>
          <w:szCs w:val="28"/>
        </w:rPr>
        <w:t>hwokudii</w:t>
      </w:r>
      <w:proofErr w:type="spellEnd"/>
      <w:r w:rsidR="009A3EF2" w:rsidRPr="00FF4BAA">
        <w:rPr>
          <w:rFonts w:ascii="Arial" w:hAnsi="Arial" w:cs="Arial"/>
          <w:sz w:val="28"/>
          <w:szCs w:val="28"/>
        </w:rPr>
        <w:t xml:space="preserve">...? </w:t>
      </w:r>
      <w:r w:rsidR="00227049">
        <w:rPr>
          <w:rFonts w:ascii="Arial" w:hAnsi="Arial" w:cs="Arial"/>
          <w:sz w:val="28"/>
          <w:szCs w:val="28"/>
        </w:rPr>
        <w:t>H</w:t>
      </w:r>
      <w:r w:rsidR="009A3EF2" w:rsidRPr="00FF4BAA">
        <w:rPr>
          <w:rFonts w:ascii="Arial" w:hAnsi="Arial" w:cs="Arial"/>
          <w:sz w:val="28"/>
          <w:szCs w:val="28"/>
        </w:rPr>
        <w:t>woku-</w:t>
      </w:r>
      <w:proofErr w:type="spellStart"/>
      <w:r w:rsidR="009A3EF2" w:rsidRPr="00FF4BAA">
        <w:rPr>
          <w:rFonts w:ascii="Arial" w:hAnsi="Arial" w:cs="Arial"/>
          <w:sz w:val="28"/>
          <w:szCs w:val="28"/>
        </w:rPr>
        <w:t>hwokumira</w:t>
      </w:r>
      <w:proofErr w:type="spellEnd"/>
      <w:r w:rsidR="009A3EF2" w:rsidRPr="00FF4BAA">
        <w:rPr>
          <w:rFonts w:ascii="Arial" w:hAnsi="Arial" w:cs="Arial"/>
          <w:sz w:val="28"/>
          <w:szCs w:val="28"/>
        </w:rPr>
        <w:t xml:space="preserve"> nevhangeri</w:t>
      </w:r>
      <w:r w:rsidR="00BF1F6C">
        <w:rPr>
          <w:rFonts w:ascii="Arial" w:hAnsi="Arial" w:cs="Arial"/>
          <w:sz w:val="28"/>
          <w:szCs w:val="28"/>
        </w:rPr>
        <w:t>, mmm</w:t>
      </w:r>
      <w:r w:rsidR="009A3EF2" w:rsidRPr="00FF4BAA">
        <w:rPr>
          <w:rFonts w:ascii="Arial" w:hAnsi="Arial" w:cs="Arial"/>
          <w:sz w:val="28"/>
          <w:szCs w:val="28"/>
        </w:rPr>
        <w:t xml:space="preserve">. </w:t>
      </w:r>
    </w:p>
    <w:p w14:paraId="232738D3" w14:textId="7B7C306A" w:rsidR="00BD3C36" w:rsidRPr="00342561" w:rsidRDefault="000B2266" w:rsidP="00EE1207">
      <w:pPr>
        <w:jc w:val="both"/>
        <w:rPr>
          <w:rFonts w:ascii="Arial" w:hAnsi="Arial" w:cs="Arial"/>
          <w:sz w:val="28"/>
          <w:szCs w:val="28"/>
          <w:lang w:val="fr-FR"/>
        </w:rPr>
      </w:pPr>
      <w:r>
        <w:rPr>
          <w:rFonts w:ascii="Arial" w:hAnsi="Arial" w:cs="Arial"/>
          <w:sz w:val="28"/>
          <w:szCs w:val="28"/>
          <w:vertAlign w:val="superscript"/>
        </w:rPr>
        <w:t xml:space="preserve">58 </w:t>
      </w:r>
      <w:r w:rsidR="009A3EF2" w:rsidRPr="009A3EF2">
        <w:rPr>
          <w:rFonts w:ascii="Arial" w:hAnsi="Arial" w:cs="Arial"/>
          <w:sz w:val="28"/>
          <w:szCs w:val="28"/>
        </w:rPr>
        <w:t xml:space="preserve">Muri kuona </w:t>
      </w:r>
      <w:proofErr w:type="spellStart"/>
      <w:r w:rsidR="009A3EF2" w:rsidRPr="009A3EF2">
        <w:rPr>
          <w:rFonts w:ascii="Arial" w:hAnsi="Arial" w:cs="Arial"/>
          <w:sz w:val="28"/>
          <w:szCs w:val="28"/>
        </w:rPr>
        <w:t>zvazvi</w:t>
      </w:r>
      <w:r w:rsidR="008E6072">
        <w:rPr>
          <w:rFonts w:ascii="Arial" w:hAnsi="Arial" w:cs="Arial"/>
          <w:sz w:val="28"/>
          <w:szCs w:val="28"/>
        </w:rPr>
        <w:t>ri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kuomesera</w:t>
      </w:r>
      <w:proofErr w:type="spellEnd"/>
      <w:r w:rsidR="009A3EF2" w:rsidRPr="009A3EF2">
        <w:rPr>
          <w:rFonts w:ascii="Arial" w:hAnsi="Arial" w:cs="Arial"/>
          <w:sz w:val="28"/>
          <w:szCs w:val="28"/>
        </w:rPr>
        <w:t xml:space="preserve"> mukadzi </w:t>
      </w:r>
      <w:proofErr w:type="spellStart"/>
      <w:r w:rsidR="009A3EF2" w:rsidRPr="009A3EF2">
        <w:rPr>
          <w:rFonts w:ascii="Arial" w:hAnsi="Arial" w:cs="Arial"/>
          <w:sz w:val="28"/>
          <w:szCs w:val="28"/>
        </w:rPr>
        <w:t>kumutuka</w:t>
      </w:r>
      <w:proofErr w:type="spellEnd"/>
      <w:r w:rsidR="00320DD4">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hatidi</w:t>
      </w:r>
      <w:proofErr w:type="spellEnd"/>
      <w:r w:rsidR="009A3EF2" w:rsidRPr="009A3EF2">
        <w:rPr>
          <w:rFonts w:ascii="Arial" w:hAnsi="Arial" w:cs="Arial"/>
          <w:sz w:val="28"/>
          <w:szCs w:val="28"/>
        </w:rPr>
        <w:t xml:space="preserve"> zvinhu </w:t>
      </w:r>
      <w:proofErr w:type="spellStart"/>
      <w:r w:rsidR="009A3EF2" w:rsidRPr="009A3EF2">
        <w:rPr>
          <w:rFonts w:ascii="Arial" w:hAnsi="Arial" w:cs="Arial"/>
          <w:sz w:val="28"/>
          <w:szCs w:val="28"/>
        </w:rPr>
        <w:t>zvenyama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panapa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hee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wakazodii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wakadaii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hee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hembe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wapfeka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hembe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inobata</w:t>
      </w:r>
      <w:proofErr w:type="spellEnd"/>
      <w:r w:rsidR="009A3EF2" w:rsidRPr="009A3EF2">
        <w:rPr>
          <w:rFonts w:ascii="Arial" w:hAnsi="Arial" w:cs="Arial"/>
          <w:sz w:val="28"/>
          <w:szCs w:val="28"/>
        </w:rPr>
        <w:t xml:space="preserve">'. Hanga </w:t>
      </w:r>
      <w:proofErr w:type="spellStart"/>
      <w:r w:rsidR="009A3EF2" w:rsidRPr="009A3EF2">
        <w:rPr>
          <w:rFonts w:ascii="Arial" w:hAnsi="Arial" w:cs="Arial"/>
          <w:sz w:val="28"/>
          <w:szCs w:val="28"/>
        </w:rPr>
        <w:t>nyaya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iripo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ndeye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kungoti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hembe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yapfeka</w:t>
      </w:r>
      <w:proofErr w:type="spellEnd"/>
      <w:r w:rsidR="009A3EF2" w:rsidRPr="009A3EF2">
        <w:rPr>
          <w:rFonts w:ascii="Arial" w:hAnsi="Arial" w:cs="Arial"/>
          <w:sz w:val="28"/>
          <w:szCs w:val="28"/>
        </w:rPr>
        <w:t xml:space="preserve"> mwana </w:t>
      </w:r>
      <w:proofErr w:type="spellStart"/>
      <w:r w:rsidR="009A3EF2" w:rsidRPr="009A3EF2">
        <w:rPr>
          <w:rFonts w:ascii="Arial" w:hAnsi="Arial" w:cs="Arial"/>
          <w:sz w:val="28"/>
          <w:szCs w:val="28"/>
        </w:rPr>
        <w:t>uyu</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inomufita</w:t>
      </w:r>
      <w:proofErr w:type="spellEnd"/>
      <w:r w:rsidR="009A3EF2" w:rsidRPr="009A3EF2">
        <w:rPr>
          <w:rFonts w:ascii="Arial" w:hAnsi="Arial" w:cs="Arial"/>
          <w:sz w:val="28"/>
          <w:szCs w:val="28"/>
        </w:rPr>
        <w:t xml:space="preserve">. Kubata </w:t>
      </w:r>
      <w:proofErr w:type="spellStart"/>
      <w:r w:rsidR="009A3EF2" w:rsidRPr="009A3EF2">
        <w:rPr>
          <w:rFonts w:ascii="Arial" w:hAnsi="Arial" w:cs="Arial"/>
          <w:sz w:val="28"/>
          <w:szCs w:val="28"/>
        </w:rPr>
        <w:t>nekufita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handichaziva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mutsauko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wazvo</w:t>
      </w:r>
      <w:proofErr w:type="spellEnd"/>
      <w:r w:rsidR="009A3EF2" w:rsidRPr="009A3EF2">
        <w:rPr>
          <w:rFonts w:ascii="Arial" w:hAnsi="Arial" w:cs="Arial"/>
          <w:sz w:val="28"/>
          <w:szCs w:val="28"/>
        </w:rPr>
        <w:t xml:space="preserve"> ini, </w:t>
      </w:r>
      <w:proofErr w:type="spellStart"/>
      <w:r w:rsidR="009A3EF2" w:rsidRPr="009A3EF2">
        <w:rPr>
          <w:rFonts w:ascii="Arial" w:hAnsi="Arial" w:cs="Arial"/>
          <w:sz w:val="28"/>
          <w:szCs w:val="28"/>
        </w:rPr>
        <w:t>ehe</w:t>
      </w:r>
      <w:proofErr w:type="spellEnd"/>
      <w:r w:rsidR="008C50B8" w:rsidRPr="00FF3FAF">
        <w:rPr>
          <w:rStyle w:val="CommentReference"/>
          <w:rFonts w:ascii="Arial" w:hAnsi="Arial" w:cs="Arial"/>
          <w:sz w:val="28"/>
          <w:szCs w:val="28"/>
        </w:rPr>
        <w:t xml:space="preserve">. </w:t>
      </w:r>
      <w:proofErr w:type="spellStart"/>
      <w:r w:rsidR="00FF3FAF" w:rsidRPr="00FF3FAF">
        <w:rPr>
          <w:rStyle w:val="CommentReference"/>
          <w:rFonts w:ascii="Arial" w:hAnsi="Arial" w:cs="Arial"/>
          <w:sz w:val="28"/>
          <w:szCs w:val="28"/>
        </w:rPr>
        <w:t>U</w:t>
      </w:r>
      <w:r w:rsidR="009A3EF2" w:rsidRPr="00FF3FAF">
        <w:rPr>
          <w:rFonts w:ascii="Arial" w:hAnsi="Arial" w:cs="Arial"/>
          <w:sz w:val="28"/>
          <w:szCs w:val="28"/>
        </w:rPr>
        <w:t>kanzwa</w:t>
      </w:r>
      <w:proofErr w:type="spellEnd"/>
      <w:r w:rsidR="009A3EF2" w:rsidRPr="00FF3FAF">
        <w:rPr>
          <w:rFonts w:ascii="Arial" w:hAnsi="Arial" w:cs="Arial"/>
          <w:sz w:val="28"/>
          <w:szCs w:val="28"/>
        </w:rPr>
        <w:t xml:space="preserve"> chinonzi </w:t>
      </w:r>
      <w:proofErr w:type="spellStart"/>
      <w:r w:rsidR="009A3EF2" w:rsidRPr="00FF3FAF">
        <w:rPr>
          <w:rFonts w:ascii="Arial" w:hAnsi="Arial" w:cs="Arial"/>
          <w:sz w:val="28"/>
          <w:szCs w:val="28"/>
        </w:rPr>
        <w:t>chinobata</w:t>
      </w:r>
      <w:proofErr w:type="spellEnd"/>
      <w:r w:rsidR="009A3EF2" w:rsidRPr="00FF3FAF">
        <w:rPr>
          <w:rFonts w:ascii="Arial" w:hAnsi="Arial" w:cs="Arial"/>
          <w:sz w:val="28"/>
          <w:szCs w:val="28"/>
        </w:rPr>
        <w:t xml:space="preserve"> ka chinhu </w:t>
      </w:r>
      <w:proofErr w:type="spellStart"/>
      <w:r w:rsidR="009A3EF2" w:rsidRPr="00FF3FAF">
        <w:rPr>
          <w:rFonts w:ascii="Arial" w:hAnsi="Arial" w:cs="Arial"/>
          <w:sz w:val="28"/>
          <w:szCs w:val="28"/>
        </w:rPr>
        <w:t>chinofita</w:t>
      </w:r>
      <w:proofErr w:type="spellEnd"/>
      <w:r w:rsidR="009A3EF2" w:rsidRPr="00FF3FAF">
        <w:rPr>
          <w:rFonts w:ascii="Arial" w:hAnsi="Arial" w:cs="Arial"/>
          <w:sz w:val="28"/>
          <w:szCs w:val="28"/>
        </w:rPr>
        <w:t xml:space="preserve">. </w:t>
      </w:r>
      <w:r w:rsidR="009A3EF2" w:rsidRPr="00342561">
        <w:rPr>
          <w:rFonts w:ascii="Arial" w:hAnsi="Arial" w:cs="Arial"/>
          <w:sz w:val="28"/>
          <w:szCs w:val="28"/>
          <w:lang w:val="fr-FR"/>
        </w:rPr>
        <w:t xml:space="preserve">Chinhu </w:t>
      </w:r>
      <w:proofErr w:type="spellStart"/>
      <w:r w:rsidR="009A3EF2" w:rsidRPr="00342561">
        <w:rPr>
          <w:rFonts w:ascii="Arial" w:hAnsi="Arial" w:cs="Arial"/>
          <w:sz w:val="28"/>
          <w:szCs w:val="28"/>
          <w:lang w:val="fr-FR"/>
        </w:rPr>
        <w:t>chinofita</w:t>
      </w:r>
      <w:proofErr w:type="spellEnd"/>
      <w:r w:rsidR="009A3EF2" w:rsidRPr="00342561">
        <w:rPr>
          <w:rFonts w:ascii="Arial" w:hAnsi="Arial" w:cs="Arial"/>
          <w:sz w:val="28"/>
          <w:szCs w:val="28"/>
          <w:lang w:val="fr-FR"/>
        </w:rPr>
        <w:t xml:space="preserve"> chinonzi </w:t>
      </w:r>
      <w:proofErr w:type="spellStart"/>
      <w:r w:rsidR="009A3EF2" w:rsidRPr="00342561">
        <w:rPr>
          <w:rFonts w:ascii="Arial" w:hAnsi="Arial" w:cs="Arial"/>
          <w:sz w:val="28"/>
          <w:szCs w:val="28"/>
          <w:lang w:val="fr-FR"/>
        </w:rPr>
        <w:t>chinodii</w:t>
      </w:r>
      <w:proofErr w:type="spellEnd"/>
      <w:r w:rsidR="009A3EF2" w:rsidRPr="00342561">
        <w:rPr>
          <w:rFonts w:ascii="Arial" w:hAnsi="Arial" w:cs="Arial"/>
          <w:sz w:val="28"/>
          <w:szCs w:val="28"/>
          <w:lang w:val="fr-FR"/>
        </w:rPr>
        <w:t xml:space="preserve">...? </w:t>
      </w:r>
      <w:proofErr w:type="spellStart"/>
      <w:r w:rsidR="00227049" w:rsidRPr="00342561">
        <w:rPr>
          <w:rFonts w:ascii="Arial" w:hAnsi="Arial" w:cs="Arial"/>
          <w:sz w:val="28"/>
          <w:szCs w:val="28"/>
          <w:lang w:val="fr-FR"/>
        </w:rPr>
        <w:t>C</w:t>
      </w:r>
      <w:r w:rsidR="009A3EF2" w:rsidRPr="00342561">
        <w:rPr>
          <w:rFonts w:ascii="Arial" w:hAnsi="Arial" w:cs="Arial"/>
          <w:sz w:val="28"/>
          <w:szCs w:val="28"/>
          <w:lang w:val="fr-FR"/>
        </w:rPr>
        <w:t>hinobata</w:t>
      </w:r>
      <w:proofErr w:type="spellEnd"/>
      <w:r w:rsidR="009A3EF2" w:rsidRPr="00342561">
        <w:rPr>
          <w:rFonts w:ascii="Arial" w:hAnsi="Arial" w:cs="Arial"/>
          <w:sz w:val="28"/>
          <w:szCs w:val="28"/>
          <w:lang w:val="fr-FR"/>
        </w:rPr>
        <w:t xml:space="preserve"> </w:t>
      </w:r>
      <w:r w:rsidR="00534101" w:rsidRPr="00342561">
        <w:rPr>
          <w:rFonts w:ascii="Arial" w:hAnsi="Arial" w:cs="Arial"/>
          <w:sz w:val="28"/>
          <w:szCs w:val="28"/>
          <w:lang w:val="fr-FR"/>
        </w:rPr>
        <w:t>ha-</w:t>
      </w:r>
      <w:proofErr w:type="spellStart"/>
      <w:r w:rsidR="00534101" w:rsidRPr="00342561">
        <w:rPr>
          <w:rFonts w:ascii="Arial" w:hAnsi="Arial" w:cs="Arial"/>
          <w:sz w:val="28"/>
          <w:szCs w:val="28"/>
          <w:lang w:val="fr-FR"/>
        </w:rPr>
        <w:t>moona</w:t>
      </w:r>
      <w:proofErr w:type="spellEnd"/>
      <w:r w:rsidR="009A3EF2" w:rsidRPr="00342561">
        <w:rPr>
          <w:rFonts w:ascii="Arial" w:hAnsi="Arial" w:cs="Arial"/>
          <w:sz w:val="28"/>
          <w:szCs w:val="28"/>
          <w:lang w:val="fr-FR"/>
        </w:rPr>
        <w:t xml:space="preserve">. </w:t>
      </w:r>
    </w:p>
    <w:p w14:paraId="16238B1F" w14:textId="2BD274EA" w:rsidR="009A3EF2" w:rsidRPr="009A3EF2" w:rsidRDefault="000B2266" w:rsidP="00EE1207">
      <w:pPr>
        <w:jc w:val="both"/>
        <w:rPr>
          <w:rFonts w:ascii="Arial" w:hAnsi="Arial" w:cs="Arial"/>
          <w:sz w:val="28"/>
          <w:szCs w:val="28"/>
        </w:rPr>
      </w:pPr>
      <w:r w:rsidRPr="00342561">
        <w:rPr>
          <w:rFonts w:ascii="Arial" w:hAnsi="Arial" w:cs="Arial"/>
          <w:sz w:val="28"/>
          <w:szCs w:val="28"/>
          <w:vertAlign w:val="superscript"/>
          <w:lang w:val="fr-FR"/>
        </w:rPr>
        <w:t xml:space="preserve">59 </w:t>
      </w:r>
      <w:proofErr w:type="spellStart"/>
      <w:r w:rsidR="009A3EF2" w:rsidRPr="00342561">
        <w:rPr>
          <w:rFonts w:ascii="Arial" w:hAnsi="Arial" w:cs="Arial"/>
          <w:sz w:val="28"/>
          <w:szCs w:val="28"/>
          <w:lang w:val="fr-FR"/>
        </w:rPr>
        <w:t>Hatidi</w:t>
      </w:r>
      <w:proofErr w:type="spellEnd"/>
      <w:r w:rsidR="009A3EF2" w:rsidRPr="00342561">
        <w:rPr>
          <w:rFonts w:ascii="Arial" w:hAnsi="Arial" w:cs="Arial"/>
          <w:sz w:val="28"/>
          <w:szCs w:val="28"/>
          <w:lang w:val="fr-FR"/>
        </w:rPr>
        <w:t xml:space="preserve"> zvinhu </w:t>
      </w:r>
      <w:proofErr w:type="spellStart"/>
      <w:r w:rsidR="009A3EF2" w:rsidRPr="00342561">
        <w:rPr>
          <w:rFonts w:ascii="Arial" w:hAnsi="Arial" w:cs="Arial"/>
          <w:sz w:val="28"/>
          <w:szCs w:val="28"/>
          <w:lang w:val="fr-FR"/>
        </w:rPr>
        <w:t>zvakadaro</w:t>
      </w:r>
      <w:proofErr w:type="spellEnd"/>
      <w:r w:rsidR="0006194F" w:rsidRPr="00342561">
        <w:rPr>
          <w:rFonts w:ascii="Arial" w:hAnsi="Arial" w:cs="Arial"/>
          <w:sz w:val="28"/>
          <w:szCs w:val="28"/>
          <w:lang w:val="fr-FR"/>
        </w:rPr>
        <w:t>.</w:t>
      </w:r>
      <w:r w:rsidR="009A3EF2" w:rsidRPr="00342561">
        <w:rPr>
          <w:rFonts w:ascii="Arial" w:hAnsi="Arial" w:cs="Arial"/>
          <w:sz w:val="28"/>
          <w:szCs w:val="28"/>
          <w:lang w:val="fr-FR"/>
        </w:rPr>
        <w:t xml:space="preserve"> </w:t>
      </w:r>
      <w:proofErr w:type="spellStart"/>
      <w:r w:rsidR="0006194F" w:rsidRPr="00342561">
        <w:rPr>
          <w:rFonts w:ascii="Arial" w:hAnsi="Arial" w:cs="Arial"/>
          <w:sz w:val="28"/>
          <w:szCs w:val="28"/>
          <w:lang w:val="fr-FR"/>
        </w:rPr>
        <w:t>Toda</w:t>
      </w:r>
      <w:proofErr w:type="spellEnd"/>
      <w:r w:rsidR="009A3EF2" w:rsidRPr="00342561">
        <w:rPr>
          <w:rFonts w:ascii="Arial" w:hAnsi="Arial" w:cs="Arial"/>
          <w:sz w:val="28"/>
          <w:szCs w:val="28"/>
          <w:lang w:val="fr-FR"/>
        </w:rPr>
        <w:t xml:space="preserve"> kuti kana munhu </w:t>
      </w:r>
      <w:proofErr w:type="spellStart"/>
      <w:r w:rsidR="009A3EF2" w:rsidRPr="00342561">
        <w:rPr>
          <w:rFonts w:ascii="Arial" w:hAnsi="Arial" w:cs="Arial"/>
          <w:sz w:val="28"/>
          <w:szCs w:val="28"/>
          <w:lang w:val="fr-FR"/>
        </w:rPr>
        <w:t>akapfeka</w:t>
      </w:r>
      <w:proofErr w:type="spellEnd"/>
      <w:r w:rsidR="009A3EF2" w:rsidRPr="00342561">
        <w:rPr>
          <w:rFonts w:ascii="Arial" w:hAnsi="Arial" w:cs="Arial"/>
          <w:sz w:val="28"/>
          <w:szCs w:val="28"/>
          <w:lang w:val="fr-FR"/>
        </w:rPr>
        <w:t xml:space="preserve"> </w:t>
      </w:r>
      <w:proofErr w:type="spellStart"/>
      <w:r w:rsidR="009A3EF2" w:rsidRPr="00342561">
        <w:rPr>
          <w:rFonts w:ascii="Arial" w:hAnsi="Arial" w:cs="Arial"/>
          <w:sz w:val="28"/>
          <w:szCs w:val="28"/>
          <w:lang w:val="fr-FR"/>
        </w:rPr>
        <w:t>hembe</w:t>
      </w:r>
      <w:proofErr w:type="spellEnd"/>
      <w:r w:rsidR="009A3EF2" w:rsidRPr="00342561">
        <w:rPr>
          <w:rFonts w:ascii="Arial" w:hAnsi="Arial" w:cs="Arial"/>
          <w:sz w:val="28"/>
          <w:szCs w:val="28"/>
          <w:lang w:val="fr-FR"/>
        </w:rPr>
        <w:t xml:space="preserve"> yake </w:t>
      </w:r>
      <w:proofErr w:type="spellStart"/>
      <w:r w:rsidR="009A3EF2" w:rsidRPr="00342561">
        <w:rPr>
          <w:rFonts w:ascii="Arial" w:hAnsi="Arial" w:cs="Arial"/>
          <w:sz w:val="28"/>
          <w:szCs w:val="28"/>
          <w:lang w:val="fr-FR"/>
        </w:rPr>
        <w:t>yakanaka</w:t>
      </w:r>
      <w:proofErr w:type="spellEnd"/>
      <w:r w:rsidR="009A3EF2" w:rsidRPr="00342561">
        <w:rPr>
          <w:rFonts w:ascii="Arial" w:hAnsi="Arial" w:cs="Arial"/>
          <w:sz w:val="28"/>
          <w:szCs w:val="28"/>
          <w:lang w:val="fr-FR"/>
        </w:rPr>
        <w:t xml:space="preserve"> </w:t>
      </w:r>
      <w:proofErr w:type="spellStart"/>
      <w:r w:rsidR="009A3EF2" w:rsidRPr="00342561">
        <w:rPr>
          <w:rFonts w:ascii="Arial" w:hAnsi="Arial" w:cs="Arial"/>
          <w:sz w:val="28"/>
          <w:szCs w:val="28"/>
          <w:lang w:val="fr-FR"/>
        </w:rPr>
        <w:t>handiti</w:t>
      </w:r>
      <w:proofErr w:type="spellEnd"/>
      <w:r w:rsidR="009A3EF2" w:rsidRPr="00342561">
        <w:rPr>
          <w:rFonts w:ascii="Arial" w:hAnsi="Arial" w:cs="Arial"/>
          <w:sz w:val="28"/>
          <w:szCs w:val="28"/>
          <w:lang w:val="fr-FR"/>
        </w:rPr>
        <w:t xml:space="preserve">, </w:t>
      </w:r>
      <w:proofErr w:type="spellStart"/>
      <w:r w:rsidR="009A3EF2" w:rsidRPr="00342561">
        <w:rPr>
          <w:rFonts w:ascii="Arial" w:hAnsi="Arial" w:cs="Arial"/>
          <w:sz w:val="28"/>
          <w:szCs w:val="28"/>
          <w:lang w:val="fr-FR"/>
        </w:rPr>
        <w:t>yakamufita</w:t>
      </w:r>
      <w:proofErr w:type="spellEnd"/>
      <w:r w:rsidR="009A3EF2" w:rsidRPr="00342561">
        <w:rPr>
          <w:rFonts w:ascii="Arial" w:hAnsi="Arial" w:cs="Arial"/>
          <w:sz w:val="28"/>
          <w:szCs w:val="28"/>
          <w:lang w:val="fr-FR"/>
        </w:rPr>
        <w:t xml:space="preserve"> </w:t>
      </w:r>
      <w:proofErr w:type="spellStart"/>
      <w:r w:rsidR="009A3EF2" w:rsidRPr="00342561">
        <w:rPr>
          <w:rFonts w:ascii="Arial" w:hAnsi="Arial" w:cs="Arial"/>
          <w:sz w:val="28"/>
          <w:szCs w:val="28"/>
          <w:lang w:val="fr-FR"/>
        </w:rPr>
        <w:t>yakamufita</w:t>
      </w:r>
      <w:proofErr w:type="spellEnd"/>
      <w:r w:rsidR="009A3EF2" w:rsidRPr="00342561">
        <w:rPr>
          <w:rFonts w:ascii="Arial" w:hAnsi="Arial" w:cs="Arial"/>
          <w:sz w:val="28"/>
          <w:szCs w:val="28"/>
          <w:lang w:val="fr-FR"/>
        </w:rPr>
        <w:t xml:space="preserve"> but</w:t>
      </w:r>
      <w:r w:rsidR="00925623" w:rsidRPr="00342561">
        <w:rPr>
          <w:rFonts w:ascii="Arial" w:hAnsi="Arial" w:cs="Arial"/>
          <w:sz w:val="28"/>
          <w:szCs w:val="28"/>
          <w:lang w:val="fr-FR"/>
        </w:rPr>
        <w:t>…</w:t>
      </w:r>
      <w:r w:rsidR="009A3EF2" w:rsidRPr="00342561">
        <w:rPr>
          <w:rFonts w:ascii="Arial" w:hAnsi="Arial" w:cs="Arial"/>
          <w:sz w:val="28"/>
          <w:szCs w:val="28"/>
          <w:lang w:val="fr-FR"/>
        </w:rPr>
        <w:t xml:space="preserve"> </w:t>
      </w:r>
      <w:r w:rsidR="00925623" w:rsidRPr="00342561">
        <w:rPr>
          <w:rFonts w:ascii="Arial" w:hAnsi="Arial" w:cs="Arial"/>
          <w:sz w:val="28"/>
          <w:szCs w:val="28"/>
          <w:lang w:val="fr-FR"/>
        </w:rPr>
        <w:t>I</w:t>
      </w:r>
      <w:r w:rsidR="009A3EF2" w:rsidRPr="00342561">
        <w:rPr>
          <w:rFonts w:ascii="Arial" w:hAnsi="Arial" w:cs="Arial"/>
          <w:sz w:val="28"/>
          <w:szCs w:val="28"/>
          <w:lang w:val="fr-FR"/>
        </w:rPr>
        <w:t xml:space="preserve">ni </w:t>
      </w:r>
      <w:proofErr w:type="spellStart"/>
      <w:r w:rsidR="009A3EF2" w:rsidRPr="00342561">
        <w:rPr>
          <w:rFonts w:ascii="Arial" w:hAnsi="Arial" w:cs="Arial"/>
          <w:sz w:val="28"/>
          <w:szCs w:val="28"/>
          <w:lang w:val="fr-FR"/>
        </w:rPr>
        <w:t>ndoziva</w:t>
      </w:r>
      <w:proofErr w:type="spellEnd"/>
      <w:r w:rsidR="009A3EF2" w:rsidRPr="00342561">
        <w:rPr>
          <w:rFonts w:ascii="Arial" w:hAnsi="Arial" w:cs="Arial"/>
          <w:sz w:val="28"/>
          <w:szCs w:val="28"/>
          <w:lang w:val="fr-FR"/>
        </w:rPr>
        <w:t xml:space="preserve"> mu</w:t>
      </w:r>
      <w:r w:rsidR="00925623" w:rsidRPr="00342561">
        <w:rPr>
          <w:rFonts w:ascii="Arial" w:hAnsi="Arial" w:cs="Arial"/>
          <w:sz w:val="28"/>
          <w:szCs w:val="28"/>
          <w:lang w:val="fr-FR"/>
        </w:rPr>
        <w:t xml:space="preserve"> </w:t>
      </w:r>
      <w:r w:rsidR="009A3EF2" w:rsidRPr="00342561">
        <w:rPr>
          <w:rFonts w:ascii="Arial" w:hAnsi="Arial" w:cs="Arial"/>
          <w:sz w:val="28"/>
          <w:szCs w:val="28"/>
          <w:lang w:val="fr-FR"/>
        </w:rPr>
        <w:t xml:space="preserve">Message </w:t>
      </w:r>
      <w:proofErr w:type="spellStart"/>
      <w:r w:rsidR="009A3EF2" w:rsidRPr="00342561">
        <w:rPr>
          <w:rFonts w:ascii="Arial" w:hAnsi="Arial" w:cs="Arial"/>
          <w:sz w:val="28"/>
          <w:szCs w:val="28"/>
          <w:lang w:val="fr-FR"/>
        </w:rPr>
        <w:t>ndodza</w:t>
      </w:r>
      <w:r w:rsidR="00CD1D0C" w:rsidRPr="00342561">
        <w:rPr>
          <w:rFonts w:ascii="Arial" w:hAnsi="Arial" w:cs="Arial"/>
          <w:sz w:val="28"/>
          <w:szCs w:val="28"/>
          <w:lang w:val="fr-FR"/>
        </w:rPr>
        <w:t>i</w:t>
      </w:r>
      <w:proofErr w:type="spellEnd"/>
      <w:r w:rsidR="009A3EF2" w:rsidRPr="00342561">
        <w:rPr>
          <w:rFonts w:ascii="Arial" w:hAnsi="Arial" w:cs="Arial"/>
          <w:sz w:val="28"/>
          <w:szCs w:val="28"/>
          <w:lang w:val="fr-FR"/>
        </w:rPr>
        <w:t xml:space="preserve"> </w:t>
      </w:r>
      <w:proofErr w:type="spellStart"/>
      <w:r w:rsidR="009A3EF2" w:rsidRPr="00342561">
        <w:rPr>
          <w:rFonts w:ascii="Arial" w:hAnsi="Arial" w:cs="Arial"/>
          <w:sz w:val="28"/>
          <w:szCs w:val="28"/>
          <w:lang w:val="fr-FR"/>
        </w:rPr>
        <w:t>hembe</w:t>
      </w:r>
      <w:proofErr w:type="spellEnd"/>
      <w:r w:rsidR="009A3EF2" w:rsidRPr="00342561">
        <w:rPr>
          <w:rFonts w:ascii="Arial" w:hAnsi="Arial" w:cs="Arial"/>
          <w:sz w:val="28"/>
          <w:szCs w:val="28"/>
          <w:lang w:val="fr-FR"/>
        </w:rPr>
        <w:t xml:space="preserve"> </w:t>
      </w:r>
      <w:proofErr w:type="spellStart"/>
      <w:r w:rsidR="009A3EF2" w:rsidRPr="00342561">
        <w:rPr>
          <w:rFonts w:ascii="Arial" w:hAnsi="Arial" w:cs="Arial"/>
          <w:sz w:val="28"/>
          <w:szCs w:val="28"/>
          <w:lang w:val="fr-FR"/>
        </w:rPr>
        <w:t>dzinobata</w:t>
      </w:r>
      <w:proofErr w:type="spellEnd"/>
      <w:r w:rsidR="009A3EF2" w:rsidRPr="00342561">
        <w:rPr>
          <w:rFonts w:ascii="Arial" w:hAnsi="Arial" w:cs="Arial"/>
          <w:sz w:val="28"/>
          <w:szCs w:val="28"/>
          <w:lang w:val="fr-FR"/>
        </w:rPr>
        <w:t xml:space="preserve"> </w:t>
      </w:r>
      <w:proofErr w:type="spellStart"/>
      <w:r w:rsidR="009A3EF2" w:rsidRPr="00342561">
        <w:rPr>
          <w:rFonts w:ascii="Arial" w:hAnsi="Arial" w:cs="Arial"/>
          <w:sz w:val="28"/>
          <w:szCs w:val="28"/>
          <w:lang w:val="fr-FR"/>
        </w:rPr>
        <w:t>idzodzo</w:t>
      </w:r>
      <w:proofErr w:type="spellEnd"/>
      <w:r w:rsidR="009A3EF2" w:rsidRPr="00342561">
        <w:rPr>
          <w:rFonts w:ascii="Arial" w:hAnsi="Arial" w:cs="Arial"/>
          <w:sz w:val="28"/>
          <w:szCs w:val="28"/>
          <w:lang w:val="fr-FR"/>
        </w:rPr>
        <w:t xml:space="preserve"> </w:t>
      </w:r>
      <w:r w:rsidR="00534101" w:rsidRPr="00342561">
        <w:rPr>
          <w:rFonts w:ascii="Arial" w:hAnsi="Arial" w:cs="Arial"/>
          <w:sz w:val="28"/>
          <w:szCs w:val="28"/>
          <w:lang w:val="fr-FR"/>
        </w:rPr>
        <w:t>ha-</w:t>
      </w:r>
      <w:proofErr w:type="spellStart"/>
      <w:r w:rsidR="00534101" w:rsidRPr="00342561">
        <w:rPr>
          <w:rFonts w:ascii="Arial" w:hAnsi="Arial" w:cs="Arial"/>
          <w:sz w:val="28"/>
          <w:szCs w:val="28"/>
          <w:lang w:val="fr-FR"/>
        </w:rPr>
        <w:t>moona</w:t>
      </w:r>
      <w:proofErr w:type="spellEnd"/>
      <w:r w:rsidR="00043D33" w:rsidRPr="00342561">
        <w:rPr>
          <w:rFonts w:ascii="Arial" w:hAnsi="Arial" w:cs="Arial"/>
          <w:sz w:val="28"/>
          <w:szCs w:val="28"/>
          <w:lang w:val="fr-FR"/>
        </w:rPr>
        <w:t>.</w:t>
      </w:r>
      <w:r w:rsidR="009A3EF2" w:rsidRPr="00342561">
        <w:rPr>
          <w:rFonts w:ascii="Arial" w:hAnsi="Arial" w:cs="Arial"/>
          <w:sz w:val="28"/>
          <w:szCs w:val="28"/>
          <w:lang w:val="fr-FR"/>
        </w:rPr>
        <w:t xml:space="preserve"> </w:t>
      </w:r>
      <w:r w:rsidR="00043D33" w:rsidRPr="00342561">
        <w:rPr>
          <w:rFonts w:ascii="Arial" w:hAnsi="Arial" w:cs="Arial"/>
          <w:sz w:val="28"/>
          <w:szCs w:val="28"/>
          <w:lang w:val="fr-FR"/>
        </w:rPr>
        <w:t>H</w:t>
      </w:r>
      <w:r w:rsidR="009A3EF2" w:rsidRPr="00342561">
        <w:rPr>
          <w:rFonts w:ascii="Arial" w:hAnsi="Arial" w:cs="Arial"/>
          <w:sz w:val="28"/>
          <w:szCs w:val="28"/>
          <w:lang w:val="fr-FR"/>
        </w:rPr>
        <w:t xml:space="preserve">anzi </w:t>
      </w:r>
      <w:proofErr w:type="spellStart"/>
      <w:r w:rsidR="009A3EF2" w:rsidRPr="00342561">
        <w:rPr>
          <w:rFonts w:ascii="Arial" w:hAnsi="Arial" w:cs="Arial"/>
          <w:sz w:val="28"/>
          <w:szCs w:val="28"/>
          <w:lang w:val="fr-FR"/>
        </w:rPr>
        <w:t>hembe</w:t>
      </w:r>
      <w:proofErr w:type="spellEnd"/>
      <w:r w:rsidR="009A3EF2" w:rsidRPr="00342561">
        <w:rPr>
          <w:rFonts w:ascii="Arial" w:hAnsi="Arial" w:cs="Arial"/>
          <w:sz w:val="28"/>
          <w:szCs w:val="28"/>
          <w:lang w:val="fr-FR"/>
        </w:rPr>
        <w:t xml:space="preserve"> dz.... </w:t>
      </w:r>
      <w:r w:rsidR="009A3EF2" w:rsidRPr="009A3EF2">
        <w:rPr>
          <w:rFonts w:ascii="Arial" w:hAnsi="Arial" w:cs="Arial"/>
          <w:sz w:val="28"/>
          <w:szCs w:val="28"/>
        </w:rPr>
        <w:t xml:space="preserve">Hembe </w:t>
      </w:r>
      <w:proofErr w:type="spellStart"/>
      <w:r w:rsidR="009A3EF2" w:rsidRPr="009A3EF2">
        <w:rPr>
          <w:rFonts w:ascii="Arial" w:hAnsi="Arial" w:cs="Arial"/>
          <w:sz w:val="28"/>
          <w:szCs w:val="28"/>
        </w:rPr>
        <w:t>inoita</w:t>
      </w:r>
      <w:proofErr w:type="spellEnd"/>
      <w:r w:rsidR="009A3EF2" w:rsidRPr="009A3EF2">
        <w:rPr>
          <w:rFonts w:ascii="Arial" w:hAnsi="Arial" w:cs="Arial"/>
          <w:sz w:val="28"/>
          <w:szCs w:val="28"/>
        </w:rPr>
        <w:t xml:space="preserve"> kuti mwana </w:t>
      </w:r>
      <w:proofErr w:type="spellStart"/>
      <w:r w:rsidR="009A3EF2" w:rsidRPr="009A3EF2">
        <w:rPr>
          <w:rFonts w:ascii="Arial" w:hAnsi="Arial" w:cs="Arial"/>
          <w:sz w:val="28"/>
          <w:szCs w:val="28"/>
        </w:rPr>
        <w:t>abude</w:t>
      </w:r>
      <w:proofErr w:type="spellEnd"/>
      <w:r w:rsidR="009A3EF2" w:rsidRPr="009A3EF2">
        <w:rPr>
          <w:rFonts w:ascii="Arial" w:hAnsi="Arial" w:cs="Arial"/>
          <w:sz w:val="28"/>
          <w:szCs w:val="28"/>
        </w:rPr>
        <w:t xml:space="preserve"> structure yake </w:t>
      </w:r>
      <w:proofErr w:type="spellStart"/>
      <w:r w:rsidR="009A3EF2" w:rsidRPr="009A3EF2">
        <w:rPr>
          <w:rFonts w:ascii="Arial" w:hAnsi="Arial" w:cs="Arial"/>
          <w:sz w:val="28"/>
          <w:szCs w:val="28"/>
        </w:rPr>
        <w:t>sezvai</w:t>
      </w:r>
      <w:proofErr w:type="spellEnd"/>
      <w:r w:rsidR="009A3EF2" w:rsidRPr="009A3EF2">
        <w:rPr>
          <w:rFonts w:ascii="Arial" w:hAnsi="Arial" w:cs="Arial"/>
          <w:sz w:val="28"/>
          <w:szCs w:val="28"/>
        </w:rPr>
        <w:t xml:space="preserve">...? </w:t>
      </w:r>
      <w:proofErr w:type="spellStart"/>
      <w:r w:rsidR="005F646C">
        <w:rPr>
          <w:rFonts w:ascii="Arial" w:hAnsi="Arial" w:cs="Arial"/>
          <w:sz w:val="28"/>
          <w:szCs w:val="28"/>
        </w:rPr>
        <w:t>S</w:t>
      </w:r>
      <w:r w:rsidR="009A3EF2" w:rsidRPr="009A3EF2">
        <w:rPr>
          <w:rFonts w:ascii="Arial" w:hAnsi="Arial" w:cs="Arial"/>
          <w:sz w:val="28"/>
          <w:szCs w:val="28"/>
        </w:rPr>
        <w:t>ezvairi</w:t>
      </w:r>
      <w:proofErr w:type="spellEnd"/>
      <w:r w:rsidR="005F646C">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havadi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idzodzo</w:t>
      </w:r>
      <w:proofErr w:type="spellEnd"/>
      <w:r w:rsidR="009A3EF2" w:rsidRPr="009A3EF2">
        <w:rPr>
          <w:rFonts w:ascii="Arial" w:hAnsi="Arial" w:cs="Arial"/>
          <w:sz w:val="28"/>
          <w:szCs w:val="28"/>
        </w:rPr>
        <w:t xml:space="preserve">. Vanoda </w:t>
      </w:r>
      <w:proofErr w:type="spellStart"/>
      <w:r w:rsidR="009A3EF2" w:rsidRPr="009A3EF2">
        <w:rPr>
          <w:rFonts w:ascii="Arial" w:hAnsi="Arial" w:cs="Arial"/>
          <w:sz w:val="28"/>
          <w:szCs w:val="28"/>
        </w:rPr>
        <w:t>hembe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dzinoviga</w:t>
      </w:r>
      <w:proofErr w:type="spellEnd"/>
      <w:r w:rsidR="009A3EF2" w:rsidRPr="009A3EF2">
        <w:rPr>
          <w:rFonts w:ascii="Arial" w:hAnsi="Arial" w:cs="Arial"/>
          <w:sz w:val="28"/>
          <w:szCs w:val="28"/>
        </w:rPr>
        <w:t xml:space="preserve"> structure </w:t>
      </w:r>
      <w:proofErr w:type="spellStart"/>
      <w:r w:rsidR="009A3EF2" w:rsidRPr="009A3EF2">
        <w:rPr>
          <w:rFonts w:ascii="Arial" w:hAnsi="Arial" w:cs="Arial"/>
          <w:sz w:val="28"/>
          <w:szCs w:val="28"/>
        </w:rPr>
        <w:t>yemunhu</w:t>
      </w:r>
      <w:proofErr w:type="spellEnd"/>
      <w:r w:rsidR="009A3EF2" w:rsidRPr="009A3EF2">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akapfeka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zigubvudhu</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AE4FFD">
        <w:rPr>
          <w:rFonts w:ascii="Arial" w:hAnsi="Arial" w:cs="Arial"/>
          <w:sz w:val="28"/>
          <w:szCs w:val="28"/>
        </w:rPr>
        <w:t>.</w:t>
      </w:r>
      <w:r w:rsidR="009A3EF2" w:rsidRPr="009A3EF2">
        <w:rPr>
          <w:rFonts w:ascii="Arial" w:hAnsi="Arial" w:cs="Arial"/>
          <w:sz w:val="28"/>
          <w:szCs w:val="28"/>
        </w:rPr>
        <w:t xml:space="preserve"> </w:t>
      </w:r>
      <w:r w:rsidR="00AE4FFD">
        <w:rPr>
          <w:rFonts w:ascii="Arial" w:hAnsi="Arial" w:cs="Arial"/>
          <w:sz w:val="28"/>
          <w:szCs w:val="28"/>
        </w:rPr>
        <w:t>H</w:t>
      </w:r>
      <w:r w:rsidR="009A3EF2" w:rsidRPr="009A3EF2">
        <w:rPr>
          <w:rFonts w:ascii="Arial" w:hAnsi="Arial" w:cs="Arial"/>
          <w:sz w:val="28"/>
          <w:szCs w:val="28"/>
        </w:rPr>
        <w:t xml:space="preserve">arina shape </w:t>
      </w:r>
      <w:proofErr w:type="spellStart"/>
      <w:r w:rsidR="009A3EF2" w:rsidRPr="009A3EF2">
        <w:rPr>
          <w:rFonts w:ascii="Arial" w:hAnsi="Arial" w:cs="Arial"/>
          <w:sz w:val="28"/>
          <w:szCs w:val="28"/>
        </w:rPr>
        <w:t>kunoku</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rinenge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rakango</w:t>
      </w:r>
      <w:r w:rsidR="007E5FC9">
        <w:rPr>
          <w:rFonts w:ascii="Arial" w:hAnsi="Arial" w:cs="Arial"/>
          <w:sz w:val="28"/>
          <w:szCs w:val="28"/>
        </w:rPr>
        <w:t>ti</w:t>
      </w:r>
      <w:proofErr w:type="spellEnd"/>
      <w:r w:rsidR="009A3EF2" w:rsidRPr="009A3EF2">
        <w:rPr>
          <w:rFonts w:ascii="Arial" w:hAnsi="Arial" w:cs="Arial"/>
          <w:sz w:val="28"/>
          <w:szCs w:val="28"/>
        </w:rPr>
        <w:t xml:space="preserve"> </w:t>
      </w:r>
      <w:proofErr w:type="spellStart"/>
      <w:r w:rsidR="0095252F">
        <w:rPr>
          <w:rFonts w:ascii="Arial" w:hAnsi="Arial" w:cs="Arial"/>
          <w:sz w:val="28"/>
          <w:szCs w:val="28"/>
        </w:rPr>
        <w:t>b</w:t>
      </w:r>
      <w:r w:rsidR="009A3EF2" w:rsidRPr="009A3EF2">
        <w:rPr>
          <w:rFonts w:ascii="Arial" w:hAnsi="Arial" w:cs="Arial"/>
          <w:sz w:val="28"/>
          <w:szCs w:val="28"/>
        </w:rPr>
        <w:t>uu</w:t>
      </w:r>
      <w:r w:rsidR="0095252F">
        <w:rPr>
          <w:rFonts w:ascii="Arial" w:hAnsi="Arial" w:cs="Arial"/>
          <w:sz w:val="28"/>
          <w:szCs w:val="28"/>
        </w:rPr>
        <w:t>rr</w:t>
      </w:r>
      <w:proofErr w:type="spellEnd"/>
      <w:r w:rsidR="007E5FC9">
        <w:rPr>
          <w:rFonts w:ascii="Arial" w:hAnsi="Arial" w:cs="Arial"/>
          <w:sz w:val="28"/>
          <w:szCs w:val="28"/>
        </w:rPr>
        <w:t>,</w:t>
      </w:r>
      <w:r w:rsidR="009A3EF2" w:rsidRPr="009A3EF2">
        <w:rPr>
          <w:rFonts w:ascii="Arial" w:hAnsi="Arial" w:cs="Arial"/>
          <w:sz w:val="28"/>
          <w:szCs w:val="28"/>
        </w:rPr>
        <w:t xml:space="preserve"> </w:t>
      </w:r>
      <w:r w:rsidR="009A3EF2" w:rsidRPr="009A3EF2">
        <w:rPr>
          <w:rFonts w:ascii="Arial" w:hAnsi="Arial" w:cs="Arial"/>
          <w:sz w:val="28"/>
          <w:szCs w:val="28"/>
        </w:rPr>
        <w:lastRenderedPageBreak/>
        <w:t xml:space="preserve">maoko </w:t>
      </w:r>
      <w:proofErr w:type="spellStart"/>
      <w:r w:rsidR="009A3EF2" w:rsidRPr="009A3EF2">
        <w:rPr>
          <w:rFonts w:ascii="Arial" w:hAnsi="Arial" w:cs="Arial"/>
          <w:sz w:val="28"/>
          <w:szCs w:val="28"/>
        </w:rPr>
        <w:t>achipfuurira</w:t>
      </w:r>
      <w:proofErr w:type="spellEnd"/>
      <w:r w:rsidR="00B47C4C">
        <w:rPr>
          <w:rFonts w:ascii="Arial" w:hAnsi="Arial" w:cs="Arial"/>
          <w:sz w:val="28"/>
          <w:szCs w:val="28"/>
        </w:rPr>
        <w:t>.</w:t>
      </w:r>
      <w:r w:rsidR="009A3EF2" w:rsidRPr="009A3EF2">
        <w:rPr>
          <w:rFonts w:ascii="Arial" w:hAnsi="Arial" w:cs="Arial"/>
          <w:sz w:val="28"/>
          <w:szCs w:val="28"/>
        </w:rPr>
        <w:t xml:space="preserve"> </w:t>
      </w:r>
      <w:r w:rsidR="009800C1" w:rsidRPr="009800C1">
        <w:rPr>
          <w:rFonts w:ascii="Arial" w:hAnsi="Arial" w:cs="Arial"/>
          <w:sz w:val="18"/>
          <w:szCs w:val="28"/>
        </w:rPr>
        <w:t>[Congregation laughs]</w:t>
      </w:r>
      <w:r w:rsidR="00DA772E">
        <w:rPr>
          <w:rFonts w:ascii="Arial" w:hAnsi="Arial" w:cs="Arial"/>
          <w:sz w:val="28"/>
          <w:szCs w:val="28"/>
        </w:rPr>
        <w:t xml:space="preserve"> </w:t>
      </w:r>
      <w:r w:rsidR="00B47C4C">
        <w:rPr>
          <w:rFonts w:ascii="Arial" w:hAnsi="Arial" w:cs="Arial"/>
          <w:sz w:val="28"/>
          <w:szCs w:val="28"/>
        </w:rPr>
        <w:t>A</w:t>
      </w:r>
      <w:r w:rsidR="0095252F">
        <w:rPr>
          <w:rFonts w:ascii="Arial" w:hAnsi="Arial" w:cs="Arial"/>
          <w:sz w:val="28"/>
          <w:szCs w:val="28"/>
        </w:rPr>
        <w:t xml:space="preserve">hh </w:t>
      </w:r>
      <w:r w:rsidR="009A3EF2" w:rsidRPr="009A3EF2">
        <w:rPr>
          <w:rFonts w:ascii="Arial" w:hAnsi="Arial" w:cs="Arial"/>
          <w:sz w:val="28"/>
          <w:szCs w:val="28"/>
        </w:rPr>
        <w:t xml:space="preserve">hanzi, 'mwana </w:t>
      </w:r>
      <w:proofErr w:type="spellStart"/>
      <w:r w:rsidR="009A3EF2" w:rsidRPr="009A3EF2">
        <w:rPr>
          <w:rFonts w:ascii="Arial" w:hAnsi="Arial" w:cs="Arial"/>
          <w:sz w:val="28"/>
          <w:szCs w:val="28"/>
        </w:rPr>
        <w:t>akachena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haa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ane</w:t>
      </w:r>
      <w:proofErr w:type="spellEnd"/>
      <w:r w:rsidR="009A3EF2" w:rsidRPr="009A3EF2">
        <w:rPr>
          <w:rFonts w:ascii="Arial" w:hAnsi="Arial" w:cs="Arial"/>
          <w:sz w:val="28"/>
          <w:szCs w:val="28"/>
        </w:rPr>
        <w:t xml:space="preserve"> Mweya waMwari.'              </w:t>
      </w:r>
    </w:p>
    <w:p w14:paraId="3A236ADC" w14:textId="61953B30" w:rsidR="00FD7D3B" w:rsidRDefault="000B2266" w:rsidP="00EE1207">
      <w:pPr>
        <w:jc w:val="both"/>
        <w:rPr>
          <w:rFonts w:ascii="Arial" w:hAnsi="Arial" w:cs="Arial"/>
          <w:sz w:val="28"/>
          <w:szCs w:val="28"/>
        </w:rPr>
      </w:pPr>
      <w:r>
        <w:rPr>
          <w:rFonts w:ascii="Arial" w:hAnsi="Arial" w:cs="Arial"/>
          <w:sz w:val="28"/>
          <w:szCs w:val="28"/>
          <w:vertAlign w:val="superscript"/>
        </w:rPr>
        <w:t xml:space="preserve">60 </w:t>
      </w:r>
      <w:proofErr w:type="spellStart"/>
      <w:r w:rsidR="009A3EF2" w:rsidRPr="009A3EF2">
        <w:rPr>
          <w:rFonts w:ascii="Arial" w:hAnsi="Arial" w:cs="Arial"/>
          <w:sz w:val="28"/>
          <w:szCs w:val="28"/>
        </w:rPr>
        <w:t>Unongoona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ukasvika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kuchechi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dzacho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dziriko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chechi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dzakadaro</w:t>
      </w:r>
      <w:proofErr w:type="spellEnd"/>
      <w:r w:rsidR="009A3EF2" w:rsidRPr="009A3EF2">
        <w:rPr>
          <w:rFonts w:ascii="Arial" w:hAnsi="Arial" w:cs="Arial"/>
          <w:sz w:val="28"/>
          <w:szCs w:val="28"/>
        </w:rPr>
        <w:t xml:space="preserve"> mu</w:t>
      </w:r>
      <w:r w:rsidR="00B47C4C">
        <w:rPr>
          <w:rFonts w:ascii="Arial" w:hAnsi="Arial" w:cs="Arial"/>
          <w:sz w:val="28"/>
          <w:szCs w:val="28"/>
        </w:rPr>
        <w:t xml:space="preserve"> </w:t>
      </w:r>
      <w:r w:rsidR="009A3EF2" w:rsidRPr="009A3EF2">
        <w:rPr>
          <w:rFonts w:ascii="Arial" w:hAnsi="Arial" w:cs="Arial"/>
          <w:sz w:val="28"/>
          <w:szCs w:val="28"/>
        </w:rPr>
        <w:t xml:space="preserve">Message </w:t>
      </w:r>
      <w:r w:rsidR="00534101">
        <w:rPr>
          <w:rFonts w:ascii="Arial" w:hAnsi="Arial" w:cs="Arial"/>
          <w:sz w:val="28"/>
          <w:szCs w:val="28"/>
        </w:rPr>
        <w:t>ha-</w:t>
      </w:r>
      <w:proofErr w:type="spellStart"/>
      <w:r w:rsidR="00534101">
        <w:rPr>
          <w:rFonts w:ascii="Arial" w:hAnsi="Arial" w:cs="Arial"/>
          <w:sz w:val="28"/>
          <w:szCs w:val="28"/>
        </w:rPr>
        <w:t>moona</w:t>
      </w:r>
      <w:proofErr w:type="spellEnd"/>
      <w:r w:rsidR="009A3EF2" w:rsidRPr="009A3EF2">
        <w:rPr>
          <w:rFonts w:ascii="Arial" w:hAnsi="Arial" w:cs="Arial"/>
          <w:sz w:val="28"/>
          <w:szCs w:val="28"/>
        </w:rPr>
        <w:t xml:space="preserve">. Churches like that in the Message are </w:t>
      </w:r>
      <w:proofErr w:type="gramStart"/>
      <w:r w:rsidR="009A3EF2" w:rsidRPr="009A3EF2">
        <w:rPr>
          <w:rFonts w:ascii="Arial" w:hAnsi="Arial" w:cs="Arial"/>
          <w:sz w:val="28"/>
          <w:szCs w:val="28"/>
        </w:rPr>
        <w:t>there</w:t>
      </w:r>
      <w:proofErr w:type="gramEnd"/>
      <w:r w:rsidR="009A3EF2" w:rsidRPr="009A3EF2">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9A3EF2" w:rsidRPr="009A3EF2">
        <w:rPr>
          <w:rFonts w:ascii="Arial" w:hAnsi="Arial" w:cs="Arial"/>
          <w:sz w:val="28"/>
          <w:szCs w:val="28"/>
        </w:rPr>
        <w:t xml:space="preserve">, they are there. </w:t>
      </w:r>
      <w:proofErr w:type="spellStart"/>
      <w:r w:rsidR="009A3EF2" w:rsidRPr="009A3EF2">
        <w:rPr>
          <w:rFonts w:ascii="Arial" w:hAnsi="Arial" w:cs="Arial"/>
          <w:sz w:val="28"/>
          <w:szCs w:val="28"/>
        </w:rPr>
        <w:t>Ukasvika</w:t>
      </w:r>
      <w:proofErr w:type="spellEnd"/>
      <w:r w:rsidR="009A3EF2" w:rsidRPr="009A3EF2">
        <w:rPr>
          <w:rFonts w:ascii="Arial" w:hAnsi="Arial" w:cs="Arial"/>
          <w:sz w:val="28"/>
          <w:szCs w:val="28"/>
        </w:rPr>
        <w:t xml:space="preserve"> kana </w:t>
      </w:r>
      <w:proofErr w:type="spellStart"/>
      <w:r w:rsidR="009A3EF2" w:rsidRPr="009A3EF2">
        <w:rPr>
          <w:rFonts w:ascii="Arial" w:hAnsi="Arial" w:cs="Arial"/>
          <w:sz w:val="28"/>
          <w:szCs w:val="28"/>
        </w:rPr>
        <w:t>kwese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kwa</w:t>
      </w:r>
      <w:r w:rsidR="0011528B">
        <w:rPr>
          <w:rFonts w:ascii="Arial" w:hAnsi="Arial" w:cs="Arial"/>
          <w:sz w:val="28"/>
          <w:szCs w:val="28"/>
        </w:rPr>
        <w:t>tionenda</w:t>
      </w:r>
      <w:proofErr w:type="spellEnd"/>
      <w:r w:rsidR="00C5482C">
        <w:rPr>
          <w:rFonts w:ascii="Arial" w:hAnsi="Arial" w:cs="Arial"/>
          <w:sz w:val="28"/>
          <w:szCs w:val="28"/>
        </w:rPr>
        <w:t xml:space="preserve"> </w:t>
      </w:r>
      <w:proofErr w:type="spellStart"/>
      <w:r w:rsidR="00C5482C">
        <w:rPr>
          <w:rFonts w:ascii="Arial" w:hAnsi="Arial" w:cs="Arial"/>
          <w:sz w:val="28"/>
          <w:szCs w:val="28"/>
        </w:rPr>
        <w:t>kwese</w:t>
      </w:r>
      <w:proofErr w:type="spellEnd"/>
      <w:r w:rsidR="00C5482C">
        <w:rPr>
          <w:rFonts w:ascii="Arial" w:hAnsi="Arial" w:cs="Arial"/>
          <w:sz w:val="28"/>
          <w:szCs w:val="28"/>
        </w:rPr>
        <w:t xml:space="preserve"> uko kuti</w:t>
      </w:r>
      <w:r w:rsidR="00BD3C36">
        <w:rPr>
          <w:rFonts w:ascii="Arial" w:hAnsi="Arial" w:cs="Arial"/>
          <w:sz w:val="28"/>
          <w:szCs w:val="28"/>
        </w:rPr>
        <w:t xml:space="preserve"> </w:t>
      </w:r>
      <w:proofErr w:type="spellStart"/>
      <w:r w:rsidR="009A3EF2" w:rsidRPr="009A3EF2">
        <w:rPr>
          <w:rFonts w:ascii="Arial" w:hAnsi="Arial" w:cs="Arial"/>
          <w:sz w:val="28"/>
          <w:szCs w:val="28"/>
        </w:rPr>
        <w:t>kwatinokweshewa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kwese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kuBere</w:t>
      </w:r>
      <w:r w:rsidR="008B5B0C">
        <w:rPr>
          <w:rFonts w:ascii="Arial" w:hAnsi="Arial" w:cs="Arial"/>
          <w:sz w:val="28"/>
          <w:szCs w:val="28"/>
        </w:rPr>
        <w:t>b</w:t>
      </w:r>
      <w:r w:rsidR="009A3EF2" w:rsidRPr="009A3EF2">
        <w:rPr>
          <w:rFonts w:ascii="Arial" w:hAnsi="Arial" w:cs="Arial"/>
          <w:sz w:val="28"/>
          <w:szCs w:val="28"/>
        </w:rPr>
        <w:t>hedhiya</w:t>
      </w:r>
      <w:proofErr w:type="spellEnd"/>
      <w:r w:rsidR="009A3EF2" w:rsidRPr="009A3EF2">
        <w:rPr>
          <w:rFonts w:ascii="Arial" w:hAnsi="Arial" w:cs="Arial"/>
          <w:sz w:val="28"/>
          <w:szCs w:val="28"/>
        </w:rPr>
        <w:t xml:space="preserve"> uko, </w:t>
      </w:r>
      <w:proofErr w:type="spellStart"/>
      <w:r w:rsidR="009A3EF2" w:rsidRPr="009A3EF2">
        <w:rPr>
          <w:rFonts w:ascii="Arial" w:hAnsi="Arial" w:cs="Arial"/>
          <w:sz w:val="28"/>
          <w:szCs w:val="28"/>
        </w:rPr>
        <w:t>kwevafundisi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vanoba</w:t>
      </w:r>
      <w:proofErr w:type="spellEnd"/>
      <w:r w:rsidR="009A3EF2" w:rsidRPr="009A3EF2">
        <w:rPr>
          <w:rFonts w:ascii="Arial" w:hAnsi="Arial" w:cs="Arial"/>
          <w:sz w:val="28"/>
          <w:szCs w:val="28"/>
        </w:rPr>
        <w:t xml:space="preserve"> uko. Hanti </w:t>
      </w:r>
      <w:proofErr w:type="spellStart"/>
      <w:r w:rsidR="009A3EF2" w:rsidRPr="009A3EF2">
        <w:rPr>
          <w:rFonts w:ascii="Arial" w:hAnsi="Arial" w:cs="Arial"/>
          <w:sz w:val="28"/>
          <w:szCs w:val="28"/>
        </w:rPr>
        <w:t>tinokweshwa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chaizvo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ikoko</w:t>
      </w:r>
      <w:proofErr w:type="spellEnd"/>
      <w:r w:rsidR="008B5B0C">
        <w:rPr>
          <w:rFonts w:ascii="Arial" w:hAnsi="Arial" w:cs="Arial"/>
          <w:sz w:val="28"/>
          <w:szCs w:val="28"/>
        </w:rPr>
        <w:t>.</w:t>
      </w:r>
      <w:r w:rsidR="009A3EF2" w:rsidRPr="009A3EF2">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8B5B0C">
        <w:rPr>
          <w:rFonts w:ascii="Arial" w:hAnsi="Arial" w:cs="Arial"/>
          <w:sz w:val="28"/>
          <w:szCs w:val="28"/>
        </w:rPr>
        <w:t>To</w:t>
      </w:r>
      <w:r w:rsidR="009A3EF2" w:rsidRPr="009A3EF2">
        <w:rPr>
          <w:rFonts w:ascii="Arial" w:hAnsi="Arial" w:cs="Arial"/>
          <w:sz w:val="28"/>
          <w:szCs w:val="28"/>
        </w:rPr>
        <w:t>kweshwa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zvekuti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dhuu</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ikoko</w:t>
      </w:r>
      <w:proofErr w:type="spellEnd"/>
      <w:r w:rsidR="009A3EF2" w:rsidRPr="009A3EF2">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8B5B0C">
        <w:rPr>
          <w:rFonts w:ascii="Arial" w:hAnsi="Arial" w:cs="Arial"/>
          <w:sz w:val="28"/>
          <w:szCs w:val="28"/>
        </w:rPr>
        <w:t>.</w:t>
      </w:r>
      <w:r w:rsidR="009A3EF2" w:rsidRPr="009A3EF2">
        <w:rPr>
          <w:rFonts w:ascii="Arial" w:hAnsi="Arial" w:cs="Arial"/>
          <w:sz w:val="28"/>
          <w:szCs w:val="28"/>
        </w:rPr>
        <w:t xml:space="preserve"> </w:t>
      </w:r>
      <w:r w:rsidR="008B5B0C">
        <w:rPr>
          <w:rFonts w:ascii="Arial" w:hAnsi="Arial" w:cs="Arial"/>
          <w:sz w:val="28"/>
          <w:szCs w:val="28"/>
        </w:rPr>
        <w:t>E</w:t>
      </w:r>
      <w:r w:rsidR="009A3EF2" w:rsidRPr="009A3EF2">
        <w:rPr>
          <w:rFonts w:ascii="Arial" w:hAnsi="Arial" w:cs="Arial"/>
          <w:sz w:val="28"/>
          <w:szCs w:val="28"/>
        </w:rPr>
        <w:t xml:space="preserve">nde </w:t>
      </w:r>
      <w:proofErr w:type="spellStart"/>
      <w:r w:rsidR="009A3EF2" w:rsidRPr="009A3EF2">
        <w:rPr>
          <w:rFonts w:ascii="Arial" w:hAnsi="Arial" w:cs="Arial"/>
          <w:sz w:val="28"/>
          <w:szCs w:val="28"/>
        </w:rPr>
        <w:t>ikokoko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vanotikwesha</w:t>
      </w:r>
      <w:proofErr w:type="spellEnd"/>
      <w:r w:rsidR="008B5B0C">
        <w:rPr>
          <w:rFonts w:ascii="Arial" w:hAnsi="Arial" w:cs="Arial"/>
          <w:sz w:val="28"/>
          <w:szCs w:val="28"/>
        </w:rPr>
        <w:t>.</w:t>
      </w:r>
      <w:r w:rsidR="009A3EF2" w:rsidRPr="009A3EF2">
        <w:rPr>
          <w:rFonts w:ascii="Arial" w:hAnsi="Arial" w:cs="Arial"/>
          <w:sz w:val="28"/>
          <w:szCs w:val="28"/>
        </w:rPr>
        <w:t xml:space="preserve"> </w:t>
      </w:r>
      <w:proofErr w:type="spellStart"/>
      <w:r w:rsidR="008B5B0C">
        <w:rPr>
          <w:rFonts w:ascii="Arial" w:hAnsi="Arial" w:cs="Arial"/>
          <w:sz w:val="28"/>
          <w:szCs w:val="28"/>
        </w:rPr>
        <w:t>K</w:t>
      </w:r>
      <w:r w:rsidR="009A3EF2" w:rsidRPr="009A3EF2">
        <w:rPr>
          <w:rFonts w:ascii="Arial" w:hAnsi="Arial" w:cs="Arial"/>
          <w:sz w:val="28"/>
          <w:szCs w:val="28"/>
        </w:rPr>
        <w:t>unotori</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nenziyo</w:t>
      </w:r>
      <w:proofErr w:type="spellEnd"/>
      <w:r w:rsidR="00830F41">
        <w:rPr>
          <w:rFonts w:ascii="Arial" w:hAnsi="Arial" w:cs="Arial"/>
          <w:sz w:val="28"/>
          <w:szCs w:val="28"/>
        </w:rPr>
        <w:t>,</w:t>
      </w:r>
      <w:r w:rsidR="009A3EF2" w:rsidRPr="009A3EF2">
        <w:rPr>
          <w:rFonts w:ascii="Arial" w:hAnsi="Arial" w:cs="Arial"/>
          <w:sz w:val="28"/>
          <w:szCs w:val="28"/>
        </w:rPr>
        <w:t xml:space="preserve"> </w:t>
      </w:r>
      <w:proofErr w:type="spellStart"/>
      <w:r w:rsidR="009A3EF2" w:rsidRPr="009A3EF2">
        <w:rPr>
          <w:rFonts w:ascii="Arial" w:hAnsi="Arial" w:cs="Arial"/>
          <w:sz w:val="28"/>
          <w:szCs w:val="28"/>
        </w:rPr>
        <w:t>ndakaedza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ku</w:t>
      </w:r>
      <w:r w:rsidR="008B5B0C">
        <w:rPr>
          <w:rFonts w:ascii="Arial" w:hAnsi="Arial" w:cs="Arial"/>
          <w:sz w:val="28"/>
          <w:szCs w:val="28"/>
        </w:rPr>
        <w:t>bv</w:t>
      </w:r>
      <w:r w:rsidR="009A3EF2" w:rsidRPr="009A3EF2">
        <w:rPr>
          <w:rFonts w:ascii="Arial" w:hAnsi="Arial" w:cs="Arial"/>
          <w:sz w:val="28"/>
          <w:szCs w:val="28"/>
        </w:rPr>
        <w:t>unza</w:t>
      </w:r>
      <w:proofErr w:type="spellEnd"/>
      <w:r w:rsidR="009A3EF2" w:rsidRPr="009A3EF2">
        <w:rPr>
          <w:rFonts w:ascii="Arial" w:hAnsi="Arial" w:cs="Arial"/>
          <w:sz w:val="28"/>
          <w:szCs w:val="28"/>
        </w:rPr>
        <w:t xml:space="preserve">. Hanzi kune </w:t>
      </w:r>
      <w:proofErr w:type="spellStart"/>
      <w:r w:rsidR="009A3EF2" w:rsidRPr="009A3EF2">
        <w:rPr>
          <w:rFonts w:ascii="Arial" w:hAnsi="Arial" w:cs="Arial"/>
          <w:sz w:val="28"/>
          <w:szCs w:val="28"/>
        </w:rPr>
        <w:t>nziyo</w:t>
      </w:r>
      <w:proofErr w:type="spellEnd"/>
      <w:r w:rsidR="009A3EF2" w:rsidRPr="009A3EF2">
        <w:rPr>
          <w:rFonts w:ascii="Arial" w:hAnsi="Arial" w:cs="Arial"/>
          <w:sz w:val="28"/>
          <w:szCs w:val="28"/>
        </w:rPr>
        <w:t xml:space="preserve"> ino- ino </w:t>
      </w:r>
      <w:proofErr w:type="spellStart"/>
      <w:r w:rsidR="009A3EF2" w:rsidRPr="009A3EF2">
        <w:rPr>
          <w:rFonts w:ascii="Arial" w:hAnsi="Arial" w:cs="Arial"/>
          <w:sz w:val="28"/>
          <w:szCs w:val="28"/>
        </w:rPr>
        <w:t>tsonda</w:t>
      </w:r>
      <w:proofErr w:type="spellEnd"/>
      <w:r w:rsidR="009A3EF2" w:rsidRPr="009A3EF2">
        <w:rPr>
          <w:rFonts w:ascii="Arial" w:hAnsi="Arial" w:cs="Arial"/>
          <w:sz w:val="28"/>
          <w:szCs w:val="28"/>
        </w:rPr>
        <w:t xml:space="preserve"> vanhu </w:t>
      </w:r>
      <w:proofErr w:type="spellStart"/>
      <w:r w:rsidR="009A3EF2" w:rsidRPr="009A3EF2">
        <w:rPr>
          <w:rFonts w:ascii="Arial" w:hAnsi="Arial" w:cs="Arial"/>
          <w:sz w:val="28"/>
          <w:szCs w:val="28"/>
        </w:rPr>
        <w:t>vanotenda</w:t>
      </w:r>
      <w:proofErr w:type="spellEnd"/>
      <w:r w:rsidR="009A3EF2" w:rsidRPr="009A3EF2">
        <w:rPr>
          <w:rFonts w:ascii="Arial" w:hAnsi="Arial" w:cs="Arial"/>
          <w:sz w:val="28"/>
          <w:szCs w:val="28"/>
        </w:rPr>
        <w:t xml:space="preserve"> barika </w:t>
      </w:r>
      <w:proofErr w:type="spellStart"/>
      <w:r w:rsidR="009A3EF2" w:rsidRPr="009A3EF2">
        <w:rPr>
          <w:rFonts w:ascii="Arial" w:hAnsi="Arial" w:cs="Arial"/>
          <w:sz w:val="28"/>
          <w:szCs w:val="28"/>
        </w:rPr>
        <w:t>ikoko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w:t>
      </w:r>
      <w:r w:rsidR="00830F41">
        <w:rPr>
          <w:rFonts w:ascii="Arial" w:hAnsi="Arial" w:cs="Arial"/>
          <w:sz w:val="28"/>
          <w:szCs w:val="28"/>
        </w:rPr>
        <w:t>va</w:t>
      </w:r>
      <w:r w:rsidR="009A3EF2" w:rsidRPr="009A3EF2">
        <w:rPr>
          <w:rFonts w:ascii="Arial" w:hAnsi="Arial" w:cs="Arial"/>
          <w:sz w:val="28"/>
          <w:szCs w:val="28"/>
        </w:rPr>
        <w:t>nodii</w:t>
      </w:r>
      <w:proofErr w:type="spellEnd"/>
      <w:r w:rsidR="009A3EF2" w:rsidRPr="009A3EF2">
        <w:rPr>
          <w:rFonts w:ascii="Arial" w:hAnsi="Arial" w:cs="Arial"/>
          <w:sz w:val="28"/>
          <w:szCs w:val="28"/>
        </w:rPr>
        <w:t>...?</w:t>
      </w:r>
      <w:r w:rsidR="008B5B0C">
        <w:rPr>
          <w:rFonts w:ascii="Arial" w:hAnsi="Arial" w:cs="Arial"/>
          <w:sz w:val="28"/>
          <w:szCs w:val="28"/>
        </w:rPr>
        <w:t xml:space="preserve"> </w:t>
      </w:r>
      <w:proofErr w:type="spellStart"/>
      <w:r w:rsidR="008B5B0C">
        <w:rPr>
          <w:rFonts w:ascii="Arial" w:hAnsi="Arial" w:cs="Arial"/>
          <w:sz w:val="28"/>
          <w:szCs w:val="28"/>
        </w:rPr>
        <w:t>Y</w:t>
      </w:r>
      <w:r w:rsidR="009A3EF2" w:rsidRPr="009A3EF2">
        <w:rPr>
          <w:rFonts w:ascii="Arial" w:hAnsi="Arial" w:cs="Arial"/>
          <w:sz w:val="28"/>
          <w:szCs w:val="28"/>
        </w:rPr>
        <w:t>avanoimba</w:t>
      </w:r>
      <w:proofErr w:type="spellEnd"/>
      <w:r w:rsidR="009A3EF2" w:rsidRPr="009A3EF2">
        <w:rPr>
          <w:rFonts w:ascii="Arial" w:hAnsi="Arial" w:cs="Arial"/>
          <w:sz w:val="28"/>
          <w:szCs w:val="28"/>
        </w:rPr>
        <w:t xml:space="preserve"> vanhu </w:t>
      </w:r>
      <w:proofErr w:type="spellStart"/>
      <w:r w:rsidR="009A3EF2" w:rsidRPr="009A3EF2">
        <w:rPr>
          <w:rFonts w:ascii="Arial" w:hAnsi="Arial" w:cs="Arial"/>
          <w:sz w:val="28"/>
          <w:szCs w:val="28"/>
        </w:rPr>
        <w:t>vacho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handimurikuona</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ehe</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yavanoimba</w:t>
      </w:r>
      <w:proofErr w:type="spellEnd"/>
      <w:r w:rsidR="006C2877">
        <w:rPr>
          <w:rFonts w:ascii="Arial" w:hAnsi="Arial" w:cs="Arial"/>
          <w:sz w:val="28"/>
          <w:szCs w:val="28"/>
        </w:rPr>
        <w:t>.</w:t>
      </w:r>
      <w:r w:rsidR="009A3EF2" w:rsidRPr="009A3EF2">
        <w:rPr>
          <w:rFonts w:ascii="Arial" w:hAnsi="Arial" w:cs="Arial"/>
          <w:sz w:val="28"/>
          <w:szCs w:val="28"/>
        </w:rPr>
        <w:t xml:space="preserve"> </w:t>
      </w:r>
      <w:r w:rsidR="006C2877">
        <w:rPr>
          <w:rFonts w:ascii="Arial" w:hAnsi="Arial" w:cs="Arial"/>
          <w:sz w:val="28"/>
          <w:szCs w:val="28"/>
        </w:rPr>
        <w:t>S</w:t>
      </w:r>
      <w:r w:rsidR="006C2877" w:rsidRPr="009A3EF2">
        <w:rPr>
          <w:rFonts w:ascii="Arial" w:hAnsi="Arial" w:cs="Arial"/>
          <w:sz w:val="28"/>
          <w:szCs w:val="28"/>
        </w:rPr>
        <w:t>aka,</w:t>
      </w:r>
      <w:r w:rsidR="009A3EF2" w:rsidRPr="009A3EF2">
        <w:rPr>
          <w:rFonts w:ascii="Arial" w:hAnsi="Arial" w:cs="Arial"/>
          <w:sz w:val="28"/>
          <w:szCs w:val="28"/>
        </w:rPr>
        <w:t xml:space="preserve"> I don't know why people are worried about those brothers in Belvedere. To think that those people </w:t>
      </w:r>
      <w:proofErr w:type="spellStart"/>
      <w:r w:rsidR="009A3EF2" w:rsidRPr="009A3EF2">
        <w:rPr>
          <w:rFonts w:ascii="Arial" w:hAnsi="Arial" w:cs="Arial"/>
          <w:sz w:val="28"/>
          <w:szCs w:val="28"/>
        </w:rPr>
        <w:t>ehh</w:t>
      </w:r>
      <w:proofErr w:type="spellEnd"/>
      <w:r w:rsidR="009A3EF2" w:rsidRPr="009A3EF2">
        <w:rPr>
          <w:rFonts w:ascii="Arial" w:hAnsi="Arial" w:cs="Arial"/>
          <w:sz w:val="28"/>
          <w:szCs w:val="28"/>
        </w:rPr>
        <w:t xml:space="preserve"> believe the Message. I don't know why </w:t>
      </w:r>
      <w:proofErr w:type="spellStart"/>
      <w:r w:rsidR="009A3EF2" w:rsidRPr="009A3EF2">
        <w:rPr>
          <w:rFonts w:ascii="Arial" w:hAnsi="Arial" w:cs="Arial"/>
          <w:sz w:val="28"/>
          <w:szCs w:val="28"/>
        </w:rPr>
        <w:t>mumusoro</w:t>
      </w:r>
      <w:proofErr w:type="spellEnd"/>
      <w:r w:rsidR="009A3EF2" w:rsidRPr="009A3EF2">
        <w:rPr>
          <w:rFonts w:ascii="Arial" w:hAnsi="Arial" w:cs="Arial"/>
          <w:sz w:val="28"/>
          <w:szCs w:val="28"/>
        </w:rPr>
        <w:t xml:space="preserve"> </w:t>
      </w:r>
      <w:proofErr w:type="spellStart"/>
      <w:r w:rsidR="009A3EF2" w:rsidRPr="009A3EF2">
        <w:rPr>
          <w:rFonts w:ascii="Arial" w:hAnsi="Arial" w:cs="Arial"/>
          <w:sz w:val="28"/>
          <w:szCs w:val="28"/>
        </w:rPr>
        <w:t>mevanhu</w:t>
      </w:r>
      <w:proofErr w:type="spellEnd"/>
      <w:r w:rsidR="009A3EF2" w:rsidRPr="009A3EF2">
        <w:rPr>
          <w:rFonts w:ascii="Arial" w:hAnsi="Arial" w:cs="Arial"/>
          <w:sz w:val="28"/>
          <w:szCs w:val="28"/>
        </w:rPr>
        <w:t xml:space="preserve"> people think like that I don't know why</w:t>
      </w:r>
      <w:r w:rsidR="006C2877">
        <w:rPr>
          <w:rFonts w:ascii="Arial" w:hAnsi="Arial" w:cs="Arial"/>
          <w:sz w:val="28"/>
          <w:szCs w:val="28"/>
        </w:rPr>
        <w:t>,</w:t>
      </w:r>
      <w:r w:rsidR="00FE47FF">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9A3EF2" w:rsidRPr="009A3EF2">
        <w:rPr>
          <w:rFonts w:ascii="Arial" w:hAnsi="Arial" w:cs="Arial"/>
          <w:sz w:val="28"/>
          <w:szCs w:val="28"/>
        </w:rPr>
        <w:t>.</w:t>
      </w:r>
    </w:p>
    <w:p w14:paraId="7C0D0A3F" w14:textId="3F5C122F" w:rsidR="0009762B" w:rsidRDefault="00770691" w:rsidP="00EE1207">
      <w:pPr>
        <w:jc w:val="both"/>
        <w:rPr>
          <w:rFonts w:ascii="Arial" w:hAnsi="Arial" w:cs="Arial"/>
          <w:sz w:val="28"/>
          <w:szCs w:val="28"/>
        </w:rPr>
      </w:pPr>
      <w:r>
        <w:rPr>
          <w:rFonts w:ascii="Arial" w:hAnsi="Arial" w:cs="Arial"/>
          <w:sz w:val="28"/>
          <w:szCs w:val="28"/>
          <w:vertAlign w:val="superscript"/>
        </w:rPr>
        <w:t xml:space="preserve">61 </w:t>
      </w:r>
      <w:proofErr w:type="spellStart"/>
      <w:r w:rsidR="00FD7D3B" w:rsidRPr="00FD7D3B">
        <w:rPr>
          <w:rFonts w:ascii="Arial" w:hAnsi="Arial" w:cs="Arial"/>
          <w:sz w:val="28"/>
          <w:szCs w:val="28"/>
        </w:rPr>
        <w:t>Zvinonzi</w:t>
      </w:r>
      <w:proofErr w:type="spellEnd"/>
      <w:r w:rsidR="00FD7D3B" w:rsidRPr="00FD7D3B">
        <w:rPr>
          <w:rFonts w:ascii="Arial" w:hAnsi="Arial" w:cs="Arial"/>
          <w:sz w:val="28"/>
          <w:szCs w:val="28"/>
        </w:rPr>
        <w:t xml:space="preserve"> </w:t>
      </w:r>
      <w:r w:rsidR="00D9289A" w:rsidRPr="00FD7D3B">
        <w:rPr>
          <w:rFonts w:ascii="Arial" w:hAnsi="Arial" w:cs="Arial"/>
          <w:sz w:val="28"/>
          <w:szCs w:val="28"/>
        </w:rPr>
        <w:t>munhu, “</w:t>
      </w:r>
      <w:r w:rsidR="00FD7D3B" w:rsidRPr="00FD7D3B">
        <w:rPr>
          <w:rFonts w:ascii="Arial" w:hAnsi="Arial" w:cs="Arial"/>
          <w:sz w:val="28"/>
          <w:szCs w:val="28"/>
        </w:rPr>
        <w:t xml:space="preserve">believe a man until he's what...?" </w:t>
      </w:r>
      <w:r w:rsidR="00FD7D3B" w:rsidRPr="00227049">
        <w:rPr>
          <w:rFonts w:ascii="Arial" w:hAnsi="Arial" w:cs="Arial"/>
          <w:sz w:val="18"/>
          <w:szCs w:val="18"/>
        </w:rPr>
        <w:t xml:space="preserve">[Congregation </w:t>
      </w:r>
      <w:r w:rsidR="00063DA1" w:rsidRPr="00227049">
        <w:rPr>
          <w:rFonts w:ascii="Arial" w:hAnsi="Arial" w:cs="Arial"/>
          <w:sz w:val="18"/>
          <w:szCs w:val="18"/>
        </w:rPr>
        <w:t>says, “</w:t>
      </w:r>
      <w:r w:rsidR="00FD7D3B" w:rsidRPr="00227049">
        <w:rPr>
          <w:rFonts w:ascii="Arial" w:hAnsi="Arial" w:cs="Arial"/>
          <w:sz w:val="18"/>
          <w:szCs w:val="18"/>
        </w:rPr>
        <w:t>proven wrong."]</w:t>
      </w:r>
      <w:r w:rsidR="00FD7D3B" w:rsidRPr="00FD7D3B">
        <w:rPr>
          <w:rFonts w:ascii="Arial" w:hAnsi="Arial" w:cs="Arial"/>
          <w:sz w:val="28"/>
          <w:szCs w:val="28"/>
        </w:rPr>
        <w:t xml:space="preserve"> Do you</w:t>
      </w:r>
      <w:r w:rsidR="006C2877">
        <w:rPr>
          <w:rFonts w:ascii="Arial" w:hAnsi="Arial" w:cs="Arial"/>
          <w:sz w:val="28"/>
          <w:szCs w:val="28"/>
        </w:rPr>
        <w:t>- do you</w:t>
      </w:r>
      <w:r w:rsidR="00FD7D3B" w:rsidRPr="00FD7D3B">
        <w:rPr>
          <w:rFonts w:ascii="Arial" w:hAnsi="Arial" w:cs="Arial"/>
          <w:sz w:val="28"/>
          <w:szCs w:val="28"/>
        </w:rPr>
        <w:t xml:space="preserve"> know</w:t>
      </w:r>
      <w:r w:rsidR="00361280">
        <w:rPr>
          <w:rFonts w:ascii="Arial" w:hAnsi="Arial" w:cs="Arial"/>
          <w:sz w:val="28"/>
          <w:szCs w:val="28"/>
        </w:rPr>
        <w:t xml:space="preserve"> of</w:t>
      </w:r>
      <w:r w:rsidR="00FD7D3B" w:rsidRPr="00FD7D3B">
        <w:rPr>
          <w:rFonts w:ascii="Arial" w:hAnsi="Arial" w:cs="Arial"/>
          <w:sz w:val="28"/>
          <w:szCs w:val="28"/>
        </w:rPr>
        <w:t xml:space="preserve"> that quotation? </w:t>
      </w:r>
      <w:r w:rsidR="00534101" w:rsidRPr="00534101">
        <w:rPr>
          <w:rFonts w:ascii="Arial" w:hAnsi="Arial" w:cs="Arial"/>
          <w:sz w:val="18"/>
          <w:szCs w:val="28"/>
        </w:rPr>
        <w:t xml:space="preserve">[Congregation says, “Amen.”] </w:t>
      </w:r>
      <w:r w:rsidR="00DD529F">
        <w:rPr>
          <w:rFonts w:ascii="Arial" w:hAnsi="Arial" w:cs="Arial"/>
          <w:sz w:val="28"/>
          <w:szCs w:val="28"/>
        </w:rPr>
        <w:t>A</w:t>
      </w:r>
      <w:r w:rsidR="00FD7D3B" w:rsidRPr="00FD7D3B">
        <w:rPr>
          <w:rFonts w:ascii="Arial" w:hAnsi="Arial" w:cs="Arial"/>
          <w:sz w:val="28"/>
          <w:szCs w:val="28"/>
        </w:rPr>
        <w:t xml:space="preserve">nd we did our part. We believed that group until it was proven what...? </w:t>
      </w:r>
      <w:r w:rsidR="00FD7D3B" w:rsidRPr="00227049">
        <w:rPr>
          <w:rFonts w:ascii="Arial" w:hAnsi="Arial" w:cs="Arial"/>
          <w:sz w:val="18"/>
          <w:szCs w:val="18"/>
        </w:rPr>
        <w:t xml:space="preserve">[Congregation </w:t>
      </w:r>
      <w:r w:rsidR="00063DA1" w:rsidRPr="00227049">
        <w:rPr>
          <w:rFonts w:ascii="Arial" w:hAnsi="Arial" w:cs="Arial"/>
          <w:sz w:val="18"/>
          <w:szCs w:val="18"/>
        </w:rPr>
        <w:t>says, “</w:t>
      </w:r>
      <w:r w:rsidR="00FD7D3B" w:rsidRPr="00227049">
        <w:rPr>
          <w:rFonts w:ascii="Arial" w:hAnsi="Arial" w:cs="Arial"/>
          <w:sz w:val="18"/>
          <w:szCs w:val="18"/>
        </w:rPr>
        <w:t>wrong</w:t>
      </w:r>
      <w:r w:rsidR="00227440" w:rsidRPr="00227049">
        <w:rPr>
          <w:rFonts w:ascii="Arial" w:hAnsi="Arial" w:cs="Arial"/>
          <w:sz w:val="18"/>
          <w:szCs w:val="18"/>
        </w:rPr>
        <w:t>.</w:t>
      </w:r>
      <w:r w:rsidR="00FD7D3B" w:rsidRPr="00227049">
        <w:rPr>
          <w:rFonts w:ascii="Arial" w:hAnsi="Arial" w:cs="Arial"/>
          <w:sz w:val="18"/>
          <w:szCs w:val="18"/>
        </w:rPr>
        <w:t>"]</w:t>
      </w:r>
      <w:r w:rsidR="00FD7D3B" w:rsidRPr="00FD7D3B">
        <w:rPr>
          <w:rFonts w:ascii="Arial" w:hAnsi="Arial" w:cs="Arial"/>
          <w:sz w:val="28"/>
          <w:szCs w:val="28"/>
        </w:rPr>
        <w:t xml:space="preserve"> </w:t>
      </w:r>
      <w:r w:rsidR="00227440">
        <w:rPr>
          <w:rFonts w:ascii="Arial" w:hAnsi="Arial" w:cs="Arial"/>
          <w:sz w:val="28"/>
          <w:szCs w:val="28"/>
        </w:rPr>
        <w:t>W</w:t>
      </w:r>
      <w:r w:rsidR="00FD7D3B" w:rsidRPr="00FD7D3B">
        <w:rPr>
          <w:rFonts w:ascii="Arial" w:hAnsi="Arial" w:cs="Arial"/>
          <w:sz w:val="28"/>
          <w:szCs w:val="28"/>
        </w:rPr>
        <w:t xml:space="preserve">hen they stole. </w:t>
      </w:r>
      <w:proofErr w:type="spellStart"/>
      <w:r w:rsidR="00FD7D3B" w:rsidRPr="00FD7D3B">
        <w:rPr>
          <w:rFonts w:ascii="Arial" w:hAnsi="Arial" w:cs="Arial"/>
          <w:sz w:val="28"/>
          <w:szCs w:val="28"/>
        </w:rPr>
        <w:t>Vakaba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zvakazivikanwa</w:t>
      </w:r>
      <w:proofErr w:type="spellEnd"/>
      <w:r w:rsidR="00FD7D3B" w:rsidRPr="00FD7D3B">
        <w:rPr>
          <w:rFonts w:ascii="Arial" w:hAnsi="Arial" w:cs="Arial"/>
          <w:sz w:val="28"/>
          <w:szCs w:val="28"/>
        </w:rPr>
        <w:t xml:space="preserve"> nenyika </w:t>
      </w:r>
      <w:proofErr w:type="spellStart"/>
      <w:r w:rsidR="00FD7D3B" w:rsidRPr="00FD7D3B">
        <w:rPr>
          <w:rFonts w:ascii="Arial" w:hAnsi="Arial" w:cs="Arial"/>
          <w:sz w:val="28"/>
          <w:szCs w:val="28"/>
        </w:rPr>
        <w:t>yese</w:t>
      </w:r>
      <w:proofErr w:type="spellEnd"/>
      <w:r w:rsidR="00FD7D3B" w:rsidRPr="00FD7D3B">
        <w:rPr>
          <w:rFonts w:ascii="Arial" w:hAnsi="Arial" w:cs="Arial"/>
          <w:sz w:val="28"/>
          <w:szCs w:val="28"/>
        </w:rPr>
        <w:t xml:space="preserve"> kana VaMugabe </w:t>
      </w:r>
      <w:proofErr w:type="spellStart"/>
      <w:r w:rsidR="00FD7D3B" w:rsidRPr="00FD7D3B">
        <w:rPr>
          <w:rFonts w:ascii="Arial" w:hAnsi="Arial" w:cs="Arial"/>
          <w:sz w:val="28"/>
          <w:szCs w:val="28"/>
        </w:rPr>
        <w:t>vanozvidii</w:t>
      </w:r>
      <w:proofErr w:type="spellEnd"/>
      <w:r w:rsidR="00FD7D3B" w:rsidRPr="00FD7D3B">
        <w:rPr>
          <w:rFonts w:ascii="Arial" w:hAnsi="Arial" w:cs="Arial"/>
          <w:sz w:val="28"/>
          <w:szCs w:val="28"/>
        </w:rPr>
        <w:t xml:space="preserve">...? </w:t>
      </w:r>
      <w:r w:rsidR="00FD7D3B" w:rsidRPr="00227049">
        <w:rPr>
          <w:rFonts w:ascii="Arial" w:hAnsi="Arial" w:cs="Arial"/>
          <w:sz w:val="18"/>
          <w:szCs w:val="18"/>
        </w:rPr>
        <w:t xml:space="preserve">[Congregation </w:t>
      </w:r>
      <w:r w:rsidR="00063DA1" w:rsidRPr="00227049">
        <w:rPr>
          <w:rFonts w:ascii="Arial" w:hAnsi="Arial" w:cs="Arial"/>
          <w:sz w:val="18"/>
          <w:szCs w:val="18"/>
        </w:rPr>
        <w:t>says, “</w:t>
      </w:r>
      <w:proofErr w:type="spellStart"/>
      <w:r w:rsidR="00FD7D3B" w:rsidRPr="00227049">
        <w:rPr>
          <w:rFonts w:ascii="Arial" w:hAnsi="Arial" w:cs="Arial"/>
          <w:sz w:val="18"/>
          <w:szCs w:val="18"/>
        </w:rPr>
        <w:t>vanozviziva</w:t>
      </w:r>
      <w:proofErr w:type="spellEnd"/>
      <w:r w:rsidR="00227440" w:rsidRPr="00227049">
        <w:rPr>
          <w:rFonts w:ascii="Arial" w:hAnsi="Arial" w:cs="Arial"/>
          <w:sz w:val="18"/>
          <w:szCs w:val="18"/>
        </w:rPr>
        <w:t>.</w:t>
      </w:r>
      <w:r w:rsidR="00FD7D3B" w:rsidRPr="00227049">
        <w:rPr>
          <w:rFonts w:ascii="Arial" w:hAnsi="Arial" w:cs="Arial"/>
          <w:sz w:val="18"/>
          <w:szCs w:val="18"/>
        </w:rPr>
        <w:t>"]</w:t>
      </w:r>
      <w:r w:rsidR="00FD7D3B" w:rsidRPr="00FD7D3B">
        <w:rPr>
          <w:rFonts w:ascii="Arial" w:hAnsi="Arial" w:cs="Arial"/>
          <w:sz w:val="28"/>
          <w:szCs w:val="28"/>
        </w:rPr>
        <w:t xml:space="preserve"> </w:t>
      </w:r>
      <w:proofErr w:type="spellStart"/>
      <w:r w:rsidR="00227440">
        <w:rPr>
          <w:rFonts w:ascii="Arial" w:hAnsi="Arial" w:cs="Arial"/>
          <w:sz w:val="28"/>
          <w:szCs w:val="28"/>
        </w:rPr>
        <w:t>V</w:t>
      </w:r>
      <w:r w:rsidR="00FD7D3B" w:rsidRPr="00FD7D3B">
        <w:rPr>
          <w:rFonts w:ascii="Arial" w:hAnsi="Arial" w:cs="Arial"/>
          <w:sz w:val="28"/>
          <w:szCs w:val="28"/>
        </w:rPr>
        <w:t>anozviziva</w:t>
      </w:r>
      <w:proofErr w:type="spellEnd"/>
      <w:r w:rsidR="00FD7D3B" w:rsidRPr="00FD7D3B">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FD7D3B" w:rsidRPr="00FD7D3B">
        <w:rPr>
          <w:rFonts w:ascii="Arial" w:hAnsi="Arial" w:cs="Arial"/>
          <w:sz w:val="28"/>
          <w:szCs w:val="28"/>
        </w:rPr>
        <w:t xml:space="preserve">. The only reason, brother </w:t>
      </w:r>
      <w:proofErr w:type="spellStart"/>
      <w:r w:rsidR="00FD7D3B" w:rsidRPr="00FD7D3B">
        <w:rPr>
          <w:rFonts w:ascii="Arial" w:hAnsi="Arial" w:cs="Arial"/>
          <w:sz w:val="28"/>
          <w:szCs w:val="28"/>
        </w:rPr>
        <w:t>vaya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vasina</w:t>
      </w:r>
      <w:proofErr w:type="spellEnd"/>
      <w:r w:rsidR="00FD7D3B" w:rsidRPr="00FD7D3B">
        <w:rPr>
          <w:rFonts w:ascii="Arial" w:hAnsi="Arial" w:cs="Arial"/>
          <w:sz w:val="28"/>
          <w:szCs w:val="28"/>
        </w:rPr>
        <w:t xml:space="preserve"> kupinda </w:t>
      </w:r>
      <w:proofErr w:type="spellStart"/>
      <w:r w:rsidR="00FD7D3B" w:rsidRPr="00FD7D3B">
        <w:rPr>
          <w:rFonts w:ascii="Arial" w:hAnsi="Arial" w:cs="Arial"/>
          <w:sz w:val="28"/>
          <w:szCs w:val="28"/>
        </w:rPr>
        <w:t>mujeri</w:t>
      </w:r>
      <w:proofErr w:type="spellEnd"/>
      <w:r w:rsidR="00FD7D3B" w:rsidRPr="00FD7D3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FD7D3B" w:rsidRPr="00FD7D3B">
        <w:rPr>
          <w:rFonts w:ascii="Arial" w:hAnsi="Arial" w:cs="Arial"/>
          <w:sz w:val="28"/>
          <w:szCs w:val="28"/>
        </w:rPr>
        <w:t xml:space="preserve"> </w:t>
      </w:r>
      <w:r w:rsidR="00F216E9">
        <w:rPr>
          <w:rFonts w:ascii="Arial" w:hAnsi="Arial" w:cs="Arial"/>
          <w:sz w:val="28"/>
          <w:szCs w:val="28"/>
        </w:rPr>
        <w:t>I</w:t>
      </w:r>
      <w:r w:rsidR="00FD7D3B" w:rsidRPr="00FD7D3B">
        <w:rPr>
          <w:rFonts w:ascii="Arial" w:hAnsi="Arial" w:cs="Arial"/>
          <w:sz w:val="28"/>
          <w:szCs w:val="28"/>
        </w:rPr>
        <w:t xml:space="preserve">ye </w:t>
      </w:r>
      <w:proofErr w:type="spellStart"/>
      <w:r w:rsidR="00FD7D3B" w:rsidRPr="00FD7D3B">
        <w:rPr>
          <w:rFonts w:ascii="Arial" w:hAnsi="Arial" w:cs="Arial"/>
          <w:sz w:val="28"/>
          <w:szCs w:val="28"/>
        </w:rPr>
        <w:t>mudhara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wafa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uyu</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VaMusika</w:t>
      </w:r>
      <w:proofErr w:type="spellEnd"/>
      <w:r w:rsidR="00FD7D3B" w:rsidRPr="00FD7D3B">
        <w:rPr>
          <w:rFonts w:ascii="Arial" w:hAnsi="Arial" w:cs="Arial"/>
          <w:sz w:val="28"/>
          <w:szCs w:val="28"/>
        </w:rPr>
        <w:t xml:space="preserve"> </w:t>
      </w:r>
      <w:proofErr w:type="spellStart"/>
      <w:r w:rsidR="00534101">
        <w:rPr>
          <w:rFonts w:ascii="Arial" w:hAnsi="Arial" w:cs="Arial"/>
          <w:sz w:val="28"/>
          <w:szCs w:val="28"/>
        </w:rPr>
        <w:t>handiti</w:t>
      </w:r>
      <w:proofErr w:type="spellEnd"/>
      <w:r w:rsidR="00534101">
        <w:rPr>
          <w:rFonts w:ascii="Arial" w:hAnsi="Arial" w:cs="Arial"/>
          <w:sz w:val="28"/>
          <w:szCs w:val="28"/>
        </w:rPr>
        <w:t>.</w:t>
      </w:r>
    </w:p>
    <w:p w14:paraId="6F2CA028" w14:textId="0A54A5D2" w:rsidR="00FD7D3B" w:rsidRPr="00FD7D3B" w:rsidRDefault="00770691" w:rsidP="00EE1207">
      <w:pPr>
        <w:jc w:val="both"/>
        <w:rPr>
          <w:rFonts w:ascii="Arial" w:hAnsi="Arial" w:cs="Arial"/>
          <w:sz w:val="28"/>
          <w:szCs w:val="28"/>
        </w:rPr>
      </w:pPr>
      <w:r>
        <w:rPr>
          <w:rFonts w:ascii="Arial" w:hAnsi="Arial" w:cs="Arial"/>
          <w:sz w:val="28"/>
          <w:szCs w:val="28"/>
          <w:vertAlign w:val="superscript"/>
        </w:rPr>
        <w:t xml:space="preserve">62 </w:t>
      </w:r>
      <w:r w:rsidR="00FD7D3B" w:rsidRPr="00FD7D3B">
        <w:rPr>
          <w:rFonts w:ascii="Arial" w:hAnsi="Arial" w:cs="Arial"/>
          <w:sz w:val="28"/>
          <w:szCs w:val="28"/>
        </w:rPr>
        <w:t>Vaka</w:t>
      </w:r>
      <w:r w:rsidR="00F216E9">
        <w:rPr>
          <w:rFonts w:ascii="Arial" w:hAnsi="Arial" w:cs="Arial"/>
          <w:sz w:val="28"/>
          <w:szCs w:val="28"/>
        </w:rPr>
        <w:t xml:space="preserve"> </w:t>
      </w:r>
      <w:proofErr w:type="spellStart"/>
      <w:r w:rsidR="00FD7D3B" w:rsidRPr="00FD7D3B">
        <w:rPr>
          <w:rFonts w:ascii="Arial" w:hAnsi="Arial" w:cs="Arial"/>
          <w:sz w:val="28"/>
          <w:szCs w:val="28"/>
        </w:rPr>
        <w:t>vaka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kwaChiwe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kwaChiweshe</w:t>
      </w:r>
      <w:proofErr w:type="spellEnd"/>
      <w:r w:rsidR="00BD56B8">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kudaiwo</w:t>
      </w:r>
      <w:proofErr w:type="spellEnd"/>
      <w:r w:rsidR="00BD56B8">
        <w:rPr>
          <w:rFonts w:ascii="Arial" w:hAnsi="Arial" w:cs="Arial"/>
          <w:sz w:val="28"/>
          <w:szCs w:val="28"/>
        </w:rPr>
        <w:t>.</w:t>
      </w:r>
      <w:r w:rsidR="00FD7D3B" w:rsidRPr="00FD7D3B">
        <w:rPr>
          <w:rFonts w:ascii="Arial" w:hAnsi="Arial" w:cs="Arial"/>
          <w:sz w:val="28"/>
          <w:szCs w:val="28"/>
        </w:rPr>
        <w:t xml:space="preserve"> </w:t>
      </w:r>
      <w:r w:rsidR="00FD7D3B" w:rsidRPr="00227049">
        <w:rPr>
          <w:rFonts w:ascii="Arial" w:hAnsi="Arial" w:cs="Arial"/>
          <w:sz w:val="18"/>
          <w:szCs w:val="18"/>
        </w:rPr>
        <w:t>[Apostle Gumbura illustrates</w:t>
      </w:r>
      <w:r w:rsidR="00FD7D3B" w:rsidRPr="00FD7D3B">
        <w:rPr>
          <w:rFonts w:ascii="Arial" w:hAnsi="Arial" w:cs="Arial"/>
          <w:sz w:val="28"/>
          <w:szCs w:val="28"/>
        </w:rPr>
        <w:t xml:space="preserve">] </w:t>
      </w:r>
      <w:r w:rsidR="002A687F">
        <w:rPr>
          <w:rFonts w:ascii="Arial" w:hAnsi="Arial" w:cs="Arial"/>
          <w:sz w:val="28"/>
          <w:szCs w:val="28"/>
        </w:rPr>
        <w:t>N</w:t>
      </w:r>
      <w:r w:rsidR="00FD7D3B" w:rsidRPr="00FD7D3B">
        <w:rPr>
          <w:rFonts w:ascii="Arial" w:hAnsi="Arial" w:cs="Arial"/>
          <w:sz w:val="28"/>
          <w:szCs w:val="28"/>
        </w:rPr>
        <w:t xml:space="preserve">ema- </w:t>
      </w:r>
      <w:proofErr w:type="spellStart"/>
      <w:r w:rsidR="00FD7D3B" w:rsidRPr="00FD7D3B">
        <w:rPr>
          <w:rFonts w:ascii="Arial" w:hAnsi="Arial" w:cs="Arial"/>
          <w:sz w:val="28"/>
          <w:szCs w:val="28"/>
        </w:rPr>
        <w:t>nembavha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yemuchitendero</w:t>
      </w:r>
      <w:proofErr w:type="spellEnd"/>
      <w:r w:rsidR="002A687F">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vakadai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Ndokwavakaenda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vakanochema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ikoko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pahubhururu</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hwaani</w:t>
      </w:r>
      <w:proofErr w:type="spellEnd"/>
      <w:r w:rsidR="00FD7D3B" w:rsidRPr="00FD7D3B">
        <w:rPr>
          <w:rFonts w:ascii="Arial" w:hAnsi="Arial" w:cs="Arial"/>
          <w:sz w:val="28"/>
          <w:szCs w:val="28"/>
        </w:rPr>
        <w:t xml:space="preserve">...? </w:t>
      </w:r>
      <w:r w:rsidR="00FD7D3B" w:rsidRPr="00227049">
        <w:rPr>
          <w:rFonts w:ascii="Arial" w:hAnsi="Arial" w:cs="Arial"/>
          <w:sz w:val="18"/>
          <w:szCs w:val="18"/>
        </w:rPr>
        <w:t xml:space="preserve">[Congregation </w:t>
      </w:r>
      <w:r w:rsidR="00063DA1" w:rsidRPr="00227049">
        <w:rPr>
          <w:rFonts w:ascii="Arial" w:hAnsi="Arial" w:cs="Arial"/>
          <w:sz w:val="18"/>
          <w:szCs w:val="18"/>
        </w:rPr>
        <w:t>says, “</w:t>
      </w:r>
      <w:r w:rsidR="00FD7D3B" w:rsidRPr="00227049">
        <w:rPr>
          <w:rFonts w:ascii="Arial" w:hAnsi="Arial" w:cs="Arial"/>
          <w:sz w:val="18"/>
          <w:szCs w:val="18"/>
        </w:rPr>
        <w:t>hwavo</w:t>
      </w:r>
      <w:r w:rsidR="002A687F" w:rsidRPr="00227049">
        <w:rPr>
          <w:rFonts w:ascii="Arial" w:hAnsi="Arial" w:cs="Arial"/>
          <w:sz w:val="18"/>
          <w:szCs w:val="18"/>
        </w:rPr>
        <w:t>.</w:t>
      </w:r>
      <w:r w:rsidR="00FD7D3B" w:rsidRPr="00227049">
        <w:rPr>
          <w:rFonts w:ascii="Arial" w:hAnsi="Arial" w:cs="Arial"/>
          <w:sz w:val="18"/>
          <w:szCs w:val="18"/>
        </w:rPr>
        <w:t>"]</w:t>
      </w:r>
      <w:r w:rsidR="00FD7D3B" w:rsidRPr="00FD7D3B">
        <w:rPr>
          <w:rFonts w:ascii="Arial" w:hAnsi="Arial" w:cs="Arial"/>
          <w:sz w:val="28"/>
          <w:szCs w:val="28"/>
        </w:rPr>
        <w:t xml:space="preserve"> </w:t>
      </w:r>
      <w:r w:rsidR="002A687F">
        <w:rPr>
          <w:rFonts w:ascii="Arial" w:hAnsi="Arial" w:cs="Arial"/>
          <w:sz w:val="28"/>
          <w:szCs w:val="28"/>
        </w:rPr>
        <w:t>H</w:t>
      </w:r>
      <w:r w:rsidR="00FD7D3B" w:rsidRPr="00FD7D3B">
        <w:rPr>
          <w:rFonts w:ascii="Arial" w:hAnsi="Arial" w:cs="Arial"/>
          <w:sz w:val="28"/>
          <w:szCs w:val="28"/>
        </w:rPr>
        <w:t xml:space="preserve">wavo </w:t>
      </w:r>
      <w:r w:rsidR="00534101">
        <w:rPr>
          <w:rFonts w:ascii="Arial" w:hAnsi="Arial" w:cs="Arial"/>
          <w:sz w:val="28"/>
          <w:szCs w:val="28"/>
        </w:rPr>
        <w:t>ha-</w:t>
      </w:r>
      <w:proofErr w:type="spellStart"/>
      <w:r w:rsidR="00534101">
        <w:rPr>
          <w:rFonts w:ascii="Arial" w:hAnsi="Arial" w:cs="Arial"/>
          <w:sz w:val="28"/>
          <w:szCs w:val="28"/>
        </w:rPr>
        <w:t>moona</w:t>
      </w:r>
      <w:proofErr w:type="spellEnd"/>
      <w:r w:rsidR="00AD7699">
        <w:rPr>
          <w:rFonts w:ascii="Arial" w:hAnsi="Arial" w:cs="Arial"/>
          <w:sz w:val="28"/>
          <w:szCs w:val="28"/>
        </w:rPr>
        <w:t>.</w:t>
      </w:r>
      <w:r w:rsidR="00FD7D3B" w:rsidRPr="00FD7D3B">
        <w:rPr>
          <w:rFonts w:ascii="Arial" w:hAnsi="Arial" w:cs="Arial"/>
          <w:sz w:val="28"/>
          <w:szCs w:val="28"/>
        </w:rPr>
        <w:t xml:space="preserve"> </w:t>
      </w:r>
      <w:r w:rsidR="0033283B">
        <w:rPr>
          <w:rFonts w:ascii="Arial" w:hAnsi="Arial" w:cs="Arial"/>
          <w:sz w:val="28"/>
          <w:szCs w:val="28"/>
        </w:rPr>
        <w:t>S</w:t>
      </w:r>
      <w:r w:rsidR="0033283B" w:rsidRPr="00FD7D3B">
        <w:rPr>
          <w:rFonts w:ascii="Arial" w:hAnsi="Arial" w:cs="Arial"/>
          <w:sz w:val="28"/>
          <w:szCs w:val="28"/>
        </w:rPr>
        <w:t>aka,</w:t>
      </w:r>
      <w:r w:rsidR="00FD7D3B" w:rsidRPr="00FD7D3B">
        <w:rPr>
          <w:rFonts w:ascii="Arial" w:hAnsi="Arial" w:cs="Arial"/>
          <w:sz w:val="28"/>
          <w:szCs w:val="28"/>
        </w:rPr>
        <w:t xml:space="preserve"> </w:t>
      </w:r>
      <w:r w:rsidR="0033283B" w:rsidRPr="00FD7D3B">
        <w:rPr>
          <w:rFonts w:ascii="Arial" w:hAnsi="Arial" w:cs="Arial"/>
          <w:sz w:val="28"/>
          <w:szCs w:val="28"/>
        </w:rPr>
        <w:t>otherwise,</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tingade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tichitotaura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imwe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nyaya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zvakatopfuura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ipapa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Zvino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zvavafa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kudai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takutorohwa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futi</w:t>
      </w:r>
      <w:proofErr w:type="spellEnd"/>
      <w:r w:rsidR="00FD7D3B" w:rsidRPr="00FD7D3B">
        <w:rPr>
          <w:rFonts w:ascii="Arial" w:hAnsi="Arial" w:cs="Arial"/>
          <w:sz w:val="28"/>
          <w:szCs w:val="28"/>
        </w:rPr>
        <w:t xml:space="preserve"> </w:t>
      </w:r>
      <w:proofErr w:type="spellStart"/>
      <w:r w:rsidR="00D9289A" w:rsidRPr="00FD7D3B">
        <w:rPr>
          <w:rFonts w:ascii="Arial" w:hAnsi="Arial" w:cs="Arial"/>
          <w:sz w:val="28"/>
          <w:szCs w:val="28"/>
        </w:rPr>
        <w:t>nehana</w:t>
      </w:r>
      <w:proofErr w:type="spellEnd"/>
      <w:r w:rsidR="00914B86">
        <w:rPr>
          <w:rFonts w:ascii="Arial" w:hAnsi="Arial" w:cs="Arial"/>
          <w:sz w:val="28"/>
          <w:szCs w:val="28"/>
        </w:rPr>
        <w:t>,</w:t>
      </w:r>
      <w:r w:rsidR="00D9289A" w:rsidRPr="00FD7D3B">
        <w:rPr>
          <w:rFonts w:ascii="Arial" w:hAnsi="Arial" w:cs="Arial"/>
          <w:sz w:val="28"/>
          <w:szCs w:val="28"/>
        </w:rPr>
        <w:t xml:space="preserve"> </w:t>
      </w:r>
      <w:r w:rsidR="009800C1" w:rsidRPr="009800C1">
        <w:rPr>
          <w:rFonts w:ascii="Arial" w:hAnsi="Arial" w:cs="Arial"/>
          <w:sz w:val="18"/>
          <w:szCs w:val="28"/>
        </w:rPr>
        <w:t>[Apostle Gumbura chuckles]</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hee</w:t>
      </w:r>
      <w:proofErr w:type="spellEnd"/>
      <w:r w:rsidR="00FD7D3B" w:rsidRPr="00FD7D3B">
        <w:rPr>
          <w:rFonts w:ascii="Arial" w:hAnsi="Arial" w:cs="Arial"/>
          <w:sz w:val="28"/>
          <w:szCs w:val="28"/>
        </w:rPr>
        <w:t xml:space="preserve"> kuti </w:t>
      </w:r>
      <w:proofErr w:type="spellStart"/>
      <w:r w:rsidR="00FD7D3B" w:rsidRPr="00FD7D3B">
        <w:rPr>
          <w:rFonts w:ascii="Arial" w:hAnsi="Arial" w:cs="Arial"/>
          <w:sz w:val="28"/>
          <w:szCs w:val="28"/>
        </w:rPr>
        <w:t>mudhara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uya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hakuchisi</w:t>
      </w:r>
      <w:proofErr w:type="spellEnd"/>
      <w:r w:rsidR="00FD7D3B" w:rsidRPr="00FD7D3B">
        <w:rPr>
          <w:rFonts w:ascii="Arial" w:hAnsi="Arial" w:cs="Arial"/>
          <w:sz w:val="28"/>
          <w:szCs w:val="28"/>
        </w:rPr>
        <w:t xml:space="preserve">...? </w:t>
      </w:r>
      <w:r w:rsidR="00FD7D3B" w:rsidRPr="00227049">
        <w:rPr>
          <w:rFonts w:ascii="Arial" w:hAnsi="Arial" w:cs="Arial"/>
          <w:sz w:val="18"/>
          <w:szCs w:val="18"/>
        </w:rPr>
        <w:t xml:space="preserve">[Congregation </w:t>
      </w:r>
      <w:r w:rsidR="00063DA1" w:rsidRPr="00227049">
        <w:rPr>
          <w:rFonts w:ascii="Arial" w:hAnsi="Arial" w:cs="Arial"/>
          <w:sz w:val="18"/>
          <w:szCs w:val="18"/>
        </w:rPr>
        <w:t>says, “</w:t>
      </w:r>
      <w:proofErr w:type="spellStart"/>
      <w:r w:rsidR="00FD7D3B" w:rsidRPr="00227049">
        <w:rPr>
          <w:rFonts w:ascii="Arial" w:hAnsi="Arial" w:cs="Arial"/>
          <w:sz w:val="18"/>
          <w:szCs w:val="18"/>
        </w:rPr>
        <w:t>hakuchisina</w:t>
      </w:r>
      <w:proofErr w:type="spellEnd"/>
      <w:r w:rsidR="00914B86" w:rsidRPr="00227049">
        <w:rPr>
          <w:rFonts w:ascii="Arial" w:hAnsi="Arial" w:cs="Arial"/>
          <w:sz w:val="18"/>
          <w:szCs w:val="18"/>
        </w:rPr>
        <w:t>.</w:t>
      </w:r>
      <w:r w:rsidR="00FD7D3B" w:rsidRPr="00227049">
        <w:rPr>
          <w:rFonts w:ascii="Arial" w:hAnsi="Arial" w:cs="Arial"/>
          <w:sz w:val="18"/>
          <w:szCs w:val="18"/>
        </w:rPr>
        <w:t>"]</w:t>
      </w:r>
      <w:r w:rsidR="00FD7D3B" w:rsidRPr="00FD7D3B">
        <w:rPr>
          <w:rFonts w:ascii="Arial" w:hAnsi="Arial" w:cs="Arial"/>
          <w:sz w:val="28"/>
          <w:szCs w:val="28"/>
        </w:rPr>
        <w:t xml:space="preserve"> </w:t>
      </w:r>
      <w:r w:rsidR="00914B86">
        <w:rPr>
          <w:rFonts w:ascii="Arial" w:hAnsi="Arial" w:cs="Arial"/>
          <w:sz w:val="28"/>
          <w:szCs w:val="28"/>
        </w:rPr>
        <w:t>N</w:t>
      </w:r>
      <w:r w:rsidR="00FD7D3B" w:rsidRPr="00FD7D3B">
        <w:rPr>
          <w:rFonts w:ascii="Arial" w:hAnsi="Arial" w:cs="Arial"/>
          <w:sz w:val="28"/>
          <w:szCs w:val="28"/>
        </w:rPr>
        <w:t xml:space="preserve">diye </w:t>
      </w:r>
      <w:proofErr w:type="spellStart"/>
      <w:r w:rsidR="00FD7D3B" w:rsidRPr="00FD7D3B">
        <w:rPr>
          <w:rFonts w:ascii="Arial" w:hAnsi="Arial" w:cs="Arial"/>
          <w:sz w:val="28"/>
          <w:szCs w:val="28"/>
        </w:rPr>
        <w:t>anga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achimisa</w:t>
      </w:r>
      <w:proofErr w:type="spellEnd"/>
      <w:r w:rsidR="00FD7D3B" w:rsidRPr="00FD7D3B">
        <w:rPr>
          <w:rFonts w:ascii="Arial" w:hAnsi="Arial" w:cs="Arial"/>
          <w:sz w:val="28"/>
          <w:szCs w:val="28"/>
        </w:rPr>
        <w:t xml:space="preserve"> m</w:t>
      </w:r>
      <w:r w:rsidR="00945686">
        <w:rPr>
          <w:rFonts w:ascii="Arial" w:hAnsi="Arial" w:cs="Arial"/>
          <w:sz w:val="28"/>
          <w:szCs w:val="28"/>
        </w:rPr>
        <w:t xml:space="preserve">oto </w:t>
      </w:r>
      <w:proofErr w:type="spellStart"/>
      <w:r w:rsidR="00FD7D3B" w:rsidRPr="00FD7D3B">
        <w:rPr>
          <w:rFonts w:ascii="Arial" w:hAnsi="Arial" w:cs="Arial"/>
          <w:sz w:val="28"/>
          <w:szCs w:val="28"/>
        </w:rPr>
        <w:t>yese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iyoyoyo</w:t>
      </w:r>
      <w:proofErr w:type="spellEnd"/>
      <w:r w:rsidR="00FD7D3B" w:rsidRPr="00FD7D3B">
        <w:rPr>
          <w:rFonts w:ascii="Arial" w:hAnsi="Arial" w:cs="Arial"/>
          <w:sz w:val="28"/>
          <w:szCs w:val="28"/>
        </w:rPr>
        <w:t>.</w:t>
      </w:r>
    </w:p>
    <w:p w14:paraId="4A3F7E81" w14:textId="0E84A697" w:rsidR="006907FA" w:rsidRDefault="00770691" w:rsidP="00EE1207">
      <w:pPr>
        <w:jc w:val="both"/>
        <w:rPr>
          <w:rFonts w:ascii="Arial" w:hAnsi="Arial" w:cs="Arial"/>
          <w:sz w:val="28"/>
          <w:szCs w:val="28"/>
        </w:rPr>
      </w:pPr>
      <w:r>
        <w:rPr>
          <w:rFonts w:ascii="Arial" w:hAnsi="Arial" w:cs="Arial"/>
          <w:sz w:val="28"/>
          <w:szCs w:val="28"/>
          <w:vertAlign w:val="superscript"/>
        </w:rPr>
        <w:t xml:space="preserve">63 </w:t>
      </w:r>
      <w:r w:rsidR="00377434">
        <w:rPr>
          <w:rFonts w:ascii="Arial" w:hAnsi="Arial" w:cs="Arial"/>
          <w:sz w:val="28"/>
          <w:szCs w:val="28"/>
        </w:rPr>
        <w:t xml:space="preserve">Nokuti </w:t>
      </w:r>
      <w:proofErr w:type="spellStart"/>
      <w:r w:rsidR="00377434">
        <w:rPr>
          <w:rFonts w:ascii="Arial" w:hAnsi="Arial" w:cs="Arial"/>
          <w:sz w:val="28"/>
          <w:szCs w:val="28"/>
        </w:rPr>
        <w:t>va</w:t>
      </w:r>
      <w:r w:rsidR="00A55D22">
        <w:rPr>
          <w:rFonts w:ascii="Arial" w:hAnsi="Arial" w:cs="Arial"/>
          <w:sz w:val="28"/>
          <w:szCs w:val="28"/>
        </w:rPr>
        <w:t>j</w:t>
      </w:r>
      <w:proofErr w:type="spellEnd"/>
      <w:r w:rsidR="00142991">
        <w:rPr>
          <w:rFonts w:ascii="Arial" w:hAnsi="Arial" w:cs="Arial"/>
          <w:sz w:val="28"/>
          <w:szCs w:val="28"/>
        </w:rPr>
        <w:t>…</w:t>
      </w:r>
      <w:r w:rsidR="00142991">
        <w:rPr>
          <w:rStyle w:val="CommentReference"/>
          <w:rFonts w:ascii="Arial" w:hAnsi="Arial" w:cs="Arial"/>
          <w:sz w:val="28"/>
          <w:szCs w:val="28"/>
        </w:rPr>
        <w:t>v</w:t>
      </w:r>
      <w:r w:rsidR="00FD7D3B" w:rsidRPr="00FD7D3B">
        <w:rPr>
          <w:rFonts w:ascii="Arial" w:hAnsi="Arial" w:cs="Arial"/>
          <w:sz w:val="28"/>
          <w:szCs w:val="28"/>
        </w:rPr>
        <w:t xml:space="preserve">ari </w:t>
      </w:r>
      <w:proofErr w:type="spellStart"/>
      <w:r w:rsidR="00FD7D3B" w:rsidRPr="00FD7D3B">
        <w:rPr>
          <w:rFonts w:ascii="Arial" w:hAnsi="Arial" w:cs="Arial"/>
          <w:sz w:val="28"/>
          <w:szCs w:val="28"/>
        </w:rPr>
        <w:t>kumwe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chete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vaibatsirana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chaizvo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ikoko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vaizivana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ikoko</w:t>
      </w:r>
      <w:proofErr w:type="spellEnd"/>
      <w:r w:rsidR="00FD7D3B" w:rsidRPr="00FD7D3B">
        <w:rPr>
          <w:rFonts w:ascii="Arial" w:hAnsi="Arial" w:cs="Arial"/>
          <w:sz w:val="28"/>
          <w:szCs w:val="28"/>
        </w:rPr>
        <w:t xml:space="preserve"> mmm. </w:t>
      </w:r>
      <w:proofErr w:type="spellStart"/>
      <w:r w:rsidR="00FD7D3B" w:rsidRPr="00FD7D3B">
        <w:rPr>
          <w:rFonts w:ascii="Arial" w:hAnsi="Arial" w:cs="Arial"/>
          <w:sz w:val="28"/>
          <w:szCs w:val="28"/>
        </w:rPr>
        <w:t>Zvino</w:t>
      </w:r>
      <w:proofErr w:type="spellEnd"/>
      <w:r w:rsidR="00FD7D3B" w:rsidRPr="00FD7D3B">
        <w:rPr>
          <w:rFonts w:ascii="Arial" w:hAnsi="Arial" w:cs="Arial"/>
          <w:sz w:val="28"/>
          <w:szCs w:val="28"/>
        </w:rPr>
        <w:t xml:space="preserve"> hama </w:t>
      </w:r>
      <w:proofErr w:type="spellStart"/>
      <w:r w:rsidR="00FD7D3B" w:rsidRPr="00FD7D3B">
        <w:rPr>
          <w:rFonts w:ascii="Arial" w:hAnsi="Arial" w:cs="Arial"/>
          <w:sz w:val="28"/>
          <w:szCs w:val="28"/>
        </w:rPr>
        <w:t>ya</w:t>
      </w:r>
      <w:proofErr w:type="spellEnd"/>
      <w:r w:rsidR="00FD7D3B" w:rsidRPr="00FD7D3B">
        <w:rPr>
          <w:rFonts w:ascii="Arial" w:hAnsi="Arial" w:cs="Arial"/>
          <w:sz w:val="28"/>
          <w:szCs w:val="28"/>
        </w:rPr>
        <w:t xml:space="preserve"> </w:t>
      </w:r>
      <w:r w:rsidR="00FD7D3B" w:rsidRPr="003D64EE">
        <w:rPr>
          <w:rFonts w:ascii="Arial" w:hAnsi="Arial" w:cs="Arial"/>
          <w:i/>
          <w:iCs/>
          <w:sz w:val="28"/>
          <w:szCs w:val="28"/>
        </w:rPr>
        <w:t>prove-</w:t>
      </w:r>
      <w:proofErr w:type="spellStart"/>
      <w:r w:rsidR="00FD7D3B" w:rsidRPr="003D64EE">
        <w:rPr>
          <w:rFonts w:ascii="Arial" w:hAnsi="Arial" w:cs="Arial"/>
          <w:i/>
          <w:iCs/>
          <w:sz w:val="28"/>
          <w:szCs w:val="28"/>
        </w:rPr>
        <w:t>wa</w:t>
      </w:r>
      <w:proofErr w:type="spellEnd"/>
      <w:r w:rsidR="00FD7D3B" w:rsidRPr="00FD7D3B">
        <w:rPr>
          <w:rFonts w:ascii="Arial" w:hAnsi="Arial" w:cs="Arial"/>
          <w:sz w:val="28"/>
          <w:szCs w:val="28"/>
        </w:rPr>
        <w:t xml:space="preserve"> kudaro, </w:t>
      </w:r>
      <w:proofErr w:type="spellStart"/>
      <w:r w:rsidR="00FD7D3B" w:rsidRPr="00FD7D3B">
        <w:rPr>
          <w:rFonts w:ascii="Arial" w:hAnsi="Arial" w:cs="Arial"/>
          <w:sz w:val="28"/>
          <w:szCs w:val="28"/>
        </w:rPr>
        <w:t>imimi</w:t>
      </w:r>
      <w:proofErr w:type="spellEnd"/>
      <w:r w:rsidR="00FD7D3B" w:rsidRPr="00FD7D3B">
        <w:rPr>
          <w:rFonts w:ascii="Arial" w:hAnsi="Arial" w:cs="Arial"/>
          <w:sz w:val="28"/>
          <w:szCs w:val="28"/>
        </w:rPr>
        <w:t xml:space="preserve"> you bear me witness</w:t>
      </w:r>
      <w:r w:rsidR="00BF2FBD">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taigara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takanongedzera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ikoko</w:t>
      </w:r>
      <w:proofErr w:type="spellEnd"/>
      <w:r w:rsidR="00FD7D3B" w:rsidRPr="00FD7D3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FD7D3B" w:rsidRPr="00FD7D3B">
        <w:rPr>
          <w:rFonts w:ascii="Arial" w:hAnsi="Arial" w:cs="Arial"/>
          <w:sz w:val="28"/>
          <w:szCs w:val="28"/>
        </w:rPr>
        <w:t xml:space="preserve"> </w:t>
      </w:r>
      <w:r w:rsidR="00534101" w:rsidRPr="00534101">
        <w:rPr>
          <w:rFonts w:ascii="Arial" w:hAnsi="Arial" w:cs="Arial"/>
          <w:sz w:val="18"/>
          <w:szCs w:val="28"/>
        </w:rPr>
        <w:t xml:space="preserve">[Congregation says, “mmm.”] </w:t>
      </w:r>
      <w:r w:rsidR="008F36E6">
        <w:rPr>
          <w:rFonts w:ascii="Arial" w:hAnsi="Arial" w:cs="Arial"/>
          <w:sz w:val="28"/>
          <w:szCs w:val="28"/>
        </w:rPr>
        <w:t>B</w:t>
      </w:r>
      <w:r w:rsidR="00FD7D3B" w:rsidRPr="00FD7D3B">
        <w:rPr>
          <w:rFonts w:ascii="Arial" w:hAnsi="Arial" w:cs="Arial"/>
          <w:sz w:val="28"/>
          <w:szCs w:val="28"/>
        </w:rPr>
        <w:t xml:space="preserve">ut </w:t>
      </w:r>
      <w:proofErr w:type="spellStart"/>
      <w:r w:rsidR="00FD7D3B" w:rsidRPr="00FD7D3B">
        <w:rPr>
          <w:rFonts w:ascii="Arial" w:hAnsi="Arial" w:cs="Arial"/>
          <w:sz w:val="28"/>
          <w:szCs w:val="28"/>
        </w:rPr>
        <w:t>inini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ndanda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kutovapa</w:t>
      </w:r>
      <w:proofErr w:type="spellEnd"/>
      <w:r w:rsidR="00FD7D3B" w:rsidRPr="00FD7D3B">
        <w:rPr>
          <w:rFonts w:ascii="Arial" w:hAnsi="Arial" w:cs="Arial"/>
          <w:sz w:val="28"/>
          <w:szCs w:val="28"/>
        </w:rPr>
        <w:t xml:space="preserve"> chanzi</w:t>
      </w:r>
      <w:r w:rsidR="00D115E8">
        <w:rPr>
          <w:rFonts w:ascii="Arial" w:hAnsi="Arial" w:cs="Arial"/>
          <w:sz w:val="28"/>
          <w:szCs w:val="28"/>
        </w:rPr>
        <w:t xml:space="preserve">. </w:t>
      </w:r>
      <w:r w:rsidR="00B95BB3">
        <w:rPr>
          <w:rFonts w:ascii="Arial" w:hAnsi="Arial" w:cs="Arial"/>
          <w:sz w:val="28"/>
          <w:szCs w:val="28"/>
        </w:rPr>
        <w:t>[</w:t>
      </w:r>
      <w:r w:rsidR="00FD7D3B" w:rsidRPr="00FD7D3B">
        <w:rPr>
          <w:rFonts w:ascii="Arial" w:hAnsi="Arial" w:cs="Arial"/>
          <w:sz w:val="28"/>
          <w:szCs w:val="28"/>
        </w:rPr>
        <w:t>chance</w:t>
      </w:r>
      <w:r w:rsidR="00B95BB3">
        <w:rPr>
          <w:rFonts w:ascii="Arial" w:hAnsi="Arial" w:cs="Arial"/>
          <w:sz w:val="28"/>
          <w:szCs w:val="28"/>
        </w:rPr>
        <w:t xml:space="preserve">- </w:t>
      </w:r>
      <w:r w:rsidR="00D115E8">
        <w:rPr>
          <w:rFonts w:ascii="Arial" w:hAnsi="Arial" w:cs="Arial"/>
          <w:sz w:val="28"/>
          <w:szCs w:val="28"/>
        </w:rPr>
        <w:t>ED]</w:t>
      </w:r>
      <w:r w:rsidR="00FD7D3B" w:rsidRPr="00FD7D3B">
        <w:rPr>
          <w:rFonts w:ascii="Arial" w:hAnsi="Arial" w:cs="Arial"/>
          <w:sz w:val="28"/>
          <w:szCs w:val="28"/>
        </w:rPr>
        <w:t xml:space="preserve"> Yanga </w:t>
      </w:r>
      <w:proofErr w:type="spellStart"/>
      <w:r w:rsidR="00FD7D3B" w:rsidRPr="00FD7D3B">
        <w:rPr>
          <w:rFonts w:ascii="Arial" w:hAnsi="Arial" w:cs="Arial"/>
          <w:sz w:val="28"/>
          <w:szCs w:val="28"/>
        </w:rPr>
        <w:t>yachanzi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yechitatu</w:t>
      </w:r>
      <w:proofErr w:type="spellEnd"/>
      <w:r w:rsidR="00FD7D3B" w:rsidRPr="00FD7D3B">
        <w:rPr>
          <w:rFonts w:ascii="Arial" w:hAnsi="Arial" w:cs="Arial"/>
          <w:sz w:val="28"/>
          <w:szCs w:val="28"/>
        </w:rPr>
        <w:t xml:space="preserve"> iyi </w:t>
      </w:r>
      <w:proofErr w:type="spellStart"/>
      <w:r w:rsidR="00FD7D3B" w:rsidRPr="00FD7D3B">
        <w:rPr>
          <w:rFonts w:ascii="Arial" w:hAnsi="Arial" w:cs="Arial"/>
          <w:sz w:val="28"/>
          <w:szCs w:val="28"/>
        </w:rPr>
        <w:t>yandandakupaa</w:t>
      </w:r>
      <w:proofErr w:type="spellEnd"/>
      <w:r w:rsidR="00FD7D3B" w:rsidRPr="00FD7D3B">
        <w:rPr>
          <w:rFonts w:ascii="Arial" w:hAnsi="Arial" w:cs="Arial"/>
          <w:sz w:val="28"/>
          <w:szCs w:val="28"/>
        </w:rPr>
        <w:t xml:space="preserve"> brother ava.</w:t>
      </w:r>
    </w:p>
    <w:p w14:paraId="51C1B8A8" w14:textId="4B8AFA30" w:rsidR="00770691" w:rsidRDefault="00770691" w:rsidP="00770691">
      <w:pPr>
        <w:jc w:val="both"/>
        <w:rPr>
          <w:rFonts w:ascii="Arial" w:hAnsi="Arial" w:cs="Arial"/>
          <w:sz w:val="28"/>
          <w:szCs w:val="28"/>
        </w:rPr>
      </w:pPr>
      <w:r>
        <w:rPr>
          <w:rFonts w:ascii="Arial" w:hAnsi="Arial" w:cs="Arial"/>
          <w:sz w:val="28"/>
          <w:szCs w:val="28"/>
          <w:vertAlign w:val="superscript"/>
        </w:rPr>
        <w:t xml:space="preserve">64 </w:t>
      </w:r>
      <w:proofErr w:type="spellStart"/>
      <w:r w:rsidR="00FD7D3B" w:rsidRPr="00FD7D3B">
        <w:rPr>
          <w:rFonts w:ascii="Arial" w:hAnsi="Arial" w:cs="Arial"/>
          <w:sz w:val="28"/>
          <w:szCs w:val="28"/>
        </w:rPr>
        <w:t>Yekutanga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chaiyo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chaiyo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yekutanga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ndoyavakati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konzeresa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vanaa</w:t>
      </w:r>
      <w:proofErr w:type="spellEnd"/>
      <w:r w:rsidR="00FD7D3B" w:rsidRPr="00FD7D3B">
        <w:rPr>
          <w:rFonts w:ascii="Arial" w:hAnsi="Arial" w:cs="Arial"/>
          <w:sz w:val="28"/>
          <w:szCs w:val="28"/>
        </w:rPr>
        <w:t xml:space="preserve"> vana </w:t>
      </w:r>
      <w:proofErr w:type="spellStart"/>
      <w:r w:rsidR="00FD7D3B" w:rsidRPr="00FD7D3B">
        <w:rPr>
          <w:rFonts w:ascii="Arial" w:hAnsi="Arial" w:cs="Arial"/>
          <w:sz w:val="28"/>
          <w:szCs w:val="28"/>
        </w:rPr>
        <w:t>ba</w:t>
      </w:r>
      <w:proofErr w:type="spellEnd"/>
      <w:r w:rsidR="00FD7D3B" w:rsidRPr="00FD7D3B">
        <w:rPr>
          <w:rFonts w:ascii="Arial" w:hAnsi="Arial" w:cs="Arial"/>
          <w:sz w:val="28"/>
          <w:szCs w:val="28"/>
        </w:rPr>
        <w:t xml:space="preserve">-vana Mai Grace ava. </w:t>
      </w:r>
      <w:r w:rsidR="00534101">
        <w:rPr>
          <w:rFonts w:ascii="Arial" w:hAnsi="Arial" w:cs="Arial"/>
          <w:sz w:val="28"/>
          <w:szCs w:val="28"/>
        </w:rPr>
        <w:t>Ha-</w:t>
      </w:r>
      <w:proofErr w:type="spellStart"/>
      <w:r w:rsidR="00534101">
        <w:rPr>
          <w:rFonts w:ascii="Arial" w:hAnsi="Arial" w:cs="Arial"/>
          <w:sz w:val="28"/>
          <w:szCs w:val="28"/>
        </w:rPr>
        <w:t>moona</w:t>
      </w:r>
      <w:proofErr w:type="spellEnd"/>
      <w:r w:rsidR="00FD7D3B" w:rsidRPr="00FD7D3B">
        <w:rPr>
          <w:rFonts w:ascii="Arial" w:hAnsi="Arial" w:cs="Arial"/>
          <w:sz w:val="28"/>
          <w:szCs w:val="28"/>
        </w:rPr>
        <w:t xml:space="preserve"> Mai Grace </w:t>
      </w:r>
      <w:proofErr w:type="spellStart"/>
      <w:r w:rsidR="00FD7D3B" w:rsidRPr="00FD7D3B">
        <w:rPr>
          <w:rFonts w:ascii="Arial" w:hAnsi="Arial" w:cs="Arial"/>
          <w:sz w:val="28"/>
          <w:szCs w:val="28"/>
        </w:rPr>
        <w:t>havagoni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kusimuka</w:t>
      </w:r>
      <w:proofErr w:type="spellEnd"/>
      <w:r w:rsidR="00FD7D3B" w:rsidRPr="00FD7D3B">
        <w:rPr>
          <w:rFonts w:ascii="Arial" w:hAnsi="Arial" w:cs="Arial"/>
          <w:sz w:val="28"/>
          <w:szCs w:val="28"/>
        </w:rPr>
        <w:t xml:space="preserve"> </w:t>
      </w:r>
      <w:r w:rsidR="00FD7D3B" w:rsidRPr="00FD7D3B">
        <w:rPr>
          <w:rFonts w:ascii="Arial" w:hAnsi="Arial" w:cs="Arial"/>
          <w:sz w:val="28"/>
          <w:szCs w:val="28"/>
        </w:rPr>
        <w:lastRenderedPageBreak/>
        <w:t xml:space="preserve">kana </w:t>
      </w:r>
      <w:proofErr w:type="spellStart"/>
      <w:r w:rsidR="00FD7D3B" w:rsidRPr="00FD7D3B">
        <w:rPr>
          <w:rFonts w:ascii="Arial" w:hAnsi="Arial" w:cs="Arial"/>
          <w:sz w:val="28"/>
          <w:szCs w:val="28"/>
        </w:rPr>
        <w:t>kufamba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akauya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musikana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uya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achifamba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nedzoka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dzaani</w:t>
      </w:r>
      <w:proofErr w:type="spellEnd"/>
      <w:r w:rsidR="00991181" w:rsidRPr="00FD7D3B">
        <w:rPr>
          <w:rFonts w:ascii="Arial" w:hAnsi="Arial" w:cs="Arial"/>
          <w:sz w:val="28"/>
          <w:szCs w:val="28"/>
        </w:rPr>
        <w:t>...?</w:t>
      </w:r>
      <w:r w:rsidR="00991181">
        <w:rPr>
          <w:rFonts w:ascii="Arial" w:hAnsi="Arial" w:cs="Arial"/>
          <w:sz w:val="28"/>
          <w:szCs w:val="28"/>
        </w:rPr>
        <w:t xml:space="preserve"> </w:t>
      </w:r>
      <w:r w:rsidR="00991181" w:rsidRPr="00227049">
        <w:rPr>
          <w:rFonts w:ascii="Arial" w:hAnsi="Arial" w:cs="Arial"/>
          <w:sz w:val="18"/>
          <w:szCs w:val="18"/>
        </w:rPr>
        <w:t>[Brother says, “</w:t>
      </w:r>
      <w:proofErr w:type="spellStart"/>
      <w:r w:rsidR="00991181" w:rsidRPr="00227049">
        <w:rPr>
          <w:rFonts w:ascii="Arial" w:hAnsi="Arial" w:cs="Arial"/>
          <w:sz w:val="18"/>
          <w:szCs w:val="18"/>
        </w:rPr>
        <w:t>dzake</w:t>
      </w:r>
      <w:proofErr w:type="spellEnd"/>
      <w:r w:rsidR="00991181" w:rsidRPr="00227049">
        <w:rPr>
          <w:rFonts w:ascii="Arial" w:hAnsi="Arial" w:cs="Arial"/>
          <w:sz w:val="18"/>
          <w:szCs w:val="18"/>
        </w:rPr>
        <w:t>.”</w:t>
      </w:r>
      <w:r w:rsidR="00661E31" w:rsidRPr="00227049">
        <w:rPr>
          <w:rFonts w:ascii="Arial" w:hAnsi="Arial" w:cs="Arial"/>
          <w:sz w:val="18"/>
          <w:szCs w:val="18"/>
        </w:rPr>
        <w:t>]</w:t>
      </w:r>
      <w:r w:rsidR="00FD7D3B" w:rsidRPr="00FD7D3B">
        <w:rPr>
          <w:rFonts w:ascii="Arial" w:hAnsi="Arial" w:cs="Arial"/>
          <w:sz w:val="28"/>
          <w:szCs w:val="28"/>
        </w:rPr>
        <w:t xml:space="preserve"> The reason why that woman is like that </w:t>
      </w:r>
      <w:proofErr w:type="spellStart"/>
      <w:r w:rsidR="00FD7D3B" w:rsidRPr="00FD7D3B">
        <w:rPr>
          <w:rFonts w:ascii="Arial" w:hAnsi="Arial" w:cs="Arial"/>
          <w:sz w:val="28"/>
          <w:szCs w:val="28"/>
        </w:rPr>
        <w:t>ane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tsananguro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chaiye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chaiye</w:t>
      </w:r>
      <w:proofErr w:type="spellEnd"/>
      <w:r w:rsidR="00FD7D3B" w:rsidRPr="00FD7D3B">
        <w:rPr>
          <w:rFonts w:ascii="Arial" w:hAnsi="Arial" w:cs="Arial"/>
          <w:sz w:val="28"/>
          <w:szCs w:val="28"/>
        </w:rPr>
        <w:t xml:space="preserve"> ndivo ivo </w:t>
      </w:r>
      <w:proofErr w:type="spellStart"/>
      <w:r w:rsidR="00FD7D3B" w:rsidRPr="00FD7D3B">
        <w:rPr>
          <w:rFonts w:ascii="Arial" w:hAnsi="Arial" w:cs="Arial"/>
          <w:sz w:val="28"/>
          <w:szCs w:val="28"/>
        </w:rPr>
        <w:t>vaya</w:t>
      </w:r>
      <w:proofErr w:type="spellEnd"/>
      <w:r w:rsidR="00FD7D3B" w:rsidRPr="00FD7D3B">
        <w:rPr>
          <w:rFonts w:ascii="Arial" w:hAnsi="Arial" w:cs="Arial"/>
          <w:sz w:val="28"/>
          <w:szCs w:val="28"/>
        </w:rPr>
        <w:t>. Nobody knows, it's him who does, he knows</w:t>
      </w:r>
      <w:r w:rsidR="007033C7">
        <w:rPr>
          <w:rFonts w:ascii="Arial" w:hAnsi="Arial" w:cs="Arial"/>
          <w:sz w:val="28"/>
          <w:szCs w:val="28"/>
        </w:rPr>
        <w:t>,</w:t>
      </w:r>
      <w:r w:rsidR="00FD7D3B" w:rsidRPr="00FD7D3B">
        <w:rPr>
          <w:rFonts w:ascii="Arial" w:hAnsi="Arial" w:cs="Arial"/>
          <w:sz w:val="28"/>
          <w:szCs w:val="28"/>
        </w:rPr>
        <w:t xml:space="preserve"> why he is like that</w:t>
      </w:r>
      <w:r w:rsidR="007E7F88">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nekuti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akatanga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kurwarira</w:t>
      </w:r>
      <w:proofErr w:type="spellEnd"/>
      <w:r w:rsidR="00FD7D3B" w:rsidRPr="00FD7D3B">
        <w:rPr>
          <w:rFonts w:ascii="Arial" w:hAnsi="Arial" w:cs="Arial"/>
          <w:sz w:val="28"/>
          <w:szCs w:val="28"/>
        </w:rPr>
        <w:t xml:space="preserve"> kudaro </w:t>
      </w:r>
      <w:proofErr w:type="spellStart"/>
      <w:r w:rsidR="00FD7D3B" w:rsidRPr="00FD7D3B">
        <w:rPr>
          <w:rFonts w:ascii="Arial" w:hAnsi="Arial" w:cs="Arial"/>
          <w:sz w:val="28"/>
          <w:szCs w:val="28"/>
        </w:rPr>
        <w:t>mumba</w:t>
      </w:r>
      <w:proofErr w:type="spellEnd"/>
      <w:r w:rsidR="00FD7D3B" w:rsidRPr="00FD7D3B">
        <w:rPr>
          <w:rFonts w:ascii="Arial" w:hAnsi="Arial" w:cs="Arial"/>
          <w:sz w:val="28"/>
          <w:szCs w:val="28"/>
        </w:rPr>
        <w:t xml:space="preserve"> mani...? </w:t>
      </w:r>
      <w:proofErr w:type="spellStart"/>
      <w:r w:rsidR="007E7F88">
        <w:rPr>
          <w:rFonts w:ascii="Arial" w:hAnsi="Arial" w:cs="Arial"/>
          <w:sz w:val="28"/>
          <w:szCs w:val="28"/>
        </w:rPr>
        <w:t>M</w:t>
      </w:r>
      <w:r w:rsidR="00FD7D3B" w:rsidRPr="00FD7D3B">
        <w:rPr>
          <w:rFonts w:ascii="Arial" w:hAnsi="Arial" w:cs="Arial"/>
          <w:sz w:val="28"/>
          <w:szCs w:val="28"/>
        </w:rPr>
        <w:t>avo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kuWaterfalls</w:t>
      </w:r>
      <w:proofErr w:type="spellEnd"/>
      <w:r w:rsidR="007E7F88">
        <w:rPr>
          <w:rFonts w:ascii="Arial" w:hAnsi="Arial" w:cs="Arial"/>
          <w:sz w:val="28"/>
          <w:szCs w:val="28"/>
        </w:rPr>
        <w:t>.</w:t>
      </w:r>
      <w:r w:rsidR="00FD7D3B" w:rsidRPr="00FD7D3B">
        <w:rPr>
          <w:rFonts w:ascii="Arial" w:hAnsi="Arial" w:cs="Arial"/>
          <w:sz w:val="28"/>
          <w:szCs w:val="28"/>
        </w:rPr>
        <w:t xml:space="preserve"> </w:t>
      </w:r>
      <w:proofErr w:type="spellStart"/>
      <w:r w:rsidR="007E7F88">
        <w:rPr>
          <w:rFonts w:ascii="Arial" w:hAnsi="Arial" w:cs="Arial"/>
          <w:sz w:val="28"/>
          <w:szCs w:val="28"/>
        </w:rPr>
        <w:t>N</w:t>
      </w:r>
      <w:r w:rsidR="00FD7D3B" w:rsidRPr="00FD7D3B">
        <w:rPr>
          <w:rFonts w:ascii="Arial" w:hAnsi="Arial" w:cs="Arial"/>
          <w:sz w:val="28"/>
          <w:szCs w:val="28"/>
        </w:rPr>
        <w:t>domakatangira</w:t>
      </w:r>
      <w:proofErr w:type="spellEnd"/>
      <w:r w:rsidR="00FD7D3B" w:rsidRPr="00FD7D3B">
        <w:rPr>
          <w:rFonts w:ascii="Arial" w:hAnsi="Arial" w:cs="Arial"/>
          <w:sz w:val="28"/>
          <w:szCs w:val="28"/>
        </w:rPr>
        <w:t xml:space="preserve"> izvo </w:t>
      </w:r>
      <w:proofErr w:type="spellStart"/>
      <w:r w:rsidR="00FD7D3B" w:rsidRPr="00FD7D3B">
        <w:rPr>
          <w:rFonts w:ascii="Arial" w:hAnsi="Arial" w:cs="Arial"/>
          <w:sz w:val="28"/>
          <w:szCs w:val="28"/>
        </w:rPr>
        <w:t>zviya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zviya</w:t>
      </w:r>
      <w:proofErr w:type="spellEnd"/>
      <w:r w:rsidR="00FD7D3B" w:rsidRPr="00FD7D3B">
        <w:rPr>
          <w:rFonts w:ascii="Arial" w:hAnsi="Arial" w:cs="Arial"/>
          <w:sz w:val="28"/>
          <w:szCs w:val="28"/>
        </w:rPr>
        <w:t xml:space="preserve"> izvi. </w:t>
      </w:r>
    </w:p>
    <w:p w14:paraId="5D43772F" w14:textId="6C3DEBFC" w:rsidR="00FD7D3B" w:rsidRPr="00FD7D3B" w:rsidRDefault="00770691" w:rsidP="00770691">
      <w:pPr>
        <w:jc w:val="both"/>
        <w:rPr>
          <w:rFonts w:ascii="Arial" w:hAnsi="Arial" w:cs="Arial"/>
          <w:sz w:val="28"/>
          <w:szCs w:val="28"/>
        </w:rPr>
      </w:pPr>
      <w:r>
        <w:rPr>
          <w:rFonts w:ascii="Arial" w:hAnsi="Arial" w:cs="Arial"/>
          <w:sz w:val="28"/>
          <w:szCs w:val="28"/>
          <w:vertAlign w:val="superscript"/>
        </w:rPr>
        <w:t xml:space="preserve">65 </w:t>
      </w:r>
      <w:r w:rsidR="00FD7D3B" w:rsidRPr="00FD7D3B">
        <w:rPr>
          <w:rFonts w:ascii="Arial" w:hAnsi="Arial" w:cs="Arial"/>
          <w:sz w:val="28"/>
          <w:szCs w:val="28"/>
        </w:rPr>
        <w:t xml:space="preserve">Then hazvina </w:t>
      </w:r>
      <w:proofErr w:type="spellStart"/>
      <w:r w:rsidR="00FD7D3B" w:rsidRPr="00FD7D3B">
        <w:rPr>
          <w:rFonts w:ascii="Arial" w:hAnsi="Arial" w:cs="Arial"/>
          <w:sz w:val="28"/>
          <w:szCs w:val="28"/>
        </w:rPr>
        <w:t>kuperera</w:t>
      </w:r>
      <w:proofErr w:type="spellEnd"/>
      <w:r w:rsidR="00FD7D3B" w:rsidRPr="00FD7D3B">
        <w:rPr>
          <w:rFonts w:ascii="Arial" w:hAnsi="Arial" w:cs="Arial"/>
          <w:sz w:val="28"/>
          <w:szCs w:val="28"/>
        </w:rPr>
        <w:t xml:space="preserve"> ipapo </w:t>
      </w:r>
      <w:proofErr w:type="spellStart"/>
      <w:r w:rsidR="00FD7D3B" w:rsidRPr="00FD7D3B">
        <w:rPr>
          <w:rFonts w:ascii="Arial" w:hAnsi="Arial" w:cs="Arial"/>
          <w:sz w:val="28"/>
          <w:szCs w:val="28"/>
        </w:rPr>
        <w:t>zvai</w:t>
      </w:r>
      <w:proofErr w:type="spellEnd"/>
      <w:r w:rsidR="00FD7D3B" w:rsidRPr="00FD7D3B">
        <w:rPr>
          <w:rFonts w:ascii="Arial" w:hAnsi="Arial" w:cs="Arial"/>
          <w:sz w:val="28"/>
          <w:szCs w:val="28"/>
        </w:rPr>
        <w:t xml:space="preserve"> nana Sister Uzi</w:t>
      </w:r>
      <w:r w:rsidR="00F836D7">
        <w:rPr>
          <w:rFonts w:ascii="Arial" w:hAnsi="Arial" w:cs="Arial"/>
          <w:sz w:val="28"/>
          <w:szCs w:val="28"/>
        </w:rPr>
        <w:t>,</w:t>
      </w:r>
      <w:r w:rsidR="00810CCE">
        <w:rPr>
          <w:rFonts w:ascii="Arial" w:hAnsi="Arial" w:cs="Arial"/>
          <w:sz w:val="28"/>
          <w:szCs w:val="28"/>
        </w:rPr>
        <w:t xml:space="preserve"> </w:t>
      </w:r>
      <w:proofErr w:type="spellStart"/>
      <w:r w:rsidR="00FD7D3B" w:rsidRPr="00FD7D3B">
        <w:rPr>
          <w:rFonts w:ascii="Arial" w:hAnsi="Arial" w:cs="Arial"/>
          <w:sz w:val="28"/>
          <w:szCs w:val="28"/>
        </w:rPr>
        <w:t>nevamwe</w:t>
      </w:r>
      <w:proofErr w:type="spellEnd"/>
      <w:r w:rsidR="00FD7D3B" w:rsidRPr="00FD7D3B">
        <w:rPr>
          <w:rFonts w:ascii="Arial" w:hAnsi="Arial" w:cs="Arial"/>
          <w:sz w:val="28"/>
          <w:szCs w:val="28"/>
        </w:rPr>
        <w:t xml:space="preserve"> vanhu </w:t>
      </w:r>
      <w:proofErr w:type="spellStart"/>
      <w:r w:rsidR="00FD7D3B" w:rsidRPr="00FD7D3B">
        <w:rPr>
          <w:rFonts w:ascii="Arial" w:hAnsi="Arial" w:cs="Arial"/>
          <w:sz w:val="28"/>
          <w:szCs w:val="28"/>
        </w:rPr>
        <w:t>vakadii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vakadii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vakadii</w:t>
      </w:r>
      <w:proofErr w:type="spellEnd"/>
      <w:r w:rsidR="00F836D7">
        <w:rPr>
          <w:rFonts w:ascii="Arial" w:hAnsi="Arial" w:cs="Arial"/>
          <w:sz w:val="28"/>
          <w:szCs w:val="28"/>
        </w:rPr>
        <w:t>.</w:t>
      </w:r>
      <w:r w:rsidR="00B428FD">
        <w:rPr>
          <w:rFonts w:ascii="Arial" w:hAnsi="Arial" w:cs="Arial"/>
          <w:sz w:val="28"/>
          <w:szCs w:val="28"/>
        </w:rPr>
        <w:t xml:space="preserve"> </w:t>
      </w:r>
      <w:proofErr w:type="spellStart"/>
      <w:r w:rsidR="00B428FD">
        <w:rPr>
          <w:rFonts w:ascii="Arial" w:hAnsi="Arial" w:cs="Arial"/>
          <w:sz w:val="28"/>
          <w:szCs w:val="28"/>
        </w:rPr>
        <w:t>N</w:t>
      </w:r>
      <w:r w:rsidR="00FD7D3B" w:rsidRPr="00FD7D3B">
        <w:rPr>
          <w:rFonts w:ascii="Arial" w:hAnsi="Arial" w:cs="Arial"/>
          <w:sz w:val="28"/>
          <w:szCs w:val="28"/>
        </w:rPr>
        <w:t>d</w:t>
      </w:r>
      <w:r w:rsidR="00905F71">
        <w:rPr>
          <w:rFonts w:ascii="Arial" w:hAnsi="Arial" w:cs="Arial"/>
          <w:sz w:val="28"/>
          <w:szCs w:val="28"/>
        </w:rPr>
        <w:t>ondikad</w:t>
      </w:r>
      <w:r w:rsidR="00FD7D3B" w:rsidRPr="00FD7D3B">
        <w:rPr>
          <w:rFonts w:ascii="Arial" w:hAnsi="Arial" w:cs="Arial"/>
          <w:sz w:val="28"/>
          <w:szCs w:val="28"/>
        </w:rPr>
        <w:t>aidzwa</w:t>
      </w:r>
      <w:proofErr w:type="spellEnd"/>
      <w:r w:rsidR="003B602E">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musi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watinenge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tadaidzwa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tikagara</w:t>
      </w:r>
      <w:proofErr w:type="spellEnd"/>
      <w:r w:rsidR="00FD7D3B" w:rsidRPr="00FD7D3B">
        <w:rPr>
          <w:rFonts w:ascii="Arial" w:hAnsi="Arial" w:cs="Arial"/>
          <w:sz w:val="28"/>
          <w:szCs w:val="28"/>
        </w:rPr>
        <w:t xml:space="preserve"> mu conference </w:t>
      </w:r>
      <w:proofErr w:type="spellStart"/>
      <w:r w:rsidR="00FD7D3B" w:rsidRPr="00FD7D3B">
        <w:rPr>
          <w:rFonts w:ascii="Arial" w:hAnsi="Arial" w:cs="Arial"/>
          <w:sz w:val="28"/>
          <w:szCs w:val="28"/>
        </w:rPr>
        <w:t>yakadaiwo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munoto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nd</w:t>
      </w:r>
      <w:r w:rsidR="006F00D8">
        <w:rPr>
          <w:rFonts w:ascii="Arial" w:hAnsi="Arial" w:cs="Arial"/>
          <w:sz w:val="28"/>
          <w:szCs w:val="28"/>
        </w:rPr>
        <w:t>in</w:t>
      </w:r>
      <w:r w:rsidR="00FD7D3B" w:rsidRPr="00FD7D3B">
        <w:rPr>
          <w:rFonts w:ascii="Arial" w:hAnsi="Arial" w:cs="Arial"/>
          <w:sz w:val="28"/>
          <w:szCs w:val="28"/>
        </w:rPr>
        <w:t>otokumbira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munamato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ndisati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ndaenda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ikoko</w:t>
      </w:r>
      <w:proofErr w:type="spellEnd"/>
      <w:r w:rsidR="00FD7D3B" w:rsidRPr="00FD7D3B">
        <w:rPr>
          <w:rFonts w:ascii="Arial" w:hAnsi="Arial" w:cs="Arial"/>
          <w:sz w:val="28"/>
          <w:szCs w:val="28"/>
        </w:rPr>
        <w:t xml:space="preserve"> because </w:t>
      </w:r>
      <w:proofErr w:type="spellStart"/>
      <w:r w:rsidR="00FD7D3B" w:rsidRPr="00FD7D3B">
        <w:rPr>
          <w:rFonts w:ascii="Arial" w:hAnsi="Arial" w:cs="Arial"/>
          <w:sz w:val="28"/>
          <w:szCs w:val="28"/>
        </w:rPr>
        <w:t>ndinonopopota</w:t>
      </w:r>
      <w:proofErr w:type="spellEnd"/>
      <w:r w:rsidR="004B3CB6">
        <w:rPr>
          <w:rFonts w:ascii="Arial" w:hAnsi="Arial" w:cs="Arial"/>
          <w:sz w:val="28"/>
          <w:szCs w:val="28"/>
        </w:rPr>
        <w:t>.</w:t>
      </w:r>
      <w:r w:rsidR="00FD7D3B" w:rsidRPr="00FD7D3B">
        <w:rPr>
          <w:rFonts w:ascii="Arial" w:hAnsi="Arial" w:cs="Arial"/>
          <w:sz w:val="28"/>
          <w:szCs w:val="28"/>
        </w:rPr>
        <w:t xml:space="preserve"> </w:t>
      </w:r>
      <w:r w:rsidR="004B3CB6">
        <w:rPr>
          <w:rFonts w:ascii="Arial" w:hAnsi="Arial" w:cs="Arial"/>
          <w:sz w:val="28"/>
          <w:szCs w:val="28"/>
        </w:rPr>
        <w:t>E</w:t>
      </w:r>
      <w:r w:rsidR="00FD7D3B" w:rsidRPr="00FD7D3B">
        <w:rPr>
          <w:rFonts w:ascii="Arial" w:hAnsi="Arial" w:cs="Arial"/>
          <w:sz w:val="28"/>
          <w:szCs w:val="28"/>
        </w:rPr>
        <w:t xml:space="preserve">nde </w:t>
      </w:r>
      <w:proofErr w:type="spellStart"/>
      <w:r w:rsidR="00FD7D3B" w:rsidRPr="00FD7D3B">
        <w:rPr>
          <w:rFonts w:ascii="Arial" w:hAnsi="Arial" w:cs="Arial"/>
          <w:sz w:val="28"/>
          <w:szCs w:val="28"/>
        </w:rPr>
        <w:t>ndinogona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kutozooo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ehhh</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kuda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kuitwa</w:t>
      </w:r>
      <w:proofErr w:type="spellEnd"/>
      <w:r w:rsidR="00FD7D3B" w:rsidRPr="00FD7D3B">
        <w:rPr>
          <w:rFonts w:ascii="Arial" w:hAnsi="Arial" w:cs="Arial"/>
          <w:sz w:val="28"/>
          <w:szCs w:val="28"/>
        </w:rPr>
        <w:t xml:space="preserve"> physically handled, </w:t>
      </w:r>
      <w:proofErr w:type="spellStart"/>
      <w:r w:rsidR="00FD7D3B" w:rsidRPr="00FD7D3B">
        <w:rPr>
          <w:rFonts w:ascii="Arial" w:hAnsi="Arial" w:cs="Arial"/>
          <w:sz w:val="28"/>
          <w:szCs w:val="28"/>
        </w:rPr>
        <w:t>kurohwa</w:t>
      </w:r>
      <w:proofErr w:type="spellEnd"/>
      <w:r w:rsidR="00FD7D3B" w:rsidRPr="00FD7D3B">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FD7D3B" w:rsidRPr="00FD7D3B">
        <w:rPr>
          <w:rFonts w:ascii="Arial" w:hAnsi="Arial" w:cs="Arial"/>
          <w:sz w:val="28"/>
          <w:szCs w:val="28"/>
        </w:rPr>
        <w:t xml:space="preserve"> </w:t>
      </w:r>
      <w:r w:rsidR="00072AEB">
        <w:rPr>
          <w:rFonts w:ascii="Arial" w:hAnsi="Arial" w:cs="Arial"/>
          <w:sz w:val="28"/>
          <w:szCs w:val="28"/>
        </w:rPr>
        <w:t>B</w:t>
      </w:r>
      <w:r w:rsidR="00FD7D3B" w:rsidRPr="00FD7D3B">
        <w:rPr>
          <w:rFonts w:ascii="Arial" w:hAnsi="Arial" w:cs="Arial"/>
          <w:sz w:val="28"/>
          <w:szCs w:val="28"/>
        </w:rPr>
        <w:t xml:space="preserve">ut ini </w:t>
      </w:r>
      <w:proofErr w:type="spellStart"/>
      <w:r w:rsidR="00FD7D3B" w:rsidRPr="00FD7D3B">
        <w:rPr>
          <w:rFonts w:ascii="Arial" w:hAnsi="Arial" w:cs="Arial"/>
          <w:sz w:val="28"/>
          <w:szCs w:val="28"/>
        </w:rPr>
        <w:t>ndendichidzorera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futi</w:t>
      </w:r>
      <w:proofErr w:type="spellEnd"/>
      <w:r w:rsidR="00FD7D3B" w:rsidRPr="00FD7D3B">
        <w:rPr>
          <w:rFonts w:ascii="Arial" w:hAnsi="Arial" w:cs="Arial"/>
          <w:sz w:val="28"/>
          <w:szCs w:val="28"/>
        </w:rPr>
        <w:t xml:space="preserve"> </w:t>
      </w:r>
      <w:r w:rsidR="009800C1" w:rsidRPr="009800C1">
        <w:rPr>
          <w:rFonts w:ascii="Arial" w:hAnsi="Arial" w:cs="Arial"/>
          <w:sz w:val="18"/>
          <w:szCs w:val="28"/>
        </w:rPr>
        <w:t>[Congregation laughs]</w:t>
      </w:r>
      <w:r w:rsidR="00FD7D3B" w:rsidRPr="00FD7D3B">
        <w:rPr>
          <w:rFonts w:ascii="Arial" w:hAnsi="Arial" w:cs="Arial"/>
          <w:sz w:val="28"/>
          <w:szCs w:val="28"/>
        </w:rPr>
        <w:t xml:space="preserve"> </w:t>
      </w:r>
      <w:r>
        <w:rPr>
          <w:rFonts w:ascii="Arial" w:hAnsi="Arial" w:cs="Arial"/>
          <w:sz w:val="28"/>
          <w:szCs w:val="28"/>
        </w:rPr>
        <w:t>‘</w:t>
      </w:r>
      <w:r w:rsidR="00913E3F">
        <w:rPr>
          <w:rFonts w:ascii="Arial" w:hAnsi="Arial" w:cs="Arial"/>
          <w:sz w:val="28"/>
          <w:szCs w:val="28"/>
        </w:rPr>
        <w:t>i</w:t>
      </w:r>
      <w:r w:rsidR="00FD7D3B" w:rsidRPr="00FD7D3B">
        <w:rPr>
          <w:rFonts w:ascii="Arial" w:hAnsi="Arial" w:cs="Arial"/>
          <w:sz w:val="28"/>
          <w:szCs w:val="28"/>
        </w:rPr>
        <w:t>n Jesus' Name</w:t>
      </w:r>
      <w:r>
        <w:rPr>
          <w:rFonts w:ascii="Arial" w:hAnsi="Arial" w:cs="Arial"/>
          <w:sz w:val="28"/>
          <w:szCs w:val="28"/>
        </w:rPr>
        <w:t>’</w:t>
      </w:r>
      <w:r w:rsidR="00CD66EF">
        <w:rPr>
          <w:rFonts w:ascii="Arial" w:hAnsi="Arial" w:cs="Arial"/>
          <w:sz w:val="28"/>
          <w:szCs w:val="28"/>
        </w:rPr>
        <w:t>,</w:t>
      </w:r>
      <w:r w:rsidR="00EC5031">
        <w:rPr>
          <w:rFonts w:ascii="Arial" w:hAnsi="Arial" w:cs="Arial"/>
          <w:sz w:val="28"/>
          <w:szCs w:val="28"/>
        </w:rPr>
        <w:t xml:space="preserve"> </w:t>
      </w:r>
      <w:r w:rsidR="009800C1" w:rsidRPr="009800C1">
        <w:rPr>
          <w:rFonts w:ascii="Arial" w:hAnsi="Arial" w:cs="Arial"/>
          <w:sz w:val="18"/>
          <w:szCs w:val="28"/>
        </w:rPr>
        <w:t>[Apostle Gumbura laughs]</w:t>
      </w:r>
      <w:r w:rsidR="00EC5031">
        <w:rPr>
          <w:rFonts w:ascii="Arial" w:hAnsi="Arial" w:cs="Arial"/>
          <w:sz w:val="28"/>
          <w:szCs w:val="28"/>
        </w:rPr>
        <w:t xml:space="preserve"> </w:t>
      </w:r>
      <w:proofErr w:type="spellStart"/>
      <w:r w:rsidR="00CD66EF" w:rsidRPr="00FD7D3B">
        <w:rPr>
          <w:rFonts w:ascii="Arial" w:hAnsi="Arial" w:cs="Arial"/>
          <w:sz w:val="28"/>
          <w:szCs w:val="28"/>
        </w:rPr>
        <w:t>ndendichidzorera</w:t>
      </w:r>
      <w:proofErr w:type="spellEnd"/>
      <w:r w:rsidR="00FD7D3B" w:rsidRPr="00FD7D3B">
        <w:rPr>
          <w:rFonts w:ascii="Arial" w:hAnsi="Arial" w:cs="Arial"/>
          <w:sz w:val="28"/>
          <w:szCs w:val="28"/>
        </w:rPr>
        <w:t xml:space="preserve">.    </w:t>
      </w:r>
    </w:p>
    <w:p w14:paraId="0DAA666D" w14:textId="29AB3E9B" w:rsidR="00913E3F" w:rsidRDefault="00770691" w:rsidP="00DA29BF">
      <w:pPr>
        <w:jc w:val="both"/>
        <w:rPr>
          <w:rFonts w:ascii="Arial" w:hAnsi="Arial" w:cs="Arial"/>
          <w:sz w:val="28"/>
          <w:szCs w:val="28"/>
        </w:rPr>
      </w:pPr>
      <w:r>
        <w:rPr>
          <w:rFonts w:ascii="Arial" w:hAnsi="Arial" w:cs="Arial"/>
          <w:sz w:val="28"/>
          <w:szCs w:val="28"/>
          <w:vertAlign w:val="superscript"/>
        </w:rPr>
        <w:t xml:space="preserve">66 </w:t>
      </w:r>
      <w:proofErr w:type="spellStart"/>
      <w:r w:rsidR="00FD7D3B" w:rsidRPr="00FD7D3B">
        <w:rPr>
          <w:rFonts w:ascii="Arial" w:hAnsi="Arial" w:cs="Arial"/>
          <w:sz w:val="28"/>
          <w:szCs w:val="28"/>
        </w:rPr>
        <w:t>Ndikakunyeperai</w:t>
      </w:r>
      <w:proofErr w:type="spellEnd"/>
      <w:r w:rsidR="00FD7D3B" w:rsidRPr="00FD7D3B">
        <w:rPr>
          <w:rFonts w:ascii="Arial" w:hAnsi="Arial" w:cs="Arial"/>
          <w:sz w:val="28"/>
          <w:szCs w:val="28"/>
        </w:rPr>
        <w:t xml:space="preserve"> kuti </w:t>
      </w:r>
      <w:proofErr w:type="spellStart"/>
      <w:r w:rsidR="00FD7D3B" w:rsidRPr="00FD7D3B">
        <w:rPr>
          <w:rFonts w:ascii="Arial" w:hAnsi="Arial" w:cs="Arial"/>
          <w:sz w:val="28"/>
          <w:szCs w:val="28"/>
        </w:rPr>
        <w:t>ndinopa</w:t>
      </w:r>
      <w:proofErr w:type="spellEnd"/>
      <w:r w:rsidR="00FD7D3B" w:rsidRPr="00FD7D3B">
        <w:rPr>
          <w:rFonts w:ascii="Arial" w:hAnsi="Arial" w:cs="Arial"/>
          <w:sz w:val="28"/>
          <w:szCs w:val="28"/>
        </w:rPr>
        <w:t xml:space="preserve"> rimwe </w:t>
      </w:r>
      <w:proofErr w:type="spellStart"/>
      <w:r w:rsidR="00FD7D3B" w:rsidRPr="00FD7D3B">
        <w:rPr>
          <w:rFonts w:ascii="Arial" w:hAnsi="Arial" w:cs="Arial"/>
          <w:sz w:val="28"/>
          <w:szCs w:val="28"/>
        </w:rPr>
        <w:t>dama</w:t>
      </w:r>
      <w:proofErr w:type="spellEnd"/>
      <w:r w:rsidR="00FD7D3B" w:rsidRPr="00FD7D3B">
        <w:rPr>
          <w:rFonts w:ascii="Arial" w:hAnsi="Arial" w:cs="Arial"/>
          <w:sz w:val="28"/>
          <w:szCs w:val="28"/>
        </w:rPr>
        <w:t xml:space="preserve"> ahh</w:t>
      </w:r>
      <w:r w:rsidR="00EC5031">
        <w:rPr>
          <w:rFonts w:ascii="Arial" w:hAnsi="Arial" w:cs="Arial"/>
          <w:sz w:val="28"/>
          <w:szCs w:val="28"/>
        </w:rPr>
        <w:t xml:space="preserve"> </w:t>
      </w:r>
      <w:proofErr w:type="spellStart"/>
      <w:r w:rsidR="00EC5031">
        <w:rPr>
          <w:rFonts w:ascii="Arial" w:hAnsi="Arial" w:cs="Arial"/>
          <w:sz w:val="28"/>
          <w:szCs w:val="28"/>
        </w:rPr>
        <w:t>ahh</w:t>
      </w:r>
      <w:proofErr w:type="spellEnd"/>
      <w:r w:rsidR="00CC4F5B">
        <w:rPr>
          <w:rFonts w:ascii="Arial" w:hAnsi="Arial" w:cs="Arial"/>
          <w:sz w:val="28"/>
          <w:szCs w:val="28"/>
        </w:rPr>
        <w:t xml:space="preserve">. </w:t>
      </w:r>
      <w:r w:rsidR="00FD7D3B" w:rsidRPr="00FD7D3B">
        <w:rPr>
          <w:rFonts w:ascii="Arial" w:hAnsi="Arial" w:cs="Arial"/>
          <w:sz w:val="28"/>
          <w:szCs w:val="28"/>
        </w:rPr>
        <w:t>I'm not going to do that</w:t>
      </w:r>
      <w:r w:rsidR="00266048">
        <w:rPr>
          <w:rFonts w:ascii="Arial" w:hAnsi="Arial" w:cs="Arial"/>
          <w:sz w:val="28"/>
          <w:szCs w:val="28"/>
        </w:rPr>
        <w:t>.</w:t>
      </w:r>
      <w:r w:rsidR="00FD7D3B" w:rsidRPr="00FD7D3B">
        <w:rPr>
          <w:rFonts w:ascii="Arial" w:hAnsi="Arial" w:cs="Arial"/>
          <w:sz w:val="28"/>
          <w:szCs w:val="28"/>
        </w:rPr>
        <w:t xml:space="preserve"> </w:t>
      </w:r>
      <w:r w:rsidR="00DA29BF">
        <w:rPr>
          <w:rFonts w:ascii="Arial" w:hAnsi="Arial" w:cs="Arial"/>
          <w:sz w:val="28"/>
          <w:szCs w:val="28"/>
        </w:rPr>
        <w:t>B</w:t>
      </w:r>
      <w:r w:rsidR="00FD7D3B" w:rsidRPr="00FD7D3B">
        <w:rPr>
          <w:rFonts w:ascii="Arial" w:hAnsi="Arial" w:cs="Arial"/>
          <w:sz w:val="28"/>
          <w:szCs w:val="28"/>
        </w:rPr>
        <w:t xml:space="preserve">ecause vanhu ava </w:t>
      </w:r>
      <w:proofErr w:type="spellStart"/>
      <w:r w:rsidR="00FD7D3B" w:rsidRPr="00FD7D3B">
        <w:rPr>
          <w:rFonts w:ascii="Arial" w:hAnsi="Arial" w:cs="Arial"/>
          <w:sz w:val="28"/>
          <w:szCs w:val="28"/>
        </w:rPr>
        <w:t>vajaira</w:t>
      </w:r>
      <w:proofErr w:type="spellEnd"/>
      <w:r w:rsidR="00FD7D3B" w:rsidRPr="00FD7D3B">
        <w:rPr>
          <w:rFonts w:ascii="Arial" w:hAnsi="Arial" w:cs="Arial"/>
          <w:sz w:val="28"/>
          <w:szCs w:val="28"/>
        </w:rPr>
        <w:t xml:space="preserve"> Shoko raMwari kuita </w:t>
      </w:r>
      <w:proofErr w:type="spellStart"/>
      <w:r w:rsidR="00FD7D3B" w:rsidRPr="00FD7D3B">
        <w:rPr>
          <w:rFonts w:ascii="Arial" w:hAnsi="Arial" w:cs="Arial"/>
          <w:sz w:val="28"/>
          <w:szCs w:val="28"/>
        </w:rPr>
        <w:t>zvavanoda</w:t>
      </w:r>
      <w:proofErr w:type="spellEnd"/>
      <w:r w:rsidR="00FD7D3B" w:rsidRPr="00FD7D3B">
        <w:rPr>
          <w:rFonts w:ascii="Arial" w:hAnsi="Arial" w:cs="Arial"/>
          <w:sz w:val="28"/>
          <w:szCs w:val="28"/>
        </w:rPr>
        <w:t xml:space="preserve"> nani...? [Congregation </w:t>
      </w:r>
      <w:r w:rsidR="00063DA1">
        <w:rPr>
          <w:rFonts w:ascii="Arial" w:hAnsi="Arial" w:cs="Arial"/>
          <w:sz w:val="28"/>
          <w:szCs w:val="28"/>
        </w:rPr>
        <w:t>says, “</w:t>
      </w:r>
      <w:proofErr w:type="spellStart"/>
      <w:r w:rsidR="00FD7D3B" w:rsidRPr="00FD7D3B">
        <w:rPr>
          <w:rFonts w:ascii="Arial" w:hAnsi="Arial" w:cs="Arial"/>
          <w:sz w:val="28"/>
          <w:szCs w:val="28"/>
        </w:rPr>
        <w:t>naro</w:t>
      </w:r>
      <w:proofErr w:type="spellEnd"/>
      <w:r w:rsidR="00E1557A">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naro</w:t>
      </w:r>
      <w:proofErr w:type="spellEnd"/>
      <w:r w:rsidR="00E1557A">
        <w:rPr>
          <w:rFonts w:ascii="Arial" w:hAnsi="Arial" w:cs="Arial"/>
          <w:sz w:val="28"/>
          <w:szCs w:val="28"/>
        </w:rPr>
        <w:t>.</w:t>
      </w:r>
      <w:r w:rsidR="00FD7D3B" w:rsidRPr="00FD7D3B">
        <w:rPr>
          <w:rFonts w:ascii="Arial" w:hAnsi="Arial" w:cs="Arial"/>
          <w:sz w:val="28"/>
          <w:szCs w:val="28"/>
        </w:rPr>
        <w:t xml:space="preserve"> I know. I'll be hitting back! </w:t>
      </w:r>
      <w:proofErr w:type="spellStart"/>
      <w:proofErr w:type="gramStart"/>
      <w:r w:rsidR="00FD7D3B" w:rsidRPr="00FD7D3B">
        <w:rPr>
          <w:rFonts w:ascii="Arial" w:hAnsi="Arial" w:cs="Arial"/>
          <w:sz w:val="28"/>
          <w:szCs w:val="28"/>
        </w:rPr>
        <w:t>Nhai</w:t>
      </w:r>
      <w:r w:rsidR="00EA6C50">
        <w:rPr>
          <w:rStyle w:val="CommentReference"/>
          <w:rFonts w:ascii="Arial" w:hAnsi="Arial" w:cs="Arial"/>
          <w:sz w:val="28"/>
          <w:szCs w:val="28"/>
        </w:rPr>
        <w:t>?I</w:t>
      </w:r>
      <w:proofErr w:type="spellEnd"/>
      <w:proofErr w:type="gramEnd"/>
      <w:r w:rsidR="00FD7D3B" w:rsidRPr="00FD7D3B">
        <w:rPr>
          <w:rFonts w:ascii="Arial" w:hAnsi="Arial" w:cs="Arial"/>
          <w:sz w:val="28"/>
          <w:szCs w:val="28"/>
        </w:rPr>
        <w:t xml:space="preserve"> won't I won't sit and take those punches quietly, no. I've suffered from the hands of those men for yea...? [Congregation </w:t>
      </w:r>
      <w:r w:rsidR="00063DA1">
        <w:rPr>
          <w:rFonts w:ascii="Arial" w:hAnsi="Arial" w:cs="Arial"/>
          <w:sz w:val="28"/>
          <w:szCs w:val="28"/>
        </w:rPr>
        <w:t>says, “</w:t>
      </w:r>
      <w:r w:rsidR="00FD7D3B" w:rsidRPr="00FD7D3B">
        <w:rPr>
          <w:rFonts w:ascii="Arial" w:hAnsi="Arial" w:cs="Arial"/>
          <w:sz w:val="28"/>
          <w:szCs w:val="28"/>
        </w:rPr>
        <w:t>for years</w:t>
      </w:r>
      <w:r w:rsidR="00E64B50">
        <w:rPr>
          <w:rFonts w:ascii="Arial" w:hAnsi="Arial" w:cs="Arial"/>
          <w:sz w:val="28"/>
          <w:szCs w:val="28"/>
        </w:rPr>
        <w:t>,</w:t>
      </w:r>
      <w:r w:rsidR="00FD7D3B" w:rsidRPr="00FD7D3B">
        <w:rPr>
          <w:rFonts w:ascii="Arial" w:hAnsi="Arial" w:cs="Arial"/>
          <w:sz w:val="28"/>
          <w:szCs w:val="28"/>
        </w:rPr>
        <w:t>"] for years</w:t>
      </w:r>
      <w:r w:rsidR="00E64B50">
        <w:rPr>
          <w:rFonts w:ascii="Arial" w:hAnsi="Arial" w:cs="Arial"/>
          <w:sz w:val="28"/>
          <w:szCs w:val="28"/>
        </w:rPr>
        <w:t>.</w:t>
      </w:r>
      <w:r w:rsidR="00FD7D3B" w:rsidRPr="00FD7D3B">
        <w:rPr>
          <w:rFonts w:ascii="Arial" w:hAnsi="Arial" w:cs="Arial"/>
          <w:sz w:val="28"/>
          <w:szCs w:val="28"/>
        </w:rPr>
        <w:t xml:space="preserve"> I won't keep sit and I won't take my punches seated, no </w:t>
      </w:r>
      <w:r w:rsidR="00534101">
        <w:rPr>
          <w:rFonts w:ascii="Arial" w:hAnsi="Arial" w:cs="Arial"/>
          <w:sz w:val="28"/>
          <w:szCs w:val="28"/>
        </w:rPr>
        <w:t>ha-</w:t>
      </w:r>
      <w:proofErr w:type="spellStart"/>
      <w:r w:rsidR="00534101">
        <w:rPr>
          <w:rFonts w:ascii="Arial" w:hAnsi="Arial" w:cs="Arial"/>
          <w:sz w:val="28"/>
          <w:szCs w:val="28"/>
        </w:rPr>
        <w:t>maona</w:t>
      </w:r>
      <w:proofErr w:type="spellEnd"/>
      <w:r w:rsidR="00FD7D3B" w:rsidRPr="00FD7D3B">
        <w:rPr>
          <w:rFonts w:ascii="Arial" w:hAnsi="Arial" w:cs="Arial"/>
          <w:sz w:val="28"/>
          <w:szCs w:val="28"/>
        </w:rPr>
        <w:t xml:space="preserve">. </w:t>
      </w:r>
    </w:p>
    <w:p w14:paraId="3779C127" w14:textId="333AF0B5" w:rsidR="00FD7D3B" w:rsidRPr="001D5C3B" w:rsidRDefault="00770691" w:rsidP="00EE1207">
      <w:pPr>
        <w:jc w:val="both"/>
        <w:rPr>
          <w:rFonts w:ascii="Arial" w:hAnsi="Arial" w:cs="Arial"/>
          <w:sz w:val="18"/>
          <w:szCs w:val="18"/>
        </w:rPr>
      </w:pPr>
      <w:r>
        <w:rPr>
          <w:rFonts w:ascii="Arial" w:hAnsi="Arial" w:cs="Arial"/>
          <w:sz w:val="28"/>
          <w:szCs w:val="28"/>
          <w:vertAlign w:val="superscript"/>
        </w:rPr>
        <w:t xml:space="preserve">67 </w:t>
      </w:r>
      <w:proofErr w:type="spellStart"/>
      <w:r w:rsidR="00FD7D3B" w:rsidRPr="00FD7D3B">
        <w:rPr>
          <w:rFonts w:ascii="Arial" w:hAnsi="Arial" w:cs="Arial"/>
          <w:sz w:val="28"/>
          <w:szCs w:val="28"/>
        </w:rPr>
        <w:t>Ndopandinenge</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ndichitaura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pachena</w:t>
      </w:r>
      <w:proofErr w:type="spellEnd"/>
      <w:r w:rsidR="00FD7D3B" w:rsidRPr="00FD7D3B">
        <w:rPr>
          <w:rFonts w:ascii="Arial" w:hAnsi="Arial" w:cs="Arial"/>
          <w:sz w:val="28"/>
          <w:szCs w:val="28"/>
        </w:rPr>
        <w:t xml:space="preserve"> chena kuti, 'imi brother </w:t>
      </w:r>
      <w:proofErr w:type="spellStart"/>
      <w:r w:rsidR="00FD7D3B" w:rsidRPr="00FD7D3B">
        <w:rPr>
          <w:rFonts w:ascii="Arial" w:hAnsi="Arial" w:cs="Arial"/>
          <w:sz w:val="28"/>
          <w:szCs w:val="28"/>
        </w:rPr>
        <w:t>imimi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handimaona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tichitanga</w:t>
      </w:r>
      <w:proofErr w:type="spellEnd"/>
      <w:r w:rsidR="00FD7D3B" w:rsidRPr="00FD7D3B">
        <w:rPr>
          <w:rFonts w:ascii="Arial" w:hAnsi="Arial" w:cs="Arial"/>
          <w:sz w:val="28"/>
          <w:szCs w:val="28"/>
        </w:rPr>
        <w:t xml:space="preserve"> kupinda mu</w:t>
      </w:r>
      <w:r w:rsidR="00FA2C67">
        <w:rPr>
          <w:rFonts w:ascii="Arial" w:hAnsi="Arial" w:cs="Arial"/>
          <w:sz w:val="28"/>
          <w:szCs w:val="28"/>
        </w:rPr>
        <w:t xml:space="preserve"> </w:t>
      </w:r>
      <w:r w:rsidR="00FD7D3B" w:rsidRPr="00FD7D3B">
        <w:rPr>
          <w:rFonts w:ascii="Arial" w:hAnsi="Arial" w:cs="Arial"/>
          <w:sz w:val="28"/>
          <w:szCs w:val="28"/>
        </w:rPr>
        <w:t xml:space="preserve">Message </w:t>
      </w:r>
      <w:proofErr w:type="spellStart"/>
      <w:r w:rsidR="00FD7D3B" w:rsidRPr="00FD7D3B">
        <w:rPr>
          <w:rFonts w:ascii="Arial" w:hAnsi="Arial" w:cs="Arial"/>
          <w:sz w:val="28"/>
          <w:szCs w:val="28"/>
        </w:rPr>
        <w:t>handiti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tichitanga</w:t>
      </w:r>
      <w:proofErr w:type="spellEnd"/>
      <w:r w:rsidR="00FD7D3B" w:rsidRPr="00FD7D3B">
        <w:rPr>
          <w:rFonts w:ascii="Arial" w:hAnsi="Arial" w:cs="Arial"/>
          <w:sz w:val="28"/>
          <w:szCs w:val="28"/>
        </w:rPr>
        <w:t xml:space="preserve"> kupinda mu</w:t>
      </w:r>
      <w:r w:rsidR="00FA2C67">
        <w:rPr>
          <w:rFonts w:ascii="Arial" w:hAnsi="Arial" w:cs="Arial"/>
          <w:sz w:val="28"/>
          <w:szCs w:val="28"/>
        </w:rPr>
        <w:t xml:space="preserve"> </w:t>
      </w:r>
      <w:r w:rsidR="00FD7D3B" w:rsidRPr="00FD7D3B">
        <w:rPr>
          <w:rFonts w:ascii="Arial" w:hAnsi="Arial" w:cs="Arial"/>
          <w:sz w:val="28"/>
          <w:szCs w:val="28"/>
        </w:rPr>
        <w:t xml:space="preserve">Message tiri </w:t>
      </w:r>
      <w:proofErr w:type="spellStart"/>
      <w:r w:rsidR="00FD7D3B" w:rsidRPr="00FD7D3B">
        <w:rPr>
          <w:rFonts w:ascii="Arial" w:hAnsi="Arial" w:cs="Arial"/>
          <w:sz w:val="28"/>
          <w:szCs w:val="28"/>
        </w:rPr>
        <w:t>kuWaterfalls</w:t>
      </w:r>
      <w:proofErr w:type="spellEnd"/>
      <w:r w:rsidR="00FD7D3B" w:rsidRPr="00FD7D3B">
        <w:rPr>
          <w:rFonts w:ascii="Arial" w:hAnsi="Arial" w:cs="Arial"/>
          <w:sz w:val="28"/>
          <w:szCs w:val="28"/>
        </w:rPr>
        <w:t xml:space="preserve"> uko</w:t>
      </w:r>
      <w:r w:rsidR="00FA2C67">
        <w:rPr>
          <w:rFonts w:ascii="Arial" w:hAnsi="Arial" w:cs="Arial"/>
          <w:sz w:val="28"/>
          <w:szCs w:val="28"/>
        </w:rPr>
        <w:t>,</w:t>
      </w:r>
      <w:r w:rsidR="00FD7D3B" w:rsidRPr="00FD7D3B">
        <w:rPr>
          <w:rFonts w:ascii="Arial" w:hAnsi="Arial" w:cs="Arial"/>
          <w:sz w:val="28"/>
          <w:szCs w:val="28"/>
        </w:rPr>
        <w:t xml:space="preserve"> did you want us to know kuti ma</w:t>
      </w:r>
      <w:r w:rsidR="00FA2C67">
        <w:rPr>
          <w:rFonts w:ascii="Arial" w:hAnsi="Arial" w:cs="Arial"/>
          <w:sz w:val="28"/>
          <w:szCs w:val="28"/>
        </w:rPr>
        <w:t xml:space="preserve"> </w:t>
      </w:r>
      <w:r w:rsidR="00FD7D3B" w:rsidRPr="00FD7D3B">
        <w:rPr>
          <w:rFonts w:ascii="Arial" w:hAnsi="Arial" w:cs="Arial"/>
          <w:sz w:val="28"/>
          <w:szCs w:val="28"/>
        </w:rPr>
        <w:t xml:space="preserve">Messages </w:t>
      </w:r>
      <w:proofErr w:type="spellStart"/>
      <w:r w:rsidR="00FD7D3B" w:rsidRPr="00FD7D3B">
        <w:rPr>
          <w:rFonts w:ascii="Arial" w:hAnsi="Arial" w:cs="Arial"/>
          <w:sz w:val="28"/>
          <w:szCs w:val="28"/>
        </w:rPr>
        <w:t>amuri</w:t>
      </w:r>
      <w:proofErr w:type="spellEnd"/>
      <w:r w:rsidR="00FD7D3B" w:rsidRPr="00FD7D3B">
        <w:rPr>
          <w:rFonts w:ascii="Arial" w:hAnsi="Arial" w:cs="Arial"/>
          <w:sz w:val="28"/>
          <w:szCs w:val="28"/>
        </w:rPr>
        <w:t xml:space="preserve"> kuparidza aya ari </w:t>
      </w:r>
      <w:proofErr w:type="spellStart"/>
      <w:r w:rsidR="00FD7D3B" w:rsidRPr="00FD7D3B">
        <w:rPr>
          <w:rFonts w:ascii="Arial" w:hAnsi="Arial" w:cs="Arial"/>
          <w:sz w:val="28"/>
          <w:szCs w:val="28"/>
        </w:rPr>
        <w:t>kubuda</w:t>
      </w:r>
      <w:proofErr w:type="spellEnd"/>
      <w:r w:rsidR="00FD7D3B" w:rsidRPr="00FD7D3B">
        <w:rPr>
          <w:rFonts w:ascii="Arial" w:hAnsi="Arial" w:cs="Arial"/>
          <w:sz w:val="28"/>
          <w:szCs w:val="28"/>
        </w:rPr>
        <w:t xml:space="preserve"> mu</w:t>
      </w:r>
      <w:r w:rsidR="00846487">
        <w:rPr>
          <w:rFonts w:ascii="Arial" w:hAnsi="Arial" w:cs="Arial"/>
          <w:sz w:val="28"/>
          <w:szCs w:val="28"/>
        </w:rPr>
        <w:t xml:space="preserve"> </w:t>
      </w:r>
      <w:r w:rsidR="00FD7D3B" w:rsidRPr="00FD7D3B">
        <w:rPr>
          <w:rFonts w:ascii="Arial" w:hAnsi="Arial" w:cs="Arial"/>
          <w:sz w:val="28"/>
          <w:szCs w:val="28"/>
        </w:rPr>
        <w:t>Spoken</w:t>
      </w:r>
      <w:r w:rsidR="00BE6349">
        <w:rPr>
          <w:rFonts w:ascii="Arial" w:hAnsi="Arial" w:cs="Arial"/>
          <w:sz w:val="28"/>
          <w:szCs w:val="28"/>
        </w:rPr>
        <w:t xml:space="preserve"> </w:t>
      </w:r>
      <w:r w:rsidR="00FD7D3B" w:rsidRPr="00FD7D3B">
        <w:rPr>
          <w:rFonts w:ascii="Arial" w:hAnsi="Arial" w:cs="Arial"/>
          <w:sz w:val="28"/>
          <w:szCs w:val="28"/>
        </w:rPr>
        <w:t>Word</w:t>
      </w:r>
      <w:r w:rsidR="00DF2026">
        <w:rPr>
          <w:rFonts w:ascii="Arial" w:hAnsi="Arial" w:cs="Arial"/>
          <w:sz w:val="28"/>
          <w:szCs w:val="28"/>
        </w:rPr>
        <w:t>?</w:t>
      </w:r>
      <w:r w:rsidR="00FD7D3B" w:rsidRPr="00FD7D3B">
        <w:rPr>
          <w:rFonts w:ascii="Arial" w:hAnsi="Arial" w:cs="Arial"/>
          <w:sz w:val="28"/>
          <w:szCs w:val="28"/>
        </w:rPr>
        <w:t xml:space="preserve">' Everybody </w:t>
      </w:r>
      <w:proofErr w:type="spellStart"/>
      <w:r w:rsidR="00FD7D3B" w:rsidRPr="00FD7D3B">
        <w:rPr>
          <w:rFonts w:ascii="Arial" w:hAnsi="Arial" w:cs="Arial"/>
          <w:sz w:val="28"/>
          <w:szCs w:val="28"/>
        </w:rPr>
        <w:t>endai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muno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w:t>
      </w:r>
      <w:r w:rsidR="001C5543">
        <w:rPr>
          <w:rFonts w:ascii="Arial" w:hAnsi="Arial" w:cs="Arial"/>
          <w:sz w:val="28"/>
          <w:szCs w:val="28"/>
        </w:rPr>
        <w:t>b</w:t>
      </w:r>
      <w:r w:rsidR="00FD7D3B" w:rsidRPr="00FD7D3B">
        <w:rPr>
          <w:rFonts w:ascii="Arial" w:hAnsi="Arial" w:cs="Arial"/>
          <w:sz w:val="28"/>
          <w:szCs w:val="28"/>
        </w:rPr>
        <w:t>vunza</w:t>
      </w:r>
      <w:proofErr w:type="spellEnd"/>
      <w:r w:rsidR="00FD7D3B" w:rsidRPr="00FD7D3B">
        <w:rPr>
          <w:rFonts w:ascii="Arial" w:hAnsi="Arial" w:cs="Arial"/>
          <w:sz w:val="28"/>
          <w:szCs w:val="28"/>
        </w:rPr>
        <w:t xml:space="preserve">, the man was hiding where he got his information </w:t>
      </w:r>
      <w:proofErr w:type="spellStart"/>
      <w:r w:rsidR="00FD7D3B" w:rsidRPr="00FD7D3B">
        <w:rPr>
          <w:rFonts w:ascii="Arial" w:hAnsi="Arial" w:cs="Arial"/>
          <w:sz w:val="28"/>
          <w:szCs w:val="28"/>
        </w:rPr>
        <w:t>fro</w:t>
      </w:r>
      <w:proofErr w:type="spellEnd"/>
      <w:r w:rsidR="00FD7D3B" w:rsidRPr="00FD7D3B">
        <w:rPr>
          <w:rFonts w:ascii="Arial" w:hAnsi="Arial" w:cs="Arial"/>
          <w:sz w:val="28"/>
          <w:szCs w:val="28"/>
        </w:rPr>
        <w:t>...? [</w:t>
      </w:r>
      <w:r w:rsidR="00FD7D3B" w:rsidRPr="005D4948">
        <w:rPr>
          <w:rFonts w:ascii="Arial" w:hAnsi="Arial" w:cs="Arial"/>
          <w:sz w:val="18"/>
          <w:szCs w:val="18"/>
        </w:rPr>
        <w:t xml:space="preserve">Congregation </w:t>
      </w:r>
      <w:r w:rsidR="00063DA1" w:rsidRPr="005D4948">
        <w:rPr>
          <w:rFonts w:ascii="Arial" w:hAnsi="Arial" w:cs="Arial"/>
          <w:sz w:val="18"/>
          <w:szCs w:val="18"/>
        </w:rPr>
        <w:t>says, “</w:t>
      </w:r>
      <w:r w:rsidR="00FD7D3B" w:rsidRPr="005D4948">
        <w:rPr>
          <w:rFonts w:ascii="Arial" w:hAnsi="Arial" w:cs="Arial"/>
          <w:sz w:val="18"/>
          <w:szCs w:val="18"/>
        </w:rPr>
        <w:t>from</w:t>
      </w:r>
      <w:r w:rsidR="000C13E9" w:rsidRPr="005D4948">
        <w:rPr>
          <w:rFonts w:ascii="Arial" w:hAnsi="Arial" w:cs="Arial"/>
          <w:sz w:val="18"/>
          <w:szCs w:val="18"/>
        </w:rPr>
        <w:t>,</w:t>
      </w:r>
      <w:r w:rsidR="00FD7D3B" w:rsidRPr="005D4948">
        <w:rPr>
          <w:rFonts w:ascii="Arial" w:hAnsi="Arial" w:cs="Arial"/>
          <w:sz w:val="18"/>
          <w:szCs w:val="18"/>
        </w:rPr>
        <w:t>"]</w:t>
      </w:r>
      <w:r w:rsidR="00FD7D3B" w:rsidRPr="00FD7D3B">
        <w:rPr>
          <w:rFonts w:ascii="Arial" w:hAnsi="Arial" w:cs="Arial"/>
          <w:sz w:val="28"/>
          <w:szCs w:val="28"/>
        </w:rPr>
        <w:t xml:space="preserve"> from. Ini </w:t>
      </w:r>
      <w:proofErr w:type="spellStart"/>
      <w:r w:rsidR="00FD7D3B" w:rsidRPr="00FD7D3B">
        <w:rPr>
          <w:rFonts w:ascii="Arial" w:hAnsi="Arial" w:cs="Arial"/>
          <w:sz w:val="28"/>
          <w:szCs w:val="28"/>
        </w:rPr>
        <w:t>ndava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kuvaziva</w:t>
      </w:r>
      <w:proofErr w:type="spellEnd"/>
      <w:r w:rsidR="00FD7D3B" w:rsidRPr="00FD7D3B">
        <w:rPr>
          <w:rFonts w:ascii="Arial" w:hAnsi="Arial" w:cs="Arial"/>
          <w:sz w:val="28"/>
          <w:szCs w:val="28"/>
        </w:rPr>
        <w:t xml:space="preserve"> zve, </w:t>
      </w:r>
      <w:proofErr w:type="spellStart"/>
      <w:r w:rsidR="00FD7D3B" w:rsidRPr="00FD7D3B">
        <w:rPr>
          <w:rFonts w:ascii="Arial" w:hAnsi="Arial" w:cs="Arial"/>
          <w:sz w:val="28"/>
          <w:szCs w:val="28"/>
        </w:rPr>
        <w:t>imimi</w:t>
      </w:r>
      <w:proofErr w:type="spellEnd"/>
      <w:r w:rsidR="00FD7D3B" w:rsidRPr="00FD7D3B">
        <w:rPr>
          <w:rFonts w:ascii="Arial" w:hAnsi="Arial" w:cs="Arial"/>
          <w:sz w:val="28"/>
          <w:szCs w:val="28"/>
        </w:rPr>
        <w:t xml:space="preserve"> muri </w:t>
      </w:r>
      <w:proofErr w:type="spellStart"/>
      <w:r w:rsidR="00FD7D3B" w:rsidRPr="00FD7D3B">
        <w:rPr>
          <w:rFonts w:ascii="Arial" w:hAnsi="Arial" w:cs="Arial"/>
          <w:sz w:val="28"/>
          <w:szCs w:val="28"/>
        </w:rPr>
        <w:t>vanyuwani</w:t>
      </w:r>
      <w:proofErr w:type="spellEnd"/>
      <w:r w:rsidR="00FD7D3B" w:rsidRPr="00FD7D3B">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Vaiparidza</w:t>
      </w:r>
      <w:proofErr w:type="spellEnd"/>
      <w:r w:rsidR="00FD7D3B" w:rsidRPr="00FD7D3B">
        <w:rPr>
          <w:rFonts w:ascii="Arial" w:hAnsi="Arial" w:cs="Arial"/>
          <w:sz w:val="28"/>
          <w:szCs w:val="28"/>
        </w:rPr>
        <w:t xml:space="preserve">.... nhai Brother Makaza ndiri </w:t>
      </w:r>
      <w:proofErr w:type="spellStart"/>
      <w:r w:rsidR="00FD7D3B" w:rsidRPr="00FD7D3B">
        <w:rPr>
          <w:rFonts w:ascii="Arial" w:hAnsi="Arial" w:cs="Arial"/>
          <w:sz w:val="28"/>
          <w:szCs w:val="28"/>
        </w:rPr>
        <w:t>kunyepa</w:t>
      </w:r>
      <w:proofErr w:type="spellEnd"/>
      <w:r w:rsidR="00FD7D3B" w:rsidRPr="00FD7D3B">
        <w:rPr>
          <w:rFonts w:ascii="Arial" w:hAnsi="Arial" w:cs="Arial"/>
          <w:sz w:val="28"/>
          <w:szCs w:val="28"/>
        </w:rPr>
        <w:t xml:space="preserve">? </w:t>
      </w:r>
      <w:r w:rsidR="00FD7D3B" w:rsidRPr="00037075">
        <w:rPr>
          <w:rFonts w:ascii="Arial" w:hAnsi="Arial" w:cs="Arial"/>
          <w:sz w:val="18"/>
          <w:szCs w:val="18"/>
        </w:rPr>
        <w:t xml:space="preserve">[Brother Makaza </w:t>
      </w:r>
      <w:r w:rsidR="00063DA1" w:rsidRPr="00037075">
        <w:rPr>
          <w:rFonts w:ascii="Arial" w:hAnsi="Arial" w:cs="Arial"/>
          <w:sz w:val="18"/>
          <w:szCs w:val="18"/>
        </w:rPr>
        <w:t>says, “</w:t>
      </w:r>
      <w:proofErr w:type="spellStart"/>
      <w:r w:rsidR="00FD7D3B" w:rsidRPr="00037075">
        <w:rPr>
          <w:rFonts w:ascii="Arial" w:hAnsi="Arial" w:cs="Arial"/>
          <w:sz w:val="18"/>
          <w:szCs w:val="18"/>
        </w:rPr>
        <w:t>ndizvo</w:t>
      </w:r>
      <w:proofErr w:type="spellEnd"/>
      <w:r w:rsidR="00FD7D3B" w:rsidRPr="00037075">
        <w:rPr>
          <w:rFonts w:ascii="Arial" w:hAnsi="Arial" w:cs="Arial"/>
          <w:sz w:val="18"/>
          <w:szCs w:val="18"/>
        </w:rPr>
        <w:t xml:space="preserve">, </w:t>
      </w:r>
      <w:proofErr w:type="spellStart"/>
      <w:r w:rsidR="00FD7D3B" w:rsidRPr="00037075">
        <w:rPr>
          <w:rFonts w:ascii="Arial" w:hAnsi="Arial" w:cs="Arial"/>
          <w:sz w:val="18"/>
          <w:szCs w:val="18"/>
        </w:rPr>
        <w:t>i</w:t>
      </w:r>
      <w:r w:rsidR="00AA3DC2" w:rsidRPr="00037075">
        <w:rPr>
          <w:rFonts w:ascii="Arial" w:hAnsi="Arial" w:cs="Arial"/>
          <w:sz w:val="18"/>
          <w:szCs w:val="18"/>
        </w:rPr>
        <w:t>chokwadi</w:t>
      </w:r>
      <w:proofErr w:type="spellEnd"/>
      <w:r w:rsidR="00FD7D3B" w:rsidRPr="00037075">
        <w:rPr>
          <w:rFonts w:ascii="Arial" w:hAnsi="Arial" w:cs="Arial"/>
          <w:sz w:val="18"/>
          <w:szCs w:val="18"/>
        </w:rPr>
        <w:t>."]</w:t>
      </w:r>
      <w:r w:rsidR="00FD7D3B" w:rsidRPr="00FD7D3B">
        <w:rPr>
          <w:rFonts w:ascii="Arial" w:hAnsi="Arial" w:cs="Arial"/>
          <w:sz w:val="28"/>
          <w:szCs w:val="28"/>
        </w:rPr>
        <w:t xml:space="preserve"> Vanhu </w:t>
      </w:r>
      <w:proofErr w:type="spellStart"/>
      <w:r w:rsidR="00FD7D3B" w:rsidRPr="00FD7D3B">
        <w:rPr>
          <w:rFonts w:ascii="Arial" w:hAnsi="Arial" w:cs="Arial"/>
          <w:sz w:val="28"/>
          <w:szCs w:val="28"/>
        </w:rPr>
        <w:t>vaibvumirwa</w:t>
      </w:r>
      <w:proofErr w:type="spellEnd"/>
      <w:r w:rsidR="00FD7D3B" w:rsidRPr="00FD7D3B">
        <w:rPr>
          <w:rFonts w:ascii="Arial" w:hAnsi="Arial" w:cs="Arial"/>
          <w:sz w:val="28"/>
          <w:szCs w:val="28"/>
        </w:rPr>
        <w:t xml:space="preserve"> here </w:t>
      </w:r>
      <w:proofErr w:type="spellStart"/>
      <w:r w:rsidR="00FD7D3B" w:rsidRPr="00FD7D3B">
        <w:rPr>
          <w:rFonts w:ascii="Arial" w:hAnsi="Arial" w:cs="Arial"/>
          <w:sz w:val="28"/>
          <w:szCs w:val="28"/>
        </w:rPr>
        <w:t>kupuhwa</w:t>
      </w:r>
      <w:proofErr w:type="spellEnd"/>
      <w:r w:rsidR="00FD7D3B" w:rsidRPr="00FD7D3B">
        <w:rPr>
          <w:rFonts w:ascii="Arial" w:hAnsi="Arial" w:cs="Arial"/>
          <w:sz w:val="28"/>
          <w:szCs w:val="28"/>
        </w:rPr>
        <w:t xml:space="preserve"> </w:t>
      </w:r>
      <w:proofErr w:type="gramStart"/>
      <w:r w:rsidR="00FD7D3B" w:rsidRPr="00FD7D3B">
        <w:rPr>
          <w:rFonts w:ascii="Arial" w:hAnsi="Arial" w:cs="Arial"/>
          <w:sz w:val="28"/>
          <w:szCs w:val="28"/>
        </w:rPr>
        <w:t>ma-ma</w:t>
      </w:r>
      <w:proofErr w:type="gramEnd"/>
      <w:r w:rsidR="00FD7D3B" w:rsidRPr="00FD7D3B">
        <w:rPr>
          <w:rFonts w:ascii="Arial" w:hAnsi="Arial" w:cs="Arial"/>
          <w:sz w:val="28"/>
          <w:szCs w:val="28"/>
        </w:rPr>
        <w:t xml:space="preserve"> Spoken Words? [</w:t>
      </w:r>
      <w:r w:rsidR="00FD7D3B" w:rsidRPr="001D5C3B">
        <w:rPr>
          <w:rFonts w:ascii="Arial" w:hAnsi="Arial" w:cs="Arial"/>
          <w:sz w:val="18"/>
          <w:szCs w:val="18"/>
        </w:rPr>
        <w:t xml:space="preserve">Brother Makaza </w:t>
      </w:r>
      <w:r w:rsidR="00063DA1" w:rsidRPr="001D5C3B">
        <w:rPr>
          <w:rFonts w:ascii="Arial" w:hAnsi="Arial" w:cs="Arial"/>
          <w:sz w:val="18"/>
          <w:szCs w:val="18"/>
        </w:rPr>
        <w:t>says, “</w:t>
      </w:r>
      <w:r w:rsidR="00FD7D3B" w:rsidRPr="001D5C3B">
        <w:rPr>
          <w:rFonts w:ascii="Arial" w:hAnsi="Arial" w:cs="Arial"/>
          <w:sz w:val="18"/>
          <w:szCs w:val="18"/>
        </w:rPr>
        <w:t xml:space="preserve">vanga </w:t>
      </w:r>
      <w:proofErr w:type="spellStart"/>
      <w:r w:rsidR="00FD7D3B" w:rsidRPr="001D5C3B">
        <w:rPr>
          <w:rFonts w:ascii="Arial" w:hAnsi="Arial" w:cs="Arial"/>
          <w:sz w:val="18"/>
          <w:szCs w:val="18"/>
        </w:rPr>
        <w:t>vasingabvumirwe</w:t>
      </w:r>
      <w:proofErr w:type="spellEnd"/>
      <w:r w:rsidR="00996B46" w:rsidRPr="001D5C3B">
        <w:rPr>
          <w:rFonts w:ascii="Arial" w:hAnsi="Arial" w:cs="Arial"/>
          <w:sz w:val="18"/>
          <w:szCs w:val="18"/>
        </w:rPr>
        <w:t xml:space="preserve"> </w:t>
      </w:r>
      <w:proofErr w:type="spellStart"/>
      <w:r w:rsidR="00996B46" w:rsidRPr="001D5C3B">
        <w:rPr>
          <w:rFonts w:ascii="Arial" w:hAnsi="Arial" w:cs="Arial"/>
          <w:sz w:val="18"/>
          <w:szCs w:val="18"/>
        </w:rPr>
        <w:t>kuverenga</w:t>
      </w:r>
      <w:proofErr w:type="spellEnd"/>
      <w:r w:rsidR="00FD7D3B" w:rsidRPr="001D5C3B">
        <w:rPr>
          <w:rFonts w:ascii="Arial" w:hAnsi="Arial" w:cs="Arial"/>
          <w:sz w:val="18"/>
          <w:szCs w:val="18"/>
        </w:rPr>
        <w:t>."]</w:t>
      </w:r>
    </w:p>
    <w:p w14:paraId="46FE2E26" w14:textId="40672935" w:rsidR="00BC4382" w:rsidRDefault="00770691" w:rsidP="00EE1207">
      <w:pPr>
        <w:jc w:val="both"/>
        <w:rPr>
          <w:rFonts w:ascii="Arial" w:hAnsi="Arial" w:cs="Arial"/>
          <w:sz w:val="28"/>
          <w:szCs w:val="28"/>
        </w:rPr>
      </w:pPr>
      <w:r>
        <w:rPr>
          <w:rFonts w:ascii="Arial" w:hAnsi="Arial" w:cs="Arial"/>
          <w:sz w:val="28"/>
          <w:szCs w:val="28"/>
          <w:vertAlign w:val="superscript"/>
        </w:rPr>
        <w:t xml:space="preserve">68 </w:t>
      </w:r>
      <w:r w:rsidR="00FD7D3B" w:rsidRPr="00FD7D3B">
        <w:rPr>
          <w:rFonts w:ascii="Arial" w:hAnsi="Arial" w:cs="Arial"/>
          <w:sz w:val="28"/>
          <w:szCs w:val="28"/>
        </w:rPr>
        <w:t xml:space="preserve">You were not allowed to read a Spoken Word. </w:t>
      </w:r>
      <w:r w:rsidR="00B678F8" w:rsidRPr="00FD7D3B">
        <w:rPr>
          <w:rFonts w:ascii="Arial" w:hAnsi="Arial" w:cs="Arial"/>
          <w:sz w:val="28"/>
          <w:szCs w:val="28"/>
        </w:rPr>
        <w:t>Ini,</w:t>
      </w:r>
      <w:r w:rsidR="00FD7D3B" w:rsidRPr="00FD7D3B">
        <w:rPr>
          <w:rFonts w:ascii="Arial" w:hAnsi="Arial" w:cs="Arial"/>
          <w:sz w:val="28"/>
          <w:szCs w:val="28"/>
        </w:rPr>
        <w:t xml:space="preserve"> I knew the man never believed in the Message never</w:t>
      </w:r>
      <w:r w:rsidR="00A31537">
        <w:rPr>
          <w:rFonts w:ascii="Arial" w:hAnsi="Arial" w:cs="Arial"/>
          <w:sz w:val="28"/>
          <w:szCs w:val="28"/>
        </w:rPr>
        <w:t>.</w:t>
      </w:r>
      <w:r w:rsidR="00FD7D3B" w:rsidRPr="00FD7D3B">
        <w:rPr>
          <w:rFonts w:ascii="Arial" w:hAnsi="Arial" w:cs="Arial"/>
          <w:sz w:val="28"/>
          <w:szCs w:val="28"/>
        </w:rPr>
        <w:t xml:space="preserve"> </w:t>
      </w:r>
      <w:r w:rsidR="00A31537">
        <w:rPr>
          <w:rFonts w:ascii="Arial" w:hAnsi="Arial" w:cs="Arial"/>
          <w:sz w:val="28"/>
          <w:szCs w:val="28"/>
        </w:rPr>
        <w:t>B</w:t>
      </w:r>
      <w:r w:rsidR="00FD7D3B" w:rsidRPr="00FD7D3B">
        <w:rPr>
          <w:rFonts w:ascii="Arial" w:hAnsi="Arial" w:cs="Arial"/>
          <w:sz w:val="28"/>
          <w:szCs w:val="28"/>
        </w:rPr>
        <w:t xml:space="preserve">ut </w:t>
      </w:r>
      <w:r w:rsidR="00AA3DC2">
        <w:rPr>
          <w:rFonts w:ascii="Arial" w:hAnsi="Arial" w:cs="Arial"/>
          <w:sz w:val="28"/>
          <w:szCs w:val="28"/>
        </w:rPr>
        <w:t>I let</w:t>
      </w:r>
      <w:r w:rsidR="00FD7D3B" w:rsidRPr="00FD7D3B">
        <w:rPr>
          <w:rFonts w:ascii="Arial" w:hAnsi="Arial" w:cs="Arial"/>
          <w:sz w:val="28"/>
          <w:szCs w:val="28"/>
        </w:rPr>
        <w:t xml:space="preserve"> that go. </w:t>
      </w:r>
      <w:proofErr w:type="spellStart"/>
      <w:r w:rsidR="00FD7D3B" w:rsidRPr="00FD7D3B">
        <w:rPr>
          <w:rFonts w:ascii="Arial" w:hAnsi="Arial" w:cs="Arial"/>
          <w:sz w:val="28"/>
          <w:szCs w:val="28"/>
        </w:rPr>
        <w:t>Ndikati</w:t>
      </w:r>
      <w:proofErr w:type="spellEnd"/>
      <w:r w:rsidR="00996B46">
        <w:rPr>
          <w:rFonts w:ascii="Arial" w:hAnsi="Arial" w:cs="Arial"/>
          <w:sz w:val="28"/>
          <w:szCs w:val="28"/>
        </w:rPr>
        <w:t>, ‘</w:t>
      </w:r>
      <w:r w:rsidR="00FD7D3B" w:rsidRPr="00FD7D3B">
        <w:rPr>
          <w:rFonts w:ascii="Arial" w:hAnsi="Arial" w:cs="Arial"/>
          <w:sz w:val="28"/>
          <w:szCs w:val="28"/>
        </w:rPr>
        <w:t xml:space="preserve">ahh </w:t>
      </w:r>
      <w:r w:rsidR="00BF4BAC" w:rsidRPr="00FD7D3B">
        <w:rPr>
          <w:rFonts w:ascii="Arial" w:hAnsi="Arial" w:cs="Arial"/>
          <w:sz w:val="28"/>
          <w:szCs w:val="28"/>
        </w:rPr>
        <w:t>well</w:t>
      </w:r>
      <w:r w:rsidR="00BF4BAC" w:rsidRPr="00B773C1">
        <w:rPr>
          <w:rStyle w:val="CommentReference"/>
          <w:rFonts w:ascii="Arial" w:hAnsi="Arial" w:cs="Arial"/>
          <w:sz w:val="28"/>
          <w:szCs w:val="28"/>
        </w:rPr>
        <w:t>,</w:t>
      </w:r>
      <w:r w:rsidR="00BF4BAC">
        <w:rPr>
          <w:rStyle w:val="CommentReference"/>
        </w:rPr>
        <w:t xml:space="preserve"> [</w:t>
      </w:r>
      <w:r w:rsidR="00FD7D3B" w:rsidRPr="001D5C3B">
        <w:rPr>
          <w:rFonts w:ascii="Arial" w:hAnsi="Arial" w:cs="Arial"/>
          <w:sz w:val="18"/>
          <w:szCs w:val="18"/>
        </w:rPr>
        <w:t>Apostle Gumbura claps his hands once]</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zvopera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zvakadaro</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ngatisiyane</w:t>
      </w:r>
      <w:proofErr w:type="spellEnd"/>
      <w:r w:rsidR="00FD7D3B" w:rsidRPr="00FD7D3B">
        <w:rPr>
          <w:rFonts w:ascii="Arial" w:hAnsi="Arial" w:cs="Arial"/>
          <w:sz w:val="28"/>
          <w:szCs w:val="28"/>
        </w:rPr>
        <w:t xml:space="preserve"> nani...</w:t>
      </w:r>
      <w:r w:rsidR="00996B46">
        <w:rPr>
          <w:rFonts w:ascii="Arial" w:hAnsi="Arial" w:cs="Arial"/>
          <w:sz w:val="28"/>
          <w:szCs w:val="28"/>
        </w:rPr>
        <w:t>’</w:t>
      </w:r>
      <w:r w:rsidR="00FD7D3B" w:rsidRPr="00FD7D3B">
        <w:rPr>
          <w:rFonts w:ascii="Arial" w:hAnsi="Arial" w:cs="Arial"/>
          <w:sz w:val="28"/>
          <w:szCs w:val="28"/>
        </w:rPr>
        <w:t xml:space="preserve"> </w:t>
      </w:r>
      <w:proofErr w:type="spellStart"/>
      <w:r w:rsidR="00996B46">
        <w:rPr>
          <w:rFonts w:ascii="Arial" w:hAnsi="Arial" w:cs="Arial"/>
          <w:sz w:val="28"/>
          <w:szCs w:val="28"/>
        </w:rPr>
        <w:t>V</w:t>
      </w:r>
      <w:r w:rsidR="00FD7D3B" w:rsidRPr="00FD7D3B">
        <w:rPr>
          <w:rFonts w:ascii="Arial" w:hAnsi="Arial" w:cs="Arial"/>
          <w:sz w:val="28"/>
          <w:szCs w:val="28"/>
        </w:rPr>
        <w:t>avasingatipi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ti-kuverenge</w:t>
      </w:r>
      <w:proofErr w:type="spellEnd"/>
      <w:r w:rsidR="00FD7D3B" w:rsidRPr="00FD7D3B">
        <w:rPr>
          <w:rFonts w:ascii="Arial" w:hAnsi="Arial" w:cs="Arial"/>
          <w:sz w:val="28"/>
          <w:szCs w:val="28"/>
        </w:rPr>
        <w:t xml:space="preserve"> Spoken Word, vauya ivo </w:t>
      </w:r>
      <w:proofErr w:type="spellStart"/>
      <w:r w:rsidR="00FD7D3B" w:rsidRPr="00FD7D3B">
        <w:rPr>
          <w:rFonts w:ascii="Arial" w:hAnsi="Arial" w:cs="Arial"/>
          <w:sz w:val="28"/>
          <w:szCs w:val="28"/>
        </w:rPr>
        <w:t>voparidza</w:t>
      </w:r>
      <w:proofErr w:type="spellEnd"/>
      <w:r w:rsidR="00FD7D3B" w:rsidRPr="00FD7D3B">
        <w:rPr>
          <w:rFonts w:ascii="Arial" w:hAnsi="Arial" w:cs="Arial"/>
          <w:sz w:val="28"/>
          <w:szCs w:val="28"/>
        </w:rPr>
        <w:t xml:space="preserve">. Kuti </w:t>
      </w:r>
      <w:proofErr w:type="spellStart"/>
      <w:r w:rsidR="00FD7D3B" w:rsidRPr="00FD7D3B">
        <w:rPr>
          <w:rFonts w:ascii="Arial" w:hAnsi="Arial" w:cs="Arial"/>
          <w:sz w:val="28"/>
          <w:szCs w:val="28"/>
        </w:rPr>
        <w:t>tizive</w:t>
      </w:r>
      <w:proofErr w:type="spellEnd"/>
      <w:r w:rsidR="00FD7D3B" w:rsidRPr="00FD7D3B">
        <w:rPr>
          <w:rFonts w:ascii="Arial" w:hAnsi="Arial" w:cs="Arial"/>
          <w:sz w:val="28"/>
          <w:szCs w:val="28"/>
        </w:rPr>
        <w:t xml:space="preserve"> kuti </w:t>
      </w:r>
      <w:proofErr w:type="spellStart"/>
      <w:r w:rsidR="00FD7D3B" w:rsidRPr="00FD7D3B">
        <w:rPr>
          <w:rFonts w:ascii="Arial" w:hAnsi="Arial" w:cs="Arial"/>
          <w:sz w:val="28"/>
          <w:szCs w:val="28"/>
        </w:rPr>
        <w:t>zviri</w:t>
      </w:r>
      <w:proofErr w:type="spellEnd"/>
      <w:r w:rsidR="00FD7D3B" w:rsidRPr="00FD7D3B">
        <w:rPr>
          <w:rFonts w:ascii="Arial" w:hAnsi="Arial" w:cs="Arial"/>
          <w:sz w:val="28"/>
          <w:szCs w:val="28"/>
        </w:rPr>
        <w:t xml:space="preserve"> kubva </w:t>
      </w:r>
      <w:proofErr w:type="spellStart"/>
      <w:r w:rsidR="00D63983">
        <w:rPr>
          <w:rFonts w:ascii="Arial" w:hAnsi="Arial" w:cs="Arial"/>
          <w:sz w:val="28"/>
          <w:szCs w:val="28"/>
        </w:rPr>
        <w:t>kupi</w:t>
      </w:r>
      <w:proofErr w:type="spellEnd"/>
      <w:r w:rsidR="00D63983">
        <w:rPr>
          <w:rFonts w:ascii="Arial" w:hAnsi="Arial" w:cs="Arial"/>
          <w:sz w:val="28"/>
          <w:szCs w:val="28"/>
        </w:rPr>
        <w:t xml:space="preserve"> </w:t>
      </w:r>
      <w:r w:rsidR="00FD7D3B" w:rsidRPr="00FD7D3B">
        <w:rPr>
          <w:rFonts w:ascii="Arial" w:hAnsi="Arial" w:cs="Arial"/>
          <w:sz w:val="28"/>
          <w:szCs w:val="28"/>
        </w:rPr>
        <w:t>ma</w:t>
      </w:r>
      <w:r w:rsidR="00D63983">
        <w:rPr>
          <w:rFonts w:ascii="Arial" w:hAnsi="Arial" w:cs="Arial"/>
          <w:sz w:val="28"/>
          <w:szCs w:val="28"/>
        </w:rPr>
        <w:t xml:space="preserve"> </w:t>
      </w:r>
      <w:r w:rsidR="00FD7D3B" w:rsidRPr="00FD7D3B">
        <w:rPr>
          <w:rFonts w:ascii="Arial" w:hAnsi="Arial" w:cs="Arial"/>
          <w:sz w:val="28"/>
          <w:szCs w:val="28"/>
        </w:rPr>
        <w:t xml:space="preserve">Spoken Words </w:t>
      </w:r>
      <w:proofErr w:type="spellStart"/>
      <w:r w:rsidR="00FD7D3B" w:rsidRPr="00FD7D3B">
        <w:rPr>
          <w:rFonts w:ascii="Arial" w:hAnsi="Arial" w:cs="Arial"/>
          <w:sz w:val="28"/>
          <w:szCs w:val="28"/>
        </w:rPr>
        <w:t>ai</w:t>
      </w:r>
      <w:r w:rsidR="001A0740">
        <w:rPr>
          <w:rFonts w:ascii="Arial" w:hAnsi="Arial" w:cs="Arial"/>
          <w:sz w:val="28"/>
          <w:szCs w:val="28"/>
        </w:rPr>
        <w:t>v</w:t>
      </w:r>
      <w:r w:rsidR="00FD7D3B" w:rsidRPr="00FD7D3B">
        <w:rPr>
          <w:rFonts w:ascii="Arial" w:hAnsi="Arial" w:cs="Arial"/>
          <w:sz w:val="28"/>
          <w:szCs w:val="28"/>
        </w:rPr>
        <w:t>i</w:t>
      </w:r>
      <w:proofErr w:type="spellEnd"/>
      <w:r w:rsidR="00FD7D3B" w:rsidRPr="00FD7D3B">
        <w:rPr>
          <w:rFonts w:ascii="Arial" w:hAnsi="Arial" w:cs="Arial"/>
          <w:sz w:val="28"/>
          <w:szCs w:val="28"/>
        </w:rPr>
        <w:t xml:space="preserve">...? </w:t>
      </w:r>
      <w:r w:rsidR="00FD7D3B" w:rsidRPr="00922E93">
        <w:rPr>
          <w:rFonts w:ascii="Arial" w:hAnsi="Arial" w:cs="Arial"/>
          <w:sz w:val="18"/>
          <w:szCs w:val="18"/>
        </w:rPr>
        <w:t>[</w:t>
      </w:r>
      <w:r w:rsidR="00D701EA" w:rsidRPr="00922E93">
        <w:rPr>
          <w:rFonts w:ascii="Arial" w:hAnsi="Arial" w:cs="Arial"/>
          <w:sz w:val="18"/>
          <w:szCs w:val="18"/>
        </w:rPr>
        <w:t>Brother Makaza</w:t>
      </w:r>
      <w:r w:rsidR="00FD7D3B" w:rsidRPr="00922E93">
        <w:rPr>
          <w:rFonts w:ascii="Arial" w:hAnsi="Arial" w:cs="Arial"/>
          <w:sz w:val="18"/>
          <w:szCs w:val="18"/>
        </w:rPr>
        <w:t xml:space="preserve"> </w:t>
      </w:r>
      <w:r w:rsidR="00063DA1" w:rsidRPr="00922E93">
        <w:rPr>
          <w:rFonts w:ascii="Arial" w:hAnsi="Arial" w:cs="Arial"/>
          <w:sz w:val="18"/>
          <w:szCs w:val="18"/>
        </w:rPr>
        <w:t>says, “</w:t>
      </w:r>
      <w:proofErr w:type="spellStart"/>
      <w:r w:rsidR="00FD7D3B" w:rsidRPr="00922E93">
        <w:rPr>
          <w:rFonts w:ascii="Arial" w:hAnsi="Arial" w:cs="Arial"/>
          <w:sz w:val="18"/>
          <w:szCs w:val="18"/>
        </w:rPr>
        <w:t>aivigwa</w:t>
      </w:r>
      <w:proofErr w:type="spellEnd"/>
      <w:r w:rsidR="00D63983" w:rsidRPr="00922E93">
        <w:rPr>
          <w:rFonts w:ascii="Arial" w:hAnsi="Arial" w:cs="Arial"/>
          <w:sz w:val="18"/>
          <w:szCs w:val="18"/>
        </w:rPr>
        <w:t>,</w:t>
      </w:r>
      <w:r w:rsidR="00FD7D3B" w:rsidRPr="00922E93">
        <w:rPr>
          <w:rFonts w:ascii="Arial" w:hAnsi="Arial" w:cs="Arial"/>
          <w:sz w:val="18"/>
          <w:szCs w:val="1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aivigwa</w:t>
      </w:r>
      <w:proofErr w:type="spellEnd"/>
      <w:r w:rsidR="00FD7D3B" w:rsidRPr="00FD7D3B">
        <w:rPr>
          <w:rFonts w:ascii="Arial" w:hAnsi="Arial" w:cs="Arial"/>
          <w:sz w:val="28"/>
          <w:szCs w:val="28"/>
        </w:rPr>
        <w:t>. The man has always had an ambition</w:t>
      </w:r>
      <w:r w:rsidR="008B14D4">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yekuva</w:t>
      </w:r>
      <w:proofErr w:type="spellEnd"/>
      <w:r w:rsidR="00FD7D3B" w:rsidRPr="00FD7D3B">
        <w:rPr>
          <w:rFonts w:ascii="Arial" w:hAnsi="Arial" w:cs="Arial"/>
          <w:sz w:val="28"/>
          <w:szCs w:val="28"/>
        </w:rPr>
        <w:t xml:space="preserve"> the only pebble on the beach. He has always harboured that ambition</w:t>
      </w:r>
      <w:r w:rsidR="008B14D4">
        <w:rPr>
          <w:rFonts w:ascii="Arial" w:hAnsi="Arial" w:cs="Arial"/>
          <w:sz w:val="28"/>
          <w:szCs w:val="28"/>
        </w:rPr>
        <w:t>,</w:t>
      </w:r>
      <w:r w:rsidR="00FD7D3B" w:rsidRPr="00FD7D3B">
        <w:rPr>
          <w:rFonts w:ascii="Arial" w:hAnsi="Arial" w:cs="Arial"/>
          <w:sz w:val="28"/>
          <w:szCs w:val="28"/>
        </w:rPr>
        <w:t xml:space="preserve"> hupenyu hwavo </w:t>
      </w:r>
      <w:proofErr w:type="spellStart"/>
      <w:r w:rsidR="00FD7D3B" w:rsidRPr="00FD7D3B">
        <w:rPr>
          <w:rFonts w:ascii="Arial" w:hAnsi="Arial" w:cs="Arial"/>
          <w:sz w:val="28"/>
          <w:szCs w:val="28"/>
        </w:rPr>
        <w:t>hwe</w:t>
      </w:r>
      <w:proofErr w:type="spellEnd"/>
      <w:r w:rsidR="00FD7D3B" w:rsidRPr="00FD7D3B">
        <w:rPr>
          <w:rFonts w:ascii="Arial" w:hAnsi="Arial" w:cs="Arial"/>
          <w:sz w:val="28"/>
          <w:szCs w:val="28"/>
        </w:rPr>
        <w:t xml:space="preserve">...? </w:t>
      </w:r>
      <w:proofErr w:type="spellStart"/>
      <w:r w:rsidR="00F5536F">
        <w:rPr>
          <w:rFonts w:ascii="Arial" w:hAnsi="Arial" w:cs="Arial"/>
          <w:sz w:val="28"/>
          <w:szCs w:val="28"/>
        </w:rPr>
        <w:t>H</w:t>
      </w:r>
      <w:r w:rsidR="00FD7D3B" w:rsidRPr="00FD7D3B">
        <w:rPr>
          <w:rFonts w:ascii="Arial" w:hAnsi="Arial" w:cs="Arial"/>
          <w:sz w:val="28"/>
          <w:szCs w:val="28"/>
        </w:rPr>
        <w:t>wese</w:t>
      </w:r>
      <w:proofErr w:type="spellEnd"/>
      <w:r w:rsidR="00FD7D3B" w:rsidRPr="00FD7D3B">
        <w:rPr>
          <w:rFonts w:ascii="Arial" w:hAnsi="Arial" w:cs="Arial"/>
          <w:sz w:val="28"/>
          <w:szCs w:val="28"/>
        </w:rPr>
        <w:t xml:space="preserve">. </w:t>
      </w:r>
    </w:p>
    <w:p w14:paraId="3B6A156D" w14:textId="3529717A" w:rsidR="00AA3DC2" w:rsidRDefault="00770691" w:rsidP="00EE1207">
      <w:pPr>
        <w:jc w:val="both"/>
        <w:rPr>
          <w:rFonts w:ascii="Arial" w:hAnsi="Arial" w:cs="Arial"/>
          <w:sz w:val="28"/>
          <w:szCs w:val="28"/>
        </w:rPr>
      </w:pPr>
      <w:r>
        <w:rPr>
          <w:rFonts w:ascii="Arial" w:hAnsi="Arial" w:cs="Arial"/>
          <w:sz w:val="28"/>
          <w:szCs w:val="28"/>
          <w:vertAlign w:val="superscript"/>
        </w:rPr>
        <w:lastRenderedPageBreak/>
        <w:t xml:space="preserve">69 </w:t>
      </w:r>
      <w:r w:rsidR="00FD7D3B" w:rsidRPr="00FD7D3B">
        <w:rPr>
          <w:rFonts w:ascii="Arial" w:hAnsi="Arial" w:cs="Arial"/>
          <w:sz w:val="28"/>
          <w:szCs w:val="28"/>
        </w:rPr>
        <w:t xml:space="preserve">Unfortunately, we have lived and survived to war </w:t>
      </w:r>
      <w:r w:rsidR="00F839B6" w:rsidRPr="00FD7D3B">
        <w:rPr>
          <w:rFonts w:ascii="Arial" w:hAnsi="Arial" w:cs="Arial"/>
          <w:sz w:val="28"/>
          <w:szCs w:val="28"/>
        </w:rPr>
        <w:t>it,</w:t>
      </w:r>
      <w:r w:rsidR="00FD7D3B" w:rsidRPr="00FD7D3B">
        <w:rPr>
          <w:rFonts w:ascii="Arial" w:hAnsi="Arial" w:cs="Arial"/>
          <w:sz w:val="28"/>
          <w:szCs w:val="28"/>
        </w:rPr>
        <w:t xml:space="preserve"> and we won't keep quiet about it</w:t>
      </w:r>
      <w:r w:rsidR="00F5536F" w:rsidRPr="00F5536F">
        <w:rPr>
          <w:rStyle w:val="CommentReference"/>
          <w:rFonts w:ascii="Arial" w:hAnsi="Arial" w:cs="Arial"/>
          <w:sz w:val="28"/>
          <w:szCs w:val="28"/>
        </w:rPr>
        <w:t xml:space="preserve">, </w:t>
      </w:r>
      <w:r w:rsidR="00534101" w:rsidRPr="00534101">
        <w:rPr>
          <w:rStyle w:val="CommentReference"/>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maona</w:t>
      </w:r>
      <w:proofErr w:type="spellEnd"/>
      <w:r w:rsidR="00D22914">
        <w:rPr>
          <w:rFonts w:ascii="Arial" w:hAnsi="Arial" w:cs="Arial"/>
          <w:sz w:val="28"/>
          <w:szCs w:val="28"/>
        </w:rPr>
        <w:t>.</w:t>
      </w:r>
      <w:r w:rsidR="00FD7D3B" w:rsidRPr="00FD7D3B">
        <w:rPr>
          <w:rFonts w:ascii="Arial" w:hAnsi="Arial" w:cs="Arial"/>
          <w:sz w:val="28"/>
          <w:szCs w:val="28"/>
        </w:rPr>
        <w:t xml:space="preserve"> </w:t>
      </w:r>
      <w:r w:rsidR="00D22914">
        <w:rPr>
          <w:rFonts w:ascii="Arial" w:hAnsi="Arial" w:cs="Arial"/>
          <w:sz w:val="28"/>
          <w:szCs w:val="28"/>
        </w:rPr>
        <w:t>S</w:t>
      </w:r>
      <w:r w:rsidR="00FD7D3B" w:rsidRPr="00FD7D3B">
        <w:rPr>
          <w:rFonts w:ascii="Arial" w:hAnsi="Arial" w:cs="Arial"/>
          <w:sz w:val="28"/>
          <w:szCs w:val="28"/>
        </w:rPr>
        <w:t xml:space="preserve">aka </w:t>
      </w:r>
      <w:proofErr w:type="spellStart"/>
      <w:r w:rsidR="00FD7D3B" w:rsidRPr="00FD7D3B">
        <w:rPr>
          <w:rFonts w:ascii="Arial" w:hAnsi="Arial" w:cs="Arial"/>
          <w:sz w:val="28"/>
          <w:szCs w:val="28"/>
        </w:rPr>
        <w:t>takazo</w:t>
      </w:r>
      <w:proofErr w:type="spellEnd"/>
      <w:r w:rsidR="00FD7D3B" w:rsidRPr="00FD7D3B">
        <w:rPr>
          <w:rFonts w:ascii="Arial" w:hAnsi="Arial" w:cs="Arial"/>
          <w:sz w:val="28"/>
          <w:szCs w:val="28"/>
        </w:rPr>
        <w:t xml:space="preserve"> discover toga</w:t>
      </w:r>
      <w:r w:rsidR="00162EAB">
        <w:rPr>
          <w:rFonts w:ascii="Arial" w:hAnsi="Arial" w:cs="Arial"/>
          <w:sz w:val="28"/>
          <w:szCs w:val="28"/>
        </w:rPr>
        <w:t>,</w:t>
      </w:r>
      <w:r w:rsidR="00FD7D3B" w:rsidRPr="00FD7D3B">
        <w:rPr>
          <w:rFonts w:ascii="Arial" w:hAnsi="Arial" w:cs="Arial"/>
          <w:sz w:val="28"/>
          <w:szCs w:val="28"/>
        </w:rPr>
        <w:t xml:space="preserve"> </w:t>
      </w:r>
      <w:proofErr w:type="spellStart"/>
      <w:r w:rsidR="00FD7D3B" w:rsidRPr="00FD7D3B">
        <w:rPr>
          <w:rFonts w:ascii="Arial" w:hAnsi="Arial" w:cs="Arial"/>
          <w:sz w:val="28"/>
          <w:szCs w:val="28"/>
        </w:rPr>
        <w:t>imwe</w:t>
      </w:r>
      <w:proofErr w:type="spellEnd"/>
      <w:r w:rsidR="00FD7D3B" w:rsidRPr="00FD7D3B">
        <w:rPr>
          <w:rFonts w:ascii="Arial" w:hAnsi="Arial" w:cs="Arial"/>
          <w:sz w:val="28"/>
          <w:szCs w:val="28"/>
        </w:rPr>
        <w:t xml:space="preserve"> hama </w:t>
      </w:r>
      <w:proofErr w:type="spellStart"/>
      <w:r w:rsidR="00FD7D3B" w:rsidRPr="00FD7D3B">
        <w:rPr>
          <w:rFonts w:ascii="Arial" w:hAnsi="Arial" w:cs="Arial"/>
          <w:sz w:val="28"/>
          <w:szCs w:val="28"/>
        </w:rPr>
        <w:t>yasangana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neSpoken</w:t>
      </w:r>
      <w:proofErr w:type="spellEnd"/>
      <w:r w:rsidR="00FD7D3B" w:rsidRPr="00FD7D3B">
        <w:rPr>
          <w:rFonts w:ascii="Arial" w:hAnsi="Arial" w:cs="Arial"/>
          <w:sz w:val="28"/>
          <w:szCs w:val="28"/>
        </w:rPr>
        <w:t xml:space="preserve"> Word pamusoro pe wardrobe </w:t>
      </w:r>
      <w:proofErr w:type="spellStart"/>
      <w:r w:rsidR="00FD7D3B" w:rsidRPr="00FD7D3B">
        <w:rPr>
          <w:rFonts w:ascii="Arial" w:hAnsi="Arial" w:cs="Arial"/>
          <w:sz w:val="28"/>
          <w:szCs w:val="28"/>
        </w:rPr>
        <w:t>tichienda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kuWestwood</w:t>
      </w:r>
      <w:proofErr w:type="spellEnd"/>
      <w:r w:rsidR="00FD7D3B" w:rsidRPr="00FD7D3B">
        <w:rPr>
          <w:rFonts w:ascii="Arial" w:hAnsi="Arial" w:cs="Arial"/>
          <w:sz w:val="28"/>
          <w:szCs w:val="28"/>
        </w:rPr>
        <w:t xml:space="preserve"> uko. </w:t>
      </w:r>
      <w:proofErr w:type="spellStart"/>
      <w:r w:rsidR="00FD7D3B" w:rsidRPr="00FD7D3B">
        <w:rPr>
          <w:rFonts w:ascii="Arial" w:hAnsi="Arial" w:cs="Arial"/>
          <w:sz w:val="28"/>
          <w:szCs w:val="28"/>
        </w:rPr>
        <w:t>Ndokuona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pama</w:t>
      </w:r>
      <w:proofErr w:type="spellEnd"/>
      <w:r w:rsidR="00FD7D3B" w:rsidRPr="00FD7D3B">
        <w:rPr>
          <w:rFonts w:ascii="Arial" w:hAnsi="Arial" w:cs="Arial"/>
          <w:sz w:val="28"/>
          <w:szCs w:val="28"/>
        </w:rPr>
        <w:t xml:space="preserve"> Spoken Word paya, </w:t>
      </w:r>
      <w:proofErr w:type="spellStart"/>
      <w:r w:rsidR="00FD7D3B" w:rsidRPr="00FD7D3B">
        <w:rPr>
          <w:rFonts w:ascii="Arial" w:hAnsi="Arial" w:cs="Arial"/>
          <w:sz w:val="28"/>
          <w:szCs w:val="28"/>
        </w:rPr>
        <w:t>painy</w:t>
      </w:r>
      <w:r w:rsidR="00AA3DC2">
        <w:rPr>
          <w:rFonts w:ascii="Arial" w:hAnsi="Arial" w:cs="Arial"/>
          <w:sz w:val="28"/>
          <w:szCs w:val="28"/>
        </w:rPr>
        <w:t>o</w:t>
      </w:r>
      <w:r w:rsidR="00FD7D3B" w:rsidRPr="00FD7D3B">
        <w:rPr>
          <w:rFonts w:ascii="Arial" w:hAnsi="Arial" w:cs="Arial"/>
          <w:sz w:val="28"/>
          <w:szCs w:val="28"/>
        </w:rPr>
        <w:t>rwa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addre</w:t>
      </w:r>
      <w:proofErr w:type="spellEnd"/>
      <w:r w:rsidR="00FD7D3B" w:rsidRPr="00FD7D3B">
        <w:rPr>
          <w:rFonts w:ascii="Arial" w:hAnsi="Arial" w:cs="Arial"/>
          <w:sz w:val="28"/>
          <w:szCs w:val="28"/>
        </w:rPr>
        <w:t>...</w:t>
      </w:r>
      <w:r w:rsidR="00572D23">
        <w:rPr>
          <w:rFonts w:ascii="Arial" w:hAnsi="Arial" w:cs="Arial"/>
          <w:sz w:val="28"/>
          <w:szCs w:val="28"/>
        </w:rPr>
        <w:t>?</w:t>
      </w:r>
      <w:r w:rsidR="00FD7D3B" w:rsidRPr="00FD7D3B">
        <w:rPr>
          <w:rFonts w:ascii="Arial" w:hAnsi="Arial" w:cs="Arial"/>
          <w:sz w:val="28"/>
          <w:szCs w:val="28"/>
        </w:rPr>
        <w:t xml:space="preserve"> </w:t>
      </w:r>
      <w:r w:rsidR="00162EAB">
        <w:rPr>
          <w:rFonts w:ascii="Arial" w:hAnsi="Arial" w:cs="Arial"/>
          <w:sz w:val="28"/>
          <w:szCs w:val="28"/>
        </w:rPr>
        <w:t>A</w:t>
      </w:r>
      <w:r w:rsidR="00FD7D3B" w:rsidRPr="00FD7D3B">
        <w:rPr>
          <w:rFonts w:ascii="Arial" w:hAnsi="Arial" w:cs="Arial"/>
          <w:sz w:val="28"/>
          <w:szCs w:val="28"/>
        </w:rPr>
        <w:t xml:space="preserve">ddress. </w:t>
      </w:r>
      <w:proofErr w:type="spellStart"/>
      <w:r w:rsidR="00FD7D3B" w:rsidRPr="00FD7D3B">
        <w:rPr>
          <w:rFonts w:ascii="Arial" w:hAnsi="Arial" w:cs="Arial"/>
          <w:sz w:val="28"/>
          <w:szCs w:val="28"/>
        </w:rPr>
        <w:t>Ndokupanana</w:t>
      </w:r>
      <w:proofErr w:type="spellEnd"/>
      <w:r w:rsidR="00FD7D3B" w:rsidRPr="00FD7D3B">
        <w:rPr>
          <w:rFonts w:ascii="Arial" w:hAnsi="Arial" w:cs="Arial"/>
          <w:sz w:val="28"/>
          <w:szCs w:val="28"/>
        </w:rPr>
        <w:t xml:space="preserve"> address </w:t>
      </w:r>
      <w:proofErr w:type="spellStart"/>
      <w:r w:rsidR="00FD7D3B" w:rsidRPr="00FD7D3B">
        <w:rPr>
          <w:rFonts w:ascii="Arial" w:hAnsi="Arial" w:cs="Arial"/>
          <w:sz w:val="28"/>
          <w:szCs w:val="28"/>
        </w:rPr>
        <w:t>dziya</w:t>
      </w:r>
      <w:proofErr w:type="spellEnd"/>
      <w:r w:rsidR="00FD7D3B" w:rsidRPr="00FD7D3B">
        <w:rPr>
          <w:rFonts w:ascii="Arial" w:hAnsi="Arial" w:cs="Arial"/>
          <w:sz w:val="28"/>
          <w:szCs w:val="28"/>
        </w:rPr>
        <w:t xml:space="preserve"> vanhu </w:t>
      </w:r>
      <w:proofErr w:type="spellStart"/>
      <w:r w:rsidR="00FD7D3B" w:rsidRPr="00FD7D3B">
        <w:rPr>
          <w:rFonts w:ascii="Arial" w:hAnsi="Arial" w:cs="Arial"/>
          <w:sz w:val="28"/>
          <w:szCs w:val="28"/>
        </w:rPr>
        <w:t>ndokutanga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kunyora</w:t>
      </w:r>
      <w:proofErr w:type="spellEnd"/>
      <w:r w:rsidR="00162EAB">
        <w:rPr>
          <w:rFonts w:ascii="Arial" w:hAnsi="Arial" w:cs="Arial"/>
          <w:sz w:val="28"/>
          <w:szCs w:val="28"/>
        </w:rPr>
        <w:t>,</w:t>
      </w:r>
      <w:r w:rsidR="00FD7D3B" w:rsidRPr="00FD7D3B">
        <w:rPr>
          <w:rFonts w:ascii="Arial" w:hAnsi="Arial" w:cs="Arial"/>
          <w:sz w:val="28"/>
          <w:szCs w:val="28"/>
        </w:rPr>
        <w:t xml:space="preserve"> </w:t>
      </w:r>
      <w:proofErr w:type="spellStart"/>
      <w:r w:rsidR="00100960">
        <w:rPr>
          <w:rFonts w:ascii="Arial" w:hAnsi="Arial" w:cs="Arial"/>
          <w:sz w:val="28"/>
          <w:szCs w:val="28"/>
        </w:rPr>
        <w:t>M</w:t>
      </w:r>
      <w:r w:rsidR="00FD7D3B" w:rsidRPr="00FD7D3B">
        <w:rPr>
          <w:rFonts w:ascii="Arial" w:hAnsi="Arial" w:cs="Arial"/>
          <w:sz w:val="28"/>
          <w:szCs w:val="28"/>
        </w:rPr>
        <w:t>a</w:t>
      </w:r>
      <w:r w:rsidR="00100960">
        <w:rPr>
          <w:rFonts w:ascii="Arial" w:hAnsi="Arial" w:cs="Arial"/>
          <w:sz w:val="28"/>
          <w:szCs w:val="28"/>
        </w:rPr>
        <w:t>b</w:t>
      </w:r>
      <w:r w:rsidR="00FD7D3B" w:rsidRPr="00FD7D3B">
        <w:rPr>
          <w:rFonts w:ascii="Arial" w:hAnsi="Arial" w:cs="Arial"/>
          <w:sz w:val="28"/>
          <w:szCs w:val="28"/>
        </w:rPr>
        <w:t>huku</w:t>
      </w:r>
      <w:proofErr w:type="spellEnd"/>
      <w:r w:rsidR="00FD7D3B" w:rsidRPr="00FD7D3B">
        <w:rPr>
          <w:rFonts w:ascii="Arial" w:hAnsi="Arial" w:cs="Arial"/>
          <w:sz w:val="28"/>
          <w:szCs w:val="28"/>
        </w:rPr>
        <w:t xml:space="preserve"> aya </w:t>
      </w:r>
      <w:proofErr w:type="spellStart"/>
      <w:r w:rsidR="00FD7D3B" w:rsidRPr="00FD7D3B">
        <w:rPr>
          <w:rFonts w:ascii="Arial" w:hAnsi="Arial" w:cs="Arial"/>
          <w:sz w:val="28"/>
          <w:szCs w:val="28"/>
        </w:rPr>
        <w:t>ndobva</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a</w:t>
      </w:r>
      <w:r w:rsidR="00AA3DC2">
        <w:rPr>
          <w:rFonts w:ascii="Arial" w:hAnsi="Arial" w:cs="Arial"/>
          <w:sz w:val="28"/>
          <w:szCs w:val="28"/>
        </w:rPr>
        <w:t>t</w:t>
      </w:r>
      <w:r w:rsidR="00FD7D3B" w:rsidRPr="00FD7D3B">
        <w:rPr>
          <w:rFonts w:ascii="Arial" w:hAnsi="Arial" w:cs="Arial"/>
          <w:sz w:val="28"/>
          <w:szCs w:val="28"/>
        </w:rPr>
        <w:t>i</w:t>
      </w:r>
      <w:proofErr w:type="spellEnd"/>
      <w:r w:rsidR="00FD7D3B" w:rsidRPr="00FD7D3B">
        <w:rPr>
          <w:rFonts w:ascii="Arial" w:hAnsi="Arial" w:cs="Arial"/>
          <w:sz w:val="28"/>
          <w:szCs w:val="28"/>
        </w:rPr>
        <w:t xml:space="preserve"> tekeshe. Brother Powerman Alexanda </w:t>
      </w:r>
      <w:proofErr w:type="spellStart"/>
      <w:r w:rsidR="00FD7D3B" w:rsidRPr="00FD7D3B">
        <w:rPr>
          <w:rFonts w:ascii="Arial" w:hAnsi="Arial" w:cs="Arial"/>
          <w:sz w:val="28"/>
          <w:szCs w:val="28"/>
        </w:rPr>
        <w:t>zvikanzi</w:t>
      </w:r>
      <w:proofErr w:type="spellEnd"/>
      <w:r w:rsidR="00FD7D3B" w:rsidRPr="00FD7D3B">
        <w:rPr>
          <w:rFonts w:ascii="Arial" w:hAnsi="Arial" w:cs="Arial"/>
          <w:sz w:val="28"/>
          <w:szCs w:val="28"/>
        </w:rPr>
        <w:t xml:space="preserve"> </w:t>
      </w:r>
      <w:proofErr w:type="spellStart"/>
      <w:r w:rsidR="00FD7D3B" w:rsidRPr="00FD7D3B">
        <w:rPr>
          <w:rFonts w:ascii="Arial" w:hAnsi="Arial" w:cs="Arial"/>
          <w:sz w:val="28"/>
          <w:szCs w:val="28"/>
        </w:rPr>
        <w:t>chiregerai</w:t>
      </w:r>
      <w:proofErr w:type="spellEnd"/>
      <w:r w:rsidR="00FD7D3B" w:rsidRPr="00FD7D3B">
        <w:rPr>
          <w:rFonts w:ascii="Arial" w:hAnsi="Arial" w:cs="Arial"/>
          <w:sz w:val="28"/>
          <w:szCs w:val="28"/>
        </w:rPr>
        <w:t xml:space="preserve"> vanhu </w:t>
      </w:r>
      <w:proofErr w:type="spellStart"/>
      <w:r w:rsidR="00FD7D3B" w:rsidRPr="00FD7D3B">
        <w:rPr>
          <w:rFonts w:ascii="Arial" w:hAnsi="Arial" w:cs="Arial"/>
          <w:sz w:val="28"/>
          <w:szCs w:val="28"/>
        </w:rPr>
        <w:t>vaverenge</w:t>
      </w:r>
      <w:proofErr w:type="spellEnd"/>
      <w:r w:rsidR="00FD7D3B" w:rsidRPr="00FD7D3B">
        <w:rPr>
          <w:rFonts w:ascii="Arial" w:hAnsi="Arial" w:cs="Arial"/>
          <w:sz w:val="28"/>
          <w:szCs w:val="28"/>
        </w:rPr>
        <w:t xml:space="preserve"> hazvina mhosva</w:t>
      </w:r>
      <w:r w:rsidR="00E84D3B">
        <w:rPr>
          <w:rFonts w:ascii="Arial" w:hAnsi="Arial" w:cs="Arial"/>
          <w:sz w:val="28"/>
          <w:szCs w:val="28"/>
        </w:rPr>
        <w:t>.</w:t>
      </w:r>
    </w:p>
    <w:p w14:paraId="5F7B3DA6" w14:textId="13E9809D" w:rsidR="00AD25F7" w:rsidRDefault="00770691" w:rsidP="00EE1207">
      <w:pPr>
        <w:jc w:val="both"/>
        <w:rPr>
          <w:rFonts w:ascii="Arial" w:hAnsi="Arial" w:cs="Arial"/>
          <w:sz w:val="28"/>
          <w:szCs w:val="28"/>
        </w:rPr>
      </w:pPr>
      <w:r>
        <w:rPr>
          <w:rFonts w:ascii="Arial" w:hAnsi="Arial" w:cs="Arial"/>
          <w:sz w:val="28"/>
          <w:szCs w:val="28"/>
          <w:vertAlign w:val="superscript"/>
        </w:rPr>
        <w:t xml:space="preserve">70 </w:t>
      </w:r>
      <w:r w:rsidR="00D635B9" w:rsidRPr="00D635B9">
        <w:rPr>
          <w:rFonts w:ascii="Arial" w:hAnsi="Arial" w:cs="Arial"/>
          <w:sz w:val="28"/>
          <w:szCs w:val="28"/>
        </w:rPr>
        <w:t xml:space="preserve">Ndokutozoona kuti ahh they are for free distribution these </w:t>
      </w:r>
      <w:r w:rsidR="00156C42">
        <w:rPr>
          <w:rFonts w:ascii="Arial" w:hAnsi="Arial" w:cs="Arial"/>
          <w:sz w:val="28"/>
          <w:szCs w:val="28"/>
        </w:rPr>
        <w:t>b</w:t>
      </w:r>
      <w:r w:rsidR="00156C42" w:rsidRPr="00D635B9">
        <w:rPr>
          <w:rFonts w:ascii="Arial" w:hAnsi="Arial" w:cs="Arial"/>
          <w:sz w:val="28"/>
          <w:szCs w:val="28"/>
        </w:rPr>
        <w:t>ooks</w:t>
      </w:r>
      <w:r w:rsidR="00156C42">
        <w:rPr>
          <w:rFonts w:ascii="Arial" w:hAnsi="Arial" w:cs="Arial"/>
          <w:sz w:val="28"/>
          <w:szCs w:val="28"/>
        </w:rPr>
        <w:t>;</w:t>
      </w:r>
      <w:r w:rsidR="00E72A27">
        <w:rPr>
          <w:rFonts w:ascii="Arial" w:hAnsi="Arial" w:cs="Arial"/>
          <w:sz w:val="28"/>
          <w:szCs w:val="28"/>
        </w:rPr>
        <w:t xml:space="preserve"> t</w:t>
      </w:r>
      <w:r w:rsidR="00D635B9" w:rsidRPr="00D635B9">
        <w:rPr>
          <w:rFonts w:ascii="Arial" w:hAnsi="Arial" w:cs="Arial"/>
          <w:sz w:val="28"/>
          <w:szCs w:val="28"/>
        </w:rPr>
        <w:t xml:space="preserve">he man </w:t>
      </w:r>
      <w:r w:rsidR="00E72A27">
        <w:rPr>
          <w:rFonts w:ascii="Arial" w:hAnsi="Arial" w:cs="Arial"/>
          <w:sz w:val="28"/>
          <w:szCs w:val="28"/>
        </w:rPr>
        <w:t>didn’t want</w:t>
      </w:r>
      <w:r w:rsidR="00D635B9" w:rsidRPr="00D635B9">
        <w:rPr>
          <w:rFonts w:ascii="Arial" w:hAnsi="Arial" w:cs="Arial"/>
          <w:sz w:val="28"/>
          <w:szCs w:val="28"/>
        </w:rPr>
        <w:t xml:space="preserve">. What did the man do? The man was coming from </w:t>
      </w:r>
      <w:proofErr w:type="spellStart"/>
      <w:r w:rsidR="00D635B9" w:rsidRPr="00D635B9">
        <w:rPr>
          <w:rFonts w:ascii="Arial" w:hAnsi="Arial" w:cs="Arial"/>
          <w:sz w:val="28"/>
          <w:szCs w:val="28"/>
        </w:rPr>
        <w:t>Sengwayo</w:t>
      </w:r>
      <w:proofErr w:type="spellEnd"/>
      <w:r w:rsidR="00D635B9" w:rsidRPr="00D635B9">
        <w:rPr>
          <w:rFonts w:ascii="Arial" w:hAnsi="Arial" w:cs="Arial"/>
          <w:sz w:val="28"/>
          <w:szCs w:val="28"/>
        </w:rPr>
        <w:t xml:space="preserve">, this I </w:t>
      </w:r>
      <w:r w:rsidR="00F839B6" w:rsidRPr="00D635B9">
        <w:rPr>
          <w:rFonts w:ascii="Arial" w:hAnsi="Arial" w:cs="Arial"/>
          <w:sz w:val="28"/>
          <w:szCs w:val="28"/>
        </w:rPr>
        <w:t>say,</w:t>
      </w:r>
      <w:r w:rsidR="00D635B9" w:rsidRPr="00D635B9">
        <w:rPr>
          <w:rFonts w:ascii="Arial" w:hAnsi="Arial" w:cs="Arial"/>
          <w:sz w:val="28"/>
          <w:szCs w:val="28"/>
        </w:rPr>
        <w:t xml:space="preserve"> and God is my witness. The man was coming from </w:t>
      </w:r>
      <w:proofErr w:type="spellStart"/>
      <w:r w:rsidR="00D635B9" w:rsidRPr="00D635B9">
        <w:rPr>
          <w:rFonts w:ascii="Arial" w:hAnsi="Arial" w:cs="Arial"/>
          <w:sz w:val="28"/>
          <w:szCs w:val="28"/>
        </w:rPr>
        <w:t>Sengwayo</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kwa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Sengwayo</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VaSengwayo</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ndovaive</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netsika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yekuti</w:t>
      </w:r>
      <w:proofErr w:type="spellEnd"/>
      <w:r w:rsidR="00D635B9" w:rsidRPr="00D635B9">
        <w:rPr>
          <w:rFonts w:ascii="Arial" w:hAnsi="Arial" w:cs="Arial"/>
          <w:sz w:val="28"/>
          <w:szCs w:val="28"/>
        </w:rPr>
        <w:t xml:space="preserve"> </w:t>
      </w:r>
      <w:proofErr w:type="spellStart"/>
      <w:r w:rsidR="00E72A27">
        <w:rPr>
          <w:rFonts w:ascii="Arial" w:hAnsi="Arial" w:cs="Arial"/>
          <w:sz w:val="28"/>
          <w:szCs w:val="28"/>
        </w:rPr>
        <w:t>vaiti</w:t>
      </w:r>
      <w:proofErr w:type="spellEnd"/>
      <w:r w:rsidR="00E72A27">
        <w:rPr>
          <w:rFonts w:ascii="Arial" w:hAnsi="Arial" w:cs="Arial"/>
          <w:sz w:val="28"/>
          <w:szCs w:val="28"/>
        </w:rPr>
        <w:t xml:space="preserve"> </w:t>
      </w:r>
      <w:proofErr w:type="spellStart"/>
      <w:r w:rsidR="00D635B9" w:rsidRPr="00D635B9">
        <w:rPr>
          <w:rFonts w:ascii="Arial" w:hAnsi="Arial" w:cs="Arial"/>
          <w:sz w:val="28"/>
          <w:szCs w:val="28"/>
        </w:rPr>
        <w:t>vakakufonera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na</w:t>
      </w:r>
      <w:proofErr w:type="spellEnd"/>
      <w:r w:rsidR="00D635B9" w:rsidRPr="00D635B9">
        <w:rPr>
          <w:rFonts w:ascii="Arial" w:hAnsi="Arial" w:cs="Arial"/>
          <w:sz w:val="28"/>
          <w:szCs w:val="28"/>
        </w:rPr>
        <w:t xml:space="preserve"> 1 </w:t>
      </w:r>
      <w:proofErr w:type="spellStart"/>
      <w:r w:rsidR="00D635B9" w:rsidRPr="00D635B9">
        <w:rPr>
          <w:rFonts w:ascii="Arial" w:hAnsi="Arial" w:cs="Arial"/>
          <w:sz w:val="28"/>
          <w:szCs w:val="28"/>
        </w:rPr>
        <w:t>a.m</w:t>
      </w:r>
      <w:proofErr w:type="spellEnd"/>
      <w:r w:rsidR="00D635B9" w:rsidRPr="00D635B9">
        <w:rPr>
          <w:rFonts w:ascii="Arial" w:hAnsi="Arial" w:cs="Arial"/>
          <w:sz w:val="28"/>
          <w:szCs w:val="28"/>
        </w:rPr>
        <w:t xml:space="preserve"> kuti, '</w:t>
      </w:r>
      <w:proofErr w:type="spellStart"/>
      <w:r w:rsidR="00D635B9" w:rsidRPr="00D635B9">
        <w:rPr>
          <w:rFonts w:ascii="Arial" w:hAnsi="Arial" w:cs="Arial"/>
          <w:sz w:val="28"/>
          <w:szCs w:val="28"/>
        </w:rPr>
        <w:t>ndiBrother</w:t>
      </w:r>
      <w:proofErr w:type="spellEnd"/>
      <w:r w:rsidR="00D635B9" w:rsidRPr="00D635B9">
        <w:rPr>
          <w:rFonts w:ascii="Arial" w:hAnsi="Arial" w:cs="Arial"/>
          <w:sz w:val="28"/>
          <w:szCs w:val="28"/>
        </w:rPr>
        <w:t xml:space="preserve"> Chuma?', 1 am, '</w:t>
      </w:r>
      <w:proofErr w:type="spellStart"/>
      <w:r w:rsidR="00D635B9" w:rsidRPr="00D635B9">
        <w:rPr>
          <w:rFonts w:ascii="Arial" w:hAnsi="Arial" w:cs="Arial"/>
          <w:sz w:val="28"/>
          <w:szCs w:val="28"/>
        </w:rPr>
        <w:t>ndoda</w:t>
      </w:r>
      <w:proofErr w:type="spellEnd"/>
      <w:r w:rsidR="00D635B9" w:rsidRPr="00D635B9">
        <w:rPr>
          <w:rFonts w:ascii="Arial" w:hAnsi="Arial" w:cs="Arial"/>
          <w:sz w:val="28"/>
          <w:szCs w:val="28"/>
        </w:rPr>
        <w:t xml:space="preserve"> kuti </w:t>
      </w:r>
      <w:proofErr w:type="spellStart"/>
      <w:r w:rsidR="00D635B9" w:rsidRPr="00D635B9">
        <w:rPr>
          <w:rFonts w:ascii="Arial" w:hAnsi="Arial" w:cs="Arial"/>
          <w:sz w:val="28"/>
          <w:szCs w:val="28"/>
        </w:rPr>
        <w:t>muuye</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kuno</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kuBhuruwayo</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Ukadaidzwa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naVaSengwayo</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na</w:t>
      </w:r>
      <w:proofErr w:type="spellEnd"/>
      <w:r w:rsidR="00D635B9" w:rsidRPr="00D635B9">
        <w:rPr>
          <w:rFonts w:ascii="Arial" w:hAnsi="Arial" w:cs="Arial"/>
          <w:sz w:val="28"/>
          <w:szCs w:val="28"/>
        </w:rPr>
        <w:t xml:space="preserve"> 1 </w:t>
      </w:r>
      <w:proofErr w:type="spellStart"/>
      <w:r w:rsidR="00D635B9" w:rsidRPr="00D635B9">
        <w:rPr>
          <w:rFonts w:ascii="Arial" w:hAnsi="Arial" w:cs="Arial"/>
          <w:sz w:val="28"/>
          <w:szCs w:val="28"/>
        </w:rPr>
        <w:t>a.m</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waitoenda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husiku</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ihwohwo</w:t>
      </w:r>
      <w:proofErr w:type="spellEnd"/>
      <w:r w:rsidR="00D635B9" w:rsidRPr="00D635B9">
        <w:rPr>
          <w:rFonts w:ascii="Arial" w:hAnsi="Arial" w:cs="Arial"/>
          <w:sz w:val="28"/>
          <w:szCs w:val="28"/>
        </w:rPr>
        <w:t>.</w:t>
      </w:r>
      <w:r w:rsidR="00AD25F7">
        <w:rPr>
          <w:rFonts w:ascii="Arial" w:hAnsi="Arial" w:cs="Arial"/>
          <w:sz w:val="28"/>
          <w:szCs w:val="28"/>
        </w:rPr>
        <w:t xml:space="preserve"> </w:t>
      </w:r>
      <w:r w:rsidR="00D635B9" w:rsidRPr="00D635B9">
        <w:rPr>
          <w:rFonts w:ascii="Arial" w:hAnsi="Arial" w:cs="Arial"/>
          <w:sz w:val="28"/>
          <w:szCs w:val="28"/>
        </w:rPr>
        <w:t xml:space="preserve">Then </w:t>
      </w:r>
      <w:proofErr w:type="spellStart"/>
      <w:r w:rsidR="00D635B9" w:rsidRPr="00D635B9">
        <w:rPr>
          <w:rFonts w:ascii="Arial" w:hAnsi="Arial" w:cs="Arial"/>
          <w:sz w:val="28"/>
          <w:szCs w:val="28"/>
        </w:rPr>
        <w:t>vakakudaidza</w:t>
      </w:r>
      <w:proofErr w:type="spellEnd"/>
      <w:r w:rsidR="00D635B9" w:rsidRPr="00D635B9">
        <w:rPr>
          <w:rFonts w:ascii="Arial" w:hAnsi="Arial" w:cs="Arial"/>
          <w:sz w:val="28"/>
          <w:szCs w:val="28"/>
        </w:rPr>
        <w:t xml:space="preserve"> kuti, '</w:t>
      </w:r>
      <w:proofErr w:type="spellStart"/>
      <w:r w:rsidR="00D635B9" w:rsidRPr="00D635B9">
        <w:rPr>
          <w:rFonts w:ascii="Arial" w:hAnsi="Arial" w:cs="Arial"/>
          <w:sz w:val="28"/>
          <w:szCs w:val="28"/>
        </w:rPr>
        <w:t>ndoda</w:t>
      </w:r>
      <w:proofErr w:type="spellEnd"/>
      <w:r w:rsidR="00D635B9" w:rsidRPr="00D635B9">
        <w:rPr>
          <w:rFonts w:ascii="Arial" w:hAnsi="Arial" w:cs="Arial"/>
          <w:sz w:val="28"/>
          <w:szCs w:val="28"/>
        </w:rPr>
        <w:t xml:space="preserve"> kuti </w:t>
      </w:r>
      <w:proofErr w:type="spellStart"/>
      <w:r w:rsidR="00D635B9" w:rsidRPr="00D635B9">
        <w:rPr>
          <w:rFonts w:ascii="Arial" w:hAnsi="Arial" w:cs="Arial"/>
          <w:sz w:val="28"/>
          <w:szCs w:val="28"/>
        </w:rPr>
        <w:t>undimirire</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mutaundi</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nemusi</w:t>
      </w:r>
      <w:proofErr w:type="spellEnd"/>
      <w:r w:rsidR="00D635B9" w:rsidRPr="00D635B9">
        <w:rPr>
          <w:rFonts w:ascii="Arial" w:hAnsi="Arial" w:cs="Arial"/>
          <w:sz w:val="28"/>
          <w:szCs w:val="28"/>
        </w:rPr>
        <w:t xml:space="preserve"> we</w:t>
      </w:r>
      <w:r w:rsidR="00156C42">
        <w:rPr>
          <w:rFonts w:ascii="Arial" w:hAnsi="Arial" w:cs="Arial"/>
          <w:sz w:val="28"/>
          <w:szCs w:val="28"/>
        </w:rPr>
        <w:t xml:space="preserve"> </w:t>
      </w:r>
      <w:r w:rsidR="00D635B9" w:rsidRPr="00D635B9">
        <w:rPr>
          <w:rFonts w:ascii="Arial" w:hAnsi="Arial" w:cs="Arial"/>
          <w:sz w:val="28"/>
          <w:szCs w:val="28"/>
        </w:rPr>
        <w:t>Saturday na10am pa</w:t>
      </w:r>
      <w:r w:rsidR="00156C42">
        <w:rPr>
          <w:rFonts w:ascii="Arial" w:hAnsi="Arial" w:cs="Arial"/>
          <w:sz w:val="28"/>
          <w:szCs w:val="28"/>
        </w:rPr>
        <w:t xml:space="preserve"> </w:t>
      </w:r>
      <w:r w:rsidR="00D635B9" w:rsidRPr="00D635B9">
        <w:rPr>
          <w:rFonts w:ascii="Arial" w:hAnsi="Arial" w:cs="Arial"/>
          <w:sz w:val="28"/>
          <w:szCs w:val="28"/>
        </w:rPr>
        <w:t xml:space="preserve">Barclays bank </w:t>
      </w:r>
      <w:proofErr w:type="spellStart"/>
      <w:r w:rsidR="00D635B9" w:rsidRPr="00D635B9">
        <w:rPr>
          <w:rFonts w:ascii="Arial" w:hAnsi="Arial" w:cs="Arial"/>
          <w:sz w:val="28"/>
          <w:szCs w:val="28"/>
        </w:rPr>
        <w:t>muna</w:t>
      </w:r>
      <w:proofErr w:type="spellEnd"/>
      <w:r w:rsidR="00D635B9" w:rsidRPr="00D635B9">
        <w:rPr>
          <w:rFonts w:ascii="Arial" w:hAnsi="Arial" w:cs="Arial"/>
          <w:sz w:val="28"/>
          <w:szCs w:val="28"/>
        </w:rPr>
        <w:t xml:space="preserve"> first street'. Ivo </w:t>
      </w:r>
      <w:proofErr w:type="spellStart"/>
      <w:r w:rsidR="00D635B9" w:rsidRPr="00D635B9">
        <w:rPr>
          <w:rFonts w:ascii="Arial" w:hAnsi="Arial" w:cs="Arial"/>
          <w:sz w:val="28"/>
          <w:szCs w:val="28"/>
        </w:rPr>
        <w:t>vanosvika</w:t>
      </w:r>
      <w:proofErr w:type="spellEnd"/>
      <w:r w:rsidR="00D635B9" w:rsidRPr="00D635B9">
        <w:rPr>
          <w:rFonts w:ascii="Arial" w:hAnsi="Arial" w:cs="Arial"/>
          <w:sz w:val="28"/>
          <w:szCs w:val="28"/>
        </w:rPr>
        <w:t xml:space="preserve"> ipapo na12 midnight, </w:t>
      </w:r>
      <w:proofErr w:type="spellStart"/>
      <w:r w:rsidR="00D635B9" w:rsidRPr="00D635B9">
        <w:rPr>
          <w:rFonts w:ascii="Arial" w:hAnsi="Arial" w:cs="Arial"/>
          <w:sz w:val="28"/>
          <w:szCs w:val="28"/>
        </w:rPr>
        <w:t>unowanikwa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wakadii</w:t>
      </w:r>
      <w:proofErr w:type="spellEnd"/>
      <w:r w:rsidR="00D635B9" w:rsidRPr="00D635B9">
        <w:rPr>
          <w:rFonts w:ascii="Arial" w:hAnsi="Arial" w:cs="Arial"/>
          <w:sz w:val="28"/>
          <w:szCs w:val="28"/>
        </w:rPr>
        <w:t xml:space="preserve">...? </w:t>
      </w:r>
      <w:r w:rsidR="00321855">
        <w:rPr>
          <w:rFonts w:ascii="Arial" w:hAnsi="Arial" w:cs="Arial"/>
          <w:sz w:val="28"/>
          <w:szCs w:val="28"/>
        </w:rPr>
        <w:t>M</w:t>
      </w:r>
      <w:r w:rsidR="00D635B9" w:rsidRPr="00D635B9">
        <w:rPr>
          <w:rFonts w:ascii="Arial" w:hAnsi="Arial" w:cs="Arial"/>
          <w:sz w:val="28"/>
          <w:szCs w:val="28"/>
        </w:rPr>
        <w:t xml:space="preserve">uri kuona teaching </w:t>
      </w:r>
      <w:proofErr w:type="spellStart"/>
      <w:r w:rsidR="00D635B9" w:rsidRPr="00D635B9">
        <w:rPr>
          <w:rFonts w:ascii="Arial" w:hAnsi="Arial" w:cs="Arial"/>
          <w:sz w:val="28"/>
          <w:szCs w:val="28"/>
        </w:rPr>
        <w:t>yaive</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ya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aSengwayi</w:t>
      </w:r>
      <w:proofErr w:type="spellEnd"/>
      <w:r w:rsidR="00321855">
        <w:rPr>
          <w:rFonts w:ascii="Arial" w:hAnsi="Arial" w:cs="Arial"/>
          <w:sz w:val="28"/>
          <w:szCs w:val="28"/>
        </w:rPr>
        <w:t>,</w:t>
      </w:r>
      <w:r w:rsidR="00D635B9" w:rsidRPr="00D635B9">
        <w:rPr>
          <w:rFonts w:ascii="Arial" w:hAnsi="Arial" w:cs="Arial"/>
          <w:sz w:val="28"/>
          <w:szCs w:val="28"/>
        </w:rPr>
        <w:t xml:space="preserve"> </w:t>
      </w:r>
      <w:r w:rsidR="00321855">
        <w:rPr>
          <w:rFonts w:ascii="Arial" w:hAnsi="Arial" w:cs="Arial"/>
          <w:sz w:val="28"/>
          <w:szCs w:val="28"/>
        </w:rPr>
        <w:t>t</w:t>
      </w:r>
      <w:r w:rsidR="00D635B9" w:rsidRPr="00D635B9">
        <w:rPr>
          <w:rFonts w:ascii="Arial" w:hAnsi="Arial" w:cs="Arial"/>
          <w:sz w:val="28"/>
          <w:szCs w:val="28"/>
        </w:rPr>
        <w:t xml:space="preserve">he man took that teaching and brought it </w:t>
      </w:r>
      <w:r w:rsidR="00962DCA">
        <w:rPr>
          <w:rFonts w:ascii="Arial" w:hAnsi="Arial" w:cs="Arial"/>
          <w:sz w:val="28"/>
          <w:szCs w:val="28"/>
        </w:rPr>
        <w:t>b…</w:t>
      </w:r>
      <w:r w:rsidR="00D635B9" w:rsidRPr="00D635B9">
        <w:rPr>
          <w:rFonts w:ascii="Arial" w:hAnsi="Arial" w:cs="Arial"/>
          <w:sz w:val="28"/>
          <w:szCs w:val="28"/>
        </w:rPr>
        <w:t xml:space="preserve"> into the Message. </w:t>
      </w:r>
    </w:p>
    <w:p w14:paraId="567DEA86" w14:textId="5323F0D9" w:rsidR="008A78CB" w:rsidRPr="00F03D47" w:rsidRDefault="005E2DC3" w:rsidP="00EE1207">
      <w:pPr>
        <w:jc w:val="both"/>
        <w:rPr>
          <w:rFonts w:ascii="Arial" w:hAnsi="Arial" w:cs="Arial"/>
          <w:sz w:val="18"/>
          <w:szCs w:val="18"/>
        </w:rPr>
      </w:pPr>
      <w:r>
        <w:rPr>
          <w:rFonts w:ascii="Arial" w:hAnsi="Arial" w:cs="Arial"/>
          <w:sz w:val="28"/>
          <w:szCs w:val="28"/>
          <w:vertAlign w:val="superscript"/>
        </w:rPr>
        <w:t xml:space="preserve">71 </w:t>
      </w:r>
      <w:proofErr w:type="spellStart"/>
      <w:r w:rsidR="00D635B9" w:rsidRPr="00D635B9">
        <w:rPr>
          <w:rFonts w:ascii="Arial" w:hAnsi="Arial" w:cs="Arial"/>
          <w:sz w:val="28"/>
          <w:szCs w:val="28"/>
        </w:rPr>
        <w:t>Waiti</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tichiparidzirwa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dai</w:t>
      </w:r>
      <w:proofErr w:type="spellEnd"/>
      <w:r w:rsidR="00D635B9" w:rsidRPr="00D635B9">
        <w:rPr>
          <w:rFonts w:ascii="Arial" w:hAnsi="Arial" w:cs="Arial"/>
          <w:sz w:val="28"/>
          <w:szCs w:val="28"/>
        </w:rPr>
        <w:t xml:space="preserve"> hama </w:t>
      </w:r>
      <w:proofErr w:type="spellStart"/>
      <w:r w:rsidR="00D635B9" w:rsidRPr="00D635B9">
        <w:rPr>
          <w:rFonts w:ascii="Arial" w:hAnsi="Arial" w:cs="Arial"/>
          <w:sz w:val="28"/>
          <w:szCs w:val="28"/>
        </w:rPr>
        <w:t>ikatanga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kurarara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ehe</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ikatanga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kurara</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wonzi</w:t>
      </w:r>
      <w:proofErr w:type="spellEnd"/>
      <w:r w:rsidR="00D635B9" w:rsidRPr="00D635B9">
        <w:rPr>
          <w:rFonts w:ascii="Arial" w:hAnsi="Arial" w:cs="Arial"/>
          <w:sz w:val="28"/>
          <w:szCs w:val="28"/>
        </w:rPr>
        <w:t xml:space="preserve">, </w:t>
      </w:r>
      <w:proofErr w:type="spellStart"/>
      <w:r w:rsidR="00D635B9" w:rsidRPr="00D635B9">
        <w:rPr>
          <w:rFonts w:ascii="Arial" w:hAnsi="Arial" w:cs="Arial"/>
          <w:sz w:val="28"/>
          <w:szCs w:val="28"/>
        </w:rPr>
        <w:t>Tanatsirwa</w:t>
      </w:r>
      <w:proofErr w:type="spellEnd"/>
      <w:r w:rsidR="00D635B9" w:rsidRPr="00D635B9">
        <w:rPr>
          <w:rFonts w:ascii="Arial" w:hAnsi="Arial" w:cs="Arial"/>
          <w:sz w:val="28"/>
          <w:szCs w:val="28"/>
        </w:rPr>
        <w:t xml:space="preserve">, Tichaona </w:t>
      </w:r>
      <w:proofErr w:type="spellStart"/>
      <w:r w:rsidR="00D635B9" w:rsidRPr="00D635B9">
        <w:rPr>
          <w:rFonts w:ascii="Arial" w:hAnsi="Arial" w:cs="Arial"/>
          <w:sz w:val="28"/>
          <w:szCs w:val="28"/>
        </w:rPr>
        <w:t>mira</w:t>
      </w:r>
      <w:proofErr w:type="spellEnd"/>
      <w:r w:rsidR="00D635B9" w:rsidRPr="00D635B9">
        <w:rPr>
          <w:rFonts w:ascii="Arial" w:hAnsi="Arial" w:cs="Arial"/>
          <w:sz w:val="28"/>
          <w:szCs w:val="28"/>
        </w:rPr>
        <w:t xml:space="preserve"> netsoka dzako </w:t>
      </w:r>
      <w:proofErr w:type="spellStart"/>
      <w:r w:rsidR="00D138CC">
        <w:rPr>
          <w:rFonts w:ascii="Arial" w:hAnsi="Arial" w:cs="Arial"/>
          <w:sz w:val="28"/>
          <w:szCs w:val="28"/>
        </w:rPr>
        <w:t>umire</w:t>
      </w:r>
      <w:proofErr w:type="spellEnd"/>
      <w:r w:rsidR="00D138CC">
        <w:rPr>
          <w:rFonts w:ascii="Arial" w:hAnsi="Arial" w:cs="Arial"/>
          <w:sz w:val="28"/>
          <w:szCs w:val="28"/>
        </w:rPr>
        <w:t xml:space="preserve"> </w:t>
      </w:r>
      <w:r w:rsidR="00D635B9" w:rsidRPr="00D635B9">
        <w:rPr>
          <w:rFonts w:ascii="Arial" w:hAnsi="Arial" w:cs="Arial"/>
          <w:sz w:val="28"/>
          <w:szCs w:val="28"/>
        </w:rPr>
        <w:t xml:space="preserve">kuti </w:t>
      </w:r>
      <w:proofErr w:type="spellStart"/>
      <w:r w:rsidR="00D635B9" w:rsidRPr="00D635B9">
        <w:rPr>
          <w:rFonts w:ascii="Arial" w:hAnsi="Arial" w:cs="Arial"/>
          <w:sz w:val="28"/>
          <w:szCs w:val="28"/>
        </w:rPr>
        <w:t>twi</w:t>
      </w:r>
      <w:proofErr w:type="spellEnd"/>
      <w:r w:rsidR="00037FB7" w:rsidRPr="00D635B9">
        <w:rPr>
          <w:rFonts w:ascii="Arial" w:hAnsi="Arial" w:cs="Arial"/>
          <w:sz w:val="28"/>
          <w:szCs w:val="28"/>
        </w:rPr>
        <w:t>.</w:t>
      </w:r>
      <w:r w:rsidR="00AD25F7">
        <w:rPr>
          <w:rFonts w:ascii="Arial" w:hAnsi="Arial" w:cs="Arial"/>
          <w:sz w:val="28"/>
          <w:szCs w:val="28"/>
        </w:rPr>
        <w:t xml:space="preserve"> </w:t>
      </w:r>
      <w:r w:rsidR="00F679A4" w:rsidRPr="00D6497C">
        <w:rPr>
          <w:rFonts w:ascii="Arial" w:hAnsi="Arial" w:cs="Arial"/>
          <w:sz w:val="18"/>
          <w:szCs w:val="18"/>
        </w:rPr>
        <w:t>[</w:t>
      </w:r>
      <w:r w:rsidR="0079600E" w:rsidRPr="00D6497C">
        <w:rPr>
          <w:rFonts w:ascii="Arial" w:hAnsi="Arial" w:cs="Arial"/>
          <w:sz w:val="18"/>
          <w:szCs w:val="18"/>
        </w:rPr>
        <w:t xml:space="preserve">Congregation laughs and </w:t>
      </w:r>
      <w:r w:rsidR="00F679A4" w:rsidRPr="00D6497C">
        <w:rPr>
          <w:rFonts w:ascii="Arial" w:hAnsi="Arial" w:cs="Arial"/>
          <w:sz w:val="18"/>
          <w:szCs w:val="18"/>
        </w:rPr>
        <w:t xml:space="preserve">Apostle Gumbura </w:t>
      </w:r>
      <w:r w:rsidR="0079600E" w:rsidRPr="00D6497C">
        <w:rPr>
          <w:rFonts w:ascii="Arial" w:hAnsi="Arial" w:cs="Arial"/>
          <w:sz w:val="18"/>
          <w:szCs w:val="18"/>
        </w:rPr>
        <w:t>chuckles]</w:t>
      </w:r>
      <w:r w:rsidR="00AD25F7">
        <w:rPr>
          <w:rFonts w:ascii="Arial" w:hAnsi="Arial" w:cs="Arial"/>
          <w:sz w:val="28"/>
          <w:szCs w:val="28"/>
        </w:rPr>
        <w:t xml:space="preserve"> </w:t>
      </w:r>
      <w:proofErr w:type="spellStart"/>
      <w:r w:rsidR="0089490F">
        <w:rPr>
          <w:rFonts w:ascii="Arial" w:hAnsi="Arial" w:cs="Arial"/>
          <w:sz w:val="28"/>
          <w:szCs w:val="28"/>
        </w:rPr>
        <w:t>Handizvikanganwe</w:t>
      </w:r>
      <w:proofErr w:type="spellEnd"/>
      <w:r w:rsidR="005A467C">
        <w:rPr>
          <w:rFonts w:ascii="Arial" w:hAnsi="Arial" w:cs="Arial"/>
          <w:sz w:val="28"/>
          <w:szCs w:val="28"/>
        </w:rPr>
        <w:t xml:space="preserve"> izvo</w:t>
      </w:r>
      <w:r w:rsidR="0089490F">
        <w:rPr>
          <w:rFonts w:ascii="Arial" w:hAnsi="Arial" w:cs="Arial"/>
          <w:sz w:val="28"/>
          <w:szCs w:val="28"/>
        </w:rPr>
        <w:t xml:space="preserve"> </w:t>
      </w:r>
      <w:proofErr w:type="spellStart"/>
      <w:r w:rsidR="0089490F">
        <w:rPr>
          <w:rFonts w:ascii="Arial" w:hAnsi="Arial" w:cs="Arial"/>
          <w:sz w:val="28"/>
          <w:szCs w:val="28"/>
        </w:rPr>
        <w:t>hee</w:t>
      </w:r>
      <w:proofErr w:type="spellEnd"/>
      <w:r w:rsidR="0089490F">
        <w:rPr>
          <w:rFonts w:ascii="Arial" w:hAnsi="Arial" w:cs="Arial"/>
          <w:sz w:val="28"/>
          <w:szCs w:val="28"/>
        </w:rPr>
        <w:t xml:space="preserve">, </w:t>
      </w:r>
      <w:proofErr w:type="spellStart"/>
      <w:r w:rsidR="0089490F">
        <w:rPr>
          <w:rFonts w:ascii="Arial" w:hAnsi="Arial" w:cs="Arial"/>
          <w:sz w:val="28"/>
          <w:szCs w:val="28"/>
        </w:rPr>
        <w:t>mira</w:t>
      </w:r>
      <w:proofErr w:type="spellEnd"/>
      <w:r w:rsidR="0089490F">
        <w:rPr>
          <w:rFonts w:ascii="Arial" w:hAnsi="Arial" w:cs="Arial"/>
          <w:sz w:val="28"/>
          <w:szCs w:val="28"/>
        </w:rPr>
        <w:t xml:space="preserve"> netsoka dzako </w:t>
      </w:r>
      <w:proofErr w:type="spellStart"/>
      <w:r w:rsidR="0089490F">
        <w:rPr>
          <w:rFonts w:ascii="Arial" w:hAnsi="Arial" w:cs="Arial"/>
          <w:sz w:val="28"/>
          <w:szCs w:val="28"/>
        </w:rPr>
        <w:t>umire</w:t>
      </w:r>
      <w:proofErr w:type="spellEnd"/>
      <w:r w:rsidR="0089490F">
        <w:rPr>
          <w:rFonts w:ascii="Arial" w:hAnsi="Arial" w:cs="Arial"/>
          <w:sz w:val="28"/>
          <w:szCs w:val="28"/>
        </w:rPr>
        <w:t xml:space="preserve"> kuti </w:t>
      </w:r>
      <w:proofErr w:type="spellStart"/>
      <w:r w:rsidR="00FA6514">
        <w:rPr>
          <w:rFonts w:ascii="Arial" w:hAnsi="Arial" w:cs="Arial"/>
          <w:sz w:val="28"/>
          <w:szCs w:val="28"/>
        </w:rPr>
        <w:t>twi</w:t>
      </w:r>
      <w:proofErr w:type="spellEnd"/>
      <w:r w:rsidR="00561388">
        <w:rPr>
          <w:rFonts w:ascii="Arial" w:hAnsi="Arial" w:cs="Arial"/>
          <w:sz w:val="28"/>
          <w:szCs w:val="28"/>
        </w:rPr>
        <w:t>.</w:t>
      </w:r>
      <w:r w:rsidR="00FA6514">
        <w:rPr>
          <w:rFonts w:ascii="Arial" w:hAnsi="Arial" w:cs="Arial"/>
          <w:sz w:val="28"/>
          <w:szCs w:val="28"/>
        </w:rPr>
        <w:t xml:space="preserve"> </w:t>
      </w:r>
      <w:r w:rsidR="00561388">
        <w:rPr>
          <w:rFonts w:ascii="Arial" w:hAnsi="Arial" w:cs="Arial"/>
          <w:sz w:val="28"/>
          <w:szCs w:val="28"/>
        </w:rPr>
        <w:t>S</w:t>
      </w:r>
      <w:r w:rsidR="00FA6514">
        <w:rPr>
          <w:rFonts w:ascii="Arial" w:hAnsi="Arial" w:cs="Arial"/>
          <w:sz w:val="28"/>
          <w:szCs w:val="28"/>
        </w:rPr>
        <w:t xml:space="preserve">aka </w:t>
      </w:r>
      <w:proofErr w:type="spellStart"/>
      <w:r w:rsidR="00FA6514">
        <w:rPr>
          <w:rFonts w:ascii="Arial" w:hAnsi="Arial" w:cs="Arial"/>
          <w:sz w:val="28"/>
          <w:szCs w:val="28"/>
        </w:rPr>
        <w:t>imwe</w:t>
      </w:r>
      <w:proofErr w:type="spellEnd"/>
      <w:r w:rsidR="00FA6514">
        <w:rPr>
          <w:rFonts w:ascii="Arial" w:hAnsi="Arial" w:cs="Arial"/>
          <w:sz w:val="28"/>
          <w:szCs w:val="28"/>
        </w:rPr>
        <w:t xml:space="preserve"> hama </w:t>
      </w:r>
      <w:proofErr w:type="spellStart"/>
      <w:r w:rsidR="00FA6514">
        <w:rPr>
          <w:rFonts w:ascii="Arial" w:hAnsi="Arial" w:cs="Arial"/>
          <w:sz w:val="28"/>
          <w:szCs w:val="28"/>
        </w:rPr>
        <w:t>yainzi</w:t>
      </w:r>
      <w:proofErr w:type="spellEnd"/>
      <w:r w:rsidR="00FA6514">
        <w:rPr>
          <w:rFonts w:ascii="Arial" w:hAnsi="Arial" w:cs="Arial"/>
          <w:sz w:val="28"/>
          <w:szCs w:val="28"/>
        </w:rPr>
        <w:t xml:space="preserve"> Charles, Charles </w:t>
      </w:r>
      <w:proofErr w:type="spellStart"/>
      <w:r w:rsidR="00FA6514">
        <w:rPr>
          <w:rFonts w:ascii="Arial" w:hAnsi="Arial" w:cs="Arial"/>
          <w:sz w:val="28"/>
          <w:szCs w:val="28"/>
        </w:rPr>
        <w:t>ya</w:t>
      </w:r>
      <w:r w:rsidR="008C5038">
        <w:rPr>
          <w:rFonts w:ascii="Arial" w:hAnsi="Arial" w:cs="Arial"/>
          <w:sz w:val="28"/>
          <w:szCs w:val="28"/>
        </w:rPr>
        <w:t>nga</w:t>
      </w:r>
      <w:proofErr w:type="spellEnd"/>
      <w:r w:rsidR="008C5038">
        <w:rPr>
          <w:rFonts w:ascii="Arial" w:hAnsi="Arial" w:cs="Arial"/>
          <w:sz w:val="28"/>
          <w:szCs w:val="28"/>
        </w:rPr>
        <w:t xml:space="preserve"> </w:t>
      </w:r>
      <w:proofErr w:type="spellStart"/>
      <w:r w:rsidR="008C5038">
        <w:rPr>
          <w:rFonts w:ascii="Arial" w:hAnsi="Arial" w:cs="Arial"/>
          <w:sz w:val="28"/>
          <w:szCs w:val="28"/>
        </w:rPr>
        <w:t>yakamira</w:t>
      </w:r>
      <w:proofErr w:type="spellEnd"/>
      <w:r w:rsidR="008C5038">
        <w:rPr>
          <w:rFonts w:ascii="Arial" w:hAnsi="Arial" w:cs="Arial"/>
          <w:sz w:val="28"/>
          <w:szCs w:val="28"/>
        </w:rPr>
        <w:t xml:space="preserve"> </w:t>
      </w:r>
      <w:proofErr w:type="spellStart"/>
      <w:r w:rsidR="008C5038">
        <w:rPr>
          <w:rFonts w:ascii="Arial" w:hAnsi="Arial" w:cs="Arial"/>
          <w:sz w:val="28"/>
          <w:szCs w:val="28"/>
        </w:rPr>
        <w:t>kudaiwo</w:t>
      </w:r>
      <w:proofErr w:type="spellEnd"/>
      <w:r w:rsidR="008C5038">
        <w:rPr>
          <w:rFonts w:ascii="Arial" w:hAnsi="Arial" w:cs="Arial"/>
          <w:sz w:val="28"/>
          <w:szCs w:val="28"/>
        </w:rPr>
        <w:t xml:space="preserve"> </w:t>
      </w:r>
      <w:proofErr w:type="spellStart"/>
      <w:r w:rsidR="008C5038">
        <w:rPr>
          <w:rFonts w:ascii="Arial" w:hAnsi="Arial" w:cs="Arial"/>
          <w:sz w:val="28"/>
          <w:szCs w:val="28"/>
        </w:rPr>
        <w:t>manje</w:t>
      </w:r>
      <w:proofErr w:type="spellEnd"/>
      <w:r w:rsidR="008C5038">
        <w:rPr>
          <w:rFonts w:ascii="Arial" w:hAnsi="Arial" w:cs="Arial"/>
          <w:sz w:val="28"/>
          <w:szCs w:val="28"/>
        </w:rPr>
        <w:t xml:space="preserve"> uko </w:t>
      </w:r>
      <w:proofErr w:type="spellStart"/>
      <w:r w:rsidR="008C5038">
        <w:rPr>
          <w:rFonts w:ascii="Arial" w:hAnsi="Arial" w:cs="Arial"/>
          <w:sz w:val="28"/>
          <w:szCs w:val="28"/>
        </w:rPr>
        <w:t>husiku</w:t>
      </w:r>
      <w:proofErr w:type="spellEnd"/>
      <w:r w:rsidR="008C5038">
        <w:rPr>
          <w:rFonts w:ascii="Arial" w:hAnsi="Arial" w:cs="Arial"/>
          <w:sz w:val="28"/>
          <w:szCs w:val="28"/>
        </w:rPr>
        <w:t xml:space="preserve"> </w:t>
      </w:r>
      <w:proofErr w:type="spellStart"/>
      <w:r w:rsidR="008A3708">
        <w:rPr>
          <w:rFonts w:ascii="Arial" w:hAnsi="Arial" w:cs="Arial"/>
          <w:sz w:val="28"/>
          <w:szCs w:val="28"/>
        </w:rPr>
        <w:t>dzadza</w:t>
      </w:r>
      <w:proofErr w:type="spellEnd"/>
      <w:r w:rsidR="008A3708">
        <w:rPr>
          <w:rFonts w:ascii="Arial" w:hAnsi="Arial" w:cs="Arial"/>
          <w:sz w:val="28"/>
          <w:szCs w:val="28"/>
        </w:rPr>
        <w:t xml:space="preserve"> </w:t>
      </w:r>
      <w:proofErr w:type="spellStart"/>
      <w:r w:rsidR="00A02DCE">
        <w:rPr>
          <w:rFonts w:ascii="Arial" w:hAnsi="Arial" w:cs="Arial"/>
          <w:sz w:val="28"/>
          <w:szCs w:val="28"/>
        </w:rPr>
        <w:t>k</w:t>
      </w:r>
      <w:r w:rsidR="008A3708">
        <w:rPr>
          <w:rFonts w:ascii="Arial" w:hAnsi="Arial" w:cs="Arial"/>
          <w:sz w:val="28"/>
          <w:szCs w:val="28"/>
        </w:rPr>
        <w:t>uma</w:t>
      </w:r>
      <w:proofErr w:type="spellEnd"/>
      <w:r w:rsidR="008A3708">
        <w:rPr>
          <w:rFonts w:ascii="Arial" w:hAnsi="Arial" w:cs="Arial"/>
          <w:sz w:val="28"/>
          <w:szCs w:val="28"/>
        </w:rPr>
        <w:t xml:space="preserve"> 2 </w:t>
      </w:r>
      <w:proofErr w:type="spellStart"/>
      <w:r w:rsidR="008A3708">
        <w:rPr>
          <w:rFonts w:ascii="Arial" w:hAnsi="Arial" w:cs="Arial"/>
          <w:sz w:val="28"/>
          <w:szCs w:val="28"/>
        </w:rPr>
        <w:t>a.m</w:t>
      </w:r>
      <w:proofErr w:type="spellEnd"/>
      <w:r w:rsidR="008A3708">
        <w:rPr>
          <w:rFonts w:ascii="Arial" w:hAnsi="Arial" w:cs="Arial"/>
          <w:sz w:val="28"/>
          <w:szCs w:val="28"/>
        </w:rPr>
        <w:t xml:space="preserve"> hama, hama </w:t>
      </w:r>
      <w:proofErr w:type="spellStart"/>
      <w:r w:rsidR="008A3708">
        <w:rPr>
          <w:rFonts w:ascii="Arial" w:hAnsi="Arial" w:cs="Arial"/>
          <w:sz w:val="28"/>
          <w:szCs w:val="28"/>
        </w:rPr>
        <w:t>dzadii</w:t>
      </w:r>
      <w:proofErr w:type="spellEnd"/>
      <w:r w:rsidR="00570279">
        <w:rPr>
          <w:rFonts w:ascii="Arial" w:hAnsi="Arial" w:cs="Arial"/>
          <w:sz w:val="28"/>
          <w:szCs w:val="28"/>
        </w:rPr>
        <w:t xml:space="preserve">, hope </w:t>
      </w:r>
      <w:proofErr w:type="spellStart"/>
      <w:r w:rsidR="00570279">
        <w:rPr>
          <w:rFonts w:ascii="Arial" w:hAnsi="Arial" w:cs="Arial"/>
          <w:sz w:val="28"/>
          <w:szCs w:val="28"/>
        </w:rPr>
        <w:t>dza</w:t>
      </w:r>
      <w:proofErr w:type="spellEnd"/>
      <w:r w:rsidR="00570279">
        <w:rPr>
          <w:rFonts w:ascii="Arial" w:hAnsi="Arial" w:cs="Arial"/>
          <w:sz w:val="28"/>
          <w:szCs w:val="28"/>
        </w:rPr>
        <w:t>…</w:t>
      </w:r>
      <w:r w:rsidR="00631F3C">
        <w:rPr>
          <w:rFonts w:ascii="Arial" w:hAnsi="Arial" w:cs="Arial"/>
          <w:sz w:val="28"/>
          <w:szCs w:val="28"/>
        </w:rPr>
        <w:t xml:space="preserve"> </w:t>
      </w:r>
      <w:r w:rsidR="009800C1" w:rsidRPr="009800C1">
        <w:rPr>
          <w:rFonts w:ascii="Arial" w:hAnsi="Arial" w:cs="Arial"/>
          <w:sz w:val="18"/>
          <w:szCs w:val="28"/>
        </w:rPr>
        <w:t>[Apostle Gumbura laughs]</w:t>
      </w:r>
      <w:r w:rsidR="00532DAE">
        <w:rPr>
          <w:rFonts w:ascii="Arial" w:hAnsi="Arial" w:cs="Arial"/>
          <w:sz w:val="28"/>
          <w:szCs w:val="28"/>
        </w:rPr>
        <w:t xml:space="preserve"> </w:t>
      </w:r>
      <w:proofErr w:type="spellStart"/>
      <w:r w:rsidR="00532DAE">
        <w:rPr>
          <w:rFonts w:ascii="Arial" w:hAnsi="Arial" w:cs="Arial"/>
          <w:sz w:val="28"/>
          <w:szCs w:val="28"/>
        </w:rPr>
        <w:t>Yanzi</w:t>
      </w:r>
      <w:proofErr w:type="spellEnd"/>
      <w:r w:rsidR="00532DAE">
        <w:rPr>
          <w:rFonts w:ascii="Arial" w:hAnsi="Arial" w:cs="Arial"/>
          <w:sz w:val="28"/>
          <w:szCs w:val="28"/>
        </w:rPr>
        <w:t xml:space="preserve"> </w:t>
      </w:r>
      <w:proofErr w:type="spellStart"/>
      <w:r w:rsidR="00532DAE">
        <w:rPr>
          <w:rFonts w:ascii="Arial" w:hAnsi="Arial" w:cs="Arial"/>
          <w:sz w:val="28"/>
          <w:szCs w:val="28"/>
        </w:rPr>
        <w:t>mira</w:t>
      </w:r>
      <w:proofErr w:type="spellEnd"/>
      <w:r w:rsidR="00532DAE">
        <w:rPr>
          <w:rFonts w:ascii="Arial" w:hAnsi="Arial" w:cs="Arial"/>
          <w:sz w:val="28"/>
          <w:szCs w:val="28"/>
        </w:rPr>
        <w:t xml:space="preserve"> netsoka dzako kuti </w:t>
      </w:r>
      <w:proofErr w:type="spellStart"/>
      <w:r w:rsidR="00532DAE">
        <w:rPr>
          <w:rFonts w:ascii="Arial" w:hAnsi="Arial" w:cs="Arial"/>
          <w:sz w:val="28"/>
          <w:szCs w:val="28"/>
        </w:rPr>
        <w:t>twi</w:t>
      </w:r>
      <w:proofErr w:type="spellEnd"/>
      <w:r w:rsidR="00532DAE">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532DAE">
        <w:rPr>
          <w:rFonts w:ascii="Arial" w:hAnsi="Arial" w:cs="Arial"/>
          <w:sz w:val="28"/>
          <w:szCs w:val="28"/>
        </w:rPr>
        <w:t xml:space="preserve"> </w:t>
      </w:r>
      <w:r w:rsidR="00561388">
        <w:rPr>
          <w:rFonts w:ascii="Arial" w:hAnsi="Arial" w:cs="Arial"/>
          <w:sz w:val="28"/>
          <w:szCs w:val="28"/>
        </w:rPr>
        <w:t>H</w:t>
      </w:r>
      <w:r w:rsidR="00E44879">
        <w:rPr>
          <w:rFonts w:ascii="Arial" w:hAnsi="Arial" w:cs="Arial"/>
          <w:sz w:val="28"/>
          <w:szCs w:val="28"/>
        </w:rPr>
        <w:t xml:space="preserve">ama </w:t>
      </w:r>
      <w:proofErr w:type="spellStart"/>
      <w:r w:rsidR="00E44879">
        <w:rPr>
          <w:rFonts w:ascii="Arial" w:hAnsi="Arial" w:cs="Arial"/>
          <w:sz w:val="28"/>
          <w:szCs w:val="28"/>
        </w:rPr>
        <w:t>yanga</w:t>
      </w:r>
      <w:proofErr w:type="spellEnd"/>
      <w:r w:rsidR="00E44879">
        <w:rPr>
          <w:rFonts w:ascii="Arial" w:hAnsi="Arial" w:cs="Arial"/>
          <w:sz w:val="28"/>
          <w:szCs w:val="28"/>
        </w:rPr>
        <w:t xml:space="preserve"> </w:t>
      </w:r>
      <w:proofErr w:type="spellStart"/>
      <w:r w:rsidR="00E44879">
        <w:rPr>
          <w:rFonts w:ascii="Arial" w:hAnsi="Arial" w:cs="Arial"/>
          <w:sz w:val="28"/>
          <w:szCs w:val="28"/>
        </w:rPr>
        <w:t>yakamira</w:t>
      </w:r>
      <w:proofErr w:type="spellEnd"/>
      <w:r w:rsidR="00E44879">
        <w:rPr>
          <w:rFonts w:ascii="Arial" w:hAnsi="Arial" w:cs="Arial"/>
          <w:sz w:val="28"/>
          <w:szCs w:val="28"/>
        </w:rPr>
        <w:t xml:space="preserve"> </w:t>
      </w:r>
      <w:proofErr w:type="spellStart"/>
      <w:r w:rsidR="00E44879">
        <w:rPr>
          <w:rFonts w:ascii="Arial" w:hAnsi="Arial" w:cs="Arial"/>
          <w:sz w:val="28"/>
          <w:szCs w:val="28"/>
        </w:rPr>
        <w:t>kudaiwo</w:t>
      </w:r>
      <w:proofErr w:type="spellEnd"/>
      <w:r w:rsidR="00E44879">
        <w:rPr>
          <w:rFonts w:ascii="Arial" w:hAnsi="Arial" w:cs="Arial"/>
          <w:sz w:val="28"/>
          <w:szCs w:val="28"/>
        </w:rPr>
        <w:t xml:space="preserve">, hama </w:t>
      </w:r>
      <w:proofErr w:type="spellStart"/>
      <w:r w:rsidR="00E44879">
        <w:rPr>
          <w:rFonts w:ascii="Arial" w:hAnsi="Arial" w:cs="Arial"/>
          <w:sz w:val="28"/>
          <w:szCs w:val="28"/>
        </w:rPr>
        <w:t>ichiparidza</w:t>
      </w:r>
      <w:proofErr w:type="spellEnd"/>
      <w:r w:rsidR="00E44879">
        <w:rPr>
          <w:rFonts w:ascii="Arial" w:hAnsi="Arial" w:cs="Arial"/>
          <w:sz w:val="28"/>
          <w:szCs w:val="28"/>
        </w:rPr>
        <w:t xml:space="preserve"> </w:t>
      </w:r>
      <w:r w:rsidR="003A1BB3">
        <w:rPr>
          <w:rFonts w:ascii="Arial" w:hAnsi="Arial" w:cs="Arial"/>
          <w:sz w:val="28"/>
          <w:szCs w:val="28"/>
        </w:rPr>
        <w:t xml:space="preserve">hama </w:t>
      </w:r>
      <w:proofErr w:type="spellStart"/>
      <w:r w:rsidR="003A1BB3">
        <w:rPr>
          <w:rFonts w:ascii="Arial" w:hAnsi="Arial" w:cs="Arial"/>
          <w:sz w:val="28"/>
          <w:szCs w:val="28"/>
        </w:rPr>
        <w:t>ichi</w:t>
      </w:r>
      <w:proofErr w:type="spellEnd"/>
      <w:r w:rsidR="003A1BB3">
        <w:rPr>
          <w:rFonts w:ascii="Arial" w:hAnsi="Arial" w:cs="Arial"/>
          <w:sz w:val="28"/>
          <w:szCs w:val="28"/>
        </w:rPr>
        <w:t>….</w:t>
      </w:r>
      <w:r w:rsidR="006E1B20">
        <w:rPr>
          <w:rFonts w:ascii="Arial" w:hAnsi="Arial" w:cs="Arial"/>
          <w:sz w:val="28"/>
          <w:szCs w:val="28"/>
        </w:rPr>
        <w:t xml:space="preserve"> </w:t>
      </w:r>
      <w:bookmarkStart w:id="19" w:name="_Hlk184900243"/>
      <w:r w:rsidR="006E1B20" w:rsidRPr="00F03D47">
        <w:rPr>
          <w:rFonts w:ascii="Arial" w:hAnsi="Arial" w:cs="Arial"/>
          <w:sz w:val="18"/>
          <w:szCs w:val="18"/>
        </w:rPr>
        <w:t>[</w:t>
      </w:r>
      <w:r w:rsidR="000F38D0" w:rsidRPr="00F03D47">
        <w:rPr>
          <w:rFonts w:ascii="Arial" w:hAnsi="Arial" w:cs="Arial"/>
          <w:sz w:val="18"/>
          <w:szCs w:val="18"/>
        </w:rPr>
        <w:t xml:space="preserve">Apostle Gumbura illustrates </w:t>
      </w:r>
      <w:r w:rsidR="001A3E24" w:rsidRPr="00F03D47">
        <w:rPr>
          <w:rFonts w:ascii="Arial" w:hAnsi="Arial" w:cs="Arial"/>
          <w:sz w:val="18"/>
          <w:szCs w:val="18"/>
        </w:rPr>
        <w:t xml:space="preserve">and </w:t>
      </w:r>
      <w:r w:rsidR="006E1B20" w:rsidRPr="00F03D47">
        <w:rPr>
          <w:rFonts w:ascii="Arial" w:hAnsi="Arial" w:cs="Arial"/>
          <w:sz w:val="18"/>
          <w:szCs w:val="18"/>
        </w:rPr>
        <w:t>Congregation laughs]</w:t>
      </w:r>
      <w:bookmarkEnd w:id="19"/>
    </w:p>
    <w:p w14:paraId="6FCEBB09" w14:textId="378D9EC7" w:rsidR="00235E50" w:rsidRDefault="005E2DC3" w:rsidP="00EE1207">
      <w:pPr>
        <w:jc w:val="both"/>
        <w:rPr>
          <w:rFonts w:ascii="Arial" w:hAnsi="Arial" w:cs="Arial"/>
          <w:color w:val="000000" w:themeColor="text1"/>
          <w:sz w:val="28"/>
          <w:szCs w:val="28"/>
        </w:rPr>
      </w:pPr>
      <w:r>
        <w:rPr>
          <w:rFonts w:ascii="Arial" w:hAnsi="Arial" w:cs="Arial"/>
          <w:sz w:val="28"/>
          <w:szCs w:val="28"/>
          <w:vertAlign w:val="superscript"/>
        </w:rPr>
        <w:t xml:space="preserve">72 </w:t>
      </w:r>
      <w:r w:rsidR="006E1B20">
        <w:rPr>
          <w:rFonts w:ascii="Arial" w:hAnsi="Arial" w:cs="Arial"/>
          <w:sz w:val="28"/>
          <w:szCs w:val="28"/>
        </w:rPr>
        <w:t xml:space="preserve">Then we had a special </w:t>
      </w:r>
      <w:r w:rsidR="002A36E3">
        <w:rPr>
          <w:rFonts w:ascii="Arial" w:hAnsi="Arial" w:cs="Arial"/>
          <w:sz w:val="28"/>
          <w:szCs w:val="28"/>
        </w:rPr>
        <w:t xml:space="preserve">brother </w:t>
      </w:r>
      <w:proofErr w:type="spellStart"/>
      <w:r w:rsidR="002A36E3">
        <w:rPr>
          <w:rFonts w:ascii="Arial" w:hAnsi="Arial" w:cs="Arial"/>
          <w:sz w:val="28"/>
          <w:szCs w:val="28"/>
        </w:rPr>
        <w:t>Brother</w:t>
      </w:r>
      <w:proofErr w:type="spellEnd"/>
      <w:r w:rsidR="002A36E3">
        <w:rPr>
          <w:rFonts w:ascii="Arial" w:hAnsi="Arial" w:cs="Arial"/>
          <w:sz w:val="28"/>
          <w:szCs w:val="28"/>
        </w:rPr>
        <w:t xml:space="preserve"> </w:t>
      </w:r>
      <w:proofErr w:type="spellStart"/>
      <w:r w:rsidR="00751E68">
        <w:rPr>
          <w:rFonts w:ascii="Arial" w:hAnsi="Arial" w:cs="Arial"/>
          <w:sz w:val="28"/>
          <w:szCs w:val="28"/>
        </w:rPr>
        <w:t>Warrillow</w:t>
      </w:r>
      <w:proofErr w:type="spellEnd"/>
      <w:r w:rsidR="001A3E24">
        <w:rPr>
          <w:rFonts w:ascii="Arial" w:hAnsi="Arial" w:cs="Arial"/>
          <w:sz w:val="28"/>
          <w:szCs w:val="28"/>
        </w:rPr>
        <w:t>,</w:t>
      </w:r>
      <w:r w:rsidR="00DE60D5">
        <w:rPr>
          <w:rFonts w:ascii="Arial" w:hAnsi="Arial" w:cs="Arial"/>
          <w:sz w:val="28"/>
          <w:szCs w:val="28"/>
        </w:rPr>
        <w:t xml:space="preserve"> he was</w:t>
      </w:r>
      <w:r w:rsidR="009D0408">
        <w:rPr>
          <w:rFonts w:ascii="Arial" w:hAnsi="Arial" w:cs="Arial"/>
          <w:sz w:val="28"/>
          <w:szCs w:val="28"/>
        </w:rPr>
        <w:t xml:space="preserve"> a wonderful man of God. Brother </w:t>
      </w:r>
      <w:proofErr w:type="spellStart"/>
      <w:r w:rsidR="00751E68">
        <w:rPr>
          <w:rFonts w:ascii="Arial" w:hAnsi="Arial" w:cs="Arial"/>
          <w:sz w:val="28"/>
          <w:szCs w:val="28"/>
        </w:rPr>
        <w:t>Warril</w:t>
      </w:r>
      <w:r w:rsidR="00B24A92">
        <w:rPr>
          <w:rFonts w:ascii="Arial" w:hAnsi="Arial" w:cs="Arial"/>
          <w:sz w:val="28"/>
          <w:szCs w:val="28"/>
        </w:rPr>
        <w:t>l</w:t>
      </w:r>
      <w:r w:rsidR="00751E68">
        <w:rPr>
          <w:rFonts w:ascii="Arial" w:hAnsi="Arial" w:cs="Arial"/>
          <w:sz w:val="28"/>
          <w:szCs w:val="28"/>
        </w:rPr>
        <w:t>ow</w:t>
      </w:r>
      <w:proofErr w:type="spellEnd"/>
      <w:r w:rsidR="009D0408">
        <w:rPr>
          <w:rFonts w:ascii="Arial" w:hAnsi="Arial" w:cs="Arial"/>
          <w:sz w:val="28"/>
          <w:szCs w:val="28"/>
        </w:rPr>
        <w:t xml:space="preserve"> </w:t>
      </w:r>
      <w:proofErr w:type="spellStart"/>
      <w:r w:rsidR="009D0408">
        <w:rPr>
          <w:rFonts w:ascii="Arial" w:hAnsi="Arial" w:cs="Arial"/>
          <w:sz w:val="28"/>
          <w:szCs w:val="28"/>
        </w:rPr>
        <w:t>vaiti</w:t>
      </w:r>
      <w:proofErr w:type="spellEnd"/>
      <w:r w:rsidR="009D0408">
        <w:rPr>
          <w:rFonts w:ascii="Arial" w:hAnsi="Arial" w:cs="Arial"/>
          <w:sz w:val="28"/>
          <w:szCs w:val="28"/>
        </w:rPr>
        <w:t xml:space="preserve"> </w:t>
      </w:r>
      <w:proofErr w:type="spellStart"/>
      <w:r w:rsidR="009D0408">
        <w:rPr>
          <w:rFonts w:ascii="Arial" w:hAnsi="Arial" w:cs="Arial"/>
          <w:sz w:val="28"/>
          <w:szCs w:val="28"/>
        </w:rPr>
        <w:t>vaka</w:t>
      </w:r>
      <w:r w:rsidR="008A264E">
        <w:rPr>
          <w:rFonts w:ascii="Arial" w:hAnsi="Arial" w:cs="Arial"/>
          <w:sz w:val="28"/>
          <w:szCs w:val="28"/>
        </w:rPr>
        <w:t>kutororerai</w:t>
      </w:r>
      <w:proofErr w:type="spellEnd"/>
      <w:r w:rsidR="008A264E">
        <w:rPr>
          <w:rFonts w:ascii="Arial" w:hAnsi="Arial" w:cs="Arial"/>
          <w:sz w:val="28"/>
          <w:szCs w:val="28"/>
        </w:rPr>
        <w:t xml:space="preserve"> service</w:t>
      </w:r>
      <w:r w:rsidR="009D7912">
        <w:rPr>
          <w:rFonts w:ascii="Arial" w:hAnsi="Arial" w:cs="Arial"/>
          <w:sz w:val="28"/>
          <w:szCs w:val="28"/>
        </w:rPr>
        <w:t>,</w:t>
      </w:r>
      <w:r w:rsidR="008A264E">
        <w:rPr>
          <w:rFonts w:ascii="Arial" w:hAnsi="Arial" w:cs="Arial"/>
          <w:sz w:val="28"/>
          <w:szCs w:val="28"/>
        </w:rPr>
        <w:t xml:space="preserve"> you would all enjoy. Vaitora Spoken Word </w:t>
      </w:r>
      <w:proofErr w:type="spellStart"/>
      <w:r w:rsidR="008A264E">
        <w:rPr>
          <w:rFonts w:ascii="Arial" w:hAnsi="Arial" w:cs="Arial"/>
          <w:sz w:val="28"/>
          <w:szCs w:val="28"/>
        </w:rPr>
        <w:t>se</w:t>
      </w:r>
      <w:r w:rsidR="00797BD9">
        <w:rPr>
          <w:rFonts w:ascii="Arial" w:hAnsi="Arial" w:cs="Arial"/>
          <w:sz w:val="28"/>
          <w:szCs w:val="28"/>
        </w:rPr>
        <w:t>zvari</w:t>
      </w:r>
      <w:proofErr w:type="spellEnd"/>
      <w:r w:rsidR="00797BD9">
        <w:rPr>
          <w:rFonts w:ascii="Arial" w:hAnsi="Arial" w:cs="Arial"/>
          <w:sz w:val="28"/>
          <w:szCs w:val="28"/>
        </w:rPr>
        <w:t xml:space="preserve">…? </w:t>
      </w:r>
      <w:r w:rsidR="00797BD9" w:rsidRPr="00F03D47">
        <w:rPr>
          <w:rFonts w:ascii="Arial" w:hAnsi="Arial" w:cs="Arial"/>
          <w:sz w:val="18"/>
          <w:szCs w:val="18"/>
        </w:rPr>
        <w:t xml:space="preserve">[Congregation </w:t>
      </w:r>
      <w:r w:rsidR="00063DA1" w:rsidRPr="00F03D47">
        <w:rPr>
          <w:rFonts w:ascii="Arial" w:hAnsi="Arial" w:cs="Arial"/>
          <w:sz w:val="18"/>
          <w:szCs w:val="18"/>
        </w:rPr>
        <w:t>says, “</w:t>
      </w:r>
      <w:proofErr w:type="spellStart"/>
      <w:r w:rsidR="00142797" w:rsidRPr="00F03D47">
        <w:rPr>
          <w:rFonts w:ascii="Arial" w:hAnsi="Arial" w:cs="Arial"/>
          <w:sz w:val="18"/>
          <w:szCs w:val="18"/>
        </w:rPr>
        <w:t>sezvariri</w:t>
      </w:r>
      <w:proofErr w:type="spellEnd"/>
      <w:r w:rsidR="00797BD9" w:rsidRPr="00F03D47">
        <w:rPr>
          <w:rFonts w:ascii="Arial" w:hAnsi="Arial" w:cs="Arial"/>
          <w:sz w:val="18"/>
          <w:szCs w:val="18"/>
        </w:rPr>
        <w:t>"]</w:t>
      </w:r>
      <w:r w:rsidR="00142797" w:rsidRPr="00F03D47">
        <w:rPr>
          <w:rFonts w:ascii="Arial" w:hAnsi="Arial" w:cs="Arial"/>
          <w:sz w:val="18"/>
          <w:szCs w:val="18"/>
        </w:rPr>
        <w:t xml:space="preserve"> </w:t>
      </w:r>
      <w:proofErr w:type="spellStart"/>
      <w:r w:rsidR="00142797">
        <w:rPr>
          <w:rFonts w:ascii="Arial" w:hAnsi="Arial" w:cs="Arial"/>
          <w:sz w:val="28"/>
          <w:szCs w:val="28"/>
        </w:rPr>
        <w:t>ndokwakabva</w:t>
      </w:r>
      <w:proofErr w:type="spellEnd"/>
      <w:r w:rsidR="00142797">
        <w:rPr>
          <w:rFonts w:ascii="Arial" w:hAnsi="Arial" w:cs="Arial"/>
          <w:sz w:val="28"/>
          <w:szCs w:val="28"/>
        </w:rPr>
        <w:t xml:space="preserve"> </w:t>
      </w:r>
      <w:proofErr w:type="spellStart"/>
      <w:r w:rsidR="0090503F" w:rsidRPr="00DA4702">
        <w:rPr>
          <w:rFonts w:ascii="Arial" w:hAnsi="Arial" w:cs="Arial"/>
          <w:sz w:val="28"/>
          <w:szCs w:val="28"/>
        </w:rPr>
        <w:t>Dhevirias</w:t>
      </w:r>
      <w:proofErr w:type="spellEnd"/>
      <w:r w:rsidR="0090503F" w:rsidRPr="00DA4702">
        <w:rPr>
          <w:rFonts w:ascii="Arial" w:hAnsi="Arial" w:cs="Arial"/>
          <w:sz w:val="28"/>
          <w:szCs w:val="28"/>
        </w:rPr>
        <w:t xml:space="preserve"> </w:t>
      </w:r>
      <w:proofErr w:type="spellStart"/>
      <w:r w:rsidR="000E0E0B" w:rsidRPr="00DA4702">
        <w:rPr>
          <w:rFonts w:ascii="Arial" w:hAnsi="Arial" w:cs="Arial"/>
          <w:sz w:val="28"/>
          <w:szCs w:val="28"/>
        </w:rPr>
        <w:t>v</w:t>
      </w:r>
      <w:r w:rsidR="00670C8E" w:rsidRPr="00DA4702">
        <w:rPr>
          <w:rFonts w:ascii="Arial" w:hAnsi="Arial" w:cs="Arial"/>
          <w:sz w:val="28"/>
          <w:szCs w:val="28"/>
        </w:rPr>
        <w:t>ehwanga</w:t>
      </w:r>
      <w:proofErr w:type="spellEnd"/>
      <w:r w:rsidR="00DA4702">
        <w:rPr>
          <w:rFonts w:ascii="Arial" w:hAnsi="Arial" w:cs="Arial"/>
          <w:sz w:val="28"/>
          <w:szCs w:val="28"/>
        </w:rPr>
        <w:t>.</w:t>
      </w:r>
      <w:r w:rsidR="00670C8E" w:rsidRPr="00DA4702">
        <w:rPr>
          <w:rFonts w:ascii="Arial" w:hAnsi="Arial" w:cs="Arial"/>
          <w:sz w:val="28"/>
          <w:szCs w:val="28"/>
        </w:rPr>
        <w:t xml:space="preserve"> </w:t>
      </w:r>
      <w:r w:rsidR="00DA4702">
        <w:rPr>
          <w:rFonts w:ascii="Arial" w:hAnsi="Arial" w:cs="Arial"/>
          <w:color w:val="000000" w:themeColor="text1"/>
          <w:sz w:val="28"/>
          <w:szCs w:val="28"/>
        </w:rPr>
        <w:t>A</w:t>
      </w:r>
      <w:r w:rsidR="002267E4">
        <w:rPr>
          <w:rFonts w:ascii="Arial" w:hAnsi="Arial" w:cs="Arial"/>
          <w:color w:val="000000" w:themeColor="text1"/>
          <w:sz w:val="28"/>
          <w:szCs w:val="28"/>
        </w:rPr>
        <w:t xml:space="preserve">hh </w:t>
      </w:r>
      <w:proofErr w:type="spellStart"/>
      <w:r w:rsidR="002267E4">
        <w:rPr>
          <w:rFonts w:ascii="Arial" w:hAnsi="Arial" w:cs="Arial"/>
          <w:color w:val="000000" w:themeColor="text1"/>
          <w:sz w:val="28"/>
          <w:szCs w:val="28"/>
        </w:rPr>
        <w:t>taichema</w:t>
      </w:r>
      <w:proofErr w:type="spellEnd"/>
      <w:r w:rsidR="002267E4">
        <w:rPr>
          <w:rFonts w:ascii="Arial" w:hAnsi="Arial" w:cs="Arial"/>
          <w:color w:val="000000" w:themeColor="text1"/>
          <w:sz w:val="28"/>
          <w:szCs w:val="28"/>
        </w:rPr>
        <w:t xml:space="preserve"> Brother </w:t>
      </w:r>
      <w:proofErr w:type="spellStart"/>
      <w:r w:rsidR="002267E4">
        <w:rPr>
          <w:rFonts w:ascii="Arial" w:hAnsi="Arial" w:cs="Arial"/>
          <w:color w:val="000000" w:themeColor="text1"/>
          <w:sz w:val="28"/>
          <w:szCs w:val="28"/>
        </w:rPr>
        <w:t>War</w:t>
      </w:r>
      <w:r w:rsidR="00751E68">
        <w:rPr>
          <w:rFonts w:ascii="Arial" w:hAnsi="Arial" w:cs="Arial"/>
          <w:color w:val="000000" w:themeColor="text1"/>
          <w:sz w:val="28"/>
          <w:szCs w:val="28"/>
        </w:rPr>
        <w:t>r</w:t>
      </w:r>
      <w:r w:rsidR="002267E4">
        <w:rPr>
          <w:rFonts w:ascii="Arial" w:hAnsi="Arial" w:cs="Arial"/>
          <w:color w:val="000000" w:themeColor="text1"/>
          <w:sz w:val="28"/>
          <w:szCs w:val="28"/>
        </w:rPr>
        <w:t>il</w:t>
      </w:r>
      <w:r w:rsidR="00751E68">
        <w:rPr>
          <w:rFonts w:ascii="Arial" w:hAnsi="Arial" w:cs="Arial"/>
          <w:color w:val="000000" w:themeColor="text1"/>
          <w:sz w:val="28"/>
          <w:szCs w:val="28"/>
        </w:rPr>
        <w:t>lo</w:t>
      </w:r>
      <w:r w:rsidR="002267E4">
        <w:rPr>
          <w:rFonts w:ascii="Arial" w:hAnsi="Arial" w:cs="Arial"/>
          <w:color w:val="000000" w:themeColor="text1"/>
          <w:sz w:val="28"/>
          <w:szCs w:val="28"/>
        </w:rPr>
        <w:t>w</w:t>
      </w:r>
      <w:proofErr w:type="spellEnd"/>
      <w:r w:rsidR="002267E4">
        <w:rPr>
          <w:rFonts w:ascii="Arial" w:hAnsi="Arial" w:cs="Arial"/>
          <w:color w:val="000000" w:themeColor="text1"/>
          <w:sz w:val="28"/>
          <w:szCs w:val="28"/>
        </w:rPr>
        <w:t xml:space="preserve"> </w:t>
      </w:r>
      <w:r w:rsidR="008E0F25">
        <w:rPr>
          <w:rFonts w:ascii="Arial" w:hAnsi="Arial" w:cs="Arial"/>
          <w:color w:val="000000" w:themeColor="text1"/>
          <w:sz w:val="28"/>
          <w:szCs w:val="28"/>
        </w:rPr>
        <w:t xml:space="preserve">kana </w:t>
      </w:r>
      <w:r w:rsidR="00DA4702">
        <w:rPr>
          <w:rFonts w:ascii="Arial" w:hAnsi="Arial" w:cs="Arial"/>
          <w:color w:val="000000" w:themeColor="text1"/>
          <w:sz w:val="28"/>
          <w:szCs w:val="28"/>
        </w:rPr>
        <w:t>vakawuya,</w:t>
      </w:r>
      <w:r w:rsidR="008E0F25">
        <w:rPr>
          <w:rFonts w:ascii="Arial" w:hAnsi="Arial" w:cs="Arial"/>
          <w:color w:val="000000" w:themeColor="text1"/>
          <w:sz w:val="28"/>
          <w:szCs w:val="28"/>
        </w:rPr>
        <w:t xml:space="preserve"> </w:t>
      </w:r>
      <w:proofErr w:type="spellStart"/>
      <w:r w:rsidR="00DA4702">
        <w:rPr>
          <w:rFonts w:ascii="Arial" w:hAnsi="Arial" w:cs="Arial"/>
          <w:color w:val="000000" w:themeColor="text1"/>
          <w:sz w:val="28"/>
          <w:szCs w:val="28"/>
        </w:rPr>
        <w:t>v</w:t>
      </w:r>
      <w:r w:rsidR="008E0F25">
        <w:rPr>
          <w:rFonts w:ascii="Arial" w:hAnsi="Arial" w:cs="Arial"/>
          <w:color w:val="000000" w:themeColor="text1"/>
          <w:sz w:val="28"/>
          <w:szCs w:val="28"/>
        </w:rPr>
        <w:t>aibata</w:t>
      </w:r>
      <w:proofErr w:type="spellEnd"/>
      <w:r w:rsidR="008E0F25">
        <w:rPr>
          <w:rFonts w:ascii="Arial" w:hAnsi="Arial" w:cs="Arial"/>
          <w:color w:val="000000" w:themeColor="text1"/>
          <w:sz w:val="28"/>
          <w:szCs w:val="28"/>
        </w:rPr>
        <w:t xml:space="preserve"> Spoken Word </w:t>
      </w:r>
      <w:proofErr w:type="spellStart"/>
      <w:r w:rsidR="008E0F25">
        <w:rPr>
          <w:rFonts w:ascii="Arial" w:hAnsi="Arial" w:cs="Arial"/>
          <w:color w:val="000000" w:themeColor="text1"/>
          <w:sz w:val="28"/>
          <w:szCs w:val="28"/>
        </w:rPr>
        <w:t>zvekuti</w:t>
      </w:r>
      <w:proofErr w:type="spellEnd"/>
      <w:r w:rsidR="008E0F25">
        <w:rPr>
          <w:rFonts w:ascii="Arial" w:hAnsi="Arial" w:cs="Arial"/>
          <w:color w:val="000000" w:themeColor="text1"/>
          <w:sz w:val="28"/>
          <w:szCs w:val="28"/>
        </w:rPr>
        <w:t xml:space="preserve"> </w:t>
      </w:r>
      <w:proofErr w:type="spellStart"/>
      <w:r w:rsidR="008E0F25">
        <w:rPr>
          <w:rFonts w:ascii="Arial" w:hAnsi="Arial" w:cs="Arial"/>
          <w:color w:val="000000" w:themeColor="text1"/>
          <w:sz w:val="28"/>
          <w:szCs w:val="28"/>
        </w:rPr>
        <w:t>wainzwa</w:t>
      </w:r>
      <w:proofErr w:type="spellEnd"/>
      <w:r w:rsidR="008E0F25">
        <w:rPr>
          <w:rFonts w:ascii="Arial" w:hAnsi="Arial" w:cs="Arial"/>
          <w:color w:val="000000" w:themeColor="text1"/>
          <w:sz w:val="28"/>
          <w:szCs w:val="28"/>
        </w:rPr>
        <w:t xml:space="preserve"> </w:t>
      </w:r>
      <w:r w:rsidR="00ED457F">
        <w:rPr>
          <w:rFonts w:ascii="Arial" w:hAnsi="Arial" w:cs="Arial"/>
          <w:color w:val="000000" w:themeColor="text1"/>
          <w:sz w:val="28"/>
          <w:szCs w:val="28"/>
        </w:rPr>
        <w:t xml:space="preserve">kuti ka vhangeri raita </w:t>
      </w:r>
      <w:proofErr w:type="spellStart"/>
      <w:r w:rsidR="00ED457F">
        <w:rPr>
          <w:rFonts w:ascii="Arial" w:hAnsi="Arial" w:cs="Arial"/>
          <w:color w:val="000000" w:themeColor="text1"/>
          <w:sz w:val="28"/>
          <w:szCs w:val="28"/>
        </w:rPr>
        <w:t>mutsauko</w:t>
      </w:r>
      <w:proofErr w:type="spellEnd"/>
      <w:r w:rsidR="009D7912">
        <w:rPr>
          <w:rFonts w:ascii="Arial" w:hAnsi="Arial" w:cs="Arial"/>
          <w:color w:val="000000" w:themeColor="text1"/>
          <w:sz w:val="28"/>
          <w:szCs w:val="28"/>
        </w:rPr>
        <w:t>,</w:t>
      </w:r>
      <w:r w:rsidR="00ED457F">
        <w:rPr>
          <w:rFonts w:ascii="Arial" w:hAnsi="Arial" w:cs="Arial"/>
          <w:color w:val="000000" w:themeColor="text1"/>
          <w:sz w:val="28"/>
          <w:szCs w:val="28"/>
        </w:rPr>
        <w:t xml:space="preserve"> kana </w:t>
      </w:r>
      <w:proofErr w:type="spellStart"/>
      <w:r w:rsidR="00ED457F">
        <w:rPr>
          <w:rFonts w:ascii="Arial" w:hAnsi="Arial" w:cs="Arial"/>
          <w:color w:val="000000" w:themeColor="text1"/>
          <w:sz w:val="28"/>
          <w:szCs w:val="28"/>
        </w:rPr>
        <w:t>rabatwa</w:t>
      </w:r>
      <w:proofErr w:type="spellEnd"/>
      <w:r w:rsidR="00ED457F">
        <w:rPr>
          <w:rFonts w:ascii="Arial" w:hAnsi="Arial" w:cs="Arial"/>
          <w:color w:val="000000" w:themeColor="text1"/>
          <w:sz w:val="28"/>
          <w:szCs w:val="28"/>
        </w:rPr>
        <w:t xml:space="preserve"> </w:t>
      </w:r>
      <w:proofErr w:type="spellStart"/>
      <w:r w:rsidR="00ED457F">
        <w:rPr>
          <w:rFonts w:ascii="Arial" w:hAnsi="Arial" w:cs="Arial"/>
          <w:color w:val="000000" w:themeColor="text1"/>
          <w:sz w:val="28"/>
          <w:szCs w:val="28"/>
        </w:rPr>
        <w:t>naWar</w:t>
      </w:r>
      <w:r w:rsidR="00B24A92">
        <w:rPr>
          <w:rFonts w:ascii="Arial" w:hAnsi="Arial" w:cs="Arial"/>
          <w:color w:val="000000" w:themeColor="text1"/>
          <w:sz w:val="28"/>
          <w:szCs w:val="28"/>
        </w:rPr>
        <w:t>r</w:t>
      </w:r>
      <w:r w:rsidR="00ED457F">
        <w:rPr>
          <w:rFonts w:ascii="Arial" w:hAnsi="Arial" w:cs="Arial"/>
          <w:color w:val="000000" w:themeColor="text1"/>
          <w:sz w:val="28"/>
          <w:szCs w:val="28"/>
        </w:rPr>
        <w:t>il</w:t>
      </w:r>
      <w:r w:rsidR="00B24A92">
        <w:rPr>
          <w:rFonts w:ascii="Arial" w:hAnsi="Arial" w:cs="Arial"/>
          <w:color w:val="000000" w:themeColor="text1"/>
          <w:sz w:val="28"/>
          <w:szCs w:val="28"/>
        </w:rPr>
        <w:t>lo</w:t>
      </w:r>
      <w:r w:rsidR="00ED457F">
        <w:rPr>
          <w:rFonts w:ascii="Arial" w:hAnsi="Arial" w:cs="Arial"/>
          <w:color w:val="000000" w:themeColor="text1"/>
          <w:sz w:val="28"/>
          <w:szCs w:val="28"/>
        </w:rPr>
        <w:t>w</w:t>
      </w:r>
      <w:proofErr w:type="spellEnd"/>
      <w:r w:rsidR="00235E50">
        <w:rPr>
          <w:rFonts w:ascii="Arial" w:hAnsi="Arial" w:cs="Arial"/>
          <w:color w:val="000000" w:themeColor="text1"/>
          <w:sz w:val="28"/>
          <w:szCs w:val="28"/>
        </w:rPr>
        <w:t xml:space="preserve"> </w:t>
      </w:r>
      <w:r w:rsidR="00534101">
        <w:rPr>
          <w:rFonts w:ascii="Arial" w:hAnsi="Arial" w:cs="Arial"/>
          <w:color w:val="000000" w:themeColor="text1"/>
          <w:sz w:val="28"/>
          <w:szCs w:val="28"/>
        </w:rPr>
        <w:t>ha-</w:t>
      </w:r>
      <w:proofErr w:type="spellStart"/>
      <w:r w:rsidR="00534101">
        <w:rPr>
          <w:rFonts w:ascii="Arial" w:hAnsi="Arial" w:cs="Arial"/>
          <w:color w:val="000000" w:themeColor="text1"/>
          <w:sz w:val="28"/>
          <w:szCs w:val="28"/>
        </w:rPr>
        <w:t>maona</w:t>
      </w:r>
      <w:proofErr w:type="spellEnd"/>
      <w:r w:rsidR="00235E50">
        <w:rPr>
          <w:rFonts w:ascii="Arial" w:hAnsi="Arial" w:cs="Arial"/>
          <w:color w:val="000000" w:themeColor="text1"/>
          <w:sz w:val="28"/>
          <w:szCs w:val="28"/>
        </w:rPr>
        <w:t>.</w:t>
      </w:r>
    </w:p>
    <w:p w14:paraId="5D0361E7" w14:textId="0B5A856B" w:rsidR="00084954" w:rsidRDefault="005E2DC3" w:rsidP="00EE1207">
      <w:pPr>
        <w:jc w:val="both"/>
        <w:rPr>
          <w:rFonts w:ascii="Arial" w:hAnsi="Arial" w:cs="Arial"/>
          <w:color w:val="000000" w:themeColor="text1"/>
          <w:sz w:val="28"/>
          <w:szCs w:val="28"/>
        </w:rPr>
      </w:pPr>
      <w:r>
        <w:rPr>
          <w:rFonts w:ascii="Arial" w:hAnsi="Arial" w:cs="Arial"/>
          <w:color w:val="000000" w:themeColor="text1"/>
          <w:sz w:val="28"/>
          <w:szCs w:val="28"/>
          <w:vertAlign w:val="superscript"/>
        </w:rPr>
        <w:t xml:space="preserve">73 </w:t>
      </w:r>
      <w:proofErr w:type="spellStart"/>
      <w:r w:rsidR="00235E50">
        <w:rPr>
          <w:rFonts w:ascii="Arial" w:hAnsi="Arial" w:cs="Arial"/>
          <w:color w:val="000000" w:themeColor="text1"/>
          <w:sz w:val="28"/>
          <w:szCs w:val="28"/>
        </w:rPr>
        <w:t>Vaitora</w:t>
      </w:r>
      <w:proofErr w:type="spellEnd"/>
      <w:r w:rsidR="00235E50">
        <w:rPr>
          <w:rFonts w:ascii="Arial" w:hAnsi="Arial" w:cs="Arial"/>
          <w:color w:val="000000" w:themeColor="text1"/>
          <w:sz w:val="28"/>
          <w:szCs w:val="28"/>
        </w:rPr>
        <w:t xml:space="preserve">… </w:t>
      </w:r>
      <w:proofErr w:type="spellStart"/>
      <w:r w:rsidR="00235E50">
        <w:rPr>
          <w:rFonts w:ascii="Arial" w:hAnsi="Arial" w:cs="Arial"/>
          <w:color w:val="000000" w:themeColor="text1"/>
          <w:sz w:val="28"/>
          <w:szCs w:val="28"/>
        </w:rPr>
        <w:t>ndovakazouya</w:t>
      </w:r>
      <w:proofErr w:type="spellEnd"/>
      <w:r w:rsidR="00235E50">
        <w:rPr>
          <w:rFonts w:ascii="Arial" w:hAnsi="Arial" w:cs="Arial"/>
          <w:color w:val="000000" w:themeColor="text1"/>
          <w:sz w:val="28"/>
          <w:szCs w:val="28"/>
        </w:rPr>
        <w:t xml:space="preserve"> </w:t>
      </w:r>
      <w:proofErr w:type="spellStart"/>
      <w:r w:rsidR="00235E50">
        <w:rPr>
          <w:rFonts w:ascii="Arial" w:hAnsi="Arial" w:cs="Arial"/>
          <w:color w:val="000000" w:themeColor="text1"/>
          <w:sz w:val="28"/>
          <w:szCs w:val="28"/>
        </w:rPr>
        <w:t>manje</w:t>
      </w:r>
      <w:proofErr w:type="spellEnd"/>
      <w:r w:rsidR="00235E50">
        <w:rPr>
          <w:rFonts w:ascii="Arial" w:hAnsi="Arial" w:cs="Arial"/>
          <w:color w:val="000000" w:themeColor="text1"/>
          <w:sz w:val="28"/>
          <w:szCs w:val="28"/>
        </w:rPr>
        <w:t xml:space="preserve"> </w:t>
      </w:r>
      <w:proofErr w:type="spellStart"/>
      <w:r w:rsidR="00235E50">
        <w:rPr>
          <w:rFonts w:ascii="Arial" w:hAnsi="Arial" w:cs="Arial"/>
          <w:color w:val="000000" w:themeColor="text1"/>
          <w:sz w:val="28"/>
          <w:szCs w:val="28"/>
        </w:rPr>
        <w:t>zvikanzi</w:t>
      </w:r>
      <w:proofErr w:type="spellEnd"/>
      <w:r w:rsidR="00971523">
        <w:rPr>
          <w:rFonts w:ascii="Arial" w:hAnsi="Arial" w:cs="Arial"/>
          <w:color w:val="000000" w:themeColor="text1"/>
          <w:sz w:val="28"/>
          <w:szCs w:val="28"/>
        </w:rPr>
        <w:t>,</w:t>
      </w:r>
      <w:r w:rsidR="00235E50">
        <w:rPr>
          <w:rFonts w:ascii="Arial" w:hAnsi="Arial" w:cs="Arial"/>
          <w:color w:val="000000" w:themeColor="text1"/>
          <w:sz w:val="28"/>
          <w:szCs w:val="28"/>
        </w:rPr>
        <w:t xml:space="preserve"> </w:t>
      </w:r>
      <w:r w:rsidR="00971523">
        <w:rPr>
          <w:rFonts w:ascii="Arial" w:hAnsi="Arial" w:cs="Arial"/>
          <w:color w:val="000000" w:themeColor="text1"/>
          <w:sz w:val="28"/>
          <w:szCs w:val="28"/>
        </w:rPr>
        <w:t xml:space="preserve">‘I’m an old man I want to go back to Britain </w:t>
      </w:r>
      <w:r w:rsidR="004B05D5">
        <w:rPr>
          <w:rFonts w:ascii="Arial" w:hAnsi="Arial" w:cs="Arial"/>
          <w:color w:val="000000" w:themeColor="text1"/>
          <w:sz w:val="28"/>
          <w:szCs w:val="28"/>
        </w:rPr>
        <w:t>now,</w:t>
      </w:r>
      <w:r w:rsidR="00DA005C">
        <w:rPr>
          <w:rFonts w:ascii="Arial" w:hAnsi="Arial" w:cs="Arial"/>
          <w:color w:val="000000" w:themeColor="text1"/>
          <w:sz w:val="28"/>
          <w:szCs w:val="28"/>
        </w:rPr>
        <w:t xml:space="preserve"> but I want to tell you what your pastor is doing here</w:t>
      </w:r>
      <w:r w:rsidR="00971523">
        <w:rPr>
          <w:rFonts w:ascii="Arial" w:hAnsi="Arial" w:cs="Arial"/>
          <w:color w:val="000000" w:themeColor="text1"/>
          <w:sz w:val="28"/>
          <w:szCs w:val="28"/>
        </w:rPr>
        <w:t>’</w:t>
      </w:r>
      <w:r w:rsidR="00F20EF4">
        <w:rPr>
          <w:rFonts w:ascii="Arial" w:hAnsi="Arial" w:cs="Arial"/>
          <w:color w:val="000000" w:themeColor="text1"/>
          <w:sz w:val="28"/>
          <w:szCs w:val="28"/>
        </w:rPr>
        <w:t>.</w:t>
      </w:r>
      <w:r w:rsidR="009A517D">
        <w:rPr>
          <w:rFonts w:ascii="Arial" w:hAnsi="Arial" w:cs="Arial"/>
          <w:color w:val="000000" w:themeColor="text1"/>
          <w:sz w:val="28"/>
          <w:szCs w:val="28"/>
        </w:rPr>
        <w:t xml:space="preserve"> </w:t>
      </w:r>
      <w:proofErr w:type="spellStart"/>
      <w:r w:rsidR="00F20EF4">
        <w:rPr>
          <w:rFonts w:ascii="Arial" w:hAnsi="Arial" w:cs="Arial"/>
          <w:color w:val="000000" w:themeColor="text1"/>
          <w:sz w:val="28"/>
          <w:szCs w:val="28"/>
        </w:rPr>
        <w:t>V</w:t>
      </w:r>
      <w:r w:rsidR="009A517D">
        <w:rPr>
          <w:rFonts w:ascii="Arial" w:hAnsi="Arial" w:cs="Arial"/>
          <w:color w:val="000000" w:themeColor="text1"/>
          <w:sz w:val="28"/>
          <w:szCs w:val="28"/>
        </w:rPr>
        <w:t>aripo</w:t>
      </w:r>
      <w:proofErr w:type="spellEnd"/>
      <w:r w:rsidR="000A61EB">
        <w:rPr>
          <w:rFonts w:ascii="Arial" w:hAnsi="Arial" w:cs="Arial"/>
          <w:color w:val="000000" w:themeColor="text1"/>
          <w:sz w:val="28"/>
          <w:szCs w:val="28"/>
        </w:rPr>
        <w:t>.</w:t>
      </w:r>
      <w:r w:rsidR="009A517D">
        <w:rPr>
          <w:rFonts w:ascii="Arial" w:hAnsi="Arial" w:cs="Arial"/>
          <w:color w:val="000000" w:themeColor="text1"/>
          <w:sz w:val="28"/>
          <w:szCs w:val="28"/>
        </w:rPr>
        <w:t xml:space="preserve"> ‘</w:t>
      </w:r>
      <w:r w:rsidR="000A61EB">
        <w:rPr>
          <w:rFonts w:ascii="Arial" w:hAnsi="Arial" w:cs="Arial"/>
          <w:color w:val="000000" w:themeColor="text1"/>
          <w:sz w:val="28"/>
          <w:szCs w:val="28"/>
        </w:rPr>
        <w:t>I</w:t>
      </w:r>
      <w:r w:rsidR="009A517D">
        <w:rPr>
          <w:rFonts w:ascii="Arial" w:hAnsi="Arial" w:cs="Arial"/>
          <w:color w:val="000000" w:themeColor="text1"/>
          <w:sz w:val="28"/>
          <w:szCs w:val="28"/>
        </w:rPr>
        <w:t>s not what Brother Branham taught</w:t>
      </w:r>
      <w:r w:rsidR="00BD2E4C">
        <w:rPr>
          <w:rFonts w:ascii="Arial" w:hAnsi="Arial" w:cs="Arial"/>
          <w:color w:val="000000" w:themeColor="text1"/>
          <w:sz w:val="28"/>
          <w:szCs w:val="28"/>
        </w:rPr>
        <w:t>. He’s making you zombies</w:t>
      </w:r>
      <w:r w:rsidR="00772A83">
        <w:rPr>
          <w:rFonts w:ascii="Arial" w:hAnsi="Arial" w:cs="Arial"/>
          <w:color w:val="000000" w:themeColor="text1"/>
          <w:sz w:val="28"/>
          <w:szCs w:val="28"/>
        </w:rPr>
        <w:t xml:space="preserve">, </w:t>
      </w:r>
      <w:r w:rsidR="009800C1" w:rsidRPr="009800C1">
        <w:rPr>
          <w:rFonts w:ascii="Arial" w:hAnsi="Arial" w:cs="Arial"/>
          <w:sz w:val="18"/>
          <w:szCs w:val="28"/>
        </w:rPr>
        <w:t>[Congregation laughs]</w:t>
      </w:r>
      <w:r w:rsidR="002B7243">
        <w:rPr>
          <w:rFonts w:ascii="Arial" w:hAnsi="Arial" w:cs="Arial"/>
          <w:color w:val="000000" w:themeColor="text1"/>
          <w:sz w:val="28"/>
          <w:szCs w:val="28"/>
        </w:rPr>
        <w:t xml:space="preserve"> if he says hold your </w:t>
      </w:r>
      <w:r w:rsidR="00537716">
        <w:rPr>
          <w:rFonts w:ascii="Arial" w:hAnsi="Arial" w:cs="Arial"/>
          <w:color w:val="000000" w:themeColor="text1"/>
          <w:sz w:val="28"/>
          <w:szCs w:val="28"/>
        </w:rPr>
        <w:t xml:space="preserve">hand and go hu-hu </w:t>
      </w:r>
      <w:r w:rsidR="002667A8">
        <w:rPr>
          <w:rFonts w:ascii="Arial" w:hAnsi="Arial" w:cs="Arial"/>
          <w:color w:val="000000" w:themeColor="text1"/>
          <w:sz w:val="28"/>
          <w:szCs w:val="28"/>
        </w:rPr>
        <w:t xml:space="preserve">you will stand up </w:t>
      </w:r>
      <w:r w:rsidR="002667A8">
        <w:rPr>
          <w:rFonts w:ascii="Arial" w:hAnsi="Arial" w:cs="Arial"/>
          <w:color w:val="000000" w:themeColor="text1"/>
          <w:sz w:val="28"/>
          <w:szCs w:val="28"/>
        </w:rPr>
        <w:lastRenderedPageBreak/>
        <w:t>and go hu-hu.</w:t>
      </w:r>
      <w:r w:rsidR="004B05D5">
        <w:rPr>
          <w:rFonts w:ascii="Arial" w:hAnsi="Arial" w:cs="Arial"/>
          <w:color w:val="000000" w:themeColor="text1"/>
          <w:sz w:val="28"/>
          <w:szCs w:val="28"/>
        </w:rPr>
        <w:t xml:space="preserve"> Stop that!</w:t>
      </w:r>
      <w:r w:rsidR="009A517D">
        <w:rPr>
          <w:rFonts w:ascii="Arial" w:hAnsi="Arial" w:cs="Arial"/>
          <w:color w:val="000000" w:themeColor="text1"/>
          <w:sz w:val="28"/>
          <w:szCs w:val="28"/>
        </w:rPr>
        <w:t>’</w:t>
      </w:r>
      <w:r w:rsidR="002267E4">
        <w:rPr>
          <w:rFonts w:ascii="Arial" w:hAnsi="Arial" w:cs="Arial"/>
          <w:color w:val="000000" w:themeColor="text1"/>
          <w:sz w:val="28"/>
          <w:szCs w:val="28"/>
        </w:rPr>
        <w:t xml:space="preserve"> </w:t>
      </w:r>
      <w:r w:rsidR="009800C1" w:rsidRPr="009800C1">
        <w:rPr>
          <w:rFonts w:ascii="Arial" w:hAnsi="Arial" w:cs="Arial"/>
          <w:sz w:val="18"/>
          <w:szCs w:val="28"/>
        </w:rPr>
        <w:t>[Congregation laughs]</w:t>
      </w:r>
      <w:r w:rsidR="00573E94" w:rsidRPr="00FD7D3B">
        <w:rPr>
          <w:rFonts w:ascii="Arial" w:hAnsi="Arial" w:cs="Arial"/>
          <w:sz w:val="28"/>
          <w:szCs w:val="28"/>
        </w:rPr>
        <w:t xml:space="preserve"> </w:t>
      </w:r>
      <w:r w:rsidR="00573E94">
        <w:rPr>
          <w:rFonts w:ascii="Arial" w:hAnsi="Arial" w:cs="Arial"/>
          <w:sz w:val="28"/>
          <w:szCs w:val="28"/>
        </w:rPr>
        <w:t xml:space="preserve">Everybody knows that </w:t>
      </w:r>
      <w:r w:rsidR="008E2DED">
        <w:rPr>
          <w:rFonts w:ascii="Arial" w:hAnsi="Arial" w:cs="Arial"/>
          <w:sz w:val="28"/>
          <w:szCs w:val="28"/>
        </w:rPr>
        <w:t xml:space="preserve">message </w:t>
      </w:r>
      <w:proofErr w:type="spellStart"/>
      <w:r w:rsidR="008E2DED">
        <w:rPr>
          <w:rFonts w:ascii="Arial" w:hAnsi="Arial" w:cs="Arial"/>
          <w:sz w:val="28"/>
          <w:szCs w:val="28"/>
        </w:rPr>
        <w:t>yaBrother</w:t>
      </w:r>
      <w:proofErr w:type="spellEnd"/>
      <w:r w:rsidR="008E2DED">
        <w:rPr>
          <w:rFonts w:ascii="Arial" w:hAnsi="Arial" w:cs="Arial"/>
          <w:sz w:val="28"/>
          <w:szCs w:val="28"/>
        </w:rPr>
        <w:t xml:space="preserve"> </w:t>
      </w:r>
      <w:proofErr w:type="spellStart"/>
      <w:r w:rsidR="008E2DED">
        <w:rPr>
          <w:rFonts w:ascii="Arial" w:hAnsi="Arial" w:cs="Arial"/>
          <w:sz w:val="28"/>
          <w:szCs w:val="28"/>
        </w:rPr>
        <w:t>War</w:t>
      </w:r>
      <w:r w:rsidR="00B24A92">
        <w:rPr>
          <w:rFonts w:ascii="Arial" w:hAnsi="Arial" w:cs="Arial"/>
          <w:sz w:val="28"/>
          <w:szCs w:val="28"/>
        </w:rPr>
        <w:t>r</w:t>
      </w:r>
      <w:r w:rsidR="008E2DED">
        <w:rPr>
          <w:rFonts w:ascii="Arial" w:hAnsi="Arial" w:cs="Arial"/>
          <w:sz w:val="28"/>
          <w:szCs w:val="28"/>
        </w:rPr>
        <w:t>il</w:t>
      </w:r>
      <w:r w:rsidR="00B24A92">
        <w:rPr>
          <w:rFonts w:ascii="Arial" w:hAnsi="Arial" w:cs="Arial"/>
          <w:sz w:val="28"/>
          <w:szCs w:val="28"/>
        </w:rPr>
        <w:t>lo</w:t>
      </w:r>
      <w:r w:rsidR="008E2DED">
        <w:rPr>
          <w:rFonts w:ascii="Arial" w:hAnsi="Arial" w:cs="Arial"/>
          <w:sz w:val="28"/>
          <w:szCs w:val="28"/>
        </w:rPr>
        <w:t>w</w:t>
      </w:r>
      <w:proofErr w:type="spellEnd"/>
      <w:r w:rsidR="008E2DED">
        <w:rPr>
          <w:rFonts w:ascii="Arial" w:hAnsi="Arial" w:cs="Arial"/>
          <w:sz w:val="28"/>
          <w:szCs w:val="28"/>
        </w:rPr>
        <w:t xml:space="preserve"> iyoyo</w:t>
      </w:r>
      <w:r w:rsidR="00B576A2">
        <w:rPr>
          <w:rFonts w:ascii="Arial" w:hAnsi="Arial" w:cs="Arial"/>
          <w:sz w:val="28"/>
          <w:szCs w:val="28"/>
        </w:rPr>
        <w:t>.</w:t>
      </w:r>
      <w:r w:rsidR="008E2DED">
        <w:rPr>
          <w:rFonts w:ascii="Arial" w:hAnsi="Arial" w:cs="Arial"/>
          <w:sz w:val="28"/>
          <w:szCs w:val="28"/>
        </w:rPr>
        <w:t xml:space="preserve"> </w:t>
      </w:r>
      <w:proofErr w:type="spellStart"/>
      <w:r w:rsidR="00B576A2">
        <w:rPr>
          <w:rFonts w:ascii="Arial" w:hAnsi="Arial" w:cs="Arial"/>
          <w:sz w:val="28"/>
          <w:szCs w:val="28"/>
        </w:rPr>
        <w:t>H</w:t>
      </w:r>
      <w:r w:rsidR="00173F5D">
        <w:rPr>
          <w:rFonts w:ascii="Arial" w:hAnsi="Arial" w:cs="Arial"/>
          <w:sz w:val="28"/>
          <w:szCs w:val="28"/>
        </w:rPr>
        <w:t>andimu</w:t>
      </w:r>
      <w:r w:rsidR="00663355">
        <w:rPr>
          <w:rFonts w:ascii="Arial" w:hAnsi="Arial" w:cs="Arial"/>
          <w:sz w:val="28"/>
          <w:szCs w:val="28"/>
        </w:rPr>
        <w:t>n</w:t>
      </w:r>
      <w:r w:rsidR="00173F5D">
        <w:rPr>
          <w:rFonts w:ascii="Arial" w:hAnsi="Arial" w:cs="Arial"/>
          <w:sz w:val="28"/>
          <w:szCs w:val="28"/>
        </w:rPr>
        <w:t>oiziva</w:t>
      </w:r>
      <w:proofErr w:type="spellEnd"/>
      <w:r w:rsidR="00173F5D">
        <w:rPr>
          <w:rFonts w:ascii="Arial" w:hAnsi="Arial" w:cs="Arial"/>
          <w:sz w:val="28"/>
          <w:szCs w:val="28"/>
        </w:rPr>
        <w:t xml:space="preserve"> mese vanhu</w:t>
      </w:r>
      <w:r w:rsidR="00555F1E">
        <w:rPr>
          <w:rFonts w:ascii="Arial" w:hAnsi="Arial" w:cs="Arial"/>
          <w:sz w:val="28"/>
          <w:szCs w:val="28"/>
        </w:rPr>
        <w:t>…va…va…</w:t>
      </w:r>
      <w:r w:rsidR="00AD469E">
        <w:rPr>
          <w:rFonts w:ascii="Arial" w:hAnsi="Arial" w:cs="Arial"/>
          <w:sz w:val="28"/>
          <w:szCs w:val="28"/>
        </w:rPr>
        <w:t xml:space="preserve"> </w:t>
      </w:r>
      <w:proofErr w:type="spellStart"/>
      <w:r w:rsidR="00AD469E">
        <w:rPr>
          <w:rFonts w:ascii="Arial" w:hAnsi="Arial" w:cs="Arial"/>
          <w:sz w:val="28"/>
          <w:szCs w:val="28"/>
        </w:rPr>
        <w:t>vaMwari</w:t>
      </w:r>
      <w:proofErr w:type="spellEnd"/>
      <w:r w:rsidR="00555F1E">
        <w:rPr>
          <w:rFonts w:ascii="Arial" w:hAnsi="Arial" w:cs="Arial"/>
          <w:sz w:val="28"/>
          <w:szCs w:val="28"/>
        </w:rPr>
        <w:t xml:space="preserve"> </w:t>
      </w:r>
      <w:proofErr w:type="spellStart"/>
      <w:r w:rsidR="00555F1E">
        <w:rPr>
          <w:rFonts w:ascii="Arial" w:hAnsi="Arial" w:cs="Arial"/>
          <w:sz w:val="28"/>
          <w:szCs w:val="28"/>
        </w:rPr>
        <w:t>ehe</w:t>
      </w:r>
      <w:proofErr w:type="spellEnd"/>
      <w:r w:rsidR="00D635B9" w:rsidRPr="00670C8E">
        <w:rPr>
          <w:rFonts w:ascii="Arial" w:hAnsi="Arial" w:cs="Arial"/>
          <w:color w:val="000000" w:themeColor="text1"/>
          <w:sz w:val="28"/>
          <w:szCs w:val="28"/>
        </w:rPr>
        <w:t xml:space="preserve"> </w:t>
      </w:r>
      <w:proofErr w:type="spellStart"/>
      <w:r w:rsidR="00084954">
        <w:rPr>
          <w:rFonts w:ascii="Arial" w:hAnsi="Arial" w:cs="Arial"/>
          <w:color w:val="000000" w:themeColor="text1"/>
          <w:sz w:val="28"/>
          <w:szCs w:val="28"/>
        </w:rPr>
        <w:t>hee</w:t>
      </w:r>
      <w:proofErr w:type="spellEnd"/>
      <w:r w:rsidR="00B576A2">
        <w:rPr>
          <w:rFonts w:ascii="Arial" w:hAnsi="Arial" w:cs="Arial"/>
          <w:color w:val="000000" w:themeColor="text1"/>
          <w:sz w:val="28"/>
          <w:szCs w:val="28"/>
        </w:rPr>
        <w:t>?</w:t>
      </w:r>
      <w:r w:rsidR="00084954">
        <w:rPr>
          <w:rFonts w:ascii="Arial" w:hAnsi="Arial" w:cs="Arial"/>
          <w:color w:val="000000" w:themeColor="text1"/>
          <w:sz w:val="28"/>
          <w:szCs w:val="28"/>
        </w:rPr>
        <w:t xml:space="preserve"> </w:t>
      </w:r>
    </w:p>
    <w:p w14:paraId="7A72CCEE" w14:textId="5D6C6A8C" w:rsidR="008566A1" w:rsidRDefault="005E2DC3" w:rsidP="00EE1207">
      <w:pPr>
        <w:jc w:val="both"/>
        <w:rPr>
          <w:rFonts w:ascii="Arial" w:hAnsi="Arial" w:cs="Arial"/>
          <w:sz w:val="28"/>
          <w:szCs w:val="28"/>
        </w:rPr>
      </w:pPr>
      <w:r>
        <w:rPr>
          <w:rFonts w:ascii="Arial" w:hAnsi="Arial" w:cs="Arial"/>
          <w:color w:val="000000" w:themeColor="text1"/>
          <w:sz w:val="28"/>
          <w:szCs w:val="28"/>
          <w:vertAlign w:val="superscript"/>
        </w:rPr>
        <w:t xml:space="preserve">74 </w:t>
      </w:r>
      <w:r w:rsidR="00084954">
        <w:rPr>
          <w:rFonts w:ascii="Arial" w:hAnsi="Arial" w:cs="Arial"/>
          <w:color w:val="000000" w:themeColor="text1"/>
          <w:sz w:val="28"/>
          <w:szCs w:val="28"/>
        </w:rPr>
        <w:t xml:space="preserve">Manje ini </w:t>
      </w:r>
      <w:proofErr w:type="spellStart"/>
      <w:r w:rsidR="00084954">
        <w:rPr>
          <w:rFonts w:ascii="Arial" w:hAnsi="Arial" w:cs="Arial"/>
          <w:color w:val="000000" w:themeColor="text1"/>
          <w:sz w:val="28"/>
          <w:szCs w:val="28"/>
        </w:rPr>
        <w:t>ndakamirira</w:t>
      </w:r>
      <w:proofErr w:type="spellEnd"/>
      <w:r w:rsidR="00084954">
        <w:rPr>
          <w:rFonts w:ascii="Arial" w:hAnsi="Arial" w:cs="Arial"/>
          <w:color w:val="000000" w:themeColor="text1"/>
          <w:sz w:val="28"/>
          <w:szCs w:val="28"/>
        </w:rPr>
        <w:t xml:space="preserve"> gore</w:t>
      </w:r>
      <w:r w:rsidR="00482D02">
        <w:rPr>
          <w:rFonts w:ascii="Arial" w:hAnsi="Arial" w:cs="Arial"/>
          <w:color w:val="000000" w:themeColor="text1"/>
          <w:sz w:val="28"/>
          <w:szCs w:val="28"/>
        </w:rPr>
        <w:t xml:space="preserve"> </w:t>
      </w:r>
      <w:proofErr w:type="spellStart"/>
      <w:r w:rsidR="00482D02">
        <w:rPr>
          <w:rFonts w:ascii="Arial" w:hAnsi="Arial" w:cs="Arial"/>
          <w:color w:val="000000" w:themeColor="text1"/>
          <w:sz w:val="28"/>
          <w:szCs w:val="28"/>
        </w:rPr>
        <w:t>randichapuhwa</w:t>
      </w:r>
      <w:proofErr w:type="spellEnd"/>
      <w:r w:rsidR="00482D02">
        <w:rPr>
          <w:rFonts w:ascii="Arial" w:hAnsi="Arial" w:cs="Arial"/>
          <w:color w:val="000000" w:themeColor="text1"/>
          <w:sz w:val="28"/>
          <w:szCs w:val="28"/>
        </w:rPr>
        <w:t xml:space="preserve"> </w:t>
      </w:r>
      <w:proofErr w:type="spellStart"/>
      <w:r w:rsidR="00482D02">
        <w:rPr>
          <w:rFonts w:ascii="Arial" w:hAnsi="Arial" w:cs="Arial"/>
          <w:color w:val="000000" w:themeColor="text1"/>
          <w:sz w:val="28"/>
          <w:szCs w:val="28"/>
        </w:rPr>
        <w:t>mukana</w:t>
      </w:r>
      <w:proofErr w:type="spellEnd"/>
      <w:r w:rsidR="00482D02">
        <w:rPr>
          <w:rFonts w:ascii="Arial" w:hAnsi="Arial" w:cs="Arial"/>
          <w:color w:val="000000" w:themeColor="text1"/>
          <w:sz w:val="28"/>
          <w:szCs w:val="28"/>
        </w:rPr>
        <w:t xml:space="preserve"> nenyasha </w:t>
      </w:r>
      <w:proofErr w:type="spellStart"/>
      <w:r w:rsidR="00482D02">
        <w:rPr>
          <w:rFonts w:ascii="Arial" w:hAnsi="Arial" w:cs="Arial"/>
          <w:color w:val="000000" w:themeColor="text1"/>
          <w:sz w:val="28"/>
          <w:szCs w:val="28"/>
        </w:rPr>
        <w:t>dzaMwari</w:t>
      </w:r>
      <w:proofErr w:type="spellEnd"/>
      <w:r w:rsidR="00000F5C">
        <w:rPr>
          <w:rFonts w:ascii="Arial" w:hAnsi="Arial" w:cs="Arial"/>
          <w:color w:val="000000" w:themeColor="text1"/>
          <w:sz w:val="28"/>
          <w:szCs w:val="28"/>
        </w:rPr>
        <w:t>,</w:t>
      </w:r>
      <w:r w:rsidR="00482D02">
        <w:rPr>
          <w:rFonts w:ascii="Arial" w:hAnsi="Arial" w:cs="Arial"/>
          <w:color w:val="000000" w:themeColor="text1"/>
          <w:sz w:val="28"/>
          <w:szCs w:val="28"/>
        </w:rPr>
        <w:t xml:space="preserve"> </w:t>
      </w:r>
      <w:proofErr w:type="spellStart"/>
      <w:r w:rsidR="00FA35DF">
        <w:rPr>
          <w:rFonts w:ascii="Arial" w:hAnsi="Arial" w:cs="Arial"/>
          <w:color w:val="000000" w:themeColor="text1"/>
          <w:sz w:val="28"/>
          <w:szCs w:val="28"/>
        </w:rPr>
        <w:t>ehe</w:t>
      </w:r>
      <w:proofErr w:type="spellEnd"/>
      <w:r w:rsidR="00FA35DF">
        <w:rPr>
          <w:rFonts w:ascii="Arial" w:hAnsi="Arial" w:cs="Arial"/>
          <w:color w:val="000000" w:themeColor="text1"/>
          <w:sz w:val="28"/>
          <w:szCs w:val="28"/>
        </w:rPr>
        <w:t xml:space="preserve">. Ini memory yangu </w:t>
      </w:r>
      <w:proofErr w:type="spellStart"/>
      <w:r w:rsidR="00FA35DF">
        <w:rPr>
          <w:rFonts w:ascii="Arial" w:hAnsi="Arial" w:cs="Arial"/>
          <w:color w:val="000000" w:themeColor="text1"/>
          <w:sz w:val="28"/>
          <w:szCs w:val="28"/>
        </w:rPr>
        <w:t>haidii</w:t>
      </w:r>
      <w:proofErr w:type="spellEnd"/>
      <w:r w:rsidR="007B48C8">
        <w:rPr>
          <w:rFonts w:ascii="Arial" w:hAnsi="Arial" w:cs="Arial"/>
          <w:color w:val="000000" w:themeColor="text1"/>
          <w:sz w:val="28"/>
          <w:szCs w:val="28"/>
        </w:rPr>
        <w:t xml:space="preserve">, </w:t>
      </w:r>
      <w:r w:rsidR="0056204E">
        <w:rPr>
          <w:rFonts w:ascii="Arial" w:hAnsi="Arial" w:cs="Arial"/>
          <w:color w:val="000000" w:themeColor="text1"/>
          <w:sz w:val="28"/>
          <w:szCs w:val="28"/>
        </w:rPr>
        <w:t xml:space="preserve">ahh memory yangu </w:t>
      </w:r>
      <w:proofErr w:type="spellStart"/>
      <w:r w:rsidR="0056204E">
        <w:rPr>
          <w:rFonts w:ascii="Arial" w:hAnsi="Arial" w:cs="Arial"/>
          <w:color w:val="000000" w:themeColor="text1"/>
          <w:sz w:val="28"/>
          <w:szCs w:val="28"/>
        </w:rPr>
        <w:t>haiparare</w:t>
      </w:r>
      <w:proofErr w:type="spellEnd"/>
      <w:r w:rsidR="0056204E">
        <w:rPr>
          <w:rFonts w:ascii="Arial" w:hAnsi="Arial" w:cs="Arial"/>
          <w:color w:val="000000" w:themeColor="text1"/>
          <w:sz w:val="28"/>
          <w:szCs w:val="28"/>
        </w:rPr>
        <w:t xml:space="preserve">. </w:t>
      </w:r>
      <w:proofErr w:type="spellStart"/>
      <w:r w:rsidR="0056204E">
        <w:rPr>
          <w:rFonts w:ascii="Arial" w:hAnsi="Arial" w:cs="Arial"/>
          <w:color w:val="000000" w:themeColor="text1"/>
          <w:sz w:val="28"/>
          <w:szCs w:val="28"/>
        </w:rPr>
        <w:t>Zvikanzi</w:t>
      </w:r>
      <w:proofErr w:type="spellEnd"/>
      <w:r w:rsidR="0056204E">
        <w:rPr>
          <w:rFonts w:ascii="Arial" w:hAnsi="Arial" w:cs="Arial"/>
          <w:color w:val="000000" w:themeColor="text1"/>
          <w:sz w:val="28"/>
          <w:szCs w:val="28"/>
        </w:rPr>
        <w:t>, ‘</w:t>
      </w:r>
      <w:r w:rsidR="0073508B">
        <w:rPr>
          <w:rFonts w:ascii="Arial" w:hAnsi="Arial" w:cs="Arial"/>
          <w:color w:val="000000" w:themeColor="text1"/>
          <w:sz w:val="28"/>
          <w:szCs w:val="28"/>
        </w:rPr>
        <w:t xml:space="preserve">you are going hi </w:t>
      </w:r>
      <w:proofErr w:type="spellStart"/>
      <w:r w:rsidR="0073508B">
        <w:rPr>
          <w:rFonts w:ascii="Arial" w:hAnsi="Arial" w:cs="Arial"/>
          <w:color w:val="000000" w:themeColor="text1"/>
          <w:sz w:val="28"/>
          <w:szCs w:val="28"/>
        </w:rPr>
        <w:t>hi</w:t>
      </w:r>
      <w:proofErr w:type="spellEnd"/>
      <w:r w:rsidR="0073508B">
        <w:rPr>
          <w:rFonts w:ascii="Arial" w:hAnsi="Arial" w:cs="Arial"/>
          <w:color w:val="000000" w:themeColor="text1"/>
          <w:sz w:val="28"/>
          <w:szCs w:val="28"/>
        </w:rPr>
        <w:t xml:space="preserve"> </w:t>
      </w:r>
      <w:proofErr w:type="spellStart"/>
      <w:r w:rsidR="0073508B">
        <w:rPr>
          <w:rFonts w:ascii="Arial" w:hAnsi="Arial" w:cs="Arial"/>
          <w:color w:val="000000" w:themeColor="text1"/>
          <w:sz w:val="28"/>
          <w:szCs w:val="28"/>
        </w:rPr>
        <w:t>hi</w:t>
      </w:r>
      <w:proofErr w:type="spellEnd"/>
      <w:r w:rsidR="0073508B">
        <w:rPr>
          <w:rFonts w:ascii="Arial" w:hAnsi="Arial" w:cs="Arial"/>
          <w:color w:val="000000" w:themeColor="text1"/>
          <w:sz w:val="28"/>
          <w:szCs w:val="28"/>
        </w:rPr>
        <w:t xml:space="preserve"> </w:t>
      </w:r>
      <w:proofErr w:type="spellStart"/>
      <w:r w:rsidR="0073508B">
        <w:rPr>
          <w:rFonts w:ascii="Arial" w:hAnsi="Arial" w:cs="Arial"/>
          <w:color w:val="000000" w:themeColor="text1"/>
          <w:sz w:val="28"/>
          <w:szCs w:val="28"/>
        </w:rPr>
        <w:t>hi</w:t>
      </w:r>
      <w:proofErr w:type="spellEnd"/>
      <w:r w:rsidR="00AF45B9">
        <w:rPr>
          <w:rFonts w:ascii="Arial" w:hAnsi="Arial" w:cs="Arial"/>
          <w:color w:val="000000" w:themeColor="text1"/>
          <w:sz w:val="28"/>
          <w:szCs w:val="28"/>
        </w:rPr>
        <w:t xml:space="preserve"> </w:t>
      </w:r>
      <w:proofErr w:type="spellStart"/>
      <w:r w:rsidR="00AF45B9">
        <w:rPr>
          <w:rFonts w:ascii="Arial" w:hAnsi="Arial" w:cs="Arial"/>
          <w:color w:val="000000" w:themeColor="text1"/>
          <w:sz w:val="28"/>
          <w:szCs w:val="28"/>
        </w:rPr>
        <w:t>hi</w:t>
      </w:r>
      <w:proofErr w:type="spellEnd"/>
      <w:r w:rsidR="00AF45B9">
        <w:rPr>
          <w:rFonts w:ascii="Arial" w:hAnsi="Arial" w:cs="Arial"/>
          <w:color w:val="000000" w:themeColor="text1"/>
          <w:sz w:val="28"/>
          <w:szCs w:val="28"/>
        </w:rPr>
        <w:t xml:space="preserve"> </w:t>
      </w:r>
      <w:proofErr w:type="spellStart"/>
      <w:r w:rsidR="00AF45B9">
        <w:rPr>
          <w:rFonts w:ascii="Arial" w:hAnsi="Arial" w:cs="Arial"/>
          <w:color w:val="000000" w:themeColor="text1"/>
          <w:sz w:val="28"/>
          <w:szCs w:val="28"/>
        </w:rPr>
        <w:t>hi</w:t>
      </w:r>
      <w:proofErr w:type="spellEnd"/>
      <w:r w:rsidR="00AF45B9">
        <w:rPr>
          <w:rFonts w:ascii="Arial" w:hAnsi="Arial" w:cs="Arial"/>
          <w:color w:val="000000" w:themeColor="text1"/>
          <w:sz w:val="28"/>
          <w:szCs w:val="28"/>
        </w:rPr>
        <w:t>. What this brother’s doing is wrong!</w:t>
      </w:r>
      <w:r w:rsidR="007C4348">
        <w:rPr>
          <w:rFonts w:ascii="Arial" w:hAnsi="Arial" w:cs="Arial"/>
          <w:color w:val="000000" w:themeColor="text1"/>
          <w:sz w:val="28"/>
          <w:szCs w:val="28"/>
        </w:rPr>
        <w:t xml:space="preserve"> This is not the Message of the pro</w:t>
      </w:r>
      <w:r w:rsidR="005A2FAA">
        <w:rPr>
          <w:rFonts w:ascii="Arial" w:hAnsi="Arial" w:cs="Arial"/>
          <w:color w:val="000000" w:themeColor="text1"/>
          <w:sz w:val="28"/>
          <w:szCs w:val="28"/>
        </w:rPr>
        <w:t>phet! This the spirit of a man</w:t>
      </w:r>
      <w:r w:rsidR="00A40491">
        <w:rPr>
          <w:rFonts w:ascii="Arial" w:hAnsi="Arial" w:cs="Arial"/>
          <w:color w:val="000000" w:themeColor="text1"/>
          <w:sz w:val="28"/>
          <w:szCs w:val="28"/>
        </w:rPr>
        <w:t>!</w:t>
      </w:r>
      <w:r w:rsidR="0056204E">
        <w:rPr>
          <w:rFonts w:ascii="Arial" w:hAnsi="Arial" w:cs="Arial"/>
          <w:color w:val="000000" w:themeColor="text1"/>
          <w:sz w:val="28"/>
          <w:szCs w:val="28"/>
        </w:rPr>
        <w:t>’</w:t>
      </w:r>
      <w:r w:rsidR="00FB12E3">
        <w:rPr>
          <w:rFonts w:ascii="Arial" w:hAnsi="Arial" w:cs="Arial"/>
          <w:color w:val="000000" w:themeColor="text1"/>
          <w:sz w:val="28"/>
          <w:szCs w:val="28"/>
        </w:rPr>
        <w:t xml:space="preserve"> </w:t>
      </w:r>
      <w:proofErr w:type="spellStart"/>
      <w:r w:rsidR="00FB12E3">
        <w:rPr>
          <w:rFonts w:ascii="Arial" w:hAnsi="Arial" w:cs="Arial"/>
          <w:color w:val="000000" w:themeColor="text1"/>
          <w:sz w:val="28"/>
          <w:szCs w:val="28"/>
        </w:rPr>
        <w:t>Ndobva</w:t>
      </w:r>
      <w:proofErr w:type="spellEnd"/>
      <w:r w:rsidR="00FB12E3">
        <w:rPr>
          <w:rFonts w:ascii="Arial" w:hAnsi="Arial" w:cs="Arial"/>
          <w:color w:val="000000" w:themeColor="text1"/>
          <w:sz w:val="28"/>
          <w:szCs w:val="28"/>
        </w:rPr>
        <w:t xml:space="preserve"> vat…</w:t>
      </w:r>
      <w:r w:rsidR="00084954">
        <w:rPr>
          <w:rFonts w:ascii="Arial" w:hAnsi="Arial" w:cs="Arial"/>
          <w:color w:val="000000" w:themeColor="text1"/>
          <w:sz w:val="28"/>
          <w:szCs w:val="28"/>
        </w:rPr>
        <w:t xml:space="preserve"> </w:t>
      </w:r>
      <w:proofErr w:type="spellStart"/>
      <w:r w:rsidR="00FB12E3">
        <w:rPr>
          <w:rFonts w:ascii="Arial" w:hAnsi="Arial" w:cs="Arial"/>
          <w:color w:val="000000" w:themeColor="text1"/>
          <w:sz w:val="28"/>
          <w:szCs w:val="28"/>
        </w:rPr>
        <w:t>ndopa</w:t>
      </w:r>
      <w:proofErr w:type="spellEnd"/>
      <w:r w:rsidR="00FB12E3">
        <w:rPr>
          <w:rFonts w:ascii="Arial" w:hAnsi="Arial" w:cs="Arial"/>
          <w:color w:val="000000" w:themeColor="text1"/>
          <w:sz w:val="28"/>
          <w:szCs w:val="28"/>
        </w:rPr>
        <w:t xml:space="preserve"> </w:t>
      </w:r>
      <w:proofErr w:type="spellStart"/>
      <w:r w:rsidR="00FB12E3">
        <w:rPr>
          <w:rFonts w:ascii="Arial" w:hAnsi="Arial" w:cs="Arial"/>
          <w:color w:val="000000" w:themeColor="text1"/>
          <w:sz w:val="28"/>
          <w:szCs w:val="28"/>
        </w:rPr>
        <w:t>ndakabata</w:t>
      </w:r>
      <w:proofErr w:type="spellEnd"/>
      <w:r w:rsidR="00FD7D3B" w:rsidRPr="00670C8E">
        <w:rPr>
          <w:rFonts w:ascii="Arial" w:hAnsi="Arial" w:cs="Arial"/>
          <w:color w:val="000000" w:themeColor="text1"/>
          <w:sz w:val="28"/>
          <w:szCs w:val="28"/>
        </w:rPr>
        <w:t xml:space="preserve"> </w:t>
      </w:r>
      <w:r w:rsidR="00FB12E3">
        <w:rPr>
          <w:rFonts w:ascii="Arial" w:hAnsi="Arial" w:cs="Arial"/>
          <w:color w:val="000000" w:themeColor="text1"/>
          <w:sz w:val="28"/>
          <w:szCs w:val="28"/>
        </w:rPr>
        <w:t xml:space="preserve">verse kutanga </w:t>
      </w:r>
      <w:r w:rsidR="00D043BA">
        <w:rPr>
          <w:rFonts w:ascii="Arial" w:hAnsi="Arial" w:cs="Arial"/>
          <w:color w:val="000000" w:themeColor="text1"/>
          <w:sz w:val="28"/>
          <w:szCs w:val="28"/>
        </w:rPr>
        <w:t xml:space="preserve">kuti </w:t>
      </w:r>
      <w:r w:rsidR="006454D2">
        <w:rPr>
          <w:rFonts w:ascii="Arial" w:hAnsi="Arial" w:cs="Arial"/>
          <w:color w:val="000000" w:themeColor="text1"/>
          <w:sz w:val="28"/>
          <w:szCs w:val="28"/>
        </w:rPr>
        <w:t>“</w:t>
      </w:r>
      <w:r w:rsidR="00D043BA">
        <w:rPr>
          <w:rFonts w:ascii="Arial" w:hAnsi="Arial" w:cs="Arial"/>
          <w:color w:val="000000" w:themeColor="text1"/>
          <w:sz w:val="28"/>
          <w:szCs w:val="28"/>
        </w:rPr>
        <w:t>do not hold the admiration of a person</w:t>
      </w:r>
      <w:r w:rsidR="00E82229">
        <w:rPr>
          <w:rFonts w:ascii="Arial" w:hAnsi="Arial" w:cs="Arial"/>
          <w:color w:val="000000" w:themeColor="text1"/>
          <w:sz w:val="28"/>
          <w:szCs w:val="28"/>
        </w:rPr>
        <w:t>…”</w:t>
      </w:r>
      <w:r w:rsidR="00D043BA">
        <w:rPr>
          <w:rFonts w:ascii="Arial" w:hAnsi="Arial" w:cs="Arial"/>
          <w:color w:val="000000" w:themeColor="text1"/>
          <w:sz w:val="28"/>
          <w:szCs w:val="28"/>
        </w:rPr>
        <w:t xml:space="preserve"> </w:t>
      </w:r>
      <w:r w:rsidR="00534101">
        <w:rPr>
          <w:rFonts w:ascii="Arial" w:hAnsi="Arial" w:cs="Arial"/>
          <w:color w:val="000000" w:themeColor="text1"/>
          <w:sz w:val="28"/>
          <w:szCs w:val="28"/>
        </w:rPr>
        <w:t>Ha-</w:t>
      </w:r>
      <w:proofErr w:type="spellStart"/>
      <w:r w:rsidR="00534101">
        <w:rPr>
          <w:rFonts w:ascii="Arial" w:hAnsi="Arial" w:cs="Arial"/>
          <w:color w:val="000000" w:themeColor="text1"/>
          <w:sz w:val="28"/>
          <w:szCs w:val="28"/>
        </w:rPr>
        <w:t>moona</w:t>
      </w:r>
      <w:proofErr w:type="spellEnd"/>
      <w:r w:rsidR="007E0E39">
        <w:rPr>
          <w:rFonts w:ascii="Arial" w:hAnsi="Arial" w:cs="Arial"/>
          <w:color w:val="000000" w:themeColor="text1"/>
          <w:sz w:val="28"/>
          <w:szCs w:val="28"/>
        </w:rPr>
        <w:t>,</w:t>
      </w:r>
      <w:r w:rsidR="00D043BA">
        <w:rPr>
          <w:rFonts w:ascii="Arial" w:hAnsi="Arial" w:cs="Arial"/>
          <w:color w:val="000000" w:themeColor="text1"/>
          <w:sz w:val="28"/>
          <w:szCs w:val="28"/>
        </w:rPr>
        <w:t xml:space="preserve"> </w:t>
      </w:r>
      <w:proofErr w:type="spellStart"/>
      <w:r w:rsidR="00D043BA">
        <w:rPr>
          <w:rFonts w:ascii="Arial" w:hAnsi="Arial" w:cs="Arial"/>
          <w:color w:val="000000" w:themeColor="text1"/>
          <w:sz w:val="28"/>
          <w:szCs w:val="28"/>
        </w:rPr>
        <w:t>ehe</w:t>
      </w:r>
      <w:proofErr w:type="spellEnd"/>
      <w:r w:rsidR="00D043BA">
        <w:rPr>
          <w:rFonts w:ascii="Arial" w:hAnsi="Arial" w:cs="Arial"/>
          <w:color w:val="000000" w:themeColor="text1"/>
          <w:sz w:val="28"/>
          <w:szCs w:val="28"/>
        </w:rPr>
        <w:t xml:space="preserve">. </w:t>
      </w:r>
      <w:r w:rsidR="00E82229">
        <w:rPr>
          <w:rFonts w:ascii="Arial" w:hAnsi="Arial" w:cs="Arial"/>
          <w:color w:val="000000" w:themeColor="text1"/>
          <w:sz w:val="28"/>
          <w:szCs w:val="28"/>
        </w:rPr>
        <w:t>“</w:t>
      </w:r>
      <w:r w:rsidR="00D043BA">
        <w:rPr>
          <w:rFonts w:ascii="Arial" w:hAnsi="Arial" w:cs="Arial"/>
          <w:color w:val="000000" w:themeColor="text1"/>
          <w:sz w:val="28"/>
          <w:szCs w:val="28"/>
        </w:rPr>
        <w:t xml:space="preserve">Do not </w:t>
      </w:r>
      <w:r w:rsidR="00605B36">
        <w:rPr>
          <w:rFonts w:ascii="Arial" w:hAnsi="Arial" w:cs="Arial"/>
          <w:color w:val="000000" w:themeColor="text1"/>
          <w:sz w:val="28"/>
          <w:szCs w:val="28"/>
        </w:rPr>
        <w:t>eh… hold personalities in a</w:t>
      </w:r>
      <w:r w:rsidR="00081F88">
        <w:rPr>
          <w:rFonts w:ascii="Arial" w:hAnsi="Arial" w:cs="Arial"/>
          <w:color w:val="000000" w:themeColor="text1"/>
          <w:sz w:val="28"/>
          <w:szCs w:val="28"/>
        </w:rPr>
        <w:t>…?</w:t>
      </w:r>
      <w:r w:rsidR="00E82229">
        <w:rPr>
          <w:rFonts w:ascii="Arial" w:hAnsi="Arial" w:cs="Arial"/>
          <w:color w:val="000000" w:themeColor="text1"/>
          <w:sz w:val="28"/>
          <w:szCs w:val="28"/>
        </w:rPr>
        <w:t>”</w:t>
      </w:r>
      <w:r w:rsidR="00081F88">
        <w:rPr>
          <w:rFonts w:ascii="Arial" w:hAnsi="Arial" w:cs="Arial"/>
          <w:color w:val="000000" w:themeColor="text1"/>
          <w:sz w:val="28"/>
          <w:szCs w:val="28"/>
        </w:rPr>
        <w:t xml:space="preserve"> </w:t>
      </w:r>
      <w:r w:rsidR="00081F88" w:rsidRPr="004B40D4">
        <w:rPr>
          <w:rFonts w:ascii="Arial" w:hAnsi="Arial" w:cs="Arial"/>
          <w:sz w:val="18"/>
          <w:szCs w:val="18"/>
        </w:rPr>
        <w:t xml:space="preserve">[Congregation </w:t>
      </w:r>
      <w:r w:rsidR="00063DA1" w:rsidRPr="004B40D4">
        <w:rPr>
          <w:rFonts w:ascii="Arial" w:hAnsi="Arial" w:cs="Arial"/>
          <w:sz w:val="18"/>
          <w:szCs w:val="18"/>
        </w:rPr>
        <w:t>says, “</w:t>
      </w:r>
      <w:r w:rsidR="00081F88" w:rsidRPr="004B40D4">
        <w:rPr>
          <w:rFonts w:ascii="Arial" w:hAnsi="Arial" w:cs="Arial"/>
          <w:sz w:val="18"/>
          <w:szCs w:val="18"/>
        </w:rPr>
        <w:t>admiration</w:t>
      </w:r>
      <w:r w:rsidR="00081F88">
        <w:rPr>
          <w:rFonts w:ascii="Arial" w:hAnsi="Arial" w:cs="Arial"/>
          <w:sz w:val="28"/>
          <w:szCs w:val="28"/>
        </w:rPr>
        <w:t>.</w:t>
      </w:r>
      <w:r w:rsidR="00081F88" w:rsidRPr="004B40D4">
        <w:rPr>
          <w:rFonts w:ascii="Arial" w:hAnsi="Arial" w:cs="Arial"/>
          <w:sz w:val="18"/>
          <w:szCs w:val="18"/>
        </w:rPr>
        <w:t xml:space="preserve">"] </w:t>
      </w:r>
      <w:r w:rsidR="00BE0575">
        <w:rPr>
          <w:rFonts w:ascii="Arial" w:hAnsi="Arial" w:cs="Arial"/>
          <w:sz w:val="28"/>
          <w:szCs w:val="28"/>
        </w:rPr>
        <w:t>‘Don’t hold personalities in admiration</w:t>
      </w:r>
      <w:r w:rsidR="004B0874">
        <w:rPr>
          <w:rFonts w:ascii="Arial" w:hAnsi="Arial" w:cs="Arial"/>
          <w:sz w:val="28"/>
          <w:szCs w:val="28"/>
        </w:rPr>
        <w:t>!</w:t>
      </w:r>
      <w:r w:rsidR="00BE0575">
        <w:rPr>
          <w:rFonts w:ascii="Arial" w:hAnsi="Arial" w:cs="Arial"/>
          <w:sz w:val="28"/>
          <w:szCs w:val="28"/>
        </w:rPr>
        <w:t>’</w:t>
      </w:r>
      <w:r w:rsidR="00F060E1">
        <w:rPr>
          <w:rFonts w:ascii="Arial" w:hAnsi="Arial" w:cs="Arial"/>
          <w:sz w:val="28"/>
          <w:szCs w:val="28"/>
        </w:rPr>
        <w:t xml:space="preserve"> </w:t>
      </w:r>
    </w:p>
    <w:p w14:paraId="5EBB5521" w14:textId="356E0C9C" w:rsidR="003D69C8" w:rsidRDefault="008566A1" w:rsidP="00EE1207">
      <w:pPr>
        <w:jc w:val="both"/>
        <w:rPr>
          <w:rFonts w:ascii="Arial" w:hAnsi="Arial" w:cs="Arial"/>
          <w:sz w:val="28"/>
          <w:szCs w:val="28"/>
        </w:rPr>
      </w:pPr>
      <w:r>
        <w:rPr>
          <w:rFonts w:ascii="Arial" w:hAnsi="Arial" w:cs="Arial"/>
          <w:sz w:val="28"/>
          <w:szCs w:val="28"/>
          <w:vertAlign w:val="superscript"/>
        </w:rPr>
        <w:t xml:space="preserve">75 </w:t>
      </w:r>
      <w:proofErr w:type="spellStart"/>
      <w:r w:rsidR="004B0874">
        <w:rPr>
          <w:rFonts w:ascii="Arial" w:hAnsi="Arial" w:cs="Arial"/>
          <w:sz w:val="28"/>
          <w:szCs w:val="28"/>
        </w:rPr>
        <w:t>Ndobva</w:t>
      </w:r>
      <w:proofErr w:type="spellEnd"/>
      <w:r w:rsidR="004B0874">
        <w:rPr>
          <w:rFonts w:ascii="Arial" w:hAnsi="Arial" w:cs="Arial"/>
          <w:sz w:val="28"/>
          <w:szCs w:val="28"/>
        </w:rPr>
        <w:t xml:space="preserve"> </w:t>
      </w:r>
      <w:proofErr w:type="spellStart"/>
      <w:r>
        <w:rPr>
          <w:rFonts w:ascii="Arial" w:hAnsi="Arial" w:cs="Arial"/>
          <w:sz w:val="28"/>
          <w:szCs w:val="28"/>
        </w:rPr>
        <w:t>v</w:t>
      </w:r>
      <w:r w:rsidR="004B0874">
        <w:rPr>
          <w:rFonts w:ascii="Arial" w:hAnsi="Arial" w:cs="Arial"/>
          <w:sz w:val="28"/>
          <w:szCs w:val="28"/>
        </w:rPr>
        <w:t>abata</w:t>
      </w:r>
      <w:proofErr w:type="spellEnd"/>
      <w:r w:rsidR="004B0874">
        <w:rPr>
          <w:rFonts w:ascii="Arial" w:hAnsi="Arial" w:cs="Arial"/>
          <w:sz w:val="28"/>
          <w:szCs w:val="28"/>
        </w:rPr>
        <w:t xml:space="preserve"> Message </w:t>
      </w:r>
      <w:proofErr w:type="spellStart"/>
      <w:r w:rsidR="004B0874">
        <w:rPr>
          <w:rFonts w:ascii="Arial" w:hAnsi="Arial" w:cs="Arial"/>
          <w:sz w:val="28"/>
          <w:szCs w:val="28"/>
        </w:rPr>
        <w:t>yaBrother</w:t>
      </w:r>
      <w:proofErr w:type="spellEnd"/>
      <w:r w:rsidR="004B0874">
        <w:rPr>
          <w:rFonts w:ascii="Arial" w:hAnsi="Arial" w:cs="Arial"/>
          <w:sz w:val="28"/>
          <w:szCs w:val="28"/>
        </w:rPr>
        <w:t xml:space="preserve"> </w:t>
      </w:r>
      <w:r w:rsidR="005E3F83">
        <w:rPr>
          <w:rFonts w:ascii="Arial" w:hAnsi="Arial" w:cs="Arial"/>
          <w:sz w:val="28"/>
          <w:szCs w:val="28"/>
        </w:rPr>
        <w:t>Branham</w:t>
      </w:r>
      <w:r w:rsidR="00297FB3">
        <w:rPr>
          <w:rFonts w:ascii="Arial" w:hAnsi="Arial" w:cs="Arial"/>
          <w:sz w:val="28"/>
          <w:szCs w:val="28"/>
        </w:rPr>
        <w:t xml:space="preserve"> </w:t>
      </w:r>
      <w:proofErr w:type="spellStart"/>
      <w:r w:rsidR="00297FB3">
        <w:rPr>
          <w:rFonts w:ascii="Arial" w:hAnsi="Arial" w:cs="Arial"/>
          <w:sz w:val="28"/>
          <w:szCs w:val="28"/>
        </w:rPr>
        <w:t>manje</w:t>
      </w:r>
      <w:proofErr w:type="spellEnd"/>
      <w:r w:rsidR="005E3F83">
        <w:rPr>
          <w:rFonts w:ascii="Arial" w:hAnsi="Arial" w:cs="Arial"/>
          <w:sz w:val="28"/>
          <w:szCs w:val="28"/>
        </w:rPr>
        <w:t xml:space="preserve"> </w:t>
      </w:r>
      <w:proofErr w:type="spellStart"/>
      <w:r w:rsidR="005E3F83">
        <w:rPr>
          <w:rFonts w:ascii="Arial" w:hAnsi="Arial" w:cs="Arial"/>
          <w:sz w:val="28"/>
          <w:szCs w:val="28"/>
        </w:rPr>
        <w:t>inonzi</w:t>
      </w:r>
      <w:proofErr w:type="spellEnd"/>
      <w:r w:rsidR="005E3F83">
        <w:rPr>
          <w:rFonts w:ascii="Arial" w:hAnsi="Arial" w:cs="Arial"/>
          <w:sz w:val="28"/>
          <w:szCs w:val="28"/>
        </w:rPr>
        <w:t xml:space="preserve"> </w:t>
      </w:r>
      <w:r w:rsidR="005E3F83">
        <w:rPr>
          <w:rFonts w:ascii="Arial" w:hAnsi="Arial" w:cs="Arial"/>
          <w:i/>
          <w:iCs/>
          <w:sz w:val="28"/>
          <w:szCs w:val="28"/>
        </w:rPr>
        <w:t>Influences</w:t>
      </w:r>
      <w:r w:rsidR="008912F8">
        <w:rPr>
          <w:rFonts w:ascii="Arial" w:hAnsi="Arial" w:cs="Arial"/>
          <w:sz w:val="28"/>
          <w:szCs w:val="28"/>
        </w:rPr>
        <w:t xml:space="preserve">, </w:t>
      </w:r>
      <w:proofErr w:type="spellStart"/>
      <w:r w:rsidR="008912F8">
        <w:rPr>
          <w:rFonts w:ascii="Arial" w:hAnsi="Arial" w:cs="Arial"/>
          <w:sz w:val="28"/>
          <w:szCs w:val="28"/>
        </w:rPr>
        <w:t>haa</w:t>
      </w:r>
      <w:proofErr w:type="spellEnd"/>
      <w:r w:rsidR="008912F8">
        <w:rPr>
          <w:rFonts w:ascii="Arial" w:hAnsi="Arial" w:cs="Arial"/>
          <w:sz w:val="28"/>
          <w:szCs w:val="28"/>
        </w:rPr>
        <w:t xml:space="preserve"> imi. Takaenda </w:t>
      </w:r>
      <w:proofErr w:type="spellStart"/>
      <w:r w:rsidR="008912F8">
        <w:rPr>
          <w:rFonts w:ascii="Arial" w:hAnsi="Arial" w:cs="Arial"/>
          <w:sz w:val="28"/>
          <w:szCs w:val="28"/>
        </w:rPr>
        <w:t>tikanoiverenga</w:t>
      </w:r>
      <w:proofErr w:type="spellEnd"/>
      <w:r w:rsidR="008912F8">
        <w:rPr>
          <w:rFonts w:ascii="Arial" w:hAnsi="Arial" w:cs="Arial"/>
          <w:sz w:val="28"/>
          <w:szCs w:val="28"/>
        </w:rPr>
        <w:t xml:space="preserve"> tose</w:t>
      </w:r>
      <w:r w:rsidR="004B5557">
        <w:rPr>
          <w:rFonts w:ascii="Arial" w:hAnsi="Arial" w:cs="Arial"/>
          <w:sz w:val="28"/>
          <w:szCs w:val="28"/>
        </w:rPr>
        <w:t xml:space="preserve"> </w:t>
      </w:r>
      <w:proofErr w:type="spellStart"/>
      <w:r w:rsidR="004B5557">
        <w:rPr>
          <w:rFonts w:ascii="Arial" w:hAnsi="Arial" w:cs="Arial"/>
          <w:sz w:val="28"/>
          <w:szCs w:val="28"/>
        </w:rPr>
        <w:t>Bhuku</w:t>
      </w:r>
      <w:proofErr w:type="spellEnd"/>
      <w:r w:rsidR="004B5557">
        <w:rPr>
          <w:rFonts w:ascii="Arial" w:hAnsi="Arial" w:cs="Arial"/>
          <w:sz w:val="28"/>
          <w:szCs w:val="28"/>
        </w:rPr>
        <w:t xml:space="preserve"> </w:t>
      </w:r>
      <w:proofErr w:type="spellStart"/>
      <w:r w:rsidR="004B5557">
        <w:rPr>
          <w:rFonts w:ascii="Arial" w:hAnsi="Arial" w:cs="Arial"/>
          <w:sz w:val="28"/>
          <w:szCs w:val="28"/>
        </w:rPr>
        <w:t>iroro</w:t>
      </w:r>
      <w:proofErr w:type="spellEnd"/>
      <w:r w:rsidR="004B5557">
        <w:rPr>
          <w:rFonts w:ascii="Arial" w:hAnsi="Arial" w:cs="Arial"/>
          <w:sz w:val="28"/>
          <w:szCs w:val="28"/>
        </w:rPr>
        <w:t>. That was the last</w:t>
      </w:r>
      <w:r w:rsidR="00B21FA0">
        <w:rPr>
          <w:rFonts w:ascii="Arial" w:hAnsi="Arial" w:cs="Arial"/>
          <w:sz w:val="28"/>
          <w:szCs w:val="28"/>
        </w:rPr>
        <w:t xml:space="preserve"> service that </w:t>
      </w:r>
      <w:r w:rsidR="00537A80">
        <w:rPr>
          <w:rFonts w:ascii="Arial" w:hAnsi="Arial" w:cs="Arial"/>
          <w:sz w:val="28"/>
          <w:szCs w:val="28"/>
        </w:rPr>
        <w:t xml:space="preserve">old man preached to us, we never got another. We never got another </w:t>
      </w:r>
      <w:r w:rsidR="00DD0C89">
        <w:rPr>
          <w:rFonts w:ascii="Arial" w:hAnsi="Arial" w:cs="Arial"/>
          <w:sz w:val="28"/>
          <w:szCs w:val="28"/>
        </w:rPr>
        <w:t xml:space="preserve">message </w:t>
      </w:r>
      <w:r w:rsidR="008C33EB">
        <w:rPr>
          <w:rFonts w:ascii="Arial" w:hAnsi="Arial" w:cs="Arial"/>
          <w:sz w:val="28"/>
          <w:szCs w:val="28"/>
        </w:rPr>
        <w:t xml:space="preserve">from that old </w:t>
      </w:r>
      <w:r>
        <w:rPr>
          <w:rFonts w:ascii="Arial" w:hAnsi="Arial" w:cs="Arial"/>
          <w:sz w:val="28"/>
          <w:szCs w:val="28"/>
        </w:rPr>
        <w:t>man</w:t>
      </w:r>
      <w:r w:rsidR="007E0E39">
        <w:rPr>
          <w:rFonts w:ascii="Arial" w:hAnsi="Arial" w:cs="Arial"/>
          <w:sz w:val="28"/>
          <w:szCs w:val="28"/>
        </w:rPr>
        <w:t>.</w:t>
      </w:r>
      <w:r w:rsidR="008C33EB">
        <w:rPr>
          <w:rFonts w:ascii="Arial" w:hAnsi="Arial" w:cs="Arial"/>
          <w:sz w:val="28"/>
          <w:szCs w:val="28"/>
        </w:rPr>
        <w:t xml:space="preserve"> </w:t>
      </w:r>
      <w:r w:rsidR="007E0E39">
        <w:rPr>
          <w:rFonts w:ascii="Arial" w:hAnsi="Arial" w:cs="Arial"/>
          <w:sz w:val="28"/>
          <w:szCs w:val="28"/>
        </w:rPr>
        <w:t>H</w:t>
      </w:r>
      <w:r w:rsidR="008C33EB">
        <w:rPr>
          <w:rFonts w:ascii="Arial" w:hAnsi="Arial" w:cs="Arial"/>
          <w:sz w:val="28"/>
          <w:szCs w:val="28"/>
        </w:rPr>
        <w:t xml:space="preserve">e was never seen </w:t>
      </w:r>
      <w:r w:rsidR="00F060E1">
        <w:rPr>
          <w:rFonts w:ascii="Arial" w:hAnsi="Arial" w:cs="Arial"/>
          <w:sz w:val="28"/>
          <w:szCs w:val="28"/>
        </w:rPr>
        <w:t>in the pulpit again.</w:t>
      </w:r>
    </w:p>
    <w:p w14:paraId="0B6D36A1" w14:textId="1AF95EB1" w:rsidR="00674D07" w:rsidRDefault="008566A1" w:rsidP="00EE1207">
      <w:pPr>
        <w:jc w:val="both"/>
        <w:rPr>
          <w:rFonts w:ascii="Arial" w:hAnsi="Arial" w:cs="Arial"/>
          <w:sz w:val="28"/>
          <w:szCs w:val="28"/>
        </w:rPr>
      </w:pPr>
      <w:r>
        <w:rPr>
          <w:rFonts w:ascii="Arial" w:hAnsi="Arial" w:cs="Arial"/>
          <w:sz w:val="28"/>
          <w:szCs w:val="28"/>
          <w:vertAlign w:val="superscript"/>
        </w:rPr>
        <w:t xml:space="preserve">76 </w:t>
      </w:r>
      <w:r w:rsidR="00F060E1">
        <w:rPr>
          <w:rFonts w:ascii="Arial" w:hAnsi="Arial" w:cs="Arial"/>
          <w:sz w:val="28"/>
          <w:szCs w:val="28"/>
        </w:rPr>
        <w:t>Takazviregera</w:t>
      </w:r>
      <w:r w:rsidR="007E0E39">
        <w:rPr>
          <w:rFonts w:ascii="Arial" w:hAnsi="Arial" w:cs="Arial"/>
          <w:sz w:val="28"/>
          <w:szCs w:val="28"/>
        </w:rPr>
        <w:t>,</w:t>
      </w:r>
      <w:r w:rsidR="003D69C8">
        <w:rPr>
          <w:rFonts w:ascii="Arial" w:hAnsi="Arial" w:cs="Arial"/>
          <w:sz w:val="28"/>
          <w:szCs w:val="28"/>
        </w:rPr>
        <w:t xml:space="preserve"> but </w:t>
      </w:r>
      <w:proofErr w:type="spellStart"/>
      <w:r w:rsidR="003D69C8">
        <w:rPr>
          <w:rFonts w:ascii="Arial" w:hAnsi="Arial" w:cs="Arial"/>
          <w:sz w:val="28"/>
          <w:szCs w:val="28"/>
        </w:rPr>
        <w:t>isusu</w:t>
      </w:r>
      <w:proofErr w:type="spellEnd"/>
      <w:r w:rsidR="003D69C8">
        <w:rPr>
          <w:rFonts w:ascii="Arial" w:hAnsi="Arial" w:cs="Arial"/>
          <w:sz w:val="28"/>
          <w:szCs w:val="28"/>
        </w:rPr>
        <w:t xml:space="preserve"> </w:t>
      </w:r>
      <w:proofErr w:type="spellStart"/>
      <w:r w:rsidR="003D69C8">
        <w:rPr>
          <w:rFonts w:ascii="Arial" w:hAnsi="Arial" w:cs="Arial"/>
          <w:sz w:val="28"/>
          <w:szCs w:val="28"/>
        </w:rPr>
        <w:t>takamira</w:t>
      </w:r>
      <w:proofErr w:type="spellEnd"/>
      <w:r w:rsidR="003D69C8">
        <w:rPr>
          <w:rFonts w:ascii="Arial" w:hAnsi="Arial" w:cs="Arial"/>
          <w:sz w:val="28"/>
          <w:szCs w:val="28"/>
        </w:rPr>
        <w:t xml:space="preserve"> here</w:t>
      </w:r>
      <w:r w:rsidR="002E4C70">
        <w:rPr>
          <w:rFonts w:ascii="Arial" w:hAnsi="Arial" w:cs="Arial"/>
          <w:sz w:val="28"/>
          <w:szCs w:val="28"/>
        </w:rPr>
        <w:t>?</w:t>
      </w:r>
      <w:r w:rsidR="00167A70">
        <w:rPr>
          <w:rFonts w:ascii="Arial" w:hAnsi="Arial" w:cs="Arial"/>
          <w:sz w:val="28"/>
          <w:szCs w:val="28"/>
        </w:rPr>
        <w:t xml:space="preserve"> </w:t>
      </w:r>
      <w:proofErr w:type="spellStart"/>
      <w:r w:rsidR="002E4C70">
        <w:rPr>
          <w:rFonts w:ascii="Arial" w:hAnsi="Arial" w:cs="Arial"/>
          <w:sz w:val="28"/>
          <w:szCs w:val="28"/>
        </w:rPr>
        <w:t>K</w:t>
      </w:r>
      <w:r w:rsidR="00167A70">
        <w:rPr>
          <w:rFonts w:ascii="Arial" w:hAnsi="Arial" w:cs="Arial"/>
          <w:sz w:val="28"/>
          <w:szCs w:val="28"/>
        </w:rPr>
        <w:t>upuhwa</w:t>
      </w:r>
      <w:proofErr w:type="spellEnd"/>
      <w:r w:rsidR="00167A70">
        <w:rPr>
          <w:rFonts w:ascii="Arial" w:hAnsi="Arial" w:cs="Arial"/>
          <w:sz w:val="28"/>
          <w:szCs w:val="28"/>
        </w:rPr>
        <w:t xml:space="preserve"> Mweya </w:t>
      </w:r>
      <w:proofErr w:type="spellStart"/>
      <w:r w:rsidR="00167A70">
        <w:rPr>
          <w:rFonts w:ascii="Arial" w:hAnsi="Arial" w:cs="Arial"/>
          <w:sz w:val="28"/>
          <w:szCs w:val="28"/>
        </w:rPr>
        <w:t>iwoyo</w:t>
      </w:r>
      <w:proofErr w:type="spellEnd"/>
      <w:r w:rsidR="00167A70">
        <w:rPr>
          <w:rFonts w:ascii="Arial" w:hAnsi="Arial" w:cs="Arial"/>
          <w:sz w:val="28"/>
          <w:szCs w:val="28"/>
        </w:rPr>
        <w:t xml:space="preserve">? </w:t>
      </w:r>
      <w:r w:rsidR="002F3137">
        <w:rPr>
          <w:rFonts w:ascii="Arial" w:hAnsi="Arial" w:cs="Arial"/>
          <w:sz w:val="28"/>
          <w:szCs w:val="28"/>
        </w:rPr>
        <w:t>Hatina kumira</w:t>
      </w:r>
      <w:r w:rsidR="00F060E1">
        <w:rPr>
          <w:rFonts w:ascii="Arial" w:hAnsi="Arial" w:cs="Arial"/>
          <w:sz w:val="28"/>
          <w:szCs w:val="28"/>
        </w:rPr>
        <w:t>.</w:t>
      </w:r>
      <w:r w:rsidR="00B35674">
        <w:rPr>
          <w:rFonts w:ascii="Arial" w:hAnsi="Arial" w:cs="Arial"/>
          <w:sz w:val="28"/>
          <w:szCs w:val="28"/>
        </w:rPr>
        <w:t xml:space="preserve"> Ahh Brother Patric</w:t>
      </w:r>
      <w:r w:rsidR="006C1E9B">
        <w:rPr>
          <w:rFonts w:ascii="Arial" w:hAnsi="Arial" w:cs="Arial"/>
          <w:sz w:val="28"/>
          <w:szCs w:val="28"/>
        </w:rPr>
        <w:t>k Chivaura is an engineer,</w:t>
      </w:r>
      <w:r w:rsidR="003B1B3A">
        <w:rPr>
          <w:rFonts w:ascii="Arial" w:hAnsi="Arial" w:cs="Arial"/>
          <w:sz w:val="28"/>
          <w:szCs w:val="28"/>
        </w:rPr>
        <w:t xml:space="preserve"> </w:t>
      </w:r>
      <w:proofErr w:type="spellStart"/>
      <w:r w:rsidR="003B1B3A">
        <w:rPr>
          <w:rFonts w:ascii="Arial" w:hAnsi="Arial" w:cs="Arial"/>
          <w:sz w:val="28"/>
          <w:szCs w:val="28"/>
        </w:rPr>
        <w:t>akaita</w:t>
      </w:r>
      <w:proofErr w:type="spellEnd"/>
      <w:r w:rsidR="003B1B3A">
        <w:rPr>
          <w:rFonts w:ascii="Arial" w:hAnsi="Arial" w:cs="Arial"/>
          <w:sz w:val="28"/>
          <w:szCs w:val="28"/>
        </w:rPr>
        <w:t xml:space="preserve"> </w:t>
      </w:r>
      <w:proofErr w:type="spellStart"/>
      <w:r w:rsidR="003B1B3A">
        <w:rPr>
          <w:rFonts w:ascii="Arial" w:hAnsi="Arial" w:cs="Arial"/>
          <w:sz w:val="28"/>
          <w:szCs w:val="28"/>
        </w:rPr>
        <w:t>mari</w:t>
      </w:r>
      <w:proofErr w:type="spellEnd"/>
      <w:r w:rsidR="003B1B3A">
        <w:rPr>
          <w:rFonts w:ascii="Arial" w:hAnsi="Arial" w:cs="Arial"/>
          <w:sz w:val="28"/>
          <w:szCs w:val="28"/>
        </w:rPr>
        <w:t xml:space="preserve"> </w:t>
      </w:r>
      <w:proofErr w:type="spellStart"/>
      <w:r w:rsidR="003B1B3A">
        <w:rPr>
          <w:rFonts w:ascii="Arial" w:hAnsi="Arial" w:cs="Arial"/>
          <w:sz w:val="28"/>
          <w:szCs w:val="28"/>
        </w:rPr>
        <w:t>ya</w:t>
      </w:r>
      <w:proofErr w:type="spellEnd"/>
      <w:r w:rsidR="003B1B3A">
        <w:rPr>
          <w:rFonts w:ascii="Arial" w:hAnsi="Arial" w:cs="Arial"/>
          <w:sz w:val="28"/>
          <w:szCs w:val="28"/>
        </w:rPr>
        <w:t xml:space="preserve">…? </w:t>
      </w:r>
      <w:r w:rsidR="002E4C70">
        <w:rPr>
          <w:rFonts w:ascii="Arial" w:hAnsi="Arial" w:cs="Arial"/>
          <w:sz w:val="28"/>
          <w:szCs w:val="28"/>
        </w:rPr>
        <w:t>P</w:t>
      </w:r>
      <w:r w:rsidR="003B1B3A">
        <w:rPr>
          <w:rFonts w:ascii="Arial" w:hAnsi="Arial" w:cs="Arial"/>
          <w:sz w:val="28"/>
          <w:szCs w:val="28"/>
        </w:rPr>
        <w:t>a</w:t>
      </w:r>
      <w:r w:rsidR="002E4C70">
        <w:rPr>
          <w:rFonts w:ascii="Arial" w:hAnsi="Arial" w:cs="Arial"/>
          <w:sz w:val="28"/>
          <w:szCs w:val="28"/>
        </w:rPr>
        <w:t xml:space="preserve"> </w:t>
      </w:r>
      <w:r w:rsidR="003B1B3A">
        <w:rPr>
          <w:rFonts w:ascii="Arial" w:hAnsi="Arial" w:cs="Arial"/>
          <w:sz w:val="28"/>
          <w:szCs w:val="28"/>
        </w:rPr>
        <w:t xml:space="preserve">Mount Pleasant </w:t>
      </w:r>
      <w:proofErr w:type="spellStart"/>
      <w:r w:rsidR="003B1B3A">
        <w:rPr>
          <w:rFonts w:ascii="Arial" w:hAnsi="Arial" w:cs="Arial"/>
          <w:sz w:val="28"/>
          <w:szCs w:val="28"/>
        </w:rPr>
        <w:t>apa</w:t>
      </w:r>
      <w:proofErr w:type="spellEnd"/>
      <w:r w:rsidR="00252EB0">
        <w:rPr>
          <w:rFonts w:ascii="Arial" w:hAnsi="Arial" w:cs="Arial"/>
          <w:sz w:val="28"/>
          <w:szCs w:val="28"/>
        </w:rPr>
        <w:t>,</w:t>
      </w:r>
      <w:r w:rsidR="00F93E61">
        <w:rPr>
          <w:rFonts w:ascii="Arial" w:hAnsi="Arial" w:cs="Arial"/>
          <w:sz w:val="28"/>
          <w:szCs w:val="28"/>
        </w:rPr>
        <w:t xml:space="preserve"> </w:t>
      </w:r>
      <w:proofErr w:type="spellStart"/>
      <w:r w:rsidR="003B3E68">
        <w:rPr>
          <w:rFonts w:ascii="Arial" w:hAnsi="Arial" w:cs="Arial"/>
          <w:sz w:val="28"/>
          <w:szCs w:val="28"/>
        </w:rPr>
        <w:t>akaenda</w:t>
      </w:r>
      <w:proofErr w:type="spellEnd"/>
      <w:r w:rsidR="003B3E68">
        <w:rPr>
          <w:rFonts w:ascii="Arial" w:hAnsi="Arial" w:cs="Arial"/>
          <w:sz w:val="28"/>
          <w:szCs w:val="28"/>
        </w:rPr>
        <w:t xml:space="preserve"> </w:t>
      </w:r>
      <w:proofErr w:type="spellStart"/>
      <w:r w:rsidR="003B3E68">
        <w:rPr>
          <w:rFonts w:ascii="Arial" w:hAnsi="Arial" w:cs="Arial"/>
          <w:sz w:val="28"/>
          <w:szCs w:val="28"/>
        </w:rPr>
        <w:t>akanokot</w:t>
      </w:r>
      <w:r w:rsidR="000649FD">
        <w:rPr>
          <w:rFonts w:ascii="Arial" w:hAnsi="Arial" w:cs="Arial"/>
          <w:sz w:val="28"/>
          <w:szCs w:val="28"/>
        </w:rPr>
        <w:t>ama</w:t>
      </w:r>
      <w:proofErr w:type="spellEnd"/>
      <w:r w:rsidR="000649FD">
        <w:rPr>
          <w:rFonts w:ascii="Arial" w:hAnsi="Arial" w:cs="Arial"/>
          <w:sz w:val="28"/>
          <w:szCs w:val="28"/>
        </w:rPr>
        <w:t xml:space="preserve"> </w:t>
      </w:r>
      <w:proofErr w:type="spellStart"/>
      <w:r w:rsidR="000649FD">
        <w:rPr>
          <w:rFonts w:ascii="Arial" w:hAnsi="Arial" w:cs="Arial"/>
          <w:sz w:val="28"/>
          <w:szCs w:val="28"/>
        </w:rPr>
        <w:t>muma</w:t>
      </w:r>
      <w:proofErr w:type="spellEnd"/>
      <w:r w:rsidR="000649FD">
        <w:rPr>
          <w:rFonts w:ascii="Arial" w:hAnsi="Arial" w:cs="Arial"/>
          <w:sz w:val="28"/>
          <w:szCs w:val="28"/>
        </w:rPr>
        <w:t xml:space="preserve"> sewage </w:t>
      </w:r>
      <w:proofErr w:type="spellStart"/>
      <w:r w:rsidR="00CD4AA6">
        <w:rPr>
          <w:rFonts w:ascii="Arial" w:hAnsi="Arial" w:cs="Arial"/>
          <w:sz w:val="28"/>
          <w:szCs w:val="28"/>
        </w:rPr>
        <w:t>kudai</w:t>
      </w:r>
      <w:proofErr w:type="spellEnd"/>
      <w:r w:rsidR="00846446">
        <w:rPr>
          <w:rFonts w:ascii="Arial" w:hAnsi="Arial" w:cs="Arial"/>
          <w:sz w:val="28"/>
          <w:szCs w:val="28"/>
        </w:rPr>
        <w:t xml:space="preserve"> </w:t>
      </w:r>
      <w:r w:rsidR="00846446" w:rsidRPr="00F7428E">
        <w:rPr>
          <w:rFonts w:ascii="Arial" w:hAnsi="Arial" w:cs="Arial"/>
          <w:sz w:val="18"/>
          <w:szCs w:val="18"/>
        </w:rPr>
        <w:t>[Apostle Gumbura illustrates]</w:t>
      </w:r>
      <w:r w:rsidR="00CD4AA6" w:rsidRPr="00F7428E">
        <w:rPr>
          <w:rFonts w:ascii="Arial" w:hAnsi="Arial" w:cs="Arial"/>
          <w:sz w:val="18"/>
          <w:szCs w:val="18"/>
        </w:rPr>
        <w:t xml:space="preserve"> </w:t>
      </w:r>
      <w:proofErr w:type="spellStart"/>
      <w:r w:rsidR="00BB53A4" w:rsidRPr="00F7428E">
        <w:rPr>
          <w:rFonts w:ascii="Arial" w:hAnsi="Arial" w:cs="Arial"/>
          <w:sz w:val="18"/>
          <w:szCs w:val="18"/>
        </w:rPr>
        <w:t>zvikanzi</w:t>
      </w:r>
      <w:proofErr w:type="spellEnd"/>
      <w:r w:rsidR="00BB53A4" w:rsidRPr="00F7428E">
        <w:rPr>
          <w:rFonts w:ascii="Arial" w:hAnsi="Arial" w:cs="Arial"/>
          <w:sz w:val="18"/>
          <w:szCs w:val="18"/>
        </w:rPr>
        <w:t xml:space="preserve">, </w:t>
      </w:r>
      <w:r w:rsidR="004806AE" w:rsidRPr="00F7428E">
        <w:rPr>
          <w:rFonts w:ascii="Arial" w:hAnsi="Arial" w:cs="Arial"/>
          <w:sz w:val="18"/>
          <w:szCs w:val="18"/>
        </w:rPr>
        <w:t>‘</w:t>
      </w:r>
      <w:r w:rsidR="00CD4AA6">
        <w:rPr>
          <w:rFonts w:ascii="Arial" w:hAnsi="Arial" w:cs="Arial"/>
          <w:sz w:val="28"/>
          <w:szCs w:val="28"/>
        </w:rPr>
        <w:t>bata</w:t>
      </w:r>
      <w:r w:rsidR="004806AE">
        <w:rPr>
          <w:rFonts w:ascii="Arial" w:hAnsi="Arial" w:cs="Arial"/>
          <w:sz w:val="28"/>
          <w:szCs w:val="28"/>
        </w:rPr>
        <w:t>’</w:t>
      </w:r>
      <w:r w:rsidR="00846446">
        <w:rPr>
          <w:rFonts w:ascii="Arial" w:hAnsi="Arial" w:cs="Arial"/>
          <w:sz w:val="28"/>
          <w:szCs w:val="28"/>
        </w:rPr>
        <w:t>,</w:t>
      </w:r>
      <w:r w:rsidR="00CD4AA6">
        <w:rPr>
          <w:rFonts w:ascii="Arial" w:hAnsi="Arial" w:cs="Arial"/>
          <w:sz w:val="28"/>
          <w:szCs w:val="28"/>
        </w:rPr>
        <w:t xml:space="preserve"> kubata</w:t>
      </w:r>
      <w:r w:rsidR="00845C17">
        <w:rPr>
          <w:rFonts w:ascii="Arial" w:hAnsi="Arial" w:cs="Arial"/>
          <w:sz w:val="28"/>
          <w:szCs w:val="28"/>
        </w:rPr>
        <w:t xml:space="preserve">. </w:t>
      </w:r>
      <w:proofErr w:type="spellStart"/>
      <w:r w:rsidR="00845C17">
        <w:rPr>
          <w:rFonts w:ascii="Arial" w:hAnsi="Arial" w:cs="Arial"/>
          <w:sz w:val="28"/>
          <w:szCs w:val="28"/>
        </w:rPr>
        <w:t>Taidzidziswa</w:t>
      </w:r>
      <w:proofErr w:type="spellEnd"/>
      <w:r w:rsidR="00845C17">
        <w:rPr>
          <w:rFonts w:ascii="Arial" w:hAnsi="Arial" w:cs="Arial"/>
          <w:sz w:val="28"/>
          <w:szCs w:val="28"/>
        </w:rPr>
        <w:t xml:space="preserve"> </w:t>
      </w:r>
      <w:proofErr w:type="spellStart"/>
      <w:r w:rsidR="00845C17">
        <w:rPr>
          <w:rFonts w:ascii="Arial" w:hAnsi="Arial" w:cs="Arial"/>
          <w:sz w:val="28"/>
          <w:szCs w:val="28"/>
        </w:rPr>
        <w:t>tese</w:t>
      </w:r>
      <w:proofErr w:type="spellEnd"/>
      <w:r w:rsidR="00A41396">
        <w:rPr>
          <w:rFonts w:ascii="Arial" w:hAnsi="Arial" w:cs="Arial"/>
          <w:sz w:val="28"/>
          <w:szCs w:val="28"/>
        </w:rPr>
        <w:t xml:space="preserve">, </w:t>
      </w:r>
      <w:proofErr w:type="spellStart"/>
      <w:r w:rsidR="00A41396">
        <w:rPr>
          <w:rFonts w:ascii="Arial" w:hAnsi="Arial" w:cs="Arial"/>
          <w:sz w:val="28"/>
          <w:szCs w:val="28"/>
        </w:rPr>
        <w:t>tese</w:t>
      </w:r>
      <w:proofErr w:type="spellEnd"/>
      <w:r w:rsidR="00A41396">
        <w:rPr>
          <w:rFonts w:ascii="Arial" w:hAnsi="Arial" w:cs="Arial"/>
          <w:sz w:val="28"/>
          <w:szCs w:val="28"/>
        </w:rPr>
        <w:t xml:space="preserve"> </w:t>
      </w:r>
      <w:proofErr w:type="spellStart"/>
      <w:r w:rsidR="00A41396">
        <w:rPr>
          <w:rFonts w:ascii="Arial" w:hAnsi="Arial" w:cs="Arial"/>
          <w:sz w:val="28"/>
          <w:szCs w:val="28"/>
        </w:rPr>
        <w:t>taibata</w:t>
      </w:r>
      <w:proofErr w:type="spellEnd"/>
      <w:r w:rsidR="0081766B">
        <w:rPr>
          <w:rFonts w:ascii="Arial" w:hAnsi="Arial" w:cs="Arial"/>
          <w:sz w:val="28"/>
          <w:szCs w:val="28"/>
        </w:rPr>
        <w:t>.</w:t>
      </w:r>
      <w:r w:rsidR="00A41396">
        <w:rPr>
          <w:rFonts w:ascii="Arial" w:hAnsi="Arial" w:cs="Arial"/>
          <w:sz w:val="28"/>
          <w:szCs w:val="28"/>
        </w:rPr>
        <w:t xml:space="preserve"> </w:t>
      </w:r>
      <w:r w:rsidR="009800C1" w:rsidRPr="009800C1">
        <w:rPr>
          <w:rFonts w:ascii="Arial" w:hAnsi="Arial" w:cs="Arial"/>
          <w:sz w:val="18"/>
          <w:szCs w:val="28"/>
        </w:rPr>
        <w:t>[Congregation laughs]</w:t>
      </w:r>
      <w:r w:rsidR="00B7265D">
        <w:rPr>
          <w:rFonts w:ascii="Arial" w:hAnsi="Arial" w:cs="Arial"/>
          <w:sz w:val="28"/>
          <w:szCs w:val="28"/>
        </w:rPr>
        <w:t xml:space="preserve"> </w:t>
      </w:r>
      <w:proofErr w:type="spellStart"/>
      <w:r w:rsidR="0081766B">
        <w:rPr>
          <w:rFonts w:ascii="Arial" w:hAnsi="Arial" w:cs="Arial"/>
          <w:sz w:val="28"/>
          <w:szCs w:val="28"/>
        </w:rPr>
        <w:t>N</w:t>
      </w:r>
      <w:r w:rsidR="003C3451">
        <w:rPr>
          <w:rFonts w:ascii="Arial" w:hAnsi="Arial" w:cs="Arial"/>
          <w:sz w:val="28"/>
          <w:szCs w:val="28"/>
        </w:rPr>
        <w:t>emaoko</w:t>
      </w:r>
      <w:proofErr w:type="spellEnd"/>
      <w:r w:rsidR="004A1B4B">
        <w:rPr>
          <w:rFonts w:ascii="Arial" w:hAnsi="Arial" w:cs="Arial"/>
          <w:sz w:val="28"/>
          <w:szCs w:val="28"/>
        </w:rPr>
        <w:t xml:space="preserve"> kubata </w:t>
      </w:r>
      <w:proofErr w:type="spellStart"/>
      <w:r w:rsidR="004A1B4B">
        <w:rPr>
          <w:rFonts w:ascii="Arial" w:hAnsi="Arial" w:cs="Arial"/>
          <w:sz w:val="28"/>
          <w:szCs w:val="28"/>
        </w:rPr>
        <w:t>kudai</w:t>
      </w:r>
      <w:proofErr w:type="spellEnd"/>
      <w:r w:rsidR="0081766B">
        <w:rPr>
          <w:rFonts w:ascii="Arial" w:hAnsi="Arial" w:cs="Arial"/>
          <w:sz w:val="28"/>
          <w:szCs w:val="28"/>
        </w:rPr>
        <w:t>,</w:t>
      </w:r>
      <w:r w:rsidR="004A1B4B">
        <w:rPr>
          <w:rFonts w:ascii="Arial" w:hAnsi="Arial" w:cs="Arial"/>
          <w:sz w:val="28"/>
          <w:szCs w:val="28"/>
        </w:rPr>
        <w:t xml:space="preserve"> mmm</w:t>
      </w:r>
      <w:r w:rsidR="004444C9">
        <w:rPr>
          <w:rFonts w:ascii="Arial" w:hAnsi="Arial" w:cs="Arial"/>
          <w:sz w:val="28"/>
          <w:szCs w:val="28"/>
        </w:rPr>
        <w:t xml:space="preserve">. </w:t>
      </w:r>
      <w:r w:rsidR="009800C1" w:rsidRPr="009800C1">
        <w:rPr>
          <w:rFonts w:ascii="Arial" w:hAnsi="Arial" w:cs="Arial"/>
          <w:sz w:val="18"/>
          <w:szCs w:val="28"/>
        </w:rPr>
        <w:t>[Congregation laughs]</w:t>
      </w:r>
      <w:r w:rsidR="00252EB0">
        <w:rPr>
          <w:rFonts w:ascii="Arial" w:hAnsi="Arial" w:cs="Arial"/>
          <w:sz w:val="28"/>
          <w:szCs w:val="28"/>
        </w:rPr>
        <w:t xml:space="preserve"> </w:t>
      </w:r>
      <w:r w:rsidR="004444C9">
        <w:rPr>
          <w:rFonts w:ascii="Arial" w:hAnsi="Arial" w:cs="Arial"/>
          <w:sz w:val="28"/>
          <w:szCs w:val="28"/>
        </w:rPr>
        <w:t xml:space="preserve">‘Then kana </w:t>
      </w:r>
      <w:proofErr w:type="spellStart"/>
      <w:r w:rsidR="004444C9">
        <w:rPr>
          <w:rFonts w:ascii="Arial" w:hAnsi="Arial" w:cs="Arial"/>
          <w:sz w:val="28"/>
          <w:szCs w:val="28"/>
        </w:rPr>
        <w:t>waroora</w:t>
      </w:r>
      <w:proofErr w:type="spellEnd"/>
      <w:r w:rsidR="004444C9">
        <w:rPr>
          <w:rFonts w:ascii="Arial" w:hAnsi="Arial" w:cs="Arial"/>
          <w:sz w:val="28"/>
          <w:szCs w:val="28"/>
        </w:rPr>
        <w:t xml:space="preserve"> mukadzi wako </w:t>
      </w:r>
      <w:proofErr w:type="spellStart"/>
      <w:r w:rsidR="00AD247C">
        <w:rPr>
          <w:rFonts w:ascii="Arial" w:hAnsi="Arial" w:cs="Arial"/>
          <w:sz w:val="28"/>
          <w:szCs w:val="28"/>
        </w:rPr>
        <w:t>anoenda</w:t>
      </w:r>
      <w:proofErr w:type="spellEnd"/>
      <w:r w:rsidR="00AD247C">
        <w:rPr>
          <w:rFonts w:ascii="Arial" w:hAnsi="Arial" w:cs="Arial"/>
          <w:sz w:val="28"/>
          <w:szCs w:val="28"/>
        </w:rPr>
        <w:t xml:space="preserve"> pasi!</w:t>
      </w:r>
      <w:r w:rsidR="004444C9">
        <w:rPr>
          <w:rFonts w:ascii="Arial" w:hAnsi="Arial" w:cs="Arial"/>
          <w:sz w:val="28"/>
          <w:szCs w:val="28"/>
        </w:rPr>
        <w:t>’</w:t>
      </w:r>
      <w:r w:rsidR="00AD247C">
        <w:rPr>
          <w:rFonts w:ascii="Arial" w:hAnsi="Arial" w:cs="Arial"/>
          <w:sz w:val="28"/>
          <w:szCs w:val="28"/>
        </w:rPr>
        <w:t xml:space="preserve"> Gumbo </w:t>
      </w:r>
      <w:proofErr w:type="spellStart"/>
      <w:r w:rsidR="00AD247C">
        <w:rPr>
          <w:rFonts w:ascii="Arial" w:hAnsi="Arial" w:cs="Arial"/>
          <w:sz w:val="28"/>
          <w:szCs w:val="28"/>
        </w:rPr>
        <w:t>rinenge</w:t>
      </w:r>
      <w:proofErr w:type="spellEnd"/>
      <w:r w:rsidR="00AD247C">
        <w:rPr>
          <w:rFonts w:ascii="Arial" w:hAnsi="Arial" w:cs="Arial"/>
          <w:sz w:val="28"/>
          <w:szCs w:val="28"/>
        </w:rPr>
        <w:t xml:space="preserve"> </w:t>
      </w:r>
      <w:proofErr w:type="spellStart"/>
      <w:r w:rsidR="00AD247C">
        <w:rPr>
          <w:rFonts w:ascii="Arial" w:hAnsi="Arial" w:cs="Arial"/>
          <w:sz w:val="28"/>
          <w:szCs w:val="28"/>
        </w:rPr>
        <w:t>rakadai</w:t>
      </w:r>
      <w:proofErr w:type="spellEnd"/>
      <w:r w:rsidR="008124BA">
        <w:rPr>
          <w:rFonts w:ascii="Arial" w:hAnsi="Arial" w:cs="Arial"/>
          <w:sz w:val="28"/>
          <w:szCs w:val="28"/>
        </w:rPr>
        <w:t>.</w:t>
      </w:r>
      <w:r w:rsidR="00E7694F">
        <w:rPr>
          <w:rFonts w:ascii="Arial" w:hAnsi="Arial" w:cs="Arial"/>
          <w:sz w:val="28"/>
          <w:szCs w:val="28"/>
        </w:rPr>
        <w:t xml:space="preserve"> </w:t>
      </w:r>
      <w:r w:rsidR="00E7694F" w:rsidRPr="00D705D0">
        <w:rPr>
          <w:rFonts w:ascii="Arial" w:hAnsi="Arial" w:cs="Arial"/>
          <w:sz w:val="18"/>
          <w:szCs w:val="18"/>
        </w:rPr>
        <w:t>[Apostle Gumbura illustrates]</w:t>
      </w:r>
      <w:r w:rsidR="00E7694F">
        <w:rPr>
          <w:rFonts w:ascii="Arial" w:hAnsi="Arial" w:cs="Arial"/>
          <w:sz w:val="28"/>
          <w:szCs w:val="28"/>
        </w:rPr>
        <w:t xml:space="preserve"> </w:t>
      </w:r>
      <w:proofErr w:type="spellStart"/>
      <w:r w:rsidR="008124BA">
        <w:rPr>
          <w:rFonts w:ascii="Arial" w:hAnsi="Arial" w:cs="Arial"/>
          <w:sz w:val="28"/>
          <w:szCs w:val="28"/>
        </w:rPr>
        <w:t>M</w:t>
      </w:r>
      <w:r w:rsidR="00E7694F">
        <w:rPr>
          <w:rFonts w:ascii="Arial" w:hAnsi="Arial" w:cs="Arial"/>
          <w:sz w:val="28"/>
          <w:szCs w:val="28"/>
        </w:rPr>
        <w:t>uchaziva</w:t>
      </w:r>
      <w:proofErr w:type="spellEnd"/>
      <w:r w:rsidR="00E7694F">
        <w:rPr>
          <w:rFonts w:ascii="Arial" w:hAnsi="Arial" w:cs="Arial"/>
          <w:sz w:val="28"/>
          <w:szCs w:val="28"/>
        </w:rPr>
        <w:t xml:space="preserve"> </w:t>
      </w:r>
      <w:proofErr w:type="spellStart"/>
      <w:r w:rsidR="00A76C0B">
        <w:rPr>
          <w:rFonts w:ascii="Arial" w:hAnsi="Arial" w:cs="Arial"/>
          <w:sz w:val="28"/>
          <w:szCs w:val="28"/>
        </w:rPr>
        <w:t>ndichimboparidza</w:t>
      </w:r>
      <w:proofErr w:type="spellEnd"/>
      <w:r w:rsidR="00A76C0B">
        <w:rPr>
          <w:rFonts w:ascii="Arial" w:hAnsi="Arial" w:cs="Arial"/>
          <w:sz w:val="28"/>
          <w:szCs w:val="28"/>
        </w:rPr>
        <w:t xml:space="preserve"> </w:t>
      </w:r>
      <w:proofErr w:type="spellStart"/>
      <w:r w:rsidR="00A76C0B">
        <w:rPr>
          <w:rFonts w:ascii="Arial" w:hAnsi="Arial" w:cs="Arial"/>
          <w:sz w:val="28"/>
          <w:szCs w:val="28"/>
        </w:rPr>
        <w:t>ndichidai</w:t>
      </w:r>
      <w:proofErr w:type="spellEnd"/>
      <w:r w:rsidR="00A76C0B">
        <w:rPr>
          <w:rFonts w:ascii="Arial" w:hAnsi="Arial" w:cs="Arial"/>
          <w:sz w:val="28"/>
          <w:szCs w:val="28"/>
        </w:rPr>
        <w:t xml:space="preserve"> </w:t>
      </w:r>
      <w:proofErr w:type="spellStart"/>
      <w:r w:rsidR="00A76C0B">
        <w:rPr>
          <w:rFonts w:ascii="Arial" w:hAnsi="Arial" w:cs="Arial"/>
          <w:sz w:val="28"/>
          <w:szCs w:val="28"/>
        </w:rPr>
        <w:t>kudhara</w:t>
      </w:r>
      <w:proofErr w:type="spellEnd"/>
      <w:r w:rsidR="00021DC3">
        <w:rPr>
          <w:rFonts w:ascii="Arial" w:hAnsi="Arial" w:cs="Arial"/>
          <w:sz w:val="28"/>
          <w:szCs w:val="28"/>
        </w:rPr>
        <w:t>?</w:t>
      </w:r>
    </w:p>
    <w:p w14:paraId="19E121FD" w14:textId="2D09C25E" w:rsidR="009149E0" w:rsidRPr="00464A99" w:rsidRDefault="0020520D" w:rsidP="00EE1207">
      <w:pPr>
        <w:jc w:val="both"/>
        <w:rPr>
          <w:rFonts w:ascii="Arial" w:hAnsi="Arial" w:cs="Arial"/>
          <w:sz w:val="18"/>
          <w:szCs w:val="18"/>
        </w:rPr>
      </w:pPr>
      <w:r w:rsidRPr="00342561">
        <w:rPr>
          <w:rFonts w:ascii="Arial" w:hAnsi="Arial" w:cs="Arial"/>
          <w:sz w:val="28"/>
          <w:szCs w:val="28"/>
          <w:vertAlign w:val="superscript"/>
          <w:lang w:val="fr-FR"/>
        </w:rPr>
        <w:t xml:space="preserve">77 </w:t>
      </w:r>
      <w:r w:rsidR="00021DC3" w:rsidRPr="00342561">
        <w:rPr>
          <w:rFonts w:ascii="Arial" w:hAnsi="Arial" w:cs="Arial"/>
          <w:sz w:val="28"/>
          <w:szCs w:val="28"/>
          <w:lang w:val="fr-FR"/>
        </w:rPr>
        <w:t>[</w:t>
      </w:r>
      <w:proofErr w:type="spellStart"/>
      <w:r w:rsidR="00021DC3" w:rsidRPr="00342561">
        <w:rPr>
          <w:rFonts w:ascii="Arial" w:hAnsi="Arial" w:cs="Arial"/>
          <w:sz w:val="28"/>
          <w:szCs w:val="28"/>
          <w:lang w:val="fr-FR"/>
        </w:rPr>
        <w:t>Apostle</w:t>
      </w:r>
      <w:proofErr w:type="spellEnd"/>
      <w:r w:rsidR="00021DC3" w:rsidRPr="00342561">
        <w:rPr>
          <w:rFonts w:ascii="Arial" w:hAnsi="Arial" w:cs="Arial"/>
          <w:sz w:val="28"/>
          <w:szCs w:val="28"/>
          <w:lang w:val="fr-FR"/>
        </w:rPr>
        <w:t xml:space="preserve"> Gumbura </w:t>
      </w:r>
      <w:proofErr w:type="spellStart"/>
      <w:r w:rsidR="00EF46E5" w:rsidRPr="00342561">
        <w:rPr>
          <w:rFonts w:ascii="Arial" w:hAnsi="Arial" w:cs="Arial"/>
          <w:sz w:val="28"/>
          <w:szCs w:val="28"/>
          <w:lang w:val="fr-FR"/>
        </w:rPr>
        <w:t>illustrates</w:t>
      </w:r>
      <w:proofErr w:type="spellEnd"/>
      <w:r w:rsidR="00EF46E5" w:rsidRPr="00342561">
        <w:rPr>
          <w:rFonts w:ascii="Arial" w:hAnsi="Arial" w:cs="Arial"/>
          <w:sz w:val="28"/>
          <w:szCs w:val="28"/>
          <w:lang w:val="fr-FR"/>
        </w:rPr>
        <w:t>] Pasi</w:t>
      </w:r>
      <w:r w:rsidR="00021DC3" w:rsidRPr="00342561">
        <w:rPr>
          <w:rFonts w:ascii="Arial" w:hAnsi="Arial" w:cs="Arial"/>
          <w:sz w:val="28"/>
          <w:szCs w:val="28"/>
          <w:lang w:val="fr-FR"/>
        </w:rPr>
        <w:t xml:space="preserve"> </w:t>
      </w:r>
      <w:proofErr w:type="spellStart"/>
      <w:r w:rsidR="00021DC3" w:rsidRPr="00342561">
        <w:rPr>
          <w:rFonts w:ascii="Arial" w:hAnsi="Arial" w:cs="Arial"/>
          <w:sz w:val="28"/>
          <w:szCs w:val="28"/>
          <w:lang w:val="fr-FR"/>
        </w:rPr>
        <w:t>kudarika</w:t>
      </w:r>
      <w:proofErr w:type="spellEnd"/>
      <w:r w:rsidR="00021DC3" w:rsidRPr="00342561">
        <w:rPr>
          <w:rFonts w:ascii="Arial" w:hAnsi="Arial" w:cs="Arial"/>
          <w:sz w:val="28"/>
          <w:szCs w:val="28"/>
          <w:lang w:val="fr-FR"/>
        </w:rPr>
        <w:t xml:space="preserve"> pai…?</w:t>
      </w:r>
      <w:r w:rsidR="00EF46E5" w:rsidRPr="00342561">
        <w:rPr>
          <w:rFonts w:ascii="Arial" w:hAnsi="Arial" w:cs="Arial"/>
          <w:sz w:val="28"/>
          <w:szCs w:val="28"/>
          <w:lang w:val="fr-FR"/>
        </w:rPr>
        <w:t xml:space="preserve"> </w:t>
      </w:r>
      <w:r w:rsidR="008124BA">
        <w:rPr>
          <w:rFonts w:ascii="Arial" w:hAnsi="Arial" w:cs="Arial"/>
          <w:sz w:val="28"/>
          <w:szCs w:val="28"/>
          <w:lang w:val="fr-FR"/>
        </w:rPr>
        <w:t>P</w:t>
      </w:r>
      <w:r w:rsidR="00EF46E5" w:rsidRPr="00EF7E0A">
        <w:rPr>
          <w:rFonts w:ascii="Arial" w:hAnsi="Arial" w:cs="Arial"/>
          <w:sz w:val="28"/>
          <w:szCs w:val="28"/>
          <w:lang w:val="fr-FR"/>
        </w:rPr>
        <w:t xml:space="preserve">asi. </w:t>
      </w:r>
      <w:proofErr w:type="spellStart"/>
      <w:r w:rsidR="00EF46E5" w:rsidRPr="00EF7E0A">
        <w:rPr>
          <w:rFonts w:ascii="Arial" w:hAnsi="Arial" w:cs="Arial"/>
          <w:sz w:val="28"/>
          <w:szCs w:val="28"/>
          <w:lang w:val="fr-FR"/>
        </w:rPr>
        <w:t>Vanozviziva</w:t>
      </w:r>
      <w:proofErr w:type="spellEnd"/>
      <w:r w:rsidR="00EF46E5" w:rsidRPr="00EF7E0A">
        <w:rPr>
          <w:rFonts w:ascii="Arial" w:hAnsi="Arial" w:cs="Arial"/>
          <w:sz w:val="28"/>
          <w:szCs w:val="28"/>
          <w:lang w:val="fr-FR"/>
        </w:rPr>
        <w:t xml:space="preserve"> ava</w:t>
      </w:r>
      <w:r w:rsidR="001E6C73" w:rsidRPr="00EF7E0A">
        <w:rPr>
          <w:rFonts w:ascii="Arial" w:hAnsi="Arial" w:cs="Arial"/>
          <w:sz w:val="28"/>
          <w:szCs w:val="28"/>
          <w:lang w:val="fr-FR"/>
        </w:rPr>
        <w:t xml:space="preserve">, </w:t>
      </w:r>
      <w:r w:rsidR="00BF55B7">
        <w:rPr>
          <w:rFonts w:ascii="Arial" w:hAnsi="Arial" w:cs="Arial"/>
          <w:sz w:val="28"/>
          <w:szCs w:val="28"/>
          <w:lang w:val="fr-FR"/>
        </w:rPr>
        <w:t xml:space="preserve">vana </w:t>
      </w:r>
      <w:proofErr w:type="gramStart"/>
      <w:r w:rsidR="001E6C73" w:rsidRPr="00EF7E0A">
        <w:rPr>
          <w:rFonts w:ascii="Arial" w:hAnsi="Arial" w:cs="Arial"/>
          <w:sz w:val="28"/>
          <w:szCs w:val="28"/>
          <w:lang w:val="fr-FR"/>
        </w:rPr>
        <w:t>Mai</w:t>
      </w:r>
      <w:proofErr w:type="gramEnd"/>
      <w:r w:rsidR="001E6C73" w:rsidRPr="00EF7E0A">
        <w:rPr>
          <w:rFonts w:ascii="Arial" w:hAnsi="Arial" w:cs="Arial"/>
          <w:sz w:val="28"/>
          <w:szCs w:val="28"/>
          <w:lang w:val="fr-FR"/>
        </w:rPr>
        <w:t xml:space="preserve"> </w:t>
      </w:r>
      <w:proofErr w:type="spellStart"/>
      <w:r w:rsidR="001E6C73" w:rsidRPr="00EF7E0A">
        <w:rPr>
          <w:rFonts w:ascii="Arial" w:hAnsi="Arial" w:cs="Arial"/>
          <w:sz w:val="28"/>
          <w:szCs w:val="28"/>
          <w:lang w:val="fr-FR"/>
        </w:rPr>
        <w:t>Shiphra</w:t>
      </w:r>
      <w:r w:rsidR="00F26D2D" w:rsidRPr="00EF7E0A">
        <w:rPr>
          <w:rFonts w:ascii="Arial" w:hAnsi="Arial" w:cs="Arial"/>
          <w:sz w:val="28"/>
          <w:szCs w:val="28"/>
          <w:lang w:val="fr-FR"/>
        </w:rPr>
        <w:t>h</w:t>
      </w:r>
      <w:proofErr w:type="spellEnd"/>
      <w:r w:rsidR="001E6C73" w:rsidRPr="00EF7E0A">
        <w:rPr>
          <w:rFonts w:ascii="Arial" w:hAnsi="Arial" w:cs="Arial"/>
          <w:sz w:val="28"/>
          <w:szCs w:val="28"/>
          <w:lang w:val="fr-FR"/>
        </w:rPr>
        <w:t xml:space="preserve"> </w:t>
      </w:r>
      <w:r w:rsidR="00047286" w:rsidRPr="00EF7E0A">
        <w:rPr>
          <w:rFonts w:ascii="Arial" w:hAnsi="Arial" w:cs="Arial"/>
          <w:sz w:val="28"/>
          <w:szCs w:val="28"/>
          <w:lang w:val="fr-FR"/>
        </w:rPr>
        <w:t xml:space="preserve">ava. </w:t>
      </w:r>
      <w:proofErr w:type="spellStart"/>
      <w:r w:rsidR="00047286" w:rsidRPr="00EF7E0A">
        <w:rPr>
          <w:rFonts w:ascii="Arial" w:hAnsi="Arial" w:cs="Arial"/>
          <w:sz w:val="28"/>
          <w:szCs w:val="28"/>
          <w:lang w:val="fr-FR"/>
        </w:rPr>
        <w:t>Hanti</w:t>
      </w:r>
      <w:proofErr w:type="spellEnd"/>
      <w:r w:rsidR="00047286" w:rsidRPr="00EF7E0A">
        <w:rPr>
          <w:rFonts w:ascii="Arial" w:hAnsi="Arial" w:cs="Arial"/>
          <w:sz w:val="28"/>
          <w:szCs w:val="28"/>
          <w:lang w:val="fr-FR"/>
        </w:rPr>
        <w:t xml:space="preserve"> </w:t>
      </w:r>
      <w:proofErr w:type="spellStart"/>
      <w:r w:rsidR="00C75D35" w:rsidRPr="00EF7E0A">
        <w:rPr>
          <w:rFonts w:ascii="Arial" w:hAnsi="Arial" w:cs="Arial"/>
          <w:sz w:val="28"/>
          <w:szCs w:val="28"/>
          <w:lang w:val="fr-FR"/>
        </w:rPr>
        <w:t>taiti</w:t>
      </w:r>
      <w:proofErr w:type="spellEnd"/>
      <w:r w:rsidR="00C75D35" w:rsidRPr="00EF7E0A">
        <w:rPr>
          <w:rFonts w:ascii="Arial" w:hAnsi="Arial" w:cs="Arial"/>
          <w:sz w:val="28"/>
          <w:szCs w:val="28"/>
          <w:lang w:val="fr-FR"/>
        </w:rPr>
        <w:t xml:space="preserve"> </w:t>
      </w:r>
      <w:proofErr w:type="spellStart"/>
      <w:r w:rsidR="00C75D35" w:rsidRPr="00EF7E0A">
        <w:rPr>
          <w:rFonts w:ascii="Arial" w:hAnsi="Arial" w:cs="Arial"/>
          <w:sz w:val="28"/>
          <w:szCs w:val="28"/>
          <w:lang w:val="fr-FR"/>
        </w:rPr>
        <w:t>ukanzi</w:t>
      </w:r>
      <w:proofErr w:type="spellEnd"/>
      <w:r w:rsidR="00C75D35" w:rsidRPr="00EF7E0A">
        <w:rPr>
          <w:rFonts w:ascii="Arial" w:hAnsi="Arial" w:cs="Arial"/>
          <w:sz w:val="28"/>
          <w:szCs w:val="28"/>
          <w:lang w:val="fr-FR"/>
        </w:rPr>
        <w:t xml:space="preserve"> shama </w:t>
      </w:r>
      <w:proofErr w:type="spellStart"/>
      <w:r w:rsidR="00C75D35" w:rsidRPr="00EF7E0A">
        <w:rPr>
          <w:rFonts w:ascii="Arial" w:hAnsi="Arial" w:cs="Arial"/>
          <w:sz w:val="28"/>
          <w:szCs w:val="28"/>
          <w:lang w:val="fr-FR"/>
        </w:rPr>
        <w:t>usvipirwe</w:t>
      </w:r>
      <w:proofErr w:type="spellEnd"/>
      <w:r w:rsidR="00C75D35" w:rsidRPr="00EF7E0A">
        <w:rPr>
          <w:rFonts w:ascii="Arial" w:hAnsi="Arial" w:cs="Arial"/>
          <w:sz w:val="28"/>
          <w:szCs w:val="28"/>
          <w:lang w:val="fr-FR"/>
        </w:rPr>
        <w:t xml:space="preserve"> </w:t>
      </w:r>
      <w:proofErr w:type="spellStart"/>
      <w:r w:rsidR="00C75D35" w:rsidRPr="00EF7E0A">
        <w:rPr>
          <w:rFonts w:ascii="Arial" w:hAnsi="Arial" w:cs="Arial"/>
          <w:sz w:val="28"/>
          <w:szCs w:val="28"/>
          <w:lang w:val="fr-FR"/>
        </w:rPr>
        <w:t>mukanwa</w:t>
      </w:r>
      <w:proofErr w:type="spellEnd"/>
      <w:r w:rsidR="00BE4FF3" w:rsidRPr="00EF7E0A">
        <w:rPr>
          <w:rFonts w:ascii="Arial" w:hAnsi="Arial" w:cs="Arial"/>
          <w:sz w:val="28"/>
          <w:szCs w:val="28"/>
          <w:lang w:val="fr-FR"/>
        </w:rPr>
        <w:t xml:space="preserve">, </w:t>
      </w:r>
      <w:proofErr w:type="spellStart"/>
      <w:r w:rsidR="00BE4FF3" w:rsidRPr="00EF7E0A">
        <w:rPr>
          <w:rFonts w:ascii="Arial" w:hAnsi="Arial" w:cs="Arial"/>
          <w:sz w:val="28"/>
          <w:szCs w:val="28"/>
          <w:lang w:val="fr-FR"/>
        </w:rPr>
        <w:t>woshama</w:t>
      </w:r>
      <w:proofErr w:type="spellEnd"/>
      <w:r w:rsidR="00BE4FF3" w:rsidRPr="00EF7E0A">
        <w:rPr>
          <w:rFonts w:ascii="Arial" w:hAnsi="Arial" w:cs="Arial"/>
          <w:sz w:val="28"/>
          <w:szCs w:val="28"/>
          <w:lang w:val="fr-FR"/>
        </w:rPr>
        <w:t>. ‘Shama’</w:t>
      </w:r>
      <w:r w:rsidR="00095D7A" w:rsidRPr="00EF7E0A">
        <w:rPr>
          <w:rFonts w:ascii="Arial" w:hAnsi="Arial" w:cs="Arial"/>
          <w:sz w:val="28"/>
          <w:szCs w:val="28"/>
          <w:lang w:val="fr-FR"/>
        </w:rPr>
        <w:t xml:space="preserve">, </w:t>
      </w:r>
      <w:proofErr w:type="spellStart"/>
      <w:r w:rsidR="00095D7A" w:rsidRPr="00EF7E0A">
        <w:rPr>
          <w:rFonts w:ascii="Arial" w:hAnsi="Arial" w:cs="Arial"/>
          <w:sz w:val="28"/>
          <w:szCs w:val="28"/>
          <w:lang w:val="fr-FR"/>
        </w:rPr>
        <w:t>kufa</w:t>
      </w:r>
      <w:proofErr w:type="spellEnd"/>
      <w:r w:rsidR="00095D7A" w:rsidRPr="00EF7E0A">
        <w:rPr>
          <w:rFonts w:ascii="Arial" w:hAnsi="Arial" w:cs="Arial"/>
          <w:sz w:val="28"/>
          <w:szCs w:val="28"/>
          <w:lang w:val="fr-FR"/>
        </w:rPr>
        <w:t xml:space="preserve">. </w:t>
      </w:r>
      <w:proofErr w:type="spellStart"/>
      <w:r w:rsidR="00095D7A" w:rsidRPr="00EF7E0A">
        <w:rPr>
          <w:rFonts w:ascii="Arial" w:hAnsi="Arial" w:cs="Arial"/>
          <w:sz w:val="28"/>
          <w:szCs w:val="28"/>
          <w:lang w:val="fr-FR"/>
        </w:rPr>
        <w:t>Ndakatombo</w:t>
      </w:r>
      <w:proofErr w:type="spellEnd"/>
      <w:r w:rsidR="00095D7A" w:rsidRPr="00EF7E0A">
        <w:rPr>
          <w:rFonts w:ascii="Arial" w:hAnsi="Arial" w:cs="Arial"/>
          <w:sz w:val="28"/>
          <w:szCs w:val="28"/>
          <w:lang w:val="fr-FR"/>
        </w:rPr>
        <w:t xml:space="preserve"> </w:t>
      </w:r>
      <w:proofErr w:type="spellStart"/>
      <w:r w:rsidR="00095D7A" w:rsidRPr="00EF7E0A">
        <w:rPr>
          <w:rFonts w:ascii="Arial" w:hAnsi="Arial" w:cs="Arial"/>
          <w:sz w:val="28"/>
          <w:szCs w:val="28"/>
          <w:lang w:val="fr-FR"/>
        </w:rPr>
        <w:t>kusvipirai</w:t>
      </w:r>
      <w:proofErr w:type="spellEnd"/>
      <w:r w:rsidR="00095D7A" w:rsidRPr="00EF7E0A">
        <w:rPr>
          <w:rFonts w:ascii="Arial" w:hAnsi="Arial" w:cs="Arial"/>
          <w:sz w:val="28"/>
          <w:szCs w:val="28"/>
          <w:lang w:val="fr-FR"/>
        </w:rPr>
        <w:t>?</w:t>
      </w:r>
      <w:r w:rsidR="003827E6" w:rsidRPr="00EF7E0A">
        <w:rPr>
          <w:rFonts w:ascii="Arial" w:hAnsi="Arial" w:cs="Arial"/>
          <w:sz w:val="28"/>
          <w:szCs w:val="28"/>
          <w:lang w:val="fr-FR"/>
        </w:rPr>
        <w:t xml:space="preserve"> </w:t>
      </w:r>
      <w:bookmarkStart w:id="20" w:name="_Hlk184906044"/>
      <w:r w:rsidR="009800C1" w:rsidRPr="009800C1">
        <w:rPr>
          <w:rFonts w:ascii="Arial" w:hAnsi="Arial" w:cs="Arial"/>
          <w:sz w:val="18"/>
          <w:szCs w:val="28"/>
          <w:lang w:val="fr-FR"/>
        </w:rPr>
        <w:t>[</w:t>
      </w:r>
      <w:proofErr w:type="spellStart"/>
      <w:r w:rsidR="009800C1" w:rsidRPr="009800C1">
        <w:rPr>
          <w:rFonts w:ascii="Arial" w:hAnsi="Arial" w:cs="Arial"/>
          <w:sz w:val="18"/>
          <w:szCs w:val="28"/>
          <w:lang w:val="fr-FR"/>
        </w:rPr>
        <w:t>Congregation</w:t>
      </w:r>
      <w:proofErr w:type="spellEnd"/>
      <w:r w:rsidR="009800C1" w:rsidRPr="009800C1">
        <w:rPr>
          <w:rFonts w:ascii="Arial" w:hAnsi="Arial" w:cs="Arial"/>
          <w:sz w:val="18"/>
          <w:szCs w:val="28"/>
          <w:lang w:val="fr-FR"/>
        </w:rPr>
        <w:t xml:space="preserve"> </w:t>
      </w:r>
      <w:proofErr w:type="spellStart"/>
      <w:r w:rsidR="009800C1" w:rsidRPr="009800C1">
        <w:rPr>
          <w:rFonts w:ascii="Arial" w:hAnsi="Arial" w:cs="Arial"/>
          <w:sz w:val="18"/>
          <w:szCs w:val="28"/>
          <w:lang w:val="fr-FR"/>
        </w:rPr>
        <w:t>laughs</w:t>
      </w:r>
      <w:proofErr w:type="spellEnd"/>
      <w:r w:rsidR="009800C1" w:rsidRPr="009800C1">
        <w:rPr>
          <w:rFonts w:ascii="Arial" w:hAnsi="Arial" w:cs="Arial"/>
          <w:sz w:val="18"/>
          <w:szCs w:val="28"/>
          <w:lang w:val="fr-FR"/>
        </w:rPr>
        <w:t>]</w:t>
      </w:r>
      <w:r w:rsidR="00095D7A" w:rsidRPr="00EF7E0A">
        <w:rPr>
          <w:rFonts w:ascii="Arial" w:hAnsi="Arial" w:cs="Arial"/>
          <w:sz w:val="28"/>
          <w:szCs w:val="28"/>
          <w:lang w:val="fr-FR"/>
        </w:rPr>
        <w:t xml:space="preserve"> </w:t>
      </w:r>
      <w:bookmarkEnd w:id="20"/>
      <w:proofErr w:type="spellStart"/>
      <w:r w:rsidR="00701454" w:rsidRPr="00EF7E0A">
        <w:rPr>
          <w:rFonts w:ascii="Arial" w:hAnsi="Arial" w:cs="Arial"/>
          <w:sz w:val="28"/>
          <w:szCs w:val="28"/>
          <w:lang w:val="fr-FR"/>
        </w:rPr>
        <w:t>Ndozvataidzidziswa</w:t>
      </w:r>
      <w:proofErr w:type="spellEnd"/>
      <w:r w:rsidR="00701454" w:rsidRPr="00EF7E0A">
        <w:rPr>
          <w:rFonts w:ascii="Arial" w:hAnsi="Arial" w:cs="Arial"/>
          <w:sz w:val="28"/>
          <w:szCs w:val="28"/>
          <w:lang w:val="fr-FR"/>
        </w:rPr>
        <w:t xml:space="preserve">, </w:t>
      </w:r>
      <w:r w:rsidR="003827E6" w:rsidRPr="00EF7E0A">
        <w:rPr>
          <w:rFonts w:ascii="Arial" w:hAnsi="Arial" w:cs="Arial"/>
          <w:sz w:val="28"/>
          <w:szCs w:val="28"/>
          <w:lang w:val="fr-FR"/>
        </w:rPr>
        <w:t xml:space="preserve">ndiri </w:t>
      </w:r>
      <w:proofErr w:type="spellStart"/>
      <w:r w:rsidR="003827E6" w:rsidRPr="00EF7E0A">
        <w:rPr>
          <w:rFonts w:ascii="Arial" w:hAnsi="Arial" w:cs="Arial"/>
          <w:sz w:val="28"/>
          <w:szCs w:val="28"/>
          <w:lang w:val="fr-FR"/>
        </w:rPr>
        <w:t>kukutaurirai</w:t>
      </w:r>
      <w:proofErr w:type="spellEnd"/>
      <w:r w:rsidR="003827E6" w:rsidRPr="00EF7E0A">
        <w:rPr>
          <w:rFonts w:ascii="Arial" w:hAnsi="Arial" w:cs="Arial"/>
          <w:sz w:val="28"/>
          <w:szCs w:val="28"/>
          <w:lang w:val="fr-FR"/>
        </w:rPr>
        <w:t xml:space="preserve"> </w:t>
      </w:r>
      <w:proofErr w:type="spellStart"/>
      <w:r w:rsidR="003827E6" w:rsidRPr="00EF7E0A">
        <w:rPr>
          <w:rFonts w:ascii="Arial" w:hAnsi="Arial" w:cs="Arial"/>
          <w:sz w:val="28"/>
          <w:szCs w:val="28"/>
          <w:lang w:val="fr-FR"/>
        </w:rPr>
        <w:t>kut</w:t>
      </w:r>
      <w:r w:rsidR="00167F33">
        <w:rPr>
          <w:rFonts w:ascii="Arial" w:hAnsi="Arial" w:cs="Arial"/>
          <w:sz w:val="28"/>
          <w:szCs w:val="28"/>
          <w:lang w:val="fr-FR"/>
        </w:rPr>
        <w:t>,</w:t>
      </w:r>
      <w:r w:rsidR="003827E6" w:rsidRPr="00EF7E0A">
        <w:rPr>
          <w:rFonts w:ascii="Arial" w:hAnsi="Arial" w:cs="Arial"/>
          <w:sz w:val="28"/>
          <w:szCs w:val="28"/>
          <w:lang w:val="fr-FR"/>
        </w:rPr>
        <w:t>i</w:t>
      </w:r>
      <w:proofErr w:type="spellEnd"/>
      <w:r w:rsidR="003827E6" w:rsidRPr="00EF7E0A">
        <w:rPr>
          <w:rFonts w:ascii="Arial" w:hAnsi="Arial" w:cs="Arial"/>
          <w:sz w:val="28"/>
          <w:szCs w:val="28"/>
          <w:lang w:val="fr-FR"/>
        </w:rPr>
        <w:t xml:space="preserve"> </w:t>
      </w:r>
      <w:r w:rsidR="009800C1" w:rsidRPr="009800C1">
        <w:rPr>
          <w:rFonts w:ascii="Arial" w:hAnsi="Arial" w:cs="Arial"/>
          <w:sz w:val="18"/>
          <w:szCs w:val="28"/>
          <w:lang w:val="fr-FR"/>
        </w:rPr>
        <w:t>[</w:t>
      </w:r>
      <w:proofErr w:type="spellStart"/>
      <w:r w:rsidR="009800C1" w:rsidRPr="009800C1">
        <w:rPr>
          <w:rFonts w:ascii="Arial" w:hAnsi="Arial" w:cs="Arial"/>
          <w:sz w:val="18"/>
          <w:szCs w:val="28"/>
          <w:lang w:val="fr-FR"/>
        </w:rPr>
        <w:t>Congregation</w:t>
      </w:r>
      <w:proofErr w:type="spellEnd"/>
      <w:r w:rsidR="009800C1" w:rsidRPr="009800C1">
        <w:rPr>
          <w:rFonts w:ascii="Arial" w:hAnsi="Arial" w:cs="Arial"/>
          <w:sz w:val="18"/>
          <w:szCs w:val="28"/>
          <w:lang w:val="fr-FR"/>
        </w:rPr>
        <w:t xml:space="preserve"> </w:t>
      </w:r>
      <w:proofErr w:type="spellStart"/>
      <w:r w:rsidR="009800C1" w:rsidRPr="009800C1">
        <w:rPr>
          <w:rFonts w:ascii="Arial" w:hAnsi="Arial" w:cs="Arial"/>
          <w:sz w:val="18"/>
          <w:szCs w:val="28"/>
          <w:lang w:val="fr-FR"/>
        </w:rPr>
        <w:t>laughs</w:t>
      </w:r>
      <w:proofErr w:type="spellEnd"/>
      <w:r w:rsidR="009800C1" w:rsidRPr="009800C1">
        <w:rPr>
          <w:rFonts w:ascii="Arial" w:hAnsi="Arial" w:cs="Arial"/>
          <w:sz w:val="18"/>
          <w:szCs w:val="28"/>
          <w:lang w:val="fr-FR"/>
        </w:rPr>
        <w:t>]</w:t>
      </w:r>
      <w:r w:rsidR="003827E6" w:rsidRPr="00EF7E0A">
        <w:rPr>
          <w:rFonts w:ascii="Arial" w:hAnsi="Arial" w:cs="Arial"/>
          <w:sz w:val="28"/>
          <w:szCs w:val="28"/>
          <w:lang w:val="fr-FR"/>
        </w:rPr>
        <w:t xml:space="preserve"> </w:t>
      </w:r>
      <w:r w:rsidR="00B034DB" w:rsidRPr="00EF7E0A">
        <w:rPr>
          <w:rFonts w:ascii="Arial" w:hAnsi="Arial" w:cs="Arial"/>
          <w:sz w:val="28"/>
          <w:szCs w:val="28"/>
          <w:lang w:val="fr-FR"/>
        </w:rPr>
        <w:t xml:space="preserve">ndiri </w:t>
      </w:r>
      <w:proofErr w:type="spellStart"/>
      <w:r w:rsidR="00B034DB" w:rsidRPr="00EF7E0A">
        <w:rPr>
          <w:rFonts w:ascii="Arial" w:hAnsi="Arial" w:cs="Arial"/>
          <w:sz w:val="28"/>
          <w:szCs w:val="28"/>
          <w:lang w:val="fr-FR"/>
        </w:rPr>
        <w:t>kungoseka</w:t>
      </w:r>
      <w:proofErr w:type="spellEnd"/>
      <w:r w:rsidR="00B034DB" w:rsidRPr="00EF7E0A">
        <w:rPr>
          <w:rFonts w:ascii="Arial" w:hAnsi="Arial" w:cs="Arial"/>
          <w:sz w:val="28"/>
          <w:szCs w:val="28"/>
          <w:lang w:val="fr-FR"/>
        </w:rPr>
        <w:t xml:space="preserve"> but ndiri kutaura </w:t>
      </w:r>
      <w:proofErr w:type="spellStart"/>
      <w:r w:rsidR="00B034DB" w:rsidRPr="00EF7E0A">
        <w:rPr>
          <w:rFonts w:ascii="Arial" w:hAnsi="Arial" w:cs="Arial"/>
          <w:sz w:val="28"/>
          <w:szCs w:val="28"/>
          <w:lang w:val="fr-FR"/>
        </w:rPr>
        <w:t>shuwa</w:t>
      </w:r>
      <w:proofErr w:type="spellEnd"/>
      <w:r w:rsidR="00B034DB" w:rsidRPr="00EF7E0A">
        <w:rPr>
          <w:rFonts w:ascii="Arial" w:hAnsi="Arial" w:cs="Arial"/>
          <w:sz w:val="28"/>
          <w:szCs w:val="28"/>
          <w:lang w:val="fr-FR"/>
        </w:rPr>
        <w:t>.</w:t>
      </w:r>
      <w:r w:rsidR="00D20237" w:rsidRPr="00EF7E0A">
        <w:rPr>
          <w:rFonts w:ascii="Arial" w:hAnsi="Arial" w:cs="Arial"/>
          <w:sz w:val="28"/>
          <w:szCs w:val="28"/>
          <w:lang w:val="fr-FR"/>
        </w:rPr>
        <w:t xml:space="preserve"> </w:t>
      </w:r>
      <w:r w:rsidR="009800C1" w:rsidRPr="009800C1">
        <w:rPr>
          <w:rFonts w:ascii="Arial" w:hAnsi="Arial" w:cs="Arial"/>
          <w:sz w:val="18"/>
          <w:szCs w:val="28"/>
        </w:rPr>
        <w:t>[Congregation laughs]</w:t>
      </w:r>
      <w:r w:rsidR="009149E0">
        <w:rPr>
          <w:rFonts w:ascii="Arial" w:hAnsi="Arial" w:cs="Arial"/>
          <w:sz w:val="28"/>
          <w:szCs w:val="28"/>
        </w:rPr>
        <w:t xml:space="preserve"> </w:t>
      </w:r>
      <w:r w:rsidR="000D123A">
        <w:rPr>
          <w:rFonts w:ascii="Arial" w:hAnsi="Arial" w:cs="Arial"/>
          <w:sz w:val="28"/>
          <w:szCs w:val="28"/>
        </w:rPr>
        <w:t>N</w:t>
      </w:r>
      <w:r w:rsidR="009149E0">
        <w:rPr>
          <w:rFonts w:ascii="Arial" w:hAnsi="Arial" w:cs="Arial"/>
          <w:sz w:val="28"/>
          <w:szCs w:val="28"/>
        </w:rPr>
        <w:t>obody</w:t>
      </w:r>
      <w:r w:rsidR="00054236">
        <w:rPr>
          <w:rFonts w:ascii="Arial" w:hAnsi="Arial" w:cs="Arial"/>
          <w:sz w:val="28"/>
          <w:szCs w:val="28"/>
        </w:rPr>
        <w:t xml:space="preserve"> </w:t>
      </w:r>
      <w:r w:rsidR="00D20237">
        <w:rPr>
          <w:rFonts w:ascii="Arial" w:hAnsi="Arial" w:cs="Arial"/>
          <w:sz w:val="28"/>
          <w:szCs w:val="28"/>
        </w:rPr>
        <w:t>doesn’t know this</w:t>
      </w:r>
      <w:r w:rsidR="00FE4388">
        <w:rPr>
          <w:rFonts w:ascii="Arial" w:hAnsi="Arial" w:cs="Arial"/>
          <w:sz w:val="28"/>
          <w:szCs w:val="28"/>
        </w:rPr>
        <w:t>. I</w:t>
      </w:r>
      <w:r w:rsidR="00FF25B0">
        <w:rPr>
          <w:rFonts w:ascii="Arial" w:hAnsi="Arial" w:cs="Arial"/>
          <w:sz w:val="28"/>
          <w:szCs w:val="28"/>
        </w:rPr>
        <w:t>t’s common knowledge</w:t>
      </w:r>
      <w:r w:rsidR="002D64C3">
        <w:rPr>
          <w:rFonts w:ascii="Arial" w:hAnsi="Arial" w:cs="Arial"/>
          <w:sz w:val="28"/>
          <w:szCs w:val="28"/>
        </w:rPr>
        <w:t>.</w:t>
      </w:r>
      <w:r w:rsidR="009149E0" w:rsidRPr="009149E0">
        <w:rPr>
          <w:rFonts w:ascii="Arial" w:hAnsi="Arial" w:cs="Arial"/>
          <w:sz w:val="28"/>
          <w:szCs w:val="28"/>
        </w:rPr>
        <w:t xml:space="preserve"> </w:t>
      </w:r>
      <w:r w:rsidR="002D64C3">
        <w:rPr>
          <w:rFonts w:ascii="Arial" w:hAnsi="Arial" w:cs="Arial"/>
          <w:sz w:val="28"/>
          <w:szCs w:val="28"/>
        </w:rPr>
        <w:t>N</w:t>
      </w:r>
      <w:r w:rsidR="009149E0">
        <w:rPr>
          <w:rFonts w:ascii="Arial" w:hAnsi="Arial" w:cs="Arial"/>
          <w:sz w:val="28"/>
          <w:szCs w:val="28"/>
        </w:rPr>
        <w:t>obody doesn’t know this</w:t>
      </w:r>
      <w:r w:rsidR="002D64C3">
        <w:rPr>
          <w:rFonts w:ascii="Arial" w:hAnsi="Arial" w:cs="Arial"/>
          <w:sz w:val="28"/>
          <w:szCs w:val="28"/>
        </w:rPr>
        <w:t xml:space="preserve">, </w:t>
      </w:r>
      <w:r w:rsidR="009149E0">
        <w:rPr>
          <w:rFonts w:ascii="Arial" w:hAnsi="Arial" w:cs="Arial"/>
          <w:sz w:val="28"/>
          <w:szCs w:val="28"/>
        </w:rPr>
        <w:t>it’s common knowledge</w:t>
      </w:r>
      <w:r w:rsidR="009149E0" w:rsidRPr="009149E0">
        <w:rPr>
          <w:rFonts w:ascii="Arial" w:hAnsi="Arial" w:cs="Arial"/>
          <w:sz w:val="28"/>
          <w:szCs w:val="28"/>
        </w:rPr>
        <w:t xml:space="preserve">. </w:t>
      </w:r>
      <w:r w:rsidR="00184166">
        <w:rPr>
          <w:rFonts w:ascii="Arial" w:hAnsi="Arial" w:cs="Arial"/>
          <w:sz w:val="28"/>
          <w:szCs w:val="28"/>
        </w:rPr>
        <w:t xml:space="preserve">Everybody knows </w:t>
      </w:r>
      <w:proofErr w:type="spellStart"/>
      <w:r w:rsidR="00184166">
        <w:rPr>
          <w:rFonts w:ascii="Arial" w:hAnsi="Arial" w:cs="Arial"/>
          <w:sz w:val="28"/>
          <w:szCs w:val="28"/>
        </w:rPr>
        <w:t>venguva</w:t>
      </w:r>
      <w:proofErr w:type="spellEnd"/>
      <w:r w:rsidR="00184166">
        <w:rPr>
          <w:rFonts w:ascii="Arial" w:hAnsi="Arial" w:cs="Arial"/>
          <w:sz w:val="28"/>
          <w:szCs w:val="28"/>
        </w:rPr>
        <w:t xml:space="preserve"> </w:t>
      </w:r>
      <w:proofErr w:type="spellStart"/>
      <w:r w:rsidR="00184166">
        <w:rPr>
          <w:rFonts w:ascii="Arial" w:hAnsi="Arial" w:cs="Arial"/>
          <w:sz w:val="28"/>
          <w:szCs w:val="28"/>
        </w:rPr>
        <w:t>iyo</w:t>
      </w:r>
      <w:proofErr w:type="spellEnd"/>
      <w:r w:rsidR="00184166">
        <w:rPr>
          <w:rFonts w:ascii="Arial" w:hAnsi="Arial" w:cs="Arial"/>
          <w:sz w:val="28"/>
          <w:szCs w:val="28"/>
        </w:rPr>
        <w:t>…? [</w:t>
      </w:r>
      <w:r w:rsidR="00184166" w:rsidRPr="00464A99">
        <w:rPr>
          <w:rFonts w:ascii="Arial" w:hAnsi="Arial" w:cs="Arial"/>
          <w:sz w:val="18"/>
          <w:szCs w:val="18"/>
        </w:rPr>
        <w:t>Congregation says, “iyoyo.”]</w:t>
      </w:r>
    </w:p>
    <w:p w14:paraId="3F6BC6BD" w14:textId="04C9E8CF" w:rsidR="007F1F58" w:rsidRDefault="0020520D" w:rsidP="00EE1207">
      <w:pPr>
        <w:jc w:val="both"/>
        <w:rPr>
          <w:rFonts w:ascii="Arial" w:hAnsi="Arial" w:cs="Arial"/>
          <w:sz w:val="28"/>
          <w:szCs w:val="28"/>
        </w:rPr>
      </w:pPr>
      <w:r>
        <w:rPr>
          <w:rFonts w:ascii="Arial" w:hAnsi="Arial" w:cs="Arial"/>
          <w:sz w:val="28"/>
          <w:szCs w:val="28"/>
          <w:vertAlign w:val="superscript"/>
        </w:rPr>
        <w:t xml:space="preserve">78 </w:t>
      </w:r>
      <w:r w:rsidR="006856FF">
        <w:rPr>
          <w:rFonts w:ascii="Arial" w:hAnsi="Arial" w:cs="Arial"/>
          <w:sz w:val="28"/>
          <w:szCs w:val="28"/>
        </w:rPr>
        <w:t xml:space="preserve">I knew that man never believed the </w:t>
      </w:r>
      <w:r w:rsidR="00184166">
        <w:rPr>
          <w:rFonts w:ascii="Arial" w:hAnsi="Arial" w:cs="Arial"/>
          <w:sz w:val="28"/>
          <w:szCs w:val="28"/>
        </w:rPr>
        <w:t>M</w:t>
      </w:r>
      <w:r w:rsidR="006856FF">
        <w:rPr>
          <w:rFonts w:ascii="Arial" w:hAnsi="Arial" w:cs="Arial"/>
          <w:sz w:val="28"/>
          <w:szCs w:val="28"/>
        </w:rPr>
        <w:t>essage</w:t>
      </w:r>
      <w:r w:rsidR="00FF0054">
        <w:rPr>
          <w:rFonts w:ascii="Arial" w:hAnsi="Arial" w:cs="Arial"/>
          <w:sz w:val="28"/>
          <w:szCs w:val="28"/>
        </w:rPr>
        <w:t xml:space="preserve">. </w:t>
      </w:r>
      <w:proofErr w:type="spellStart"/>
      <w:r w:rsidR="00FF0054">
        <w:rPr>
          <w:rFonts w:ascii="Arial" w:hAnsi="Arial" w:cs="Arial"/>
          <w:sz w:val="28"/>
          <w:szCs w:val="28"/>
        </w:rPr>
        <w:t>Pandakazoziva</w:t>
      </w:r>
      <w:proofErr w:type="spellEnd"/>
      <w:r w:rsidR="00FF0054">
        <w:rPr>
          <w:rFonts w:ascii="Arial" w:hAnsi="Arial" w:cs="Arial"/>
          <w:sz w:val="28"/>
          <w:szCs w:val="28"/>
        </w:rPr>
        <w:t xml:space="preserve"> chinonzi Message </w:t>
      </w:r>
      <w:r w:rsidR="00F33AB9">
        <w:rPr>
          <w:rFonts w:ascii="Arial" w:hAnsi="Arial" w:cs="Arial"/>
          <w:sz w:val="28"/>
          <w:szCs w:val="28"/>
        </w:rPr>
        <w:t>I knew kuti that wasn’t the</w:t>
      </w:r>
      <w:r w:rsidR="00D07139">
        <w:rPr>
          <w:rFonts w:ascii="Arial" w:hAnsi="Arial" w:cs="Arial"/>
          <w:sz w:val="28"/>
          <w:szCs w:val="28"/>
        </w:rPr>
        <w:t>…?</w:t>
      </w:r>
      <w:r w:rsidR="00D07139" w:rsidRPr="00FD7D3B">
        <w:rPr>
          <w:rFonts w:ascii="Arial" w:hAnsi="Arial" w:cs="Arial"/>
          <w:sz w:val="28"/>
          <w:szCs w:val="28"/>
        </w:rPr>
        <w:t xml:space="preserve"> </w:t>
      </w:r>
      <w:r w:rsidR="00D07139" w:rsidRPr="00464A99">
        <w:rPr>
          <w:rFonts w:ascii="Arial" w:hAnsi="Arial" w:cs="Arial"/>
          <w:sz w:val="18"/>
          <w:szCs w:val="18"/>
        </w:rPr>
        <w:t xml:space="preserve">[Congregation </w:t>
      </w:r>
      <w:r w:rsidR="00063DA1" w:rsidRPr="00464A99">
        <w:rPr>
          <w:rFonts w:ascii="Arial" w:hAnsi="Arial" w:cs="Arial"/>
          <w:sz w:val="18"/>
          <w:szCs w:val="18"/>
        </w:rPr>
        <w:t>says, “</w:t>
      </w:r>
      <w:r w:rsidR="00D07139" w:rsidRPr="00464A99">
        <w:rPr>
          <w:rFonts w:ascii="Arial" w:hAnsi="Arial" w:cs="Arial"/>
          <w:sz w:val="18"/>
          <w:szCs w:val="18"/>
        </w:rPr>
        <w:t xml:space="preserve">Message."] </w:t>
      </w:r>
      <w:r w:rsidR="00D53FB8">
        <w:rPr>
          <w:rFonts w:ascii="Arial" w:hAnsi="Arial" w:cs="Arial"/>
          <w:sz w:val="28"/>
          <w:szCs w:val="28"/>
        </w:rPr>
        <w:t xml:space="preserve">Ndopakanga </w:t>
      </w:r>
      <w:proofErr w:type="spellStart"/>
      <w:r w:rsidR="00D53FB8">
        <w:rPr>
          <w:rFonts w:ascii="Arial" w:hAnsi="Arial" w:cs="Arial"/>
          <w:sz w:val="28"/>
          <w:szCs w:val="28"/>
        </w:rPr>
        <w:t>pachiuya</w:t>
      </w:r>
      <w:proofErr w:type="spellEnd"/>
      <w:r w:rsidR="00D53FB8">
        <w:rPr>
          <w:rFonts w:ascii="Arial" w:hAnsi="Arial" w:cs="Arial"/>
          <w:sz w:val="28"/>
          <w:szCs w:val="28"/>
        </w:rPr>
        <w:t xml:space="preserve"> vana Sister </w:t>
      </w:r>
      <w:proofErr w:type="spellStart"/>
      <w:r w:rsidR="004C1E77">
        <w:rPr>
          <w:rFonts w:ascii="Arial" w:hAnsi="Arial" w:cs="Arial"/>
          <w:sz w:val="28"/>
          <w:szCs w:val="28"/>
        </w:rPr>
        <w:t>vese</w:t>
      </w:r>
      <w:proofErr w:type="spellEnd"/>
      <w:r w:rsidR="004C1E77">
        <w:rPr>
          <w:rFonts w:ascii="Arial" w:hAnsi="Arial" w:cs="Arial"/>
          <w:sz w:val="28"/>
          <w:szCs w:val="28"/>
        </w:rPr>
        <w:t xml:space="preserve"> vana Sister</w:t>
      </w:r>
      <w:r w:rsidR="002D64C3">
        <w:rPr>
          <w:rFonts w:ascii="Arial" w:hAnsi="Arial" w:cs="Arial"/>
          <w:sz w:val="28"/>
          <w:szCs w:val="28"/>
        </w:rPr>
        <w:t>…</w:t>
      </w:r>
      <w:r w:rsidR="004C1E77">
        <w:rPr>
          <w:rFonts w:ascii="Arial" w:hAnsi="Arial" w:cs="Arial"/>
          <w:sz w:val="28"/>
          <w:szCs w:val="28"/>
        </w:rPr>
        <w:t xml:space="preserve"> </w:t>
      </w:r>
      <w:r w:rsidR="002D64C3">
        <w:rPr>
          <w:rFonts w:ascii="Arial" w:hAnsi="Arial" w:cs="Arial"/>
          <w:sz w:val="28"/>
          <w:szCs w:val="28"/>
        </w:rPr>
        <w:t>N</w:t>
      </w:r>
      <w:r w:rsidR="004C1E77">
        <w:rPr>
          <w:rFonts w:ascii="Arial" w:hAnsi="Arial" w:cs="Arial"/>
          <w:sz w:val="28"/>
          <w:szCs w:val="28"/>
        </w:rPr>
        <w:t xml:space="preserve">anhasi </w:t>
      </w:r>
      <w:proofErr w:type="spellStart"/>
      <w:r w:rsidR="004C1E77">
        <w:rPr>
          <w:rFonts w:ascii="Arial" w:hAnsi="Arial" w:cs="Arial"/>
          <w:sz w:val="28"/>
          <w:szCs w:val="28"/>
        </w:rPr>
        <w:t>chirwere</w:t>
      </w:r>
      <w:proofErr w:type="spellEnd"/>
      <w:r w:rsidR="004C1E77">
        <w:rPr>
          <w:rFonts w:ascii="Arial" w:hAnsi="Arial" w:cs="Arial"/>
          <w:sz w:val="28"/>
          <w:szCs w:val="28"/>
        </w:rPr>
        <w:t xml:space="preserve"> </w:t>
      </w:r>
      <w:proofErr w:type="spellStart"/>
      <w:r w:rsidR="004C1E77">
        <w:rPr>
          <w:rFonts w:ascii="Arial" w:hAnsi="Arial" w:cs="Arial"/>
          <w:sz w:val="28"/>
          <w:szCs w:val="28"/>
        </w:rPr>
        <w:t>ichocho</w:t>
      </w:r>
      <w:proofErr w:type="spellEnd"/>
      <w:r w:rsidR="004C1E77">
        <w:rPr>
          <w:rFonts w:ascii="Arial" w:hAnsi="Arial" w:cs="Arial"/>
          <w:sz w:val="28"/>
          <w:szCs w:val="28"/>
        </w:rPr>
        <w:t xml:space="preserve"> </w:t>
      </w:r>
      <w:proofErr w:type="spellStart"/>
      <w:r w:rsidR="004C1E77">
        <w:rPr>
          <w:rFonts w:ascii="Arial" w:hAnsi="Arial" w:cs="Arial"/>
          <w:sz w:val="28"/>
          <w:szCs w:val="28"/>
        </w:rPr>
        <w:t>chakatibaya</w:t>
      </w:r>
      <w:proofErr w:type="spellEnd"/>
      <w:r w:rsidR="004C1E77">
        <w:rPr>
          <w:rFonts w:ascii="Arial" w:hAnsi="Arial" w:cs="Arial"/>
          <w:sz w:val="28"/>
          <w:szCs w:val="28"/>
        </w:rPr>
        <w:t xml:space="preserve"> </w:t>
      </w:r>
      <w:proofErr w:type="spellStart"/>
      <w:r w:rsidR="004C1E77">
        <w:rPr>
          <w:rFonts w:ascii="Arial" w:hAnsi="Arial" w:cs="Arial"/>
          <w:sz w:val="28"/>
          <w:szCs w:val="28"/>
        </w:rPr>
        <w:t>chikatyokera</w:t>
      </w:r>
      <w:proofErr w:type="spellEnd"/>
      <w:r w:rsidR="004C1E77">
        <w:rPr>
          <w:rFonts w:ascii="Arial" w:hAnsi="Arial" w:cs="Arial"/>
          <w:sz w:val="28"/>
          <w:szCs w:val="28"/>
        </w:rPr>
        <w:t xml:space="preserve">. </w:t>
      </w:r>
      <w:proofErr w:type="spellStart"/>
      <w:r w:rsidR="005E015A">
        <w:rPr>
          <w:rFonts w:ascii="Arial" w:hAnsi="Arial" w:cs="Arial"/>
          <w:sz w:val="28"/>
          <w:szCs w:val="28"/>
        </w:rPr>
        <w:t>Munoziva</w:t>
      </w:r>
      <w:proofErr w:type="spellEnd"/>
      <w:r w:rsidR="005E015A">
        <w:rPr>
          <w:rFonts w:ascii="Arial" w:hAnsi="Arial" w:cs="Arial"/>
          <w:sz w:val="28"/>
          <w:szCs w:val="28"/>
        </w:rPr>
        <w:t xml:space="preserve"> </w:t>
      </w:r>
      <w:proofErr w:type="spellStart"/>
      <w:r w:rsidR="005E015A">
        <w:rPr>
          <w:rFonts w:ascii="Arial" w:hAnsi="Arial" w:cs="Arial"/>
          <w:sz w:val="28"/>
          <w:szCs w:val="28"/>
        </w:rPr>
        <w:t>chiRoma</w:t>
      </w:r>
      <w:proofErr w:type="spellEnd"/>
      <w:r w:rsidR="005E015A">
        <w:rPr>
          <w:rFonts w:ascii="Arial" w:hAnsi="Arial" w:cs="Arial"/>
          <w:sz w:val="28"/>
          <w:szCs w:val="28"/>
        </w:rPr>
        <w:t xml:space="preserve"> </w:t>
      </w:r>
      <w:proofErr w:type="spellStart"/>
      <w:r w:rsidR="005E015A">
        <w:rPr>
          <w:rFonts w:ascii="Arial" w:hAnsi="Arial" w:cs="Arial"/>
          <w:sz w:val="28"/>
          <w:szCs w:val="28"/>
        </w:rPr>
        <w:t>chiri</w:t>
      </w:r>
      <w:proofErr w:type="spellEnd"/>
      <w:r w:rsidR="005E015A">
        <w:rPr>
          <w:rFonts w:ascii="Arial" w:hAnsi="Arial" w:cs="Arial"/>
          <w:sz w:val="28"/>
          <w:szCs w:val="28"/>
        </w:rPr>
        <w:t xml:space="preserve"> </w:t>
      </w:r>
      <w:proofErr w:type="spellStart"/>
      <w:r w:rsidR="005E015A">
        <w:rPr>
          <w:rFonts w:ascii="Arial" w:hAnsi="Arial" w:cs="Arial"/>
          <w:sz w:val="28"/>
          <w:szCs w:val="28"/>
        </w:rPr>
        <w:t>muvanhu</w:t>
      </w:r>
      <w:proofErr w:type="spellEnd"/>
      <w:r w:rsidR="005E015A">
        <w:rPr>
          <w:rFonts w:ascii="Arial" w:hAnsi="Arial" w:cs="Arial"/>
          <w:sz w:val="28"/>
          <w:szCs w:val="28"/>
        </w:rPr>
        <w:t xml:space="preserve"> </w:t>
      </w:r>
      <w:proofErr w:type="spellStart"/>
      <w:r w:rsidR="005E015A">
        <w:rPr>
          <w:rFonts w:ascii="Arial" w:hAnsi="Arial" w:cs="Arial"/>
          <w:sz w:val="28"/>
          <w:szCs w:val="28"/>
        </w:rPr>
        <w:t>nanhasi</w:t>
      </w:r>
      <w:proofErr w:type="spellEnd"/>
      <w:r w:rsidR="002D64C3">
        <w:rPr>
          <w:rFonts w:ascii="Arial" w:hAnsi="Arial" w:cs="Arial"/>
          <w:sz w:val="28"/>
          <w:szCs w:val="28"/>
        </w:rPr>
        <w:t>?</w:t>
      </w:r>
      <w:r w:rsidR="005E015A">
        <w:rPr>
          <w:rFonts w:ascii="Arial" w:hAnsi="Arial" w:cs="Arial"/>
          <w:sz w:val="28"/>
          <w:szCs w:val="28"/>
        </w:rPr>
        <w:t xml:space="preserve"> </w:t>
      </w:r>
      <w:proofErr w:type="spellStart"/>
      <w:r w:rsidR="002D64C3">
        <w:rPr>
          <w:rFonts w:ascii="Arial" w:hAnsi="Arial" w:cs="Arial"/>
          <w:sz w:val="28"/>
          <w:szCs w:val="28"/>
        </w:rPr>
        <w:lastRenderedPageBreak/>
        <w:t>N</w:t>
      </w:r>
      <w:r w:rsidR="005E015A">
        <w:rPr>
          <w:rFonts w:ascii="Arial" w:hAnsi="Arial" w:cs="Arial"/>
          <w:sz w:val="28"/>
          <w:szCs w:val="28"/>
        </w:rPr>
        <w:t>anhasi</w:t>
      </w:r>
      <w:proofErr w:type="spellEnd"/>
      <w:r w:rsidR="005E015A">
        <w:rPr>
          <w:rFonts w:ascii="Arial" w:hAnsi="Arial" w:cs="Arial"/>
          <w:sz w:val="28"/>
          <w:szCs w:val="28"/>
        </w:rPr>
        <w:t xml:space="preserve"> </w:t>
      </w:r>
      <w:proofErr w:type="spellStart"/>
      <w:r w:rsidR="005E015A">
        <w:rPr>
          <w:rFonts w:ascii="Arial" w:hAnsi="Arial" w:cs="Arial"/>
          <w:sz w:val="28"/>
          <w:szCs w:val="28"/>
        </w:rPr>
        <w:t>ndine</w:t>
      </w:r>
      <w:proofErr w:type="spellEnd"/>
      <w:r w:rsidR="005E015A">
        <w:rPr>
          <w:rFonts w:ascii="Arial" w:hAnsi="Arial" w:cs="Arial"/>
          <w:sz w:val="28"/>
          <w:szCs w:val="28"/>
        </w:rPr>
        <w:t xml:space="preserve"> zvinhu </w:t>
      </w:r>
      <w:proofErr w:type="spellStart"/>
      <w:r w:rsidR="005E015A">
        <w:rPr>
          <w:rFonts w:ascii="Arial" w:hAnsi="Arial" w:cs="Arial"/>
          <w:sz w:val="28"/>
          <w:szCs w:val="28"/>
        </w:rPr>
        <w:t>zvandaka</w:t>
      </w:r>
      <w:r w:rsidR="00D66425">
        <w:rPr>
          <w:rFonts w:ascii="Arial" w:hAnsi="Arial" w:cs="Arial"/>
          <w:sz w:val="28"/>
          <w:szCs w:val="28"/>
        </w:rPr>
        <w:t>kopa</w:t>
      </w:r>
      <w:proofErr w:type="spellEnd"/>
      <w:r w:rsidR="00D66425">
        <w:rPr>
          <w:rFonts w:ascii="Arial" w:hAnsi="Arial" w:cs="Arial"/>
          <w:sz w:val="28"/>
          <w:szCs w:val="28"/>
        </w:rPr>
        <w:t xml:space="preserve"> </w:t>
      </w:r>
      <w:proofErr w:type="spellStart"/>
      <w:r w:rsidR="00D66425">
        <w:rPr>
          <w:rFonts w:ascii="Arial" w:hAnsi="Arial" w:cs="Arial"/>
          <w:sz w:val="28"/>
          <w:szCs w:val="28"/>
        </w:rPr>
        <w:t>ikokoko</w:t>
      </w:r>
      <w:proofErr w:type="spellEnd"/>
      <w:r w:rsidR="002D64C3">
        <w:rPr>
          <w:rFonts w:ascii="Arial" w:hAnsi="Arial" w:cs="Arial"/>
          <w:sz w:val="28"/>
          <w:szCs w:val="28"/>
        </w:rPr>
        <w:t>,</w:t>
      </w:r>
      <w:r w:rsidR="00D66425">
        <w:rPr>
          <w:rFonts w:ascii="Arial" w:hAnsi="Arial" w:cs="Arial"/>
          <w:sz w:val="28"/>
          <w:szCs w:val="28"/>
        </w:rPr>
        <w:t xml:space="preserve"> </w:t>
      </w:r>
      <w:proofErr w:type="spellStart"/>
      <w:r w:rsidR="00D66425">
        <w:rPr>
          <w:rFonts w:ascii="Arial" w:hAnsi="Arial" w:cs="Arial"/>
          <w:sz w:val="28"/>
          <w:szCs w:val="28"/>
        </w:rPr>
        <w:t>zvandiri</w:t>
      </w:r>
      <w:proofErr w:type="spellEnd"/>
      <w:r w:rsidR="00D66425">
        <w:rPr>
          <w:rFonts w:ascii="Arial" w:hAnsi="Arial" w:cs="Arial"/>
          <w:sz w:val="28"/>
          <w:szCs w:val="28"/>
        </w:rPr>
        <w:t xml:space="preserve"> kutadza </w:t>
      </w:r>
      <w:proofErr w:type="spellStart"/>
      <w:r w:rsidR="00D66425">
        <w:rPr>
          <w:rFonts w:ascii="Arial" w:hAnsi="Arial" w:cs="Arial"/>
          <w:sz w:val="28"/>
          <w:szCs w:val="28"/>
        </w:rPr>
        <w:t>kuregera</w:t>
      </w:r>
      <w:proofErr w:type="spellEnd"/>
      <w:r w:rsidR="00D66425">
        <w:rPr>
          <w:rFonts w:ascii="Arial" w:hAnsi="Arial" w:cs="Arial"/>
          <w:sz w:val="28"/>
          <w:szCs w:val="28"/>
        </w:rPr>
        <w:t xml:space="preserve"> </w:t>
      </w:r>
      <w:proofErr w:type="spellStart"/>
      <w:r w:rsidR="00D66425">
        <w:rPr>
          <w:rFonts w:ascii="Arial" w:hAnsi="Arial" w:cs="Arial"/>
          <w:sz w:val="28"/>
          <w:szCs w:val="28"/>
        </w:rPr>
        <w:t>nanha</w:t>
      </w:r>
      <w:proofErr w:type="spellEnd"/>
      <w:r w:rsidR="00D66425">
        <w:rPr>
          <w:rFonts w:ascii="Arial" w:hAnsi="Arial" w:cs="Arial"/>
          <w:sz w:val="28"/>
          <w:szCs w:val="28"/>
        </w:rPr>
        <w:t xml:space="preserve">…? </w:t>
      </w:r>
      <w:r w:rsidR="002D64C3">
        <w:rPr>
          <w:rFonts w:ascii="Arial" w:hAnsi="Arial" w:cs="Arial"/>
          <w:sz w:val="28"/>
          <w:szCs w:val="28"/>
        </w:rPr>
        <w:t>N</w:t>
      </w:r>
      <w:r w:rsidR="00550972">
        <w:rPr>
          <w:rFonts w:ascii="Arial" w:hAnsi="Arial" w:cs="Arial"/>
          <w:sz w:val="28"/>
          <w:szCs w:val="28"/>
        </w:rPr>
        <w:t xml:space="preserve">anhasi. </w:t>
      </w:r>
    </w:p>
    <w:p w14:paraId="5EEE6105" w14:textId="42C8FB8A" w:rsidR="003257CE" w:rsidRDefault="0020520D" w:rsidP="00EE1207">
      <w:pPr>
        <w:jc w:val="both"/>
        <w:rPr>
          <w:rFonts w:ascii="Arial" w:hAnsi="Arial" w:cs="Arial"/>
          <w:sz w:val="28"/>
          <w:szCs w:val="28"/>
        </w:rPr>
      </w:pPr>
      <w:r>
        <w:rPr>
          <w:rFonts w:ascii="Arial" w:hAnsi="Arial" w:cs="Arial"/>
          <w:sz w:val="28"/>
          <w:szCs w:val="28"/>
          <w:vertAlign w:val="superscript"/>
        </w:rPr>
        <w:t xml:space="preserve">79 </w:t>
      </w:r>
      <w:r w:rsidR="00550972">
        <w:rPr>
          <w:rFonts w:ascii="Arial" w:hAnsi="Arial" w:cs="Arial"/>
          <w:sz w:val="28"/>
          <w:szCs w:val="28"/>
        </w:rPr>
        <w:t xml:space="preserve">One of them </w:t>
      </w:r>
      <w:proofErr w:type="spellStart"/>
      <w:r w:rsidR="00550972">
        <w:rPr>
          <w:rFonts w:ascii="Arial" w:hAnsi="Arial" w:cs="Arial"/>
          <w:sz w:val="28"/>
          <w:szCs w:val="28"/>
        </w:rPr>
        <w:t>kuoma</w:t>
      </w:r>
      <w:proofErr w:type="spellEnd"/>
      <w:r w:rsidR="00732F7F">
        <w:rPr>
          <w:rFonts w:ascii="Arial" w:hAnsi="Arial" w:cs="Arial"/>
          <w:sz w:val="28"/>
          <w:szCs w:val="28"/>
        </w:rPr>
        <w:t>.</w:t>
      </w:r>
      <w:r w:rsidR="00550972">
        <w:rPr>
          <w:rFonts w:ascii="Arial" w:hAnsi="Arial" w:cs="Arial"/>
          <w:sz w:val="28"/>
          <w:szCs w:val="28"/>
        </w:rPr>
        <w:t xml:space="preserve"> </w:t>
      </w:r>
      <w:proofErr w:type="spellStart"/>
      <w:r w:rsidR="00732F7F">
        <w:rPr>
          <w:rFonts w:ascii="Arial" w:hAnsi="Arial" w:cs="Arial"/>
          <w:sz w:val="28"/>
          <w:szCs w:val="28"/>
        </w:rPr>
        <w:t>N</w:t>
      </w:r>
      <w:r w:rsidR="00550972">
        <w:rPr>
          <w:rFonts w:ascii="Arial" w:hAnsi="Arial" w:cs="Arial"/>
          <w:sz w:val="28"/>
          <w:szCs w:val="28"/>
        </w:rPr>
        <w:t>dozviziva</w:t>
      </w:r>
      <w:proofErr w:type="spellEnd"/>
      <w:r w:rsidR="00550972">
        <w:rPr>
          <w:rFonts w:ascii="Arial" w:hAnsi="Arial" w:cs="Arial"/>
          <w:sz w:val="28"/>
          <w:szCs w:val="28"/>
        </w:rPr>
        <w:t xml:space="preserve"> kuti </w:t>
      </w:r>
      <w:proofErr w:type="spellStart"/>
      <w:r w:rsidR="00550972">
        <w:rPr>
          <w:rFonts w:ascii="Arial" w:hAnsi="Arial" w:cs="Arial"/>
          <w:sz w:val="28"/>
          <w:szCs w:val="28"/>
        </w:rPr>
        <w:t>ndakaoma</w:t>
      </w:r>
      <w:proofErr w:type="spellEnd"/>
      <w:r w:rsidR="00550972">
        <w:rPr>
          <w:rFonts w:ascii="Arial" w:hAnsi="Arial" w:cs="Arial"/>
          <w:sz w:val="28"/>
          <w:szCs w:val="28"/>
        </w:rPr>
        <w:t xml:space="preserve"> </w:t>
      </w:r>
      <w:proofErr w:type="spellStart"/>
      <w:r w:rsidR="00550972">
        <w:rPr>
          <w:rFonts w:ascii="Arial" w:hAnsi="Arial" w:cs="Arial"/>
          <w:sz w:val="28"/>
          <w:szCs w:val="28"/>
        </w:rPr>
        <w:t>sterek</w:t>
      </w:r>
      <w:proofErr w:type="spellEnd"/>
      <w:r w:rsidR="00732F7F">
        <w:rPr>
          <w:rFonts w:ascii="Arial" w:hAnsi="Arial" w:cs="Arial"/>
          <w:sz w:val="28"/>
          <w:szCs w:val="28"/>
        </w:rPr>
        <w:t>,</w:t>
      </w:r>
      <w:r w:rsidR="00550972">
        <w:rPr>
          <w:rFonts w:ascii="Arial" w:hAnsi="Arial" w:cs="Arial"/>
          <w:sz w:val="28"/>
          <w:szCs w:val="28"/>
        </w:rPr>
        <w:t xml:space="preserve"> </w:t>
      </w:r>
      <w:r w:rsidR="00190D55">
        <w:rPr>
          <w:rFonts w:ascii="Arial" w:hAnsi="Arial" w:cs="Arial"/>
          <w:sz w:val="28"/>
          <w:szCs w:val="28"/>
        </w:rPr>
        <w:t xml:space="preserve">but </w:t>
      </w:r>
      <w:proofErr w:type="spellStart"/>
      <w:r w:rsidR="00190D55">
        <w:rPr>
          <w:rFonts w:ascii="Arial" w:hAnsi="Arial" w:cs="Arial"/>
          <w:sz w:val="28"/>
          <w:szCs w:val="28"/>
        </w:rPr>
        <w:t>ndokwandaka</w:t>
      </w:r>
      <w:proofErr w:type="spellEnd"/>
      <w:r w:rsidR="00190D55">
        <w:rPr>
          <w:rFonts w:ascii="Arial" w:hAnsi="Arial" w:cs="Arial"/>
          <w:sz w:val="28"/>
          <w:szCs w:val="28"/>
        </w:rPr>
        <w:t xml:space="preserve"> </w:t>
      </w:r>
      <w:proofErr w:type="spellStart"/>
      <w:r w:rsidR="00190D55">
        <w:rPr>
          <w:rFonts w:ascii="Arial" w:hAnsi="Arial" w:cs="Arial"/>
          <w:sz w:val="28"/>
          <w:szCs w:val="28"/>
        </w:rPr>
        <w:t>zvidi</w:t>
      </w:r>
      <w:proofErr w:type="spellEnd"/>
      <w:r w:rsidR="007F1F58">
        <w:rPr>
          <w:rFonts w:ascii="Arial" w:hAnsi="Arial" w:cs="Arial"/>
          <w:sz w:val="28"/>
          <w:szCs w:val="28"/>
        </w:rPr>
        <w:t xml:space="preserve"> </w:t>
      </w:r>
      <w:proofErr w:type="spellStart"/>
      <w:r w:rsidR="007F1F58">
        <w:rPr>
          <w:rFonts w:ascii="Arial" w:hAnsi="Arial" w:cs="Arial"/>
          <w:sz w:val="28"/>
          <w:szCs w:val="28"/>
        </w:rPr>
        <w:t>i</w:t>
      </w:r>
      <w:r w:rsidR="00190D55">
        <w:rPr>
          <w:rFonts w:ascii="Arial" w:hAnsi="Arial" w:cs="Arial"/>
          <w:sz w:val="28"/>
          <w:szCs w:val="28"/>
        </w:rPr>
        <w:t>ko</w:t>
      </w:r>
      <w:r w:rsidR="00403A58">
        <w:rPr>
          <w:rFonts w:ascii="Arial" w:hAnsi="Arial" w:cs="Arial"/>
          <w:sz w:val="28"/>
          <w:szCs w:val="28"/>
        </w:rPr>
        <w:t>ko</w:t>
      </w:r>
      <w:proofErr w:type="spellEnd"/>
      <w:r w:rsidR="00190D55">
        <w:rPr>
          <w:rFonts w:ascii="Arial" w:hAnsi="Arial" w:cs="Arial"/>
          <w:sz w:val="28"/>
          <w:szCs w:val="28"/>
        </w:rPr>
        <w:t xml:space="preserve">…? </w:t>
      </w:r>
      <w:proofErr w:type="spellStart"/>
      <w:r w:rsidR="00403A58">
        <w:rPr>
          <w:rFonts w:ascii="Arial" w:hAnsi="Arial" w:cs="Arial"/>
          <w:sz w:val="28"/>
          <w:szCs w:val="28"/>
        </w:rPr>
        <w:t>Handitogoniwo</w:t>
      </w:r>
      <w:proofErr w:type="spellEnd"/>
      <w:r w:rsidR="00403A58">
        <w:rPr>
          <w:rFonts w:ascii="Arial" w:hAnsi="Arial" w:cs="Arial"/>
          <w:sz w:val="28"/>
          <w:szCs w:val="28"/>
        </w:rPr>
        <w:t xml:space="preserve"> </w:t>
      </w:r>
      <w:r w:rsidR="007F1F58">
        <w:rPr>
          <w:rFonts w:ascii="Arial" w:hAnsi="Arial" w:cs="Arial"/>
          <w:sz w:val="28"/>
          <w:szCs w:val="28"/>
        </w:rPr>
        <w:t>hand...</w:t>
      </w:r>
      <w:proofErr w:type="spellStart"/>
      <w:r w:rsidR="007F1F58">
        <w:rPr>
          <w:rFonts w:ascii="Arial" w:hAnsi="Arial" w:cs="Arial"/>
          <w:sz w:val="28"/>
          <w:szCs w:val="28"/>
        </w:rPr>
        <w:t>dai</w:t>
      </w:r>
      <w:proofErr w:type="spellEnd"/>
      <w:r w:rsidR="007F1F58">
        <w:rPr>
          <w:rFonts w:ascii="Arial" w:hAnsi="Arial" w:cs="Arial"/>
          <w:sz w:val="28"/>
          <w:szCs w:val="28"/>
        </w:rPr>
        <w:t xml:space="preserve"> </w:t>
      </w:r>
      <w:proofErr w:type="spellStart"/>
      <w:r w:rsidR="007F1F58">
        <w:rPr>
          <w:rFonts w:ascii="Arial" w:hAnsi="Arial" w:cs="Arial"/>
          <w:sz w:val="28"/>
          <w:szCs w:val="28"/>
        </w:rPr>
        <w:t>ndai</w:t>
      </w:r>
      <w:proofErr w:type="spellEnd"/>
      <w:r w:rsidR="00DF30E5">
        <w:rPr>
          <w:rFonts w:ascii="Arial" w:hAnsi="Arial" w:cs="Arial"/>
          <w:sz w:val="28"/>
          <w:szCs w:val="28"/>
        </w:rPr>
        <w:t xml:space="preserve">… </w:t>
      </w:r>
      <w:proofErr w:type="spellStart"/>
      <w:r w:rsidR="00732F7F">
        <w:rPr>
          <w:rFonts w:ascii="Arial" w:hAnsi="Arial" w:cs="Arial"/>
          <w:sz w:val="28"/>
          <w:szCs w:val="28"/>
        </w:rPr>
        <w:t>H</w:t>
      </w:r>
      <w:r w:rsidR="00DF30E5">
        <w:rPr>
          <w:rFonts w:ascii="Arial" w:hAnsi="Arial" w:cs="Arial"/>
          <w:sz w:val="28"/>
          <w:szCs w:val="28"/>
        </w:rPr>
        <w:t>anditozive</w:t>
      </w:r>
      <w:proofErr w:type="spellEnd"/>
      <w:r w:rsidR="00DF30E5">
        <w:rPr>
          <w:rFonts w:ascii="Arial" w:hAnsi="Arial" w:cs="Arial"/>
          <w:sz w:val="28"/>
          <w:szCs w:val="28"/>
        </w:rPr>
        <w:t xml:space="preserve"> kuti </w:t>
      </w:r>
      <w:proofErr w:type="spellStart"/>
      <w:r w:rsidR="00DF30E5">
        <w:rPr>
          <w:rFonts w:ascii="Arial" w:hAnsi="Arial" w:cs="Arial"/>
          <w:sz w:val="28"/>
          <w:szCs w:val="28"/>
        </w:rPr>
        <w:t>ndopfava</w:t>
      </w:r>
      <w:proofErr w:type="spellEnd"/>
      <w:r w:rsidR="00DF30E5">
        <w:rPr>
          <w:rFonts w:ascii="Arial" w:hAnsi="Arial" w:cs="Arial"/>
          <w:sz w:val="28"/>
          <w:szCs w:val="28"/>
        </w:rPr>
        <w:t xml:space="preserve"> </w:t>
      </w:r>
      <w:r w:rsidR="00826754">
        <w:rPr>
          <w:rFonts w:ascii="Arial" w:hAnsi="Arial" w:cs="Arial"/>
          <w:sz w:val="28"/>
          <w:szCs w:val="28"/>
        </w:rPr>
        <w:t>sei?</w:t>
      </w:r>
      <w:r w:rsidR="00826754" w:rsidRPr="00FD4837">
        <w:rPr>
          <w:rFonts w:ascii="Arial" w:hAnsi="Arial" w:cs="Arial"/>
          <w:sz w:val="28"/>
          <w:szCs w:val="28"/>
        </w:rPr>
        <w:t xml:space="preserve"> </w:t>
      </w:r>
      <w:r w:rsidR="009800C1" w:rsidRPr="009800C1">
        <w:rPr>
          <w:rFonts w:ascii="Arial" w:hAnsi="Arial" w:cs="Arial"/>
          <w:sz w:val="18"/>
          <w:szCs w:val="28"/>
        </w:rPr>
        <w:t>[Congregation laughs]</w:t>
      </w:r>
      <w:r w:rsidR="00826754" w:rsidRPr="00FD4837">
        <w:rPr>
          <w:rFonts w:ascii="Arial" w:hAnsi="Arial" w:cs="Arial"/>
          <w:sz w:val="28"/>
          <w:szCs w:val="28"/>
        </w:rPr>
        <w:t xml:space="preserve"> </w:t>
      </w:r>
      <w:proofErr w:type="spellStart"/>
      <w:r w:rsidR="00FD4837" w:rsidRPr="00FD4837">
        <w:rPr>
          <w:rFonts w:ascii="Arial" w:hAnsi="Arial" w:cs="Arial"/>
          <w:sz w:val="28"/>
          <w:szCs w:val="28"/>
        </w:rPr>
        <w:t>Zvakatongobaya</w:t>
      </w:r>
      <w:proofErr w:type="spellEnd"/>
      <w:r w:rsidR="00FD4837" w:rsidRPr="00FD4837">
        <w:rPr>
          <w:rFonts w:ascii="Arial" w:hAnsi="Arial" w:cs="Arial"/>
          <w:sz w:val="28"/>
          <w:szCs w:val="28"/>
        </w:rPr>
        <w:t xml:space="preserve"> </w:t>
      </w:r>
      <w:proofErr w:type="spellStart"/>
      <w:r w:rsidR="00FD4837" w:rsidRPr="00FD4837">
        <w:rPr>
          <w:rFonts w:ascii="Arial" w:hAnsi="Arial" w:cs="Arial"/>
          <w:sz w:val="28"/>
          <w:szCs w:val="28"/>
        </w:rPr>
        <w:t>zvikadii</w:t>
      </w:r>
      <w:proofErr w:type="spellEnd"/>
      <w:r w:rsidR="00FD4837">
        <w:rPr>
          <w:rFonts w:ascii="Arial" w:hAnsi="Arial" w:cs="Arial"/>
          <w:sz w:val="28"/>
          <w:szCs w:val="28"/>
        </w:rPr>
        <w:t>…?</w:t>
      </w:r>
      <w:r w:rsidR="00A07238">
        <w:rPr>
          <w:rFonts w:ascii="Arial" w:hAnsi="Arial" w:cs="Arial"/>
          <w:sz w:val="28"/>
          <w:szCs w:val="28"/>
        </w:rPr>
        <w:t xml:space="preserve"> </w:t>
      </w:r>
      <w:proofErr w:type="spellStart"/>
      <w:r w:rsidR="00A07238">
        <w:rPr>
          <w:rFonts w:ascii="Arial" w:hAnsi="Arial" w:cs="Arial"/>
          <w:sz w:val="28"/>
          <w:szCs w:val="28"/>
        </w:rPr>
        <w:t>Handitozive</w:t>
      </w:r>
      <w:proofErr w:type="spellEnd"/>
      <w:r w:rsidR="00A07238">
        <w:rPr>
          <w:rFonts w:ascii="Arial" w:hAnsi="Arial" w:cs="Arial"/>
          <w:sz w:val="28"/>
          <w:szCs w:val="28"/>
        </w:rPr>
        <w:t xml:space="preserve"> kuti </w:t>
      </w:r>
      <w:proofErr w:type="spellStart"/>
      <w:r w:rsidR="00A07238">
        <w:rPr>
          <w:rFonts w:ascii="Arial" w:hAnsi="Arial" w:cs="Arial"/>
          <w:sz w:val="28"/>
          <w:szCs w:val="28"/>
        </w:rPr>
        <w:t>ndopfava</w:t>
      </w:r>
      <w:proofErr w:type="spellEnd"/>
      <w:r w:rsidR="00A07238">
        <w:rPr>
          <w:rFonts w:ascii="Arial" w:hAnsi="Arial" w:cs="Arial"/>
          <w:sz w:val="28"/>
          <w:szCs w:val="28"/>
        </w:rPr>
        <w:t xml:space="preserve"> sei</w:t>
      </w:r>
      <w:r w:rsidR="00732F7F">
        <w:rPr>
          <w:rFonts w:ascii="Arial" w:hAnsi="Arial" w:cs="Arial"/>
          <w:sz w:val="28"/>
          <w:szCs w:val="28"/>
        </w:rPr>
        <w:t>.</w:t>
      </w:r>
      <w:r w:rsidR="00EB14C6">
        <w:rPr>
          <w:rFonts w:ascii="Arial" w:hAnsi="Arial" w:cs="Arial"/>
          <w:sz w:val="28"/>
          <w:szCs w:val="28"/>
        </w:rPr>
        <w:t xml:space="preserve"> I am now much better. </w:t>
      </w:r>
      <w:proofErr w:type="spellStart"/>
      <w:r w:rsidR="00EB14C6">
        <w:rPr>
          <w:rFonts w:ascii="Arial" w:hAnsi="Arial" w:cs="Arial"/>
          <w:sz w:val="28"/>
          <w:szCs w:val="28"/>
        </w:rPr>
        <w:t>Zvokuti</w:t>
      </w:r>
      <w:proofErr w:type="spellEnd"/>
      <w:r w:rsidR="00EB14C6">
        <w:rPr>
          <w:rFonts w:ascii="Arial" w:hAnsi="Arial" w:cs="Arial"/>
          <w:sz w:val="28"/>
          <w:szCs w:val="28"/>
        </w:rPr>
        <w:t xml:space="preserve"> </w:t>
      </w:r>
      <w:r w:rsidR="00AF3816">
        <w:rPr>
          <w:rFonts w:ascii="Arial" w:hAnsi="Arial" w:cs="Arial"/>
          <w:sz w:val="28"/>
          <w:szCs w:val="28"/>
        </w:rPr>
        <w:t>M</w:t>
      </w:r>
      <w:r w:rsidR="00EB14C6">
        <w:rPr>
          <w:rFonts w:ascii="Arial" w:hAnsi="Arial" w:cs="Arial"/>
          <w:sz w:val="28"/>
          <w:szCs w:val="28"/>
        </w:rPr>
        <w:t xml:space="preserve">other </w:t>
      </w:r>
      <w:proofErr w:type="spellStart"/>
      <w:r w:rsidR="00EB14C6">
        <w:rPr>
          <w:rFonts w:ascii="Arial" w:hAnsi="Arial" w:cs="Arial"/>
          <w:sz w:val="28"/>
          <w:szCs w:val="28"/>
        </w:rPr>
        <w:t>vaiudza</w:t>
      </w:r>
      <w:proofErr w:type="spellEnd"/>
      <w:r w:rsidR="000771E7">
        <w:rPr>
          <w:rFonts w:ascii="Arial" w:hAnsi="Arial" w:cs="Arial"/>
          <w:sz w:val="28"/>
          <w:szCs w:val="28"/>
        </w:rPr>
        <w:t xml:space="preserve"> vana Mai Zane kuti </w:t>
      </w:r>
      <w:proofErr w:type="spellStart"/>
      <w:r w:rsidR="000771E7">
        <w:rPr>
          <w:rFonts w:ascii="Arial" w:hAnsi="Arial" w:cs="Arial"/>
          <w:sz w:val="28"/>
          <w:szCs w:val="28"/>
        </w:rPr>
        <w:t>makazo</w:t>
      </w:r>
      <w:proofErr w:type="spellEnd"/>
      <w:r w:rsidR="00D80620">
        <w:rPr>
          <w:rFonts w:ascii="Arial" w:hAnsi="Arial" w:cs="Arial"/>
          <w:sz w:val="28"/>
          <w:szCs w:val="28"/>
        </w:rPr>
        <w:t xml:space="preserve">…mu… </w:t>
      </w:r>
      <w:proofErr w:type="spellStart"/>
      <w:r w:rsidR="00D80620">
        <w:rPr>
          <w:rFonts w:ascii="Arial" w:hAnsi="Arial" w:cs="Arial"/>
          <w:sz w:val="28"/>
          <w:szCs w:val="28"/>
        </w:rPr>
        <w:t>makazowana</w:t>
      </w:r>
      <w:proofErr w:type="spellEnd"/>
      <w:r w:rsidR="00D80620">
        <w:rPr>
          <w:rFonts w:ascii="Arial" w:hAnsi="Arial" w:cs="Arial"/>
          <w:sz w:val="28"/>
          <w:szCs w:val="28"/>
        </w:rPr>
        <w:t xml:space="preserve"> </w:t>
      </w:r>
      <w:r w:rsidR="00AD33A5">
        <w:rPr>
          <w:rFonts w:ascii="Arial" w:hAnsi="Arial" w:cs="Arial"/>
          <w:sz w:val="28"/>
          <w:szCs w:val="28"/>
        </w:rPr>
        <w:t xml:space="preserve">murume </w:t>
      </w:r>
      <w:proofErr w:type="spellStart"/>
      <w:r w:rsidR="00AD33A5">
        <w:rPr>
          <w:rFonts w:ascii="Arial" w:hAnsi="Arial" w:cs="Arial"/>
          <w:sz w:val="28"/>
          <w:szCs w:val="28"/>
        </w:rPr>
        <w:t>ndamugadzira</w:t>
      </w:r>
      <w:proofErr w:type="spellEnd"/>
      <w:r w:rsidR="00AD33A5">
        <w:rPr>
          <w:rFonts w:ascii="Arial" w:hAnsi="Arial" w:cs="Arial"/>
          <w:sz w:val="28"/>
          <w:szCs w:val="28"/>
        </w:rPr>
        <w:t xml:space="preserve"> </w:t>
      </w:r>
      <w:proofErr w:type="spellStart"/>
      <w:r w:rsidR="00AD33A5">
        <w:rPr>
          <w:rFonts w:ascii="Arial" w:hAnsi="Arial" w:cs="Arial"/>
          <w:sz w:val="28"/>
          <w:szCs w:val="28"/>
        </w:rPr>
        <w:t>handimuch</w:t>
      </w:r>
      <w:r w:rsidR="00980956">
        <w:rPr>
          <w:rFonts w:ascii="Arial" w:hAnsi="Arial" w:cs="Arial"/>
          <w:sz w:val="28"/>
          <w:szCs w:val="28"/>
        </w:rPr>
        <w:t>a</w:t>
      </w:r>
      <w:r w:rsidR="00AD33A5">
        <w:rPr>
          <w:rFonts w:ascii="Arial" w:hAnsi="Arial" w:cs="Arial"/>
          <w:sz w:val="28"/>
          <w:szCs w:val="28"/>
        </w:rPr>
        <w:t>z</w:t>
      </w:r>
      <w:r w:rsidR="00D2684A">
        <w:rPr>
          <w:rFonts w:ascii="Arial" w:hAnsi="Arial" w:cs="Arial"/>
          <w:sz w:val="28"/>
          <w:szCs w:val="28"/>
        </w:rPr>
        <w:t>i</w:t>
      </w:r>
      <w:r w:rsidR="00AD33A5">
        <w:rPr>
          <w:rFonts w:ascii="Arial" w:hAnsi="Arial" w:cs="Arial"/>
          <w:sz w:val="28"/>
          <w:szCs w:val="28"/>
        </w:rPr>
        <w:t>va</w:t>
      </w:r>
      <w:proofErr w:type="spellEnd"/>
      <w:r w:rsidR="00AD33A5">
        <w:rPr>
          <w:rFonts w:ascii="Arial" w:hAnsi="Arial" w:cs="Arial"/>
          <w:sz w:val="28"/>
          <w:szCs w:val="28"/>
        </w:rPr>
        <w:t xml:space="preserve">…? </w:t>
      </w:r>
    </w:p>
    <w:p w14:paraId="45582C22" w14:textId="055E2D74" w:rsidR="008B2B81" w:rsidRDefault="0020520D" w:rsidP="00EE1207">
      <w:pPr>
        <w:jc w:val="both"/>
        <w:rPr>
          <w:rFonts w:ascii="Arial" w:hAnsi="Arial" w:cs="Arial"/>
          <w:sz w:val="28"/>
          <w:szCs w:val="28"/>
        </w:rPr>
      </w:pPr>
      <w:r w:rsidRPr="00B41027">
        <w:rPr>
          <w:rFonts w:ascii="Arial" w:hAnsi="Arial" w:cs="Arial"/>
          <w:sz w:val="28"/>
          <w:szCs w:val="28"/>
          <w:vertAlign w:val="superscript"/>
          <w:lang w:val="fr-FR"/>
        </w:rPr>
        <w:t xml:space="preserve">80 </w:t>
      </w:r>
      <w:proofErr w:type="spellStart"/>
      <w:r w:rsidR="003257CE" w:rsidRPr="00B41027">
        <w:rPr>
          <w:rFonts w:ascii="Arial" w:hAnsi="Arial" w:cs="Arial"/>
          <w:sz w:val="28"/>
          <w:szCs w:val="28"/>
          <w:lang w:val="fr-FR"/>
        </w:rPr>
        <w:t>Ndanga</w:t>
      </w:r>
      <w:proofErr w:type="spellEnd"/>
      <w:r w:rsidR="003257CE" w:rsidRPr="00B41027">
        <w:rPr>
          <w:rFonts w:ascii="Arial" w:hAnsi="Arial" w:cs="Arial"/>
          <w:sz w:val="28"/>
          <w:szCs w:val="28"/>
          <w:lang w:val="fr-FR"/>
        </w:rPr>
        <w:t xml:space="preserve"> ndiri </w:t>
      </w:r>
      <w:proofErr w:type="spellStart"/>
      <w:r w:rsidR="003257CE" w:rsidRPr="00B41027">
        <w:rPr>
          <w:rFonts w:ascii="Arial" w:hAnsi="Arial" w:cs="Arial"/>
          <w:sz w:val="28"/>
          <w:szCs w:val="28"/>
          <w:lang w:val="fr-FR"/>
        </w:rPr>
        <w:t>chipanera</w:t>
      </w:r>
      <w:proofErr w:type="spellEnd"/>
      <w:r w:rsidR="00732F7F" w:rsidRPr="00B41027">
        <w:rPr>
          <w:rFonts w:ascii="Arial" w:hAnsi="Arial" w:cs="Arial"/>
          <w:sz w:val="28"/>
          <w:szCs w:val="28"/>
          <w:lang w:val="fr-FR"/>
        </w:rPr>
        <w:t>.</w:t>
      </w:r>
      <w:r w:rsidR="00D2684A" w:rsidRPr="00B41027">
        <w:rPr>
          <w:rFonts w:ascii="Arial" w:hAnsi="Arial" w:cs="Arial"/>
          <w:sz w:val="28"/>
          <w:szCs w:val="28"/>
          <w:lang w:val="fr-FR"/>
        </w:rPr>
        <w:t xml:space="preserve"> </w:t>
      </w:r>
      <w:proofErr w:type="spellStart"/>
      <w:r w:rsidR="00732F7F" w:rsidRPr="00B41027">
        <w:rPr>
          <w:rFonts w:ascii="Arial" w:hAnsi="Arial" w:cs="Arial"/>
          <w:sz w:val="28"/>
          <w:szCs w:val="28"/>
          <w:lang w:val="fr-FR"/>
        </w:rPr>
        <w:t>E</w:t>
      </w:r>
      <w:r w:rsidR="00D2684A" w:rsidRPr="00B41027">
        <w:rPr>
          <w:rFonts w:ascii="Arial" w:hAnsi="Arial" w:cs="Arial"/>
          <w:sz w:val="28"/>
          <w:szCs w:val="28"/>
          <w:lang w:val="fr-FR"/>
        </w:rPr>
        <w:t>zvino</w:t>
      </w:r>
      <w:proofErr w:type="spellEnd"/>
      <w:r w:rsidR="00D2684A" w:rsidRPr="00B41027">
        <w:rPr>
          <w:rFonts w:ascii="Arial" w:hAnsi="Arial" w:cs="Arial"/>
          <w:sz w:val="28"/>
          <w:szCs w:val="28"/>
          <w:lang w:val="fr-FR"/>
        </w:rPr>
        <w:t xml:space="preserve"> </w:t>
      </w:r>
      <w:proofErr w:type="spellStart"/>
      <w:r w:rsidR="00D2684A" w:rsidRPr="00B41027">
        <w:rPr>
          <w:rFonts w:ascii="Arial" w:hAnsi="Arial" w:cs="Arial"/>
          <w:sz w:val="28"/>
          <w:szCs w:val="28"/>
          <w:lang w:val="fr-FR"/>
        </w:rPr>
        <w:t>munoti</w:t>
      </w:r>
      <w:proofErr w:type="spellEnd"/>
      <w:r w:rsidR="00D2684A" w:rsidRPr="00B41027">
        <w:rPr>
          <w:rFonts w:ascii="Arial" w:hAnsi="Arial" w:cs="Arial"/>
          <w:sz w:val="28"/>
          <w:szCs w:val="28"/>
          <w:lang w:val="fr-FR"/>
        </w:rPr>
        <w:t xml:space="preserve"> </w:t>
      </w:r>
      <w:proofErr w:type="spellStart"/>
      <w:r w:rsidR="00D2684A" w:rsidRPr="00B41027">
        <w:rPr>
          <w:rFonts w:ascii="Arial" w:hAnsi="Arial" w:cs="Arial"/>
          <w:sz w:val="28"/>
          <w:szCs w:val="28"/>
          <w:lang w:val="fr-FR"/>
        </w:rPr>
        <w:t>ndakaoma</w:t>
      </w:r>
      <w:proofErr w:type="spellEnd"/>
      <w:r w:rsidR="00732F7F" w:rsidRPr="00B41027">
        <w:rPr>
          <w:rFonts w:ascii="Arial" w:hAnsi="Arial" w:cs="Arial"/>
          <w:sz w:val="28"/>
          <w:szCs w:val="28"/>
          <w:lang w:val="fr-FR"/>
        </w:rPr>
        <w:t>.</w:t>
      </w:r>
      <w:r w:rsidR="00D2684A" w:rsidRPr="00B41027">
        <w:rPr>
          <w:rFonts w:ascii="Arial" w:hAnsi="Arial" w:cs="Arial"/>
          <w:sz w:val="28"/>
          <w:szCs w:val="28"/>
          <w:lang w:val="fr-FR"/>
        </w:rPr>
        <w:t xml:space="preserve"> </w:t>
      </w:r>
      <w:proofErr w:type="spellStart"/>
      <w:r w:rsidR="00732F7F">
        <w:rPr>
          <w:rFonts w:ascii="Arial" w:hAnsi="Arial" w:cs="Arial"/>
          <w:sz w:val="28"/>
          <w:szCs w:val="28"/>
        </w:rPr>
        <w:t>A</w:t>
      </w:r>
      <w:r w:rsidR="00B934AB">
        <w:rPr>
          <w:rFonts w:ascii="Arial" w:hAnsi="Arial" w:cs="Arial"/>
          <w:sz w:val="28"/>
          <w:szCs w:val="28"/>
        </w:rPr>
        <w:t>hhh</w:t>
      </w:r>
      <w:proofErr w:type="spellEnd"/>
      <w:r w:rsidR="00B934AB">
        <w:rPr>
          <w:rFonts w:ascii="Arial" w:hAnsi="Arial" w:cs="Arial"/>
          <w:sz w:val="28"/>
          <w:szCs w:val="28"/>
        </w:rPr>
        <w:t xml:space="preserve"> </w:t>
      </w:r>
      <w:r w:rsidR="00BE0986">
        <w:rPr>
          <w:rFonts w:ascii="Arial" w:hAnsi="Arial" w:cs="Arial"/>
          <w:sz w:val="28"/>
          <w:szCs w:val="28"/>
        </w:rPr>
        <w:t>“…</w:t>
      </w:r>
      <w:r w:rsidR="00B934AB">
        <w:rPr>
          <w:rFonts w:ascii="Arial" w:hAnsi="Arial" w:cs="Arial"/>
          <w:sz w:val="28"/>
          <w:szCs w:val="28"/>
        </w:rPr>
        <w:t>my little finger shall be thicker than my fath</w:t>
      </w:r>
      <w:r w:rsidR="005846C0">
        <w:rPr>
          <w:rFonts w:ascii="Arial" w:hAnsi="Arial" w:cs="Arial"/>
          <w:sz w:val="28"/>
          <w:szCs w:val="28"/>
        </w:rPr>
        <w:t>er</w:t>
      </w:r>
      <w:r w:rsidR="00B934AB">
        <w:rPr>
          <w:rFonts w:ascii="Arial" w:hAnsi="Arial" w:cs="Arial"/>
          <w:sz w:val="28"/>
          <w:szCs w:val="28"/>
        </w:rPr>
        <w:t>’s</w:t>
      </w:r>
      <w:r w:rsidR="00BE0986">
        <w:rPr>
          <w:rFonts w:ascii="Arial" w:hAnsi="Arial" w:cs="Arial"/>
          <w:sz w:val="28"/>
          <w:szCs w:val="28"/>
        </w:rPr>
        <w:t xml:space="preserve"> waist</w:t>
      </w:r>
      <w:r w:rsidR="00B176F7">
        <w:rPr>
          <w:rFonts w:ascii="Arial" w:hAnsi="Arial" w:cs="Arial"/>
          <w:sz w:val="28"/>
          <w:szCs w:val="28"/>
        </w:rPr>
        <w:t>.”</w:t>
      </w:r>
      <w:r w:rsidR="00B176F7" w:rsidRPr="00B176F7">
        <w:rPr>
          <w:rFonts w:ascii="Arial" w:hAnsi="Arial" w:cs="Arial"/>
          <w:sz w:val="28"/>
          <w:szCs w:val="28"/>
        </w:rPr>
        <w:t xml:space="preserve"> </w:t>
      </w:r>
      <w:r w:rsidR="009800C1" w:rsidRPr="009800C1">
        <w:rPr>
          <w:rFonts w:ascii="Arial" w:hAnsi="Arial" w:cs="Arial"/>
          <w:sz w:val="18"/>
          <w:szCs w:val="28"/>
        </w:rPr>
        <w:t>[Congregation laughs]</w:t>
      </w:r>
      <w:r w:rsidR="00B176F7" w:rsidRPr="00E2434B">
        <w:rPr>
          <w:rFonts w:ascii="Arial" w:hAnsi="Arial" w:cs="Arial"/>
          <w:sz w:val="28"/>
          <w:szCs w:val="28"/>
        </w:rPr>
        <w:t xml:space="preserve"> </w:t>
      </w:r>
      <w:proofErr w:type="spellStart"/>
      <w:r w:rsidR="00B176F7" w:rsidRPr="00E2434B">
        <w:rPr>
          <w:rFonts w:ascii="Arial" w:hAnsi="Arial" w:cs="Arial"/>
          <w:sz w:val="28"/>
          <w:szCs w:val="28"/>
        </w:rPr>
        <w:t>Ahhh</w:t>
      </w:r>
      <w:proofErr w:type="spellEnd"/>
      <w:r w:rsidR="00732F7F">
        <w:rPr>
          <w:rFonts w:ascii="Arial" w:hAnsi="Arial" w:cs="Arial"/>
          <w:sz w:val="28"/>
          <w:szCs w:val="28"/>
        </w:rPr>
        <w:t xml:space="preserve">! </w:t>
      </w:r>
      <w:r w:rsidR="00E2434B" w:rsidRPr="004C3F77">
        <w:rPr>
          <w:rFonts w:ascii="Arial" w:hAnsi="Arial" w:cs="Arial"/>
          <w:sz w:val="18"/>
          <w:szCs w:val="18"/>
        </w:rPr>
        <w:t>[Apostle Gumbura starts laughing]</w:t>
      </w:r>
      <w:r w:rsidR="00E2434B" w:rsidRPr="00E2434B">
        <w:rPr>
          <w:rFonts w:ascii="Arial" w:hAnsi="Arial" w:cs="Arial"/>
          <w:sz w:val="28"/>
          <w:szCs w:val="28"/>
        </w:rPr>
        <w:t xml:space="preserve"> </w:t>
      </w:r>
      <w:proofErr w:type="spellStart"/>
      <w:r w:rsidR="00732F7F">
        <w:rPr>
          <w:rFonts w:ascii="Arial" w:hAnsi="Arial" w:cs="Arial"/>
          <w:sz w:val="28"/>
          <w:szCs w:val="28"/>
        </w:rPr>
        <w:t>H</w:t>
      </w:r>
      <w:r w:rsidR="00E2434B">
        <w:rPr>
          <w:rFonts w:ascii="Arial" w:hAnsi="Arial" w:cs="Arial"/>
          <w:sz w:val="28"/>
          <w:szCs w:val="28"/>
        </w:rPr>
        <w:t>andisati</w:t>
      </w:r>
      <w:proofErr w:type="spellEnd"/>
      <w:r w:rsidR="00E2434B">
        <w:rPr>
          <w:rFonts w:ascii="Arial" w:hAnsi="Arial" w:cs="Arial"/>
          <w:sz w:val="28"/>
          <w:szCs w:val="28"/>
        </w:rPr>
        <w:t xml:space="preserve"> </w:t>
      </w:r>
      <w:proofErr w:type="spellStart"/>
      <w:r w:rsidR="00E2434B">
        <w:rPr>
          <w:rFonts w:ascii="Arial" w:hAnsi="Arial" w:cs="Arial"/>
          <w:sz w:val="28"/>
          <w:szCs w:val="28"/>
        </w:rPr>
        <w:t>ndakamboona</w:t>
      </w:r>
      <w:proofErr w:type="spellEnd"/>
      <w:r w:rsidR="00E2434B">
        <w:rPr>
          <w:rFonts w:ascii="Arial" w:hAnsi="Arial" w:cs="Arial"/>
          <w:sz w:val="28"/>
          <w:szCs w:val="28"/>
        </w:rPr>
        <w:t xml:space="preserve"> </w:t>
      </w:r>
      <w:proofErr w:type="spellStart"/>
      <w:r w:rsidR="00E2434B">
        <w:rPr>
          <w:rFonts w:ascii="Arial" w:hAnsi="Arial" w:cs="Arial"/>
          <w:sz w:val="28"/>
          <w:szCs w:val="28"/>
        </w:rPr>
        <w:t>zvakadaro</w:t>
      </w:r>
      <w:proofErr w:type="spellEnd"/>
      <w:r w:rsidR="00E2434B">
        <w:rPr>
          <w:rFonts w:ascii="Arial" w:hAnsi="Arial" w:cs="Arial"/>
          <w:sz w:val="28"/>
          <w:szCs w:val="28"/>
        </w:rPr>
        <w:t xml:space="preserve"> </w:t>
      </w:r>
      <w:proofErr w:type="spellStart"/>
      <w:r w:rsidR="00C46E43">
        <w:rPr>
          <w:rFonts w:ascii="Arial" w:hAnsi="Arial" w:cs="Arial"/>
          <w:sz w:val="28"/>
          <w:szCs w:val="28"/>
        </w:rPr>
        <w:t>handimoona</w:t>
      </w:r>
      <w:proofErr w:type="spellEnd"/>
      <w:r w:rsidR="00C46E43">
        <w:rPr>
          <w:rFonts w:ascii="Arial" w:hAnsi="Arial" w:cs="Arial"/>
          <w:sz w:val="28"/>
          <w:szCs w:val="28"/>
        </w:rPr>
        <w:t xml:space="preserve">. I would not have time even </w:t>
      </w:r>
      <w:r w:rsidR="0056461C">
        <w:rPr>
          <w:rFonts w:ascii="Arial" w:hAnsi="Arial" w:cs="Arial"/>
          <w:sz w:val="28"/>
          <w:szCs w:val="28"/>
        </w:rPr>
        <w:t>nevana</w:t>
      </w:r>
      <w:r w:rsidR="00732F7F">
        <w:rPr>
          <w:rFonts w:ascii="Arial" w:hAnsi="Arial" w:cs="Arial"/>
          <w:sz w:val="28"/>
          <w:szCs w:val="28"/>
        </w:rPr>
        <w:t>.</w:t>
      </w:r>
      <w:r w:rsidR="0056461C">
        <w:rPr>
          <w:rFonts w:ascii="Arial" w:hAnsi="Arial" w:cs="Arial"/>
          <w:sz w:val="28"/>
          <w:szCs w:val="28"/>
        </w:rPr>
        <w:t xml:space="preserve"> </w:t>
      </w:r>
      <w:r w:rsidR="00732F7F">
        <w:rPr>
          <w:rFonts w:ascii="Arial" w:hAnsi="Arial" w:cs="Arial"/>
          <w:sz w:val="28"/>
          <w:szCs w:val="28"/>
        </w:rPr>
        <w:t>K</w:t>
      </w:r>
      <w:r w:rsidR="0056461C">
        <w:rPr>
          <w:rFonts w:ascii="Arial" w:hAnsi="Arial" w:cs="Arial"/>
          <w:sz w:val="28"/>
          <w:szCs w:val="28"/>
        </w:rPr>
        <w:t xml:space="preserve">ana kune mwana </w:t>
      </w:r>
      <w:proofErr w:type="spellStart"/>
      <w:r w:rsidR="0056461C">
        <w:rPr>
          <w:rFonts w:ascii="Arial" w:hAnsi="Arial" w:cs="Arial"/>
          <w:sz w:val="28"/>
          <w:szCs w:val="28"/>
        </w:rPr>
        <w:t>akarohwa</w:t>
      </w:r>
      <w:proofErr w:type="spellEnd"/>
      <w:r w:rsidR="00732F7F">
        <w:rPr>
          <w:rFonts w:ascii="Arial" w:hAnsi="Arial" w:cs="Arial"/>
          <w:sz w:val="28"/>
          <w:szCs w:val="28"/>
        </w:rPr>
        <w:t>,</w:t>
      </w:r>
      <w:r w:rsidR="0056461C">
        <w:rPr>
          <w:rFonts w:ascii="Arial" w:hAnsi="Arial" w:cs="Arial"/>
          <w:sz w:val="28"/>
          <w:szCs w:val="28"/>
        </w:rPr>
        <w:t xml:space="preserve"> ari mwana </w:t>
      </w:r>
      <w:proofErr w:type="spellStart"/>
      <w:r w:rsidR="0056461C">
        <w:rPr>
          <w:rFonts w:ascii="Arial" w:hAnsi="Arial" w:cs="Arial"/>
          <w:sz w:val="28"/>
          <w:szCs w:val="28"/>
        </w:rPr>
        <w:t>muduku</w:t>
      </w:r>
      <w:proofErr w:type="spellEnd"/>
      <w:r w:rsidR="0056461C">
        <w:rPr>
          <w:rFonts w:ascii="Arial" w:hAnsi="Arial" w:cs="Arial"/>
          <w:sz w:val="28"/>
          <w:szCs w:val="28"/>
        </w:rPr>
        <w:t xml:space="preserve"> </w:t>
      </w:r>
      <w:proofErr w:type="spellStart"/>
      <w:r w:rsidR="008A6F33">
        <w:rPr>
          <w:rFonts w:ascii="Arial" w:hAnsi="Arial" w:cs="Arial"/>
          <w:sz w:val="28"/>
          <w:szCs w:val="28"/>
        </w:rPr>
        <w:t>zvokuti</w:t>
      </w:r>
      <w:proofErr w:type="spellEnd"/>
      <w:r w:rsidR="008A6F33">
        <w:rPr>
          <w:rFonts w:ascii="Arial" w:hAnsi="Arial" w:cs="Arial"/>
          <w:sz w:val="28"/>
          <w:szCs w:val="28"/>
        </w:rPr>
        <w:t xml:space="preserve"> mai vake vaigara </w:t>
      </w:r>
      <w:proofErr w:type="spellStart"/>
      <w:r w:rsidR="008A6F33">
        <w:rPr>
          <w:rFonts w:ascii="Arial" w:hAnsi="Arial" w:cs="Arial"/>
          <w:sz w:val="28"/>
          <w:szCs w:val="28"/>
        </w:rPr>
        <w:t>vakagomera</w:t>
      </w:r>
      <w:proofErr w:type="spellEnd"/>
      <w:r w:rsidR="008A6F33">
        <w:rPr>
          <w:rFonts w:ascii="Arial" w:hAnsi="Arial" w:cs="Arial"/>
          <w:sz w:val="28"/>
          <w:szCs w:val="28"/>
        </w:rPr>
        <w:t xml:space="preserve"> ava</w:t>
      </w:r>
      <w:r w:rsidR="00237B2D">
        <w:rPr>
          <w:rFonts w:ascii="Arial" w:hAnsi="Arial" w:cs="Arial"/>
          <w:sz w:val="28"/>
          <w:szCs w:val="28"/>
        </w:rPr>
        <w:t>,</w:t>
      </w:r>
      <w:r w:rsidR="008A6F33">
        <w:rPr>
          <w:rFonts w:ascii="Arial" w:hAnsi="Arial" w:cs="Arial"/>
          <w:sz w:val="28"/>
          <w:szCs w:val="28"/>
        </w:rPr>
        <w:t xml:space="preserve"> </w:t>
      </w:r>
      <w:proofErr w:type="spellStart"/>
      <w:r w:rsidR="008A6F33">
        <w:rPr>
          <w:rFonts w:ascii="Arial" w:hAnsi="Arial" w:cs="Arial"/>
          <w:sz w:val="28"/>
          <w:szCs w:val="28"/>
        </w:rPr>
        <w:t>ndiShiprah</w:t>
      </w:r>
      <w:proofErr w:type="spellEnd"/>
      <w:r w:rsidR="008A6F33">
        <w:rPr>
          <w:rFonts w:ascii="Arial" w:hAnsi="Arial" w:cs="Arial"/>
          <w:sz w:val="28"/>
          <w:szCs w:val="28"/>
        </w:rPr>
        <w:t>.</w:t>
      </w:r>
      <w:r w:rsidR="00F26D2D">
        <w:rPr>
          <w:rFonts w:ascii="Arial" w:hAnsi="Arial" w:cs="Arial"/>
          <w:sz w:val="28"/>
          <w:szCs w:val="28"/>
        </w:rPr>
        <w:t xml:space="preserve"> </w:t>
      </w:r>
      <w:proofErr w:type="spellStart"/>
      <w:r w:rsidR="00F26D2D">
        <w:rPr>
          <w:rFonts w:ascii="Arial" w:hAnsi="Arial" w:cs="Arial"/>
          <w:sz w:val="28"/>
          <w:szCs w:val="28"/>
        </w:rPr>
        <w:t>Imbova</w:t>
      </w:r>
      <w:r w:rsidR="00F6702E">
        <w:rPr>
          <w:rFonts w:ascii="Arial" w:hAnsi="Arial" w:cs="Arial"/>
          <w:sz w:val="28"/>
          <w:szCs w:val="28"/>
        </w:rPr>
        <w:t>bv</w:t>
      </w:r>
      <w:r w:rsidR="00F26D2D">
        <w:rPr>
          <w:rFonts w:ascii="Arial" w:hAnsi="Arial" w:cs="Arial"/>
          <w:sz w:val="28"/>
          <w:szCs w:val="28"/>
        </w:rPr>
        <w:t>unzai</w:t>
      </w:r>
      <w:proofErr w:type="spellEnd"/>
      <w:r w:rsidR="00C6068A">
        <w:rPr>
          <w:rFonts w:ascii="Arial" w:hAnsi="Arial" w:cs="Arial"/>
          <w:sz w:val="28"/>
          <w:szCs w:val="28"/>
        </w:rPr>
        <w:t>.</w:t>
      </w:r>
      <w:r w:rsidR="00F26D2D">
        <w:rPr>
          <w:rFonts w:ascii="Arial" w:hAnsi="Arial" w:cs="Arial"/>
          <w:sz w:val="28"/>
          <w:szCs w:val="28"/>
        </w:rPr>
        <w:t xml:space="preserve"> </w:t>
      </w:r>
      <w:r w:rsidR="00C6068A">
        <w:rPr>
          <w:rFonts w:ascii="Arial" w:hAnsi="Arial" w:cs="Arial"/>
          <w:sz w:val="28"/>
          <w:szCs w:val="28"/>
        </w:rPr>
        <w:t>A</w:t>
      </w:r>
      <w:r w:rsidR="00F26D2D">
        <w:rPr>
          <w:rFonts w:ascii="Arial" w:hAnsi="Arial" w:cs="Arial"/>
          <w:sz w:val="28"/>
          <w:szCs w:val="28"/>
        </w:rPr>
        <w:t xml:space="preserve">kangoti </w:t>
      </w:r>
      <w:proofErr w:type="spellStart"/>
      <w:r w:rsidR="00F26D2D">
        <w:rPr>
          <w:rFonts w:ascii="Arial" w:hAnsi="Arial" w:cs="Arial"/>
          <w:sz w:val="28"/>
          <w:szCs w:val="28"/>
        </w:rPr>
        <w:t>n</w:t>
      </w:r>
      <w:r w:rsidR="00C6068A">
        <w:rPr>
          <w:rFonts w:ascii="Arial" w:hAnsi="Arial" w:cs="Arial"/>
          <w:sz w:val="28"/>
          <w:szCs w:val="28"/>
        </w:rPr>
        <w:t>’</w:t>
      </w:r>
      <w:r w:rsidR="00F26D2D">
        <w:rPr>
          <w:rFonts w:ascii="Arial" w:hAnsi="Arial" w:cs="Arial"/>
          <w:sz w:val="28"/>
          <w:szCs w:val="28"/>
        </w:rPr>
        <w:t>ee</w:t>
      </w:r>
      <w:proofErr w:type="spellEnd"/>
      <w:r w:rsidR="00651BC9">
        <w:rPr>
          <w:rFonts w:ascii="Arial" w:hAnsi="Arial" w:cs="Arial"/>
          <w:sz w:val="28"/>
          <w:szCs w:val="28"/>
        </w:rPr>
        <w:t xml:space="preserve">, </w:t>
      </w:r>
      <w:proofErr w:type="spellStart"/>
      <w:r w:rsidR="00651BC9">
        <w:rPr>
          <w:rFonts w:ascii="Arial" w:hAnsi="Arial" w:cs="Arial"/>
          <w:sz w:val="28"/>
          <w:szCs w:val="28"/>
        </w:rPr>
        <w:t>ezvino</w:t>
      </w:r>
      <w:proofErr w:type="spellEnd"/>
      <w:r w:rsidR="00651BC9">
        <w:rPr>
          <w:rFonts w:ascii="Arial" w:hAnsi="Arial" w:cs="Arial"/>
          <w:sz w:val="28"/>
          <w:szCs w:val="28"/>
        </w:rPr>
        <w:t xml:space="preserve"> </w:t>
      </w:r>
      <w:proofErr w:type="spellStart"/>
      <w:r w:rsidR="00651BC9">
        <w:rPr>
          <w:rFonts w:ascii="Arial" w:hAnsi="Arial" w:cs="Arial"/>
          <w:sz w:val="28"/>
          <w:szCs w:val="28"/>
        </w:rPr>
        <w:t>handicharovi</w:t>
      </w:r>
      <w:proofErr w:type="spellEnd"/>
      <w:r w:rsidR="00651BC9">
        <w:rPr>
          <w:rFonts w:ascii="Arial" w:hAnsi="Arial" w:cs="Arial"/>
          <w:sz w:val="28"/>
          <w:szCs w:val="28"/>
        </w:rPr>
        <w:t xml:space="preserve"> vana</w:t>
      </w:r>
      <w:r w:rsidR="00036F49">
        <w:rPr>
          <w:rFonts w:ascii="Arial" w:hAnsi="Arial" w:cs="Arial"/>
          <w:sz w:val="28"/>
          <w:szCs w:val="28"/>
        </w:rPr>
        <w:t>.</w:t>
      </w:r>
      <w:r w:rsidR="00F6702E">
        <w:rPr>
          <w:rFonts w:ascii="Arial" w:hAnsi="Arial" w:cs="Arial"/>
          <w:sz w:val="28"/>
          <w:szCs w:val="28"/>
        </w:rPr>
        <w:t xml:space="preserve"> </w:t>
      </w:r>
      <w:r w:rsidR="00036F49">
        <w:rPr>
          <w:rFonts w:ascii="Arial" w:hAnsi="Arial" w:cs="Arial"/>
          <w:sz w:val="28"/>
          <w:szCs w:val="28"/>
        </w:rPr>
        <w:t>B</w:t>
      </w:r>
      <w:r w:rsidR="00F6702E">
        <w:rPr>
          <w:rFonts w:ascii="Arial" w:hAnsi="Arial" w:cs="Arial"/>
          <w:sz w:val="28"/>
          <w:szCs w:val="28"/>
        </w:rPr>
        <w:t xml:space="preserve">ut </w:t>
      </w:r>
      <w:proofErr w:type="spellStart"/>
      <w:r w:rsidR="00F6702E">
        <w:rPr>
          <w:rFonts w:ascii="Arial" w:hAnsi="Arial" w:cs="Arial"/>
          <w:sz w:val="28"/>
          <w:szCs w:val="28"/>
        </w:rPr>
        <w:t>taka</w:t>
      </w:r>
      <w:r w:rsidR="00985770">
        <w:rPr>
          <w:rFonts w:ascii="Arial" w:hAnsi="Arial" w:cs="Arial"/>
          <w:sz w:val="28"/>
          <w:szCs w:val="28"/>
        </w:rPr>
        <w:t>nga</w:t>
      </w:r>
      <w:proofErr w:type="spellEnd"/>
      <w:r w:rsidR="00985770">
        <w:rPr>
          <w:rFonts w:ascii="Arial" w:hAnsi="Arial" w:cs="Arial"/>
          <w:sz w:val="28"/>
          <w:szCs w:val="28"/>
        </w:rPr>
        <w:t xml:space="preserve"> tine </w:t>
      </w:r>
      <w:proofErr w:type="spellStart"/>
      <w:r w:rsidR="00985770">
        <w:rPr>
          <w:rFonts w:ascii="Arial" w:hAnsi="Arial" w:cs="Arial"/>
          <w:sz w:val="28"/>
          <w:szCs w:val="28"/>
        </w:rPr>
        <w:t>madzidzisirw</w:t>
      </w:r>
      <w:r w:rsidR="00EF7E0A">
        <w:rPr>
          <w:rFonts w:ascii="Arial" w:hAnsi="Arial" w:cs="Arial"/>
          <w:sz w:val="28"/>
          <w:szCs w:val="28"/>
        </w:rPr>
        <w:t>o</w:t>
      </w:r>
      <w:proofErr w:type="spellEnd"/>
      <w:r w:rsidR="00985770">
        <w:rPr>
          <w:rFonts w:ascii="Arial" w:hAnsi="Arial" w:cs="Arial"/>
          <w:sz w:val="28"/>
          <w:szCs w:val="28"/>
        </w:rPr>
        <w:t xml:space="preserve"> </w:t>
      </w:r>
      <w:proofErr w:type="spellStart"/>
      <w:r w:rsidR="00985770">
        <w:rPr>
          <w:rFonts w:ascii="Arial" w:hAnsi="Arial" w:cs="Arial"/>
          <w:sz w:val="28"/>
          <w:szCs w:val="28"/>
        </w:rPr>
        <w:t>anga</w:t>
      </w:r>
      <w:proofErr w:type="spellEnd"/>
      <w:r w:rsidR="00985770">
        <w:rPr>
          <w:rFonts w:ascii="Arial" w:hAnsi="Arial" w:cs="Arial"/>
          <w:sz w:val="28"/>
          <w:szCs w:val="28"/>
        </w:rPr>
        <w:t xml:space="preserve"> </w:t>
      </w:r>
      <w:proofErr w:type="spellStart"/>
      <w:r w:rsidR="00985770">
        <w:rPr>
          <w:rFonts w:ascii="Arial" w:hAnsi="Arial" w:cs="Arial"/>
          <w:sz w:val="28"/>
          <w:szCs w:val="28"/>
        </w:rPr>
        <w:t>asingadii</w:t>
      </w:r>
      <w:proofErr w:type="spellEnd"/>
      <w:r w:rsidR="00985770">
        <w:rPr>
          <w:rFonts w:ascii="Arial" w:hAnsi="Arial" w:cs="Arial"/>
          <w:sz w:val="28"/>
          <w:szCs w:val="28"/>
        </w:rPr>
        <w:t xml:space="preserve">…? </w:t>
      </w:r>
      <w:proofErr w:type="spellStart"/>
      <w:r w:rsidR="00036F49">
        <w:rPr>
          <w:rFonts w:ascii="Arial" w:hAnsi="Arial" w:cs="Arial"/>
          <w:sz w:val="28"/>
          <w:szCs w:val="28"/>
        </w:rPr>
        <w:t>A</w:t>
      </w:r>
      <w:r w:rsidR="00985770">
        <w:rPr>
          <w:rFonts w:ascii="Arial" w:hAnsi="Arial" w:cs="Arial"/>
          <w:sz w:val="28"/>
          <w:szCs w:val="28"/>
        </w:rPr>
        <w:t>singaite</w:t>
      </w:r>
      <w:proofErr w:type="spellEnd"/>
      <w:r w:rsidR="00985770">
        <w:rPr>
          <w:rFonts w:ascii="Arial" w:hAnsi="Arial" w:cs="Arial"/>
          <w:sz w:val="28"/>
          <w:szCs w:val="28"/>
        </w:rPr>
        <w:t xml:space="preserve">. </w:t>
      </w:r>
    </w:p>
    <w:p w14:paraId="0DEA0D15" w14:textId="3DA81194" w:rsidR="00A5173A" w:rsidRPr="00A37782" w:rsidRDefault="0020520D" w:rsidP="00EE1207">
      <w:pPr>
        <w:jc w:val="both"/>
        <w:rPr>
          <w:rFonts w:ascii="Arial" w:hAnsi="Arial" w:cs="Arial"/>
          <w:sz w:val="28"/>
          <w:szCs w:val="28"/>
        </w:rPr>
      </w:pPr>
      <w:r w:rsidRPr="006F5AEE">
        <w:rPr>
          <w:rFonts w:ascii="Arial" w:hAnsi="Arial" w:cs="Arial"/>
          <w:sz w:val="28"/>
          <w:szCs w:val="28"/>
          <w:vertAlign w:val="superscript"/>
        </w:rPr>
        <w:t xml:space="preserve">81 </w:t>
      </w:r>
      <w:r w:rsidR="00A33C7F" w:rsidRPr="006F5AEE">
        <w:rPr>
          <w:rFonts w:ascii="Arial" w:hAnsi="Arial" w:cs="Arial"/>
          <w:sz w:val="28"/>
          <w:szCs w:val="28"/>
        </w:rPr>
        <w:t xml:space="preserve">Then vakadzi </w:t>
      </w:r>
      <w:proofErr w:type="spellStart"/>
      <w:r w:rsidR="00A33C7F" w:rsidRPr="006F5AEE">
        <w:rPr>
          <w:rFonts w:ascii="Arial" w:hAnsi="Arial" w:cs="Arial"/>
          <w:sz w:val="28"/>
          <w:szCs w:val="28"/>
        </w:rPr>
        <w:t>vaine</w:t>
      </w:r>
      <w:proofErr w:type="spellEnd"/>
      <w:r w:rsidR="00A33C7F" w:rsidRPr="006F5AEE">
        <w:rPr>
          <w:rFonts w:ascii="Arial" w:hAnsi="Arial" w:cs="Arial"/>
          <w:sz w:val="28"/>
          <w:szCs w:val="28"/>
        </w:rPr>
        <w:t xml:space="preserve"> </w:t>
      </w:r>
      <w:proofErr w:type="spellStart"/>
      <w:r w:rsidR="006611AB" w:rsidRPr="006F5AEE">
        <w:rPr>
          <w:rFonts w:ascii="Arial" w:hAnsi="Arial" w:cs="Arial"/>
          <w:sz w:val="28"/>
          <w:szCs w:val="28"/>
        </w:rPr>
        <w:t>p</w:t>
      </w:r>
      <w:r w:rsidR="00A33C7F" w:rsidRPr="006F5AEE">
        <w:rPr>
          <w:rFonts w:ascii="Arial" w:hAnsi="Arial" w:cs="Arial"/>
          <w:sz w:val="28"/>
          <w:szCs w:val="28"/>
        </w:rPr>
        <w:t>amuviri</w:t>
      </w:r>
      <w:proofErr w:type="spellEnd"/>
      <w:r w:rsidR="00A33C7F" w:rsidRPr="006F5AEE">
        <w:rPr>
          <w:rFonts w:ascii="Arial" w:hAnsi="Arial" w:cs="Arial"/>
          <w:sz w:val="28"/>
          <w:szCs w:val="28"/>
        </w:rPr>
        <w:t xml:space="preserve"> </w:t>
      </w:r>
      <w:r w:rsidR="002B11B2" w:rsidRPr="006F5AEE">
        <w:rPr>
          <w:rFonts w:ascii="Arial" w:hAnsi="Arial" w:cs="Arial"/>
          <w:sz w:val="28"/>
          <w:szCs w:val="28"/>
        </w:rPr>
        <w:t xml:space="preserve">tanga </w:t>
      </w:r>
      <w:proofErr w:type="spellStart"/>
      <w:r w:rsidR="002B11B2" w:rsidRPr="006F5AEE">
        <w:rPr>
          <w:rFonts w:ascii="Arial" w:hAnsi="Arial" w:cs="Arial"/>
          <w:sz w:val="28"/>
          <w:szCs w:val="28"/>
        </w:rPr>
        <w:t>tisinganzwisisi</w:t>
      </w:r>
      <w:proofErr w:type="spellEnd"/>
      <w:r w:rsidR="002B11B2" w:rsidRPr="006F5AEE">
        <w:rPr>
          <w:rFonts w:ascii="Arial" w:hAnsi="Arial" w:cs="Arial"/>
          <w:sz w:val="28"/>
          <w:szCs w:val="28"/>
        </w:rPr>
        <w:t xml:space="preserve">. </w:t>
      </w:r>
      <w:r w:rsidR="002B11B2">
        <w:rPr>
          <w:rFonts w:ascii="Arial" w:hAnsi="Arial" w:cs="Arial"/>
          <w:sz w:val="28"/>
          <w:szCs w:val="28"/>
        </w:rPr>
        <w:t xml:space="preserve">Takanetsa mukadzi </w:t>
      </w:r>
      <w:proofErr w:type="spellStart"/>
      <w:r w:rsidR="002B11B2">
        <w:rPr>
          <w:rFonts w:ascii="Arial" w:hAnsi="Arial" w:cs="Arial"/>
          <w:sz w:val="28"/>
          <w:szCs w:val="28"/>
        </w:rPr>
        <w:t>waaa</w:t>
      </w:r>
      <w:proofErr w:type="spellEnd"/>
      <w:r w:rsidR="002B11B2">
        <w:rPr>
          <w:rFonts w:ascii="Arial" w:hAnsi="Arial" w:cs="Arial"/>
          <w:sz w:val="28"/>
          <w:szCs w:val="28"/>
        </w:rPr>
        <w:t xml:space="preserve"> </w:t>
      </w:r>
      <w:bookmarkStart w:id="21" w:name="_Hlk184907476"/>
      <w:r w:rsidR="00465073">
        <w:rPr>
          <w:rFonts w:ascii="Arial" w:hAnsi="Arial" w:cs="Arial"/>
          <w:sz w:val="28"/>
          <w:szCs w:val="28"/>
        </w:rPr>
        <w:t>B</w:t>
      </w:r>
      <w:r w:rsidR="002B11B2">
        <w:rPr>
          <w:rFonts w:ascii="Arial" w:hAnsi="Arial" w:cs="Arial"/>
          <w:sz w:val="28"/>
          <w:szCs w:val="28"/>
        </w:rPr>
        <w:t>rothe</w:t>
      </w:r>
      <w:r w:rsidR="00221ED8">
        <w:rPr>
          <w:rFonts w:ascii="Arial" w:hAnsi="Arial" w:cs="Arial"/>
          <w:sz w:val="28"/>
          <w:szCs w:val="28"/>
        </w:rPr>
        <w:t>r</w:t>
      </w:r>
      <w:r w:rsidR="00036F49">
        <w:rPr>
          <w:rFonts w:ascii="Arial" w:hAnsi="Arial" w:cs="Arial"/>
          <w:sz w:val="28"/>
          <w:szCs w:val="28"/>
        </w:rPr>
        <w:t>…?</w:t>
      </w:r>
      <w:r w:rsidR="00465073">
        <w:rPr>
          <w:rFonts w:ascii="Arial" w:hAnsi="Arial" w:cs="Arial"/>
          <w:sz w:val="28"/>
          <w:szCs w:val="28"/>
        </w:rPr>
        <w:t xml:space="preserve"> </w:t>
      </w:r>
      <w:r w:rsidR="00465073" w:rsidRPr="0056198C">
        <w:rPr>
          <w:rFonts w:ascii="Arial" w:hAnsi="Arial" w:cs="Arial"/>
          <w:sz w:val="18"/>
          <w:szCs w:val="18"/>
        </w:rPr>
        <w:t xml:space="preserve">[Bro Makaza </w:t>
      </w:r>
      <w:r w:rsidR="00563BCF" w:rsidRPr="0056198C">
        <w:rPr>
          <w:rFonts w:ascii="Arial" w:hAnsi="Arial" w:cs="Arial"/>
          <w:sz w:val="18"/>
          <w:szCs w:val="18"/>
        </w:rPr>
        <w:t>says, ‘</w:t>
      </w:r>
      <w:r w:rsidR="0045422D" w:rsidRPr="0056198C">
        <w:rPr>
          <w:rFonts w:ascii="Arial" w:hAnsi="Arial" w:cs="Arial"/>
          <w:sz w:val="18"/>
          <w:szCs w:val="18"/>
        </w:rPr>
        <w:t>‘</w:t>
      </w:r>
      <w:r w:rsidR="00007505" w:rsidRPr="0056198C">
        <w:rPr>
          <w:rFonts w:ascii="Arial" w:hAnsi="Arial" w:cs="Arial"/>
          <w:sz w:val="18"/>
          <w:szCs w:val="18"/>
        </w:rPr>
        <w:t>Kaseke</w:t>
      </w:r>
      <w:r w:rsidR="00197D6A" w:rsidRPr="0056198C">
        <w:rPr>
          <w:rFonts w:ascii="Arial" w:hAnsi="Arial" w:cs="Arial"/>
          <w:sz w:val="18"/>
          <w:szCs w:val="18"/>
        </w:rPr>
        <w:t>.</w:t>
      </w:r>
      <w:r w:rsidR="0045422D" w:rsidRPr="0056198C">
        <w:rPr>
          <w:rFonts w:ascii="Arial" w:hAnsi="Arial" w:cs="Arial"/>
          <w:sz w:val="18"/>
          <w:szCs w:val="18"/>
        </w:rPr>
        <w:t>’’</w:t>
      </w:r>
      <w:r w:rsidR="00465073" w:rsidRPr="0056198C">
        <w:rPr>
          <w:rFonts w:ascii="Arial" w:hAnsi="Arial" w:cs="Arial"/>
          <w:sz w:val="18"/>
          <w:szCs w:val="18"/>
        </w:rPr>
        <w:t>]</w:t>
      </w:r>
      <w:r w:rsidR="00007505">
        <w:rPr>
          <w:rFonts w:ascii="Arial" w:hAnsi="Arial" w:cs="Arial"/>
          <w:sz w:val="28"/>
          <w:szCs w:val="28"/>
        </w:rPr>
        <w:t xml:space="preserve"> </w:t>
      </w:r>
      <w:bookmarkEnd w:id="21"/>
      <w:r w:rsidR="00007505">
        <w:rPr>
          <w:rFonts w:ascii="Arial" w:hAnsi="Arial" w:cs="Arial"/>
          <w:sz w:val="28"/>
          <w:szCs w:val="28"/>
        </w:rPr>
        <w:t xml:space="preserve">Kaseke </w:t>
      </w:r>
      <w:proofErr w:type="spellStart"/>
      <w:r w:rsidR="0096458E">
        <w:rPr>
          <w:rFonts w:ascii="Arial" w:hAnsi="Arial" w:cs="Arial"/>
          <w:sz w:val="28"/>
          <w:szCs w:val="28"/>
        </w:rPr>
        <w:t>aine</w:t>
      </w:r>
      <w:proofErr w:type="spellEnd"/>
      <w:r w:rsidR="0096458E">
        <w:rPr>
          <w:rFonts w:ascii="Arial" w:hAnsi="Arial" w:cs="Arial"/>
          <w:sz w:val="28"/>
          <w:szCs w:val="28"/>
        </w:rPr>
        <w:t xml:space="preserve"> </w:t>
      </w:r>
      <w:proofErr w:type="spellStart"/>
      <w:r w:rsidR="0096458E">
        <w:rPr>
          <w:rFonts w:ascii="Arial" w:hAnsi="Arial" w:cs="Arial"/>
          <w:sz w:val="28"/>
          <w:szCs w:val="28"/>
        </w:rPr>
        <w:t>nhumbu</w:t>
      </w:r>
      <w:proofErr w:type="spellEnd"/>
      <w:r w:rsidR="00197D6A">
        <w:rPr>
          <w:rFonts w:ascii="Arial" w:hAnsi="Arial" w:cs="Arial"/>
          <w:sz w:val="28"/>
          <w:szCs w:val="28"/>
        </w:rPr>
        <w:t>,</w:t>
      </w:r>
      <w:r w:rsidR="0096458E">
        <w:rPr>
          <w:rFonts w:ascii="Arial" w:hAnsi="Arial" w:cs="Arial"/>
          <w:sz w:val="28"/>
          <w:szCs w:val="28"/>
        </w:rPr>
        <w:t xml:space="preserve"> imi </w:t>
      </w:r>
      <w:proofErr w:type="spellStart"/>
      <w:r w:rsidR="0096458E">
        <w:rPr>
          <w:rFonts w:ascii="Arial" w:hAnsi="Arial" w:cs="Arial"/>
          <w:sz w:val="28"/>
          <w:szCs w:val="28"/>
        </w:rPr>
        <w:t>kaimi</w:t>
      </w:r>
      <w:proofErr w:type="spellEnd"/>
      <w:r w:rsidR="0096458E">
        <w:rPr>
          <w:rFonts w:ascii="Arial" w:hAnsi="Arial" w:cs="Arial"/>
          <w:sz w:val="28"/>
          <w:szCs w:val="28"/>
        </w:rPr>
        <w:t xml:space="preserve">. </w:t>
      </w:r>
      <w:r w:rsidR="0096458E" w:rsidRPr="002327CB">
        <w:rPr>
          <w:rFonts w:ascii="Arial" w:hAnsi="Arial" w:cs="Arial"/>
          <w:sz w:val="28"/>
          <w:szCs w:val="28"/>
        </w:rPr>
        <w:t xml:space="preserve">Ini </w:t>
      </w:r>
      <w:proofErr w:type="spellStart"/>
      <w:r w:rsidR="0096458E" w:rsidRPr="002327CB">
        <w:rPr>
          <w:rFonts w:ascii="Arial" w:hAnsi="Arial" w:cs="Arial"/>
          <w:sz w:val="28"/>
          <w:szCs w:val="28"/>
        </w:rPr>
        <w:t>ndichibatana</w:t>
      </w:r>
      <w:proofErr w:type="spellEnd"/>
      <w:r w:rsidR="0096458E" w:rsidRPr="002327CB">
        <w:rPr>
          <w:rFonts w:ascii="Arial" w:hAnsi="Arial" w:cs="Arial"/>
          <w:sz w:val="28"/>
          <w:szCs w:val="28"/>
        </w:rPr>
        <w:t xml:space="preserve"> kuti </w:t>
      </w:r>
      <w:proofErr w:type="spellStart"/>
      <w:r w:rsidR="002327CB" w:rsidRPr="002327CB">
        <w:rPr>
          <w:rFonts w:ascii="Arial" w:hAnsi="Arial" w:cs="Arial"/>
          <w:sz w:val="28"/>
          <w:szCs w:val="28"/>
        </w:rPr>
        <w:t>i</w:t>
      </w:r>
      <w:r w:rsidR="0096458E" w:rsidRPr="002327CB">
        <w:rPr>
          <w:rFonts w:ascii="Arial" w:hAnsi="Arial" w:cs="Arial"/>
          <w:sz w:val="28"/>
          <w:szCs w:val="28"/>
        </w:rPr>
        <w:t>nini</w:t>
      </w:r>
      <w:proofErr w:type="spellEnd"/>
      <w:r w:rsidR="00197D6A">
        <w:rPr>
          <w:rFonts w:ascii="Arial" w:hAnsi="Arial" w:cs="Arial"/>
          <w:sz w:val="28"/>
          <w:szCs w:val="28"/>
        </w:rPr>
        <w:t>,</w:t>
      </w:r>
      <w:r w:rsidR="0096458E" w:rsidRPr="002327CB">
        <w:rPr>
          <w:rFonts w:ascii="Arial" w:hAnsi="Arial" w:cs="Arial"/>
          <w:sz w:val="28"/>
          <w:szCs w:val="28"/>
        </w:rPr>
        <w:t xml:space="preserve"> </w:t>
      </w:r>
      <w:r w:rsidR="002327CB" w:rsidRPr="002327CB">
        <w:rPr>
          <w:rFonts w:ascii="Arial" w:hAnsi="Arial" w:cs="Arial"/>
          <w:sz w:val="28"/>
          <w:szCs w:val="28"/>
        </w:rPr>
        <w:t xml:space="preserve">Noah </w:t>
      </w:r>
      <w:proofErr w:type="spellStart"/>
      <w:r w:rsidR="002327CB" w:rsidRPr="002327CB">
        <w:rPr>
          <w:rFonts w:ascii="Arial" w:hAnsi="Arial" w:cs="Arial"/>
          <w:sz w:val="28"/>
          <w:szCs w:val="28"/>
        </w:rPr>
        <w:t>Chawanza</w:t>
      </w:r>
      <w:proofErr w:type="spellEnd"/>
      <w:r w:rsidR="002327CB" w:rsidRPr="002327CB">
        <w:rPr>
          <w:rFonts w:ascii="Arial" w:hAnsi="Arial" w:cs="Arial"/>
          <w:sz w:val="28"/>
          <w:szCs w:val="28"/>
        </w:rPr>
        <w:t xml:space="preserve">, Richard Musharu </w:t>
      </w:r>
      <w:proofErr w:type="spellStart"/>
      <w:r w:rsidR="002327CB" w:rsidRPr="002327CB">
        <w:rPr>
          <w:rFonts w:ascii="Arial" w:hAnsi="Arial" w:cs="Arial"/>
          <w:sz w:val="28"/>
          <w:szCs w:val="28"/>
        </w:rPr>
        <w:t>takasangana</w:t>
      </w:r>
      <w:proofErr w:type="spellEnd"/>
      <w:r w:rsidR="002327CB" w:rsidRPr="002327CB">
        <w:rPr>
          <w:rFonts w:ascii="Arial" w:hAnsi="Arial" w:cs="Arial"/>
          <w:sz w:val="28"/>
          <w:szCs w:val="28"/>
        </w:rPr>
        <w:t xml:space="preserve"> tiri </w:t>
      </w:r>
      <w:proofErr w:type="spellStart"/>
      <w:r w:rsidR="002327CB" w:rsidRPr="002327CB">
        <w:rPr>
          <w:rFonts w:ascii="Arial" w:hAnsi="Arial" w:cs="Arial"/>
          <w:sz w:val="28"/>
          <w:szCs w:val="28"/>
        </w:rPr>
        <w:t>vata</w:t>
      </w:r>
      <w:r w:rsidR="002327CB">
        <w:rPr>
          <w:rFonts w:ascii="Arial" w:hAnsi="Arial" w:cs="Arial"/>
          <w:sz w:val="28"/>
          <w:szCs w:val="28"/>
        </w:rPr>
        <w:t>tu</w:t>
      </w:r>
      <w:proofErr w:type="spellEnd"/>
      <w:r w:rsidR="002327CB">
        <w:rPr>
          <w:rFonts w:ascii="Arial" w:hAnsi="Arial" w:cs="Arial"/>
          <w:sz w:val="28"/>
          <w:szCs w:val="28"/>
        </w:rPr>
        <w:t xml:space="preserve"> </w:t>
      </w:r>
      <w:proofErr w:type="spellStart"/>
      <w:r w:rsidR="008B2B81">
        <w:rPr>
          <w:rFonts w:ascii="Arial" w:hAnsi="Arial" w:cs="Arial"/>
          <w:sz w:val="28"/>
          <w:szCs w:val="28"/>
        </w:rPr>
        <w:t>tikamu</w:t>
      </w:r>
      <w:proofErr w:type="spellEnd"/>
      <w:r w:rsidR="008B2B81">
        <w:rPr>
          <w:rFonts w:ascii="Arial" w:hAnsi="Arial" w:cs="Arial"/>
          <w:sz w:val="28"/>
          <w:szCs w:val="28"/>
        </w:rPr>
        <w:t xml:space="preserve"> </w:t>
      </w:r>
      <w:proofErr w:type="spellStart"/>
      <w:r w:rsidR="008B2B81" w:rsidRPr="008C490A">
        <w:rPr>
          <w:rFonts w:ascii="Arial" w:hAnsi="Arial" w:cs="Arial"/>
          <w:i/>
          <w:iCs/>
          <w:sz w:val="28"/>
          <w:szCs w:val="28"/>
        </w:rPr>
        <w:t>persecut</w:t>
      </w:r>
      <w:proofErr w:type="spellEnd"/>
      <w:r w:rsidR="008B2B81" w:rsidRPr="008C490A">
        <w:rPr>
          <w:rFonts w:ascii="Arial" w:hAnsi="Arial" w:cs="Arial"/>
          <w:i/>
          <w:iCs/>
          <w:sz w:val="28"/>
          <w:szCs w:val="28"/>
        </w:rPr>
        <w:t>-a</w:t>
      </w:r>
      <w:r w:rsidR="00465073" w:rsidRPr="002327CB">
        <w:rPr>
          <w:rFonts w:ascii="Arial" w:hAnsi="Arial" w:cs="Arial"/>
          <w:sz w:val="28"/>
          <w:szCs w:val="28"/>
        </w:rPr>
        <w:t xml:space="preserve"> </w:t>
      </w:r>
      <w:r w:rsidR="008B2B81">
        <w:rPr>
          <w:rFonts w:ascii="Arial" w:hAnsi="Arial" w:cs="Arial"/>
          <w:sz w:val="28"/>
          <w:szCs w:val="28"/>
        </w:rPr>
        <w:t xml:space="preserve">mukadzi </w:t>
      </w:r>
      <w:proofErr w:type="spellStart"/>
      <w:r w:rsidR="008B2B81">
        <w:rPr>
          <w:rFonts w:ascii="Arial" w:hAnsi="Arial" w:cs="Arial"/>
          <w:sz w:val="28"/>
          <w:szCs w:val="28"/>
        </w:rPr>
        <w:t>iyeye</w:t>
      </w:r>
      <w:proofErr w:type="spellEnd"/>
      <w:r w:rsidR="004A2F01">
        <w:rPr>
          <w:rFonts w:ascii="Arial" w:hAnsi="Arial" w:cs="Arial"/>
          <w:sz w:val="28"/>
          <w:szCs w:val="28"/>
        </w:rPr>
        <w:t xml:space="preserve">, </w:t>
      </w:r>
      <w:proofErr w:type="spellStart"/>
      <w:r w:rsidR="004A2F01">
        <w:rPr>
          <w:rFonts w:ascii="Arial" w:hAnsi="Arial" w:cs="Arial"/>
          <w:sz w:val="28"/>
          <w:szCs w:val="28"/>
        </w:rPr>
        <w:t>akaona</w:t>
      </w:r>
      <w:proofErr w:type="spellEnd"/>
      <w:r w:rsidR="004A2F01">
        <w:rPr>
          <w:rFonts w:ascii="Arial" w:hAnsi="Arial" w:cs="Arial"/>
          <w:sz w:val="28"/>
          <w:szCs w:val="28"/>
        </w:rPr>
        <w:t xml:space="preserve"> rima. </w:t>
      </w:r>
      <w:bookmarkStart w:id="22" w:name="_Hlk184909823"/>
      <w:r w:rsidR="009800C1" w:rsidRPr="009800C1">
        <w:rPr>
          <w:rFonts w:ascii="Arial" w:hAnsi="Arial" w:cs="Arial"/>
          <w:sz w:val="18"/>
          <w:szCs w:val="28"/>
        </w:rPr>
        <w:t>[Congregation laughs]</w:t>
      </w:r>
      <w:r w:rsidR="004A2F01" w:rsidRPr="00A37782">
        <w:rPr>
          <w:rFonts w:ascii="Arial" w:hAnsi="Arial" w:cs="Arial"/>
          <w:sz w:val="28"/>
          <w:szCs w:val="28"/>
        </w:rPr>
        <w:t xml:space="preserve"> </w:t>
      </w:r>
      <w:bookmarkEnd w:id="22"/>
      <w:r w:rsidR="0052246D" w:rsidRPr="00A37782">
        <w:rPr>
          <w:rFonts w:ascii="Arial" w:hAnsi="Arial" w:cs="Arial"/>
          <w:sz w:val="28"/>
          <w:szCs w:val="28"/>
        </w:rPr>
        <w:t>Tiri</w:t>
      </w:r>
      <w:r w:rsidR="00653880" w:rsidRPr="00A37782">
        <w:rPr>
          <w:rFonts w:ascii="Arial" w:hAnsi="Arial" w:cs="Arial"/>
          <w:sz w:val="28"/>
          <w:szCs w:val="28"/>
        </w:rPr>
        <w:t xml:space="preserve"> </w:t>
      </w:r>
      <w:proofErr w:type="spellStart"/>
      <w:r w:rsidR="0052246D" w:rsidRPr="00A37782">
        <w:rPr>
          <w:rFonts w:ascii="Arial" w:hAnsi="Arial" w:cs="Arial"/>
          <w:sz w:val="28"/>
          <w:szCs w:val="28"/>
        </w:rPr>
        <w:t>va</w:t>
      </w:r>
      <w:r w:rsidR="00653880" w:rsidRPr="00A37782">
        <w:rPr>
          <w:rFonts w:ascii="Arial" w:hAnsi="Arial" w:cs="Arial"/>
          <w:sz w:val="28"/>
          <w:szCs w:val="28"/>
        </w:rPr>
        <w:t>tatu</w:t>
      </w:r>
      <w:proofErr w:type="spellEnd"/>
      <w:r w:rsidR="00A5173A" w:rsidRPr="00A37782">
        <w:rPr>
          <w:rFonts w:ascii="Arial" w:hAnsi="Arial" w:cs="Arial"/>
          <w:sz w:val="28"/>
          <w:szCs w:val="28"/>
        </w:rPr>
        <w:t>,</w:t>
      </w:r>
      <w:r w:rsidR="00653880" w:rsidRPr="00A37782">
        <w:rPr>
          <w:rFonts w:ascii="Arial" w:hAnsi="Arial" w:cs="Arial"/>
          <w:sz w:val="28"/>
          <w:szCs w:val="28"/>
        </w:rPr>
        <w:t xml:space="preserve"> </w:t>
      </w:r>
      <w:proofErr w:type="spellStart"/>
      <w:r w:rsidR="00653880" w:rsidRPr="00A37782">
        <w:rPr>
          <w:rFonts w:ascii="Arial" w:hAnsi="Arial" w:cs="Arial"/>
          <w:sz w:val="28"/>
          <w:szCs w:val="28"/>
        </w:rPr>
        <w:t>ndo</w:t>
      </w:r>
      <w:r w:rsidR="00A5173A" w:rsidRPr="00A37782">
        <w:rPr>
          <w:rFonts w:ascii="Arial" w:hAnsi="Arial" w:cs="Arial"/>
          <w:sz w:val="28"/>
          <w:szCs w:val="28"/>
        </w:rPr>
        <w:t>zvataidii</w:t>
      </w:r>
      <w:proofErr w:type="spellEnd"/>
      <w:r w:rsidR="00A5173A" w:rsidRPr="00A37782">
        <w:rPr>
          <w:rFonts w:ascii="Arial" w:hAnsi="Arial" w:cs="Arial"/>
          <w:sz w:val="28"/>
          <w:szCs w:val="28"/>
        </w:rPr>
        <w:t xml:space="preserve"> </w:t>
      </w:r>
      <w:proofErr w:type="spellStart"/>
      <w:r w:rsidR="00A5173A" w:rsidRPr="00A37782">
        <w:rPr>
          <w:rFonts w:ascii="Arial" w:hAnsi="Arial" w:cs="Arial"/>
          <w:sz w:val="28"/>
          <w:szCs w:val="28"/>
        </w:rPr>
        <w:t>izvozvo</w:t>
      </w:r>
      <w:proofErr w:type="spellEnd"/>
      <w:r w:rsidR="008C490A" w:rsidRPr="00A37782">
        <w:rPr>
          <w:rFonts w:ascii="Arial" w:hAnsi="Arial" w:cs="Arial"/>
          <w:sz w:val="28"/>
          <w:szCs w:val="28"/>
        </w:rPr>
        <w:t>…?</w:t>
      </w:r>
      <w:r w:rsidR="00A5173A" w:rsidRPr="00A37782">
        <w:rPr>
          <w:rFonts w:ascii="Arial" w:hAnsi="Arial" w:cs="Arial"/>
          <w:sz w:val="28"/>
          <w:szCs w:val="28"/>
        </w:rPr>
        <w:t xml:space="preserve"> </w:t>
      </w:r>
    </w:p>
    <w:p w14:paraId="3777DA92" w14:textId="708AE1A9" w:rsidR="00AD0E07" w:rsidRDefault="0020520D" w:rsidP="00EE1207">
      <w:pPr>
        <w:jc w:val="both"/>
        <w:rPr>
          <w:rFonts w:ascii="Arial" w:hAnsi="Arial" w:cs="Arial"/>
          <w:sz w:val="28"/>
          <w:szCs w:val="28"/>
        </w:rPr>
      </w:pPr>
      <w:r>
        <w:rPr>
          <w:rFonts w:ascii="Arial" w:hAnsi="Arial" w:cs="Arial"/>
          <w:sz w:val="28"/>
          <w:szCs w:val="28"/>
          <w:vertAlign w:val="superscript"/>
        </w:rPr>
        <w:t xml:space="preserve">82 </w:t>
      </w:r>
      <w:proofErr w:type="spellStart"/>
      <w:r w:rsidR="00A5173A" w:rsidRPr="00A971F2">
        <w:rPr>
          <w:rFonts w:ascii="Arial" w:hAnsi="Arial" w:cs="Arial"/>
          <w:sz w:val="28"/>
          <w:szCs w:val="28"/>
        </w:rPr>
        <w:t>Taidzidziswa</w:t>
      </w:r>
      <w:proofErr w:type="spellEnd"/>
      <w:r w:rsidR="00A5173A" w:rsidRPr="00A971F2">
        <w:rPr>
          <w:rFonts w:ascii="Arial" w:hAnsi="Arial" w:cs="Arial"/>
          <w:sz w:val="28"/>
          <w:szCs w:val="28"/>
        </w:rPr>
        <w:t xml:space="preserve"> </w:t>
      </w:r>
      <w:proofErr w:type="spellStart"/>
      <w:r w:rsidR="00A5173A" w:rsidRPr="00A971F2">
        <w:rPr>
          <w:rFonts w:ascii="Arial" w:hAnsi="Arial" w:cs="Arial"/>
          <w:sz w:val="28"/>
          <w:szCs w:val="28"/>
        </w:rPr>
        <w:t>izvozvo</w:t>
      </w:r>
      <w:proofErr w:type="spellEnd"/>
      <w:r w:rsidR="00A971F2" w:rsidRPr="00A971F2">
        <w:rPr>
          <w:rFonts w:ascii="Arial" w:hAnsi="Arial" w:cs="Arial"/>
          <w:sz w:val="28"/>
          <w:szCs w:val="28"/>
        </w:rPr>
        <w:t xml:space="preserve"> but as time goes on </w:t>
      </w:r>
      <w:proofErr w:type="spellStart"/>
      <w:r w:rsidR="00A971F2" w:rsidRPr="00A971F2">
        <w:rPr>
          <w:rFonts w:ascii="Arial" w:hAnsi="Arial" w:cs="Arial"/>
          <w:sz w:val="28"/>
          <w:szCs w:val="28"/>
        </w:rPr>
        <w:t>uchiramba</w:t>
      </w:r>
      <w:proofErr w:type="spellEnd"/>
      <w:r w:rsidR="00A971F2" w:rsidRPr="00A971F2">
        <w:rPr>
          <w:rFonts w:ascii="Arial" w:hAnsi="Arial" w:cs="Arial"/>
          <w:sz w:val="28"/>
          <w:szCs w:val="28"/>
        </w:rPr>
        <w:t xml:space="preserve"> </w:t>
      </w:r>
      <w:proofErr w:type="spellStart"/>
      <w:r w:rsidR="00A971F2" w:rsidRPr="00A971F2">
        <w:rPr>
          <w:rFonts w:ascii="Arial" w:hAnsi="Arial" w:cs="Arial"/>
          <w:sz w:val="28"/>
          <w:szCs w:val="28"/>
        </w:rPr>
        <w:t>uchiveren</w:t>
      </w:r>
      <w:r w:rsidR="00A971F2">
        <w:rPr>
          <w:rFonts w:ascii="Arial" w:hAnsi="Arial" w:cs="Arial"/>
          <w:sz w:val="28"/>
          <w:szCs w:val="28"/>
        </w:rPr>
        <w:t>ga</w:t>
      </w:r>
      <w:proofErr w:type="spellEnd"/>
      <w:r w:rsidR="00A971F2">
        <w:rPr>
          <w:rFonts w:ascii="Arial" w:hAnsi="Arial" w:cs="Arial"/>
          <w:sz w:val="28"/>
          <w:szCs w:val="28"/>
        </w:rPr>
        <w:t xml:space="preserve"> Spoken Word </w:t>
      </w:r>
      <w:proofErr w:type="spellStart"/>
      <w:r w:rsidR="002C0417">
        <w:rPr>
          <w:rFonts w:ascii="Arial" w:hAnsi="Arial" w:cs="Arial"/>
          <w:sz w:val="28"/>
          <w:szCs w:val="28"/>
        </w:rPr>
        <w:t>neBhaibheri</w:t>
      </w:r>
      <w:proofErr w:type="spellEnd"/>
      <w:r w:rsidR="002C0417">
        <w:rPr>
          <w:rFonts w:ascii="Arial" w:hAnsi="Arial" w:cs="Arial"/>
          <w:sz w:val="28"/>
          <w:szCs w:val="28"/>
        </w:rPr>
        <w:t xml:space="preserve">, Mweya waMwari </w:t>
      </w:r>
      <w:proofErr w:type="spellStart"/>
      <w:r w:rsidR="002C0417">
        <w:rPr>
          <w:rFonts w:ascii="Arial" w:hAnsi="Arial" w:cs="Arial"/>
          <w:sz w:val="28"/>
          <w:szCs w:val="28"/>
        </w:rPr>
        <w:t>wakauya</w:t>
      </w:r>
      <w:proofErr w:type="spellEnd"/>
      <w:r w:rsidR="002C0417">
        <w:rPr>
          <w:rFonts w:ascii="Arial" w:hAnsi="Arial" w:cs="Arial"/>
          <w:sz w:val="28"/>
          <w:szCs w:val="28"/>
        </w:rPr>
        <w:t>!</w:t>
      </w:r>
      <w:r w:rsidR="00532394">
        <w:rPr>
          <w:rFonts w:ascii="Arial" w:hAnsi="Arial" w:cs="Arial"/>
          <w:sz w:val="28"/>
          <w:szCs w:val="28"/>
        </w:rPr>
        <w:t xml:space="preserve"> </w:t>
      </w:r>
      <w:r w:rsidR="00532394" w:rsidRPr="0056198C">
        <w:rPr>
          <w:rFonts w:ascii="Arial" w:hAnsi="Arial" w:cs="Arial"/>
          <w:sz w:val="18"/>
          <w:szCs w:val="18"/>
        </w:rPr>
        <w:t xml:space="preserve">[Congregation </w:t>
      </w:r>
      <w:r w:rsidR="00563BCF" w:rsidRPr="0056198C">
        <w:rPr>
          <w:rFonts w:ascii="Arial" w:hAnsi="Arial" w:cs="Arial"/>
          <w:sz w:val="18"/>
          <w:szCs w:val="18"/>
        </w:rPr>
        <w:t>says, ‘</w:t>
      </w:r>
      <w:r w:rsidR="00532394" w:rsidRPr="0056198C">
        <w:rPr>
          <w:rFonts w:ascii="Arial" w:hAnsi="Arial" w:cs="Arial"/>
          <w:sz w:val="18"/>
          <w:szCs w:val="18"/>
        </w:rPr>
        <w:t>‘</w:t>
      </w:r>
      <w:r w:rsidR="007C09C1" w:rsidRPr="0056198C">
        <w:rPr>
          <w:rFonts w:ascii="Arial" w:hAnsi="Arial" w:cs="Arial"/>
          <w:sz w:val="18"/>
          <w:szCs w:val="18"/>
        </w:rPr>
        <w:t>Amen/Hallelujah</w:t>
      </w:r>
      <w:r w:rsidR="00C662E5" w:rsidRPr="0056198C">
        <w:rPr>
          <w:rFonts w:ascii="Arial" w:hAnsi="Arial" w:cs="Arial"/>
          <w:sz w:val="18"/>
          <w:szCs w:val="18"/>
        </w:rPr>
        <w:t>.</w:t>
      </w:r>
      <w:r w:rsidR="00532394" w:rsidRPr="0056198C">
        <w:rPr>
          <w:rFonts w:ascii="Arial" w:hAnsi="Arial" w:cs="Arial"/>
          <w:sz w:val="18"/>
          <w:szCs w:val="18"/>
        </w:rPr>
        <w:t>’’]</w:t>
      </w:r>
      <w:r w:rsidR="00532394">
        <w:rPr>
          <w:rFonts w:ascii="Arial" w:hAnsi="Arial" w:cs="Arial"/>
          <w:sz w:val="28"/>
          <w:szCs w:val="28"/>
        </w:rPr>
        <w:t xml:space="preserve"> </w:t>
      </w:r>
      <w:proofErr w:type="spellStart"/>
      <w:r w:rsidR="00B419DD">
        <w:rPr>
          <w:rFonts w:ascii="Arial" w:hAnsi="Arial" w:cs="Arial"/>
          <w:sz w:val="28"/>
          <w:szCs w:val="28"/>
        </w:rPr>
        <w:t>Hee</w:t>
      </w:r>
      <w:proofErr w:type="spellEnd"/>
      <w:r w:rsidR="00B419DD">
        <w:rPr>
          <w:rFonts w:ascii="Arial" w:hAnsi="Arial" w:cs="Arial"/>
          <w:sz w:val="28"/>
          <w:szCs w:val="28"/>
        </w:rPr>
        <w:t xml:space="preserve"> </w:t>
      </w:r>
      <w:r w:rsidR="00EA6A5E">
        <w:rPr>
          <w:rFonts w:ascii="Arial" w:hAnsi="Arial" w:cs="Arial"/>
          <w:sz w:val="28"/>
          <w:szCs w:val="28"/>
        </w:rPr>
        <w:t xml:space="preserve">iye </w:t>
      </w:r>
      <w:proofErr w:type="spellStart"/>
      <w:r w:rsidR="00EA6A5E">
        <w:rPr>
          <w:rFonts w:ascii="Arial" w:hAnsi="Arial" w:cs="Arial"/>
          <w:sz w:val="28"/>
          <w:szCs w:val="28"/>
        </w:rPr>
        <w:t>zvino</w:t>
      </w:r>
      <w:proofErr w:type="spellEnd"/>
      <w:r w:rsidR="00F355D3">
        <w:rPr>
          <w:rFonts w:ascii="Arial" w:hAnsi="Arial" w:cs="Arial"/>
          <w:sz w:val="28"/>
          <w:szCs w:val="28"/>
        </w:rPr>
        <w:t xml:space="preserve"> I’m human</w:t>
      </w:r>
      <w:r w:rsidR="00EB1E59">
        <w:rPr>
          <w:rFonts w:ascii="Arial" w:hAnsi="Arial" w:cs="Arial"/>
          <w:sz w:val="28"/>
          <w:szCs w:val="28"/>
        </w:rPr>
        <w:t xml:space="preserve"> huh</w:t>
      </w:r>
      <w:r w:rsidR="00F355D3">
        <w:rPr>
          <w:rFonts w:ascii="Arial" w:hAnsi="Arial" w:cs="Arial"/>
          <w:sz w:val="28"/>
          <w:szCs w:val="28"/>
        </w:rPr>
        <w:t xml:space="preserve">, </w:t>
      </w:r>
      <w:proofErr w:type="spellStart"/>
      <w:r w:rsidR="00F355D3">
        <w:rPr>
          <w:rFonts w:ascii="Arial" w:hAnsi="Arial" w:cs="Arial"/>
          <w:sz w:val="28"/>
          <w:szCs w:val="28"/>
        </w:rPr>
        <w:t>ndinotoseka</w:t>
      </w:r>
      <w:proofErr w:type="spellEnd"/>
      <w:r w:rsidR="00F355D3">
        <w:rPr>
          <w:rFonts w:ascii="Arial" w:hAnsi="Arial" w:cs="Arial"/>
          <w:sz w:val="28"/>
          <w:szCs w:val="28"/>
        </w:rPr>
        <w:t xml:space="preserve"> </w:t>
      </w:r>
      <w:r w:rsidR="008536E8">
        <w:rPr>
          <w:rFonts w:ascii="Arial" w:hAnsi="Arial" w:cs="Arial"/>
          <w:sz w:val="28"/>
          <w:szCs w:val="28"/>
        </w:rPr>
        <w:t>ahh</w:t>
      </w:r>
      <w:r w:rsidR="00817F74">
        <w:rPr>
          <w:rFonts w:ascii="Arial" w:hAnsi="Arial" w:cs="Arial"/>
          <w:sz w:val="28"/>
          <w:szCs w:val="28"/>
        </w:rPr>
        <w:t xml:space="preserve"> huh…?</w:t>
      </w:r>
      <w:r w:rsidR="008536E8">
        <w:rPr>
          <w:rFonts w:ascii="Arial" w:hAnsi="Arial" w:cs="Arial"/>
          <w:sz w:val="28"/>
          <w:szCs w:val="28"/>
        </w:rPr>
        <w:t xml:space="preserve"> </w:t>
      </w:r>
      <w:proofErr w:type="spellStart"/>
      <w:r w:rsidR="008536E8">
        <w:rPr>
          <w:rFonts w:ascii="Arial" w:hAnsi="Arial" w:cs="Arial"/>
          <w:sz w:val="28"/>
          <w:szCs w:val="28"/>
        </w:rPr>
        <w:t>Kutsanya</w:t>
      </w:r>
      <w:proofErr w:type="spellEnd"/>
      <w:r w:rsidR="008536E8">
        <w:rPr>
          <w:rFonts w:ascii="Arial" w:hAnsi="Arial" w:cs="Arial"/>
          <w:sz w:val="28"/>
          <w:szCs w:val="28"/>
        </w:rPr>
        <w:t xml:space="preserve"> k</w:t>
      </w:r>
      <w:r w:rsidR="00543A3C">
        <w:rPr>
          <w:rFonts w:ascii="Arial" w:hAnsi="Arial" w:cs="Arial"/>
          <w:sz w:val="28"/>
          <w:szCs w:val="28"/>
        </w:rPr>
        <w:t>w</w:t>
      </w:r>
      <w:r w:rsidR="008536E8">
        <w:rPr>
          <w:rFonts w:ascii="Arial" w:hAnsi="Arial" w:cs="Arial"/>
          <w:sz w:val="28"/>
          <w:szCs w:val="28"/>
        </w:rPr>
        <w:t>e</w:t>
      </w:r>
      <w:r w:rsidR="00543A3C">
        <w:rPr>
          <w:rFonts w:ascii="Arial" w:hAnsi="Arial" w:cs="Arial"/>
          <w:sz w:val="28"/>
          <w:szCs w:val="28"/>
        </w:rPr>
        <w:t>du</w:t>
      </w:r>
      <w:r w:rsidR="008536E8">
        <w:rPr>
          <w:rFonts w:ascii="Arial" w:hAnsi="Arial" w:cs="Arial"/>
          <w:sz w:val="28"/>
          <w:szCs w:val="28"/>
        </w:rPr>
        <w:t xml:space="preserve"> </w:t>
      </w:r>
      <w:proofErr w:type="spellStart"/>
      <w:r w:rsidR="008536E8">
        <w:rPr>
          <w:rFonts w:ascii="Arial" w:hAnsi="Arial" w:cs="Arial"/>
          <w:sz w:val="28"/>
          <w:szCs w:val="28"/>
        </w:rPr>
        <w:t>kwaiva</w:t>
      </w:r>
      <w:proofErr w:type="spellEnd"/>
      <w:r w:rsidR="008536E8">
        <w:rPr>
          <w:rFonts w:ascii="Arial" w:hAnsi="Arial" w:cs="Arial"/>
          <w:sz w:val="28"/>
          <w:szCs w:val="28"/>
        </w:rPr>
        <w:t xml:space="preserve"> </w:t>
      </w:r>
      <w:proofErr w:type="spellStart"/>
      <w:r w:rsidR="008536E8">
        <w:rPr>
          <w:rFonts w:ascii="Arial" w:hAnsi="Arial" w:cs="Arial"/>
          <w:sz w:val="28"/>
          <w:szCs w:val="28"/>
        </w:rPr>
        <w:t>komweya</w:t>
      </w:r>
      <w:proofErr w:type="spellEnd"/>
      <w:r w:rsidR="008536E8">
        <w:rPr>
          <w:rFonts w:ascii="Arial" w:hAnsi="Arial" w:cs="Arial"/>
          <w:sz w:val="28"/>
          <w:szCs w:val="28"/>
        </w:rPr>
        <w:t xml:space="preserve"> </w:t>
      </w:r>
      <w:proofErr w:type="spellStart"/>
      <w:r w:rsidR="008536E8">
        <w:rPr>
          <w:rFonts w:ascii="Arial" w:hAnsi="Arial" w:cs="Arial"/>
          <w:sz w:val="28"/>
          <w:szCs w:val="28"/>
        </w:rPr>
        <w:t>yesvina</w:t>
      </w:r>
      <w:proofErr w:type="spellEnd"/>
      <w:r w:rsidR="008115CF">
        <w:rPr>
          <w:rFonts w:ascii="Arial" w:hAnsi="Arial" w:cs="Arial"/>
          <w:sz w:val="28"/>
          <w:szCs w:val="28"/>
        </w:rPr>
        <w:t>.</w:t>
      </w:r>
      <w:r w:rsidR="003E08BD">
        <w:rPr>
          <w:rFonts w:ascii="Arial" w:hAnsi="Arial" w:cs="Arial"/>
          <w:sz w:val="28"/>
          <w:szCs w:val="28"/>
        </w:rPr>
        <w:t xml:space="preserve"> </w:t>
      </w:r>
      <w:r w:rsidR="008115CF">
        <w:rPr>
          <w:rFonts w:ascii="Arial" w:hAnsi="Arial" w:cs="Arial"/>
          <w:sz w:val="28"/>
          <w:szCs w:val="28"/>
        </w:rPr>
        <w:t>F</w:t>
      </w:r>
      <w:r w:rsidR="003E08BD">
        <w:rPr>
          <w:rFonts w:ascii="Arial" w:hAnsi="Arial" w:cs="Arial"/>
          <w:sz w:val="28"/>
          <w:szCs w:val="28"/>
        </w:rPr>
        <w:t>orty days, thirty days</w:t>
      </w:r>
      <w:r w:rsidR="002D61DB">
        <w:rPr>
          <w:rFonts w:ascii="Arial" w:hAnsi="Arial" w:cs="Arial"/>
          <w:sz w:val="28"/>
          <w:szCs w:val="28"/>
        </w:rPr>
        <w:t>, twenty-nine days, ten day</w:t>
      </w:r>
      <w:r w:rsidR="000A542B">
        <w:rPr>
          <w:rFonts w:ascii="Arial" w:hAnsi="Arial" w:cs="Arial"/>
          <w:sz w:val="28"/>
          <w:szCs w:val="28"/>
        </w:rPr>
        <w:t>s, fifteen days</w:t>
      </w:r>
      <w:r w:rsidR="008115CF">
        <w:rPr>
          <w:rFonts w:ascii="Arial" w:hAnsi="Arial" w:cs="Arial"/>
          <w:sz w:val="28"/>
          <w:szCs w:val="28"/>
        </w:rPr>
        <w:t>;</w:t>
      </w:r>
      <w:r w:rsidR="00B2014A">
        <w:rPr>
          <w:rFonts w:ascii="Arial" w:hAnsi="Arial" w:cs="Arial"/>
          <w:sz w:val="28"/>
          <w:szCs w:val="28"/>
        </w:rPr>
        <w:t xml:space="preserve"> </w:t>
      </w:r>
      <w:proofErr w:type="spellStart"/>
      <w:r w:rsidR="00B2014A">
        <w:rPr>
          <w:rFonts w:ascii="Arial" w:hAnsi="Arial" w:cs="Arial"/>
          <w:sz w:val="28"/>
          <w:szCs w:val="28"/>
        </w:rPr>
        <w:t>ndomatsanyiro</w:t>
      </w:r>
      <w:proofErr w:type="spellEnd"/>
      <w:r w:rsidR="00B2014A">
        <w:rPr>
          <w:rFonts w:ascii="Arial" w:hAnsi="Arial" w:cs="Arial"/>
          <w:sz w:val="28"/>
          <w:szCs w:val="28"/>
        </w:rPr>
        <w:t xml:space="preserve"> edu</w:t>
      </w:r>
      <w:r w:rsidR="00AD0E07">
        <w:rPr>
          <w:rFonts w:ascii="Arial" w:hAnsi="Arial" w:cs="Arial"/>
          <w:sz w:val="28"/>
          <w:szCs w:val="28"/>
        </w:rPr>
        <w:t xml:space="preserve">. </w:t>
      </w:r>
    </w:p>
    <w:p w14:paraId="26AB5F82" w14:textId="62398F91" w:rsidR="00901579" w:rsidRDefault="0020520D" w:rsidP="00EE1207">
      <w:pPr>
        <w:jc w:val="both"/>
        <w:rPr>
          <w:rFonts w:ascii="Arial" w:hAnsi="Arial" w:cs="Arial"/>
          <w:sz w:val="28"/>
          <w:szCs w:val="28"/>
        </w:rPr>
      </w:pPr>
      <w:r>
        <w:rPr>
          <w:rFonts w:ascii="Arial" w:hAnsi="Arial" w:cs="Arial"/>
          <w:sz w:val="28"/>
          <w:szCs w:val="28"/>
          <w:vertAlign w:val="superscript"/>
        </w:rPr>
        <w:t xml:space="preserve">83 </w:t>
      </w:r>
      <w:proofErr w:type="spellStart"/>
      <w:r w:rsidR="00AD0E07">
        <w:rPr>
          <w:rFonts w:ascii="Arial" w:hAnsi="Arial" w:cs="Arial"/>
          <w:sz w:val="28"/>
          <w:szCs w:val="28"/>
        </w:rPr>
        <w:t>Takazoti</w:t>
      </w:r>
      <w:proofErr w:type="spellEnd"/>
      <w:r w:rsidR="00AD0E07">
        <w:rPr>
          <w:rFonts w:ascii="Arial" w:hAnsi="Arial" w:cs="Arial"/>
          <w:sz w:val="28"/>
          <w:szCs w:val="28"/>
        </w:rPr>
        <w:t xml:space="preserve"> </w:t>
      </w:r>
      <w:proofErr w:type="spellStart"/>
      <w:r w:rsidR="00AD0E07">
        <w:rPr>
          <w:rFonts w:ascii="Arial" w:hAnsi="Arial" w:cs="Arial"/>
          <w:sz w:val="28"/>
          <w:szCs w:val="28"/>
        </w:rPr>
        <w:t>taverenga</w:t>
      </w:r>
      <w:proofErr w:type="spellEnd"/>
      <w:r w:rsidR="00AD0E07">
        <w:rPr>
          <w:rFonts w:ascii="Arial" w:hAnsi="Arial" w:cs="Arial"/>
          <w:sz w:val="28"/>
          <w:szCs w:val="28"/>
        </w:rPr>
        <w:t xml:space="preserve"> </w:t>
      </w:r>
      <w:proofErr w:type="spellStart"/>
      <w:r w:rsidR="00AD0E07">
        <w:rPr>
          <w:rFonts w:ascii="Arial" w:hAnsi="Arial" w:cs="Arial"/>
          <w:sz w:val="28"/>
          <w:szCs w:val="28"/>
        </w:rPr>
        <w:t>Bhuku</w:t>
      </w:r>
      <w:proofErr w:type="spellEnd"/>
      <w:r w:rsidR="00AD0E07">
        <w:rPr>
          <w:rFonts w:ascii="Arial" w:hAnsi="Arial" w:cs="Arial"/>
          <w:sz w:val="28"/>
          <w:szCs w:val="28"/>
        </w:rPr>
        <w:t xml:space="preserve"> </w:t>
      </w:r>
      <w:proofErr w:type="spellStart"/>
      <w:r w:rsidR="00AD0E07">
        <w:rPr>
          <w:rFonts w:ascii="Arial" w:hAnsi="Arial" w:cs="Arial"/>
          <w:sz w:val="28"/>
          <w:szCs w:val="28"/>
        </w:rPr>
        <w:t>rinonzi</w:t>
      </w:r>
      <w:proofErr w:type="spellEnd"/>
      <w:r w:rsidR="008115CF">
        <w:rPr>
          <w:rFonts w:ascii="Arial" w:hAnsi="Arial" w:cs="Arial"/>
          <w:sz w:val="28"/>
          <w:szCs w:val="28"/>
        </w:rPr>
        <w:t>,</w:t>
      </w:r>
      <w:r w:rsidR="00AD0E07" w:rsidRPr="00366C32">
        <w:rPr>
          <w:rFonts w:ascii="Arial" w:hAnsi="Arial" w:cs="Arial"/>
          <w:i/>
          <w:iCs/>
          <w:sz w:val="28"/>
          <w:szCs w:val="28"/>
        </w:rPr>
        <w:t xml:space="preserve"> </w:t>
      </w:r>
      <w:r w:rsidR="00247549" w:rsidRPr="00366C32">
        <w:rPr>
          <w:rFonts w:ascii="Arial" w:hAnsi="Arial" w:cs="Arial"/>
          <w:i/>
          <w:iCs/>
          <w:sz w:val="28"/>
          <w:szCs w:val="28"/>
        </w:rPr>
        <w:t xml:space="preserve">Enticing spirits </w:t>
      </w:r>
      <w:proofErr w:type="spellStart"/>
      <w:r w:rsidR="00344944">
        <w:rPr>
          <w:rFonts w:ascii="Arial" w:hAnsi="Arial" w:cs="Arial"/>
          <w:sz w:val="28"/>
          <w:szCs w:val="28"/>
        </w:rPr>
        <w:t>takaona</w:t>
      </w:r>
      <w:proofErr w:type="spellEnd"/>
      <w:r w:rsidR="00344944">
        <w:rPr>
          <w:rFonts w:ascii="Arial" w:hAnsi="Arial" w:cs="Arial"/>
          <w:sz w:val="28"/>
          <w:szCs w:val="28"/>
        </w:rPr>
        <w:t xml:space="preserve"> kuti </w:t>
      </w:r>
      <w:proofErr w:type="spellStart"/>
      <w:r w:rsidR="00344944">
        <w:rPr>
          <w:rFonts w:ascii="Arial" w:hAnsi="Arial" w:cs="Arial"/>
          <w:sz w:val="28"/>
          <w:szCs w:val="28"/>
        </w:rPr>
        <w:t>handii</w:t>
      </w:r>
      <w:proofErr w:type="spellEnd"/>
      <w:r w:rsidR="00344944">
        <w:rPr>
          <w:rFonts w:ascii="Arial" w:hAnsi="Arial" w:cs="Arial"/>
          <w:sz w:val="28"/>
          <w:szCs w:val="28"/>
        </w:rPr>
        <w:t xml:space="preserve">…? </w:t>
      </w:r>
      <w:r w:rsidR="008A6F33" w:rsidRPr="002327CB">
        <w:rPr>
          <w:rFonts w:ascii="Arial" w:hAnsi="Arial" w:cs="Arial"/>
          <w:sz w:val="28"/>
          <w:szCs w:val="28"/>
        </w:rPr>
        <w:t xml:space="preserve"> </w:t>
      </w:r>
      <w:r w:rsidR="008A23C5" w:rsidRPr="0056198C">
        <w:rPr>
          <w:rFonts w:ascii="Arial" w:hAnsi="Arial" w:cs="Arial"/>
          <w:sz w:val="18"/>
          <w:szCs w:val="18"/>
        </w:rPr>
        <w:t xml:space="preserve">[Congregation </w:t>
      </w:r>
      <w:r w:rsidR="00563BCF" w:rsidRPr="0056198C">
        <w:rPr>
          <w:rFonts w:ascii="Arial" w:hAnsi="Arial" w:cs="Arial"/>
          <w:sz w:val="18"/>
          <w:szCs w:val="18"/>
        </w:rPr>
        <w:t>says, ‘</w:t>
      </w:r>
      <w:r w:rsidR="008A23C5" w:rsidRPr="0056198C">
        <w:rPr>
          <w:rFonts w:ascii="Arial" w:hAnsi="Arial" w:cs="Arial"/>
          <w:sz w:val="18"/>
          <w:szCs w:val="18"/>
        </w:rPr>
        <w:t>‘</w:t>
      </w:r>
      <w:proofErr w:type="spellStart"/>
      <w:r w:rsidR="00715958" w:rsidRPr="0056198C">
        <w:rPr>
          <w:rFonts w:ascii="Arial" w:hAnsi="Arial" w:cs="Arial"/>
          <w:sz w:val="18"/>
          <w:szCs w:val="18"/>
        </w:rPr>
        <w:t>handizvo</w:t>
      </w:r>
      <w:proofErr w:type="spellEnd"/>
      <w:r w:rsidR="008A23C5" w:rsidRPr="0056198C">
        <w:rPr>
          <w:rFonts w:ascii="Arial" w:hAnsi="Arial" w:cs="Arial"/>
          <w:sz w:val="18"/>
          <w:szCs w:val="18"/>
        </w:rPr>
        <w:t>.’’]</w:t>
      </w:r>
      <w:r w:rsidR="000611DC">
        <w:rPr>
          <w:rFonts w:ascii="Arial" w:hAnsi="Arial" w:cs="Arial"/>
          <w:sz w:val="28"/>
          <w:szCs w:val="28"/>
        </w:rPr>
        <w:t xml:space="preserve"> </w:t>
      </w:r>
      <w:proofErr w:type="spellStart"/>
      <w:r w:rsidR="00366C32">
        <w:rPr>
          <w:rFonts w:ascii="Arial" w:hAnsi="Arial" w:cs="Arial"/>
          <w:sz w:val="28"/>
          <w:szCs w:val="28"/>
        </w:rPr>
        <w:t>Haaah</w:t>
      </w:r>
      <w:proofErr w:type="spellEnd"/>
      <w:r w:rsidR="00366C32">
        <w:rPr>
          <w:rFonts w:ascii="Arial" w:hAnsi="Arial" w:cs="Arial"/>
          <w:sz w:val="28"/>
          <w:szCs w:val="28"/>
        </w:rPr>
        <w:t xml:space="preserve">! </w:t>
      </w:r>
      <w:r w:rsidR="001269DE">
        <w:rPr>
          <w:rFonts w:ascii="Arial" w:hAnsi="Arial" w:cs="Arial"/>
          <w:sz w:val="28"/>
          <w:szCs w:val="28"/>
        </w:rPr>
        <w:t xml:space="preserve">Ini </w:t>
      </w:r>
      <w:proofErr w:type="spellStart"/>
      <w:r w:rsidR="001269DE">
        <w:rPr>
          <w:rFonts w:ascii="Arial" w:hAnsi="Arial" w:cs="Arial"/>
          <w:sz w:val="28"/>
          <w:szCs w:val="28"/>
        </w:rPr>
        <w:t>zvababa</w:t>
      </w:r>
      <w:proofErr w:type="spellEnd"/>
      <w:r w:rsidR="001269DE">
        <w:rPr>
          <w:rFonts w:ascii="Arial" w:hAnsi="Arial" w:cs="Arial"/>
          <w:sz w:val="28"/>
          <w:szCs w:val="28"/>
        </w:rPr>
        <w:t xml:space="preserve"> </w:t>
      </w:r>
      <w:proofErr w:type="spellStart"/>
      <w:r w:rsidR="001269DE">
        <w:rPr>
          <w:rFonts w:ascii="Arial" w:hAnsi="Arial" w:cs="Arial"/>
          <w:sz w:val="28"/>
          <w:szCs w:val="28"/>
        </w:rPr>
        <w:t>vaya</w:t>
      </w:r>
      <w:proofErr w:type="spellEnd"/>
      <w:r w:rsidR="001269DE">
        <w:rPr>
          <w:rFonts w:ascii="Arial" w:hAnsi="Arial" w:cs="Arial"/>
          <w:sz w:val="28"/>
          <w:szCs w:val="28"/>
        </w:rPr>
        <w:t xml:space="preserve"> I’ve had enough of him</w:t>
      </w:r>
      <w:r w:rsidR="00330BCA">
        <w:rPr>
          <w:rFonts w:ascii="Arial" w:hAnsi="Arial" w:cs="Arial"/>
          <w:sz w:val="28"/>
          <w:szCs w:val="28"/>
        </w:rPr>
        <w:t>.</w:t>
      </w:r>
      <w:r w:rsidR="001269DE" w:rsidRPr="001269DE">
        <w:rPr>
          <w:rFonts w:ascii="Arial" w:hAnsi="Arial" w:cs="Arial"/>
          <w:sz w:val="28"/>
          <w:szCs w:val="28"/>
        </w:rPr>
        <w:t xml:space="preserve"> </w:t>
      </w:r>
      <w:r w:rsidR="009800C1" w:rsidRPr="009800C1">
        <w:rPr>
          <w:rFonts w:ascii="Arial" w:hAnsi="Arial" w:cs="Arial"/>
          <w:sz w:val="18"/>
          <w:szCs w:val="28"/>
        </w:rPr>
        <w:t>[Congregation laughs]</w:t>
      </w:r>
      <w:r w:rsidR="001269DE">
        <w:rPr>
          <w:rFonts w:ascii="Arial" w:hAnsi="Arial" w:cs="Arial"/>
          <w:sz w:val="28"/>
          <w:szCs w:val="28"/>
        </w:rPr>
        <w:t xml:space="preserve"> </w:t>
      </w:r>
      <w:r w:rsidR="00C53775">
        <w:rPr>
          <w:rFonts w:ascii="Arial" w:hAnsi="Arial" w:cs="Arial"/>
          <w:sz w:val="28"/>
          <w:szCs w:val="28"/>
        </w:rPr>
        <w:t xml:space="preserve">I’ve had enough of him. Mwari </w:t>
      </w:r>
      <w:proofErr w:type="spellStart"/>
      <w:r w:rsidR="00C53775">
        <w:rPr>
          <w:rFonts w:ascii="Arial" w:hAnsi="Arial" w:cs="Arial"/>
          <w:sz w:val="28"/>
          <w:szCs w:val="28"/>
        </w:rPr>
        <w:t>ngavandiregerere</w:t>
      </w:r>
      <w:proofErr w:type="spellEnd"/>
      <w:r w:rsidR="00C53775">
        <w:rPr>
          <w:rFonts w:ascii="Arial" w:hAnsi="Arial" w:cs="Arial"/>
          <w:sz w:val="28"/>
          <w:szCs w:val="28"/>
        </w:rPr>
        <w:t xml:space="preserve"> ipapo</w:t>
      </w:r>
      <w:r w:rsidR="00F40A61">
        <w:rPr>
          <w:rFonts w:ascii="Arial" w:hAnsi="Arial" w:cs="Arial"/>
          <w:sz w:val="28"/>
          <w:szCs w:val="28"/>
        </w:rPr>
        <w:t>.</w:t>
      </w:r>
      <w:r w:rsidR="005E675A">
        <w:rPr>
          <w:rFonts w:ascii="Arial" w:hAnsi="Arial" w:cs="Arial"/>
          <w:sz w:val="28"/>
          <w:szCs w:val="28"/>
        </w:rPr>
        <w:t xml:space="preserve"> I’ve just had enough of him </w:t>
      </w:r>
      <w:r w:rsidR="00534101">
        <w:rPr>
          <w:rFonts w:ascii="Arial" w:hAnsi="Arial" w:cs="Arial"/>
          <w:sz w:val="28"/>
          <w:szCs w:val="28"/>
        </w:rPr>
        <w:t>ha-</w:t>
      </w:r>
      <w:proofErr w:type="spellStart"/>
      <w:r w:rsidR="00534101">
        <w:rPr>
          <w:rFonts w:ascii="Arial" w:hAnsi="Arial" w:cs="Arial"/>
          <w:sz w:val="28"/>
          <w:szCs w:val="28"/>
        </w:rPr>
        <w:t>moona</w:t>
      </w:r>
      <w:proofErr w:type="spellEnd"/>
      <w:r w:rsidR="005E675A">
        <w:rPr>
          <w:rFonts w:ascii="Arial" w:hAnsi="Arial" w:cs="Arial"/>
          <w:sz w:val="28"/>
          <w:szCs w:val="28"/>
        </w:rPr>
        <w:t xml:space="preserve"> </w:t>
      </w:r>
      <w:proofErr w:type="spellStart"/>
      <w:r w:rsidR="005E675A">
        <w:rPr>
          <w:rFonts w:ascii="Arial" w:hAnsi="Arial" w:cs="Arial"/>
          <w:sz w:val="28"/>
          <w:szCs w:val="28"/>
        </w:rPr>
        <w:t>ehe</w:t>
      </w:r>
      <w:proofErr w:type="spellEnd"/>
      <w:r w:rsidR="005E675A">
        <w:rPr>
          <w:rFonts w:ascii="Arial" w:hAnsi="Arial" w:cs="Arial"/>
          <w:sz w:val="28"/>
          <w:szCs w:val="28"/>
        </w:rPr>
        <w:t xml:space="preserve">. </w:t>
      </w:r>
      <w:r w:rsidR="002F633F">
        <w:rPr>
          <w:rFonts w:ascii="Arial" w:hAnsi="Arial" w:cs="Arial"/>
          <w:sz w:val="28"/>
          <w:szCs w:val="28"/>
        </w:rPr>
        <w:t>I’ve just had enough of him</w:t>
      </w:r>
      <w:r w:rsidR="00F40A61">
        <w:rPr>
          <w:rFonts w:ascii="Arial" w:hAnsi="Arial" w:cs="Arial"/>
          <w:sz w:val="28"/>
          <w:szCs w:val="28"/>
        </w:rPr>
        <w:t>,</w:t>
      </w:r>
      <w:r w:rsidR="00543A3C">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2F633F">
        <w:rPr>
          <w:rFonts w:ascii="Arial" w:hAnsi="Arial" w:cs="Arial"/>
          <w:sz w:val="28"/>
          <w:szCs w:val="28"/>
        </w:rPr>
        <w:t xml:space="preserve">! Hameno </w:t>
      </w:r>
      <w:proofErr w:type="spellStart"/>
      <w:r w:rsidR="002F633F">
        <w:rPr>
          <w:rFonts w:ascii="Arial" w:hAnsi="Arial" w:cs="Arial"/>
          <w:sz w:val="28"/>
          <w:szCs w:val="28"/>
        </w:rPr>
        <w:t>zvavo</w:t>
      </w:r>
      <w:proofErr w:type="spellEnd"/>
      <w:r w:rsidR="002F633F">
        <w:rPr>
          <w:rFonts w:ascii="Arial" w:hAnsi="Arial" w:cs="Arial"/>
          <w:sz w:val="28"/>
          <w:szCs w:val="28"/>
        </w:rPr>
        <w:t xml:space="preserve"> </w:t>
      </w:r>
      <w:proofErr w:type="spellStart"/>
      <w:r w:rsidR="002F633F">
        <w:rPr>
          <w:rFonts w:ascii="Arial" w:hAnsi="Arial" w:cs="Arial"/>
          <w:sz w:val="28"/>
          <w:szCs w:val="28"/>
        </w:rPr>
        <w:t>vasinga</w:t>
      </w:r>
      <w:proofErr w:type="spellEnd"/>
      <w:r w:rsidR="002F633F">
        <w:rPr>
          <w:rFonts w:ascii="Arial" w:hAnsi="Arial" w:cs="Arial"/>
          <w:sz w:val="28"/>
          <w:szCs w:val="28"/>
        </w:rPr>
        <w:t xml:space="preserve"> </w:t>
      </w:r>
      <w:proofErr w:type="spellStart"/>
      <w:r w:rsidR="002F633F">
        <w:rPr>
          <w:rFonts w:ascii="Arial" w:hAnsi="Arial" w:cs="Arial"/>
          <w:sz w:val="28"/>
          <w:szCs w:val="28"/>
        </w:rPr>
        <w:t>mudii</w:t>
      </w:r>
      <w:proofErr w:type="spellEnd"/>
      <w:r w:rsidR="002F633F">
        <w:rPr>
          <w:rFonts w:ascii="Arial" w:hAnsi="Arial" w:cs="Arial"/>
          <w:sz w:val="28"/>
          <w:szCs w:val="28"/>
        </w:rPr>
        <w:t xml:space="preserve">…? </w:t>
      </w:r>
      <w:r w:rsidR="00093E54">
        <w:rPr>
          <w:rFonts w:ascii="Arial" w:hAnsi="Arial" w:cs="Arial"/>
          <w:sz w:val="28"/>
          <w:szCs w:val="28"/>
        </w:rPr>
        <w:t xml:space="preserve"> Vasinga </w:t>
      </w:r>
      <w:proofErr w:type="spellStart"/>
      <w:r w:rsidR="00093E54">
        <w:rPr>
          <w:rFonts w:ascii="Arial" w:hAnsi="Arial" w:cs="Arial"/>
          <w:sz w:val="28"/>
          <w:szCs w:val="28"/>
        </w:rPr>
        <w:t>muzive</w:t>
      </w:r>
      <w:proofErr w:type="spellEnd"/>
      <w:r w:rsidR="00093E54">
        <w:rPr>
          <w:rFonts w:ascii="Arial" w:hAnsi="Arial" w:cs="Arial"/>
          <w:sz w:val="28"/>
          <w:szCs w:val="28"/>
        </w:rPr>
        <w:t xml:space="preserve"> </w:t>
      </w:r>
      <w:r w:rsidR="00EC692F">
        <w:rPr>
          <w:rFonts w:ascii="Arial" w:hAnsi="Arial" w:cs="Arial"/>
          <w:sz w:val="28"/>
          <w:szCs w:val="28"/>
        </w:rPr>
        <w:t xml:space="preserve">kana kuti </w:t>
      </w:r>
      <w:proofErr w:type="spellStart"/>
      <w:r w:rsidR="00EC692F">
        <w:rPr>
          <w:rFonts w:ascii="Arial" w:hAnsi="Arial" w:cs="Arial"/>
          <w:sz w:val="28"/>
          <w:szCs w:val="28"/>
        </w:rPr>
        <w:t>vanoti</w:t>
      </w:r>
      <w:proofErr w:type="spellEnd"/>
      <w:r w:rsidR="00EC692F">
        <w:rPr>
          <w:rFonts w:ascii="Arial" w:hAnsi="Arial" w:cs="Arial"/>
          <w:sz w:val="28"/>
          <w:szCs w:val="28"/>
        </w:rPr>
        <w:t xml:space="preserve"> </w:t>
      </w:r>
      <w:proofErr w:type="spellStart"/>
      <w:r w:rsidR="00EC692F">
        <w:rPr>
          <w:rFonts w:ascii="Arial" w:hAnsi="Arial" w:cs="Arial"/>
          <w:sz w:val="28"/>
          <w:szCs w:val="28"/>
        </w:rPr>
        <w:t>a</w:t>
      </w:r>
      <w:r w:rsidR="005D1150">
        <w:rPr>
          <w:rFonts w:ascii="Arial" w:hAnsi="Arial" w:cs="Arial"/>
          <w:sz w:val="28"/>
          <w:szCs w:val="28"/>
        </w:rPr>
        <w:t>chinja</w:t>
      </w:r>
      <w:proofErr w:type="spellEnd"/>
      <w:r w:rsidR="00F40A61">
        <w:rPr>
          <w:rFonts w:ascii="Arial" w:hAnsi="Arial" w:cs="Arial"/>
          <w:sz w:val="28"/>
          <w:szCs w:val="28"/>
        </w:rPr>
        <w:t>.</w:t>
      </w:r>
      <w:r w:rsidR="005D1150">
        <w:rPr>
          <w:rFonts w:ascii="Arial" w:hAnsi="Arial" w:cs="Arial"/>
          <w:sz w:val="28"/>
          <w:szCs w:val="28"/>
        </w:rPr>
        <w:t xml:space="preserve"> </w:t>
      </w:r>
      <w:r w:rsidR="00F40A61">
        <w:rPr>
          <w:rFonts w:ascii="Arial" w:hAnsi="Arial" w:cs="Arial"/>
          <w:sz w:val="28"/>
          <w:szCs w:val="28"/>
        </w:rPr>
        <w:t>E</w:t>
      </w:r>
      <w:r w:rsidR="005D1150">
        <w:rPr>
          <w:rFonts w:ascii="Arial" w:hAnsi="Arial" w:cs="Arial"/>
          <w:sz w:val="28"/>
          <w:szCs w:val="28"/>
        </w:rPr>
        <w:t xml:space="preserve">nde </w:t>
      </w:r>
      <w:proofErr w:type="spellStart"/>
      <w:r w:rsidR="005D1150">
        <w:rPr>
          <w:rFonts w:ascii="Arial" w:hAnsi="Arial" w:cs="Arial"/>
          <w:sz w:val="28"/>
          <w:szCs w:val="28"/>
        </w:rPr>
        <w:t>vanoti</w:t>
      </w:r>
      <w:proofErr w:type="spellEnd"/>
      <w:r w:rsidR="005D1150">
        <w:rPr>
          <w:rFonts w:ascii="Arial" w:hAnsi="Arial" w:cs="Arial"/>
          <w:sz w:val="28"/>
          <w:szCs w:val="28"/>
        </w:rPr>
        <w:t xml:space="preserve"> </w:t>
      </w:r>
      <w:proofErr w:type="spellStart"/>
      <w:r w:rsidR="005D1150">
        <w:rPr>
          <w:rFonts w:ascii="Arial" w:hAnsi="Arial" w:cs="Arial"/>
          <w:sz w:val="28"/>
          <w:szCs w:val="28"/>
        </w:rPr>
        <w:t>achinja</w:t>
      </w:r>
      <w:proofErr w:type="spellEnd"/>
      <w:r w:rsidR="005D1150">
        <w:rPr>
          <w:rFonts w:ascii="Arial" w:hAnsi="Arial" w:cs="Arial"/>
          <w:sz w:val="28"/>
          <w:szCs w:val="28"/>
        </w:rPr>
        <w:t xml:space="preserve"> </w:t>
      </w:r>
      <w:proofErr w:type="spellStart"/>
      <w:r w:rsidR="005D1150">
        <w:rPr>
          <w:rFonts w:ascii="Arial" w:hAnsi="Arial" w:cs="Arial"/>
          <w:sz w:val="28"/>
          <w:szCs w:val="28"/>
        </w:rPr>
        <w:t>vanenge</w:t>
      </w:r>
      <w:proofErr w:type="spellEnd"/>
      <w:r w:rsidR="005D1150">
        <w:rPr>
          <w:rFonts w:ascii="Arial" w:hAnsi="Arial" w:cs="Arial"/>
          <w:sz w:val="28"/>
          <w:szCs w:val="28"/>
        </w:rPr>
        <w:t xml:space="preserve"> </w:t>
      </w:r>
      <w:proofErr w:type="spellStart"/>
      <w:r w:rsidR="005D1150">
        <w:rPr>
          <w:rFonts w:ascii="Arial" w:hAnsi="Arial" w:cs="Arial"/>
          <w:sz w:val="28"/>
          <w:szCs w:val="28"/>
        </w:rPr>
        <w:t>vachiti</w:t>
      </w:r>
      <w:proofErr w:type="spellEnd"/>
      <w:r w:rsidR="005D1150">
        <w:rPr>
          <w:rFonts w:ascii="Arial" w:hAnsi="Arial" w:cs="Arial"/>
          <w:sz w:val="28"/>
          <w:szCs w:val="28"/>
        </w:rPr>
        <w:t xml:space="preserve"> </w:t>
      </w:r>
      <w:proofErr w:type="spellStart"/>
      <w:r w:rsidR="008C3D02">
        <w:rPr>
          <w:rFonts w:ascii="Arial" w:hAnsi="Arial" w:cs="Arial"/>
          <w:sz w:val="28"/>
          <w:szCs w:val="28"/>
        </w:rPr>
        <w:t>achinja</w:t>
      </w:r>
      <w:proofErr w:type="spellEnd"/>
      <w:r w:rsidR="008C3D02">
        <w:rPr>
          <w:rFonts w:ascii="Arial" w:hAnsi="Arial" w:cs="Arial"/>
          <w:sz w:val="28"/>
          <w:szCs w:val="28"/>
        </w:rPr>
        <w:t xml:space="preserve"> </w:t>
      </w:r>
      <w:proofErr w:type="spellStart"/>
      <w:r w:rsidR="008C3D02">
        <w:rPr>
          <w:rFonts w:ascii="Arial" w:hAnsi="Arial" w:cs="Arial"/>
          <w:sz w:val="28"/>
          <w:szCs w:val="28"/>
        </w:rPr>
        <w:t>pachii</w:t>
      </w:r>
      <w:proofErr w:type="spellEnd"/>
      <w:r w:rsidR="008C3D02">
        <w:rPr>
          <w:rFonts w:ascii="Arial" w:hAnsi="Arial" w:cs="Arial"/>
          <w:sz w:val="28"/>
          <w:szCs w:val="28"/>
        </w:rPr>
        <w:t xml:space="preserve">. </w:t>
      </w:r>
      <w:proofErr w:type="spellStart"/>
      <w:r w:rsidR="008C3D02">
        <w:rPr>
          <w:rFonts w:ascii="Arial" w:hAnsi="Arial" w:cs="Arial"/>
          <w:sz w:val="28"/>
          <w:szCs w:val="28"/>
        </w:rPr>
        <w:t>Vanofanira</w:t>
      </w:r>
      <w:proofErr w:type="spellEnd"/>
      <w:r w:rsidR="008C3D02">
        <w:rPr>
          <w:rFonts w:ascii="Arial" w:hAnsi="Arial" w:cs="Arial"/>
          <w:sz w:val="28"/>
          <w:szCs w:val="28"/>
        </w:rPr>
        <w:t xml:space="preserve"> k</w:t>
      </w:r>
      <w:r w:rsidR="000414DE">
        <w:rPr>
          <w:rFonts w:ascii="Arial" w:hAnsi="Arial" w:cs="Arial"/>
          <w:sz w:val="28"/>
          <w:szCs w:val="28"/>
        </w:rPr>
        <w:t>u</w:t>
      </w:r>
      <w:r w:rsidR="00674310">
        <w:rPr>
          <w:rFonts w:ascii="Arial" w:hAnsi="Arial" w:cs="Arial"/>
          <w:sz w:val="28"/>
          <w:szCs w:val="28"/>
        </w:rPr>
        <w:t xml:space="preserve"> </w:t>
      </w:r>
      <w:proofErr w:type="spellStart"/>
      <w:r w:rsidR="000414DE" w:rsidRPr="001C1091">
        <w:rPr>
          <w:rFonts w:ascii="Arial" w:hAnsi="Arial" w:cs="Arial"/>
          <w:i/>
          <w:iCs/>
          <w:sz w:val="28"/>
          <w:szCs w:val="28"/>
        </w:rPr>
        <w:t>j</w:t>
      </w:r>
      <w:r w:rsidR="00674310" w:rsidRPr="001C1091">
        <w:rPr>
          <w:rFonts w:ascii="Arial" w:hAnsi="Arial" w:cs="Arial"/>
          <w:i/>
          <w:iCs/>
          <w:sz w:val="28"/>
          <w:szCs w:val="28"/>
        </w:rPr>
        <w:t>ud</w:t>
      </w:r>
      <w:r w:rsidR="000414DE" w:rsidRPr="001C1091">
        <w:rPr>
          <w:rFonts w:ascii="Arial" w:hAnsi="Arial" w:cs="Arial"/>
          <w:i/>
          <w:iCs/>
          <w:sz w:val="28"/>
          <w:szCs w:val="28"/>
        </w:rPr>
        <w:t>g</w:t>
      </w:r>
      <w:proofErr w:type="spellEnd"/>
      <w:r w:rsidR="001C1091" w:rsidRPr="001C1091">
        <w:rPr>
          <w:rFonts w:ascii="Arial" w:hAnsi="Arial" w:cs="Arial"/>
          <w:i/>
          <w:iCs/>
          <w:sz w:val="28"/>
          <w:szCs w:val="28"/>
        </w:rPr>
        <w:t>-</w:t>
      </w:r>
      <w:r w:rsidR="000414DE" w:rsidRPr="001C1091">
        <w:rPr>
          <w:rFonts w:ascii="Arial" w:hAnsi="Arial" w:cs="Arial"/>
          <w:i/>
          <w:iCs/>
          <w:sz w:val="28"/>
          <w:szCs w:val="28"/>
        </w:rPr>
        <w:t>a</w:t>
      </w:r>
      <w:r w:rsidR="000414DE">
        <w:rPr>
          <w:rFonts w:ascii="Arial" w:hAnsi="Arial" w:cs="Arial"/>
          <w:sz w:val="28"/>
          <w:szCs w:val="28"/>
        </w:rPr>
        <w:t xml:space="preserve"> </w:t>
      </w:r>
      <w:proofErr w:type="spellStart"/>
      <w:r w:rsidR="004D13C6">
        <w:rPr>
          <w:rFonts w:ascii="Arial" w:hAnsi="Arial" w:cs="Arial"/>
          <w:sz w:val="28"/>
          <w:szCs w:val="28"/>
        </w:rPr>
        <w:t>kuchinja</w:t>
      </w:r>
      <w:proofErr w:type="spellEnd"/>
      <w:r w:rsidR="004D13C6">
        <w:rPr>
          <w:rFonts w:ascii="Arial" w:hAnsi="Arial" w:cs="Arial"/>
          <w:sz w:val="28"/>
          <w:szCs w:val="28"/>
        </w:rPr>
        <w:t xml:space="preserve"> </w:t>
      </w:r>
      <w:proofErr w:type="spellStart"/>
      <w:r w:rsidR="004D13C6">
        <w:rPr>
          <w:rFonts w:ascii="Arial" w:hAnsi="Arial" w:cs="Arial"/>
          <w:sz w:val="28"/>
          <w:szCs w:val="28"/>
        </w:rPr>
        <w:t>kwak</w:t>
      </w:r>
      <w:r w:rsidR="00843CEF">
        <w:rPr>
          <w:rFonts w:ascii="Arial" w:hAnsi="Arial" w:cs="Arial"/>
          <w:sz w:val="28"/>
          <w:szCs w:val="28"/>
        </w:rPr>
        <w:t>e</w:t>
      </w:r>
      <w:proofErr w:type="spellEnd"/>
      <w:r w:rsidR="004D13C6">
        <w:rPr>
          <w:rFonts w:ascii="Arial" w:hAnsi="Arial" w:cs="Arial"/>
          <w:sz w:val="28"/>
          <w:szCs w:val="28"/>
        </w:rPr>
        <w:t xml:space="preserve"> </w:t>
      </w:r>
      <w:proofErr w:type="spellStart"/>
      <w:r w:rsidR="004D13C6">
        <w:rPr>
          <w:rFonts w:ascii="Arial" w:hAnsi="Arial" w:cs="Arial"/>
          <w:sz w:val="28"/>
          <w:szCs w:val="28"/>
        </w:rPr>
        <w:t>ndivanan</w:t>
      </w:r>
      <w:r w:rsidR="00997105">
        <w:rPr>
          <w:rFonts w:ascii="Arial" w:hAnsi="Arial" w:cs="Arial"/>
          <w:sz w:val="28"/>
          <w:szCs w:val="28"/>
        </w:rPr>
        <w:t>i</w:t>
      </w:r>
      <w:proofErr w:type="spellEnd"/>
      <w:r w:rsidR="00997105">
        <w:rPr>
          <w:rFonts w:ascii="Arial" w:hAnsi="Arial" w:cs="Arial"/>
          <w:sz w:val="28"/>
          <w:szCs w:val="28"/>
        </w:rPr>
        <w:t>? N</w:t>
      </w:r>
      <w:r w:rsidR="00901579">
        <w:rPr>
          <w:rFonts w:ascii="Arial" w:hAnsi="Arial" w:cs="Arial"/>
          <w:sz w:val="28"/>
          <w:szCs w:val="28"/>
        </w:rPr>
        <w:t>disu</w:t>
      </w:r>
      <w:r w:rsidR="00F40A61">
        <w:rPr>
          <w:rFonts w:ascii="Arial" w:hAnsi="Arial" w:cs="Arial"/>
          <w:sz w:val="28"/>
          <w:szCs w:val="28"/>
        </w:rPr>
        <w:t>. T</w:t>
      </w:r>
      <w:r w:rsidR="00901579">
        <w:rPr>
          <w:rFonts w:ascii="Arial" w:hAnsi="Arial" w:cs="Arial"/>
          <w:sz w:val="28"/>
          <w:szCs w:val="28"/>
        </w:rPr>
        <w:t>he man hasn’t.</w:t>
      </w:r>
      <w:r w:rsidR="005D1150">
        <w:rPr>
          <w:rFonts w:ascii="Arial" w:hAnsi="Arial" w:cs="Arial"/>
          <w:sz w:val="28"/>
          <w:szCs w:val="28"/>
        </w:rPr>
        <w:t xml:space="preserve"> </w:t>
      </w:r>
      <w:r w:rsidR="00EC692F">
        <w:rPr>
          <w:rFonts w:ascii="Arial" w:hAnsi="Arial" w:cs="Arial"/>
          <w:sz w:val="28"/>
          <w:szCs w:val="28"/>
        </w:rPr>
        <w:t xml:space="preserve"> </w:t>
      </w:r>
    </w:p>
    <w:p w14:paraId="31757367" w14:textId="5AACCE25" w:rsidR="002B09F4" w:rsidRDefault="00384E02" w:rsidP="00EE1207">
      <w:pPr>
        <w:jc w:val="both"/>
        <w:rPr>
          <w:rFonts w:ascii="Arial" w:hAnsi="Arial" w:cs="Arial"/>
          <w:sz w:val="28"/>
          <w:szCs w:val="28"/>
        </w:rPr>
      </w:pPr>
      <w:r>
        <w:rPr>
          <w:rFonts w:ascii="Arial" w:hAnsi="Arial" w:cs="Arial"/>
          <w:sz w:val="28"/>
          <w:szCs w:val="28"/>
          <w:vertAlign w:val="superscript"/>
        </w:rPr>
        <w:t xml:space="preserve">84 </w:t>
      </w:r>
      <w:proofErr w:type="spellStart"/>
      <w:r w:rsidR="00516340">
        <w:rPr>
          <w:rFonts w:ascii="Arial" w:hAnsi="Arial" w:cs="Arial"/>
          <w:sz w:val="28"/>
          <w:szCs w:val="28"/>
        </w:rPr>
        <w:t>Ndopakapinzwa</w:t>
      </w:r>
      <w:proofErr w:type="spellEnd"/>
      <w:r w:rsidR="00516340">
        <w:rPr>
          <w:rFonts w:ascii="Arial" w:hAnsi="Arial" w:cs="Arial"/>
          <w:sz w:val="28"/>
          <w:szCs w:val="28"/>
        </w:rPr>
        <w:t xml:space="preserve"> vana Sister Vimbai ava</w:t>
      </w:r>
      <w:r w:rsidR="000157F3">
        <w:rPr>
          <w:rFonts w:ascii="Arial" w:hAnsi="Arial" w:cs="Arial"/>
          <w:sz w:val="28"/>
          <w:szCs w:val="28"/>
        </w:rPr>
        <w:t xml:space="preserve">, Gumbura ava </w:t>
      </w:r>
      <w:proofErr w:type="spellStart"/>
      <w:r w:rsidR="000157F3">
        <w:rPr>
          <w:rFonts w:ascii="Arial" w:hAnsi="Arial" w:cs="Arial"/>
          <w:sz w:val="28"/>
          <w:szCs w:val="28"/>
        </w:rPr>
        <w:t>ikokoko</w:t>
      </w:r>
      <w:proofErr w:type="spellEnd"/>
      <w:r w:rsidR="000157F3">
        <w:rPr>
          <w:rFonts w:ascii="Arial" w:hAnsi="Arial" w:cs="Arial"/>
          <w:sz w:val="28"/>
          <w:szCs w:val="28"/>
        </w:rPr>
        <w:t xml:space="preserve">. Vana Sister </w:t>
      </w:r>
      <w:proofErr w:type="spellStart"/>
      <w:r w:rsidR="002706EF">
        <w:rPr>
          <w:rFonts w:ascii="Arial" w:hAnsi="Arial" w:cs="Arial"/>
          <w:sz w:val="28"/>
          <w:szCs w:val="28"/>
        </w:rPr>
        <w:t>ehh</w:t>
      </w:r>
      <w:proofErr w:type="spellEnd"/>
      <w:r w:rsidR="002706EF">
        <w:rPr>
          <w:rFonts w:ascii="Arial" w:hAnsi="Arial" w:cs="Arial"/>
          <w:sz w:val="28"/>
          <w:szCs w:val="28"/>
        </w:rPr>
        <w:t>…</w:t>
      </w:r>
      <w:r w:rsidR="000157F3">
        <w:rPr>
          <w:rFonts w:ascii="Arial" w:hAnsi="Arial" w:cs="Arial"/>
          <w:sz w:val="28"/>
          <w:szCs w:val="28"/>
        </w:rPr>
        <w:t xml:space="preserve"> </w:t>
      </w:r>
      <w:proofErr w:type="spellStart"/>
      <w:r w:rsidR="000157F3">
        <w:rPr>
          <w:rFonts w:ascii="Arial" w:hAnsi="Arial" w:cs="Arial"/>
          <w:sz w:val="28"/>
          <w:szCs w:val="28"/>
        </w:rPr>
        <w:t>Munaki</w:t>
      </w:r>
      <w:proofErr w:type="spellEnd"/>
      <w:r w:rsidR="000157F3">
        <w:rPr>
          <w:rFonts w:ascii="Arial" w:hAnsi="Arial" w:cs="Arial"/>
          <w:sz w:val="28"/>
          <w:szCs w:val="28"/>
        </w:rPr>
        <w:t>, Patricia Munaki</w:t>
      </w:r>
      <w:r w:rsidR="00DE1C88">
        <w:rPr>
          <w:rFonts w:ascii="Arial" w:hAnsi="Arial" w:cs="Arial"/>
          <w:sz w:val="28"/>
          <w:szCs w:val="28"/>
        </w:rPr>
        <w:t xml:space="preserve"> vana </w:t>
      </w:r>
      <w:proofErr w:type="spellStart"/>
      <w:r w:rsidR="001520F8">
        <w:rPr>
          <w:rFonts w:ascii="Arial" w:hAnsi="Arial" w:cs="Arial"/>
          <w:sz w:val="28"/>
          <w:szCs w:val="28"/>
        </w:rPr>
        <w:t>andi-i-andi-i</w:t>
      </w:r>
      <w:proofErr w:type="spellEnd"/>
      <w:r w:rsidR="001520F8">
        <w:rPr>
          <w:rFonts w:ascii="Arial" w:hAnsi="Arial" w:cs="Arial"/>
          <w:sz w:val="28"/>
          <w:szCs w:val="28"/>
        </w:rPr>
        <w:t xml:space="preserve"> </w:t>
      </w:r>
      <w:r w:rsidR="00230871">
        <w:rPr>
          <w:rFonts w:ascii="Arial" w:hAnsi="Arial" w:cs="Arial"/>
          <w:sz w:val="28"/>
          <w:szCs w:val="28"/>
        </w:rPr>
        <w:t>the list is endless</w:t>
      </w:r>
      <w:r w:rsidR="001A092A">
        <w:rPr>
          <w:rFonts w:ascii="Arial" w:hAnsi="Arial" w:cs="Arial"/>
          <w:sz w:val="28"/>
          <w:szCs w:val="28"/>
        </w:rPr>
        <w:t>.</w:t>
      </w:r>
      <w:r w:rsidR="00230871">
        <w:rPr>
          <w:rFonts w:ascii="Arial" w:hAnsi="Arial" w:cs="Arial"/>
          <w:sz w:val="28"/>
          <w:szCs w:val="28"/>
        </w:rPr>
        <w:t xml:space="preserve"> </w:t>
      </w:r>
      <w:r w:rsidR="001A092A">
        <w:rPr>
          <w:rFonts w:ascii="Arial" w:hAnsi="Arial" w:cs="Arial"/>
          <w:sz w:val="28"/>
          <w:szCs w:val="28"/>
        </w:rPr>
        <w:lastRenderedPageBreak/>
        <w:t>T</w:t>
      </w:r>
      <w:r w:rsidR="00230871">
        <w:rPr>
          <w:rFonts w:ascii="Arial" w:hAnsi="Arial" w:cs="Arial"/>
          <w:sz w:val="28"/>
          <w:szCs w:val="28"/>
        </w:rPr>
        <w:t>h</w:t>
      </w:r>
      <w:r w:rsidR="001C534A">
        <w:rPr>
          <w:rFonts w:ascii="Arial" w:hAnsi="Arial" w:cs="Arial"/>
          <w:sz w:val="28"/>
          <w:szCs w:val="28"/>
        </w:rPr>
        <w:t>e list is endless</w:t>
      </w:r>
      <w:r w:rsidR="001A092A">
        <w:rPr>
          <w:rFonts w:ascii="Arial" w:hAnsi="Arial" w:cs="Arial"/>
          <w:sz w:val="28"/>
          <w:szCs w:val="28"/>
        </w:rPr>
        <w:t>,</w:t>
      </w:r>
      <w:r w:rsidR="001C534A">
        <w:rPr>
          <w:rFonts w:ascii="Arial" w:hAnsi="Arial" w:cs="Arial"/>
          <w:sz w:val="28"/>
          <w:szCs w:val="28"/>
        </w:rPr>
        <w:t xml:space="preserve"> you ju</w:t>
      </w:r>
      <w:r w:rsidR="002B09F4">
        <w:rPr>
          <w:rFonts w:ascii="Arial" w:hAnsi="Arial" w:cs="Arial"/>
          <w:sz w:val="28"/>
          <w:szCs w:val="28"/>
        </w:rPr>
        <w:t>s</w:t>
      </w:r>
      <w:r w:rsidR="001C534A">
        <w:rPr>
          <w:rFonts w:ascii="Arial" w:hAnsi="Arial" w:cs="Arial"/>
          <w:sz w:val="28"/>
          <w:szCs w:val="28"/>
        </w:rPr>
        <w:t xml:space="preserve">t cannot finish </w:t>
      </w:r>
      <w:r w:rsidR="00534101">
        <w:rPr>
          <w:rFonts w:ascii="Arial" w:hAnsi="Arial" w:cs="Arial"/>
          <w:sz w:val="28"/>
          <w:szCs w:val="28"/>
        </w:rPr>
        <w:t>ha-</w:t>
      </w:r>
      <w:proofErr w:type="spellStart"/>
      <w:r w:rsidR="00534101">
        <w:rPr>
          <w:rFonts w:ascii="Arial" w:hAnsi="Arial" w:cs="Arial"/>
          <w:sz w:val="28"/>
          <w:szCs w:val="28"/>
        </w:rPr>
        <w:t>maona</w:t>
      </w:r>
      <w:proofErr w:type="spellEnd"/>
      <w:r w:rsidR="001C534A">
        <w:rPr>
          <w:rFonts w:ascii="Arial" w:hAnsi="Arial" w:cs="Arial"/>
          <w:sz w:val="28"/>
          <w:szCs w:val="28"/>
        </w:rPr>
        <w:t xml:space="preserve">. </w:t>
      </w:r>
      <w:r w:rsidR="00BB0EF2">
        <w:rPr>
          <w:rFonts w:ascii="Arial" w:hAnsi="Arial" w:cs="Arial"/>
          <w:sz w:val="28"/>
          <w:szCs w:val="28"/>
        </w:rPr>
        <w:t xml:space="preserve">Then </w:t>
      </w:r>
      <w:proofErr w:type="spellStart"/>
      <w:r w:rsidR="00BB0EF2">
        <w:rPr>
          <w:rFonts w:ascii="Arial" w:hAnsi="Arial" w:cs="Arial"/>
          <w:sz w:val="28"/>
          <w:szCs w:val="28"/>
        </w:rPr>
        <w:t>ndobva</w:t>
      </w:r>
      <w:proofErr w:type="spellEnd"/>
      <w:r w:rsidR="00BB0EF2">
        <w:rPr>
          <w:rFonts w:ascii="Arial" w:hAnsi="Arial" w:cs="Arial"/>
          <w:sz w:val="28"/>
          <w:szCs w:val="28"/>
        </w:rPr>
        <w:t xml:space="preserve"> </w:t>
      </w:r>
      <w:proofErr w:type="spellStart"/>
      <w:r w:rsidR="00BB0EF2">
        <w:rPr>
          <w:rFonts w:ascii="Arial" w:hAnsi="Arial" w:cs="Arial"/>
          <w:sz w:val="28"/>
          <w:szCs w:val="28"/>
        </w:rPr>
        <w:t>vati</w:t>
      </w:r>
      <w:proofErr w:type="spellEnd"/>
      <w:r w:rsidR="00BB0EF2">
        <w:rPr>
          <w:rFonts w:ascii="Arial" w:hAnsi="Arial" w:cs="Arial"/>
          <w:sz w:val="28"/>
          <w:szCs w:val="28"/>
        </w:rPr>
        <w:t xml:space="preserve"> </w:t>
      </w:r>
      <w:proofErr w:type="spellStart"/>
      <w:r w:rsidR="00BB0EF2">
        <w:rPr>
          <w:rFonts w:ascii="Arial" w:hAnsi="Arial" w:cs="Arial"/>
          <w:sz w:val="28"/>
          <w:szCs w:val="28"/>
        </w:rPr>
        <w:t>muno</w:t>
      </w:r>
      <w:proofErr w:type="spellEnd"/>
      <w:r w:rsidR="00BB0EF2">
        <w:rPr>
          <w:rFonts w:ascii="Arial" w:hAnsi="Arial" w:cs="Arial"/>
          <w:sz w:val="28"/>
          <w:szCs w:val="28"/>
        </w:rPr>
        <w:t xml:space="preserve"> </w:t>
      </w:r>
      <w:proofErr w:type="spellStart"/>
      <w:r w:rsidR="00BB0EF2">
        <w:rPr>
          <w:rFonts w:ascii="Arial" w:hAnsi="Arial" w:cs="Arial"/>
          <w:sz w:val="28"/>
          <w:szCs w:val="28"/>
        </w:rPr>
        <w:t>mu</w:t>
      </w:r>
      <w:r w:rsidR="00647963">
        <w:rPr>
          <w:rFonts w:ascii="Arial" w:hAnsi="Arial" w:cs="Arial"/>
          <w:sz w:val="28"/>
          <w:szCs w:val="28"/>
        </w:rPr>
        <w:t>c</w:t>
      </w:r>
      <w:r w:rsidR="00BB0EF2">
        <w:rPr>
          <w:rFonts w:ascii="Arial" w:hAnsi="Arial" w:cs="Arial"/>
          <w:sz w:val="28"/>
          <w:szCs w:val="28"/>
        </w:rPr>
        <w:t>hurch</w:t>
      </w:r>
      <w:proofErr w:type="spellEnd"/>
      <w:r w:rsidR="00BB0EF2">
        <w:rPr>
          <w:rFonts w:ascii="Arial" w:hAnsi="Arial" w:cs="Arial"/>
          <w:sz w:val="28"/>
          <w:szCs w:val="28"/>
        </w:rPr>
        <w:t xml:space="preserve"> </w:t>
      </w:r>
      <w:proofErr w:type="spellStart"/>
      <w:r w:rsidR="00BB0EF2">
        <w:rPr>
          <w:rFonts w:ascii="Arial" w:hAnsi="Arial" w:cs="Arial"/>
          <w:sz w:val="28"/>
          <w:szCs w:val="28"/>
        </w:rPr>
        <w:t>munomu</w:t>
      </w:r>
      <w:proofErr w:type="spellEnd"/>
      <w:r w:rsidR="00BB0EF2">
        <w:rPr>
          <w:rFonts w:ascii="Arial" w:hAnsi="Arial" w:cs="Arial"/>
          <w:sz w:val="28"/>
          <w:szCs w:val="28"/>
        </w:rPr>
        <w:t xml:space="preserve"> </w:t>
      </w:r>
      <w:proofErr w:type="spellStart"/>
      <w:r w:rsidR="00BB0EF2">
        <w:rPr>
          <w:rFonts w:ascii="Arial" w:hAnsi="Arial" w:cs="Arial"/>
          <w:sz w:val="28"/>
          <w:szCs w:val="28"/>
        </w:rPr>
        <w:t>hatiparidze</w:t>
      </w:r>
      <w:proofErr w:type="spellEnd"/>
      <w:r w:rsidR="00BB0EF2">
        <w:rPr>
          <w:rFonts w:ascii="Arial" w:hAnsi="Arial" w:cs="Arial"/>
          <w:sz w:val="28"/>
          <w:szCs w:val="28"/>
        </w:rPr>
        <w:t xml:space="preserve"> </w:t>
      </w:r>
      <w:r w:rsidR="00BB0EF2" w:rsidRPr="006C54C0">
        <w:rPr>
          <w:rFonts w:ascii="Arial" w:hAnsi="Arial" w:cs="Arial"/>
          <w:i/>
          <w:iCs/>
          <w:sz w:val="28"/>
          <w:szCs w:val="28"/>
        </w:rPr>
        <w:t>Serpent Seed</w:t>
      </w:r>
      <w:r w:rsidR="006C54C0">
        <w:rPr>
          <w:rFonts w:ascii="Arial" w:hAnsi="Arial" w:cs="Arial"/>
          <w:i/>
          <w:iCs/>
          <w:sz w:val="28"/>
          <w:szCs w:val="28"/>
        </w:rPr>
        <w:t xml:space="preserve"> </w:t>
      </w:r>
      <w:r w:rsidR="006C54C0" w:rsidRPr="006C54C0">
        <w:rPr>
          <w:rFonts w:ascii="Arial" w:hAnsi="Arial" w:cs="Arial"/>
          <w:sz w:val="28"/>
          <w:szCs w:val="28"/>
        </w:rPr>
        <w:t>nokuti hakuna chinonzi serpent seed.</w:t>
      </w:r>
      <w:r w:rsidR="009618B6">
        <w:rPr>
          <w:rFonts w:ascii="Arial" w:hAnsi="Arial" w:cs="Arial"/>
          <w:sz w:val="28"/>
          <w:szCs w:val="28"/>
        </w:rPr>
        <w:t xml:space="preserve"> </w:t>
      </w:r>
    </w:p>
    <w:p w14:paraId="25309291" w14:textId="39D53196" w:rsidR="001022FC" w:rsidRDefault="00384E02" w:rsidP="00EE1207">
      <w:pPr>
        <w:jc w:val="both"/>
        <w:rPr>
          <w:rFonts w:ascii="Arial" w:hAnsi="Arial" w:cs="Arial"/>
          <w:sz w:val="28"/>
          <w:szCs w:val="28"/>
        </w:rPr>
      </w:pPr>
      <w:r>
        <w:rPr>
          <w:rFonts w:ascii="Arial" w:hAnsi="Arial" w:cs="Arial"/>
          <w:sz w:val="28"/>
          <w:szCs w:val="28"/>
          <w:vertAlign w:val="superscript"/>
        </w:rPr>
        <w:t xml:space="preserve">85 </w:t>
      </w:r>
      <w:r w:rsidR="009618B6">
        <w:rPr>
          <w:rFonts w:ascii="Arial" w:hAnsi="Arial" w:cs="Arial"/>
          <w:sz w:val="28"/>
          <w:szCs w:val="28"/>
        </w:rPr>
        <w:t xml:space="preserve">Do you know why? </w:t>
      </w:r>
      <w:r w:rsidR="001D55A4">
        <w:rPr>
          <w:rFonts w:ascii="Arial" w:hAnsi="Arial" w:cs="Arial"/>
          <w:sz w:val="28"/>
          <w:szCs w:val="28"/>
        </w:rPr>
        <w:t xml:space="preserve">Why? Why would a man refuse serpent what…? </w:t>
      </w:r>
      <w:r w:rsidR="001D55A4" w:rsidRPr="00FD7D3B">
        <w:rPr>
          <w:rFonts w:ascii="Arial" w:hAnsi="Arial" w:cs="Arial"/>
          <w:sz w:val="28"/>
          <w:szCs w:val="28"/>
        </w:rPr>
        <w:t xml:space="preserve"> </w:t>
      </w:r>
      <w:r w:rsidR="001D55A4" w:rsidRPr="003A0CDF">
        <w:rPr>
          <w:rFonts w:ascii="Arial" w:hAnsi="Arial" w:cs="Arial"/>
          <w:sz w:val="18"/>
          <w:szCs w:val="18"/>
        </w:rPr>
        <w:t xml:space="preserve">[Congregation </w:t>
      </w:r>
      <w:r w:rsidR="00063DA1" w:rsidRPr="003A0CDF">
        <w:rPr>
          <w:rFonts w:ascii="Arial" w:hAnsi="Arial" w:cs="Arial"/>
          <w:sz w:val="18"/>
          <w:szCs w:val="18"/>
        </w:rPr>
        <w:t>says, “</w:t>
      </w:r>
      <w:r w:rsidR="001D55A4" w:rsidRPr="003A0CDF">
        <w:rPr>
          <w:rFonts w:ascii="Arial" w:hAnsi="Arial" w:cs="Arial"/>
          <w:sz w:val="18"/>
          <w:szCs w:val="18"/>
        </w:rPr>
        <w:t>seed</w:t>
      </w:r>
      <w:r w:rsidR="00EB0FCC" w:rsidRPr="003A0CDF">
        <w:rPr>
          <w:rFonts w:ascii="Arial" w:hAnsi="Arial" w:cs="Arial"/>
          <w:sz w:val="18"/>
          <w:szCs w:val="18"/>
        </w:rPr>
        <w:t>.</w:t>
      </w:r>
      <w:r w:rsidR="001D55A4" w:rsidRPr="003A0CDF">
        <w:rPr>
          <w:rFonts w:ascii="Arial" w:hAnsi="Arial" w:cs="Arial"/>
          <w:sz w:val="18"/>
          <w:szCs w:val="18"/>
        </w:rPr>
        <w:t>"]</w:t>
      </w:r>
      <w:r w:rsidR="00EB0FCC" w:rsidRPr="003A0CDF">
        <w:rPr>
          <w:rFonts w:ascii="Arial" w:hAnsi="Arial" w:cs="Arial"/>
          <w:sz w:val="18"/>
          <w:szCs w:val="18"/>
        </w:rPr>
        <w:t xml:space="preserve"> </w:t>
      </w:r>
      <w:proofErr w:type="spellStart"/>
      <w:r w:rsidR="00EB0FCC">
        <w:rPr>
          <w:rFonts w:ascii="Arial" w:hAnsi="Arial" w:cs="Arial"/>
          <w:sz w:val="28"/>
          <w:szCs w:val="28"/>
        </w:rPr>
        <w:t>Ndopa</w:t>
      </w:r>
      <w:proofErr w:type="spellEnd"/>
      <w:r w:rsidR="00EB0FCC">
        <w:rPr>
          <w:rFonts w:ascii="Arial" w:hAnsi="Arial" w:cs="Arial"/>
          <w:sz w:val="28"/>
          <w:szCs w:val="28"/>
        </w:rPr>
        <w:t xml:space="preserve"> </w:t>
      </w:r>
      <w:proofErr w:type="spellStart"/>
      <w:r w:rsidR="00EB0FCC">
        <w:rPr>
          <w:rFonts w:ascii="Arial" w:hAnsi="Arial" w:cs="Arial"/>
          <w:sz w:val="28"/>
          <w:szCs w:val="28"/>
        </w:rPr>
        <w:t>ndakabata</w:t>
      </w:r>
      <w:proofErr w:type="spellEnd"/>
      <w:r w:rsidR="00EB0FCC">
        <w:rPr>
          <w:rFonts w:ascii="Arial" w:hAnsi="Arial" w:cs="Arial"/>
          <w:sz w:val="28"/>
          <w:szCs w:val="28"/>
        </w:rPr>
        <w:t xml:space="preserve"> chizaruro changu ipapo</w:t>
      </w:r>
      <w:r w:rsidR="000F5285">
        <w:rPr>
          <w:rFonts w:ascii="Arial" w:hAnsi="Arial" w:cs="Arial"/>
          <w:sz w:val="28"/>
          <w:szCs w:val="28"/>
        </w:rPr>
        <w:t>.</w:t>
      </w:r>
      <w:r w:rsidR="00A96C92">
        <w:rPr>
          <w:rFonts w:ascii="Arial" w:hAnsi="Arial" w:cs="Arial"/>
          <w:sz w:val="28"/>
          <w:szCs w:val="28"/>
        </w:rPr>
        <w:t xml:space="preserve"> </w:t>
      </w:r>
      <w:proofErr w:type="spellStart"/>
      <w:r w:rsidR="00736314">
        <w:rPr>
          <w:rFonts w:ascii="Arial" w:hAnsi="Arial" w:cs="Arial"/>
          <w:sz w:val="28"/>
          <w:szCs w:val="28"/>
        </w:rPr>
        <w:t>E</w:t>
      </w:r>
      <w:r w:rsidR="00EB0FCC">
        <w:rPr>
          <w:rFonts w:ascii="Arial" w:hAnsi="Arial" w:cs="Arial"/>
          <w:sz w:val="28"/>
          <w:szCs w:val="28"/>
        </w:rPr>
        <w:t>he</w:t>
      </w:r>
      <w:proofErr w:type="spellEnd"/>
      <w:r w:rsidR="00736314">
        <w:rPr>
          <w:rFonts w:ascii="Arial" w:hAnsi="Arial" w:cs="Arial"/>
          <w:sz w:val="28"/>
          <w:szCs w:val="28"/>
        </w:rPr>
        <w:t>,</w:t>
      </w:r>
      <w:r w:rsidR="00EB0FCC">
        <w:rPr>
          <w:rFonts w:ascii="Arial" w:hAnsi="Arial" w:cs="Arial"/>
          <w:sz w:val="28"/>
          <w:szCs w:val="28"/>
        </w:rPr>
        <w:t xml:space="preserve"> iwe kan</w:t>
      </w:r>
      <w:r w:rsidR="00A96C92">
        <w:rPr>
          <w:rFonts w:ascii="Arial" w:hAnsi="Arial" w:cs="Arial"/>
          <w:sz w:val="28"/>
          <w:szCs w:val="28"/>
        </w:rPr>
        <w:t xml:space="preserve">a uri munhu </w:t>
      </w:r>
      <w:proofErr w:type="spellStart"/>
      <w:r w:rsidR="00A96C92">
        <w:rPr>
          <w:rFonts w:ascii="Arial" w:hAnsi="Arial" w:cs="Arial"/>
          <w:sz w:val="28"/>
          <w:szCs w:val="28"/>
        </w:rPr>
        <w:t>woMweya</w:t>
      </w:r>
      <w:proofErr w:type="spellEnd"/>
      <w:r w:rsidR="00A96C92">
        <w:rPr>
          <w:rFonts w:ascii="Arial" w:hAnsi="Arial" w:cs="Arial"/>
          <w:sz w:val="28"/>
          <w:szCs w:val="28"/>
        </w:rPr>
        <w:t xml:space="preserve"> </w:t>
      </w:r>
      <w:proofErr w:type="spellStart"/>
      <w:r w:rsidR="00A96C92">
        <w:rPr>
          <w:rFonts w:ascii="Arial" w:hAnsi="Arial" w:cs="Arial"/>
          <w:sz w:val="28"/>
          <w:szCs w:val="28"/>
        </w:rPr>
        <w:t>unochibata</w:t>
      </w:r>
      <w:proofErr w:type="spellEnd"/>
      <w:r w:rsidR="00A96C92">
        <w:rPr>
          <w:rFonts w:ascii="Arial" w:hAnsi="Arial" w:cs="Arial"/>
          <w:sz w:val="28"/>
          <w:szCs w:val="28"/>
        </w:rPr>
        <w:t xml:space="preserve"> </w:t>
      </w:r>
      <w:proofErr w:type="spellStart"/>
      <w:r w:rsidR="00A96C92">
        <w:rPr>
          <w:rFonts w:ascii="Arial" w:hAnsi="Arial" w:cs="Arial"/>
          <w:sz w:val="28"/>
          <w:szCs w:val="28"/>
        </w:rPr>
        <w:t>futi</w:t>
      </w:r>
      <w:proofErr w:type="spellEnd"/>
      <w:r w:rsidR="00A96C92">
        <w:rPr>
          <w:rFonts w:ascii="Arial" w:hAnsi="Arial" w:cs="Arial"/>
          <w:sz w:val="28"/>
          <w:szCs w:val="28"/>
        </w:rPr>
        <w:t xml:space="preserve"> ipapo. </w:t>
      </w:r>
      <w:r w:rsidR="00FF613C" w:rsidRPr="003A0CDF">
        <w:rPr>
          <w:rFonts w:ascii="Arial" w:hAnsi="Arial" w:cs="Arial"/>
          <w:sz w:val="18"/>
          <w:szCs w:val="18"/>
        </w:rPr>
        <w:t xml:space="preserve">[Apostle Gumbura and </w:t>
      </w:r>
      <w:r w:rsidR="00B11E69" w:rsidRPr="003A0CDF">
        <w:rPr>
          <w:rFonts w:ascii="Arial" w:hAnsi="Arial" w:cs="Arial"/>
          <w:sz w:val="18"/>
          <w:szCs w:val="18"/>
        </w:rPr>
        <w:t>C</w:t>
      </w:r>
      <w:r w:rsidR="00FF613C" w:rsidRPr="003A0CDF">
        <w:rPr>
          <w:rFonts w:ascii="Arial" w:hAnsi="Arial" w:cs="Arial"/>
          <w:sz w:val="18"/>
          <w:szCs w:val="18"/>
        </w:rPr>
        <w:t>ongregation laugh]</w:t>
      </w:r>
      <w:r w:rsidR="00FF613C">
        <w:rPr>
          <w:rFonts w:ascii="Arial" w:hAnsi="Arial" w:cs="Arial"/>
          <w:sz w:val="28"/>
          <w:szCs w:val="28"/>
        </w:rPr>
        <w:t xml:space="preserve"> Why would a man </w:t>
      </w:r>
      <w:r w:rsidR="00532C70">
        <w:rPr>
          <w:rFonts w:ascii="Arial" w:hAnsi="Arial" w:cs="Arial"/>
          <w:sz w:val="28"/>
          <w:szCs w:val="28"/>
        </w:rPr>
        <w:t>re</w:t>
      </w:r>
      <w:r w:rsidR="00FF613C">
        <w:rPr>
          <w:rFonts w:ascii="Arial" w:hAnsi="Arial" w:cs="Arial"/>
          <w:sz w:val="28"/>
          <w:szCs w:val="28"/>
        </w:rPr>
        <w:t>fuse serpent seed</w:t>
      </w:r>
      <w:r w:rsidR="00BF2F74">
        <w:rPr>
          <w:rFonts w:ascii="Arial" w:hAnsi="Arial" w:cs="Arial"/>
          <w:sz w:val="28"/>
          <w:szCs w:val="28"/>
        </w:rPr>
        <w:t xml:space="preserve">, </w:t>
      </w:r>
      <w:proofErr w:type="spellStart"/>
      <w:r w:rsidR="00BF2F74">
        <w:rPr>
          <w:rFonts w:ascii="Arial" w:hAnsi="Arial" w:cs="Arial"/>
          <w:sz w:val="28"/>
          <w:szCs w:val="28"/>
        </w:rPr>
        <w:t>hamuona</w:t>
      </w:r>
      <w:proofErr w:type="spellEnd"/>
      <w:r w:rsidR="00FF613C">
        <w:rPr>
          <w:rFonts w:ascii="Arial" w:hAnsi="Arial" w:cs="Arial"/>
          <w:sz w:val="28"/>
          <w:szCs w:val="28"/>
        </w:rPr>
        <w:t>?</w:t>
      </w:r>
      <w:r w:rsidR="00BF2F74">
        <w:rPr>
          <w:rFonts w:ascii="Arial" w:hAnsi="Arial" w:cs="Arial"/>
          <w:sz w:val="28"/>
          <w:szCs w:val="28"/>
        </w:rPr>
        <w:t xml:space="preserve"> </w:t>
      </w:r>
      <w:proofErr w:type="spellStart"/>
      <w:r w:rsidR="00BF2F74">
        <w:rPr>
          <w:rFonts w:ascii="Arial" w:hAnsi="Arial" w:cs="Arial"/>
          <w:sz w:val="28"/>
          <w:szCs w:val="28"/>
        </w:rPr>
        <w:t>Ndopandakabata</w:t>
      </w:r>
      <w:proofErr w:type="spellEnd"/>
      <w:r w:rsidR="00BF2F74">
        <w:rPr>
          <w:rFonts w:ascii="Arial" w:hAnsi="Arial" w:cs="Arial"/>
          <w:sz w:val="28"/>
          <w:szCs w:val="28"/>
        </w:rPr>
        <w:t xml:space="preserve"> chinhu one kuti </w:t>
      </w:r>
      <w:proofErr w:type="spellStart"/>
      <w:r w:rsidR="00BF2F74">
        <w:rPr>
          <w:rFonts w:ascii="Arial" w:hAnsi="Arial" w:cs="Arial"/>
          <w:sz w:val="28"/>
          <w:szCs w:val="28"/>
        </w:rPr>
        <w:t>a</w:t>
      </w:r>
      <w:r w:rsidR="007054D9">
        <w:rPr>
          <w:rFonts w:ascii="Arial" w:hAnsi="Arial" w:cs="Arial"/>
          <w:sz w:val="28"/>
          <w:szCs w:val="28"/>
        </w:rPr>
        <w:t>iwa</w:t>
      </w:r>
      <w:proofErr w:type="spellEnd"/>
      <w:r w:rsidR="007054D9">
        <w:rPr>
          <w:rFonts w:ascii="Arial" w:hAnsi="Arial" w:cs="Arial"/>
          <w:sz w:val="28"/>
          <w:szCs w:val="28"/>
        </w:rPr>
        <w:t xml:space="preserve"> </w:t>
      </w:r>
      <w:proofErr w:type="spellStart"/>
      <w:r w:rsidR="007054D9">
        <w:rPr>
          <w:rFonts w:ascii="Arial" w:hAnsi="Arial" w:cs="Arial"/>
          <w:sz w:val="28"/>
          <w:szCs w:val="28"/>
        </w:rPr>
        <w:t>i-nga-ngatingosiyanai</w:t>
      </w:r>
      <w:proofErr w:type="spellEnd"/>
      <w:r w:rsidR="007054D9">
        <w:rPr>
          <w:rFonts w:ascii="Arial" w:hAnsi="Arial" w:cs="Arial"/>
          <w:sz w:val="28"/>
          <w:szCs w:val="28"/>
        </w:rPr>
        <w:t xml:space="preserve"> </w:t>
      </w:r>
      <w:r w:rsidR="00B234DD">
        <w:rPr>
          <w:rFonts w:ascii="Arial" w:hAnsi="Arial" w:cs="Arial"/>
          <w:sz w:val="28"/>
          <w:szCs w:val="28"/>
        </w:rPr>
        <w:t xml:space="preserve">nazvo zvinhu izvi. </w:t>
      </w:r>
    </w:p>
    <w:p w14:paraId="5F19F3F9" w14:textId="0262485B" w:rsidR="006C279A" w:rsidRDefault="00384E02" w:rsidP="00EE1207">
      <w:pPr>
        <w:jc w:val="both"/>
        <w:rPr>
          <w:rFonts w:ascii="Arial" w:hAnsi="Arial" w:cs="Arial"/>
          <w:sz w:val="28"/>
          <w:szCs w:val="28"/>
        </w:rPr>
      </w:pPr>
      <w:r>
        <w:rPr>
          <w:rFonts w:ascii="Arial" w:hAnsi="Arial" w:cs="Arial"/>
          <w:sz w:val="28"/>
          <w:szCs w:val="28"/>
          <w:vertAlign w:val="superscript"/>
        </w:rPr>
        <w:t xml:space="preserve">86 </w:t>
      </w:r>
      <w:r w:rsidR="00B234DD">
        <w:rPr>
          <w:rFonts w:ascii="Arial" w:hAnsi="Arial" w:cs="Arial"/>
          <w:sz w:val="28"/>
          <w:szCs w:val="28"/>
        </w:rPr>
        <w:t>If a man couldn’t see serpent seed</w:t>
      </w:r>
      <w:r w:rsidR="00683BA0">
        <w:rPr>
          <w:rFonts w:ascii="Arial" w:hAnsi="Arial" w:cs="Arial"/>
          <w:sz w:val="28"/>
          <w:szCs w:val="28"/>
        </w:rPr>
        <w:t xml:space="preserve"> ka, I can’t see him </w:t>
      </w:r>
      <w:proofErr w:type="spellStart"/>
      <w:r w:rsidR="00683BA0">
        <w:rPr>
          <w:rFonts w:ascii="Arial" w:hAnsi="Arial" w:cs="Arial"/>
          <w:sz w:val="28"/>
          <w:szCs w:val="28"/>
        </w:rPr>
        <w:t>achiona</w:t>
      </w:r>
      <w:proofErr w:type="spellEnd"/>
      <w:r w:rsidR="00683BA0">
        <w:rPr>
          <w:rFonts w:ascii="Arial" w:hAnsi="Arial" w:cs="Arial"/>
          <w:sz w:val="28"/>
          <w:szCs w:val="28"/>
        </w:rPr>
        <w:t xml:space="preserve"> </w:t>
      </w:r>
      <w:r w:rsidR="00683BA0" w:rsidRPr="00683BA0">
        <w:rPr>
          <w:rFonts w:ascii="Arial" w:hAnsi="Arial" w:cs="Arial"/>
          <w:i/>
          <w:iCs/>
          <w:sz w:val="28"/>
          <w:szCs w:val="28"/>
        </w:rPr>
        <w:t xml:space="preserve">Marriage and </w:t>
      </w:r>
      <w:r w:rsidR="00AC6393">
        <w:rPr>
          <w:rFonts w:ascii="Arial" w:hAnsi="Arial" w:cs="Arial"/>
          <w:sz w:val="28"/>
          <w:szCs w:val="28"/>
        </w:rPr>
        <w:t xml:space="preserve">what…? </w:t>
      </w:r>
      <w:r w:rsidR="00AC6393" w:rsidRPr="00FD7D3B">
        <w:rPr>
          <w:rFonts w:ascii="Arial" w:hAnsi="Arial" w:cs="Arial"/>
          <w:sz w:val="28"/>
          <w:szCs w:val="28"/>
        </w:rPr>
        <w:t xml:space="preserve"> </w:t>
      </w:r>
      <w:r w:rsidR="00AC6393" w:rsidRPr="003A0CDF">
        <w:rPr>
          <w:rFonts w:ascii="Arial" w:hAnsi="Arial" w:cs="Arial"/>
          <w:sz w:val="20"/>
          <w:szCs w:val="20"/>
        </w:rPr>
        <w:t xml:space="preserve">[Congregation </w:t>
      </w:r>
      <w:r w:rsidR="00063DA1" w:rsidRPr="003A0CDF">
        <w:rPr>
          <w:rFonts w:ascii="Arial" w:hAnsi="Arial" w:cs="Arial"/>
          <w:sz w:val="20"/>
          <w:szCs w:val="20"/>
        </w:rPr>
        <w:t>says, “</w:t>
      </w:r>
      <w:r w:rsidR="00AC6393" w:rsidRPr="003A0CDF">
        <w:rPr>
          <w:rFonts w:ascii="Arial" w:hAnsi="Arial" w:cs="Arial"/>
          <w:i/>
          <w:iCs/>
          <w:sz w:val="20"/>
          <w:szCs w:val="20"/>
        </w:rPr>
        <w:t>and Divorce</w:t>
      </w:r>
      <w:r w:rsidR="001B338F" w:rsidRPr="003A0CDF">
        <w:rPr>
          <w:rFonts w:ascii="Arial" w:hAnsi="Arial" w:cs="Arial"/>
          <w:i/>
          <w:iCs/>
          <w:sz w:val="20"/>
          <w:szCs w:val="20"/>
        </w:rPr>
        <w:t>.</w:t>
      </w:r>
      <w:r w:rsidR="00AC6393" w:rsidRPr="003A0CDF">
        <w:rPr>
          <w:rFonts w:ascii="Arial" w:hAnsi="Arial" w:cs="Arial"/>
          <w:sz w:val="20"/>
          <w:szCs w:val="20"/>
        </w:rPr>
        <w:t xml:space="preserve">"] </w:t>
      </w:r>
      <w:r w:rsidR="001B338F">
        <w:rPr>
          <w:rFonts w:ascii="Arial" w:hAnsi="Arial" w:cs="Arial"/>
          <w:sz w:val="28"/>
          <w:szCs w:val="28"/>
        </w:rPr>
        <w:t>I</w:t>
      </w:r>
      <w:r w:rsidR="005A6D3A">
        <w:rPr>
          <w:rFonts w:ascii="Arial" w:hAnsi="Arial" w:cs="Arial"/>
          <w:sz w:val="28"/>
          <w:szCs w:val="28"/>
        </w:rPr>
        <w:t>t’s impossible</w:t>
      </w:r>
      <w:r w:rsidR="00F15FC2">
        <w:rPr>
          <w:rFonts w:ascii="Arial" w:hAnsi="Arial" w:cs="Arial"/>
          <w:sz w:val="28"/>
          <w:szCs w:val="28"/>
        </w:rPr>
        <w:t>!</w:t>
      </w:r>
      <w:r w:rsidR="003111E2">
        <w:rPr>
          <w:rFonts w:ascii="Arial" w:hAnsi="Arial" w:cs="Arial"/>
          <w:sz w:val="28"/>
          <w:szCs w:val="28"/>
        </w:rPr>
        <w:t xml:space="preserve"> It’s just literally</w:t>
      </w:r>
      <w:r w:rsidR="00D65C37">
        <w:rPr>
          <w:rFonts w:ascii="Arial" w:hAnsi="Arial" w:cs="Arial"/>
          <w:sz w:val="28"/>
          <w:szCs w:val="28"/>
        </w:rPr>
        <w:t>, practically</w:t>
      </w:r>
      <w:r w:rsidR="003111E2">
        <w:rPr>
          <w:rFonts w:ascii="Arial" w:hAnsi="Arial" w:cs="Arial"/>
          <w:sz w:val="28"/>
          <w:szCs w:val="28"/>
        </w:rPr>
        <w:t xml:space="preserve"> </w:t>
      </w:r>
      <w:r w:rsidR="001247CA">
        <w:rPr>
          <w:rFonts w:ascii="Arial" w:hAnsi="Arial" w:cs="Arial"/>
          <w:sz w:val="28"/>
          <w:szCs w:val="28"/>
        </w:rPr>
        <w:t>impossible</w:t>
      </w:r>
      <w:r w:rsidR="001B338F">
        <w:rPr>
          <w:rFonts w:ascii="Arial" w:hAnsi="Arial" w:cs="Arial"/>
          <w:sz w:val="28"/>
          <w:szCs w:val="28"/>
        </w:rPr>
        <w:t>.</w:t>
      </w:r>
      <w:r w:rsidR="001247CA">
        <w:rPr>
          <w:rFonts w:ascii="Arial" w:hAnsi="Arial" w:cs="Arial"/>
          <w:sz w:val="28"/>
          <w:szCs w:val="28"/>
        </w:rPr>
        <w:t xml:space="preserve"> </w:t>
      </w:r>
      <w:r w:rsidR="001B338F">
        <w:rPr>
          <w:rFonts w:ascii="Arial" w:hAnsi="Arial" w:cs="Arial"/>
          <w:sz w:val="28"/>
          <w:szCs w:val="28"/>
        </w:rPr>
        <w:t>E</w:t>
      </w:r>
      <w:r w:rsidR="001247CA">
        <w:rPr>
          <w:rFonts w:ascii="Arial" w:hAnsi="Arial" w:cs="Arial"/>
          <w:sz w:val="28"/>
          <w:szCs w:val="28"/>
        </w:rPr>
        <w:t>nd</w:t>
      </w:r>
      <w:r w:rsidR="001022FC">
        <w:rPr>
          <w:rFonts w:ascii="Arial" w:hAnsi="Arial" w:cs="Arial"/>
          <w:sz w:val="28"/>
          <w:szCs w:val="28"/>
        </w:rPr>
        <w:t>e</w:t>
      </w:r>
      <w:r w:rsidR="001247CA">
        <w:rPr>
          <w:rFonts w:ascii="Arial" w:hAnsi="Arial" w:cs="Arial"/>
          <w:sz w:val="28"/>
          <w:szCs w:val="28"/>
        </w:rPr>
        <w:t xml:space="preserve"> </w:t>
      </w:r>
      <w:proofErr w:type="spellStart"/>
      <w:r w:rsidR="001247CA">
        <w:rPr>
          <w:rFonts w:ascii="Arial" w:hAnsi="Arial" w:cs="Arial"/>
          <w:sz w:val="28"/>
          <w:szCs w:val="28"/>
        </w:rPr>
        <w:t>muchaona</w:t>
      </w:r>
      <w:proofErr w:type="spellEnd"/>
      <w:r w:rsidR="001247CA">
        <w:rPr>
          <w:rFonts w:ascii="Arial" w:hAnsi="Arial" w:cs="Arial"/>
          <w:sz w:val="28"/>
          <w:szCs w:val="28"/>
        </w:rPr>
        <w:t xml:space="preserve"> kuti </w:t>
      </w:r>
      <w:r w:rsidR="001022FC">
        <w:rPr>
          <w:rFonts w:ascii="Arial" w:hAnsi="Arial" w:cs="Arial"/>
          <w:sz w:val="28"/>
          <w:szCs w:val="28"/>
        </w:rPr>
        <w:t xml:space="preserve">as he </w:t>
      </w:r>
      <w:r w:rsidR="006D0405">
        <w:rPr>
          <w:rFonts w:ascii="Arial" w:hAnsi="Arial" w:cs="Arial"/>
          <w:sz w:val="28"/>
          <w:szCs w:val="28"/>
        </w:rPr>
        <w:t>realises his more threatened than what he thought</w:t>
      </w:r>
      <w:r w:rsidR="001B338F">
        <w:rPr>
          <w:rFonts w:ascii="Arial" w:hAnsi="Arial" w:cs="Arial"/>
          <w:sz w:val="28"/>
          <w:szCs w:val="28"/>
        </w:rPr>
        <w:t>,</w:t>
      </w:r>
      <w:r w:rsidR="006D0405">
        <w:rPr>
          <w:rFonts w:ascii="Arial" w:hAnsi="Arial" w:cs="Arial"/>
          <w:sz w:val="28"/>
          <w:szCs w:val="28"/>
        </w:rPr>
        <w:t xml:space="preserve"> the persecution gets </w:t>
      </w:r>
      <w:proofErr w:type="spellStart"/>
      <w:r w:rsidR="006D0405">
        <w:rPr>
          <w:rFonts w:ascii="Arial" w:hAnsi="Arial" w:cs="Arial"/>
          <w:sz w:val="28"/>
          <w:szCs w:val="28"/>
        </w:rPr>
        <w:t>grea</w:t>
      </w:r>
      <w:proofErr w:type="spellEnd"/>
      <w:r w:rsidR="006D0405">
        <w:rPr>
          <w:rFonts w:ascii="Arial" w:hAnsi="Arial" w:cs="Arial"/>
          <w:sz w:val="28"/>
          <w:szCs w:val="28"/>
        </w:rPr>
        <w:t xml:space="preserve">…? </w:t>
      </w:r>
      <w:r w:rsidR="006D0405" w:rsidRPr="00FD7D3B">
        <w:rPr>
          <w:rFonts w:ascii="Arial" w:hAnsi="Arial" w:cs="Arial"/>
          <w:sz w:val="28"/>
          <w:szCs w:val="28"/>
        </w:rPr>
        <w:t xml:space="preserve"> </w:t>
      </w:r>
      <w:r w:rsidR="006D0405" w:rsidRPr="002A5C32">
        <w:rPr>
          <w:rFonts w:ascii="Arial" w:hAnsi="Arial" w:cs="Arial"/>
          <w:sz w:val="18"/>
          <w:szCs w:val="18"/>
        </w:rPr>
        <w:t xml:space="preserve">[Congregation </w:t>
      </w:r>
      <w:r w:rsidR="00063DA1" w:rsidRPr="002A5C32">
        <w:rPr>
          <w:rFonts w:ascii="Arial" w:hAnsi="Arial" w:cs="Arial"/>
          <w:sz w:val="18"/>
          <w:szCs w:val="18"/>
        </w:rPr>
        <w:t>says, “</w:t>
      </w:r>
      <w:r w:rsidR="006D0405" w:rsidRPr="002A5C32">
        <w:rPr>
          <w:rFonts w:ascii="Arial" w:hAnsi="Arial" w:cs="Arial"/>
          <w:sz w:val="18"/>
          <w:szCs w:val="18"/>
        </w:rPr>
        <w:t>greater</w:t>
      </w:r>
      <w:r w:rsidR="00D2699C" w:rsidRPr="002A5C32">
        <w:rPr>
          <w:rFonts w:ascii="Arial" w:hAnsi="Arial" w:cs="Arial"/>
          <w:sz w:val="18"/>
          <w:szCs w:val="18"/>
        </w:rPr>
        <w:t>,</w:t>
      </w:r>
      <w:r w:rsidR="006D0405" w:rsidRPr="002A5C32">
        <w:rPr>
          <w:rFonts w:ascii="Arial" w:hAnsi="Arial" w:cs="Arial"/>
          <w:sz w:val="18"/>
          <w:szCs w:val="18"/>
        </w:rPr>
        <w:t>"]</w:t>
      </w:r>
      <w:r w:rsidR="006C279A">
        <w:rPr>
          <w:rFonts w:ascii="Arial" w:hAnsi="Arial" w:cs="Arial"/>
          <w:sz w:val="28"/>
          <w:szCs w:val="28"/>
        </w:rPr>
        <w:t xml:space="preserve"> greater.</w:t>
      </w:r>
    </w:p>
    <w:p w14:paraId="339FAE48" w14:textId="277BDD4F" w:rsidR="00A37782" w:rsidRDefault="00384E02" w:rsidP="00EE1207">
      <w:pPr>
        <w:jc w:val="both"/>
        <w:rPr>
          <w:rFonts w:ascii="Arial" w:hAnsi="Arial" w:cs="Arial"/>
          <w:sz w:val="28"/>
          <w:szCs w:val="28"/>
        </w:rPr>
      </w:pPr>
      <w:r>
        <w:rPr>
          <w:rFonts w:ascii="Arial" w:hAnsi="Arial" w:cs="Arial"/>
          <w:sz w:val="28"/>
          <w:szCs w:val="28"/>
          <w:vertAlign w:val="superscript"/>
        </w:rPr>
        <w:t xml:space="preserve">87 </w:t>
      </w:r>
      <w:r w:rsidR="00EA6A5E">
        <w:rPr>
          <w:rFonts w:ascii="Arial" w:hAnsi="Arial" w:cs="Arial"/>
          <w:sz w:val="28"/>
          <w:szCs w:val="28"/>
        </w:rPr>
        <w:t xml:space="preserve">Iye </w:t>
      </w:r>
      <w:proofErr w:type="spellStart"/>
      <w:r w:rsidR="00EA6A5E">
        <w:rPr>
          <w:rFonts w:ascii="Arial" w:hAnsi="Arial" w:cs="Arial"/>
          <w:sz w:val="28"/>
          <w:szCs w:val="28"/>
        </w:rPr>
        <w:t>zvino</w:t>
      </w:r>
      <w:proofErr w:type="spellEnd"/>
      <w:r w:rsidR="009F2BC6">
        <w:rPr>
          <w:rFonts w:ascii="Arial" w:hAnsi="Arial" w:cs="Arial"/>
          <w:sz w:val="28"/>
          <w:szCs w:val="28"/>
        </w:rPr>
        <w:t xml:space="preserve"> the hatred is serious</w:t>
      </w:r>
      <w:r w:rsidR="00D2699C">
        <w:rPr>
          <w:rFonts w:ascii="Arial" w:hAnsi="Arial" w:cs="Arial"/>
          <w:sz w:val="28"/>
          <w:szCs w:val="28"/>
        </w:rPr>
        <w:t>.</w:t>
      </w:r>
      <w:r w:rsidR="009F2BC6">
        <w:rPr>
          <w:rFonts w:ascii="Arial" w:hAnsi="Arial" w:cs="Arial"/>
          <w:sz w:val="28"/>
          <w:szCs w:val="28"/>
        </w:rPr>
        <w:t xml:space="preserve"> </w:t>
      </w:r>
      <w:r w:rsidR="00D2699C" w:rsidRPr="00534101">
        <w:rPr>
          <w:rFonts w:ascii="Arial" w:hAnsi="Arial" w:cs="Arial"/>
          <w:sz w:val="28"/>
          <w:szCs w:val="28"/>
          <w:lang w:val="fr-FR"/>
        </w:rPr>
        <w:t>I</w:t>
      </w:r>
      <w:r w:rsidR="00F14265" w:rsidRPr="00534101">
        <w:rPr>
          <w:rFonts w:ascii="Arial" w:hAnsi="Arial" w:cs="Arial"/>
          <w:sz w:val="28"/>
          <w:szCs w:val="28"/>
          <w:lang w:val="fr-FR"/>
        </w:rPr>
        <w:t xml:space="preserve">ri </w:t>
      </w:r>
      <w:proofErr w:type="spellStart"/>
      <w:r w:rsidR="00F14265" w:rsidRPr="00534101">
        <w:rPr>
          <w:rFonts w:ascii="Arial" w:hAnsi="Arial" w:cs="Arial"/>
          <w:sz w:val="28"/>
          <w:szCs w:val="28"/>
          <w:lang w:val="fr-FR"/>
        </w:rPr>
        <w:t>pa</w:t>
      </w:r>
      <w:proofErr w:type="spellEnd"/>
      <w:r w:rsidR="00F14265" w:rsidRPr="00534101">
        <w:rPr>
          <w:rFonts w:ascii="Arial" w:hAnsi="Arial" w:cs="Arial"/>
          <w:sz w:val="28"/>
          <w:szCs w:val="28"/>
          <w:lang w:val="fr-FR"/>
        </w:rPr>
        <w:t xml:space="preserve"> </w:t>
      </w:r>
      <w:proofErr w:type="spellStart"/>
      <w:r w:rsidR="00F14265" w:rsidRPr="00534101">
        <w:rPr>
          <w:rFonts w:ascii="Arial" w:hAnsi="Arial" w:cs="Arial"/>
          <w:sz w:val="28"/>
          <w:szCs w:val="28"/>
          <w:lang w:val="fr-FR"/>
        </w:rPr>
        <w:t>level</w:t>
      </w:r>
      <w:proofErr w:type="spellEnd"/>
      <w:r w:rsidR="00F14265" w:rsidRPr="00534101">
        <w:rPr>
          <w:rFonts w:ascii="Arial" w:hAnsi="Arial" w:cs="Arial"/>
          <w:sz w:val="28"/>
          <w:szCs w:val="28"/>
          <w:lang w:val="fr-FR"/>
        </w:rPr>
        <w:t xml:space="preserve"> </w:t>
      </w:r>
      <w:proofErr w:type="spellStart"/>
      <w:r w:rsidR="00F14265" w:rsidRPr="00534101">
        <w:rPr>
          <w:rFonts w:ascii="Arial" w:hAnsi="Arial" w:cs="Arial"/>
          <w:sz w:val="28"/>
          <w:szCs w:val="28"/>
          <w:lang w:val="fr-FR"/>
        </w:rPr>
        <w:t>yekuti</w:t>
      </w:r>
      <w:proofErr w:type="spellEnd"/>
      <w:r w:rsidR="00F14265" w:rsidRPr="00534101">
        <w:rPr>
          <w:rFonts w:ascii="Arial" w:hAnsi="Arial" w:cs="Arial"/>
          <w:sz w:val="28"/>
          <w:szCs w:val="28"/>
          <w:lang w:val="fr-FR"/>
        </w:rPr>
        <w:t xml:space="preserve"> </w:t>
      </w:r>
      <w:proofErr w:type="spellStart"/>
      <w:r w:rsidR="00F14265" w:rsidRPr="00534101">
        <w:rPr>
          <w:rFonts w:ascii="Arial" w:hAnsi="Arial" w:cs="Arial"/>
          <w:sz w:val="28"/>
          <w:szCs w:val="28"/>
          <w:lang w:val="fr-FR"/>
        </w:rPr>
        <w:t>tichah</w:t>
      </w:r>
      <w:r w:rsidR="00D2699C" w:rsidRPr="00534101">
        <w:rPr>
          <w:rFonts w:ascii="Arial" w:hAnsi="Arial" w:cs="Arial"/>
          <w:sz w:val="28"/>
          <w:szCs w:val="28"/>
          <w:lang w:val="fr-FR"/>
        </w:rPr>
        <w:t>a</w:t>
      </w:r>
      <w:r w:rsidR="00D92576" w:rsidRPr="00534101">
        <w:rPr>
          <w:rFonts w:ascii="Arial" w:hAnsi="Arial" w:cs="Arial"/>
          <w:sz w:val="28"/>
          <w:szCs w:val="28"/>
          <w:lang w:val="fr-FR"/>
        </w:rPr>
        <w:t>yirwa</w:t>
      </w:r>
      <w:proofErr w:type="spellEnd"/>
      <w:r w:rsidR="00D92576" w:rsidRPr="00534101">
        <w:rPr>
          <w:rFonts w:ascii="Arial" w:hAnsi="Arial" w:cs="Arial"/>
          <w:sz w:val="28"/>
          <w:szCs w:val="28"/>
          <w:lang w:val="fr-FR"/>
        </w:rPr>
        <w:t xml:space="preserve"> ma assassins </w:t>
      </w:r>
      <w:r w:rsidR="00534101" w:rsidRPr="00534101">
        <w:rPr>
          <w:rFonts w:ascii="Arial" w:hAnsi="Arial" w:cs="Arial"/>
          <w:sz w:val="28"/>
          <w:szCs w:val="28"/>
          <w:lang w:val="fr-FR"/>
        </w:rPr>
        <w:t>ha-</w:t>
      </w:r>
      <w:proofErr w:type="spellStart"/>
      <w:r w:rsidR="00534101" w:rsidRPr="00534101">
        <w:rPr>
          <w:rFonts w:ascii="Arial" w:hAnsi="Arial" w:cs="Arial"/>
          <w:sz w:val="28"/>
          <w:szCs w:val="28"/>
          <w:lang w:val="fr-FR"/>
        </w:rPr>
        <w:t>maona</w:t>
      </w:r>
      <w:proofErr w:type="spellEnd"/>
      <w:r w:rsidR="00521679" w:rsidRPr="00534101">
        <w:rPr>
          <w:rFonts w:ascii="Arial" w:hAnsi="Arial" w:cs="Arial"/>
          <w:sz w:val="28"/>
          <w:szCs w:val="28"/>
          <w:lang w:val="fr-FR"/>
        </w:rPr>
        <w:t>.</w:t>
      </w:r>
      <w:r w:rsidR="00D92576" w:rsidRPr="00534101">
        <w:rPr>
          <w:rFonts w:ascii="Arial" w:hAnsi="Arial" w:cs="Arial"/>
          <w:sz w:val="28"/>
          <w:szCs w:val="28"/>
          <w:lang w:val="fr-FR"/>
        </w:rPr>
        <w:t xml:space="preserve"> </w:t>
      </w:r>
      <w:r w:rsidR="00521679">
        <w:rPr>
          <w:rFonts w:ascii="Arial" w:hAnsi="Arial" w:cs="Arial"/>
          <w:sz w:val="28"/>
          <w:szCs w:val="28"/>
        </w:rPr>
        <w:t>B</w:t>
      </w:r>
      <w:r w:rsidR="00D92576">
        <w:rPr>
          <w:rFonts w:ascii="Arial" w:hAnsi="Arial" w:cs="Arial"/>
          <w:sz w:val="28"/>
          <w:szCs w:val="28"/>
        </w:rPr>
        <w:t xml:space="preserve">ecause he has taken as many people as </w:t>
      </w:r>
      <w:r w:rsidR="00F96E4A">
        <w:rPr>
          <w:rFonts w:ascii="Arial" w:hAnsi="Arial" w:cs="Arial"/>
          <w:sz w:val="28"/>
          <w:szCs w:val="28"/>
        </w:rPr>
        <w:t>he has wanted</w:t>
      </w:r>
      <w:r w:rsidR="00521679">
        <w:rPr>
          <w:rFonts w:ascii="Arial" w:hAnsi="Arial" w:cs="Arial"/>
          <w:sz w:val="28"/>
          <w:szCs w:val="28"/>
        </w:rPr>
        <w:t>,</w:t>
      </w:r>
      <w:r w:rsidR="00F96E4A">
        <w:rPr>
          <w:rFonts w:ascii="Arial" w:hAnsi="Arial" w:cs="Arial"/>
          <w:sz w:val="28"/>
          <w:szCs w:val="28"/>
        </w:rPr>
        <w:t xml:space="preserve"> but the Church has never f… closed or</w:t>
      </w:r>
      <w:r w:rsidR="005E762E">
        <w:rPr>
          <w:rFonts w:ascii="Arial" w:hAnsi="Arial" w:cs="Arial"/>
          <w:sz w:val="28"/>
          <w:szCs w:val="28"/>
        </w:rPr>
        <w:t xml:space="preserve"> folded up and that’s worrying him. He thought by that move</w:t>
      </w:r>
      <w:r w:rsidR="00521679">
        <w:rPr>
          <w:rFonts w:ascii="Arial" w:hAnsi="Arial" w:cs="Arial"/>
          <w:sz w:val="28"/>
          <w:szCs w:val="28"/>
        </w:rPr>
        <w:t>,</w:t>
      </w:r>
      <w:r w:rsidR="005E762E">
        <w:rPr>
          <w:rFonts w:ascii="Arial" w:hAnsi="Arial" w:cs="Arial"/>
          <w:sz w:val="28"/>
          <w:szCs w:val="28"/>
        </w:rPr>
        <w:t xml:space="preserve"> </w:t>
      </w:r>
      <w:proofErr w:type="spellStart"/>
      <w:r w:rsidR="00BA03CA">
        <w:rPr>
          <w:rFonts w:ascii="Arial" w:hAnsi="Arial" w:cs="Arial"/>
          <w:sz w:val="28"/>
          <w:szCs w:val="28"/>
        </w:rPr>
        <w:t>Chechi</w:t>
      </w:r>
      <w:proofErr w:type="spellEnd"/>
      <w:r w:rsidR="00BA03CA">
        <w:rPr>
          <w:rFonts w:ascii="Arial" w:hAnsi="Arial" w:cs="Arial"/>
          <w:sz w:val="28"/>
          <w:szCs w:val="28"/>
        </w:rPr>
        <w:t xml:space="preserve"> </w:t>
      </w:r>
      <w:proofErr w:type="spellStart"/>
      <w:r w:rsidR="00BA03CA">
        <w:rPr>
          <w:rFonts w:ascii="Arial" w:hAnsi="Arial" w:cs="Arial"/>
          <w:sz w:val="28"/>
          <w:szCs w:val="28"/>
        </w:rPr>
        <w:t>yekuno</w:t>
      </w:r>
      <w:proofErr w:type="spellEnd"/>
      <w:r w:rsidR="00BA03CA">
        <w:rPr>
          <w:rFonts w:ascii="Arial" w:hAnsi="Arial" w:cs="Arial"/>
          <w:sz w:val="28"/>
          <w:szCs w:val="28"/>
        </w:rPr>
        <w:t xml:space="preserve"> </w:t>
      </w:r>
      <w:proofErr w:type="spellStart"/>
      <w:r w:rsidR="00BA03CA">
        <w:rPr>
          <w:rFonts w:ascii="Arial" w:hAnsi="Arial" w:cs="Arial"/>
          <w:sz w:val="28"/>
          <w:szCs w:val="28"/>
        </w:rPr>
        <w:t>ichavha</w:t>
      </w:r>
      <w:proofErr w:type="spellEnd"/>
      <w:r w:rsidR="00BA03CA">
        <w:rPr>
          <w:rFonts w:ascii="Arial" w:hAnsi="Arial" w:cs="Arial"/>
          <w:sz w:val="28"/>
          <w:szCs w:val="28"/>
        </w:rPr>
        <w:t xml:space="preserve">…? </w:t>
      </w:r>
      <w:r w:rsidR="00BA03CA" w:rsidRPr="002A5C32">
        <w:rPr>
          <w:rFonts w:ascii="Arial" w:hAnsi="Arial" w:cs="Arial"/>
          <w:sz w:val="18"/>
          <w:szCs w:val="18"/>
        </w:rPr>
        <w:t xml:space="preserve">[Congregation </w:t>
      </w:r>
      <w:r w:rsidR="00063DA1" w:rsidRPr="002A5C32">
        <w:rPr>
          <w:rFonts w:ascii="Arial" w:hAnsi="Arial" w:cs="Arial"/>
          <w:sz w:val="18"/>
          <w:szCs w:val="18"/>
        </w:rPr>
        <w:t>says, “</w:t>
      </w:r>
      <w:proofErr w:type="spellStart"/>
      <w:r w:rsidR="00BA03CA" w:rsidRPr="002A5C32">
        <w:rPr>
          <w:rFonts w:ascii="Arial" w:hAnsi="Arial" w:cs="Arial"/>
          <w:sz w:val="18"/>
          <w:szCs w:val="18"/>
        </w:rPr>
        <w:t>ichavhara</w:t>
      </w:r>
      <w:proofErr w:type="spellEnd"/>
      <w:r w:rsidR="00EC7E63" w:rsidRPr="002A5C32">
        <w:rPr>
          <w:rFonts w:ascii="Arial" w:hAnsi="Arial" w:cs="Arial"/>
          <w:sz w:val="18"/>
          <w:szCs w:val="18"/>
        </w:rPr>
        <w:t>.</w:t>
      </w:r>
      <w:r w:rsidR="00BA03CA" w:rsidRPr="002A5C32">
        <w:rPr>
          <w:rFonts w:ascii="Arial" w:hAnsi="Arial" w:cs="Arial"/>
          <w:sz w:val="18"/>
          <w:szCs w:val="18"/>
        </w:rPr>
        <w:t>"]</w:t>
      </w:r>
      <w:r w:rsidR="00BA03CA">
        <w:rPr>
          <w:rFonts w:ascii="Arial" w:hAnsi="Arial" w:cs="Arial"/>
          <w:sz w:val="28"/>
          <w:szCs w:val="28"/>
        </w:rPr>
        <w:t xml:space="preserve"> </w:t>
      </w:r>
      <w:r w:rsidR="00EC7E63">
        <w:rPr>
          <w:rFonts w:ascii="Arial" w:hAnsi="Arial" w:cs="Arial"/>
          <w:sz w:val="28"/>
          <w:szCs w:val="28"/>
        </w:rPr>
        <w:t>V</w:t>
      </w:r>
      <w:r w:rsidR="0042181E">
        <w:rPr>
          <w:rFonts w:ascii="Arial" w:hAnsi="Arial" w:cs="Arial"/>
          <w:sz w:val="28"/>
          <w:szCs w:val="28"/>
        </w:rPr>
        <w:t xml:space="preserve">anhu </w:t>
      </w:r>
      <w:proofErr w:type="spellStart"/>
      <w:r w:rsidR="0042181E">
        <w:rPr>
          <w:rFonts w:ascii="Arial" w:hAnsi="Arial" w:cs="Arial"/>
          <w:sz w:val="28"/>
          <w:szCs w:val="28"/>
        </w:rPr>
        <w:t>vachienda</w:t>
      </w:r>
      <w:proofErr w:type="spellEnd"/>
      <w:r w:rsidR="0042181E">
        <w:rPr>
          <w:rFonts w:ascii="Arial" w:hAnsi="Arial" w:cs="Arial"/>
          <w:sz w:val="28"/>
          <w:szCs w:val="28"/>
        </w:rPr>
        <w:t xml:space="preserve"> </w:t>
      </w:r>
      <w:proofErr w:type="spellStart"/>
      <w:r w:rsidR="0042181E">
        <w:rPr>
          <w:rFonts w:ascii="Arial" w:hAnsi="Arial" w:cs="Arial"/>
          <w:sz w:val="28"/>
          <w:szCs w:val="28"/>
        </w:rPr>
        <w:t>kwaa</w:t>
      </w:r>
      <w:r w:rsidR="008A0DC5">
        <w:rPr>
          <w:rFonts w:ascii="Arial" w:hAnsi="Arial" w:cs="Arial"/>
          <w:sz w:val="28"/>
          <w:szCs w:val="28"/>
        </w:rPr>
        <w:t>ni</w:t>
      </w:r>
      <w:proofErr w:type="spellEnd"/>
      <w:r w:rsidR="0042181E">
        <w:rPr>
          <w:rFonts w:ascii="Arial" w:hAnsi="Arial" w:cs="Arial"/>
          <w:sz w:val="28"/>
          <w:szCs w:val="28"/>
        </w:rPr>
        <w:t xml:space="preserve">…? </w:t>
      </w:r>
      <w:r w:rsidR="0042181E" w:rsidRPr="002A5C32">
        <w:rPr>
          <w:rFonts w:ascii="Arial" w:hAnsi="Arial" w:cs="Arial"/>
          <w:sz w:val="18"/>
          <w:szCs w:val="18"/>
        </w:rPr>
        <w:t xml:space="preserve">[Congregation </w:t>
      </w:r>
      <w:r w:rsidR="00063DA1" w:rsidRPr="002A5C32">
        <w:rPr>
          <w:rFonts w:ascii="Arial" w:hAnsi="Arial" w:cs="Arial"/>
          <w:sz w:val="18"/>
          <w:szCs w:val="18"/>
        </w:rPr>
        <w:t>says, “</w:t>
      </w:r>
      <w:proofErr w:type="spellStart"/>
      <w:r w:rsidR="0042181E" w:rsidRPr="002A5C32">
        <w:rPr>
          <w:rFonts w:ascii="Arial" w:hAnsi="Arial" w:cs="Arial"/>
          <w:sz w:val="18"/>
          <w:szCs w:val="18"/>
        </w:rPr>
        <w:t>kwaari</w:t>
      </w:r>
      <w:proofErr w:type="spellEnd"/>
      <w:r w:rsidR="0042181E" w:rsidRPr="002A5C32">
        <w:rPr>
          <w:rFonts w:ascii="Arial" w:hAnsi="Arial" w:cs="Arial"/>
          <w:sz w:val="18"/>
          <w:szCs w:val="18"/>
        </w:rPr>
        <w:t>."]</w:t>
      </w:r>
    </w:p>
    <w:p w14:paraId="63B2FA37" w14:textId="5223BF8A" w:rsidR="00793705" w:rsidRDefault="00384E02" w:rsidP="00EE1207">
      <w:pPr>
        <w:jc w:val="both"/>
        <w:rPr>
          <w:rFonts w:ascii="Arial" w:hAnsi="Arial" w:cs="Arial"/>
          <w:sz w:val="28"/>
          <w:szCs w:val="28"/>
        </w:rPr>
      </w:pPr>
      <w:r>
        <w:rPr>
          <w:rFonts w:ascii="Arial" w:hAnsi="Arial" w:cs="Arial"/>
          <w:sz w:val="28"/>
          <w:szCs w:val="28"/>
          <w:vertAlign w:val="superscript"/>
        </w:rPr>
        <w:t xml:space="preserve">88 </w:t>
      </w:r>
      <w:proofErr w:type="spellStart"/>
      <w:r w:rsidR="00434009" w:rsidRPr="00E55D78">
        <w:rPr>
          <w:rFonts w:ascii="Arial" w:hAnsi="Arial" w:cs="Arial"/>
          <w:sz w:val="28"/>
          <w:szCs w:val="28"/>
        </w:rPr>
        <w:t>Ndichingopinda</w:t>
      </w:r>
      <w:proofErr w:type="spellEnd"/>
      <w:r w:rsidR="00434009" w:rsidRPr="00E55D78">
        <w:rPr>
          <w:rFonts w:ascii="Arial" w:hAnsi="Arial" w:cs="Arial"/>
          <w:sz w:val="28"/>
          <w:szCs w:val="28"/>
        </w:rPr>
        <w:t xml:space="preserve"> </w:t>
      </w:r>
      <w:proofErr w:type="spellStart"/>
      <w:r w:rsidR="00434009" w:rsidRPr="00E55D78">
        <w:rPr>
          <w:rFonts w:ascii="Arial" w:hAnsi="Arial" w:cs="Arial"/>
          <w:sz w:val="28"/>
          <w:szCs w:val="28"/>
        </w:rPr>
        <w:t>muHarare</w:t>
      </w:r>
      <w:proofErr w:type="spellEnd"/>
      <w:r w:rsidR="00434009" w:rsidRPr="00E55D78">
        <w:rPr>
          <w:rFonts w:ascii="Arial" w:hAnsi="Arial" w:cs="Arial"/>
          <w:sz w:val="28"/>
          <w:szCs w:val="28"/>
        </w:rPr>
        <w:t xml:space="preserve"> Mwari </w:t>
      </w:r>
      <w:proofErr w:type="spellStart"/>
      <w:r w:rsidR="00434009" w:rsidRPr="00E55D78">
        <w:rPr>
          <w:rFonts w:ascii="Arial" w:hAnsi="Arial" w:cs="Arial"/>
          <w:sz w:val="28"/>
          <w:szCs w:val="28"/>
        </w:rPr>
        <w:t>avakufumura</w:t>
      </w:r>
      <w:proofErr w:type="spellEnd"/>
      <w:r w:rsidR="00434009" w:rsidRPr="00E55D78">
        <w:rPr>
          <w:rFonts w:ascii="Arial" w:hAnsi="Arial" w:cs="Arial"/>
          <w:sz w:val="28"/>
          <w:szCs w:val="28"/>
        </w:rPr>
        <w:t xml:space="preserve"> </w:t>
      </w:r>
      <w:r w:rsidR="00E55D78" w:rsidRPr="00E55D78">
        <w:rPr>
          <w:rFonts w:ascii="Arial" w:hAnsi="Arial" w:cs="Arial"/>
          <w:sz w:val="28"/>
          <w:szCs w:val="28"/>
        </w:rPr>
        <w:t xml:space="preserve">ivo </w:t>
      </w:r>
      <w:proofErr w:type="spellStart"/>
      <w:r w:rsidR="00E55D78" w:rsidRPr="00E55D78">
        <w:rPr>
          <w:rFonts w:ascii="Arial" w:hAnsi="Arial" w:cs="Arial"/>
          <w:sz w:val="28"/>
          <w:szCs w:val="28"/>
        </w:rPr>
        <w:t>manje</w:t>
      </w:r>
      <w:proofErr w:type="spellEnd"/>
      <w:r w:rsidR="00E55D78" w:rsidRPr="00E55D78">
        <w:rPr>
          <w:rFonts w:ascii="Arial" w:hAnsi="Arial" w:cs="Arial"/>
          <w:sz w:val="28"/>
          <w:szCs w:val="28"/>
        </w:rPr>
        <w:t xml:space="preserve">, </w:t>
      </w:r>
      <w:proofErr w:type="spellStart"/>
      <w:r w:rsidR="00E55D78" w:rsidRPr="00E55D78">
        <w:rPr>
          <w:rFonts w:ascii="Arial" w:hAnsi="Arial" w:cs="Arial"/>
          <w:sz w:val="28"/>
          <w:szCs w:val="28"/>
        </w:rPr>
        <w:t>kutotisi</w:t>
      </w:r>
      <w:r w:rsidR="00E55D78">
        <w:rPr>
          <w:rFonts w:ascii="Arial" w:hAnsi="Arial" w:cs="Arial"/>
          <w:sz w:val="28"/>
          <w:szCs w:val="28"/>
        </w:rPr>
        <w:t>mbisa</w:t>
      </w:r>
      <w:proofErr w:type="spellEnd"/>
      <w:r w:rsidR="00E55D78">
        <w:rPr>
          <w:rFonts w:ascii="Arial" w:hAnsi="Arial" w:cs="Arial"/>
          <w:sz w:val="28"/>
          <w:szCs w:val="28"/>
        </w:rPr>
        <w:t xml:space="preserve"> ku…? </w:t>
      </w:r>
      <w:r w:rsidR="004A7F26" w:rsidRPr="002A5C32">
        <w:rPr>
          <w:rFonts w:ascii="Arial" w:hAnsi="Arial" w:cs="Arial"/>
          <w:sz w:val="18"/>
          <w:szCs w:val="18"/>
        </w:rPr>
        <w:t xml:space="preserve">[Congregation </w:t>
      </w:r>
      <w:r w:rsidR="00063DA1" w:rsidRPr="002A5C32">
        <w:rPr>
          <w:rFonts w:ascii="Arial" w:hAnsi="Arial" w:cs="Arial"/>
          <w:sz w:val="18"/>
          <w:szCs w:val="18"/>
        </w:rPr>
        <w:t>says, “</w:t>
      </w:r>
      <w:proofErr w:type="spellStart"/>
      <w:r w:rsidR="004A7F26" w:rsidRPr="002A5C32">
        <w:rPr>
          <w:rFonts w:ascii="Arial" w:hAnsi="Arial" w:cs="Arial"/>
          <w:sz w:val="18"/>
          <w:szCs w:val="18"/>
        </w:rPr>
        <w:t>kuno</w:t>
      </w:r>
      <w:proofErr w:type="spellEnd"/>
      <w:r w:rsidR="004A7F26" w:rsidRPr="002A5C32">
        <w:rPr>
          <w:rFonts w:ascii="Arial" w:hAnsi="Arial" w:cs="Arial"/>
          <w:sz w:val="18"/>
          <w:szCs w:val="18"/>
        </w:rPr>
        <w:t>."]</w:t>
      </w:r>
      <w:r w:rsidR="004A7F26">
        <w:rPr>
          <w:rFonts w:ascii="Arial" w:hAnsi="Arial" w:cs="Arial"/>
          <w:sz w:val="28"/>
          <w:szCs w:val="28"/>
        </w:rPr>
        <w:t xml:space="preserve"> Hatinyengeterei </w:t>
      </w:r>
      <w:proofErr w:type="spellStart"/>
      <w:r w:rsidR="004A7F26">
        <w:rPr>
          <w:rFonts w:ascii="Arial" w:hAnsi="Arial" w:cs="Arial"/>
          <w:sz w:val="28"/>
          <w:szCs w:val="28"/>
        </w:rPr>
        <w:t>v</w:t>
      </w:r>
      <w:r w:rsidR="008A0DC5">
        <w:rPr>
          <w:rFonts w:ascii="Arial" w:hAnsi="Arial" w:cs="Arial"/>
          <w:sz w:val="28"/>
          <w:szCs w:val="28"/>
        </w:rPr>
        <w:t>a</w:t>
      </w:r>
      <w:r w:rsidR="004A7F26">
        <w:rPr>
          <w:rFonts w:ascii="Arial" w:hAnsi="Arial" w:cs="Arial"/>
          <w:sz w:val="28"/>
          <w:szCs w:val="28"/>
        </w:rPr>
        <w:t>randa</w:t>
      </w:r>
      <w:proofErr w:type="spellEnd"/>
      <w:r w:rsidR="004A7F26">
        <w:rPr>
          <w:rFonts w:ascii="Arial" w:hAnsi="Arial" w:cs="Arial"/>
          <w:sz w:val="28"/>
          <w:szCs w:val="28"/>
        </w:rPr>
        <w:t xml:space="preserve"> </w:t>
      </w:r>
      <w:proofErr w:type="spellStart"/>
      <w:r w:rsidR="00D91DEC">
        <w:rPr>
          <w:rFonts w:ascii="Arial" w:hAnsi="Arial" w:cs="Arial"/>
          <w:sz w:val="28"/>
          <w:szCs w:val="28"/>
        </w:rPr>
        <w:t>vaMwari</w:t>
      </w:r>
      <w:proofErr w:type="spellEnd"/>
      <w:r w:rsidR="00D91DEC">
        <w:rPr>
          <w:rFonts w:ascii="Arial" w:hAnsi="Arial" w:cs="Arial"/>
          <w:sz w:val="28"/>
          <w:szCs w:val="28"/>
        </w:rPr>
        <w:t xml:space="preserve"> </w:t>
      </w:r>
      <w:r w:rsidR="00534101" w:rsidRPr="00534101">
        <w:rPr>
          <w:rFonts w:ascii="Arial" w:hAnsi="Arial" w:cs="Arial"/>
          <w:sz w:val="18"/>
          <w:szCs w:val="28"/>
        </w:rPr>
        <w:t xml:space="preserve">[Congregation says, “Amen.”] </w:t>
      </w:r>
      <w:r w:rsidR="006E57BC">
        <w:rPr>
          <w:rFonts w:ascii="Arial" w:hAnsi="Arial" w:cs="Arial"/>
          <w:sz w:val="28"/>
          <w:szCs w:val="28"/>
        </w:rPr>
        <w:t>Change of status iyi ka iyi</w:t>
      </w:r>
      <w:r w:rsidR="005E6939">
        <w:rPr>
          <w:rFonts w:ascii="Arial" w:hAnsi="Arial" w:cs="Arial"/>
          <w:sz w:val="28"/>
          <w:szCs w:val="28"/>
        </w:rPr>
        <w:t>,</w:t>
      </w:r>
      <w:r w:rsidR="006E57BC">
        <w:rPr>
          <w:rFonts w:ascii="Arial" w:hAnsi="Arial" w:cs="Arial"/>
          <w:sz w:val="28"/>
          <w:szCs w:val="28"/>
        </w:rPr>
        <w:t xml:space="preserve"> </w:t>
      </w:r>
      <w:proofErr w:type="spellStart"/>
      <w:r w:rsidR="006E57BC">
        <w:rPr>
          <w:rFonts w:ascii="Arial" w:hAnsi="Arial" w:cs="Arial"/>
          <w:sz w:val="28"/>
          <w:szCs w:val="28"/>
        </w:rPr>
        <w:t>kwandiri</w:t>
      </w:r>
      <w:proofErr w:type="spellEnd"/>
      <w:r w:rsidR="006E57BC">
        <w:rPr>
          <w:rFonts w:ascii="Arial" w:hAnsi="Arial" w:cs="Arial"/>
          <w:sz w:val="28"/>
          <w:szCs w:val="28"/>
        </w:rPr>
        <w:t xml:space="preserve"> </w:t>
      </w:r>
      <w:proofErr w:type="spellStart"/>
      <w:r w:rsidR="000C5C8E">
        <w:rPr>
          <w:rFonts w:ascii="Arial" w:hAnsi="Arial" w:cs="Arial"/>
          <w:sz w:val="28"/>
          <w:szCs w:val="28"/>
        </w:rPr>
        <w:t>inini</w:t>
      </w:r>
      <w:proofErr w:type="spellEnd"/>
      <w:r w:rsidR="000C5C8E">
        <w:rPr>
          <w:rFonts w:ascii="Arial" w:hAnsi="Arial" w:cs="Arial"/>
          <w:sz w:val="28"/>
          <w:szCs w:val="28"/>
        </w:rPr>
        <w:t xml:space="preserve"> it’s a </w:t>
      </w:r>
      <w:proofErr w:type="spellStart"/>
      <w:r w:rsidR="00A114C9">
        <w:rPr>
          <w:rFonts w:ascii="Arial" w:hAnsi="Arial" w:cs="Arial"/>
          <w:sz w:val="28"/>
          <w:szCs w:val="28"/>
        </w:rPr>
        <w:t>ni</w:t>
      </w:r>
      <w:proofErr w:type="spellEnd"/>
      <w:r w:rsidR="00A114C9">
        <w:rPr>
          <w:rFonts w:ascii="Arial" w:hAnsi="Arial" w:cs="Arial"/>
          <w:sz w:val="28"/>
          <w:szCs w:val="28"/>
        </w:rPr>
        <w:t>- it’s a matter of surviv</w:t>
      </w:r>
      <w:r w:rsidR="001B2F0E">
        <w:rPr>
          <w:rFonts w:ascii="Arial" w:hAnsi="Arial" w:cs="Arial"/>
          <w:sz w:val="28"/>
          <w:szCs w:val="28"/>
        </w:rPr>
        <w:t>a</w:t>
      </w:r>
      <w:r w:rsidR="00A114C9">
        <w:rPr>
          <w:rFonts w:ascii="Arial" w:hAnsi="Arial" w:cs="Arial"/>
          <w:sz w:val="28"/>
          <w:szCs w:val="28"/>
        </w:rPr>
        <w:t>l</w:t>
      </w:r>
      <w:r w:rsidR="005E6939">
        <w:rPr>
          <w:rFonts w:ascii="Arial" w:hAnsi="Arial" w:cs="Arial"/>
          <w:sz w:val="28"/>
          <w:szCs w:val="28"/>
        </w:rPr>
        <w:t>.</w:t>
      </w:r>
      <w:r w:rsidR="000C5C8E">
        <w:rPr>
          <w:rFonts w:ascii="Arial" w:hAnsi="Arial" w:cs="Arial"/>
          <w:sz w:val="28"/>
          <w:szCs w:val="28"/>
        </w:rPr>
        <w:t xml:space="preserve"> </w:t>
      </w:r>
      <w:r w:rsidR="00534101" w:rsidRPr="00534101">
        <w:rPr>
          <w:rFonts w:ascii="Arial" w:hAnsi="Arial" w:cs="Arial"/>
          <w:sz w:val="18"/>
          <w:szCs w:val="28"/>
        </w:rPr>
        <w:t xml:space="preserve">[Congregation says, “Amen.”] </w:t>
      </w:r>
      <w:r w:rsidR="005E6939">
        <w:rPr>
          <w:rFonts w:ascii="Arial" w:hAnsi="Arial" w:cs="Arial"/>
          <w:sz w:val="28"/>
          <w:szCs w:val="28"/>
        </w:rPr>
        <w:t>I</w:t>
      </w:r>
      <w:r w:rsidR="00110162">
        <w:rPr>
          <w:rFonts w:ascii="Arial" w:hAnsi="Arial" w:cs="Arial"/>
          <w:sz w:val="28"/>
          <w:szCs w:val="28"/>
        </w:rPr>
        <w:t>t</w:t>
      </w:r>
      <w:r w:rsidR="002A4347">
        <w:rPr>
          <w:rFonts w:ascii="Arial" w:hAnsi="Arial" w:cs="Arial"/>
          <w:sz w:val="28"/>
          <w:szCs w:val="28"/>
        </w:rPr>
        <w:t xml:space="preserve">’s a matter of life and what….? </w:t>
      </w:r>
      <w:r w:rsidR="002A4347" w:rsidRPr="002A5C32">
        <w:rPr>
          <w:rFonts w:ascii="Arial" w:hAnsi="Arial" w:cs="Arial"/>
          <w:sz w:val="18"/>
          <w:szCs w:val="18"/>
        </w:rPr>
        <w:t xml:space="preserve">[Congregation </w:t>
      </w:r>
      <w:r w:rsidR="00063DA1" w:rsidRPr="002A5C32">
        <w:rPr>
          <w:rFonts w:ascii="Arial" w:hAnsi="Arial" w:cs="Arial"/>
          <w:sz w:val="18"/>
          <w:szCs w:val="18"/>
        </w:rPr>
        <w:t>says, “</w:t>
      </w:r>
      <w:r w:rsidR="002A4347" w:rsidRPr="002A5C32">
        <w:rPr>
          <w:rFonts w:ascii="Arial" w:hAnsi="Arial" w:cs="Arial"/>
          <w:sz w:val="18"/>
          <w:szCs w:val="18"/>
        </w:rPr>
        <w:t>death."]</w:t>
      </w:r>
      <w:r w:rsidR="002A4347">
        <w:rPr>
          <w:rFonts w:ascii="Arial" w:hAnsi="Arial" w:cs="Arial"/>
          <w:sz w:val="28"/>
          <w:szCs w:val="28"/>
        </w:rPr>
        <w:t xml:space="preserve"> </w:t>
      </w:r>
      <w:r w:rsidR="00DB7B17">
        <w:rPr>
          <w:rFonts w:ascii="Arial" w:hAnsi="Arial" w:cs="Arial"/>
          <w:sz w:val="28"/>
          <w:szCs w:val="28"/>
        </w:rPr>
        <w:t>Change of status</w:t>
      </w:r>
      <w:r w:rsidR="005075F9">
        <w:rPr>
          <w:rFonts w:ascii="Arial" w:hAnsi="Arial" w:cs="Arial"/>
          <w:sz w:val="28"/>
          <w:szCs w:val="28"/>
        </w:rPr>
        <w:t xml:space="preserve">, </w:t>
      </w:r>
      <w:proofErr w:type="spellStart"/>
      <w:r w:rsidR="008A0DC5">
        <w:rPr>
          <w:rFonts w:ascii="Arial" w:hAnsi="Arial" w:cs="Arial"/>
          <w:sz w:val="28"/>
          <w:szCs w:val="28"/>
        </w:rPr>
        <w:t>n</w:t>
      </w:r>
      <w:r w:rsidR="005075F9">
        <w:rPr>
          <w:rFonts w:ascii="Arial" w:hAnsi="Arial" w:cs="Arial"/>
          <w:sz w:val="28"/>
          <w:szCs w:val="28"/>
        </w:rPr>
        <w:t>doda</w:t>
      </w:r>
      <w:proofErr w:type="spellEnd"/>
      <w:r w:rsidR="005075F9">
        <w:rPr>
          <w:rFonts w:ascii="Arial" w:hAnsi="Arial" w:cs="Arial"/>
          <w:sz w:val="28"/>
          <w:szCs w:val="28"/>
        </w:rPr>
        <w:t xml:space="preserve"> kuona munhu wese </w:t>
      </w:r>
      <w:proofErr w:type="spellStart"/>
      <w:r w:rsidR="005075F9">
        <w:rPr>
          <w:rFonts w:ascii="Arial" w:hAnsi="Arial" w:cs="Arial"/>
          <w:sz w:val="28"/>
          <w:szCs w:val="28"/>
        </w:rPr>
        <w:t>achidairwa</w:t>
      </w:r>
      <w:proofErr w:type="spellEnd"/>
      <w:r w:rsidR="005075F9">
        <w:rPr>
          <w:rFonts w:ascii="Arial" w:hAnsi="Arial" w:cs="Arial"/>
          <w:sz w:val="28"/>
          <w:szCs w:val="28"/>
        </w:rPr>
        <w:t xml:space="preserve"> </w:t>
      </w:r>
      <w:proofErr w:type="spellStart"/>
      <w:r w:rsidR="005075F9">
        <w:rPr>
          <w:rFonts w:ascii="Arial" w:hAnsi="Arial" w:cs="Arial"/>
          <w:sz w:val="28"/>
          <w:szCs w:val="28"/>
        </w:rPr>
        <w:t>neropafadzo</w:t>
      </w:r>
      <w:proofErr w:type="spellEnd"/>
      <w:r w:rsidR="005075F9">
        <w:rPr>
          <w:rFonts w:ascii="Arial" w:hAnsi="Arial" w:cs="Arial"/>
          <w:sz w:val="28"/>
          <w:szCs w:val="28"/>
        </w:rPr>
        <w:t xml:space="preserve"> </w:t>
      </w:r>
      <w:proofErr w:type="spellStart"/>
      <w:r w:rsidR="005075F9">
        <w:rPr>
          <w:rFonts w:ascii="Arial" w:hAnsi="Arial" w:cs="Arial"/>
          <w:sz w:val="28"/>
          <w:szCs w:val="28"/>
        </w:rPr>
        <w:t>remari</w:t>
      </w:r>
      <w:proofErr w:type="spellEnd"/>
      <w:r w:rsidR="005E6939">
        <w:rPr>
          <w:rFonts w:ascii="Arial" w:hAnsi="Arial" w:cs="Arial"/>
          <w:sz w:val="28"/>
          <w:szCs w:val="28"/>
        </w:rPr>
        <w:t>.</w:t>
      </w:r>
      <w:r w:rsidR="005075F9">
        <w:rPr>
          <w:rFonts w:ascii="Arial" w:hAnsi="Arial" w:cs="Arial"/>
          <w:sz w:val="28"/>
          <w:szCs w:val="28"/>
        </w:rPr>
        <w:t xml:space="preserve"> </w:t>
      </w:r>
      <w:r w:rsidR="00534101" w:rsidRPr="00534101">
        <w:rPr>
          <w:rFonts w:ascii="Arial" w:hAnsi="Arial" w:cs="Arial"/>
          <w:sz w:val="18"/>
          <w:szCs w:val="28"/>
        </w:rPr>
        <w:t xml:space="preserve">[Congregation says, “Amen.”] </w:t>
      </w:r>
      <w:r w:rsidR="005E6939">
        <w:rPr>
          <w:rFonts w:ascii="Arial" w:hAnsi="Arial" w:cs="Arial"/>
          <w:sz w:val="28"/>
          <w:szCs w:val="28"/>
        </w:rPr>
        <w:t>R</w:t>
      </w:r>
      <w:r w:rsidR="00D20E2E">
        <w:rPr>
          <w:rFonts w:ascii="Arial" w:hAnsi="Arial" w:cs="Arial"/>
          <w:sz w:val="28"/>
          <w:szCs w:val="28"/>
        </w:rPr>
        <w:t xml:space="preserve">opafadzo </w:t>
      </w:r>
      <w:proofErr w:type="spellStart"/>
      <w:r w:rsidR="00D20E2E">
        <w:rPr>
          <w:rFonts w:ascii="Arial" w:hAnsi="Arial" w:cs="Arial"/>
          <w:sz w:val="28"/>
          <w:szCs w:val="28"/>
        </w:rPr>
        <w:t>rehutano</w:t>
      </w:r>
      <w:proofErr w:type="spellEnd"/>
      <w:r w:rsidR="00D20E2E">
        <w:rPr>
          <w:rFonts w:ascii="Arial" w:hAnsi="Arial" w:cs="Arial"/>
          <w:sz w:val="28"/>
          <w:szCs w:val="28"/>
        </w:rPr>
        <w:t xml:space="preserve"> </w:t>
      </w:r>
      <w:proofErr w:type="spellStart"/>
      <w:r w:rsidR="00D20E2E">
        <w:rPr>
          <w:rFonts w:ascii="Arial" w:hAnsi="Arial" w:cs="Arial"/>
          <w:sz w:val="28"/>
          <w:szCs w:val="28"/>
        </w:rPr>
        <w:t>hwakadii</w:t>
      </w:r>
      <w:proofErr w:type="spellEnd"/>
      <w:r w:rsidR="00D20E2E">
        <w:rPr>
          <w:rFonts w:ascii="Arial" w:hAnsi="Arial" w:cs="Arial"/>
          <w:sz w:val="28"/>
          <w:szCs w:val="28"/>
        </w:rPr>
        <w:t>…</w:t>
      </w:r>
      <w:r w:rsidR="00193716">
        <w:rPr>
          <w:rFonts w:ascii="Arial" w:hAnsi="Arial" w:cs="Arial"/>
          <w:sz w:val="28"/>
          <w:szCs w:val="28"/>
        </w:rPr>
        <w:t>?</w:t>
      </w:r>
      <w:r w:rsidR="00D20E2E">
        <w:rPr>
          <w:rFonts w:ascii="Arial" w:hAnsi="Arial" w:cs="Arial"/>
          <w:sz w:val="28"/>
          <w:szCs w:val="28"/>
        </w:rPr>
        <w:t xml:space="preserve"> </w:t>
      </w:r>
      <w:r w:rsidR="00D20E2E" w:rsidRPr="002A5C32">
        <w:rPr>
          <w:rFonts w:ascii="Arial" w:hAnsi="Arial" w:cs="Arial"/>
          <w:sz w:val="18"/>
          <w:szCs w:val="18"/>
        </w:rPr>
        <w:t xml:space="preserve">[Congregation </w:t>
      </w:r>
      <w:r w:rsidR="00063DA1" w:rsidRPr="002A5C32">
        <w:rPr>
          <w:rFonts w:ascii="Arial" w:hAnsi="Arial" w:cs="Arial"/>
          <w:sz w:val="18"/>
          <w:szCs w:val="18"/>
        </w:rPr>
        <w:t>says, “</w:t>
      </w:r>
      <w:proofErr w:type="spellStart"/>
      <w:r w:rsidR="00193716" w:rsidRPr="002A5C32">
        <w:rPr>
          <w:rFonts w:ascii="Arial" w:hAnsi="Arial" w:cs="Arial"/>
          <w:sz w:val="18"/>
          <w:szCs w:val="18"/>
        </w:rPr>
        <w:t>hwakanaka</w:t>
      </w:r>
      <w:proofErr w:type="spellEnd"/>
      <w:r w:rsidR="005E6939" w:rsidRPr="002A5C32">
        <w:rPr>
          <w:rFonts w:ascii="Arial" w:hAnsi="Arial" w:cs="Arial"/>
          <w:sz w:val="18"/>
          <w:szCs w:val="18"/>
        </w:rPr>
        <w:t>.</w:t>
      </w:r>
      <w:r w:rsidR="00D20E2E" w:rsidRPr="002A5C32">
        <w:rPr>
          <w:rFonts w:ascii="Arial" w:hAnsi="Arial" w:cs="Arial"/>
          <w:sz w:val="18"/>
          <w:szCs w:val="18"/>
        </w:rPr>
        <w:t>"]</w:t>
      </w:r>
      <w:r w:rsidR="00193716">
        <w:rPr>
          <w:rFonts w:ascii="Arial" w:hAnsi="Arial" w:cs="Arial"/>
          <w:sz w:val="28"/>
          <w:szCs w:val="28"/>
        </w:rPr>
        <w:t xml:space="preserve"> </w:t>
      </w:r>
      <w:r w:rsidR="005E6939">
        <w:rPr>
          <w:rFonts w:ascii="Arial" w:hAnsi="Arial" w:cs="Arial"/>
          <w:sz w:val="28"/>
          <w:szCs w:val="28"/>
        </w:rPr>
        <w:t>R</w:t>
      </w:r>
      <w:r w:rsidR="00193716">
        <w:rPr>
          <w:rFonts w:ascii="Arial" w:hAnsi="Arial" w:cs="Arial"/>
          <w:sz w:val="28"/>
          <w:szCs w:val="28"/>
        </w:rPr>
        <w:t xml:space="preserve">opafadzo </w:t>
      </w:r>
      <w:proofErr w:type="spellStart"/>
      <w:r w:rsidR="00193716">
        <w:rPr>
          <w:rFonts w:ascii="Arial" w:hAnsi="Arial" w:cs="Arial"/>
          <w:sz w:val="28"/>
          <w:szCs w:val="28"/>
        </w:rPr>
        <w:t>remba</w:t>
      </w:r>
      <w:proofErr w:type="spellEnd"/>
      <w:r w:rsidR="00193716">
        <w:rPr>
          <w:rFonts w:ascii="Arial" w:hAnsi="Arial" w:cs="Arial"/>
          <w:sz w:val="28"/>
          <w:szCs w:val="28"/>
        </w:rPr>
        <w:t xml:space="preserve"> </w:t>
      </w:r>
      <w:proofErr w:type="spellStart"/>
      <w:r w:rsidR="00193716">
        <w:rPr>
          <w:rFonts w:ascii="Arial" w:hAnsi="Arial" w:cs="Arial"/>
          <w:sz w:val="28"/>
          <w:szCs w:val="28"/>
        </w:rPr>
        <w:t>yakanaka</w:t>
      </w:r>
      <w:proofErr w:type="spellEnd"/>
      <w:r w:rsidR="009635FF">
        <w:rPr>
          <w:rFonts w:ascii="Arial" w:hAnsi="Arial" w:cs="Arial"/>
          <w:sz w:val="28"/>
          <w:szCs w:val="28"/>
        </w:rPr>
        <w:t>,</w:t>
      </w:r>
      <w:r w:rsidR="0019371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635FF">
        <w:rPr>
          <w:rFonts w:ascii="Arial" w:hAnsi="Arial" w:cs="Arial"/>
          <w:sz w:val="28"/>
          <w:szCs w:val="28"/>
        </w:rPr>
        <w:t>m</w:t>
      </w:r>
      <w:r w:rsidR="00077526">
        <w:rPr>
          <w:rFonts w:ascii="Arial" w:hAnsi="Arial" w:cs="Arial"/>
          <w:sz w:val="28"/>
          <w:szCs w:val="28"/>
        </w:rPr>
        <w:t>ota</w:t>
      </w:r>
      <w:proofErr w:type="spellEnd"/>
      <w:r w:rsidR="00077526">
        <w:rPr>
          <w:rFonts w:ascii="Arial" w:hAnsi="Arial" w:cs="Arial"/>
          <w:sz w:val="28"/>
          <w:szCs w:val="28"/>
        </w:rPr>
        <w:t xml:space="preserve"> </w:t>
      </w:r>
      <w:proofErr w:type="spellStart"/>
      <w:r w:rsidR="00077526">
        <w:rPr>
          <w:rFonts w:ascii="Arial" w:hAnsi="Arial" w:cs="Arial"/>
          <w:sz w:val="28"/>
          <w:szCs w:val="28"/>
        </w:rPr>
        <w:t>yakanaka</w:t>
      </w:r>
      <w:proofErr w:type="spellEnd"/>
      <w:r w:rsidR="009635FF">
        <w:rPr>
          <w:rFonts w:ascii="Arial" w:hAnsi="Arial" w:cs="Arial"/>
          <w:sz w:val="28"/>
          <w:szCs w:val="28"/>
        </w:rPr>
        <w:t>.</w:t>
      </w:r>
      <w:r w:rsidR="00077526">
        <w:rPr>
          <w:rFonts w:ascii="Arial" w:hAnsi="Arial" w:cs="Arial"/>
          <w:sz w:val="28"/>
          <w:szCs w:val="28"/>
        </w:rPr>
        <w:t xml:space="preserve"> </w:t>
      </w:r>
      <w:r w:rsidR="00534101" w:rsidRPr="00534101">
        <w:rPr>
          <w:rFonts w:ascii="Arial" w:hAnsi="Arial" w:cs="Arial"/>
          <w:sz w:val="18"/>
          <w:szCs w:val="28"/>
        </w:rPr>
        <w:t xml:space="preserve">[Congregation says, “Amen.”] </w:t>
      </w:r>
      <w:r w:rsidR="009635FF">
        <w:rPr>
          <w:rFonts w:ascii="Arial" w:hAnsi="Arial" w:cs="Arial"/>
          <w:sz w:val="28"/>
          <w:szCs w:val="28"/>
        </w:rPr>
        <w:t>H</w:t>
      </w:r>
      <w:r w:rsidR="007C301F">
        <w:rPr>
          <w:rFonts w:ascii="Arial" w:hAnsi="Arial" w:cs="Arial"/>
          <w:sz w:val="28"/>
          <w:szCs w:val="28"/>
        </w:rPr>
        <w:t xml:space="preserve">atidi </w:t>
      </w:r>
      <w:proofErr w:type="spellStart"/>
      <w:r w:rsidR="007C301F">
        <w:rPr>
          <w:rFonts w:ascii="Arial" w:hAnsi="Arial" w:cs="Arial"/>
          <w:sz w:val="28"/>
          <w:szCs w:val="28"/>
        </w:rPr>
        <w:t>kugara</w:t>
      </w:r>
      <w:proofErr w:type="spellEnd"/>
      <w:r w:rsidR="007C301F">
        <w:rPr>
          <w:rFonts w:ascii="Arial" w:hAnsi="Arial" w:cs="Arial"/>
          <w:sz w:val="28"/>
          <w:szCs w:val="28"/>
        </w:rPr>
        <w:t xml:space="preserve"> </w:t>
      </w:r>
      <w:proofErr w:type="spellStart"/>
      <w:r w:rsidR="007C301F">
        <w:rPr>
          <w:rFonts w:ascii="Arial" w:hAnsi="Arial" w:cs="Arial"/>
          <w:sz w:val="28"/>
          <w:szCs w:val="28"/>
        </w:rPr>
        <w:t>zvinonzwisa</w:t>
      </w:r>
      <w:proofErr w:type="spellEnd"/>
      <w:r w:rsidR="007C301F">
        <w:rPr>
          <w:rFonts w:ascii="Arial" w:hAnsi="Arial" w:cs="Arial"/>
          <w:sz w:val="28"/>
          <w:szCs w:val="28"/>
        </w:rPr>
        <w:t xml:space="preserve"> tsitsi </w:t>
      </w:r>
      <w:proofErr w:type="spellStart"/>
      <w:r w:rsidR="00F26C91">
        <w:rPr>
          <w:rFonts w:ascii="Arial" w:hAnsi="Arial" w:cs="Arial"/>
          <w:sz w:val="28"/>
          <w:szCs w:val="28"/>
        </w:rPr>
        <w:t>muno</w:t>
      </w:r>
      <w:proofErr w:type="spellEnd"/>
      <w:r w:rsidR="00F26C91">
        <w:rPr>
          <w:rFonts w:ascii="Arial" w:hAnsi="Arial" w:cs="Arial"/>
          <w:sz w:val="28"/>
          <w:szCs w:val="28"/>
        </w:rPr>
        <w:t xml:space="preserve"> </w:t>
      </w:r>
      <w:proofErr w:type="spellStart"/>
      <w:r w:rsidR="00F26C91">
        <w:rPr>
          <w:rFonts w:ascii="Arial" w:hAnsi="Arial" w:cs="Arial"/>
          <w:sz w:val="28"/>
          <w:szCs w:val="28"/>
        </w:rPr>
        <w:t>muHarare</w:t>
      </w:r>
      <w:proofErr w:type="spellEnd"/>
      <w:r w:rsidR="009635FF">
        <w:rPr>
          <w:rFonts w:ascii="Arial" w:hAnsi="Arial" w:cs="Arial"/>
          <w:sz w:val="28"/>
          <w:szCs w:val="28"/>
        </w:rPr>
        <w:t>.</w:t>
      </w:r>
      <w:r w:rsidR="00F26C91">
        <w:rPr>
          <w:rFonts w:ascii="Arial" w:hAnsi="Arial" w:cs="Arial"/>
          <w:sz w:val="28"/>
          <w:szCs w:val="28"/>
        </w:rPr>
        <w:t xml:space="preserve"> </w:t>
      </w:r>
      <w:r w:rsidR="00534101" w:rsidRPr="00534101">
        <w:rPr>
          <w:rFonts w:ascii="Arial" w:hAnsi="Arial" w:cs="Arial"/>
          <w:sz w:val="18"/>
          <w:szCs w:val="28"/>
        </w:rPr>
        <w:t xml:space="preserve">[Congregation says, “Amen.”] </w:t>
      </w:r>
    </w:p>
    <w:p w14:paraId="31E2A5DB" w14:textId="56FDD8A1" w:rsidR="00894463" w:rsidRPr="002A5C32" w:rsidRDefault="00384E02" w:rsidP="00EE1207">
      <w:pPr>
        <w:jc w:val="both"/>
        <w:rPr>
          <w:rFonts w:ascii="Arial" w:hAnsi="Arial" w:cs="Arial"/>
          <w:sz w:val="18"/>
          <w:szCs w:val="18"/>
        </w:rPr>
      </w:pPr>
      <w:r>
        <w:rPr>
          <w:rFonts w:ascii="Arial" w:hAnsi="Arial" w:cs="Arial"/>
          <w:sz w:val="28"/>
          <w:szCs w:val="28"/>
          <w:vertAlign w:val="superscript"/>
        </w:rPr>
        <w:t xml:space="preserve">89 </w:t>
      </w:r>
      <w:proofErr w:type="spellStart"/>
      <w:r w:rsidR="00793705">
        <w:rPr>
          <w:rFonts w:ascii="Arial" w:hAnsi="Arial" w:cs="Arial"/>
          <w:sz w:val="28"/>
          <w:szCs w:val="28"/>
        </w:rPr>
        <w:t>N</w:t>
      </w:r>
      <w:r w:rsidR="00F26C91">
        <w:rPr>
          <w:rFonts w:ascii="Arial" w:hAnsi="Arial" w:cs="Arial"/>
          <w:sz w:val="28"/>
          <w:szCs w:val="28"/>
        </w:rPr>
        <w:t>dinoa</w:t>
      </w:r>
      <w:r w:rsidR="00793705">
        <w:rPr>
          <w:rFonts w:ascii="Arial" w:hAnsi="Arial" w:cs="Arial"/>
          <w:sz w:val="28"/>
          <w:szCs w:val="28"/>
        </w:rPr>
        <w:t>ziva</w:t>
      </w:r>
      <w:proofErr w:type="spellEnd"/>
      <w:r w:rsidR="00793705">
        <w:rPr>
          <w:rFonts w:ascii="Arial" w:hAnsi="Arial" w:cs="Arial"/>
          <w:sz w:val="28"/>
          <w:szCs w:val="28"/>
        </w:rPr>
        <w:t xml:space="preserve"> </w:t>
      </w:r>
      <w:proofErr w:type="spellStart"/>
      <w:r w:rsidR="00793705">
        <w:rPr>
          <w:rFonts w:ascii="Arial" w:hAnsi="Arial" w:cs="Arial"/>
          <w:sz w:val="28"/>
          <w:szCs w:val="28"/>
        </w:rPr>
        <w:t>mafangiro</w:t>
      </w:r>
      <w:proofErr w:type="spellEnd"/>
      <w:r w:rsidR="00793705">
        <w:rPr>
          <w:rFonts w:ascii="Arial" w:hAnsi="Arial" w:cs="Arial"/>
          <w:sz w:val="28"/>
          <w:szCs w:val="28"/>
        </w:rPr>
        <w:t xml:space="preserve"> ani…? </w:t>
      </w:r>
      <w:r w:rsidR="00793705" w:rsidRPr="002A5C32">
        <w:rPr>
          <w:rFonts w:ascii="Arial" w:hAnsi="Arial" w:cs="Arial"/>
          <w:sz w:val="18"/>
          <w:szCs w:val="18"/>
        </w:rPr>
        <w:t xml:space="preserve">[Congregation </w:t>
      </w:r>
      <w:r w:rsidR="00063DA1" w:rsidRPr="002A5C32">
        <w:rPr>
          <w:rFonts w:ascii="Arial" w:hAnsi="Arial" w:cs="Arial"/>
          <w:sz w:val="18"/>
          <w:szCs w:val="18"/>
        </w:rPr>
        <w:t>says, “</w:t>
      </w:r>
      <w:r w:rsidR="00566101" w:rsidRPr="002A5C32">
        <w:rPr>
          <w:rFonts w:ascii="Arial" w:hAnsi="Arial" w:cs="Arial"/>
          <w:sz w:val="18"/>
          <w:szCs w:val="18"/>
        </w:rPr>
        <w:t>avo</w:t>
      </w:r>
      <w:r w:rsidR="009635FF" w:rsidRPr="002A5C32">
        <w:rPr>
          <w:rFonts w:ascii="Arial" w:hAnsi="Arial" w:cs="Arial"/>
          <w:sz w:val="18"/>
          <w:szCs w:val="18"/>
        </w:rPr>
        <w:t>,</w:t>
      </w:r>
      <w:r w:rsidR="00793705" w:rsidRPr="002A5C32">
        <w:rPr>
          <w:rFonts w:ascii="Arial" w:hAnsi="Arial" w:cs="Arial"/>
          <w:sz w:val="18"/>
          <w:szCs w:val="18"/>
        </w:rPr>
        <w:t>"]</w:t>
      </w:r>
      <w:r w:rsidR="00793705">
        <w:rPr>
          <w:rFonts w:ascii="Arial" w:hAnsi="Arial" w:cs="Arial"/>
          <w:sz w:val="28"/>
          <w:szCs w:val="28"/>
        </w:rPr>
        <w:t xml:space="preserve"> </w:t>
      </w:r>
      <w:r w:rsidR="00566101">
        <w:rPr>
          <w:rFonts w:ascii="Arial" w:hAnsi="Arial" w:cs="Arial"/>
          <w:sz w:val="28"/>
          <w:szCs w:val="28"/>
        </w:rPr>
        <w:t>avo</w:t>
      </w:r>
      <w:r w:rsidR="009635FF">
        <w:rPr>
          <w:rFonts w:ascii="Arial" w:hAnsi="Arial" w:cs="Arial"/>
          <w:sz w:val="28"/>
          <w:szCs w:val="28"/>
        </w:rPr>
        <w:t>. W</w:t>
      </w:r>
      <w:r w:rsidR="006B0E51">
        <w:rPr>
          <w:rFonts w:ascii="Arial" w:hAnsi="Arial" w:cs="Arial"/>
          <w:sz w:val="28"/>
          <w:szCs w:val="28"/>
        </w:rPr>
        <w:t>ould be called ev</w:t>
      </w:r>
      <w:r w:rsidR="009B6E34">
        <w:rPr>
          <w:rFonts w:ascii="Arial" w:hAnsi="Arial" w:cs="Arial"/>
          <w:sz w:val="28"/>
          <w:szCs w:val="28"/>
        </w:rPr>
        <w:t>ery name known</w:t>
      </w:r>
      <w:r w:rsidR="009635FF">
        <w:rPr>
          <w:rFonts w:ascii="Arial" w:hAnsi="Arial" w:cs="Arial"/>
          <w:sz w:val="28"/>
          <w:szCs w:val="28"/>
        </w:rPr>
        <w:t>.</w:t>
      </w:r>
      <w:r w:rsidR="009B6E34">
        <w:rPr>
          <w:rFonts w:ascii="Arial" w:hAnsi="Arial" w:cs="Arial"/>
          <w:sz w:val="28"/>
          <w:szCs w:val="28"/>
        </w:rPr>
        <w:t xml:space="preserve"> </w:t>
      </w:r>
      <w:proofErr w:type="spellStart"/>
      <w:r w:rsidR="009635FF">
        <w:rPr>
          <w:rFonts w:ascii="Arial" w:hAnsi="Arial" w:cs="Arial"/>
          <w:sz w:val="28"/>
          <w:szCs w:val="28"/>
        </w:rPr>
        <w:t>K</w:t>
      </w:r>
      <w:r w:rsidR="009B6E34">
        <w:rPr>
          <w:rFonts w:ascii="Arial" w:hAnsi="Arial" w:cs="Arial"/>
          <w:sz w:val="28"/>
          <w:szCs w:val="28"/>
        </w:rPr>
        <w:t>uGweru</w:t>
      </w:r>
      <w:proofErr w:type="spellEnd"/>
      <w:r w:rsidR="009B6E34">
        <w:rPr>
          <w:rFonts w:ascii="Arial" w:hAnsi="Arial" w:cs="Arial"/>
          <w:sz w:val="28"/>
          <w:szCs w:val="28"/>
        </w:rPr>
        <w:t xml:space="preserve"> we could do with any</w:t>
      </w:r>
      <w:r w:rsidR="00606682">
        <w:rPr>
          <w:rFonts w:ascii="Arial" w:hAnsi="Arial" w:cs="Arial"/>
          <w:sz w:val="28"/>
          <w:szCs w:val="28"/>
        </w:rPr>
        <w:t xml:space="preserve">thing. </w:t>
      </w:r>
      <w:proofErr w:type="spellStart"/>
      <w:r w:rsidR="00606682">
        <w:rPr>
          <w:rFonts w:ascii="Arial" w:hAnsi="Arial" w:cs="Arial"/>
          <w:sz w:val="28"/>
          <w:szCs w:val="28"/>
        </w:rPr>
        <w:t>Munomu</w:t>
      </w:r>
      <w:proofErr w:type="spellEnd"/>
      <w:r w:rsidR="00606682">
        <w:rPr>
          <w:rFonts w:ascii="Arial" w:hAnsi="Arial" w:cs="Arial"/>
          <w:sz w:val="28"/>
          <w:szCs w:val="28"/>
        </w:rPr>
        <w:t xml:space="preserve"> ka </w:t>
      </w:r>
      <w:proofErr w:type="spellStart"/>
      <w:r w:rsidR="00606682">
        <w:rPr>
          <w:rFonts w:ascii="Arial" w:hAnsi="Arial" w:cs="Arial"/>
          <w:sz w:val="28"/>
          <w:szCs w:val="28"/>
        </w:rPr>
        <w:t>umu</w:t>
      </w:r>
      <w:proofErr w:type="spellEnd"/>
      <w:r w:rsidR="00606682">
        <w:rPr>
          <w:rFonts w:ascii="Arial" w:hAnsi="Arial" w:cs="Arial"/>
          <w:sz w:val="28"/>
          <w:szCs w:val="28"/>
        </w:rPr>
        <w:t xml:space="preserve"> </w:t>
      </w:r>
      <w:proofErr w:type="spellStart"/>
      <w:r w:rsidR="00606682">
        <w:rPr>
          <w:rFonts w:ascii="Arial" w:hAnsi="Arial" w:cs="Arial"/>
          <w:sz w:val="28"/>
          <w:szCs w:val="28"/>
        </w:rPr>
        <w:t>tino</w:t>
      </w:r>
      <w:proofErr w:type="spellEnd"/>
      <w:r w:rsidR="00606682">
        <w:rPr>
          <w:rFonts w:ascii="Arial" w:hAnsi="Arial" w:cs="Arial"/>
          <w:sz w:val="28"/>
          <w:szCs w:val="28"/>
        </w:rPr>
        <w:t xml:space="preserve"> </w:t>
      </w:r>
      <w:proofErr w:type="spellStart"/>
      <w:r w:rsidR="00606682" w:rsidRPr="00B93958">
        <w:rPr>
          <w:rFonts w:ascii="Arial" w:hAnsi="Arial" w:cs="Arial"/>
          <w:i/>
          <w:iCs/>
          <w:sz w:val="28"/>
          <w:szCs w:val="28"/>
        </w:rPr>
        <w:t>inva</w:t>
      </w:r>
      <w:r w:rsidR="00985D1F" w:rsidRPr="00B93958">
        <w:rPr>
          <w:rFonts w:ascii="Arial" w:hAnsi="Arial" w:cs="Arial"/>
          <w:i/>
          <w:iCs/>
          <w:sz w:val="28"/>
          <w:szCs w:val="28"/>
        </w:rPr>
        <w:t>-dwa</w:t>
      </w:r>
      <w:proofErr w:type="spellEnd"/>
      <w:r w:rsidR="00985D1F">
        <w:rPr>
          <w:rFonts w:ascii="Arial" w:hAnsi="Arial" w:cs="Arial"/>
          <w:sz w:val="28"/>
          <w:szCs w:val="28"/>
        </w:rPr>
        <w:t xml:space="preserve"> even one day</w:t>
      </w:r>
      <w:r w:rsidR="009635FF">
        <w:rPr>
          <w:rFonts w:ascii="Arial" w:hAnsi="Arial" w:cs="Arial"/>
          <w:sz w:val="28"/>
          <w:szCs w:val="28"/>
        </w:rPr>
        <w:t>,</w:t>
      </w:r>
      <w:r w:rsidR="00985D1F">
        <w:rPr>
          <w:rFonts w:ascii="Arial" w:hAnsi="Arial" w:cs="Arial"/>
          <w:sz w:val="28"/>
          <w:szCs w:val="28"/>
        </w:rPr>
        <w:t xml:space="preserve"> nema-nema </w:t>
      </w:r>
      <w:proofErr w:type="spellStart"/>
      <w:r w:rsidR="00985D1F">
        <w:rPr>
          <w:rFonts w:ascii="Arial" w:hAnsi="Arial" w:cs="Arial"/>
          <w:sz w:val="28"/>
          <w:szCs w:val="28"/>
        </w:rPr>
        <w:t>nhingi</w:t>
      </w:r>
      <w:proofErr w:type="spellEnd"/>
      <w:r w:rsidR="00985D1F">
        <w:rPr>
          <w:rFonts w:ascii="Arial" w:hAnsi="Arial" w:cs="Arial"/>
          <w:sz w:val="28"/>
          <w:szCs w:val="28"/>
        </w:rPr>
        <w:t>, nema paid up reporters</w:t>
      </w:r>
      <w:r w:rsidR="009635FF">
        <w:rPr>
          <w:rFonts w:ascii="Arial" w:hAnsi="Arial" w:cs="Arial"/>
          <w:sz w:val="28"/>
          <w:szCs w:val="28"/>
        </w:rPr>
        <w:t>.</w:t>
      </w:r>
      <w:r w:rsidR="00985D1F">
        <w:rPr>
          <w:rFonts w:ascii="Arial" w:hAnsi="Arial" w:cs="Arial"/>
          <w:sz w:val="28"/>
          <w:szCs w:val="28"/>
        </w:rPr>
        <w:t xml:space="preserve"> </w:t>
      </w:r>
      <w:r w:rsidR="009635FF">
        <w:rPr>
          <w:rFonts w:ascii="Arial" w:hAnsi="Arial" w:cs="Arial"/>
          <w:sz w:val="28"/>
          <w:szCs w:val="28"/>
        </w:rPr>
        <w:t>B</w:t>
      </w:r>
      <w:r w:rsidR="00E579EC">
        <w:rPr>
          <w:rFonts w:ascii="Arial" w:hAnsi="Arial" w:cs="Arial"/>
          <w:sz w:val="28"/>
          <w:szCs w:val="28"/>
        </w:rPr>
        <w:t xml:space="preserve">ut I want him to come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E579EC">
        <w:rPr>
          <w:rFonts w:ascii="Arial" w:hAnsi="Arial" w:cs="Arial"/>
          <w:sz w:val="28"/>
          <w:szCs w:val="28"/>
        </w:rPr>
        <w:t xml:space="preserve"> Vanhu </w:t>
      </w:r>
      <w:proofErr w:type="spellStart"/>
      <w:r w:rsidR="00E579EC">
        <w:rPr>
          <w:rFonts w:ascii="Arial" w:hAnsi="Arial" w:cs="Arial"/>
          <w:sz w:val="28"/>
          <w:szCs w:val="28"/>
        </w:rPr>
        <w:t>vomuno</w:t>
      </w:r>
      <w:proofErr w:type="spellEnd"/>
      <w:r w:rsidR="00E579EC">
        <w:rPr>
          <w:rFonts w:ascii="Arial" w:hAnsi="Arial" w:cs="Arial"/>
          <w:sz w:val="28"/>
          <w:szCs w:val="28"/>
        </w:rPr>
        <w:t xml:space="preserve"> </w:t>
      </w:r>
      <w:proofErr w:type="spellStart"/>
      <w:r w:rsidR="00E579EC">
        <w:rPr>
          <w:rFonts w:ascii="Arial" w:hAnsi="Arial" w:cs="Arial"/>
          <w:sz w:val="28"/>
          <w:szCs w:val="28"/>
        </w:rPr>
        <w:t>muHarare</w:t>
      </w:r>
      <w:proofErr w:type="spellEnd"/>
      <w:r w:rsidR="009635FF">
        <w:rPr>
          <w:rFonts w:ascii="Arial" w:hAnsi="Arial" w:cs="Arial"/>
          <w:sz w:val="28"/>
          <w:szCs w:val="28"/>
        </w:rPr>
        <w:t>,</w:t>
      </w:r>
      <w:r w:rsidR="00E579EC">
        <w:rPr>
          <w:rFonts w:ascii="Arial" w:hAnsi="Arial" w:cs="Arial"/>
          <w:sz w:val="28"/>
          <w:szCs w:val="28"/>
        </w:rPr>
        <w:t xml:space="preserve"> vanhu </w:t>
      </w:r>
      <w:proofErr w:type="spellStart"/>
      <w:r w:rsidR="00E579EC">
        <w:rPr>
          <w:rFonts w:ascii="Arial" w:hAnsi="Arial" w:cs="Arial"/>
          <w:sz w:val="28"/>
          <w:szCs w:val="28"/>
        </w:rPr>
        <w:t>ve</w:t>
      </w:r>
      <w:r w:rsidR="00894463">
        <w:rPr>
          <w:rFonts w:ascii="Arial" w:hAnsi="Arial" w:cs="Arial"/>
          <w:sz w:val="28"/>
          <w:szCs w:val="28"/>
        </w:rPr>
        <w:t>nyama</w:t>
      </w:r>
      <w:proofErr w:type="spellEnd"/>
      <w:r w:rsidR="00894463">
        <w:rPr>
          <w:rFonts w:ascii="Arial" w:hAnsi="Arial" w:cs="Arial"/>
          <w:sz w:val="28"/>
          <w:szCs w:val="28"/>
        </w:rPr>
        <w:t xml:space="preserve"> </w:t>
      </w:r>
      <w:proofErr w:type="spellStart"/>
      <w:r w:rsidR="00894463">
        <w:rPr>
          <w:rFonts w:ascii="Arial" w:hAnsi="Arial" w:cs="Arial"/>
          <w:sz w:val="28"/>
          <w:szCs w:val="28"/>
        </w:rPr>
        <w:t>vanoremekedza</w:t>
      </w:r>
      <w:proofErr w:type="spellEnd"/>
      <w:r w:rsidR="00894463">
        <w:rPr>
          <w:rFonts w:ascii="Arial" w:hAnsi="Arial" w:cs="Arial"/>
          <w:sz w:val="28"/>
          <w:szCs w:val="28"/>
        </w:rPr>
        <w:t xml:space="preserve"> zvinhu </w:t>
      </w:r>
      <w:proofErr w:type="spellStart"/>
      <w:r w:rsidR="00894463">
        <w:rPr>
          <w:rFonts w:ascii="Arial" w:hAnsi="Arial" w:cs="Arial"/>
          <w:sz w:val="28"/>
          <w:szCs w:val="28"/>
        </w:rPr>
        <w:t>zvenya</w:t>
      </w:r>
      <w:proofErr w:type="spellEnd"/>
      <w:r w:rsidR="00894463">
        <w:rPr>
          <w:rFonts w:ascii="Arial" w:hAnsi="Arial" w:cs="Arial"/>
          <w:sz w:val="28"/>
          <w:szCs w:val="28"/>
        </w:rPr>
        <w:t xml:space="preserve">…? </w:t>
      </w:r>
      <w:r w:rsidR="00894463" w:rsidRPr="002A5C32">
        <w:rPr>
          <w:rFonts w:ascii="Arial" w:hAnsi="Arial" w:cs="Arial"/>
          <w:sz w:val="18"/>
          <w:szCs w:val="18"/>
        </w:rPr>
        <w:t xml:space="preserve">[Congregation </w:t>
      </w:r>
      <w:r w:rsidR="00063DA1" w:rsidRPr="002A5C32">
        <w:rPr>
          <w:rFonts w:ascii="Arial" w:hAnsi="Arial" w:cs="Arial"/>
          <w:sz w:val="18"/>
          <w:szCs w:val="18"/>
        </w:rPr>
        <w:t>says, “</w:t>
      </w:r>
      <w:proofErr w:type="spellStart"/>
      <w:r w:rsidR="00894463" w:rsidRPr="002A5C32">
        <w:rPr>
          <w:rFonts w:ascii="Arial" w:hAnsi="Arial" w:cs="Arial"/>
          <w:sz w:val="18"/>
          <w:szCs w:val="18"/>
        </w:rPr>
        <w:t>zvenyama</w:t>
      </w:r>
      <w:proofErr w:type="spellEnd"/>
      <w:r w:rsidR="00894463" w:rsidRPr="002A5C32">
        <w:rPr>
          <w:rFonts w:ascii="Arial" w:hAnsi="Arial" w:cs="Arial"/>
          <w:sz w:val="18"/>
          <w:szCs w:val="18"/>
        </w:rPr>
        <w:t>."]</w:t>
      </w:r>
    </w:p>
    <w:p w14:paraId="53B778C7" w14:textId="52EE8199" w:rsidR="00501B49" w:rsidRDefault="007476EF" w:rsidP="007476EF">
      <w:pPr>
        <w:jc w:val="both"/>
        <w:rPr>
          <w:rFonts w:ascii="Arial" w:hAnsi="Arial" w:cs="Arial"/>
          <w:sz w:val="28"/>
          <w:szCs w:val="28"/>
        </w:rPr>
      </w:pPr>
      <w:r>
        <w:rPr>
          <w:rFonts w:ascii="Arial" w:hAnsi="Arial" w:cs="Arial"/>
          <w:sz w:val="28"/>
          <w:szCs w:val="28"/>
          <w:vertAlign w:val="superscript"/>
        </w:rPr>
        <w:t xml:space="preserve">90 </w:t>
      </w:r>
      <w:proofErr w:type="spellStart"/>
      <w:r w:rsidR="00894463">
        <w:rPr>
          <w:rFonts w:ascii="Arial" w:hAnsi="Arial" w:cs="Arial"/>
          <w:sz w:val="28"/>
          <w:szCs w:val="28"/>
        </w:rPr>
        <w:t>Ehe</w:t>
      </w:r>
      <w:proofErr w:type="spellEnd"/>
      <w:r w:rsidR="00894463">
        <w:rPr>
          <w:rFonts w:ascii="Arial" w:hAnsi="Arial" w:cs="Arial"/>
          <w:sz w:val="28"/>
          <w:szCs w:val="28"/>
        </w:rPr>
        <w:t xml:space="preserve"> </w:t>
      </w:r>
      <w:proofErr w:type="spellStart"/>
      <w:r w:rsidR="00091AFD">
        <w:rPr>
          <w:rFonts w:ascii="Arial" w:hAnsi="Arial" w:cs="Arial"/>
          <w:sz w:val="28"/>
          <w:szCs w:val="28"/>
        </w:rPr>
        <w:t>n</w:t>
      </w:r>
      <w:r w:rsidR="00894463">
        <w:rPr>
          <w:rFonts w:ascii="Arial" w:hAnsi="Arial" w:cs="Arial"/>
          <w:sz w:val="28"/>
          <w:szCs w:val="28"/>
        </w:rPr>
        <w:t>doda</w:t>
      </w:r>
      <w:proofErr w:type="spellEnd"/>
      <w:r w:rsidR="00894463">
        <w:rPr>
          <w:rFonts w:ascii="Arial" w:hAnsi="Arial" w:cs="Arial"/>
          <w:sz w:val="28"/>
          <w:szCs w:val="28"/>
        </w:rPr>
        <w:t xml:space="preserve"> kuti</w:t>
      </w:r>
      <w:r w:rsidR="00091AFD">
        <w:rPr>
          <w:rFonts w:ascii="Arial" w:hAnsi="Arial" w:cs="Arial"/>
          <w:sz w:val="28"/>
          <w:szCs w:val="28"/>
        </w:rPr>
        <w:t xml:space="preserve"> </w:t>
      </w:r>
      <w:proofErr w:type="spellStart"/>
      <w:r w:rsidR="00091AFD">
        <w:rPr>
          <w:rFonts w:ascii="Arial" w:hAnsi="Arial" w:cs="Arial"/>
          <w:sz w:val="28"/>
          <w:szCs w:val="28"/>
        </w:rPr>
        <w:t>vachisvika</w:t>
      </w:r>
      <w:proofErr w:type="spellEnd"/>
      <w:r w:rsidR="00091AFD">
        <w:rPr>
          <w:rFonts w:ascii="Arial" w:hAnsi="Arial" w:cs="Arial"/>
          <w:sz w:val="28"/>
          <w:szCs w:val="28"/>
        </w:rPr>
        <w:t xml:space="preserve">, </w:t>
      </w:r>
      <w:proofErr w:type="spellStart"/>
      <w:r w:rsidR="00091AFD">
        <w:rPr>
          <w:rFonts w:ascii="Arial" w:hAnsi="Arial" w:cs="Arial"/>
          <w:sz w:val="28"/>
          <w:szCs w:val="28"/>
        </w:rPr>
        <w:t>vakasvika</w:t>
      </w:r>
      <w:proofErr w:type="spellEnd"/>
      <w:r w:rsidR="00091AFD">
        <w:rPr>
          <w:rFonts w:ascii="Arial" w:hAnsi="Arial" w:cs="Arial"/>
          <w:sz w:val="28"/>
          <w:szCs w:val="28"/>
        </w:rPr>
        <w:t xml:space="preserve"> </w:t>
      </w:r>
      <w:proofErr w:type="spellStart"/>
      <w:r w:rsidR="00091AFD">
        <w:rPr>
          <w:rFonts w:ascii="Arial" w:hAnsi="Arial" w:cs="Arial"/>
          <w:sz w:val="28"/>
          <w:szCs w:val="28"/>
        </w:rPr>
        <w:t>vakaona</w:t>
      </w:r>
      <w:proofErr w:type="spellEnd"/>
      <w:r w:rsidR="00091AFD">
        <w:rPr>
          <w:rFonts w:ascii="Arial" w:hAnsi="Arial" w:cs="Arial"/>
          <w:sz w:val="28"/>
          <w:szCs w:val="28"/>
        </w:rPr>
        <w:t xml:space="preserve"> </w:t>
      </w:r>
      <w:proofErr w:type="spellStart"/>
      <w:r w:rsidR="00CB59B6">
        <w:rPr>
          <w:rFonts w:ascii="Arial" w:hAnsi="Arial" w:cs="Arial"/>
          <w:sz w:val="28"/>
          <w:szCs w:val="28"/>
        </w:rPr>
        <w:t>kunenge</w:t>
      </w:r>
      <w:proofErr w:type="spellEnd"/>
      <w:r w:rsidR="00CB59B6">
        <w:rPr>
          <w:rFonts w:ascii="Arial" w:hAnsi="Arial" w:cs="Arial"/>
          <w:sz w:val="28"/>
          <w:szCs w:val="28"/>
        </w:rPr>
        <w:t xml:space="preserve"> </w:t>
      </w:r>
      <w:proofErr w:type="spellStart"/>
      <w:r w:rsidR="00CB59B6">
        <w:rPr>
          <w:rFonts w:ascii="Arial" w:hAnsi="Arial" w:cs="Arial"/>
          <w:sz w:val="28"/>
          <w:szCs w:val="28"/>
        </w:rPr>
        <w:t>kwakarara</w:t>
      </w:r>
      <w:proofErr w:type="spellEnd"/>
      <w:r w:rsidR="00CB59B6">
        <w:rPr>
          <w:rFonts w:ascii="Arial" w:hAnsi="Arial" w:cs="Arial"/>
          <w:sz w:val="28"/>
          <w:szCs w:val="28"/>
        </w:rPr>
        <w:t xml:space="preserve"> ma brother </w:t>
      </w:r>
      <w:proofErr w:type="spellStart"/>
      <w:r w:rsidR="00CB59B6">
        <w:rPr>
          <w:rFonts w:ascii="Arial" w:hAnsi="Arial" w:cs="Arial"/>
          <w:sz w:val="28"/>
          <w:szCs w:val="28"/>
        </w:rPr>
        <w:t>acho</w:t>
      </w:r>
      <w:proofErr w:type="spellEnd"/>
      <w:r w:rsidR="009635FF">
        <w:rPr>
          <w:rFonts w:ascii="Arial" w:hAnsi="Arial" w:cs="Arial"/>
          <w:sz w:val="28"/>
          <w:szCs w:val="28"/>
        </w:rPr>
        <w:t>,</w:t>
      </w:r>
      <w:r w:rsidR="00CB59B6">
        <w:rPr>
          <w:rFonts w:ascii="Arial" w:hAnsi="Arial" w:cs="Arial"/>
          <w:sz w:val="28"/>
          <w:szCs w:val="28"/>
        </w:rPr>
        <w:t xml:space="preserve"> havana </w:t>
      </w:r>
      <w:proofErr w:type="spellStart"/>
      <w:r w:rsidR="00CB59B6">
        <w:rPr>
          <w:rFonts w:ascii="Arial" w:hAnsi="Arial" w:cs="Arial"/>
          <w:sz w:val="28"/>
          <w:szCs w:val="28"/>
        </w:rPr>
        <w:t>chananodii</w:t>
      </w:r>
      <w:proofErr w:type="spellEnd"/>
      <w:r w:rsidR="00B116E2">
        <w:rPr>
          <w:rFonts w:ascii="Arial" w:hAnsi="Arial" w:cs="Arial"/>
          <w:sz w:val="28"/>
          <w:szCs w:val="28"/>
        </w:rPr>
        <w:t xml:space="preserve">…? </w:t>
      </w:r>
      <w:proofErr w:type="spellStart"/>
      <w:r w:rsidR="00783009">
        <w:rPr>
          <w:rFonts w:ascii="Arial" w:hAnsi="Arial" w:cs="Arial"/>
          <w:sz w:val="28"/>
          <w:szCs w:val="28"/>
        </w:rPr>
        <w:t>C</w:t>
      </w:r>
      <w:r w:rsidR="00B116E2">
        <w:rPr>
          <w:rFonts w:ascii="Arial" w:hAnsi="Arial" w:cs="Arial"/>
          <w:sz w:val="28"/>
          <w:szCs w:val="28"/>
        </w:rPr>
        <w:t>havanosvora</w:t>
      </w:r>
      <w:proofErr w:type="spellEnd"/>
      <w:r w:rsidR="004A0EC7">
        <w:rPr>
          <w:rFonts w:ascii="Arial" w:hAnsi="Arial" w:cs="Arial"/>
          <w:sz w:val="28"/>
          <w:szCs w:val="28"/>
        </w:rPr>
        <w:t xml:space="preserve">. </w:t>
      </w:r>
      <w:proofErr w:type="spellStart"/>
      <w:r w:rsidR="004A0EC7">
        <w:rPr>
          <w:rFonts w:ascii="Arial" w:hAnsi="Arial" w:cs="Arial"/>
          <w:sz w:val="28"/>
          <w:szCs w:val="28"/>
        </w:rPr>
        <w:t>Vakasvika</w:t>
      </w:r>
      <w:proofErr w:type="spellEnd"/>
      <w:r w:rsidR="004A0EC7">
        <w:rPr>
          <w:rFonts w:ascii="Arial" w:hAnsi="Arial" w:cs="Arial"/>
          <w:sz w:val="28"/>
          <w:szCs w:val="28"/>
        </w:rPr>
        <w:t xml:space="preserve"> </w:t>
      </w:r>
      <w:proofErr w:type="spellStart"/>
      <w:r w:rsidR="004A0EC7">
        <w:rPr>
          <w:rFonts w:ascii="Arial" w:hAnsi="Arial" w:cs="Arial"/>
          <w:sz w:val="28"/>
          <w:szCs w:val="28"/>
        </w:rPr>
        <w:t>vakaona</w:t>
      </w:r>
      <w:proofErr w:type="spellEnd"/>
      <w:r w:rsidR="004A0EC7">
        <w:rPr>
          <w:rFonts w:ascii="Arial" w:hAnsi="Arial" w:cs="Arial"/>
          <w:sz w:val="28"/>
          <w:szCs w:val="28"/>
        </w:rPr>
        <w:t xml:space="preserve"> </w:t>
      </w:r>
      <w:proofErr w:type="spellStart"/>
      <w:r w:rsidR="004A0EC7">
        <w:rPr>
          <w:rFonts w:ascii="Arial" w:hAnsi="Arial" w:cs="Arial"/>
          <w:sz w:val="28"/>
          <w:szCs w:val="28"/>
        </w:rPr>
        <w:lastRenderedPageBreak/>
        <w:t>patinodyira</w:t>
      </w:r>
      <w:proofErr w:type="spellEnd"/>
      <w:r w:rsidR="00783009">
        <w:rPr>
          <w:rFonts w:ascii="Arial" w:hAnsi="Arial" w:cs="Arial"/>
          <w:sz w:val="28"/>
          <w:szCs w:val="28"/>
        </w:rPr>
        <w:t>…</w:t>
      </w:r>
      <w:r w:rsidR="007735D9">
        <w:rPr>
          <w:rFonts w:ascii="Arial" w:hAnsi="Arial" w:cs="Arial"/>
          <w:sz w:val="28"/>
          <w:szCs w:val="28"/>
        </w:rPr>
        <w:t xml:space="preserve"> </w:t>
      </w:r>
      <w:r w:rsidR="00783009">
        <w:rPr>
          <w:rFonts w:ascii="Arial" w:hAnsi="Arial" w:cs="Arial"/>
          <w:sz w:val="28"/>
          <w:szCs w:val="28"/>
        </w:rPr>
        <w:t>A</w:t>
      </w:r>
      <w:r w:rsidR="007735D9">
        <w:rPr>
          <w:rFonts w:ascii="Arial" w:hAnsi="Arial" w:cs="Arial"/>
          <w:sz w:val="28"/>
          <w:szCs w:val="28"/>
        </w:rPr>
        <w:t xml:space="preserve">ll I’m doing </w:t>
      </w:r>
      <w:r w:rsidR="00052EF2">
        <w:rPr>
          <w:rFonts w:ascii="Arial" w:hAnsi="Arial" w:cs="Arial"/>
          <w:sz w:val="28"/>
          <w:szCs w:val="28"/>
        </w:rPr>
        <w:t>this;</w:t>
      </w:r>
      <w:r w:rsidR="007735D9">
        <w:rPr>
          <w:rFonts w:ascii="Arial" w:hAnsi="Arial" w:cs="Arial"/>
          <w:sz w:val="28"/>
          <w:szCs w:val="28"/>
        </w:rPr>
        <w:t xml:space="preserve"> I’m preparing for a war </w:t>
      </w:r>
      <w:r w:rsidR="00C33C0B">
        <w:rPr>
          <w:rFonts w:ascii="Arial" w:hAnsi="Arial" w:cs="Arial"/>
          <w:sz w:val="28"/>
          <w:szCs w:val="28"/>
        </w:rPr>
        <w:t>because I know one day that war will go public</w:t>
      </w:r>
      <w:r w:rsidR="00052EF2">
        <w:rPr>
          <w:rFonts w:ascii="Arial" w:hAnsi="Arial" w:cs="Arial"/>
          <w:sz w:val="28"/>
          <w:szCs w:val="28"/>
        </w:rPr>
        <w:t>.</w:t>
      </w:r>
      <w:r w:rsidR="00C33C0B">
        <w:rPr>
          <w:rFonts w:ascii="Arial" w:hAnsi="Arial" w:cs="Arial"/>
          <w:sz w:val="28"/>
          <w:szCs w:val="28"/>
        </w:rPr>
        <w:t xml:space="preserve"> </w:t>
      </w:r>
      <w:r w:rsidR="00534101" w:rsidRPr="00534101">
        <w:rPr>
          <w:rFonts w:ascii="Arial" w:hAnsi="Arial" w:cs="Arial"/>
          <w:sz w:val="18"/>
          <w:szCs w:val="28"/>
        </w:rPr>
        <w:t xml:space="preserve">[Congregation says, “Amen.”] </w:t>
      </w:r>
      <w:r w:rsidR="00052EF2">
        <w:rPr>
          <w:rFonts w:ascii="Arial" w:hAnsi="Arial" w:cs="Arial"/>
          <w:sz w:val="28"/>
          <w:szCs w:val="28"/>
        </w:rPr>
        <w:t>E</w:t>
      </w:r>
      <w:r w:rsidR="00EA4CAA">
        <w:rPr>
          <w:rFonts w:ascii="Arial" w:hAnsi="Arial" w:cs="Arial"/>
          <w:sz w:val="28"/>
          <w:szCs w:val="28"/>
        </w:rPr>
        <w:t xml:space="preserve">nde </w:t>
      </w:r>
      <w:proofErr w:type="spellStart"/>
      <w:r w:rsidR="00EA4CAA">
        <w:rPr>
          <w:rFonts w:ascii="Arial" w:hAnsi="Arial" w:cs="Arial"/>
          <w:sz w:val="28"/>
          <w:szCs w:val="28"/>
        </w:rPr>
        <w:t>anotitengesa</w:t>
      </w:r>
      <w:proofErr w:type="spellEnd"/>
      <w:r w:rsidR="00EA4CAA">
        <w:rPr>
          <w:rFonts w:ascii="Arial" w:hAnsi="Arial" w:cs="Arial"/>
          <w:sz w:val="28"/>
          <w:szCs w:val="28"/>
        </w:rPr>
        <w:t xml:space="preserve"> public vamwe </w:t>
      </w:r>
      <w:proofErr w:type="spellStart"/>
      <w:r w:rsidR="00EA4CAA">
        <w:rPr>
          <w:rFonts w:ascii="Arial" w:hAnsi="Arial" w:cs="Arial"/>
          <w:sz w:val="28"/>
          <w:szCs w:val="28"/>
        </w:rPr>
        <w:t>ve</w:t>
      </w:r>
      <w:proofErr w:type="spellEnd"/>
      <w:r w:rsidR="00EA4CAA">
        <w:rPr>
          <w:rFonts w:ascii="Arial" w:hAnsi="Arial" w:cs="Arial"/>
          <w:sz w:val="28"/>
          <w:szCs w:val="28"/>
        </w:rPr>
        <w:t xml:space="preserve">….? </w:t>
      </w:r>
      <w:r w:rsidR="00A553B0" w:rsidRPr="006E115A">
        <w:rPr>
          <w:rFonts w:ascii="Arial" w:hAnsi="Arial" w:cs="Arial"/>
          <w:sz w:val="18"/>
          <w:szCs w:val="18"/>
        </w:rPr>
        <w:t xml:space="preserve">[Congregation </w:t>
      </w:r>
      <w:r w:rsidR="00063DA1" w:rsidRPr="006E115A">
        <w:rPr>
          <w:rFonts w:ascii="Arial" w:hAnsi="Arial" w:cs="Arial"/>
          <w:sz w:val="18"/>
          <w:szCs w:val="18"/>
        </w:rPr>
        <w:t>says, “</w:t>
      </w:r>
      <w:r w:rsidR="00A553B0" w:rsidRPr="006E115A">
        <w:rPr>
          <w:rFonts w:ascii="Arial" w:hAnsi="Arial" w:cs="Arial"/>
          <w:sz w:val="18"/>
          <w:szCs w:val="18"/>
        </w:rPr>
        <w:t>vedu</w:t>
      </w:r>
      <w:r w:rsidR="00052EF2" w:rsidRPr="006E115A">
        <w:rPr>
          <w:rFonts w:ascii="Arial" w:hAnsi="Arial" w:cs="Arial"/>
          <w:sz w:val="18"/>
          <w:szCs w:val="18"/>
        </w:rPr>
        <w:t>.</w:t>
      </w:r>
      <w:r w:rsidR="00A553B0" w:rsidRPr="006E115A">
        <w:rPr>
          <w:rFonts w:ascii="Arial" w:hAnsi="Arial" w:cs="Arial"/>
          <w:sz w:val="18"/>
          <w:szCs w:val="18"/>
        </w:rPr>
        <w:t>"]</w:t>
      </w:r>
      <w:r w:rsidR="00A553B0">
        <w:rPr>
          <w:rFonts w:ascii="Arial" w:hAnsi="Arial" w:cs="Arial"/>
          <w:sz w:val="28"/>
          <w:szCs w:val="28"/>
        </w:rPr>
        <w:t xml:space="preserve"> </w:t>
      </w:r>
      <w:r w:rsidR="00052EF2">
        <w:rPr>
          <w:rFonts w:ascii="Arial" w:hAnsi="Arial" w:cs="Arial"/>
          <w:sz w:val="28"/>
          <w:szCs w:val="28"/>
        </w:rPr>
        <w:t>V</w:t>
      </w:r>
      <w:r w:rsidR="00A553B0">
        <w:rPr>
          <w:rFonts w:ascii="Arial" w:hAnsi="Arial" w:cs="Arial"/>
          <w:sz w:val="28"/>
          <w:szCs w:val="28"/>
        </w:rPr>
        <w:t xml:space="preserve">amwe vedu ma brothers aya. </w:t>
      </w:r>
    </w:p>
    <w:p w14:paraId="47DD69B3" w14:textId="6B11EF23" w:rsidR="00A65F05" w:rsidRPr="00E55D78" w:rsidRDefault="005C12DA" w:rsidP="00501B49">
      <w:pPr>
        <w:jc w:val="both"/>
        <w:rPr>
          <w:rFonts w:ascii="Arial" w:hAnsi="Arial" w:cs="Arial"/>
          <w:sz w:val="28"/>
          <w:szCs w:val="28"/>
        </w:rPr>
      </w:pPr>
      <w:r>
        <w:rPr>
          <w:rFonts w:ascii="Arial" w:hAnsi="Arial" w:cs="Arial"/>
          <w:sz w:val="28"/>
          <w:szCs w:val="28"/>
          <w:vertAlign w:val="superscript"/>
        </w:rPr>
        <w:t xml:space="preserve">91 </w:t>
      </w:r>
      <w:proofErr w:type="spellStart"/>
      <w:r w:rsidR="00DC24C4">
        <w:rPr>
          <w:rFonts w:ascii="Arial" w:hAnsi="Arial" w:cs="Arial"/>
          <w:sz w:val="28"/>
          <w:szCs w:val="28"/>
        </w:rPr>
        <w:t>Ichabuda</w:t>
      </w:r>
      <w:proofErr w:type="spellEnd"/>
      <w:r w:rsidR="00DC24C4">
        <w:rPr>
          <w:rFonts w:ascii="Arial" w:hAnsi="Arial" w:cs="Arial"/>
          <w:sz w:val="28"/>
          <w:szCs w:val="28"/>
        </w:rPr>
        <w:t xml:space="preserve"> </w:t>
      </w:r>
      <w:proofErr w:type="spellStart"/>
      <w:r w:rsidR="00DC24C4">
        <w:rPr>
          <w:rFonts w:ascii="Arial" w:hAnsi="Arial" w:cs="Arial"/>
          <w:sz w:val="28"/>
          <w:szCs w:val="28"/>
        </w:rPr>
        <w:t>chete</w:t>
      </w:r>
      <w:proofErr w:type="spellEnd"/>
      <w:r w:rsidR="00DC24C4">
        <w:rPr>
          <w:rFonts w:ascii="Arial" w:hAnsi="Arial" w:cs="Arial"/>
          <w:sz w:val="28"/>
          <w:szCs w:val="28"/>
        </w:rPr>
        <w:t xml:space="preserve"> </w:t>
      </w:r>
      <w:proofErr w:type="spellStart"/>
      <w:r w:rsidR="00DC24C4">
        <w:rPr>
          <w:rFonts w:ascii="Arial" w:hAnsi="Arial" w:cs="Arial"/>
          <w:sz w:val="28"/>
          <w:szCs w:val="28"/>
        </w:rPr>
        <w:t>nyaya</w:t>
      </w:r>
      <w:proofErr w:type="spellEnd"/>
      <w:r w:rsidR="00DC24C4">
        <w:rPr>
          <w:rFonts w:ascii="Arial" w:hAnsi="Arial" w:cs="Arial"/>
          <w:sz w:val="28"/>
          <w:szCs w:val="28"/>
        </w:rPr>
        <w:t xml:space="preserve"> </w:t>
      </w:r>
      <w:r w:rsidR="00BF60A2">
        <w:rPr>
          <w:rFonts w:ascii="Arial" w:hAnsi="Arial" w:cs="Arial"/>
          <w:sz w:val="28"/>
          <w:szCs w:val="28"/>
        </w:rPr>
        <w:t xml:space="preserve">one day sometime </w:t>
      </w:r>
      <w:proofErr w:type="spellStart"/>
      <w:r w:rsidR="00BF60A2">
        <w:rPr>
          <w:rFonts w:ascii="Arial" w:hAnsi="Arial" w:cs="Arial"/>
          <w:sz w:val="28"/>
          <w:szCs w:val="28"/>
        </w:rPr>
        <w:t>kunzi</w:t>
      </w:r>
      <w:proofErr w:type="spellEnd"/>
      <w:r w:rsidR="00052EF2">
        <w:rPr>
          <w:rFonts w:ascii="Arial" w:hAnsi="Arial" w:cs="Arial"/>
          <w:sz w:val="28"/>
          <w:szCs w:val="28"/>
        </w:rPr>
        <w:t>,</w:t>
      </w:r>
      <w:r w:rsidR="00BF60A2">
        <w:rPr>
          <w:rFonts w:ascii="Arial" w:hAnsi="Arial" w:cs="Arial"/>
          <w:sz w:val="28"/>
          <w:szCs w:val="28"/>
        </w:rPr>
        <w:t xml:space="preserve"> </w:t>
      </w:r>
      <w:r w:rsidR="00ED22FC">
        <w:rPr>
          <w:rFonts w:ascii="Arial" w:hAnsi="Arial" w:cs="Arial"/>
          <w:sz w:val="28"/>
          <w:szCs w:val="28"/>
        </w:rPr>
        <w:t>‘</w:t>
      </w:r>
      <w:proofErr w:type="spellStart"/>
      <w:r w:rsidR="00BF60A2">
        <w:rPr>
          <w:rFonts w:ascii="Arial" w:hAnsi="Arial" w:cs="Arial"/>
          <w:sz w:val="28"/>
          <w:szCs w:val="28"/>
        </w:rPr>
        <w:t>endai</w:t>
      </w:r>
      <w:proofErr w:type="spellEnd"/>
      <w:r w:rsidR="00BF60A2">
        <w:rPr>
          <w:rFonts w:ascii="Arial" w:hAnsi="Arial" w:cs="Arial"/>
          <w:sz w:val="28"/>
          <w:szCs w:val="28"/>
        </w:rPr>
        <w:t xml:space="preserve"> </w:t>
      </w:r>
      <w:proofErr w:type="spellStart"/>
      <w:r w:rsidR="00BF60A2">
        <w:rPr>
          <w:rFonts w:ascii="Arial" w:hAnsi="Arial" w:cs="Arial"/>
          <w:sz w:val="28"/>
          <w:szCs w:val="28"/>
        </w:rPr>
        <w:t>munoona</w:t>
      </w:r>
      <w:proofErr w:type="spellEnd"/>
      <w:r w:rsidR="00BF60A2">
        <w:rPr>
          <w:rFonts w:ascii="Arial" w:hAnsi="Arial" w:cs="Arial"/>
          <w:sz w:val="28"/>
          <w:szCs w:val="28"/>
        </w:rPr>
        <w:t xml:space="preserve"> </w:t>
      </w:r>
      <w:proofErr w:type="spellStart"/>
      <w:r w:rsidR="00BF60A2">
        <w:rPr>
          <w:rFonts w:ascii="Arial" w:hAnsi="Arial" w:cs="Arial"/>
          <w:sz w:val="28"/>
          <w:szCs w:val="28"/>
        </w:rPr>
        <w:t>magariro</w:t>
      </w:r>
      <w:proofErr w:type="spellEnd"/>
      <w:r w:rsidR="00BF60A2">
        <w:rPr>
          <w:rFonts w:ascii="Arial" w:hAnsi="Arial" w:cs="Arial"/>
          <w:sz w:val="28"/>
          <w:szCs w:val="28"/>
        </w:rPr>
        <w:t xml:space="preserve"> </w:t>
      </w:r>
      <w:proofErr w:type="spellStart"/>
      <w:r w:rsidR="00BF60A2">
        <w:rPr>
          <w:rFonts w:ascii="Arial" w:hAnsi="Arial" w:cs="Arial"/>
          <w:sz w:val="28"/>
          <w:szCs w:val="28"/>
        </w:rPr>
        <w:t>aanoita</w:t>
      </w:r>
      <w:proofErr w:type="spellEnd"/>
      <w:r w:rsidR="00BF60A2">
        <w:rPr>
          <w:rFonts w:ascii="Arial" w:hAnsi="Arial" w:cs="Arial"/>
          <w:sz w:val="28"/>
          <w:szCs w:val="28"/>
        </w:rPr>
        <w:t xml:space="preserve"> </w:t>
      </w:r>
      <w:proofErr w:type="spellStart"/>
      <w:r w:rsidR="00FA001D">
        <w:rPr>
          <w:rFonts w:ascii="Arial" w:hAnsi="Arial" w:cs="Arial"/>
          <w:sz w:val="28"/>
          <w:szCs w:val="28"/>
        </w:rPr>
        <w:t>nevasikana</w:t>
      </w:r>
      <w:proofErr w:type="spellEnd"/>
      <w:r w:rsidR="00FA001D">
        <w:rPr>
          <w:rFonts w:ascii="Arial" w:hAnsi="Arial" w:cs="Arial"/>
          <w:sz w:val="28"/>
          <w:szCs w:val="28"/>
        </w:rPr>
        <w:t xml:space="preserve"> </w:t>
      </w:r>
      <w:proofErr w:type="spellStart"/>
      <w:r w:rsidR="00FA001D">
        <w:rPr>
          <w:rFonts w:ascii="Arial" w:hAnsi="Arial" w:cs="Arial"/>
          <w:sz w:val="28"/>
          <w:szCs w:val="28"/>
        </w:rPr>
        <w:t>va</w:t>
      </w:r>
      <w:r w:rsidR="00AE6A00">
        <w:rPr>
          <w:rFonts w:ascii="Arial" w:hAnsi="Arial" w:cs="Arial"/>
          <w:sz w:val="28"/>
          <w:szCs w:val="28"/>
        </w:rPr>
        <w:t>a</w:t>
      </w:r>
      <w:r w:rsidR="00FA001D">
        <w:rPr>
          <w:rFonts w:ascii="Arial" w:hAnsi="Arial" w:cs="Arial"/>
          <w:sz w:val="28"/>
          <w:szCs w:val="28"/>
        </w:rPr>
        <w:t>nogara</w:t>
      </w:r>
      <w:proofErr w:type="spellEnd"/>
      <w:r w:rsidR="00FA001D">
        <w:rPr>
          <w:rFonts w:ascii="Arial" w:hAnsi="Arial" w:cs="Arial"/>
          <w:sz w:val="28"/>
          <w:szCs w:val="28"/>
        </w:rPr>
        <w:t xml:space="preserve"> navo </w:t>
      </w:r>
      <w:proofErr w:type="spellStart"/>
      <w:r w:rsidR="008206A7">
        <w:rPr>
          <w:rFonts w:ascii="Arial" w:hAnsi="Arial" w:cs="Arial"/>
          <w:sz w:val="28"/>
          <w:szCs w:val="28"/>
        </w:rPr>
        <w:t>nevakamana</w:t>
      </w:r>
      <w:proofErr w:type="spellEnd"/>
      <w:r w:rsidR="008206A7">
        <w:rPr>
          <w:rFonts w:ascii="Arial" w:hAnsi="Arial" w:cs="Arial"/>
          <w:sz w:val="28"/>
          <w:szCs w:val="28"/>
        </w:rPr>
        <w:t xml:space="preserve"> </w:t>
      </w:r>
      <w:proofErr w:type="spellStart"/>
      <w:r w:rsidR="008206A7">
        <w:rPr>
          <w:rFonts w:ascii="Arial" w:hAnsi="Arial" w:cs="Arial"/>
          <w:sz w:val="28"/>
          <w:szCs w:val="28"/>
        </w:rPr>
        <w:t>v</w:t>
      </w:r>
      <w:r w:rsidR="00EE61AD">
        <w:rPr>
          <w:rFonts w:ascii="Arial" w:hAnsi="Arial" w:cs="Arial"/>
          <w:sz w:val="28"/>
          <w:szCs w:val="28"/>
        </w:rPr>
        <w:t>a</w:t>
      </w:r>
      <w:r w:rsidR="008206A7">
        <w:rPr>
          <w:rFonts w:ascii="Arial" w:hAnsi="Arial" w:cs="Arial"/>
          <w:sz w:val="28"/>
          <w:szCs w:val="28"/>
        </w:rPr>
        <w:t>anogara</w:t>
      </w:r>
      <w:proofErr w:type="spellEnd"/>
      <w:r w:rsidR="008206A7">
        <w:rPr>
          <w:rFonts w:ascii="Arial" w:hAnsi="Arial" w:cs="Arial"/>
          <w:sz w:val="28"/>
          <w:szCs w:val="28"/>
        </w:rPr>
        <w:t xml:space="preserve"> navo</w:t>
      </w:r>
      <w:r w:rsidR="00052EF2">
        <w:rPr>
          <w:rFonts w:ascii="Arial" w:hAnsi="Arial" w:cs="Arial"/>
          <w:sz w:val="28"/>
          <w:szCs w:val="28"/>
        </w:rPr>
        <w:t>.</w:t>
      </w:r>
      <w:r w:rsidR="008206A7">
        <w:rPr>
          <w:rFonts w:ascii="Arial" w:hAnsi="Arial" w:cs="Arial"/>
          <w:sz w:val="28"/>
          <w:szCs w:val="28"/>
        </w:rPr>
        <w:t xml:space="preserve"> </w:t>
      </w:r>
      <w:proofErr w:type="spellStart"/>
      <w:r w:rsidR="00052EF2">
        <w:rPr>
          <w:rFonts w:ascii="Arial" w:hAnsi="Arial" w:cs="Arial"/>
          <w:sz w:val="28"/>
          <w:szCs w:val="28"/>
        </w:rPr>
        <w:t>E</w:t>
      </w:r>
      <w:r w:rsidR="008206A7">
        <w:rPr>
          <w:rFonts w:ascii="Arial" w:hAnsi="Arial" w:cs="Arial"/>
          <w:sz w:val="28"/>
          <w:szCs w:val="28"/>
        </w:rPr>
        <w:t>ndai</w:t>
      </w:r>
      <w:proofErr w:type="spellEnd"/>
      <w:r w:rsidR="008206A7">
        <w:rPr>
          <w:rFonts w:ascii="Arial" w:hAnsi="Arial" w:cs="Arial"/>
          <w:sz w:val="28"/>
          <w:szCs w:val="28"/>
        </w:rPr>
        <w:t xml:space="preserve"> </w:t>
      </w:r>
      <w:proofErr w:type="spellStart"/>
      <w:r w:rsidR="008206A7">
        <w:rPr>
          <w:rFonts w:ascii="Arial" w:hAnsi="Arial" w:cs="Arial"/>
          <w:sz w:val="28"/>
          <w:szCs w:val="28"/>
        </w:rPr>
        <w:t>munoona</w:t>
      </w:r>
      <w:proofErr w:type="spellEnd"/>
      <w:r w:rsidR="008206A7">
        <w:rPr>
          <w:rFonts w:ascii="Arial" w:hAnsi="Arial" w:cs="Arial"/>
          <w:sz w:val="28"/>
          <w:szCs w:val="28"/>
        </w:rPr>
        <w:t xml:space="preserve"> </w:t>
      </w:r>
      <w:proofErr w:type="spellStart"/>
      <w:r w:rsidR="008206A7">
        <w:rPr>
          <w:rFonts w:ascii="Arial" w:hAnsi="Arial" w:cs="Arial"/>
          <w:sz w:val="28"/>
          <w:szCs w:val="28"/>
        </w:rPr>
        <w:t>magariro</w:t>
      </w:r>
      <w:proofErr w:type="spellEnd"/>
      <w:r w:rsidR="008206A7">
        <w:rPr>
          <w:rFonts w:ascii="Arial" w:hAnsi="Arial" w:cs="Arial"/>
          <w:sz w:val="28"/>
          <w:szCs w:val="28"/>
        </w:rPr>
        <w:t xml:space="preserve"> </w:t>
      </w:r>
      <w:proofErr w:type="spellStart"/>
      <w:r w:rsidR="008206A7">
        <w:rPr>
          <w:rFonts w:ascii="Arial" w:hAnsi="Arial" w:cs="Arial"/>
          <w:sz w:val="28"/>
          <w:szCs w:val="28"/>
        </w:rPr>
        <w:t>acho</w:t>
      </w:r>
      <w:proofErr w:type="spellEnd"/>
      <w:r w:rsidR="008206A7">
        <w:rPr>
          <w:rFonts w:ascii="Arial" w:hAnsi="Arial" w:cs="Arial"/>
          <w:sz w:val="28"/>
          <w:szCs w:val="28"/>
        </w:rPr>
        <w:t xml:space="preserve"> </w:t>
      </w:r>
      <w:r w:rsidR="00A71635">
        <w:rPr>
          <w:rFonts w:ascii="Arial" w:hAnsi="Arial" w:cs="Arial"/>
          <w:sz w:val="28"/>
          <w:szCs w:val="28"/>
        </w:rPr>
        <w:t>ari unhealthy</w:t>
      </w:r>
      <w:r w:rsidR="00052EF2">
        <w:rPr>
          <w:rFonts w:ascii="Arial" w:hAnsi="Arial" w:cs="Arial"/>
          <w:sz w:val="28"/>
          <w:szCs w:val="28"/>
        </w:rPr>
        <w:t>.</w:t>
      </w:r>
      <w:r w:rsidR="00A71635">
        <w:rPr>
          <w:rFonts w:ascii="Arial" w:hAnsi="Arial" w:cs="Arial"/>
          <w:sz w:val="28"/>
          <w:szCs w:val="28"/>
        </w:rPr>
        <w:t xml:space="preserve"> </w:t>
      </w:r>
      <w:proofErr w:type="spellStart"/>
      <w:r w:rsidR="004777E4">
        <w:rPr>
          <w:rFonts w:ascii="Arial" w:hAnsi="Arial" w:cs="Arial"/>
          <w:sz w:val="28"/>
          <w:szCs w:val="28"/>
        </w:rPr>
        <w:t>ano</w:t>
      </w:r>
      <w:proofErr w:type="spellEnd"/>
      <w:r w:rsidR="004777E4">
        <w:rPr>
          <w:rFonts w:ascii="Arial" w:hAnsi="Arial" w:cs="Arial"/>
          <w:sz w:val="28"/>
          <w:szCs w:val="28"/>
        </w:rPr>
        <w:t xml:space="preserve"> </w:t>
      </w:r>
      <w:r w:rsidR="004777E4" w:rsidRPr="00B93958">
        <w:rPr>
          <w:rFonts w:ascii="Arial" w:hAnsi="Arial" w:cs="Arial"/>
          <w:i/>
          <w:iCs/>
          <w:sz w:val="28"/>
          <w:szCs w:val="28"/>
        </w:rPr>
        <w:t>breed-</w:t>
      </w:r>
      <w:proofErr w:type="gramStart"/>
      <w:r w:rsidR="004777E4" w:rsidRPr="00B93958">
        <w:rPr>
          <w:rFonts w:ascii="Arial" w:hAnsi="Arial" w:cs="Arial"/>
          <w:i/>
          <w:iCs/>
          <w:sz w:val="28"/>
          <w:szCs w:val="28"/>
        </w:rPr>
        <w:t>a</w:t>
      </w:r>
      <w:proofErr w:type="gramEnd"/>
      <w:r w:rsidR="004777E4">
        <w:rPr>
          <w:rFonts w:ascii="Arial" w:hAnsi="Arial" w:cs="Arial"/>
          <w:sz w:val="28"/>
          <w:szCs w:val="28"/>
        </w:rPr>
        <w:t xml:space="preserve"> </w:t>
      </w:r>
      <w:proofErr w:type="spellStart"/>
      <w:r w:rsidR="0039622E">
        <w:rPr>
          <w:rFonts w:ascii="Arial" w:hAnsi="Arial" w:cs="Arial"/>
          <w:sz w:val="28"/>
          <w:szCs w:val="28"/>
        </w:rPr>
        <w:t>ehh</w:t>
      </w:r>
      <w:proofErr w:type="spellEnd"/>
      <w:r w:rsidR="0039622E">
        <w:rPr>
          <w:rFonts w:ascii="Arial" w:hAnsi="Arial" w:cs="Arial"/>
          <w:sz w:val="28"/>
          <w:szCs w:val="28"/>
        </w:rPr>
        <w:t xml:space="preserve"> </w:t>
      </w:r>
      <w:proofErr w:type="spellStart"/>
      <w:r w:rsidR="0039622E">
        <w:rPr>
          <w:rFonts w:ascii="Arial" w:hAnsi="Arial" w:cs="Arial"/>
          <w:sz w:val="28"/>
          <w:szCs w:val="28"/>
        </w:rPr>
        <w:t>chorera</w:t>
      </w:r>
      <w:proofErr w:type="spellEnd"/>
      <w:r w:rsidR="00052EF2">
        <w:rPr>
          <w:rFonts w:ascii="Arial" w:hAnsi="Arial" w:cs="Arial"/>
          <w:sz w:val="28"/>
          <w:szCs w:val="28"/>
        </w:rPr>
        <w:t>.</w:t>
      </w:r>
      <w:r w:rsidR="0039622E">
        <w:rPr>
          <w:rFonts w:ascii="Arial" w:hAnsi="Arial" w:cs="Arial"/>
          <w:sz w:val="28"/>
          <w:szCs w:val="28"/>
        </w:rPr>
        <w:t xml:space="preserve"> </w:t>
      </w:r>
      <w:r w:rsidR="00052EF2">
        <w:rPr>
          <w:rFonts w:ascii="Arial" w:hAnsi="Arial" w:cs="Arial"/>
          <w:sz w:val="28"/>
          <w:szCs w:val="28"/>
        </w:rPr>
        <w:t>H</w:t>
      </w:r>
      <w:r w:rsidR="0039622E">
        <w:rPr>
          <w:rFonts w:ascii="Arial" w:hAnsi="Arial" w:cs="Arial"/>
          <w:sz w:val="28"/>
          <w:szCs w:val="28"/>
        </w:rPr>
        <w:t xml:space="preserve">ationei </w:t>
      </w:r>
      <w:proofErr w:type="spellStart"/>
      <w:r w:rsidR="0039622E">
        <w:rPr>
          <w:rFonts w:ascii="Arial" w:hAnsi="Arial" w:cs="Arial"/>
          <w:sz w:val="28"/>
          <w:szCs w:val="28"/>
        </w:rPr>
        <w:t>zvatingait</w:t>
      </w:r>
      <w:r w:rsidR="00C87CCB">
        <w:rPr>
          <w:rFonts w:ascii="Arial" w:hAnsi="Arial" w:cs="Arial"/>
          <w:sz w:val="28"/>
          <w:szCs w:val="28"/>
        </w:rPr>
        <w:t>e</w:t>
      </w:r>
      <w:proofErr w:type="spellEnd"/>
      <w:r w:rsidR="00C87CCB">
        <w:rPr>
          <w:rFonts w:ascii="Arial" w:hAnsi="Arial" w:cs="Arial"/>
          <w:sz w:val="28"/>
          <w:szCs w:val="28"/>
        </w:rPr>
        <w:t xml:space="preserve"> </w:t>
      </w:r>
      <w:proofErr w:type="spellStart"/>
      <w:r w:rsidR="00C87CCB">
        <w:rPr>
          <w:rFonts w:ascii="Arial" w:hAnsi="Arial" w:cs="Arial"/>
          <w:sz w:val="28"/>
          <w:szCs w:val="28"/>
        </w:rPr>
        <w:t>pachiri</w:t>
      </w:r>
      <w:proofErr w:type="spellEnd"/>
      <w:r w:rsidR="00C87CCB">
        <w:rPr>
          <w:rFonts w:ascii="Arial" w:hAnsi="Arial" w:cs="Arial"/>
          <w:sz w:val="28"/>
          <w:szCs w:val="28"/>
        </w:rPr>
        <w:t xml:space="preserve"> </w:t>
      </w:r>
      <w:proofErr w:type="spellStart"/>
      <w:r w:rsidR="00C87CCB">
        <w:rPr>
          <w:rFonts w:ascii="Arial" w:hAnsi="Arial" w:cs="Arial"/>
          <w:sz w:val="28"/>
          <w:szCs w:val="28"/>
        </w:rPr>
        <w:t>padhuze</w:t>
      </w:r>
      <w:proofErr w:type="spellEnd"/>
      <w:r w:rsidR="00052EF2">
        <w:rPr>
          <w:rFonts w:ascii="Arial" w:hAnsi="Arial" w:cs="Arial"/>
          <w:sz w:val="28"/>
          <w:szCs w:val="28"/>
        </w:rPr>
        <w:t>,</w:t>
      </w:r>
      <w:r w:rsidR="00C87CCB">
        <w:rPr>
          <w:rFonts w:ascii="Arial" w:hAnsi="Arial" w:cs="Arial"/>
          <w:sz w:val="28"/>
          <w:szCs w:val="28"/>
        </w:rPr>
        <w:t xml:space="preserve"> let’s stop this</w:t>
      </w:r>
      <w:r w:rsidR="00011FBC">
        <w:rPr>
          <w:rFonts w:ascii="Arial" w:hAnsi="Arial" w:cs="Arial"/>
          <w:sz w:val="28"/>
          <w:szCs w:val="28"/>
        </w:rPr>
        <w:t xml:space="preserve"> </w:t>
      </w:r>
      <w:proofErr w:type="spellStart"/>
      <w:r w:rsidR="00011FBC">
        <w:rPr>
          <w:rFonts w:ascii="Arial" w:hAnsi="Arial" w:cs="Arial"/>
          <w:sz w:val="28"/>
          <w:szCs w:val="28"/>
        </w:rPr>
        <w:t>ehh</w:t>
      </w:r>
      <w:proofErr w:type="spellEnd"/>
      <w:r w:rsidR="00011FBC">
        <w:rPr>
          <w:rFonts w:ascii="Arial" w:hAnsi="Arial" w:cs="Arial"/>
          <w:sz w:val="28"/>
          <w:szCs w:val="28"/>
        </w:rPr>
        <w:t xml:space="preserve"> menace</w:t>
      </w:r>
      <w:r w:rsidR="00ED22FC">
        <w:rPr>
          <w:rFonts w:ascii="Arial" w:hAnsi="Arial" w:cs="Arial"/>
          <w:sz w:val="28"/>
          <w:szCs w:val="28"/>
        </w:rPr>
        <w:t>’</w:t>
      </w:r>
      <w:r w:rsidR="00011FBC">
        <w:rPr>
          <w:rFonts w:ascii="Arial" w:hAnsi="Arial" w:cs="Arial"/>
          <w:sz w:val="28"/>
          <w:szCs w:val="28"/>
        </w:rPr>
        <w:t>.</w:t>
      </w:r>
      <w:r w:rsidR="00C87CCB">
        <w:rPr>
          <w:rFonts w:ascii="Arial" w:hAnsi="Arial" w:cs="Arial"/>
          <w:sz w:val="28"/>
          <w:szCs w:val="28"/>
        </w:rPr>
        <w:t xml:space="preserve"> </w:t>
      </w:r>
      <w:proofErr w:type="spellStart"/>
      <w:r w:rsidR="00ED22FC">
        <w:rPr>
          <w:rFonts w:ascii="Arial" w:hAnsi="Arial" w:cs="Arial"/>
          <w:sz w:val="28"/>
          <w:szCs w:val="28"/>
        </w:rPr>
        <w:t>Varivo</w:t>
      </w:r>
      <w:proofErr w:type="spellEnd"/>
      <w:r w:rsidR="00ED22FC">
        <w:rPr>
          <w:rFonts w:ascii="Arial" w:hAnsi="Arial" w:cs="Arial"/>
          <w:sz w:val="28"/>
          <w:szCs w:val="28"/>
        </w:rPr>
        <w:t xml:space="preserve"> </w:t>
      </w:r>
      <w:proofErr w:type="spellStart"/>
      <w:r w:rsidR="00ED22FC">
        <w:rPr>
          <w:rFonts w:ascii="Arial" w:hAnsi="Arial" w:cs="Arial"/>
          <w:sz w:val="28"/>
          <w:szCs w:val="28"/>
        </w:rPr>
        <w:t>va</w:t>
      </w:r>
      <w:r w:rsidR="00822042">
        <w:rPr>
          <w:rFonts w:ascii="Arial" w:hAnsi="Arial" w:cs="Arial"/>
          <w:sz w:val="28"/>
          <w:szCs w:val="28"/>
        </w:rPr>
        <w:t>bhadhara</w:t>
      </w:r>
      <w:proofErr w:type="spellEnd"/>
      <w:r w:rsidR="00822042">
        <w:rPr>
          <w:rFonts w:ascii="Arial" w:hAnsi="Arial" w:cs="Arial"/>
          <w:sz w:val="28"/>
          <w:szCs w:val="28"/>
        </w:rPr>
        <w:t xml:space="preserve"> ma</w:t>
      </w:r>
      <w:r w:rsidR="00ED22FC">
        <w:rPr>
          <w:rFonts w:ascii="Arial" w:hAnsi="Arial" w:cs="Arial"/>
          <w:sz w:val="28"/>
          <w:szCs w:val="28"/>
        </w:rPr>
        <w:t xml:space="preserve"> report</w:t>
      </w:r>
      <w:r w:rsidR="00822042">
        <w:rPr>
          <w:rFonts w:ascii="Arial" w:hAnsi="Arial" w:cs="Arial"/>
          <w:sz w:val="28"/>
          <w:szCs w:val="28"/>
        </w:rPr>
        <w:t>ers</w:t>
      </w:r>
      <w:r w:rsidR="009B4895">
        <w:rPr>
          <w:rFonts w:ascii="Arial" w:hAnsi="Arial" w:cs="Arial"/>
          <w:sz w:val="28"/>
          <w:szCs w:val="28"/>
        </w:rPr>
        <w:t>.</w:t>
      </w:r>
      <w:r w:rsidR="00BB1583">
        <w:rPr>
          <w:rFonts w:ascii="Arial" w:hAnsi="Arial" w:cs="Arial"/>
          <w:sz w:val="28"/>
          <w:szCs w:val="28"/>
        </w:rPr>
        <w:t xml:space="preserve"> </w:t>
      </w:r>
      <w:r w:rsidR="009B4895">
        <w:rPr>
          <w:rFonts w:ascii="Arial" w:hAnsi="Arial" w:cs="Arial"/>
          <w:sz w:val="28"/>
          <w:szCs w:val="28"/>
        </w:rPr>
        <w:t>Y</w:t>
      </w:r>
      <w:r w:rsidR="00BB1583">
        <w:rPr>
          <w:rFonts w:ascii="Arial" w:hAnsi="Arial" w:cs="Arial"/>
          <w:sz w:val="28"/>
          <w:szCs w:val="28"/>
        </w:rPr>
        <w:t xml:space="preserve">ou will wake up one morning </w:t>
      </w:r>
      <w:proofErr w:type="spellStart"/>
      <w:r w:rsidR="00BB1583">
        <w:rPr>
          <w:rFonts w:ascii="Arial" w:hAnsi="Arial" w:cs="Arial"/>
          <w:sz w:val="28"/>
          <w:szCs w:val="28"/>
        </w:rPr>
        <w:t>muchi</w:t>
      </w:r>
      <w:r w:rsidR="005943DD">
        <w:rPr>
          <w:rFonts w:ascii="Arial" w:hAnsi="Arial" w:cs="Arial"/>
          <w:sz w:val="28"/>
          <w:szCs w:val="28"/>
        </w:rPr>
        <w:t>zvivereng</w:t>
      </w:r>
      <w:r w:rsidR="00A37AB1">
        <w:rPr>
          <w:rFonts w:ascii="Arial" w:hAnsi="Arial" w:cs="Arial"/>
          <w:sz w:val="28"/>
          <w:szCs w:val="28"/>
        </w:rPr>
        <w:t>a</w:t>
      </w:r>
      <w:proofErr w:type="spellEnd"/>
      <w:r w:rsidR="009B4895">
        <w:rPr>
          <w:rFonts w:ascii="Arial" w:hAnsi="Arial" w:cs="Arial"/>
          <w:sz w:val="28"/>
          <w:szCs w:val="28"/>
        </w:rPr>
        <w:t>.</w:t>
      </w:r>
      <w:r w:rsidR="00A37AB1">
        <w:rPr>
          <w:rFonts w:ascii="Arial" w:hAnsi="Arial" w:cs="Arial"/>
          <w:sz w:val="28"/>
          <w:szCs w:val="28"/>
        </w:rPr>
        <w:t xml:space="preserve"> </w:t>
      </w:r>
      <w:r w:rsidR="009B4895">
        <w:rPr>
          <w:rFonts w:ascii="Arial" w:hAnsi="Arial" w:cs="Arial"/>
          <w:sz w:val="28"/>
          <w:szCs w:val="28"/>
        </w:rPr>
        <w:t>B</w:t>
      </w:r>
      <w:r w:rsidR="00D4042C">
        <w:rPr>
          <w:rFonts w:ascii="Arial" w:hAnsi="Arial" w:cs="Arial"/>
          <w:sz w:val="28"/>
          <w:szCs w:val="28"/>
        </w:rPr>
        <w:t xml:space="preserve">ut I want </w:t>
      </w:r>
      <w:r w:rsidR="00893AA9">
        <w:rPr>
          <w:rFonts w:ascii="Arial" w:hAnsi="Arial" w:cs="Arial"/>
          <w:sz w:val="28"/>
          <w:szCs w:val="28"/>
        </w:rPr>
        <w:t>that time when it does come</w:t>
      </w:r>
      <w:r w:rsidR="00EC5B0F">
        <w:rPr>
          <w:rFonts w:ascii="Arial" w:hAnsi="Arial" w:cs="Arial"/>
          <w:sz w:val="28"/>
          <w:szCs w:val="28"/>
        </w:rPr>
        <w:t xml:space="preserve">, Mwari </w:t>
      </w:r>
      <w:proofErr w:type="spellStart"/>
      <w:r w:rsidR="00EC5B0F">
        <w:rPr>
          <w:rFonts w:ascii="Arial" w:hAnsi="Arial" w:cs="Arial"/>
          <w:sz w:val="28"/>
          <w:szCs w:val="28"/>
        </w:rPr>
        <w:t>vakatipa</w:t>
      </w:r>
      <w:proofErr w:type="spellEnd"/>
      <w:r w:rsidR="00EC5B0F">
        <w:rPr>
          <w:rFonts w:ascii="Arial" w:hAnsi="Arial" w:cs="Arial"/>
          <w:sz w:val="28"/>
          <w:szCs w:val="28"/>
        </w:rPr>
        <w:t xml:space="preserve"> warning ka…? </w:t>
      </w:r>
      <w:r w:rsidR="00EC5B0F" w:rsidRPr="006E115A">
        <w:rPr>
          <w:rFonts w:ascii="Arial" w:hAnsi="Arial" w:cs="Arial"/>
          <w:sz w:val="18"/>
          <w:szCs w:val="18"/>
        </w:rPr>
        <w:t xml:space="preserve">[Congregation </w:t>
      </w:r>
      <w:r w:rsidR="00063DA1" w:rsidRPr="006E115A">
        <w:rPr>
          <w:rFonts w:ascii="Arial" w:hAnsi="Arial" w:cs="Arial"/>
          <w:sz w:val="18"/>
          <w:szCs w:val="18"/>
        </w:rPr>
        <w:t>says, “</w:t>
      </w:r>
      <w:proofErr w:type="spellStart"/>
      <w:r w:rsidR="00EC5B0F" w:rsidRPr="006E115A">
        <w:rPr>
          <w:rFonts w:ascii="Arial" w:hAnsi="Arial" w:cs="Arial"/>
          <w:sz w:val="18"/>
          <w:szCs w:val="18"/>
        </w:rPr>
        <w:t>kare</w:t>
      </w:r>
      <w:proofErr w:type="spellEnd"/>
      <w:r w:rsidR="00984D15" w:rsidRPr="006E115A">
        <w:rPr>
          <w:rFonts w:ascii="Arial" w:hAnsi="Arial" w:cs="Arial"/>
          <w:sz w:val="18"/>
          <w:szCs w:val="18"/>
        </w:rPr>
        <w:t>, Amen.</w:t>
      </w:r>
      <w:r w:rsidR="00EC5B0F" w:rsidRPr="006E115A">
        <w:rPr>
          <w:rFonts w:ascii="Arial" w:hAnsi="Arial" w:cs="Arial"/>
          <w:sz w:val="18"/>
          <w:szCs w:val="18"/>
        </w:rPr>
        <w:t>"]</w:t>
      </w:r>
      <w:r w:rsidR="00EC5B0F">
        <w:rPr>
          <w:rFonts w:ascii="Arial" w:hAnsi="Arial" w:cs="Arial"/>
          <w:sz w:val="28"/>
          <w:szCs w:val="28"/>
        </w:rPr>
        <w:t xml:space="preserve"> </w:t>
      </w:r>
      <w:r w:rsidR="00D4042C">
        <w:rPr>
          <w:rFonts w:ascii="Arial" w:hAnsi="Arial" w:cs="Arial"/>
          <w:sz w:val="28"/>
          <w:szCs w:val="28"/>
        </w:rPr>
        <w:t xml:space="preserve"> </w:t>
      </w:r>
      <w:r w:rsidR="0039622E">
        <w:rPr>
          <w:rFonts w:ascii="Arial" w:hAnsi="Arial" w:cs="Arial"/>
          <w:sz w:val="28"/>
          <w:szCs w:val="28"/>
        </w:rPr>
        <w:t xml:space="preserve"> </w:t>
      </w:r>
      <w:r w:rsidR="00B116E2">
        <w:rPr>
          <w:rFonts w:ascii="Arial" w:hAnsi="Arial" w:cs="Arial"/>
          <w:sz w:val="28"/>
          <w:szCs w:val="28"/>
        </w:rPr>
        <w:t xml:space="preserve"> </w:t>
      </w:r>
      <w:r w:rsidR="00091AFD">
        <w:rPr>
          <w:rFonts w:ascii="Arial" w:hAnsi="Arial" w:cs="Arial"/>
          <w:sz w:val="28"/>
          <w:szCs w:val="28"/>
        </w:rPr>
        <w:t xml:space="preserve"> </w:t>
      </w:r>
      <w:r w:rsidR="00894463">
        <w:rPr>
          <w:rFonts w:ascii="Arial" w:hAnsi="Arial" w:cs="Arial"/>
          <w:sz w:val="28"/>
          <w:szCs w:val="28"/>
        </w:rPr>
        <w:t xml:space="preserve">  </w:t>
      </w:r>
      <w:r w:rsidR="00077526">
        <w:rPr>
          <w:rFonts w:ascii="Arial" w:hAnsi="Arial" w:cs="Arial"/>
          <w:sz w:val="28"/>
          <w:szCs w:val="28"/>
        </w:rPr>
        <w:t xml:space="preserve"> </w:t>
      </w:r>
      <w:r w:rsidR="00D20E2E">
        <w:rPr>
          <w:rFonts w:ascii="Arial" w:hAnsi="Arial" w:cs="Arial"/>
          <w:sz w:val="28"/>
          <w:szCs w:val="28"/>
        </w:rPr>
        <w:t xml:space="preserve">  </w:t>
      </w:r>
      <w:r w:rsidR="002A4347">
        <w:rPr>
          <w:rFonts w:ascii="Arial" w:hAnsi="Arial" w:cs="Arial"/>
          <w:sz w:val="28"/>
          <w:szCs w:val="28"/>
        </w:rPr>
        <w:t xml:space="preserve"> </w:t>
      </w:r>
      <w:r w:rsidR="00EB0FCC" w:rsidRPr="00E55D78">
        <w:rPr>
          <w:rFonts w:ascii="Arial" w:hAnsi="Arial" w:cs="Arial"/>
          <w:sz w:val="28"/>
          <w:szCs w:val="28"/>
        </w:rPr>
        <w:t xml:space="preserve"> </w:t>
      </w:r>
    </w:p>
    <w:p w14:paraId="5CAA7707" w14:textId="6DE5EB61" w:rsidR="00EE3A3C" w:rsidRDefault="00501B49" w:rsidP="00EE1207">
      <w:pPr>
        <w:jc w:val="both"/>
        <w:rPr>
          <w:rFonts w:ascii="Arial" w:hAnsi="Arial" w:cs="Arial"/>
          <w:sz w:val="28"/>
          <w:szCs w:val="28"/>
        </w:rPr>
      </w:pPr>
      <w:r>
        <w:rPr>
          <w:rFonts w:ascii="Arial" w:hAnsi="Arial" w:cs="Arial"/>
          <w:sz w:val="28"/>
          <w:szCs w:val="28"/>
          <w:vertAlign w:val="superscript"/>
        </w:rPr>
        <w:t>9</w:t>
      </w:r>
      <w:r w:rsidR="00E31A05">
        <w:rPr>
          <w:rFonts w:ascii="Arial" w:hAnsi="Arial" w:cs="Arial"/>
          <w:sz w:val="28"/>
          <w:szCs w:val="28"/>
          <w:vertAlign w:val="superscript"/>
        </w:rPr>
        <w:t>2</w:t>
      </w:r>
      <w:r>
        <w:rPr>
          <w:rFonts w:ascii="Arial" w:hAnsi="Arial" w:cs="Arial"/>
          <w:sz w:val="28"/>
          <w:szCs w:val="28"/>
          <w:vertAlign w:val="superscript"/>
        </w:rPr>
        <w:t xml:space="preserve"> </w:t>
      </w:r>
      <w:r w:rsidR="00984D15">
        <w:rPr>
          <w:rFonts w:ascii="Arial" w:hAnsi="Arial" w:cs="Arial"/>
          <w:sz w:val="28"/>
          <w:szCs w:val="28"/>
        </w:rPr>
        <w:t>I don’t want to be caught unawares like I do</w:t>
      </w:r>
      <w:r w:rsidR="00AF6815">
        <w:rPr>
          <w:rFonts w:ascii="Arial" w:hAnsi="Arial" w:cs="Arial"/>
          <w:sz w:val="28"/>
          <w:szCs w:val="28"/>
        </w:rPr>
        <w:t>n’t know what I’m doing</w:t>
      </w:r>
      <w:r w:rsidR="009B4895">
        <w:rPr>
          <w:rFonts w:ascii="Arial" w:hAnsi="Arial" w:cs="Arial"/>
          <w:sz w:val="28"/>
          <w:szCs w:val="28"/>
        </w:rPr>
        <w:t>.</w:t>
      </w:r>
      <w:r w:rsidR="00AF6815">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B4895">
        <w:rPr>
          <w:rFonts w:ascii="Arial" w:hAnsi="Arial" w:cs="Arial"/>
          <w:sz w:val="28"/>
          <w:szCs w:val="28"/>
        </w:rPr>
        <w:t>H</w:t>
      </w:r>
      <w:r w:rsidR="005749EE">
        <w:rPr>
          <w:rFonts w:ascii="Arial" w:hAnsi="Arial" w:cs="Arial"/>
          <w:sz w:val="28"/>
          <w:szCs w:val="28"/>
        </w:rPr>
        <w:t>an</w:t>
      </w:r>
      <w:r w:rsidR="008C7F11">
        <w:rPr>
          <w:rFonts w:ascii="Arial" w:hAnsi="Arial" w:cs="Arial"/>
          <w:sz w:val="28"/>
          <w:szCs w:val="28"/>
        </w:rPr>
        <w:t>didi</w:t>
      </w:r>
      <w:proofErr w:type="spellEnd"/>
      <w:r w:rsidR="008C7F11">
        <w:rPr>
          <w:rFonts w:ascii="Arial" w:hAnsi="Arial" w:cs="Arial"/>
          <w:sz w:val="28"/>
          <w:szCs w:val="28"/>
        </w:rPr>
        <w:t xml:space="preserve">! Ndoda </w:t>
      </w:r>
      <w:proofErr w:type="spellStart"/>
      <w:r w:rsidR="008C7F11">
        <w:rPr>
          <w:rFonts w:ascii="Arial" w:hAnsi="Arial" w:cs="Arial"/>
          <w:sz w:val="28"/>
          <w:szCs w:val="28"/>
        </w:rPr>
        <w:t>kunyat</w:t>
      </w:r>
      <w:r w:rsidR="00D85F21">
        <w:rPr>
          <w:rFonts w:ascii="Arial" w:hAnsi="Arial" w:cs="Arial"/>
          <w:sz w:val="28"/>
          <w:szCs w:val="28"/>
        </w:rPr>
        <w:t>s</w:t>
      </w:r>
      <w:r w:rsidR="008C7F11">
        <w:rPr>
          <w:rFonts w:ascii="Arial" w:hAnsi="Arial" w:cs="Arial"/>
          <w:sz w:val="28"/>
          <w:szCs w:val="28"/>
        </w:rPr>
        <w:t>o</w:t>
      </w:r>
      <w:r w:rsidR="00D85F21">
        <w:rPr>
          <w:rFonts w:ascii="Arial" w:hAnsi="Arial" w:cs="Arial"/>
          <w:sz w:val="28"/>
          <w:szCs w:val="28"/>
        </w:rPr>
        <w:t>meka</w:t>
      </w:r>
      <w:proofErr w:type="spellEnd"/>
      <w:r w:rsidR="00D85F21">
        <w:rPr>
          <w:rFonts w:ascii="Arial" w:hAnsi="Arial" w:cs="Arial"/>
          <w:sz w:val="28"/>
          <w:szCs w:val="28"/>
        </w:rPr>
        <w:t xml:space="preserve"> </w:t>
      </w:r>
      <w:proofErr w:type="spellStart"/>
      <w:r w:rsidR="00D85F21">
        <w:rPr>
          <w:rFonts w:ascii="Arial" w:hAnsi="Arial" w:cs="Arial"/>
          <w:sz w:val="28"/>
          <w:szCs w:val="28"/>
        </w:rPr>
        <w:t>shuwa</w:t>
      </w:r>
      <w:proofErr w:type="spellEnd"/>
      <w:r w:rsidR="009B4895">
        <w:rPr>
          <w:rFonts w:ascii="Arial" w:hAnsi="Arial" w:cs="Arial"/>
          <w:sz w:val="28"/>
          <w:szCs w:val="28"/>
        </w:rPr>
        <w:t>,</w:t>
      </w:r>
      <w:r w:rsidR="00D85F21">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9B4895">
        <w:rPr>
          <w:rFonts w:ascii="Arial" w:hAnsi="Arial" w:cs="Arial"/>
          <w:sz w:val="28"/>
          <w:szCs w:val="28"/>
        </w:rPr>
        <w:t>,</w:t>
      </w:r>
      <w:r w:rsidR="00FB0F92">
        <w:rPr>
          <w:rFonts w:ascii="Arial" w:hAnsi="Arial" w:cs="Arial"/>
          <w:sz w:val="28"/>
          <w:szCs w:val="28"/>
        </w:rPr>
        <w:t xml:space="preserve"> </w:t>
      </w:r>
      <w:r w:rsidR="004D294C">
        <w:rPr>
          <w:rFonts w:ascii="Arial" w:hAnsi="Arial" w:cs="Arial"/>
          <w:sz w:val="28"/>
          <w:szCs w:val="28"/>
        </w:rPr>
        <w:t>kuti kana</w:t>
      </w:r>
      <w:r w:rsidR="00FB0F92">
        <w:rPr>
          <w:rFonts w:ascii="Arial" w:hAnsi="Arial" w:cs="Arial"/>
          <w:sz w:val="28"/>
          <w:szCs w:val="28"/>
        </w:rPr>
        <w:t xml:space="preserve"> </w:t>
      </w:r>
      <w:proofErr w:type="spellStart"/>
      <w:r w:rsidR="00D20183">
        <w:rPr>
          <w:rFonts w:ascii="Arial" w:hAnsi="Arial" w:cs="Arial"/>
          <w:sz w:val="28"/>
          <w:szCs w:val="28"/>
        </w:rPr>
        <w:t>vakauya</w:t>
      </w:r>
      <w:proofErr w:type="spellEnd"/>
      <w:r w:rsidR="00F239E7">
        <w:rPr>
          <w:rFonts w:ascii="Arial" w:hAnsi="Arial" w:cs="Arial"/>
          <w:sz w:val="28"/>
          <w:szCs w:val="28"/>
        </w:rPr>
        <w:t xml:space="preserve"> </w:t>
      </w:r>
      <w:proofErr w:type="spellStart"/>
      <w:r w:rsidR="00F239E7">
        <w:rPr>
          <w:rFonts w:ascii="Arial" w:hAnsi="Arial" w:cs="Arial"/>
          <w:sz w:val="28"/>
          <w:szCs w:val="28"/>
        </w:rPr>
        <w:t>vakandiwanira</w:t>
      </w:r>
      <w:proofErr w:type="spellEnd"/>
      <w:r w:rsidR="00F239E7">
        <w:rPr>
          <w:rFonts w:ascii="Arial" w:hAnsi="Arial" w:cs="Arial"/>
          <w:sz w:val="28"/>
          <w:szCs w:val="28"/>
        </w:rPr>
        <w:t xml:space="preserve"> mhos</w:t>
      </w:r>
      <w:r w:rsidR="00CB629A">
        <w:rPr>
          <w:rFonts w:ascii="Arial" w:hAnsi="Arial" w:cs="Arial"/>
          <w:sz w:val="28"/>
          <w:szCs w:val="28"/>
        </w:rPr>
        <w:t xml:space="preserve">va </w:t>
      </w:r>
      <w:proofErr w:type="spellStart"/>
      <w:r w:rsidR="00CB629A">
        <w:rPr>
          <w:rFonts w:ascii="Arial" w:hAnsi="Arial" w:cs="Arial"/>
          <w:sz w:val="28"/>
          <w:szCs w:val="28"/>
        </w:rPr>
        <w:t>ngavandiwanir</w:t>
      </w:r>
      <w:r w:rsidR="001C1FCD">
        <w:rPr>
          <w:rFonts w:ascii="Arial" w:hAnsi="Arial" w:cs="Arial"/>
          <w:sz w:val="28"/>
          <w:szCs w:val="28"/>
        </w:rPr>
        <w:t>owo</w:t>
      </w:r>
      <w:proofErr w:type="spellEnd"/>
      <w:r w:rsidR="001C1FCD">
        <w:rPr>
          <w:rFonts w:ascii="Arial" w:hAnsi="Arial" w:cs="Arial"/>
          <w:sz w:val="28"/>
          <w:szCs w:val="28"/>
        </w:rPr>
        <w:t xml:space="preserve"> </w:t>
      </w:r>
      <w:proofErr w:type="spellStart"/>
      <w:r w:rsidR="001C1FCD">
        <w:rPr>
          <w:rFonts w:ascii="Arial" w:hAnsi="Arial" w:cs="Arial"/>
          <w:sz w:val="28"/>
          <w:szCs w:val="28"/>
        </w:rPr>
        <w:t>dzimwe</w:t>
      </w:r>
      <w:proofErr w:type="spellEnd"/>
      <w:r w:rsidR="009B4895">
        <w:rPr>
          <w:rFonts w:ascii="Arial" w:hAnsi="Arial" w:cs="Arial"/>
          <w:sz w:val="28"/>
          <w:szCs w:val="28"/>
        </w:rPr>
        <w:t>.</w:t>
      </w:r>
      <w:r w:rsidR="001C1FCD">
        <w:rPr>
          <w:rFonts w:ascii="Arial" w:hAnsi="Arial" w:cs="Arial"/>
          <w:sz w:val="28"/>
          <w:szCs w:val="28"/>
        </w:rPr>
        <w:t xml:space="preserve"> </w:t>
      </w:r>
      <w:r w:rsidR="009B4895">
        <w:rPr>
          <w:rFonts w:ascii="Arial" w:hAnsi="Arial" w:cs="Arial"/>
          <w:sz w:val="28"/>
          <w:szCs w:val="28"/>
        </w:rPr>
        <w:t>B</w:t>
      </w:r>
      <w:r w:rsidR="001C1FCD">
        <w:rPr>
          <w:rFonts w:ascii="Arial" w:hAnsi="Arial" w:cs="Arial"/>
          <w:sz w:val="28"/>
          <w:szCs w:val="28"/>
        </w:rPr>
        <w:t xml:space="preserve">ut </w:t>
      </w:r>
      <w:proofErr w:type="spellStart"/>
      <w:r w:rsidR="001C1FCD">
        <w:rPr>
          <w:rFonts w:ascii="Arial" w:hAnsi="Arial" w:cs="Arial"/>
          <w:sz w:val="28"/>
          <w:szCs w:val="28"/>
        </w:rPr>
        <w:t>magariro</w:t>
      </w:r>
      <w:proofErr w:type="spellEnd"/>
      <w:r w:rsidR="001C1FCD">
        <w:rPr>
          <w:rFonts w:ascii="Arial" w:hAnsi="Arial" w:cs="Arial"/>
          <w:sz w:val="28"/>
          <w:szCs w:val="28"/>
        </w:rPr>
        <w:t xml:space="preserve"> </w:t>
      </w:r>
      <w:proofErr w:type="spellStart"/>
      <w:r w:rsidR="001C1FCD">
        <w:rPr>
          <w:rFonts w:ascii="Arial" w:hAnsi="Arial" w:cs="Arial"/>
          <w:sz w:val="28"/>
          <w:szCs w:val="28"/>
        </w:rPr>
        <w:t>an</w:t>
      </w:r>
      <w:r w:rsidR="001F3492">
        <w:rPr>
          <w:rFonts w:ascii="Arial" w:hAnsi="Arial" w:cs="Arial"/>
          <w:sz w:val="28"/>
          <w:szCs w:val="28"/>
        </w:rPr>
        <w:t>de</w:t>
      </w:r>
      <w:proofErr w:type="spellEnd"/>
      <w:r w:rsidR="001F3492">
        <w:rPr>
          <w:rFonts w:ascii="Arial" w:hAnsi="Arial" w:cs="Arial"/>
          <w:sz w:val="28"/>
          <w:szCs w:val="28"/>
        </w:rPr>
        <w:t xml:space="preserve"> </w:t>
      </w:r>
      <w:proofErr w:type="spellStart"/>
      <w:r w:rsidR="001F3492">
        <w:rPr>
          <w:rFonts w:ascii="Arial" w:hAnsi="Arial" w:cs="Arial"/>
          <w:sz w:val="28"/>
          <w:szCs w:val="28"/>
        </w:rPr>
        <w:t>ndakaita</w:t>
      </w:r>
      <w:proofErr w:type="spellEnd"/>
      <w:r w:rsidR="001F3492">
        <w:rPr>
          <w:rFonts w:ascii="Arial" w:hAnsi="Arial" w:cs="Arial"/>
          <w:sz w:val="28"/>
          <w:szCs w:val="28"/>
        </w:rPr>
        <w:t xml:space="preserve"> whether </w:t>
      </w:r>
      <w:proofErr w:type="spellStart"/>
      <w:r w:rsidR="001F3492">
        <w:rPr>
          <w:rFonts w:ascii="Arial" w:hAnsi="Arial" w:cs="Arial"/>
          <w:sz w:val="28"/>
          <w:szCs w:val="28"/>
        </w:rPr>
        <w:t>ndin</w:t>
      </w:r>
      <w:r w:rsidR="00BF5F74">
        <w:rPr>
          <w:rFonts w:ascii="Arial" w:hAnsi="Arial" w:cs="Arial"/>
          <w:sz w:val="28"/>
          <w:szCs w:val="28"/>
        </w:rPr>
        <w:t>e</w:t>
      </w:r>
      <w:proofErr w:type="spellEnd"/>
      <w:r w:rsidR="00BF5F74">
        <w:rPr>
          <w:rFonts w:ascii="Arial" w:hAnsi="Arial" w:cs="Arial"/>
          <w:sz w:val="28"/>
          <w:szCs w:val="28"/>
        </w:rPr>
        <w:t xml:space="preserve"> vana forty, </w:t>
      </w:r>
      <w:proofErr w:type="spellStart"/>
      <w:r w:rsidR="00BF5F74">
        <w:rPr>
          <w:rFonts w:ascii="Arial" w:hAnsi="Arial" w:cs="Arial"/>
          <w:sz w:val="28"/>
          <w:szCs w:val="28"/>
        </w:rPr>
        <w:t>magariro</w:t>
      </w:r>
      <w:proofErr w:type="spellEnd"/>
      <w:r w:rsidR="00BF5F74">
        <w:rPr>
          <w:rFonts w:ascii="Arial" w:hAnsi="Arial" w:cs="Arial"/>
          <w:sz w:val="28"/>
          <w:szCs w:val="28"/>
        </w:rPr>
        <w:t xml:space="preserve"> </w:t>
      </w:r>
      <w:proofErr w:type="spellStart"/>
      <w:r w:rsidR="00BF5F74">
        <w:rPr>
          <w:rFonts w:ascii="Arial" w:hAnsi="Arial" w:cs="Arial"/>
          <w:sz w:val="28"/>
          <w:szCs w:val="28"/>
        </w:rPr>
        <w:t>a</w:t>
      </w:r>
      <w:r w:rsidR="00CA4A17">
        <w:rPr>
          <w:rFonts w:ascii="Arial" w:hAnsi="Arial" w:cs="Arial"/>
          <w:sz w:val="28"/>
          <w:szCs w:val="28"/>
        </w:rPr>
        <w:t>nenge</w:t>
      </w:r>
      <w:proofErr w:type="spellEnd"/>
      <w:r w:rsidR="00CA4A17">
        <w:rPr>
          <w:rFonts w:ascii="Arial" w:hAnsi="Arial" w:cs="Arial"/>
          <w:sz w:val="28"/>
          <w:szCs w:val="28"/>
        </w:rPr>
        <w:t xml:space="preserve"> </w:t>
      </w:r>
      <w:proofErr w:type="spellStart"/>
      <w:r w:rsidR="00CA4A17">
        <w:rPr>
          <w:rFonts w:ascii="Arial" w:hAnsi="Arial" w:cs="Arial"/>
          <w:sz w:val="28"/>
          <w:szCs w:val="28"/>
        </w:rPr>
        <w:t>akaita</w:t>
      </w:r>
      <w:proofErr w:type="spellEnd"/>
      <w:r w:rsidR="00CA4A17">
        <w:rPr>
          <w:rFonts w:ascii="Arial" w:hAnsi="Arial" w:cs="Arial"/>
          <w:sz w:val="28"/>
          <w:szCs w:val="28"/>
        </w:rPr>
        <w:t xml:space="preserve"> </w:t>
      </w:r>
      <w:r w:rsidR="003473F2">
        <w:rPr>
          <w:rFonts w:ascii="Arial" w:hAnsi="Arial" w:cs="Arial"/>
          <w:sz w:val="28"/>
          <w:szCs w:val="28"/>
        </w:rPr>
        <w:t xml:space="preserve">vana </w:t>
      </w:r>
      <w:proofErr w:type="spellStart"/>
      <w:r w:rsidR="003473F2">
        <w:rPr>
          <w:rFonts w:ascii="Arial" w:hAnsi="Arial" w:cs="Arial"/>
          <w:sz w:val="28"/>
          <w:szCs w:val="28"/>
        </w:rPr>
        <w:t>ivavo</w:t>
      </w:r>
      <w:proofErr w:type="spellEnd"/>
      <w:r w:rsidR="003473F2">
        <w:rPr>
          <w:rFonts w:ascii="Arial" w:hAnsi="Arial" w:cs="Arial"/>
          <w:sz w:val="28"/>
          <w:szCs w:val="28"/>
        </w:rPr>
        <w:t xml:space="preserve"> even the best </w:t>
      </w:r>
      <w:r w:rsidR="00A523F3">
        <w:rPr>
          <w:rFonts w:ascii="Arial" w:hAnsi="Arial" w:cs="Arial"/>
          <w:sz w:val="28"/>
          <w:szCs w:val="28"/>
        </w:rPr>
        <w:t>schools</w:t>
      </w:r>
      <w:r w:rsidR="001D3A08">
        <w:rPr>
          <w:rFonts w:ascii="Arial" w:hAnsi="Arial" w:cs="Arial"/>
          <w:sz w:val="28"/>
          <w:szCs w:val="28"/>
        </w:rPr>
        <w:t xml:space="preserve">; </w:t>
      </w:r>
      <w:r w:rsidR="003473F2">
        <w:rPr>
          <w:rFonts w:ascii="Arial" w:hAnsi="Arial" w:cs="Arial"/>
          <w:sz w:val="28"/>
          <w:szCs w:val="28"/>
        </w:rPr>
        <w:t>private</w:t>
      </w:r>
      <w:r w:rsidR="00F04536">
        <w:rPr>
          <w:rFonts w:ascii="Arial" w:hAnsi="Arial" w:cs="Arial"/>
          <w:sz w:val="28"/>
          <w:szCs w:val="28"/>
        </w:rPr>
        <w:t xml:space="preserve"> </w:t>
      </w:r>
      <w:r w:rsidR="003473F2">
        <w:rPr>
          <w:rFonts w:ascii="Arial" w:hAnsi="Arial" w:cs="Arial"/>
          <w:sz w:val="28"/>
          <w:szCs w:val="28"/>
        </w:rPr>
        <w:t xml:space="preserve">schools don’t </w:t>
      </w:r>
      <w:r w:rsidR="004D294C">
        <w:rPr>
          <w:rFonts w:ascii="Arial" w:hAnsi="Arial" w:cs="Arial"/>
          <w:sz w:val="28"/>
          <w:szCs w:val="28"/>
        </w:rPr>
        <w:t xml:space="preserve">look </w:t>
      </w:r>
      <w:r w:rsidR="005463DE">
        <w:rPr>
          <w:rFonts w:ascii="Arial" w:hAnsi="Arial" w:cs="Arial"/>
          <w:sz w:val="28"/>
          <w:szCs w:val="28"/>
        </w:rPr>
        <w:t>after children</w:t>
      </w:r>
      <w:r w:rsidR="004D294C">
        <w:rPr>
          <w:rFonts w:ascii="Arial" w:hAnsi="Arial" w:cs="Arial"/>
          <w:sz w:val="28"/>
          <w:szCs w:val="28"/>
        </w:rPr>
        <w:t xml:space="preserve"> that way</w:t>
      </w:r>
      <w:r w:rsidR="001D3A08">
        <w:rPr>
          <w:rFonts w:ascii="Arial" w:hAnsi="Arial" w:cs="Arial"/>
          <w:sz w:val="28"/>
          <w:szCs w:val="28"/>
        </w:rPr>
        <w:t xml:space="preserve">. </w:t>
      </w:r>
      <w:r w:rsidR="004D294C" w:rsidRPr="00FD7D3B">
        <w:rPr>
          <w:rFonts w:ascii="Arial" w:hAnsi="Arial" w:cs="Arial"/>
          <w:sz w:val="28"/>
          <w:szCs w:val="28"/>
        </w:rPr>
        <w:t xml:space="preserve">[Congregation </w:t>
      </w:r>
      <w:r w:rsidR="00063DA1">
        <w:rPr>
          <w:rFonts w:ascii="Arial" w:hAnsi="Arial" w:cs="Arial"/>
          <w:sz w:val="28"/>
          <w:szCs w:val="28"/>
        </w:rPr>
        <w:t>says, “</w:t>
      </w:r>
      <w:r w:rsidR="004D294C">
        <w:rPr>
          <w:rFonts w:ascii="Arial" w:hAnsi="Arial" w:cs="Arial"/>
          <w:sz w:val="28"/>
          <w:szCs w:val="28"/>
        </w:rPr>
        <w:t>Amen</w:t>
      </w:r>
      <w:r w:rsidR="00EE3A3C">
        <w:rPr>
          <w:rFonts w:ascii="Arial" w:hAnsi="Arial" w:cs="Arial"/>
          <w:sz w:val="28"/>
          <w:szCs w:val="28"/>
        </w:rPr>
        <w:t>.</w:t>
      </w:r>
      <w:r w:rsidR="004D294C" w:rsidRPr="00FD7D3B">
        <w:rPr>
          <w:rFonts w:ascii="Arial" w:hAnsi="Arial" w:cs="Arial"/>
          <w:sz w:val="28"/>
          <w:szCs w:val="28"/>
        </w:rPr>
        <w:t>"]</w:t>
      </w:r>
    </w:p>
    <w:p w14:paraId="4C2A6D65" w14:textId="099BAD48" w:rsidR="00D07C27" w:rsidRDefault="005C12DA" w:rsidP="00EE1207">
      <w:pPr>
        <w:jc w:val="both"/>
        <w:rPr>
          <w:rFonts w:ascii="Arial" w:hAnsi="Arial" w:cs="Arial"/>
          <w:sz w:val="28"/>
          <w:szCs w:val="28"/>
        </w:rPr>
      </w:pPr>
      <w:r>
        <w:rPr>
          <w:rFonts w:ascii="Arial" w:hAnsi="Arial" w:cs="Arial"/>
          <w:sz w:val="28"/>
          <w:szCs w:val="28"/>
          <w:vertAlign w:val="superscript"/>
        </w:rPr>
        <w:t xml:space="preserve">93 </w:t>
      </w:r>
      <w:r w:rsidR="00EE3A3C">
        <w:rPr>
          <w:rFonts w:ascii="Arial" w:hAnsi="Arial" w:cs="Arial"/>
          <w:sz w:val="28"/>
          <w:szCs w:val="28"/>
        </w:rPr>
        <w:t xml:space="preserve">We don’t leave no </w:t>
      </w:r>
      <w:proofErr w:type="spellStart"/>
      <w:r w:rsidR="00C07DE6">
        <w:rPr>
          <w:rFonts w:ascii="Arial" w:hAnsi="Arial" w:cs="Arial"/>
          <w:sz w:val="28"/>
          <w:szCs w:val="28"/>
        </w:rPr>
        <w:t>stene</w:t>
      </w:r>
      <w:proofErr w:type="spellEnd"/>
      <w:r w:rsidR="00C07DE6">
        <w:rPr>
          <w:rFonts w:ascii="Arial" w:hAnsi="Arial" w:cs="Arial"/>
          <w:sz w:val="28"/>
          <w:szCs w:val="28"/>
        </w:rPr>
        <w:t xml:space="preserve"> </w:t>
      </w:r>
      <w:proofErr w:type="spellStart"/>
      <w:r w:rsidR="00C07DE6">
        <w:rPr>
          <w:rFonts w:ascii="Arial" w:hAnsi="Arial" w:cs="Arial"/>
          <w:sz w:val="28"/>
          <w:szCs w:val="28"/>
        </w:rPr>
        <w:t>unto</w:t>
      </w:r>
      <w:r w:rsidR="001D0F92">
        <w:rPr>
          <w:rFonts w:ascii="Arial" w:hAnsi="Arial" w:cs="Arial"/>
          <w:sz w:val="28"/>
          <w:szCs w:val="28"/>
        </w:rPr>
        <w:t>r</w:t>
      </w:r>
      <w:r w:rsidR="00C07DE6">
        <w:rPr>
          <w:rFonts w:ascii="Arial" w:hAnsi="Arial" w:cs="Arial"/>
          <w:sz w:val="28"/>
          <w:szCs w:val="28"/>
        </w:rPr>
        <w:t>ned</w:t>
      </w:r>
      <w:proofErr w:type="spellEnd"/>
      <w:r w:rsidR="00C07DE6">
        <w:rPr>
          <w:rFonts w:ascii="Arial" w:hAnsi="Arial" w:cs="Arial"/>
          <w:sz w:val="28"/>
          <w:szCs w:val="28"/>
        </w:rPr>
        <w:t xml:space="preserve"> </w:t>
      </w:r>
      <w:proofErr w:type="spellStart"/>
      <w:r w:rsidR="00C07DE6">
        <w:rPr>
          <w:rFonts w:ascii="Arial" w:hAnsi="Arial" w:cs="Arial"/>
          <w:sz w:val="28"/>
          <w:szCs w:val="28"/>
        </w:rPr>
        <w:t>panyaya</w:t>
      </w:r>
      <w:proofErr w:type="spellEnd"/>
      <w:r w:rsidR="00C07DE6">
        <w:rPr>
          <w:rFonts w:ascii="Arial" w:hAnsi="Arial" w:cs="Arial"/>
          <w:sz w:val="28"/>
          <w:szCs w:val="28"/>
        </w:rPr>
        <w:t xml:space="preserve"> iyi! </w:t>
      </w:r>
      <w:proofErr w:type="spellStart"/>
      <w:r w:rsidR="001A572B">
        <w:rPr>
          <w:rFonts w:ascii="Arial" w:hAnsi="Arial" w:cs="Arial"/>
          <w:sz w:val="28"/>
          <w:szCs w:val="28"/>
        </w:rPr>
        <w:t>Ndosaka</w:t>
      </w:r>
      <w:proofErr w:type="spellEnd"/>
      <w:r w:rsidR="001A572B">
        <w:rPr>
          <w:rFonts w:ascii="Arial" w:hAnsi="Arial" w:cs="Arial"/>
          <w:sz w:val="28"/>
          <w:szCs w:val="28"/>
        </w:rPr>
        <w:t xml:space="preserve"> </w:t>
      </w:r>
      <w:proofErr w:type="spellStart"/>
      <w:r w:rsidR="001A572B">
        <w:rPr>
          <w:rFonts w:ascii="Arial" w:hAnsi="Arial" w:cs="Arial"/>
          <w:sz w:val="28"/>
          <w:szCs w:val="28"/>
        </w:rPr>
        <w:t>kut</w:t>
      </w:r>
      <w:r w:rsidR="001D0F92">
        <w:rPr>
          <w:rFonts w:ascii="Arial" w:hAnsi="Arial" w:cs="Arial"/>
          <w:sz w:val="28"/>
          <w:szCs w:val="28"/>
        </w:rPr>
        <w:t>e</w:t>
      </w:r>
      <w:r w:rsidR="001A572B">
        <w:rPr>
          <w:rFonts w:ascii="Arial" w:hAnsi="Arial" w:cs="Arial"/>
          <w:sz w:val="28"/>
          <w:szCs w:val="28"/>
        </w:rPr>
        <w:t>ura</w:t>
      </w:r>
      <w:proofErr w:type="spellEnd"/>
      <w:r w:rsidR="001A572B">
        <w:rPr>
          <w:rFonts w:ascii="Arial" w:hAnsi="Arial" w:cs="Arial"/>
          <w:sz w:val="28"/>
          <w:szCs w:val="28"/>
        </w:rPr>
        <w:t xml:space="preserve"> </w:t>
      </w:r>
      <w:proofErr w:type="spellStart"/>
      <w:r w:rsidR="001A572B">
        <w:rPr>
          <w:rFonts w:ascii="Arial" w:hAnsi="Arial" w:cs="Arial"/>
          <w:sz w:val="28"/>
          <w:szCs w:val="28"/>
        </w:rPr>
        <w:t>kwandiri</w:t>
      </w:r>
      <w:proofErr w:type="spellEnd"/>
      <w:r w:rsidR="001A572B">
        <w:rPr>
          <w:rFonts w:ascii="Arial" w:hAnsi="Arial" w:cs="Arial"/>
          <w:sz w:val="28"/>
          <w:szCs w:val="28"/>
        </w:rPr>
        <w:t xml:space="preserve"> kuita ka</w:t>
      </w:r>
      <w:r w:rsidR="00A6494A">
        <w:rPr>
          <w:rFonts w:ascii="Arial" w:hAnsi="Arial" w:cs="Arial"/>
          <w:sz w:val="28"/>
          <w:szCs w:val="28"/>
        </w:rPr>
        <w:t xml:space="preserve"> </w:t>
      </w:r>
      <w:r w:rsidR="001A572B">
        <w:rPr>
          <w:rFonts w:ascii="Arial" w:hAnsi="Arial" w:cs="Arial"/>
          <w:sz w:val="28"/>
          <w:szCs w:val="28"/>
        </w:rPr>
        <w:t>uku</w:t>
      </w:r>
      <w:r w:rsidR="00955FC6">
        <w:rPr>
          <w:rFonts w:ascii="Arial" w:hAnsi="Arial" w:cs="Arial"/>
          <w:sz w:val="28"/>
          <w:szCs w:val="28"/>
        </w:rPr>
        <w:t>,</w:t>
      </w:r>
      <w:r w:rsidR="001A572B">
        <w:rPr>
          <w:rFonts w:ascii="Arial" w:hAnsi="Arial" w:cs="Arial"/>
          <w:sz w:val="28"/>
          <w:szCs w:val="28"/>
        </w:rPr>
        <w:t xml:space="preserve"> ndiri </w:t>
      </w:r>
      <w:proofErr w:type="spellStart"/>
      <w:r w:rsidR="001A572B">
        <w:rPr>
          <w:rFonts w:ascii="Arial" w:hAnsi="Arial" w:cs="Arial"/>
          <w:sz w:val="28"/>
          <w:szCs w:val="28"/>
        </w:rPr>
        <w:t>kut</w:t>
      </w:r>
      <w:r w:rsidR="001D0F92">
        <w:rPr>
          <w:rFonts w:ascii="Arial" w:hAnsi="Arial" w:cs="Arial"/>
          <w:sz w:val="28"/>
          <w:szCs w:val="28"/>
        </w:rPr>
        <w:t>e</w:t>
      </w:r>
      <w:r w:rsidR="001A572B">
        <w:rPr>
          <w:rFonts w:ascii="Arial" w:hAnsi="Arial" w:cs="Arial"/>
          <w:sz w:val="28"/>
          <w:szCs w:val="28"/>
        </w:rPr>
        <w:t>ura</w:t>
      </w:r>
      <w:proofErr w:type="spellEnd"/>
      <w:r w:rsidR="001A572B">
        <w:rPr>
          <w:rFonts w:ascii="Arial" w:hAnsi="Arial" w:cs="Arial"/>
          <w:sz w:val="28"/>
          <w:szCs w:val="28"/>
        </w:rPr>
        <w:t xml:space="preserve"> </w:t>
      </w:r>
      <w:proofErr w:type="spellStart"/>
      <w:r w:rsidR="001A572B">
        <w:rPr>
          <w:rFonts w:ascii="Arial" w:hAnsi="Arial" w:cs="Arial"/>
          <w:sz w:val="28"/>
          <w:szCs w:val="28"/>
        </w:rPr>
        <w:t>ndakatarisana</w:t>
      </w:r>
      <w:proofErr w:type="spellEnd"/>
      <w:r w:rsidR="001A572B">
        <w:rPr>
          <w:rFonts w:ascii="Arial" w:hAnsi="Arial" w:cs="Arial"/>
          <w:sz w:val="28"/>
          <w:szCs w:val="28"/>
        </w:rPr>
        <w:t xml:space="preserve"> </w:t>
      </w:r>
      <w:proofErr w:type="spellStart"/>
      <w:r w:rsidR="001A572B">
        <w:rPr>
          <w:rFonts w:ascii="Arial" w:hAnsi="Arial" w:cs="Arial"/>
          <w:sz w:val="28"/>
          <w:szCs w:val="28"/>
        </w:rPr>
        <w:t>nekuziva</w:t>
      </w:r>
      <w:proofErr w:type="spellEnd"/>
      <w:r w:rsidR="001A572B">
        <w:rPr>
          <w:rFonts w:ascii="Arial" w:hAnsi="Arial" w:cs="Arial"/>
          <w:sz w:val="28"/>
          <w:szCs w:val="28"/>
        </w:rPr>
        <w:t xml:space="preserve"> kuti </w:t>
      </w:r>
      <w:r w:rsidR="00A6494A">
        <w:rPr>
          <w:rFonts w:ascii="Arial" w:hAnsi="Arial" w:cs="Arial"/>
          <w:sz w:val="28"/>
          <w:szCs w:val="28"/>
        </w:rPr>
        <w:t>we have plenty enemies in here</w:t>
      </w:r>
      <w:r w:rsidR="00955FC6">
        <w:rPr>
          <w:rFonts w:ascii="Arial" w:hAnsi="Arial" w:cs="Arial"/>
          <w:sz w:val="28"/>
          <w:szCs w:val="28"/>
        </w:rPr>
        <w:t>.</w:t>
      </w:r>
      <w:r w:rsidR="00A6494A">
        <w:rPr>
          <w:rFonts w:ascii="Arial" w:hAnsi="Arial" w:cs="Arial"/>
          <w:sz w:val="28"/>
          <w:szCs w:val="28"/>
        </w:rPr>
        <w:t xml:space="preserve"> </w:t>
      </w:r>
      <w:r w:rsidR="00534101" w:rsidRPr="00534101">
        <w:rPr>
          <w:rFonts w:ascii="Arial" w:hAnsi="Arial" w:cs="Arial"/>
          <w:sz w:val="18"/>
          <w:szCs w:val="28"/>
        </w:rPr>
        <w:t xml:space="preserve">[Congregation says, “Amen.”] </w:t>
      </w:r>
      <w:r w:rsidR="00EC5FF7">
        <w:rPr>
          <w:rFonts w:ascii="Arial" w:hAnsi="Arial" w:cs="Arial"/>
          <w:sz w:val="28"/>
          <w:szCs w:val="28"/>
        </w:rPr>
        <w:t xml:space="preserve">Ma enemies </w:t>
      </w:r>
      <w:proofErr w:type="spellStart"/>
      <w:r w:rsidR="00EC5FF7">
        <w:rPr>
          <w:rFonts w:ascii="Arial" w:hAnsi="Arial" w:cs="Arial"/>
          <w:sz w:val="28"/>
          <w:szCs w:val="28"/>
        </w:rPr>
        <w:t>acho</w:t>
      </w:r>
      <w:proofErr w:type="spellEnd"/>
      <w:r w:rsidR="00EC5FF7">
        <w:rPr>
          <w:rFonts w:ascii="Arial" w:hAnsi="Arial" w:cs="Arial"/>
          <w:sz w:val="28"/>
          <w:szCs w:val="28"/>
        </w:rPr>
        <w:t xml:space="preserve"> </w:t>
      </w:r>
      <w:proofErr w:type="spellStart"/>
      <w:r w:rsidR="00EC5FF7">
        <w:rPr>
          <w:rFonts w:ascii="Arial" w:hAnsi="Arial" w:cs="Arial"/>
          <w:sz w:val="28"/>
          <w:szCs w:val="28"/>
        </w:rPr>
        <w:t>akadii</w:t>
      </w:r>
      <w:proofErr w:type="spellEnd"/>
      <w:r w:rsidR="00EC5FF7">
        <w:rPr>
          <w:rFonts w:ascii="Arial" w:hAnsi="Arial" w:cs="Arial"/>
          <w:sz w:val="28"/>
          <w:szCs w:val="28"/>
        </w:rPr>
        <w:t xml:space="preserve">…? </w:t>
      </w:r>
      <w:r w:rsidR="00EC5FF7" w:rsidRPr="008B5D56">
        <w:rPr>
          <w:rFonts w:ascii="Arial" w:hAnsi="Arial" w:cs="Arial"/>
          <w:sz w:val="18"/>
          <w:szCs w:val="18"/>
        </w:rPr>
        <w:t xml:space="preserve">[Congregation </w:t>
      </w:r>
      <w:r w:rsidR="00063DA1" w:rsidRPr="008B5D56">
        <w:rPr>
          <w:rFonts w:ascii="Arial" w:hAnsi="Arial" w:cs="Arial"/>
          <w:sz w:val="18"/>
          <w:szCs w:val="18"/>
        </w:rPr>
        <w:t>says, “</w:t>
      </w:r>
      <w:r w:rsidR="003D1F91" w:rsidRPr="008B5D56">
        <w:rPr>
          <w:rFonts w:ascii="Arial" w:hAnsi="Arial" w:cs="Arial"/>
          <w:sz w:val="18"/>
          <w:szCs w:val="18"/>
        </w:rPr>
        <w:t>A</w:t>
      </w:r>
      <w:r w:rsidR="007E07E7" w:rsidRPr="008B5D56">
        <w:rPr>
          <w:rFonts w:ascii="Arial" w:hAnsi="Arial" w:cs="Arial"/>
          <w:sz w:val="18"/>
          <w:szCs w:val="18"/>
        </w:rPr>
        <w:t>kawanda”</w:t>
      </w:r>
      <w:r w:rsidR="003D1F91" w:rsidRPr="008B5D56">
        <w:rPr>
          <w:rFonts w:ascii="Arial" w:hAnsi="Arial" w:cs="Arial"/>
          <w:sz w:val="18"/>
          <w:szCs w:val="18"/>
        </w:rPr>
        <w:t>.</w:t>
      </w:r>
      <w:r w:rsidR="00EC5FF7" w:rsidRPr="008B5D56">
        <w:rPr>
          <w:rFonts w:ascii="Arial" w:hAnsi="Arial" w:cs="Arial"/>
          <w:sz w:val="18"/>
          <w:szCs w:val="18"/>
        </w:rPr>
        <w:t>]</w:t>
      </w:r>
      <w:r w:rsidR="007E07E7">
        <w:rPr>
          <w:rFonts w:ascii="Arial" w:hAnsi="Arial" w:cs="Arial"/>
          <w:sz w:val="28"/>
          <w:szCs w:val="28"/>
        </w:rPr>
        <w:t xml:space="preserve"> </w:t>
      </w:r>
      <w:r w:rsidR="003D1F91">
        <w:rPr>
          <w:rFonts w:ascii="Arial" w:hAnsi="Arial" w:cs="Arial"/>
          <w:sz w:val="28"/>
          <w:szCs w:val="28"/>
        </w:rPr>
        <w:t>A</w:t>
      </w:r>
      <w:r w:rsidR="007E07E7">
        <w:rPr>
          <w:rFonts w:ascii="Arial" w:hAnsi="Arial" w:cs="Arial"/>
          <w:sz w:val="28"/>
          <w:szCs w:val="28"/>
        </w:rPr>
        <w:t xml:space="preserve">kawanda vanhu </w:t>
      </w:r>
      <w:proofErr w:type="spellStart"/>
      <w:r w:rsidR="007E07E7">
        <w:rPr>
          <w:rFonts w:ascii="Arial" w:hAnsi="Arial" w:cs="Arial"/>
          <w:sz w:val="28"/>
          <w:szCs w:val="28"/>
        </w:rPr>
        <w:t>vaMwari</w:t>
      </w:r>
      <w:proofErr w:type="spellEnd"/>
      <w:r w:rsidR="003D1F91">
        <w:rPr>
          <w:rFonts w:ascii="Arial" w:hAnsi="Arial" w:cs="Arial"/>
          <w:sz w:val="28"/>
          <w:szCs w:val="28"/>
        </w:rPr>
        <w:t>.</w:t>
      </w:r>
      <w:r w:rsidR="007E07E7">
        <w:rPr>
          <w:rFonts w:ascii="Arial" w:hAnsi="Arial" w:cs="Arial"/>
          <w:sz w:val="28"/>
          <w:szCs w:val="28"/>
        </w:rPr>
        <w:t xml:space="preserve"> </w:t>
      </w:r>
      <w:r w:rsidR="003D1F91">
        <w:rPr>
          <w:rFonts w:ascii="Arial" w:hAnsi="Arial" w:cs="Arial"/>
          <w:sz w:val="28"/>
          <w:szCs w:val="28"/>
        </w:rPr>
        <w:t>A</w:t>
      </w:r>
      <w:r w:rsidR="00520239">
        <w:rPr>
          <w:rFonts w:ascii="Arial" w:hAnsi="Arial" w:cs="Arial"/>
          <w:sz w:val="28"/>
          <w:szCs w:val="28"/>
        </w:rPr>
        <w:t xml:space="preserve">kawandisa ma enemies </w:t>
      </w:r>
      <w:proofErr w:type="spellStart"/>
      <w:r w:rsidR="00520239">
        <w:rPr>
          <w:rFonts w:ascii="Arial" w:hAnsi="Arial" w:cs="Arial"/>
          <w:sz w:val="28"/>
          <w:szCs w:val="28"/>
        </w:rPr>
        <w:t>acho</w:t>
      </w:r>
      <w:proofErr w:type="spellEnd"/>
      <w:r w:rsidR="00520239">
        <w:rPr>
          <w:rFonts w:ascii="Arial" w:hAnsi="Arial" w:cs="Arial"/>
          <w:sz w:val="28"/>
          <w:szCs w:val="28"/>
        </w:rPr>
        <w:t xml:space="preserve">! </w:t>
      </w:r>
      <w:proofErr w:type="spellStart"/>
      <w:r w:rsidR="00520239">
        <w:rPr>
          <w:rFonts w:ascii="Arial" w:hAnsi="Arial" w:cs="Arial"/>
          <w:sz w:val="28"/>
          <w:szCs w:val="28"/>
        </w:rPr>
        <w:t>Hazvipe-</w:t>
      </w:r>
      <w:r w:rsidR="00A74F5A">
        <w:rPr>
          <w:rFonts w:ascii="Arial" w:hAnsi="Arial" w:cs="Arial"/>
          <w:sz w:val="28"/>
          <w:szCs w:val="28"/>
        </w:rPr>
        <w:t>haapere</w:t>
      </w:r>
      <w:proofErr w:type="spellEnd"/>
      <w:r w:rsidR="00A74F5A">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A74F5A">
        <w:rPr>
          <w:rFonts w:ascii="Arial" w:hAnsi="Arial" w:cs="Arial"/>
          <w:sz w:val="28"/>
          <w:szCs w:val="28"/>
        </w:rPr>
        <w:t xml:space="preserve">, </w:t>
      </w:r>
      <w:proofErr w:type="spellStart"/>
      <w:r w:rsidR="00A74F5A">
        <w:rPr>
          <w:rFonts w:ascii="Arial" w:hAnsi="Arial" w:cs="Arial"/>
          <w:sz w:val="28"/>
          <w:szCs w:val="28"/>
        </w:rPr>
        <w:t>ndosaka</w:t>
      </w:r>
      <w:proofErr w:type="spellEnd"/>
      <w:r w:rsidR="00A74F5A">
        <w:rPr>
          <w:rFonts w:ascii="Arial" w:hAnsi="Arial" w:cs="Arial"/>
          <w:sz w:val="28"/>
          <w:szCs w:val="28"/>
        </w:rPr>
        <w:t xml:space="preserve"> </w:t>
      </w:r>
      <w:proofErr w:type="spellStart"/>
      <w:r w:rsidR="00881522">
        <w:rPr>
          <w:rFonts w:ascii="Arial" w:hAnsi="Arial" w:cs="Arial"/>
          <w:sz w:val="28"/>
          <w:szCs w:val="28"/>
        </w:rPr>
        <w:t>ndoda</w:t>
      </w:r>
      <w:proofErr w:type="spellEnd"/>
      <w:r w:rsidR="00881522">
        <w:rPr>
          <w:rFonts w:ascii="Arial" w:hAnsi="Arial" w:cs="Arial"/>
          <w:sz w:val="28"/>
          <w:szCs w:val="28"/>
        </w:rPr>
        <w:t xml:space="preserve"> kuti brother vamwe </w:t>
      </w:r>
      <w:proofErr w:type="spellStart"/>
      <w:r w:rsidR="00881522">
        <w:rPr>
          <w:rFonts w:ascii="Arial" w:hAnsi="Arial" w:cs="Arial"/>
          <w:sz w:val="28"/>
          <w:szCs w:val="28"/>
        </w:rPr>
        <w:t>nevamwe</w:t>
      </w:r>
      <w:proofErr w:type="spellEnd"/>
      <w:r w:rsidR="00881522">
        <w:rPr>
          <w:rFonts w:ascii="Arial" w:hAnsi="Arial" w:cs="Arial"/>
          <w:sz w:val="28"/>
          <w:szCs w:val="28"/>
        </w:rPr>
        <w:t xml:space="preserve"> </w:t>
      </w:r>
      <w:proofErr w:type="spellStart"/>
      <w:r w:rsidR="00881522">
        <w:rPr>
          <w:rFonts w:ascii="Arial" w:hAnsi="Arial" w:cs="Arial"/>
          <w:sz w:val="28"/>
          <w:szCs w:val="28"/>
        </w:rPr>
        <w:t>vati</w:t>
      </w:r>
      <w:proofErr w:type="spellEnd"/>
      <w:r>
        <w:rPr>
          <w:rFonts w:ascii="Arial" w:hAnsi="Arial" w:cs="Arial"/>
          <w:sz w:val="28"/>
          <w:szCs w:val="28"/>
        </w:rPr>
        <w:t>,</w:t>
      </w:r>
      <w:r w:rsidR="00881522">
        <w:rPr>
          <w:rFonts w:ascii="Arial" w:hAnsi="Arial" w:cs="Arial"/>
          <w:sz w:val="28"/>
          <w:szCs w:val="28"/>
        </w:rPr>
        <w:t xml:space="preserve"> </w:t>
      </w:r>
      <w:r>
        <w:rPr>
          <w:rFonts w:ascii="Arial" w:hAnsi="Arial" w:cs="Arial"/>
          <w:sz w:val="28"/>
          <w:szCs w:val="28"/>
        </w:rPr>
        <w:t>‘</w:t>
      </w:r>
      <w:r w:rsidR="00D07C27">
        <w:rPr>
          <w:rFonts w:ascii="Arial" w:hAnsi="Arial" w:cs="Arial"/>
          <w:sz w:val="28"/>
          <w:szCs w:val="28"/>
        </w:rPr>
        <w:t xml:space="preserve">Mwari status yangu </w:t>
      </w:r>
      <w:proofErr w:type="spellStart"/>
      <w:r w:rsidR="00D07C27">
        <w:rPr>
          <w:rFonts w:ascii="Arial" w:hAnsi="Arial" w:cs="Arial"/>
          <w:sz w:val="28"/>
          <w:szCs w:val="28"/>
        </w:rPr>
        <w:t>ngaisanduke</w:t>
      </w:r>
      <w:proofErr w:type="spellEnd"/>
      <w:r w:rsidR="00B87E02">
        <w:rPr>
          <w:rFonts w:ascii="Arial" w:hAnsi="Arial" w:cs="Arial"/>
          <w:sz w:val="28"/>
          <w:szCs w:val="28"/>
        </w:rPr>
        <w:t>.’</w:t>
      </w:r>
      <w:r w:rsidR="00D07C27">
        <w:rPr>
          <w:rFonts w:ascii="Arial" w:hAnsi="Arial" w:cs="Arial"/>
          <w:sz w:val="28"/>
          <w:szCs w:val="28"/>
        </w:rPr>
        <w:t xml:space="preserve"> </w:t>
      </w:r>
      <w:r w:rsidR="00534101" w:rsidRPr="00534101">
        <w:rPr>
          <w:rFonts w:ascii="Arial" w:hAnsi="Arial" w:cs="Arial"/>
          <w:sz w:val="18"/>
          <w:szCs w:val="28"/>
        </w:rPr>
        <w:t xml:space="preserve">[Congregation says, “Amen.”] </w:t>
      </w:r>
    </w:p>
    <w:p w14:paraId="6D08123E" w14:textId="05F20ED1" w:rsidR="005E0546" w:rsidRPr="00F25C18" w:rsidRDefault="00381C70" w:rsidP="00EE1207">
      <w:pPr>
        <w:jc w:val="both"/>
        <w:rPr>
          <w:rFonts w:ascii="Arial" w:hAnsi="Arial" w:cs="Arial"/>
          <w:sz w:val="28"/>
          <w:szCs w:val="28"/>
          <w:rPrChange w:id="23" w:author="Transcriber01 JHB" w:date="2025-01-07T08:05:00Z" w16du:dateUtc="2025-01-07T06:05:00Z">
            <w:rPr>
              <w:rFonts w:ascii="Arial" w:hAnsi="Arial" w:cs="Arial"/>
              <w:sz w:val="28"/>
              <w:szCs w:val="28"/>
              <w:lang w:val="fr-FR"/>
            </w:rPr>
          </w:rPrChange>
        </w:rPr>
      </w:pPr>
      <w:r w:rsidRPr="00F25C18">
        <w:rPr>
          <w:rFonts w:ascii="Arial" w:hAnsi="Arial" w:cs="Arial"/>
          <w:sz w:val="28"/>
          <w:szCs w:val="28"/>
          <w:vertAlign w:val="superscript"/>
          <w:rPrChange w:id="24" w:author="Transcriber01 JHB" w:date="2025-01-07T08:05:00Z" w16du:dateUtc="2025-01-07T06:05:00Z">
            <w:rPr>
              <w:rFonts w:ascii="Arial" w:hAnsi="Arial" w:cs="Arial"/>
              <w:sz w:val="28"/>
              <w:szCs w:val="28"/>
              <w:vertAlign w:val="superscript"/>
              <w:lang w:val="fr-FR"/>
            </w:rPr>
          </w:rPrChange>
        </w:rPr>
        <w:t xml:space="preserve">94 </w:t>
      </w:r>
      <w:r w:rsidR="00D07C27" w:rsidRPr="00F25C18">
        <w:rPr>
          <w:rFonts w:ascii="Arial" w:hAnsi="Arial" w:cs="Arial"/>
          <w:sz w:val="28"/>
          <w:szCs w:val="28"/>
          <w:rPrChange w:id="25" w:author="Transcriber01 JHB" w:date="2025-01-07T08:05:00Z" w16du:dateUtc="2025-01-07T06:05:00Z">
            <w:rPr>
              <w:rFonts w:ascii="Arial" w:hAnsi="Arial" w:cs="Arial"/>
              <w:sz w:val="28"/>
              <w:szCs w:val="28"/>
              <w:lang w:val="fr-FR"/>
            </w:rPr>
          </w:rPrChange>
        </w:rPr>
        <w:t xml:space="preserve">Ndoda </w:t>
      </w:r>
      <w:proofErr w:type="spellStart"/>
      <w:r w:rsidR="00D07C27" w:rsidRPr="00F25C18">
        <w:rPr>
          <w:rFonts w:ascii="Arial" w:hAnsi="Arial" w:cs="Arial"/>
          <w:sz w:val="28"/>
          <w:szCs w:val="28"/>
          <w:rPrChange w:id="26" w:author="Transcriber01 JHB" w:date="2025-01-07T08:05:00Z" w16du:dateUtc="2025-01-07T06:05:00Z">
            <w:rPr>
              <w:rFonts w:ascii="Arial" w:hAnsi="Arial" w:cs="Arial"/>
              <w:sz w:val="28"/>
              <w:szCs w:val="28"/>
              <w:lang w:val="fr-FR"/>
            </w:rPr>
          </w:rPrChange>
        </w:rPr>
        <w:t>kuva</w:t>
      </w:r>
      <w:proofErr w:type="spellEnd"/>
      <w:r w:rsidR="00D07C27" w:rsidRPr="00F25C18">
        <w:rPr>
          <w:rFonts w:ascii="Arial" w:hAnsi="Arial" w:cs="Arial"/>
          <w:sz w:val="28"/>
          <w:szCs w:val="28"/>
          <w:rPrChange w:id="27" w:author="Transcriber01 JHB" w:date="2025-01-07T08:05:00Z" w16du:dateUtc="2025-01-07T06:05:00Z">
            <w:rPr>
              <w:rFonts w:ascii="Arial" w:hAnsi="Arial" w:cs="Arial"/>
              <w:sz w:val="28"/>
              <w:szCs w:val="28"/>
              <w:lang w:val="fr-FR"/>
            </w:rPr>
          </w:rPrChange>
        </w:rPr>
        <w:t xml:space="preserve"> </w:t>
      </w:r>
      <w:proofErr w:type="spellStart"/>
      <w:r w:rsidR="00D07C27" w:rsidRPr="00F25C18">
        <w:rPr>
          <w:rFonts w:ascii="Arial" w:hAnsi="Arial" w:cs="Arial"/>
          <w:sz w:val="28"/>
          <w:szCs w:val="28"/>
          <w:rPrChange w:id="28" w:author="Transcriber01 JHB" w:date="2025-01-07T08:05:00Z" w16du:dateUtc="2025-01-07T06:05:00Z">
            <w:rPr>
              <w:rFonts w:ascii="Arial" w:hAnsi="Arial" w:cs="Arial"/>
              <w:sz w:val="28"/>
              <w:szCs w:val="28"/>
              <w:lang w:val="fr-FR"/>
            </w:rPr>
          </w:rPrChange>
        </w:rPr>
        <w:t>nemari</w:t>
      </w:r>
      <w:proofErr w:type="spellEnd"/>
      <w:r w:rsidR="005D090D" w:rsidRPr="00F25C18">
        <w:rPr>
          <w:rFonts w:ascii="Arial" w:hAnsi="Arial" w:cs="Arial"/>
          <w:sz w:val="28"/>
          <w:szCs w:val="28"/>
          <w:rPrChange w:id="29" w:author="Transcriber01 JHB" w:date="2025-01-07T08:05:00Z" w16du:dateUtc="2025-01-07T06:05:00Z">
            <w:rPr>
              <w:rFonts w:ascii="Arial" w:hAnsi="Arial" w:cs="Arial"/>
              <w:sz w:val="28"/>
              <w:szCs w:val="28"/>
              <w:lang w:val="fr-FR"/>
            </w:rPr>
          </w:rPrChange>
        </w:rPr>
        <w:t xml:space="preserve">, Mwari </w:t>
      </w:r>
      <w:proofErr w:type="spellStart"/>
      <w:r w:rsidR="005D090D" w:rsidRPr="00F25C18">
        <w:rPr>
          <w:rFonts w:ascii="Arial" w:hAnsi="Arial" w:cs="Arial"/>
          <w:sz w:val="28"/>
          <w:szCs w:val="28"/>
          <w:rPrChange w:id="30" w:author="Transcriber01 JHB" w:date="2025-01-07T08:05:00Z" w16du:dateUtc="2025-01-07T06:05:00Z">
            <w:rPr>
              <w:rFonts w:ascii="Arial" w:hAnsi="Arial" w:cs="Arial"/>
              <w:sz w:val="28"/>
              <w:szCs w:val="28"/>
              <w:lang w:val="fr-FR"/>
            </w:rPr>
          </w:rPrChange>
        </w:rPr>
        <w:t>tsurai</w:t>
      </w:r>
      <w:proofErr w:type="spellEnd"/>
      <w:r w:rsidR="005D090D" w:rsidRPr="00F25C18">
        <w:rPr>
          <w:rFonts w:ascii="Arial" w:hAnsi="Arial" w:cs="Arial"/>
          <w:sz w:val="28"/>
          <w:szCs w:val="28"/>
          <w:rPrChange w:id="31" w:author="Transcriber01 JHB" w:date="2025-01-07T08:05:00Z" w16du:dateUtc="2025-01-07T06:05:00Z">
            <w:rPr>
              <w:rFonts w:ascii="Arial" w:hAnsi="Arial" w:cs="Arial"/>
              <w:sz w:val="28"/>
              <w:szCs w:val="28"/>
              <w:lang w:val="fr-FR"/>
            </w:rPr>
          </w:rPrChange>
        </w:rPr>
        <w:t xml:space="preserve"> mweya </w:t>
      </w:r>
      <w:proofErr w:type="spellStart"/>
      <w:r w:rsidR="005D090D" w:rsidRPr="00F25C18">
        <w:rPr>
          <w:rFonts w:ascii="Arial" w:hAnsi="Arial" w:cs="Arial"/>
          <w:sz w:val="28"/>
          <w:szCs w:val="28"/>
          <w:rPrChange w:id="32" w:author="Transcriber01 JHB" w:date="2025-01-07T08:05:00Z" w16du:dateUtc="2025-01-07T06:05:00Z">
            <w:rPr>
              <w:rFonts w:ascii="Arial" w:hAnsi="Arial" w:cs="Arial"/>
              <w:sz w:val="28"/>
              <w:szCs w:val="28"/>
              <w:lang w:val="fr-FR"/>
            </w:rPr>
          </w:rPrChange>
        </w:rPr>
        <w:t>yemai</w:t>
      </w:r>
      <w:proofErr w:type="spellEnd"/>
      <w:r w:rsidR="005D090D" w:rsidRPr="00F25C18">
        <w:rPr>
          <w:rFonts w:ascii="Arial" w:hAnsi="Arial" w:cs="Arial"/>
          <w:sz w:val="28"/>
          <w:szCs w:val="28"/>
          <w:rPrChange w:id="33" w:author="Transcriber01 JHB" w:date="2025-01-07T08:05:00Z" w16du:dateUtc="2025-01-07T06:05:00Z">
            <w:rPr>
              <w:rFonts w:ascii="Arial" w:hAnsi="Arial" w:cs="Arial"/>
              <w:sz w:val="28"/>
              <w:szCs w:val="28"/>
              <w:lang w:val="fr-FR"/>
            </w:rPr>
          </w:rPrChange>
        </w:rPr>
        <w:t xml:space="preserve">…? </w:t>
      </w:r>
      <w:r w:rsidR="005D090D" w:rsidRPr="008B5D56">
        <w:rPr>
          <w:rFonts w:ascii="Arial" w:hAnsi="Arial" w:cs="Arial"/>
          <w:sz w:val="18"/>
          <w:szCs w:val="18"/>
          <w:rPrChange w:id="34" w:author="Transcriber01 JHB" w:date="2025-01-07T08:05:00Z" w16du:dateUtc="2025-01-07T06:05:00Z">
            <w:rPr>
              <w:rFonts w:ascii="Arial" w:hAnsi="Arial" w:cs="Arial"/>
              <w:sz w:val="28"/>
              <w:szCs w:val="28"/>
              <w:lang w:val="fr-FR"/>
            </w:rPr>
          </w:rPrChange>
        </w:rPr>
        <w:t xml:space="preserve">[Congregation </w:t>
      </w:r>
      <w:r w:rsidR="00063DA1" w:rsidRPr="008B5D56">
        <w:rPr>
          <w:rFonts w:ascii="Arial" w:hAnsi="Arial" w:cs="Arial"/>
          <w:sz w:val="18"/>
          <w:szCs w:val="18"/>
          <w:rPrChange w:id="35" w:author="Transcriber01 JHB" w:date="2025-01-07T08:05:00Z" w16du:dateUtc="2025-01-07T06:05:00Z">
            <w:rPr>
              <w:rFonts w:ascii="Arial" w:hAnsi="Arial" w:cs="Arial"/>
              <w:sz w:val="28"/>
              <w:szCs w:val="28"/>
              <w:lang w:val="fr-FR"/>
            </w:rPr>
          </w:rPrChange>
        </w:rPr>
        <w:t>says, “</w:t>
      </w:r>
      <w:r w:rsidR="005D090D" w:rsidRPr="008B5D56">
        <w:rPr>
          <w:rFonts w:ascii="Arial" w:hAnsi="Arial" w:cs="Arial"/>
          <w:sz w:val="18"/>
          <w:szCs w:val="18"/>
          <w:rPrChange w:id="36" w:author="Transcriber01 JHB" w:date="2025-01-07T08:05:00Z" w16du:dateUtc="2025-01-07T06:05:00Z">
            <w:rPr>
              <w:rFonts w:ascii="Arial" w:hAnsi="Arial" w:cs="Arial"/>
              <w:sz w:val="28"/>
              <w:szCs w:val="28"/>
              <w:lang w:val="fr-FR"/>
            </w:rPr>
          </w:rPrChange>
        </w:rPr>
        <w:t>yemadzinza</w:t>
      </w:r>
      <w:r w:rsidR="00947081" w:rsidRPr="008B5D56">
        <w:rPr>
          <w:rFonts w:ascii="Arial" w:hAnsi="Arial" w:cs="Arial"/>
          <w:sz w:val="18"/>
          <w:szCs w:val="18"/>
          <w:rPrChange w:id="37" w:author="Transcriber01 JHB" w:date="2025-01-07T08:05:00Z" w16du:dateUtc="2025-01-07T06:05:00Z">
            <w:rPr>
              <w:rFonts w:ascii="Arial" w:hAnsi="Arial" w:cs="Arial"/>
              <w:sz w:val="28"/>
              <w:szCs w:val="28"/>
              <w:lang w:val="fr-FR"/>
            </w:rPr>
          </w:rPrChange>
        </w:rPr>
        <w:t>, Amen.</w:t>
      </w:r>
      <w:r w:rsidR="005D090D" w:rsidRPr="008B5D56">
        <w:rPr>
          <w:rFonts w:ascii="Arial" w:hAnsi="Arial" w:cs="Arial"/>
          <w:sz w:val="18"/>
          <w:szCs w:val="18"/>
          <w:rPrChange w:id="38" w:author="Transcriber01 JHB" w:date="2025-01-07T08:05:00Z" w16du:dateUtc="2025-01-07T06:05:00Z">
            <w:rPr>
              <w:rFonts w:ascii="Arial" w:hAnsi="Arial" w:cs="Arial"/>
              <w:sz w:val="28"/>
              <w:szCs w:val="28"/>
              <w:lang w:val="fr-FR"/>
            </w:rPr>
          </w:rPrChange>
        </w:rPr>
        <w:t>"]</w:t>
      </w:r>
      <w:r w:rsidR="00947081" w:rsidRPr="00F25C18">
        <w:rPr>
          <w:rFonts w:ascii="Arial" w:hAnsi="Arial" w:cs="Arial"/>
          <w:sz w:val="28"/>
          <w:szCs w:val="28"/>
          <w:rPrChange w:id="39" w:author="Transcriber01 JHB" w:date="2025-01-07T08:05:00Z" w16du:dateUtc="2025-01-07T06:05:00Z">
            <w:rPr>
              <w:rFonts w:ascii="Arial" w:hAnsi="Arial" w:cs="Arial"/>
              <w:sz w:val="28"/>
              <w:szCs w:val="28"/>
              <w:lang w:val="fr-FR"/>
            </w:rPr>
          </w:rPrChange>
        </w:rPr>
        <w:t xml:space="preserve"> Mwari </w:t>
      </w:r>
      <w:proofErr w:type="spellStart"/>
      <w:r w:rsidR="00947081" w:rsidRPr="00F25C18">
        <w:rPr>
          <w:rFonts w:ascii="Arial" w:hAnsi="Arial" w:cs="Arial"/>
          <w:sz w:val="28"/>
          <w:szCs w:val="28"/>
          <w:rPrChange w:id="40" w:author="Transcriber01 JHB" w:date="2025-01-07T08:05:00Z" w16du:dateUtc="2025-01-07T06:05:00Z">
            <w:rPr>
              <w:rFonts w:ascii="Arial" w:hAnsi="Arial" w:cs="Arial"/>
              <w:sz w:val="28"/>
              <w:szCs w:val="28"/>
              <w:lang w:val="fr-FR"/>
            </w:rPr>
          </w:rPrChange>
        </w:rPr>
        <w:t>ts</w:t>
      </w:r>
      <w:r w:rsidR="00341DFB" w:rsidRPr="00F25C18">
        <w:rPr>
          <w:rFonts w:ascii="Arial" w:hAnsi="Arial" w:cs="Arial"/>
          <w:sz w:val="28"/>
          <w:szCs w:val="28"/>
          <w:rPrChange w:id="41" w:author="Transcriber01 JHB" w:date="2025-01-07T08:05:00Z" w16du:dateUtc="2025-01-07T06:05:00Z">
            <w:rPr>
              <w:rFonts w:ascii="Arial" w:hAnsi="Arial" w:cs="Arial"/>
              <w:sz w:val="28"/>
              <w:szCs w:val="28"/>
              <w:lang w:val="fr-FR"/>
            </w:rPr>
          </w:rPrChange>
        </w:rPr>
        <w:t>u</w:t>
      </w:r>
      <w:r w:rsidR="00947081" w:rsidRPr="00F25C18">
        <w:rPr>
          <w:rFonts w:ascii="Arial" w:hAnsi="Arial" w:cs="Arial"/>
          <w:sz w:val="28"/>
          <w:szCs w:val="28"/>
          <w:rPrChange w:id="42" w:author="Transcriber01 JHB" w:date="2025-01-07T08:05:00Z" w16du:dateUtc="2025-01-07T06:05:00Z">
            <w:rPr>
              <w:rFonts w:ascii="Arial" w:hAnsi="Arial" w:cs="Arial"/>
              <w:sz w:val="28"/>
              <w:szCs w:val="28"/>
              <w:lang w:val="fr-FR"/>
            </w:rPr>
          </w:rPrChange>
        </w:rPr>
        <w:t>rai</w:t>
      </w:r>
      <w:proofErr w:type="spellEnd"/>
      <w:r w:rsidR="00947081" w:rsidRPr="00F25C18">
        <w:rPr>
          <w:rFonts w:ascii="Arial" w:hAnsi="Arial" w:cs="Arial"/>
          <w:sz w:val="28"/>
          <w:szCs w:val="28"/>
          <w:rPrChange w:id="43" w:author="Transcriber01 JHB" w:date="2025-01-07T08:05:00Z" w16du:dateUtc="2025-01-07T06:05:00Z">
            <w:rPr>
              <w:rFonts w:ascii="Arial" w:hAnsi="Arial" w:cs="Arial"/>
              <w:sz w:val="28"/>
              <w:szCs w:val="28"/>
              <w:lang w:val="fr-FR"/>
            </w:rPr>
          </w:rPrChange>
        </w:rPr>
        <w:t xml:space="preserve"> mweya </w:t>
      </w:r>
      <w:r w:rsidR="00341DFB" w:rsidRPr="00F25C18">
        <w:rPr>
          <w:rFonts w:ascii="Arial" w:hAnsi="Arial" w:cs="Arial"/>
          <w:sz w:val="28"/>
          <w:szCs w:val="28"/>
          <w:rPrChange w:id="44" w:author="Transcriber01 JHB" w:date="2025-01-07T08:05:00Z" w16du:dateUtc="2025-01-07T06:05:00Z">
            <w:rPr>
              <w:rFonts w:ascii="Arial" w:hAnsi="Arial" w:cs="Arial"/>
              <w:sz w:val="28"/>
              <w:szCs w:val="28"/>
              <w:lang w:val="fr-FR"/>
            </w:rPr>
          </w:rPrChange>
        </w:rPr>
        <w:t>yemadzinza</w:t>
      </w:r>
      <w:r w:rsidR="003D1F91">
        <w:rPr>
          <w:rFonts w:ascii="Arial" w:hAnsi="Arial" w:cs="Arial"/>
          <w:sz w:val="28"/>
          <w:szCs w:val="28"/>
        </w:rPr>
        <w:t>.</w:t>
      </w:r>
      <w:r w:rsidR="00D13887" w:rsidRPr="00F25C18">
        <w:rPr>
          <w:rFonts w:ascii="Arial" w:hAnsi="Arial" w:cs="Arial"/>
          <w:sz w:val="28"/>
          <w:szCs w:val="28"/>
          <w:rPrChange w:id="45" w:author="Transcriber01 JHB" w:date="2025-01-07T08:05:00Z" w16du:dateUtc="2025-01-07T06:05:00Z">
            <w:rPr>
              <w:rFonts w:ascii="Arial" w:hAnsi="Arial" w:cs="Arial"/>
              <w:sz w:val="28"/>
              <w:szCs w:val="28"/>
              <w:lang w:val="fr-FR"/>
            </w:rPr>
          </w:rPrChange>
        </w:rPr>
        <w:t xml:space="preserve"> Mwari </w:t>
      </w:r>
      <w:proofErr w:type="spellStart"/>
      <w:r w:rsidR="00D13887" w:rsidRPr="00F25C18">
        <w:rPr>
          <w:rFonts w:ascii="Arial" w:hAnsi="Arial" w:cs="Arial"/>
          <w:sz w:val="28"/>
          <w:szCs w:val="28"/>
          <w:rPrChange w:id="46" w:author="Transcriber01 JHB" w:date="2025-01-07T08:05:00Z" w16du:dateUtc="2025-01-07T06:05:00Z">
            <w:rPr>
              <w:rFonts w:ascii="Arial" w:hAnsi="Arial" w:cs="Arial"/>
              <w:sz w:val="28"/>
              <w:szCs w:val="28"/>
              <w:lang w:val="fr-FR"/>
            </w:rPr>
          </w:rPrChange>
        </w:rPr>
        <w:t>tsurai</w:t>
      </w:r>
      <w:proofErr w:type="spellEnd"/>
      <w:r w:rsidR="00D13887" w:rsidRPr="00F25C18">
        <w:rPr>
          <w:rFonts w:ascii="Arial" w:hAnsi="Arial" w:cs="Arial"/>
          <w:sz w:val="28"/>
          <w:szCs w:val="28"/>
          <w:rPrChange w:id="47" w:author="Transcriber01 JHB" w:date="2025-01-07T08:05:00Z" w16du:dateUtc="2025-01-07T06:05:00Z">
            <w:rPr>
              <w:rFonts w:ascii="Arial" w:hAnsi="Arial" w:cs="Arial"/>
              <w:sz w:val="28"/>
              <w:szCs w:val="28"/>
              <w:lang w:val="fr-FR"/>
            </w:rPr>
          </w:rPrChange>
        </w:rPr>
        <w:t xml:space="preserve"> </w:t>
      </w:r>
      <w:proofErr w:type="spellStart"/>
      <w:r w:rsidR="00D13887" w:rsidRPr="00F25C18">
        <w:rPr>
          <w:rFonts w:ascii="Arial" w:hAnsi="Arial" w:cs="Arial"/>
          <w:sz w:val="28"/>
          <w:szCs w:val="28"/>
          <w:rPrChange w:id="48" w:author="Transcriber01 JHB" w:date="2025-01-07T08:05:00Z" w16du:dateUtc="2025-01-07T06:05:00Z">
            <w:rPr>
              <w:rFonts w:ascii="Arial" w:hAnsi="Arial" w:cs="Arial"/>
              <w:sz w:val="28"/>
              <w:szCs w:val="28"/>
              <w:lang w:val="fr-FR"/>
            </w:rPr>
          </w:rPrChange>
        </w:rPr>
        <w:t>kusanamata</w:t>
      </w:r>
      <w:proofErr w:type="spellEnd"/>
      <w:r w:rsidR="003D1F91">
        <w:rPr>
          <w:rFonts w:ascii="Arial" w:hAnsi="Arial" w:cs="Arial"/>
          <w:sz w:val="28"/>
          <w:szCs w:val="28"/>
        </w:rPr>
        <w:t>.</w:t>
      </w:r>
      <w:r w:rsidR="00D13887" w:rsidRPr="00F25C18">
        <w:rPr>
          <w:rFonts w:ascii="Arial" w:hAnsi="Arial" w:cs="Arial"/>
          <w:sz w:val="28"/>
          <w:szCs w:val="28"/>
          <w:rPrChange w:id="49" w:author="Transcriber01 JHB" w:date="2025-01-07T08:05:00Z" w16du:dateUtc="2025-01-07T06:05:00Z">
            <w:rPr>
              <w:rFonts w:ascii="Arial" w:hAnsi="Arial" w:cs="Arial"/>
              <w:sz w:val="28"/>
              <w:szCs w:val="28"/>
              <w:lang w:val="fr-FR"/>
            </w:rPr>
          </w:rPrChange>
        </w:rPr>
        <w:t xml:space="preserve"> Mwari </w:t>
      </w:r>
      <w:proofErr w:type="spellStart"/>
      <w:r w:rsidR="00D13887" w:rsidRPr="00F25C18">
        <w:rPr>
          <w:rFonts w:ascii="Arial" w:hAnsi="Arial" w:cs="Arial"/>
          <w:sz w:val="28"/>
          <w:szCs w:val="28"/>
          <w:rPrChange w:id="50" w:author="Transcriber01 JHB" w:date="2025-01-07T08:05:00Z" w16du:dateUtc="2025-01-07T06:05:00Z">
            <w:rPr>
              <w:rFonts w:ascii="Arial" w:hAnsi="Arial" w:cs="Arial"/>
              <w:sz w:val="28"/>
              <w:szCs w:val="28"/>
              <w:lang w:val="fr-FR"/>
            </w:rPr>
          </w:rPrChange>
        </w:rPr>
        <w:t>tsurai</w:t>
      </w:r>
      <w:proofErr w:type="spellEnd"/>
      <w:r w:rsidR="00D13887" w:rsidRPr="00F25C18">
        <w:rPr>
          <w:rFonts w:ascii="Arial" w:hAnsi="Arial" w:cs="Arial"/>
          <w:sz w:val="28"/>
          <w:szCs w:val="28"/>
          <w:rPrChange w:id="51" w:author="Transcriber01 JHB" w:date="2025-01-07T08:05:00Z" w16du:dateUtc="2025-01-07T06:05:00Z">
            <w:rPr>
              <w:rFonts w:ascii="Arial" w:hAnsi="Arial" w:cs="Arial"/>
              <w:sz w:val="28"/>
              <w:szCs w:val="28"/>
              <w:lang w:val="fr-FR"/>
            </w:rPr>
          </w:rPrChange>
        </w:rPr>
        <w:t xml:space="preserve"> </w:t>
      </w:r>
      <w:proofErr w:type="spellStart"/>
      <w:r w:rsidR="00D13887" w:rsidRPr="00F25C18">
        <w:rPr>
          <w:rFonts w:ascii="Arial" w:hAnsi="Arial" w:cs="Arial"/>
          <w:sz w:val="28"/>
          <w:szCs w:val="28"/>
          <w:rPrChange w:id="52" w:author="Transcriber01 JHB" w:date="2025-01-07T08:05:00Z" w16du:dateUtc="2025-01-07T06:05:00Z">
            <w:rPr>
              <w:rFonts w:ascii="Arial" w:hAnsi="Arial" w:cs="Arial"/>
              <w:sz w:val="28"/>
              <w:szCs w:val="28"/>
              <w:lang w:val="fr-FR"/>
            </w:rPr>
          </w:rPrChange>
        </w:rPr>
        <w:t>hudheni</w:t>
      </w:r>
      <w:proofErr w:type="spellEnd"/>
      <w:r w:rsidR="003D1F91">
        <w:rPr>
          <w:rFonts w:ascii="Arial" w:hAnsi="Arial" w:cs="Arial"/>
          <w:sz w:val="28"/>
          <w:szCs w:val="28"/>
        </w:rPr>
        <w:t>.</w:t>
      </w:r>
      <w:r w:rsidR="00D13887" w:rsidRPr="00F25C18">
        <w:rPr>
          <w:rFonts w:ascii="Arial" w:hAnsi="Arial" w:cs="Arial"/>
          <w:sz w:val="28"/>
          <w:szCs w:val="28"/>
          <w:rPrChange w:id="53" w:author="Transcriber01 JHB" w:date="2025-01-07T08:05:00Z" w16du:dateUtc="2025-01-07T06:05:00Z">
            <w:rPr>
              <w:rFonts w:ascii="Arial" w:hAnsi="Arial" w:cs="Arial"/>
              <w:sz w:val="28"/>
              <w:szCs w:val="28"/>
              <w:lang w:val="fr-FR"/>
            </w:rPr>
          </w:rPrChange>
        </w:rPr>
        <w:t xml:space="preserve"> </w:t>
      </w:r>
      <w:r w:rsidR="009C0B30" w:rsidRPr="00F25C18">
        <w:rPr>
          <w:rFonts w:ascii="Arial" w:hAnsi="Arial" w:cs="Arial"/>
          <w:sz w:val="28"/>
          <w:szCs w:val="28"/>
          <w:rPrChange w:id="54" w:author="Transcriber01 JHB" w:date="2025-01-07T08:05:00Z" w16du:dateUtc="2025-01-07T06:05:00Z">
            <w:rPr>
              <w:rFonts w:ascii="Arial" w:hAnsi="Arial" w:cs="Arial"/>
              <w:sz w:val="28"/>
              <w:szCs w:val="28"/>
              <w:lang w:val="fr-FR"/>
            </w:rPr>
          </w:rPrChange>
        </w:rPr>
        <w:t xml:space="preserve">Mwari </w:t>
      </w:r>
      <w:proofErr w:type="spellStart"/>
      <w:r w:rsidR="009C0B30" w:rsidRPr="00F25C18">
        <w:rPr>
          <w:rFonts w:ascii="Arial" w:hAnsi="Arial" w:cs="Arial"/>
          <w:sz w:val="28"/>
          <w:szCs w:val="28"/>
          <w:rPrChange w:id="55" w:author="Transcriber01 JHB" w:date="2025-01-07T08:05:00Z" w16du:dateUtc="2025-01-07T06:05:00Z">
            <w:rPr>
              <w:rFonts w:ascii="Arial" w:hAnsi="Arial" w:cs="Arial"/>
              <w:sz w:val="28"/>
              <w:szCs w:val="28"/>
              <w:lang w:val="fr-FR"/>
            </w:rPr>
          </w:rPrChange>
        </w:rPr>
        <w:t>tsurai</w:t>
      </w:r>
      <w:proofErr w:type="spellEnd"/>
      <w:r w:rsidR="003D1F91">
        <w:rPr>
          <w:rFonts w:ascii="Arial" w:hAnsi="Arial" w:cs="Arial"/>
          <w:sz w:val="28"/>
          <w:szCs w:val="28"/>
        </w:rPr>
        <w:t>,</w:t>
      </w:r>
      <w:r w:rsidR="009C0B30" w:rsidRPr="00F25C18">
        <w:rPr>
          <w:rFonts w:ascii="Arial" w:hAnsi="Arial" w:cs="Arial"/>
          <w:sz w:val="28"/>
          <w:szCs w:val="28"/>
          <w:rPrChange w:id="56" w:author="Transcriber01 JHB" w:date="2025-01-07T08:05:00Z" w16du:dateUtc="2025-01-07T06:05:00Z">
            <w:rPr>
              <w:rFonts w:ascii="Arial" w:hAnsi="Arial" w:cs="Arial"/>
              <w:sz w:val="28"/>
              <w:szCs w:val="28"/>
              <w:lang w:val="fr-FR"/>
            </w:rPr>
          </w:rPrChange>
        </w:rPr>
        <w:t xml:space="preserve"> mweya yetsvina. </w:t>
      </w:r>
    </w:p>
    <w:p w14:paraId="50B457DD" w14:textId="422E046F" w:rsidR="00F50C7D" w:rsidRDefault="00381C70" w:rsidP="00EE1207">
      <w:pPr>
        <w:jc w:val="both"/>
        <w:rPr>
          <w:rFonts w:ascii="Arial" w:hAnsi="Arial" w:cs="Arial"/>
          <w:sz w:val="28"/>
          <w:szCs w:val="28"/>
        </w:rPr>
      </w:pPr>
      <w:r w:rsidRPr="00751198">
        <w:rPr>
          <w:rFonts w:ascii="Arial" w:hAnsi="Arial" w:cs="Arial"/>
          <w:sz w:val="28"/>
          <w:szCs w:val="28"/>
          <w:vertAlign w:val="superscript"/>
        </w:rPr>
        <w:t>9</w:t>
      </w:r>
      <w:r w:rsidR="00E062F1" w:rsidRPr="00751198">
        <w:rPr>
          <w:rFonts w:ascii="Arial" w:hAnsi="Arial" w:cs="Arial"/>
          <w:sz w:val="28"/>
          <w:szCs w:val="28"/>
          <w:vertAlign w:val="superscript"/>
        </w:rPr>
        <w:t xml:space="preserve">5 </w:t>
      </w:r>
      <w:proofErr w:type="spellStart"/>
      <w:r w:rsidR="009C0B30" w:rsidRPr="00751198">
        <w:rPr>
          <w:rFonts w:ascii="Arial" w:hAnsi="Arial" w:cs="Arial"/>
          <w:sz w:val="28"/>
          <w:szCs w:val="28"/>
        </w:rPr>
        <w:t>Ndosaka</w:t>
      </w:r>
      <w:proofErr w:type="spellEnd"/>
      <w:r w:rsidR="009C0B30" w:rsidRPr="00751198">
        <w:rPr>
          <w:rFonts w:ascii="Arial" w:hAnsi="Arial" w:cs="Arial"/>
          <w:sz w:val="28"/>
          <w:szCs w:val="28"/>
        </w:rPr>
        <w:t xml:space="preserve"> ma sisters</w:t>
      </w:r>
      <w:r w:rsidR="00F75D38" w:rsidRPr="00751198">
        <w:rPr>
          <w:rFonts w:ascii="Arial" w:hAnsi="Arial" w:cs="Arial"/>
          <w:sz w:val="28"/>
          <w:szCs w:val="28"/>
        </w:rPr>
        <w:t xml:space="preserve"> edu </w:t>
      </w:r>
      <w:proofErr w:type="spellStart"/>
      <w:r w:rsidR="00F75D38" w:rsidRPr="00751198">
        <w:rPr>
          <w:rFonts w:ascii="Arial" w:hAnsi="Arial" w:cs="Arial"/>
          <w:sz w:val="28"/>
          <w:szCs w:val="28"/>
        </w:rPr>
        <w:t>ndapota</w:t>
      </w:r>
      <w:proofErr w:type="spellEnd"/>
      <w:r w:rsidR="00F75D38" w:rsidRPr="00751198">
        <w:rPr>
          <w:rFonts w:ascii="Arial" w:hAnsi="Arial" w:cs="Arial"/>
          <w:sz w:val="28"/>
          <w:szCs w:val="28"/>
        </w:rPr>
        <w:t xml:space="preserve"> vana </w:t>
      </w:r>
      <w:proofErr w:type="spellStart"/>
      <w:r w:rsidR="00F75D38" w:rsidRPr="00751198">
        <w:rPr>
          <w:rFonts w:ascii="Arial" w:hAnsi="Arial" w:cs="Arial"/>
          <w:sz w:val="28"/>
          <w:szCs w:val="28"/>
        </w:rPr>
        <w:t>v</w:t>
      </w:r>
      <w:r w:rsidR="00B10130" w:rsidRPr="00751198">
        <w:rPr>
          <w:rFonts w:ascii="Arial" w:hAnsi="Arial" w:cs="Arial"/>
          <w:sz w:val="28"/>
          <w:szCs w:val="28"/>
        </w:rPr>
        <w:t>aMwari</w:t>
      </w:r>
      <w:proofErr w:type="spellEnd"/>
      <w:r w:rsidR="00B10130" w:rsidRPr="00751198">
        <w:rPr>
          <w:rFonts w:ascii="Arial" w:hAnsi="Arial" w:cs="Arial"/>
          <w:sz w:val="28"/>
          <w:szCs w:val="28"/>
        </w:rPr>
        <w:t xml:space="preserve"> rega </w:t>
      </w:r>
      <w:proofErr w:type="spellStart"/>
      <w:r w:rsidR="00B10130" w:rsidRPr="00751198">
        <w:rPr>
          <w:rFonts w:ascii="Arial" w:hAnsi="Arial" w:cs="Arial"/>
          <w:sz w:val="28"/>
          <w:szCs w:val="28"/>
        </w:rPr>
        <w:t>kuunza</w:t>
      </w:r>
      <w:proofErr w:type="spellEnd"/>
      <w:r w:rsidR="00B10130" w:rsidRPr="00751198">
        <w:rPr>
          <w:rFonts w:ascii="Arial" w:hAnsi="Arial" w:cs="Arial"/>
          <w:sz w:val="28"/>
          <w:szCs w:val="28"/>
        </w:rPr>
        <w:t xml:space="preserve"> mweya </w:t>
      </w:r>
      <w:proofErr w:type="spellStart"/>
      <w:r w:rsidR="00B10130" w:rsidRPr="00751198">
        <w:rPr>
          <w:rFonts w:ascii="Arial" w:hAnsi="Arial" w:cs="Arial"/>
          <w:sz w:val="28"/>
          <w:szCs w:val="28"/>
        </w:rPr>
        <w:t>wetsvina</w:t>
      </w:r>
      <w:proofErr w:type="spellEnd"/>
      <w:r w:rsidR="00B10130" w:rsidRPr="00751198">
        <w:rPr>
          <w:rFonts w:ascii="Arial" w:hAnsi="Arial" w:cs="Arial"/>
          <w:sz w:val="28"/>
          <w:szCs w:val="28"/>
        </w:rPr>
        <w:t xml:space="preserve"> </w:t>
      </w:r>
      <w:proofErr w:type="spellStart"/>
      <w:r w:rsidR="00B10130" w:rsidRPr="00751198">
        <w:rPr>
          <w:rFonts w:ascii="Arial" w:hAnsi="Arial" w:cs="Arial"/>
          <w:sz w:val="28"/>
          <w:szCs w:val="28"/>
        </w:rPr>
        <w:t>muKereke</w:t>
      </w:r>
      <w:proofErr w:type="spellEnd"/>
      <w:r w:rsidR="00B10130" w:rsidRPr="00751198">
        <w:rPr>
          <w:rFonts w:ascii="Arial" w:hAnsi="Arial" w:cs="Arial"/>
          <w:sz w:val="28"/>
          <w:szCs w:val="28"/>
        </w:rPr>
        <w:t xml:space="preserve">! </w:t>
      </w:r>
      <w:r w:rsidR="00534101" w:rsidRPr="00534101">
        <w:rPr>
          <w:rFonts w:ascii="Arial" w:hAnsi="Arial" w:cs="Arial"/>
          <w:sz w:val="18"/>
          <w:szCs w:val="28"/>
        </w:rPr>
        <w:t xml:space="preserve">[Congregation says, “Amen.”] </w:t>
      </w:r>
      <w:r w:rsidR="001913EE">
        <w:rPr>
          <w:rFonts w:ascii="Arial" w:hAnsi="Arial" w:cs="Arial"/>
          <w:sz w:val="28"/>
          <w:szCs w:val="28"/>
        </w:rPr>
        <w:t xml:space="preserve">Mudzimai wese </w:t>
      </w:r>
      <w:proofErr w:type="spellStart"/>
      <w:r w:rsidR="001913EE">
        <w:rPr>
          <w:rFonts w:ascii="Arial" w:hAnsi="Arial" w:cs="Arial"/>
          <w:sz w:val="28"/>
          <w:szCs w:val="28"/>
        </w:rPr>
        <w:t>ane</w:t>
      </w:r>
      <w:proofErr w:type="spellEnd"/>
      <w:r w:rsidR="001913EE">
        <w:rPr>
          <w:rFonts w:ascii="Arial" w:hAnsi="Arial" w:cs="Arial"/>
          <w:sz w:val="28"/>
          <w:szCs w:val="28"/>
        </w:rPr>
        <w:t xml:space="preserve"> potential </w:t>
      </w:r>
      <w:proofErr w:type="spellStart"/>
      <w:r w:rsidR="001913EE">
        <w:rPr>
          <w:rFonts w:ascii="Arial" w:hAnsi="Arial" w:cs="Arial"/>
          <w:sz w:val="28"/>
          <w:szCs w:val="28"/>
        </w:rPr>
        <w:t>yekuunza</w:t>
      </w:r>
      <w:proofErr w:type="spellEnd"/>
      <w:r w:rsidR="001913EE">
        <w:rPr>
          <w:rFonts w:ascii="Arial" w:hAnsi="Arial" w:cs="Arial"/>
          <w:sz w:val="28"/>
          <w:szCs w:val="28"/>
        </w:rPr>
        <w:t xml:space="preserve"> mweya </w:t>
      </w:r>
      <w:proofErr w:type="spellStart"/>
      <w:r w:rsidR="001913EE">
        <w:rPr>
          <w:rFonts w:ascii="Arial" w:hAnsi="Arial" w:cs="Arial"/>
          <w:sz w:val="28"/>
          <w:szCs w:val="28"/>
        </w:rPr>
        <w:t>wetsvina</w:t>
      </w:r>
      <w:proofErr w:type="spellEnd"/>
      <w:r w:rsidR="001913EE">
        <w:rPr>
          <w:rFonts w:ascii="Arial" w:hAnsi="Arial" w:cs="Arial"/>
          <w:sz w:val="28"/>
          <w:szCs w:val="28"/>
        </w:rPr>
        <w:t xml:space="preserve"> </w:t>
      </w:r>
      <w:proofErr w:type="spellStart"/>
      <w:r w:rsidR="001913EE">
        <w:rPr>
          <w:rFonts w:ascii="Arial" w:hAnsi="Arial" w:cs="Arial"/>
          <w:sz w:val="28"/>
          <w:szCs w:val="28"/>
        </w:rPr>
        <w:t>muKereke</w:t>
      </w:r>
      <w:proofErr w:type="spellEnd"/>
      <w:r w:rsidR="004170C3">
        <w:rPr>
          <w:rFonts w:ascii="Arial" w:hAnsi="Arial" w:cs="Arial"/>
          <w:sz w:val="28"/>
          <w:szCs w:val="28"/>
        </w:rPr>
        <w:t xml:space="preserve"> kana </w:t>
      </w:r>
      <w:proofErr w:type="spellStart"/>
      <w:r w:rsidR="004170C3">
        <w:rPr>
          <w:rFonts w:ascii="Arial" w:hAnsi="Arial" w:cs="Arial"/>
          <w:sz w:val="28"/>
          <w:szCs w:val="28"/>
        </w:rPr>
        <w:t>akadanana</w:t>
      </w:r>
      <w:proofErr w:type="spellEnd"/>
      <w:r w:rsidR="004170C3">
        <w:rPr>
          <w:rFonts w:ascii="Arial" w:hAnsi="Arial" w:cs="Arial"/>
          <w:sz w:val="28"/>
          <w:szCs w:val="28"/>
        </w:rPr>
        <w:t xml:space="preserve"> </w:t>
      </w:r>
      <w:proofErr w:type="spellStart"/>
      <w:r w:rsidR="004170C3">
        <w:rPr>
          <w:rFonts w:ascii="Arial" w:hAnsi="Arial" w:cs="Arial"/>
          <w:sz w:val="28"/>
          <w:szCs w:val="28"/>
        </w:rPr>
        <w:t>nemunhu</w:t>
      </w:r>
      <w:proofErr w:type="spellEnd"/>
      <w:r w:rsidR="004170C3">
        <w:rPr>
          <w:rFonts w:ascii="Arial" w:hAnsi="Arial" w:cs="Arial"/>
          <w:sz w:val="28"/>
          <w:szCs w:val="28"/>
        </w:rPr>
        <w:t xml:space="preserve"> </w:t>
      </w:r>
      <w:proofErr w:type="spellStart"/>
      <w:r w:rsidR="004170C3">
        <w:rPr>
          <w:rFonts w:ascii="Arial" w:hAnsi="Arial" w:cs="Arial"/>
          <w:sz w:val="28"/>
          <w:szCs w:val="28"/>
        </w:rPr>
        <w:t>wemui</w:t>
      </w:r>
      <w:proofErr w:type="spellEnd"/>
      <w:r w:rsidR="004170C3">
        <w:rPr>
          <w:rFonts w:ascii="Arial" w:hAnsi="Arial" w:cs="Arial"/>
          <w:sz w:val="28"/>
          <w:szCs w:val="28"/>
        </w:rPr>
        <w:t xml:space="preserve">…? </w:t>
      </w:r>
      <w:r w:rsidR="004170C3" w:rsidRPr="008B5D56">
        <w:rPr>
          <w:rFonts w:ascii="Arial" w:hAnsi="Arial" w:cs="Arial"/>
          <w:sz w:val="18"/>
          <w:szCs w:val="18"/>
        </w:rPr>
        <w:t xml:space="preserve">[Congregation </w:t>
      </w:r>
      <w:r w:rsidR="00063DA1" w:rsidRPr="008B5D56">
        <w:rPr>
          <w:rFonts w:ascii="Arial" w:hAnsi="Arial" w:cs="Arial"/>
          <w:sz w:val="18"/>
          <w:szCs w:val="18"/>
        </w:rPr>
        <w:t>says, “</w:t>
      </w:r>
      <w:proofErr w:type="spellStart"/>
      <w:r w:rsidR="004170C3" w:rsidRPr="008B5D56">
        <w:rPr>
          <w:rFonts w:ascii="Arial" w:hAnsi="Arial" w:cs="Arial"/>
          <w:sz w:val="18"/>
          <w:szCs w:val="18"/>
        </w:rPr>
        <w:t>wemunyika</w:t>
      </w:r>
      <w:proofErr w:type="spellEnd"/>
      <w:r w:rsidR="003D1F91" w:rsidRPr="008B5D56">
        <w:rPr>
          <w:rFonts w:ascii="Arial" w:hAnsi="Arial" w:cs="Arial"/>
          <w:sz w:val="18"/>
          <w:szCs w:val="18"/>
        </w:rPr>
        <w:t>.</w:t>
      </w:r>
      <w:r w:rsidR="004170C3" w:rsidRPr="008B5D56">
        <w:rPr>
          <w:rFonts w:ascii="Arial" w:hAnsi="Arial" w:cs="Arial"/>
          <w:sz w:val="18"/>
          <w:szCs w:val="18"/>
        </w:rPr>
        <w:t>"]</w:t>
      </w:r>
      <w:r w:rsidR="004170C3">
        <w:rPr>
          <w:rFonts w:ascii="Arial" w:hAnsi="Arial" w:cs="Arial"/>
          <w:sz w:val="28"/>
          <w:szCs w:val="28"/>
        </w:rPr>
        <w:t xml:space="preserve"> </w:t>
      </w:r>
      <w:r w:rsidR="003D1F91">
        <w:rPr>
          <w:rFonts w:ascii="Arial" w:hAnsi="Arial" w:cs="Arial"/>
          <w:sz w:val="28"/>
          <w:szCs w:val="28"/>
        </w:rPr>
        <w:t>M</w:t>
      </w:r>
      <w:r w:rsidR="004170C3">
        <w:rPr>
          <w:rFonts w:ascii="Arial" w:hAnsi="Arial" w:cs="Arial"/>
          <w:sz w:val="28"/>
          <w:szCs w:val="28"/>
        </w:rPr>
        <w:t xml:space="preserve">uri </w:t>
      </w:r>
      <w:proofErr w:type="spellStart"/>
      <w:r w:rsidR="004170C3">
        <w:rPr>
          <w:rFonts w:ascii="Arial" w:hAnsi="Arial" w:cs="Arial"/>
          <w:sz w:val="28"/>
          <w:szCs w:val="28"/>
        </w:rPr>
        <w:t>kupanzwisisa</w:t>
      </w:r>
      <w:proofErr w:type="spellEnd"/>
      <w:r w:rsidR="004170C3">
        <w:rPr>
          <w:rFonts w:ascii="Arial" w:hAnsi="Arial" w:cs="Arial"/>
          <w:sz w:val="28"/>
          <w:szCs w:val="28"/>
        </w:rPr>
        <w:t xml:space="preserve"> ipapo? </w:t>
      </w:r>
      <w:r w:rsidR="00534101" w:rsidRPr="00534101">
        <w:rPr>
          <w:rFonts w:ascii="Arial" w:hAnsi="Arial" w:cs="Arial"/>
          <w:sz w:val="18"/>
          <w:szCs w:val="28"/>
        </w:rPr>
        <w:t xml:space="preserve">[Congregation says, “Amen.”] </w:t>
      </w:r>
      <w:proofErr w:type="spellStart"/>
      <w:r w:rsidR="0095692D">
        <w:rPr>
          <w:rFonts w:ascii="Arial" w:hAnsi="Arial" w:cs="Arial"/>
          <w:sz w:val="28"/>
          <w:szCs w:val="28"/>
        </w:rPr>
        <w:t>Ndopanonzi</w:t>
      </w:r>
      <w:proofErr w:type="spellEnd"/>
      <w:r w:rsidR="0095692D">
        <w:rPr>
          <w:rFonts w:ascii="Arial" w:hAnsi="Arial" w:cs="Arial"/>
          <w:sz w:val="28"/>
          <w:szCs w:val="28"/>
        </w:rPr>
        <w:t>, “</w:t>
      </w:r>
      <w:r w:rsidR="00113897">
        <w:rPr>
          <w:rFonts w:ascii="Arial" w:hAnsi="Arial" w:cs="Arial"/>
          <w:sz w:val="28"/>
          <w:szCs w:val="28"/>
        </w:rPr>
        <w:t>God’s word calls for total…?</w:t>
      </w:r>
      <w:r w:rsidR="00220F1D">
        <w:rPr>
          <w:rFonts w:ascii="Arial" w:hAnsi="Arial" w:cs="Arial"/>
          <w:sz w:val="28"/>
          <w:szCs w:val="28"/>
        </w:rPr>
        <w:t>”</w:t>
      </w:r>
      <w:r w:rsidR="00113897">
        <w:rPr>
          <w:rFonts w:ascii="Arial" w:hAnsi="Arial" w:cs="Arial"/>
          <w:sz w:val="28"/>
          <w:szCs w:val="28"/>
        </w:rPr>
        <w:t xml:space="preserve"> </w:t>
      </w:r>
      <w:r w:rsidR="00113897" w:rsidRPr="00230D84">
        <w:rPr>
          <w:rFonts w:ascii="Arial" w:hAnsi="Arial" w:cs="Arial"/>
          <w:sz w:val="18"/>
          <w:szCs w:val="18"/>
        </w:rPr>
        <w:t xml:space="preserve">[Congregation </w:t>
      </w:r>
      <w:r w:rsidR="003D1F91" w:rsidRPr="00230D84">
        <w:rPr>
          <w:rFonts w:ascii="Arial" w:hAnsi="Arial" w:cs="Arial"/>
          <w:sz w:val="18"/>
          <w:szCs w:val="18"/>
        </w:rPr>
        <w:t>says,</w:t>
      </w:r>
      <w:r w:rsidR="00563BCF" w:rsidRPr="00230D84">
        <w:rPr>
          <w:rFonts w:ascii="Arial" w:hAnsi="Arial" w:cs="Arial"/>
          <w:sz w:val="18"/>
          <w:szCs w:val="18"/>
        </w:rPr>
        <w:t xml:space="preserve"> </w:t>
      </w:r>
      <w:r w:rsidR="003D1F91" w:rsidRPr="00230D84">
        <w:rPr>
          <w:rFonts w:ascii="Arial" w:hAnsi="Arial" w:cs="Arial"/>
          <w:sz w:val="18"/>
          <w:szCs w:val="18"/>
        </w:rPr>
        <w:t>“</w:t>
      </w:r>
      <w:r w:rsidR="00113897" w:rsidRPr="00230D84">
        <w:rPr>
          <w:rFonts w:ascii="Arial" w:hAnsi="Arial" w:cs="Arial"/>
          <w:sz w:val="18"/>
          <w:szCs w:val="18"/>
        </w:rPr>
        <w:t>separation</w:t>
      </w:r>
      <w:r w:rsidR="003D1F91" w:rsidRPr="00230D84">
        <w:rPr>
          <w:rFonts w:ascii="Arial" w:hAnsi="Arial" w:cs="Arial"/>
          <w:sz w:val="18"/>
          <w:szCs w:val="18"/>
        </w:rPr>
        <w:t>.”</w:t>
      </w:r>
      <w:r w:rsidR="00113897" w:rsidRPr="00230D84">
        <w:rPr>
          <w:rFonts w:ascii="Arial" w:hAnsi="Arial" w:cs="Arial"/>
          <w:sz w:val="18"/>
          <w:szCs w:val="18"/>
        </w:rPr>
        <w:t>]</w:t>
      </w:r>
      <w:r w:rsidR="00220F1D">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8473AE">
        <w:rPr>
          <w:rFonts w:ascii="Arial" w:hAnsi="Arial" w:cs="Arial"/>
          <w:sz w:val="28"/>
          <w:szCs w:val="28"/>
        </w:rPr>
        <w:t xml:space="preserve">. </w:t>
      </w:r>
    </w:p>
    <w:p w14:paraId="1EAE58EE" w14:textId="0D877DD2" w:rsidR="000E793A" w:rsidRDefault="00EB3A1F" w:rsidP="00EE1207">
      <w:pPr>
        <w:jc w:val="both"/>
        <w:rPr>
          <w:rFonts w:ascii="Arial" w:hAnsi="Arial" w:cs="Arial"/>
          <w:sz w:val="28"/>
          <w:szCs w:val="28"/>
        </w:rPr>
      </w:pPr>
      <w:r>
        <w:rPr>
          <w:rFonts w:ascii="Arial" w:hAnsi="Arial" w:cs="Arial"/>
          <w:sz w:val="28"/>
          <w:szCs w:val="28"/>
          <w:vertAlign w:val="superscript"/>
        </w:rPr>
        <w:t xml:space="preserve">96 </w:t>
      </w:r>
      <w:r w:rsidR="008473AE">
        <w:rPr>
          <w:rFonts w:ascii="Arial" w:hAnsi="Arial" w:cs="Arial"/>
          <w:sz w:val="28"/>
          <w:szCs w:val="28"/>
        </w:rPr>
        <w:t>Muka</w:t>
      </w:r>
      <w:r w:rsidR="005E0546">
        <w:rPr>
          <w:rFonts w:ascii="Arial" w:hAnsi="Arial" w:cs="Arial"/>
          <w:sz w:val="28"/>
          <w:szCs w:val="28"/>
        </w:rPr>
        <w:t xml:space="preserve">dzi wese </w:t>
      </w:r>
      <w:proofErr w:type="spellStart"/>
      <w:r w:rsidR="00F50C7D">
        <w:rPr>
          <w:rFonts w:ascii="Arial" w:hAnsi="Arial" w:cs="Arial"/>
          <w:sz w:val="28"/>
          <w:szCs w:val="28"/>
        </w:rPr>
        <w:t>akadanana</w:t>
      </w:r>
      <w:proofErr w:type="spellEnd"/>
      <w:r w:rsidR="00F50C7D">
        <w:rPr>
          <w:rFonts w:ascii="Arial" w:hAnsi="Arial" w:cs="Arial"/>
          <w:sz w:val="28"/>
          <w:szCs w:val="28"/>
        </w:rPr>
        <w:t xml:space="preserve"> </w:t>
      </w:r>
      <w:proofErr w:type="spellStart"/>
      <w:r w:rsidR="00F50C7D">
        <w:rPr>
          <w:rFonts w:ascii="Arial" w:hAnsi="Arial" w:cs="Arial"/>
          <w:sz w:val="28"/>
          <w:szCs w:val="28"/>
        </w:rPr>
        <w:t>nemunhu</w:t>
      </w:r>
      <w:proofErr w:type="spellEnd"/>
      <w:r w:rsidR="00F50C7D">
        <w:rPr>
          <w:rFonts w:ascii="Arial" w:hAnsi="Arial" w:cs="Arial"/>
          <w:sz w:val="28"/>
          <w:szCs w:val="28"/>
        </w:rPr>
        <w:t xml:space="preserve"> </w:t>
      </w:r>
      <w:proofErr w:type="spellStart"/>
      <w:r w:rsidR="00F50C7D">
        <w:rPr>
          <w:rFonts w:ascii="Arial" w:hAnsi="Arial" w:cs="Arial"/>
          <w:sz w:val="28"/>
          <w:szCs w:val="28"/>
        </w:rPr>
        <w:t>wemunyika</w:t>
      </w:r>
      <w:proofErr w:type="spellEnd"/>
      <w:r w:rsidR="00F50C7D">
        <w:rPr>
          <w:rFonts w:ascii="Arial" w:hAnsi="Arial" w:cs="Arial"/>
          <w:sz w:val="28"/>
          <w:szCs w:val="28"/>
        </w:rPr>
        <w:t xml:space="preserve"> </w:t>
      </w:r>
      <w:proofErr w:type="spellStart"/>
      <w:r w:rsidR="00F50C7D">
        <w:rPr>
          <w:rFonts w:ascii="Arial" w:hAnsi="Arial" w:cs="Arial"/>
          <w:sz w:val="28"/>
          <w:szCs w:val="28"/>
        </w:rPr>
        <w:t>unounza</w:t>
      </w:r>
      <w:proofErr w:type="spellEnd"/>
      <w:r w:rsidR="00F50C7D">
        <w:rPr>
          <w:rFonts w:ascii="Arial" w:hAnsi="Arial" w:cs="Arial"/>
          <w:sz w:val="28"/>
          <w:szCs w:val="28"/>
        </w:rPr>
        <w:t xml:space="preserve"> spirit </w:t>
      </w:r>
      <w:r w:rsidR="00A34894">
        <w:rPr>
          <w:rFonts w:ascii="Arial" w:hAnsi="Arial" w:cs="Arial"/>
          <w:sz w:val="28"/>
          <w:szCs w:val="28"/>
        </w:rPr>
        <w:t>pa</w:t>
      </w:r>
      <w:r w:rsidR="0027550E">
        <w:rPr>
          <w:rFonts w:ascii="Arial" w:hAnsi="Arial" w:cs="Arial"/>
          <w:sz w:val="28"/>
          <w:szCs w:val="28"/>
        </w:rPr>
        <w:t xml:space="preserve"> </w:t>
      </w:r>
      <w:r w:rsidR="00A34894">
        <w:rPr>
          <w:rFonts w:ascii="Arial" w:hAnsi="Arial" w:cs="Arial"/>
          <w:sz w:val="28"/>
          <w:szCs w:val="28"/>
        </w:rPr>
        <w:t>Church</w:t>
      </w:r>
      <w:r w:rsidR="0027550E">
        <w:rPr>
          <w:rFonts w:ascii="Arial" w:hAnsi="Arial" w:cs="Arial"/>
          <w:sz w:val="28"/>
          <w:szCs w:val="28"/>
        </w:rPr>
        <w:t>,</w:t>
      </w:r>
      <w:r w:rsidR="00A34894">
        <w:rPr>
          <w:rFonts w:ascii="Arial" w:hAnsi="Arial" w:cs="Arial"/>
          <w:sz w:val="28"/>
          <w:szCs w:val="28"/>
        </w:rPr>
        <w:t xml:space="preserve"> </w:t>
      </w:r>
      <w:proofErr w:type="spellStart"/>
      <w:r w:rsidR="00A34894">
        <w:rPr>
          <w:rFonts w:ascii="Arial" w:hAnsi="Arial" w:cs="Arial"/>
          <w:sz w:val="28"/>
          <w:szCs w:val="28"/>
        </w:rPr>
        <w:t>yeku</w:t>
      </w:r>
      <w:proofErr w:type="spellEnd"/>
      <w:r w:rsidR="00A34894">
        <w:rPr>
          <w:rFonts w:ascii="Arial" w:hAnsi="Arial" w:cs="Arial"/>
          <w:sz w:val="28"/>
          <w:szCs w:val="28"/>
        </w:rPr>
        <w:t xml:space="preserve"> </w:t>
      </w:r>
      <w:r w:rsidR="00A34894" w:rsidRPr="005303DF">
        <w:rPr>
          <w:rFonts w:ascii="Arial" w:hAnsi="Arial" w:cs="Arial"/>
          <w:i/>
          <w:iCs/>
          <w:sz w:val="28"/>
          <w:szCs w:val="28"/>
        </w:rPr>
        <w:t>rebel-a</w:t>
      </w:r>
      <w:r w:rsidR="00A34894">
        <w:rPr>
          <w:rFonts w:ascii="Arial" w:hAnsi="Arial" w:cs="Arial"/>
          <w:sz w:val="28"/>
          <w:szCs w:val="28"/>
        </w:rPr>
        <w:t xml:space="preserve"> </w:t>
      </w:r>
      <w:proofErr w:type="spellStart"/>
      <w:r w:rsidR="00A34894">
        <w:rPr>
          <w:rFonts w:ascii="Arial" w:hAnsi="Arial" w:cs="Arial"/>
          <w:sz w:val="28"/>
          <w:szCs w:val="28"/>
        </w:rPr>
        <w:t>ku</w:t>
      </w:r>
      <w:r w:rsidR="001052C9">
        <w:rPr>
          <w:rFonts w:ascii="Arial" w:hAnsi="Arial" w:cs="Arial"/>
          <w:sz w:val="28"/>
          <w:szCs w:val="28"/>
        </w:rPr>
        <w:t>S</w:t>
      </w:r>
      <w:r w:rsidR="00A34894">
        <w:rPr>
          <w:rFonts w:ascii="Arial" w:hAnsi="Arial" w:cs="Arial"/>
          <w:sz w:val="28"/>
          <w:szCs w:val="28"/>
        </w:rPr>
        <w:t>hoko</w:t>
      </w:r>
      <w:proofErr w:type="spellEnd"/>
      <w:r w:rsidR="00A34894">
        <w:rPr>
          <w:rFonts w:ascii="Arial" w:hAnsi="Arial" w:cs="Arial"/>
          <w:sz w:val="28"/>
          <w:szCs w:val="28"/>
        </w:rPr>
        <w:t xml:space="preserve"> </w:t>
      </w:r>
      <w:proofErr w:type="spellStart"/>
      <w:r w:rsidR="00A34894">
        <w:rPr>
          <w:rFonts w:ascii="Arial" w:hAnsi="Arial" w:cs="Arial"/>
          <w:sz w:val="28"/>
          <w:szCs w:val="28"/>
        </w:rPr>
        <w:t>raani</w:t>
      </w:r>
      <w:proofErr w:type="spellEnd"/>
      <w:r w:rsidR="00A34894">
        <w:rPr>
          <w:rFonts w:ascii="Arial" w:hAnsi="Arial" w:cs="Arial"/>
          <w:sz w:val="28"/>
          <w:szCs w:val="28"/>
        </w:rPr>
        <w:t xml:space="preserve">…? </w:t>
      </w:r>
      <w:r w:rsidR="00A34894" w:rsidRPr="00230D84">
        <w:rPr>
          <w:rFonts w:ascii="Arial" w:hAnsi="Arial" w:cs="Arial"/>
          <w:sz w:val="18"/>
          <w:szCs w:val="18"/>
        </w:rPr>
        <w:t xml:space="preserve">[Congregation </w:t>
      </w:r>
      <w:r w:rsidR="00063DA1" w:rsidRPr="00230D84">
        <w:rPr>
          <w:rFonts w:ascii="Arial" w:hAnsi="Arial" w:cs="Arial"/>
          <w:sz w:val="18"/>
          <w:szCs w:val="18"/>
        </w:rPr>
        <w:t>says, “</w:t>
      </w:r>
      <w:r w:rsidR="00A34894" w:rsidRPr="00230D84">
        <w:rPr>
          <w:rFonts w:ascii="Arial" w:hAnsi="Arial" w:cs="Arial"/>
          <w:sz w:val="18"/>
          <w:szCs w:val="18"/>
        </w:rPr>
        <w:t>raMwari</w:t>
      </w:r>
      <w:r w:rsidR="0027550E" w:rsidRPr="00230D84">
        <w:rPr>
          <w:rFonts w:ascii="Arial" w:hAnsi="Arial" w:cs="Arial"/>
          <w:sz w:val="18"/>
          <w:szCs w:val="18"/>
        </w:rPr>
        <w:t>.</w:t>
      </w:r>
      <w:r w:rsidR="00A34894" w:rsidRPr="00230D84">
        <w:rPr>
          <w:rFonts w:ascii="Arial" w:hAnsi="Arial" w:cs="Arial"/>
          <w:sz w:val="18"/>
          <w:szCs w:val="18"/>
        </w:rPr>
        <w:t>"]</w:t>
      </w:r>
      <w:r w:rsidR="001052C9" w:rsidRPr="00230D84">
        <w:rPr>
          <w:rFonts w:ascii="Arial" w:hAnsi="Arial" w:cs="Arial"/>
          <w:sz w:val="18"/>
          <w:szCs w:val="18"/>
        </w:rPr>
        <w:t xml:space="preserve"> </w:t>
      </w:r>
      <w:r w:rsidR="0027550E">
        <w:rPr>
          <w:rFonts w:ascii="Arial" w:hAnsi="Arial" w:cs="Arial"/>
          <w:sz w:val="28"/>
          <w:szCs w:val="28"/>
        </w:rPr>
        <w:t>E</w:t>
      </w:r>
      <w:r w:rsidR="001052C9">
        <w:rPr>
          <w:rFonts w:ascii="Arial" w:hAnsi="Arial" w:cs="Arial"/>
          <w:sz w:val="28"/>
          <w:szCs w:val="28"/>
        </w:rPr>
        <w:t xml:space="preserve">nde </w:t>
      </w:r>
      <w:proofErr w:type="spellStart"/>
      <w:r w:rsidR="001052C9">
        <w:rPr>
          <w:rFonts w:ascii="Arial" w:hAnsi="Arial" w:cs="Arial"/>
          <w:sz w:val="28"/>
          <w:szCs w:val="28"/>
        </w:rPr>
        <w:t>unogona</w:t>
      </w:r>
      <w:proofErr w:type="spellEnd"/>
      <w:r w:rsidR="001052C9">
        <w:rPr>
          <w:rFonts w:ascii="Arial" w:hAnsi="Arial" w:cs="Arial"/>
          <w:sz w:val="28"/>
          <w:szCs w:val="28"/>
        </w:rPr>
        <w:t xml:space="preserve"> </w:t>
      </w:r>
      <w:proofErr w:type="spellStart"/>
      <w:r w:rsidR="001052C9">
        <w:rPr>
          <w:rFonts w:ascii="Arial" w:hAnsi="Arial" w:cs="Arial"/>
          <w:sz w:val="28"/>
          <w:szCs w:val="28"/>
        </w:rPr>
        <w:t>kunetseka</w:t>
      </w:r>
      <w:proofErr w:type="spellEnd"/>
      <w:r w:rsidR="001052C9">
        <w:rPr>
          <w:rFonts w:ascii="Arial" w:hAnsi="Arial" w:cs="Arial"/>
          <w:sz w:val="28"/>
          <w:szCs w:val="28"/>
        </w:rPr>
        <w:t xml:space="preserve"> </w:t>
      </w:r>
      <w:proofErr w:type="spellStart"/>
      <w:r w:rsidR="003278F4">
        <w:rPr>
          <w:rFonts w:ascii="Arial" w:hAnsi="Arial" w:cs="Arial"/>
          <w:sz w:val="28"/>
          <w:szCs w:val="28"/>
        </w:rPr>
        <w:t>kuzobatsirika</w:t>
      </w:r>
      <w:proofErr w:type="spellEnd"/>
      <w:r w:rsidR="003278F4">
        <w:rPr>
          <w:rFonts w:ascii="Arial" w:hAnsi="Arial" w:cs="Arial"/>
          <w:sz w:val="28"/>
          <w:szCs w:val="28"/>
        </w:rPr>
        <w:t xml:space="preserve"> hupenyu hwako </w:t>
      </w:r>
      <w:proofErr w:type="spellStart"/>
      <w:r w:rsidR="003278F4">
        <w:rPr>
          <w:rFonts w:ascii="Arial" w:hAnsi="Arial" w:cs="Arial"/>
          <w:sz w:val="28"/>
          <w:szCs w:val="28"/>
        </w:rPr>
        <w:t>hwese</w:t>
      </w:r>
      <w:proofErr w:type="spellEnd"/>
      <w:r w:rsidR="003278F4">
        <w:rPr>
          <w:rFonts w:ascii="Arial" w:hAnsi="Arial" w:cs="Arial"/>
          <w:sz w:val="28"/>
          <w:szCs w:val="28"/>
        </w:rPr>
        <w:t xml:space="preserve">. Vazhinji </w:t>
      </w:r>
      <w:r w:rsidR="003278F4">
        <w:rPr>
          <w:rFonts w:ascii="Arial" w:hAnsi="Arial" w:cs="Arial"/>
          <w:sz w:val="28"/>
          <w:szCs w:val="28"/>
        </w:rPr>
        <w:lastRenderedPageBreak/>
        <w:t xml:space="preserve">vakadzi </w:t>
      </w:r>
      <w:proofErr w:type="spellStart"/>
      <w:r w:rsidR="003278F4">
        <w:rPr>
          <w:rFonts w:ascii="Arial" w:hAnsi="Arial" w:cs="Arial"/>
          <w:sz w:val="28"/>
          <w:szCs w:val="28"/>
        </w:rPr>
        <w:t>vano</w:t>
      </w:r>
      <w:r w:rsidR="00582597">
        <w:rPr>
          <w:rFonts w:ascii="Arial" w:hAnsi="Arial" w:cs="Arial"/>
          <w:sz w:val="28"/>
          <w:szCs w:val="28"/>
        </w:rPr>
        <w:t>zopedzisira</w:t>
      </w:r>
      <w:proofErr w:type="spellEnd"/>
      <w:r w:rsidR="00582597">
        <w:rPr>
          <w:rFonts w:ascii="Arial" w:hAnsi="Arial" w:cs="Arial"/>
          <w:sz w:val="28"/>
          <w:szCs w:val="28"/>
        </w:rPr>
        <w:t xml:space="preserve"> </w:t>
      </w:r>
      <w:proofErr w:type="spellStart"/>
      <w:r w:rsidR="004979B6">
        <w:rPr>
          <w:rFonts w:ascii="Arial" w:hAnsi="Arial" w:cs="Arial"/>
          <w:sz w:val="28"/>
          <w:szCs w:val="28"/>
        </w:rPr>
        <w:t>vahedhuka</w:t>
      </w:r>
      <w:proofErr w:type="spellEnd"/>
      <w:r w:rsidR="00122E08">
        <w:rPr>
          <w:rFonts w:ascii="Arial" w:hAnsi="Arial" w:cs="Arial"/>
          <w:sz w:val="28"/>
          <w:szCs w:val="28"/>
        </w:rPr>
        <w:t>,</w:t>
      </w:r>
      <w:r w:rsidR="004979B6">
        <w:rPr>
          <w:rFonts w:ascii="Arial" w:hAnsi="Arial" w:cs="Arial"/>
          <w:sz w:val="28"/>
          <w:szCs w:val="28"/>
        </w:rPr>
        <w:t xml:space="preserve"> kana</w:t>
      </w:r>
      <w:r w:rsidR="00582597">
        <w:rPr>
          <w:rFonts w:ascii="Arial" w:hAnsi="Arial" w:cs="Arial"/>
          <w:sz w:val="28"/>
          <w:szCs w:val="28"/>
        </w:rPr>
        <w:t xml:space="preserve"> </w:t>
      </w:r>
      <w:proofErr w:type="spellStart"/>
      <w:r w:rsidR="00582597">
        <w:rPr>
          <w:rFonts w:ascii="Arial" w:hAnsi="Arial" w:cs="Arial"/>
          <w:sz w:val="28"/>
          <w:szCs w:val="28"/>
        </w:rPr>
        <w:t>vaapaa</w:t>
      </w:r>
      <w:proofErr w:type="spellEnd"/>
      <w:r w:rsidR="00582597">
        <w:rPr>
          <w:rFonts w:ascii="Arial" w:hAnsi="Arial" w:cs="Arial"/>
          <w:sz w:val="28"/>
          <w:szCs w:val="28"/>
        </w:rPr>
        <w:t xml:space="preserve"> </w:t>
      </w:r>
      <w:r w:rsidR="00F76BB8">
        <w:rPr>
          <w:rFonts w:ascii="Arial" w:hAnsi="Arial" w:cs="Arial"/>
          <w:sz w:val="28"/>
          <w:szCs w:val="28"/>
        </w:rPr>
        <w:t>ma spirit mediums muhupenyu hwavo</w:t>
      </w:r>
      <w:bookmarkStart w:id="57" w:name="_Hlk184972701"/>
      <w:r w:rsidR="000F44B7">
        <w:rPr>
          <w:rFonts w:ascii="Arial" w:hAnsi="Arial" w:cs="Arial"/>
          <w:sz w:val="28"/>
          <w:szCs w:val="28"/>
        </w:rPr>
        <w:t>;</w:t>
      </w:r>
      <w:r w:rsidR="00F76BB8">
        <w:rPr>
          <w:rFonts w:ascii="Arial" w:hAnsi="Arial" w:cs="Arial"/>
          <w:sz w:val="28"/>
          <w:szCs w:val="28"/>
        </w:rPr>
        <w:t xml:space="preserve"> ma secret affairs </w:t>
      </w:r>
      <w:proofErr w:type="spellStart"/>
      <w:r w:rsidR="00D81F33">
        <w:rPr>
          <w:rFonts w:ascii="Arial" w:hAnsi="Arial" w:cs="Arial"/>
          <w:sz w:val="28"/>
          <w:szCs w:val="28"/>
        </w:rPr>
        <w:t>a</w:t>
      </w:r>
      <w:r w:rsidR="000E0633">
        <w:rPr>
          <w:rFonts w:ascii="Arial" w:hAnsi="Arial" w:cs="Arial"/>
          <w:sz w:val="28"/>
          <w:szCs w:val="28"/>
        </w:rPr>
        <w:t>v</w:t>
      </w:r>
      <w:r w:rsidR="00D81F33">
        <w:rPr>
          <w:rFonts w:ascii="Arial" w:hAnsi="Arial" w:cs="Arial"/>
          <w:sz w:val="28"/>
          <w:szCs w:val="28"/>
        </w:rPr>
        <w:t>anenge</w:t>
      </w:r>
      <w:proofErr w:type="spellEnd"/>
      <w:r w:rsidR="00D81F33">
        <w:rPr>
          <w:rFonts w:ascii="Arial" w:hAnsi="Arial" w:cs="Arial"/>
          <w:sz w:val="28"/>
          <w:szCs w:val="28"/>
        </w:rPr>
        <w:t xml:space="preserve"> </w:t>
      </w:r>
      <w:r w:rsidR="00386D26">
        <w:rPr>
          <w:rFonts w:ascii="Arial" w:hAnsi="Arial" w:cs="Arial"/>
          <w:sz w:val="28"/>
          <w:szCs w:val="28"/>
        </w:rPr>
        <w:t xml:space="preserve">va </w:t>
      </w:r>
      <w:r w:rsidR="00386D26" w:rsidRPr="005303DF">
        <w:rPr>
          <w:rFonts w:ascii="Arial" w:hAnsi="Arial" w:cs="Arial"/>
          <w:i/>
          <w:iCs/>
          <w:sz w:val="28"/>
          <w:szCs w:val="28"/>
        </w:rPr>
        <w:t>conduct</w:t>
      </w:r>
      <w:r w:rsidR="000E0633" w:rsidRPr="005303DF">
        <w:rPr>
          <w:rFonts w:ascii="Arial" w:hAnsi="Arial" w:cs="Arial"/>
          <w:i/>
          <w:iCs/>
          <w:sz w:val="28"/>
          <w:szCs w:val="28"/>
        </w:rPr>
        <w:t>-a</w:t>
      </w:r>
      <w:r w:rsidR="000E0633">
        <w:rPr>
          <w:rFonts w:ascii="Arial" w:hAnsi="Arial" w:cs="Arial"/>
          <w:sz w:val="28"/>
          <w:szCs w:val="28"/>
        </w:rPr>
        <w:t xml:space="preserve"> </w:t>
      </w:r>
      <w:proofErr w:type="spellStart"/>
      <w:r w:rsidR="00386D26">
        <w:rPr>
          <w:rFonts w:ascii="Arial" w:hAnsi="Arial" w:cs="Arial"/>
          <w:sz w:val="28"/>
          <w:szCs w:val="28"/>
        </w:rPr>
        <w:t>nevanhu</w:t>
      </w:r>
      <w:proofErr w:type="spellEnd"/>
      <w:r w:rsidR="00386D26">
        <w:rPr>
          <w:rFonts w:ascii="Arial" w:hAnsi="Arial" w:cs="Arial"/>
          <w:sz w:val="28"/>
          <w:szCs w:val="28"/>
        </w:rPr>
        <w:t xml:space="preserve"> </w:t>
      </w:r>
      <w:proofErr w:type="spellStart"/>
      <w:r w:rsidR="00386D26">
        <w:rPr>
          <w:rFonts w:ascii="Arial" w:hAnsi="Arial" w:cs="Arial"/>
          <w:sz w:val="28"/>
          <w:szCs w:val="28"/>
        </w:rPr>
        <w:t>venyi</w:t>
      </w:r>
      <w:proofErr w:type="spellEnd"/>
      <w:r w:rsidR="00386D26">
        <w:rPr>
          <w:rFonts w:ascii="Arial" w:hAnsi="Arial" w:cs="Arial"/>
          <w:sz w:val="28"/>
          <w:szCs w:val="28"/>
        </w:rPr>
        <w:t>…</w:t>
      </w:r>
      <w:bookmarkEnd w:id="57"/>
      <w:r w:rsidR="00386D26">
        <w:rPr>
          <w:rFonts w:ascii="Arial" w:hAnsi="Arial" w:cs="Arial"/>
          <w:sz w:val="28"/>
          <w:szCs w:val="28"/>
        </w:rPr>
        <w:t xml:space="preserve">? </w:t>
      </w:r>
      <w:r w:rsidR="00386D26" w:rsidRPr="00230D84">
        <w:rPr>
          <w:rFonts w:ascii="Arial" w:hAnsi="Arial" w:cs="Arial"/>
          <w:sz w:val="18"/>
          <w:szCs w:val="18"/>
        </w:rPr>
        <w:t xml:space="preserve">[Congregation </w:t>
      </w:r>
      <w:r w:rsidR="00063DA1" w:rsidRPr="00230D84">
        <w:rPr>
          <w:rFonts w:ascii="Arial" w:hAnsi="Arial" w:cs="Arial"/>
          <w:sz w:val="18"/>
          <w:szCs w:val="18"/>
        </w:rPr>
        <w:t>says, “</w:t>
      </w:r>
      <w:proofErr w:type="spellStart"/>
      <w:r w:rsidR="00386D26" w:rsidRPr="00230D84">
        <w:rPr>
          <w:rFonts w:ascii="Arial" w:hAnsi="Arial" w:cs="Arial"/>
          <w:sz w:val="18"/>
          <w:szCs w:val="18"/>
        </w:rPr>
        <w:t>venyika</w:t>
      </w:r>
      <w:proofErr w:type="spellEnd"/>
      <w:r w:rsidR="00386D26" w:rsidRPr="00230D84">
        <w:rPr>
          <w:rFonts w:ascii="Arial" w:hAnsi="Arial" w:cs="Arial"/>
          <w:sz w:val="18"/>
          <w:szCs w:val="18"/>
        </w:rPr>
        <w:t>."]</w:t>
      </w:r>
      <w:r w:rsidR="00386D26">
        <w:rPr>
          <w:rFonts w:ascii="Arial" w:hAnsi="Arial" w:cs="Arial"/>
          <w:sz w:val="28"/>
          <w:szCs w:val="28"/>
        </w:rPr>
        <w:t xml:space="preserve"> Ma secret affairs </w:t>
      </w:r>
      <w:proofErr w:type="spellStart"/>
      <w:r w:rsidR="00386D26">
        <w:rPr>
          <w:rFonts w:ascii="Arial" w:hAnsi="Arial" w:cs="Arial"/>
          <w:sz w:val="28"/>
          <w:szCs w:val="28"/>
        </w:rPr>
        <w:t>avan</w:t>
      </w:r>
      <w:r w:rsidR="00570FFD">
        <w:rPr>
          <w:rFonts w:ascii="Arial" w:hAnsi="Arial" w:cs="Arial"/>
          <w:sz w:val="28"/>
          <w:szCs w:val="28"/>
        </w:rPr>
        <w:t>o</w:t>
      </w:r>
      <w:proofErr w:type="spellEnd"/>
      <w:r w:rsidR="00386D26">
        <w:rPr>
          <w:rFonts w:ascii="Arial" w:hAnsi="Arial" w:cs="Arial"/>
          <w:sz w:val="28"/>
          <w:szCs w:val="28"/>
        </w:rPr>
        <w:t xml:space="preserve"> </w:t>
      </w:r>
      <w:r w:rsidR="00386D26" w:rsidRPr="009760AD">
        <w:rPr>
          <w:rFonts w:ascii="Arial" w:hAnsi="Arial" w:cs="Arial"/>
          <w:i/>
          <w:iCs/>
          <w:sz w:val="28"/>
          <w:szCs w:val="28"/>
        </w:rPr>
        <w:t>conduct-a</w:t>
      </w:r>
      <w:r w:rsidR="00386D26">
        <w:rPr>
          <w:rFonts w:ascii="Arial" w:hAnsi="Arial" w:cs="Arial"/>
          <w:sz w:val="28"/>
          <w:szCs w:val="28"/>
        </w:rPr>
        <w:t xml:space="preserve"> </w:t>
      </w:r>
      <w:proofErr w:type="spellStart"/>
      <w:r w:rsidR="00386D26">
        <w:rPr>
          <w:rFonts w:ascii="Arial" w:hAnsi="Arial" w:cs="Arial"/>
          <w:sz w:val="28"/>
          <w:szCs w:val="28"/>
        </w:rPr>
        <w:t>nevanhu</w:t>
      </w:r>
      <w:proofErr w:type="spellEnd"/>
      <w:r w:rsidR="00386D26">
        <w:rPr>
          <w:rFonts w:ascii="Arial" w:hAnsi="Arial" w:cs="Arial"/>
          <w:sz w:val="28"/>
          <w:szCs w:val="28"/>
        </w:rPr>
        <w:t xml:space="preserve"> </w:t>
      </w:r>
      <w:proofErr w:type="spellStart"/>
      <w:r w:rsidR="00386D26">
        <w:rPr>
          <w:rFonts w:ascii="Arial" w:hAnsi="Arial" w:cs="Arial"/>
          <w:sz w:val="28"/>
          <w:szCs w:val="28"/>
        </w:rPr>
        <w:t>venyika</w:t>
      </w:r>
      <w:proofErr w:type="spellEnd"/>
      <w:r w:rsidR="000F44B7">
        <w:rPr>
          <w:rFonts w:ascii="Arial" w:hAnsi="Arial" w:cs="Arial"/>
          <w:sz w:val="28"/>
          <w:szCs w:val="28"/>
        </w:rPr>
        <w:t>.</w:t>
      </w:r>
      <w:r w:rsidR="00105320">
        <w:rPr>
          <w:rFonts w:ascii="Arial" w:hAnsi="Arial" w:cs="Arial"/>
          <w:sz w:val="28"/>
          <w:szCs w:val="28"/>
        </w:rPr>
        <w:t xml:space="preserve"> </w:t>
      </w:r>
      <w:r w:rsidR="000F44B7">
        <w:rPr>
          <w:rFonts w:ascii="Arial" w:hAnsi="Arial" w:cs="Arial"/>
          <w:sz w:val="28"/>
          <w:szCs w:val="28"/>
        </w:rPr>
        <w:t>M</w:t>
      </w:r>
      <w:r w:rsidR="00776551">
        <w:rPr>
          <w:rFonts w:ascii="Arial" w:hAnsi="Arial" w:cs="Arial"/>
          <w:sz w:val="28"/>
          <w:szCs w:val="28"/>
        </w:rPr>
        <w:t xml:space="preserve">wana waMwari </w:t>
      </w:r>
      <w:proofErr w:type="spellStart"/>
      <w:r w:rsidR="00776551">
        <w:rPr>
          <w:rFonts w:ascii="Arial" w:hAnsi="Arial" w:cs="Arial"/>
          <w:sz w:val="28"/>
          <w:szCs w:val="28"/>
        </w:rPr>
        <w:t>anonamata</w:t>
      </w:r>
      <w:proofErr w:type="spellEnd"/>
      <w:r w:rsidR="00776551">
        <w:rPr>
          <w:rFonts w:ascii="Arial" w:hAnsi="Arial" w:cs="Arial"/>
          <w:sz w:val="28"/>
          <w:szCs w:val="28"/>
        </w:rPr>
        <w:t xml:space="preserve"> </w:t>
      </w:r>
      <w:proofErr w:type="spellStart"/>
      <w:r w:rsidR="00776551">
        <w:rPr>
          <w:rFonts w:ascii="Arial" w:hAnsi="Arial" w:cs="Arial"/>
          <w:sz w:val="28"/>
          <w:szCs w:val="28"/>
        </w:rPr>
        <w:t>mirira</w:t>
      </w:r>
      <w:proofErr w:type="spellEnd"/>
      <w:r w:rsidR="00776551">
        <w:rPr>
          <w:rFonts w:ascii="Arial" w:hAnsi="Arial" w:cs="Arial"/>
          <w:sz w:val="28"/>
          <w:szCs w:val="28"/>
        </w:rPr>
        <w:t xml:space="preserve"> zuva </w:t>
      </w:r>
      <w:proofErr w:type="spellStart"/>
      <w:r w:rsidR="00776551">
        <w:rPr>
          <w:rFonts w:ascii="Arial" w:hAnsi="Arial" w:cs="Arial"/>
          <w:sz w:val="28"/>
          <w:szCs w:val="28"/>
        </w:rPr>
        <w:t>rako</w:t>
      </w:r>
      <w:proofErr w:type="spellEnd"/>
      <w:r w:rsidR="00776551">
        <w:rPr>
          <w:rFonts w:ascii="Arial" w:hAnsi="Arial" w:cs="Arial"/>
          <w:sz w:val="28"/>
          <w:szCs w:val="28"/>
        </w:rPr>
        <w:t xml:space="preserve"> </w:t>
      </w:r>
      <w:proofErr w:type="spellStart"/>
      <w:r w:rsidR="00776551">
        <w:rPr>
          <w:rFonts w:ascii="Arial" w:hAnsi="Arial" w:cs="Arial"/>
          <w:sz w:val="28"/>
          <w:szCs w:val="28"/>
        </w:rPr>
        <w:t>rokuroorwa</w:t>
      </w:r>
      <w:proofErr w:type="spellEnd"/>
      <w:r w:rsidR="00776551">
        <w:rPr>
          <w:rFonts w:ascii="Arial" w:hAnsi="Arial" w:cs="Arial"/>
          <w:sz w:val="28"/>
          <w:szCs w:val="28"/>
        </w:rPr>
        <w:t xml:space="preserve">! </w:t>
      </w:r>
      <w:r w:rsidR="00534101" w:rsidRPr="00534101">
        <w:rPr>
          <w:rFonts w:ascii="Arial" w:hAnsi="Arial" w:cs="Arial"/>
          <w:sz w:val="18"/>
          <w:szCs w:val="28"/>
        </w:rPr>
        <w:t xml:space="preserve">[Congregation says, “Amen.”] </w:t>
      </w:r>
      <w:r w:rsidR="00F45594">
        <w:rPr>
          <w:rFonts w:ascii="Arial" w:hAnsi="Arial" w:cs="Arial"/>
          <w:sz w:val="28"/>
          <w:szCs w:val="28"/>
        </w:rPr>
        <w:t xml:space="preserve">Rinouya </w:t>
      </w:r>
      <w:proofErr w:type="spellStart"/>
      <w:r w:rsidR="00F45594">
        <w:rPr>
          <w:rFonts w:ascii="Arial" w:hAnsi="Arial" w:cs="Arial"/>
          <w:sz w:val="28"/>
          <w:szCs w:val="28"/>
        </w:rPr>
        <w:t>chete</w:t>
      </w:r>
      <w:proofErr w:type="spellEnd"/>
      <w:r w:rsidR="00F45594">
        <w:rPr>
          <w:rFonts w:ascii="Arial" w:hAnsi="Arial" w:cs="Arial"/>
          <w:sz w:val="28"/>
          <w:szCs w:val="28"/>
        </w:rPr>
        <w:t xml:space="preserve"> zuva iro…? </w:t>
      </w:r>
      <w:r w:rsidR="00F45594" w:rsidRPr="00230D84">
        <w:rPr>
          <w:rFonts w:ascii="Arial" w:hAnsi="Arial" w:cs="Arial"/>
          <w:sz w:val="18"/>
          <w:szCs w:val="18"/>
        </w:rPr>
        <w:t xml:space="preserve">[Congregation </w:t>
      </w:r>
      <w:r w:rsidR="00063DA1" w:rsidRPr="00230D84">
        <w:rPr>
          <w:rFonts w:ascii="Arial" w:hAnsi="Arial" w:cs="Arial"/>
          <w:sz w:val="18"/>
          <w:szCs w:val="18"/>
        </w:rPr>
        <w:t>says, “</w:t>
      </w:r>
      <w:proofErr w:type="spellStart"/>
      <w:r w:rsidR="004F6599" w:rsidRPr="00230D84">
        <w:rPr>
          <w:rFonts w:ascii="Arial" w:hAnsi="Arial" w:cs="Arial"/>
          <w:sz w:val="18"/>
          <w:szCs w:val="18"/>
        </w:rPr>
        <w:t>iroro</w:t>
      </w:r>
      <w:proofErr w:type="spellEnd"/>
      <w:r w:rsidR="004F6599" w:rsidRPr="00230D84">
        <w:rPr>
          <w:rFonts w:ascii="Arial" w:hAnsi="Arial" w:cs="Arial"/>
          <w:sz w:val="18"/>
          <w:szCs w:val="18"/>
        </w:rPr>
        <w:t>.</w:t>
      </w:r>
      <w:r w:rsidR="00F45594" w:rsidRPr="00230D84">
        <w:rPr>
          <w:rFonts w:ascii="Arial" w:hAnsi="Arial" w:cs="Arial"/>
          <w:sz w:val="18"/>
          <w:szCs w:val="18"/>
        </w:rPr>
        <w:t>"]</w:t>
      </w:r>
      <w:r w:rsidR="004F6599">
        <w:rPr>
          <w:rFonts w:ascii="Arial" w:hAnsi="Arial" w:cs="Arial"/>
          <w:sz w:val="28"/>
          <w:szCs w:val="28"/>
        </w:rPr>
        <w:t xml:space="preserve"> </w:t>
      </w:r>
    </w:p>
    <w:p w14:paraId="19A324CD" w14:textId="6A216575" w:rsidR="000E527E" w:rsidRPr="00230D84" w:rsidRDefault="00423F98" w:rsidP="00EE1207">
      <w:pPr>
        <w:jc w:val="both"/>
        <w:rPr>
          <w:rFonts w:ascii="Arial" w:hAnsi="Arial" w:cs="Arial"/>
          <w:sz w:val="18"/>
          <w:szCs w:val="18"/>
        </w:rPr>
      </w:pPr>
      <w:r>
        <w:rPr>
          <w:rFonts w:ascii="Arial" w:hAnsi="Arial" w:cs="Arial"/>
          <w:sz w:val="28"/>
          <w:szCs w:val="28"/>
          <w:vertAlign w:val="superscript"/>
        </w:rPr>
        <w:t xml:space="preserve">97 </w:t>
      </w:r>
      <w:r w:rsidR="004F6599">
        <w:rPr>
          <w:rFonts w:ascii="Arial" w:hAnsi="Arial" w:cs="Arial"/>
          <w:sz w:val="28"/>
          <w:szCs w:val="28"/>
        </w:rPr>
        <w:t xml:space="preserve">Huh, </w:t>
      </w:r>
      <w:r w:rsidR="00964FFC">
        <w:rPr>
          <w:rFonts w:ascii="Arial" w:hAnsi="Arial" w:cs="Arial"/>
          <w:sz w:val="28"/>
          <w:szCs w:val="28"/>
        </w:rPr>
        <w:t xml:space="preserve">like a great poet one time who was a sympathizer </w:t>
      </w:r>
      <w:r w:rsidR="000E4BBB">
        <w:rPr>
          <w:rFonts w:ascii="Arial" w:hAnsi="Arial" w:cs="Arial"/>
          <w:sz w:val="28"/>
          <w:szCs w:val="28"/>
        </w:rPr>
        <w:t>of polygamy wrote these great words, “</w:t>
      </w:r>
      <w:r w:rsidR="000E4BBB" w:rsidRPr="00FF5370">
        <w:rPr>
          <w:rFonts w:ascii="Arial" w:hAnsi="Arial" w:cs="Arial"/>
          <w:i/>
          <w:iCs/>
          <w:sz w:val="28"/>
          <w:szCs w:val="28"/>
        </w:rPr>
        <w:t>there shall be no widow</w:t>
      </w:r>
      <w:r w:rsidR="0038480F" w:rsidRPr="00FF5370">
        <w:rPr>
          <w:rFonts w:ascii="Arial" w:hAnsi="Arial" w:cs="Arial"/>
          <w:i/>
          <w:iCs/>
          <w:sz w:val="28"/>
          <w:szCs w:val="28"/>
        </w:rPr>
        <w:t>s in the land for I’ll marry them all</w:t>
      </w:r>
      <w:r w:rsidR="000F44B7">
        <w:rPr>
          <w:rFonts w:ascii="Arial" w:hAnsi="Arial" w:cs="Arial"/>
          <w:i/>
          <w:iCs/>
          <w:sz w:val="28"/>
          <w:szCs w:val="28"/>
        </w:rPr>
        <w:t>,</w:t>
      </w:r>
      <w:r w:rsidR="008D45A0">
        <w:rPr>
          <w:rFonts w:ascii="Arial" w:hAnsi="Arial" w:cs="Arial"/>
          <w:sz w:val="28"/>
          <w:szCs w:val="28"/>
        </w:rPr>
        <w:t xml:space="preserve"> </w:t>
      </w:r>
      <w:bookmarkStart w:id="58" w:name="_Hlk184975837"/>
      <w:r w:rsidR="009800C1" w:rsidRPr="009800C1">
        <w:rPr>
          <w:rFonts w:ascii="Arial" w:hAnsi="Arial" w:cs="Arial"/>
          <w:sz w:val="18"/>
          <w:szCs w:val="28"/>
        </w:rPr>
        <w:t>[Congregation laughs]</w:t>
      </w:r>
      <w:r w:rsidR="00FF5370">
        <w:rPr>
          <w:rFonts w:ascii="Arial" w:hAnsi="Arial" w:cs="Arial"/>
          <w:sz w:val="28"/>
          <w:szCs w:val="28"/>
        </w:rPr>
        <w:t xml:space="preserve"> </w:t>
      </w:r>
      <w:bookmarkEnd w:id="58"/>
      <w:r w:rsidR="00FF5370" w:rsidRPr="008D45A0">
        <w:rPr>
          <w:rFonts w:ascii="Arial" w:hAnsi="Arial" w:cs="Arial"/>
          <w:i/>
          <w:iCs/>
          <w:sz w:val="28"/>
          <w:szCs w:val="28"/>
        </w:rPr>
        <w:t xml:space="preserve">and there shall be no fatherless </w:t>
      </w:r>
      <w:r w:rsidR="00F66747" w:rsidRPr="008D45A0">
        <w:rPr>
          <w:rFonts w:ascii="Arial" w:hAnsi="Arial" w:cs="Arial"/>
          <w:i/>
          <w:iCs/>
          <w:sz w:val="28"/>
          <w:szCs w:val="28"/>
        </w:rPr>
        <w:t>orphans because I will father them all</w:t>
      </w:r>
      <w:r w:rsidR="008D45A0">
        <w:rPr>
          <w:rFonts w:ascii="Arial" w:hAnsi="Arial" w:cs="Arial"/>
          <w:sz w:val="28"/>
          <w:szCs w:val="28"/>
        </w:rPr>
        <w:t>.” Hamuk</w:t>
      </w:r>
      <w:r w:rsidR="00187AB2">
        <w:rPr>
          <w:rFonts w:ascii="Arial" w:hAnsi="Arial" w:cs="Arial"/>
          <w:sz w:val="28"/>
          <w:szCs w:val="28"/>
        </w:rPr>
        <w:t>u</w:t>
      </w:r>
      <w:r w:rsidR="008D45A0">
        <w:rPr>
          <w:rFonts w:ascii="Arial" w:hAnsi="Arial" w:cs="Arial"/>
          <w:sz w:val="28"/>
          <w:szCs w:val="28"/>
        </w:rPr>
        <w:t xml:space="preserve">ona kutenda </w:t>
      </w:r>
      <w:proofErr w:type="spellStart"/>
      <w:r w:rsidR="008D45A0">
        <w:rPr>
          <w:rFonts w:ascii="Arial" w:hAnsi="Arial" w:cs="Arial"/>
          <w:sz w:val="28"/>
          <w:szCs w:val="28"/>
        </w:rPr>
        <w:t>kunoita</w:t>
      </w:r>
      <w:proofErr w:type="spellEnd"/>
      <w:r w:rsidR="008D45A0">
        <w:rPr>
          <w:rFonts w:ascii="Arial" w:hAnsi="Arial" w:cs="Arial"/>
          <w:sz w:val="28"/>
          <w:szCs w:val="28"/>
        </w:rPr>
        <w:t xml:space="preserve"> </w:t>
      </w:r>
      <w:proofErr w:type="spellStart"/>
      <w:r w:rsidR="00A170D6">
        <w:rPr>
          <w:rFonts w:ascii="Arial" w:hAnsi="Arial" w:cs="Arial"/>
          <w:sz w:val="28"/>
          <w:szCs w:val="28"/>
        </w:rPr>
        <w:t>munha</w:t>
      </w:r>
      <w:proofErr w:type="spellEnd"/>
      <w:r w:rsidR="00A170D6">
        <w:rPr>
          <w:rFonts w:ascii="Arial" w:hAnsi="Arial" w:cs="Arial"/>
          <w:sz w:val="28"/>
          <w:szCs w:val="28"/>
        </w:rPr>
        <w:t xml:space="preserve"> waMwari </w:t>
      </w:r>
      <w:proofErr w:type="spellStart"/>
      <w:r w:rsidR="00A170D6">
        <w:rPr>
          <w:rFonts w:ascii="Arial" w:hAnsi="Arial" w:cs="Arial"/>
          <w:sz w:val="28"/>
          <w:szCs w:val="28"/>
        </w:rPr>
        <w:t>handiti</w:t>
      </w:r>
      <w:proofErr w:type="spellEnd"/>
      <w:r w:rsidR="00A170D6">
        <w:rPr>
          <w:rFonts w:ascii="Arial" w:hAnsi="Arial" w:cs="Arial"/>
          <w:sz w:val="28"/>
          <w:szCs w:val="28"/>
        </w:rPr>
        <w:t xml:space="preserve"> </w:t>
      </w:r>
      <w:proofErr w:type="spellStart"/>
      <w:r w:rsidR="00A170D6">
        <w:rPr>
          <w:rFonts w:ascii="Arial" w:hAnsi="Arial" w:cs="Arial"/>
          <w:sz w:val="28"/>
          <w:szCs w:val="28"/>
        </w:rPr>
        <w:t>ehe</w:t>
      </w:r>
      <w:proofErr w:type="spellEnd"/>
      <w:r w:rsidR="000E793A">
        <w:rPr>
          <w:rFonts w:ascii="Arial" w:hAnsi="Arial" w:cs="Arial"/>
          <w:sz w:val="28"/>
          <w:szCs w:val="28"/>
        </w:rPr>
        <w:t xml:space="preserve">? </w:t>
      </w:r>
      <w:r w:rsidR="00534101" w:rsidRPr="00534101">
        <w:rPr>
          <w:rFonts w:ascii="Arial" w:hAnsi="Arial" w:cs="Arial"/>
          <w:sz w:val="18"/>
          <w:szCs w:val="28"/>
        </w:rPr>
        <w:t xml:space="preserve">[Congregation says, “mmm.”] </w:t>
      </w:r>
      <w:r w:rsidR="00E75BD7">
        <w:rPr>
          <w:rFonts w:ascii="Arial" w:hAnsi="Arial" w:cs="Arial"/>
          <w:sz w:val="28"/>
          <w:szCs w:val="28"/>
        </w:rPr>
        <w:t xml:space="preserve">That was a poet </w:t>
      </w:r>
      <w:proofErr w:type="spellStart"/>
      <w:r w:rsidR="00534101">
        <w:rPr>
          <w:rFonts w:ascii="Arial" w:hAnsi="Arial" w:cs="Arial"/>
          <w:sz w:val="28"/>
          <w:szCs w:val="28"/>
        </w:rPr>
        <w:t>handitika</w:t>
      </w:r>
      <w:proofErr w:type="spellEnd"/>
      <w:r w:rsidR="00534101">
        <w:rPr>
          <w:rFonts w:ascii="Arial" w:hAnsi="Arial" w:cs="Arial"/>
          <w:sz w:val="28"/>
          <w:szCs w:val="28"/>
        </w:rPr>
        <w:t>.</w:t>
      </w:r>
      <w:r w:rsidR="00F62888">
        <w:rPr>
          <w:rFonts w:ascii="Arial" w:hAnsi="Arial" w:cs="Arial"/>
          <w:sz w:val="28"/>
          <w:szCs w:val="28"/>
        </w:rPr>
        <w:t xml:space="preserve"> I think he was called </w:t>
      </w:r>
      <w:r w:rsidR="002B139F">
        <w:rPr>
          <w:rFonts w:ascii="Arial" w:hAnsi="Arial" w:cs="Arial"/>
          <w:sz w:val="28"/>
          <w:szCs w:val="28"/>
        </w:rPr>
        <w:t>Tennyson</w:t>
      </w:r>
      <w:r w:rsidR="008D45A0">
        <w:rPr>
          <w:rFonts w:ascii="Arial" w:hAnsi="Arial" w:cs="Arial"/>
          <w:sz w:val="28"/>
          <w:szCs w:val="28"/>
        </w:rPr>
        <w:t xml:space="preserve"> </w:t>
      </w:r>
      <w:proofErr w:type="spellStart"/>
      <w:r w:rsidR="005E5F2A">
        <w:rPr>
          <w:rFonts w:ascii="Arial" w:hAnsi="Arial" w:cs="Arial"/>
          <w:sz w:val="28"/>
          <w:szCs w:val="28"/>
        </w:rPr>
        <w:t>kuma</w:t>
      </w:r>
      <w:proofErr w:type="spellEnd"/>
      <w:r w:rsidR="005E5F2A">
        <w:rPr>
          <w:rFonts w:ascii="Arial" w:hAnsi="Arial" w:cs="Arial"/>
          <w:sz w:val="28"/>
          <w:szCs w:val="28"/>
        </w:rPr>
        <w:t xml:space="preserve"> 15</w:t>
      </w:r>
      <w:r w:rsidR="005E5F2A">
        <w:rPr>
          <w:rFonts w:ascii="Arial" w:hAnsi="Arial" w:cs="Arial"/>
          <w:sz w:val="28"/>
          <w:szCs w:val="28"/>
          <w:vertAlign w:val="superscript"/>
        </w:rPr>
        <w:t>th</w:t>
      </w:r>
      <w:r w:rsidR="005E5F2A">
        <w:rPr>
          <w:rFonts w:ascii="Arial" w:hAnsi="Arial" w:cs="Arial"/>
          <w:sz w:val="28"/>
          <w:szCs w:val="28"/>
        </w:rPr>
        <w:t xml:space="preserve"> </w:t>
      </w:r>
      <w:proofErr w:type="spellStart"/>
      <w:r w:rsidR="005E5F2A">
        <w:rPr>
          <w:rFonts w:ascii="Arial" w:hAnsi="Arial" w:cs="Arial"/>
          <w:sz w:val="28"/>
          <w:szCs w:val="28"/>
        </w:rPr>
        <w:t>ce</w:t>
      </w:r>
      <w:proofErr w:type="spellEnd"/>
      <w:r w:rsidR="005E5F2A">
        <w:rPr>
          <w:rFonts w:ascii="Arial" w:hAnsi="Arial" w:cs="Arial"/>
          <w:sz w:val="28"/>
          <w:szCs w:val="28"/>
        </w:rPr>
        <w:t xml:space="preserve">…? </w:t>
      </w:r>
      <w:r w:rsidR="005E5F2A" w:rsidRPr="00230D84">
        <w:rPr>
          <w:rFonts w:ascii="Arial" w:hAnsi="Arial" w:cs="Arial"/>
          <w:sz w:val="18"/>
          <w:szCs w:val="18"/>
        </w:rPr>
        <w:t xml:space="preserve">[Congregation </w:t>
      </w:r>
      <w:r w:rsidR="00063DA1" w:rsidRPr="00230D84">
        <w:rPr>
          <w:rFonts w:ascii="Arial" w:hAnsi="Arial" w:cs="Arial"/>
          <w:sz w:val="18"/>
          <w:szCs w:val="18"/>
        </w:rPr>
        <w:t>says, “</w:t>
      </w:r>
      <w:r w:rsidR="005E5F2A" w:rsidRPr="00230D84">
        <w:rPr>
          <w:rFonts w:ascii="Arial" w:hAnsi="Arial" w:cs="Arial"/>
          <w:sz w:val="18"/>
          <w:szCs w:val="18"/>
        </w:rPr>
        <w:t>century."]</w:t>
      </w:r>
    </w:p>
    <w:p w14:paraId="0D4B1E10" w14:textId="29C57F0F" w:rsidR="00DD04F6" w:rsidRDefault="00423F98" w:rsidP="00EE1207">
      <w:pPr>
        <w:jc w:val="both"/>
        <w:rPr>
          <w:rFonts w:ascii="Arial" w:hAnsi="Arial" w:cs="Arial"/>
          <w:sz w:val="28"/>
          <w:szCs w:val="28"/>
        </w:rPr>
      </w:pPr>
      <w:r>
        <w:rPr>
          <w:rFonts w:ascii="Arial" w:hAnsi="Arial" w:cs="Arial"/>
          <w:sz w:val="28"/>
          <w:szCs w:val="28"/>
          <w:vertAlign w:val="superscript"/>
        </w:rPr>
        <w:t xml:space="preserve">98 </w:t>
      </w:r>
      <w:r w:rsidR="005E5F2A">
        <w:rPr>
          <w:rFonts w:ascii="Arial" w:hAnsi="Arial" w:cs="Arial"/>
          <w:sz w:val="28"/>
          <w:szCs w:val="28"/>
        </w:rPr>
        <w:t>He was a sympathizer of polygamy</w:t>
      </w:r>
      <w:r w:rsidR="00FE0702">
        <w:rPr>
          <w:rFonts w:ascii="Arial" w:hAnsi="Arial" w:cs="Arial"/>
          <w:sz w:val="28"/>
          <w:szCs w:val="28"/>
        </w:rPr>
        <w:t>, “</w:t>
      </w:r>
      <w:r w:rsidR="00FE0702" w:rsidRPr="001F7AC8">
        <w:rPr>
          <w:rFonts w:ascii="Arial" w:hAnsi="Arial" w:cs="Arial"/>
          <w:i/>
          <w:iCs/>
          <w:sz w:val="28"/>
          <w:szCs w:val="28"/>
        </w:rPr>
        <w:t>the-there will be no widows</w:t>
      </w:r>
      <w:r w:rsidR="00FE0702">
        <w:rPr>
          <w:rFonts w:ascii="Arial" w:hAnsi="Arial" w:cs="Arial"/>
          <w:sz w:val="28"/>
          <w:szCs w:val="28"/>
        </w:rPr>
        <w:t>”</w:t>
      </w:r>
      <w:r w:rsidR="001F7AC8">
        <w:rPr>
          <w:rFonts w:ascii="Arial" w:hAnsi="Arial" w:cs="Arial"/>
          <w:sz w:val="28"/>
          <w:szCs w:val="28"/>
        </w:rPr>
        <w:t xml:space="preserve"> </w:t>
      </w:r>
      <w:proofErr w:type="spellStart"/>
      <w:r w:rsidR="001F7AC8">
        <w:rPr>
          <w:rFonts w:ascii="Arial" w:hAnsi="Arial" w:cs="Arial"/>
          <w:sz w:val="28"/>
          <w:szCs w:val="28"/>
        </w:rPr>
        <w:t>zvikanzi</w:t>
      </w:r>
      <w:proofErr w:type="spellEnd"/>
      <w:r w:rsidR="001F7AC8">
        <w:rPr>
          <w:rFonts w:ascii="Arial" w:hAnsi="Arial" w:cs="Arial"/>
          <w:sz w:val="28"/>
          <w:szCs w:val="28"/>
        </w:rPr>
        <w:t xml:space="preserve">, reason </w:t>
      </w:r>
      <w:r w:rsidR="00207B6E">
        <w:rPr>
          <w:rFonts w:ascii="Arial" w:hAnsi="Arial" w:cs="Arial"/>
          <w:sz w:val="28"/>
          <w:szCs w:val="28"/>
        </w:rPr>
        <w:t xml:space="preserve">of </w:t>
      </w:r>
      <w:r w:rsidR="00D7447B">
        <w:rPr>
          <w:rFonts w:ascii="Arial" w:hAnsi="Arial" w:cs="Arial"/>
          <w:sz w:val="28"/>
          <w:szCs w:val="28"/>
        </w:rPr>
        <w:t>widows in</w:t>
      </w:r>
      <w:r w:rsidR="00207B6E">
        <w:rPr>
          <w:rFonts w:ascii="Arial" w:hAnsi="Arial" w:cs="Arial"/>
          <w:sz w:val="28"/>
          <w:szCs w:val="28"/>
        </w:rPr>
        <w:t xml:space="preserve"> the land </w:t>
      </w:r>
      <w:proofErr w:type="spellStart"/>
      <w:r w:rsidR="00207B6E">
        <w:rPr>
          <w:rFonts w:ascii="Arial" w:hAnsi="Arial" w:cs="Arial"/>
          <w:sz w:val="28"/>
          <w:szCs w:val="28"/>
        </w:rPr>
        <w:t>handitika</w:t>
      </w:r>
      <w:proofErr w:type="spellEnd"/>
      <w:r w:rsidR="00207B6E">
        <w:rPr>
          <w:rFonts w:ascii="Arial" w:hAnsi="Arial" w:cs="Arial"/>
          <w:sz w:val="28"/>
          <w:szCs w:val="28"/>
        </w:rPr>
        <w:t xml:space="preserve"> i</w:t>
      </w:r>
      <w:r w:rsidR="00FD55C7">
        <w:rPr>
          <w:rFonts w:ascii="Arial" w:hAnsi="Arial" w:cs="Arial"/>
          <w:sz w:val="28"/>
          <w:szCs w:val="28"/>
        </w:rPr>
        <w:t>t</w:t>
      </w:r>
      <w:r w:rsidR="00D06008">
        <w:rPr>
          <w:rFonts w:ascii="Arial" w:hAnsi="Arial" w:cs="Arial"/>
          <w:sz w:val="28"/>
          <w:szCs w:val="28"/>
        </w:rPr>
        <w:t>’</w:t>
      </w:r>
      <w:r w:rsidR="00207B6E">
        <w:rPr>
          <w:rFonts w:ascii="Arial" w:hAnsi="Arial" w:cs="Arial"/>
          <w:sz w:val="28"/>
          <w:szCs w:val="28"/>
        </w:rPr>
        <w:t xml:space="preserve">s mono…? </w:t>
      </w:r>
      <w:r w:rsidR="00207B6E" w:rsidRPr="00230D84">
        <w:rPr>
          <w:rFonts w:ascii="Arial" w:hAnsi="Arial" w:cs="Arial"/>
          <w:sz w:val="18"/>
          <w:szCs w:val="18"/>
        </w:rPr>
        <w:t xml:space="preserve">[Congregation </w:t>
      </w:r>
      <w:r w:rsidR="00063DA1" w:rsidRPr="00230D84">
        <w:rPr>
          <w:rFonts w:ascii="Arial" w:hAnsi="Arial" w:cs="Arial"/>
          <w:sz w:val="18"/>
          <w:szCs w:val="18"/>
        </w:rPr>
        <w:t>says, “</w:t>
      </w:r>
      <w:r w:rsidR="00D7447B" w:rsidRPr="00230D84">
        <w:rPr>
          <w:rFonts w:ascii="Arial" w:hAnsi="Arial" w:cs="Arial"/>
          <w:sz w:val="18"/>
          <w:szCs w:val="18"/>
        </w:rPr>
        <w:t>monogamy</w:t>
      </w:r>
      <w:r w:rsidR="00230D84" w:rsidRPr="00230D84">
        <w:rPr>
          <w:rFonts w:ascii="Arial" w:hAnsi="Arial" w:cs="Arial"/>
          <w:sz w:val="18"/>
          <w:szCs w:val="18"/>
        </w:rPr>
        <w:t>,</w:t>
      </w:r>
      <w:r w:rsidR="00207B6E" w:rsidRPr="00230D84">
        <w:rPr>
          <w:rFonts w:ascii="Arial" w:hAnsi="Arial" w:cs="Arial"/>
          <w:sz w:val="18"/>
          <w:szCs w:val="18"/>
        </w:rPr>
        <w:t>"]</w:t>
      </w:r>
      <w:r w:rsidR="00D7447B">
        <w:rPr>
          <w:rFonts w:ascii="Arial" w:hAnsi="Arial" w:cs="Arial"/>
          <w:sz w:val="28"/>
          <w:szCs w:val="28"/>
        </w:rPr>
        <w:t xml:space="preserve"> monogamy. </w:t>
      </w:r>
      <w:r w:rsidR="00A1212D">
        <w:rPr>
          <w:rFonts w:ascii="Arial" w:hAnsi="Arial" w:cs="Arial"/>
          <w:sz w:val="28"/>
          <w:szCs w:val="28"/>
        </w:rPr>
        <w:t>If he didn’t preach me-</w:t>
      </w:r>
      <w:r w:rsidR="001B01E9">
        <w:rPr>
          <w:rFonts w:ascii="Arial" w:hAnsi="Arial" w:cs="Arial"/>
          <w:sz w:val="28"/>
          <w:szCs w:val="28"/>
        </w:rPr>
        <w:t>monogamy,</w:t>
      </w:r>
      <w:r w:rsidR="00A1212D">
        <w:rPr>
          <w:rFonts w:ascii="Arial" w:hAnsi="Arial" w:cs="Arial"/>
          <w:sz w:val="28"/>
          <w:szCs w:val="28"/>
        </w:rPr>
        <w:t xml:space="preserve"> </w:t>
      </w:r>
      <w:r w:rsidR="00673941">
        <w:rPr>
          <w:rFonts w:ascii="Arial" w:hAnsi="Arial" w:cs="Arial"/>
          <w:sz w:val="28"/>
          <w:szCs w:val="28"/>
        </w:rPr>
        <w:t xml:space="preserve">there will be no widows </w:t>
      </w:r>
      <w:r w:rsidR="00D745E4">
        <w:rPr>
          <w:rFonts w:ascii="Arial" w:hAnsi="Arial" w:cs="Arial"/>
          <w:sz w:val="28"/>
          <w:szCs w:val="28"/>
        </w:rPr>
        <w:t>in the land because we will-I’ll marry them all</w:t>
      </w:r>
      <w:r w:rsidR="009B4B71">
        <w:rPr>
          <w:rFonts w:ascii="Arial" w:hAnsi="Arial" w:cs="Arial"/>
          <w:sz w:val="28"/>
          <w:szCs w:val="28"/>
        </w:rPr>
        <w:t>.</w:t>
      </w:r>
      <w:r w:rsidR="001B01E9">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9B4B71">
        <w:rPr>
          <w:rFonts w:ascii="Arial" w:hAnsi="Arial" w:cs="Arial"/>
          <w:sz w:val="28"/>
          <w:szCs w:val="28"/>
        </w:rPr>
        <w:t>,</w:t>
      </w:r>
      <w:r w:rsidR="001B01E9">
        <w:rPr>
          <w:rFonts w:ascii="Arial" w:hAnsi="Arial" w:cs="Arial"/>
          <w:sz w:val="28"/>
          <w:szCs w:val="28"/>
        </w:rPr>
        <w:t xml:space="preserve"> and there </w:t>
      </w:r>
      <w:r w:rsidR="002B4F98">
        <w:rPr>
          <w:rFonts w:ascii="Arial" w:hAnsi="Arial" w:cs="Arial"/>
          <w:sz w:val="28"/>
          <w:szCs w:val="28"/>
        </w:rPr>
        <w:t>will be no orphans, fatherless one</w:t>
      </w:r>
      <w:r w:rsidR="00142B39">
        <w:rPr>
          <w:rFonts w:ascii="Arial" w:hAnsi="Arial" w:cs="Arial"/>
          <w:sz w:val="28"/>
          <w:szCs w:val="28"/>
        </w:rPr>
        <w:t xml:space="preserve"> because I’ll father them all </w:t>
      </w:r>
      <w:r w:rsidR="00534101">
        <w:rPr>
          <w:rFonts w:ascii="Arial" w:hAnsi="Arial" w:cs="Arial"/>
          <w:sz w:val="28"/>
          <w:szCs w:val="28"/>
        </w:rPr>
        <w:t>ha-</w:t>
      </w:r>
      <w:proofErr w:type="spellStart"/>
      <w:r w:rsidR="00534101">
        <w:rPr>
          <w:rFonts w:ascii="Arial" w:hAnsi="Arial" w:cs="Arial"/>
          <w:sz w:val="28"/>
          <w:szCs w:val="28"/>
        </w:rPr>
        <w:t>moona</w:t>
      </w:r>
      <w:proofErr w:type="spellEnd"/>
      <w:r w:rsidR="00142B39">
        <w:rPr>
          <w:rFonts w:ascii="Arial" w:hAnsi="Arial" w:cs="Arial"/>
          <w:sz w:val="28"/>
          <w:szCs w:val="28"/>
        </w:rPr>
        <w:t xml:space="preserve">. Ende </w:t>
      </w:r>
      <w:proofErr w:type="spellStart"/>
      <w:r w:rsidR="00142B39">
        <w:rPr>
          <w:rFonts w:ascii="Arial" w:hAnsi="Arial" w:cs="Arial"/>
          <w:sz w:val="28"/>
          <w:szCs w:val="28"/>
        </w:rPr>
        <w:t>ndo</w:t>
      </w:r>
      <w:proofErr w:type="spellEnd"/>
      <w:r w:rsidR="00142B39">
        <w:rPr>
          <w:rFonts w:ascii="Arial" w:hAnsi="Arial" w:cs="Arial"/>
          <w:sz w:val="28"/>
          <w:szCs w:val="28"/>
        </w:rPr>
        <w:t xml:space="preserve"> policy yedu </w:t>
      </w:r>
      <w:proofErr w:type="spellStart"/>
      <w:r w:rsidR="00142B39">
        <w:rPr>
          <w:rFonts w:ascii="Arial" w:hAnsi="Arial" w:cs="Arial"/>
          <w:sz w:val="28"/>
          <w:szCs w:val="28"/>
        </w:rPr>
        <w:t>yatinayo</w:t>
      </w:r>
      <w:proofErr w:type="spellEnd"/>
      <w:r w:rsidR="00142B39">
        <w:rPr>
          <w:rFonts w:ascii="Arial" w:hAnsi="Arial" w:cs="Arial"/>
          <w:sz w:val="28"/>
          <w:szCs w:val="28"/>
        </w:rPr>
        <w:t xml:space="preserve"> pa</w:t>
      </w:r>
      <w:r w:rsidR="008140F1">
        <w:rPr>
          <w:rFonts w:ascii="Arial" w:hAnsi="Arial" w:cs="Arial"/>
          <w:sz w:val="28"/>
          <w:szCs w:val="28"/>
        </w:rPr>
        <w:t xml:space="preserve">…? </w:t>
      </w:r>
      <w:r w:rsidR="008140F1" w:rsidRPr="00230D84">
        <w:rPr>
          <w:rFonts w:ascii="Arial" w:hAnsi="Arial" w:cs="Arial"/>
          <w:sz w:val="18"/>
          <w:szCs w:val="18"/>
        </w:rPr>
        <w:t xml:space="preserve">[Congregation </w:t>
      </w:r>
      <w:r w:rsidR="00063DA1" w:rsidRPr="00230D84">
        <w:rPr>
          <w:rFonts w:ascii="Arial" w:hAnsi="Arial" w:cs="Arial"/>
          <w:sz w:val="18"/>
          <w:szCs w:val="18"/>
        </w:rPr>
        <w:t>says, “</w:t>
      </w:r>
      <w:r w:rsidR="008140F1" w:rsidRPr="00230D84">
        <w:rPr>
          <w:rFonts w:ascii="Arial" w:hAnsi="Arial" w:cs="Arial"/>
          <w:sz w:val="18"/>
          <w:szCs w:val="18"/>
        </w:rPr>
        <w:t>pano</w:t>
      </w:r>
      <w:r w:rsidR="009B4B71" w:rsidRPr="00230D84">
        <w:rPr>
          <w:rFonts w:ascii="Arial" w:hAnsi="Arial" w:cs="Arial"/>
          <w:sz w:val="18"/>
          <w:szCs w:val="18"/>
        </w:rPr>
        <w:t>.</w:t>
      </w:r>
      <w:r w:rsidR="008140F1" w:rsidRPr="00230D84">
        <w:rPr>
          <w:rFonts w:ascii="Arial" w:hAnsi="Arial" w:cs="Arial"/>
          <w:sz w:val="18"/>
          <w:szCs w:val="18"/>
        </w:rPr>
        <w:t xml:space="preserve">"] </w:t>
      </w:r>
      <w:r w:rsidR="009B4B71">
        <w:rPr>
          <w:rFonts w:ascii="Arial" w:hAnsi="Arial" w:cs="Arial"/>
          <w:sz w:val="28"/>
          <w:szCs w:val="28"/>
        </w:rPr>
        <w:t>H</w:t>
      </w:r>
      <w:r w:rsidR="008140F1">
        <w:rPr>
          <w:rFonts w:ascii="Arial" w:hAnsi="Arial" w:cs="Arial"/>
          <w:sz w:val="28"/>
          <w:szCs w:val="28"/>
        </w:rPr>
        <w:t>akuna siste</w:t>
      </w:r>
      <w:r w:rsidR="00990EBA">
        <w:rPr>
          <w:rFonts w:ascii="Arial" w:hAnsi="Arial" w:cs="Arial"/>
          <w:sz w:val="28"/>
          <w:szCs w:val="28"/>
        </w:rPr>
        <w:t>r</w:t>
      </w:r>
      <w:r w:rsidR="008140F1">
        <w:rPr>
          <w:rFonts w:ascii="Arial" w:hAnsi="Arial" w:cs="Arial"/>
          <w:sz w:val="28"/>
          <w:szCs w:val="28"/>
        </w:rPr>
        <w:t xml:space="preserve"> </w:t>
      </w:r>
      <w:proofErr w:type="spellStart"/>
      <w:r w:rsidR="008140F1">
        <w:rPr>
          <w:rFonts w:ascii="Arial" w:hAnsi="Arial" w:cs="Arial"/>
          <w:sz w:val="28"/>
          <w:szCs w:val="28"/>
        </w:rPr>
        <w:t>vanofa</w:t>
      </w:r>
      <w:proofErr w:type="spellEnd"/>
      <w:r w:rsidR="008140F1">
        <w:rPr>
          <w:rFonts w:ascii="Arial" w:hAnsi="Arial" w:cs="Arial"/>
          <w:sz w:val="28"/>
          <w:szCs w:val="28"/>
        </w:rPr>
        <w:t xml:space="preserve"> </w:t>
      </w:r>
      <w:proofErr w:type="spellStart"/>
      <w:r w:rsidR="008140F1">
        <w:rPr>
          <w:rFonts w:ascii="Arial" w:hAnsi="Arial" w:cs="Arial"/>
          <w:sz w:val="28"/>
          <w:szCs w:val="28"/>
        </w:rPr>
        <w:t>vasina</w:t>
      </w:r>
      <w:proofErr w:type="spellEnd"/>
      <w:r w:rsidR="008140F1">
        <w:rPr>
          <w:rFonts w:ascii="Arial" w:hAnsi="Arial" w:cs="Arial"/>
          <w:sz w:val="28"/>
          <w:szCs w:val="28"/>
        </w:rPr>
        <w:t xml:space="preserve"> </w:t>
      </w:r>
      <w:proofErr w:type="spellStart"/>
      <w:r w:rsidR="008140F1">
        <w:rPr>
          <w:rFonts w:ascii="Arial" w:hAnsi="Arial" w:cs="Arial"/>
          <w:sz w:val="28"/>
          <w:szCs w:val="28"/>
        </w:rPr>
        <w:t>ehh</w:t>
      </w:r>
      <w:proofErr w:type="spellEnd"/>
      <w:r w:rsidR="008140F1">
        <w:rPr>
          <w:rFonts w:ascii="Arial" w:hAnsi="Arial" w:cs="Arial"/>
          <w:sz w:val="28"/>
          <w:szCs w:val="28"/>
        </w:rPr>
        <w:t xml:space="preserve"> murume</w:t>
      </w:r>
      <w:r w:rsidR="00990EBA">
        <w:rPr>
          <w:rFonts w:ascii="Arial" w:hAnsi="Arial" w:cs="Arial"/>
          <w:sz w:val="28"/>
          <w:szCs w:val="28"/>
        </w:rPr>
        <w:t xml:space="preserve"> mu</w:t>
      </w:r>
      <w:r w:rsidR="009B4B71">
        <w:rPr>
          <w:rFonts w:ascii="Arial" w:hAnsi="Arial" w:cs="Arial"/>
          <w:sz w:val="28"/>
          <w:szCs w:val="28"/>
        </w:rPr>
        <w:t xml:space="preserve"> </w:t>
      </w:r>
      <w:r w:rsidR="00990EBA">
        <w:rPr>
          <w:rFonts w:ascii="Arial" w:hAnsi="Arial" w:cs="Arial"/>
          <w:sz w:val="28"/>
          <w:szCs w:val="28"/>
        </w:rPr>
        <w:t xml:space="preserve">Church </w:t>
      </w:r>
      <w:proofErr w:type="spellStart"/>
      <w:r w:rsidR="00990EBA">
        <w:rPr>
          <w:rFonts w:ascii="Arial" w:hAnsi="Arial" w:cs="Arial"/>
          <w:sz w:val="28"/>
          <w:szCs w:val="28"/>
        </w:rPr>
        <w:t>inoparidza</w:t>
      </w:r>
      <w:proofErr w:type="spellEnd"/>
      <w:r w:rsidR="00990EBA">
        <w:rPr>
          <w:rFonts w:ascii="Arial" w:hAnsi="Arial" w:cs="Arial"/>
          <w:sz w:val="28"/>
          <w:szCs w:val="28"/>
        </w:rPr>
        <w:t xml:space="preserve"> </w:t>
      </w:r>
      <w:proofErr w:type="spellStart"/>
      <w:r w:rsidR="00990EBA">
        <w:rPr>
          <w:rFonts w:ascii="Arial" w:hAnsi="Arial" w:cs="Arial"/>
          <w:sz w:val="28"/>
          <w:szCs w:val="28"/>
        </w:rPr>
        <w:t>ba</w:t>
      </w:r>
      <w:proofErr w:type="spellEnd"/>
      <w:r w:rsidR="00DD04F6">
        <w:rPr>
          <w:rFonts w:ascii="Arial" w:hAnsi="Arial" w:cs="Arial"/>
          <w:sz w:val="28"/>
          <w:szCs w:val="28"/>
        </w:rPr>
        <w:t xml:space="preserve">…? </w:t>
      </w:r>
      <w:r w:rsidR="00DD04F6" w:rsidRPr="00230D84">
        <w:rPr>
          <w:rFonts w:ascii="Arial" w:hAnsi="Arial" w:cs="Arial"/>
          <w:sz w:val="18"/>
          <w:szCs w:val="18"/>
        </w:rPr>
        <w:t xml:space="preserve">[Congregation </w:t>
      </w:r>
      <w:r w:rsidR="00063DA1" w:rsidRPr="00230D84">
        <w:rPr>
          <w:rFonts w:ascii="Arial" w:hAnsi="Arial" w:cs="Arial"/>
          <w:sz w:val="18"/>
          <w:szCs w:val="18"/>
        </w:rPr>
        <w:t>says, “</w:t>
      </w:r>
      <w:r w:rsidR="00DD04F6" w:rsidRPr="00230D84">
        <w:rPr>
          <w:rFonts w:ascii="Arial" w:hAnsi="Arial" w:cs="Arial"/>
          <w:sz w:val="18"/>
          <w:szCs w:val="18"/>
        </w:rPr>
        <w:t>barika</w:t>
      </w:r>
      <w:r w:rsidR="00A6339E" w:rsidRPr="00230D84">
        <w:rPr>
          <w:rFonts w:ascii="Arial" w:hAnsi="Arial" w:cs="Arial"/>
          <w:sz w:val="18"/>
          <w:szCs w:val="18"/>
        </w:rPr>
        <w:t>,</w:t>
      </w:r>
      <w:r w:rsidR="00DD04F6" w:rsidRPr="00230D84">
        <w:rPr>
          <w:rFonts w:ascii="Arial" w:hAnsi="Arial" w:cs="Arial"/>
          <w:sz w:val="18"/>
          <w:szCs w:val="18"/>
        </w:rPr>
        <w:t>"] barika.</w:t>
      </w:r>
    </w:p>
    <w:p w14:paraId="5B8AB6F6" w14:textId="45143730" w:rsidR="00CD21FF" w:rsidRDefault="007A2375" w:rsidP="00EE1207">
      <w:pPr>
        <w:jc w:val="both"/>
        <w:rPr>
          <w:rFonts w:ascii="Arial" w:hAnsi="Arial" w:cs="Arial"/>
          <w:sz w:val="28"/>
          <w:szCs w:val="28"/>
        </w:rPr>
      </w:pPr>
      <w:r>
        <w:rPr>
          <w:rFonts w:ascii="Arial" w:hAnsi="Arial" w:cs="Arial"/>
          <w:sz w:val="28"/>
          <w:szCs w:val="28"/>
          <w:vertAlign w:val="superscript"/>
        </w:rPr>
        <w:t xml:space="preserve">99 </w:t>
      </w:r>
      <w:r w:rsidR="00DD04F6">
        <w:rPr>
          <w:rFonts w:ascii="Arial" w:hAnsi="Arial" w:cs="Arial"/>
          <w:sz w:val="28"/>
          <w:szCs w:val="28"/>
        </w:rPr>
        <w:t>No</w:t>
      </w:r>
      <w:r w:rsidR="00A71B14">
        <w:rPr>
          <w:rFonts w:ascii="Arial" w:hAnsi="Arial" w:cs="Arial"/>
          <w:sz w:val="28"/>
          <w:szCs w:val="28"/>
        </w:rPr>
        <w:t xml:space="preserve">, that’s why you find vana Sister Gwemende </w:t>
      </w:r>
      <w:proofErr w:type="spellStart"/>
      <w:r w:rsidR="00A71B14">
        <w:rPr>
          <w:rFonts w:ascii="Arial" w:hAnsi="Arial" w:cs="Arial"/>
          <w:sz w:val="28"/>
          <w:szCs w:val="28"/>
        </w:rPr>
        <w:t>vagara</w:t>
      </w:r>
      <w:proofErr w:type="spellEnd"/>
      <w:r w:rsidR="00A71B14">
        <w:rPr>
          <w:rFonts w:ascii="Arial" w:hAnsi="Arial" w:cs="Arial"/>
          <w:sz w:val="28"/>
          <w:szCs w:val="28"/>
        </w:rPr>
        <w:t xml:space="preserve"> </w:t>
      </w:r>
      <w:proofErr w:type="spellStart"/>
      <w:r w:rsidR="00A71B14">
        <w:rPr>
          <w:rFonts w:ascii="Arial" w:hAnsi="Arial" w:cs="Arial"/>
          <w:sz w:val="28"/>
          <w:szCs w:val="28"/>
        </w:rPr>
        <w:t>vasina</w:t>
      </w:r>
      <w:proofErr w:type="spellEnd"/>
      <w:r w:rsidR="00A71B14">
        <w:rPr>
          <w:rFonts w:ascii="Arial" w:hAnsi="Arial" w:cs="Arial"/>
          <w:sz w:val="28"/>
          <w:szCs w:val="28"/>
        </w:rPr>
        <w:t xml:space="preserve"> varume </w:t>
      </w:r>
      <w:proofErr w:type="spellStart"/>
      <w:r w:rsidR="00A71B14">
        <w:rPr>
          <w:rFonts w:ascii="Arial" w:hAnsi="Arial" w:cs="Arial"/>
          <w:sz w:val="28"/>
          <w:szCs w:val="28"/>
        </w:rPr>
        <w:t>kwenguva</w:t>
      </w:r>
      <w:proofErr w:type="spellEnd"/>
      <w:r w:rsidR="00C04D6D">
        <w:rPr>
          <w:rFonts w:ascii="Arial" w:hAnsi="Arial" w:cs="Arial"/>
          <w:sz w:val="28"/>
          <w:szCs w:val="28"/>
        </w:rPr>
        <w:t>.</w:t>
      </w:r>
      <w:r w:rsidR="00A71B14">
        <w:rPr>
          <w:rFonts w:ascii="Arial" w:hAnsi="Arial" w:cs="Arial"/>
          <w:sz w:val="28"/>
          <w:szCs w:val="28"/>
        </w:rPr>
        <w:t xml:space="preserve"> </w:t>
      </w:r>
      <w:r w:rsidR="00C04D6D">
        <w:rPr>
          <w:rFonts w:ascii="Arial" w:hAnsi="Arial" w:cs="Arial"/>
          <w:sz w:val="28"/>
          <w:szCs w:val="28"/>
        </w:rPr>
        <w:t>R</w:t>
      </w:r>
      <w:r w:rsidR="00FB367D">
        <w:rPr>
          <w:rFonts w:ascii="Arial" w:hAnsi="Arial" w:cs="Arial"/>
          <w:sz w:val="28"/>
          <w:szCs w:val="28"/>
        </w:rPr>
        <w:t xml:space="preserve">eason it’s because </w:t>
      </w:r>
      <w:proofErr w:type="spellStart"/>
      <w:r w:rsidR="00FB367D">
        <w:rPr>
          <w:rFonts w:ascii="Arial" w:hAnsi="Arial" w:cs="Arial"/>
          <w:sz w:val="28"/>
          <w:szCs w:val="28"/>
        </w:rPr>
        <w:t>ehh</w:t>
      </w:r>
      <w:proofErr w:type="spellEnd"/>
      <w:r w:rsidR="00FB367D">
        <w:rPr>
          <w:rFonts w:ascii="Arial" w:hAnsi="Arial" w:cs="Arial"/>
          <w:sz w:val="28"/>
          <w:szCs w:val="28"/>
        </w:rPr>
        <w:t xml:space="preserve"> </w:t>
      </w:r>
      <w:proofErr w:type="spellStart"/>
      <w:r w:rsidR="00FB367D">
        <w:rPr>
          <w:rFonts w:ascii="Arial" w:hAnsi="Arial" w:cs="Arial"/>
          <w:sz w:val="28"/>
          <w:szCs w:val="28"/>
        </w:rPr>
        <w:t>matendero</w:t>
      </w:r>
      <w:proofErr w:type="spellEnd"/>
      <w:r w:rsidR="00FB367D">
        <w:rPr>
          <w:rFonts w:ascii="Arial" w:hAnsi="Arial" w:cs="Arial"/>
          <w:sz w:val="28"/>
          <w:szCs w:val="28"/>
        </w:rPr>
        <w:t xml:space="preserve"> edu</w:t>
      </w:r>
      <w:r w:rsidR="00DE4291">
        <w:rPr>
          <w:rFonts w:ascii="Arial" w:hAnsi="Arial" w:cs="Arial"/>
          <w:sz w:val="28"/>
          <w:szCs w:val="28"/>
        </w:rPr>
        <w:t>. One</w:t>
      </w:r>
      <w:r w:rsidR="00FB6268">
        <w:rPr>
          <w:rFonts w:ascii="Arial" w:hAnsi="Arial" w:cs="Arial"/>
          <w:sz w:val="28"/>
          <w:szCs w:val="28"/>
        </w:rPr>
        <w:t>;</w:t>
      </w:r>
      <w:r w:rsidR="00DE4291">
        <w:rPr>
          <w:rFonts w:ascii="Arial" w:hAnsi="Arial" w:cs="Arial"/>
          <w:sz w:val="28"/>
          <w:szCs w:val="28"/>
        </w:rPr>
        <w:t xml:space="preserve"> </w:t>
      </w:r>
      <w:proofErr w:type="spellStart"/>
      <w:r w:rsidR="00DE4291">
        <w:rPr>
          <w:rFonts w:ascii="Arial" w:hAnsi="Arial" w:cs="Arial"/>
          <w:sz w:val="28"/>
          <w:szCs w:val="28"/>
        </w:rPr>
        <w:t>chokwadi</w:t>
      </w:r>
      <w:proofErr w:type="spellEnd"/>
      <w:r w:rsidR="00DE4291">
        <w:rPr>
          <w:rFonts w:ascii="Arial" w:hAnsi="Arial" w:cs="Arial"/>
          <w:sz w:val="28"/>
          <w:szCs w:val="28"/>
        </w:rPr>
        <w:t xml:space="preserve"> </w:t>
      </w:r>
      <w:proofErr w:type="spellStart"/>
      <w:r w:rsidR="00DE4291">
        <w:rPr>
          <w:rFonts w:ascii="Arial" w:hAnsi="Arial" w:cs="Arial"/>
          <w:sz w:val="28"/>
          <w:szCs w:val="28"/>
        </w:rPr>
        <w:t>chiri</w:t>
      </w:r>
      <w:proofErr w:type="spellEnd"/>
      <w:r w:rsidR="00DE4291">
        <w:rPr>
          <w:rFonts w:ascii="Arial" w:hAnsi="Arial" w:cs="Arial"/>
          <w:sz w:val="28"/>
          <w:szCs w:val="28"/>
        </w:rPr>
        <w:t xml:space="preserve"> </w:t>
      </w:r>
      <w:proofErr w:type="spellStart"/>
      <w:r w:rsidR="00DE4291">
        <w:rPr>
          <w:rFonts w:ascii="Arial" w:hAnsi="Arial" w:cs="Arial"/>
          <w:sz w:val="28"/>
          <w:szCs w:val="28"/>
        </w:rPr>
        <w:t>kunyatsobuda</w:t>
      </w:r>
      <w:proofErr w:type="spellEnd"/>
      <w:r w:rsidR="00DE4291">
        <w:rPr>
          <w:rFonts w:ascii="Arial" w:hAnsi="Arial" w:cs="Arial"/>
          <w:sz w:val="28"/>
          <w:szCs w:val="28"/>
        </w:rPr>
        <w:t xml:space="preserve"> </w:t>
      </w:r>
      <w:proofErr w:type="spellStart"/>
      <w:r w:rsidR="00DE4291">
        <w:rPr>
          <w:rFonts w:ascii="Arial" w:hAnsi="Arial" w:cs="Arial"/>
          <w:sz w:val="28"/>
          <w:szCs w:val="28"/>
        </w:rPr>
        <w:t>pachena</w:t>
      </w:r>
      <w:proofErr w:type="spellEnd"/>
      <w:r w:rsidR="00DE4291">
        <w:rPr>
          <w:rFonts w:ascii="Arial" w:hAnsi="Arial" w:cs="Arial"/>
          <w:sz w:val="28"/>
          <w:szCs w:val="28"/>
        </w:rPr>
        <w:t xml:space="preserve"> tiri </w:t>
      </w:r>
      <w:proofErr w:type="spellStart"/>
      <w:r w:rsidR="00DE4291">
        <w:rPr>
          <w:rFonts w:ascii="Arial" w:hAnsi="Arial" w:cs="Arial"/>
          <w:sz w:val="28"/>
          <w:szCs w:val="28"/>
        </w:rPr>
        <w:t>kuchiona</w:t>
      </w:r>
      <w:proofErr w:type="spellEnd"/>
      <w:r w:rsidR="00DE4291">
        <w:rPr>
          <w:rFonts w:ascii="Arial" w:hAnsi="Arial" w:cs="Arial"/>
          <w:sz w:val="28"/>
          <w:szCs w:val="28"/>
        </w:rPr>
        <w:t xml:space="preserve"> </w:t>
      </w:r>
      <w:proofErr w:type="spellStart"/>
      <w:r w:rsidR="00726D2A">
        <w:rPr>
          <w:rFonts w:ascii="Arial" w:hAnsi="Arial" w:cs="Arial"/>
          <w:sz w:val="28"/>
          <w:szCs w:val="28"/>
        </w:rPr>
        <w:t>chese</w:t>
      </w:r>
      <w:proofErr w:type="spellEnd"/>
      <w:r w:rsidR="00726D2A">
        <w:rPr>
          <w:rFonts w:ascii="Arial" w:hAnsi="Arial" w:cs="Arial"/>
          <w:sz w:val="28"/>
          <w:szCs w:val="28"/>
        </w:rPr>
        <w:t xml:space="preserve"> </w:t>
      </w:r>
      <w:proofErr w:type="spellStart"/>
      <w:r w:rsidR="00726D2A">
        <w:rPr>
          <w:rFonts w:ascii="Arial" w:hAnsi="Arial" w:cs="Arial"/>
          <w:sz w:val="28"/>
          <w:szCs w:val="28"/>
        </w:rPr>
        <w:t>chokwadi</w:t>
      </w:r>
      <w:proofErr w:type="spellEnd"/>
      <w:r w:rsidR="00726D2A">
        <w:rPr>
          <w:rFonts w:ascii="Arial" w:hAnsi="Arial" w:cs="Arial"/>
          <w:sz w:val="28"/>
          <w:szCs w:val="28"/>
        </w:rPr>
        <w:t xml:space="preserve"> but tiri kutya kupinda mai…? </w:t>
      </w:r>
      <w:r w:rsidR="00726D2A" w:rsidRPr="00230D84">
        <w:rPr>
          <w:rFonts w:ascii="Arial" w:hAnsi="Arial" w:cs="Arial"/>
          <w:sz w:val="18"/>
          <w:szCs w:val="18"/>
        </w:rPr>
        <w:t xml:space="preserve">[Congregation </w:t>
      </w:r>
      <w:r w:rsidR="00063DA1" w:rsidRPr="00230D84">
        <w:rPr>
          <w:rFonts w:ascii="Arial" w:hAnsi="Arial" w:cs="Arial"/>
          <w:sz w:val="18"/>
          <w:szCs w:val="18"/>
        </w:rPr>
        <w:t>says, “</w:t>
      </w:r>
      <w:proofErr w:type="spellStart"/>
      <w:r w:rsidR="00726D2A" w:rsidRPr="00230D84">
        <w:rPr>
          <w:rFonts w:ascii="Arial" w:hAnsi="Arial" w:cs="Arial"/>
          <w:sz w:val="18"/>
          <w:szCs w:val="18"/>
        </w:rPr>
        <w:t>machiri</w:t>
      </w:r>
      <w:proofErr w:type="spellEnd"/>
      <w:r w:rsidR="00C04D6D" w:rsidRPr="00230D84">
        <w:rPr>
          <w:rFonts w:ascii="Arial" w:hAnsi="Arial" w:cs="Arial"/>
          <w:sz w:val="18"/>
          <w:szCs w:val="18"/>
        </w:rPr>
        <w:t>,</w:t>
      </w:r>
      <w:r w:rsidR="006950E2" w:rsidRPr="00230D84">
        <w:rPr>
          <w:rFonts w:ascii="Arial" w:hAnsi="Arial" w:cs="Arial"/>
          <w:sz w:val="18"/>
          <w:szCs w:val="18"/>
        </w:rPr>
        <w:t>”]</w:t>
      </w:r>
      <w:r w:rsidR="006950E2" w:rsidRPr="00230D84">
        <w:rPr>
          <w:rFonts w:ascii="Arial" w:hAnsi="Arial" w:cs="Arial"/>
          <w:sz w:val="32"/>
          <w:szCs w:val="32"/>
        </w:rPr>
        <w:t xml:space="preserve"> </w:t>
      </w:r>
      <w:proofErr w:type="spellStart"/>
      <w:r w:rsidR="006950E2" w:rsidRPr="00FD7D3B">
        <w:rPr>
          <w:rFonts w:ascii="Arial" w:hAnsi="Arial" w:cs="Arial"/>
          <w:sz w:val="28"/>
          <w:szCs w:val="28"/>
        </w:rPr>
        <w:t>machiri</w:t>
      </w:r>
      <w:proofErr w:type="spellEnd"/>
      <w:r w:rsidR="005C08EB">
        <w:rPr>
          <w:rFonts w:ascii="Arial" w:hAnsi="Arial" w:cs="Arial"/>
          <w:sz w:val="28"/>
          <w:szCs w:val="28"/>
        </w:rPr>
        <w:t xml:space="preserve"> nemoyo </w:t>
      </w:r>
      <w:proofErr w:type="spellStart"/>
      <w:r w:rsidR="005C08EB">
        <w:rPr>
          <w:rFonts w:ascii="Arial" w:hAnsi="Arial" w:cs="Arial"/>
          <w:sz w:val="28"/>
          <w:szCs w:val="28"/>
        </w:rPr>
        <w:t>unoda</w:t>
      </w:r>
      <w:proofErr w:type="spellEnd"/>
      <w:r w:rsidR="005C08EB">
        <w:rPr>
          <w:rFonts w:ascii="Arial" w:hAnsi="Arial" w:cs="Arial"/>
          <w:sz w:val="28"/>
          <w:szCs w:val="28"/>
        </w:rPr>
        <w:t xml:space="preserve">. As a </w:t>
      </w:r>
      <w:r w:rsidR="006950E2">
        <w:rPr>
          <w:rFonts w:ascii="Arial" w:hAnsi="Arial" w:cs="Arial"/>
          <w:sz w:val="28"/>
          <w:szCs w:val="28"/>
        </w:rPr>
        <w:t>result,</w:t>
      </w:r>
      <w:r w:rsidR="005C08EB">
        <w:rPr>
          <w:rFonts w:ascii="Arial" w:hAnsi="Arial" w:cs="Arial"/>
          <w:sz w:val="28"/>
          <w:szCs w:val="28"/>
        </w:rPr>
        <w:t xml:space="preserve"> progress yedu </w:t>
      </w:r>
      <w:proofErr w:type="spellStart"/>
      <w:r w:rsidR="005C08EB">
        <w:rPr>
          <w:rFonts w:ascii="Arial" w:hAnsi="Arial" w:cs="Arial"/>
          <w:sz w:val="28"/>
          <w:szCs w:val="28"/>
        </w:rPr>
        <w:t>yava</w:t>
      </w:r>
      <w:proofErr w:type="spellEnd"/>
      <w:r w:rsidR="005C08EB">
        <w:rPr>
          <w:rFonts w:ascii="Arial" w:hAnsi="Arial" w:cs="Arial"/>
          <w:sz w:val="28"/>
          <w:szCs w:val="28"/>
        </w:rPr>
        <w:t xml:space="preserve"> s</w:t>
      </w:r>
      <w:r w:rsidR="006950E2">
        <w:rPr>
          <w:rFonts w:ascii="Arial" w:hAnsi="Arial" w:cs="Arial"/>
          <w:sz w:val="28"/>
          <w:szCs w:val="28"/>
        </w:rPr>
        <w:t>-eh-eh retarded</w:t>
      </w:r>
      <w:r w:rsidR="00C04D6D">
        <w:rPr>
          <w:rFonts w:ascii="Arial" w:hAnsi="Arial" w:cs="Arial"/>
          <w:sz w:val="28"/>
          <w:szCs w:val="28"/>
        </w:rPr>
        <w:t>.</w:t>
      </w:r>
      <w:r w:rsidR="00056E35">
        <w:rPr>
          <w:rFonts w:ascii="Arial" w:hAnsi="Arial" w:cs="Arial"/>
          <w:sz w:val="28"/>
          <w:szCs w:val="28"/>
        </w:rPr>
        <w:t xml:space="preserve"> </w:t>
      </w:r>
      <w:proofErr w:type="spellStart"/>
      <w:r w:rsidR="00C04D6D">
        <w:rPr>
          <w:rFonts w:ascii="Arial" w:hAnsi="Arial" w:cs="Arial"/>
          <w:sz w:val="28"/>
          <w:szCs w:val="28"/>
        </w:rPr>
        <w:t>V</w:t>
      </w:r>
      <w:r w:rsidR="00056E35">
        <w:rPr>
          <w:rFonts w:ascii="Arial" w:hAnsi="Arial" w:cs="Arial"/>
          <w:sz w:val="28"/>
          <w:szCs w:val="28"/>
        </w:rPr>
        <w:t>anogoroora</w:t>
      </w:r>
      <w:proofErr w:type="spellEnd"/>
      <w:r w:rsidR="00056E35">
        <w:rPr>
          <w:rFonts w:ascii="Arial" w:hAnsi="Arial" w:cs="Arial"/>
          <w:sz w:val="28"/>
          <w:szCs w:val="28"/>
        </w:rPr>
        <w:t xml:space="preserve"> vakadzi </w:t>
      </w:r>
      <w:proofErr w:type="spellStart"/>
      <w:r w:rsidR="00056E35">
        <w:rPr>
          <w:rFonts w:ascii="Arial" w:hAnsi="Arial" w:cs="Arial"/>
          <w:sz w:val="28"/>
          <w:szCs w:val="28"/>
        </w:rPr>
        <w:t>vaviri</w:t>
      </w:r>
      <w:proofErr w:type="spellEnd"/>
      <w:r w:rsidR="00056E35">
        <w:rPr>
          <w:rFonts w:ascii="Arial" w:hAnsi="Arial" w:cs="Arial"/>
          <w:sz w:val="28"/>
          <w:szCs w:val="28"/>
        </w:rPr>
        <w:t xml:space="preserve"> sei, iye munhu kana </w:t>
      </w:r>
      <w:proofErr w:type="spellStart"/>
      <w:r w:rsidR="00883E1D">
        <w:rPr>
          <w:rFonts w:ascii="Arial" w:hAnsi="Arial" w:cs="Arial"/>
          <w:sz w:val="28"/>
          <w:szCs w:val="28"/>
        </w:rPr>
        <w:t>pekuisa</w:t>
      </w:r>
      <w:proofErr w:type="spellEnd"/>
      <w:r w:rsidR="00883E1D">
        <w:rPr>
          <w:rFonts w:ascii="Arial" w:hAnsi="Arial" w:cs="Arial"/>
          <w:sz w:val="28"/>
          <w:szCs w:val="28"/>
        </w:rPr>
        <w:t xml:space="preserve"> mukadzi one asi…? </w:t>
      </w:r>
      <w:r w:rsidR="00883E1D" w:rsidRPr="00230D84">
        <w:rPr>
          <w:rFonts w:ascii="Arial" w:hAnsi="Arial" w:cs="Arial"/>
          <w:sz w:val="18"/>
          <w:szCs w:val="18"/>
        </w:rPr>
        <w:t xml:space="preserve">[Congregation </w:t>
      </w:r>
      <w:r w:rsidR="00063DA1" w:rsidRPr="00230D84">
        <w:rPr>
          <w:rFonts w:ascii="Arial" w:hAnsi="Arial" w:cs="Arial"/>
          <w:sz w:val="18"/>
          <w:szCs w:val="18"/>
        </w:rPr>
        <w:t>says, “</w:t>
      </w:r>
      <w:r w:rsidR="00883E1D" w:rsidRPr="00230D84">
        <w:rPr>
          <w:rFonts w:ascii="Arial" w:hAnsi="Arial" w:cs="Arial"/>
          <w:sz w:val="18"/>
          <w:szCs w:val="18"/>
        </w:rPr>
        <w:t>asina</w:t>
      </w:r>
      <w:r w:rsidR="001633E5" w:rsidRPr="00230D84">
        <w:rPr>
          <w:rFonts w:ascii="Arial" w:hAnsi="Arial" w:cs="Arial"/>
          <w:sz w:val="18"/>
          <w:szCs w:val="18"/>
        </w:rPr>
        <w:t>.</w:t>
      </w:r>
      <w:r w:rsidR="00883E1D" w:rsidRPr="00230D84">
        <w:rPr>
          <w:rFonts w:ascii="Arial" w:hAnsi="Arial" w:cs="Arial"/>
          <w:sz w:val="18"/>
          <w:szCs w:val="18"/>
        </w:rPr>
        <w:t>"]</w:t>
      </w:r>
      <w:r w:rsidR="00883E1D">
        <w:rPr>
          <w:rFonts w:ascii="Arial" w:hAnsi="Arial" w:cs="Arial"/>
          <w:sz w:val="28"/>
          <w:szCs w:val="28"/>
        </w:rPr>
        <w:t xml:space="preserve"> </w:t>
      </w:r>
      <w:r w:rsidR="001633E5">
        <w:rPr>
          <w:rFonts w:ascii="Arial" w:hAnsi="Arial" w:cs="Arial"/>
          <w:sz w:val="28"/>
          <w:szCs w:val="28"/>
        </w:rPr>
        <w:t>H</w:t>
      </w:r>
      <w:r w:rsidR="00883E1D">
        <w:rPr>
          <w:rFonts w:ascii="Arial" w:hAnsi="Arial" w:cs="Arial"/>
          <w:sz w:val="28"/>
          <w:szCs w:val="28"/>
        </w:rPr>
        <w:t xml:space="preserve">mm? </w:t>
      </w:r>
      <w:r w:rsidR="00EF4AA5">
        <w:rPr>
          <w:rFonts w:ascii="Arial" w:hAnsi="Arial" w:cs="Arial"/>
          <w:sz w:val="28"/>
          <w:szCs w:val="28"/>
        </w:rPr>
        <w:t xml:space="preserve">Kuti </w:t>
      </w:r>
      <w:proofErr w:type="spellStart"/>
      <w:r w:rsidR="00EF4AA5">
        <w:rPr>
          <w:rFonts w:ascii="Arial" w:hAnsi="Arial" w:cs="Arial"/>
          <w:sz w:val="28"/>
          <w:szCs w:val="28"/>
        </w:rPr>
        <w:t>uti</w:t>
      </w:r>
      <w:proofErr w:type="spellEnd"/>
      <w:r w:rsidR="00EF4AA5">
        <w:rPr>
          <w:rFonts w:ascii="Arial" w:hAnsi="Arial" w:cs="Arial"/>
          <w:sz w:val="28"/>
          <w:szCs w:val="28"/>
        </w:rPr>
        <w:t xml:space="preserve"> brother </w:t>
      </w:r>
      <w:proofErr w:type="spellStart"/>
      <w:r w:rsidR="00EF4AA5">
        <w:rPr>
          <w:rFonts w:ascii="Arial" w:hAnsi="Arial" w:cs="Arial"/>
          <w:sz w:val="28"/>
          <w:szCs w:val="28"/>
        </w:rPr>
        <w:t>ndiudzei</w:t>
      </w:r>
      <w:proofErr w:type="spellEnd"/>
      <w:r w:rsidR="000A602D">
        <w:rPr>
          <w:rFonts w:ascii="Arial" w:hAnsi="Arial" w:cs="Arial"/>
          <w:sz w:val="28"/>
          <w:szCs w:val="28"/>
        </w:rPr>
        <w:t xml:space="preserve"> </w:t>
      </w:r>
      <w:proofErr w:type="spellStart"/>
      <w:r w:rsidR="000A602D">
        <w:rPr>
          <w:rFonts w:ascii="Arial" w:hAnsi="Arial" w:cs="Arial"/>
          <w:sz w:val="28"/>
          <w:szCs w:val="28"/>
        </w:rPr>
        <w:t>papi</w:t>
      </w:r>
      <w:proofErr w:type="spellEnd"/>
      <w:r w:rsidR="000A602D">
        <w:rPr>
          <w:rFonts w:ascii="Arial" w:hAnsi="Arial" w:cs="Arial"/>
          <w:sz w:val="28"/>
          <w:szCs w:val="28"/>
        </w:rPr>
        <w:t>, tika</w:t>
      </w:r>
      <w:r w:rsidR="00D934FC">
        <w:rPr>
          <w:rFonts w:ascii="Arial" w:hAnsi="Arial" w:cs="Arial"/>
          <w:sz w:val="28"/>
          <w:szCs w:val="28"/>
        </w:rPr>
        <w:t>-</w:t>
      </w:r>
      <w:proofErr w:type="spellStart"/>
      <w:r w:rsidR="00D934FC">
        <w:rPr>
          <w:rFonts w:ascii="Arial" w:hAnsi="Arial" w:cs="Arial"/>
          <w:sz w:val="28"/>
          <w:szCs w:val="28"/>
        </w:rPr>
        <w:t>tika</w:t>
      </w:r>
      <w:r w:rsidR="000A602D">
        <w:rPr>
          <w:rFonts w:ascii="Arial" w:hAnsi="Arial" w:cs="Arial"/>
          <w:sz w:val="28"/>
          <w:szCs w:val="28"/>
        </w:rPr>
        <w:t>bvisa</w:t>
      </w:r>
      <w:proofErr w:type="spellEnd"/>
      <w:r w:rsidR="000A602D">
        <w:rPr>
          <w:rFonts w:ascii="Arial" w:hAnsi="Arial" w:cs="Arial"/>
          <w:sz w:val="28"/>
          <w:szCs w:val="28"/>
        </w:rPr>
        <w:t xml:space="preserve"> </w:t>
      </w:r>
      <w:proofErr w:type="spellStart"/>
      <w:r w:rsidR="000A602D">
        <w:rPr>
          <w:rFonts w:ascii="Arial" w:hAnsi="Arial" w:cs="Arial"/>
          <w:sz w:val="28"/>
          <w:szCs w:val="28"/>
        </w:rPr>
        <w:t>hedu</w:t>
      </w:r>
      <w:proofErr w:type="spellEnd"/>
      <w:r w:rsidR="000A602D">
        <w:rPr>
          <w:rFonts w:ascii="Arial" w:hAnsi="Arial" w:cs="Arial"/>
          <w:sz w:val="28"/>
          <w:szCs w:val="28"/>
        </w:rPr>
        <w:t xml:space="preserve"> vana </w:t>
      </w:r>
      <w:proofErr w:type="spellStart"/>
      <w:r w:rsidR="000A602D">
        <w:rPr>
          <w:rFonts w:ascii="Arial" w:hAnsi="Arial" w:cs="Arial"/>
          <w:sz w:val="28"/>
          <w:szCs w:val="28"/>
        </w:rPr>
        <w:t>takatopinda</w:t>
      </w:r>
      <w:proofErr w:type="spellEnd"/>
      <w:r w:rsidR="000A602D">
        <w:rPr>
          <w:rFonts w:ascii="Arial" w:hAnsi="Arial" w:cs="Arial"/>
          <w:sz w:val="28"/>
          <w:szCs w:val="28"/>
        </w:rPr>
        <w:t xml:space="preserve"> </w:t>
      </w:r>
      <w:proofErr w:type="spellStart"/>
      <w:r w:rsidR="000A602D">
        <w:rPr>
          <w:rFonts w:ascii="Arial" w:hAnsi="Arial" w:cs="Arial"/>
          <w:sz w:val="28"/>
          <w:szCs w:val="28"/>
        </w:rPr>
        <w:t>kare</w:t>
      </w:r>
      <w:proofErr w:type="spellEnd"/>
      <w:r w:rsidR="000A602D">
        <w:rPr>
          <w:rFonts w:ascii="Arial" w:hAnsi="Arial" w:cs="Arial"/>
          <w:sz w:val="28"/>
          <w:szCs w:val="28"/>
        </w:rPr>
        <w:t xml:space="preserve"> </w:t>
      </w:r>
      <w:proofErr w:type="spellStart"/>
      <w:r w:rsidR="000A602D">
        <w:rPr>
          <w:rFonts w:ascii="Arial" w:hAnsi="Arial" w:cs="Arial"/>
          <w:sz w:val="28"/>
          <w:szCs w:val="28"/>
        </w:rPr>
        <w:t>mubarika</w:t>
      </w:r>
      <w:proofErr w:type="spellEnd"/>
      <w:r w:rsidR="000A602D">
        <w:rPr>
          <w:rFonts w:ascii="Arial" w:hAnsi="Arial" w:cs="Arial"/>
          <w:sz w:val="28"/>
          <w:szCs w:val="28"/>
        </w:rPr>
        <w:t xml:space="preserve"> ka isu</w:t>
      </w:r>
      <w:r w:rsidR="001633E5">
        <w:rPr>
          <w:rFonts w:ascii="Arial" w:hAnsi="Arial" w:cs="Arial"/>
          <w:sz w:val="28"/>
          <w:szCs w:val="28"/>
        </w:rPr>
        <w:t>.</w:t>
      </w:r>
      <w:r w:rsidR="00627D71">
        <w:rPr>
          <w:rFonts w:ascii="Arial" w:hAnsi="Arial" w:cs="Arial"/>
          <w:sz w:val="28"/>
          <w:szCs w:val="28"/>
        </w:rPr>
        <w:t xml:space="preserve"> </w:t>
      </w:r>
      <w:r w:rsidR="001633E5">
        <w:rPr>
          <w:rFonts w:ascii="Arial" w:hAnsi="Arial" w:cs="Arial"/>
          <w:sz w:val="28"/>
          <w:szCs w:val="28"/>
        </w:rPr>
        <w:t>V</w:t>
      </w:r>
      <w:r w:rsidR="00627D71">
        <w:rPr>
          <w:rFonts w:ascii="Arial" w:hAnsi="Arial" w:cs="Arial"/>
          <w:sz w:val="28"/>
          <w:szCs w:val="28"/>
        </w:rPr>
        <w:t>ana Brother</w:t>
      </w:r>
      <w:r w:rsidR="001633E5">
        <w:rPr>
          <w:rFonts w:ascii="Arial" w:hAnsi="Arial" w:cs="Arial"/>
          <w:sz w:val="28"/>
          <w:szCs w:val="28"/>
        </w:rPr>
        <w:t>…</w:t>
      </w:r>
      <w:r w:rsidR="00627D71">
        <w:rPr>
          <w:rFonts w:ascii="Arial" w:hAnsi="Arial" w:cs="Arial"/>
          <w:sz w:val="28"/>
          <w:szCs w:val="28"/>
        </w:rPr>
        <w:t xml:space="preserve"> Chuma varimo </w:t>
      </w:r>
      <w:proofErr w:type="spellStart"/>
      <w:r w:rsidR="00627D71">
        <w:rPr>
          <w:rFonts w:ascii="Arial" w:hAnsi="Arial" w:cs="Arial"/>
          <w:sz w:val="28"/>
          <w:szCs w:val="28"/>
        </w:rPr>
        <w:t>kudhara</w:t>
      </w:r>
      <w:proofErr w:type="spellEnd"/>
      <w:r w:rsidR="00AD4FF5">
        <w:rPr>
          <w:rFonts w:ascii="Arial" w:hAnsi="Arial" w:cs="Arial"/>
          <w:sz w:val="28"/>
          <w:szCs w:val="28"/>
        </w:rPr>
        <w:t>,</w:t>
      </w:r>
      <w:r w:rsidR="00627D71">
        <w:rPr>
          <w:rFonts w:ascii="Arial" w:hAnsi="Arial" w:cs="Arial"/>
          <w:sz w:val="28"/>
          <w:szCs w:val="28"/>
        </w:rPr>
        <w:t xml:space="preserve"> vana </w:t>
      </w:r>
      <w:r w:rsidR="00383200">
        <w:rPr>
          <w:rFonts w:ascii="Arial" w:hAnsi="Arial" w:cs="Arial"/>
          <w:sz w:val="28"/>
          <w:szCs w:val="28"/>
        </w:rPr>
        <w:t xml:space="preserve">Brother Nehohwa varimo </w:t>
      </w:r>
      <w:proofErr w:type="spellStart"/>
      <w:r w:rsidR="00383200">
        <w:rPr>
          <w:rFonts w:ascii="Arial" w:hAnsi="Arial" w:cs="Arial"/>
          <w:sz w:val="28"/>
          <w:szCs w:val="28"/>
        </w:rPr>
        <w:t>kudhara</w:t>
      </w:r>
      <w:proofErr w:type="spellEnd"/>
      <w:r w:rsidR="00AD4FF5">
        <w:rPr>
          <w:rFonts w:ascii="Arial" w:hAnsi="Arial" w:cs="Arial"/>
          <w:sz w:val="28"/>
          <w:szCs w:val="28"/>
        </w:rPr>
        <w:t>,</w:t>
      </w:r>
      <w:r w:rsidR="00383200">
        <w:rPr>
          <w:rFonts w:ascii="Arial" w:hAnsi="Arial" w:cs="Arial"/>
          <w:sz w:val="28"/>
          <w:szCs w:val="28"/>
        </w:rPr>
        <w:t xml:space="preserve"> </w:t>
      </w:r>
      <w:r w:rsidR="00AD4FF5">
        <w:rPr>
          <w:rFonts w:ascii="Arial" w:hAnsi="Arial" w:cs="Arial"/>
          <w:sz w:val="28"/>
          <w:szCs w:val="28"/>
        </w:rPr>
        <w:t xml:space="preserve">ini </w:t>
      </w:r>
      <w:proofErr w:type="spellStart"/>
      <w:r w:rsidR="00AD4FF5">
        <w:rPr>
          <w:rFonts w:ascii="Arial" w:hAnsi="Arial" w:cs="Arial"/>
          <w:sz w:val="28"/>
          <w:szCs w:val="28"/>
        </w:rPr>
        <w:t>ndirimo</w:t>
      </w:r>
      <w:proofErr w:type="spellEnd"/>
      <w:r w:rsidR="00AD4FF5">
        <w:rPr>
          <w:rFonts w:ascii="Arial" w:hAnsi="Arial" w:cs="Arial"/>
          <w:sz w:val="28"/>
          <w:szCs w:val="28"/>
        </w:rPr>
        <w:t xml:space="preserve"> </w:t>
      </w:r>
      <w:proofErr w:type="spellStart"/>
      <w:r w:rsidR="00AD4FF5">
        <w:rPr>
          <w:rFonts w:ascii="Arial" w:hAnsi="Arial" w:cs="Arial"/>
          <w:sz w:val="28"/>
          <w:szCs w:val="28"/>
        </w:rPr>
        <w:t>kudhara</w:t>
      </w:r>
      <w:proofErr w:type="spellEnd"/>
      <w:r w:rsidR="00AD4FF5">
        <w:rPr>
          <w:rFonts w:ascii="Arial" w:hAnsi="Arial" w:cs="Arial"/>
          <w:sz w:val="28"/>
          <w:szCs w:val="28"/>
        </w:rPr>
        <w:t>.</w:t>
      </w:r>
      <w:r w:rsidR="00883E1D">
        <w:rPr>
          <w:rFonts w:ascii="Arial" w:hAnsi="Arial" w:cs="Arial"/>
          <w:sz w:val="28"/>
          <w:szCs w:val="28"/>
        </w:rPr>
        <w:t xml:space="preserve"> </w:t>
      </w:r>
    </w:p>
    <w:p w14:paraId="4AD08704" w14:textId="35223E93" w:rsidR="00DD04F6" w:rsidRDefault="009F0C8D" w:rsidP="00EE1207">
      <w:pPr>
        <w:jc w:val="both"/>
        <w:rPr>
          <w:rFonts w:ascii="Arial" w:hAnsi="Arial" w:cs="Arial"/>
          <w:sz w:val="28"/>
          <w:szCs w:val="28"/>
        </w:rPr>
      </w:pPr>
      <w:r>
        <w:rPr>
          <w:rFonts w:ascii="Arial" w:hAnsi="Arial" w:cs="Arial"/>
          <w:sz w:val="28"/>
          <w:szCs w:val="28"/>
          <w:vertAlign w:val="superscript"/>
        </w:rPr>
        <w:t xml:space="preserve">100 </w:t>
      </w:r>
      <w:proofErr w:type="spellStart"/>
      <w:r w:rsidR="00814CFD">
        <w:rPr>
          <w:rFonts w:ascii="Arial" w:hAnsi="Arial" w:cs="Arial"/>
          <w:sz w:val="28"/>
          <w:szCs w:val="28"/>
        </w:rPr>
        <w:t>Tikatora</w:t>
      </w:r>
      <w:proofErr w:type="spellEnd"/>
      <w:r w:rsidR="00814CFD">
        <w:rPr>
          <w:rFonts w:ascii="Arial" w:hAnsi="Arial" w:cs="Arial"/>
          <w:sz w:val="28"/>
          <w:szCs w:val="28"/>
        </w:rPr>
        <w:t xml:space="preserve"> </w:t>
      </w:r>
      <w:proofErr w:type="spellStart"/>
      <w:r w:rsidR="00814CFD">
        <w:rPr>
          <w:rFonts w:ascii="Arial" w:hAnsi="Arial" w:cs="Arial"/>
          <w:sz w:val="28"/>
          <w:szCs w:val="28"/>
        </w:rPr>
        <w:t>zvifana</w:t>
      </w:r>
      <w:proofErr w:type="spellEnd"/>
      <w:r w:rsidR="00814CFD">
        <w:rPr>
          <w:rFonts w:ascii="Arial" w:hAnsi="Arial" w:cs="Arial"/>
          <w:sz w:val="28"/>
          <w:szCs w:val="28"/>
        </w:rPr>
        <w:t xml:space="preserve"> zviripo izvi </w:t>
      </w:r>
      <w:proofErr w:type="spellStart"/>
      <w:r w:rsidR="00B2308F">
        <w:rPr>
          <w:rFonts w:ascii="Arial" w:hAnsi="Arial" w:cs="Arial"/>
          <w:sz w:val="28"/>
          <w:szCs w:val="28"/>
        </w:rPr>
        <w:t>angaroore</w:t>
      </w:r>
      <w:proofErr w:type="spellEnd"/>
      <w:r w:rsidR="00B2308F">
        <w:rPr>
          <w:rFonts w:ascii="Arial" w:hAnsi="Arial" w:cs="Arial"/>
          <w:sz w:val="28"/>
          <w:szCs w:val="28"/>
        </w:rPr>
        <w:t xml:space="preserve"> </w:t>
      </w:r>
      <w:proofErr w:type="spellStart"/>
      <w:r w:rsidR="00B2308F">
        <w:rPr>
          <w:rFonts w:ascii="Arial" w:hAnsi="Arial" w:cs="Arial"/>
          <w:sz w:val="28"/>
          <w:szCs w:val="28"/>
        </w:rPr>
        <w:t>ehhh</w:t>
      </w:r>
      <w:proofErr w:type="spellEnd"/>
      <w:r w:rsidR="00B2308F">
        <w:rPr>
          <w:rFonts w:ascii="Arial" w:hAnsi="Arial" w:cs="Arial"/>
          <w:sz w:val="28"/>
          <w:szCs w:val="28"/>
        </w:rPr>
        <w:t xml:space="preserve"> Sr Chipo Chipato ndiani</w:t>
      </w:r>
      <w:r w:rsidR="0072278A">
        <w:rPr>
          <w:rFonts w:ascii="Arial" w:hAnsi="Arial" w:cs="Arial"/>
          <w:sz w:val="28"/>
          <w:szCs w:val="28"/>
        </w:rPr>
        <w:t xml:space="preserve">? Patrick </w:t>
      </w:r>
      <w:proofErr w:type="spellStart"/>
      <w:r w:rsidR="0072278A">
        <w:rPr>
          <w:rFonts w:ascii="Arial" w:hAnsi="Arial" w:cs="Arial"/>
          <w:sz w:val="28"/>
          <w:szCs w:val="28"/>
        </w:rPr>
        <w:t>angazvigone</w:t>
      </w:r>
      <w:proofErr w:type="spellEnd"/>
      <w:r w:rsidR="0072278A">
        <w:rPr>
          <w:rFonts w:ascii="Arial" w:hAnsi="Arial" w:cs="Arial"/>
          <w:sz w:val="28"/>
          <w:szCs w:val="28"/>
        </w:rPr>
        <w:t xml:space="preserve">? </w:t>
      </w:r>
      <w:r w:rsidR="009800C1" w:rsidRPr="009800C1">
        <w:rPr>
          <w:rFonts w:ascii="Arial" w:hAnsi="Arial" w:cs="Arial"/>
          <w:sz w:val="18"/>
          <w:szCs w:val="28"/>
        </w:rPr>
        <w:t>[Congregation laughs]</w:t>
      </w:r>
      <w:r w:rsidR="0072278A">
        <w:rPr>
          <w:rFonts w:ascii="Arial" w:hAnsi="Arial" w:cs="Arial"/>
          <w:sz w:val="28"/>
          <w:szCs w:val="28"/>
        </w:rPr>
        <w:t xml:space="preserve"> </w:t>
      </w:r>
      <w:proofErr w:type="spellStart"/>
      <w:r w:rsidR="008716D0">
        <w:rPr>
          <w:rFonts w:ascii="Arial" w:hAnsi="Arial" w:cs="Arial"/>
          <w:sz w:val="28"/>
          <w:szCs w:val="28"/>
        </w:rPr>
        <w:t>Kureba</w:t>
      </w:r>
      <w:proofErr w:type="spellEnd"/>
      <w:r w:rsidR="008716D0">
        <w:rPr>
          <w:rFonts w:ascii="Arial" w:hAnsi="Arial" w:cs="Arial"/>
          <w:sz w:val="28"/>
          <w:szCs w:val="28"/>
        </w:rPr>
        <w:t xml:space="preserve"> </w:t>
      </w:r>
      <w:proofErr w:type="spellStart"/>
      <w:r w:rsidR="008716D0">
        <w:rPr>
          <w:rFonts w:ascii="Arial" w:hAnsi="Arial" w:cs="Arial"/>
          <w:sz w:val="28"/>
          <w:szCs w:val="28"/>
        </w:rPr>
        <w:t>chete</w:t>
      </w:r>
      <w:proofErr w:type="spellEnd"/>
      <w:r w:rsidR="008716D0">
        <w:rPr>
          <w:rFonts w:ascii="Arial" w:hAnsi="Arial" w:cs="Arial"/>
          <w:sz w:val="28"/>
          <w:szCs w:val="28"/>
        </w:rPr>
        <w:t xml:space="preserve"> ka uku </w:t>
      </w:r>
      <w:proofErr w:type="spellStart"/>
      <w:r w:rsidR="008716D0">
        <w:rPr>
          <w:rFonts w:ascii="Arial" w:hAnsi="Arial" w:cs="Arial"/>
          <w:sz w:val="28"/>
          <w:szCs w:val="28"/>
        </w:rPr>
        <w:t>handitika</w:t>
      </w:r>
      <w:proofErr w:type="spellEnd"/>
      <w:r w:rsidR="001633E5">
        <w:rPr>
          <w:rFonts w:ascii="Arial" w:hAnsi="Arial" w:cs="Arial"/>
          <w:sz w:val="28"/>
          <w:szCs w:val="28"/>
        </w:rPr>
        <w:t xml:space="preserve"> </w:t>
      </w:r>
      <w:proofErr w:type="spellStart"/>
      <w:r w:rsidR="001633E5">
        <w:rPr>
          <w:rFonts w:ascii="Arial" w:hAnsi="Arial" w:cs="Arial"/>
          <w:sz w:val="28"/>
          <w:szCs w:val="28"/>
        </w:rPr>
        <w:t>ehe</w:t>
      </w:r>
      <w:proofErr w:type="spellEnd"/>
      <w:r w:rsidR="008716D0">
        <w:rPr>
          <w:rFonts w:ascii="Arial" w:hAnsi="Arial" w:cs="Arial"/>
          <w:sz w:val="28"/>
          <w:szCs w:val="28"/>
        </w:rPr>
        <w:t xml:space="preserve">…? </w:t>
      </w:r>
      <w:r w:rsidR="009800C1" w:rsidRPr="009800C1">
        <w:rPr>
          <w:rFonts w:ascii="Arial" w:hAnsi="Arial" w:cs="Arial"/>
          <w:sz w:val="18"/>
          <w:szCs w:val="28"/>
        </w:rPr>
        <w:t>[Congregation laughs]</w:t>
      </w:r>
      <w:r w:rsidR="008716D0">
        <w:rPr>
          <w:rFonts w:ascii="Arial" w:hAnsi="Arial" w:cs="Arial"/>
          <w:sz w:val="28"/>
          <w:szCs w:val="28"/>
        </w:rPr>
        <w:t xml:space="preserve"> </w:t>
      </w:r>
      <w:r w:rsidR="001633E5">
        <w:rPr>
          <w:rFonts w:ascii="Arial" w:hAnsi="Arial" w:cs="Arial"/>
          <w:sz w:val="28"/>
          <w:szCs w:val="28"/>
        </w:rPr>
        <w:t>B</w:t>
      </w:r>
      <w:r w:rsidR="008716D0">
        <w:rPr>
          <w:rFonts w:ascii="Arial" w:hAnsi="Arial" w:cs="Arial"/>
          <w:sz w:val="28"/>
          <w:szCs w:val="28"/>
        </w:rPr>
        <w:t xml:space="preserve">ut </w:t>
      </w:r>
      <w:proofErr w:type="spellStart"/>
      <w:r w:rsidR="008716D0">
        <w:rPr>
          <w:rFonts w:ascii="Arial" w:hAnsi="Arial" w:cs="Arial"/>
          <w:sz w:val="28"/>
          <w:szCs w:val="28"/>
        </w:rPr>
        <w:t>mufana</w:t>
      </w:r>
      <w:proofErr w:type="spellEnd"/>
      <w:r w:rsidR="008716D0">
        <w:rPr>
          <w:rFonts w:ascii="Arial" w:hAnsi="Arial" w:cs="Arial"/>
          <w:sz w:val="28"/>
          <w:szCs w:val="28"/>
        </w:rPr>
        <w:t xml:space="preserve"> ka</w:t>
      </w:r>
      <w:r w:rsidR="003C0AB6">
        <w:rPr>
          <w:rFonts w:ascii="Arial" w:hAnsi="Arial" w:cs="Arial"/>
          <w:sz w:val="28"/>
          <w:szCs w:val="28"/>
        </w:rPr>
        <w:t xml:space="preserve"> </w:t>
      </w:r>
      <w:proofErr w:type="spellStart"/>
      <w:r w:rsidR="003C0AB6">
        <w:rPr>
          <w:rFonts w:ascii="Arial" w:hAnsi="Arial" w:cs="Arial"/>
          <w:sz w:val="28"/>
          <w:szCs w:val="28"/>
        </w:rPr>
        <w:t>uyu</w:t>
      </w:r>
      <w:proofErr w:type="spellEnd"/>
      <w:r w:rsidR="003C0AB6">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6950E2">
        <w:rPr>
          <w:rFonts w:ascii="Arial" w:hAnsi="Arial" w:cs="Arial"/>
          <w:sz w:val="28"/>
          <w:szCs w:val="28"/>
        </w:rPr>
        <w:t xml:space="preserve"> </w:t>
      </w:r>
      <w:proofErr w:type="spellStart"/>
      <w:r w:rsidR="008C3B49">
        <w:rPr>
          <w:rFonts w:ascii="Arial" w:hAnsi="Arial" w:cs="Arial"/>
          <w:sz w:val="28"/>
          <w:szCs w:val="28"/>
        </w:rPr>
        <w:t>Angazvigone</w:t>
      </w:r>
      <w:proofErr w:type="spellEnd"/>
      <w:r w:rsidR="008C3B49">
        <w:rPr>
          <w:rFonts w:ascii="Arial" w:hAnsi="Arial" w:cs="Arial"/>
          <w:sz w:val="28"/>
          <w:szCs w:val="28"/>
        </w:rPr>
        <w:t xml:space="preserve"> Patrick</w:t>
      </w:r>
      <w:r w:rsidR="001633E5">
        <w:rPr>
          <w:rFonts w:ascii="Arial" w:hAnsi="Arial" w:cs="Arial"/>
          <w:sz w:val="28"/>
          <w:szCs w:val="28"/>
        </w:rPr>
        <w:t>,</w:t>
      </w:r>
      <w:r w:rsidR="008C3B49">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8C3B49">
        <w:rPr>
          <w:rFonts w:ascii="Arial" w:hAnsi="Arial" w:cs="Arial"/>
          <w:sz w:val="28"/>
          <w:szCs w:val="28"/>
        </w:rPr>
        <w:t xml:space="preserve">…? </w:t>
      </w:r>
      <w:r w:rsidR="00336AAC">
        <w:rPr>
          <w:rFonts w:ascii="Arial" w:hAnsi="Arial" w:cs="Arial"/>
          <w:sz w:val="28"/>
          <w:szCs w:val="28"/>
        </w:rPr>
        <w:t xml:space="preserve">Ende Chipo </w:t>
      </w:r>
      <w:proofErr w:type="spellStart"/>
      <w:r w:rsidR="00336AAC">
        <w:rPr>
          <w:rFonts w:ascii="Arial" w:hAnsi="Arial" w:cs="Arial"/>
          <w:sz w:val="28"/>
          <w:szCs w:val="28"/>
        </w:rPr>
        <w:t>manje</w:t>
      </w:r>
      <w:proofErr w:type="spellEnd"/>
      <w:r w:rsidR="00336AAC">
        <w:rPr>
          <w:rFonts w:ascii="Arial" w:hAnsi="Arial" w:cs="Arial"/>
          <w:sz w:val="28"/>
          <w:szCs w:val="28"/>
        </w:rPr>
        <w:t xml:space="preserve"> </w:t>
      </w:r>
      <w:proofErr w:type="spellStart"/>
      <w:r w:rsidR="00336AAC">
        <w:rPr>
          <w:rFonts w:ascii="Arial" w:hAnsi="Arial" w:cs="Arial"/>
          <w:sz w:val="28"/>
          <w:szCs w:val="28"/>
        </w:rPr>
        <w:t>nekudzidza</w:t>
      </w:r>
      <w:proofErr w:type="spellEnd"/>
      <w:r w:rsidR="00336AAC">
        <w:rPr>
          <w:rFonts w:ascii="Arial" w:hAnsi="Arial" w:cs="Arial"/>
          <w:sz w:val="28"/>
          <w:szCs w:val="28"/>
        </w:rPr>
        <w:t xml:space="preserve"> </w:t>
      </w:r>
      <w:proofErr w:type="spellStart"/>
      <w:r w:rsidR="00336AAC">
        <w:rPr>
          <w:rFonts w:ascii="Arial" w:hAnsi="Arial" w:cs="Arial"/>
          <w:sz w:val="28"/>
          <w:szCs w:val="28"/>
        </w:rPr>
        <w:t>nekugonawo</w:t>
      </w:r>
      <w:proofErr w:type="spellEnd"/>
      <w:r w:rsidR="00336AAC">
        <w:rPr>
          <w:rFonts w:ascii="Arial" w:hAnsi="Arial" w:cs="Arial"/>
          <w:sz w:val="28"/>
          <w:szCs w:val="28"/>
        </w:rPr>
        <w:t xml:space="preserve"> </w:t>
      </w:r>
      <w:proofErr w:type="spellStart"/>
      <w:r w:rsidR="00336AAC">
        <w:rPr>
          <w:rFonts w:ascii="Arial" w:hAnsi="Arial" w:cs="Arial"/>
          <w:sz w:val="28"/>
          <w:szCs w:val="28"/>
        </w:rPr>
        <w:t>kutenga</w:t>
      </w:r>
      <w:proofErr w:type="spellEnd"/>
      <w:r w:rsidR="00336AAC">
        <w:rPr>
          <w:rFonts w:ascii="Arial" w:hAnsi="Arial" w:cs="Arial"/>
          <w:sz w:val="28"/>
          <w:szCs w:val="28"/>
        </w:rPr>
        <w:t xml:space="preserve"> zvinhu </w:t>
      </w:r>
      <w:proofErr w:type="spellStart"/>
      <w:r w:rsidR="00336AAC">
        <w:rPr>
          <w:rFonts w:ascii="Arial" w:hAnsi="Arial" w:cs="Arial"/>
          <w:sz w:val="28"/>
          <w:szCs w:val="28"/>
        </w:rPr>
        <w:t>zvake</w:t>
      </w:r>
      <w:proofErr w:type="spellEnd"/>
      <w:r w:rsidR="00336AAC">
        <w:rPr>
          <w:rFonts w:ascii="Arial" w:hAnsi="Arial" w:cs="Arial"/>
          <w:sz w:val="28"/>
          <w:szCs w:val="28"/>
        </w:rPr>
        <w:t xml:space="preserve"> </w:t>
      </w:r>
      <w:r w:rsidR="00F13E6D">
        <w:rPr>
          <w:rFonts w:ascii="Arial" w:hAnsi="Arial" w:cs="Arial"/>
          <w:sz w:val="28"/>
          <w:szCs w:val="28"/>
        </w:rPr>
        <w:t>zvakanaka</w:t>
      </w:r>
      <w:r w:rsidR="001633E5">
        <w:rPr>
          <w:rFonts w:ascii="Arial" w:hAnsi="Arial" w:cs="Arial"/>
          <w:sz w:val="28"/>
          <w:szCs w:val="28"/>
        </w:rPr>
        <w:t>,</w:t>
      </w:r>
      <w:r w:rsidR="00F13E6D">
        <w:rPr>
          <w:rFonts w:ascii="Arial" w:hAnsi="Arial" w:cs="Arial"/>
          <w:sz w:val="28"/>
          <w:szCs w:val="28"/>
        </w:rPr>
        <w:t xml:space="preserve"> </w:t>
      </w:r>
      <w:proofErr w:type="spellStart"/>
      <w:r w:rsidR="002F5957">
        <w:rPr>
          <w:rFonts w:ascii="Arial" w:hAnsi="Arial" w:cs="Arial"/>
          <w:sz w:val="28"/>
          <w:szCs w:val="28"/>
        </w:rPr>
        <w:t>ane</w:t>
      </w:r>
      <w:proofErr w:type="spellEnd"/>
      <w:r w:rsidR="002F5957">
        <w:rPr>
          <w:rFonts w:ascii="Arial" w:hAnsi="Arial" w:cs="Arial"/>
          <w:sz w:val="28"/>
          <w:szCs w:val="28"/>
        </w:rPr>
        <w:t xml:space="preserve"> </w:t>
      </w:r>
      <w:proofErr w:type="spellStart"/>
      <w:r w:rsidR="002F5957">
        <w:rPr>
          <w:rFonts w:ascii="Arial" w:hAnsi="Arial" w:cs="Arial"/>
          <w:sz w:val="28"/>
          <w:szCs w:val="28"/>
        </w:rPr>
        <w:t>kahupenyu</w:t>
      </w:r>
      <w:proofErr w:type="spellEnd"/>
      <w:r w:rsidR="002F5957">
        <w:rPr>
          <w:rFonts w:ascii="Arial" w:hAnsi="Arial" w:cs="Arial"/>
          <w:sz w:val="28"/>
          <w:szCs w:val="28"/>
        </w:rPr>
        <w:t xml:space="preserve"> </w:t>
      </w:r>
      <w:proofErr w:type="spellStart"/>
      <w:r w:rsidR="002F5957">
        <w:rPr>
          <w:rFonts w:ascii="Arial" w:hAnsi="Arial" w:cs="Arial"/>
          <w:sz w:val="28"/>
          <w:szCs w:val="28"/>
        </w:rPr>
        <w:t>kake</w:t>
      </w:r>
      <w:proofErr w:type="spellEnd"/>
      <w:r w:rsidR="002F5957">
        <w:rPr>
          <w:rFonts w:ascii="Arial" w:hAnsi="Arial" w:cs="Arial"/>
          <w:sz w:val="28"/>
          <w:szCs w:val="28"/>
        </w:rPr>
        <w:t xml:space="preserve"> </w:t>
      </w:r>
      <w:proofErr w:type="spellStart"/>
      <w:r w:rsidR="002F5957">
        <w:rPr>
          <w:rFonts w:ascii="Arial" w:hAnsi="Arial" w:cs="Arial"/>
          <w:sz w:val="28"/>
          <w:szCs w:val="28"/>
        </w:rPr>
        <w:t>kaanako</w:t>
      </w:r>
      <w:proofErr w:type="spellEnd"/>
      <w:r w:rsidR="002F5957">
        <w:rPr>
          <w:rFonts w:ascii="Arial" w:hAnsi="Arial" w:cs="Arial"/>
          <w:sz w:val="28"/>
          <w:szCs w:val="28"/>
        </w:rPr>
        <w:t xml:space="preserve"> </w:t>
      </w:r>
      <w:proofErr w:type="spellStart"/>
      <w:r w:rsidR="00D63560">
        <w:rPr>
          <w:rFonts w:ascii="Arial" w:hAnsi="Arial" w:cs="Arial"/>
          <w:sz w:val="28"/>
          <w:szCs w:val="28"/>
        </w:rPr>
        <w:t>mupfungwa</w:t>
      </w:r>
      <w:proofErr w:type="spellEnd"/>
      <w:r w:rsidR="00D63560">
        <w:rPr>
          <w:rFonts w:ascii="Arial" w:hAnsi="Arial" w:cs="Arial"/>
          <w:sz w:val="28"/>
          <w:szCs w:val="28"/>
        </w:rPr>
        <w:t xml:space="preserve"> </w:t>
      </w:r>
      <w:proofErr w:type="spellStart"/>
      <w:r w:rsidR="00D63560">
        <w:rPr>
          <w:rFonts w:ascii="Arial" w:hAnsi="Arial" w:cs="Arial"/>
          <w:sz w:val="28"/>
          <w:szCs w:val="28"/>
        </w:rPr>
        <w:t>dzake</w:t>
      </w:r>
      <w:proofErr w:type="spellEnd"/>
      <w:r w:rsidR="001633E5">
        <w:rPr>
          <w:rFonts w:ascii="Arial" w:hAnsi="Arial" w:cs="Arial"/>
          <w:sz w:val="28"/>
          <w:szCs w:val="28"/>
        </w:rPr>
        <w:t>.</w:t>
      </w:r>
      <w:r w:rsidR="00D63560">
        <w:rPr>
          <w:rFonts w:ascii="Arial" w:hAnsi="Arial" w:cs="Arial"/>
          <w:sz w:val="28"/>
          <w:szCs w:val="28"/>
        </w:rPr>
        <w:t xml:space="preserve"> </w:t>
      </w:r>
      <w:proofErr w:type="spellStart"/>
      <w:r w:rsidR="001633E5">
        <w:rPr>
          <w:rFonts w:ascii="Arial" w:hAnsi="Arial" w:cs="Arial"/>
          <w:sz w:val="28"/>
          <w:szCs w:val="28"/>
        </w:rPr>
        <w:t>K</w:t>
      </w:r>
      <w:r w:rsidR="001C4E3A">
        <w:rPr>
          <w:rFonts w:ascii="Arial" w:hAnsi="Arial" w:cs="Arial"/>
          <w:sz w:val="28"/>
          <w:szCs w:val="28"/>
        </w:rPr>
        <w:t>ekuti</w:t>
      </w:r>
      <w:proofErr w:type="spellEnd"/>
      <w:r w:rsidR="001C4E3A">
        <w:rPr>
          <w:rFonts w:ascii="Arial" w:hAnsi="Arial" w:cs="Arial"/>
          <w:sz w:val="28"/>
          <w:szCs w:val="28"/>
        </w:rPr>
        <w:t xml:space="preserve"> ka</w:t>
      </w:r>
      <w:r w:rsidR="001633E5">
        <w:rPr>
          <w:rFonts w:ascii="Arial" w:hAnsi="Arial" w:cs="Arial"/>
          <w:sz w:val="28"/>
          <w:szCs w:val="28"/>
        </w:rPr>
        <w:t>,</w:t>
      </w:r>
      <w:r w:rsidR="001C4E3A">
        <w:rPr>
          <w:rFonts w:ascii="Arial" w:hAnsi="Arial" w:cs="Arial"/>
          <w:sz w:val="28"/>
          <w:szCs w:val="28"/>
        </w:rPr>
        <w:t xml:space="preserve"> </w:t>
      </w:r>
      <w:proofErr w:type="spellStart"/>
      <w:r w:rsidR="001C4E3A">
        <w:rPr>
          <w:rFonts w:ascii="Arial" w:hAnsi="Arial" w:cs="Arial"/>
          <w:sz w:val="28"/>
          <w:szCs w:val="28"/>
        </w:rPr>
        <w:t>anotoka</w:t>
      </w:r>
      <w:proofErr w:type="spellEnd"/>
      <w:r w:rsidR="001C4E3A">
        <w:rPr>
          <w:rFonts w:ascii="Arial" w:hAnsi="Arial" w:cs="Arial"/>
          <w:sz w:val="28"/>
          <w:szCs w:val="28"/>
        </w:rPr>
        <w:t xml:space="preserve"> </w:t>
      </w:r>
      <w:r w:rsidR="001C4E3A" w:rsidRPr="00F31631">
        <w:rPr>
          <w:rFonts w:ascii="Arial" w:hAnsi="Arial" w:cs="Arial"/>
          <w:i/>
          <w:iCs/>
          <w:sz w:val="28"/>
          <w:szCs w:val="28"/>
        </w:rPr>
        <w:t>maintain-</w:t>
      </w:r>
      <w:proofErr w:type="gramStart"/>
      <w:r w:rsidR="001C4E3A" w:rsidRPr="00F31631">
        <w:rPr>
          <w:rFonts w:ascii="Arial" w:hAnsi="Arial" w:cs="Arial"/>
          <w:i/>
          <w:iCs/>
          <w:sz w:val="28"/>
          <w:szCs w:val="28"/>
        </w:rPr>
        <w:t>a</w:t>
      </w:r>
      <w:proofErr w:type="gramEnd"/>
      <w:r w:rsidR="001C4E3A">
        <w:rPr>
          <w:rFonts w:ascii="Arial" w:hAnsi="Arial" w:cs="Arial"/>
          <w:sz w:val="28"/>
          <w:szCs w:val="28"/>
        </w:rPr>
        <w:t xml:space="preserve"> ari </w:t>
      </w:r>
      <w:proofErr w:type="spellStart"/>
      <w:r w:rsidR="001C4E3A">
        <w:rPr>
          <w:rFonts w:ascii="Arial" w:hAnsi="Arial" w:cs="Arial"/>
          <w:sz w:val="28"/>
          <w:szCs w:val="28"/>
        </w:rPr>
        <w:t>woga</w:t>
      </w:r>
      <w:proofErr w:type="spellEnd"/>
      <w:r w:rsidR="001C4E3A">
        <w:rPr>
          <w:rFonts w:ascii="Arial" w:hAnsi="Arial" w:cs="Arial"/>
          <w:sz w:val="28"/>
          <w:szCs w:val="28"/>
        </w:rPr>
        <w:t xml:space="preserve"> than wi</w:t>
      </w:r>
      <w:r w:rsidR="00410DE4">
        <w:rPr>
          <w:rFonts w:ascii="Arial" w:hAnsi="Arial" w:cs="Arial"/>
          <w:sz w:val="28"/>
          <w:szCs w:val="28"/>
        </w:rPr>
        <w:t xml:space="preserve">th a brother because </w:t>
      </w:r>
      <w:proofErr w:type="spellStart"/>
      <w:r w:rsidR="00410DE4">
        <w:rPr>
          <w:rFonts w:ascii="Arial" w:hAnsi="Arial" w:cs="Arial"/>
          <w:sz w:val="28"/>
          <w:szCs w:val="28"/>
        </w:rPr>
        <w:t>kuroorwa</w:t>
      </w:r>
      <w:proofErr w:type="spellEnd"/>
      <w:r w:rsidR="00410DE4">
        <w:rPr>
          <w:rFonts w:ascii="Arial" w:hAnsi="Arial" w:cs="Arial"/>
          <w:sz w:val="28"/>
          <w:szCs w:val="28"/>
        </w:rPr>
        <w:t xml:space="preserve"> </w:t>
      </w:r>
      <w:proofErr w:type="spellStart"/>
      <w:r w:rsidR="00410DE4">
        <w:rPr>
          <w:rFonts w:ascii="Arial" w:hAnsi="Arial" w:cs="Arial"/>
          <w:sz w:val="28"/>
          <w:szCs w:val="28"/>
        </w:rPr>
        <w:t>nabrother</w:t>
      </w:r>
      <w:proofErr w:type="spellEnd"/>
      <w:r w:rsidR="00410DE4">
        <w:rPr>
          <w:rFonts w:ascii="Arial" w:hAnsi="Arial" w:cs="Arial"/>
          <w:sz w:val="28"/>
          <w:szCs w:val="28"/>
        </w:rPr>
        <w:t xml:space="preserve"> </w:t>
      </w:r>
      <w:proofErr w:type="spellStart"/>
      <w:r w:rsidR="00410DE4">
        <w:rPr>
          <w:rFonts w:ascii="Arial" w:hAnsi="Arial" w:cs="Arial"/>
          <w:sz w:val="28"/>
          <w:szCs w:val="28"/>
        </w:rPr>
        <w:t>kutodzorerwa</w:t>
      </w:r>
      <w:proofErr w:type="spellEnd"/>
      <w:r w:rsidR="00410DE4">
        <w:rPr>
          <w:rFonts w:ascii="Arial" w:hAnsi="Arial" w:cs="Arial"/>
          <w:sz w:val="28"/>
          <w:szCs w:val="28"/>
        </w:rPr>
        <w:t xml:space="preserve"> </w:t>
      </w:r>
      <w:r w:rsidR="005251D7">
        <w:rPr>
          <w:rFonts w:ascii="Arial" w:hAnsi="Arial" w:cs="Arial"/>
          <w:sz w:val="28"/>
          <w:szCs w:val="28"/>
        </w:rPr>
        <w:t xml:space="preserve">pai…? </w:t>
      </w:r>
      <w:r w:rsidR="005251D7" w:rsidRPr="00230D84">
        <w:rPr>
          <w:rFonts w:ascii="Arial" w:hAnsi="Arial" w:cs="Arial"/>
          <w:sz w:val="18"/>
          <w:szCs w:val="18"/>
        </w:rPr>
        <w:t xml:space="preserve">[Congregation </w:t>
      </w:r>
      <w:r w:rsidR="00063DA1" w:rsidRPr="00230D84">
        <w:rPr>
          <w:rFonts w:ascii="Arial" w:hAnsi="Arial" w:cs="Arial"/>
          <w:sz w:val="18"/>
          <w:szCs w:val="18"/>
        </w:rPr>
        <w:t>says, “</w:t>
      </w:r>
      <w:r w:rsidR="005251D7" w:rsidRPr="00230D84">
        <w:rPr>
          <w:rFonts w:ascii="Arial" w:hAnsi="Arial" w:cs="Arial"/>
          <w:sz w:val="18"/>
          <w:szCs w:val="18"/>
        </w:rPr>
        <w:t>pasi</w:t>
      </w:r>
      <w:r w:rsidR="001633E5" w:rsidRPr="00230D84">
        <w:rPr>
          <w:rFonts w:ascii="Arial" w:hAnsi="Arial" w:cs="Arial"/>
          <w:sz w:val="18"/>
          <w:szCs w:val="18"/>
        </w:rPr>
        <w:t>,</w:t>
      </w:r>
      <w:r w:rsidR="00CD21FF" w:rsidRPr="00230D84">
        <w:rPr>
          <w:rFonts w:ascii="Arial" w:hAnsi="Arial" w:cs="Arial"/>
          <w:sz w:val="18"/>
          <w:szCs w:val="18"/>
        </w:rPr>
        <w:t>”</w:t>
      </w:r>
      <w:r w:rsidR="005251D7" w:rsidRPr="00230D84">
        <w:rPr>
          <w:rFonts w:ascii="Arial" w:hAnsi="Arial" w:cs="Arial"/>
          <w:sz w:val="18"/>
          <w:szCs w:val="18"/>
        </w:rPr>
        <w:t>]</w:t>
      </w:r>
      <w:r w:rsidR="00CD21FF">
        <w:rPr>
          <w:rFonts w:ascii="Arial" w:hAnsi="Arial" w:cs="Arial"/>
          <w:sz w:val="28"/>
          <w:szCs w:val="28"/>
        </w:rPr>
        <w:t xml:space="preserve"> pasi pane </w:t>
      </w:r>
      <w:proofErr w:type="spellStart"/>
      <w:r w:rsidR="00CD21FF">
        <w:rPr>
          <w:rFonts w:ascii="Arial" w:hAnsi="Arial" w:cs="Arial"/>
          <w:sz w:val="28"/>
          <w:szCs w:val="28"/>
        </w:rPr>
        <w:t>zvaanoziva</w:t>
      </w:r>
      <w:proofErr w:type="spellEnd"/>
      <w:r w:rsidR="00CD21FF">
        <w:rPr>
          <w:rFonts w:ascii="Arial" w:hAnsi="Arial" w:cs="Arial"/>
          <w:sz w:val="28"/>
          <w:szCs w:val="28"/>
        </w:rPr>
        <w:t xml:space="preserve">. </w:t>
      </w:r>
    </w:p>
    <w:p w14:paraId="46C64B71" w14:textId="167028FC" w:rsidR="000E527E" w:rsidRDefault="003450C9" w:rsidP="00EE1207">
      <w:pPr>
        <w:jc w:val="both"/>
        <w:rPr>
          <w:rFonts w:ascii="Arial" w:hAnsi="Arial" w:cs="Arial"/>
          <w:sz w:val="28"/>
          <w:szCs w:val="28"/>
        </w:rPr>
      </w:pPr>
      <w:r>
        <w:rPr>
          <w:rFonts w:ascii="Arial" w:hAnsi="Arial" w:cs="Arial"/>
          <w:sz w:val="28"/>
          <w:szCs w:val="28"/>
          <w:vertAlign w:val="superscript"/>
        </w:rPr>
        <w:lastRenderedPageBreak/>
        <w:t>101</w:t>
      </w:r>
      <w:r w:rsidR="00FF7B6D" w:rsidRPr="00353642">
        <w:rPr>
          <w:rFonts w:ascii="Arial" w:hAnsi="Arial" w:cs="Arial"/>
          <w:sz w:val="28"/>
          <w:szCs w:val="28"/>
        </w:rPr>
        <w:t xml:space="preserve">Zvandiri </w:t>
      </w:r>
      <w:proofErr w:type="spellStart"/>
      <w:r w:rsidR="00FF7B6D" w:rsidRPr="00353642">
        <w:rPr>
          <w:rFonts w:ascii="Arial" w:hAnsi="Arial" w:cs="Arial"/>
          <w:sz w:val="28"/>
          <w:szCs w:val="28"/>
        </w:rPr>
        <w:t>kukudzidzisai</w:t>
      </w:r>
      <w:proofErr w:type="spellEnd"/>
      <w:r w:rsidR="00FF7B6D" w:rsidRPr="00353642">
        <w:rPr>
          <w:rFonts w:ascii="Arial" w:hAnsi="Arial" w:cs="Arial"/>
          <w:sz w:val="28"/>
          <w:szCs w:val="28"/>
        </w:rPr>
        <w:t xml:space="preserve"> pano kuti </w:t>
      </w:r>
      <w:proofErr w:type="spellStart"/>
      <w:r w:rsidR="00FF7B6D" w:rsidRPr="00353642">
        <w:rPr>
          <w:rFonts w:ascii="Arial" w:hAnsi="Arial" w:cs="Arial"/>
          <w:sz w:val="28"/>
          <w:szCs w:val="28"/>
        </w:rPr>
        <w:t>unotenga</w:t>
      </w:r>
      <w:proofErr w:type="spellEnd"/>
      <w:r w:rsidR="00FF7B6D" w:rsidRPr="00353642">
        <w:rPr>
          <w:rFonts w:ascii="Arial" w:hAnsi="Arial" w:cs="Arial"/>
          <w:sz w:val="28"/>
          <w:szCs w:val="28"/>
        </w:rPr>
        <w:t xml:space="preserve"> </w:t>
      </w:r>
      <w:proofErr w:type="spellStart"/>
      <w:r w:rsidR="00FF7B6D" w:rsidRPr="00353642">
        <w:rPr>
          <w:rFonts w:ascii="Arial" w:hAnsi="Arial" w:cs="Arial"/>
          <w:sz w:val="28"/>
          <w:szCs w:val="28"/>
        </w:rPr>
        <w:t>mubhedha</w:t>
      </w:r>
      <w:proofErr w:type="spellEnd"/>
      <w:r w:rsidR="00FF7B6D" w:rsidRPr="00353642">
        <w:rPr>
          <w:rFonts w:ascii="Arial" w:hAnsi="Arial" w:cs="Arial"/>
          <w:sz w:val="28"/>
          <w:szCs w:val="28"/>
        </w:rPr>
        <w:t xml:space="preserve"> wako</w:t>
      </w:r>
      <w:r w:rsidR="00113F78">
        <w:rPr>
          <w:rFonts w:ascii="Arial" w:hAnsi="Arial" w:cs="Arial"/>
          <w:sz w:val="28"/>
          <w:szCs w:val="28"/>
        </w:rPr>
        <w:t>,</w:t>
      </w:r>
      <w:r w:rsidR="00FF7B6D" w:rsidRPr="00353642">
        <w:rPr>
          <w:rFonts w:ascii="Arial" w:hAnsi="Arial" w:cs="Arial"/>
          <w:sz w:val="28"/>
          <w:szCs w:val="28"/>
        </w:rPr>
        <w:t xml:space="preserve"> base </w:t>
      </w:r>
      <w:proofErr w:type="spellStart"/>
      <w:r w:rsidR="00353642" w:rsidRPr="00353642">
        <w:rPr>
          <w:rFonts w:ascii="Arial" w:hAnsi="Arial" w:cs="Arial"/>
          <w:sz w:val="28"/>
          <w:szCs w:val="28"/>
        </w:rPr>
        <w:t>nemattress</w:t>
      </w:r>
      <w:proofErr w:type="spellEnd"/>
      <w:r w:rsidR="00353642">
        <w:rPr>
          <w:rFonts w:ascii="Arial" w:hAnsi="Arial" w:cs="Arial"/>
          <w:sz w:val="28"/>
          <w:szCs w:val="28"/>
        </w:rPr>
        <w:t xml:space="preserve"> iye </w:t>
      </w:r>
      <w:proofErr w:type="spellStart"/>
      <w:r w:rsidR="00353642">
        <w:rPr>
          <w:rFonts w:ascii="Arial" w:hAnsi="Arial" w:cs="Arial"/>
          <w:sz w:val="28"/>
          <w:szCs w:val="28"/>
        </w:rPr>
        <w:t>anozvidii</w:t>
      </w:r>
      <w:proofErr w:type="spellEnd"/>
      <w:r w:rsidR="00353642">
        <w:rPr>
          <w:rFonts w:ascii="Arial" w:hAnsi="Arial" w:cs="Arial"/>
          <w:sz w:val="28"/>
          <w:szCs w:val="28"/>
        </w:rPr>
        <w:t xml:space="preserve">? </w:t>
      </w:r>
      <w:r w:rsidR="00F071C8" w:rsidRPr="00230D84">
        <w:rPr>
          <w:rFonts w:ascii="Arial" w:hAnsi="Arial" w:cs="Arial"/>
          <w:sz w:val="18"/>
          <w:szCs w:val="18"/>
        </w:rPr>
        <w:t xml:space="preserve">[Congregation </w:t>
      </w:r>
      <w:r w:rsidR="00063DA1" w:rsidRPr="00230D84">
        <w:rPr>
          <w:rFonts w:ascii="Arial" w:hAnsi="Arial" w:cs="Arial"/>
          <w:sz w:val="18"/>
          <w:szCs w:val="18"/>
        </w:rPr>
        <w:t>says, “</w:t>
      </w:r>
      <w:proofErr w:type="spellStart"/>
      <w:r w:rsidR="00634A64" w:rsidRPr="00230D84">
        <w:rPr>
          <w:rFonts w:ascii="Arial" w:hAnsi="Arial" w:cs="Arial"/>
          <w:sz w:val="18"/>
          <w:szCs w:val="18"/>
        </w:rPr>
        <w:t>ano</w:t>
      </w:r>
      <w:r w:rsidR="00F071C8" w:rsidRPr="00230D84">
        <w:rPr>
          <w:rFonts w:ascii="Arial" w:hAnsi="Arial" w:cs="Arial"/>
          <w:sz w:val="18"/>
          <w:szCs w:val="18"/>
        </w:rPr>
        <w:t>zviziva</w:t>
      </w:r>
      <w:proofErr w:type="spellEnd"/>
      <w:r w:rsidR="00124140" w:rsidRPr="00230D84">
        <w:rPr>
          <w:rFonts w:ascii="Arial" w:hAnsi="Arial" w:cs="Arial"/>
          <w:sz w:val="18"/>
          <w:szCs w:val="18"/>
        </w:rPr>
        <w:t>.</w:t>
      </w:r>
      <w:r w:rsidR="00F071C8" w:rsidRPr="00230D84">
        <w:rPr>
          <w:rFonts w:ascii="Arial" w:hAnsi="Arial" w:cs="Arial"/>
          <w:sz w:val="18"/>
          <w:szCs w:val="18"/>
        </w:rPr>
        <w:t>”]</w:t>
      </w:r>
      <w:r w:rsidR="00F071C8">
        <w:rPr>
          <w:rFonts w:ascii="Arial" w:hAnsi="Arial" w:cs="Arial"/>
          <w:sz w:val="28"/>
          <w:szCs w:val="28"/>
        </w:rPr>
        <w:t xml:space="preserve"> </w:t>
      </w:r>
      <w:r w:rsidR="006B567B">
        <w:rPr>
          <w:rFonts w:ascii="Arial" w:hAnsi="Arial" w:cs="Arial"/>
          <w:sz w:val="28"/>
          <w:szCs w:val="28"/>
        </w:rPr>
        <w:t xml:space="preserve">Kuti </w:t>
      </w:r>
      <w:proofErr w:type="spellStart"/>
      <w:r w:rsidR="006B567B">
        <w:rPr>
          <w:rFonts w:ascii="Arial" w:hAnsi="Arial" w:cs="Arial"/>
          <w:sz w:val="28"/>
          <w:szCs w:val="28"/>
        </w:rPr>
        <w:t>kunotengwa</w:t>
      </w:r>
      <w:proofErr w:type="spellEnd"/>
      <w:r w:rsidR="006B567B">
        <w:rPr>
          <w:rFonts w:ascii="Arial" w:hAnsi="Arial" w:cs="Arial"/>
          <w:sz w:val="28"/>
          <w:szCs w:val="28"/>
        </w:rPr>
        <w:t xml:space="preserve"> </w:t>
      </w:r>
      <w:proofErr w:type="spellStart"/>
      <w:r w:rsidR="006B567B">
        <w:rPr>
          <w:rFonts w:ascii="Arial" w:hAnsi="Arial" w:cs="Arial"/>
          <w:sz w:val="28"/>
          <w:szCs w:val="28"/>
        </w:rPr>
        <w:t>masheets</w:t>
      </w:r>
      <w:proofErr w:type="spellEnd"/>
      <w:r w:rsidR="0099290D">
        <w:rPr>
          <w:rFonts w:ascii="Arial" w:hAnsi="Arial" w:cs="Arial"/>
          <w:sz w:val="28"/>
          <w:szCs w:val="28"/>
        </w:rPr>
        <w:t>,</w:t>
      </w:r>
      <w:r w:rsidR="006B567B">
        <w:rPr>
          <w:rFonts w:ascii="Arial" w:hAnsi="Arial" w:cs="Arial"/>
          <w:sz w:val="28"/>
          <w:szCs w:val="28"/>
        </w:rPr>
        <w:t xml:space="preserve"> iye </w:t>
      </w:r>
      <w:proofErr w:type="spellStart"/>
      <w:r w:rsidR="006B567B">
        <w:rPr>
          <w:rFonts w:ascii="Arial" w:hAnsi="Arial" w:cs="Arial"/>
          <w:sz w:val="28"/>
          <w:szCs w:val="28"/>
        </w:rPr>
        <w:t>anozviziva</w:t>
      </w:r>
      <w:proofErr w:type="spellEnd"/>
      <w:r w:rsidR="0099290D">
        <w:rPr>
          <w:rFonts w:ascii="Arial" w:hAnsi="Arial" w:cs="Arial"/>
          <w:sz w:val="28"/>
          <w:szCs w:val="28"/>
        </w:rPr>
        <w:t>.</w:t>
      </w:r>
      <w:r w:rsidR="006B567B">
        <w:rPr>
          <w:rFonts w:ascii="Arial" w:hAnsi="Arial" w:cs="Arial"/>
          <w:sz w:val="28"/>
          <w:szCs w:val="28"/>
        </w:rPr>
        <w:t xml:space="preserve"> </w:t>
      </w:r>
      <w:r w:rsidR="00C047C7">
        <w:rPr>
          <w:rFonts w:ascii="Arial" w:hAnsi="Arial" w:cs="Arial"/>
          <w:sz w:val="28"/>
          <w:szCs w:val="28"/>
        </w:rPr>
        <w:t>S</w:t>
      </w:r>
      <w:r w:rsidR="006B567B">
        <w:rPr>
          <w:rFonts w:ascii="Arial" w:hAnsi="Arial" w:cs="Arial"/>
          <w:sz w:val="28"/>
          <w:szCs w:val="28"/>
        </w:rPr>
        <w:t xml:space="preserve">aka </w:t>
      </w:r>
      <w:proofErr w:type="spellStart"/>
      <w:r w:rsidR="001C599D">
        <w:rPr>
          <w:rFonts w:ascii="Arial" w:hAnsi="Arial" w:cs="Arial"/>
          <w:sz w:val="28"/>
          <w:szCs w:val="28"/>
        </w:rPr>
        <w:t>unenge</w:t>
      </w:r>
      <w:proofErr w:type="spellEnd"/>
      <w:r w:rsidR="001C599D">
        <w:rPr>
          <w:rFonts w:ascii="Arial" w:hAnsi="Arial" w:cs="Arial"/>
          <w:sz w:val="28"/>
          <w:szCs w:val="28"/>
        </w:rPr>
        <w:t xml:space="preserve"> </w:t>
      </w:r>
      <w:proofErr w:type="spellStart"/>
      <w:r w:rsidR="001C599D">
        <w:rPr>
          <w:rFonts w:ascii="Arial" w:hAnsi="Arial" w:cs="Arial"/>
          <w:sz w:val="28"/>
          <w:szCs w:val="28"/>
        </w:rPr>
        <w:t>wododzidziswa</w:t>
      </w:r>
      <w:proofErr w:type="spellEnd"/>
      <w:r w:rsidR="001C599D">
        <w:rPr>
          <w:rFonts w:ascii="Arial" w:hAnsi="Arial" w:cs="Arial"/>
          <w:sz w:val="28"/>
          <w:szCs w:val="28"/>
        </w:rPr>
        <w:t xml:space="preserve"> iwewe </w:t>
      </w:r>
      <w:proofErr w:type="spellStart"/>
      <w:r w:rsidR="00723196">
        <w:rPr>
          <w:rFonts w:ascii="Arial" w:hAnsi="Arial" w:cs="Arial"/>
          <w:sz w:val="28"/>
          <w:szCs w:val="28"/>
        </w:rPr>
        <w:t>naChipo</w:t>
      </w:r>
      <w:proofErr w:type="spellEnd"/>
      <w:r w:rsidR="00723196">
        <w:rPr>
          <w:rFonts w:ascii="Arial" w:hAnsi="Arial" w:cs="Arial"/>
          <w:sz w:val="28"/>
          <w:szCs w:val="28"/>
        </w:rPr>
        <w:t xml:space="preserve"> </w:t>
      </w:r>
      <w:proofErr w:type="spellStart"/>
      <w:r w:rsidR="00723196">
        <w:rPr>
          <w:rFonts w:ascii="Arial" w:hAnsi="Arial" w:cs="Arial"/>
          <w:sz w:val="28"/>
          <w:szCs w:val="28"/>
        </w:rPr>
        <w:t>kunzi</w:t>
      </w:r>
      <w:proofErr w:type="spellEnd"/>
      <w:r w:rsidR="00723196">
        <w:rPr>
          <w:rFonts w:ascii="Arial" w:hAnsi="Arial" w:cs="Arial"/>
          <w:sz w:val="28"/>
          <w:szCs w:val="28"/>
        </w:rPr>
        <w:t xml:space="preserve">, </w:t>
      </w:r>
      <w:proofErr w:type="spellStart"/>
      <w:r w:rsidR="00723196">
        <w:rPr>
          <w:rFonts w:ascii="Arial" w:hAnsi="Arial" w:cs="Arial"/>
          <w:sz w:val="28"/>
          <w:szCs w:val="28"/>
        </w:rPr>
        <w:t>masheets</w:t>
      </w:r>
      <w:proofErr w:type="spellEnd"/>
      <w:r w:rsidR="00723196">
        <w:rPr>
          <w:rFonts w:ascii="Arial" w:hAnsi="Arial" w:cs="Arial"/>
          <w:sz w:val="28"/>
          <w:szCs w:val="28"/>
        </w:rPr>
        <w:t xml:space="preserve"> edu </w:t>
      </w:r>
      <w:proofErr w:type="spellStart"/>
      <w:r w:rsidR="00723196">
        <w:rPr>
          <w:rFonts w:ascii="Arial" w:hAnsi="Arial" w:cs="Arial"/>
          <w:sz w:val="28"/>
          <w:szCs w:val="28"/>
        </w:rPr>
        <w:t>haachakwan</w:t>
      </w:r>
      <w:r w:rsidR="008C18EE">
        <w:rPr>
          <w:rFonts w:ascii="Arial" w:hAnsi="Arial" w:cs="Arial"/>
          <w:sz w:val="28"/>
          <w:szCs w:val="28"/>
        </w:rPr>
        <w:t>a</w:t>
      </w:r>
      <w:proofErr w:type="spellEnd"/>
      <w:r w:rsidR="008C18EE">
        <w:rPr>
          <w:rFonts w:ascii="Arial" w:hAnsi="Arial" w:cs="Arial"/>
          <w:sz w:val="28"/>
          <w:szCs w:val="28"/>
        </w:rPr>
        <w:t>.</w:t>
      </w:r>
      <w:r w:rsidR="00FA308E">
        <w:rPr>
          <w:rFonts w:ascii="Arial" w:hAnsi="Arial" w:cs="Arial"/>
          <w:sz w:val="28"/>
          <w:szCs w:val="28"/>
        </w:rPr>
        <w:t xml:space="preserve"> </w:t>
      </w:r>
      <w:r w:rsidR="009800C1" w:rsidRPr="009800C1">
        <w:rPr>
          <w:rFonts w:ascii="Arial" w:hAnsi="Arial" w:cs="Arial"/>
          <w:sz w:val="18"/>
          <w:szCs w:val="28"/>
        </w:rPr>
        <w:t>[Apostle Gumbura laughs]</w:t>
      </w:r>
      <w:r w:rsidR="003C5621">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523394">
        <w:rPr>
          <w:rFonts w:ascii="Arial" w:hAnsi="Arial" w:cs="Arial"/>
          <w:sz w:val="28"/>
          <w:szCs w:val="28"/>
        </w:rPr>
        <w:t xml:space="preserve"> kuti </w:t>
      </w:r>
      <w:proofErr w:type="spellStart"/>
      <w:r w:rsidR="00523394">
        <w:rPr>
          <w:rFonts w:ascii="Arial" w:hAnsi="Arial" w:cs="Arial"/>
          <w:sz w:val="28"/>
          <w:szCs w:val="28"/>
        </w:rPr>
        <w:t>m</w:t>
      </w:r>
      <w:r w:rsidR="00FE4CBA">
        <w:rPr>
          <w:rFonts w:ascii="Arial" w:hAnsi="Arial" w:cs="Arial"/>
          <w:sz w:val="28"/>
          <w:szCs w:val="28"/>
        </w:rPr>
        <w:t>a</w:t>
      </w:r>
      <w:r w:rsidR="00523394">
        <w:rPr>
          <w:rFonts w:ascii="Arial" w:hAnsi="Arial" w:cs="Arial"/>
          <w:sz w:val="28"/>
          <w:szCs w:val="28"/>
        </w:rPr>
        <w:t>nje</w:t>
      </w:r>
      <w:proofErr w:type="spellEnd"/>
      <w:r w:rsidR="00DB0C9E">
        <w:rPr>
          <w:rFonts w:ascii="Arial" w:hAnsi="Arial" w:cs="Arial"/>
          <w:sz w:val="28"/>
          <w:szCs w:val="28"/>
        </w:rPr>
        <w:t>,</w:t>
      </w:r>
      <w:r w:rsidR="00523394">
        <w:rPr>
          <w:rFonts w:ascii="Arial" w:hAnsi="Arial" w:cs="Arial"/>
          <w:sz w:val="28"/>
          <w:szCs w:val="28"/>
        </w:rPr>
        <w:t xml:space="preserve"> </w:t>
      </w:r>
      <w:proofErr w:type="spellStart"/>
      <w:r w:rsidR="002D07FF">
        <w:rPr>
          <w:rFonts w:ascii="Arial" w:hAnsi="Arial" w:cs="Arial"/>
          <w:sz w:val="28"/>
          <w:szCs w:val="28"/>
        </w:rPr>
        <w:t>saka</w:t>
      </w:r>
      <w:proofErr w:type="spellEnd"/>
      <w:r w:rsidR="002D07FF">
        <w:rPr>
          <w:rFonts w:ascii="Arial" w:hAnsi="Arial" w:cs="Arial"/>
          <w:sz w:val="28"/>
          <w:szCs w:val="28"/>
        </w:rPr>
        <w:t xml:space="preserve"> </w:t>
      </w:r>
      <w:proofErr w:type="spellStart"/>
      <w:r w:rsidR="002D07FF">
        <w:rPr>
          <w:rFonts w:ascii="Arial" w:hAnsi="Arial" w:cs="Arial"/>
          <w:sz w:val="28"/>
          <w:szCs w:val="28"/>
        </w:rPr>
        <w:t>zvi</w:t>
      </w:r>
      <w:r w:rsidR="002A028F">
        <w:rPr>
          <w:rFonts w:ascii="Arial" w:hAnsi="Arial" w:cs="Arial"/>
          <w:sz w:val="28"/>
          <w:szCs w:val="28"/>
        </w:rPr>
        <w:t>nenge</w:t>
      </w:r>
      <w:proofErr w:type="spellEnd"/>
      <w:r w:rsidR="002A028F">
        <w:rPr>
          <w:rFonts w:ascii="Arial" w:hAnsi="Arial" w:cs="Arial"/>
          <w:sz w:val="28"/>
          <w:szCs w:val="28"/>
        </w:rPr>
        <w:t xml:space="preserve"> nani </w:t>
      </w:r>
      <w:proofErr w:type="spellStart"/>
      <w:r w:rsidR="00725644">
        <w:rPr>
          <w:rFonts w:ascii="Arial" w:hAnsi="Arial" w:cs="Arial"/>
          <w:sz w:val="28"/>
          <w:szCs w:val="28"/>
        </w:rPr>
        <w:t>zvake</w:t>
      </w:r>
      <w:proofErr w:type="spellEnd"/>
      <w:r w:rsidR="00725644">
        <w:rPr>
          <w:rFonts w:ascii="Arial" w:hAnsi="Arial" w:cs="Arial"/>
          <w:sz w:val="28"/>
          <w:szCs w:val="28"/>
        </w:rPr>
        <w:t xml:space="preserve"> C</w:t>
      </w:r>
      <w:r w:rsidR="002A028F">
        <w:rPr>
          <w:rFonts w:ascii="Arial" w:hAnsi="Arial" w:cs="Arial"/>
          <w:sz w:val="28"/>
          <w:szCs w:val="28"/>
        </w:rPr>
        <w:t xml:space="preserve">hipo </w:t>
      </w:r>
      <w:proofErr w:type="spellStart"/>
      <w:r w:rsidR="002A028F">
        <w:rPr>
          <w:rFonts w:ascii="Arial" w:hAnsi="Arial" w:cs="Arial"/>
          <w:sz w:val="28"/>
          <w:szCs w:val="28"/>
        </w:rPr>
        <w:t>akazvigarira</w:t>
      </w:r>
      <w:proofErr w:type="spellEnd"/>
      <w:r w:rsidR="002A028F">
        <w:rPr>
          <w:rFonts w:ascii="Arial" w:hAnsi="Arial" w:cs="Arial"/>
          <w:sz w:val="28"/>
          <w:szCs w:val="28"/>
        </w:rPr>
        <w:t xml:space="preserve"> </w:t>
      </w:r>
      <w:proofErr w:type="spellStart"/>
      <w:r w:rsidR="00CC7BE9">
        <w:rPr>
          <w:rFonts w:ascii="Arial" w:hAnsi="Arial" w:cs="Arial"/>
          <w:sz w:val="28"/>
          <w:szCs w:val="28"/>
        </w:rPr>
        <w:t>akanamata</w:t>
      </w:r>
      <w:proofErr w:type="spellEnd"/>
      <w:r w:rsidR="00DB0C9E">
        <w:rPr>
          <w:rFonts w:ascii="Arial" w:hAnsi="Arial" w:cs="Arial"/>
          <w:sz w:val="28"/>
          <w:szCs w:val="28"/>
        </w:rPr>
        <w:t>.</w:t>
      </w:r>
      <w:r w:rsidR="00CC7BE9">
        <w:rPr>
          <w:rFonts w:ascii="Arial" w:hAnsi="Arial" w:cs="Arial"/>
          <w:sz w:val="28"/>
          <w:szCs w:val="28"/>
        </w:rPr>
        <w:t xml:space="preserve"> </w:t>
      </w:r>
      <w:r w:rsidR="00DB0C9E">
        <w:rPr>
          <w:rFonts w:ascii="Arial" w:hAnsi="Arial" w:cs="Arial"/>
          <w:sz w:val="28"/>
          <w:szCs w:val="28"/>
        </w:rPr>
        <w:t>H</w:t>
      </w:r>
      <w:r w:rsidR="00CC7BE9">
        <w:rPr>
          <w:rFonts w:ascii="Arial" w:hAnsi="Arial" w:cs="Arial"/>
          <w:sz w:val="28"/>
          <w:szCs w:val="28"/>
        </w:rPr>
        <w:t>andi</w:t>
      </w:r>
      <w:r w:rsidR="00266D2A">
        <w:rPr>
          <w:rFonts w:ascii="Arial" w:hAnsi="Arial" w:cs="Arial"/>
          <w:sz w:val="28"/>
          <w:szCs w:val="28"/>
        </w:rPr>
        <w:t xml:space="preserve"> </w:t>
      </w:r>
      <w:proofErr w:type="spellStart"/>
      <w:r w:rsidR="00266D2A">
        <w:rPr>
          <w:rFonts w:ascii="Arial" w:hAnsi="Arial" w:cs="Arial"/>
          <w:sz w:val="28"/>
          <w:szCs w:val="28"/>
        </w:rPr>
        <w:t>m</w:t>
      </w:r>
      <w:r w:rsidR="00CC7BE9">
        <w:rPr>
          <w:rFonts w:ascii="Arial" w:hAnsi="Arial" w:cs="Arial"/>
          <w:sz w:val="28"/>
          <w:szCs w:val="28"/>
        </w:rPr>
        <w:t>uona</w:t>
      </w:r>
      <w:proofErr w:type="spellEnd"/>
      <w:r w:rsidR="00CC7BE9">
        <w:rPr>
          <w:rFonts w:ascii="Arial" w:hAnsi="Arial" w:cs="Arial"/>
          <w:sz w:val="28"/>
          <w:szCs w:val="28"/>
        </w:rPr>
        <w:t xml:space="preserve"> </w:t>
      </w:r>
      <w:proofErr w:type="spellStart"/>
      <w:r w:rsidR="00CC7BE9">
        <w:rPr>
          <w:rFonts w:ascii="Arial" w:hAnsi="Arial" w:cs="Arial"/>
          <w:sz w:val="28"/>
          <w:szCs w:val="28"/>
        </w:rPr>
        <w:t>mamiriro</w:t>
      </w:r>
      <w:proofErr w:type="spellEnd"/>
      <w:r w:rsidR="00CC7BE9">
        <w:rPr>
          <w:rFonts w:ascii="Arial" w:hAnsi="Arial" w:cs="Arial"/>
          <w:sz w:val="28"/>
          <w:szCs w:val="28"/>
        </w:rPr>
        <w:t xml:space="preserve"> </w:t>
      </w:r>
      <w:proofErr w:type="spellStart"/>
      <w:r w:rsidR="00CC7BE9">
        <w:rPr>
          <w:rFonts w:ascii="Arial" w:hAnsi="Arial" w:cs="Arial"/>
          <w:sz w:val="28"/>
          <w:szCs w:val="28"/>
        </w:rPr>
        <w:t>azvinenge</w:t>
      </w:r>
      <w:proofErr w:type="spellEnd"/>
      <w:r w:rsidR="00CC7BE9">
        <w:rPr>
          <w:rFonts w:ascii="Arial" w:hAnsi="Arial" w:cs="Arial"/>
          <w:sz w:val="28"/>
          <w:szCs w:val="28"/>
        </w:rPr>
        <w:t xml:space="preserve"> zvakaita</w:t>
      </w:r>
      <w:r w:rsidR="00581F0D">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7B2667">
        <w:rPr>
          <w:rFonts w:ascii="Arial" w:hAnsi="Arial" w:cs="Arial"/>
          <w:sz w:val="28"/>
          <w:szCs w:val="28"/>
        </w:rPr>
        <w:t>Ehe</w:t>
      </w:r>
      <w:proofErr w:type="spellEnd"/>
      <w:r w:rsidR="007B2667">
        <w:rPr>
          <w:rFonts w:ascii="Arial" w:hAnsi="Arial" w:cs="Arial"/>
          <w:sz w:val="28"/>
          <w:szCs w:val="28"/>
        </w:rPr>
        <w:t xml:space="preserve"> </w:t>
      </w:r>
      <w:proofErr w:type="spellStart"/>
      <w:r w:rsidR="007B2667">
        <w:rPr>
          <w:rFonts w:ascii="Arial" w:hAnsi="Arial" w:cs="Arial"/>
          <w:sz w:val="28"/>
          <w:szCs w:val="28"/>
        </w:rPr>
        <w:t>zvotori</w:t>
      </w:r>
      <w:proofErr w:type="spellEnd"/>
      <w:r w:rsidR="007B2667">
        <w:rPr>
          <w:rFonts w:ascii="Arial" w:hAnsi="Arial" w:cs="Arial"/>
          <w:sz w:val="28"/>
          <w:szCs w:val="28"/>
        </w:rPr>
        <w:t xml:space="preserve"> nani</w:t>
      </w:r>
      <w:r w:rsidR="00581F0D">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FF37DC">
        <w:rPr>
          <w:rFonts w:ascii="Arial" w:hAnsi="Arial" w:cs="Arial"/>
          <w:sz w:val="28"/>
          <w:szCs w:val="28"/>
        </w:rPr>
        <w:t>.</w:t>
      </w:r>
      <w:r w:rsidR="00581F0D">
        <w:rPr>
          <w:rFonts w:ascii="Arial" w:hAnsi="Arial" w:cs="Arial"/>
          <w:sz w:val="28"/>
          <w:szCs w:val="28"/>
        </w:rPr>
        <w:t xml:space="preserve"> </w:t>
      </w:r>
      <w:proofErr w:type="spellStart"/>
      <w:r w:rsidR="00FF37DC">
        <w:rPr>
          <w:rFonts w:ascii="Arial" w:hAnsi="Arial" w:cs="Arial"/>
          <w:sz w:val="28"/>
          <w:szCs w:val="28"/>
        </w:rPr>
        <w:t>e</w:t>
      </w:r>
      <w:r w:rsidR="00AA4506">
        <w:rPr>
          <w:rFonts w:ascii="Arial" w:hAnsi="Arial" w:cs="Arial"/>
          <w:sz w:val="28"/>
          <w:szCs w:val="28"/>
        </w:rPr>
        <w:t>nde</w:t>
      </w:r>
      <w:proofErr w:type="spellEnd"/>
      <w:r w:rsidR="00AA4506">
        <w:rPr>
          <w:rFonts w:ascii="Arial" w:hAnsi="Arial" w:cs="Arial"/>
          <w:sz w:val="28"/>
          <w:szCs w:val="28"/>
        </w:rPr>
        <w:t xml:space="preserve"> </w:t>
      </w:r>
      <w:proofErr w:type="spellStart"/>
      <w:r w:rsidR="00AA4506">
        <w:rPr>
          <w:rFonts w:ascii="Arial" w:hAnsi="Arial" w:cs="Arial"/>
          <w:sz w:val="28"/>
          <w:szCs w:val="28"/>
        </w:rPr>
        <w:t>vacho</w:t>
      </w:r>
      <w:proofErr w:type="spellEnd"/>
      <w:r w:rsidR="00AA4506">
        <w:rPr>
          <w:rFonts w:ascii="Arial" w:hAnsi="Arial" w:cs="Arial"/>
          <w:sz w:val="28"/>
          <w:szCs w:val="28"/>
        </w:rPr>
        <w:t xml:space="preserve"> ma brother </w:t>
      </w:r>
      <w:proofErr w:type="spellStart"/>
      <w:r w:rsidR="00AA4506">
        <w:rPr>
          <w:rFonts w:ascii="Arial" w:hAnsi="Arial" w:cs="Arial"/>
          <w:sz w:val="28"/>
          <w:szCs w:val="28"/>
        </w:rPr>
        <w:t>anenge</w:t>
      </w:r>
      <w:proofErr w:type="spellEnd"/>
      <w:r w:rsidR="00AA4506">
        <w:rPr>
          <w:rFonts w:ascii="Arial" w:hAnsi="Arial" w:cs="Arial"/>
          <w:sz w:val="28"/>
          <w:szCs w:val="28"/>
        </w:rPr>
        <w:t xml:space="preserve"> </w:t>
      </w:r>
      <w:proofErr w:type="spellStart"/>
      <w:r w:rsidR="00AA4506">
        <w:rPr>
          <w:rFonts w:ascii="Arial" w:hAnsi="Arial" w:cs="Arial"/>
          <w:sz w:val="28"/>
          <w:szCs w:val="28"/>
        </w:rPr>
        <w:t>achikwanisa</w:t>
      </w:r>
      <w:proofErr w:type="spellEnd"/>
      <w:r w:rsidR="00AA4506">
        <w:rPr>
          <w:rFonts w:ascii="Arial" w:hAnsi="Arial" w:cs="Arial"/>
          <w:sz w:val="28"/>
          <w:szCs w:val="28"/>
        </w:rPr>
        <w:t xml:space="preserve"> kuti </w:t>
      </w:r>
      <w:proofErr w:type="spellStart"/>
      <w:r w:rsidR="00AA4506">
        <w:rPr>
          <w:rFonts w:ascii="Arial" w:hAnsi="Arial" w:cs="Arial"/>
          <w:sz w:val="28"/>
          <w:szCs w:val="28"/>
        </w:rPr>
        <w:t>aroore</w:t>
      </w:r>
      <w:proofErr w:type="spellEnd"/>
      <w:r w:rsidR="00FF37DC">
        <w:rPr>
          <w:rFonts w:ascii="Arial" w:hAnsi="Arial" w:cs="Arial"/>
          <w:sz w:val="28"/>
          <w:szCs w:val="28"/>
        </w:rPr>
        <w:t>,</w:t>
      </w:r>
      <w:r w:rsidR="00AA4506">
        <w:rPr>
          <w:rFonts w:ascii="Arial" w:hAnsi="Arial" w:cs="Arial"/>
          <w:sz w:val="28"/>
          <w:szCs w:val="28"/>
        </w:rPr>
        <w:t xml:space="preserve"> vari </w:t>
      </w:r>
      <w:proofErr w:type="spellStart"/>
      <w:r w:rsidR="00AA4506">
        <w:rPr>
          <w:rFonts w:ascii="Arial" w:hAnsi="Arial" w:cs="Arial"/>
          <w:sz w:val="28"/>
          <w:szCs w:val="28"/>
        </w:rPr>
        <w:t>kuto</w:t>
      </w:r>
      <w:proofErr w:type="spellEnd"/>
      <w:r w:rsidR="00AA4506">
        <w:rPr>
          <w:rFonts w:ascii="Arial" w:hAnsi="Arial" w:cs="Arial"/>
          <w:sz w:val="28"/>
          <w:szCs w:val="28"/>
        </w:rPr>
        <w:t xml:space="preserve"> </w:t>
      </w:r>
      <w:proofErr w:type="spellStart"/>
      <w:r w:rsidR="00AA4506" w:rsidRPr="00BE08F5">
        <w:rPr>
          <w:rFonts w:ascii="Arial" w:hAnsi="Arial" w:cs="Arial"/>
          <w:i/>
          <w:iCs/>
          <w:sz w:val="28"/>
          <w:szCs w:val="28"/>
        </w:rPr>
        <w:t>strugg</w:t>
      </w:r>
      <w:proofErr w:type="spellEnd"/>
      <w:r w:rsidR="00AA4506" w:rsidRPr="00BE08F5">
        <w:rPr>
          <w:rFonts w:ascii="Arial" w:hAnsi="Arial" w:cs="Arial"/>
          <w:i/>
          <w:iCs/>
          <w:sz w:val="28"/>
          <w:szCs w:val="28"/>
        </w:rPr>
        <w:t>-ula</w:t>
      </w:r>
      <w:r w:rsidR="00AA4506">
        <w:rPr>
          <w:rFonts w:ascii="Arial" w:hAnsi="Arial" w:cs="Arial"/>
          <w:sz w:val="28"/>
          <w:szCs w:val="28"/>
        </w:rPr>
        <w:t xml:space="preserve"> </w:t>
      </w:r>
      <w:proofErr w:type="spellStart"/>
      <w:r w:rsidR="00F4704A">
        <w:rPr>
          <w:rFonts w:ascii="Arial" w:hAnsi="Arial" w:cs="Arial"/>
          <w:sz w:val="28"/>
          <w:szCs w:val="28"/>
        </w:rPr>
        <w:t>nevava</w:t>
      </w:r>
      <w:proofErr w:type="spellEnd"/>
      <w:r w:rsidR="00F4704A">
        <w:rPr>
          <w:rFonts w:ascii="Arial" w:hAnsi="Arial" w:cs="Arial"/>
          <w:sz w:val="28"/>
          <w:szCs w:val="28"/>
        </w:rPr>
        <w:t xml:space="preserve"> navo</w:t>
      </w:r>
      <w:r w:rsidR="00630D34">
        <w:rPr>
          <w:rFonts w:ascii="Arial" w:hAnsi="Arial" w:cs="Arial"/>
          <w:sz w:val="28"/>
          <w:szCs w:val="28"/>
        </w:rPr>
        <w:t xml:space="preserve"> ka</w:t>
      </w:r>
      <w:r w:rsidR="00F4704A">
        <w:rPr>
          <w:rFonts w:ascii="Arial" w:hAnsi="Arial" w:cs="Arial"/>
          <w:sz w:val="28"/>
          <w:szCs w:val="28"/>
        </w:rPr>
        <w:t xml:space="preserve">…? </w:t>
      </w:r>
      <w:r w:rsidR="00F4704A" w:rsidRPr="00230D84">
        <w:rPr>
          <w:rFonts w:ascii="Arial" w:hAnsi="Arial" w:cs="Arial"/>
          <w:sz w:val="18"/>
          <w:szCs w:val="18"/>
        </w:rPr>
        <w:t xml:space="preserve">[Congregation </w:t>
      </w:r>
      <w:r w:rsidR="00063DA1" w:rsidRPr="00230D84">
        <w:rPr>
          <w:rFonts w:ascii="Arial" w:hAnsi="Arial" w:cs="Arial"/>
          <w:sz w:val="18"/>
          <w:szCs w:val="18"/>
        </w:rPr>
        <w:t>says, “</w:t>
      </w:r>
      <w:proofErr w:type="spellStart"/>
      <w:r w:rsidR="00F4704A" w:rsidRPr="00230D84">
        <w:rPr>
          <w:rFonts w:ascii="Arial" w:hAnsi="Arial" w:cs="Arial"/>
          <w:sz w:val="18"/>
          <w:szCs w:val="18"/>
        </w:rPr>
        <w:t>kare</w:t>
      </w:r>
      <w:proofErr w:type="spellEnd"/>
      <w:r w:rsidR="00F4704A" w:rsidRPr="00230D84">
        <w:rPr>
          <w:rFonts w:ascii="Arial" w:hAnsi="Arial" w:cs="Arial"/>
          <w:sz w:val="18"/>
          <w:szCs w:val="18"/>
        </w:rPr>
        <w:t>."]</w:t>
      </w:r>
    </w:p>
    <w:p w14:paraId="3F976245" w14:textId="03BB769D" w:rsidR="00575074" w:rsidRDefault="003450C9" w:rsidP="00EE1207">
      <w:pPr>
        <w:jc w:val="both"/>
        <w:rPr>
          <w:rFonts w:ascii="Arial" w:hAnsi="Arial" w:cs="Arial"/>
          <w:sz w:val="28"/>
          <w:szCs w:val="28"/>
        </w:rPr>
      </w:pPr>
      <w:r>
        <w:rPr>
          <w:rFonts w:ascii="Arial" w:hAnsi="Arial" w:cs="Arial"/>
          <w:sz w:val="28"/>
          <w:szCs w:val="28"/>
          <w:vertAlign w:val="superscript"/>
        </w:rPr>
        <w:t xml:space="preserve">102 </w:t>
      </w:r>
      <w:proofErr w:type="spellStart"/>
      <w:r w:rsidR="00C72128">
        <w:rPr>
          <w:rFonts w:ascii="Arial" w:hAnsi="Arial" w:cs="Arial"/>
          <w:sz w:val="28"/>
          <w:szCs w:val="28"/>
        </w:rPr>
        <w:t>Mukanzwa</w:t>
      </w:r>
      <w:proofErr w:type="spellEnd"/>
      <w:r w:rsidR="00C72128">
        <w:rPr>
          <w:rFonts w:ascii="Arial" w:hAnsi="Arial" w:cs="Arial"/>
          <w:sz w:val="28"/>
          <w:szCs w:val="28"/>
        </w:rPr>
        <w:t xml:space="preserve"> </w:t>
      </w:r>
      <w:proofErr w:type="spellStart"/>
      <w:r w:rsidR="00C72128">
        <w:rPr>
          <w:rFonts w:ascii="Arial" w:hAnsi="Arial" w:cs="Arial"/>
          <w:sz w:val="28"/>
          <w:szCs w:val="28"/>
        </w:rPr>
        <w:t>ndichiti</w:t>
      </w:r>
      <w:proofErr w:type="spellEnd"/>
      <w:r w:rsidR="00C72128">
        <w:rPr>
          <w:rFonts w:ascii="Arial" w:hAnsi="Arial" w:cs="Arial"/>
          <w:sz w:val="28"/>
          <w:szCs w:val="28"/>
        </w:rPr>
        <w:t xml:space="preserve"> vanhu </w:t>
      </w:r>
      <w:proofErr w:type="spellStart"/>
      <w:r w:rsidR="00C72128">
        <w:rPr>
          <w:rFonts w:ascii="Arial" w:hAnsi="Arial" w:cs="Arial"/>
          <w:sz w:val="28"/>
          <w:szCs w:val="28"/>
        </w:rPr>
        <w:t>vaMwari</w:t>
      </w:r>
      <w:proofErr w:type="spellEnd"/>
      <w:r w:rsidR="00C72128">
        <w:rPr>
          <w:rFonts w:ascii="Arial" w:hAnsi="Arial" w:cs="Arial"/>
          <w:sz w:val="28"/>
          <w:szCs w:val="28"/>
        </w:rPr>
        <w:t xml:space="preserve"> </w:t>
      </w:r>
      <w:proofErr w:type="spellStart"/>
      <w:r w:rsidR="00C72128">
        <w:rPr>
          <w:rFonts w:ascii="Arial" w:hAnsi="Arial" w:cs="Arial"/>
          <w:sz w:val="28"/>
          <w:szCs w:val="28"/>
        </w:rPr>
        <w:t>ropafadzwai</w:t>
      </w:r>
      <w:proofErr w:type="spellEnd"/>
      <w:r w:rsidR="00C72128">
        <w:rPr>
          <w:rFonts w:ascii="Arial" w:hAnsi="Arial" w:cs="Arial"/>
          <w:sz w:val="28"/>
          <w:szCs w:val="28"/>
        </w:rPr>
        <w:t xml:space="preserve"> </w:t>
      </w:r>
      <w:proofErr w:type="spellStart"/>
      <w:r w:rsidR="00C72128">
        <w:rPr>
          <w:rFonts w:ascii="Arial" w:hAnsi="Arial" w:cs="Arial"/>
          <w:sz w:val="28"/>
          <w:szCs w:val="28"/>
        </w:rPr>
        <w:t>handisi</w:t>
      </w:r>
      <w:proofErr w:type="spellEnd"/>
      <w:r w:rsidR="00C72128">
        <w:rPr>
          <w:rFonts w:ascii="Arial" w:hAnsi="Arial" w:cs="Arial"/>
          <w:sz w:val="28"/>
          <w:szCs w:val="28"/>
        </w:rPr>
        <w:t xml:space="preserve"> </w:t>
      </w:r>
      <w:proofErr w:type="spellStart"/>
      <w:r w:rsidR="00C72128">
        <w:rPr>
          <w:rFonts w:ascii="Arial" w:hAnsi="Arial" w:cs="Arial"/>
          <w:sz w:val="28"/>
          <w:szCs w:val="28"/>
        </w:rPr>
        <w:t>kumbozvii</w:t>
      </w:r>
      <w:r w:rsidR="002A5F41">
        <w:rPr>
          <w:rFonts w:ascii="Arial" w:hAnsi="Arial" w:cs="Arial"/>
          <w:sz w:val="28"/>
          <w:szCs w:val="28"/>
        </w:rPr>
        <w:t>tira</w:t>
      </w:r>
      <w:proofErr w:type="spellEnd"/>
      <w:r w:rsidR="002A5F41">
        <w:rPr>
          <w:rFonts w:ascii="Arial" w:hAnsi="Arial" w:cs="Arial"/>
          <w:sz w:val="28"/>
          <w:szCs w:val="28"/>
        </w:rPr>
        <w:t xml:space="preserve"> </w:t>
      </w:r>
      <w:proofErr w:type="spellStart"/>
      <w:r w:rsidR="002A5F41">
        <w:rPr>
          <w:rFonts w:ascii="Arial" w:hAnsi="Arial" w:cs="Arial"/>
          <w:sz w:val="28"/>
          <w:szCs w:val="28"/>
        </w:rPr>
        <w:t>inini</w:t>
      </w:r>
      <w:proofErr w:type="spellEnd"/>
      <w:r w:rsidR="003D64A8">
        <w:rPr>
          <w:rFonts w:ascii="Arial" w:hAnsi="Arial" w:cs="Arial"/>
          <w:sz w:val="28"/>
          <w:szCs w:val="28"/>
        </w:rPr>
        <w:t>.</w:t>
      </w:r>
      <w:r w:rsidR="002A5F41">
        <w:rPr>
          <w:rFonts w:ascii="Arial" w:hAnsi="Arial" w:cs="Arial"/>
          <w:sz w:val="28"/>
          <w:szCs w:val="28"/>
        </w:rPr>
        <w:t xml:space="preserve"> </w:t>
      </w:r>
      <w:r w:rsidR="002A5F41" w:rsidRPr="00230D84">
        <w:rPr>
          <w:rFonts w:ascii="Arial" w:hAnsi="Arial" w:cs="Arial"/>
          <w:sz w:val="18"/>
          <w:szCs w:val="18"/>
        </w:rPr>
        <w:t xml:space="preserve">[Congregation </w:t>
      </w:r>
      <w:r w:rsidR="00063DA1" w:rsidRPr="00230D84">
        <w:rPr>
          <w:rFonts w:ascii="Arial" w:hAnsi="Arial" w:cs="Arial"/>
          <w:sz w:val="18"/>
          <w:szCs w:val="18"/>
        </w:rPr>
        <w:t>says, “</w:t>
      </w:r>
      <w:r w:rsidR="002A5F41" w:rsidRPr="00230D84">
        <w:rPr>
          <w:rFonts w:ascii="Arial" w:hAnsi="Arial" w:cs="Arial"/>
          <w:sz w:val="18"/>
          <w:szCs w:val="18"/>
        </w:rPr>
        <w:t>Amen/mmm."]</w:t>
      </w:r>
      <w:r w:rsidR="002A5F41">
        <w:rPr>
          <w:rFonts w:ascii="Arial" w:hAnsi="Arial" w:cs="Arial"/>
          <w:sz w:val="28"/>
          <w:szCs w:val="28"/>
        </w:rPr>
        <w:t xml:space="preserve"> </w:t>
      </w:r>
      <w:r w:rsidR="00EB1241">
        <w:rPr>
          <w:rFonts w:ascii="Arial" w:hAnsi="Arial" w:cs="Arial"/>
          <w:sz w:val="28"/>
          <w:szCs w:val="28"/>
        </w:rPr>
        <w:t xml:space="preserve">Hatidi kuti… </w:t>
      </w:r>
      <w:proofErr w:type="spellStart"/>
      <w:r w:rsidR="00EB1241">
        <w:rPr>
          <w:rFonts w:ascii="Arial" w:hAnsi="Arial" w:cs="Arial"/>
          <w:sz w:val="28"/>
          <w:szCs w:val="28"/>
        </w:rPr>
        <w:t>toda</w:t>
      </w:r>
      <w:proofErr w:type="spellEnd"/>
      <w:r w:rsidR="00EB1241">
        <w:rPr>
          <w:rFonts w:ascii="Arial" w:hAnsi="Arial" w:cs="Arial"/>
          <w:sz w:val="28"/>
          <w:szCs w:val="28"/>
        </w:rPr>
        <w:t xml:space="preserve"> kuti </w:t>
      </w:r>
      <w:proofErr w:type="spellStart"/>
      <w:r w:rsidR="00EB1241">
        <w:rPr>
          <w:rFonts w:ascii="Arial" w:hAnsi="Arial" w:cs="Arial"/>
          <w:sz w:val="28"/>
          <w:szCs w:val="28"/>
        </w:rPr>
        <w:t>p</w:t>
      </w:r>
      <w:r w:rsidR="00302A34">
        <w:rPr>
          <w:rFonts w:ascii="Arial" w:hAnsi="Arial" w:cs="Arial"/>
          <w:sz w:val="28"/>
          <w:szCs w:val="28"/>
        </w:rPr>
        <w:t>a</w:t>
      </w:r>
      <w:r w:rsidR="00EB1241">
        <w:rPr>
          <w:rFonts w:ascii="Arial" w:hAnsi="Arial" w:cs="Arial"/>
          <w:sz w:val="28"/>
          <w:szCs w:val="28"/>
        </w:rPr>
        <w:t>C</w:t>
      </w:r>
      <w:r w:rsidR="00302A34">
        <w:rPr>
          <w:rFonts w:ascii="Arial" w:hAnsi="Arial" w:cs="Arial"/>
          <w:sz w:val="28"/>
          <w:szCs w:val="28"/>
        </w:rPr>
        <w:t>hurch</w:t>
      </w:r>
      <w:proofErr w:type="spellEnd"/>
      <w:r w:rsidR="00302A34">
        <w:rPr>
          <w:rFonts w:ascii="Arial" w:hAnsi="Arial" w:cs="Arial"/>
          <w:sz w:val="28"/>
          <w:szCs w:val="28"/>
        </w:rPr>
        <w:t xml:space="preserve"> pano </w:t>
      </w:r>
      <w:proofErr w:type="spellStart"/>
      <w:r w:rsidR="00302A34">
        <w:rPr>
          <w:rFonts w:ascii="Arial" w:hAnsi="Arial" w:cs="Arial"/>
          <w:sz w:val="28"/>
          <w:szCs w:val="28"/>
        </w:rPr>
        <w:t>paite</w:t>
      </w:r>
      <w:proofErr w:type="spellEnd"/>
      <w:r w:rsidR="00302A34">
        <w:rPr>
          <w:rFonts w:ascii="Arial" w:hAnsi="Arial" w:cs="Arial"/>
          <w:sz w:val="28"/>
          <w:szCs w:val="28"/>
        </w:rPr>
        <w:t xml:space="preserve"> crisis </w:t>
      </w:r>
      <w:proofErr w:type="spellStart"/>
      <w:r w:rsidR="00302A34">
        <w:rPr>
          <w:rFonts w:ascii="Arial" w:hAnsi="Arial" w:cs="Arial"/>
          <w:sz w:val="28"/>
          <w:szCs w:val="28"/>
        </w:rPr>
        <w:t>yevasikana</w:t>
      </w:r>
      <w:proofErr w:type="spellEnd"/>
      <w:r w:rsidR="00302A34">
        <w:rPr>
          <w:rFonts w:ascii="Arial" w:hAnsi="Arial" w:cs="Arial"/>
          <w:sz w:val="28"/>
          <w:szCs w:val="28"/>
        </w:rPr>
        <w:t xml:space="preserve"> </w:t>
      </w:r>
      <w:proofErr w:type="spellStart"/>
      <w:r w:rsidR="00302D9F">
        <w:rPr>
          <w:rFonts w:ascii="Arial" w:hAnsi="Arial" w:cs="Arial"/>
          <w:sz w:val="28"/>
          <w:szCs w:val="28"/>
        </w:rPr>
        <w:t>vachipereredza</w:t>
      </w:r>
      <w:proofErr w:type="spellEnd"/>
      <w:r w:rsidR="00A5744C">
        <w:rPr>
          <w:rFonts w:ascii="Arial" w:hAnsi="Arial" w:cs="Arial"/>
          <w:sz w:val="28"/>
          <w:szCs w:val="28"/>
        </w:rPr>
        <w:t>.</w:t>
      </w:r>
      <w:r w:rsidR="00302D9F">
        <w:rPr>
          <w:rFonts w:ascii="Arial" w:hAnsi="Arial" w:cs="Arial"/>
          <w:sz w:val="28"/>
          <w:szCs w:val="28"/>
        </w:rPr>
        <w:t xml:space="preserve"> </w:t>
      </w:r>
      <w:r w:rsidR="00A5744C">
        <w:rPr>
          <w:rFonts w:ascii="Arial" w:hAnsi="Arial" w:cs="Arial"/>
          <w:sz w:val="28"/>
          <w:szCs w:val="28"/>
        </w:rPr>
        <w:t>B</w:t>
      </w:r>
      <w:r w:rsidR="00302D9F">
        <w:rPr>
          <w:rFonts w:ascii="Arial" w:hAnsi="Arial" w:cs="Arial"/>
          <w:sz w:val="28"/>
          <w:szCs w:val="28"/>
        </w:rPr>
        <w:t>ut iye</w:t>
      </w:r>
      <w:r w:rsidR="00ED333D">
        <w:rPr>
          <w:rFonts w:ascii="Arial" w:hAnsi="Arial" w:cs="Arial"/>
          <w:sz w:val="28"/>
          <w:szCs w:val="28"/>
        </w:rPr>
        <w:t xml:space="preserve"> </w:t>
      </w:r>
      <w:proofErr w:type="spellStart"/>
      <w:r w:rsidR="00302D9F">
        <w:rPr>
          <w:rFonts w:ascii="Arial" w:hAnsi="Arial" w:cs="Arial"/>
          <w:sz w:val="28"/>
          <w:szCs w:val="28"/>
        </w:rPr>
        <w:t>zvino</w:t>
      </w:r>
      <w:proofErr w:type="spellEnd"/>
      <w:r w:rsidR="00302D9F">
        <w:rPr>
          <w:rFonts w:ascii="Arial" w:hAnsi="Arial" w:cs="Arial"/>
          <w:sz w:val="28"/>
          <w:szCs w:val="28"/>
        </w:rPr>
        <w:t xml:space="preserve"> </w:t>
      </w:r>
      <w:proofErr w:type="spellStart"/>
      <w:r w:rsidR="00302D9F">
        <w:rPr>
          <w:rFonts w:ascii="Arial" w:hAnsi="Arial" w:cs="Arial"/>
          <w:sz w:val="28"/>
          <w:szCs w:val="28"/>
        </w:rPr>
        <w:t>ndo</w:t>
      </w:r>
      <w:proofErr w:type="spellEnd"/>
      <w:r w:rsidR="00302D9F">
        <w:rPr>
          <w:rFonts w:ascii="Arial" w:hAnsi="Arial" w:cs="Arial"/>
          <w:sz w:val="28"/>
          <w:szCs w:val="28"/>
        </w:rPr>
        <w:t xml:space="preserve"> crisis iri pano? </w:t>
      </w:r>
      <w:r w:rsidR="002E10C7" w:rsidRPr="00230D84">
        <w:rPr>
          <w:rFonts w:ascii="Arial" w:hAnsi="Arial" w:cs="Arial"/>
          <w:sz w:val="18"/>
          <w:szCs w:val="18"/>
        </w:rPr>
        <w:t xml:space="preserve">[Congregation </w:t>
      </w:r>
      <w:r w:rsidR="00063DA1" w:rsidRPr="00230D84">
        <w:rPr>
          <w:rFonts w:ascii="Arial" w:hAnsi="Arial" w:cs="Arial"/>
          <w:sz w:val="18"/>
          <w:szCs w:val="18"/>
        </w:rPr>
        <w:t>says, “</w:t>
      </w:r>
      <w:r w:rsidR="00230D84" w:rsidRPr="00230D84">
        <w:rPr>
          <w:rFonts w:ascii="Arial" w:hAnsi="Arial" w:cs="Arial"/>
          <w:sz w:val="18"/>
          <w:szCs w:val="18"/>
        </w:rPr>
        <w:t>m</w:t>
      </w:r>
      <w:r w:rsidR="002E10C7" w:rsidRPr="00230D84">
        <w:rPr>
          <w:rFonts w:ascii="Arial" w:hAnsi="Arial" w:cs="Arial"/>
          <w:sz w:val="18"/>
          <w:szCs w:val="18"/>
        </w:rPr>
        <w:t>mm</w:t>
      </w:r>
      <w:r w:rsidR="00ED333D" w:rsidRPr="00230D84">
        <w:rPr>
          <w:rFonts w:ascii="Arial" w:hAnsi="Arial" w:cs="Arial"/>
          <w:sz w:val="18"/>
          <w:szCs w:val="18"/>
        </w:rPr>
        <w:t>-mmm.</w:t>
      </w:r>
      <w:r w:rsidR="002E10C7" w:rsidRPr="00230D84">
        <w:rPr>
          <w:rFonts w:ascii="Arial" w:hAnsi="Arial" w:cs="Arial"/>
          <w:sz w:val="18"/>
          <w:szCs w:val="18"/>
        </w:rPr>
        <w:t>"]</w:t>
      </w:r>
      <w:r w:rsidR="00ED333D" w:rsidRPr="00230D84">
        <w:rPr>
          <w:rFonts w:ascii="Arial" w:hAnsi="Arial" w:cs="Arial"/>
          <w:sz w:val="18"/>
          <w:szCs w:val="18"/>
        </w:rPr>
        <w:t xml:space="preserve"> </w:t>
      </w:r>
      <w:r w:rsidR="00ED333D">
        <w:rPr>
          <w:rFonts w:ascii="Arial" w:hAnsi="Arial" w:cs="Arial"/>
          <w:sz w:val="28"/>
          <w:szCs w:val="28"/>
        </w:rPr>
        <w:t xml:space="preserve">Havana </w:t>
      </w:r>
      <w:proofErr w:type="spellStart"/>
      <w:r w:rsidR="00ED333D">
        <w:rPr>
          <w:rFonts w:ascii="Arial" w:hAnsi="Arial" w:cs="Arial"/>
          <w:sz w:val="28"/>
          <w:szCs w:val="28"/>
        </w:rPr>
        <w:t>kwokuenda</w:t>
      </w:r>
      <w:proofErr w:type="spellEnd"/>
      <w:r w:rsidR="00ED333D">
        <w:rPr>
          <w:rFonts w:ascii="Arial" w:hAnsi="Arial" w:cs="Arial"/>
          <w:sz w:val="28"/>
          <w:szCs w:val="28"/>
        </w:rPr>
        <w:t xml:space="preserve"> vanhu </w:t>
      </w:r>
      <w:proofErr w:type="spellStart"/>
      <w:r w:rsidR="00ED333D">
        <w:rPr>
          <w:rFonts w:ascii="Arial" w:hAnsi="Arial" w:cs="Arial"/>
          <w:sz w:val="28"/>
          <w:szCs w:val="28"/>
        </w:rPr>
        <w:t>vese</w:t>
      </w:r>
      <w:proofErr w:type="spellEnd"/>
      <w:r w:rsidR="00ED333D">
        <w:rPr>
          <w:rFonts w:ascii="Arial" w:hAnsi="Arial" w:cs="Arial"/>
          <w:sz w:val="28"/>
          <w:szCs w:val="28"/>
        </w:rPr>
        <w:t xml:space="preserve"> ava</w:t>
      </w:r>
      <w:r w:rsidR="00355A46">
        <w:rPr>
          <w:rFonts w:ascii="Arial" w:hAnsi="Arial" w:cs="Arial"/>
          <w:sz w:val="28"/>
          <w:szCs w:val="28"/>
        </w:rPr>
        <w:t>.</w:t>
      </w:r>
      <w:r w:rsidR="007601F2">
        <w:rPr>
          <w:rFonts w:ascii="Arial" w:hAnsi="Arial" w:cs="Arial"/>
          <w:sz w:val="28"/>
          <w:szCs w:val="28"/>
        </w:rPr>
        <w:t xml:space="preserve"> </w:t>
      </w:r>
      <w:r w:rsidR="00355A46">
        <w:rPr>
          <w:rFonts w:ascii="Arial" w:hAnsi="Arial" w:cs="Arial"/>
          <w:sz w:val="28"/>
          <w:szCs w:val="28"/>
        </w:rPr>
        <w:t>H</w:t>
      </w:r>
      <w:r w:rsidR="007601F2">
        <w:rPr>
          <w:rFonts w:ascii="Arial" w:hAnsi="Arial" w:cs="Arial"/>
          <w:sz w:val="28"/>
          <w:szCs w:val="28"/>
        </w:rPr>
        <w:t xml:space="preserve">avana </w:t>
      </w:r>
      <w:proofErr w:type="spellStart"/>
      <w:r w:rsidR="007601F2">
        <w:rPr>
          <w:rFonts w:ascii="Arial" w:hAnsi="Arial" w:cs="Arial"/>
          <w:sz w:val="28"/>
          <w:szCs w:val="28"/>
        </w:rPr>
        <w:t>kwokuenda</w:t>
      </w:r>
      <w:proofErr w:type="spellEnd"/>
      <w:r w:rsidR="007601F2">
        <w:rPr>
          <w:rFonts w:ascii="Arial" w:hAnsi="Arial" w:cs="Arial"/>
          <w:sz w:val="28"/>
          <w:szCs w:val="28"/>
        </w:rPr>
        <w:t xml:space="preserve"> ava</w:t>
      </w:r>
      <w:r w:rsidR="00921146">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7601F2">
        <w:rPr>
          <w:rFonts w:ascii="Arial" w:hAnsi="Arial" w:cs="Arial"/>
          <w:sz w:val="28"/>
          <w:szCs w:val="28"/>
        </w:rPr>
        <w:t>.</w:t>
      </w:r>
      <w:r w:rsidR="00442D53">
        <w:rPr>
          <w:rFonts w:ascii="Arial" w:hAnsi="Arial" w:cs="Arial"/>
          <w:sz w:val="28"/>
          <w:szCs w:val="28"/>
        </w:rPr>
        <w:t xml:space="preserve"> Havana </w:t>
      </w:r>
      <w:proofErr w:type="spellStart"/>
      <w:r w:rsidR="00442D53">
        <w:rPr>
          <w:rFonts w:ascii="Arial" w:hAnsi="Arial" w:cs="Arial"/>
          <w:sz w:val="28"/>
          <w:szCs w:val="28"/>
        </w:rPr>
        <w:t>kwokuenda</w:t>
      </w:r>
      <w:proofErr w:type="spellEnd"/>
      <w:r w:rsidR="00442D53">
        <w:rPr>
          <w:rFonts w:ascii="Arial" w:hAnsi="Arial" w:cs="Arial"/>
          <w:sz w:val="28"/>
          <w:szCs w:val="28"/>
        </w:rPr>
        <w:t xml:space="preserve"> vanhu ava</w:t>
      </w:r>
      <w:r w:rsidR="009627E8">
        <w:rPr>
          <w:rFonts w:ascii="Arial" w:hAnsi="Arial" w:cs="Arial"/>
          <w:sz w:val="28"/>
          <w:szCs w:val="28"/>
        </w:rPr>
        <w:t>.</w:t>
      </w:r>
      <w:r w:rsidR="00442D53">
        <w:rPr>
          <w:rFonts w:ascii="Arial" w:hAnsi="Arial" w:cs="Arial"/>
          <w:sz w:val="28"/>
          <w:szCs w:val="28"/>
        </w:rPr>
        <w:t xml:space="preserve"> </w:t>
      </w:r>
      <w:proofErr w:type="spellStart"/>
      <w:r w:rsidR="009627E8">
        <w:rPr>
          <w:rFonts w:ascii="Arial" w:hAnsi="Arial" w:cs="Arial"/>
          <w:sz w:val="28"/>
          <w:szCs w:val="28"/>
        </w:rPr>
        <w:t>U</w:t>
      </w:r>
      <w:r w:rsidR="00442D53">
        <w:rPr>
          <w:rFonts w:ascii="Arial" w:hAnsi="Arial" w:cs="Arial"/>
          <w:sz w:val="28"/>
          <w:szCs w:val="28"/>
        </w:rPr>
        <w:t>kaona</w:t>
      </w:r>
      <w:proofErr w:type="spellEnd"/>
      <w:r w:rsidR="00442D53">
        <w:rPr>
          <w:rFonts w:ascii="Arial" w:hAnsi="Arial" w:cs="Arial"/>
          <w:sz w:val="28"/>
          <w:szCs w:val="28"/>
        </w:rPr>
        <w:t xml:space="preserve"> munhu </w:t>
      </w:r>
      <w:proofErr w:type="spellStart"/>
      <w:r w:rsidR="00855B7B">
        <w:rPr>
          <w:rFonts w:ascii="Arial" w:hAnsi="Arial" w:cs="Arial"/>
          <w:sz w:val="28"/>
          <w:szCs w:val="28"/>
        </w:rPr>
        <w:t>achiti</w:t>
      </w:r>
      <w:proofErr w:type="spellEnd"/>
      <w:r w:rsidR="009627E8">
        <w:rPr>
          <w:rFonts w:ascii="Arial" w:hAnsi="Arial" w:cs="Arial"/>
          <w:sz w:val="28"/>
          <w:szCs w:val="28"/>
        </w:rPr>
        <w:t>,</w:t>
      </w:r>
      <w:r w:rsidR="00855B7B">
        <w:rPr>
          <w:rFonts w:ascii="Arial" w:hAnsi="Arial" w:cs="Arial"/>
          <w:sz w:val="28"/>
          <w:szCs w:val="28"/>
        </w:rPr>
        <w:t xml:space="preserve"> </w:t>
      </w:r>
      <w:r w:rsidR="009627E8">
        <w:rPr>
          <w:rFonts w:ascii="Arial" w:hAnsi="Arial" w:cs="Arial"/>
          <w:sz w:val="28"/>
          <w:szCs w:val="28"/>
        </w:rPr>
        <w:t>‘</w:t>
      </w:r>
      <w:proofErr w:type="spellStart"/>
      <w:r w:rsidR="00855B7B">
        <w:rPr>
          <w:rFonts w:ascii="Arial" w:hAnsi="Arial" w:cs="Arial"/>
          <w:sz w:val="28"/>
          <w:szCs w:val="28"/>
        </w:rPr>
        <w:t>ndogona</w:t>
      </w:r>
      <w:proofErr w:type="spellEnd"/>
      <w:r w:rsidR="00855B7B">
        <w:rPr>
          <w:rFonts w:ascii="Arial" w:hAnsi="Arial" w:cs="Arial"/>
          <w:sz w:val="28"/>
          <w:szCs w:val="28"/>
        </w:rPr>
        <w:t xml:space="preserve"> </w:t>
      </w:r>
      <w:proofErr w:type="spellStart"/>
      <w:r w:rsidR="00855B7B">
        <w:rPr>
          <w:rFonts w:ascii="Arial" w:hAnsi="Arial" w:cs="Arial"/>
          <w:sz w:val="28"/>
          <w:szCs w:val="28"/>
        </w:rPr>
        <w:t>kuvaroora</w:t>
      </w:r>
      <w:proofErr w:type="spellEnd"/>
      <w:r w:rsidR="00855B7B">
        <w:rPr>
          <w:rFonts w:ascii="Arial" w:hAnsi="Arial" w:cs="Arial"/>
          <w:sz w:val="28"/>
          <w:szCs w:val="28"/>
        </w:rPr>
        <w:t xml:space="preserve">, </w:t>
      </w:r>
      <w:proofErr w:type="spellStart"/>
      <w:r w:rsidR="00855B7B">
        <w:rPr>
          <w:rFonts w:ascii="Arial" w:hAnsi="Arial" w:cs="Arial"/>
          <w:sz w:val="28"/>
          <w:szCs w:val="28"/>
        </w:rPr>
        <w:t>ndogona</w:t>
      </w:r>
      <w:proofErr w:type="spellEnd"/>
      <w:r w:rsidR="00855B7B">
        <w:rPr>
          <w:rFonts w:ascii="Arial" w:hAnsi="Arial" w:cs="Arial"/>
          <w:sz w:val="28"/>
          <w:szCs w:val="28"/>
        </w:rPr>
        <w:t xml:space="preserve"> </w:t>
      </w:r>
      <w:proofErr w:type="spellStart"/>
      <w:r w:rsidR="00855B7B">
        <w:rPr>
          <w:rFonts w:ascii="Arial" w:hAnsi="Arial" w:cs="Arial"/>
          <w:sz w:val="28"/>
          <w:szCs w:val="28"/>
        </w:rPr>
        <w:t>kuvaroora</w:t>
      </w:r>
      <w:proofErr w:type="spellEnd"/>
      <w:r w:rsidR="00E46BD6">
        <w:rPr>
          <w:rFonts w:ascii="Arial" w:hAnsi="Arial" w:cs="Arial"/>
          <w:sz w:val="28"/>
          <w:szCs w:val="28"/>
        </w:rPr>
        <w:t>.’</w:t>
      </w:r>
      <w:r w:rsidR="00855B7B">
        <w:rPr>
          <w:rFonts w:ascii="Arial" w:hAnsi="Arial" w:cs="Arial"/>
          <w:sz w:val="28"/>
          <w:szCs w:val="28"/>
        </w:rPr>
        <w:t xml:space="preserve"> </w:t>
      </w:r>
      <w:r w:rsidR="00DC70C5">
        <w:rPr>
          <w:rFonts w:ascii="Arial" w:hAnsi="Arial" w:cs="Arial"/>
          <w:sz w:val="28"/>
          <w:szCs w:val="28"/>
        </w:rPr>
        <w:t>I</w:t>
      </w:r>
      <w:r w:rsidR="00076079">
        <w:rPr>
          <w:rFonts w:ascii="Arial" w:hAnsi="Arial" w:cs="Arial"/>
          <w:sz w:val="28"/>
          <w:szCs w:val="28"/>
        </w:rPr>
        <w:t xml:space="preserve">ni </w:t>
      </w:r>
      <w:proofErr w:type="spellStart"/>
      <w:r w:rsidR="00076079">
        <w:rPr>
          <w:rFonts w:ascii="Arial" w:hAnsi="Arial" w:cs="Arial"/>
          <w:sz w:val="28"/>
          <w:szCs w:val="28"/>
        </w:rPr>
        <w:t>handi</w:t>
      </w:r>
      <w:proofErr w:type="spellEnd"/>
      <w:r w:rsidR="00076079">
        <w:rPr>
          <w:rFonts w:ascii="Arial" w:hAnsi="Arial" w:cs="Arial"/>
          <w:sz w:val="28"/>
          <w:szCs w:val="28"/>
        </w:rPr>
        <w:t xml:space="preserve">… even munhu anoda kuita barika </w:t>
      </w:r>
      <w:proofErr w:type="spellStart"/>
      <w:r w:rsidR="00960F29">
        <w:rPr>
          <w:rFonts w:ascii="Arial" w:hAnsi="Arial" w:cs="Arial"/>
          <w:sz w:val="28"/>
          <w:szCs w:val="28"/>
        </w:rPr>
        <w:t>handitika</w:t>
      </w:r>
      <w:proofErr w:type="spellEnd"/>
      <w:r w:rsidR="00960F29">
        <w:rPr>
          <w:rFonts w:ascii="Arial" w:hAnsi="Arial" w:cs="Arial"/>
          <w:sz w:val="28"/>
          <w:szCs w:val="28"/>
        </w:rPr>
        <w:t>.</w:t>
      </w:r>
      <w:r w:rsidR="001F5773">
        <w:rPr>
          <w:rFonts w:ascii="Arial" w:hAnsi="Arial" w:cs="Arial"/>
          <w:sz w:val="28"/>
          <w:szCs w:val="28"/>
        </w:rPr>
        <w:t xml:space="preserve"> Kana </w:t>
      </w:r>
      <w:proofErr w:type="spellStart"/>
      <w:r w:rsidR="008F329B">
        <w:rPr>
          <w:rFonts w:ascii="Arial" w:hAnsi="Arial" w:cs="Arial"/>
          <w:sz w:val="28"/>
          <w:szCs w:val="28"/>
        </w:rPr>
        <w:t>u</w:t>
      </w:r>
      <w:r w:rsidR="001F5773">
        <w:rPr>
          <w:rFonts w:ascii="Arial" w:hAnsi="Arial" w:cs="Arial"/>
          <w:sz w:val="28"/>
          <w:szCs w:val="28"/>
        </w:rPr>
        <w:t>chida</w:t>
      </w:r>
      <w:proofErr w:type="spellEnd"/>
      <w:r w:rsidR="001F5773">
        <w:rPr>
          <w:rFonts w:ascii="Arial" w:hAnsi="Arial" w:cs="Arial"/>
          <w:sz w:val="28"/>
          <w:szCs w:val="28"/>
        </w:rPr>
        <w:t xml:space="preserve"> kuti</w:t>
      </w:r>
      <w:r w:rsidR="008F329B">
        <w:rPr>
          <w:rFonts w:ascii="Arial" w:hAnsi="Arial" w:cs="Arial"/>
          <w:sz w:val="28"/>
          <w:szCs w:val="28"/>
        </w:rPr>
        <w:t xml:space="preserve"> barika </w:t>
      </w:r>
      <w:proofErr w:type="spellStart"/>
      <w:r w:rsidR="008F329B">
        <w:rPr>
          <w:rFonts w:ascii="Arial" w:hAnsi="Arial" w:cs="Arial"/>
          <w:sz w:val="28"/>
          <w:szCs w:val="28"/>
        </w:rPr>
        <w:t>rako</w:t>
      </w:r>
      <w:proofErr w:type="spellEnd"/>
      <w:r w:rsidR="008F329B">
        <w:rPr>
          <w:rFonts w:ascii="Arial" w:hAnsi="Arial" w:cs="Arial"/>
          <w:sz w:val="28"/>
          <w:szCs w:val="28"/>
        </w:rPr>
        <w:t xml:space="preserve"> </w:t>
      </w:r>
      <w:proofErr w:type="spellStart"/>
      <w:r w:rsidR="008F329B">
        <w:rPr>
          <w:rFonts w:ascii="Arial" w:hAnsi="Arial" w:cs="Arial"/>
          <w:sz w:val="28"/>
          <w:szCs w:val="28"/>
        </w:rPr>
        <w:t>ri</w:t>
      </w:r>
      <w:r w:rsidR="00F238D3">
        <w:rPr>
          <w:rFonts w:ascii="Arial" w:hAnsi="Arial" w:cs="Arial"/>
          <w:sz w:val="28"/>
          <w:szCs w:val="28"/>
        </w:rPr>
        <w:t>i</w:t>
      </w:r>
      <w:r w:rsidR="007F0A72">
        <w:rPr>
          <w:rFonts w:ascii="Arial" w:hAnsi="Arial" w:cs="Arial"/>
          <w:sz w:val="28"/>
          <w:szCs w:val="28"/>
        </w:rPr>
        <w:t>t</w:t>
      </w:r>
      <w:r w:rsidR="00F238D3">
        <w:rPr>
          <w:rFonts w:ascii="Arial" w:hAnsi="Arial" w:cs="Arial"/>
          <w:sz w:val="28"/>
          <w:szCs w:val="28"/>
        </w:rPr>
        <w:t>e</w:t>
      </w:r>
      <w:proofErr w:type="spellEnd"/>
      <w:r w:rsidR="00F238D3">
        <w:rPr>
          <w:rFonts w:ascii="Arial" w:hAnsi="Arial" w:cs="Arial"/>
          <w:sz w:val="28"/>
          <w:szCs w:val="28"/>
        </w:rPr>
        <w:t xml:space="preserve">, </w:t>
      </w:r>
      <w:proofErr w:type="spellStart"/>
      <w:r w:rsidR="00F238D3">
        <w:rPr>
          <w:rFonts w:ascii="Arial" w:hAnsi="Arial" w:cs="Arial"/>
          <w:sz w:val="28"/>
          <w:szCs w:val="28"/>
        </w:rPr>
        <w:t>unogona</w:t>
      </w:r>
      <w:proofErr w:type="spellEnd"/>
      <w:r w:rsidR="00F238D3">
        <w:rPr>
          <w:rFonts w:ascii="Arial" w:hAnsi="Arial" w:cs="Arial"/>
          <w:sz w:val="28"/>
          <w:szCs w:val="28"/>
        </w:rPr>
        <w:t xml:space="preserve"> </w:t>
      </w:r>
      <w:r w:rsidR="00BF3023">
        <w:rPr>
          <w:rFonts w:ascii="Arial" w:hAnsi="Arial" w:cs="Arial"/>
          <w:sz w:val="28"/>
          <w:szCs w:val="28"/>
        </w:rPr>
        <w:t>kuti</w:t>
      </w:r>
      <w:r w:rsidR="00F238D3">
        <w:rPr>
          <w:rFonts w:ascii="Arial" w:hAnsi="Arial" w:cs="Arial"/>
          <w:sz w:val="28"/>
          <w:szCs w:val="28"/>
        </w:rPr>
        <w:t xml:space="preserve"> mukadzi wako </w:t>
      </w:r>
      <w:proofErr w:type="spellStart"/>
      <w:r w:rsidR="00BE124D">
        <w:rPr>
          <w:rFonts w:ascii="Arial" w:hAnsi="Arial" w:cs="Arial"/>
          <w:sz w:val="28"/>
          <w:szCs w:val="28"/>
        </w:rPr>
        <w:t>ouya</w:t>
      </w:r>
      <w:proofErr w:type="spellEnd"/>
      <w:r w:rsidR="00BE124D">
        <w:rPr>
          <w:rFonts w:ascii="Arial" w:hAnsi="Arial" w:cs="Arial"/>
          <w:sz w:val="28"/>
          <w:szCs w:val="28"/>
        </w:rPr>
        <w:t xml:space="preserve"> </w:t>
      </w:r>
      <w:proofErr w:type="spellStart"/>
      <w:r w:rsidR="00BE124D">
        <w:rPr>
          <w:rFonts w:ascii="Arial" w:hAnsi="Arial" w:cs="Arial"/>
          <w:sz w:val="28"/>
          <w:szCs w:val="28"/>
        </w:rPr>
        <w:t>otaura</w:t>
      </w:r>
      <w:proofErr w:type="spellEnd"/>
      <w:r w:rsidR="00BE124D">
        <w:rPr>
          <w:rFonts w:ascii="Arial" w:hAnsi="Arial" w:cs="Arial"/>
          <w:sz w:val="28"/>
          <w:szCs w:val="28"/>
        </w:rPr>
        <w:t xml:space="preserve"> </w:t>
      </w:r>
      <w:proofErr w:type="spellStart"/>
      <w:r w:rsidR="00BE124D">
        <w:rPr>
          <w:rFonts w:ascii="Arial" w:hAnsi="Arial" w:cs="Arial"/>
          <w:sz w:val="28"/>
          <w:szCs w:val="28"/>
        </w:rPr>
        <w:t>na</w:t>
      </w:r>
      <w:proofErr w:type="spellEnd"/>
      <w:r w:rsidR="003F0A9A">
        <w:rPr>
          <w:rFonts w:ascii="Arial" w:hAnsi="Arial" w:cs="Arial"/>
          <w:sz w:val="28"/>
          <w:szCs w:val="28"/>
        </w:rPr>
        <w:t xml:space="preserve"> </w:t>
      </w:r>
      <w:r w:rsidR="00BE124D">
        <w:rPr>
          <w:rFonts w:ascii="Arial" w:hAnsi="Arial" w:cs="Arial"/>
          <w:sz w:val="28"/>
          <w:szCs w:val="28"/>
        </w:rPr>
        <w:t xml:space="preserve">pastor, </w:t>
      </w:r>
      <w:proofErr w:type="spellStart"/>
      <w:r w:rsidR="00BE124D">
        <w:rPr>
          <w:rFonts w:ascii="Arial" w:hAnsi="Arial" w:cs="Arial"/>
          <w:sz w:val="28"/>
          <w:szCs w:val="28"/>
        </w:rPr>
        <w:t>woti</w:t>
      </w:r>
      <w:proofErr w:type="spellEnd"/>
      <w:r w:rsidR="007F0A72">
        <w:rPr>
          <w:rFonts w:ascii="Arial" w:hAnsi="Arial" w:cs="Arial"/>
          <w:sz w:val="28"/>
          <w:szCs w:val="28"/>
        </w:rPr>
        <w:t>,</w:t>
      </w:r>
      <w:r w:rsidR="00BE124D">
        <w:rPr>
          <w:rFonts w:ascii="Arial" w:hAnsi="Arial" w:cs="Arial"/>
          <w:sz w:val="28"/>
          <w:szCs w:val="28"/>
        </w:rPr>
        <w:t xml:space="preserve"> </w:t>
      </w:r>
      <w:r w:rsidR="00BF3023">
        <w:rPr>
          <w:rFonts w:ascii="Arial" w:hAnsi="Arial" w:cs="Arial"/>
          <w:sz w:val="28"/>
          <w:szCs w:val="28"/>
        </w:rPr>
        <w:t>‘</w:t>
      </w:r>
      <w:proofErr w:type="spellStart"/>
      <w:r w:rsidR="00BF3023">
        <w:rPr>
          <w:rFonts w:ascii="Arial" w:hAnsi="Arial" w:cs="Arial"/>
          <w:sz w:val="28"/>
          <w:szCs w:val="28"/>
        </w:rPr>
        <w:t>n</w:t>
      </w:r>
      <w:r w:rsidR="00BE124D">
        <w:rPr>
          <w:rFonts w:ascii="Arial" w:hAnsi="Arial" w:cs="Arial"/>
          <w:sz w:val="28"/>
          <w:szCs w:val="28"/>
        </w:rPr>
        <w:t>doda</w:t>
      </w:r>
      <w:proofErr w:type="spellEnd"/>
      <w:r w:rsidR="00BE124D">
        <w:rPr>
          <w:rFonts w:ascii="Arial" w:hAnsi="Arial" w:cs="Arial"/>
          <w:sz w:val="28"/>
          <w:szCs w:val="28"/>
        </w:rPr>
        <w:t xml:space="preserve"> kuti </w:t>
      </w:r>
      <w:proofErr w:type="spellStart"/>
      <w:r w:rsidR="00BE124D">
        <w:rPr>
          <w:rFonts w:ascii="Arial" w:hAnsi="Arial" w:cs="Arial"/>
          <w:sz w:val="28"/>
          <w:szCs w:val="28"/>
        </w:rPr>
        <w:t>kuuy</w:t>
      </w:r>
      <w:r w:rsidR="00D3355D">
        <w:rPr>
          <w:rFonts w:ascii="Arial" w:hAnsi="Arial" w:cs="Arial"/>
          <w:sz w:val="28"/>
          <w:szCs w:val="28"/>
        </w:rPr>
        <w:t>ewo</w:t>
      </w:r>
      <w:proofErr w:type="spellEnd"/>
      <w:r w:rsidR="00BE124D">
        <w:rPr>
          <w:rFonts w:ascii="Arial" w:hAnsi="Arial" w:cs="Arial"/>
          <w:sz w:val="28"/>
          <w:szCs w:val="28"/>
        </w:rPr>
        <w:t xml:space="preserve"> </w:t>
      </w:r>
      <w:proofErr w:type="spellStart"/>
      <w:r w:rsidR="00BE124D">
        <w:rPr>
          <w:rFonts w:ascii="Arial" w:hAnsi="Arial" w:cs="Arial"/>
          <w:sz w:val="28"/>
          <w:szCs w:val="28"/>
        </w:rPr>
        <w:t>mumwe</w:t>
      </w:r>
      <w:proofErr w:type="spellEnd"/>
      <w:r w:rsidR="00D3355D">
        <w:rPr>
          <w:rFonts w:ascii="Arial" w:hAnsi="Arial" w:cs="Arial"/>
          <w:sz w:val="28"/>
          <w:szCs w:val="28"/>
        </w:rPr>
        <w:t xml:space="preserve"> mukadzi</w:t>
      </w:r>
      <w:r w:rsidR="007F0A72">
        <w:rPr>
          <w:rFonts w:ascii="Arial" w:hAnsi="Arial" w:cs="Arial"/>
          <w:sz w:val="28"/>
          <w:szCs w:val="28"/>
        </w:rPr>
        <w:t>’</w:t>
      </w:r>
      <w:r w:rsidR="006A5062">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D3355D">
        <w:rPr>
          <w:rFonts w:ascii="Arial" w:hAnsi="Arial" w:cs="Arial"/>
          <w:sz w:val="28"/>
          <w:szCs w:val="28"/>
        </w:rPr>
        <w:t xml:space="preserve"> </w:t>
      </w:r>
    </w:p>
    <w:p w14:paraId="26922D1B" w14:textId="26502419" w:rsidR="00012F0E" w:rsidRDefault="003450C9" w:rsidP="00EE1207">
      <w:pPr>
        <w:jc w:val="both"/>
        <w:rPr>
          <w:rFonts w:ascii="Arial" w:hAnsi="Arial" w:cs="Arial"/>
          <w:sz w:val="28"/>
          <w:szCs w:val="28"/>
        </w:rPr>
      </w:pPr>
      <w:r>
        <w:rPr>
          <w:rFonts w:ascii="Arial" w:hAnsi="Arial" w:cs="Arial"/>
          <w:sz w:val="28"/>
          <w:szCs w:val="28"/>
          <w:vertAlign w:val="superscript"/>
        </w:rPr>
        <w:t xml:space="preserve">103 </w:t>
      </w:r>
      <w:r w:rsidR="00575074">
        <w:rPr>
          <w:rFonts w:ascii="Arial" w:hAnsi="Arial" w:cs="Arial"/>
          <w:sz w:val="28"/>
          <w:szCs w:val="28"/>
        </w:rPr>
        <w:t xml:space="preserve">Inini </w:t>
      </w:r>
      <w:proofErr w:type="spellStart"/>
      <w:r w:rsidR="00575074">
        <w:rPr>
          <w:rFonts w:ascii="Arial" w:hAnsi="Arial" w:cs="Arial"/>
          <w:sz w:val="28"/>
          <w:szCs w:val="28"/>
        </w:rPr>
        <w:t>ndinoterera</w:t>
      </w:r>
      <w:proofErr w:type="spellEnd"/>
      <w:r w:rsidR="00575074">
        <w:rPr>
          <w:rFonts w:ascii="Arial" w:hAnsi="Arial" w:cs="Arial"/>
          <w:sz w:val="28"/>
          <w:szCs w:val="28"/>
        </w:rPr>
        <w:t xml:space="preserve"> </w:t>
      </w:r>
      <w:proofErr w:type="spellStart"/>
      <w:r w:rsidR="00575074">
        <w:rPr>
          <w:rFonts w:ascii="Arial" w:hAnsi="Arial" w:cs="Arial"/>
          <w:sz w:val="28"/>
          <w:szCs w:val="28"/>
        </w:rPr>
        <w:t>izvozvo</w:t>
      </w:r>
      <w:proofErr w:type="spellEnd"/>
      <w:r w:rsidR="00575074">
        <w:rPr>
          <w:rFonts w:ascii="Arial" w:hAnsi="Arial" w:cs="Arial"/>
          <w:sz w:val="28"/>
          <w:szCs w:val="28"/>
        </w:rPr>
        <w:t xml:space="preserve"> </w:t>
      </w:r>
      <w:proofErr w:type="spellStart"/>
      <w:r w:rsidR="00575074">
        <w:rPr>
          <w:rFonts w:ascii="Arial" w:hAnsi="Arial" w:cs="Arial"/>
          <w:sz w:val="28"/>
          <w:szCs w:val="28"/>
        </w:rPr>
        <w:t>ndogamuchira</w:t>
      </w:r>
      <w:proofErr w:type="spellEnd"/>
      <w:r w:rsidR="00575074">
        <w:rPr>
          <w:rFonts w:ascii="Arial" w:hAnsi="Arial" w:cs="Arial"/>
          <w:sz w:val="28"/>
          <w:szCs w:val="28"/>
        </w:rPr>
        <w:t xml:space="preserve"> </w:t>
      </w:r>
      <w:proofErr w:type="spellStart"/>
      <w:r w:rsidR="007F0A72">
        <w:rPr>
          <w:rFonts w:ascii="Arial" w:hAnsi="Arial" w:cs="Arial"/>
          <w:sz w:val="28"/>
          <w:szCs w:val="28"/>
        </w:rPr>
        <w:t>handitika</w:t>
      </w:r>
      <w:proofErr w:type="spellEnd"/>
      <w:r w:rsidR="004E6F38">
        <w:rPr>
          <w:rFonts w:ascii="Arial" w:hAnsi="Arial" w:cs="Arial"/>
          <w:sz w:val="28"/>
          <w:szCs w:val="28"/>
        </w:rPr>
        <w:t>.</w:t>
      </w:r>
      <w:r w:rsidR="007F0A72">
        <w:rPr>
          <w:rFonts w:ascii="Arial" w:hAnsi="Arial" w:cs="Arial"/>
          <w:sz w:val="28"/>
          <w:szCs w:val="28"/>
        </w:rPr>
        <w:t xml:space="preserve"> </w:t>
      </w:r>
      <w:r w:rsidR="002441F3">
        <w:rPr>
          <w:rFonts w:ascii="Arial" w:hAnsi="Arial" w:cs="Arial"/>
          <w:sz w:val="28"/>
          <w:szCs w:val="28"/>
        </w:rPr>
        <w:t>But</w:t>
      </w:r>
      <w:r w:rsidR="00575074">
        <w:rPr>
          <w:rFonts w:ascii="Arial" w:hAnsi="Arial" w:cs="Arial"/>
          <w:sz w:val="28"/>
          <w:szCs w:val="28"/>
        </w:rPr>
        <w:t xml:space="preserve"> </w:t>
      </w:r>
      <w:proofErr w:type="spellStart"/>
      <w:r w:rsidR="00575074">
        <w:rPr>
          <w:rFonts w:ascii="Arial" w:hAnsi="Arial" w:cs="Arial"/>
          <w:sz w:val="28"/>
          <w:szCs w:val="28"/>
        </w:rPr>
        <w:t>ndikaona</w:t>
      </w:r>
      <w:proofErr w:type="spellEnd"/>
      <w:r w:rsidR="00575074">
        <w:rPr>
          <w:rFonts w:ascii="Arial" w:hAnsi="Arial" w:cs="Arial"/>
          <w:sz w:val="28"/>
          <w:szCs w:val="28"/>
        </w:rPr>
        <w:t xml:space="preserve"> mukadzi </w:t>
      </w:r>
      <w:proofErr w:type="spellStart"/>
      <w:r w:rsidR="00575074">
        <w:rPr>
          <w:rFonts w:ascii="Arial" w:hAnsi="Arial" w:cs="Arial"/>
          <w:sz w:val="28"/>
          <w:szCs w:val="28"/>
        </w:rPr>
        <w:t>iyeye</w:t>
      </w:r>
      <w:proofErr w:type="spellEnd"/>
      <w:r w:rsidR="00575074">
        <w:rPr>
          <w:rFonts w:ascii="Arial" w:hAnsi="Arial" w:cs="Arial"/>
          <w:sz w:val="28"/>
          <w:szCs w:val="28"/>
        </w:rPr>
        <w:t xml:space="preserve"> </w:t>
      </w:r>
      <w:proofErr w:type="spellStart"/>
      <w:r w:rsidR="00575074">
        <w:rPr>
          <w:rFonts w:ascii="Arial" w:hAnsi="Arial" w:cs="Arial"/>
          <w:sz w:val="28"/>
          <w:szCs w:val="28"/>
        </w:rPr>
        <w:t>owonda</w:t>
      </w:r>
      <w:proofErr w:type="spellEnd"/>
      <w:r w:rsidR="00575074">
        <w:rPr>
          <w:rFonts w:ascii="Arial" w:hAnsi="Arial" w:cs="Arial"/>
          <w:sz w:val="28"/>
          <w:szCs w:val="28"/>
        </w:rPr>
        <w:t xml:space="preserve"> </w:t>
      </w:r>
      <w:proofErr w:type="spellStart"/>
      <w:r w:rsidR="005B64F9">
        <w:rPr>
          <w:rFonts w:ascii="Arial" w:hAnsi="Arial" w:cs="Arial"/>
          <w:sz w:val="28"/>
          <w:szCs w:val="28"/>
        </w:rPr>
        <w:t>ndoita</w:t>
      </w:r>
      <w:proofErr w:type="spellEnd"/>
      <w:r w:rsidR="005B64F9">
        <w:rPr>
          <w:rFonts w:ascii="Arial" w:hAnsi="Arial" w:cs="Arial"/>
          <w:sz w:val="28"/>
          <w:szCs w:val="28"/>
        </w:rPr>
        <w:t xml:space="preserve"> sei? Achi </w:t>
      </w:r>
      <w:r w:rsidR="005B64F9" w:rsidRPr="007F0A72">
        <w:rPr>
          <w:rFonts w:ascii="Arial" w:hAnsi="Arial" w:cs="Arial"/>
          <w:i/>
          <w:iCs/>
          <w:sz w:val="28"/>
          <w:szCs w:val="28"/>
        </w:rPr>
        <w:t>lo</w:t>
      </w:r>
      <w:r w:rsidR="00BF3023" w:rsidRPr="007F0A72">
        <w:rPr>
          <w:rFonts w:ascii="Arial" w:hAnsi="Arial" w:cs="Arial"/>
          <w:i/>
          <w:iCs/>
          <w:sz w:val="28"/>
          <w:szCs w:val="28"/>
        </w:rPr>
        <w:t>-za</w:t>
      </w:r>
      <w:r w:rsidR="00BF3023">
        <w:rPr>
          <w:rFonts w:ascii="Arial" w:hAnsi="Arial" w:cs="Arial"/>
          <w:sz w:val="28"/>
          <w:szCs w:val="28"/>
        </w:rPr>
        <w:t xml:space="preserve"> </w:t>
      </w:r>
      <w:r w:rsidR="00C63730">
        <w:rPr>
          <w:rFonts w:ascii="Arial" w:hAnsi="Arial" w:cs="Arial"/>
          <w:sz w:val="28"/>
          <w:szCs w:val="28"/>
        </w:rPr>
        <w:t>weight,</w:t>
      </w:r>
      <w:r w:rsidR="00D05E2D">
        <w:rPr>
          <w:rFonts w:ascii="Arial" w:hAnsi="Arial" w:cs="Arial"/>
          <w:sz w:val="28"/>
          <w:szCs w:val="28"/>
        </w:rPr>
        <w:t xml:space="preserve"> </w:t>
      </w:r>
      <w:proofErr w:type="spellStart"/>
      <w:r w:rsidR="00D05E2D">
        <w:rPr>
          <w:rFonts w:ascii="Arial" w:hAnsi="Arial" w:cs="Arial"/>
          <w:sz w:val="28"/>
          <w:szCs w:val="28"/>
        </w:rPr>
        <w:t>achinyepera</w:t>
      </w:r>
      <w:proofErr w:type="spellEnd"/>
      <w:r w:rsidR="00D05E2D">
        <w:rPr>
          <w:rFonts w:ascii="Arial" w:hAnsi="Arial" w:cs="Arial"/>
          <w:sz w:val="28"/>
          <w:szCs w:val="28"/>
        </w:rPr>
        <w:t xml:space="preserve"> </w:t>
      </w:r>
      <w:proofErr w:type="spellStart"/>
      <w:r w:rsidR="001A2464">
        <w:rPr>
          <w:rFonts w:ascii="Arial" w:hAnsi="Arial" w:cs="Arial"/>
          <w:sz w:val="28"/>
          <w:szCs w:val="28"/>
        </w:rPr>
        <w:t>kusekerera</w:t>
      </w:r>
      <w:proofErr w:type="spellEnd"/>
      <w:r w:rsidR="001A2464">
        <w:rPr>
          <w:rFonts w:ascii="Arial" w:hAnsi="Arial" w:cs="Arial"/>
          <w:sz w:val="28"/>
          <w:szCs w:val="28"/>
        </w:rPr>
        <w:t xml:space="preserve"> kuti ‘</w:t>
      </w:r>
      <w:proofErr w:type="spellStart"/>
      <w:r w:rsidR="001A2464">
        <w:rPr>
          <w:rFonts w:ascii="Arial" w:hAnsi="Arial" w:cs="Arial"/>
          <w:sz w:val="28"/>
          <w:szCs w:val="28"/>
        </w:rPr>
        <w:t>ngavauye</w:t>
      </w:r>
      <w:proofErr w:type="spellEnd"/>
      <w:r w:rsidR="001A2464">
        <w:rPr>
          <w:rFonts w:ascii="Arial" w:hAnsi="Arial" w:cs="Arial"/>
          <w:sz w:val="28"/>
          <w:szCs w:val="28"/>
        </w:rPr>
        <w:t xml:space="preserve"> vamwe ii </w:t>
      </w:r>
      <w:proofErr w:type="spellStart"/>
      <w:r w:rsidR="001A2464">
        <w:rPr>
          <w:rFonts w:ascii="Arial" w:hAnsi="Arial" w:cs="Arial"/>
          <w:sz w:val="28"/>
          <w:szCs w:val="28"/>
        </w:rPr>
        <w:t>ngavauye</w:t>
      </w:r>
      <w:proofErr w:type="spellEnd"/>
      <w:r w:rsidR="00C63730">
        <w:rPr>
          <w:rFonts w:ascii="Arial" w:hAnsi="Arial" w:cs="Arial"/>
          <w:sz w:val="28"/>
          <w:szCs w:val="28"/>
        </w:rPr>
        <w:t>’</w:t>
      </w:r>
      <w:r w:rsidR="002441F3">
        <w:rPr>
          <w:rFonts w:ascii="Arial" w:hAnsi="Arial" w:cs="Arial"/>
          <w:sz w:val="28"/>
          <w:szCs w:val="28"/>
        </w:rPr>
        <w:t>.</w:t>
      </w:r>
      <w:r w:rsidR="00C63730">
        <w:rPr>
          <w:rFonts w:ascii="Arial" w:hAnsi="Arial" w:cs="Arial"/>
          <w:sz w:val="28"/>
          <w:szCs w:val="28"/>
        </w:rPr>
        <w:t xml:space="preserve"> </w:t>
      </w:r>
      <w:r w:rsidR="002441F3">
        <w:rPr>
          <w:rFonts w:ascii="Arial" w:hAnsi="Arial" w:cs="Arial"/>
          <w:sz w:val="28"/>
          <w:szCs w:val="28"/>
        </w:rPr>
        <w:t>B</w:t>
      </w:r>
      <w:r w:rsidR="00C63730">
        <w:rPr>
          <w:rFonts w:ascii="Arial" w:hAnsi="Arial" w:cs="Arial"/>
          <w:sz w:val="28"/>
          <w:szCs w:val="28"/>
        </w:rPr>
        <w:t>ut</w:t>
      </w:r>
      <w:r w:rsidR="006A63A6">
        <w:rPr>
          <w:rFonts w:ascii="Arial" w:hAnsi="Arial" w:cs="Arial"/>
          <w:sz w:val="28"/>
          <w:szCs w:val="28"/>
        </w:rPr>
        <w:t xml:space="preserve"> mwana </w:t>
      </w:r>
      <w:proofErr w:type="spellStart"/>
      <w:r w:rsidR="006A63A6">
        <w:rPr>
          <w:rFonts w:ascii="Arial" w:hAnsi="Arial" w:cs="Arial"/>
          <w:sz w:val="28"/>
          <w:szCs w:val="28"/>
        </w:rPr>
        <w:t>achipera</w:t>
      </w:r>
      <w:proofErr w:type="spellEnd"/>
      <w:r w:rsidR="00592781">
        <w:rPr>
          <w:rFonts w:ascii="Arial" w:hAnsi="Arial" w:cs="Arial"/>
          <w:sz w:val="28"/>
          <w:szCs w:val="28"/>
        </w:rPr>
        <w:t xml:space="preserve">; </w:t>
      </w:r>
      <w:proofErr w:type="spellStart"/>
      <w:r w:rsidR="00592781">
        <w:rPr>
          <w:rFonts w:ascii="Arial" w:hAnsi="Arial" w:cs="Arial"/>
          <w:sz w:val="28"/>
          <w:szCs w:val="28"/>
        </w:rPr>
        <w:t>kupera</w:t>
      </w:r>
      <w:proofErr w:type="spellEnd"/>
      <w:r w:rsidR="00592781">
        <w:rPr>
          <w:rFonts w:ascii="Arial" w:hAnsi="Arial" w:cs="Arial"/>
          <w:sz w:val="28"/>
          <w:szCs w:val="28"/>
        </w:rPr>
        <w:t xml:space="preserve">, </w:t>
      </w:r>
      <w:proofErr w:type="spellStart"/>
      <w:r w:rsidR="00592781">
        <w:rPr>
          <w:rFonts w:ascii="Arial" w:hAnsi="Arial" w:cs="Arial"/>
          <w:sz w:val="28"/>
          <w:szCs w:val="28"/>
        </w:rPr>
        <w:t>kup</w:t>
      </w:r>
      <w:r w:rsidR="00D01EB5">
        <w:rPr>
          <w:rFonts w:ascii="Arial" w:hAnsi="Arial" w:cs="Arial"/>
          <w:sz w:val="28"/>
          <w:szCs w:val="28"/>
        </w:rPr>
        <w:t>e</w:t>
      </w:r>
      <w:r w:rsidR="00592781">
        <w:rPr>
          <w:rFonts w:ascii="Arial" w:hAnsi="Arial" w:cs="Arial"/>
          <w:sz w:val="28"/>
          <w:szCs w:val="28"/>
        </w:rPr>
        <w:t>ra</w:t>
      </w:r>
      <w:proofErr w:type="spellEnd"/>
      <w:r w:rsidR="00592781">
        <w:rPr>
          <w:rFonts w:ascii="Arial" w:hAnsi="Arial" w:cs="Arial"/>
          <w:sz w:val="28"/>
          <w:szCs w:val="28"/>
        </w:rPr>
        <w:t xml:space="preserve">, </w:t>
      </w:r>
      <w:proofErr w:type="spellStart"/>
      <w:r w:rsidR="00592781">
        <w:rPr>
          <w:rFonts w:ascii="Arial" w:hAnsi="Arial" w:cs="Arial"/>
          <w:sz w:val="28"/>
          <w:szCs w:val="28"/>
        </w:rPr>
        <w:t>kupera</w:t>
      </w:r>
      <w:proofErr w:type="spellEnd"/>
      <w:r w:rsidR="00D01EB5">
        <w:rPr>
          <w:rFonts w:ascii="Arial" w:hAnsi="Arial" w:cs="Arial"/>
          <w:sz w:val="28"/>
          <w:szCs w:val="28"/>
        </w:rPr>
        <w:t xml:space="preserve">. </w:t>
      </w:r>
      <w:r w:rsidR="00C92C97">
        <w:rPr>
          <w:rFonts w:ascii="Arial" w:hAnsi="Arial" w:cs="Arial"/>
          <w:sz w:val="28"/>
          <w:szCs w:val="28"/>
        </w:rPr>
        <w:t xml:space="preserve">Handi munhu </w:t>
      </w:r>
      <w:proofErr w:type="spellStart"/>
      <w:r w:rsidR="00C63730">
        <w:rPr>
          <w:rFonts w:ascii="Arial" w:hAnsi="Arial" w:cs="Arial"/>
          <w:sz w:val="28"/>
          <w:szCs w:val="28"/>
        </w:rPr>
        <w:t>akangwara</w:t>
      </w:r>
      <w:proofErr w:type="spellEnd"/>
      <w:r w:rsidR="00C63730">
        <w:rPr>
          <w:rFonts w:ascii="Arial" w:hAnsi="Arial" w:cs="Arial"/>
          <w:sz w:val="28"/>
          <w:szCs w:val="28"/>
        </w:rPr>
        <w:t xml:space="preserve"> </w:t>
      </w:r>
      <w:proofErr w:type="spellStart"/>
      <w:r w:rsidR="0004312C">
        <w:rPr>
          <w:rFonts w:ascii="Arial" w:hAnsi="Arial" w:cs="Arial"/>
          <w:sz w:val="28"/>
          <w:szCs w:val="28"/>
        </w:rPr>
        <w:t>unoona</w:t>
      </w:r>
      <w:proofErr w:type="spellEnd"/>
      <w:r w:rsidR="002441F3">
        <w:rPr>
          <w:rFonts w:ascii="Arial" w:hAnsi="Arial" w:cs="Arial"/>
          <w:sz w:val="28"/>
          <w:szCs w:val="28"/>
        </w:rPr>
        <w:t>.</w:t>
      </w:r>
      <w:r w:rsidR="00733F6D">
        <w:rPr>
          <w:rFonts w:ascii="Arial" w:hAnsi="Arial" w:cs="Arial"/>
          <w:sz w:val="28"/>
          <w:szCs w:val="28"/>
        </w:rPr>
        <w:t xml:space="preserve"> </w:t>
      </w:r>
      <w:r w:rsidR="00534101" w:rsidRPr="00534101">
        <w:rPr>
          <w:rFonts w:ascii="Arial" w:hAnsi="Arial" w:cs="Arial"/>
          <w:sz w:val="18"/>
          <w:szCs w:val="28"/>
        </w:rPr>
        <w:t xml:space="preserve">[Congregation says, “mmm.”] </w:t>
      </w:r>
      <w:r w:rsidR="002441F3">
        <w:rPr>
          <w:rFonts w:ascii="Arial" w:hAnsi="Arial" w:cs="Arial"/>
          <w:sz w:val="28"/>
          <w:szCs w:val="28"/>
        </w:rPr>
        <w:t>K</w:t>
      </w:r>
      <w:r w:rsidR="00733F6D">
        <w:rPr>
          <w:rFonts w:ascii="Arial" w:hAnsi="Arial" w:cs="Arial"/>
          <w:sz w:val="28"/>
          <w:szCs w:val="28"/>
        </w:rPr>
        <w:t xml:space="preserve">uti </w:t>
      </w:r>
      <w:proofErr w:type="spellStart"/>
      <w:r w:rsidR="00733F6D">
        <w:rPr>
          <w:rFonts w:ascii="Arial" w:hAnsi="Arial" w:cs="Arial"/>
          <w:sz w:val="28"/>
          <w:szCs w:val="28"/>
        </w:rPr>
        <w:t>haaa</w:t>
      </w:r>
      <w:proofErr w:type="spellEnd"/>
      <w:r w:rsidR="00D7554B">
        <w:rPr>
          <w:rFonts w:ascii="Arial" w:hAnsi="Arial" w:cs="Arial"/>
          <w:sz w:val="28"/>
          <w:szCs w:val="28"/>
        </w:rPr>
        <w:t xml:space="preserve"> ahh</w:t>
      </w:r>
      <w:r w:rsidR="00B91020">
        <w:rPr>
          <w:rFonts w:ascii="Arial" w:hAnsi="Arial" w:cs="Arial"/>
          <w:sz w:val="28"/>
          <w:szCs w:val="28"/>
        </w:rPr>
        <w:t xml:space="preserve"> </w:t>
      </w:r>
      <w:proofErr w:type="spellStart"/>
      <w:r w:rsidR="00B91020">
        <w:rPr>
          <w:rFonts w:ascii="Arial" w:hAnsi="Arial" w:cs="Arial"/>
          <w:sz w:val="28"/>
          <w:szCs w:val="28"/>
        </w:rPr>
        <w:t>ahh</w:t>
      </w:r>
      <w:proofErr w:type="spellEnd"/>
      <w:r w:rsidR="00B91020">
        <w:rPr>
          <w:rFonts w:ascii="Arial" w:hAnsi="Arial" w:cs="Arial"/>
          <w:sz w:val="28"/>
          <w:szCs w:val="28"/>
        </w:rPr>
        <w:t>, I don’t thi</w:t>
      </w:r>
      <w:r w:rsidR="009435BE">
        <w:rPr>
          <w:rFonts w:ascii="Arial" w:hAnsi="Arial" w:cs="Arial"/>
          <w:sz w:val="28"/>
          <w:szCs w:val="28"/>
        </w:rPr>
        <w:t>n</w:t>
      </w:r>
      <w:r w:rsidR="00B91020">
        <w:rPr>
          <w:rFonts w:ascii="Arial" w:hAnsi="Arial" w:cs="Arial"/>
          <w:sz w:val="28"/>
          <w:szCs w:val="28"/>
        </w:rPr>
        <w:t>k th</w:t>
      </w:r>
      <w:r w:rsidR="009435BE">
        <w:rPr>
          <w:rFonts w:ascii="Arial" w:hAnsi="Arial" w:cs="Arial"/>
          <w:sz w:val="28"/>
          <w:szCs w:val="28"/>
        </w:rPr>
        <w:t>is girl is meaning it</w:t>
      </w:r>
      <w:r w:rsidR="00674442">
        <w:rPr>
          <w:rFonts w:ascii="Arial" w:hAnsi="Arial" w:cs="Arial"/>
          <w:sz w:val="28"/>
          <w:szCs w:val="28"/>
        </w:rPr>
        <w:t>,</w:t>
      </w:r>
      <w:r w:rsidR="00AE7AAC">
        <w:rPr>
          <w:rFonts w:ascii="Arial" w:hAnsi="Arial" w:cs="Arial"/>
          <w:sz w:val="28"/>
          <w:szCs w:val="28"/>
        </w:rPr>
        <w:t xml:space="preserve"> mmm</w:t>
      </w:r>
      <w:r w:rsidR="00740508">
        <w:rPr>
          <w:rFonts w:ascii="Arial" w:hAnsi="Arial" w:cs="Arial"/>
          <w:sz w:val="28"/>
          <w:szCs w:val="28"/>
        </w:rPr>
        <w:t xml:space="preserve">. Pane pressure iri…? </w:t>
      </w:r>
      <w:r w:rsidR="00740508" w:rsidRPr="00230D84">
        <w:rPr>
          <w:rFonts w:ascii="Arial" w:hAnsi="Arial" w:cs="Arial"/>
          <w:sz w:val="18"/>
          <w:szCs w:val="18"/>
        </w:rPr>
        <w:t xml:space="preserve">[Congregation </w:t>
      </w:r>
      <w:r w:rsidR="00063DA1" w:rsidRPr="00230D84">
        <w:rPr>
          <w:rFonts w:ascii="Arial" w:hAnsi="Arial" w:cs="Arial"/>
          <w:sz w:val="18"/>
          <w:szCs w:val="18"/>
        </w:rPr>
        <w:t>says, “</w:t>
      </w:r>
      <w:proofErr w:type="spellStart"/>
      <w:r w:rsidR="00740508" w:rsidRPr="00230D84">
        <w:rPr>
          <w:rFonts w:ascii="Arial" w:hAnsi="Arial" w:cs="Arial"/>
          <w:sz w:val="18"/>
          <w:szCs w:val="18"/>
        </w:rPr>
        <w:t>iripo</w:t>
      </w:r>
      <w:proofErr w:type="spellEnd"/>
      <w:r w:rsidR="00C10F97" w:rsidRPr="00230D84">
        <w:rPr>
          <w:rFonts w:ascii="Arial" w:hAnsi="Arial" w:cs="Arial"/>
          <w:sz w:val="18"/>
          <w:szCs w:val="18"/>
        </w:rPr>
        <w:t>.</w:t>
      </w:r>
      <w:r w:rsidR="00740508" w:rsidRPr="00230D84">
        <w:rPr>
          <w:rFonts w:ascii="Arial" w:hAnsi="Arial" w:cs="Arial"/>
          <w:sz w:val="18"/>
          <w:szCs w:val="18"/>
        </w:rPr>
        <w:t xml:space="preserve">"] </w:t>
      </w:r>
      <w:r w:rsidR="0016541E">
        <w:rPr>
          <w:rFonts w:ascii="Arial" w:hAnsi="Arial" w:cs="Arial"/>
          <w:sz w:val="28"/>
          <w:szCs w:val="28"/>
        </w:rPr>
        <w:t>M</w:t>
      </w:r>
      <w:r w:rsidR="00740508">
        <w:rPr>
          <w:rFonts w:ascii="Arial" w:hAnsi="Arial" w:cs="Arial"/>
          <w:sz w:val="28"/>
          <w:szCs w:val="28"/>
        </w:rPr>
        <w:t xml:space="preserve">ukadzi </w:t>
      </w:r>
      <w:proofErr w:type="spellStart"/>
      <w:r w:rsidR="00740508">
        <w:rPr>
          <w:rFonts w:ascii="Arial" w:hAnsi="Arial" w:cs="Arial"/>
          <w:sz w:val="28"/>
          <w:szCs w:val="28"/>
        </w:rPr>
        <w:t>akaita</w:t>
      </w:r>
      <w:proofErr w:type="spellEnd"/>
      <w:r w:rsidR="00740508">
        <w:rPr>
          <w:rFonts w:ascii="Arial" w:hAnsi="Arial" w:cs="Arial"/>
          <w:sz w:val="28"/>
          <w:szCs w:val="28"/>
        </w:rPr>
        <w:t xml:space="preserve"> </w:t>
      </w:r>
      <w:proofErr w:type="spellStart"/>
      <w:r w:rsidR="00740508">
        <w:rPr>
          <w:rFonts w:ascii="Arial" w:hAnsi="Arial" w:cs="Arial"/>
          <w:sz w:val="28"/>
          <w:szCs w:val="28"/>
        </w:rPr>
        <w:t>saMai</w:t>
      </w:r>
      <w:proofErr w:type="spellEnd"/>
      <w:r w:rsidR="00740508">
        <w:rPr>
          <w:rFonts w:ascii="Arial" w:hAnsi="Arial" w:cs="Arial"/>
          <w:sz w:val="28"/>
          <w:szCs w:val="28"/>
        </w:rPr>
        <w:t xml:space="preserve"> Zane </w:t>
      </w:r>
      <w:proofErr w:type="spellStart"/>
      <w:r w:rsidR="00740508">
        <w:rPr>
          <w:rFonts w:ascii="Arial" w:hAnsi="Arial" w:cs="Arial"/>
          <w:sz w:val="28"/>
          <w:szCs w:val="28"/>
        </w:rPr>
        <w:t>zvikanzi</w:t>
      </w:r>
      <w:proofErr w:type="spellEnd"/>
      <w:r w:rsidR="00003C0B">
        <w:rPr>
          <w:rFonts w:ascii="Arial" w:hAnsi="Arial" w:cs="Arial"/>
          <w:sz w:val="28"/>
          <w:szCs w:val="28"/>
        </w:rPr>
        <w:t xml:space="preserve">, </w:t>
      </w:r>
      <w:proofErr w:type="spellStart"/>
      <w:r w:rsidR="00003C0B">
        <w:rPr>
          <w:rFonts w:ascii="Arial" w:hAnsi="Arial" w:cs="Arial"/>
          <w:sz w:val="28"/>
          <w:szCs w:val="28"/>
        </w:rPr>
        <w:t>akati</w:t>
      </w:r>
      <w:proofErr w:type="spellEnd"/>
      <w:r w:rsidR="00DB68BE">
        <w:rPr>
          <w:rFonts w:ascii="Arial" w:hAnsi="Arial" w:cs="Arial"/>
          <w:sz w:val="28"/>
          <w:szCs w:val="28"/>
        </w:rPr>
        <w:t>,</w:t>
      </w:r>
      <w:r w:rsidR="00003C0B">
        <w:rPr>
          <w:rFonts w:ascii="Arial" w:hAnsi="Arial" w:cs="Arial"/>
          <w:sz w:val="28"/>
          <w:szCs w:val="28"/>
        </w:rPr>
        <w:t xml:space="preserve"> </w:t>
      </w:r>
      <w:r w:rsidR="00DB68BE">
        <w:rPr>
          <w:rFonts w:ascii="Arial" w:hAnsi="Arial" w:cs="Arial"/>
          <w:sz w:val="28"/>
          <w:szCs w:val="28"/>
        </w:rPr>
        <w:t>‘</w:t>
      </w:r>
      <w:r w:rsidR="00003C0B">
        <w:rPr>
          <w:rFonts w:ascii="Arial" w:hAnsi="Arial" w:cs="Arial"/>
          <w:sz w:val="28"/>
          <w:szCs w:val="28"/>
        </w:rPr>
        <w:t xml:space="preserve">ndiri </w:t>
      </w:r>
      <w:proofErr w:type="spellStart"/>
      <w:r w:rsidR="00003C0B">
        <w:rPr>
          <w:rFonts w:ascii="Arial" w:hAnsi="Arial" w:cs="Arial"/>
          <w:sz w:val="28"/>
          <w:szCs w:val="28"/>
        </w:rPr>
        <w:t>kuda</w:t>
      </w:r>
      <w:proofErr w:type="spellEnd"/>
      <w:r w:rsidR="00003C0B">
        <w:rPr>
          <w:rFonts w:ascii="Arial" w:hAnsi="Arial" w:cs="Arial"/>
          <w:sz w:val="28"/>
          <w:szCs w:val="28"/>
        </w:rPr>
        <w:t xml:space="preserve"> kuti </w:t>
      </w:r>
      <w:proofErr w:type="spellStart"/>
      <w:r w:rsidR="00003C0B">
        <w:rPr>
          <w:rFonts w:ascii="Arial" w:hAnsi="Arial" w:cs="Arial"/>
          <w:sz w:val="28"/>
          <w:szCs w:val="28"/>
        </w:rPr>
        <w:t>uuye</w:t>
      </w:r>
      <w:proofErr w:type="spellEnd"/>
      <w:r w:rsidR="00003C0B">
        <w:rPr>
          <w:rFonts w:ascii="Arial" w:hAnsi="Arial" w:cs="Arial"/>
          <w:sz w:val="28"/>
          <w:szCs w:val="28"/>
        </w:rPr>
        <w:t xml:space="preserve"> </w:t>
      </w:r>
      <w:proofErr w:type="spellStart"/>
      <w:r w:rsidR="00003C0B">
        <w:rPr>
          <w:rFonts w:ascii="Arial" w:hAnsi="Arial" w:cs="Arial"/>
          <w:sz w:val="28"/>
          <w:szCs w:val="28"/>
        </w:rPr>
        <w:t>uite</w:t>
      </w:r>
      <w:proofErr w:type="spellEnd"/>
      <w:r w:rsidR="00003C0B">
        <w:rPr>
          <w:rFonts w:ascii="Arial" w:hAnsi="Arial" w:cs="Arial"/>
          <w:sz w:val="28"/>
          <w:szCs w:val="28"/>
        </w:rPr>
        <w:t xml:space="preserve"> </w:t>
      </w:r>
      <w:proofErr w:type="spellStart"/>
      <w:r w:rsidR="00003C0B">
        <w:rPr>
          <w:rFonts w:ascii="Arial" w:hAnsi="Arial" w:cs="Arial"/>
          <w:sz w:val="28"/>
          <w:szCs w:val="28"/>
        </w:rPr>
        <w:t>ehh</w:t>
      </w:r>
      <w:proofErr w:type="spellEnd"/>
      <w:r w:rsidR="00003C0B">
        <w:rPr>
          <w:rFonts w:ascii="Arial" w:hAnsi="Arial" w:cs="Arial"/>
          <w:sz w:val="28"/>
          <w:szCs w:val="28"/>
        </w:rPr>
        <w:t xml:space="preserve"> kana </w:t>
      </w:r>
      <w:proofErr w:type="spellStart"/>
      <w:r w:rsidR="00E6197D" w:rsidRPr="00DF0891">
        <w:rPr>
          <w:rFonts w:ascii="Arial" w:hAnsi="Arial" w:cs="Arial"/>
          <w:i/>
          <w:iCs/>
          <w:sz w:val="28"/>
          <w:szCs w:val="28"/>
        </w:rPr>
        <w:t>concu</w:t>
      </w:r>
      <w:proofErr w:type="spellEnd"/>
      <w:r w:rsidR="00E6197D">
        <w:rPr>
          <w:rFonts w:ascii="Arial" w:hAnsi="Arial" w:cs="Arial"/>
          <w:sz w:val="28"/>
          <w:szCs w:val="28"/>
        </w:rPr>
        <w:t xml:space="preserve"> </w:t>
      </w:r>
      <w:proofErr w:type="spellStart"/>
      <w:r w:rsidR="00E6197D">
        <w:rPr>
          <w:rFonts w:ascii="Arial" w:hAnsi="Arial" w:cs="Arial"/>
          <w:sz w:val="28"/>
          <w:szCs w:val="28"/>
        </w:rPr>
        <w:t>ra-ra</w:t>
      </w:r>
      <w:proofErr w:type="spellEnd"/>
      <w:r w:rsidR="00A03186">
        <w:rPr>
          <w:rFonts w:ascii="Arial" w:hAnsi="Arial" w:cs="Arial"/>
          <w:sz w:val="28"/>
          <w:szCs w:val="28"/>
        </w:rPr>
        <w:t xml:space="preserve"> </w:t>
      </w:r>
      <w:proofErr w:type="spellStart"/>
      <w:r w:rsidR="00E6197D">
        <w:rPr>
          <w:rFonts w:ascii="Arial" w:hAnsi="Arial" w:cs="Arial"/>
          <w:sz w:val="28"/>
          <w:szCs w:val="28"/>
        </w:rPr>
        <w:t>ra</w:t>
      </w:r>
      <w:r w:rsidR="00A03186">
        <w:rPr>
          <w:rFonts w:ascii="Arial" w:hAnsi="Arial" w:cs="Arial"/>
          <w:sz w:val="28"/>
          <w:szCs w:val="28"/>
        </w:rPr>
        <w:t>P</w:t>
      </w:r>
      <w:r w:rsidR="00E6197D">
        <w:rPr>
          <w:rFonts w:ascii="Arial" w:hAnsi="Arial" w:cs="Arial"/>
          <w:sz w:val="28"/>
          <w:szCs w:val="28"/>
        </w:rPr>
        <w:t>astor</w:t>
      </w:r>
      <w:proofErr w:type="spellEnd"/>
      <w:r w:rsidR="00DB68BE">
        <w:rPr>
          <w:rFonts w:ascii="Arial" w:hAnsi="Arial" w:cs="Arial"/>
          <w:sz w:val="28"/>
          <w:szCs w:val="28"/>
        </w:rPr>
        <w:t>’.</w:t>
      </w:r>
      <w:r w:rsidR="00A03186">
        <w:rPr>
          <w:rFonts w:ascii="Arial" w:hAnsi="Arial" w:cs="Arial"/>
          <w:sz w:val="28"/>
          <w:szCs w:val="28"/>
        </w:rPr>
        <w:t xml:space="preserve"> </w:t>
      </w:r>
      <w:r w:rsidR="00DB68BE">
        <w:rPr>
          <w:rFonts w:ascii="Arial" w:hAnsi="Arial" w:cs="Arial"/>
          <w:sz w:val="28"/>
          <w:szCs w:val="28"/>
        </w:rPr>
        <w:t>U</w:t>
      </w:r>
      <w:r w:rsidR="00A03186">
        <w:rPr>
          <w:rFonts w:ascii="Arial" w:hAnsi="Arial" w:cs="Arial"/>
          <w:sz w:val="28"/>
          <w:szCs w:val="28"/>
        </w:rPr>
        <w:t xml:space="preserve">no doubt-a kuti mai ava vari </w:t>
      </w:r>
      <w:proofErr w:type="spellStart"/>
      <w:r w:rsidR="00A03186">
        <w:rPr>
          <w:rFonts w:ascii="Arial" w:hAnsi="Arial" w:cs="Arial"/>
          <w:sz w:val="28"/>
          <w:szCs w:val="28"/>
        </w:rPr>
        <w:t>kufara</w:t>
      </w:r>
      <w:proofErr w:type="spellEnd"/>
      <w:r w:rsidR="00A03186">
        <w:rPr>
          <w:rFonts w:ascii="Arial" w:hAnsi="Arial" w:cs="Arial"/>
          <w:sz w:val="28"/>
          <w:szCs w:val="28"/>
        </w:rPr>
        <w:t xml:space="preserve">? </w:t>
      </w:r>
      <w:r w:rsidR="00E82679">
        <w:rPr>
          <w:rFonts w:ascii="Arial" w:hAnsi="Arial" w:cs="Arial"/>
          <w:sz w:val="28"/>
          <w:szCs w:val="28"/>
        </w:rPr>
        <w:t>Handi vaka</w:t>
      </w:r>
      <w:r w:rsidR="00230D84">
        <w:rPr>
          <w:rFonts w:ascii="Arial" w:hAnsi="Arial" w:cs="Arial"/>
          <w:sz w:val="28"/>
          <w:szCs w:val="28"/>
        </w:rPr>
        <w:t xml:space="preserve"> </w:t>
      </w:r>
      <w:proofErr w:type="spellStart"/>
      <w:r w:rsidR="00510098">
        <w:rPr>
          <w:rFonts w:ascii="Arial" w:hAnsi="Arial" w:cs="Arial"/>
          <w:sz w:val="28"/>
          <w:szCs w:val="28"/>
        </w:rPr>
        <w:t>kub</w:t>
      </w:r>
      <w:r w:rsidR="00E82679">
        <w:rPr>
          <w:rFonts w:ascii="Arial" w:hAnsi="Arial" w:cs="Arial"/>
          <w:sz w:val="28"/>
          <w:szCs w:val="28"/>
        </w:rPr>
        <w:t>vunzai</w:t>
      </w:r>
      <w:proofErr w:type="spellEnd"/>
      <w:r w:rsidR="00E82679">
        <w:rPr>
          <w:rFonts w:ascii="Arial" w:hAnsi="Arial" w:cs="Arial"/>
          <w:sz w:val="28"/>
          <w:szCs w:val="28"/>
        </w:rPr>
        <w:t xml:space="preserve"> </w:t>
      </w:r>
      <w:proofErr w:type="spellStart"/>
      <w:r w:rsidR="00E82679">
        <w:rPr>
          <w:rFonts w:ascii="Arial" w:hAnsi="Arial" w:cs="Arial"/>
          <w:sz w:val="28"/>
          <w:szCs w:val="28"/>
        </w:rPr>
        <w:t>pabhavhudheyi</w:t>
      </w:r>
      <w:proofErr w:type="spellEnd"/>
      <w:r w:rsidR="00E82679">
        <w:rPr>
          <w:rFonts w:ascii="Arial" w:hAnsi="Arial" w:cs="Arial"/>
          <w:sz w:val="28"/>
          <w:szCs w:val="28"/>
        </w:rPr>
        <w:t xml:space="preserve"> pano</w:t>
      </w:r>
      <w:r w:rsidR="008920C1">
        <w:rPr>
          <w:rFonts w:ascii="Arial" w:hAnsi="Arial" w:cs="Arial"/>
          <w:sz w:val="28"/>
          <w:szCs w:val="28"/>
        </w:rPr>
        <w:t xml:space="preserve">, kuti </w:t>
      </w:r>
      <w:proofErr w:type="spellStart"/>
      <w:r w:rsidR="008920C1">
        <w:rPr>
          <w:rFonts w:ascii="Arial" w:hAnsi="Arial" w:cs="Arial"/>
          <w:sz w:val="28"/>
          <w:szCs w:val="28"/>
        </w:rPr>
        <w:t>handimuri</w:t>
      </w:r>
      <w:proofErr w:type="spellEnd"/>
      <w:r w:rsidR="008920C1">
        <w:rPr>
          <w:rFonts w:ascii="Arial" w:hAnsi="Arial" w:cs="Arial"/>
          <w:sz w:val="28"/>
          <w:szCs w:val="28"/>
        </w:rPr>
        <w:t xml:space="preserve"> kuona kuti ini ndiri </w:t>
      </w:r>
      <w:proofErr w:type="spellStart"/>
      <w:r w:rsidR="008920C1">
        <w:rPr>
          <w:rFonts w:ascii="Arial" w:hAnsi="Arial" w:cs="Arial"/>
          <w:sz w:val="28"/>
          <w:szCs w:val="28"/>
        </w:rPr>
        <w:t>kufara</w:t>
      </w:r>
      <w:proofErr w:type="spellEnd"/>
      <w:r w:rsidR="00012F0E">
        <w:rPr>
          <w:rFonts w:ascii="Arial" w:hAnsi="Arial" w:cs="Arial"/>
          <w:sz w:val="28"/>
          <w:szCs w:val="28"/>
        </w:rPr>
        <w:t xml:space="preserve">, </w:t>
      </w:r>
      <w:proofErr w:type="spellStart"/>
      <w:r w:rsidR="00012F0E">
        <w:rPr>
          <w:rFonts w:ascii="Arial" w:hAnsi="Arial" w:cs="Arial"/>
          <w:sz w:val="28"/>
          <w:szCs w:val="28"/>
        </w:rPr>
        <w:t>hee</w:t>
      </w:r>
      <w:proofErr w:type="spellEnd"/>
      <w:r w:rsidR="00012F0E">
        <w:rPr>
          <w:rFonts w:ascii="Arial" w:hAnsi="Arial" w:cs="Arial"/>
          <w:sz w:val="28"/>
          <w:szCs w:val="28"/>
        </w:rPr>
        <w:t xml:space="preserve">. </w:t>
      </w:r>
    </w:p>
    <w:p w14:paraId="5F45B493" w14:textId="65B99B82" w:rsidR="007D1588" w:rsidRPr="00510098" w:rsidRDefault="003450C9" w:rsidP="00EE1207">
      <w:pPr>
        <w:jc w:val="both"/>
        <w:rPr>
          <w:rFonts w:ascii="Arial" w:hAnsi="Arial" w:cs="Arial"/>
          <w:sz w:val="18"/>
          <w:szCs w:val="18"/>
        </w:rPr>
      </w:pPr>
      <w:r w:rsidRPr="003450C9">
        <w:rPr>
          <w:rFonts w:ascii="Arial" w:hAnsi="Arial" w:cs="Arial"/>
          <w:sz w:val="28"/>
          <w:szCs w:val="28"/>
          <w:vertAlign w:val="superscript"/>
        </w:rPr>
        <w:t>104</w:t>
      </w:r>
      <w:r>
        <w:rPr>
          <w:rFonts w:ascii="Arial" w:hAnsi="Arial" w:cs="Arial"/>
          <w:sz w:val="28"/>
          <w:szCs w:val="28"/>
        </w:rPr>
        <w:t xml:space="preserve"> </w:t>
      </w:r>
      <w:r w:rsidR="003708C7">
        <w:rPr>
          <w:rFonts w:ascii="Arial" w:hAnsi="Arial" w:cs="Arial"/>
          <w:sz w:val="28"/>
          <w:szCs w:val="28"/>
        </w:rPr>
        <w:t xml:space="preserve">But </w:t>
      </w:r>
      <w:proofErr w:type="spellStart"/>
      <w:r w:rsidR="003708C7">
        <w:rPr>
          <w:rFonts w:ascii="Arial" w:hAnsi="Arial" w:cs="Arial"/>
          <w:sz w:val="28"/>
          <w:szCs w:val="28"/>
        </w:rPr>
        <w:t>kwete</w:t>
      </w:r>
      <w:proofErr w:type="spellEnd"/>
      <w:r w:rsidR="003708C7">
        <w:rPr>
          <w:rFonts w:ascii="Arial" w:hAnsi="Arial" w:cs="Arial"/>
          <w:sz w:val="28"/>
          <w:szCs w:val="28"/>
        </w:rPr>
        <w:t xml:space="preserve"> kuti</w:t>
      </w:r>
      <w:r w:rsidR="006A1AAF" w:rsidRPr="003708C7">
        <w:rPr>
          <w:rFonts w:ascii="Arial" w:hAnsi="Arial" w:cs="Arial"/>
          <w:sz w:val="28"/>
          <w:szCs w:val="28"/>
        </w:rPr>
        <w:t>,</w:t>
      </w:r>
      <w:r w:rsidR="00E97114" w:rsidRPr="003708C7">
        <w:rPr>
          <w:rFonts w:ascii="Arial" w:hAnsi="Arial" w:cs="Arial"/>
          <w:sz w:val="28"/>
          <w:szCs w:val="28"/>
        </w:rPr>
        <w:t xml:space="preserve"> </w:t>
      </w:r>
      <w:r w:rsidR="006A1AAF" w:rsidRPr="003708C7">
        <w:rPr>
          <w:rFonts w:ascii="Arial" w:hAnsi="Arial" w:cs="Arial"/>
          <w:sz w:val="28"/>
          <w:szCs w:val="28"/>
        </w:rPr>
        <w:t>‘</w:t>
      </w:r>
      <w:proofErr w:type="spellStart"/>
      <w:r w:rsidR="004D0FBC" w:rsidRPr="003708C7">
        <w:rPr>
          <w:rFonts w:ascii="Arial" w:hAnsi="Arial" w:cs="Arial"/>
          <w:sz w:val="28"/>
          <w:szCs w:val="28"/>
        </w:rPr>
        <w:t>n</w:t>
      </w:r>
      <w:r w:rsidR="00E97114" w:rsidRPr="003708C7">
        <w:rPr>
          <w:rFonts w:ascii="Arial" w:hAnsi="Arial" w:cs="Arial"/>
          <w:sz w:val="28"/>
          <w:szCs w:val="28"/>
        </w:rPr>
        <w:t>doda</w:t>
      </w:r>
      <w:proofErr w:type="spellEnd"/>
      <w:r w:rsidR="00E97114" w:rsidRPr="003708C7">
        <w:rPr>
          <w:rFonts w:ascii="Arial" w:hAnsi="Arial" w:cs="Arial"/>
          <w:sz w:val="28"/>
          <w:szCs w:val="28"/>
        </w:rPr>
        <w:t xml:space="preserve"> kuti </w:t>
      </w:r>
      <w:proofErr w:type="spellStart"/>
      <w:r w:rsidR="00E97114" w:rsidRPr="003708C7">
        <w:rPr>
          <w:rFonts w:ascii="Arial" w:hAnsi="Arial" w:cs="Arial"/>
          <w:sz w:val="28"/>
          <w:szCs w:val="28"/>
        </w:rPr>
        <w:t>mainini</w:t>
      </w:r>
      <w:proofErr w:type="spellEnd"/>
      <w:r w:rsidR="00E97114" w:rsidRPr="003708C7">
        <w:rPr>
          <w:rFonts w:ascii="Arial" w:hAnsi="Arial" w:cs="Arial"/>
          <w:sz w:val="28"/>
          <w:szCs w:val="28"/>
        </w:rPr>
        <w:t xml:space="preserve"> vangu </w:t>
      </w:r>
      <w:proofErr w:type="spellStart"/>
      <w:r w:rsidR="00E97114" w:rsidRPr="003708C7">
        <w:rPr>
          <w:rFonts w:ascii="Arial" w:hAnsi="Arial" w:cs="Arial"/>
          <w:sz w:val="28"/>
          <w:szCs w:val="28"/>
        </w:rPr>
        <w:t>vauye</w:t>
      </w:r>
      <w:proofErr w:type="spellEnd"/>
      <w:r w:rsidR="00E97114" w:rsidRPr="003708C7">
        <w:rPr>
          <w:rFonts w:ascii="Arial" w:hAnsi="Arial" w:cs="Arial"/>
          <w:sz w:val="28"/>
          <w:szCs w:val="28"/>
        </w:rPr>
        <w:t xml:space="preserve">, </w:t>
      </w:r>
      <w:proofErr w:type="spellStart"/>
      <w:r w:rsidR="004D0FBC" w:rsidRPr="003708C7">
        <w:rPr>
          <w:rFonts w:ascii="Arial" w:hAnsi="Arial" w:cs="Arial"/>
          <w:sz w:val="28"/>
          <w:szCs w:val="28"/>
        </w:rPr>
        <w:t>n</w:t>
      </w:r>
      <w:r w:rsidR="00E97114" w:rsidRPr="003708C7">
        <w:rPr>
          <w:rFonts w:ascii="Arial" w:hAnsi="Arial" w:cs="Arial"/>
          <w:sz w:val="28"/>
          <w:szCs w:val="28"/>
        </w:rPr>
        <w:t>doda</w:t>
      </w:r>
      <w:proofErr w:type="spellEnd"/>
      <w:r w:rsidR="00E97114" w:rsidRPr="003708C7">
        <w:rPr>
          <w:rFonts w:ascii="Arial" w:hAnsi="Arial" w:cs="Arial"/>
          <w:sz w:val="28"/>
          <w:szCs w:val="28"/>
        </w:rPr>
        <w:t xml:space="preserve"> </w:t>
      </w:r>
      <w:proofErr w:type="spellStart"/>
      <w:r w:rsidR="00E97114" w:rsidRPr="003708C7">
        <w:rPr>
          <w:rFonts w:ascii="Arial" w:hAnsi="Arial" w:cs="Arial"/>
          <w:sz w:val="28"/>
          <w:szCs w:val="28"/>
        </w:rPr>
        <w:t>mainini</w:t>
      </w:r>
      <w:proofErr w:type="spellEnd"/>
      <w:r w:rsidR="004D0FBC" w:rsidRPr="003708C7">
        <w:rPr>
          <w:rFonts w:ascii="Arial" w:hAnsi="Arial" w:cs="Arial"/>
          <w:sz w:val="28"/>
          <w:szCs w:val="28"/>
        </w:rPr>
        <w:t xml:space="preserve">, </w:t>
      </w:r>
      <w:proofErr w:type="spellStart"/>
      <w:r w:rsidR="004D0FBC" w:rsidRPr="003708C7">
        <w:rPr>
          <w:rFonts w:ascii="Arial" w:hAnsi="Arial" w:cs="Arial"/>
          <w:sz w:val="28"/>
          <w:szCs w:val="28"/>
        </w:rPr>
        <w:t>ndoda</w:t>
      </w:r>
      <w:proofErr w:type="spellEnd"/>
      <w:r w:rsidR="004D0FBC" w:rsidRPr="003708C7">
        <w:rPr>
          <w:rFonts w:ascii="Arial" w:hAnsi="Arial" w:cs="Arial"/>
          <w:sz w:val="28"/>
          <w:szCs w:val="28"/>
        </w:rPr>
        <w:t xml:space="preserve"> </w:t>
      </w:r>
      <w:proofErr w:type="spellStart"/>
      <w:r w:rsidR="004D0FBC" w:rsidRPr="003708C7">
        <w:rPr>
          <w:rFonts w:ascii="Arial" w:hAnsi="Arial" w:cs="Arial"/>
          <w:sz w:val="28"/>
          <w:szCs w:val="28"/>
        </w:rPr>
        <w:t>mainini</w:t>
      </w:r>
      <w:proofErr w:type="spellEnd"/>
      <w:r w:rsidR="004D0FBC" w:rsidRPr="003708C7">
        <w:rPr>
          <w:rFonts w:ascii="Arial" w:hAnsi="Arial" w:cs="Arial"/>
          <w:sz w:val="28"/>
          <w:szCs w:val="28"/>
        </w:rPr>
        <w:t xml:space="preserve"> kuti </w:t>
      </w:r>
      <w:proofErr w:type="spellStart"/>
      <w:r w:rsidR="004D0FBC" w:rsidRPr="003708C7">
        <w:rPr>
          <w:rFonts w:ascii="Arial" w:hAnsi="Arial" w:cs="Arial"/>
          <w:sz w:val="28"/>
          <w:szCs w:val="28"/>
        </w:rPr>
        <w:t>vauye</w:t>
      </w:r>
      <w:proofErr w:type="spellEnd"/>
      <w:r w:rsidR="004D0FBC" w:rsidRPr="003708C7">
        <w:rPr>
          <w:rFonts w:ascii="Arial" w:hAnsi="Arial" w:cs="Arial"/>
          <w:sz w:val="28"/>
          <w:szCs w:val="28"/>
        </w:rPr>
        <w:t>.</w:t>
      </w:r>
      <w:r w:rsidR="006A1AAF" w:rsidRPr="003708C7">
        <w:rPr>
          <w:rFonts w:ascii="Arial" w:hAnsi="Arial" w:cs="Arial"/>
          <w:sz w:val="28"/>
          <w:szCs w:val="28"/>
        </w:rPr>
        <w:t>’</w:t>
      </w:r>
      <w:r w:rsidR="00E6197D" w:rsidRPr="003708C7">
        <w:rPr>
          <w:rFonts w:ascii="Arial" w:hAnsi="Arial" w:cs="Arial"/>
          <w:sz w:val="28"/>
          <w:szCs w:val="28"/>
        </w:rPr>
        <w:t xml:space="preserve"> </w:t>
      </w:r>
      <w:proofErr w:type="spellStart"/>
      <w:r w:rsidR="006A1AAF">
        <w:rPr>
          <w:rFonts w:ascii="Arial" w:hAnsi="Arial" w:cs="Arial"/>
          <w:sz w:val="28"/>
          <w:szCs w:val="28"/>
        </w:rPr>
        <w:t>Wotarisa</w:t>
      </w:r>
      <w:proofErr w:type="spellEnd"/>
      <w:r w:rsidR="006A1AAF">
        <w:rPr>
          <w:rFonts w:ascii="Arial" w:hAnsi="Arial" w:cs="Arial"/>
          <w:sz w:val="28"/>
          <w:szCs w:val="28"/>
        </w:rPr>
        <w:t xml:space="preserve"> </w:t>
      </w:r>
      <w:r w:rsidR="00A93DDD">
        <w:rPr>
          <w:rFonts w:ascii="Arial" w:hAnsi="Arial" w:cs="Arial"/>
          <w:sz w:val="28"/>
          <w:szCs w:val="28"/>
        </w:rPr>
        <w:t xml:space="preserve">mwana, changa </w:t>
      </w:r>
      <w:proofErr w:type="spellStart"/>
      <w:r w:rsidR="00A93DDD">
        <w:rPr>
          <w:rFonts w:ascii="Arial" w:hAnsi="Arial" w:cs="Arial"/>
          <w:sz w:val="28"/>
          <w:szCs w:val="28"/>
        </w:rPr>
        <w:t>chiri</w:t>
      </w:r>
      <w:proofErr w:type="spellEnd"/>
      <w:r w:rsidR="00A93DDD">
        <w:rPr>
          <w:rFonts w:ascii="Arial" w:hAnsi="Arial" w:cs="Arial"/>
          <w:sz w:val="28"/>
          <w:szCs w:val="28"/>
        </w:rPr>
        <w:t xml:space="preserve"> </w:t>
      </w:r>
      <w:proofErr w:type="spellStart"/>
      <w:r w:rsidR="00A93DDD">
        <w:rPr>
          <w:rFonts w:ascii="Arial" w:hAnsi="Arial" w:cs="Arial"/>
          <w:sz w:val="28"/>
          <w:szCs w:val="28"/>
        </w:rPr>
        <w:t>chivhindikiti</w:t>
      </w:r>
      <w:proofErr w:type="spellEnd"/>
      <w:r w:rsidR="00A93DDD">
        <w:rPr>
          <w:rFonts w:ascii="Arial" w:hAnsi="Arial" w:cs="Arial"/>
          <w:sz w:val="28"/>
          <w:szCs w:val="28"/>
        </w:rPr>
        <w:t xml:space="preserve"> </w:t>
      </w:r>
      <w:proofErr w:type="spellStart"/>
      <w:r w:rsidR="00A93DDD">
        <w:rPr>
          <w:rFonts w:ascii="Arial" w:hAnsi="Arial" w:cs="Arial"/>
          <w:sz w:val="28"/>
          <w:szCs w:val="28"/>
        </w:rPr>
        <w:t>handitika</w:t>
      </w:r>
      <w:proofErr w:type="spellEnd"/>
      <w:r w:rsidR="00354608">
        <w:rPr>
          <w:rFonts w:ascii="Arial" w:hAnsi="Arial" w:cs="Arial"/>
          <w:sz w:val="28"/>
          <w:szCs w:val="28"/>
        </w:rPr>
        <w:t>?</w:t>
      </w:r>
      <w:r w:rsidR="005C22FE">
        <w:rPr>
          <w:rFonts w:ascii="Arial" w:hAnsi="Arial" w:cs="Arial"/>
          <w:sz w:val="28"/>
          <w:szCs w:val="28"/>
        </w:rPr>
        <w:t xml:space="preserve"> </w:t>
      </w:r>
      <w:r w:rsidR="005001AE">
        <w:rPr>
          <w:rFonts w:ascii="Arial" w:hAnsi="Arial" w:cs="Arial"/>
          <w:sz w:val="28"/>
          <w:szCs w:val="28"/>
        </w:rPr>
        <w:t>C</w:t>
      </w:r>
      <w:r w:rsidR="005C22FE">
        <w:rPr>
          <w:rFonts w:ascii="Arial" w:hAnsi="Arial" w:cs="Arial"/>
          <w:sz w:val="28"/>
          <w:szCs w:val="28"/>
        </w:rPr>
        <w:t xml:space="preserve">hiri </w:t>
      </w:r>
      <w:proofErr w:type="spellStart"/>
      <w:r w:rsidR="005C22FE">
        <w:rPr>
          <w:rFonts w:ascii="Arial" w:hAnsi="Arial" w:cs="Arial"/>
          <w:sz w:val="28"/>
          <w:szCs w:val="28"/>
        </w:rPr>
        <w:t>kudii</w:t>
      </w:r>
      <w:proofErr w:type="spellEnd"/>
      <w:r w:rsidR="005C22FE">
        <w:rPr>
          <w:rFonts w:ascii="Arial" w:hAnsi="Arial" w:cs="Arial"/>
          <w:sz w:val="28"/>
          <w:szCs w:val="28"/>
        </w:rPr>
        <w:t xml:space="preserve">…? </w:t>
      </w:r>
      <w:proofErr w:type="spellStart"/>
      <w:r w:rsidR="005C22FE">
        <w:rPr>
          <w:rFonts w:ascii="Arial" w:hAnsi="Arial" w:cs="Arial"/>
          <w:sz w:val="28"/>
          <w:szCs w:val="28"/>
        </w:rPr>
        <w:t>Ukamuvhunza</w:t>
      </w:r>
      <w:proofErr w:type="spellEnd"/>
      <w:r w:rsidR="003708C7">
        <w:rPr>
          <w:rFonts w:ascii="Arial" w:hAnsi="Arial" w:cs="Arial"/>
          <w:sz w:val="28"/>
          <w:szCs w:val="28"/>
        </w:rPr>
        <w:t>,</w:t>
      </w:r>
      <w:r w:rsidR="005C22FE">
        <w:rPr>
          <w:rFonts w:ascii="Arial" w:hAnsi="Arial" w:cs="Arial"/>
          <w:sz w:val="28"/>
          <w:szCs w:val="28"/>
        </w:rPr>
        <w:t xml:space="preserve"> </w:t>
      </w:r>
      <w:r w:rsidR="003708C7">
        <w:rPr>
          <w:rFonts w:ascii="Arial" w:hAnsi="Arial" w:cs="Arial"/>
          <w:sz w:val="28"/>
          <w:szCs w:val="28"/>
        </w:rPr>
        <w:t>‘</w:t>
      </w:r>
      <w:r w:rsidR="005C22FE">
        <w:rPr>
          <w:rFonts w:ascii="Arial" w:hAnsi="Arial" w:cs="Arial"/>
          <w:sz w:val="28"/>
          <w:szCs w:val="28"/>
        </w:rPr>
        <w:t xml:space="preserve">iwe </w:t>
      </w:r>
      <w:proofErr w:type="spellStart"/>
      <w:r w:rsidR="005C22FE">
        <w:rPr>
          <w:rFonts w:ascii="Arial" w:hAnsi="Arial" w:cs="Arial"/>
          <w:sz w:val="28"/>
          <w:szCs w:val="28"/>
        </w:rPr>
        <w:t>unorevesa</w:t>
      </w:r>
      <w:proofErr w:type="spellEnd"/>
      <w:r w:rsidR="005C22FE">
        <w:rPr>
          <w:rFonts w:ascii="Arial" w:hAnsi="Arial" w:cs="Arial"/>
          <w:sz w:val="28"/>
          <w:szCs w:val="28"/>
        </w:rPr>
        <w:t xml:space="preserve"> here</w:t>
      </w:r>
      <w:r w:rsidR="00B46239">
        <w:rPr>
          <w:rFonts w:ascii="Arial" w:hAnsi="Arial" w:cs="Arial"/>
          <w:sz w:val="28"/>
          <w:szCs w:val="28"/>
        </w:rPr>
        <w:t xml:space="preserve"> kuti</w:t>
      </w:r>
      <w:r w:rsidR="00CD61F5">
        <w:rPr>
          <w:rFonts w:ascii="Arial" w:hAnsi="Arial" w:cs="Arial"/>
          <w:sz w:val="28"/>
          <w:szCs w:val="28"/>
        </w:rPr>
        <w:t xml:space="preserve"> </w:t>
      </w:r>
      <w:proofErr w:type="spellStart"/>
      <w:r w:rsidR="00B46239">
        <w:rPr>
          <w:rFonts w:ascii="Arial" w:hAnsi="Arial" w:cs="Arial"/>
          <w:sz w:val="28"/>
          <w:szCs w:val="28"/>
        </w:rPr>
        <w:t>oda</w:t>
      </w:r>
      <w:proofErr w:type="spellEnd"/>
      <w:r w:rsidR="00B46239">
        <w:rPr>
          <w:rFonts w:ascii="Arial" w:hAnsi="Arial" w:cs="Arial"/>
          <w:sz w:val="28"/>
          <w:szCs w:val="28"/>
        </w:rPr>
        <w:t xml:space="preserve"> kuti </w:t>
      </w:r>
      <w:proofErr w:type="spellStart"/>
      <w:r w:rsidR="00B46239">
        <w:rPr>
          <w:rFonts w:ascii="Arial" w:hAnsi="Arial" w:cs="Arial"/>
          <w:sz w:val="28"/>
          <w:szCs w:val="28"/>
        </w:rPr>
        <w:t>mainini</w:t>
      </w:r>
      <w:proofErr w:type="spellEnd"/>
      <w:r w:rsidR="00B46239">
        <w:rPr>
          <w:rFonts w:ascii="Arial" w:hAnsi="Arial" w:cs="Arial"/>
          <w:sz w:val="28"/>
          <w:szCs w:val="28"/>
        </w:rPr>
        <w:t xml:space="preserve"> </w:t>
      </w:r>
      <w:proofErr w:type="spellStart"/>
      <w:r w:rsidR="00B46239">
        <w:rPr>
          <w:rFonts w:ascii="Arial" w:hAnsi="Arial" w:cs="Arial"/>
          <w:sz w:val="28"/>
          <w:szCs w:val="28"/>
        </w:rPr>
        <w:t>vauye</w:t>
      </w:r>
      <w:proofErr w:type="spellEnd"/>
      <w:r w:rsidR="00B46239">
        <w:rPr>
          <w:rFonts w:ascii="Arial" w:hAnsi="Arial" w:cs="Arial"/>
          <w:sz w:val="28"/>
          <w:szCs w:val="28"/>
        </w:rPr>
        <w:t>?</w:t>
      </w:r>
      <w:r w:rsidR="005001AE">
        <w:rPr>
          <w:rFonts w:ascii="Arial" w:hAnsi="Arial" w:cs="Arial"/>
          <w:sz w:val="28"/>
          <w:szCs w:val="28"/>
        </w:rPr>
        <w:t>’</w:t>
      </w:r>
      <w:r w:rsidR="00B46239">
        <w:rPr>
          <w:rFonts w:ascii="Arial" w:hAnsi="Arial" w:cs="Arial"/>
          <w:sz w:val="28"/>
          <w:szCs w:val="28"/>
        </w:rPr>
        <w:t xml:space="preserve"> ‘</w:t>
      </w:r>
      <w:proofErr w:type="spellStart"/>
      <w:r w:rsidR="00B46239">
        <w:rPr>
          <w:rFonts w:ascii="Arial" w:hAnsi="Arial" w:cs="Arial"/>
          <w:sz w:val="28"/>
          <w:szCs w:val="28"/>
        </w:rPr>
        <w:t>Ehe</w:t>
      </w:r>
      <w:proofErr w:type="spellEnd"/>
      <w:r w:rsidR="00CD61F5">
        <w:rPr>
          <w:rFonts w:ascii="Arial" w:hAnsi="Arial" w:cs="Arial"/>
          <w:sz w:val="28"/>
          <w:szCs w:val="28"/>
        </w:rPr>
        <w:t xml:space="preserve"> ii, </w:t>
      </w:r>
      <w:proofErr w:type="spellStart"/>
      <w:r w:rsidR="00CD61F5">
        <w:rPr>
          <w:rFonts w:ascii="Arial" w:hAnsi="Arial" w:cs="Arial"/>
          <w:sz w:val="28"/>
          <w:szCs w:val="28"/>
        </w:rPr>
        <w:t>ehe</w:t>
      </w:r>
      <w:proofErr w:type="spellEnd"/>
      <w:r w:rsidR="006D4C41">
        <w:rPr>
          <w:rFonts w:ascii="Arial" w:hAnsi="Arial" w:cs="Arial"/>
          <w:sz w:val="28"/>
          <w:szCs w:val="28"/>
        </w:rPr>
        <w:t xml:space="preserve"> </w:t>
      </w:r>
      <w:proofErr w:type="spellStart"/>
      <w:r w:rsidR="006D4C41">
        <w:rPr>
          <w:rFonts w:ascii="Arial" w:hAnsi="Arial" w:cs="Arial"/>
          <w:sz w:val="28"/>
          <w:szCs w:val="28"/>
        </w:rPr>
        <w:t>ehh</w:t>
      </w:r>
      <w:proofErr w:type="spellEnd"/>
      <w:r w:rsidR="006D4C41">
        <w:rPr>
          <w:rFonts w:ascii="Arial" w:hAnsi="Arial" w:cs="Arial"/>
          <w:sz w:val="28"/>
          <w:szCs w:val="28"/>
        </w:rPr>
        <w:t>.</w:t>
      </w:r>
      <w:r w:rsidR="00B46239">
        <w:rPr>
          <w:rFonts w:ascii="Arial" w:hAnsi="Arial" w:cs="Arial"/>
          <w:sz w:val="28"/>
          <w:szCs w:val="28"/>
        </w:rPr>
        <w:t>’</w:t>
      </w:r>
      <w:r w:rsidR="006D4C41">
        <w:rPr>
          <w:rFonts w:ascii="Arial" w:hAnsi="Arial" w:cs="Arial"/>
          <w:sz w:val="28"/>
          <w:szCs w:val="28"/>
        </w:rPr>
        <w:t xml:space="preserve"> </w:t>
      </w:r>
      <w:proofErr w:type="spellStart"/>
      <w:r w:rsidR="006D4C41">
        <w:rPr>
          <w:rFonts w:ascii="Arial" w:hAnsi="Arial" w:cs="Arial"/>
          <w:sz w:val="28"/>
          <w:szCs w:val="28"/>
        </w:rPr>
        <w:t>Unozofunga</w:t>
      </w:r>
      <w:proofErr w:type="spellEnd"/>
      <w:r w:rsidR="006D4C41">
        <w:rPr>
          <w:rFonts w:ascii="Arial" w:hAnsi="Arial" w:cs="Arial"/>
          <w:sz w:val="28"/>
          <w:szCs w:val="28"/>
        </w:rPr>
        <w:t xml:space="preserve"> kuti </w:t>
      </w:r>
      <w:proofErr w:type="spellStart"/>
      <w:r w:rsidR="003B312A">
        <w:rPr>
          <w:rFonts w:ascii="Arial" w:hAnsi="Arial" w:cs="Arial"/>
          <w:sz w:val="28"/>
          <w:szCs w:val="28"/>
        </w:rPr>
        <w:t>iz</w:t>
      </w:r>
      <w:r w:rsidR="000B474B">
        <w:rPr>
          <w:rFonts w:ascii="Arial" w:hAnsi="Arial" w:cs="Arial"/>
          <w:sz w:val="28"/>
          <w:szCs w:val="28"/>
        </w:rPr>
        <w:t>u</w:t>
      </w:r>
      <w:r w:rsidR="003B312A">
        <w:rPr>
          <w:rFonts w:ascii="Arial" w:hAnsi="Arial" w:cs="Arial"/>
          <w:sz w:val="28"/>
          <w:szCs w:val="28"/>
        </w:rPr>
        <w:t>m</w:t>
      </w:r>
      <w:proofErr w:type="spellEnd"/>
      <w:r w:rsidR="00FE30E5">
        <w:rPr>
          <w:rFonts w:ascii="Arial" w:hAnsi="Arial" w:cs="Arial"/>
          <w:sz w:val="28"/>
          <w:szCs w:val="28"/>
        </w:rPr>
        <w:t xml:space="preserve"> </w:t>
      </w:r>
      <w:proofErr w:type="spellStart"/>
      <w:r w:rsidR="00693374">
        <w:rPr>
          <w:rFonts w:ascii="Arial" w:hAnsi="Arial" w:cs="Arial"/>
          <w:sz w:val="28"/>
          <w:szCs w:val="28"/>
        </w:rPr>
        <w:t>zumu</w:t>
      </w:r>
      <w:proofErr w:type="spellEnd"/>
      <w:r w:rsidR="00693374">
        <w:rPr>
          <w:rFonts w:ascii="Arial" w:hAnsi="Arial" w:cs="Arial"/>
          <w:sz w:val="28"/>
          <w:szCs w:val="28"/>
        </w:rPr>
        <w:t xml:space="preserve"> ka. </w:t>
      </w:r>
      <w:r w:rsidR="003F4AEA" w:rsidRPr="0096516D">
        <w:rPr>
          <w:rFonts w:ascii="Arial" w:hAnsi="Arial" w:cs="Arial"/>
          <w:sz w:val="28"/>
          <w:szCs w:val="28"/>
        </w:rPr>
        <w:t>[</w:t>
      </w:r>
      <w:r w:rsidR="003F4AEA" w:rsidRPr="00510098">
        <w:rPr>
          <w:rFonts w:ascii="Arial" w:hAnsi="Arial" w:cs="Arial"/>
          <w:sz w:val="18"/>
          <w:szCs w:val="18"/>
        </w:rPr>
        <w:t xml:space="preserve">Apostle Gumbura and </w:t>
      </w:r>
      <w:r w:rsidR="00510098" w:rsidRPr="00510098">
        <w:rPr>
          <w:rFonts w:ascii="Arial" w:hAnsi="Arial" w:cs="Arial"/>
          <w:sz w:val="18"/>
          <w:szCs w:val="18"/>
        </w:rPr>
        <w:t>C</w:t>
      </w:r>
      <w:r w:rsidR="003F4AEA" w:rsidRPr="00510098">
        <w:rPr>
          <w:rFonts w:ascii="Arial" w:hAnsi="Arial" w:cs="Arial"/>
          <w:sz w:val="18"/>
          <w:szCs w:val="18"/>
        </w:rPr>
        <w:t>ongregation laugh]</w:t>
      </w:r>
    </w:p>
    <w:p w14:paraId="2B1F77F0" w14:textId="6B5DB1E1" w:rsidR="00353190" w:rsidRDefault="003450C9" w:rsidP="00EE1207">
      <w:pPr>
        <w:jc w:val="both"/>
        <w:rPr>
          <w:rFonts w:ascii="Arial" w:hAnsi="Arial" w:cs="Arial"/>
          <w:sz w:val="28"/>
          <w:szCs w:val="28"/>
        </w:rPr>
      </w:pPr>
      <w:r>
        <w:rPr>
          <w:rFonts w:ascii="Arial" w:hAnsi="Arial" w:cs="Arial"/>
          <w:sz w:val="28"/>
          <w:szCs w:val="28"/>
          <w:vertAlign w:val="superscript"/>
        </w:rPr>
        <w:t xml:space="preserve">105 </w:t>
      </w:r>
      <w:r w:rsidR="007D1588">
        <w:rPr>
          <w:rFonts w:ascii="Arial" w:hAnsi="Arial" w:cs="Arial"/>
          <w:sz w:val="28"/>
          <w:szCs w:val="28"/>
        </w:rPr>
        <w:t xml:space="preserve">Munhu </w:t>
      </w:r>
      <w:proofErr w:type="spellStart"/>
      <w:r w:rsidR="007D1588">
        <w:rPr>
          <w:rFonts w:ascii="Arial" w:hAnsi="Arial" w:cs="Arial"/>
          <w:sz w:val="28"/>
          <w:szCs w:val="28"/>
        </w:rPr>
        <w:t>ngaadzidze</w:t>
      </w:r>
      <w:proofErr w:type="spellEnd"/>
      <w:r w:rsidR="007D1588">
        <w:rPr>
          <w:rFonts w:ascii="Arial" w:hAnsi="Arial" w:cs="Arial"/>
          <w:sz w:val="28"/>
          <w:szCs w:val="28"/>
        </w:rPr>
        <w:t xml:space="preserve"> kuita honest </w:t>
      </w:r>
      <w:proofErr w:type="spellStart"/>
      <w:r w:rsidR="001720E4">
        <w:rPr>
          <w:rFonts w:ascii="Arial" w:hAnsi="Arial" w:cs="Arial"/>
          <w:sz w:val="28"/>
          <w:szCs w:val="28"/>
        </w:rPr>
        <w:t>handitika</w:t>
      </w:r>
      <w:proofErr w:type="spellEnd"/>
      <w:r w:rsidR="001720E4">
        <w:rPr>
          <w:rFonts w:ascii="Arial" w:hAnsi="Arial" w:cs="Arial"/>
          <w:sz w:val="28"/>
          <w:szCs w:val="28"/>
        </w:rPr>
        <w:t xml:space="preserve"> </w:t>
      </w:r>
      <w:proofErr w:type="spellStart"/>
      <w:r w:rsidR="001720E4">
        <w:rPr>
          <w:rFonts w:ascii="Arial" w:hAnsi="Arial" w:cs="Arial"/>
          <w:sz w:val="28"/>
          <w:szCs w:val="28"/>
        </w:rPr>
        <w:t>ehe</w:t>
      </w:r>
      <w:proofErr w:type="spellEnd"/>
      <w:r w:rsidR="005001AE">
        <w:rPr>
          <w:rFonts w:ascii="Arial" w:hAnsi="Arial" w:cs="Arial"/>
          <w:sz w:val="28"/>
          <w:szCs w:val="28"/>
        </w:rPr>
        <w:t>.</w:t>
      </w:r>
      <w:r w:rsidR="001720E4">
        <w:rPr>
          <w:rFonts w:ascii="Arial" w:hAnsi="Arial" w:cs="Arial"/>
          <w:sz w:val="28"/>
          <w:szCs w:val="28"/>
        </w:rPr>
        <w:t xml:space="preserve"> </w:t>
      </w:r>
      <w:proofErr w:type="spellStart"/>
      <w:r w:rsidR="005001AE">
        <w:rPr>
          <w:rFonts w:ascii="Arial" w:hAnsi="Arial" w:cs="Arial"/>
          <w:sz w:val="28"/>
          <w:szCs w:val="28"/>
        </w:rPr>
        <w:t>z</w:t>
      </w:r>
      <w:r w:rsidR="001720E4">
        <w:rPr>
          <w:rFonts w:ascii="Arial" w:hAnsi="Arial" w:cs="Arial"/>
          <w:sz w:val="28"/>
          <w:szCs w:val="28"/>
        </w:rPr>
        <w:t>v</w:t>
      </w:r>
      <w:r w:rsidR="005C0DED">
        <w:rPr>
          <w:rFonts w:ascii="Arial" w:hAnsi="Arial" w:cs="Arial"/>
          <w:sz w:val="28"/>
          <w:szCs w:val="28"/>
        </w:rPr>
        <w:t>a</w:t>
      </w:r>
      <w:r w:rsidR="001720E4">
        <w:rPr>
          <w:rFonts w:ascii="Arial" w:hAnsi="Arial" w:cs="Arial"/>
          <w:sz w:val="28"/>
          <w:szCs w:val="28"/>
        </w:rPr>
        <w:t>uri</w:t>
      </w:r>
      <w:proofErr w:type="spellEnd"/>
      <w:r w:rsidR="001720E4">
        <w:rPr>
          <w:rFonts w:ascii="Arial" w:hAnsi="Arial" w:cs="Arial"/>
          <w:sz w:val="28"/>
          <w:szCs w:val="28"/>
        </w:rPr>
        <w:t xml:space="preserve"> kutaura </w:t>
      </w:r>
      <w:proofErr w:type="spellStart"/>
      <w:r w:rsidR="001720E4">
        <w:rPr>
          <w:rFonts w:ascii="Arial" w:hAnsi="Arial" w:cs="Arial"/>
          <w:sz w:val="28"/>
          <w:szCs w:val="28"/>
        </w:rPr>
        <w:t>ngazvienderane</w:t>
      </w:r>
      <w:proofErr w:type="spellEnd"/>
      <w:r w:rsidR="001720E4">
        <w:rPr>
          <w:rFonts w:ascii="Arial" w:hAnsi="Arial" w:cs="Arial"/>
          <w:sz w:val="28"/>
          <w:szCs w:val="28"/>
        </w:rPr>
        <w:t xml:space="preserve"> </w:t>
      </w:r>
      <w:proofErr w:type="spellStart"/>
      <w:r w:rsidR="001720E4">
        <w:rPr>
          <w:rFonts w:ascii="Arial" w:hAnsi="Arial" w:cs="Arial"/>
          <w:sz w:val="28"/>
          <w:szCs w:val="28"/>
        </w:rPr>
        <w:t>nemataridzikiro</w:t>
      </w:r>
      <w:proofErr w:type="spellEnd"/>
      <w:r w:rsidR="001720E4">
        <w:rPr>
          <w:rFonts w:ascii="Arial" w:hAnsi="Arial" w:cs="Arial"/>
          <w:sz w:val="28"/>
          <w:szCs w:val="28"/>
        </w:rPr>
        <w:t xml:space="preserve"> </w:t>
      </w:r>
      <w:proofErr w:type="spellStart"/>
      <w:r w:rsidR="005C0DED">
        <w:rPr>
          <w:rFonts w:ascii="Arial" w:hAnsi="Arial" w:cs="Arial"/>
          <w:sz w:val="28"/>
          <w:szCs w:val="28"/>
        </w:rPr>
        <w:t>aunodii</w:t>
      </w:r>
      <w:proofErr w:type="spellEnd"/>
      <w:r w:rsidR="005C0DED">
        <w:rPr>
          <w:rFonts w:ascii="Arial" w:hAnsi="Arial" w:cs="Arial"/>
          <w:sz w:val="28"/>
          <w:szCs w:val="28"/>
        </w:rPr>
        <w:t>…?</w:t>
      </w:r>
      <w:r w:rsidR="003B312A">
        <w:rPr>
          <w:rFonts w:ascii="Arial" w:hAnsi="Arial" w:cs="Arial"/>
          <w:sz w:val="28"/>
          <w:szCs w:val="28"/>
        </w:rPr>
        <w:t xml:space="preserve"> </w:t>
      </w:r>
      <w:r w:rsidR="005C0DED" w:rsidRPr="00510098">
        <w:rPr>
          <w:rFonts w:ascii="Arial" w:hAnsi="Arial" w:cs="Arial"/>
          <w:sz w:val="18"/>
          <w:szCs w:val="18"/>
        </w:rPr>
        <w:t xml:space="preserve">[Congregation </w:t>
      </w:r>
      <w:r w:rsidR="00063DA1" w:rsidRPr="00510098">
        <w:rPr>
          <w:rFonts w:ascii="Arial" w:hAnsi="Arial" w:cs="Arial"/>
          <w:sz w:val="18"/>
          <w:szCs w:val="18"/>
        </w:rPr>
        <w:t>says, “</w:t>
      </w:r>
      <w:proofErr w:type="spellStart"/>
      <w:r w:rsidR="005C0DED" w:rsidRPr="00510098">
        <w:rPr>
          <w:rFonts w:ascii="Arial" w:hAnsi="Arial" w:cs="Arial"/>
          <w:sz w:val="18"/>
          <w:szCs w:val="18"/>
        </w:rPr>
        <w:t>aunoita</w:t>
      </w:r>
      <w:proofErr w:type="spellEnd"/>
      <w:r w:rsidR="00D446D5" w:rsidRPr="00510098">
        <w:rPr>
          <w:rFonts w:ascii="Arial" w:hAnsi="Arial" w:cs="Arial"/>
          <w:sz w:val="18"/>
          <w:szCs w:val="18"/>
        </w:rPr>
        <w:t>,</w:t>
      </w:r>
      <w:r w:rsidR="005C0DED" w:rsidRPr="00510098">
        <w:rPr>
          <w:rFonts w:ascii="Arial" w:hAnsi="Arial" w:cs="Arial"/>
          <w:sz w:val="18"/>
          <w:szCs w:val="18"/>
        </w:rPr>
        <w:t>"]</w:t>
      </w:r>
      <w:r w:rsidR="005C0DED">
        <w:rPr>
          <w:rFonts w:ascii="Arial" w:hAnsi="Arial" w:cs="Arial"/>
          <w:sz w:val="28"/>
          <w:szCs w:val="28"/>
        </w:rPr>
        <w:t xml:space="preserve"> </w:t>
      </w:r>
      <w:proofErr w:type="spellStart"/>
      <w:r w:rsidR="005C0DED">
        <w:rPr>
          <w:rFonts w:ascii="Arial" w:hAnsi="Arial" w:cs="Arial"/>
          <w:sz w:val="28"/>
          <w:szCs w:val="28"/>
        </w:rPr>
        <w:t>ehe</w:t>
      </w:r>
      <w:proofErr w:type="spellEnd"/>
      <w:r w:rsidR="005C0DED">
        <w:rPr>
          <w:rFonts w:ascii="Arial" w:hAnsi="Arial" w:cs="Arial"/>
          <w:sz w:val="28"/>
          <w:szCs w:val="28"/>
        </w:rPr>
        <w:t xml:space="preserve">. </w:t>
      </w:r>
      <w:r w:rsidR="006E376C">
        <w:rPr>
          <w:rFonts w:ascii="Arial" w:hAnsi="Arial" w:cs="Arial"/>
          <w:sz w:val="28"/>
          <w:szCs w:val="28"/>
        </w:rPr>
        <w:t>Ndoda kuona munhu aka-</w:t>
      </w:r>
      <w:proofErr w:type="spellStart"/>
      <w:r w:rsidR="006E376C">
        <w:rPr>
          <w:rFonts w:ascii="Arial" w:hAnsi="Arial" w:cs="Arial"/>
          <w:sz w:val="28"/>
          <w:szCs w:val="28"/>
        </w:rPr>
        <w:t>chivhindikiti</w:t>
      </w:r>
      <w:proofErr w:type="spellEnd"/>
      <w:r w:rsidR="006E376C">
        <w:rPr>
          <w:rFonts w:ascii="Arial" w:hAnsi="Arial" w:cs="Arial"/>
          <w:sz w:val="28"/>
          <w:szCs w:val="28"/>
        </w:rPr>
        <w:t xml:space="preserve"> </w:t>
      </w:r>
      <w:proofErr w:type="spellStart"/>
      <w:r w:rsidR="005113A6">
        <w:rPr>
          <w:rFonts w:ascii="Arial" w:hAnsi="Arial" w:cs="Arial"/>
          <w:sz w:val="28"/>
          <w:szCs w:val="28"/>
        </w:rPr>
        <w:t>handiti</w:t>
      </w:r>
      <w:proofErr w:type="spellEnd"/>
      <w:r w:rsidR="005113A6">
        <w:rPr>
          <w:rFonts w:ascii="Arial" w:hAnsi="Arial" w:cs="Arial"/>
          <w:sz w:val="28"/>
          <w:szCs w:val="28"/>
        </w:rPr>
        <w:t xml:space="preserve"> </w:t>
      </w:r>
      <w:proofErr w:type="spellStart"/>
      <w:r w:rsidR="005113A6">
        <w:rPr>
          <w:rFonts w:ascii="Arial" w:hAnsi="Arial" w:cs="Arial"/>
          <w:sz w:val="28"/>
          <w:szCs w:val="28"/>
        </w:rPr>
        <w:t>ehe</w:t>
      </w:r>
      <w:proofErr w:type="spellEnd"/>
      <w:r w:rsidR="005113A6">
        <w:rPr>
          <w:rFonts w:ascii="Arial" w:hAnsi="Arial" w:cs="Arial"/>
          <w:sz w:val="28"/>
          <w:szCs w:val="28"/>
        </w:rPr>
        <w:t xml:space="preserve">, </w:t>
      </w:r>
      <w:proofErr w:type="spellStart"/>
      <w:r w:rsidR="005113A6">
        <w:rPr>
          <w:rFonts w:ascii="Arial" w:hAnsi="Arial" w:cs="Arial"/>
          <w:sz w:val="28"/>
          <w:szCs w:val="28"/>
        </w:rPr>
        <w:t>chichifara</w:t>
      </w:r>
      <w:proofErr w:type="spellEnd"/>
      <w:r w:rsidR="005113A6">
        <w:rPr>
          <w:rFonts w:ascii="Arial" w:hAnsi="Arial" w:cs="Arial"/>
          <w:sz w:val="28"/>
          <w:szCs w:val="28"/>
        </w:rPr>
        <w:t xml:space="preserve"> </w:t>
      </w:r>
      <w:proofErr w:type="spellStart"/>
      <w:r w:rsidR="005113A6">
        <w:rPr>
          <w:rFonts w:ascii="Arial" w:hAnsi="Arial" w:cs="Arial"/>
          <w:sz w:val="28"/>
          <w:szCs w:val="28"/>
        </w:rPr>
        <w:t>uchinyatso</w:t>
      </w:r>
      <w:r w:rsidR="003906DC">
        <w:rPr>
          <w:rFonts w:ascii="Arial" w:hAnsi="Arial" w:cs="Arial"/>
          <w:sz w:val="28"/>
          <w:szCs w:val="28"/>
        </w:rPr>
        <w:t>o</w:t>
      </w:r>
      <w:r w:rsidR="005113A6">
        <w:rPr>
          <w:rFonts w:ascii="Arial" w:hAnsi="Arial" w:cs="Arial"/>
          <w:sz w:val="28"/>
          <w:szCs w:val="28"/>
        </w:rPr>
        <w:t>na</w:t>
      </w:r>
      <w:proofErr w:type="spellEnd"/>
      <w:r w:rsidR="005113A6">
        <w:rPr>
          <w:rFonts w:ascii="Arial" w:hAnsi="Arial" w:cs="Arial"/>
          <w:sz w:val="28"/>
          <w:szCs w:val="28"/>
        </w:rPr>
        <w:t xml:space="preserve"> </w:t>
      </w:r>
      <w:proofErr w:type="spellStart"/>
      <w:r w:rsidR="005113A6">
        <w:rPr>
          <w:rFonts w:ascii="Arial" w:hAnsi="Arial" w:cs="Arial"/>
          <w:sz w:val="28"/>
          <w:szCs w:val="28"/>
        </w:rPr>
        <w:t>chichifara</w:t>
      </w:r>
      <w:proofErr w:type="spellEnd"/>
      <w:r w:rsidR="005113A6">
        <w:rPr>
          <w:rFonts w:ascii="Arial" w:hAnsi="Arial" w:cs="Arial"/>
          <w:sz w:val="28"/>
          <w:szCs w:val="28"/>
        </w:rPr>
        <w:t xml:space="preserve"> </w:t>
      </w:r>
      <w:proofErr w:type="spellStart"/>
      <w:r w:rsidR="005113A6">
        <w:rPr>
          <w:rFonts w:ascii="Arial" w:hAnsi="Arial" w:cs="Arial"/>
          <w:sz w:val="28"/>
          <w:szCs w:val="28"/>
        </w:rPr>
        <w:t>nemurume</w:t>
      </w:r>
      <w:proofErr w:type="spellEnd"/>
      <w:r w:rsidR="005113A6">
        <w:rPr>
          <w:rFonts w:ascii="Arial" w:hAnsi="Arial" w:cs="Arial"/>
          <w:sz w:val="28"/>
          <w:szCs w:val="28"/>
        </w:rPr>
        <w:t xml:space="preserve"> </w:t>
      </w:r>
      <w:proofErr w:type="spellStart"/>
      <w:r w:rsidR="005113A6">
        <w:rPr>
          <w:rFonts w:ascii="Arial" w:hAnsi="Arial" w:cs="Arial"/>
          <w:sz w:val="28"/>
          <w:szCs w:val="28"/>
        </w:rPr>
        <w:t>wacho</w:t>
      </w:r>
      <w:proofErr w:type="spellEnd"/>
      <w:r w:rsidR="00D808A5">
        <w:rPr>
          <w:rFonts w:ascii="Arial" w:hAnsi="Arial" w:cs="Arial"/>
          <w:sz w:val="28"/>
          <w:szCs w:val="28"/>
        </w:rPr>
        <w:t xml:space="preserve">, </w:t>
      </w:r>
      <w:proofErr w:type="spellStart"/>
      <w:r w:rsidR="00D808A5">
        <w:rPr>
          <w:rFonts w:ascii="Arial" w:hAnsi="Arial" w:cs="Arial"/>
          <w:sz w:val="28"/>
          <w:szCs w:val="28"/>
        </w:rPr>
        <w:t>vachiseka</w:t>
      </w:r>
      <w:proofErr w:type="spellEnd"/>
      <w:r w:rsidR="00D808A5">
        <w:rPr>
          <w:rFonts w:ascii="Arial" w:hAnsi="Arial" w:cs="Arial"/>
          <w:sz w:val="28"/>
          <w:szCs w:val="28"/>
        </w:rPr>
        <w:t xml:space="preserve">, </w:t>
      </w:r>
      <w:proofErr w:type="spellStart"/>
      <w:r w:rsidR="00D808A5">
        <w:rPr>
          <w:rFonts w:ascii="Arial" w:hAnsi="Arial" w:cs="Arial"/>
          <w:sz w:val="28"/>
          <w:szCs w:val="28"/>
        </w:rPr>
        <w:t>vachiita</w:t>
      </w:r>
      <w:proofErr w:type="spellEnd"/>
      <w:r w:rsidR="00D808A5">
        <w:rPr>
          <w:rFonts w:ascii="Arial" w:hAnsi="Arial" w:cs="Arial"/>
          <w:sz w:val="28"/>
          <w:szCs w:val="28"/>
        </w:rPr>
        <w:t xml:space="preserve"> sport</w:t>
      </w:r>
      <w:r w:rsidR="00D446D5">
        <w:rPr>
          <w:rFonts w:ascii="Arial" w:hAnsi="Arial" w:cs="Arial"/>
          <w:sz w:val="28"/>
          <w:szCs w:val="28"/>
        </w:rPr>
        <w:t>.</w:t>
      </w:r>
      <w:r w:rsidR="00D808A5">
        <w:rPr>
          <w:rFonts w:ascii="Arial" w:hAnsi="Arial" w:cs="Arial"/>
          <w:sz w:val="28"/>
          <w:szCs w:val="28"/>
        </w:rPr>
        <w:t xml:space="preserve"> </w:t>
      </w:r>
      <w:r w:rsidR="00D446D5">
        <w:rPr>
          <w:rFonts w:ascii="Arial" w:hAnsi="Arial" w:cs="Arial"/>
          <w:sz w:val="28"/>
          <w:szCs w:val="28"/>
        </w:rPr>
        <w:t>E</w:t>
      </w:r>
      <w:r w:rsidR="00D13DE1">
        <w:rPr>
          <w:rFonts w:ascii="Arial" w:hAnsi="Arial" w:cs="Arial"/>
          <w:sz w:val="28"/>
          <w:szCs w:val="28"/>
        </w:rPr>
        <w:t xml:space="preserve">ven </w:t>
      </w:r>
      <w:proofErr w:type="spellStart"/>
      <w:r w:rsidR="00D13DE1">
        <w:rPr>
          <w:rFonts w:ascii="Arial" w:hAnsi="Arial" w:cs="Arial"/>
          <w:sz w:val="28"/>
          <w:szCs w:val="28"/>
        </w:rPr>
        <w:t>ukava</w:t>
      </w:r>
      <w:proofErr w:type="spellEnd"/>
      <w:r w:rsidR="00D13DE1">
        <w:rPr>
          <w:rFonts w:ascii="Arial" w:hAnsi="Arial" w:cs="Arial"/>
          <w:sz w:val="28"/>
          <w:szCs w:val="28"/>
        </w:rPr>
        <w:t xml:space="preserve"> </w:t>
      </w:r>
      <w:r w:rsidR="00D13DE1" w:rsidRPr="00D13FF7">
        <w:rPr>
          <w:rFonts w:ascii="Arial" w:hAnsi="Arial" w:cs="Arial"/>
          <w:i/>
          <w:iCs/>
          <w:sz w:val="28"/>
          <w:szCs w:val="28"/>
        </w:rPr>
        <w:t>spy-a</w:t>
      </w:r>
      <w:r w:rsidR="00D13DE1">
        <w:rPr>
          <w:rFonts w:ascii="Arial" w:hAnsi="Arial" w:cs="Arial"/>
          <w:sz w:val="28"/>
          <w:szCs w:val="28"/>
        </w:rPr>
        <w:t xml:space="preserve"> so vari </w:t>
      </w:r>
      <w:proofErr w:type="spellStart"/>
      <w:r w:rsidR="00D13DE1">
        <w:rPr>
          <w:rFonts w:ascii="Arial" w:hAnsi="Arial" w:cs="Arial"/>
          <w:sz w:val="28"/>
          <w:szCs w:val="28"/>
        </w:rPr>
        <w:t>vega</w:t>
      </w:r>
      <w:proofErr w:type="spellEnd"/>
      <w:r w:rsidR="00D446D5">
        <w:rPr>
          <w:rFonts w:ascii="Arial" w:hAnsi="Arial" w:cs="Arial"/>
          <w:sz w:val="28"/>
          <w:szCs w:val="28"/>
        </w:rPr>
        <w:t>,</w:t>
      </w:r>
      <w:r w:rsidR="00D13DE1">
        <w:rPr>
          <w:rFonts w:ascii="Arial" w:hAnsi="Arial" w:cs="Arial"/>
          <w:sz w:val="28"/>
          <w:szCs w:val="28"/>
        </w:rPr>
        <w:t xml:space="preserve"> </w:t>
      </w:r>
      <w:proofErr w:type="spellStart"/>
      <w:r w:rsidR="00D13DE1">
        <w:rPr>
          <w:rFonts w:ascii="Arial" w:hAnsi="Arial" w:cs="Arial"/>
          <w:sz w:val="28"/>
          <w:szCs w:val="28"/>
        </w:rPr>
        <w:t>uchinyatsoona</w:t>
      </w:r>
      <w:proofErr w:type="spellEnd"/>
      <w:r w:rsidR="00D13DE1">
        <w:rPr>
          <w:rFonts w:ascii="Arial" w:hAnsi="Arial" w:cs="Arial"/>
          <w:sz w:val="28"/>
          <w:szCs w:val="28"/>
        </w:rPr>
        <w:t xml:space="preserve"> vanhu </w:t>
      </w:r>
      <w:proofErr w:type="spellStart"/>
      <w:r w:rsidR="00D13DE1">
        <w:rPr>
          <w:rFonts w:ascii="Arial" w:hAnsi="Arial" w:cs="Arial"/>
          <w:sz w:val="28"/>
          <w:szCs w:val="28"/>
        </w:rPr>
        <w:t>vachij</w:t>
      </w:r>
      <w:r w:rsidR="00D0701C">
        <w:rPr>
          <w:rFonts w:ascii="Arial" w:hAnsi="Arial" w:cs="Arial"/>
          <w:sz w:val="28"/>
          <w:szCs w:val="28"/>
        </w:rPr>
        <w:t>amba</w:t>
      </w:r>
      <w:proofErr w:type="spellEnd"/>
      <w:r w:rsidR="00D13FF7">
        <w:rPr>
          <w:rFonts w:ascii="Arial" w:hAnsi="Arial" w:cs="Arial"/>
          <w:sz w:val="28"/>
          <w:szCs w:val="28"/>
        </w:rPr>
        <w:t xml:space="preserve"> </w:t>
      </w:r>
      <w:proofErr w:type="spellStart"/>
      <w:r w:rsidR="00D0701C">
        <w:rPr>
          <w:rFonts w:ascii="Arial" w:hAnsi="Arial" w:cs="Arial"/>
          <w:sz w:val="28"/>
          <w:szCs w:val="28"/>
        </w:rPr>
        <w:t>jamba</w:t>
      </w:r>
      <w:proofErr w:type="spellEnd"/>
      <w:r w:rsidR="00D446D5">
        <w:rPr>
          <w:rFonts w:ascii="Arial" w:hAnsi="Arial" w:cs="Arial"/>
          <w:sz w:val="28"/>
          <w:szCs w:val="28"/>
        </w:rPr>
        <w:t>,</w:t>
      </w:r>
      <w:r w:rsidR="00D0701C">
        <w:rPr>
          <w:rFonts w:ascii="Arial" w:hAnsi="Arial" w:cs="Arial"/>
          <w:sz w:val="28"/>
          <w:szCs w:val="28"/>
        </w:rPr>
        <w:t xml:space="preserve"> </w:t>
      </w:r>
      <w:proofErr w:type="spellStart"/>
      <w:r w:rsidR="00D0701C">
        <w:rPr>
          <w:rFonts w:ascii="Arial" w:hAnsi="Arial" w:cs="Arial"/>
          <w:sz w:val="28"/>
          <w:szCs w:val="28"/>
        </w:rPr>
        <w:lastRenderedPageBreak/>
        <w:t>vachisekerera</w:t>
      </w:r>
      <w:proofErr w:type="spellEnd"/>
      <w:r w:rsidR="00D446D5">
        <w:rPr>
          <w:rFonts w:ascii="Arial" w:hAnsi="Arial" w:cs="Arial"/>
          <w:sz w:val="28"/>
          <w:szCs w:val="28"/>
        </w:rPr>
        <w:t>.</w:t>
      </w:r>
      <w:r w:rsidR="00D0701C">
        <w:rPr>
          <w:rFonts w:ascii="Arial" w:hAnsi="Arial" w:cs="Arial"/>
          <w:sz w:val="28"/>
          <w:szCs w:val="28"/>
        </w:rPr>
        <w:t xml:space="preserve"> </w:t>
      </w:r>
      <w:proofErr w:type="spellStart"/>
      <w:r w:rsidR="00D446D5">
        <w:rPr>
          <w:rFonts w:ascii="Arial" w:hAnsi="Arial" w:cs="Arial"/>
          <w:sz w:val="28"/>
          <w:szCs w:val="28"/>
        </w:rPr>
        <w:t>U</w:t>
      </w:r>
      <w:r w:rsidR="00D0701C">
        <w:rPr>
          <w:rFonts w:ascii="Arial" w:hAnsi="Arial" w:cs="Arial"/>
          <w:sz w:val="28"/>
          <w:szCs w:val="28"/>
        </w:rPr>
        <w:t>nogona</w:t>
      </w:r>
      <w:proofErr w:type="spellEnd"/>
      <w:r w:rsidR="00D0701C">
        <w:rPr>
          <w:rFonts w:ascii="Arial" w:hAnsi="Arial" w:cs="Arial"/>
          <w:sz w:val="28"/>
          <w:szCs w:val="28"/>
        </w:rPr>
        <w:t xml:space="preserve"> kuona kuti that could be a </w:t>
      </w:r>
      <w:r w:rsidR="009D4E8F">
        <w:rPr>
          <w:rFonts w:ascii="Arial" w:hAnsi="Arial" w:cs="Arial"/>
          <w:sz w:val="28"/>
          <w:szCs w:val="28"/>
        </w:rPr>
        <w:t xml:space="preserve">good addition, that would be </w:t>
      </w:r>
      <w:r w:rsidR="00745791">
        <w:rPr>
          <w:rFonts w:ascii="Arial" w:hAnsi="Arial" w:cs="Arial"/>
          <w:sz w:val="28"/>
          <w:szCs w:val="28"/>
        </w:rPr>
        <w:t>a</w:t>
      </w:r>
      <w:r w:rsidR="009D4E8F">
        <w:rPr>
          <w:rFonts w:ascii="Arial" w:hAnsi="Arial" w:cs="Arial"/>
          <w:sz w:val="28"/>
          <w:szCs w:val="28"/>
        </w:rPr>
        <w:t xml:space="preserve"> happy family.</w:t>
      </w:r>
      <w:r w:rsidR="001072B8">
        <w:rPr>
          <w:rFonts w:ascii="Arial" w:hAnsi="Arial" w:cs="Arial"/>
          <w:sz w:val="28"/>
          <w:szCs w:val="28"/>
        </w:rPr>
        <w:t xml:space="preserve"> </w:t>
      </w:r>
    </w:p>
    <w:p w14:paraId="345034E1" w14:textId="3B1AFD39" w:rsidR="00B46D42" w:rsidRDefault="003450C9" w:rsidP="00EE1207">
      <w:pPr>
        <w:jc w:val="both"/>
        <w:rPr>
          <w:rFonts w:ascii="Arial" w:hAnsi="Arial" w:cs="Arial"/>
          <w:sz w:val="28"/>
          <w:szCs w:val="28"/>
        </w:rPr>
      </w:pPr>
      <w:r>
        <w:rPr>
          <w:rFonts w:ascii="Arial" w:hAnsi="Arial" w:cs="Arial"/>
          <w:sz w:val="28"/>
          <w:szCs w:val="28"/>
          <w:vertAlign w:val="superscript"/>
        </w:rPr>
        <w:t xml:space="preserve">106 </w:t>
      </w:r>
      <w:r w:rsidR="008B4059">
        <w:rPr>
          <w:rFonts w:ascii="Arial" w:hAnsi="Arial" w:cs="Arial"/>
          <w:sz w:val="28"/>
          <w:szCs w:val="28"/>
        </w:rPr>
        <w:t>But</w:t>
      </w:r>
      <w:r w:rsidR="001072B8">
        <w:rPr>
          <w:rFonts w:ascii="Arial" w:hAnsi="Arial" w:cs="Arial"/>
          <w:sz w:val="28"/>
          <w:szCs w:val="28"/>
        </w:rPr>
        <w:t xml:space="preserve"> kana </w:t>
      </w:r>
      <w:proofErr w:type="spellStart"/>
      <w:r w:rsidR="001072B8">
        <w:rPr>
          <w:rFonts w:ascii="Arial" w:hAnsi="Arial" w:cs="Arial"/>
          <w:sz w:val="28"/>
          <w:szCs w:val="28"/>
        </w:rPr>
        <w:t>ukaona</w:t>
      </w:r>
      <w:proofErr w:type="spellEnd"/>
      <w:r w:rsidR="001072B8">
        <w:rPr>
          <w:rFonts w:ascii="Arial" w:hAnsi="Arial" w:cs="Arial"/>
          <w:sz w:val="28"/>
          <w:szCs w:val="28"/>
        </w:rPr>
        <w:t xml:space="preserve"> vanhu </w:t>
      </w:r>
      <w:proofErr w:type="spellStart"/>
      <w:r w:rsidR="001072B8">
        <w:rPr>
          <w:rFonts w:ascii="Arial" w:hAnsi="Arial" w:cs="Arial"/>
          <w:sz w:val="28"/>
          <w:szCs w:val="28"/>
        </w:rPr>
        <w:t>vacho</w:t>
      </w:r>
      <w:proofErr w:type="spellEnd"/>
      <w:r w:rsidR="00D446D5">
        <w:rPr>
          <w:rFonts w:ascii="Arial" w:hAnsi="Arial" w:cs="Arial"/>
          <w:sz w:val="28"/>
          <w:szCs w:val="28"/>
        </w:rPr>
        <w:t>,</w:t>
      </w:r>
      <w:r w:rsidR="001072B8">
        <w:rPr>
          <w:rFonts w:ascii="Arial" w:hAnsi="Arial" w:cs="Arial"/>
          <w:sz w:val="28"/>
          <w:szCs w:val="28"/>
        </w:rPr>
        <w:t xml:space="preserve"> </w:t>
      </w:r>
      <w:proofErr w:type="spellStart"/>
      <w:r w:rsidR="001072B8">
        <w:rPr>
          <w:rFonts w:ascii="Arial" w:hAnsi="Arial" w:cs="Arial"/>
          <w:sz w:val="28"/>
          <w:szCs w:val="28"/>
        </w:rPr>
        <w:t>hautombo</w:t>
      </w:r>
      <w:proofErr w:type="spellEnd"/>
      <w:r w:rsidR="001072B8">
        <w:rPr>
          <w:rFonts w:ascii="Arial" w:hAnsi="Arial" w:cs="Arial"/>
          <w:sz w:val="28"/>
          <w:szCs w:val="28"/>
        </w:rPr>
        <w:t xml:space="preserve"> </w:t>
      </w:r>
      <w:proofErr w:type="spellStart"/>
      <w:r w:rsidR="001072B8">
        <w:rPr>
          <w:rFonts w:ascii="Arial" w:hAnsi="Arial" w:cs="Arial"/>
          <w:sz w:val="28"/>
          <w:szCs w:val="28"/>
        </w:rPr>
        <w:t>vaoni</w:t>
      </w:r>
      <w:proofErr w:type="spellEnd"/>
      <w:r w:rsidR="001072B8">
        <w:rPr>
          <w:rFonts w:ascii="Arial" w:hAnsi="Arial" w:cs="Arial"/>
          <w:sz w:val="28"/>
          <w:szCs w:val="28"/>
        </w:rPr>
        <w:t xml:space="preserve"> </w:t>
      </w:r>
      <w:proofErr w:type="spellStart"/>
      <w:r w:rsidR="001072B8">
        <w:rPr>
          <w:rFonts w:ascii="Arial" w:hAnsi="Arial" w:cs="Arial"/>
          <w:sz w:val="28"/>
          <w:szCs w:val="28"/>
        </w:rPr>
        <w:t>pava</w:t>
      </w:r>
      <w:r w:rsidR="00B037FC">
        <w:rPr>
          <w:rFonts w:ascii="Arial" w:hAnsi="Arial" w:cs="Arial"/>
          <w:sz w:val="28"/>
          <w:szCs w:val="28"/>
        </w:rPr>
        <w:t>no</w:t>
      </w:r>
      <w:proofErr w:type="spellEnd"/>
      <w:r w:rsidR="00B037FC">
        <w:rPr>
          <w:rFonts w:ascii="Arial" w:hAnsi="Arial" w:cs="Arial"/>
          <w:sz w:val="28"/>
          <w:szCs w:val="28"/>
        </w:rPr>
        <w:t xml:space="preserve"> </w:t>
      </w:r>
      <w:proofErr w:type="spellStart"/>
      <w:r w:rsidR="00B037FC">
        <w:rPr>
          <w:rFonts w:ascii="Arial" w:hAnsi="Arial" w:cs="Arial"/>
          <w:sz w:val="28"/>
          <w:szCs w:val="28"/>
        </w:rPr>
        <w:t>pavano</w:t>
      </w:r>
      <w:proofErr w:type="spellEnd"/>
      <w:r w:rsidR="00B037FC">
        <w:rPr>
          <w:rFonts w:ascii="Arial" w:hAnsi="Arial" w:cs="Arial"/>
          <w:sz w:val="28"/>
          <w:szCs w:val="28"/>
        </w:rPr>
        <w:t xml:space="preserve"> </w:t>
      </w:r>
      <w:proofErr w:type="spellStart"/>
      <w:r w:rsidR="00B037FC">
        <w:rPr>
          <w:rFonts w:ascii="Arial" w:hAnsi="Arial" w:cs="Arial"/>
          <w:sz w:val="28"/>
          <w:szCs w:val="28"/>
        </w:rPr>
        <w:t>jamba</w:t>
      </w:r>
      <w:proofErr w:type="spellEnd"/>
      <w:r w:rsidR="00B037FC">
        <w:rPr>
          <w:rFonts w:ascii="Arial" w:hAnsi="Arial" w:cs="Arial"/>
          <w:sz w:val="28"/>
          <w:szCs w:val="28"/>
        </w:rPr>
        <w:t xml:space="preserve"> </w:t>
      </w:r>
      <w:proofErr w:type="spellStart"/>
      <w:r w:rsidR="00B037FC">
        <w:rPr>
          <w:rFonts w:ascii="Arial" w:hAnsi="Arial" w:cs="Arial"/>
          <w:sz w:val="28"/>
          <w:szCs w:val="28"/>
        </w:rPr>
        <w:t>jamba</w:t>
      </w:r>
      <w:proofErr w:type="spellEnd"/>
      <w:r w:rsidR="00B037FC">
        <w:rPr>
          <w:rFonts w:ascii="Arial" w:hAnsi="Arial" w:cs="Arial"/>
          <w:sz w:val="28"/>
          <w:szCs w:val="28"/>
        </w:rPr>
        <w:t xml:space="preserve"> kana </w:t>
      </w:r>
      <w:proofErr w:type="spellStart"/>
      <w:r w:rsidR="00B037FC">
        <w:rPr>
          <w:rFonts w:ascii="Arial" w:hAnsi="Arial" w:cs="Arial"/>
          <w:sz w:val="28"/>
          <w:szCs w:val="28"/>
        </w:rPr>
        <w:t>pavanotamba</w:t>
      </w:r>
      <w:proofErr w:type="spellEnd"/>
      <w:r w:rsidR="009A5459">
        <w:rPr>
          <w:rFonts w:ascii="Arial" w:hAnsi="Arial" w:cs="Arial"/>
          <w:sz w:val="28"/>
          <w:szCs w:val="28"/>
        </w:rPr>
        <w:t>.</w:t>
      </w:r>
      <w:r w:rsidR="004B4C06">
        <w:rPr>
          <w:rFonts w:ascii="Arial" w:hAnsi="Arial" w:cs="Arial"/>
          <w:sz w:val="28"/>
          <w:szCs w:val="28"/>
        </w:rPr>
        <w:t xml:space="preserve"> </w:t>
      </w:r>
      <w:r w:rsidR="000A1093">
        <w:rPr>
          <w:rFonts w:ascii="Arial" w:hAnsi="Arial" w:cs="Arial"/>
          <w:sz w:val="28"/>
          <w:szCs w:val="28"/>
        </w:rPr>
        <w:t>H</w:t>
      </w:r>
      <w:r w:rsidR="004B4C06">
        <w:rPr>
          <w:rFonts w:ascii="Arial" w:hAnsi="Arial" w:cs="Arial"/>
          <w:sz w:val="28"/>
          <w:szCs w:val="28"/>
        </w:rPr>
        <w:t xml:space="preserve">auvaoni, </w:t>
      </w:r>
      <w:proofErr w:type="spellStart"/>
      <w:r w:rsidR="004B4C06">
        <w:rPr>
          <w:rFonts w:ascii="Arial" w:hAnsi="Arial" w:cs="Arial"/>
          <w:sz w:val="28"/>
          <w:szCs w:val="28"/>
        </w:rPr>
        <w:t>haa</w:t>
      </w:r>
      <w:proofErr w:type="spellEnd"/>
      <w:r w:rsidR="004B4C06">
        <w:rPr>
          <w:rFonts w:ascii="Arial" w:hAnsi="Arial" w:cs="Arial"/>
          <w:sz w:val="28"/>
          <w:szCs w:val="28"/>
        </w:rPr>
        <w:t>.</w:t>
      </w:r>
      <w:r w:rsidR="00353190">
        <w:rPr>
          <w:rFonts w:ascii="Arial" w:hAnsi="Arial" w:cs="Arial"/>
          <w:sz w:val="28"/>
          <w:szCs w:val="28"/>
        </w:rPr>
        <w:t xml:space="preserve"> Hauvaoni </w:t>
      </w:r>
      <w:proofErr w:type="spellStart"/>
      <w:r w:rsidR="00353190">
        <w:rPr>
          <w:rFonts w:ascii="Arial" w:hAnsi="Arial" w:cs="Arial"/>
          <w:sz w:val="28"/>
          <w:szCs w:val="28"/>
        </w:rPr>
        <w:t>pavanojamba</w:t>
      </w:r>
      <w:proofErr w:type="spellEnd"/>
      <w:r w:rsidR="00353190">
        <w:rPr>
          <w:rFonts w:ascii="Arial" w:hAnsi="Arial" w:cs="Arial"/>
          <w:sz w:val="28"/>
          <w:szCs w:val="28"/>
        </w:rPr>
        <w:t xml:space="preserve"> </w:t>
      </w:r>
      <w:proofErr w:type="spellStart"/>
      <w:r w:rsidR="00353190">
        <w:rPr>
          <w:rFonts w:ascii="Arial" w:hAnsi="Arial" w:cs="Arial"/>
          <w:sz w:val="28"/>
          <w:szCs w:val="28"/>
        </w:rPr>
        <w:t>jamb</w:t>
      </w:r>
      <w:r w:rsidR="00A35996">
        <w:rPr>
          <w:rFonts w:ascii="Arial" w:hAnsi="Arial" w:cs="Arial"/>
          <w:sz w:val="28"/>
          <w:szCs w:val="28"/>
        </w:rPr>
        <w:t>a</w:t>
      </w:r>
      <w:proofErr w:type="spellEnd"/>
      <w:r w:rsidR="0054136A">
        <w:rPr>
          <w:rFonts w:ascii="Arial" w:hAnsi="Arial" w:cs="Arial"/>
          <w:sz w:val="28"/>
          <w:szCs w:val="28"/>
        </w:rPr>
        <w:t>.</w:t>
      </w:r>
      <w:r w:rsidR="00353190">
        <w:rPr>
          <w:rFonts w:ascii="Arial" w:hAnsi="Arial" w:cs="Arial"/>
          <w:sz w:val="28"/>
          <w:szCs w:val="28"/>
        </w:rPr>
        <w:t xml:space="preserve"> </w:t>
      </w:r>
      <w:proofErr w:type="spellStart"/>
      <w:r w:rsidR="00A35996">
        <w:rPr>
          <w:rFonts w:ascii="Arial" w:hAnsi="Arial" w:cs="Arial"/>
          <w:sz w:val="28"/>
          <w:szCs w:val="28"/>
        </w:rPr>
        <w:t>M</w:t>
      </w:r>
      <w:r w:rsidR="00353190">
        <w:rPr>
          <w:rFonts w:ascii="Arial" w:hAnsi="Arial" w:cs="Arial"/>
          <w:sz w:val="28"/>
          <w:szCs w:val="28"/>
        </w:rPr>
        <w:t>umwe</w:t>
      </w:r>
      <w:proofErr w:type="spellEnd"/>
      <w:r w:rsidR="00353190">
        <w:rPr>
          <w:rFonts w:ascii="Arial" w:hAnsi="Arial" w:cs="Arial"/>
          <w:sz w:val="28"/>
          <w:szCs w:val="28"/>
        </w:rPr>
        <w:t xml:space="preserve"> </w:t>
      </w:r>
      <w:proofErr w:type="spellStart"/>
      <w:r w:rsidR="00353190">
        <w:rPr>
          <w:rFonts w:ascii="Arial" w:hAnsi="Arial" w:cs="Arial"/>
          <w:sz w:val="28"/>
          <w:szCs w:val="28"/>
        </w:rPr>
        <w:t>munongomuona</w:t>
      </w:r>
      <w:proofErr w:type="spellEnd"/>
      <w:r w:rsidR="00694359">
        <w:rPr>
          <w:rFonts w:ascii="Arial" w:hAnsi="Arial" w:cs="Arial"/>
          <w:sz w:val="28"/>
          <w:szCs w:val="28"/>
        </w:rPr>
        <w:t>.</w:t>
      </w:r>
      <w:r w:rsidR="00396D33">
        <w:rPr>
          <w:rFonts w:ascii="Arial" w:hAnsi="Arial" w:cs="Arial"/>
          <w:sz w:val="28"/>
          <w:szCs w:val="28"/>
        </w:rPr>
        <w:t xml:space="preserve"> </w:t>
      </w:r>
      <w:r w:rsidR="00396D33" w:rsidRPr="00510098">
        <w:rPr>
          <w:rFonts w:ascii="Arial" w:hAnsi="Arial" w:cs="Arial"/>
          <w:sz w:val="18"/>
          <w:szCs w:val="18"/>
        </w:rPr>
        <w:t>[Apostle Gumbura illustrates</w:t>
      </w:r>
      <w:r w:rsidR="00B36BE7">
        <w:rPr>
          <w:rFonts w:ascii="Arial" w:hAnsi="Arial" w:cs="Arial"/>
          <w:sz w:val="28"/>
          <w:szCs w:val="28"/>
        </w:rPr>
        <w:t>]</w:t>
      </w:r>
      <w:r w:rsidR="00353190">
        <w:rPr>
          <w:rFonts w:ascii="Arial" w:hAnsi="Arial" w:cs="Arial"/>
          <w:sz w:val="28"/>
          <w:szCs w:val="28"/>
        </w:rPr>
        <w:t xml:space="preserve"> </w:t>
      </w:r>
      <w:proofErr w:type="spellStart"/>
      <w:r w:rsidR="00B67D86">
        <w:rPr>
          <w:rFonts w:ascii="Arial" w:hAnsi="Arial" w:cs="Arial"/>
          <w:sz w:val="28"/>
          <w:szCs w:val="28"/>
        </w:rPr>
        <w:t>A</w:t>
      </w:r>
      <w:r w:rsidR="00893222">
        <w:rPr>
          <w:rFonts w:ascii="Arial" w:hAnsi="Arial" w:cs="Arial"/>
          <w:sz w:val="28"/>
          <w:szCs w:val="28"/>
        </w:rPr>
        <w:t>chipinda</w:t>
      </w:r>
      <w:proofErr w:type="spellEnd"/>
      <w:r w:rsidR="00893222">
        <w:rPr>
          <w:rFonts w:ascii="Arial" w:hAnsi="Arial" w:cs="Arial"/>
          <w:sz w:val="28"/>
          <w:szCs w:val="28"/>
        </w:rPr>
        <w:t xml:space="preserve"> </w:t>
      </w:r>
      <w:proofErr w:type="spellStart"/>
      <w:r w:rsidR="00893222">
        <w:rPr>
          <w:rFonts w:ascii="Arial" w:hAnsi="Arial" w:cs="Arial"/>
          <w:sz w:val="28"/>
          <w:szCs w:val="28"/>
        </w:rPr>
        <w:t>mu</w:t>
      </w:r>
      <w:r w:rsidR="00A601BE">
        <w:rPr>
          <w:rFonts w:ascii="Arial" w:hAnsi="Arial" w:cs="Arial"/>
          <w:sz w:val="28"/>
          <w:szCs w:val="28"/>
        </w:rPr>
        <w:t>c</w:t>
      </w:r>
      <w:r w:rsidR="00893222">
        <w:rPr>
          <w:rFonts w:ascii="Arial" w:hAnsi="Arial" w:cs="Arial"/>
          <w:sz w:val="28"/>
          <w:szCs w:val="28"/>
        </w:rPr>
        <w:t>hechi</w:t>
      </w:r>
      <w:proofErr w:type="spellEnd"/>
      <w:r w:rsidR="00893222">
        <w:rPr>
          <w:rFonts w:ascii="Arial" w:hAnsi="Arial" w:cs="Arial"/>
          <w:sz w:val="28"/>
          <w:szCs w:val="28"/>
        </w:rPr>
        <w:t xml:space="preserve"> </w:t>
      </w:r>
      <w:proofErr w:type="spellStart"/>
      <w:r w:rsidR="00893222">
        <w:rPr>
          <w:rFonts w:ascii="Arial" w:hAnsi="Arial" w:cs="Arial"/>
          <w:sz w:val="28"/>
          <w:szCs w:val="28"/>
        </w:rPr>
        <w:t>handiti</w:t>
      </w:r>
      <w:proofErr w:type="spellEnd"/>
      <w:r w:rsidR="00893222">
        <w:rPr>
          <w:rFonts w:ascii="Arial" w:hAnsi="Arial" w:cs="Arial"/>
          <w:sz w:val="28"/>
          <w:szCs w:val="28"/>
        </w:rPr>
        <w:t xml:space="preserve">…? </w:t>
      </w:r>
      <w:proofErr w:type="spellStart"/>
      <w:r w:rsidR="0040499B">
        <w:rPr>
          <w:rFonts w:ascii="Arial" w:hAnsi="Arial" w:cs="Arial"/>
          <w:sz w:val="28"/>
          <w:szCs w:val="28"/>
        </w:rPr>
        <w:t>W</w:t>
      </w:r>
      <w:r w:rsidR="0074422E">
        <w:rPr>
          <w:rFonts w:ascii="Arial" w:hAnsi="Arial" w:cs="Arial"/>
          <w:sz w:val="28"/>
          <w:szCs w:val="28"/>
        </w:rPr>
        <w:t>aona</w:t>
      </w:r>
      <w:proofErr w:type="spellEnd"/>
      <w:r w:rsidR="0074422E">
        <w:rPr>
          <w:rFonts w:ascii="Arial" w:hAnsi="Arial" w:cs="Arial"/>
          <w:sz w:val="28"/>
          <w:szCs w:val="28"/>
        </w:rPr>
        <w:t xml:space="preserve"> murume </w:t>
      </w:r>
      <w:proofErr w:type="spellStart"/>
      <w:r w:rsidR="0074422E">
        <w:rPr>
          <w:rFonts w:ascii="Arial" w:hAnsi="Arial" w:cs="Arial"/>
          <w:sz w:val="28"/>
          <w:szCs w:val="28"/>
        </w:rPr>
        <w:t>wacho</w:t>
      </w:r>
      <w:r w:rsidR="0054136A">
        <w:rPr>
          <w:rFonts w:ascii="Arial" w:hAnsi="Arial" w:cs="Arial"/>
          <w:sz w:val="28"/>
          <w:szCs w:val="28"/>
        </w:rPr>
        <w:t>wo</w:t>
      </w:r>
      <w:proofErr w:type="spellEnd"/>
      <w:r w:rsidR="00F06CF3">
        <w:rPr>
          <w:rFonts w:ascii="Arial" w:hAnsi="Arial" w:cs="Arial"/>
          <w:sz w:val="28"/>
          <w:szCs w:val="28"/>
        </w:rPr>
        <w:t xml:space="preserve">. </w:t>
      </w:r>
      <w:r w:rsidR="0074422E" w:rsidRPr="00510098">
        <w:rPr>
          <w:rFonts w:ascii="Arial" w:hAnsi="Arial" w:cs="Arial"/>
          <w:sz w:val="18"/>
          <w:szCs w:val="18"/>
        </w:rPr>
        <w:t xml:space="preserve">[Apostle Gumbura illustrates and </w:t>
      </w:r>
      <w:r w:rsidR="000715E4" w:rsidRPr="00510098">
        <w:rPr>
          <w:rFonts w:ascii="Arial" w:hAnsi="Arial" w:cs="Arial"/>
          <w:sz w:val="18"/>
          <w:szCs w:val="18"/>
        </w:rPr>
        <w:t>C</w:t>
      </w:r>
      <w:r w:rsidR="0074422E" w:rsidRPr="00510098">
        <w:rPr>
          <w:rFonts w:ascii="Arial" w:hAnsi="Arial" w:cs="Arial"/>
          <w:sz w:val="18"/>
          <w:szCs w:val="18"/>
        </w:rPr>
        <w:t>ongregation laughs]</w:t>
      </w:r>
      <w:r w:rsidR="00F06CF3">
        <w:rPr>
          <w:rFonts w:ascii="Arial" w:hAnsi="Arial" w:cs="Arial"/>
          <w:sz w:val="28"/>
          <w:szCs w:val="28"/>
        </w:rPr>
        <w:t xml:space="preserve"> A</w:t>
      </w:r>
      <w:r w:rsidR="00B46D42">
        <w:rPr>
          <w:rFonts w:ascii="Arial" w:hAnsi="Arial" w:cs="Arial"/>
          <w:sz w:val="28"/>
          <w:szCs w:val="28"/>
        </w:rPr>
        <w:t>a</w:t>
      </w:r>
      <w:r w:rsidR="00F06CF3">
        <w:rPr>
          <w:rFonts w:ascii="Arial" w:hAnsi="Arial" w:cs="Arial"/>
          <w:sz w:val="28"/>
          <w:szCs w:val="28"/>
        </w:rPr>
        <w:t>h</w:t>
      </w:r>
      <w:r w:rsidR="00A35996">
        <w:rPr>
          <w:rFonts w:ascii="Arial" w:hAnsi="Arial" w:cs="Arial"/>
          <w:sz w:val="28"/>
          <w:szCs w:val="28"/>
        </w:rPr>
        <w:t xml:space="preserve"> ini</w:t>
      </w:r>
      <w:r w:rsidR="00F06CF3">
        <w:rPr>
          <w:rFonts w:ascii="Arial" w:hAnsi="Arial" w:cs="Arial"/>
          <w:sz w:val="28"/>
          <w:szCs w:val="28"/>
        </w:rPr>
        <w:t xml:space="preserve"> </w:t>
      </w:r>
      <w:proofErr w:type="spellStart"/>
      <w:r w:rsidR="000030E7">
        <w:rPr>
          <w:rFonts w:ascii="Arial" w:hAnsi="Arial" w:cs="Arial"/>
          <w:sz w:val="28"/>
          <w:szCs w:val="28"/>
        </w:rPr>
        <w:t>ndiregerei</w:t>
      </w:r>
      <w:proofErr w:type="spellEnd"/>
      <w:r w:rsidR="0040499B">
        <w:rPr>
          <w:rFonts w:ascii="Arial" w:hAnsi="Arial" w:cs="Arial"/>
          <w:sz w:val="28"/>
          <w:szCs w:val="28"/>
        </w:rPr>
        <w:t>.</w:t>
      </w:r>
    </w:p>
    <w:p w14:paraId="4D9C9F80" w14:textId="06EA5D87" w:rsidR="004B4C06" w:rsidRDefault="00A21BBD" w:rsidP="00EE1207">
      <w:pPr>
        <w:jc w:val="both"/>
        <w:rPr>
          <w:rFonts w:ascii="Arial" w:hAnsi="Arial" w:cs="Arial"/>
          <w:sz w:val="28"/>
          <w:szCs w:val="28"/>
        </w:rPr>
      </w:pPr>
      <w:r w:rsidRPr="00B41027">
        <w:rPr>
          <w:rFonts w:ascii="Arial" w:hAnsi="Arial" w:cs="Arial"/>
          <w:sz w:val="28"/>
          <w:szCs w:val="28"/>
          <w:vertAlign w:val="superscript"/>
          <w:lang w:val="fr-FR"/>
        </w:rPr>
        <w:t xml:space="preserve">107 </w:t>
      </w:r>
      <w:proofErr w:type="spellStart"/>
      <w:r w:rsidR="00B46D42" w:rsidRPr="00B41027">
        <w:rPr>
          <w:rFonts w:ascii="Arial" w:hAnsi="Arial" w:cs="Arial"/>
          <w:sz w:val="28"/>
          <w:szCs w:val="28"/>
          <w:lang w:val="fr-FR"/>
        </w:rPr>
        <w:t>Aah</w:t>
      </w:r>
      <w:proofErr w:type="spellEnd"/>
      <w:r w:rsidR="009E31C6" w:rsidRPr="00B41027">
        <w:rPr>
          <w:rFonts w:ascii="Arial" w:hAnsi="Arial" w:cs="Arial"/>
          <w:sz w:val="28"/>
          <w:szCs w:val="28"/>
          <w:lang w:val="fr-FR"/>
        </w:rPr>
        <w:t xml:space="preserve"> </w:t>
      </w:r>
      <w:proofErr w:type="spellStart"/>
      <w:r w:rsidR="009E31C6" w:rsidRPr="00B41027">
        <w:rPr>
          <w:rFonts w:ascii="Arial" w:hAnsi="Arial" w:cs="Arial"/>
          <w:sz w:val="28"/>
          <w:szCs w:val="28"/>
          <w:lang w:val="fr-FR"/>
        </w:rPr>
        <w:t>handi</w:t>
      </w:r>
      <w:proofErr w:type="spellEnd"/>
      <w:r w:rsidR="009E31C6" w:rsidRPr="00B41027">
        <w:rPr>
          <w:rFonts w:ascii="Arial" w:hAnsi="Arial" w:cs="Arial"/>
          <w:sz w:val="28"/>
          <w:szCs w:val="28"/>
          <w:lang w:val="fr-FR"/>
        </w:rPr>
        <w:t xml:space="preserve"> </w:t>
      </w:r>
      <w:proofErr w:type="spellStart"/>
      <w:r w:rsidR="009E31C6" w:rsidRPr="00B41027">
        <w:rPr>
          <w:rFonts w:ascii="Arial" w:hAnsi="Arial" w:cs="Arial"/>
          <w:sz w:val="28"/>
          <w:szCs w:val="28"/>
          <w:lang w:val="fr-FR"/>
        </w:rPr>
        <w:t>ndiro</w:t>
      </w:r>
      <w:proofErr w:type="spellEnd"/>
      <w:r w:rsidR="009E31C6" w:rsidRPr="00B41027">
        <w:rPr>
          <w:rFonts w:ascii="Arial" w:hAnsi="Arial" w:cs="Arial"/>
          <w:sz w:val="28"/>
          <w:szCs w:val="28"/>
          <w:lang w:val="fr-FR"/>
        </w:rPr>
        <w:t xml:space="preserve"> basa </w:t>
      </w:r>
      <w:proofErr w:type="spellStart"/>
      <w:r w:rsidR="009E31C6" w:rsidRPr="00B41027">
        <w:rPr>
          <w:rFonts w:ascii="Arial" w:hAnsi="Arial" w:cs="Arial"/>
          <w:sz w:val="28"/>
          <w:szCs w:val="28"/>
          <w:lang w:val="fr-FR"/>
        </w:rPr>
        <w:t>r</w:t>
      </w:r>
      <w:r w:rsidR="00761E8E" w:rsidRPr="00B41027">
        <w:rPr>
          <w:rFonts w:ascii="Arial" w:hAnsi="Arial" w:cs="Arial"/>
          <w:sz w:val="28"/>
          <w:szCs w:val="28"/>
          <w:lang w:val="fr-FR"/>
        </w:rPr>
        <w:t>e</w:t>
      </w:r>
      <w:r w:rsidR="009E31C6" w:rsidRPr="00B41027">
        <w:rPr>
          <w:rFonts w:ascii="Arial" w:hAnsi="Arial" w:cs="Arial"/>
          <w:sz w:val="28"/>
          <w:szCs w:val="28"/>
          <w:lang w:val="fr-FR"/>
        </w:rPr>
        <w:t>vafundisi</w:t>
      </w:r>
      <w:proofErr w:type="spellEnd"/>
      <w:r w:rsidR="009E31C6" w:rsidRPr="00B41027">
        <w:rPr>
          <w:rFonts w:ascii="Arial" w:hAnsi="Arial" w:cs="Arial"/>
          <w:sz w:val="28"/>
          <w:szCs w:val="28"/>
          <w:lang w:val="fr-FR"/>
        </w:rPr>
        <w:t xml:space="preserve"> </w:t>
      </w:r>
      <w:proofErr w:type="spellStart"/>
      <w:r w:rsidR="009E31C6" w:rsidRPr="00B41027">
        <w:rPr>
          <w:rFonts w:ascii="Arial" w:hAnsi="Arial" w:cs="Arial"/>
          <w:sz w:val="28"/>
          <w:szCs w:val="28"/>
          <w:lang w:val="fr-FR"/>
        </w:rPr>
        <w:t>iroro</w:t>
      </w:r>
      <w:proofErr w:type="spellEnd"/>
      <w:r w:rsidR="009E31C6" w:rsidRPr="00B41027">
        <w:rPr>
          <w:rFonts w:ascii="Arial" w:hAnsi="Arial" w:cs="Arial"/>
          <w:sz w:val="28"/>
          <w:szCs w:val="28"/>
          <w:lang w:val="fr-FR"/>
        </w:rPr>
        <w:t xml:space="preserve">? </w:t>
      </w:r>
      <w:r w:rsidR="00D706CD" w:rsidRPr="00B41027">
        <w:rPr>
          <w:rFonts w:ascii="Arial" w:hAnsi="Arial" w:cs="Arial"/>
          <w:sz w:val="28"/>
          <w:szCs w:val="28"/>
          <w:lang w:val="fr-FR"/>
        </w:rPr>
        <w:t xml:space="preserve">Iwe </w:t>
      </w:r>
      <w:proofErr w:type="spellStart"/>
      <w:r w:rsidR="00D706CD" w:rsidRPr="00B41027">
        <w:rPr>
          <w:rFonts w:ascii="Arial" w:hAnsi="Arial" w:cs="Arial"/>
          <w:sz w:val="28"/>
          <w:szCs w:val="28"/>
          <w:lang w:val="fr-FR"/>
        </w:rPr>
        <w:t>unenge</w:t>
      </w:r>
      <w:proofErr w:type="spellEnd"/>
      <w:r w:rsidR="00D706CD" w:rsidRPr="00B41027">
        <w:rPr>
          <w:rFonts w:ascii="Arial" w:hAnsi="Arial" w:cs="Arial"/>
          <w:sz w:val="28"/>
          <w:szCs w:val="28"/>
          <w:lang w:val="fr-FR"/>
        </w:rPr>
        <w:t xml:space="preserve"> </w:t>
      </w:r>
      <w:proofErr w:type="spellStart"/>
      <w:r w:rsidR="00D706CD" w:rsidRPr="00B41027">
        <w:rPr>
          <w:rFonts w:ascii="Arial" w:hAnsi="Arial" w:cs="Arial"/>
          <w:sz w:val="28"/>
          <w:szCs w:val="28"/>
          <w:lang w:val="fr-FR"/>
        </w:rPr>
        <w:t>wakatarisa</w:t>
      </w:r>
      <w:proofErr w:type="spellEnd"/>
      <w:r w:rsidR="00D706CD" w:rsidRPr="00B41027">
        <w:rPr>
          <w:rFonts w:ascii="Arial" w:hAnsi="Arial" w:cs="Arial"/>
          <w:sz w:val="28"/>
          <w:szCs w:val="28"/>
          <w:lang w:val="fr-FR"/>
        </w:rPr>
        <w:t xml:space="preserve"> zvako wakamira </w:t>
      </w:r>
      <w:proofErr w:type="spellStart"/>
      <w:r w:rsidR="00D706CD" w:rsidRPr="00B41027">
        <w:rPr>
          <w:rFonts w:ascii="Arial" w:hAnsi="Arial" w:cs="Arial"/>
          <w:sz w:val="28"/>
          <w:szCs w:val="28"/>
          <w:lang w:val="fr-FR"/>
        </w:rPr>
        <w:t>kudai</w:t>
      </w:r>
      <w:proofErr w:type="spellEnd"/>
      <w:r w:rsidR="00D706CD" w:rsidRPr="00B41027">
        <w:rPr>
          <w:rFonts w:ascii="Arial" w:hAnsi="Arial" w:cs="Arial"/>
          <w:sz w:val="28"/>
          <w:szCs w:val="28"/>
          <w:lang w:val="fr-FR"/>
        </w:rPr>
        <w:t xml:space="preserve"> </w:t>
      </w:r>
      <w:proofErr w:type="spellStart"/>
      <w:r w:rsidR="00D706CD" w:rsidRPr="00B41027">
        <w:rPr>
          <w:rFonts w:ascii="Arial" w:hAnsi="Arial" w:cs="Arial"/>
          <w:sz w:val="28"/>
          <w:szCs w:val="28"/>
          <w:lang w:val="fr-FR"/>
        </w:rPr>
        <w:t>uchiti</w:t>
      </w:r>
      <w:proofErr w:type="spellEnd"/>
      <w:r w:rsidR="0040499B" w:rsidRPr="00B41027">
        <w:rPr>
          <w:rFonts w:ascii="Arial" w:hAnsi="Arial" w:cs="Arial"/>
          <w:sz w:val="28"/>
          <w:szCs w:val="28"/>
          <w:lang w:val="fr-FR"/>
        </w:rPr>
        <w:t>, ‘</w:t>
      </w:r>
      <w:proofErr w:type="spellStart"/>
      <w:r w:rsidR="00546E2D" w:rsidRPr="00B41027">
        <w:rPr>
          <w:rFonts w:ascii="Arial" w:hAnsi="Arial" w:cs="Arial"/>
          <w:sz w:val="28"/>
          <w:szCs w:val="28"/>
          <w:lang w:val="fr-FR"/>
        </w:rPr>
        <w:t>haaa</w:t>
      </w:r>
      <w:proofErr w:type="spellEnd"/>
      <w:r w:rsidR="00546E2D" w:rsidRPr="00B41027">
        <w:rPr>
          <w:rFonts w:ascii="Arial" w:hAnsi="Arial" w:cs="Arial"/>
          <w:sz w:val="28"/>
          <w:szCs w:val="28"/>
          <w:lang w:val="fr-FR"/>
        </w:rPr>
        <w:t xml:space="preserve"> izvi ka izvi</w:t>
      </w:r>
      <w:r w:rsidR="005F3A7F" w:rsidRPr="00B41027">
        <w:rPr>
          <w:rFonts w:ascii="Arial" w:hAnsi="Arial" w:cs="Arial"/>
          <w:sz w:val="28"/>
          <w:szCs w:val="28"/>
          <w:lang w:val="fr-FR"/>
        </w:rPr>
        <w:t xml:space="preserve"> </w:t>
      </w:r>
      <w:proofErr w:type="spellStart"/>
      <w:r w:rsidR="005F3A7F" w:rsidRPr="00B41027">
        <w:rPr>
          <w:rFonts w:ascii="Arial" w:hAnsi="Arial" w:cs="Arial"/>
          <w:sz w:val="28"/>
          <w:szCs w:val="28"/>
          <w:lang w:val="fr-FR"/>
        </w:rPr>
        <w:t>hee</w:t>
      </w:r>
      <w:proofErr w:type="spellEnd"/>
      <w:r w:rsidR="0040499B" w:rsidRPr="00B41027">
        <w:rPr>
          <w:rFonts w:ascii="Arial" w:hAnsi="Arial" w:cs="Arial"/>
          <w:sz w:val="28"/>
          <w:szCs w:val="28"/>
          <w:lang w:val="fr-FR"/>
        </w:rPr>
        <w:t>’</w:t>
      </w:r>
      <w:r w:rsidR="00546E2D" w:rsidRPr="00B41027">
        <w:rPr>
          <w:rFonts w:ascii="Arial" w:hAnsi="Arial" w:cs="Arial"/>
          <w:sz w:val="28"/>
          <w:szCs w:val="28"/>
          <w:lang w:val="fr-FR"/>
        </w:rPr>
        <w:t xml:space="preserve">. </w:t>
      </w:r>
      <w:r w:rsidR="00546E2D" w:rsidRPr="008B4059">
        <w:rPr>
          <w:rFonts w:ascii="Arial" w:hAnsi="Arial" w:cs="Arial"/>
          <w:sz w:val="28"/>
          <w:szCs w:val="28"/>
        </w:rPr>
        <w:t xml:space="preserve">Izvi </w:t>
      </w:r>
      <w:proofErr w:type="spellStart"/>
      <w:r w:rsidR="00546E2D" w:rsidRPr="008B4059">
        <w:rPr>
          <w:rFonts w:ascii="Arial" w:hAnsi="Arial" w:cs="Arial"/>
          <w:sz w:val="28"/>
          <w:szCs w:val="28"/>
        </w:rPr>
        <w:t>kwa</w:t>
      </w:r>
      <w:r w:rsidR="00F561E7" w:rsidRPr="008B4059">
        <w:rPr>
          <w:rFonts w:ascii="Arial" w:hAnsi="Arial" w:cs="Arial"/>
          <w:sz w:val="28"/>
          <w:szCs w:val="28"/>
        </w:rPr>
        <w:t>zvava</w:t>
      </w:r>
      <w:proofErr w:type="spellEnd"/>
      <w:r w:rsidR="00F561E7" w:rsidRPr="008B4059">
        <w:rPr>
          <w:rFonts w:ascii="Arial" w:hAnsi="Arial" w:cs="Arial"/>
          <w:sz w:val="28"/>
          <w:szCs w:val="28"/>
        </w:rPr>
        <w:t xml:space="preserve"> </w:t>
      </w:r>
      <w:proofErr w:type="spellStart"/>
      <w:r w:rsidR="00F561E7" w:rsidRPr="008B4059">
        <w:rPr>
          <w:rFonts w:ascii="Arial" w:hAnsi="Arial" w:cs="Arial"/>
          <w:sz w:val="28"/>
          <w:szCs w:val="28"/>
        </w:rPr>
        <w:t>kuda</w:t>
      </w:r>
      <w:proofErr w:type="spellEnd"/>
      <w:r w:rsidR="00F561E7" w:rsidRPr="008B4059">
        <w:rPr>
          <w:rFonts w:ascii="Arial" w:hAnsi="Arial" w:cs="Arial"/>
          <w:sz w:val="28"/>
          <w:szCs w:val="28"/>
        </w:rPr>
        <w:t xml:space="preserve">, </w:t>
      </w:r>
      <w:proofErr w:type="spellStart"/>
      <w:r w:rsidR="00F561E7" w:rsidRPr="008B4059">
        <w:rPr>
          <w:rFonts w:ascii="Arial" w:hAnsi="Arial" w:cs="Arial"/>
          <w:sz w:val="28"/>
          <w:szCs w:val="28"/>
        </w:rPr>
        <w:t>kwazvava</w:t>
      </w:r>
      <w:proofErr w:type="spellEnd"/>
      <w:r w:rsidR="00F561E7" w:rsidRPr="008B4059">
        <w:rPr>
          <w:rFonts w:ascii="Arial" w:hAnsi="Arial" w:cs="Arial"/>
          <w:sz w:val="28"/>
          <w:szCs w:val="28"/>
        </w:rPr>
        <w:t xml:space="preserve"> </w:t>
      </w:r>
      <w:proofErr w:type="spellStart"/>
      <w:r w:rsidR="00F561E7" w:rsidRPr="008B4059">
        <w:rPr>
          <w:rFonts w:ascii="Arial" w:hAnsi="Arial" w:cs="Arial"/>
          <w:sz w:val="28"/>
          <w:szCs w:val="28"/>
        </w:rPr>
        <w:t>kuda</w:t>
      </w:r>
      <w:proofErr w:type="spellEnd"/>
      <w:r w:rsidR="00F561E7" w:rsidRPr="008B4059">
        <w:rPr>
          <w:rFonts w:ascii="Arial" w:hAnsi="Arial" w:cs="Arial"/>
          <w:sz w:val="28"/>
          <w:szCs w:val="28"/>
        </w:rPr>
        <w:t xml:space="preserve"> kuenda </w:t>
      </w:r>
      <w:proofErr w:type="spellStart"/>
      <w:r w:rsidR="00F561E7" w:rsidRPr="008B4059">
        <w:rPr>
          <w:rFonts w:ascii="Arial" w:hAnsi="Arial" w:cs="Arial"/>
          <w:sz w:val="28"/>
          <w:szCs w:val="28"/>
        </w:rPr>
        <w:t>handi</w:t>
      </w:r>
      <w:proofErr w:type="spellEnd"/>
      <w:r w:rsidR="008B4059" w:rsidRPr="008B4059">
        <w:rPr>
          <w:rFonts w:ascii="Arial" w:hAnsi="Arial" w:cs="Arial"/>
          <w:sz w:val="28"/>
          <w:szCs w:val="28"/>
        </w:rPr>
        <w:t>…?</w:t>
      </w:r>
      <w:r w:rsidR="00F561E7" w:rsidRPr="008B4059">
        <w:rPr>
          <w:rFonts w:ascii="Arial" w:hAnsi="Arial" w:cs="Arial"/>
          <w:sz w:val="28"/>
          <w:szCs w:val="28"/>
        </w:rPr>
        <w:t xml:space="preserve"> </w:t>
      </w:r>
      <w:r w:rsidR="008B4059" w:rsidRPr="00510098">
        <w:rPr>
          <w:rFonts w:ascii="Arial" w:hAnsi="Arial" w:cs="Arial"/>
          <w:sz w:val="18"/>
          <w:szCs w:val="18"/>
        </w:rPr>
        <w:t xml:space="preserve">[Congregation </w:t>
      </w:r>
      <w:r w:rsidR="00063DA1" w:rsidRPr="00510098">
        <w:rPr>
          <w:rFonts w:ascii="Arial" w:hAnsi="Arial" w:cs="Arial"/>
          <w:sz w:val="18"/>
          <w:szCs w:val="18"/>
        </w:rPr>
        <w:t>says, “</w:t>
      </w:r>
      <w:proofErr w:type="spellStart"/>
      <w:r w:rsidR="008B4059" w:rsidRPr="00510098">
        <w:rPr>
          <w:rFonts w:ascii="Arial" w:hAnsi="Arial" w:cs="Arial"/>
          <w:sz w:val="18"/>
          <w:szCs w:val="18"/>
        </w:rPr>
        <w:t>handi</w:t>
      </w:r>
      <w:r w:rsidR="00902E8C" w:rsidRPr="00510098">
        <w:rPr>
          <w:rFonts w:ascii="Arial" w:hAnsi="Arial" w:cs="Arial"/>
          <w:sz w:val="18"/>
          <w:szCs w:val="18"/>
        </w:rPr>
        <w:t>k</w:t>
      </w:r>
      <w:r w:rsidR="008B4059" w:rsidRPr="00510098">
        <w:rPr>
          <w:rFonts w:ascii="Arial" w:hAnsi="Arial" w:cs="Arial"/>
          <w:sz w:val="18"/>
          <w:szCs w:val="18"/>
        </w:rPr>
        <w:t>o</w:t>
      </w:r>
      <w:proofErr w:type="spellEnd"/>
      <w:r w:rsidR="008B4059" w:rsidRPr="00510098">
        <w:rPr>
          <w:rFonts w:ascii="Arial" w:hAnsi="Arial" w:cs="Arial"/>
          <w:sz w:val="18"/>
          <w:szCs w:val="18"/>
        </w:rPr>
        <w:t>."]</w:t>
      </w:r>
      <w:r w:rsidR="008B4059">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8B4059">
        <w:rPr>
          <w:rFonts w:ascii="Arial" w:hAnsi="Arial" w:cs="Arial"/>
          <w:sz w:val="28"/>
          <w:szCs w:val="28"/>
        </w:rPr>
        <w:t xml:space="preserve">, </w:t>
      </w:r>
      <w:proofErr w:type="spellStart"/>
      <w:r w:rsidR="008B4059">
        <w:rPr>
          <w:rFonts w:ascii="Arial" w:hAnsi="Arial" w:cs="Arial"/>
          <w:sz w:val="28"/>
          <w:szCs w:val="28"/>
        </w:rPr>
        <w:t>toda</w:t>
      </w:r>
      <w:proofErr w:type="spellEnd"/>
      <w:r w:rsidR="008B4059">
        <w:rPr>
          <w:rFonts w:ascii="Arial" w:hAnsi="Arial" w:cs="Arial"/>
          <w:sz w:val="28"/>
          <w:szCs w:val="28"/>
        </w:rPr>
        <w:t xml:space="preserve"> </w:t>
      </w:r>
      <w:r w:rsidR="00622DBB">
        <w:rPr>
          <w:rFonts w:ascii="Arial" w:hAnsi="Arial" w:cs="Arial"/>
          <w:sz w:val="28"/>
          <w:szCs w:val="28"/>
        </w:rPr>
        <w:t>ha-happy couple! Happy couple you don’t</w:t>
      </w:r>
      <w:r w:rsidR="007E4AF8">
        <w:rPr>
          <w:rFonts w:ascii="Arial" w:hAnsi="Arial" w:cs="Arial"/>
          <w:sz w:val="28"/>
          <w:szCs w:val="28"/>
        </w:rPr>
        <w:t>, you don’t publicize it</w:t>
      </w:r>
      <w:r w:rsidR="00FC0F9B">
        <w:rPr>
          <w:rFonts w:ascii="Arial" w:hAnsi="Arial" w:cs="Arial"/>
          <w:sz w:val="28"/>
          <w:szCs w:val="28"/>
        </w:rPr>
        <w:t>.</w:t>
      </w:r>
      <w:r w:rsidR="007E4AF8">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C0F9B">
        <w:rPr>
          <w:rFonts w:ascii="Arial" w:hAnsi="Arial" w:cs="Arial"/>
          <w:sz w:val="28"/>
          <w:szCs w:val="28"/>
        </w:rPr>
        <w:t>n</w:t>
      </w:r>
      <w:r w:rsidR="003A412C">
        <w:rPr>
          <w:rFonts w:ascii="Arial" w:hAnsi="Arial" w:cs="Arial"/>
          <w:sz w:val="28"/>
          <w:szCs w:val="28"/>
        </w:rPr>
        <w:t>doda</w:t>
      </w:r>
      <w:r w:rsidR="00CB16C9">
        <w:rPr>
          <w:rFonts w:ascii="Arial" w:hAnsi="Arial" w:cs="Arial"/>
          <w:sz w:val="28"/>
          <w:szCs w:val="28"/>
        </w:rPr>
        <w:t>-</w:t>
      </w:r>
      <w:r w:rsidR="003A412C">
        <w:rPr>
          <w:rFonts w:ascii="Arial" w:hAnsi="Arial" w:cs="Arial"/>
          <w:sz w:val="28"/>
          <w:szCs w:val="28"/>
        </w:rPr>
        <w:t>toda</w:t>
      </w:r>
      <w:proofErr w:type="spellEnd"/>
      <w:r w:rsidR="003A412C">
        <w:rPr>
          <w:rFonts w:ascii="Arial" w:hAnsi="Arial" w:cs="Arial"/>
          <w:sz w:val="28"/>
          <w:szCs w:val="28"/>
        </w:rPr>
        <w:t xml:space="preserve"> one accord pakati </w:t>
      </w:r>
      <w:proofErr w:type="spellStart"/>
      <w:r w:rsidR="003A412C">
        <w:rPr>
          <w:rFonts w:ascii="Arial" w:hAnsi="Arial" w:cs="Arial"/>
          <w:sz w:val="28"/>
          <w:szCs w:val="28"/>
        </w:rPr>
        <w:t>pemudzimai</w:t>
      </w:r>
      <w:proofErr w:type="spellEnd"/>
      <w:r w:rsidR="003A412C">
        <w:rPr>
          <w:rFonts w:ascii="Arial" w:hAnsi="Arial" w:cs="Arial"/>
          <w:sz w:val="28"/>
          <w:szCs w:val="28"/>
        </w:rPr>
        <w:t xml:space="preserve"> </w:t>
      </w:r>
      <w:proofErr w:type="spellStart"/>
      <w:r w:rsidR="005E6184">
        <w:rPr>
          <w:rFonts w:ascii="Arial" w:hAnsi="Arial" w:cs="Arial"/>
          <w:sz w:val="28"/>
          <w:szCs w:val="28"/>
        </w:rPr>
        <w:t>nemuru</w:t>
      </w:r>
      <w:proofErr w:type="spellEnd"/>
      <w:r w:rsidR="005E6184">
        <w:rPr>
          <w:rFonts w:ascii="Arial" w:hAnsi="Arial" w:cs="Arial"/>
          <w:sz w:val="28"/>
          <w:szCs w:val="28"/>
        </w:rPr>
        <w:t xml:space="preserve">…? </w:t>
      </w:r>
      <w:r w:rsidR="005E6184" w:rsidRPr="00510098">
        <w:rPr>
          <w:rFonts w:ascii="Arial" w:hAnsi="Arial" w:cs="Arial"/>
          <w:sz w:val="18"/>
          <w:szCs w:val="18"/>
        </w:rPr>
        <w:t xml:space="preserve">[Congregation </w:t>
      </w:r>
      <w:r w:rsidR="00063DA1" w:rsidRPr="00510098">
        <w:rPr>
          <w:rFonts w:ascii="Arial" w:hAnsi="Arial" w:cs="Arial"/>
          <w:sz w:val="18"/>
          <w:szCs w:val="18"/>
        </w:rPr>
        <w:t>says, “</w:t>
      </w:r>
      <w:proofErr w:type="spellStart"/>
      <w:r w:rsidR="009413D2" w:rsidRPr="00510098">
        <w:rPr>
          <w:rFonts w:ascii="Arial" w:hAnsi="Arial" w:cs="Arial"/>
          <w:sz w:val="18"/>
          <w:szCs w:val="18"/>
        </w:rPr>
        <w:t>ne</w:t>
      </w:r>
      <w:r w:rsidR="005E6184" w:rsidRPr="00510098">
        <w:rPr>
          <w:rFonts w:ascii="Arial" w:hAnsi="Arial" w:cs="Arial"/>
          <w:sz w:val="18"/>
          <w:szCs w:val="18"/>
        </w:rPr>
        <w:t>murume</w:t>
      </w:r>
      <w:proofErr w:type="spellEnd"/>
      <w:r w:rsidR="000701EA" w:rsidRPr="00510098">
        <w:rPr>
          <w:rFonts w:ascii="Arial" w:hAnsi="Arial" w:cs="Arial"/>
          <w:sz w:val="18"/>
          <w:szCs w:val="18"/>
        </w:rPr>
        <w:t>.</w:t>
      </w:r>
      <w:r w:rsidR="005E6184" w:rsidRPr="00510098">
        <w:rPr>
          <w:rFonts w:ascii="Arial" w:hAnsi="Arial" w:cs="Arial"/>
          <w:sz w:val="18"/>
          <w:szCs w:val="18"/>
        </w:rPr>
        <w:t xml:space="preserve">"] </w:t>
      </w:r>
      <w:r w:rsidR="000701EA">
        <w:rPr>
          <w:rFonts w:ascii="Arial" w:hAnsi="Arial" w:cs="Arial"/>
          <w:sz w:val="28"/>
          <w:szCs w:val="28"/>
        </w:rPr>
        <w:t>A</w:t>
      </w:r>
      <w:r w:rsidR="005E6184">
        <w:rPr>
          <w:rFonts w:ascii="Arial" w:hAnsi="Arial" w:cs="Arial"/>
          <w:sz w:val="28"/>
          <w:szCs w:val="28"/>
        </w:rPr>
        <w:t xml:space="preserve">nd I don’t want kuita </w:t>
      </w:r>
      <w:proofErr w:type="spellStart"/>
      <w:r w:rsidR="005E6184">
        <w:rPr>
          <w:rFonts w:ascii="Arial" w:hAnsi="Arial" w:cs="Arial"/>
          <w:sz w:val="28"/>
          <w:szCs w:val="28"/>
        </w:rPr>
        <w:t>yekut</w:t>
      </w:r>
      <w:r w:rsidR="00827D52">
        <w:rPr>
          <w:rFonts w:ascii="Arial" w:hAnsi="Arial" w:cs="Arial"/>
          <w:sz w:val="28"/>
          <w:szCs w:val="28"/>
        </w:rPr>
        <w:t>aurirwa</w:t>
      </w:r>
      <w:proofErr w:type="spellEnd"/>
      <w:r w:rsidR="00827D52">
        <w:rPr>
          <w:rFonts w:ascii="Arial" w:hAnsi="Arial" w:cs="Arial"/>
          <w:sz w:val="28"/>
          <w:szCs w:val="28"/>
        </w:rPr>
        <w:t xml:space="preserve"> kuti</w:t>
      </w:r>
      <w:r w:rsidR="000701EA">
        <w:rPr>
          <w:rFonts w:ascii="Arial" w:hAnsi="Arial" w:cs="Arial"/>
          <w:sz w:val="28"/>
          <w:szCs w:val="28"/>
        </w:rPr>
        <w:t>,</w:t>
      </w:r>
      <w:r w:rsidR="00827D52">
        <w:rPr>
          <w:rFonts w:ascii="Arial" w:hAnsi="Arial" w:cs="Arial"/>
          <w:sz w:val="28"/>
          <w:szCs w:val="28"/>
        </w:rPr>
        <w:t xml:space="preserve"> ndiri </w:t>
      </w:r>
      <w:proofErr w:type="spellStart"/>
      <w:r w:rsidR="00827D52">
        <w:rPr>
          <w:rFonts w:ascii="Arial" w:hAnsi="Arial" w:cs="Arial"/>
          <w:sz w:val="28"/>
          <w:szCs w:val="28"/>
        </w:rPr>
        <w:t>kufara</w:t>
      </w:r>
      <w:proofErr w:type="spellEnd"/>
      <w:r w:rsidR="00827D52">
        <w:rPr>
          <w:rFonts w:ascii="Arial" w:hAnsi="Arial" w:cs="Arial"/>
          <w:sz w:val="28"/>
          <w:szCs w:val="28"/>
        </w:rPr>
        <w:t xml:space="preserve">. Don’t tell me that! </w:t>
      </w:r>
      <w:r w:rsidR="002D71FD" w:rsidRPr="00563C19">
        <w:rPr>
          <w:rFonts w:ascii="Arial" w:hAnsi="Arial" w:cs="Arial"/>
          <w:sz w:val="18"/>
          <w:szCs w:val="18"/>
        </w:rPr>
        <w:t xml:space="preserve">[Congregation </w:t>
      </w:r>
      <w:r w:rsidR="00063DA1" w:rsidRPr="00563C19">
        <w:rPr>
          <w:rFonts w:ascii="Arial" w:hAnsi="Arial" w:cs="Arial"/>
          <w:sz w:val="18"/>
          <w:szCs w:val="18"/>
        </w:rPr>
        <w:t>says, “</w:t>
      </w:r>
      <w:r w:rsidR="002D71FD" w:rsidRPr="00563C19">
        <w:rPr>
          <w:rFonts w:ascii="Arial" w:hAnsi="Arial" w:cs="Arial"/>
          <w:sz w:val="18"/>
          <w:szCs w:val="18"/>
        </w:rPr>
        <w:t>Amen.</w:t>
      </w:r>
      <w:r w:rsidR="00563C19">
        <w:rPr>
          <w:rFonts w:ascii="Arial" w:hAnsi="Arial" w:cs="Arial"/>
          <w:sz w:val="18"/>
          <w:szCs w:val="18"/>
        </w:rPr>
        <w:t>”</w:t>
      </w:r>
      <w:r w:rsidR="002D71FD" w:rsidRPr="00563C19">
        <w:rPr>
          <w:rFonts w:ascii="Arial" w:hAnsi="Arial" w:cs="Arial"/>
          <w:sz w:val="18"/>
          <w:szCs w:val="18"/>
        </w:rPr>
        <w:t>]</w:t>
      </w:r>
    </w:p>
    <w:p w14:paraId="1F6129E7" w14:textId="471E3339" w:rsidR="00E43419" w:rsidRDefault="006E7D00" w:rsidP="00EE1207">
      <w:pPr>
        <w:jc w:val="both"/>
        <w:rPr>
          <w:rFonts w:ascii="Arial" w:hAnsi="Arial" w:cs="Arial"/>
          <w:sz w:val="28"/>
          <w:szCs w:val="28"/>
        </w:rPr>
      </w:pPr>
      <w:r w:rsidRPr="00F25C18">
        <w:rPr>
          <w:rFonts w:ascii="Arial" w:hAnsi="Arial" w:cs="Arial"/>
          <w:sz w:val="28"/>
          <w:szCs w:val="28"/>
          <w:vertAlign w:val="superscript"/>
          <w:rPrChange w:id="59" w:author="Transcriber01 JHB" w:date="2025-01-07T08:05:00Z" w16du:dateUtc="2025-01-07T06:05:00Z">
            <w:rPr>
              <w:rFonts w:ascii="Arial" w:hAnsi="Arial" w:cs="Arial"/>
              <w:sz w:val="28"/>
              <w:szCs w:val="28"/>
              <w:vertAlign w:val="superscript"/>
              <w:lang w:val="fr-FR"/>
            </w:rPr>
          </w:rPrChange>
        </w:rPr>
        <w:t xml:space="preserve">108 </w:t>
      </w:r>
      <w:r w:rsidRPr="00F25C18">
        <w:rPr>
          <w:rFonts w:ascii="Arial" w:hAnsi="Arial" w:cs="Arial"/>
          <w:sz w:val="28"/>
          <w:szCs w:val="28"/>
          <w:rPrChange w:id="60" w:author="Transcriber01 JHB" w:date="2025-01-07T08:05:00Z" w16du:dateUtc="2025-01-07T06:05:00Z">
            <w:rPr>
              <w:rFonts w:ascii="Arial" w:hAnsi="Arial" w:cs="Arial"/>
              <w:sz w:val="28"/>
              <w:szCs w:val="28"/>
              <w:lang w:val="fr-FR"/>
            </w:rPr>
          </w:rPrChange>
        </w:rPr>
        <w:t>Pari</w:t>
      </w:r>
      <w:r w:rsidR="002D71FD" w:rsidRPr="00F25C18">
        <w:rPr>
          <w:rFonts w:ascii="Arial" w:hAnsi="Arial" w:cs="Arial"/>
          <w:sz w:val="28"/>
          <w:szCs w:val="28"/>
          <w:rPrChange w:id="61" w:author="Transcriber01 JHB" w:date="2025-01-07T08:05:00Z" w16du:dateUtc="2025-01-07T06:05:00Z">
            <w:rPr>
              <w:rFonts w:ascii="Arial" w:hAnsi="Arial" w:cs="Arial"/>
              <w:sz w:val="28"/>
              <w:szCs w:val="28"/>
              <w:lang w:val="fr-FR"/>
            </w:rPr>
          </w:rPrChange>
        </w:rPr>
        <w:t xml:space="preserve"> </w:t>
      </w:r>
      <w:proofErr w:type="spellStart"/>
      <w:r w:rsidR="002D71FD" w:rsidRPr="00F25C18">
        <w:rPr>
          <w:rFonts w:ascii="Arial" w:hAnsi="Arial" w:cs="Arial"/>
          <w:sz w:val="28"/>
          <w:szCs w:val="28"/>
          <w:rPrChange w:id="62" w:author="Transcriber01 JHB" w:date="2025-01-07T08:05:00Z" w16du:dateUtc="2025-01-07T06:05:00Z">
            <w:rPr>
              <w:rFonts w:ascii="Arial" w:hAnsi="Arial" w:cs="Arial"/>
              <w:sz w:val="28"/>
              <w:szCs w:val="28"/>
              <w:lang w:val="fr-FR"/>
            </w:rPr>
          </w:rPrChange>
        </w:rPr>
        <w:t>kufariwa</w:t>
      </w:r>
      <w:proofErr w:type="spellEnd"/>
      <w:r w:rsidR="002D71FD" w:rsidRPr="00F25C18">
        <w:rPr>
          <w:rFonts w:ascii="Arial" w:hAnsi="Arial" w:cs="Arial"/>
          <w:sz w:val="28"/>
          <w:szCs w:val="28"/>
          <w:rPrChange w:id="63" w:author="Transcriber01 JHB" w:date="2025-01-07T08:05:00Z" w16du:dateUtc="2025-01-07T06:05:00Z">
            <w:rPr>
              <w:rFonts w:ascii="Arial" w:hAnsi="Arial" w:cs="Arial"/>
              <w:sz w:val="28"/>
              <w:szCs w:val="28"/>
              <w:lang w:val="fr-FR"/>
            </w:rPr>
          </w:rPrChange>
        </w:rPr>
        <w:t xml:space="preserve"> </w:t>
      </w:r>
      <w:proofErr w:type="spellStart"/>
      <w:r w:rsidR="002D71FD" w:rsidRPr="00F25C18">
        <w:rPr>
          <w:rFonts w:ascii="Arial" w:hAnsi="Arial" w:cs="Arial"/>
          <w:sz w:val="28"/>
          <w:szCs w:val="28"/>
          <w:rPrChange w:id="64" w:author="Transcriber01 JHB" w:date="2025-01-07T08:05:00Z" w16du:dateUtc="2025-01-07T06:05:00Z">
            <w:rPr>
              <w:rFonts w:ascii="Arial" w:hAnsi="Arial" w:cs="Arial"/>
              <w:sz w:val="28"/>
              <w:szCs w:val="28"/>
              <w:lang w:val="fr-FR"/>
            </w:rPr>
          </w:rPrChange>
        </w:rPr>
        <w:t>panonzi</w:t>
      </w:r>
      <w:proofErr w:type="spellEnd"/>
      <w:r w:rsidR="00FB2D50" w:rsidRPr="00F25C18">
        <w:rPr>
          <w:rFonts w:ascii="Arial" w:hAnsi="Arial" w:cs="Arial"/>
          <w:sz w:val="28"/>
          <w:szCs w:val="28"/>
          <w:rPrChange w:id="65" w:author="Transcriber01 JHB" w:date="2025-01-07T08:05:00Z" w16du:dateUtc="2025-01-07T06:05:00Z">
            <w:rPr>
              <w:rFonts w:ascii="Arial" w:hAnsi="Arial" w:cs="Arial"/>
              <w:sz w:val="28"/>
              <w:szCs w:val="28"/>
              <w:lang w:val="fr-FR"/>
            </w:rPr>
          </w:rPrChange>
        </w:rPr>
        <w:t>, ‘</w:t>
      </w:r>
      <w:r w:rsidR="002D71FD" w:rsidRPr="00F25C18">
        <w:rPr>
          <w:rFonts w:ascii="Arial" w:hAnsi="Arial" w:cs="Arial"/>
          <w:sz w:val="28"/>
          <w:szCs w:val="28"/>
          <w:rPrChange w:id="66" w:author="Transcriber01 JHB" w:date="2025-01-07T08:05:00Z" w16du:dateUtc="2025-01-07T06:05:00Z">
            <w:rPr>
              <w:rFonts w:ascii="Arial" w:hAnsi="Arial" w:cs="Arial"/>
              <w:sz w:val="28"/>
              <w:szCs w:val="28"/>
              <w:lang w:val="fr-FR"/>
            </w:rPr>
          </w:rPrChange>
        </w:rPr>
        <w:t xml:space="preserve">ndiri </w:t>
      </w:r>
      <w:proofErr w:type="spellStart"/>
      <w:r w:rsidR="002D71FD" w:rsidRPr="00F25C18">
        <w:rPr>
          <w:rFonts w:ascii="Arial" w:hAnsi="Arial" w:cs="Arial"/>
          <w:sz w:val="28"/>
          <w:szCs w:val="28"/>
          <w:rPrChange w:id="67" w:author="Transcriber01 JHB" w:date="2025-01-07T08:05:00Z" w16du:dateUtc="2025-01-07T06:05:00Z">
            <w:rPr>
              <w:rFonts w:ascii="Arial" w:hAnsi="Arial" w:cs="Arial"/>
              <w:sz w:val="28"/>
              <w:szCs w:val="28"/>
              <w:lang w:val="fr-FR"/>
            </w:rPr>
          </w:rPrChange>
        </w:rPr>
        <w:t>kufara</w:t>
      </w:r>
      <w:proofErr w:type="spellEnd"/>
      <w:r w:rsidR="002D71FD" w:rsidRPr="00F25C18">
        <w:rPr>
          <w:rFonts w:ascii="Arial" w:hAnsi="Arial" w:cs="Arial"/>
          <w:sz w:val="28"/>
          <w:szCs w:val="28"/>
          <w:rPrChange w:id="68" w:author="Transcriber01 JHB" w:date="2025-01-07T08:05:00Z" w16du:dateUtc="2025-01-07T06:05:00Z">
            <w:rPr>
              <w:rFonts w:ascii="Arial" w:hAnsi="Arial" w:cs="Arial"/>
              <w:sz w:val="28"/>
              <w:szCs w:val="28"/>
              <w:lang w:val="fr-FR"/>
            </w:rPr>
          </w:rPrChange>
        </w:rPr>
        <w:t>?</w:t>
      </w:r>
      <w:r w:rsidR="00FB2D50" w:rsidRPr="00F25C18">
        <w:rPr>
          <w:rFonts w:ascii="Arial" w:hAnsi="Arial" w:cs="Arial"/>
          <w:sz w:val="28"/>
          <w:szCs w:val="28"/>
          <w:rPrChange w:id="69" w:author="Transcriber01 JHB" w:date="2025-01-07T08:05:00Z" w16du:dateUtc="2025-01-07T06:05:00Z">
            <w:rPr>
              <w:rFonts w:ascii="Arial" w:hAnsi="Arial" w:cs="Arial"/>
              <w:sz w:val="28"/>
              <w:szCs w:val="28"/>
              <w:lang w:val="fr-FR"/>
            </w:rPr>
          </w:rPrChange>
        </w:rPr>
        <w:t>’</w:t>
      </w:r>
      <w:r w:rsidR="002D71FD" w:rsidRPr="00F25C18">
        <w:rPr>
          <w:rFonts w:ascii="Arial" w:hAnsi="Arial" w:cs="Arial"/>
          <w:sz w:val="28"/>
          <w:szCs w:val="28"/>
          <w:rPrChange w:id="70" w:author="Transcriber01 JHB" w:date="2025-01-07T08:05:00Z" w16du:dateUtc="2025-01-07T06:05:00Z">
            <w:rPr>
              <w:rFonts w:ascii="Arial" w:hAnsi="Arial" w:cs="Arial"/>
              <w:sz w:val="28"/>
              <w:szCs w:val="28"/>
              <w:lang w:val="fr-FR"/>
            </w:rPr>
          </w:rPrChange>
        </w:rPr>
        <w:t xml:space="preserve"> </w:t>
      </w:r>
      <w:r w:rsidR="002D71FD" w:rsidRPr="00563C19">
        <w:rPr>
          <w:rFonts w:ascii="Arial" w:hAnsi="Arial" w:cs="Arial"/>
          <w:sz w:val="18"/>
          <w:szCs w:val="18"/>
        </w:rPr>
        <w:t xml:space="preserve">[Congregation </w:t>
      </w:r>
      <w:r w:rsidR="00063DA1" w:rsidRPr="00563C19">
        <w:rPr>
          <w:rFonts w:ascii="Arial" w:hAnsi="Arial" w:cs="Arial"/>
          <w:sz w:val="18"/>
          <w:szCs w:val="18"/>
        </w:rPr>
        <w:t>says, “</w:t>
      </w:r>
      <w:r w:rsidR="002D71FD" w:rsidRPr="00563C19">
        <w:rPr>
          <w:rFonts w:ascii="Arial" w:hAnsi="Arial" w:cs="Arial"/>
          <w:sz w:val="18"/>
          <w:szCs w:val="18"/>
        </w:rPr>
        <w:t>mmm</w:t>
      </w:r>
      <w:r w:rsidR="0064373D" w:rsidRPr="00563C19">
        <w:rPr>
          <w:rFonts w:ascii="Arial" w:hAnsi="Arial" w:cs="Arial"/>
          <w:sz w:val="18"/>
          <w:szCs w:val="18"/>
        </w:rPr>
        <w:t>-mmm</w:t>
      </w:r>
      <w:r w:rsidR="002D71FD" w:rsidRPr="00563C19">
        <w:rPr>
          <w:rFonts w:ascii="Arial" w:hAnsi="Arial" w:cs="Arial"/>
          <w:sz w:val="18"/>
          <w:szCs w:val="18"/>
        </w:rPr>
        <w:t>."]</w:t>
      </w:r>
      <w:r w:rsidR="00E77923" w:rsidRPr="00563C19">
        <w:rPr>
          <w:rFonts w:ascii="Arial" w:hAnsi="Arial" w:cs="Arial"/>
          <w:sz w:val="18"/>
          <w:szCs w:val="18"/>
        </w:rPr>
        <w:t xml:space="preserve"> </w:t>
      </w:r>
      <w:proofErr w:type="spellStart"/>
      <w:r w:rsidR="0018302F">
        <w:rPr>
          <w:rFonts w:ascii="Arial" w:hAnsi="Arial" w:cs="Arial"/>
          <w:sz w:val="28"/>
          <w:szCs w:val="28"/>
        </w:rPr>
        <w:t>U</w:t>
      </w:r>
      <w:r w:rsidR="00E77923">
        <w:rPr>
          <w:rFonts w:ascii="Arial" w:hAnsi="Arial" w:cs="Arial"/>
          <w:sz w:val="28"/>
          <w:szCs w:val="28"/>
        </w:rPr>
        <w:t>noona</w:t>
      </w:r>
      <w:proofErr w:type="spellEnd"/>
      <w:r w:rsidR="00E77923">
        <w:rPr>
          <w:rFonts w:ascii="Arial" w:hAnsi="Arial" w:cs="Arial"/>
          <w:sz w:val="28"/>
          <w:szCs w:val="28"/>
        </w:rPr>
        <w:t xml:space="preserve"> </w:t>
      </w:r>
      <w:proofErr w:type="spellStart"/>
      <w:r w:rsidR="00E77923">
        <w:rPr>
          <w:rFonts w:ascii="Arial" w:hAnsi="Arial" w:cs="Arial"/>
          <w:sz w:val="28"/>
          <w:szCs w:val="28"/>
        </w:rPr>
        <w:t>woga</w:t>
      </w:r>
      <w:proofErr w:type="spellEnd"/>
      <w:r w:rsidR="00DD340D">
        <w:rPr>
          <w:rFonts w:ascii="Arial" w:hAnsi="Arial" w:cs="Arial"/>
          <w:sz w:val="28"/>
          <w:szCs w:val="28"/>
        </w:rPr>
        <w:t>.</w:t>
      </w:r>
      <w:r w:rsidR="00E77923">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DD340D">
        <w:rPr>
          <w:rFonts w:ascii="Arial" w:hAnsi="Arial" w:cs="Arial"/>
          <w:sz w:val="28"/>
          <w:szCs w:val="28"/>
        </w:rPr>
        <w:t>H</w:t>
      </w:r>
      <w:r w:rsidR="0018302F">
        <w:rPr>
          <w:rFonts w:ascii="Arial" w:hAnsi="Arial" w:cs="Arial"/>
          <w:sz w:val="28"/>
          <w:szCs w:val="28"/>
        </w:rPr>
        <w:t>azvimbonetsi</w:t>
      </w:r>
      <w:proofErr w:type="spellEnd"/>
      <w:r w:rsidR="0018302F">
        <w:rPr>
          <w:rFonts w:ascii="Arial" w:hAnsi="Arial" w:cs="Arial"/>
          <w:sz w:val="28"/>
          <w:szCs w:val="28"/>
        </w:rPr>
        <w:t xml:space="preserve"> kuti uone kuti </w:t>
      </w:r>
      <w:r w:rsidR="007844A3">
        <w:rPr>
          <w:rFonts w:ascii="Arial" w:hAnsi="Arial" w:cs="Arial"/>
          <w:sz w:val="28"/>
          <w:szCs w:val="28"/>
        </w:rPr>
        <w:t xml:space="preserve">vanhu vari </w:t>
      </w:r>
      <w:proofErr w:type="spellStart"/>
      <w:r w:rsidR="007844A3">
        <w:rPr>
          <w:rFonts w:ascii="Arial" w:hAnsi="Arial" w:cs="Arial"/>
          <w:sz w:val="28"/>
          <w:szCs w:val="28"/>
        </w:rPr>
        <w:t>kufa</w:t>
      </w:r>
      <w:proofErr w:type="spellEnd"/>
      <w:r w:rsidR="00200850">
        <w:rPr>
          <w:rFonts w:ascii="Arial" w:hAnsi="Arial" w:cs="Arial"/>
          <w:sz w:val="28"/>
          <w:szCs w:val="28"/>
        </w:rPr>
        <w:t xml:space="preserve"> </w:t>
      </w:r>
      <w:proofErr w:type="spellStart"/>
      <w:r w:rsidR="00200850">
        <w:rPr>
          <w:rFonts w:ascii="Arial" w:hAnsi="Arial" w:cs="Arial"/>
          <w:sz w:val="28"/>
          <w:szCs w:val="28"/>
        </w:rPr>
        <w:t>handiti</w:t>
      </w:r>
      <w:proofErr w:type="spellEnd"/>
      <w:r w:rsidR="00DD340D">
        <w:rPr>
          <w:rFonts w:ascii="Arial" w:hAnsi="Arial" w:cs="Arial"/>
          <w:sz w:val="28"/>
          <w:szCs w:val="28"/>
        </w:rPr>
        <w:t>.</w:t>
      </w:r>
      <w:r w:rsidR="00200850">
        <w:rPr>
          <w:rFonts w:ascii="Arial" w:hAnsi="Arial" w:cs="Arial"/>
          <w:sz w:val="28"/>
          <w:szCs w:val="28"/>
        </w:rPr>
        <w:t xml:space="preserve"> ini </w:t>
      </w:r>
      <w:proofErr w:type="spellStart"/>
      <w:r w:rsidR="00200850">
        <w:rPr>
          <w:rFonts w:ascii="Arial" w:hAnsi="Arial" w:cs="Arial"/>
          <w:sz w:val="28"/>
          <w:szCs w:val="28"/>
        </w:rPr>
        <w:t>ndinoona</w:t>
      </w:r>
      <w:proofErr w:type="spellEnd"/>
      <w:r w:rsidR="00200850">
        <w:rPr>
          <w:rFonts w:ascii="Arial" w:hAnsi="Arial" w:cs="Arial"/>
          <w:sz w:val="28"/>
          <w:szCs w:val="28"/>
        </w:rPr>
        <w:t xml:space="preserve"> </w:t>
      </w:r>
      <w:proofErr w:type="spellStart"/>
      <w:r w:rsidR="00200850">
        <w:rPr>
          <w:rFonts w:ascii="Arial" w:hAnsi="Arial" w:cs="Arial"/>
          <w:sz w:val="28"/>
          <w:szCs w:val="28"/>
        </w:rPr>
        <w:t>ndoga</w:t>
      </w:r>
      <w:proofErr w:type="spellEnd"/>
      <w:r w:rsidR="00200850">
        <w:rPr>
          <w:rFonts w:ascii="Arial" w:hAnsi="Arial" w:cs="Arial"/>
          <w:sz w:val="28"/>
          <w:szCs w:val="28"/>
        </w:rPr>
        <w:t xml:space="preserve">. </w:t>
      </w:r>
      <w:proofErr w:type="spellStart"/>
      <w:r w:rsidR="00694488" w:rsidRPr="000B3433">
        <w:rPr>
          <w:rFonts w:ascii="Arial" w:hAnsi="Arial" w:cs="Arial"/>
          <w:sz w:val="28"/>
          <w:szCs w:val="28"/>
        </w:rPr>
        <w:t>Ukatarisa</w:t>
      </w:r>
      <w:proofErr w:type="spellEnd"/>
      <w:r w:rsidR="00694488" w:rsidRPr="000B3433">
        <w:rPr>
          <w:rFonts w:ascii="Arial" w:hAnsi="Arial" w:cs="Arial"/>
          <w:sz w:val="28"/>
          <w:szCs w:val="28"/>
        </w:rPr>
        <w:t xml:space="preserve"> iye</w:t>
      </w:r>
      <w:r w:rsidR="00CE6584">
        <w:rPr>
          <w:rFonts w:ascii="Arial" w:hAnsi="Arial" w:cs="Arial"/>
          <w:sz w:val="28"/>
          <w:szCs w:val="28"/>
        </w:rPr>
        <w:t xml:space="preserve"> </w:t>
      </w:r>
      <w:proofErr w:type="spellStart"/>
      <w:r w:rsidR="00694488" w:rsidRPr="000B3433">
        <w:rPr>
          <w:rFonts w:ascii="Arial" w:hAnsi="Arial" w:cs="Arial"/>
          <w:sz w:val="28"/>
          <w:szCs w:val="28"/>
        </w:rPr>
        <w:t>zvino</w:t>
      </w:r>
      <w:proofErr w:type="spellEnd"/>
      <w:r w:rsidR="00694488" w:rsidRPr="000B3433">
        <w:rPr>
          <w:rFonts w:ascii="Arial" w:hAnsi="Arial" w:cs="Arial"/>
          <w:sz w:val="28"/>
          <w:szCs w:val="28"/>
        </w:rPr>
        <w:t xml:space="preserve"> zvakaita</w:t>
      </w:r>
      <w:r w:rsidR="00DD340D">
        <w:rPr>
          <w:rFonts w:ascii="Arial" w:hAnsi="Arial" w:cs="Arial"/>
          <w:sz w:val="28"/>
          <w:szCs w:val="28"/>
        </w:rPr>
        <w:t>,</w:t>
      </w:r>
      <w:r w:rsidR="00694488" w:rsidRPr="000B3433">
        <w:rPr>
          <w:rFonts w:ascii="Arial" w:hAnsi="Arial" w:cs="Arial"/>
          <w:sz w:val="28"/>
          <w:szCs w:val="28"/>
        </w:rPr>
        <w:t xml:space="preserve"> muri kuona Mai Chuma ava</w:t>
      </w:r>
      <w:r w:rsidR="00CE6584">
        <w:rPr>
          <w:rFonts w:ascii="Arial" w:hAnsi="Arial" w:cs="Arial"/>
          <w:sz w:val="28"/>
          <w:szCs w:val="28"/>
        </w:rPr>
        <w:t xml:space="preserve"> </w:t>
      </w:r>
      <w:proofErr w:type="spellStart"/>
      <w:r w:rsidR="00044B08" w:rsidRPr="000B3433">
        <w:rPr>
          <w:rFonts w:ascii="Arial" w:hAnsi="Arial" w:cs="Arial"/>
          <w:sz w:val="28"/>
          <w:szCs w:val="28"/>
        </w:rPr>
        <w:t>vakuru</w:t>
      </w:r>
      <w:proofErr w:type="spellEnd"/>
      <w:r w:rsidR="00044B08" w:rsidRPr="000B3433">
        <w:rPr>
          <w:rFonts w:ascii="Arial" w:hAnsi="Arial" w:cs="Arial"/>
          <w:sz w:val="28"/>
          <w:szCs w:val="28"/>
        </w:rPr>
        <w:t xml:space="preserve"> av</w:t>
      </w:r>
      <w:r w:rsidR="00414AFC" w:rsidRPr="000B3433">
        <w:rPr>
          <w:rFonts w:ascii="Arial" w:hAnsi="Arial" w:cs="Arial"/>
          <w:sz w:val="28"/>
          <w:szCs w:val="28"/>
        </w:rPr>
        <w:t>o</w:t>
      </w:r>
      <w:r w:rsidR="00CE6584">
        <w:rPr>
          <w:rFonts w:ascii="Arial" w:hAnsi="Arial" w:cs="Arial"/>
          <w:sz w:val="28"/>
          <w:szCs w:val="28"/>
        </w:rPr>
        <w:t>,</w:t>
      </w:r>
      <w:r w:rsidR="00414AFC" w:rsidRPr="000B3433">
        <w:rPr>
          <w:rFonts w:ascii="Arial" w:hAnsi="Arial" w:cs="Arial"/>
          <w:sz w:val="28"/>
          <w:szCs w:val="28"/>
        </w:rPr>
        <w:t xml:space="preserve"> </w:t>
      </w:r>
      <w:proofErr w:type="spellStart"/>
      <w:r w:rsidR="00414AFC" w:rsidRPr="000B3433">
        <w:rPr>
          <w:rFonts w:ascii="Arial" w:hAnsi="Arial" w:cs="Arial"/>
          <w:sz w:val="28"/>
          <w:szCs w:val="28"/>
        </w:rPr>
        <w:t>naMai</w:t>
      </w:r>
      <w:proofErr w:type="spellEnd"/>
      <w:r w:rsidR="00414AFC" w:rsidRPr="000B3433">
        <w:rPr>
          <w:rFonts w:ascii="Arial" w:hAnsi="Arial" w:cs="Arial"/>
          <w:sz w:val="28"/>
          <w:szCs w:val="28"/>
        </w:rPr>
        <w:t xml:space="preserve"> </w:t>
      </w:r>
      <w:r w:rsidR="002214E1" w:rsidRPr="000B3433">
        <w:rPr>
          <w:rFonts w:ascii="Arial" w:hAnsi="Arial" w:cs="Arial"/>
          <w:sz w:val="28"/>
          <w:szCs w:val="28"/>
        </w:rPr>
        <w:t>C</w:t>
      </w:r>
      <w:r w:rsidR="00414AFC" w:rsidRPr="000B3433">
        <w:rPr>
          <w:rFonts w:ascii="Arial" w:hAnsi="Arial" w:cs="Arial"/>
          <w:sz w:val="28"/>
          <w:szCs w:val="28"/>
        </w:rPr>
        <w:t xml:space="preserve">huma </w:t>
      </w:r>
      <w:proofErr w:type="spellStart"/>
      <w:r w:rsidR="002214E1" w:rsidRPr="000B3433">
        <w:rPr>
          <w:rFonts w:ascii="Arial" w:hAnsi="Arial" w:cs="Arial"/>
          <w:sz w:val="28"/>
          <w:szCs w:val="28"/>
        </w:rPr>
        <w:t>vadiki</w:t>
      </w:r>
      <w:proofErr w:type="spellEnd"/>
      <w:r w:rsidR="002214E1" w:rsidRPr="000B3433">
        <w:rPr>
          <w:rFonts w:ascii="Arial" w:hAnsi="Arial" w:cs="Arial"/>
          <w:sz w:val="28"/>
          <w:szCs w:val="28"/>
        </w:rPr>
        <w:t xml:space="preserve"> av</w:t>
      </w:r>
      <w:r w:rsidR="00612894">
        <w:rPr>
          <w:rFonts w:ascii="Arial" w:hAnsi="Arial" w:cs="Arial"/>
          <w:sz w:val="28"/>
          <w:szCs w:val="28"/>
        </w:rPr>
        <w:t>a,</w:t>
      </w:r>
      <w:r w:rsidR="000B3433" w:rsidRPr="000B3433">
        <w:rPr>
          <w:rFonts w:ascii="Arial" w:hAnsi="Arial" w:cs="Arial"/>
          <w:sz w:val="28"/>
          <w:szCs w:val="28"/>
        </w:rPr>
        <w:t xml:space="preserve"> iy</w:t>
      </w:r>
      <w:r w:rsidR="000B3433">
        <w:rPr>
          <w:rFonts w:ascii="Arial" w:hAnsi="Arial" w:cs="Arial"/>
          <w:sz w:val="28"/>
          <w:szCs w:val="28"/>
        </w:rPr>
        <w:t>e</w:t>
      </w:r>
      <w:r w:rsidR="00612894">
        <w:rPr>
          <w:rFonts w:ascii="Arial" w:hAnsi="Arial" w:cs="Arial"/>
          <w:sz w:val="28"/>
          <w:szCs w:val="28"/>
        </w:rPr>
        <w:t xml:space="preserve"> </w:t>
      </w:r>
      <w:proofErr w:type="spellStart"/>
      <w:r w:rsidR="000B3433">
        <w:rPr>
          <w:rFonts w:ascii="Arial" w:hAnsi="Arial" w:cs="Arial"/>
          <w:sz w:val="28"/>
          <w:szCs w:val="28"/>
        </w:rPr>
        <w:t>zvino</w:t>
      </w:r>
      <w:proofErr w:type="spellEnd"/>
      <w:r w:rsidR="000B3433">
        <w:rPr>
          <w:rFonts w:ascii="Arial" w:hAnsi="Arial" w:cs="Arial"/>
          <w:sz w:val="28"/>
          <w:szCs w:val="28"/>
        </w:rPr>
        <w:t xml:space="preserve"> vari </w:t>
      </w:r>
      <w:proofErr w:type="spellStart"/>
      <w:r w:rsidR="000B3433">
        <w:rPr>
          <w:rFonts w:ascii="Arial" w:hAnsi="Arial" w:cs="Arial"/>
          <w:sz w:val="28"/>
          <w:szCs w:val="28"/>
        </w:rPr>
        <w:t>kufara</w:t>
      </w:r>
      <w:proofErr w:type="spellEnd"/>
      <w:r w:rsidR="000B3433">
        <w:rPr>
          <w:rFonts w:ascii="Arial" w:hAnsi="Arial" w:cs="Arial"/>
          <w:sz w:val="28"/>
          <w:szCs w:val="28"/>
        </w:rPr>
        <w:t xml:space="preserve"> vanhu </w:t>
      </w:r>
      <w:r w:rsidR="0033637C">
        <w:rPr>
          <w:rFonts w:ascii="Arial" w:hAnsi="Arial" w:cs="Arial"/>
          <w:sz w:val="28"/>
          <w:szCs w:val="28"/>
        </w:rPr>
        <w:t>ava</w:t>
      </w:r>
      <w:r w:rsidR="00612894">
        <w:rPr>
          <w:rFonts w:ascii="Arial" w:hAnsi="Arial" w:cs="Arial"/>
          <w:sz w:val="28"/>
          <w:szCs w:val="28"/>
        </w:rPr>
        <w:t>.</w:t>
      </w:r>
      <w:r w:rsidR="0033637C">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12894">
        <w:rPr>
          <w:rFonts w:ascii="Arial" w:hAnsi="Arial" w:cs="Arial"/>
          <w:sz w:val="28"/>
          <w:szCs w:val="28"/>
        </w:rPr>
        <w:t>H</w:t>
      </w:r>
      <w:r w:rsidR="0033637C">
        <w:rPr>
          <w:rFonts w:ascii="Arial" w:hAnsi="Arial" w:cs="Arial"/>
          <w:sz w:val="28"/>
          <w:szCs w:val="28"/>
        </w:rPr>
        <w:t>aumbozvi</w:t>
      </w:r>
      <w:proofErr w:type="spellEnd"/>
      <w:r w:rsidR="0033637C">
        <w:rPr>
          <w:rFonts w:ascii="Arial" w:hAnsi="Arial" w:cs="Arial"/>
          <w:sz w:val="28"/>
          <w:szCs w:val="28"/>
        </w:rPr>
        <w:t xml:space="preserve">… </w:t>
      </w:r>
      <w:proofErr w:type="spellStart"/>
      <w:r w:rsidR="0033637C">
        <w:rPr>
          <w:rFonts w:ascii="Arial" w:hAnsi="Arial" w:cs="Arial"/>
          <w:sz w:val="28"/>
          <w:szCs w:val="28"/>
        </w:rPr>
        <w:t>hazvi</w:t>
      </w:r>
      <w:r w:rsidR="00D21880">
        <w:rPr>
          <w:rFonts w:ascii="Arial" w:hAnsi="Arial" w:cs="Arial"/>
          <w:sz w:val="28"/>
          <w:szCs w:val="28"/>
        </w:rPr>
        <w:t>mbonetsi</w:t>
      </w:r>
      <w:proofErr w:type="spellEnd"/>
      <w:r w:rsidR="00D21880">
        <w:rPr>
          <w:rFonts w:ascii="Arial" w:hAnsi="Arial" w:cs="Arial"/>
          <w:sz w:val="28"/>
          <w:szCs w:val="28"/>
        </w:rPr>
        <w:t xml:space="preserve"> </w:t>
      </w:r>
      <w:proofErr w:type="spellStart"/>
      <w:r w:rsidR="00D21880">
        <w:rPr>
          <w:rFonts w:ascii="Arial" w:hAnsi="Arial" w:cs="Arial"/>
          <w:sz w:val="28"/>
          <w:szCs w:val="28"/>
        </w:rPr>
        <w:t>kuo</w:t>
      </w:r>
      <w:proofErr w:type="spellEnd"/>
      <w:r w:rsidR="00D21880">
        <w:rPr>
          <w:rFonts w:ascii="Arial" w:hAnsi="Arial" w:cs="Arial"/>
          <w:sz w:val="28"/>
          <w:szCs w:val="28"/>
        </w:rPr>
        <w:t xml:space="preserve">…? </w:t>
      </w:r>
      <w:r w:rsidR="00D21880" w:rsidRPr="00563C19">
        <w:rPr>
          <w:rFonts w:ascii="Arial" w:hAnsi="Arial" w:cs="Arial"/>
          <w:sz w:val="18"/>
          <w:szCs w:val="18"/>
        </w:rPr>
        <w:t xml:space="preserve">[Congregation </w:t>
      </w:r>
      <w:r w:rsidR="00063DA1" w:rsidRPr="00563C19">
        <w:rPr>
          <w:rFonts w:ascii="Arial" w:hAnsi="Arial" w:cs="Arial"/>
          <w:sz w:val="18"/>
          <w:szCs w:val="18"/>
        </w:rPr>
        <w:t>says, “</w:t>
      </w:r>
      <w:r w:rsidR="00D21880" w:rsidRPr="00563C19">
        <w:rPr>
          <w:rFonts w:ascii="Arial" w:hAnsi="Arial" w:cs="Arial"/>
          <w:sz w:val="18"/>
          <w:szCs w:val="18"/>
        </w:rPr>
        <w:t>kuona."]</w:t>
      </w:r>
    </w:p>
    <w:p w14:paraId="62210816" w14:textId="0E13FEF9" w:rsidR="004015D5" w:rsidRDefault="006E7D00" w:rsidP="00EE1207">
      <w:pPr>
        <w:jc w:val="both"/>
        <w:rPr>
          <w:rFonts w:ascii="Arial" w:hAnsi="Arial" w:cs="Arial"/>
          <w:sz w:val="28"/>
          <w:szCs w:val="28"/>
        </w:rPr>
      </w:pPr>
      <w:r>
        <w:rPr>
          <w:rFonts w:ascii="Arial" w:hAnsi="Arial" w:cs="Arial"/>
          <w:sz w:val="28"/>
          <w:szCs w:val="28"/>
          <w:vertAlign w:val="superscript"/>
        </w:rPr>
        <w:t xml:space="preserve">109 </w:t>
      </w:r>
      <w:proofErr w:type="spellStart"/>
      <w:r w:rsidR="00D21880">
        <w:rPr>
          <w:rFonts w:ascii="Arial" w:hAnsi="Arial" w:cs="Arial"/>
          <w:sz w:val="28"/>
          <w:szCs w:val="28"/>
        </w:rPr>
        <w:t>Ukaona</w:t>
      </w:r>
      <w:proofErr w:type="spellEnd"/>
      <w:r w:rsidR="00D21880">
        <w:rPr>
          <w:rFonts w:ascii="Arial" w:hAnsi="Arial" w:cs="Arial"/>
          <w:sz w:val="28"/>
          <w:szCs w:val="28"/>
        </w:rPr>
        <w:t xml:space="preserve"> Mai Chuma </w:t>
      </w:r>
      <w:proofErr w:type="spellStart"/>
      <w:r w:rsidR="00D21880">
        <w:rPr>
          <w:rFonts w:ascii="Arial" w:hAnsi="Arial" w:cs="Arial"/>
          <w:sz w:val="28"/>
          <w:szCs w:val="28"/>
        </w:rPr>
        <w:t>vak</w:t>
      </w:r>
      <w:r w:rsidR="00F12953">
        <w:rPr>
          <w:rFonts w:ascii="Arial" w:hAnsi="Arial" w:cs="Arial"/>
          <w:sz w:val="28"/>
          <w:szCs w:val="28"/>
        </w:rPr>
        <w:t>a</w:t>
      </w:r>
      <w:r w:rsidR="00D21880">
        <w:rPr>
          <w:rFonts w:ascii="Arial" w:hAnsi="Arial" w:cs="Arial"/>
          <w:sz w:val="28"/>
          <w:szCs w:val="28"/>
        </w:rPr>
        <w:t>uya</w:t>
      </w:r>
      <w:proofErr w:type="spellEnd"/>
      <w:r w:rsidR="00D21880">
        <w:rPr>
          <w:rFonts w:ascii="Arial" w:hAnsi="Arial" w:cs="Arial"/>
          <w:sz w:val="28"/>
          <w:szCs w:val="28"/>
        </w:rPr>
        <w:t xml:space="preserve"> </w:t>
      </w:r>
      <w:proofErr w:type="spellStart"/>
      <w:r w:rsidR="00D21880">
        <w:rPr>
          <w:rFonts w:ascii="Arial" w:hAnsi="Arial" w:cs="Arial"/>
          <w:sz w:val="28"/>
          <w:szCs w:val="28"/>
        </w:rPr>
        <w:t>panapa</w:t>
      </w:r>
      <w:proofErr w:type="spellEnd"/>
      <w:r w:rsidR="00D21880">
        <w:rPr>
          <w:rFonts w:ascii="Arial" w:hAnsi="Arial" w:cs="Arial"/>
          <w:sz w:val="28"/>
          <w:szCs w:val="28"/>
        </w:rPr>
        <w:t xml:space="preserve"> </w:t>
      </w:r>
      <w:proofErr w:type="spellStart"/>
      <w:r w:rsidR="00D21880">
        <w:rPr>
          <w:rFonts w:ascii="Arial" w:hAnsi="Arial" w:cs="Arial"/>
          <w:sz w:val="28"/>
          <w:szCs w:val="28"/>
        </w:rPr>
        <w:t>vachisek</w:t>
      </w:r>
      <w:r w:rsidR="00F12953">
        <w:rPr>
          <w:rFonts w:ascii="Arial" w:hAnsi="Arial" w:cs="Arial"/>
          <w:sz w:val="28"/>
          <w:szCs w:val="28"/>
        </w:rPr>
        <w:t>erer</w:t>
      </w:r>
      <w:r w:rsidR="00D21880">
        <w:rPr>
          <w:rFonts w:ascii="Arial" w:hAnsi="Arial" w:cs="Arial"/>
          <w:sz w:val="28"/>
          <w:szCs w:val="28"/>
        </w:rPr>
        <w:t>a</w:t>
      </w:r>
      <w:proofErr w:type="spellEnd"/>
      <w:r w:rsidR="00D21880">
        <w:rPr>
          <w:rFonts w:ascii="Arial" w:hAnsi="Arial" w:cs="Arial"/>
          <w:sz w:val="28"/>
          <w:szCs w:val="28"/>
        </w:rPr>
        <w:t xml:space="preserve"> </w:t>
      </w:r>
      <w:r w:rsidR="00F12953">
        <w:rPr>
          <w:rFonts w:ascii="Arial" w:hAnsi="Arial" w:cs="Arial"/>
          <w:sz w:val="28"/>
          <w:szCs w:val="28"/>
        </w:rPr>
        <w:t>munhu</w:t>
      </w:r>
      <w:r w:rsidR="00CE6584">
        <w:rPr>
          <w:rFonts w:ascii="Arial" w:hAnsi="Arial" w:cs="Arial"/>
          <w:sz w:val="28"/>
          <w:szCs w:val="28"/>
        </w:rPr>
        <w:t xml:space="preserve"> </w:t>
      </w:r>
      <w:r w:rsidR="00F12953">
        <w:rPr>
          <w:rFonts w:ascii="Arial" w:hAnsi="Arial" w:cs="Arial"/>
          <w:sz w:val="28"/>
          <w:szCs w:val="28"/>
        </w:rPr>
        <w:t xml:space="preserve">wese </w:t>
      </w:r>
      <w:proofErr w:type="spellStart"/>
      <w:r w:rsidR="00F12953">
        <w:rPr>
          <w:rFonts w:ascii="Arial" w:hAnsi="Arial" w:cs="Arial"/>
          <w:sz w:val="28"/>
          <w:szCs w:val="28"/>
        </w:rPr>
        <w:t>vachimhoro</w:t>
      </w:r>
      <w:r w:rsidR="00A07F49">
        <w:rPr>
          <w:rFonts w:ascii="Arial" w:hAnsi="Arial" w:cs="Arial"/>
          <w:sz w:val="28"/>
          <w:szCs w:val="28"/>
        </w:rPr>
        <w:t>sana</w:t>
      </w:r>
      <w:proofErr w:type="spellEnd"/>
      <w:r w:rsidR="00A07F49">
        <w:rPr>
          <w:rFonts w:ascii="Arial" w:hAnsi="Arial" w:cs="Arial"/>
          <w:sz w:val="28"/>
          <w:szCs w:val="28"/>
        </w:rPr>
        <w:t xml:space="preserve"> </w:t>
      </w:r>
      <w:proofErr w:type="spellStart"/>
      <w:r w:rsidR="00A07F49">
        <w:rPr>
          <w:rFonts w:ascii="Arial" w:hAnsi="Arial" w:cs="Arial"/>
          <w:sz w:val="28"/>
          <w:szCs w:val="28"/>
        </w:rPr>
        <w:t>nevanhu</w:t>
      </w:r>
      <w:proofErr w:type="spellEnd"/>
      <w:r w:rsidR="00A07F49">
        <w:rPr>
          <w:rFonts w:ascii="Arial" w:hAnsi="Arial" w:cs="Arial"/>
          <w:sz w:val="28"/>
          <w:szCs w:val="28"/>
        </w:rPr>
        <w:t xml:space="preserve"> ‘</w:t>
      </w:r>
      <w:proofErr w:type="spellStart"/>
      <w:r w:rsidR="00A07F49">
        <w:rPr>
          <w:rFonts w:ascii="Arial" w:hAnsi="Arial" w:cs="Arial"/>
          <w:sz w:val="28"/>
          <w:szCs w:val="28"/>
        </w:rPr>
        <w:t>mhoroi</w:t>
      </w:r>
      <w:proofErr w:type="spellEnd"/>
      <w:r w:rsidR="00A07F49">
        <w:rPr>
          <w:rFonts w:ascii="Arial" w:hAnsi="Arial" w:cs="Arial"/>
          <w:sz w:val="28"/>
          <w:szCs w:val="28"/>
        </w:rPr>
        <w:t xml:space="preserve">, </w:t>
      </w:r>
      <w:proofErr w:type="spellStart"/>
      <w:r w:rsidR="00A07F49">
        <w:rPr>
          <w:rFonts w:ascii="Arial" w:hAnsi="Arial" w:cs="Arial"/>
          <w:sz w:val="28"/>
          <w:szCs w:val="28"/>
        </w:rPr>
        <w:t>mhoroi</w:t>
      </w:r>
      <w:proofErr w:type="spellEnd"/>
      <w:r w:rsidR="00A07F49">
        <w:rPr>
          <w:rFonts w:ascii="Arial" w:hAnsi="Arial" w:cs="Arial"/>
          <w:sz w:val="28"/>
          <w:szCs w:val="28"/>
        </w:rPr>
        <w:t>…’</w:t>
      </w:r>
      <w:r w:rsidR="00BE0980">
        <w:rPr>
          <w:rFonts w:ascii="Arial" w:hAnsi="Arial" w:cs="Arial"/>
          <w:sz w:val="28"/>
          <w:szCs w:val="28"/>
        </w:rPr>
        <w:t xml:space="preserve"> </w:t>
      </w:r>
      <w:proofErr w:type="spellStart"/>
      <w:r w:rsidR="00015696">
        <w:rPr>
          <w:rFonts w:ascii="Arial" w:hAnsi="Arial" w:cs="Arial"/>
          <w:sz w:val="28"/>
          <w:szCs w:val="28"/>
        </w:rPr>
        <w:t>woziva</w:t>
      </w:r>
      <w:proofErr w:type="spellEnd"/>
      <w:r w:rsidR="00015696">
        <w:rPr>
          <w:rFonts w:ascii="Arial" w:hAnsi="Arial" w:cs="Arial"/>
          <w:sz w:val="28"/>
          <w:szCs w:val="28"/>
        </w:rPr>
        <w:t xml:space="preserve"> kuti… </w:t>
      </w:r>
      <w:proofErr w:type="spellStart"/>
      <w:r w:rsidR="003C531F">
        <w:rPr>
          <w:rFonts w:ascii="Arial" w:hAnsi="Arial" w:cs="Arial"/>
          <w:sz w:val="28"/>
          <w:szCs w:val="28"/>
        </w:rPr>
        <w:t>W</w:t>
      </w:r>
      <w:r w:rsidR="00015696">
        <w:rPr>
          <w:rFonts w:ascii="Arial" w:hAnsi="Arial" w:cs="Arial"/>
          <w:sz w:val="28"/>
          <w:szCs w:val="28"/>
        </w:rPr>
        <w:t>o</w:t>
      </w:r>
      <w:r w:rsidR="008D273F">
        <w:rPr>
          <w:rFonts w:ascii="Arial" w:hAnsi="Arial" w:cs="Arial"/>
          <w:sz w:val="28"/>
          <w:szCs w:val="28"/>
        </w:rPr>
        <w:t>tarisa</w:t>
      </w:r>
      <w:proofErr w:type="spellEnd"/>
      <w:r w:rsidR="008D273F">
        <w:rPr>
          <w:rFonts w:ascii="Arial" w:hAnsi="Arial" w:cs="Arial"/>
          <w:sz w:val="28"/>
          <w:szCs w:val="28"/>
        </w:rPr>
        <w:t xml:space="preserve"> Mai Chuma </w:t>
      </w:r>
      <w:proofErr w:type="spellStart"/>
      <w:r w:rsidR="008D273F">
        <w:rPr>
          <w:rFonts w:ascii="Arial" w:hAnsi="Arial" w:cs="Arial"/>
          <w:sz w:val="28"/>
          <w:szCs w:val="28"/>
        </w:rPr>
        <w:t>vadiki</w:t>
      </w:r>
      <w:proofErr w:type="spellEnd"/>
      <w:r w:rsidR="008A4E68">
        <w:rPr>
          <w:rFonts w:ascii="Arial" w:hAnsi="Arial" w:cs="Arial"/>
          <w:sz w:val="28"/>
          <w:szCs w:val="28"/>
        </w:rPr>
        <w:t>.</w:t>
      </w:r>
      <w:r w:rsidR="00E43419">
        <w:rPr>
          <w:rFonts w:ascii="Arial" w:hAnsi="Arial" w:cs="Arial"/>
          <w:sz w:val="28"/>
          <w:szCs w:val="28"/>
        </w:rPr>
        <w:t xml:space="preserve"> </w:t>
      </w:r>
      <w:r w:rsidR="008A4E68">
        <w:rPr>
          <w:rFonts w:ascii="Arial" w:hAnsi="Arial" w:cs="Arial"/>
          <w:sz w:val="28"/>
          <w:szCs w:val="28"/>
        </w:rPr>
        <w:t>A</w:t>
      </w:r>
      <w:r w:rsidR="00E43419">
        <w:rPr>
          <w:rFonts w:ascii="Arial" w:hAnsi="Arial" w:cs="Arial"/>
          <w:sz w:val="28"/>
          <w:szCs w:val="28"/>
        </w:rPr>
        <w:t xml:space="preserve">vo ka Mai Chuma </w:t>
      </w:r>
      <w:proofErr w:type="spellStart"/>
      <w:r w:rsidR="00E43419">
        <w:rPr>
          <w:rFonts w:ascii="Arial" w:hAnsi="Arial" w:cs="Arial"/>
          <w:sz w:val="28"/>
          <w:szCs w:val="28"/>
        </w:rPr>
        <w:t>ava</w:t>
      </w:r>
      <w:r w:rsidR="00FB2636">
        <w:rPr>
          <w:rFonts w:ascii="Arial" w:hAnsi="Arial" w:cs="Arial"/>
          <w:sz w:val="28"/>
          <w:szCs w:val="28"/>
        </w:rPr>
        <w:t>va</w:t>
      </w:r>
      <w:proofErr w:type="spellEnd"/>
      <w:r w:rsidR="00FB2636">
        <w:rPr>
          <w:rFonts w:ascii="Arial" w:hAnsi="Arial" w:cs="Arial"/>
          <w:sz w:val="28"/>
          <w:szCs w:val="28"/>
        </w:rPr>
        <w:t xml:space="preserve"> is</w:t>
      </w:r>
      <w:r w:rsidR="00FB2636" w:rsidRPr="00FB2636">
        <w:rPr>
          <w:rFonts w:ascii="Arial" w:hAnsi="Arial" w:cs="Arial"/>
          <w:i/>
          <w:iCs/>
          <w:sz w:val="28"/>
          <w:szCs w:val="28"/>
        </w:rPr>
        <w:t xml:space="preserve"> </w:t>
      </w:r>
      <w:proofErr w:type="spellStart"/>
      <w:r w:rsidR="00FB2636" w:rsidRPr="00FB2636">
        <w:rPr>
          <w:rFonts w:ascii="Arial" w:hAnsi="Arial" w:cs="Arial"/>
          <w:i/>
          <w:iCs/>
          <w:sz w:val="28"/>
          <w:szCs w:val="28"/>
        </w:rPr>
        <w:t>srow</w:t>
      </w:r>
      <w:proofErr w:type="spellEnd"/>
      <w:r w:rsidR="00FB2636">
        <w:rPr>
          <w:rFonts w:ascii="Arial" w:hAnsi="Arial" w:cs="Arial"/>
          <w:sz w:val="28"/>
          <w:szCs w:val="28"/>
        </w:rPr>
        <w:t xml:space="preserve"> </w:t>
      </w:r>
      <w:r w:rsidR="00444511" w:rsidRPr="00D80B1D">
        <w:rPr>
          <w:rFonts w:ascii="Arial" w:hAnsi="Arial" w:cs="Arial"/>
          <w:sz w:val="18"/>
          <w:szCs w:val="18"/>
        </w:rPr>
        <w:t>[</w:t>
      </w:r>
      <w:r w:rsidR="00FB2636" w:rsidRPr="00D80B1D">
        <w:rPr>
          <w:rFonts w:ascii="Arial" w:hAnsi="Arial" w:cs="Arial"/>
          <w:sz w:val="18"/>
          <w:szCs w:val="18"/>
        </w:rPr>
        <w:t>slo</w:t>
      </w:r>
      <w:r w:rsidR="00646954" w:rsidRPr="00D80B1D">
        <w:rPr>
          <w:rFonts w:ascii="Arial" w:hAnsi="Arial" w:cs="Arial"/>
          <w:sz w:val="18"/>
          <w:szCs w:val="18"/>
        </w:rPr>
        <w:t>w-ED</w:t>
      </w:r>
      <w:r w:rsidR="00444511" w:rsidRPr="00D80B1D">
        <w:rPr>
          <w:rFonts w:ascii="Arial" w:hAnsi="Arial" w:cs="Arial"/>
          <w:sz w:val="18"/>
          <w:szCs w:val="18"/>
        </w:rPr>
        <w:t>]</w:t>
      </w:r>
      <w:r w:rsidR="00563C19">
        <w:rPr>
          <w:rFonts w:ascii="Arial" w:hAnsi="Arial" w:cs="Arial"/>
          <w:sz w:val="28"/>
          <w:szCs w:val="28"/>
        </w:rPr>
        <w:t xml:space="preserve"> </w:t>
      </w:r>
      <w:r w:rsidR="00FB2636">
        <w:rPr>
          <w:rFonts w:ascii="Arial" w:hAnsi="Arial" w:cs="Arial"/>
          <w:sz w:val="28"/>
          <w:szCs w:val="28"/>
        </w:rPr>
        <w:t>ka</w:t>
      </w:r>
      <w:r w:rsidR="00DE6534">
        <w:rPr>
          <w:rFonts w:ascii="Arial" w:hAnsi="Arial" w:cs="Arial"/>
          <w:sz w:val="28"/>
          <w:szCs w:val="28"/>
        </w:rPr>
        <w:t xml:space="preserve"> avo. Vanongouya </w:t>
      </w:r>
      <w:proofErr w:type="spellStart"/>
      <w:r w:rsidR="00950D88">
        <w:rPr>
          <w:rFonts w:ascii="Arial" w:hAnsi="Arial" w:cs="Arial"/>
          <w:sz w:val="28"/>
          <w:szCs w:val="28"/>
        </w:rPr>
        <w:t>vachimhorosa</w:t>
      </w:r>
      <w:proofErr w:type="spellEnd"/>
      <w:r w:rsidR="00950D88">
        <w:rPr>
          <w:rFonts w:ascii="Arial" w:hAnsi="Arial" w:cs="Arial"/>
          <w:sz w:val="28"/>
          <w:szCs w:val="28"/>
        </w:rPr>
        <w:t xml:space="preserve"> </w:t>
      </w:r>
      <w:proofErr w:type="spellStart"/>
      <w:r w:rsidR="00950D88">
        <w:rPr>
          <w:rFonts w:ascii="Arial" w:hAnsi="Arial" w:cs="Arial"/>
          <w:sz w:val="28"/>
          <w:szCs w:val="28"/>
        </w:rPr>
        <w:t>zvavo</w:t>
      </w:r>
      <w:proofErr w:type="spellEnd"/>
      <w:r w:rsidR="008A4E68">
        <w:rPr>
          <w:rFonts w:ascii="Arial" w:hAnsi="Arial" w:cs="Arial"/>
          <w:sz w:val="28"/>
          <w:szCs w:val="28"/>
        </w:rPr>
        <w:t>,</w:t>
      </w:r>
      <w:r w:rsidR="00950D88">
        <w:rPr>
          <w:rFonts w:ascii="Arial" w:hAnsi="Arial" w:cs="Arial"/>
          <w:sz w:val="28"/>
          <w:szCs w:val="28"/>
        </w:rPr>
        <w:t xml:space="preserve"> ‘</w:t>
      </w:r>
      <w:proofErr w:type="spellStart"/>
      <w:r w:rsidR="00950D88">
        <w:rPr>
          <w:rFonts w:ascii="Arial" w:hAnsi="Arial" w:cs="Arial"/>
          <w:sz w:val="28"/>
          <w:szCs w:val="28"/>
        </w:rPr>
        <w:t>makadii</w:t>
      </w:r>
      <w:proofErr w:type="spellEnd"/>
      <w:r w:rsidR="00577710">
        <w:rPr>
          <w:rFonts w:ascii="Arial" w:hAnsi="Arial" w:cs="Arial"/>
          <w:sz w:val="28"/>
          <w:szCs w:val="28"/>
        </w:rPr>
        <w:t xml:space="preserve"> </w:t>
      </w:r>
      <w:proofErr w:type="spellStart"/>
      <w:r w:rsidR="00577710">
        <w:rPr>
          <w:rFonts w:ascii="Arial" w:hAnsi="Arial" w:cs="Arial"/>
          <w:sz w:val="28"/>
          <w:szCs w:val="28"/>
        </w:rPr>
        <w:t>henyu</w:t>
      </w:r>
      <w:proofErr w:type="spellEnd"/>
      <w:r w:rsidR="00577710">
        <w:rPr>
          <w:rFonts w:ascii="Arial" w:hAnsi="Arial" w:cs="Arial"/>
          <w:sz w:val="28"/>
          <w:szCs w:val="28"/>
        </w:rPr>
        <w:t xml:space="preserve">, </w:t>
      </w:r>
      <w:proofErr w:type="spellStart"/>
      <w:r w:rsidR="00577710">
        <w:rPr>
          <w:rFonts w:ascii="Arial" w:hAnsi="Arial" w:cs="Arial"/>
          <w:sz w:val="28"/>
          <w:szCs w:val="28"/>
        </w:rPr>
        <w:t>makadii</w:t>
      </w:r>
      <w:proofErr w:type="spellEnd"/>
      <w:r w:rsidR="00577710">
        <w:rPr>
          <w:rFonts w:ascii="Arial" w:hAnsi="Arial" w:cs="Arial"/>
          <w:sz w:val="28"/>
          <w:szCs w:val="28"/>
        </w:rPr>
        <w:t xml:space="preserve"> </w:t>
      </w:r>
      <w:proofErr w:type="spellStart"/>
      <w:r w:rsidR="00577710">
        <w:rPr>
          <w:rFonts w:ascii="Arial" w:hAnsi="Arial" w:cs="Arial"/>
          <w:sz w:val="28"/>
          <w:szCs w:val="28"/>
        </w:rPr>
        <w:t>hee</w:t>
      </w:r>
      <w:proofErr w:type="spellEnd"/>
      <w:r w:rsidR="00CC3AF1">
        <w:rPr>
          <w:rFonts w:ascii="Arial" w:hAnsi="Arial" w:cs="Arial"/>
          <w:sz w:val="28"/>
          <w:szCs w:val="28"/>
        </w:rPr>
        <w:t xml:space="preserve"> </w:t>
      </w:r>
      <w:proofErr w:type="spellStart"/>
      <w:r w:rsidR="00CC3AF1">
        <w:rPr>
          <w:rFonts w:ascii="Arial" w:hAnsi="Arial" w:cs="Arial"/>
          <w:sz w:val="28"/>
          <w:szCs w:val="28"/>
        </w:rPr>
        <w:t>hevoi</w:t>
      </w:r>
      <w:proofErr w:type="spellEnd"/>
      <w:r w:rsidR="0039245D">
        <w:rPr>
          <w:rFonts w:ascii="Arial" w:hAnsi="Arial" w:cs="Arial"/>
          <w:sz w:val="28"/>
          <w:szCs w:val="28"/>
        </w:rPr>
        <w:t>.</w:t>
      </w:r>
      <w:r w:rsidR="00950D88">
        <w:rPr>
          <w:rFonts w:ascii="Arial" w:hAnsi="Arial" w:cs="Arial"/>
          <w:sz w:val="28"/>
          <w:szCs w:val="28"/>
        </w:rPr>
        <w:t>’</w:t>
      </w:r>
      <w:r w:rsidR="00CC3AF1">
        <w:rPr>
          <w:rFonts w:ascii="Arial" w:hAnsi="Arial" w:cs="Arial"/>
          <w:sz w:val="28"/>
          <w:szCs w:val="28"/>
        </w:rPr>
        <w:t xml:space="preserve"> </w:t>
      </w:r>
      <w:proofErr w:type="spellStart"/>
      <w:r w:rsidR="0039245D">
        <w:rPr>
          <w:rFonts w:ascii="Arial" w:hAnsi="Arial" w:cs="Arial"/>
          <w:sz w:val="28"/>
          <w:szCs w:val="28"/>
        </w:rPr>
        <w:t>V</w:t>
      </w:r>
      <w:r w:rsidR="00CC3AF1">
        <w:rPr>
          <w:rFonts w:ascii="Arial" w:hAnsi="Arial" w:cs="Arial"/>
          <w:sz w:val="28"/>
          <w:szCs w:val="28"/>
        </w:rPr>
        <w:t>ombomira</w:t>
      </w:r>
      <w:proofErr w:type="spellEnd"/>
      <w:r w:rsidR="00CC3AF1">
        <w:rPr>
          <w:rFonts w:ascii="Arial" w:hAnsi="Arial" w:cs="Arial"/>
          <w:sz w:val="28"/>
          <w:szCs w:val="28"/>
        </w:rPr>
        <w:t xml:space="preserve"> </w:t>
      </w:r>
      <w:proofErr w:type="spellStart"/>
      <w:r w:rsidR="00CC3AF1">
        <w:rPr>
          <w:rFonts w:ascii="Arial" w:hAnsi="Arial" w:cs="Arial"/>
          <w:sz w:val="28"/>
          <w:szCs w:val="28"/>
        </w:rPr>
        <w:t>zvadzo</w:t>
      </w:r>
      <w:proofErr w:type="spellEnd"/>
      <w:r w:rsidR="00CC3AF1">
        <w:rPr>
          <w:rFonts w:ascii="Arial" w:hAnsi="Arial" w:cs="Arial"/>
          <w:sz w:val="28"/>
          <w:szCs w:val="28"/>
        </w:rPr>
        <w:t xml:space="preserve"> </w:t>
      </w:r>
      <w:proofErr w:type="spellStart"/>
      <w:r w:rsidR="00CC3AF1">
        <w:rPr>
          <w:rFonts w:ascii="Arial" w:hAnsi="Arial" w:cs="Arial"/>
          <w:sz w:val="28"/>
          <w:szCs w:val="28"/>
        </w:rPr>
        <w:t>uchinyatsokuona</w:t>
      </w:r>
      <w:proofErr w:type="spellEnd"/>
      <w:r w:rsidR="00CC3AF1">
        <w:rPr>
          <w:rFonts w:ascii="Arial" w:hAnsi="Arial" w:cs="Arial"/>
          <w:sz w:val="28"/>
          <w:szCs w:val="28"/>
        </w:rPr>
        <w:t xml:space="preserve"> kuti mudzimai </w:t>
      </w:r>
      <w:proofErr w:type="spellStart"/>
      <w:r w:rsidR="00CC3AF1">
        <w:rPr>
          <w:rFonts w:ascii="Arial" w:hAnsi="Arial" w:cs="Arial"/>
          <w:sz w:val="28"/>
          <w:szCs w:val="28"/>
        </w:rPr>
        <w:t>ane</w:t>
      </w:r>
      <w:proofErr w:type="spellEnd"/>
      <w:r w:rsidR="00CC3AF1">
        <w:rPr>
          <w:rFonts w:ascii="Arial" w:hAnsi="Arial" w:cs="Arial"/>
          <w:sz w:val="28"/>
          <w:szCs w:val="28"/>
        </w:rPr>
        <w:t xml:space="preserve"> </w:t>
      </w:r>
      <w:proofErr w:type="spellStart"/>
      <w:r w:rsidR="00CC3AF1">
        <w:rPr>
          <w:rFonts w:ascii="Arial" w:hAnsi="Arial" w:cs="Arial"/>
          <w:sz w:val="28"/>
          <w:szCs w:val="28"/>
        </w:rPr>
        <w:t>muviri</w:t>
      </w:r>
      <w:proofErr w:type="spellEnd"/>
      <w:r w:rsidR="00CC3AF1">
        <w:rPr>
          <w:rFonts w:ascii="Arial" w:hAnsi="Arial" w:cs="Arial"/>
          <w:sz w:val="28"/>
          <w:szCs w:val="28"/>
        </w:rPr>
        <w:t xml:space="preserve"> wake </w:t>
      </w:r>
      <w:proofErr w:type="spellStart"/>
      <w:r w:rsidR="00CC3AF1">
        <w:rPr>
          <w:rFonts w:ascii="Arial" w:hAnsi="Arial" w:cs="Arial"/>
          <w:sz w:val="28"/>
          <w:szCs w:val="28"/>
        </w:rPr>
        <w:t>akasimba</w:t>
      </w:r>
      <w:proofErr w:type="spellEnd"/>
      <w:r w:rsidR="00CC3AF1">
        <w:rPr>
          <w:rFonts w:ascii="Arial" w:hAnsi="Arial" w:cs="Arial"/>
          <w:sz w:val="28"/>
          <w:szCs w:val="28"/>
        </w:rPr>
        <w:t>.</w:t>
      </w:r>
      <w:r w:rsidR="00742ECC">
        <w:rPr>
          <w:rFonts w:ascii="Arial" w:hAnsi="Arial" w:cs="Arial"/>
          <w:sz w:val="28"/>
          <w:szCs w:val="28"/>
        </w:rPr>
        <w:t xml:space="preserve"> </w:t>
      </w:r>
      <w:r w:rsidR="002B6271">
        <w:rPr>
          <w:rFonts w:ascii="Arial" w:hAnsi="Arial" w:cs="Arial"/>
          <w:sz w:val="28"/>
          <w:szCs w:val="28"/>
        </w:rPr>
        <w:t xml:space="preserve">Then </w:t>
      </w:r>
      <w:proofErr w:type="spellStart"/>
      <w:r w:rsidR="002B6271">
        <w:rPr>
          <w:rFonts w:ascii="Arial" w:hAnsi="Arial" w:cs="Arial"/>
          <w:sz w:val="28"/>
          <w:szCs w:val="28"/>
        </w:rPr>
        <w:t>kouya</w:t>
      </w:r>
      <w:proofErr w:type="spellEnd"/>
      <w:r w:rsidR="002B6271">
        <w:rPr>
          <w:rFonts w:ascii="Arial" w:hAnsi="Arial" w:cs="Arial"/>
          <w:sz w:val="28"/>
          <w:szCs w:val="28"/>
        </w:rPr>
        <w:t xml:space="preserve"> vamwe </w:t>
      </w:r>
      <w:proofErr w:type="spellStart"/>
      <w:r w:rsidR="002B6271">
        <w:rPr>
          <w:rFonts w:ascii="Arial" w:hAnsi="Arial" w:cs="Arial"/>
          <w:sz w:val="28"/>
          <w:szCs w:val="28"/>
        </w:rPr>
        <w:t>vanenge</w:t>
      </w:r>
      <w:proofErr w:type="spellEnd"/>
      <w:r w:rsidR="002B6271">
        <w:rPr>
          <w:rFonts w:ascii="Arial" w:hAnsi="Arial" w:cs="Arial"/>
          <w:sz w:val="28"/>
          <w:szCs w:val="28"/>
        </w:rPr>
        <w:t xml:space="preserve"> </w:t>
      </w:r>
      <w:proofErr w:type="spellStart"/>
      <w:r w:rsidR="002B6271">
        <w:rPr>
          <w:rFonts w:ascii="Arial" w:hAnsi="Arial" w:cs="Arial"/>
          <w:sz w:val="28"/>
          <w:szCs w:val="28"/>
        </w:rPr>
        <w:t>vakabata</w:t>
      </w:r>
      <w:proofErr w:type="spellEnd"/>
      <w:r w:rsidR="002B6271">
        <w:rPr>
          <w:rFonts w:ascii="Arial" w:hAnsi="Arial" w:cs="Arial"/>
          <w:sz w:val="28"/>
          <w:szCs w:val="28"/>
        </w:rPr>
        <w:t xml:space="preserve"> ka handbag</w:t>
      </w:r>
      <w:r w:rsidR="00742ECC">
        <w:rPr>
          <w:rFonts w:ascii="Arial" w:hAnsi="Arial" w:cs="Arial"/>
          <w:sz w:val="28"/>
          <w:szCs w:val="28"/>
        </w:rPr>
        <w:t xml:space="preserve"> </w:t>
      </w:r>
      <w:proofErr w:type="spellStart"/>
      <w:r w:rsidR="00742ECC">
        <w:rPr>
          <w:rFonts w:ascii="Arial" w:hAnsi="Arial" w:cs="Arial"/>
          <w:sz w:val="28"/>
          <w:szCs w:val="28"/>
        </w:rPr>
        <w:t>kavo</w:t>
      </w:r>
      <w:proofErr w:type="spellEnd"/>
      <w:r w:rsidR="00742ECC">
        <w:rPr>
          <w:rFonts w:ascii="Arial" w:hAnsi="Arial" w:cs="Arial"/>
          <w:sz w:val="28"/>
          <w:szCs w:val="28"/>
        </w:rPr>
        <w:t xml:space="preserve"> </w:t>
      </w:r>
      <w:proofErr w:type="spellStart"/>
      <w:r w:rsidR="00742ECC">
        <w:rPr>
          <w:rFonts w:ascii="Arial" w:hAnsi="Arial" w:cs="Arial"/>
          <w:sz w:val="28"/>
          <w:szCs w:val="28"/>
        </w:rPr>
        <w:t>manje</w:t>
      </w:r>
      <w:proofErr w:type="spellEnd"/>
      <w:r w:rsidR="00742ECC">
        <w:rPr>
          <w:rFonts w:ascii="Arial" w:hAnsi="Arial" w:cs="Arial"/>
          <w:sz w:val="28"/>
          <w:szCs w:val="28"/>
        </w:rPr>
        <w:t xml:space="preserve">. </w:t>
      </w:r>
      <w:r w:rsidR="009800C1" w:rsidRPr="009800C1">
        <w:rPr>
          <w:rFonts w:ascii="Arial" w:hAnsi="Arial" w:cs="Arial"/>
          <w:sz w:val="18"/>
          <w:szCs w:val="28"/>
        </w:rPr>
        <w:t>[Congregation laughs]</w:t>
      </w:r>
      <w:r w:rsidR="004015D5">
        <w:rPr>
          <w:rFonts w:ascii="Arial" w:hAnsi="Arial" w:cs="Arial"/>
          <w:sz w:val="28"/>
          <w:szCs w:val="28"/>
        </w:rPr>
        <w:t xml:space="preserve"> </w:t>
      </w:r>
    </w:p>
    <w:p w14:paraId="7E25D4CD" w14:textId="646D9CE5" w:rsidR="004015D5" w:rsidRDefault="006E7D00" w:rsidP="00EE1207">
      <w:pPr>
        <w:jc w:val="both"/>
        <w:rPr>
          <w:rFonts w:ascii="Arial" w:hAnsi="Arial" w:cs="Arial"/>
          <w:sz w:val="28"/>
          <w:szCs w:val="28"/>
        </w:rPr>
      </w:pPr>
      <w:r>
        <w:rPr>
          <w:rFonts w:ascii="Arial" w:hAnsi="Arial" w:cs="Arial"/>
          <w:sz w:val="28"/>
          <w:szCs w:val="28"/>
          <w:vertAlign w:val="superscript"/>
        </w:rPr>
        <w:t xml:space="preserve">110 </w:t>
      </w:r>
      <w:proofErr w:type="spellStart"/>
      <w:r w:rsidR="001D7695">
        <w:rPr>
          <w:rFonts w:ascii="Arial" w:hAnsi="Arial" w:cs="Arial"/>
          <w:sz w:val="28"/>
          <w:szCs w:val="28"/>
        </w:rPr>
        <w:t>Vachisvika</w:t>
      </w:r>
      <w:proofErr w:type="spellEnd"/>
      <w:r w:rsidR="001D7695">
        <w:rPr>
          <w:rFonts w:ascii="Arial" w:hAnsi="Arial" w:cs="Arial"/>
          <w:sz w:val="28"/>
          <w:szCs w:val="28"/>
        </w:rPr>
        <w:t xml:space="preserve"> </w:t>
      </w:r>
      <w:proofErr w:type="spellStart"/>
      <w:r w:rsidR="001D7695">
        <w:rPr>
          <w:rFonts w:ascii="Arial" w:hAnsi="Arial" w:cs="Arial"/>
          <w:sz w:val="28"/>
          <w:szCs w:val="28"/>
        </w:rPr>
        <w:t>kumoto</w:t>
      </w:r>
      <w:proofErr w:type="spellEnd"/>
      <w:r w:rsidR="001D7695">
        <w:rPr>
          <w:rFonts w:ascii="Arial" w:hAnsi="Arial" w:cs="Arial"/>
          <w:sz w:val="28"/>
          <w:szCs w:val="28"/>
        </w:rPr>
        <w:t xml:space="preserve"> </w:t>
      </w:r>
      <w:proofErr w:type="spellStart"/>
      <w:r w:rsidR="001D7695">
        <w:rPr>
          <w:rFonts w:ascii="Arial" w:hAnsi="Arial" w:cs="Arial"/>
          <w:sz w:val="28"/>
          <w:szCs w:val="28"/>
        </w:rPr>
        <w:t>kwese</w:t>
      </w:r>
      <w:proofErr w:type="spellEnd"/>
      <w:r w:rsidR="001D7695">
        <w:rPr>
          <w:rFonts w:ascii="Arial" w:hAnsi="Arial" w:cs="Arial"/>
          <w:sz w:val="28"/>
          <w:szCs w:val="28"/>
        </w:rPr>
        <w:t xml:space="preserve"> uko</w:t>
      </w:r>
      <w:r w:rsidR="0039245D">
        <w:rPr>
          <w:rFonts w:ascii="Arial" w:hAnsi="Arial" w:cs="Arial"/>
          <w:sz w:val="28"/>
          <w:szCs w:val="28"/>
        </w:rPr>
        <w:t>.</w:t>
      </w:r>
      <w:r w:rsidR="001D7695">
        <w:rPr>
          <w:rFonts w:ascii="Arial" w:hAnsi="Arial" w:cs="Arial"/>
          <w:sz w:val="28"/>
          <w:szCs w:val="28"/>
        </w:rPr>
        <w:t xml:space="preserve"> </w:t>
      </w:r>
      <w:r w:rsidR="009800C1" w:rsidRPr="009800C1">
        <w:rPr>
          <w:rFonts w:ascii="Arial" w:hAnsi="Arial" w:cs="Arial"/>
          <w:sz w:val="18"/>
          <w:szCs w:val="28"/>
        </w:rPr>
        <w:t>[Apostle Gumbura chuckles]</w:t>
      </w:r>
      <w:r w:rsidR="008E13FD">
        <w:rPr>
          <w:rFonts w:ascii="Arial" w:hAnsi="Arial" w:cs="Arial"/>
          <w:sz w:val="28"/>
          <w:szCs w:val="28"/>
        </w:rPr>
        <w:t xml:space="preserve"> </w:t>
      </w:r>
      <w:r w:rsidR="0039245D">
        <w:rPr>
          <w:rFonts w:ascii="Arial" w:hAnsi="Arial" w:cs="Arial"/>
          <w:sz w:val="28"/>
          <w:szCs w:val="28"/>
        </w:rPr>
        <w:t>A</w:t>
      </w:r>
      <w:r w:rsidR="008E13FD">
        <w:rPr>
          <w:rFonts w:ascii="Arial" w:hAnsi="Arial" w:cs="Arial"/>
          <w:sz w:val="28"/>
          <w:szCs w:val="28"/>
        </w:rPr>
        <w:t xml:space="preserve">vo </w:t>
      </w:r>
      <w:proofErr w:type="spellStart"/>
      <w:r w:rsidR="008E13FD">
        <w:rPr>
          <w:rFonts w:ascii="Arial" w:hAnsi="Arial" w:cs="Arial"/>
          <w:sz w:val="28"/>
          <w:szCs w:val="28"/>
        </w:rPr>
        <w:t>vanosv</w:t>
      </w:r>
      <w:r w:rsidR="00451972">
        <w:rPr>
          <w:rFonts w:ascii="Arial" w:hAnsi="Arial" w:cs="Arial"/>
          <w:sz w:val="28"/>
          <w:szCs w:val="28"/>
        </w:rPr>
        <w:t>i</w:t>
      </w:r>
      <w:r w:rsidR="008E13FD">
        <w:rPr>
          <w:rFonts w:ascii="Arial" w:hAnsi="Arial" w:cs="Arial"/>
          <w:sz w:val="28"/>
          <w:szCs w:val="28"/>
        </w:rPr>
        <w:t>ka</w:t>
      </w:r>
      <w:proofErr w:type="spellEnd"/>
      <w:r w:rsidR="008E13FD">
        <w:rPr>
          <w:rFonts w:ascii="Arial" w:hAnsi="Arial" w:cs="Arial"/>
          <w:sz w:val="28"/>
          <w:szCs w:val="28"/>
        </w:rPr>
        <w:t xml:space="preserve"> </w:t>
      </w:r>
      <w:proofErr w:type="spellStart"/>
      <w:r w:rsidR="008E13FD">
        <w:rPr>
          <w:rFonts w:ascii="Arial" w:hAnsi="Arial" w:cs="Arial"/>
          <w:sz w:val="28"/>
          <w:szCs w:val="28"/>
        </w:rPr>
        <w:t>kwese</w:t>
      </w:r>
      <w:proofErr w:type="spellEnd"/>
      <w:r w:rsidR="0039245D">
        <w:rPr>
          <w:rFonts w:ascii="Arial" w:hAnsi="Arial" w:cs="Arial"/>
          <w:sz w:val="28"/>
          <w:szCs w:val="28"/>
        </w:rPr>
        <w:t xml:space="preserve">, </w:t>
      </w:r>
      <w:proofErr w:type="spellStart"/>
      <w:r w:rsidR="00451972">
        <w:rPr>
          <w:rFonts w:ascii="Arial" w:hAnsi="Arial" w:cs="Arial"/>
          <w:sz w:val="28"/>
          <w:szCs w:val="28"/>
        </w:rPr>
        <w:t>kumoto</w:t>
      </w:r>
      <w:proofErr w:type="spellEnd"/>
      <w:r w:rsidR="00451972">
        <w:rPr>
          <w:rFonts w:ascii="Arial" w:hAnsi="Arial" w:cs="Arial"/>
          <w:sz w:val="28"/>
          <w:szCs w:val="28"/>
        </w:rPr>
        <w:t xml:space="preserve"> </w:t>
      </w:r>
      <w:proofErr w:type="spellStart"/>
      <w:r w:rsidR="00451972">
        <w:rPr>
          <w:rFonts w:ascii="Arial" w:hAnsi="Arial" w:cs="Arial"/>
          <w:sz w:val="28"/>
          <w:szCs w:val="28"/>
        </w:rPr>
        <w:t>kwese</w:t>
      </w:r>
      <w:proofErr w:type="spellEnd"/>
      <w:r w:rsidR="00003100">
        <w:rPr>
          <w:rFonts w:ascii="Arial" w:hAnsi="Arial" w:cs="Arial"/>
          <w:sz w:val="28"/>
          <w:szCs w:val="28"/>
        </w:rPr>
        <w:t xml:space="preserve"> </w:t>
      </w:r>
      <w:proofErr w:type="spellStart"/>
      <w:r w:rsidR="00003100">
        <w:rPr>
          <w:rFonts w:ascii="Arial" w:hAnsi="Arial" w:cs="Arial"/>
          <w:sz w:val="28"/>
          <w:szCs w:val="28"/>
        </w:rPr>
        <w:t>vanenge</w:t>
      </w:r>
      <w:proofErr w:type="spellEnd"/>
      <w:r w:rsidR="00003100">
        <w:rPr>
          <w:rFonts w:ascii="Arial" w:hAnsi="Arial" w:cs="Arial"/>
          <w:sz w:val="28"/>
          <w:szCs w:val="28"/>
        </w:rPr>
        <w:t xml:space="preserve"> </w:t>
      </w:r>
      <w:proofErr w:type="spellStart"/>
      <w:r w:rsidR="00003100">
        <w:rPr>
          <w:rFonts w:ascii="Arial" w:hAnsi="Arial" w:cs="Arial"/>
          <w:sz w:val="28"/>
          <w:szCs w:val="28"/>
        </w:rPr>
        <w:t>vachisvik</w:t>
      </w:r>
      <w:r w:rsidR="006846C0">
        <w:rPr>
          <w:rFonts w:ascii="Arial" w:hAnsi="Arial" w:cs="Arial"/>
          <w:sz w:val="28"/>
          <w:szCs w:val="28"/>
        </w:rPr>
        <w:t>a</w:t>
      </w:r>
      <w:proofErr w:type="spellEnd"/>
      <w:r w:rsidR="006846C0">
        <w:rPr>
          <w:rFonts w:ascii="Arial" w:hAnsi="Arial" w:cs="Arial"/>
          <w:sz w:val="28"/>
          <w:szCs w:val="28"/>
        </w:rPr>
        <w:t xml:space="preserve">, vaenda </w:t>
      </w:r>
      <w:proofErr w:type="spellStart"/>
      <w:r w:rsidR="006846C0">
        <w:rPr>
          <w:rFonts w:ascii="Arial" w:hAnsi="Arial" w:cs="Arial"/>
          <w:sz w:val="28"/>
          <w:szCs w:val="28"/>
        </w:rPr>
        <w:t>kwana</w:t>
      </w:r>
      <w:proofErr w:type="spellEnd"/>
      <w:r w:rsidR="006846C0">
        <w:rPr>
          <w:rFonts w:ascii="Arial" w:hAnsi="Arial" w:cs="Arial"/>
          <w:sz w:val="28"/>
          <w:szCs w:val="28"/>
        </w:rPr>
        <w:t xml:space="preserve"> </w:t>
      </w:r>
      <w:proofErr w:type="spellStart"/>
      <w:r w:rsidR="006846C0">
        <w:rPr>
          <w:rFonts w:ascii="Arial" w:hAnsi="Arial" w:cs="Arial"/>
          <w:sz w:val="28"/>
          <w:szCs w:val="28"/>
        </w:rPr>
        <w:t>gogo</w:t>
      </w:r>
      <w:proofErr w:type="spellEnd"/>
      <w:r w:rsidR="006846C0">
        <w:rPr>
          <w:rFonts w:ascii="Arial" w:hAnsi="Arial" w:cs="Arial"/>
          <w:sz w:val="28"/>
          <w:szCs w:val="28"/>
        </w:rPr>
        <w:t xml:space="preserve"> </w:t>
      </w:r>
      <w:proofErr w:type="spellStart"/>
      <w:r w:rsidR="006846C0">
        <w:rPr>
          <w:rFonts w:ascii="Arial" w:hAnsi="Arial" w:cs="Arial"/>
          <w:sz w:val="28"/>
          <w:szCs w:val="28"/>
        </w:rPr>
        <w:t>vadzoka</w:t>
      </w:r>
      <w:proofErr w:type="spellEnd"/>
      <w:r w:rsidR="006846C0">
        <w:rPr>
          <w:rFonts w:ascii="Arial" w:hAnsi="Arial" w:cs="Arial"/>
          <w:sz w:val="28"/>
          <w:szCs w:val="28"/>
        </w:rPr>
        <w:t xml:space="preserve"> </w:t>
      </w:r>
      <w:proofErr w:type="spellStart"/>
      <w:r w:rsidR="006846C0">
        <w:rPr>
          <w:rFonts w:ascii="Arial" w:hAnsi="Arial" w:cs="Arial"/>
          <w:sz w:val="28"/>
          <w:szCs w:val="28"/>
        </w:rPr>
        <w:t>vava</w:t>
      </w:r>
      <w:proofErr w:type="spellEnd"/>
      <w:r w:rsidR="006846C0">
        <w:rPr>
          <w:rFonts w:ascii="Arial" w:hAnsi="Arial" w:cs="Arial"/>
          <w:sz w:val="28"/>
          <w:szCs w:val="28"/>
        </w:rPr>
        <w:t xml:space="preserve"> mu kitchen uko </w:t>
      </w:r>
      <w:proofErr w:type="spellStart"/>
      <w:r w:rsidR="006846C0">
        <w:rPr>
          <w:rFonts w:ascii="Arial" w:hAnsi="Arial" w:cs="Arial"/>
          <w:sz w:val="28"/>
          <w:szCs w:val="28"/>
        </w:rPr>
        <w:t>handitika</w:t>
      </w:r>
      <w:proofErr w:type="spellEnd"/>
      <w:r w:rsidR="006846C0">
        <w:rPr>
          <w:rFonts w:ascii="Arial" w:hAnsi="Arial" w:cs="Arial"/>
          <w:sz w:val="28"/>
          <w:szCs w:val="28"/>
        </w:rPr>
        <w:t xml:space="preserve"> </w:t>
      </w:r>
      <w:proofErr w:type="spellStart"/>
      <w:r w:rsidR="006846C0">
        <w:rPr>
          <w:rFonts w:ascii="Arial" w:hAnsi="Arial" w:cs="Arial"/>
          <w:sz w:val="28"/>
          <w:szCs w:val="28"/>
        </w:rPr>
        <w:t>ehe</w:t>
      </w:r>
      <w:proofErr w:type="spellEnd"/>
      <w:r w:rsidR="009D0716">
        <w:rPr>
          <w:rFonts w:ascii="Arial" w:hAnsi="Arial" w:cs="Arial"/>
          <w:sz w:val="28"/>
          <w:szCs w:val="28"/>
        </w:rPr>
        <w:t xml:space="preserve"> </w:t>
      </w:r>
      <w:proofErr w:type="spellStart"/>
      <w:r w:rsidR="009D0716">
        <w:rPr>
          <w:rFonts w:ascii="Arial" w:hAnsi="Arial" w:cs="Arial"/>
          <w:sz w:val="28"/>
          <w:szCs w:val="28"/>
        </w:rPr>
        <w:t>wony</w:t>
      </w:r>
      <w:r w:rsidR="004C7236">
        <w:rPr>
          <w:rFonts w:ascii="Arial" w:hAnsi="Arial" w:cs="Arial"/>
          <w:sz w:val="28"/>
          <w:szCs w:val="28"/>
        </w:rPr>
        <w:t>a</w:t>
      </w:r>
      <w:proofErr w:type="spellEnd"/>
      <w:r w:rsidR="009D0716">
        <w:rPr>
          <w:rFonts w:ascii="Arial" w:hAnsi="Arial" w:cs="Arial"/>
          <w:sz w:val="28"/>
          <w:szCs w:val="28"/>
        </w:rPr>
        <w:t>..</w:t>
      </w:r>
      <w:r w:rsidR="006846C0">
        <w:rPr>
          <w:rFonts w:ascii="Arial" w:hAnsi="Arial" w:cs="Arial"/>
          <w:sz w:val="28"/>
          <w:szCs w:val="28"/>
        </w:rPr>
        <w:t xml:space="preserve">. Idzo </w:t>
      </w:r>
      <w:proofErr w:type="spellStart"/>
      <w:r w:rsidR="006846C0">
        <w:rPr>
          <w:rFonts w:ascii="Arial" w:hAnsi="Arial" w:cs="Arial"/>
          <w:sz w:val="28"/>
          <w:szCs w:val="28"/>
        </w:rPr>
        <w:t>dzichifamba</w:t>
      </w:r>
      <w:proofErr w:type="spellEnd"/>
      <w:r w:rsidR="006846C0">
        <w:rPr>
          <w:rFonts w:ascii="Arial" w:hAnsi="Arial" w:cs="Arial"/>
          <w:sz w:val="28"/>
          <w:szCs w:val="28"/>
        </w:rPr>
        <w:t xml:space="preserve"> </w:t>
      </w:r>
      <w:proofErr w:type="spellStart"/>
      <w:r w:rsidR="006846C0">
        <w:rPr>
          <w:rFonts w:ascii="Arial" w:hAnsi="Arial" w:cs="Arial"/>
          <w:sz w:val="28"/>
          <w:szCs w:val="28"/>
        </w:rPr>
        <w:t>dzichita</w:t>
      </w:r>
      <w:proofErr w:type="spellEnd"/>
      <w:r w:rsidR="00D158A9">
        <w:rPr>
          <w:rFonts w:ascii="Arial" w:hAnsi="Arial" w:cs="Arial"/>
          <w:sz w:val="28"/>
          <w:szCs w:val="28"/>
        </w:rPr>
        <w:t>…</w:t>
      </w:r>
      <w:proofErr w:type="spellStart"/>
      <w:r w:rsidR="00D158A9">
        <w:rPr>
          <w:rFonts w:ascii="Arial" w:hAnsi="Arial" w:cs="Arial"/>
          <w:sz w:val="28"/>
          <w:szCs w:val="28"/>
        </w:rPr>
        <w:t>dzichita</w:t>
      </w:r>
      <w:r w:rsidR="006846C0">
        <w:rPr>
          <w:rFonts w:ascii="Arial" w:hAnsi="Arial" w:cs="Arial"/>
          <w:sz w:val="28"/>
          <w:szCs w:val="28"/>
        </w:rPr>
        <w:t>risa</w:t>
      </w:r>
      <w:proofErr w:type="spellEnd"/>
      <w:r w:rsidR="00D158A9">
        <w:rPr>
          <w:rFonts w:ascii="Arial" w:hAnsi="Arial" w:cs="Arial"/>
          <w:sz w:val="28"/>
          <w:szCs w:val="28"/>
        </w:rPr>
        <w:t xml:space="preserve"> </w:t>
      </w:r>
      <w:proofErr w:type="spellStart"/>
      <w:r w:rsidR="009D0716">
        <w:rPr>
          <w:rFonts w:ascii="Arial" w:hAnsi="Arial" w:cs="Arial"/>
          <w:sz w:val="28"/>
          <w:szCs w:val="28"/>
        </w:rPr>
        <w:t>tarisa</w:t>
      </w:r>
      <w:proofErr w:type="spellEnd"/>
      <w:r w:rsidR="009D0716">
        <w:rPr>
          <w:rFonts w:ascii="Arial" w:hAnsi="Arial" w:cs="Arial"/>
          <w:sz w:val="28"/>
          <w:szCs w:val="28"/>
        </w:rPr>
        <w:t xml:space="preserve"> </w:t>
      </w:r>
      <w:proofErr w:type="spellStart"/>
      <w:r w:rsidR="00D158A9">
        <w:rPr>
          <w:rFonts w:ascii="Arial" w:hAnsi="Arial" w:cs="Arial"/>
          <w:sz w:val="28"/>
          <w:szCs w:val="28"/>
        </w:rPr>
        <w:t>zvadzo</w:t>
      </w:r>
      <w:proofErr w:type="spellEnd"/>
      <w:r w:rsidR="00D158A9">
        <w:rPr>
          <w:rFonts w:ascii="Arial" w:hAnsi="Arial" w:cs="Arial"/>
          <w:sz w:val="28"/>
          <w:szCs w:val="28"/>
        </w:rPr>
        <w:t xml:space="preserve"> </w:t>
      </w:r>
      <w:proofErr w:type="spellStart"/>
      <w:r w:rsidR="00D158A9">
        <w:rPr>
          <w:rFonts w:ascii="Arial" w:hAnsi="Arial" w:cs="Arial"/>
          <w:sz w:val="28"/>
          <w:szCs w:val="28"/>
        </w:rPr>
        <w:t>handiti</w:t>
      </w:r>
      <w:proofErr w:type="spellEnd"/>
      <w:r w:rsidR="00D53256">
        <w:rPr>
          <w:rFonts w:ascii="Arial" w:hAnsi="Arial" w:cs="Arial"/>
          <w:sz w:val="28"/>
          <w:szCs w:val="28"/>
        </w:rPr>
        <w:t xml:space="preserve">, </w:t>
      </w:r>
      <w:proofErr w:type="spellStart"/>
      <w:r w:rsidR="00D53256">
        <w:rPr>
          <w:rFonts w:ascii="Arial" w:hAnsi="Arial" w:cs="Arial"/>
          <w:sz w:val="28"/>
          <w:szCs w:val="28"/>
        </w:rPr>
        <w:t>woziva</w:t>
      </w:r>
      <w:proofErr w:type="spellEnd"/>
      <w:r w:rsidR="00D53256">
        <w:rPr>
          <w:rFonts w:ascii="Arial" w:hAnsi="Arial" w:cs="Arial"/>
          <w:sz w:val="28"/>
          <w:szCs w:val="28"/>
        </w:rPr>
        <w:t xml:space="preserve"> kuti this woman is free</w:t>
      </w:r>
      <w:r w:rsidR="0039245D">
        <w:rPr>
          <w:rFonts w:ascii="Arial" w:hAnsi="Arial" w:cs="Arial"/>
          <w:sz w:val="28"/>
          <w:szCs w:val="28"/>
        </w:rPr>
        <w:t>.</w:t>
      </w:r>
      <w:r w:rsidR="00A44B94" w:rsidRPr="00A44B94">
        <w:rPr>
          <w:rFonts w:ascii="Arial" w:hAnsi="Arial" w:cs="Arial"/>
          <w:sz w:val="28"/>
          <w:szCs w:val="28"/>
        </w:rPr>
        <w:t xml:space="preserve"> </w:t>
      </w:r>
      <w:r w:rsidR="009800C1" w:rsidRPr="009800C1">
        <w:rPr>
          <w:rFonts w:ascii="Arial" w:hAnsi="Arial" w:cs="Arial"/>
          <w:sz w:val="18"/>
          <w:szCs w:val="28"/>
        </w:rPr>
        <w:t>[Congregation laughs]</w:t>
      </w:r>
      <w:r w:rsidR="00094FD2">
        <w:rPr>
          <w:rFonts w:ascii="Arial" w:hAnsi="Arial" w:cs="Arial"/>
          <w:sz w:val="28"/>
          <w:szCs w:val="28"/>
        </w:rPr>
        <w:t xml:space="preserve"> But</w:t>
      </w:r>
      <w:r w:rsidR="00D53256">
        <w:rPr>
          <w:rFonts w:ascii="Arial" w:hAnsi="Arial" w:cs="Arial"/>
          <w:sz w:val="28"/>
          <w:szCs w:val="28"/>
        </w:rPr>
        <w:t xml:space="preserve"> kana pasina freedom </w:t>
      </w:r>
      <w:proofErr w:type="spellStart"/>
      <w:r w:rsidR="00D53256">
        <w:rPr>
          <w:rFonts w:ascii="Arial" w:hAnsi="Arial" w:cs="Arial"/>
          <w:sz w:val="28"/>
          <w:szCs w:val="28"/>
        </w:rPr>
        <w:t>unozvidii</w:t>
      </w:r>
      <w:proofErr w:type="spellEnd"/>
      <w:r w:rsidR="00D53256">
        <w:rPr>
          <w:rFonts w:ascii="Arial" w:hAnsi="Arial" w:cs="Arial"/>
          <w:sz w:val="28"/>
          <w:szCs w:val="28"/>
        </w:rPr>
        <w:t xml:space="preserve">…? </w:t>
      </w:r>
      <w:r w:rsidR="00D53256" w:rsidRPr="00563C19">
        <w:rPr>
          <w:rFonts w:ascii="Arial" w:hAnsi="Arial" w:cs="Arial"/>
          <w:sz w:val="18"/>
          <w:szCs w:val="18"/>
        </w:rPr>
        <w:t xml:space="preserve">[Congregation </w:t>
      </w:r>
      <w:r w:rsidR="00063DA1" w:rsidRPr="00563C19">
        <w:rPr>
          <w:rFonts w:ascii="Arial" w:hAnsi="Arial" w:cs="Arial"/>
          <w:sz w:val="18"/>
          <w:szCs w:val="18"/>
        </w:rPr>
        <w:t>says, “</w:t>
      </w:r>
      <w:proofErr w:type="spellStart"/>
      <w:r w:rsidR="00D53256" w:rsidRPr="00563C19">
        <w:rPr>
          <w:rFonts w:ascii="Arial" w:hAnsi="Arial" w:cs="Arial"/>
          <w:sz w:val="18"/>
          <w:szCs w:val="18"/>
        </w:rPr>
        <w:t>uno</w:t>
      </w:r>
      <w:r w:rsidR="00C204A8" w:rsidRPr="00563C19">
        <w:rPr>
          <w:rFonts w:ascii="Arial" w:hAnsi="Arial" w:cs="Arial"/>
          <w:sz w:val="18"/>
          <w:szCs w:val="18"/>
        </w:rPr>
        <w:t>z</w:t>
      </w:r>
      <w:r w:rsidR="00D53256" w:rsidRPr="00563C19">
        <w:rPr>
          <w:rFonts w:ascii="Arial" w:hAnsi="Arial" w:cs="Arial"/>
          <w:sz w:val="18"/>
          <w:szCs w:val="18"/>
        </w:rPr>
        <w:t>viona</w:t>
      </w:r>
      <w:proofErr w:type="spellEnd"/>
      <w:r w:rsidR="00D53256" w:rsidRPr="00563C19">
        <w:rPr>
          <w:rFonts w:ascii="Arial" w:hAnsi="Arial" w:cs="Arial"/>
          <w:sz w:val="18"/>
          <w:szCs w:val="18"/>
        </w:rPr>
        <w:t>."]</w:t>
      </w:r>
      <w:r w:rsidR="004015D5">
        <w:rPr>
          <w:rFonts w:ascii="Arial" w:hAnsi="Arial" w:cs="Arial"/>
          <w:sz w:val="28"/>
          <w:szCs w:val="28"/>
        </w:rPr>
        <w:t xml:space="preserve"> </w:t>
      </w:r>
      <w:r w:rsidR="00D53256">
        <w:rPr>
          <w:rFonts w:ascii="Arial" w:hAnsi="Arial" w:cs="Arial"/>
          <w:sz w:val="28"/>
          <w:szCs w:val="28"/>
        </w:rPr>
        <w:t xml:space="preserve">Vakadzi </w:t>
      </w:r>
      <w:proofErr w:type="spellStart"/>
      <w:r w:rsidR="00D53256">
        <w:rPr>
          <w:rFonts w:ascii="Arial" w:hAnsi="Arial" w:cs="Arial"/>
          <w:sz w:val="28"/>
          <w:szCs w:val="28"/>
        </w:rPr>
        <w:t>havanetse</w:t>
      </w:r>
      <w:proofErr w:type="spellEnd"/>
      <w:r w:rsidR="00D53256">
        <w:rPr>
          <w:rFonts w:ascii="Arial" w:hAnsi="Arial" w:cs="Arial"/>
          <w:sz w:val="28"/>
          <w:szCs w:val="28"/>
        </w:rPr>
        <w:t xml:space="preserve"> </w:t>
      </w:r>
      <w:r w:rsidR="00C074A4">
        <w:rPr>
          <w:rFonts w:ascii="Arial" w:hAnsi="Arial" w:cs="Arial"/>
          <w:sz w:val="28"/>
          <w:szCs w:val="28"/>
        </w:rPr>
        <w:t xml:space="preserve">ku </w:t>
      </w:r>
      <w:r w:rsidR="00C074A4" w:rsidRPr="00C074A4">
        <w:rPr>
          <w:rFonts w:ascii="Arial" w:hAnsi="Arial" w:cs="Arial"/>
          <w:i/>
          <w:iCs/>
          <w:sz w:val="28"/>
          <w:szCs w:val="28"/>
        </w:rPr>
        <w:t>reveal-a</w:t>
      </w:r>
      <w:r w:rsidR="00D53256">
        <w:rPr>
          <w:rFonts w:ascii="Arial" w:hAnsi="Arial" w:cs="Arial"/>
          <w:sz w:val="28"/>
          <w:szCs w:val="28"/>
        </w:rPr>
        <w:t xml:space="preserve"> </w:t>
      </w:r>
      <w:r w:rsidR="00C074A4">
        <w:rPr>
          <w:rFonts w:ascii="Arial" w:hAnsi="Arial" w:cs="Arial"/>
          <w:sz w:val="28"/>
          <w:szCs w:val="28"/>
        </w:rPr>
        <w:t xml:space="preserve">kuti hupenyu </w:t>
      </w:r>
      <w:proofErr w:type="spellStart"/>
      <w:r w:rsidR="00C074A4">
        <w:rPr>
          <w:rFonts w:ascii="Arial" w:hAnsi="Arial" w:cs="Arial"/>
          <w:sz w:val="28"/>
          <w:szCs w:val="28"/>
        </w:rPr>
        <w:t>hausi</w:t>
      </w:r>
      <w:proofErr w:type="spellEnd"/>
      <w:r w:rsidR="00C074A4">
        <w:rPr>
          <w:rFonts w:ascii="Arial" w:hAnsi="Arial" w:cs="Arial"/>
          <w:sz w:val="28"/>
          <w:szCs w:val="28"/>
        </w:rPr>
        <w:t xml:space="preserve"> </w:t>
      </w:r>
      <w:proofErr w:type="spellStart"/>
      <w:r w:rsidR="00C074A4">
        <w:rPr>
          <w:rFonts w:ascii="Arial" w:hAnsi="Arial" w:cs="Arial"/>
          <w:sz w:val="28"/>
          <w:szCs w:val="28"/>
        </w:rPr>
        <w:t>kutidii</w:t>
      </w:r>
      <w:proofErr w:type="spellEnd"/>
      <w:r w:rsidR="00C074A4">
        <w:rPr>
          <w:rFonts w:ascii="Arial" w:hAnsi="Arial" w:cs="Arial"/>
          <w:sz w:val="28"/>
          <w:szCs w:val="28"/>
        </w:rPr>
        <w:t>…?</w:t>
      </w:r>
      <w:r w:rsidR="002F1A70">
        <w:rPr>
          <w:rFonts w:ascii="Arial" w:hAnsi="Arial" w:cs="Arial"/>
          <w:sz w:val="28"/>
          <w:szCs w:val="28"/>
        </w:rPr>
        <w:t xml:space="preserve"> </w:t>
      </w:r>
      <w:r w:rsidR="00662522" w:rsidRPr="00563C19">
        <w:rPr>
          <w:rFonts w:ascii="Arial" w:hAnsi="Arial" w:cs="Arial"/>
          <w:sz w:val="18"/>
          <w:szCs w:val="18"/>
        </w:rPr>
        <w:t xml:space="preserve">[Congregation </w:t>
      </w:r>
      <w:r w:rsidR="00063DA1" w:rsidRPr="00563C19">
        <w:rPr>
          <w:rFonts w:ascii="Arial" w:hAnsi="Arial" w:cs="Arial"/>
          <w:sz w:val="18"/>
          <w:szCs w:val="18"/>
        </w:rPr>
        <w:t>says, “</w:t>
      </w:r>
      <w:proofErr w:type="spellStart"/>
      <w:r w:rsidR="00822A5B" w:rsidRPr="00563C19">
        <w:rPr>
          <w:rFonts w:ascii="Arial" w:hAnsi="Arial" w:cs="Arial"/>
          <w:sz w:val="18"/>
          <w:szCs w:val="18"/>
        </w:rPr>
        <w:t>kutiitira</w:t>
      </w:r>
      <w:proofErr w:type="spellEnd"/>
      <w:r w:rsidR="0039245D" w:rsidRPr="00563C19">
        <w:rPr>
          <w:rFonts w:ascii="Arial" w:hAnsi="Arial" w:cs="Arial"/>
          <w:sz w:val="18"/>
          <w:szCs w:val="18"/>
        </w:rPr>
        <w:t>,</w:t>
      </w:r>
      <w:r w:rsidR="00662522" w:rsidRPr="00563C19">
        <w:rPr>
          <w:rFonts w:ascii="Arial" w:hAnsi="Arial" w:cs="Arial"/>
          <w:sz w:val="18"/>
          <w:szCs w:val="18"/>
        </w:rPr>
        <w:t>"]</w:t>
      </w:r>
      <w:r w:rsidR="00662522">
        <w:rPr>
          <w:rFonts w:ascii="Arial" w:hAnsi="Arial" w:cs="Arial"/>
          <w:sz w:val="28"/>
          <w:szCs w:val="28"/>
        </w:rPr>
        <w:t xml:space="preserve"> </w:t>
      </w:r>
      <w:r w:rsidR="00C074A4">
        <w:rPr>
          <w:rFonts w:ascii="Arial" w:hAnsi="Arial" w:cs="Arial"/>
          <w:sz w:val="28"/>
          <w:szCs w:val="28"/>
        </w:rPr>
        <w:t xml:space="preserve">hupenyu </w:t>
      </w:r>
      <w:proofErr w:type="spellStart"/>
      <w:r w:rsidR="00C074A4">
        <w:rPr>
          <w:rFonts w:ascii="Arial" w:hAnsi="Arial" w:cs="Arial"/>
          <w:sz w:val="28"/>
          <w:szCs w:val="28"/>
        </w:rPr>
        <w:t>hausi</w:t>
      </w:r>
      <w:proofErr w:type="spellEnd"/>
      <w:r w:rsidR="00C074A4">
        <w:rPr>
          <w:rFonts w:ascii="Arial" w:hAnsi="Arial" w:cs="Arial"/>
          <w:sz w:val="28"/>
          <w:szCs w:val="28"/>
        </w:rPr>
        <w:t xml:space="preserve"> </w:t>
      </w:r>
      <w:proofErr w:type="spellStart"/>
      <w:r w:rsidR="00C074A4">
        <w:rPr>
          <w:rFonts w:ascii="Arial" w:hAnsi="Arial" w:cs="Arial"/>
          <w:sz w:val="28"/>
          <w:szCs w:val="28"/>
        </w:rPr>
        <w:t>kutiitira</w:t>
      </w:r>
      <w:proofErr w:type="spellEnd"/>
      <w:r w:rsidR="00C074A4">
        <w:rPr>
          <w:rFonts w:ascii="Arial" w:hAnsi="Arial" w:cs="Arial"/>
          <w:sz w:val="28"/>
          <w:szCs w:val="28"/>
        </w:rPr>
        <w:t xml:space="preserve">. </w:t>
      </w:r>
      <w:r w:rsidR="005305F0">
        <w:rPr>
          <w:rFonts w:ascii="Arial" w:hAnsi="Arial" w:cs="Arial"/>
          <w:sz w:val="28"/>
          <w:szCs w:val="28"/>
        </w:rPr>
        <w:t xml:space="preserve">Vakadzi </w:t>
      </w:r>
      <w:proofErr w:type="spellStart"/>
      <w:r w:rsidR="005305F0">
        <w:rPr>
          <w:rFonts w:ascii="Arial" w:hAnsi="Arial" w:cs="Arial"/>
          <w:sz w:val="28"/>
          <w:szCs w:val="28"/>
        </w:rPr>
        <w:t>havanetse</w:t>
      </w:r>
      <w:proofErr w:type="spellEnd"/>
      <w:r w:rsidR="0039245D">
        <w:rPr>
          <w:rFonts w:ascii="Arial" w:hAnsi="Arial" w:cs="Arial"/>
          <w:sz w:val="28"/>
          <w:szCs w:val="28"/>
        </w:rPr>
        <w:t>,</w:t>
      </w:r>
      <w:r w:rsidR="006846C0">
        <w:rPr>
          <w:rFonts w:ascii="Arial" w:hAnsi="Arial" w:cs="Arial"/>
          <w:sz w:val="28"/>
          <w:szCs w:val="28"/>
        </w:rPr>
        <w:t xml:space="preserve"> </w:t>
      </w:r>
      <w:proofErr w:type="spellStart"/>
      <w:r w:rsidR="005305F0">
        <w:rPr>
          <w:rFonts w:ascii="Arial" w:hAnsi="Arial" w:cs="Arial"/>
          <w:sz w:val="28"/>
          <w:szCs w:val="28"/>
        </w:rPr>
        <w:lastRenderedPageBreak/>
        <w:t>uno</w:t>
      </w:r>
      <w:r w:rsidR="007B079C">
        <w:rPr>
          <w:rFonts w:ascii="Arial" w:hAnsi="Arial" w:cs="Arial"/>
          <w:sz w:val="28"/>
          <w:szCs w:val="28"/>
        </w:rPr>
        <w:t>to</w:t>
      </w:r>
      <w:r w:rsidR="005305F0">
        <w:rPr>
          <w:rFonts w:ascii="Arial" w:hAnsi="Arial" w:cs="Arial"/>
          <w:sz w:val="28"/>
          <w:szCs w:val="28"/>
        </w:rPr>
        <w:t>zviona</w:t>
      </w:r>
      <w:proofErr w:type="spellEnd"/>
      <w:r w:rsidR="005305F0">
        <w:rPr>
          <w:rFonts w:ascii="Arial" w:hAnsi="Arial" w:cs="Arial"/>
          <w:sz w:val="28"/>
          <w:szCs w:val="28"/>
        </w:rPr>
        <w:t xml:space="preserve"> kuti </w:t>
      </w:r>
      <w:proofErr w:type="spellStart"/>
      <w:r w:rsidR="005305F0">
        <w:rPr>
          <w:rFonts w:ascii="Arial" w:hAnsi="Arial" w:cs="Arial"/>
          <w:sz w:val="28"/>
          <w:szCs w:val="28"/>
        </w:rPr>
        <w:t>uyu</w:t>
      </w:r>
      <w:proofErr w:type="spellEnd"/>
      <w:r w:rsidR="005305F0">
        <w:rPr>
          <w:rFonts w:ascii="Arial" w:hAnsi="Arial" w:cs="Arial"/>
          <w:sz w:val="28"/>
          <w:szCs w:val="28"/>
        </w:rPr>
        <w:t xml:space="preserve"> mukadzi </w:t>
      </w:r>
      <w:proofErr w:type="spellStart"/>
      <w:r w:rsidR="005305F0">
        <w:rPr>
          <w:rFonts w:ascii="Arial" w:hAnsi="Arial" w:cs="Arial"/>
          <w:sz w:val="28"/>
          <w:szCs w:val="28"/>
        </w:rPr>
        <w:t>akasuwa</w:t>
      </w:r>
      <w:proofErr w:type="spellEnd"/>
      <w:r w:rsidR="005305F0">
        <w:rPr>
          <w:rFonts w:ascii="Arial" w:hAnsi="Arial" w:cs="Arial"/>
          <w:sz w:val="28"/>
          <w:szCs w:val="28"/>
        </w:rPr>
        <w:t xml:space="preserve"> </w:t>
      </w:r>
      <w:proofErr w:type="spellStart"/>
      <w:r w:rsidR="005305F0">
        <w:rPr>
          <w:rFonts w:ascii="Arial" w:hAnsi="Arial" w:cs="Arial"/>
          <w:sz w:val="28"/>
          <w:szCs w:val="28"/>
        </w:rPr>
        <w:t>uyu</w:t>
      </w:r>
      <w:proofErr w:type="spellEnd"/>
      <w:r w:rsidR="004954B3">
        <w:rPr>
          <w:rFonts w:ascii="Arial" w:hAnsi="Arial" w:cs="Arial"/>
          <w:sz w:val="28"/>
          <w:szCs w:val="28"/>
        </w:rPr>
        <w:t>.</w:t>
      </w:r>
      <w:r w:rsidR="007B079C">
        <w:rPr>
          <w:rFonts w:ascii="Arial" w:hAnsi="Arial" w:cs="Arial"/>
          <w:sz w:val="28"/>
          <w:szCs w:val="28"/>
        </w:rPr>
        <w:t xml:space="preserve"> </w:t>
      </w:r>
      <w:r w:rsidR="00A656F0">
        <w:rPr>
          <w:rFonts w:ascii="Arial" w:hAnsi="Arial" w:cs="Arial"/>
          <w:sz w:val="28"/>
          <w:szCs w:val="28"/>
        </w:rPr>
        <w:t>U</w:t>
      </w:r>
      <w:r w:rsidR="007B079C">
        <w:rPr>
          <w:rFonts w:ascii="Arial" w:hAnsi="Arial" w:cs="Arial"/>
          <w:sz w:val="28"/>
          <w:szCs w:val="28"/>
        </w:rPr>
        <w:t xml:space="preserve">yu mukadzi </w:t>
      </w:r>
      <w:proofErr w:type="spellStart"/>
      <w:r w:rsidR="007B079C">
        <w:rPr>
          <w:rFonts w:ascii="Arial" w:hAnsi="Arial" w:cs="Arial"/>
          <w:sz w:val="28"/>
          <w:szCs w:val="28"/>
        </w:rPr>
        <w:t>haazi</w:t>
      </w:r>
      <w:proofErr w:type="spellEnd"/>
      <w:r w:rsidR="007B079C">
        <w:rPr>
          <w:rFonts w:ascii="Arial" w:hAnsi="Arial" w:cs="Arial"/>
          <w:sz w:val="28"/>
          <w:szCs w:val="28"/>
        </w:rPr>
        <w:t xml:space="preserve"> </w:t>
      </w:r>
      <w:proofErr w:type="spellStart"/>
      <w:r w:rsidR="007B079C">
        <w:rPr>
          <w:rFonts w:ascii="Arial" w:hAnsi="Arial" w:cs="Arial"/>
          <w:sz w:val="28"/>
          <w:szCs w:val="28"/>
        </w:rPr>
        <w:t>kufara</w:t>
      </w:r>
      <w:proofErr w:type="spellEnd"/>
      <w:r w:rsidR="007B079C">
        <w:rPr>
          <w:rFonts w:ascii="Arial" w:hAnsi="Arial" w:cs="Arial"/>
          <w:sz w:val="28"/>
          <w:szCs w:val="28"/>
        </w:rPr>
        <w:t xml:space="preserve"> </w:t>
      </w:r>
      <w:proofErr w:type="spellStart"/>
      <w:r w:rsidR="007B079C">
        <w:rPr>
          <w:rFonts w:ascii="Arial" w:hAnsi="Arial" w:cs="Arial"/>
          <w:sz w:val="28"/>
          <w:szCs w:val="28"/>
        </w:rPr>
        <w:t>uyu</w:t>
      </w:r>
      <w:proofErr w:type="spellEnd"/>
      <w:r w:rsidR="007B079C">
        <w:rPr>
          <w:rFonts w:ascii="Arial" w:hAnsi="Arial" w:cs="Arial"/>
          <w:sz w:val="28"/>
          <w:szCs w:val="28"/>
        </w:rPr>
        <w:t xml:space="preserve">, </w:t>
      </w:r>
      <w:proofErr w:type="spellStart"/>
      <w:r w:rsidR="007B079C">
        <w:rPr>
          <w:rFonts w:ascii="Arial" w:hAnsi="Arial" w:cs="Arial"/>
          <w:sz w:val="28"/>
          <w:szCs w:val="28"/>
        </w:rPr>
        <w:t>uyu</w:t>
      </w:r>
      <w:proofErr w:type="spellEnd"/>
      <w:r w:rsidR="007B079C">
        <w:rPr>
          <w:rFonts w:ascii="Arial" w:hAnsi="Arial" w:cs="Arial"/>
          <w:sz w:val="28"/>
          <w:szCs w:val="28"/>
        </w:rPr>
        <w:t xml:space="preserve"> mukadzi </w:t>
      </w:r>
      <w:proofErr w:type="spellStart"/>
      <w:r w:rsidR="007B079C">
        <w:rPr>
          <w:rFonts w:ascii="Arial" w:hAnsi="Arial" w:cs="Arial"/>
          <w:sz w:val="28"/>
          <w:szCs w:val="28"/>
        </w:rPr>
        <w:t>uyu</w:t>
      </w:r>
      <w:proofErr w:type="spellEnd"/>
      <w:r w:rsidR="007B079C">
        <w:rPr>
          <w:rFonts w:ascii="Arial" w:hAnsi="Arial" w:cs="Arial"/>
          <w:sz w:val="28"/>
          <w:szCs w:val="28"/>
        </w:rPr>
        <w:t xml:space="preserve"> </w:t>
      </w:r>
      <w:proofErr w:type="spellStart"/>
      <w:r w:rsidR="007B079C">
        <w:rPr>
          <w:rFonts w:ascii="Arial" w:hAnsi="Arial" w:cs="Arial"/>
          <w:sz w:val="28"/>
          <w:szCs w:val="28"/>
        </w:rPr>
        <w:t>akasuwa</w:t>
      </w:r>
      <w:proofErr w:type="spellEnd"/>
      <w:r w:rsidR="007B079C">
        <w:rPr>
          <w:rFonts w:ascii="Arial" w:hAnsi="Arial" w:cs="Arial"/>
          <w:sz w:val="28"/>
          <w:szCs w:val="28"/>
        </w:rPr>
        <w:t xml:space="preserve"> </w:t>
      </w:r>
      <w:proofErr w:type="spellStart"/>
      <w:r w:rsidR="007B079C">
        <w:rPr>
          <w:rFonts w:ascii="Arial" w:hAnsi="Arial" w:cs="Arial"/>
          <w:sz w:val="28"/>
          <w:szCs w:val="28"/>
        </w:rPr>
        <w:t>uyu</w:t>
      </w:r>
      <w:proofErr w:type="spellEnd"/>
      <w:r w:rsidR="007B079C">
        <w:rPr>
          <w:rFonts w:ascii="Arial" w:hAnsi="Arial" w:cs="Arial"/>
          <w:sz w:val="28"/>
          <w:szCs w:val="28"/>
        </w:rPr>
        <w:t xml:space="preserve">, </w:t>
      </w:r>
      <w:proofErr w:type="spellStart"/>
      <w:r w:rsidR="007B079C">
        <w:rPr>
          <w:rFonts w:ascii="Arial" w:hAnsi="Arial" w:cs="Arial"/>
          <w:sz w:val="28"/>
          <w:szCs w:val="28"/>
        </w:rPr>
        <w:t>uyu</w:t>
      </w:r>
      <w:proofErr w:type="spellEnd"/>
      <w:r w:rsidR="007B079C">
        <w:rPr>
          <w:rFonts w:ascii="Arial" w:hAnsi="Arial" w:cs="Arial"/>
          <w:sz w:val="28"/>
          <w:szCs w:val="28"/>
        </w:rPr>
        <w:t xml:space="preserve"> mukadzi </w:t>
      </w:r>
      <w:proofErr w:type="spellStart"/>
      <w:r w:rsidR="007B079C">
        <w:rPr>
          <w:rFonts w:ascii="Arial" w:hAnsi="Arial" w:cs="Arial"/>
          <w:sz w:val="28"/>
          <w:szCs w:val="28"/>
        </w:rPr>
        <w:t>haazi</w:t>
      </w:r>
      <w:proofErr w:type="spellEnd"/>
      <w:r w:rsidR="007B079C">
        <w:rPr>
          <w:rFonts w:ascii="Arial" w:hAnsi="Arial" w:cs="Arial"/>
          <w:sz w:val="28"/>
          <w:szCs w:val="28"/>
        </w:rPr>
        <w:t xml:space="preserve"> </w:t>
      </w:r>
      <w:proofErr w:type="spellStart"/>
      <w:r w:rsidR="007B079C">
        <w:rPr>
          <w:rFonts w:ascii="Arial" w:hAnsi="Arial" w:cs="Arial"/>
          <w:sz w:val="28"/>
          <w:szCs w:val="28"/>
        </w:rPr>
        <w:t>kufara</w:t>
      </w:r>
      <w:proofErr w:type="spellEnd"/>
      <w:r w:rsidR="007B079C">
        <w:rPr>
          <w:rFonts w:ascii="Arial" w:hAnsi="Arial" w:cs="Arial"/>
          <w:sz w:val="28"/>
          <w:szCs w:val="28"/>
        </w:rPr>
        <w:t>.</w:t>
      </w:r>
    </w:p>
    <w:p w14:paraId="6814582E" w14:textId="2AC4A66B" w:rsidR="00D0339A" w:rsidRPr="00342561" w:rsidRDefault="00860D0A" w:rsidP="00EE1207">
      <w:pPr>
        <w:jc w:val="both"/>
        <w:rPr>
          <w:rFonts w:ascii="Arial" w:hAnsi="Arial" w:cs="Arial"/>
          <w:sz w:val="28"/>
          <w:szCs w:val="28"/>
          <w:lang w:val="fr-FR"/>
        </w:rPr>
      </w:pPr>
      <w:r>
        <w:rPr>
          <w:rFonts w:ascii="Arial" w:hAnsi="Arial" w:cs="Arial"/>
          <w:sz w:val="28"/>
          <w:szCs w:val="28"/>
          <w:vertAlign w:val="superscript"/>
        </w:rPr>
        <w:t xml:space="preserve">111 </w:t>
      </w:r>
      <w:proofErr w:type="spellStart"/>
      <w:r w:rsidR="00B16E1E" w:rsidRPr="00FA0B61">
        <w:rPr>
          <w:rFonts w:ascii="Arial" w:hAnsi="Arial" w:cs="Arial"/>
          <w:sz w:val="28"/>
          <w:szCs w:val="28"/>
        </w:rPr>
        <w:t>Pakatanga</w:t>
      </w:r>
      <w:proofErr w:type="spellEnd"/>
      <w:r w:rsidR="00B16E1E" w:rsidRPr="00FA0B61">
        <w:rPr>
          <w:rFonts w:ascii="Arial" w:hAnsi="Arial" w:cs="Arial"/>
          <w:sz w:val="28"/>
          <w:szCs w:val="28"/>
        </w:rPr>
        <w:t xml:space="preserve"> kusuwa vakadzi vangu</w:t>
      </w:r>
      <w:r w:rsidR="00FA0B61" w:rsidRPr="00FA0B61">
        <w:rPr>
          <w:rFonts w:ascii="Arial" w:hAnsi="Arial" w:cs="Arial"/>
          <w:sz w:val="28"/>
          <w:szCs w:val="28"/>
        </w:rPr>
        <w:t xml:space="preserve">, Mai Tito ava </w:t>
      </w:r>
      <w:proofErr w:type="spellStart"/>
      <w:r w:rsidR="00FA0B61" w:rsidRPr="00FA0B61">
        <w:rPr>
          <w:rFonts w:ascii="Arial" w:hAnsi="Arial" w:cs="Arial"/>
          <w:sz w:val="28"/>
          <w:szCs w:val="28"/>
        </w:rPr>
        <w:t>naMai</w:t>
      </w:r>
      <w:proofErr w:type="spellEnd"/>
      <w:r w:rsidR="00FA0B61" w:rsidRPr="00FA0B61">
        <w:rPr>
          <w:rFonts w:ascii="Arial" w:hAnsi="Arial" w:cs="Arial"/>
          <w:sz w:val="28"/>
          <w:szCs w:val="28"/>
        </w:rPr>
        <w:t xml:space="preserve"> Kim asi</w:t>
      </w:r>
      <w:r w:rsidR="00FA0B61">
        <w:rPr>
          <w:rFonts w:ascii="Arial" w:hAnsi="Arial" w:cs="Arial"/>
          <w:sz w:val="28"/>
          <w:szCs w:val="28"/>
        </w:rPr>
        <w:t xml:space="preserve">na </w:t>
      </w:r>
      <w:proofErr w:type="spellStart"/>
      <w:r w:rsidR="00FA0B61">
        <w:rPr>
          <w:rFonts w:ascii="Arial" w:hAnsi="Arial" w:cs="Arial"/>
          <w:sz w:val="28"/>
          <w:szCs w:val="28"/>
        </w:rPr>
        <w:t>kuzviona</w:t>
      </w:r>
      <w:proofErr w:type="spellEnd"/>
      <w:r w:rsidR="00FA0B61">
        <w:rPr>
          <w:rFonts w:ascii="Arial" w:hAnsi="Arial" w:cs="Arial"/>
          <w:sz w:val="28"/>
          <w:szCs w:val="28"/>
        </w:rPr>
        <w:t xml:space="preserve"> ndiani? </w:t>
      </w:r>
      <w:r w:rsidR="003776A6">
        <w:rPr>
          <w:rFonts w:ascii="Arial" w:hAnsi="Arial" w:cs="Arial"/>
          <w:sz w:val="28"/>
          <w:szCs w:val="28"/>
        </w:rPr>
        <w:t xml:space="preserve">Let’s be honest, </w:t>
      </w:r>
      <w:proofErr w:type="spellStart"/>
      <w:r w:rsidR="003776A6">
        <w:rPr>
          <w:rFonts w:ascii="Arial" w:hAnsi="Arial" w:cs="Arial"/>
          <w:sz w:val="28"/>
          <w:szCs w:val="28"/>
        </w:rPr>
        <w:t>pavakanga</w:t>
      </w:r>
      <w:proofErr w:type="spellEnd"/>
      <w:r w:rsidR="003776A6">
        <w:rPr>
          <w:rFonts w:ascii="Arial" w:hAnsi="Arial" w:cs="Arial"/>
          <w:sz w:val="28"/>
          <w:szCs w:val="28"/>
        </w:rPr>
        <w:t xml:space="preserve"> vari </w:t>
      </w:r>
      <w:proofErr w:type="spellStart"/>
      <w:r w:rsidR="003776A6">
        <w:rPr>
          <w:rFonts w:ascii="Arial" w:hAnsi="Arial" w:cs="Arial"/>
          <w:sz w:val="28"/>
          <w:szCs w:val="28"/>
        </w:rPr>
        <w:t>kuKadoma</w:t>
      </w:r>
      <w:proofErr w:type="spellEnd"/>
      <w:r w:rsidR="003776A6">
        <w:rPr>
          <w:rFonts w:ascii="Arial" w:hAnsi="Arial" w:cs="Arial"/>
          <w:sz w:val="28"/>
          <w:szCs w:val="28"/>
        </w:rPr>
        <w:t xml:space="preserve"> uko hamuna </w:t>
      </w:r>
      <w:proofErr w:type="spellStart"/>
      <w:r w:rsidR="003776A6">
        <w:rPr>
          <w:rFonts w:ascii="Arial" w:hAnsi="Arial" w:cs="Arial"/>
          <w:sz w:val="28"/>
          <w:szCs w:val="28"/>
        </w:rPr>
        <w:t>kuzviona</w:t>
      </w:r>
      <w:proofErr w:type="spellEnd"/>
      <w:r w:rsidR="003776A6">
        <w:rPr>
          <w:rFonts w:ascii="Arial" w:hAnsi="Arial" w:cs="Arial"/>
          <w:sz w:val="28"/>
          <w:szCs w:val="28"/>
        </w:rPr>
        <w:t xml:space="preserve"> mese? </w:t>
      </w:r>
      <w:proofErr w:type="spellStart"/>
      <w:r w:rsidR="00E32F8D">
        <w:rPr>
          <w:rFonts w:ascii="Arial" w:hAnsi="Arial" w:cs="Arial"/>
          <w:sz w:val="28"/>
          <w:szCs w:val="28"/>
        </w:rPr>
        <w:t>Vakaonda</w:t>
      </w:r>
      <w:proofErr w:type="spellEnd"/>
      <w:r w:rsidR="00E32F8D">
        <w:rPr>
          <w:rFonts w:ascii="Arial" w:hAnsi="Arial" w:cs="Arial"/>
          <w:sz w:val="28"/>
          <w:szCs w:val="28"/>
        </w:rPr>
        <w:t xml:space="preserve"> ka vanhu ava, </w:t>
      </w:r>
      <w:proofErr w:type="spellStart"/>
      <w:r w:rsidR="00E32F8D">
        <w:rPr>
          <w:rFonts w:ascii="Arial" w:hAnsi="Arial" w:cs="Arial"/>
          <w:sz w:val="28"/>
          <w:szCs w:val="28"/>
        </w:rPr>
        <w:t>zvakaonekwa</w:t>
      </w:r>
      <w:proofErr w:type="spellEnd"/>
      <w:r w:rsidR="00E32F8D">
        <w:rPr>
          <w:rFonts w:ascii="Arial" w:hAnsi="Arial" w:cs="Arial"/>
          <w:sz w:val="28"/>
          <w:szCs w:val="28"/>
        </w:rPr>
        <w:t xml:space="preserve"> </w:t>
      </w:r>
      <w:proofErr w:type="spellStart"/>
      <w:r w:rsidR="00E32F8D">
        <w:rPr>
          <w:rFonts w:ascii="Arial" w:hAnsi="Arial" w:cs="Arial"/>
          <w:sz w:val="28"/>
          <w:szCs w:val="28"/>
        </w:rPr>
        <w:t>nemunhu</w:t>
      </w:r>
      <w:proofErr w:type="spellEnd"/>
      <w:r w:rsidR="00E32F8D">
        <w:rPr>
          <w:rFonts w:ascii="Arial" w:hAnsi="Arial" w:cs="Arial"/>
          <w:sz w:val="28"/>
          <w:szCs w:val="28"/>
        </w:rPr>
        <w:t xml:space="preserve"> we…? </w:t>
      </w:r>
      <w:r w:rsidR="00E32F8D" w:rsidRPr="00563C19">
        <w:rPr>
          <w:rFonts w:ascii="Arial" w:hAnsi="Arial" w:cs="Arial"/>
          <w:sz w:val="18"/>
          <w:szCs w:val="18"/>
        </w:rPr>
        <w:t xml:space="preserve">[Congregation </w:t>
      </w:r>
      <w:r w:rsidR="00063DA1" w:rsidRPr="00563C19">
        <w:rPr>
          <w:rFonts w:ascii="Arial" w:hAnsi="Arial" w:cs="Arial"/>
          <w:sz w:val="18"/>
          <w:szCs w:val="18"/>
        </w:rPr>
        <w:t>says, “</w:t>
      </w:r>
      <w:r w:rsidR="00E32F8D" w:rsidRPr="00563C19">
        <w:rPr>
          <w:rFonts w:ascii="Arial" w:hAnsi="Arial" w:cs="Arial"/>
          <w:sz w:val="18"/>
          <w:szCs w:val="18"/>
        </w:rPr>
        <w:t>wese</w:t>
      </w:r>
      <w:r w:rsidR="007E1122" w:rsidRPr="00563C19">
        <w:rPr>
          <w:rFonts w:ascii="Arial" w:hAnsi="Arial" w:cs="Arial"/>
          <w:sz w:val="18"/>
          <w:szCs w:val="18"/>
        </w:rPr>
        <w:t>.</w:t>
      </w:r>
      <w:r w:rsidR="00E32F8D" w:rsidRPr="00563C19">
        <w:rPr>
          <w:rFonts w:ascii="Arial" w:hAnsi="Arial" w:cs="Arial"/>
          <w:sz w:val="18"/>
          <w:szCs w:val="18"/>
        </w:rPr>
        <w:t>"]</w:t>
      </w:r>
      <w:r w:rsidR="00777ECF">
        <w:rPr>
          <w:rFonts w:ascii="Arial" w:hAnsi="Arial" w:cs="Arial"/>
          <w:sz w:val="28"/>
          <w:szCs w:val="28"/>
        </w:rPr>
        <w:t xml:space="preserve"> </w:t>
      </w:r>
      <w:proofErr w:type="spellStart"/>
      <w:r w:rsidR="00094FD2">
        <w:rPr>
          <w:rFonts w:ascii="Arial" w:hAnsi="Arial" w:cs="Arial"/>
          <w:sz w:val="28"/>
          <w:szCs w:val="28"/>
        </w:rPr>
        <w:t>N</w:t>
      </w:r>
      <w:r w:rsidR="00777ECF">
        <w:rPr>
          <w:rFonts w:ascii="Arial" w:hAnsi="Arial" w:cs="Arial"/>
          <w:sz w:val="28"/>
          <w:szCs w:val="28"/>
        </w:rPr>
        <w:t>dopa</w:t>
      </w:r>
      <w:proofErr w:type="spellEnd"/>
      <w:r w:rsidR="00777ECF">
        <w:rPr>
          <w:rFonts w:ascii="Arial" w:hAnsi="Arial" w:cs="Arial"/>
          <w:sz w:val="28"/>
          <w:szCs w:val="28"/>
        </w:rPr>
        <w:t xml:space="preserve"> </w:t>
      </w:r>
      <w:proofErr w:type="spellStart"/>
      <w:r w:rsidR="00777ECF">
        <w:rPr>
          <w:rFonts w:ascii="Arial" w:hAnsi="Arial" w:cs="Arial"/>
          <w:sz w:val="28"/>
          <w:szCs w:val="28"/>
        </w:rPr>
        <w:t>ndavatora</w:t>
      </w:r>
      <w:proofErr w:type="spellEnd"/>
      <w:r w:rsidR="00777ECF">
        <w:rPr>
          <w:rFonts w:ascii="Arial" w:hAnsi="Arial" w:cs="Arial"/>
          <w:sz w:val="28"/>
          <w:szCs w:val="28"/>
        </w:rPr>
        <w:t xml:space="preserve"> </w:t>
      </w:r>
      <w:proofErr w:type="spellStart"/>
      <w:r w:rsidR="00777ECF">
        <w:rPr>
          <w:rFonts w:ascii="Arial" w:hAnsi="Arial" w:cs="Arial"/>
          <w:sz w:val="28"/>
          <w:szCs w:val="28"/>
        </w:rPr>
        <w:t>ndikavaunza</w:t>
      </w:r>
      <w:proofErr w:type="spellEnd"/>
      <w:r w:rsidR="00777ECF">
        <w:rPr>
          <w:rFonts w:ascii="Arial" w:hAnsi="Arial" w:cs="Arial"/>
          <w:sz w:val="28"/>
          <w:szCs w:val="28"/>
        </w:rPr>
        <w:t xml:space="preserve"> </w:t>
      </w:r>
      <w:proofErr w:type="spellStart"/>
      <w:r w:rsidR="00777ECF">
        <w:rPr>
          <w:rFonts w:ascii="Arial" w:hAnsi="Arial" w:cs="Arial"/>
          <w:sz w:val="28"/>
          <w:szCs w:val="28"/>
        </w:rPr>
        <w:t>panapa</w:t>
      </w:r>
      <w:proofErr w:type="spellEnd"/>
      <w:r w:rsidR="0089007A">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89007A">
        <w:rPr>
          <w:rFonts w:ascii="Arial" w:hAnsi="Arial" w:cs="Arial"/>
          <w:sz w:val="28"/>
          <w:szCs w:val="28"/>
        </w:rPr>
        <w:t>.</w:t>
      </w:r>
      <w:r w:rsidR="004015D5">
        <w:rPr>
          <w:rFonts w:ascii="Arial" w:hAnsi="Arial" w:cs="Arial"/>
          <w:sz w:val="28"/>
          <w:szCs w:val="28"/>
        </w:rPr>
        <w:t xml:space="preserve"> </w:t>
      </w:r>
      <w:proofErr w:type="spellStart"/>
      <w:r w:rsidR="0089007A" w:rsidRPr="0039450C">
        <w:rPr>
          <w:rFonts w:ascii="Arial" w:hAnsi="Arial" w:cs="Arial"/>
          <w:sz w:val="28"/>
          <w:szCs w:val="28"/>
        </w:rPr>
        <w:t>Vakapera</w:t>
      </w:r>
      <w:proofErr w:type="spellEnd"/>
      <w:r w:rsidR="0089007A" w:rsidRPr="0039450C">
        <w:rPr>
          <w:rFonts w:ascii="Arial" w:hAnsi="Arial" w:cs="Arial"/>
          <w:sz w:val="28"/>
          <w:szCs w:val="28"/>
        </w:rPr>
        <w:t xml:space="preserve"> </w:t>
      </w:r>
      <w:proofErr w:type="spellStart"/>
      <w:r w:rsidR="0089007A" w:rsidRPr="0039450C">
        <w:rPr>
          <w:rFonts w:ascii="Arial" w:hAnsi="Arial" w:cs="Arial"/>
          <w:sz w:val="28"/>
          <w:szCs w:val="28"/>
        </w:rPr>
        <w:t>vese</w:t>
      </w:r>
      <w:proofErr w:type="spellEnd"/>
      <w:r w:rsidR="0089007A" w:rsidRPr="0039450C">
        <w:rPr>
          <w:rFonts w:ascii="Arial" w:hAnsi="Arial" w:cs="Arial"/>
          <w:sz w:val="28"/>
          <w:szCs w:val="28"/>
        </w:rPr>
        <w:t xml:space="preserve"> </w:t>
      </w:r>
      <w:proofErr w:type="spellStart"/>
      <w:r w:rsidR="0089007A" w:rsidRPr="0039450C">
        <w:rPr>
          <w:rFonts w:ascii="Arial" w:hAnsi="Arial" w:cs="Arial"/>
          <w:sz w:val="28"/>
          <w:szCs w:val="28"/>
        </w:rPr>
        <w:t>kuonda</w:t>
      </w:r>
      <w:proofErr w:type="spellEnd"/>
      <w:r w:rsidR="0089007A" w:rsidRPr="0039450C">
        <w:rPr>
          <w:rFonts w:ascii="Arial" w:hAnsi="Arial" w:cs="Arial"/>
          <w:sz w:val="28"/>
          <w:szCs w:val="28"/>
        </w:rPr>
        <w:t xml:space="preserve">, </w:t>
      </w:r>
      <w:proofErr w:type="spellStart"/>
      <w:r w:rsidR="0089007A" w:rsidRPr="0039450C">
        <w:rPr>
          <w:rFonts w:ascii="Arial" w:hAnsi="Arial" w:cs="Arial"/>
          <w:sz w:val="28"/>
          <w:szCs w:val="28"/>
        </w:rPr>
        <w:t>kupera</w:t>
      </w:r>
      <w:proofErr w:type="spellEnd"/>
      <w:r w:rsidR="0089007A" w:rsidRPr="0039450C">
        <w:rPr>
          <w:rFonts w:ascii="Arial" w:hAnsi="Arial" w:cs="Arial"/>
          <w:sz w:val="28"/>
          <w:szCs w:val="28"/>
        </w:rPr>
        <w:t xml:space="preserve"> </w:t>
      </w:r>
      <w:proofErr w:type="spellStart"/>
      <w:r w:rsidR="0089007A" w:rsidRPr="0039450C">
        <w:rPr>
          <w:rFonts w:ascii="Arial" w:hAnsi="Arial" w:cs="Arial"/>
          <w:sz w:val="28"/>
          <w:szCs w:val="28"/>
        </w:rPr>
        <w:t>vese</w:t>
      </w:r>
      <w:proofErr w:type="spellEnd"/>
      <w:r w:rsidR="0089007A" w:rsidRPr="0039450C">
        <w:rPr>
          <w:rFonts w:ascii="Arial" w:hAnsi="Arial" w:cs="Arial"/>
          <w:sz w:val="28"/>
          <w:szCs w:val="28"/>
        </w:rPr>
        <w:t xml:space="preserve"> </w:t>
      </w:r>
      <w:proofErr w:type="spellStart"/>
      <w:r w:rsidR="0089007A" w:rsidRPr="0039450C">
        <w:rPr>
          <w:rFonts w:ascii="Arial" w:hAnsi="Arial" w:cs="Arial"/>
          <w:sz w:val="28"/>
          <w:szCs w:val="28"/>
        </w:rPr>
        <w:t>kupera</w:t>
      </w:r>
      <w:proofErr w:type="spellEnd"/>
      <w:r w:rsidR="0089007A" w:rsidRPr="0039450C">
        <w:rPr>
          <w:rFonts w:ascii="Arial" w:hAnsi="Arial" w:cs="Arial"/>
          <w:sz w:val="28"/>
          <w:szCs w:val="28"/>
        </w:rPr>
        <w:t xml:space="preserve"> kuita </w:t>
      </w:r>
      <w:proofErr w:type="spellStart"/>
      <w:r w:rsidR="0089007A" w:rsidRPr="0039450C">
        <w:rPr>
          <w:rFonts w:ascii="Arial" w:hAnsi="Arial" w:cs="Arial"/>
          <w:sz w:val="28"/>
          <w:szCs w:val="28"/>
        </w:rPr>
        <w:t>mabhonzo</w:t>
      </w:r>
      <w:proofErr w:type="spellEnd"/>
      <w:r w:rsidR="00655742">
        <w:rPr>
          <w:rFonts w:ascii="Arial" w:hAnsi="Arial" w:cs="Arial"/>
          <w:sz w:val="28"/>
          <w:szCs w:val="28"/>
        </w:rPr>
        <w:t xml:space="preserve">. </w:t>
      </w:r>
      <w:r w:rsidR="0039450C" w:rsidRPr="00B41027">
        <w:rPr>
          <w:rFonts w:ascii="Arial" w:hAnsi="Arial" w:cs="Arial"/>
          <w:sz w:val="28"/>
          <w:szCs w:val="28"/>
          <w:lang w:val="fr-FR"/>
        </w:rPr>
        <w:t xml:space="preserve">Mai… </w:t>
      </w:r>
      <w:proofErr w:type="spellStart"/>
      <w:r w:rsidR="00E47334" w:rsidRPr="00B41027">
        <w:rPr>
          <w:rFonts w:ascii="Arial" w:hAnsi="Arial" w:cs="Arial"/>
          <w:sz w:val="28"/>
          <w:szCs w:val="28"/>
          <w:lang w:val="fr-FR"/>
        </w:rPr>
        <w:t>C</w:t>
      </w:r>
      <w:r w:rsidR="0089007A" w:rsidRPr="00B41027">
        <w:rPr>
          <w:rFonts w:ascii="Arial" w:hAnsi="Arial" w:cs="Arial"/>
          <w:sz w:val="28"/>
          <w:szCs w:val="28"/>
          <w:lang w:val="fr-FR"/>
        </w:rPr>
        <w:t>hionai</w:t>
      </w:r>
      <w:proofErr w:type="spellEnd"/>
      <w:r w:rsidR="0089007A" w:rsidRPr="00B41027">
        <w:rPr>
          <w:rFonts w:ascii="Arial" w:hAnsi="Arial" w:cs="Arial"/>
          <w:sz w:val="28"/>
          <w:szCs w:val="28"/>
          <w:lang w:val="fr-FR"/>
        </w:rPr>
        <w:t xml:space="preserve"> </w:t>
      </w:r>
      <w:r w:rsidR="00FC16CF" w:rsidRPr="00B41027">
        <w:rPr>
          <w:rFonts w:ascii="Arial" w:hAnsi="Arial" w:cs="Arial"/>
          <w:sz w:val="28"/>
          <w:szCs w:val="28"/>
          <w:lang w:val="fr-FR"/>
        </w:rPr>
        <w:t>M</w:t>
      </w:r>
      <w:r w:rsidR="0039450C" w:rsidRPr="00B41027">
        <w:rPr>
          <w:rFonts w:ascii="Arial" w:hAnsi="Arial" w:cs="Arial"/>
          <w:sz w:val="28"/>
          <w:szCs w:val="28"/>
          <w:lang w:val="fr-FR"/>
        </w:rPr>
        <w:t xml:space="preserve">ai Tito </w:t>
      </w:r>
      <w:proofErr w:type="spellStart"/>
      <w:r w:rsidR="00D011AD" w:rsidRPr="00B41027">
        <w:rPr>
          <w:rFonts w:ascii="Arial" w:hAnsi="Arial" w:cs="Arial"/>
          <w:sz w:val="28"/>
          <w:szCs w:val="28"/>
          <w:lang w:val="fr-FR"/>
        </w:rPr>
        <w:t>naMai</w:t>
      </w:r>
      <w:proofErr w:type="spellEnd"/>
      <w:r w:rsidR="00D011AD" w:rsidRPr="00B41027">
        <w:rPr>
          <w:rFonts w:ascii="Arial" w:hAnsi="Arial" w:cs="Arial"/>
          <w:sz w:val="28"/>
          <w:szCs w:val="28"/>
          <w:lang w:val="fr-FR"/>
        </w:rPr>
        <w:t xml:space="preserve"> Kim nhasi </w:t>
      </w:r>
      <w:proofErr w:type="spellStart"/>
      <w:r w:rsidR="00D011AD" w:rsidRPr="00B41027">
        <w:rPr>
          <w:rFonts w:ascii="Arial" w:hAnsi="Arial" w:cs="Arial"/>
          <w:sz w:val="28"/>
          <w:szCs w:val="28"/>
          <w:lang w:val="fr-FR"/>
        </w:rPr>
        <w:t>mukaona</w:t>
      </w:r>
      <w:proofErr w:type="spellEnd"/>
      <w:r w:rsidR="00D011AD" w:rsidRPr="00B41027">
        <w:rPr>
          <w:rFonts w:ascii="Arial" w:hAnsi="Arial" w:cs="Arial"/>
          <w:sz w:val="28"/>
          <w:szCs w:val="28"/>
          <w:lang w:val="fr-FR"/>
        </w:rPr>
        <w:t xml:space="preserve"> </w:t>
      </w:r>
      <w:proofErr w:type="spellStart"/>
      <w:r w:rsidR="00D011AD" w:rsidRPr="00B41027">
        <w:rPr>
          <w:rFonts w:ascii="Arial" w:hAnsi="Arial" w:cs="Arial"/>
          <w:sz w:val="28"/>
          <w:szCs w:val="28"/>
          <w:lang w:val="fr-FR"/>
        </w:rPr>
        <w:t>vachifamba</w:t>
      </w:r>
      <w:proofErr w:type="spellEnd"/>
      <w:r w:rsidR="00D011AD" w:rsidRPr="00B41027">
        <w:rPr>
          <w:rFonts w:ascii="Arial" w:hAnsi="Arial" w:cs="Arial"/>
          <w:sz w:val="28"/>
          <w:szCs w:val="28"/>
          <w:lang w:val="fr-FR"/>
        </w:rPr>
        <w:t xml:space="preserve"> </w:t>
      </w:r>
      <w:proofErr w:type="spellStart"/>
      <w:r w:rsidR="00102453" w:rsidRPr="00B41027">
        <w:rPr>
          <w:rFonts w:ascii="Arial" w:hAnsi="Arial" w:cs="Arial"/>
          <w:sz w:val="28"/>
          <w:szCs w:val="28"/>
          <w:lang w:val="fr-FR"/>
        </w:rPr>
        <w:t>apa</w:t>
      </w:r>
      <w:proofErr w:type="spellEnd"/>
      <w:r w:rsidR="00E47334" w:rsidRPr="00B41027">
        <w:rPr>
          <w:rFonts w:ascii="Arial" w:hAnsi="Arial" w:cs="Arial"/>
          <w:sz w:val="28"/>
          <w:szCs w:val="28"/>
          <w:lang w:val="fr-FR"/>
        </w:rPr>
        <w:t xml:space="preserve">. </w:t>
      </w:r>
      <w:proofErr w:type="spellStart"/>
      <w:r w:rsidR="00E47334" w:rsidRPr="00B41027">
        <w:rPr>
          <w:rFonts w:ascii="Arial" w:hAnsi="Arial" w:cs="Arial"/>
          <w:sz w:val="28"/>
          <w:szCs w:val="28"/>
          <w:lang w:val="fr-FR"/>
        </w:rPr>
        <w:t>V</w:t>
      </w:r>
      <w:r w:rsidR="00102453" w:rsidRPr="00B41027">
        <w:rPr>
          <w:rFonts w:ascii="Arial" w:hAnsi="Arial" w:cs="Arial"/>
          <w:sz w:val="28"/>
          <w:szCs w:val="28"/>
          <w:lang w:val="fr-FR"/>
        </w:rPr>
        <w:t>aingoda</w:t>
      </w:r>
      <w:proofErr w:type="spellEnd"/>
      <w:r w:rsidR="00102453" w:rsidRPr="00B41027">
        <w:rPr>
          <w:rFonts w:ascii="Arial" w:hAnsi="Arial" w:cs="Arial"/>
          <w:sz w:val="28"/>
          <w:szCs w:val="28"/>
          <w:lang w:val="fr-FR"/>
        </w:rPr>
        <w:t xml:space="preserve"> </w:t>
      </w:r>
      <w:proofErr w:type="spellStart"/>
      <w:r w:rsidR="00102453" w:rsidRPr="00B41027">
        <w:rPr>
          <w:rFonts w:ascii="Arial" w:hAnsi="Arial" w:cs="Arial"/>
          <w:sz w:val="28"/>
          <w:szCs w:val="28"/>
          <w:lang w:val="fr-FR"/>
        </w:rPr>
        <w:t>ku</w:t>
      </w:r>
      <w:r w:rsidR="00E47334" w:rsidRPr="00B41027">
        <w:rPr>
          <w:rFonts w:ascii="Arial" w:hAnsi="Arial" w:cs="Arial"/>
          <w:sz w:val="28"/>
          <w:szCs w:val="28"/>
          <w:lang w:val="fr-FR"/>
        </w:rPr>
        <w:t>g</w:t>
      </w:r>
      <w:r w:rsidR="00102453" w:rsidRPr="00B41027">
        <w:rPr>
          <w:rFonts w:ascii="Arial" w:hAnsi="Arial" w:cs="Arial"/>
          <w:sz w:val="28"/>
          <w:szCs w:val="28"/>
          <w:lang w:val="fr-FR"/>
        </w:rPr>
        <w:t>ara</w:t>
      </w:r>
      <w:proofErr w:type="spellEnd"/>
      <w:r w:rsidR="00102453" w:rsidRPr="00B41027">
        <w:rPr>
          <w:rFonts w:ascii="Arial" w:hAnsi="Arial" w:cs="Arial"/>
          <w:sz w:val="28"/>
          <w:szCs w:val="28"/>
          <w:lang w:val="fr-FR"/>
        </w:rPr>
        <w:t xml:space="preserve"> </w:t>
      </w:r>
      <w:proofErr w:type="spellStart"/>
      <w:r w:rsidR="00102453" w:rsidRPr="00B41027">
        <w:rPr>
          <w:rFonts w:ascii="Arial" w:hAnsi="Arial" w:cs="Arial"/>
          <w:sz w:val="28"/>
          <w:szCs w:val="28"/>
          <w:lang w:val="fr-FR"/>
        </w:rPr>
        <w:t>p</w:t>
      </w:r>
      <w:r w:rsidR="000F0F31" w:rsidRPr="00B41027">
        <w:rPr>
          <w:rFonts w:ascii="Arial" w:hAnsi="Arial" w:cs="Arial"/>
          <w:sz w:val="28"/>
          <w:szCs w:val="28"/>
          <w:lang w:val="fr-FR"/>
        </w:rPr>
        <w:t>a</w:t>
      </w:r>
      <w:r w:rsidR="00102453" w:rsidRPr="00B41027">
        <w:rPr>
          <w:rFonts w:ascii="Arial" w:hAnsi="Arial" w:cs="Arial"/>
          <w:sz w:val="28"/>
          <w:szCs w:val="28"/>
          <w:lang w:val="fr-FR"/>
        </w:rPr>
        <w:t>dhuze</w:t>
      </w:r>
      <w:proofErr w:type="spellEnd"/>
      <w:r w:rsidR="00102453" w:rsidRPr="00B41027">
        <w:rPr>
          <w:rFonts w:ascii="Arial" w:hAnsi="Arial" w:cs="Arial"/>
          <w:sz w:val="28"/>
          <w:szCs w:val="28"/>
          <w:lang w:val="fr-FR"/>
        </w:rPr>
        <w:t xml:space="preserve"> </w:t>
      </w:r>
      <w:proofErr w:type="spellStart"/>
      <w:r w:rsidR="00102453" w:rsidRPr="00B41027">
        <w:rPr>
          <w:rFonts w:ascii="Arial" w:hAnsi="Arial" w:cs="Arial"/>
          <w:sz w:val="28"/>
          <w:szCs w:val="28"/>
          <w:lang w:val="fr-FR"/>
        </w:rPr>
        <w:t>nababa</w:t>
      </w:r>
      <w:proofErr w:type="spellEnd"/>
      <w:r w:rsidR="00102453" w:rsidRPr="00B41027">
        <w:rPr>
          <w:rFonts w:ascii="Arial" w:hAnsi="Arial" w:cs="Arial"/>
          <w:sz w:val="28"/>
          <w:szCs w:val="28"/>
          <w:lang w:val="fr-FR"/>
        </w:rPr>
        <w:t>.</w:t>
      </w:r>
      <w:r w:rsidR="00E47334" w:rsidRPr="00B41027">
        <w:rPr>
          <w:rFonts w:ascii="Arial" w:hAnsi="Arial" w:cs="Arial"/>
          <w:sz w:val="28"/>
          <w:szCs w:val="28"/>
          <w:lang w:val="fr-FR"/>
        </w:rPr>
        <w:t xml:space="preserve"> </w:t>
      </w:r>
      <w:r w:rsidR="009800C1" w:rsidRPr="00342561">
        <w:rPr>
          <w:rFonts w:ascii="Arial" w:hAnsi="Arial" w:cs="Arial"/>
          <w:sz w:val="18"/>
          <w:szCs w:val="28"/>
          <w:lang w:val="fr-FR"/>
        </w:rPr>
        <w:t>[</w:t>
      </w:r>
      <w:proofErr w:type="spellStart"/>
      <w:r w:rsidR="009800C1" w:rsidRPr="00342561">
        <w:rPr>
          <w:rFonts w:ascii="Arial" w:hAnsi="Arial" w:cs="Arial"/>
          <w:sz w:val="18"/>
          <w:szCs w:val="28"/>
          <w:lang w:val="fr-FR"/>
        </w:rPr>
        <w:t>Congregation</w:t>
      </w:r>
      <w:proofErr w:type="spellEnd"/>
      <w:r w:rsidR="009800C1" w:rsidRPr="00342561">
        <w:rPr>
          <w:rFonts w:ascii="Arial" w:hAnsi="Arial" w:cs="Arial"/>
          <w:sz w:val="18"/>
          <w:szCs w:val="28"/>
          <w:lang w:val="fr-FR"/>
        </w:rPr>
        <w:t xml:space="preserve"> </w:t>
      </w:r>
      <w:proofErr w:type="spellStart"/>
      <w:r w:rsidR="009800C1" w:rsidRPr="00342561">
        <w:rPr>
          <w:rFonts w:ascii="Arial" w:hAnsi="Arial" w:cs="Arial"/>
          <w:sz w:val="18"/>
          <w:szCs w:val="28"/>
          <w:lang w:val="fr-FR"/>
        </w:rPr>
        <w:t>laughs</w:t>
      </w:r>
      <w:proofErr w:type="spellEnd"/>
      <w:r w:rsidR="009800C1" w:rsidRPr="00342561">
        <w:rPr>
          <w:rFonts w:ascii="Arial" w:hAnsi="Arial" w:cs="Arial"/>
          <w:sz w:val="18"/>
          <w:szCs w:val="28"/>
          <w:lang w:val="fr-FR"/>
        </w:rPr>
        <w:t>]</w:t>
      </w:r>
      <w:r w:rsidR="00E47334" w:rsidRPr="00342561">
        <w:rPr>
          <w:rFonts w:ascii="Arial" w:hAnsi="Arial" w:cs="Arial"/>
          <w:sz w:val="28"/>
          <w:szCs w:val="28"/>
          <w:lang w:val="fr-FR"/>
        </w:rPr>
        <w:t xml:space="preserve"> </w:t>
      </w:r>
      <w:proofErr w:type="spellStart"/>
      <w:r w:rsidR="00E47334" w:rsidRPr="00342561">
        <w:rPr>
          <w:rFonts w:ascii="Arial" w:hAnsi="Arial" w:cs="Arial"/>
          <w:sz w:val="28"/>
          <w:szCs w:val="28"/>
          <w:lang w:val="fr-FR"/>
        </w:rPr>
        <w:t>Takatorapa</w:t>
      </w:r>
      <w:proofErr w:type="spellEnd"/>
      <w:r w:rsidR="00706BF5" w:rsidRPr="00342561">
        <w:rPr>
          <w:rFonts w:ascii="Arial" w:hAnsi="Arial" w:cs="Arial"/>
          <w:sz w:val="28"/>
          <w:szCs w:val="28"/>
          <w:lang w:val="fr-FR"/>
        </w:rPr>
        <w:t xml:space="preserve"> </w:t>
      </w:r>
      <w:proofErr w:type="spellStart"/>
      <w:r w:rsidR="00706BF5" w:rsidRPr="00342561">
        <w:rPr>
          <w:rFonts w:ascii="Arial" w:hAnsi="Arial" w:cs="Arial"/>
          <w:sz w:val="28"/>
          <w:szCs w:val="28"/>
          <w:lang w:val="fr-FR"/>
        </w:rPr>
        <w:t>chirwere</w:t>
      </w:r>
      <w:proofErr w:type="spellEnd"/>
      <w:r w:rsidR="00706BF5" w:rsidRPr="00342561">
        <w:rPr>
          <w:rFonts w:ascii="Arial" w:hAnsi="Arial" w:cs="Arial"/>
          <w:sz w:val="28"/>
          <w:szCs w:val="28"/>
          <w:lang w:val="fr-FR"/>
        </w:rPr>
        <w:t xml:space="preserve"> </w:t>
      </w:r>
      <w:proofErr w:type="spellStart"/>
      <w:r w:rsidR="00706BF5" w:rsidRPr="00342561">
        <w:rPr>
          <w:rFonts w:ascii="Arial" w:hAnsi="Arial" w:cs="Arial"/>
          <w:sz w:val="28"/>
          <w:szCs w:val="28"/>
          <w:lang w:val="fr-FR"/>
        </w:rPr>
        <w:t>ichocho</w:t>
      </w:r>
      <w:proofErr w:type="spellEnd"/>
      <w:r w:rsidR="00706BF5" w:rsidRPr="00342561">
        <w:rPr>
          <w:rFonts w:ascii="Arial" w:hAnsi="Arial" w:cs="Arial"/>
          <w:sz w:val="28"/>
          <w:szCs w:val="28"/>
          <w:lang w:val="fr-FR"/>
        </w:rPr>
        <w:t xml:space="preserve"> </w:t>
      </w:r>
      <w:proofErr w:type="spellStart"/>
      <w:r w:rsidR="00706BF5" w:rsidRPr="00342561">
        <w:rPr>
          <w:rFonts w:ascii="Arial" w:hAnsi="Arial" w:cs="Arial"/>
          <w:sz w:val="28"/>
          <w:szCs w:val="28"/>
          <w:lang w:val="fr-FR"/>
        </w:rPr>
        <w:t>kudha</w:t>
      </w:r>
      <w:proofErr w:type="spellEnd"/>
      <w:r w:rsidR="00706BF5" w:rsidRPr="00342561">
        <w:rPr>
          <w:rFonts w:ascii="Arial" w:hAnsi="Arial" w:cs="Arial"/>
          <w:sz w:val="28"/>
          <w:szCs w:val="28"/>
          <w:lang w:val="fr-FR"/>
        </w:rPr>
        <w:t xml:space="preserve">…? </w:t>
      </w:r>
      <w:r w:rsidR="00706BF5" w:rsidRPr="00342561">
        <w:rPr>
          <w:rFonts w:ascii="Arial" w:hAnsi="Arial" w:cs="Arial"/>
          <w:sz w:val="18"/>
          <w:szCs w:val="18"/>
          <w:lang w:val="fr-FR"/>
        </w:rPr>
        <w:t>[</w:t>
      </w:r>
      <w:proofErr w:type="spellStart"/>
      <w:r w:rsidR="00706BF5" w:rsidRPr="00342561">
        <w:rPr>
          <w:rFonts w:ascii="Arial" w:hAnsi="Arial" w:cs="Arial"/>
          <w:sz w:val="18"/>
          <w:szCs w:val="18"/>
          <w:lang w:val="fr-FR"/>
        </w:rPr>
        <w:t>Congregation</w:t>
      </w:r>
      <w:proofErr w:type="spellEnd"/>
      <w:r w:rsidR="00706BF5" w:rsidRPr="00342561">
        <w:rPr>
          <w:rFonts w:ascii="Arial" w:hAnsi="Arial" w:cs="Arial"/>
          <w:sz w:val="18"/>
          <w:szCs w:val="18"/>
          <w:lang w:val="fr-FR"/>
        </w:rPr>
        <w:t xml:space="preserve"> </w:t>
      </w:r>
      <w:proofErr w:type="spellStart"/>
      <w:r w:rsidR="00063DA1" w:rsidRPr="00342561">
        <w:rPr>
          <w:rFonts w:ascii="Arial" w:hAnsi="Arial" w:cs="Arial"/>
          <w:sz w:val="18"/>
          <w:szCs w:val="18"/>
          <w:lang w:val="fr-FR"/>
        </w:rPr>
        <w:t>says</w:t>
      </w:r>
      <w:proofErr w:type="spellEnd"/>
      <w:r w:rsidR="00063DA1" w:rsidRPr="00342561">
        <w:rPr>
          <w:rFonts w:ascii="Arial" w:hAnsi="Arial" w:cs="Arial"/>
          <w:sz w:val="18"/>
          <w:szCs w:val="18"/>
          <w:lang w:val="fr-FR"/>
        </w:rPr>
        <w:t>, “</w:t>
      </w:r>
      <w:proofErr w:type="spellStart"/>
      <w:r w:rsidR="00706BF5" w:rsidRPr="00342561">
        <w:rPr>
          <w:rFonts w:ascii="Arial" w:hAnsi="Arial" w:cs="Arial"/>
          <w:sz w:val="18"/>
          <w:szCs w:val="18"/>
          <w:lang w:val="fr-FR"/>
        </w:rPr>
        <w:t>kudhara</w:t>
      </w:r>
      <w:proofErr w:type="spellEnd"/>
      <w:r w:rsidR="000441F9" w:rsidRPr="00342561">
        <w:rPr>
          <w:rFonts w:ascii="Arial" w:hAnsi="Arial" w:cs="Arial"/>
          <w:sz w:val="18"/>
          <w:szCs w:val="18"/>
          <w:lang w:val="fr-FR"/>
        </w:rPr>
        <w:t>,</w:t>
      </w:r>
      <w:r w:rsidR="00706BF5" w:rsidRPr="00342561">
        <w:rPr>
          <w:rFonts w:ascii="Arial" w:hAnsi="Arial" w:cs="Arial"/>
          <w:sz w:val="18"/>
          <w:szCs w:val="18"/>
          <w:lang w:val="fr-FR"/>
        </w:rPr>
        <w:t>"]</w:t>
      </w:r>
      <w:r w:rsidR="00706BF5" w:rsidRPr="00342561">
        <w:rPr>
          <w:rFonts w:ascii="Arial" w:hAnsi="Arial" w:cs="Arial"/>
          <w:sz w:val="28"/>
          <w:szCs w:val="28"/>
          <w:lang w:val="fr-FR"/>
        </w:rPr>
        <w:t xml:space="preserve"> </w:t>
      </w:r>
      <w:proofErr w:type="spellStart"/>
      <w:r w:rsidR="00706BF5" w:rsidRPr="00342561">
        <w:rPr>
          <w:rFonts w:ascii="Arial" w:hAnsi="Arial" w:cs="Arial"/>
          <w:sz w:val="28"/>
          <w:szCs w:val="28"/>
          <w:lang w:val="fr-FR"/>
        </w:rPr>
        <w:t>kudhara</w:t>
      </w:r>
      <w:proofErr w:type="spellEnd"/>
      <w:r w:rsidR="00706BF5" w:rsidRPr="00342561">
        <w:rPr>
          <w:rFonts w:ascii="Arial" w:hAnsi="Arial" w:cs="Arial"/>
          <w:sz w:val="28"/>
          <w:szCs w:val="28"/>
          <w:lang w:val="fr-FR"/>
        </w:rPr>
        <w:t xml:space="preserve"> </w:t>
      </w:r>
      <w:r w:rsidR="00534101" w:rsidRPr="00342561">
        <w:rPr>
          <w:rFonts w:ascii="Arial" w:hAnsi="Arial" w:cs="Arial"/>
          <w:sz w:val="28"/>
          <w:szCs w:val="28"/>
          <w:lang w:val="fr-FR"/>
        </w:rPr>
        <w:t>ha-</w:t>
      </w:r>
      <w:proofErr w:type="spellStart"/>
      <w:r w:rsidR="00534101" w:rsidRPr="00342561">
        <w:rPr>
          <w:rFonts w:ascii="Arial" w:hAnsi="Arial" w:cs="Arial"/>
          <w:sz w:val="28"/>
          <w:szCs w:val="28"/>
          <w:lang w:val="fr-FR"/>
        </w:rPr>
        <w:t>moona</w:t>
      </w:r>
      <w:proofErr w:type="spellEnd"/>
      <w:r w:rsidR="00706BF5" w:rsidRPr="00342561">
        <w:rPr>
          <w:rFonts w:ascii="Arial" w:hAnsi="Arial" w:cs="Arial"/>
          <w:sz w:val="28"/>
          <w:szCs w:val="28"/>
          <w:lang w:val="fr-FR"/>
        </w:rPr>
        <w:t xml:space="preserve"> </w:t>
      </w:r>
      <w:proofErr w:type="spellStart"/>
      <w:r w:rsidR="00706BF5" w:rsidRPr="00342561">
        <w:rPr>
          <w:rFonts w:ascii="Arial" w:hAnsi="Arial" w:cs="Arial"/>
          <w:sz w:val="28"/>
          <w:szCs w:val="28"/>
          <w:lang w:val="fr-FR"/>
        </w:rPr>
        <w:t>ehe</w:t>
      </w:r>
      <w:proofErr w:type="spellEnd"/>
      <w:r w:rsidR="00706BF5" w:rsidRPr="00342561">
        <w:rPr>
          <w:rFonts w:ascii="Arial" w:hAnsi="Arial" w:cs="Arial"/>
          <w:sz w:val="28"/>
          <w:szCs w:val="28"/>
          <w:lang w:val="fr-FR"/>
        </w:rPr>
        <w:t>.</w:t>
      </w:r>
    </w:p>
    <w:p w14:paraId="73E7C5E1" w14:textId="608E4717" w:rsidR="00D96E3F" w:rsidRPr="006F49AC" w:rsidRDefault="00860D0A" w:rsidP="00EE1207">
      <w:pPr>
        <w:jc w:val="both"/>
        <w:rPr>
          <w:rFonts w:ascii="Arial" w:hAnsi="Arial" w:cs="Arial"/>
          <w:sz w:val="28"/>
          <w:szCs w:val="28"/>
        </w:rPr>
      </w:pPr>
      <w:r>
        <w:rPr>
          <w:rFonts w:ascii="Arial" w:hAnsi="Arial" w:cs="Arial"/>
          <w:sz w:val="28"/>
          <w:szCs w:val="28"/>
          <w:vertAlign w:val="superscript"/>
        </w:rPr>
        <w:t xml:space="preserve">112 </w:t>
      </w:r>
      <w:proofErr w:type="spellStart"/>
      <w:r w:rsidR="002241F6">
        <w:rPr>
          <w:rFonts w:ascii="Arial" w:hAnsi="Arial" w:cs="Arial"/>
          <w:sz w:val="28"/>
          <w:szCs w:val="28"/>
        </w:rPr>
        <w:t>Ukaenda</w:t>
      </w:r>
      <w:proofErr w:type="spellEnd"/>
      <w:r w:rsidR="002241F6">
        <w:rPr>
          <w:rFonts w:ascii="Arial" w:hAnsi="Arial" w:cs="Arial"/>
          <w:sz w:val="28"/>
          <w:szCs w:val="28"/>
        </w:rPr>
        <w:t xml:space="preserve"> </w:t>
      </w:r>
      <w:proofErr w:type="spellStart"/>
      <w:r w:rsidR="002241F6">
        <w:rPr>
          <w:rFonts w:ascii="Arial" w:hAnsi="Arial" w:cs="Arial"/>
          <w:sz w:val="28"/>
          <w:szCs w:val="28"/>
        </w:rPr>
        <w:t>ukanoona</w:t>
      </w:r>
      <w:proofErr w:type="spellEnd"/>
      <w:r w:rsidR="002241F6">
        <w:rPr>
          <w:rFonts w:ascii="Arial" w:hAnsi="Arial" w:cs="Arial"/>
          <w:sz w:val="28"/>
          <w:szCs w:val="28"/>
        </w:rPr>
        <w:t xml:space="preserve"> iye </w:t>
      </w:r>
      <w:proofErr w:type="spellStart"/>
      <w:r w:rsidR="002241F6">
        <w:rPr>
          <w:rFonts w:ascii="Arial" w:hAnsi="Arial" w:cs="Arial"/>
          <w:sz w:val="28"/>
          <w:szCs w:val="28"/>
        </w:rPr>
        <w:t>zvino</w:t>
      </w:r>
      <w:proofErr w:type="spellEnd"/>
      <w:r w:rsidR="002241F6">
        <w:rPr>
          <w:rFonts w:ascii="Arial" w:hAnsi="Arial" w:cs="Arial"/>
          <w:sz w:val="28"/>
          <w:szCs w:val="28"/>
        </w:rPr>
        <w:t xml:space="preserve">, right now as we are talking </w:t>
      </w:r>
      <w:r w:rsidR="00324AFC">
        <w:rPr>
          <w:rFonts w:ascii="Arial" w:hAnsi="Arial" w:cs="Arial"/>
          <w:sz w:val="28"/>
          <w:szCs w:val="28"/>
        </w:rPr>
        <w:t xml:space="preserve">madzimai </w:t>
      </w:r>
      <w:proofErr w:type="spellStart"/>
      <w:r w:rsidR="00324AFC">
        <w:rPr>
          <w:rFonts w:ascii="Arial" w:hAnsi="Arial" w:cs="Arial"/>
          <w:sz w:val="28"/>
          <w:szCs w:val="28"/>
        </w:rPr>
        <w:t>aGwendere</w:t>
      </w:r>
      <w:proofErr w:type="spellEnd"/>
      <w:r w:rsidR="00324AFC">
        <w:rPr>
          <w:rFonts w:ascii="Arial" w:hAnsi="Arial" w:cs="Arial"/>
          <w:sz w:val="28"/>
          <w:szCs w:val="28"/>
        </w:rPr>
        <w:t xml:space="preserve"> ese ari </w:t>
      </w:r>
      <w:proofErr w:type="spellStart"/>
      <w:r w:rsidR="00324AFC">
        <w:rPr>
          <w:rFonts w:ascii="Arial" w:hAnsi="Arial" w:cs="Arial"/>
          <w:sz w:val="28"/>
          <w:szCs w:val="28"/>
        </w:rPr>
        <w:t>maviri</w:t>
      </w:r>
      <w:proofErr w:type="spellEnd"/>
      <w:r w:rsidR="00324AFC">
        <w:rPr>
          <w:rFonts w:ascii="Arial" w:hAnsi="Arial" w:cs="Arial"/>
          <w:sz w:val="28"/>
          <w:szCs w:val="28"/>
        </w:rPr>
        <w:t xml:space="preserve"> avo</w:t>
      </w:r>
      <w:r w:rsidR="002942D7">
        <w:rPr>
          <w:rFonts w:ascii="Arial" w:hAnsi="Arial" w:cs="Arial"/>
          <w:sz w:val="28"/>
          <w:szCs w:val="28"/>
        </w:rPr>
        <w:t>.</w:t>
      </w:r>
      <w:r w:rsidR="00E81A54">
        <w:rPr>
          <w:rFonts w:ascii="Arial" w:hAnsi="Arial" w:cs="Arial"/>
          <w:sz w:val="28"/>
          <w:szCs w:val="28"/>
        </w:rPr>
        <w:t xml:space="preserve"> </w:t>
      </w:r>
      <w:proofErr w:type="spellStart"/>
      <w:r w:rsidR="002942D7">
        <w:rPr>
          <w:rFonts w:ascii="Arial" w:hAnsi="Arial" w:cs="Arial"/>
          <w:sz w:val="28"/>
          <w:szCs w:val="28"/>
        </w:rPr>
        <w:t>H</w:t>
      </w:r>
      <w:r w:rsidR="00E81A54">
        <w:rPr>
          <w:rFonts w:ascii="Arial" w:hAnsi="Arial" w:cs="Arial"/>
          <w:sz w:val="28"/>
          <w:szCs w:val="28"/>
        </w:rPr>
        <w:t>avazi</w:t>
      </w:r>
      <w:proofErr w:type="spellEnd"/>
      <w:r w:rsidR="00E81A54">
        <w:rPr>
          <w:rFonts w:ascii="Arial" w:hAnsi="Arial" w:cs="Arial"/>
          <w:sz w:val="28"/>
          <w:szCs w:val="28"/>
        </w:rPr>
        <w:t xml:space="preserve"> </w:t>
      </w:r>
      <w:proofErr w:type="spellStart"/>
      <w:r w:rsidR="00E81A54">
        <w:rPr>
          <w:rFonts w:ascii="Arial" w:hAnsi="Arial" w:cs="Arial"/>
          <w:sz w:val="28"/>
          <w:szCs w:val="28"/>
        </w:rPr>
        <w:t>kufara</w:t>
      </w:r>
      <w:proofErr w:type="spellEnd"/>
      <w:r w:rsidR="00E81A54">
        <w:rPr>
          <w:rFonts w:ascii="Arial" w:hAnsi="Arial" w:cs="Arial"/>
          <w:sz w:val="28"/>
          <w:szCs w:val="28"/>
        </w:rPr>
        <w:t xml:space="preserve"> here madzimai aya</w:t>
      </w:r>
      <w:r w:rsidR="002942D7">
        <w:rPr>
          <w:rFonts w:ascii="Arial" w:hAnsi="Arial" w:cs="Arial"/>
          <w:sz w:val="28"/>
          <w:szCs w:val="28"/>
        </w:rPr>
        <w:t>?</w:t>
      </w:r>
      <w:r w:rsidR="00E81A54">
        <w:rPr>
          <w:rFonts w:ascii="Arial" w:hAnsi="Arial" w:cs="Arial"/>
          <w:sz w:val="28"/>
          <w:szCs w:val="28"/>
        </w:rPr>
        <w:t xml:space="preserve"> </w:t>
      </w:r>
      <w:r w:rsidR="002942D7">
        <w:rPr>
          <w:rFonts w:ascii="Arial" w:hAnsi="Arial" w:cs="Arial"/>
          <w:sz w:val="28"/>
          <w:szCs w:val="28"/>
        </w:rPr>
        <w:t>M</w:t>
      </w:r>
      <w:r w:rsidR="00E81A54">
        <w:rPr>
          <w:rFonts w:ascii="Arial" w:hAnsi="Arial" w:cs="Arial"/>
          <w:sz w:val="28"/>
          <w:szCs w:val="28"/>
        </w:rPr>
        <w:t xml:space="preserve">adzimai </w:t>
      </w:r>
      <w:proofErr w:type="spellStart"/>
      <w:r w:rsidR="00E81A54">
        <w:rPr>
          <w:rFonts w:ascii="Arial" w:hAnsi="Arial" w:cs="Arial"/>
          <w:sz w:val="28"/>
          <w:szCs w:val="28"/>
        </w:rPr>
        <w:t>aGwendere</w:t>
      </w:r>
      <w:proofErr w:type="spellEnd"/>
      <w:r w:rsidR="00E81A54">
        <w:rPr>
          <w:rFonts w:ascii="Arial" w:hAnsi="Arial" w:cs="Arial"/>
          <w:sz w:val="28"/>
          <w:szCs w:val="28"/>
        </w:rPr>
        <w:t xml:space="preserve"> aya</w:t>
      </w:r>
      <w:r w:rsidR="002942D7">
        <w:rPr>
          <w:rFonts w:ascii="Arial" w:hAnsi="Arial" w:cs="Arial"/>
          <w:sz w:val="28"/>
          <w:szCs w:val="28"/>
        </w:rPr>
        <w:t>,</w:t>
      </w:r>
      <w:r w:rsidR="008322FA">
        <w:rPr>
          <w:rFonts w:ascii="Arial" w:hAnsi="Arial" w:cs="Arial"/>
          <w:sz w:val="28"/>
          <w:szCs w:val="28"/>
        </w:rPr>
        <w:t xml:space="preserve"> </w:t>
      </w:r>
      <w:proofErr w:type="spellStart"/>
      <w:r w:rsidR="008322FA">
        <w:rPr>
          <w:rFonts w:ascii="Arial" w:hAnsi="Arial" w:cs="Arial"/>
          <w:sz w:val="28"/>
          <w:szCs w:val="28"/>
        </w:rPr>
        <w:t>haazi</w:t>
      </w:r>
      <w:proofErr w:type="spellEnd"/>
      <w:r w:rsidR="008322FA">
        <w:rPr>
          <w:rFonts w:ascii="Arial" w:hAnsi="Arial" w:cs="Arial"/>
          <w:sz w:val="28"/>
          <w:szCs w:val="28"/>
        </w:rPr>
        <w:t xml:space="preserve"> </w:t>
      </w:r>
      <w:proofErr w:type="spellStart"/>
      <w:r w:rsidR="008322FA">
        <w:rPr>
          <w:rFonts w:ascii="Arial" w:hAnsi="Arial" w:cs="Arial"/>
          <w:sz w:val="28"/>
          <w:szCs w:val="28"/>
        </w:rPr>
        <w:t>kufa</w:t>
      </w:r>
      <w:r w:rsidR="003E6527">
        <w:rPr>
          <w:rFonts w:ascii="Arial" w:hAnsi="Arial" w:cs="Arial"/>
          <w:sz w:val="28"/>
          <w:szCs w:val="28"/>
        </w:rPr>
        <w:t>ra</w:t>
      </w:r>
      <w:proofErr w:type="spellEnd"/>
      <w:r w:rsidR="00E81A54">
        <w:rPr>
          <w:rFonts w:ascii="Arial" w:hAnsi="Arial" w:cs="Arial"/>
          <w:sz w:val="28"/>
          <w:szCs w:val="28"/>
        </w:rPr>
        <w:t xml:space="preserve">? </w:t>
      </w:r>
      <w:r w:rsidR="003E6527">
        <w:rPr>
          <w:rFonts w:ascii="Arial" w:hAnsi="Arial" w:cs="Arial"/>
          <w:sz w:val="28"/>
          <w:szCs w:val="28"/>
        </w:rPr>
        <w:t xml:space="preserve">Mukaona Mai </w:t>
      </w:r>
      <w:proofErr w:type="spellStart"/>
      <w:r w:rsidR="003E6527">
        <w:rPr>
          <w:rFonts w:ascii="Arial" w:hAnsi="Arial" w:cs="Arial"/>
          <w:sz w:val="28"/>
          <w:szCs w:val="28"/>
        </w:rPr>
        <w:t>Gwendere</w:t>
      </w:r>
      <w:proofErr w:type="spellEnd"/>
      <w:r w:rsidR="003E6527">
        <w:rPr>
          <w:rFonts w:ascii="Arial" w:hAnsi="Arial" w:cs="Arial"/>
          <w:sz w:val="28"/>
          <w:szCs w:val="28"/>
        </w:rPr>
        <w:t xml:space="preserve"> </w:t>
      </w:r>
      <w:proofErr w:type="spellStart"/>
      <w:r w:rsidR="003E6527">
        <w:rPr>
          <w:rFonts w:ascii="Arial" w:hAnsi="Arial" w:cs="Arial"/>
          <w:sz w:val="28"/>
          <w:szCs w:val="28"/>
        </w:rPr>
        <w:t>vakuru</w:t>
      </w:r>
      <w:proofErr w:type="spellEnd"/>
      <w:r w:rsidR="003E6527">
        <w:rPr>
          <w:rFonts w:ascii="Arial" w:hAnsi="Arial" w:cs="Arial"/>
          <w:sz w:val="28"/>
          <w:szCs w:val="28"/>
        </w:rPr>
        <w:t xml:space="preserve"> </w:t>
      </w:r>
      <w:proofErr w:type="spellStart"/>
      <w:r w:rsidR="003E6527">
        <w:rPr>
          <w:rFonts w:ascii="Arial" w:hAnsi="Arial" w:cs="Arial"/>
          <w:sz w:val="28"/>
          <w:szCs w:val="28"/>
        </w:rPr>
        <w:t>kusununguka</w:t>
      </w:r>
      <w:proofErr w:type="spellEnd"/>
      <w:r w:rsidR="003E6527">
        <w:rPr>
          <w:rFonts w:ascii="Arial" w:hAnsi="Arial" w:cs="Arial"/>
          <w:sz w:val="28"/>
          <w:szCs w:val="28"/>
        </w:rPr>
        <w:t xml:space="preserve"> </w:t>
      </w:r>
      <w:proofErr w:type="spellStart"/>
      <w:r w:rsidR="003E6527">
        <w:rPr>
          <w:rFonts w:ascii="Arial" w:hAnsi="Arial" w:cs="Arial"/>
          <w:sz w:val="28"/>
          <w:szCs w:val="28"/>
        </w:rPr>
        <w:t>kwavanga</w:t>
      </w:r>
      <w:proofErr w:type="spellEnd"/>
      <w:r w:rsidR="003E6527">
        <w:rPr>
          <w:rFonts w:ascii="Arial" w:hAnsi="Arial" w:cs="Arial"/>
          <w:sz w:val="28"/>
          <w:szCs w:val="28"/>
        </w:rPr>
        <w:t xml:space="preserve"> </w:t>
      </w:r>
      <w:proofErr w:type="spellStart"/>
      <w:r w:rsidR="003E6527">
        <w:rPr>
          <w:rFonts w:ascii="Arial" w:hAnsi="Arial" w:cs="Arial"/>
          <w:sz w:val="28"/>
          <w:szCs w:val="28"/>
        </w:rPr>
        <w:t>vakaita</w:t>
      </w:r>
      <w:proofErr w:type="spellEnd"/>
      <w:r w:rsidR="004015D5">
        <w:rPr>
          <w:rFonts w:ascii="Arial" w:hAnsi="Arial" w:cs="Arial"/>
          <w:sz w:val="28"/>
          <w:szCs w:val="28"/>
        </w:rPr>
        <w:t xml:space="preserve"> </w:t>
      </w:r>
      <w:proofErr w:type="spellStart"/>
      <w:r w:rsidR="004D6ACE">
        <w:rPr>
          <w:rFonts w:ascii="Arial" w:hAnsi="Arial" w:cs="Arial"/>
          <w:sz w:val="28"/>
          <w:szCs w:val="28"/>
        </w:rPr>
        <w:t>pa</w:t>
      </w:r>
      <w:proofErr w:type="spellEnd"/>
      <w:r w:rsidR="000441F9">
        <w:rPr>
          <w:rFonts w:ascii="Arial" w:hAnsi="Arial" w:cs="Arial"/>
          <w:sz w:val="28"/>
          <w:szCs w:val="28"/>
        </w:rPr>
        <w:t>-</w:t>
      </w:r>
      <w:r w:rsidR="004D6ACE">
        <w:rPr>
          <w:rFonts w:ascii="Arial" w:hAnsi="Arial" w:cs="Arial"/>
          <w:sz w:val="28"/>
          <w:szCs w:val="28"/>
        </w:rPr>
        <w:t>pa</w:t>
      </w:r>
      <w:r w:rsidR="000441F9">
        <w:rPr>
          <w:rFonts w:ascii="Arial" w:hAnsi="Arial" w:cs="Arial"/>
          <w:sz w:val="28"/>
          <w:szCs w:val="28"/>
        </w:rPr>
        <w:t>-</w:t>
      </w:r>
      <w:r w:rsidR="004D6ACE">
        <w:rPr>
          <w:rFonts w:ascii="Arial" w:hAnsi="Arial" w:cs="Arial"/>
          <w:sz w:val="28"/>
          <w:szCs w:val="28"/>
        </w:rPr>
        <w:t xml:space="preserve">pa party </w:t>
      </w:r>
      <w:proofErr w:type="spellStart"/>
      <w:r w:rsidR="00960F29">
        <w:rPr>
          <w:rFonts w:ascii="Arial" w:hAnsi="Arial" w:cs="Arial"/>
          <w:sz w:val="28"/>
          <w:szCs w:val="28"/>
        </w:rPr>
        <w:t>handitika</w:t>
      </w:r>
      <w:proofErr w:type="spellEnd"/>
      <w:r w:rsidR="00960F29">
        <w:rPr>
          <w:rFonts w:ascii="Arial" w:hAnsi="Arial" w:cs="Arial"/>
          <w:sz w:val="28"/>
          <w:szCs w:val="28"/>
        </w:rPr>
        <w:t>.</w:t>
      </w:r>
      <w:r w:rsidR="00FB58CD">
        <w:rPr>
          <w:rFonts w:ascii="Arial" w:hAnsi="Arial" w:cs="Arial"/>
          <w:sz w:val="28"/>
          <w:szCs w:val="28"/>
        </w:rPr>
        <w:t xml:space="preserve"> </w:t>
      </w:r>
      <w:proofErr w:type="spellStart"/>
      <w:r w:rsidR="003B7B60">
        <w:rPr>
          <w:rFonts w:ascii="Arial" w:hAnsi="Arial" w:cs="Arial"/>
          <w:sz w:val="28"/>
          <w:szCs w:val="28"/>
        </w:rPr>
        <w:t>E</w:t>
      </w:r>
      <w:r w:rsidR="00FB58CD">
        <w:rPr>
          <w:rFonts w:ascii="Arial" w:hAnsi="Arial" w:cs="Arial"/>
          <w:sz w:val="28"/>
          <w:szCs w:val="28"/>
        </w:rPr>
        <w:t>he</w:t>
      </w:r>
      <w:proofErr w:type="spellEnd"/>
      <w:r w:rsidR="00FB58CD">
        <w:rPr>
          <w:rFonts w:ascii="Arial" w:hAnsi="Arial" w:cs="Arial"/>
          <w:sz w:val="28"/>
          <w:szCs w:val="28"/>
        </w:rPr>
        <w:t xml:space="preserve"> </w:t>
      </w:r>
      <w:proofErr w:type="spellStart"/>
      <w:r w:rsidR="00FB58CD">
        <w:rPr>
          <w:rFonts w:ascii="Arial" w:hAnsi="Arial" w:cs="Arial"/>
          <w:sz w:val="28"/>
          <w:szCs w:val="28"/>
        </w:rPr>
        <w:t>vachibatana</w:t>
      </w:r>
      <w:proofErr w:type="spellEnd"/>
      <w:r w:rsidR="00FB58CD">
        <w:rPr>
          <w:rFonts w:ascii="Arial" w:hAnsi="Arial" w:cs="Arial"/>
          <w:sz w:val="28"/>
          <w:szCs w:val="28"/>
        </w:rPr>
        <w:t xml:space="preserve"> </w:t>
      </w:r>
      <w:proofErr w:type="spellStart"/>
      <w:r w:rsidR="00FB58CD">
        <w:rPr>
          <w:rFonts w:ascii="Arial" w:hAnsi="Arial" w:cs="Arial"/>
          <w:sz w:val="28"/>
          <w:szCs w:val="28"/>
        </w:rPr>
        <w:t>nemumwe</w:t>
      </w:r>
      <w:proofErr w:type="spellEnd"/>
      <w:r w:rsidR="00FB58CD">
        <w:rPr>
          <w:rFonts w:ascii="Arial" w:hAnsi="Arial" w:cs="Arial"/>
          <w:sz w:val="28"/>
          <w:szCs w:val="28"/>
        </w:rPr>
        <w:t xml:space="preserve"> wavo</w:t>
      </w:r>
      <w:r w:rsidR="002942D7">
        <w:rPr>
          <w:rFonts w:ascii="Arial" w:hAnsi="Arial" w:cs="Arial"/>
          <w:sz w:val="28"/>
          <w:szCs w:val="28"/>
        </w:rPr>
        <w:t>,</w:t>
      </w:r>
      <w:r w:rsidR="00FB58CD">
        <w:rPr>
          <w:rFonts w:ascii="Arial" w:hAnsi="Arial" w:cs="Arial"/>
          <w:sz w:val="28"/>
          <w:szCs w:val="28"/>
        </w:rPr>
        <w:t xml:space="preserve"> </w:t>
      </w:r>
      <w:proofErr w:type="spellStart"/>
      <w:r w:rsidR="00FB58CD">
        <w:rPr>
          <w:rFonts w:ascii="Arial" w:hAnsi="Arial" w:cs="Arial"/>
          <w:sz w:val="28"/>
          <w:szCs w:val="28"/>
        </w:rPr>
        <w:t>vachitova</w:t>
      </w:r>
      <w:proofErr w:type="spellEnd"/>
      <w:r w:rsidR="00FB58CD">
        <w:rPr>
          <w:rFonts w:ascii="Arial" w:hAnsi="Arial" w:cs="Arial"/>
          <w:sz w:val="28"/>
          <w:szCs w:val="28"/>
        </w:rPr>
        <w:t xml:space="preserve"> </w:t>
      </w:r>
      <w:proofErr w:type="spellStart"/>
      <w:r w:rsidR="00FB58CD">
        <w:rPr>
          <w:rFonts w:ascii="Arial" w:hAnsi="Arial" w:cs="Arial"/>
          <w:sz w:val="28"/>
          <w:szCs w:val="28"/>
        </w:rPr>
        <w:t>nyorera</w:t>
      </w:r>
      <w:proofErr w:type="spellEnd"/>
      <w:r w:rsidR="00FB58CD">
        <w:rPr>
          <w:rFonts w:ascii="Arial" w:hAnsi="Arial" w:cs="Arial"/>
          <w:sz w:val="28"/>
          <w:szCs w:val="28"/>
        </w:rPr>
        <w:t xml:space="preserve"> </w:t>
      </w:r>
      <w:proofErr w:type="spellStart"/>
      <w:r w:rsidR="00FB58CD">
        <w:rPr>
          <w:rFonts w:ascii="Arial" w:hAnsi="Arial" w:cs="Arial"/>
          <w:sz w:val="28"/>
          <w:szCs w:val="28"/>
        </w:rPr>
        <w:t>zvipepa</w:t>
      </w:r>
      <w:proofErr w:type="spellEnd"/>
      <w:r w:rsidR="00FB58CD">
        <w:rPr>
          <w:rFonts w:ascii="Arial" w:hAnsi="Arial" w:cs="Arial"/>
          <w:sz w:val="28"/>
          <w:szCs w:val="28"/>
        </w:rPr>
        <w:t xml:space="preserve"> </w:t>
      </w:r>
      <w:proofErr w:type="spellStart"/>
      <w:r w:rsidR="00FB58CD">
        <w:rPr>
          <w:rFonts w:ascii="Arial" w:hAnsi="Arial" w:cs="Arial"/>
          <w:sz w:val="28"/>
          <w:szCs w:val="28"/>
        </w:rPr>
        <w:t>zvekuti</w:t>
      </w:r>
      <w:proofErr w:type="spellEnd"/>
      <w:r w:rsidR="00FB58CD">
        <w:rPr>
          <w:rFonts w:ascii="Arial" w:hAnsi="Arial" w:cs="Arial"/>
          <w:sz w:val="28"/>
          <w:szCs w:val="28"/>
        </w:rPr>
        <w:t xml:space="preserve"> </w:t>
      </w:r>
      <w:proofErr w:type="spellStart"/>
      <w:r w:rsidR="00FB58CD">
        <w:rPr>
          <w:rFonts w:ascii="Arial" w:hAnsi="Arial" w:cs="Arial"/>
          <w:sz w:val="28"/>
          <w:szCs w:val="28"/>
        </w:rPr>
        <w:t>endai</w:t>
      </w:r>
      <w:proofErr w:type="spellEnd"/>
      <w:r w:rsidR="00FB58CD">
        <w:rPr>
          <w:rFonts w:ascii="Arial" w:hAnsi="Arial" w:cs="Arial"/>
          <w:sz w:val="28"/>
          <w:szCs w:val="28"/>
        </w:rPr>
        <w:t xml:space="preserve"> </w:t>
      </w:r>
      <w:proofErr w:type="spellStart"/>
      <w:r w:rsidR="008B7B5D">
        <w:rPr>
          <w:rFonts w:ascii="Arial" w:hAnsi="Arial" w:cs="Arial"/>
          <w:sz w:val="28"/>
          <w:szCs w:val="28"/>
        </w:rPr>
        <w:t>munotenga</w:t>
      </w:r>
      <w:proofErr w:type="spellEnd"/>
      <w:r w:rsidR="008B7B5D">
        <w:rPr>
          <w:rFonts w:ascii="Arial" w:hAnsi="Arial" w:cs="Arial"/>
          <w:sz w:val="28"/>
          <w:szCs w:val="28"/>
        </w:rPr>
        <w:t xml:space="preserve"> </w:t>
      </w:r>
      <w:proofErr w:type="spellStart"/>
      <w:r w:rsidR="008B7B5D">
        <w:rPr>
          <w:rFonts w:ascii="Arial" w:hAnsi="Arial" w:cs="Arial"/>
          <w:sz w:val="28"/>
          <w:szCs w:val="28"/>
        </w:rPr>
        <w:t>zvakati</w:t>
      </w:r>
      <w:proofErr w:type="spellEnd"/>
      <w:r w:rsidR="008B7B5D">
        <w:rPr>
          <w:rFonts w:ascii="Arial" w:hAnsi="Arial" w:cs="Arial"/>
          <w:sz w:val="28"/>
          <w:szCs w:val="28"/>
        </w:rPr>
        <w:t xml:space="preserve">, </w:t>
      </w:r>
      <w:proofErr w:type="spellStart"/>
      <w:r w:rsidR="008B7B5D">
        <w:rPr>
          <w:rFonts w:ascii="Arial" w:hAnsi="Arial" w:cs="Arial"/>
          <w:sz w:val="28"/>
          <w:szCs w:val="28"/>
        </w:rPr>
        <w:t>endai</w:t>
      </w:r>
      <w:proofErr w:type="spellEnd"/>
      <w:r w:rsidR="008B7B5D">
        <w:rPr>
          <w:rFonts w:ascii="Arial" w:hAnsi="Arial" w:cs="Arial"/>
          <w:sz w:val="28"/>
          <w:szCs w:val="28"/>
        </w:rPr>
        <w:t xml:space="preserve"> </w:t>
      </w:r>
      <w:proofErr w:type="spellStart"/>
      <w:r w:rsidR="008B7B5D">
        <w:rPr>
          <w:rFonts w:ascii="Arial" w:hAnsi="Arial" w:cs="Arial"/>
          <w:sz w:val="28"/>
          <w:szCs w:val="28"/>
        </w:rPr>
        <w:t>munotenga</w:t>
      </w:r>
      <w:proofErr w:type="spellEnd"/>
      <w:r w:rsidR="008B7B5D">
        <w:rPr>
          <w:rFonts w:ascii="Arial" w:hAnsi="Arial" w:cs="Arial"/>
          <w:sz w:val="28"/>
          <w:szCs w:val="28"/>
        </w:rPr>
        <w:t xml:space="preserve"> </w:t>
      </w:r>
      <w:proofErr w:type="spellStart"/>
      <w:r w:rsidR="008B7B5D">
        <w:rPr>
          <w:rFonts w:ascii="Arial" w:hAnsi="Arial" w:cs="Arial"/>
          <w:sz w:val="28"/>
          <w:szCs w:val="28"/>
        </w:rPr>
        <w:t>zvakati</w:t>
      </w:r>
      <w:proofErr w:type="spellEnd"/>
      <w:r w:rsidR="00070701">
        <w:rPr>
          <w:rFonts w:ascii="Arial" w:hAnsi="Arial" w:cs="Arial"/>
          <w:sz w:val="28"/>
          <w:szCs w:val="28"/>
        </w:rPr>
        <w:t>.</w:t>
      </w:r>
      <w:r w:rsidR="008B7B5D">
        <w:rPr>
          <w:rFonts w:ascii="Arial" w:hAnsi="Arial" w:cs="Arial"/>
          <w:sz w:val="28"/>
          <w:szCs w:val="28"/>
        </w:rPr>
        <w:t xml:space="preserve"> </w:t>
      </w:r>
      <w:proofErr w:type="spellStart"/>
      <w:r w:rsidR="00070701">
        <w:rPr>
          <w:rFonts w:ascii="Arial" w:hAnsi="Arial" w:cs="Arial"/>
          <w:sz w:val="28"/>
          <w:szCs w:val="28"/>
        </w:rPr>
        <w:t>M</w:t>
      </w:r>
      <w:r w:rsidR="008B7B5D">
        <w:rPr>
          <w:rFonts w:ascii="Arial" w:hAnsi="Arial" w:cs="Arial"/>
          <w:sz w:val="28"/>
          <w:szCs w:val="28"/>
        </w:rPr>
        <w:t>hemba</w:t>
      </w:r>
      <w:proofErr w:type="spellEnd"/>
      <w:r w:rsidR="008B7B5D">
        <w:rPr>
          <w:rFonts w:ascii="Arial" w:hAnsi="Arial" w:cs="Arial"/>
          <w:sz w:val="28"/>
          <w:szCs w:val="28"/>
        </w:rPr>
        <w:t xml:space="preserve"> iyi </w:t>
      </w:r>
      <w:proofErr w:type="spellStart"/>
      <w:r w:rsidR="008B7B5D">
        <w:rPr>
          <w:rFonts w:ascii="Arial" w:hAnsi="Arial" w:cs="Arial"/>
          <w:sz w:val="28"/>
          <w:szCs w:val="28"/>
        </w:rPr>
        <w:t>ichifara</w:t>
      </w:r>
      <w:proofErr w:type="spellEnd"/>
      <w:r w:rsidR="008B7B5D">
        <w:rPr>
          <w:rFonts w:ascii="Arial" w:hAnsi="Arial" w:cs="Arial"/>
          <w:sz w:val="28"/>
          <w:szCs w:val="28"/>
        </w:rPr>
        <w:t xml:space="preserve">.  </w:t>
      </w:r>
      <w:proofErr w:type="spellStart"/>
      <w:r w:rsidR="008B7B5D">
        <w:rPr>
          <w:rFonts w:ascii="Arial" w:hAnsi="Arial" w:cs="Arial"/>
          <w:sz w:val="28"/>
          <w:szCs w:val="28"/>
        </w:rPr>
        <w:t>Unonyatsoziva</w:t>
      </w:r>
      <w:proofErr w:type="spellEnd"/>
      <w:r w:rsidR="008B7B5D">
        <w:rPr>
          <w:rFonts w:ascii="Arial" w:hAnsi="Arial" w:cs="Arial"/>
          <w:sz w:val="28"/>
          <w:szCs w:val="28"/>
        </w:rPr>
        <w:t xml:space="preserve"> kuti </w:t>
      </w:r>
      <w:proofErr w:type="spellStart"/>
      <w:r w:rsidR="008B7B5D">
        <w:rPr>
          <w:rFonts w:ascii="Arial" w:hAnsi="Arial" w:cs="Arial"/>
          <w:sz w:val="28"/>
          <w:szCs w:val="28"/>
        </w:rPr>
        <w:t>kumba</w:t>
      </w:r>
      <w:proofErr w:type="spellEnd"/>
      <w:r w:rsidR="008B7B5D">
        <w:rPr>
          <w:rFonts w:ascii="Arial" w:hAnsi="Arial" w:cs="Arial"/>
          <w:sz w:val="28"/>
          <w:szCs w:val="28"/>
        </w:rPr>
        <w:t xml:space="preserve"> </w:t>
      </w:r>
      <w:proofErr w:type="spellStart"/>
      <w:r w:rsidR="008B7B5D">
        <w:rPr>
          <w:rFonts w:ascii="Arial" w:hAnsi="Arial" w:cs="Arial"/>
          <w:sz w:val="28"/>
          <w:szCs w:val="28"/>
        </w:rPr>
        <w:t>kuri</w:t>
      </w:r>
      <w:proofErr w:type="spellEnd"/>
      <w:r w:rsidR="008B7B5D">
        <w:rPr>
          <w:rFonts w:ascii="Arial" w:hAnsi="Arial" w:cs="Arial"/>
          <w:sz w:val="28"/>
          <w:szCs w:val="28"/>
        </w:rPr>
        <w:t xml:space="preserve"> </w:t>
      </w:r>
      <w:proofErr w:type="spellStart"/>
      <w:r w:rsidR="00D870E4">
        <w:rPr>
          <w:rFonts w:ascii="Arial" w:hAnsi="Arial" w:cs="Arial"/>
          <w:sz w:val="28"/>
          <w:szCs w:val="28"/>
        </w:rPr>
        <w:t>ri</w:t>
      </w:r>
      <w:proofErr w:type="spellEnd"/>
      <w:r w:rsidR="00D870E4">
        <w:rPr>
          <w:rFonts w:ascii="Arial" w:hAnsi="Arial" w:cs="Arial"/>
          <w:sz w:val="28"/>
          <w:szCs w:val="28"/>
        </w:rPr>
        <w:t xml:space="preserve">…? </w:t>
      </w:r>
      <w:r w:rsidR="00D870E4" w:rsidRPr="00573184">
        <w:rPr>
          <w:rFonts w:ascii="Arial" w:hAnsi="Arial" w:cs="Arial"/>
          <w:sz w:val="18"/>
          <w:szCs w:val="18"/>
        </w:rPr>
        <w:t xml:space="preserve">[Congregation </w:t>
      </w:r>
      <w:r w:rsidR="00063DA1" w:rsidRPr="00573184">
        <w:rPr>
          <w:rFonts w:ascii="Arial" w:hAnsi="Arial" w:cs="Arial"/>
          <w:sz w:val="18"/>
          <w:szCs w:val="18"/>
        </w:rPr>
        <w:t>says, “</w:t>
      </w:r>
      <w:proofErr w:type="spellStart"/>
      <w:r w:rsidR="00D870E4" w:rsidRPr="00573184">
        <w:rPr>
          <w:rFonts w:ascii="Arial" w:hAnsi="Arial" w:cs="Arial"/>
          <w:sz w:val="18"/>
          <w:szCs w:val="18"/>
        </w:rPr>
        <w:t>kuri</w:t>
      </w:r>
      <w:proofErr w:type="spellEnd"/>
      <w:r w:rsidR="00D870E4" w:rsidRPr="00573184">
        <w:rPr>
          <w:rFonts w:ascii="Arial" w:hAnsi="Arial" w:cs="Arial"/>
          <w:sz w:val="18"/>
          <w:szCs w:val="18"/>
        </w:rPr>
        <w:t xml:space="preserve"> right</w:t>
      </w:r>
      <w:r w:rsidR="00070701" w:rsidRPr="00573184">
        <w:rPr>
          <w:rFonts w:ascii="Arial" w:hAnsi="Arial" w:cs="Arial"/>
          <w:sz w:val="18"/>
          <w:szCs w:val="18"/>
        </w:rPr>
        <w:t>,</w:t>
      </w:r>
      <w:r w:rsidR="00D870E4" w:rsidRPr="00573184">
        <w:rPr>
          <w:rFonts w:ascii="Arial" w:hAnsi="Arial" w:cs="Arial"/>
          <w:sz w:val="18"/>
          <w:szCs w:val="18"/>
        </w:rPr>
        <w:t>"]</w:t>
      </w:r>
      <w:r w:rsidR="00D870E4">
        <w:rPr>
          <w:rFonts w:ascii="Arial" w:hAnsi="Arial" w:cs="Arial"/>
          <w:sz w:val="28"/>
          <w:szCs w:val="28"/>
        </w:rPr>
        <w:t xml:space="preserve"> </w:t>
      </w:r>
      <w:proofErr w:type="spellStart"/>
      <w:r w:rsidR="00D870E4">
        <w:rPr>
          <w:rFonts w:ascii="Arial" w:hAnsi="Arial" w:cs="Arial"/>
          <w:sz w:val="28"/>
          <w:szCs w:val="28"/>
        </w:rPr>
        <w:t>kuri</w:t>
      </w:r>
      <w:proofErr w:type="spellEnd"/>
      <w:r w:rsidR="00D870E4">
        <w:rPr>
          <w:rFonts w:ascii="Arial" w:hAnsi="Arial" w:cs="Arial"/>
          <w:sz w:val="28"/>
          <w:szCs w:val="28"/>
        </w:rPr>
        <w:t xml:space="preserve"> right. Kwete kuti Brother </w:t>
      </w:r>
      <w:proofErr w:type="spellStart"/>
      <w:r w:rsidR="00D870E4">
        <w:rPr>
          <w:rFonts w:ascii="Arial" w:hAnsi="Arial" w:cs="Arial"/>
          <w:sz w:val="28"/>
          <w:szCs w:val="28"/>
        </w:rPr>
        <w:t>Gwendere</w:t>
      </w:r>
      <w:proofErr w:type="spellEnd"/>
      <w:r w:rsidR="00D870E4">
        <w:rPr>
          <w:rFonts w:ascii="Arial" w:hAnsi="Arial" w:cs="Arial"/>
          <w:sz w:val="28"/>
          <w:szCs w:val="28"/>
        </w:rPr>
        <w:t xml:space="preserve"> </w:t>
      </w:r>
      <w:proofErr w:type="spellStart"/>
      <w:r w:rsidR="003444DE">
        <w:rPr>
          <w:rFonts w:ascii="Arial" w:hAnsi="Arial" w:cs="Arial"/>
          <w:sz w:val="28"/>
          <w:szCs w:val="28"/>
        </w:rPr>
        <w:t>vouya</w:t>
      </w:r>
      <w:proofErr w:type="spellEnd"/>
      <w:r w:rsidR="003444DE">
        <w:rPr>
          <w:rFonts w:ascii="Arial" w:hAnsi="Arial" w:cs="Arial"/>
          <w:sz w:val="28"/>
          <w:szCs w:val="28"/>
        </w:rPr>
        <w:t xml:space="preserve"> </w:t>
      </w:r>
      <w:proofErr w:type="spellStart"/>
      <w:r w:rsidR="003444DE">
        <w:rPr>
          <w:rFonts w:ascii="Arial" w:hAnsi="Arial" w:cs="Arial"/>
          <w:sz w:val="28"/>
          <w:szCs w:val="28"/>
        </w:rPr>
        <w:t>vondiudza</w:t>
      </w:r>
      <w:proofErr w:type="spellEnd"/>
      <w:r w:rsidR="003444DE">
        <w:rPr>
          <w:rFonts w:ascii="Arial" w:hAnsi="Arial" w:cs="Arial"/>
          <w:sz w:val="28"/>
          <w:szCs w:val="28"/>
        </w:rPr>
        <w:t xml:space="preserve"> kuti, ‘</w:t>
      </w:r>
      <w:proofErr w:type="spellStart"/>
      <w:r w:rsidR="003444DE">
        <w:rPr>
          <w:rFonts w:ascii="Arial" w:hAnsi="Arial" w:cs="Arial"/>
          <w:sz w:val="28"/>
          <w:szCs w:val="28"/>
        </w:rPr>
        <w:t>ehh</w:t>
      </w:r>
      <w:proofErr w:type="spellEnd"/>
      <w:r w:rsidR="003444DE">
        <w:rPr>
          <w:rFonts w:ascii="Arial" w:hAnsi="Arial" w:cs="Arial"/>
          <w:sz w:val="28"/>
          <w:szCs w:val="28"/>
        </w:rPr>
        <w:t xml:space="preserve"> ndiri </w:t>
      </w:r>
      <w:proofErr w:type="spellStart"/>
      <w:r w:rsidR="003444DE">
        <w:rPr>
          <w:rFonts w:ascii="Arial" w:hAnsi="Arial" w:cs="Arial"/>
          <w:sz w:val="28"/>
          <w:szCs w:val="28"/>
        </w:rPr>
        <w:t>kugona</w:t>
      </w:r>
      <w:proofErr w:type="spellEnd"/>
      <w:r w:rsidR="003444DE">
        <w:rPr>
          <w:rFonts w:ascii="Arial" w:hAnsi="Arial" w:cs="Arial"/>
          <w:sz w:val="28"/>
          <w:szCs w:val="28"/>
        </w:rPr>
        <w:t xml:space="preserve"> barika’</w:t>
      </w:r>
      <w:r w:rsidR="00070701">
        <w:rPr>
          <w:rFonts w:ascii="Arial" w:hAnsi="Arial" w:cs="Arial"/>
          <w:sz w:val="28"/>
          <w:szCs w:val="28"/>
        </w:rPr>
        <w:t>.</w:t>
      </w:r>
      <w:r w:rsidR="003444DE">
        <w:rPr>
          <w:rFonts w:ascii="Arial" w:hAnsi="Arial" w:cs="Arial"/>
          <w:sz w:val="28"/>
          <w:szCs w:val="28"/>
        </w:rPr>
        <w:t xml:space="preserve"> </w:t>
      </w:r>
      <w:proofErr w:type="spellStart"/>
      <w:r w:rsidR="00070701">
        <w:rPr>
          <w:rFonts w:ascii="Arial" w:hAnsi="Arial" w:cs="Arial"/>
          <w:sz w:val="28"/>
          <w:szCs w:val="28"/>
        </w:rPr>
        <w:t>N</w:t>
      </w:r>
      <w:r w:rsidR="003444DE">
        <w:rPr>
          <w:rFonts w:ascii="Arial" w:hAnsi="Arial" w:cs="Arial"/>
          <w:sz w:val="28"/>
          <w:szCs w:val="28"/>
        </w:rPr>
        <w:t>dinotarisa</w:t>
      </w:r>
      <w:proofErr w:type="spellEnd"/>
      <w:r w:rsidR="003444DE">
        <w:rPr>
          <w:rFonts w:ascii="Arial" w:hAnsi="Arial" w:cs="Arial"/>
          <w:sz w:val="28"/>
          <w:szCs w:val="28"/>
        </w:rPr>
        <w:t xml:space="preserve"> mhuri</w:t>
      </w:r>
      <w:r w:rsidR="00D96E3F">
        <w:rPr>
          <w:rFonts w:ascii="Arial" w:hAnsi="Arial" w:cs="Arial"/>
          <w:sz w:val="28"/>
          <w:szCs w:val="28"/>
        </w:rPr>
        <w:t xml:space="preserve">, mhuri </w:t>
      </w:r>
      <w:proofErr w:type="spellStart"/>
      <w:r w:rsidR="00D96E3F">
        <w:rPr>
          <w:rFonts w:ascii="Arial" w:hAnsi="Arial" w:cs="Arial"/>
          <w:sz w:val="28"/>
          <w:szCs w:val="28"/>
        </w:rPr>
        <w:t>inotarisa</w:t>
      </w:r>
      <w:proofErr w:type="spellEnd"/>
      <w:r w:rsidR="00D96E3F">
        <w:rPr>
          <w:rFonts w:ascii="Arial" w:hAnsi="Arial" w:cs="Arial"/>
          <w:sz w:val="28"/>
          <w:szCs w:val="28"/>
        </w:rPr>
        <w:t xml:space="preserve"> </w:t>
      </w:r>
      <w:proofErr w:type="spellStart"/>
      <w:r w:rsidR="00D96E3F">
        <w:rPr>
          <w:rFonts w:ascii="Arial" w:hAnsi="Arial" w:cs="Arial"/>
          <w:sz w:val="28"/>
          <w:szCs w:val="28"/>
        </w:rPr>
        <w:t>yo</w:t>
      </w:r>
      <w:proofErr w:type="spellEnd"/>
      <w:r w:rsidR="00D96E3F">
        <w:rPr>
          <w:rFonts w:ascii="Arial" w:hAnsi="Arial" w:cs="Arial"/>
          <w:sz w:val="28"/>
          <w:szCs w:val="28"/>
        </w:rPr>
        <w:t xml:space="preserve">…? </w:t>
      </w:r>
      <w:r w:rsidR="00070701">
        <w:rPr>
          <w:rFonts w:ascii="Arial" w:hAnsi="Arial" w:cs="Arial"/>
          <w:sz w:val="28"/>
          <w:szCs w:val="28"/>
        </w:rPr>
        <w:t>Y</w:t>
      </w:r>
      <w:r w:rsidR="00D96E3F" w:rsidRPr="006F49AC">
        <w:rPr>
          <w:rFonts w:ascii="Arial" w:hAnsi="Arial" w:cs="Arial"/>
          <w:sz w:val="28"/>
          <w:szCs w:val="28"/>
        </w:rPr>
        <w:t>oga.</w:t>
      </w:r>
    </w:p>
    <w:p w14:paraId="7B0673EA" w14:textId="330335D0" w:rsidR="00572095" w:rsidRPr="006F49AC" w:rsidRDefault="00860D0A" w:rsidP="00EE1207">
      <w:pPr>
        <w:jc w:val="both"/>
        <w:rPr>
          <w:rFonts w:ascii="Arial" w:hAnsi="Arial" w:cs="Arial"/>
          <w:sz w:val="28"/>
          <w:szCs w:val="28"/>
        </w:rPr>
      </w:pPr>
      <w:r>
        <w:rPr>
          <w:rFonts w:ascii="Arial" w:hAnsi="Arial" w:cs="Arial"/>
          <w:sz w:val="28"/>
          <w:szCs w:val="28"/>
          <w:vertAlign w:val="superscript"/>
        </w:rPr>
        <w:t xml:space="preserve">113 </w:t>
      </w:r>
      <w:r w:rsidR="00D96E3F" w:rsidRPr="006F49AC">
        <w:rPr>
          <w:rFonts w:ascii="Arial" w:hAnsi="Arial" w:cs="Arial"/>
          <w:sz w:val="28"/>
          <w:szCs w:val="28"/>
        </w:rPr>
        <w:t xml:space="preserve">Until </w:t>
      </w:r>
      <w:proofErr w:type="spellStart"/>
      <w:r w:rsidR="00D96E3F" w:rsidRPr="006F49AC">
        <w:rPr>
          <w:rFonts w:ascii="Arial" w:hAnsi="Arial" w:cs="Arial"/>
          <w:sz w:val="28"/>
          <w:szCs w:val="28"/>
        </w:rPr>
        <w:t>pavakanga</w:t>
      </w:r>
      <w:proofErr w:type="spellEnd"/>
      <w:r w:rsidR="00D96E3F" w:rsidRPr="006F49AC">
        <w:rPr>
          <w:rFonts w:ascii="Arial" w:hAnsi="Arial" w:cs="Arial"/>
          <w:sz w:val="28"/>
          <w:szCs w:val="28"/>
        </w:rPr>
        <w:t xml:space="preserve"> vari mu</w:t>
      </w:r>
      <w:r w:rsidR="005E27B8" w:rsidRPr="006F49AC">
        <w:rPr>
          <w:rFonts w:ascii="Arial" w:hAnsi="Arial" w:cs="Arial"/>
          <w:sz w:val="28"/>
          <w:szCs w:val="28"/>
        </w:rPr>
        <w:t xml:space="preserve"> lounge </w:t>
      </w:r>
      <w:proofErr w:type="spellStart"/>
      <w:r w:rsidR="005E27B8" w:rsidRPr="006F49AC">
        <w:rPr>
          <w:rFonts w:ascii="Arial" w:hAnsi="Arial" w:cs="Arial"/>
          <w:sz w:val="28"/>
          <w:szCs w:val="28"/>
        </w:rPr>
        <w:t>umu</w:t>
      </w:r>
      <w:proofErr w:type="spellEnd"/>
      <w:r w:rsidR="005E27B8" w:rsidRPr="006F49AC">
        <w:rPr>
          <w:rFonts w:ascii="Arial" w:hAnsi="Arial" w:cs="Arial"/>
          <w:sz w:val="28"/>
          <w:szCs w:val="28"/>
        </w:rPr>
        <w:t xml:space="preserve">, </w:t>
      </w:r>
      <w:proofErr w:type="spellStart"/>
      <w:r w:rsidR="005E27B8" w:rsidRPr="006F49AC">
        <w:rPr>
          <w:rFonts w:ascii="Arial" w:hAnsi="Arial" w:cs="Arial"/>
          <w:sz w:val="28"/>
          <w:szCs w:val="28"/>
        </w:rPr>
        <w:t>handi</w:t>
      </w:r>
      <w:proofErr w:type="spellEnd"/>
      <w:r w:rsidR="005E27B8" w:rsidRPr="006F49AC">
        <w:rPr>
          <w:rFonts w:ascii="Arial" w:hAnsi="Arial" w:cs="Arial"/>
          <w:sz w:val="28"/>
          <w:szCs w:val="28"/>
        </w:rPr>
        <w:t xml:space="preserve"> manga muri </w:t>
      </w:r>
      <w:proofErr w:type="spellStart"/>
      <w:r w:rsidR="005E27B8" w:rsidRPr="006F49AC">
        <w:rPr>
          <w:rFonts w:ascii="Arial" w:hAnsi="Arial" w:cs="Arial"/>
          <w:sz w:val="28"/>
          <w:szCs w:val="28"/>
        </w:rPr>
        <w:t>vaviri</w:t>
      </w:r>
      <w:proofErr w:type="spellEnd"/>
      <w:r w:rsidR="005E27B8" w:rsidRPr="006F49AC">
        <w:rPr>
          <w:rFonts w:ascii="Arial" w:hAnsi="Arial" w:cs="Arial"/>
          <w:sz w:val="28"/>
          <w:szCs w:val="28"/>
        </w:rPr>
        <w:t xml:space="preserve"> mu-mu </w:t>
      </w:r>
      <w:r w:rsidR="000521D2" w:rsidRPr="006F49AC">
        <w:rPr>
          <w:rFonts w:ascii="Arial" w:hAnsi="Arial" w:cs="Arial"/>
          <w:sz w:val="28"/>
          <w:szCs w:val="28"/>
        </w:rPr>
        <w:t xml:space="preserve">mu </w:t>
      </w:r>
      <w:r w:rsidR="005E27B8" w:rsidRPr="006F49AC">
        <w:rPr>
          <w:rFonts w:ascii="Arial" w:hAnsi="Arial" w:cs="Arial"/>
          <w:sz w:val="28"/>
          <w:szCs w:val="28"/>
        </w:rPr>
        <w:t xml:space="preserve">lounge </w:t>
      </w:r>
      <w:proofErr w:type="spellStart"/>
      <w:r w:rsidR="005E27B8" w:rsidRPr="006F49AC">
        <w:rPr>
          <w:rFonts w:ascii="Arial" w:hAnsi="Arial" w:cs="Arial"/>
          <w:sz w:val="28"/>
          <w:szCs w:val="28"/>
        </w:rPr>
        <w:t>umu</w:t>
      </w:r>
      <w:proofErr w:type="spellEnd"/>
      <w:r w:rsidR="000521D2" w:rsidRPr="006F49AC">
        <w:rPr>
          <w:rFonts w:ascii="Arial" w:hAnsi="Arial" w:cs="Arial"/>
          <w:sz w:val="28"/>
          <w:szCs w:val="28"/>
        </w:rPr>
        <w:t>.</w:t>
      </w:r>
      <w:r w:rsidR="00B91A05" w:rsidRPr="006F49AC">
        <w:rPr>
          <w:rFonts w:ascii="Arial" w:hAnsi="Arial" w:cs="Arial"/>
          <w:sz w:val="28"/>
          <w:szCs w:val="28"/>
        </w:rPr>
        <w:t xml:space="preserve"> </w:t>
      </w:r>
      <w:proofErr w:type="spellStart"/>
      <w:r w:rsidR="00B91A05" w:rsidRPr="006F49AC">
        <w:rPr>
          <w:rFonts w:ascii="Arial" w:hAnsi="Arial" w:cs="Arial"/>
          <w:sz w:val="28"/>
          <w:szCs w:val="28"/>
        </w:rPr>
        <w:t>Makasvitsa</w:t>
      </w:r>
      <w:proofErr w:type="spellEnd"/>
      <w:r w:rsidR="00B91A05" w:rsidRPr="006F49AC">
        <w:rPr>
          <w:rFonts w:ascii="Arial" w:hAnsi="Arial" w:cs="Arial"/>
          <w:sz w:val="28"/>
          <w:szCs w:val="28"/>
        </w:rPr>
        <w:t xml:space="preserve"> </w:t>
      </w:r>
      <w:r w:rsidR="00283FA3">
        <w:rPr>
          <w:rFonts w:ascii="Arial" w:hAnsi="Arial" w:cs="Arial"/>
          <w:sz w:val="28"/>
          <w:szCs w:val="28"/>
        </w:rPr>
        <w:t>S</w:t>
      </w:r>
      <w:r w:rsidR="00B91A05" w:rsidRPr="006F49AC">
        <w:rPr>
          <w:rFonts w:ascii="Arial" w:hAnsi="Arial" w:cs="Arial"/>
          <w:sz w:val="28"/>
          <w:szCs w:val="28"/>
        </w:rPr>
        <w:t>hoko here</w:t>
      </w:r>
      <w:r w:rsidR="00DC6176" w:rsidRPr="006F49AC">
        <w:rPr>
          <w:rFonts w:ascii="Arial" w:hAnsi="Arial" w:cs="Arial"/>
          <w:sz w:val="28"/>
          <w:szCs w:val="28"/>
        </w:rPr>
        <w:t xml:space="preserve"> </w:t>
      </w:r>
      <w:proofErr w:type="spellStart"/>
      <w:r w:rsidR="00DC6176" w:rsidRPr="006F49AC">
        <w:rPr>
          <w:rFonts w:ascii="Arial" w:hAnsi="Arial" w:cs="Arial"/>
          <w:sz w:val="28"/>
          <w:szCs w:val="28"/>
        </w:rPr>
        <w:t>kumunhu</w:t>
      </w:r>
      <w:proofErr w:type="spellEnd"/>
      <w:r w:rsidR="00DC6176" w:rsidRPr="006F49AC">
        <w:rPr>
          <w:rFonts w:ascii="Arial" w:hAnsi="Arial" w:cs="Arial"/>
          <w:sz w:val="28"/>
          <w:szCs w:val="28"/>
        </w:rPr>
        <w:t xml:space="preserve"> </w:t>
      </w:r>
      <w:r w:rsidR="00C10256" w:rsidRPr="006F49AC">
        <w:rPr>
          <w:rFonts w:ascii="Arial" w:hAnsi="Arial" w:cs="Arial"/>
          <w:sz w:val="28"/>
          <w:szCs w:val="28"/>
        </w:rPr>
        <w:t>waMwari?</w:t>
      </w:r>
      <w:r w:rsidR="00DC6176" w:rsidRPr="006F49AC">
        <w:rPr>
          <w:rFonts w:ascii="Arial" w:hAnsi="Arial" w:cs="Arial"/>
          <w:sz w:val="28"/>
          <w:szCs w:val="28"/>
        </w:rPr>
        <w:t xml:space="preserve"> </w:t>
      </w:r>
      <w:proofErr w:type="spellStart"/>
      <w:r w:rsidR="00C10256" w:rsidRPr="006F49AC">
        <w:rPr>
          <w:rFonts w:ascii="Arial" w:hAnsi="Arial" w:cs="Arial"/>
          <w:sz w:val="28"/>
          <w:szCs w:val="28"/>
        </w:rPr>
        <w:t>Makasvitsa</w:t>
      </w:r>
      <w:proofErr w:type="spellEnd"/>
      <w:r w:rsidR="00C10256" w:rsidRPr="006F49AC">
        <w:rPr>
          <w:rFonts w:ascii="Arial" w:hAnsi="Arial" w:cs="Arial"/>
          <w:sz w:val="28"/>
          <w:szCs w:val="28"/>
        </w:rPr>
        <w:t>?</w:t>
      </w:r>
      <w:r w:rsidR="00DC6176" w:rsidRPr="006F49AC">
        <w:rPr>
          <w:rFonts w:ascii="Arial" w:hAnsi="Arial" w:cs="Arial"/>
          <w:sz w:val="28"/>
          <w:szCs w:val="28"/>
        </w:rPr>
        <w:t xml:space="preserve"> </w:t>
      </w:r>
      <w:proofErr w:type="spellStart"/>
      <w:r w:rsidR="00DC6176" w:rsidRPr="006F49AC">
        <w:rPr>
          <w:rFonts w:ascii="Arial" w:hAnsi="Arial" w:cs="Arial"/>
          <w:sz w:val="28"/>
          <w:szCs w:val="28"/>
        </w:rPr>
        <w:t>Ehe</w:t>
      </w:r>
      <w:proofErr w:type="spellEnd"/>
      <w:r w:rsidR="00DC6176" w:rsidRPr="006F49AC">
        <w:rPr>
          <w:rFonts w:ascii="Arial" w:hAnsi="Arial" w:cs="Arial"/>
          <w:sz w:val="28"/>
          <w:szCs w:val="28"/>
        </w:rPr>
        <w:t xml:space="preserve"> </w:t>
      </w:r>
      <w:proofErr w:type="spellStart"/>
      <w:r w:rsidR="00DC6176" w:rsidRPr="006F49AC">
        <w:rPr>
          <w:rFonts w:ascii="Arial" w:hAnsi="Arial" w:cs="Arial"/>
          <w:sz w:val="28"/>
          <w:szCs w:val="28"/>
        </w:rPr>
        <w:t>ndikati</w:t>
      </w:r>
      <w:proofErr w:type="spellEnd"/>
      <w:r w:rsidR="00DC6176" w:rsidRPr="006F49AC">
        <w:rPr>
          <w:rFonts w:ascii="Arial" w:hAnsi="Arial" w:cs="Arial"/>
          <w:sz w:val="28"/>
          <w:szCs w:val="28"/>
        </w:rPr>
        <w:t xml:space="preserve"> </w:t>
      </w:r>
      <w:r w:rsidR="001B55D9" w:rsidRPr="006F49AC">
        <w:rPr>
          <w:rFonts w:ascii="Arial" w:hAnsi="Arial" w:cs="Arial"/>
          <w:sz w:val="28"/>
          <w:szCs w:val="28"/>
        </w:rPr>
        <w:t xml:space="preserve">o-o vanga </w:t>
      </w:r>
      <w:proofErr w:type="spellStart"/>
      <w:r w:rsidR="001B55D9" w:rsidRPr="006F49AC">
        <w:rPr>
          <w:rFonts w:ascii="Arial" w:hAnsi="Arial" w:cs="Arial"/>
          <w:sz w:val="28"/>
          <w:szCs w:val="28"/>
        </w:rPr>
        <w:t>vakachena</w:t>
      </w:r>
      <w:proofErr w:type="spellEnd"/>
      <w:r w:rsidR="001B55D9" w:rsidRPr="006F49AC">
        <w:rPr>
          <w:rFonts w:ascii="Arial" w:hAnsi="Arial" w:cs="Arial"/>
          <w:sz w:val="28"/>
          <w:szCs w:val="28"/>
        </w:rPr>
        <w:t xml:space="preserve"> and they were </w:t>
      </w:r>
      <w:r w:rsidR="005B5F42" w:rsidRPr="006F49AC">
        <w:rPr>
          <w:rFonts w:ascii="Arial" w:hAnsi="Arial" w:cs="Arial"/>
          <w:sz w:val="28"/>
          <w:szCs w:val="28"/>
        </w:rPr>
        <w:t>happy</w:t>
      </w:r>
      <w:r w:rsidR="00285960">
        <w:rPr>
          <w:rFonts w:ascii="Arial" w:hAnsi="Arial" w:cs="Arial"/>
          <w:sz w:val="28"/>
          <w:szCs w:val="28"/>
        </w:rPr>
        <w:t>. S</w:t>
      </w:r>
      <w:r w:rsidR="005B5F42" w:rsidRPr="006F49AC">
        <w:rPr>
          <w:rFonts w:ascii="Arial" w:hAnsi="Arial" w:cs="Arial"/>
          <w:sz w:val="28"/>
          <w:szCs w:val="28"/>
        </w:rPr>
        <w:t xml:space="preserve">ister ava </w:t>
      </w:r>
      <w:proofErr w:type="spellStart"/>
      <w:r w:rsidR="005B5F42" w:rsidRPr="006F49AC">
        <w:rPr>
          <w:rFonts w:ascii="Arial" w:hAnsi="Arial" w:cs="Arial"/>
          <w:sz w:val="28"/>
          <w:szCs w:val="28"/>
        </w:rPr>
        <w:t>vaiita</w:t>
      </w:r>
      <w:proofErr w:type="spellEnd"/>
      <w:r w:rsidR="005B5F42" w:rsidRPr="006F49AC">
        <w:rPr>
          <w:rFonts w:ascii="Arial" w:hAnsi="Arial" w:cs="Arial"/>
          <w:sz w:val="28"/>
          <w:szCs w:val="28"/>
        </w:rPr>
        <w:t xml:space="preserve">, </w:t>
      </w:r>
      <w:proofErr w:type="spellStart"/>
      <w:r w:rsidR="005B5F42" w:rsidRPr="006F49AC">
        <w:rPr>
          <w:rFonts w:ascii="Arial" w:hAnsi="Arial" w:cs="Arial"/>
          <w:sz w:val="28"/>
          <w:szCs w:val="28"/>
        </w:rPr>
        <w:t>vaishanda</w:t>
      </w:r>
      <w:proofErr w:type="spellEnd"/>
      <w:r w:rsidR="005B5F42" w:rsidRPr="006F49AC">
        <w:rPr>
          <w:rFonts w:ascii="Arial" w:hAnsi="Arial" w:cs="Arial"/>
          <w:sz w:val="28"/>
          <w:szCs w:val="28"/>
        </w:rPr>
        <w:t xml:space="preserve"> </w:t>
      </w:r>
      <w:proofErr w:type="spellStart"/>
      <w:r w:rsidR="005B5F42" w:rsidRPr="006F49AC">
        <w:rPr>
          <w:rFonts w:ascii="Arial" w:hAnsi="Arial" w:cs="Arial"/>
          <w:sz w:val="28"/>
          <w:szCs w:val="28"/>
        </w:rPr>
        <w:t>naBrother</w:t>
      </w:r>
      <w:proofErr w:type="spellEnd"/>
      <w:r w:rsidR="005B5F42" w:rsidRPr="006F49AC">
        <w:rPr>
          <w:rFonts w:ascii="Arial" w:hAnsi="Arial" w:cs="Arial"/>
          <w:sz w:val="28"/>
          <w:szCs w:val="28"/>
        </w:rPr>
        <w:t xml:space="preserve"> </w:t>
      </w:r>
      <w:r w:rsidR="00C10256" w:rsidRPr="006F49AC">
        <w:rPr>
          <w:rFonts w:ascii="Arial" w:hAnsi="Arial" w:cs="Arial"/>
          <w:sz w:val="28"/>
          <w:szCs w:val="28"/>
        </w:rPr>
        <w:t xml:space="preserve">Chuma ava </w:t>
      </w:r>
      <w:proofErr w:type="spellStart"/>
      <w:r w:rsidR="00960F29">
        <w:rPr>
          <w:rFonts w:ascii="Arial" w:hAnsi="Arial" w:cs="Arial"/>
          <w:sz w:val="28"/>
          <w:szCs w:val="28"/>
        </w:rPr>
        <w:t>handitika</w:t>
      </w:r>
      <w:proofErr w:type="spellEnd"/>
      <w:r w:rsidR="00960F29">
        <w:rPr>
          <w:rFonts w:ascii="Arial" w:hAnsi="Arial" w:cs="Arial"/>
          <w:sz w:val="28"/>
          <w:szCs w:val="28"/>
        </w:rPr>
        <w:t>.</w:t>
      </w:r>
      <w:r w:rsidR="00C10256" w:rsidRPr="006F49AC">
        <w:rPr>
          <w:rFonts w:ascii="Arial" w:hAnsi="Arial" w:cs="Arial"/>
          <w:sz w:val="28"/>
          <w:szCs w:val="28"/>
        </w:rPr>
        <w:t xml:space="preserve"> Uchinyats</w:t>
      </w:r>
      <w:r w:rsidR="00FF3EED" w:rsidRPr="006F49AC">
        <w:rPr>
          <w:rFonts w:ascii="Arial" w:hAnsi="Arial" w:cs="Arial"/>
          <w:sz w:val="28"/>
          <w:szCs w:val="28"/>
        </w:rPr>
        <w:t>o</w:t>
      </w:r>
      <w:r w:rsidR="00C10256" w:rsidRPr="006F49AC">
        <w:rPr>
          <w:rFonts w:ascii="Arial" w:hAnsi="Arial" w:cs="Arial"/>
          <w:sz w:val="28"/>
          <w:szCs w:val="28"/>
        </w:rPr>
        <w:t xml:space="preserve">ona kuti mwana </w:t>
      </w:r>
      <w:proofErr w:type="spellStart"/>
      <w:r w:rsidR="00C10256" w:rsidRPr="006F49AC">
        <w:rPr>
          <w:rFonts w:ascii="Arial" w:hAnsi="Arial" w:cs="Arial"/>
          <w:sz w:val="28"/>
          <w:szCs w:val="28"/>
        </w:rPr>
        <w:t>akasununguka</w:t>
      </w:r>
      <w:proofErr w:type="spellEnd"/>
      <w:r w:rsidR="00C10256" w:rsidRPr="006F49AC">
        <w:rPr>
          <w:rFonts w:ascii="Arial" w:hAnsi="Arial" w:cs="Arial"/>
          <w:sz w:val="28"/>
          <w:szCs w:val="28"/>
        </w:rPr>
        <w:t xml:space="preserve"> </w:t>
      </w:r>
      <w:r w:rsidR="00FF3EED" w:rsidRPr="006F49AC">
        <w:rPr>
          <w:rFonts w:ascii="Arial" w:hAnsi="Arial" w:cs="Arial"/>
          <w:sz w:val="28"/>
          <w:szCs w:val="28"/>
        </w:rPr>
        <w:t xml:space="preserve">ari </w:t>
      </w:r>
      <w:proofErr w:type="spellStart"/>
      <w:r w:rsidR="00FF3EED" w:rsidRPr="006F49AC">
        <w:rPr>
          <w:rFonts w:ascii="Arial" w:hAnsi="Arial" w:cs="Arial"/>
          <w:sz w:val="28"/>
          <w:szCs w:val="28"/>
        </w:rPr>
        <w:t>kufara</w:t>
      </w:r>
      <w:proofErr w:type="spellEnd"/>
      <w:r w:rsidR="009472E9" w:rsidRPr="006F49AC">
        <w:rPr>
          <w:rFonts w:ascii="Arial" w:hAnsi="Arial" w:cs="Arial"/>
          <w:sz w:val="28"/>
          <w:szCs w:val="28"/>
        </w:rPr>
        <w:t xml:space="preserve"> </w:t>
      </w:r>
      <w:proofErr w:type="spellStart"/>
      <w:r w:rsidR="009472E9" w:rsidRPr="006F49AC">
        <w:rPr>
          <w:rFonts w:ascii="Arial" w:hAnsi="Arial" w:cs="Arial"/>
          <w:sz w:val="28"/>
          <w:szCs w:val="28"/>
        </w:rPr>
        <w:t>achiseka</w:t>
      </w:r>
      <w:proofErr w:type="spellEnd"/>
      <w:r w:rsidR="009472E9" w:rsidRPr="006F49AC">
        <w:rPr>
          <w:rFonts w:ascii="Arial" w:hAnsi="Arial" w:cs="Arial"/>
          <w:sz w:val="28"/>
          <w:szCs w:val="28"/>
        </w:rPr>
        <w:t xml:space="preserve"> </w:t>
      </w:r>
      <w:proofErr w:type="spellStart"/>
      <w:r w:rsidR="009472E9" w:rsidRPr="006F49AC">
        <w:rPr>
          <w:rFonts w:ascii="Arial" w:hAnsi="Arial" w:cs="Arial"/>
          <w:sz w:val="28"/>
          <w:szCs w:val="28"/>
        </w:rPr>
        <w:t>akaenda</w:t>
      </w:r>
      <w:proofErr w:type="spellEnd"/>
      <w:r w:rsidR="009472E9" w:rsidRPr="006F49AC">
        <w:rPr>
          <w:rFonts w:ascii="Arial" w:hAnsi="Arial" w:cs="Arial"/>
          <w:sz w:val="28"/>
          <w:szCs w:val="28"/>
        </w:rPr>
        <w:t xml:space="preserve"> </w:t>
      </w:r>
      <w:proofErr w:type="spellStart"/>
      <w:r w:rsidR="009472E9" w:rsidRPr="006F49AC">
        <w:rPr>
          <w:rFonts w:ascii="Arial" w:hAnsi="Arial" w:cs="Arial"/>
          <w:sz w:val="28"/>
          <w:szCs w:val="28"/>
        </w:rPr>
        <w:t>kuvana</w:t>
      </w:r>
      <w:proofErr w:type="spellEnd"/>
      <w:r w:rsidR="009472E9" w:rsidRPr="006F49AC">
        <w:rPr>
          <w:rFonts w:ascii="Arial" w:hAnsi="Arial" w:cs="Arial"/>
          <w:sz w:val="28"/>
          <w:szCs w:val="28"/>
        </w:rPr>
        <w:t xml:space="preserve"> uku </w:t>
      </w:r>
      <w:proofErr w:type="spellStart"/>
      <w:r w:rsidR="009472E9" w:rsidRPr="006F49AC">
        <w:rPr>
          <w:rFonts w:ascii="Arial" w:hAnsi="Arial" w:cs="Arial"/>
          <w:sz w:val="28"/>
          <w:szCs w:val="28"/>
        </w:rPr>
        <w:t>akaseka</w:t>
      </w:r>
      <w:proofErr w:type="spellEnd"/>
      <w:r w:rsidR="009472E9" w:rsidRPr="006F49AC">
        <w:rPr>
          <w:rFonts w:ascii="Arial" w:hAnsi="Arial" w:cs="Arial"/>
          <w:sz w:val="28"/>
          <w:szCs w:val="28"/>
        </w:rPr>
        <w:t xml:space="preserve"> </w:t>
      </w:r>
      <w:proofErr w:type="spellStart"/>
      <w:r w:rsidR="009472E9" w:rsidRPr="006F49AC">
        <w:rPr>
          <w:rFonts w:ascii="Arial" w:hAnsi="Arial" w:cs="Arial"/>
          <w:sz w:val="28"/>
          <w:szCs w:val="28"/>
        </w:rPr>
        <w:t>achifara</w:t>
      </w:r>
      <w:proofErr w:type="spellEnd"/>
      <w:r w:rsidR="00E41487">
        <w:rPr>
          <w:rFonts w:ascii="Arial" w:hAnsi="Arial" w:cs="Arial"/>
          <w:sz w:val="28"/>
          <w:szCs w:val="28"/>
        </w:rPr>
        <w:t>.</w:t>
      </w:r>
      <w:r w:rsidR="009472E9" w:rsidRPr="006F49AC">
        <w:rPr>
          <w:rFonts w:ascii="Arial" w:hAnsi="Arial" w:cs="Arial"/>
          <w:sz w:val="28"/>
          <w:szCs w:val="28"/>
        </w:rPr>
        <w:t xml:space="preserve"> </w:t>
      </w:r>
      <w:proofErr w:type="spellStart"/>
      <w:r w:rsidR="005872C0">
        <w:rPr>
          <w:rFonts w:ascii="Arial" w:hAnsi="Arial" w:cs="Arial"/>
          <w:sz w:val="28"/>
          <w:szCs w:val="28"/>
        </w:rPr>
        <w:t>W</w:t>
      </w:r>
      <w:r w:rsidR="009472E9" w:rsidRPr="006F49AC">
        <w:rPr>
          <w:rFonts w:ascii="Arial" w:hAnsi="Arial" w:cs="Arial"/>
          <w:sz w:val="28"/>
          <w:szCs w:val="28"/>
        </w:rPr>
        <w:t>otarisa</w:t>
      </w:r>
      <w:proofErr w:type="spellEnd"/>
      <w:r w:rsidR="009472E9" w:rsidRPr="006F49AC">
        <w:rPr>
          <w:rFonts w:ascii="Arial" w:hAnsi="Arial" w:cs="Arial"/>
          <w:sz w:val="28"/>
          <w:szCs w:val="28"/>
        </w:rPr>
        <w:t xml:space="preserve"> Mai Gwe</w:t>
      </w:r>
      <w:r w:rsidR="00205707" w:rsidRPr="006F49AC">
        <w:rPr>
          <w:rFonts w:ascii="Arial" w:hAnsi="Arial" w:cs="Arial"/>
          <w:sz w:val="28"/>
          <w:szCs w:val="28"/>
        </w:rPr>
        <w:t xml:space="preserve"> </w:t>
      </w:r>
      <w:proofErr w:type="spellStart"/>
      <w:r w:rsidR="00205707" w:rsidRPr="006F49AC">
        <w:rPr>
          <w:rFonts w:ascii="Arial" w:hAnsi="Arial" w:cs="Arial"/>
          <w:sz w:val="28"/>
          <w:szCs w:val="28"/>
        </w:rPr>
        <w:t>vaine</w:t>
      </w:r>
      <w:proofErr w:type="spellEnd"/>
      <w:r w:rsidR="00205707" w:rsidRPr="006F49AC">
        <w:rPr>
          <w:rFonts w:ascii="Arial" w:hAnsi="Arial" w:cs="Arial"/>
          <w:sz w:val="28"/>
          <w:szCs w:val="28"/>
        </w:rPr>
        <w:t xml:space="preserve"> murume </w:t>
      </w:r>
      <w:proofErr w:type="spellStart"/>
      <w:r w:rsidR="00205707" w:rsidRPr="006F49AC">
        <w:rPr>
          <w:rFonts w:ascii="Arial" w:hAnsi="Arial" w:cs="Arial"/>
          <w:sz w:val="28"/>
          <w:szCs w:val="28"/>
        </w:rPr>
        <w:t>vachienda</w:t>
      </w:r>
      <w:proofErr w:type="spellEnd"/>
      <w:r w:rsidR="00205707" w:rsidRPr="006F49AC">
        <w:rPr>
          <w:rFonts w:ascii="Arial" w:hAnsi="Arial" w:cs="Arial"/>
          <w:sz w:val="28"/>
          <w:szCs w:val="28"/>
        </w:rPr>
        <w:t xml:space="preserve"> </w:t>
      </w:r>
      <w:proofErr w:type="spellStart"/>
      <w:r w:rsidR="00205707" w:rsidRPr="006F49AC">
        <w:rPr>
          <w:rFonts w:ascii="Arial" w:hAnsi="Arial" w:cs="Arial"/>
          <w:sz w:val="28"/>
          <w:szCs w:val="28"/>
        </w:rPr>
        <w:t>vachinotenga</w:t>
      </w:r>
      <w:proofErr w:type="spellEnd"/>
      <w:r w:rsidR="00205707" w:rsidRPr="006F49AC">
        <w:rPr>
          <w:rFonts w:ascii="Arial" w:hAnsi="Arial" w:cs="Arial"/>
          <w:sz w:val="28"/>
          <w:szCs w:val="28"/>
        </w:rPr>
        <w:t xml:space="preserve"> zvinhu </w:t>
      </w:r>
      <w:proofErr w:type="spellStart"/>
      <w:r w:rsidR="00205707" w:rsidRPr="006F49AC">
        <w:rPr>
          <w:rFonts w:ascii="Arial" w:hAnsi="Arial" w:cs="Arial"/>
          <w:sz w:val="28"/>
          <w:szCs w:val="28"/>
        </w:rPr>
        <w:t>vachingo</w:t>
      </w:r>
      <w:proofErr w:type="spellEnd"/>
      <w:r w:rsidR="00205707" w:rsidRPr="006F49AC">
        <w:rPr>
          <w:rFonts w:ascii="Arial" w:hAnsi="Arial" w:cs="Arial"/>
          <w:sz w:val="28"/>
          <w:szCs w:val="28"/>
        </w:rPr>
        <w:t xml:space="preserve"> </w:t>
      </w:r>
      <w:r w:rsidR="00B10140" w:rsidRPr="006F49AC">
        <w:rPr>
          <w:rFonts w:ascii="Arial" w:hAnsi="Arial" w:cs="Arial"/>
          <w:i/>
          <w:iCs/>
          <w:sz w:val="28"/>
          <w:szCs w:val="28"/>
        </w:rPr>
        <w:t>revers-</w:t>
      </w:r>
      <w:r w:rsidR="00345A1C" w:rsidRPr="006F49AC">
        <w:rPr>
          <w:rFonts w:ascii="Arial" w:hAnsi="Arial" w:cs="Arial"/>
          <w:i/>
          <w:iCs/>
          <w:sz w:val="28"/>
          <w:szCs w:val="28"/>
        </w:rPr>
        <w:t xml:space="preserve">a </w:t>
      </w:r>
      <w:r w:rsidR="00345A1C" w:rsidRPr="006F49AC">
        <w:rPr>
          <w:rFonts w:ascii="Arial" w:hAnsi="Arial" w:cs="Arial"/>
          <w:sz w:val="28"/>
          <w:szCs w:val="28"/>
        </w:rPr>
        <w:t>vachidzoka</w:t>
      </w:r>
      <w:r w:rsidR="00C96FB2">
        <w:rPr>
          <w:rFonts w:ascii="Arial" w:hAnsi="Arial" w:cs="Arial"/>
          <w:sz w:val="28"/>
          <w:szCs w:val="28"/>
        </w:rPr>
        <w:t>.</w:t>
      </w:r>
      <w:r w:rsidR="00B10140" w:rsidRPr="006F49AC">
        <w:rPr>
          <w:rFonts w:ascii="Arial" w:hAnsi="Arial" w:cs="Arial"/>
          <w:sz w:val="28"/>
          <w:szCs w:val="28"/>
        </w:rPr>
        <w:t xml:space="preserve"> </w:t>
      </w:r>
      <w:proofErr w:type="spellStart"/>
      <w:r w:rsidR="00C96FB2">
        <w:rPr>
          <w:rFonts w:ascii="Arial" w:hAnsi="Arial" w:cs="Arial"/>
          <w:sz w:val="28"/>
          <w:szCs w:val="28"/>
        </w:rPr>
        <w:t>Z</w:t>
      </w:r>
      <w:r w:rsidR="00B10140" w:rsidRPr="006F49AC">
        <w:rPr>
          <w:rFonts w:ascii="Arial" w:hAnsi="Arial" w:cs="Arial"/>
          <w:sz w:val="28"/>
          <w:szCs w:val="28"/>
        </w:rPr>
        <w:t>vokuti</w:t>
      </w:r>
      <w:proofErr w:type="spellEnd"/>
      <w:r w:rsidR="00B10140" w:rsidRPr="006F49AC">
        <w:rPr>
          <w:rFonts w:ascii="Arial" w:hAnsi="Arial" w:cs="Arial"/>
          <w:sz w:val="28"/>
          <w:szCs w:val="28"/>
        </w:rPr>
        <w:t xml:space="preserve"> Brother </w:t>
      </w:r>
      <w:proofErr w:type="spellStart"/>
      <w:r w:rsidR="00B10140" w:rsidRPr="006F49AC">
        <w:rPr>
          <w:rFonts w:ascii="Arial" w:hAnsi="Arial" w:cs="Arial"/>
          <w:sz w:val="28"/>
          <w:szCs w:val="28"/>
        </w:rPr>
        <w:t>Gwendere</w:t>
      </w:r>
      <w:proofErr w:type="spellEnd"/>
      <w:r w:rsidR="00B10140" w:rsidRPr="006F49AC">
        <w:rPr>
          <w:rFonts w:ascii="Arial" w:hAnsi="Arial" w:cs="Arial"/>
          <w:sz w:val="28"/>
          <w:szCs w:val="28"/>
        </w:rPr>
        <w:t xml:space="preserve"> </w:t>
      </w:r>
      <w:r w:rsidR="008C5136" w:rsidRPr="006F49AC">
        <w:rPr>
          <w:rFonts w:ascii="Arial" w:hAnsi="Arial" w:cs="Arial"/>
          <w:sz w:val="28"/>
          <w:szCs w:val="28"/>
        </w:rPr>
        <w:t>va… vakadzi vavo vakawuya vakati</w:t>
      </w:r>
      <w:r w:rsidR="00C96FB2">
        <w:rPr>
          <w:rFonts w:ascii="Arial" w:hAnsi="Arial" w:cs="Arial"/>
          <w:sz w:val="28"/>
          <w:szCs w:val="28"/>
        </w:rPr>
        <w:t>, ‘</w:t>
      </w:r>
      <w:proofErr w:type="spellStart"/>
      <w:r w:rsidR="008C5136" w:rsidRPr="006F49AC">
        <w:rPr>
          <w:rFonts w:ascii="Arial" w:hAnsi="Arial" w:cs="Arial"/>
          <w:sz w:val="28"/>
          <w:szCs w:val="28"/>
        </w:rPr>
        <w:t>taiichikumbira</w:t>
      </w:r>
      <w:proofErr w:type="spellEnd"/>
      <w:r w:rsidR="008C5136" w:rsidRPr="006F49AC">
        <w:rPr>
          <w:rFonts w:ascii="Arial" w:hAnsi="Arial" w:cs="Arial"/>
          <w:sz w:val="28"/>
          <w:szCs w:val="28"/>
        </w:rPr>
        <w:t xml:space="preserve"> kuti </w:t>
      </w:r>
      <w:proofErr w:type="spellStart"/>
      <w:r w:rsidR="008C5136" w:rsidRPr="006F49AC">
        <w:rPr>
          <w:rFonts w:ascii="Arial" w:hAnsi="Arial" w:cs="Arial"/>
          <w:sz w:val="28"/>
          <w:szCs w:val="28"/>
        </w:rPr>
        <w:t>mutiwedzere</w:t>
      </w:r>
      <w:proofErr w:type="spellEnd"/>
      <w:r w:rsidR="00DE5735" w:rsidRPr="006F49AC">
        <w:rPr>
          <w:rFonts w:ascii="Arial" w:hAnsi="Arial" w:cs="Arial"/>
          <w:sz w:val="28"/>
          <w:szCs w:val="28"/>
        </w:rPr>
        <w:t xml:space="preserve"> mukadzi </w:t>
      </w:r>
      <w:proofErr w:type="spellStart"/>
      <w:r w:rsidR="00DE5735" w:rsidRPr="006F49AC">
        <w:rPr>
          <w:rFonts w:ascii="Arial" w:hAnsi="Arial" w:cs="Arial"/>
          <w:sz w:val="28"/>
          <w:szCs w:val="28"/>
        </w:rPr>
        <w:t>wechitatu</w:t>
      </w:r>
      <w:proofErr w:type="spellEnd"/>
      <w:r w:rsidR="00DE5735" w:rsidRPr="006F49AC">
        <w:rPr>
          <w:rFonts w:ascii="Arial" w:hAnsi="Arial" w:cs="Arial"/>
          <w:sz w:val="28"/>
          <w:szCs w:val="28"/>
        </w:rPr>
        <w:t xml:space="preserve"> pakati pedu</w:t>
      </w:r>
      <w:r w:rsidR="00C96FB2">
        <w:rPr>
          <w:rFonts w:ascii="Arial" w:hAnsi="Arial" w:cs="Arial"/>
          <w:sz w:val="28"/>
          <w:szCs w:val="28"/>
        </w:rPr>
        <w:t>’</w:t>
      </w:r>
      <w:r w:rsidR="00DE5735" w:rsidRPr="006F49AC">
        <w:rPr>
          <w:rFonts w:ascii="Arial" w:hAnsi="Arial" w:cs="Arial"/>
          <w:sz w:val="28"/>
          <w:szCs w:val="28"/>
        </w:rPr>
        <w:t xml:space="preserve">, </w:t>
      </w:r>
      <w:proofErr w:type="spellStart"/>
      <w:r w:rsidR="00DE5735" w:rsidRPr="006F49AC">
        <w:rPr>
          <w:rFonts w:ascii="Arial" w:hAnsi="Arial" w:cs="Arial"/>
          <w:sz w:val="28"/>
          <w:szCs w:val="28"/>
        </w:rPr>
        <w:t>unonetseka</w:t>
      </w:r>
      <w:proofErr w:type="spellEnd"/>
      <w:r w:rsidR="00DE5735" w:rsidRPr="006F49AC">
        <w:rPr>
          <w:rFonts w:ascii="Arial" w:hAnsi="Arial" w:cs="Arial"/>
          <w:sz w:val="28"/>
          <w:szCs w:val="28"/>
        </w:rPr>
        <w:t>?</w:t>
      </w:r>
    </w:p>
    <w:p w14:paraId="7710D30F" w14:textId="77777777" w:rsidR="006025A9" w:rsidRDefault="00860D0A" w:rsidP="00EE1207">
      <w:pPr>
        <w:jc w:val="both"/>
        <w:rPr>
          <w:rFonts w:ascii="Arial" w:hAnsi="Arial" w:cs="Arial"/>
          <w:sz w:val="28"/>
          <w:szCs w:val="28"/>
        </w:rPr>
      </w:pPr>
      <w:r>
        <w:rPr>
          <w:rFonts w:ascii="Arial" w:hAnsi="Arial" w:cs="Arial"/>
          <w:sz w:val="28"/>
          <w:szCs w:val="28"/>
          <w:vertAlign w:val="superscript"/>
        </w:rPr>
        <w:t xml:space="preserve">114 </w:t>
      </w:r>
      <w:proofErr w:type="spellStart"/>
      <w:r w:rsidR="00345A1C" w:rsidRPr="006F49AC">
        <w:rPr>
          <w:rFonts w:ascii="Arial" w:hAnsi="Arial" w:cs="Arial"/>
          <w:sz w:val="28"/>
          <w:szCs w:val="28"/>
        </w:rPr>
        <w:t>Unenge</w:t>
      </w:r>
      <w:proofErr w:type="spellEnd"/>
      <w:r w:rsidR="00345A1C" w:rsidRPr="006F49AC">
        <w:rPr>
          <w:rFonts w:ascii="Arial" w:hAnsi="Arial" w:cs="Arial"/>
          <w:sz w:val="28"/>
          <w:szCs w:val="28"/>
        </w:rPr>
        <w:t xml:space="preserve"> </w:t>
      </w:r>
      <w:proofErr w:type="spellStart"/>
      <w:r w:rsidR="00345A1C" w:rsidRPr="006F49AC">
        <w:rPr>
          <w:rFonts w:ascii="Arial" w:hAnsi="Arial" w:cs="Arial"/>
          <w:sz w:val="28"/>
          <w:szCs w:val="28"/>
        </w:rPr>
        <w:t>wa</w:t>
      </w:r>
      <w:r w:rsidR="00415A9D" w:rsidRPr="006F49AC">
        <w:rPr>
          <w:rFonts w:ascii="Arial" w:hAnsi="Arial" w:cs="Arial"/>
          <w:sz w:val="28"/>
          <w:szCs w:val="28"/>
        </w:rPr>
        <w:t>kungomakirira</w:t>
      </w:r>
      <w:proofErr w:type="spellEnd"/>
      <w:r w:rsidR="00415A9D" w:rsidRPr="006F49AC">
        <w:rPr>
          <w:rFonts w:ascii="Arial" w:hAnsi="Arial" w:cs="Arial"/>
          <w:sz w:val="28"/>
          <w:szCs w:val="28"/>
        </w:rPr>
        <w:t xml:space="preserve"> munhu, unotaura kuti</w:t>
      </w:r>
      <w:r w:rsidR="003029D4">
        <w:rPr>
          <w:rFonts w:ascii="Arial" w:hAnsi="Arial" w:cs="Arial"/>
          <w:sz w:val="28"/>
          <w:szCs w:val="28"/>
        </w:rPr>
        <w:t>,</w:t>
      </w:r>
      <w:r w:rsidR="00415A9D" w:rsidRPr="006F49AC">
        <w:rPr>
          <w:rFonts w:ascii="Arial" w:hAnsi="Arial" w:cs="Arial"/>
          <w:sz w:val="28"/>
          <w:szCs w:val="28"/>
        </w:rPr>
        <w:t xml:space="preserve"> </w:t>
      </w:r>
      <w:r w:rsidR="003029D4">
        <w:rPr>
          <w:rFonts w:ascii="Arial" w:hAnsi="Arial" w:cs="Arial"/>
          <w:sz w:val="28"/>
          <w:szCs w:val="28"/>
        </w:rPr>
        <w:t>‘</w:t>
      </w:r>
      <w:r w:rsidR="00415A9D" w:rsidRPr="006F49AC">
        <w:rPr>
          <w:rFonts w:ascii="Arial" w:hAnsi="Arial" w:cs="Arial"/>
          <w:sz w:val="28"/>
          <w:szCs w:val="28"/>
        </w:rPr>
        <w:t xml:space="preserve">ahh brother </w:t>
      </w:r>
      <w:r w:rsidR="00FF2CE7" w:rsidRPr="006F49AC">
        <w:rPr>
          <w:rFonts w:ascii="Arial" w:hAnsi="Arial" w:cs="Arial"/>
          <w:sz w:val="28"/>
          <w:szCs w:val="28"/>
        </w:rPr>
        <w:t xml:space="preserve">vakadzi vako hutano kwakanaka </w:t>
      </w:r>
      <w:r w:rsidR="00FF2E87" w:rsidRPr="006F49AC">
        <w:rPr>
          <w:rFonts w:ascii="Arial" w:hAnsi="Arial" w:cs="Arial"/>
          <w:sz w:val="28"/>
          <w:szCs w:val="28"/>
        </w:rPr>
        <w:t>vana...?</w:t>
      </w:r>
      <w:r w:rsidR="00FF2CE7" w:rsidRPr="006F49AC">
        <w:rPr>
          <w:rFonts w:ascii="Arial" w:hAnsi="Arial" w:cs="Arial"/>
          <w:sz w:val="28"/>
          <w:szCs w:val="28"/>
        </w:rPr>
        <w:t xml:space="preserve"> </w:t>
      </w:r>
      <w:r w:rsidR="00FF2E87" w:rsidRPr="00573184">
        <w:rPr>
          <w:rFonts w:ascii="Arial" w:hAnsi="Arial" w:cs="Arial"/>
          <w:sz w:val="18"/>
          <w:szCs w:val="18"/>
        </w:rPr>
        <w:t xml:space="preserve">[Congregation </w:t>
      </w:r>
      <w:r w:rsidR="00063DA1" w:rsidRPr="00573184">
        <w:rPr>
          <w:rFonts w:ascii="Arial" w:hAnsi="Arial" w:cs="Arial"/>
          <w:sz w:val="18"/>
          <w:szCs w:val="18"/>
        </w:rPr>
        <w:t>says, “</w:t>
      </w:r>
      <w:proofErr w:type="spellStart"/>
      <w:r w:rsidR="00FF2E87" w:rsidRPr="00573184">
        <w:rPr>
          <w:rFonts w:ascii="Arial" w:hAnsi="Arial" w:cs="Arial"/>
          <w:sz w:val="18"/>
          <w:szCs w:val="18"/>
        </w:rPr>
        <w:t>na</w:t>
      </w:r>
      <w:r w:rsidR="009C6495" w:rsidRPr="00573184">
        <w:rPr>
          <w:rFonts w:ascii="Arial" w:hAnsi="Arial" w:cs="Arial"/>
          <w:sz w:val="18"/>
          <w:szCs w:val="18"/>
        </w:rPr>
        <w:t>h</w:t>
      </w:r>
      <w:r w:rsidR="00FF2E87" w:rsidRPr="00573184">
        <w:rPr>
          <w:rFonts w:ascii="Arial" w:hAnsi="Arial" w:cs="Arial"/>
          <w:sz w:val="18"/>
          <w:szCs w:val="18"/>
        </w:rPr>
        <w:t>wo</w:t>
      </w:r>
      <w:proofErr w:type="spellEnd"/>
      <w:r w:rsidR="00E52817">
        <w:rPr>
          <w:rFonts w:ascii="Arial" w:hAnsi="Arial" w:cs="Arial"/>
          <w:sz w:val="28"/>
          <w:szCs w:val="28"/>
        </w:rPr>
        <w:t>.</w:t>
      </w:r>
      <w:r w:rsidR="00FF2E87" w:rsidRPr="00FD7D3B">
        <w:rPr>
          <w:rFonts w:ascii="Arial" w:hAnsi="Arial" w:cs="Arial"/>
          <w:sz w:val="28"/>
          <w:szCs w:val="28"/>
        </w:rPr>
        <w:t>"]</w:t>
      </w:r>
      <w:r w:rsidR="00E52817">
        <w:rPr>
          <w:rFonts w:ascii="Arial" w:hAnsi="Arial" w:cs="Arial"/>
          <w:sz w:val="28"/>
          <w:szCs w:val="28"/>
        </w:rPr>
        <w:t xml:space="preserve"> Ende pane</w:t>
      </w:r>
      <w:r w:rsidR="00567A1F">
        <w:rPr>
          <w:rFonts w:ascii="Arial" w:hAnsi="Arial" w:cs="Arial"/>
          <w:sz w:val="28"/>
          <w:szCs w:val="28"/>
        </w:rPr>
        <w:t>…</w:t>
      </w:r>
      <w:r w:rsidR="00E52817">
        <w:rPr>
          <w:rFonts w:ascii="Arial" w:hAnsi="Arial" w:cs="Arial"/>
          <w:sz w:val="28"/>
          <w:szCs w:val="28"/>
        </w:rPr>
        <w:t xml:space="preserve"> </w:t>
      </w:r>
      <w:proofErr w:type="spellStart"/>
      <w:r w:rsidR="00E52817">
        <w:rPr>
          <w:rFonts w:ascii="Arial" w:hAnsi="Arial" w:cs="Arial"/>
          <w:sz w:val="28"/>
          <w:szCs w:val="28"/>
        </w:rPr>
        <w:t>patinenge</w:t>
      </w:r>
      <w:proofErr w:type="spellEnd"/>
      <w:r w:rsidR="00E52817">
        <w:rPr>
          <w:rFonts w:ascii="Arial" w:hAnsi="Arial" w:cs="Arial"/>
          <w:sz w:val="28"/>
          <w:szCs w:val="28"/>
        </w:rPr>
        <w:t xml:space="preserve"> tiri </w:t>
      </w:r>
      <w:proofErr w:type="spellStart"/>
      <w:r w:rsidR="00567A1F">
        <w:rPr>
          <w:rFonts w:ascii="Arial" w:hAnsi="Arial" w:cs="Arial"/>
          <w:sz w:val="28"/>
          <w:szCs w:val="28"/>
        </w:rPr>
        <w:t>pa</w:t>
      </w:r>
      <w:r w:rsidR="00E13B3A">
        <w:rPr>
          <w:rFonts w:ascii="Arial" w:hAnsi="Arial" w:cs="Arial"/>
          <w:sz w:val="28"/>
          <w:szCs w:val="28"/>
        </w:rPr>
        <w:t>c</w:t>
      </w:r>
      <w:r w:rsidR="00567A1F">
        <w:rPr>
          <w:rFonts w:ascii="Arial" w:hAnsi="Arial" w:cs="Arial"/>
          <w:sz w:val="28"/>
          <w:szCs w:val="28"/>
        </w:rPr>
        <w:t>hechi</w:t>
      </w:r>
      <w:proofErr w:type="spellEnd"/>
      <w:r w:rsidR="00567A1F">
        <w:rPr>
          <w:rFonts w:ascii="Arial" w:hAnsi="Arial" w:cs="Arial"/>
          <w:sz w:val="28"/>
          <w:szCs w:val="28"/>
        </w:rPr>
        <w:t xml:space="preserve"> vari </w:t>
      </w:r>
      <w:proofErr w:type="spellStart"/>
      <w:r w:rsidR="00567A1F">
        <w:rPr>
          <w:rFonts w:ascii="Arial" w:hAnsi="Arial" w:cs="Arial"/>
          <w:sz w:val="28"/>
          <w:szCs w:val="28"/>
        </w:rPr>
        <w:t>kudii</w:t>
      </w:r>
      <w:proofErr w:type="spellEnd"/>
      <w:r w:rsidR="00567A1F">
        <w:rPr>
          <w:rFonts w:ascii="Arial" w:hAnsi="Arial" w:cs="Arial"/>
          <w:sz w:val="28"/>
          <w:szCs w:val="28"/>
        </w:rPr>
        <w:t xml:space="preserve">…? </w:t>
      </w:r>
      <w:r w:rsidR="00BF55CE" w:rsidRPr="00573184">
        <w:rPr>
          <w:rFonts w:ascii="Arial" w:hAnsi="Arial" w:cs="Arial"/>
          <w:sz w:val="18"/>
          <w:szCs w:val="18"/>
        </w:rPr>
        <w:t xml:space="preserve">[Congregation </w:t>
      </w:r>
      <w:r w:rsidR="00063DA1" w:rsidRPr="00573184">
        <w:rPr>
          <w:rFonts w:ascii="Arial" w:hAnsi="Arial" w:cs="Arial"/>
          <w:sz w:val="18"/>
          <w:szCs w:val="18"/>
        </w:rPr>
        <w:t>says, “</w:t>
      </w:r>
      <w:r w:rsidR="00BF55CE" w:rsidRPr="00573184">
        <w:rPr>
          <w:rFonts w:ascii="Arial" w:hAnsi="Arial" w:cs="Arial"/>
          <w:sz w:val="18"/>
          <w:szCs w:val="18"/>
        </w:rPr>
        <w:t xml:space="preserve">vari </w:t>
      </w:r>
      <w:proofErr w:type="spellStart"/>
      <w:r w:rsidR="00BF55CE" w:rsidRPr="00573184">
        <w:rPr>
          <w:rFonts w:ascii="Arial" w:hAnsi="Arial" w:cs="Arial"/>
          <w:sz w:val="18"/>
          <w:szCs w:val="18"/>
        </w:rPr>
        <w:t>kufara</w:t>
      </w:r>
      <w:proofErr w:type="spellEnd"/>
      <w:r w:rsidR="00A808EA" w:rsidRPr="00573184">
        <w:rPr>
          <w:rFonts w:ascii="Arial" w:hAnsi="Arial" w:cs="Arial"/>
          <w:sz w:val="18"/>
          <w:szCs w:val="18"/>
        </w:rPr>
        <w:t>,</w:t>
      </w:r>
      <w:r w:rsidR="00BF55CE" w:rsidRPr="00573184">
        <w:rPr>
          <w:rFonts w:ascii="Arial" w:hAnsi="Arial" w:cs="Arial"/>
          <w:sz w:val="18"/>
          <w:szCs w:val="18"/>
        </w:rPr>
        <w:t>"]</w:t>
      </w:r>
      <w:r w:rsidR="00BF55CE">
        <w:rPr>
          <w:rFonts w:ascii="Arial" w:hAnsi="Arial" w:cs="Arial"/>
          <w:sz w:val="28"/>
          <w:szCs w:val="28"/>
        </w:rPr>
        <w:t xml:space="preserve"> vari </w:t>
      </w:r>
      <w:proofErr w:type="spellStart"/>
      <w:r w:rsidR="00BF55CE">
        <w:rPr>
          <w:rFonts w:ascii="Arial" w:hAnsi="Arial" w:cs="Arial"/>
          <w:sz w:val="28"/>
          <w:szCs w:val="28"/>
        </w:rPr>
        <w:t>kufara</w:t>
      </w:r>
      <w:proofErr w:type="spellEnd"/>
      <w:r w:rsidR="00BF55CE">
        <w:rPr>
          <w:rFonts w:ascii="Arial" w:hAnsi="Arial" w:cs="Arial"/>
          <w:sz w:val="28"/>
          <w:szCs w:val="28"/>
        </w:rPr>
        <w:t>.</w:t>
      </w:r>
      <w:r w:rsidR="002D33E3">
        <w:rPr>
          <w:rFonts w:ascii="Arial" w:hAnsi="Arial" w:cs="Arial"/>
          <w:sz w:val="28"/>
          <w:szCs w:val="28"/>
        </w:rPr>
        <w:t>’</w:t>
      </w:r>
      <w:r w:rsidR="00514F89">
        <w:rPr>
          <w:rFonts w:ascii="Arial" w:hAnsi="Arial" w:cs="Arial"/>
          <w:sz w:val="28"/>
          <w:szCs w:val="28"/>
        </w:rPr>
        <w:t xml:space="preserve"> Ko </w:t>
      </w:r>
      <w:proofErr w:type="spellStart"/>
      <w:r w:rsidR="00514F89">
        <w:rPr>
          <w:rFonts w:ascii="Arial" w:hAnsi="Arial" w:cs="Arial"/>
          <w:sz w:val="28"/>
          <w:szCs w:val="28"/>
        </w:rPr>
        <w:t>ukaona</w:t>
      </w:r>
      <w:proofErr w:type="spellEnd"/>
      <w:r w:rsidR="00514F89">
        <w:rPr>
          <w:rFonts w:ascii="Arial" w:hAnsi="Arial" w:cs="Arial"/>
          <w:sz w:val="28"/>
          <w:szCs w:val="28"/>
        </w:rPr>
        <w:t xml:space="preserve"> munhu </w:t>
      </w:r>
      <w:proofErr w:type="spellStart"/>
      <w:r w:rsidR="00514F89">
        <w:rPr>
          <w:rFonts w:ascii="Arial" w:hAnsi="Arial" w:cs="Arial"/>
          <w:sz w:val="28"/>
          <w:szCs w:val="28"/>
        </w:rPr>
        <w:t>an</w:t>
      </w:r>
      <w:r w:rsidR="00B37AB3">
        <w:rPr>
          <w:rFonts w:ascii="Arial" w:hAnsi="Arial" w:cs="Arial"/>
          <w:sz w:val="28"/>
          <w:szCs w:val="28"/>
        </w:rPr>
        <w:t>e</w:t>
      </w:r>
      <w:r w:rsidR="00514F89">
        <w:rPr>
          <w:rFonts w:ascii="Arial" w:hAnsi="Arial" w:cs="Arial"/>
          <w:sz w:val="28"/>
          <w:szCs w:val="28"/>
        </w:rPr>
        <w:t>nge</w:t>
      </w:r>
      <w:proofErr w:type="spellEnd"/>
      <w:r w:rsidR="00514F89">
        <w:rPr>
          <w:rFonts w:ascii="Arial" w:hAnsi="Arial" w:cs="Arial"/>
          <w:sz w:val="28"/>
          <w:szCs w:val="28"/>
        </w:rPr>
        <w:t xml:space="preserve"> </w:t>
      </w:r>
      <w:proofErr w:type="spellStart"/>
      <w:r w:rsidR="00514F89">
        <w:rPr>
          <w:rFonts w:ascii="Arial" w:hAnsi="Arial" w:cs="Arial"/>
          <w:sz w:val="28"/>
          <w:szCs w:val="28"/>
        </w:rPr>
        <w:t>achi</w:t>
      </w:r>
      <w:r w:rsidR="00B37AB3">
        <w:rPr>
          <w:rFonts w:ascii="Arial" w:hAnsi="Arial" w:cs="Arial"/>
          <w:sz w:val="28"/>
          <w:szCs w:val="28"/>
        </w:rPr>
        <w:t>famba</w:t>
      </w:r>
      <w:proofErr w:type="spellEnd"/>
      <w:r w:rsidR="00B37AB3">
        <w:rPr>
          <w:rFonts w:ascii="Arial" w:hAnsi="Arial" w:cs="Arial"/>
          <w:sz w:val="28"/>
          <w:szCs w:val="28"/>
        </w:rPr>
        <w:t xml:space="preserve"> </w:t>
      </w:r>
      <w:proofErr w:type="spellStart"/>
      <w:r w:rsidR="00B37AB3">
        <w:rPr>
          <w:rFonts w:ascii="Arial" w:hAnsi="Arial" w:cs="Arial"/>
          <w:sz w:val="28"/>
          <w:szCs w:val="28"/>
        </w:rPr>
        <w:t>akadai</w:t>
      </w:r>
      <w:proofErr w:type="spellEnd"/>
      <w:r w:rsidR="00B37AB3">
        <w:rPr>
          <w:rFonts w:ascii="Arial" w:hAnsi="Arial" w:cs="Arial"/>
          <w:sz w:val="28"/>
          <w:szCs w:val="28"/>
        </w:rPr>
        <w:t xml:space="preserve">…? </w:t>
      </w:r>
    </w:p>
    <w:p w14:paraId="422ACEF3" w14:textId="39BF32E8" w:rsidR="00345A1C" w:rsidRPr="00573184" w:rsidRDefault="00B37AB3" w:rsidP="00EE1207">
      <w:pPr>
        <w:jc w:val="both"/>
        <w:rPr>
          <w:rFonts w:ascii="Arial" w:hAnsi="Arial" w:cs="Arial"/>
          <w:sz w:val="18"/>
          <w:szCs w:val="18"/>
        </w:rPr>
      </w:pPr>
      <w:r w:rsidRPr="00573184">
        <w:rPr>
          <w:rFonts w:ascii="Arial" w:hAnsi="Arial" w:cs="Arial"/>
          <w:sz w:val="18"/>
          <w:szCs w:val="18"/>
        </w:rPr>
        <w:t>[</w:t>
      </w:r>
      <w:r w:rsidR="00133DFD" w:rsidRPr="00573184">
        <w:rPr>
          <w:rFonts w:ascii="Arial" w:hAnsi="Arial" w:cs="Arial"/>
          <w:sz w:val="18"/>
          <w:szCs w:val="18"/>
        </w:rPr>
        <w:t>Apostle Gumbura illustrates</w:t>
      </w:r>
      <w:r w:rsidR="002E4D43" w:rsidRPr="00573184">
        <w:rPr>
          <w:rFonts w:ascii="Arial" w:hAnsi="Arial" w:cs="Arial"/>
          <w:sz w:val="18"/>
          <w:szCs w:val="18"/>
        </w:rPr>
        <w:t xml:space="preserve"> and </w:t>
      </w:r>
      <w:r w:rsidR="00BA233A" w:rsidRPr="00573184">
        <w:rPr>
          <w:rFonts w:ascii="Arial" w:hAnsi="Arial" w:cs="Arial"/>
          <w:sz w:val="18"/>
          <w:szCs w:val="18"/>
        </w:rPr>
        <w:t>C</w:t>
      </w:r>
      <w:r w:rsidR="002E4D43" w:rsidRPr="00573184">
        <w:rPr>
          <w:rFonts w:ascii="Arial" w:hAnsi="Arial" w:cs="Arial"/>
          <w:sz w:val="18"/>
          <w:szCs w:val="18"/>
        </w:rPr>
        <w:t>ongregation chuckles</w:t>
      </w:r>
      <w:r w:rsidRPr="00573184">
        <w:rPr>
          <w:rFonts w:ascii="Arial" w:hAnsi="Arial" w:cs="Arial"/>
          <w:sz w:val="18"/>
          <w:szCs w:val="18"/>
        </w:rPr>
        <w:t>]</w:t>
      </w:r>
    </w:p>
    <w:p w14:paraId="05DAB9F0" w14:textId="0205755C" w:rsidR="00BF0657" w:rsidRDefault="00F248BB" w:rsidP="00EE1207">
      <w:pPr>
        <w:jc w:val="both"/>
        <w:rPr>
          <w:rFonts w:ascii="Arial" w:hAnsi="Arial" w:cs="Arial"/>
          <w:sz w:val="28"/>
          <w:szCs w:val="28"/>
        </w:rPr>
      </w:pPr>
      <w:r>
        <w:rPr>
          <w:rFonts w:ascii="Arial" w:hAnsi="Arial" w:cs="Arial"/>
          <w:sz w:val="28"/>
          <w:szCs w:val="28"/>
        </w:rPr>
        <w:t>‘</w:t>
      </w:r>
      <w:proofErr w:type="spellStart"/>
      <w:r w:rsidR="002E4D43">
        <w:rPr>
          <w:rFonts w:ascii="Arial" w:hAnsi="Arial" w:cs="Arial"/>
          <w:sz w:val="28"/>
          <w:szCs w:val="28"/>
        </w:rPr>
        <w:t>Makadii</w:t>
      </w:r>
      <w:proofErr w:type="spellEnd"/>
      <w:r w:rsidR="002E4D43">
        <w:rPr>
          <w:rFonts w:ascii="Arial" w:hAnsi="Arial" w:cs="Arial"/>
          <w:sz w:val="28"/>
          <w:szCs w:val="28"/>
        </w:rPr>
        <w:t xml:space="preserve"> </w:t>
      </w:r>
      <w:r>
        <w:rPr>
          <w:rFonts w:ascii="Arial" w:hAnsi="Arial" w:cs="Arial"/>
          <w:sz w:val="28"/>
          <w:szCs w:val="28"/>
        </w:rPr>
        <w:t>sister</w:t>
      </w:r>
      <w:r w:rsidR="00BA233A">
        <w:rPr>
          <w:rFonts w:ascii="Arial" w:hAnsi="Arial" w:cs="Arial"/>
          <w:sz w:val="28"/>
          <w:szCs w:val="28"/>
        </w:rPr>
        <w:t>?</w:t>
      </w:r>
      <w:r>
        <w:rPr>
          <w:rFonts w:ascii="Arial" w:hAnsi="Arial" w:cs="Arial"/>
          <w:sz w:val="28"/>
          <w:szCs w:val="28"/>
        </w:rPr>
        <w:t xml:space="preserve">’ </w:t>
      </w:r>
    </w:p>
    <w:p w14:paraId="4F7FED02" w14:textId="77777777" w:rsidR="00BF0657" w:rsidRDefault="00F248BB" w:rsidP="00EE1207">
      <w:pPr>
        <w:jc w:val="both"/>
        <w:rPr>
          <w:rFonts w:ascii="Arial" w:hAnsi="Arial" w:cs="Arial"/>
          <w:sz w:val="28"/>
          <w:szCs w:val="28"/>
        </w:rPr>
      </w:pPr>
      <w:r>
        <w:rPr>
          <w:rFonts w:ascii="Arial" w:hAnsi="Arial" w:cs="Arial"/>
          <w:sz w:val="28"/>
          <w:szCs w:val="28"/>
        </w:rPr>
        <w:lastRenderedPageBreak/>
        <w:t>‘</w:t>
      </w:r>
      <w:proofErr w:type="spellStart"/>
      <w:r w:rsidR="00E06F53">
        <w:rPr>
          <w:rFonts w:ascii="Arial" w:hAnsi="Arial" w:cs="Arial"/>
          <w:sz w:val="28"/>
          <w:szCs w:val="28"/>
        </w:rPr>
        <w:t>M</w:t>
      </w:r>
      <w:r>
        <w:rPr>
          <w:rFonts w:ascii="Arial" w:hAnsi="Arial" w:cs="Arial"/>
          <w:sz w:val="28"/>
          <w:szCs w:val="28"/>
        </w:rPr>
        <w:t>akadii</w:t>
      </w:r>
      <w:proofErr w:type="spellEnd"/>
      <w:r>
        <w:rPr>
          <w:rFonts w:ascii="Arial" w:hAnsi="Arial" w:cs="Arial"/>
          <w:sz w:val="28"/>
          <w:szCs w:val="28"/>
        </w:rPr>
        <w:t xml:space="preserve"> </w:t>
      </w:r>
      <w:r w:rsidR="005A18B1">
        <w:rPr>
          <w:rFonts w:ascii="Arial" w:hAnsi="Arial" w:cs="Arial"/>
          <w:sz w:val="28"/>
          <w:szCs w:val="28"/>
        </w:rPr>
        <w:t>P</w:t>
      </w:r>
      <w:r>
        <w:rPr>
          <w:rFonts w:ascii="Arial" w:hAnsi="Arial" w:cs="Arial"/>
          <w:sz w:val="28"/>
          <w:szCs w:val="28"/>
        </w:rPr>
        <w:t>astor</w:t>
      </w:r>
      <w:r w:rsidR="00E06F53">
        <w:rPr>
          <w:rFonts w:ascii="Arial" w:hAnsi="Arial" w:cs="Arial"/>
          <w:sz w:val="28"/>
          <w:szCs w:val="28"/>
        </w:rPr>
        <w:t>?</w:t>
      </w:r>
      <w:r>
        <w:rPr>
          <w:rFonts w:ascii="Arial" w:hAnsi="Arial" w:cs="Arial"/>
          <w:sz w:val="28"/>
          <w:szCs w:val="28"/>
        </w:rPr>
        <w:t>’</w:t>
      </w:r>
      <w:r w:rsidR="00CD63B4">
        <w:rPr>
          <w:rFonts w:ascii="Arial" w:hAnsi="Arial" w:cs="Arial"/>
          <w:sz w:val="28"/>
          <w:szCs w:val="28"/>
        </w:rPr>
        <w:t xml:space="preserve"> </w:t>
      </w:r>
    </w:p>
    <w:p w14:paraId="2C129E5E" w14:textId="69040E5F" w:rsidR="00436AD9" w:rsidRDefault="00BF0657" w:rsidP="00EE1207">
      <w:pPr>
        <w:jc w:val="both"/>
        <w:rPr>
          <w:rFonts w:ascii="Arial" w:hAnsi="Arial" w:cs="Arial"/>
          <w:sz w:val="28"/>
          <w:szCs w:val="28"/>
        </w:rPr>
      </w:pPr>
      <w:r w:rsidRPr="00BF0657">
        <w:rPr>
          <w:rFonts w:ascii="Arial" w:hAnsi="Arial" w:cs="Arial"/>
          <w:sz w:val="28"/>
          <w:szCs w:val="28"/>
          <w:vertAlign w:val="superscript"/>
        </w:rPr>
        <w:t>115</w:t>
      </w:r>
      <w:r>
        <w:rPr>
          <w:rFonts w:ascii="Arial" w:hAnsi="Arial" w:cs="Arial"/>
          <w:sz w:val="28"/>
          <w:szCs w:val="28"/>
        </w:rPr>
        <w:t xml:space="preserve"> </w:t>
      </w:r>
      <w:r w:rsidR="006E28AF" w:rsidRPr="00573184">
        <w:rPr>
          <w:rFonts w:ascii="Arial" w:hAnsi="Arial" w:cs="Arial"/>
          <w:sz w:val="18"/>
          <w:szCs w:val="18"/>
        </w:rPr>
        <w:t xml:space="preserve">[Apostle </w:t>
      </w:r>
      <w:r w:rsidR="00CD63B4" w:rsidRPr="00573184">
        <w:rPr>
          <w:rFonts w:ascii="Arial" w:hAnsi="Arial" w:cs="Arial"/>
          <w:sz w:val="18"/>
          <w:szCs w:val="18"/>
        </w:rPr>
        <w:t>G</w:t>
      </w:r>
      <w:r w:rsidR="006E28AF" w:rsidRPr="00573184">
        <w:rPr>
          <w:rFonts w:ascii="Arial" w:hAnsi="Arial" w:cs="Arial"/>
          <w:sz w:val="18"/>
          <w:szCs w:val="18"/>
        </w:rPr>
        <w:t xml:space="preserve">umbura and </w:t>
      </w:r>
      <w:r w:rsidR="00573184" w:rsidRPr="00573184">
        <w:rPr>
          <w:rFonts w:ascii="Arial" w:hAnsi="Arial" w:cs="Arial"/>
          <w:sz w:val="18"/>
          <w:szCs w:val="18"/>
        </w:rPr>
        <w:t>C</w:t>
      </w:r>
      <w:r w:rsidR="006E28AF" w:rsidRPr="00573184">
        <w:rPr>
          <w:rFonts w:ascii="Arial" w:hAnsi="Arial" w:cs="Arial"/>
          <w:sz w:val="18"/>
          <w:szCs w:val="18"/>
        </w:rPr>
        <w:t>ongregation laug</w:t>
      </w:r>
      <w:r w:rsidR="00CD63B4" w:rsidRPr="00573184">
        <w:rPr>
          <w:rFonts w:ascii="Arial" w:hAnsi="Arial" w:cs="Arial"/>
          <w:sz w:val="18"/>
          <w:szCs w:val="18"/>
        </w:rPr>
        <w:t>h</w:t>
      </w:r>
      <w:r w:rsidR="006E28AF" w:rsidRPr="00573184">
        <w:rPr>
          <w:rFonts w:ascii="Arial" w:hAnsi="Arial" w:cs="Arial"/>
          <w:sz w:val="18"/>
          <w:szCs w:val="18"/>
        </w:rPr>
        <w:t>]</w:t>
      </w:r>
      <w:r w:rsidR="00CD63B4">
        <w:rPr>
          <w:rFonts w:ascii="Arial" w:hAnsi="Arial" w:cs="Arial"/>
          <w:sz w:val="28"/>
          <w:szCs w:val="28"/>
        </w:rPr>
        <w:t xml:space="preserve"> </w:t>
      </w:r>
      <w:proofErr w:type="spellStart"/>
      <w:r w:rsidR="006025A9">
        <w:rPr>
          <w:rFonts w:ascii="Arial" w:hAnsi="Arial" w:cs="Arial"/>
          <w:sz w:val="28"/>
          <w:szCs w:val="28"/>
        </w:rPr>
        <w:t>W</w:t>
      </w:r>
      <w:r w:rsidR="00CD63B4">
        <w:rPr>
          <w:rFonts w:ascii="Arial" w:hAnsi="Arial" w:cs="Arial"/>
          <w:sz w:val="28"/>
          <w:szCs w:val="28"/>
        </w:rPr>
        <w:t>oti</w:t>
      </w:r>
      <w:proofErr w:type="spellEnd"/>
      <w:r w:rsidR="00757C8D">
        <w:rPr>
          <w:rFonts w:ascii="Arial" w:hAnsi="Arial" w:cs="Arial"/>
          <w:sz w:val="28"/>
          <w:szCs w:val="28"/>
        </w:rPr>
        <w:t>,</w:t>
      </w:r>
      <w:r w:rsidR="00CD63B4">
        <w:rPr>
          <w:rFonts w:ascii="Arial" w:hAnsi="Arial" w:cs="Arial"/>
          <w:sz w:val="28"/>
          <w:szCs w:val="28"/>
        </w:rPr>
        <w:t xml:space="preserve"> </w:t>
      </w:r>
      <w:r w:rsidR="00757C8D">
        <w:rPr>
          <w:rFonts w:ascii="Arial" w:hAnsi="Arial" w:cs="Arial"/>
          <w:sz w:val="28"/>
          <w:szCs w:val="28"/>
        </w:rPr>
        <w:t>‘</w:t>
      </w:r>
      <w:proofErr w:type="spellStart"/>
      <w:r w:rsidR="00CD63B4">
        <w:rPr>
          <w:rFonts w:ascii="Arial" w:hAnsi="Arial" w:cs="Arial"/>
          <w:sz w:val="28"/>
          <w:szCs w:val="28"/>
        </w:rPr>
        <w:t>uyu</w:t>
      </w:r>
      <w:proofErr w:type="spellEnd"/>
      <w:r w:rsidR="00CD63B4">
        <w:rPr>
          <w:rFonts w:ascii="Arial" w:hAnsi="Arial" w:cs="Arial"/>
          <w:sz w:val="28"/>
          <w:szCs w:val="28"/>
        </w:rPr>
        <w:t xml:space="preserve"> munhu ka </w:t>
      </w:r>
      <w:proofErr w:type="spellStart"/>
      <w:r w:rsidR="00CD63B4">
        <w:rPr>
          <w:rFonts w:ascii="Arial" w:hAnsi="Arial" w:cs="Arial"/>
          <w:sz w:val="28"/>
          <w:szCs w:val="28"/>
        </w:rPr>
        <w:t>uyu</w:t>
      </w:r>
      <w:proofErr w:type="spellEnd"/>
      <w:r w:rsidR="00CD63B4">
        <w:rPr>
          <w:rFonts w:ascii="Arial" w:hAnsi="Arial" w:cs="Arial"/>
          <w:sz w:val="28"/>
          <w:szCs w:val="28"/>
        </w:rPr>
        <w:t xml:space="preserve"> ari </w:t>
      </w:r>
      <w:proofErr w:type="spellStart"/>
      <w:r w:rsidR="00CD63B4">
        <w:rPr>
          <w:rFonts w:ascii="Arial" w:hAnsi="Arial" w:cs="Arial"/>
          <w:sz w:val="28"/>
          <w:szCs w:val="28"/>
        </w:rPr>
        <w:t>k</w:t>
      </w:r>
      <w:r w:rsidR="00B66C42">
        <w:rPr>
          <w:rFonts w:ascii="Arial" w:hAnsi="Arial" w:cs="Arial"/>
          <w:sz w:val="28"/>
          <w:szCs w:val="28"/>
        </w:rPr>
        <w:t>utivhara</w:t>
      </w:r>
      <w:proofErr w:type="spellEnd"/>
      <w:r w:rsidR="00B66C42">
        <w:rPr>
          <w:rFonts w:ascii="Arial" w:hAnsi="Arial" w:cs="Arial"/>
          <w:sz w:val="28"/>
          <w:szCs w:val="28"/>
        </w:rPr>
        <w:t xml:space="preserve"> </w:t>
      </w:r>
      <w:proofErr w:type="spellStart"/>
      <w:r w:rsidR="00B66C42">
        <w:rPr>
          <w:rFonts w:ascii="Arial" w:hAnsi="Arial" w:cs="Arial"/>
          <w:sz w:val="28"/>
          <w:szCs w:val="28"/>
        </w:rPr>
        <w:t>uyu</w:t>
      </w:r>
      <w:proofErr w:type="spellEnd"/>
      <w:r w:rsidR="00682112">
        <w:rPr>
          <w:rFonts w:ascii="Arial" w:hAnsi="Arial" w:cs="Arial"/>
          <w:sz w:val="28"/>
          <w:szCs w:val="28"/>
        </w:rPr>
        <w:t xml:space="preserve">, there is something wrong </w:t>
      </w:r>
      <w:r w:rsidR="000B25A6">
        <w:rPr>
          <w:rFonts w:ascii="Arial" w:hAnsi="Arial" w:cs="Arial"/>
          <w:sz w:val="28"/>
          <w:szCs w:val="28"/>
        </w:rPr>
        <w:t xml:space="preserve">so…? </w:t>
      </w:r>
      <w:r w:rsidR="000B25A6" w:rsidRPr="00573184">
        <w:rPr>
          <w:rFonts w:ascii="Arial" w:hAnsi="Arial" w:cs="Arial"/>
          <w:sz w:val="18"/>
          <w:szCs w:val="18"/>
        </w:rPr>
        <w:t xml:space="preserve">[Congregation </w:t>
      </w:r>
      <w:r w:rsidR="00063DA1" w:rsidRPr="00573184">
        <w:rPr>
          <w:rFonts w:ascii="Arial" w:hAnsi="Arial" w:cs="Arial"/>
          <w:sz w:val="18"/>
          <w:szCs w:val="18"/>
        </w:rPr>
        <w:t>says, “</w:t>
      </w:r>
      <w:r w:rsidR="00E30145" w:rsidRPr="00573184">
        <w:rPr>
          <w:rFonts w:ascii="Arial" w:hAnsi="Arial" w:cs="Arial"/>
          <w:sz w:val="18"/>
          <w:szCs w:val="18"/>
        </w:rPr>
        <w:t>somewhere</w:t>
      </w:r>
      <w:r w:rsidR="006025A9" w:rsidRPr="00573184">
        <w:rPr>
          <w:rFonts w:ascii="Arial" w:hAnsi="Arial" w:cs="Arial"/>
          <w:sz w:val="18"/>
          <w:szCs w:val="18"/>
        </w:rPr>
        <w:t>.</w:t>
      </w:r>
      <w:r w:rsidR="000B25A6" w:rsidRPr="00573184">
        <w:rPr>
          <w:rFonts w:ascii="Arial" w:hAnsi="Arial" w:cs="Arial"/>
          <w:sz w:val="18"/>
          <w:szCs w:val="18"/>
        </w:rPr>
        <w:t>"]</w:t>
      </w:r>
      <w:r w:rsidR="00064AD6" w:rsidRPr="00573184">
        <w:rPr>
          <w:rFonts w:ascii="Arial" w:hAnsi="Arial" w:cs="Arial"/>
          <w:sz w:val="18"/>
          <w:szCs w:val="18"/>
        </w:rPr>
        <w:t xml:space="preserve"> </w:t>
      </w:r>
      <w:r w:rsidR="006025A9">
        <w:rPr>
          <w:rFonts w:ascii="Arial" w:hAnsi="Arial" w:cs="Arial"/>
          <w:sz w:val="28"/>
          <w:szCs w:val="28"/>
        </w:rPr>
        <w:t>Y</w:t>
      </w:r>
      <w:r w:rsidR="003D71FE">
        <w:rPr>
          <w:rFonts w:ascii="Arial" w:hAnsi="Arial" w:cs="Arial"/>
          <w:sz w:val="28"/>
          <w:szCs w:val="28"/>
        </w:rPr>
        <w:t>eah!</w:t>
      </w:r>
      <w:r w:rsidR="00757C8D">
        <w:rPr>
          <w:rFonts w:ascii="Arial" w:hAnsi="Arial" w:cs="Arial"/>
          <w:sz w:val="28"/>
          <w:szCs w:val="28"/>
        </w:rPr>
        <w:t>’</w:t>
      </w:r>
      <w:r w:rsidR="003D71FE">
        <w:rPr>
          <w:rFonts w:ascii="Arial" w:hAnsi="Arial" w:cs="Arial"/>
          <w:sz w:val="28"/>
          <w:szCs w:val="28"/>
        </w:rPr>
        <w:t xml:space="preserve"> </w:t>
      </w:r>
      <w:r w:rsidR="00D07209" w:rsidRPr="001146CA">
        <w:rPr>
          <w:rFonts w:ascii="Arial" w:hAnsi="Arial" w:cs="Arial"/>
          <w:sz w:val="28"/>
          <w:szCs w:val="28"/>
        </w:rPr>
        <w:t xml:space="preserve">Iwewe </w:t>
      </w:r>
      <w:proofErr w:type="spellStart"/>
      <w:r w:rsidR="00D94C6E" w:rsidRPr="001146CA">
        <w:rPr>
          <w:rFonts w:ascii="Arial" w:hAnsi="Arial" w:cs="Arial"/>
          <w:sz w:val="28"/>
          <w:szCs w:val="28"/>
        </w:rPr>
        <w:t>unenge</w:t>
      </w:r>
      <w:proofErr w:type="spellEnd"/>
      <w:r w:rsidR="00D94C6E" w:rsidRPr="001146CA">
        <w:rPr>
          <w:rFonts w:ascii="Arial" w:hAnsi="Arial" w:cs="Arial"/>
          <w:sz w:val="28"/>
          <w:szCs w:val="28"/>
        </w:rPr>
        <w:t xml:space="preserve"> </w:t>
      </w:r>
      <w:proofErr w:type="spellStart"/>
      <w:r w:rsidR="00D94C6E" w:rsidRPr="001146CA">
        <w:rPr>
          <w:rFonts w:ascii="Arial" w:hAnsi="Arial" w:cs="Arial"/>
          <w:sz w:val="28"/>
          <w:szCs w:val="28"/>
        </w:rPr>
        <w:t>uchitadza</w:t>
      </w:r>
      <w:proofErr w:type="spellEnd"/>
      <w:r w:rsidR="00D94C6E" w:rsidRPr="001146CA">
        <w:rPr>
          <w:rFonts w:ascii="Arial" w:hAnsi="Arial" w:cs="Arial"/>
          <w:sz w:val="28"/>
          <w:szCs w:val="28"/>
        </w:rPr>
        <w:t xml:space="preserve"> </w:t>
      </w:r>
      <w:proofErr w:type="spellStart"/>
      <w:r w:rsidR="00D94C6E" w:rsidRPr="001146CA">
        <w:rPr>
          <w:rFonts w:ascii="Arial" w:hAnsi="Arial" w:cs="Arial"/>
          <w:sz w:val="28"/>
          <w:szCs w:val="28"/>
        </w:rPr>
        <w:t>kuchi</w:t>
      </w:r>
      <w:proofErr w:type="spellEnd"/>
      <w:r w:rsidR="00D94C6E" w:rsidRPr="001146CA">
        <w:rPr>
          <w:rFonts w:ascii="Arial" w:hAnsi="Arial" w:cs="Arial"/>
          <w:sz w:val="28"/>
          <w:szCs w:val="28"/>
        </w:rPr>
        <w:t xml:space="preserve"> </w:t>
      </w:r>
      <w:proofErr w:type="spellStart"/>
      <w:r w:rsidR="00D94C6E" w:rsidRPr="004D7033">
        <w:rPr>
          <w:rFonts w:ascii="Arial" w:hAnsi="Arial" w:cs="Arial"/>
          <w:i/>
          <w:iCs/>
          <w:sz w:val="28"/>
          <w:szCs w:val="28"/>
        </w:rPr>
        <w:t>plac</w:t>
      </w:r>
      <w:proofErr w:type="spellEnd"/>
      <w:r w:rsidR="00D94C6E" w:rsidRPr="004D7033">
        <w:rPr>
          <w:rFonts w:ascii="Arial" w:hAnsi="Arial" w:cs="Arial"/>
          <w:i/>
          <w:iCs/>
          <w:sz w:val="28"/>
          <w:szCs w:val="28"/>
        </w:rPr>
        <w:t>-a</w:t>
      </w:r>
      <w:r w:rsidR="004E119B" w:rsidRPr="001146CA">
        <w:rPr>
          <w:rFonts w:ascii="Arial" w:hAnsi="Arial" w:cs="Arial"/>
          <w:sz w:val="28"/>
          <w:szCs w:val="28"/>
        </w:rPr>
        <w:t xml:space="preserve"> </w:t>
      </w:r>
      <w:proofErr w:type="spellStart"/>
      <w:r w:rsidR="004E119B" w:rsidRPr="001146CA">
        <w:rPr>
          <w:rFonts w:ascii="Arial" w:hAnsi="Arial" w:cs="Arial"/>
          <w:sz w:val="28"/>
          <w:szCs w:val="28"/>
        </w:rPr>
        <w:t>manje</w:t>
      </w:r>
      <w:proofErr w:type="spellEnd"/>
      <w:r w:rsidR="004E119B" w:rsidRPr="001146CA">
        <w:rPr>
          <w:rFonts w:ascii="Arial" w:hAnsi="Arial" w:cs="Arial"/>
          <w:sz w:val="28"/>
          <w:szCs w:val="28"/>
        </w:rPr>
        <w:t xml:space="preserve"> </w:t>
      </w:r>
      <w:proofErr w:type="spellStart"/>
      <w:r w:rsidR="004D7033">
        <w:rPr>
          <w:rFonts w:ascii="Arial" w:hAnsi="Arial" w:cs="Arial"/>
          <w:sz w:val="28"/>
          <w:szCs w:val="28"/>
        </w:rPr>
        <w:t>i</w:t>
      </w:r>
      <w:r w:rsidR="004E119B" w:rsidRPr="001146CA">
        <w:rPr>
          <w:rFonts w:ascii="Arial" w:hAnsi="Arial" w:cs="Arial"/>
          <w:sz w:val="28"/>
          <w:szCs w:val="28"/>
        </w:rPr>
        <w:t>nini</w:t>
      </w:r>
      <w:proofErr w:type="spellEnd"/>
      <w:r w:rsidR="004E119B" w:rsidRPr="001146CA">
        <w:rPr>
          <w:rFonts w:ascii="Arial" w:hAnsi="Arial" w:cs="Arial"/>
          <w:sz w:val="28"/>
          <w:szCs w:val="28"/>
        </w:rPr>
        <w:t xml:space="preserve"> </w:t>
      </w:r>
      <w:proofErr w:type="spellStart"/>
      <w:r w:rsidR="004E119B" w:rsidRPr="001146CA">
        <w:rPr>
          <w:rFonts w:ascii="Arial" w:hAnsi="Arial" w:cs="Arial"/>
          <w:sz w:val="28"/>
          <w:szCs w:val="28"/>
        </w:rPr>
        <w:t>handisi</w:t>
      </w:r>
      <w:proofErr w:type="spellEnd"/>
      <w:r w:rsidR="004E119B" w:rsidRPr="001146CA">
        <w:rPr>
          <w:rFonts w:ascii="Arial" w:hAnsi="Arial" w:cs="Arial"/>
          <w:sz w:val="28"/>
          <w:szCs w:val="28"/>
        </w:rPr>
        <w:t xml:space="preserve"> m</w:t>
      </w:r>
      <w:r w:rsidR="00C15309" w:rsidRPr="001146CA">
        <w:rPr>
          <w:rFonts w:ascii="Arial" w:hAnsi="Arial" w:cs="Arial"/>
          <w:sz w:val="28"/>
          <w:szCs w:val="28"/>
        </w:rPr>
        <w:t>u</w:t>
      </w:r>
      <w:r w:rsidR="000D1C9B">
        <w:rPr>
          <w:rFonts w:ascii="Arial" w:hAnsi="Arial" w:cs="Arial"/>
          <w:sz w:val="28"/>
          <w:szCs w:val="28"/>
        </w:rPr>
        <w:t>nh</w:t>
      </w:r>
      <w:r w:rsidR="00C15309" w:rsidRPr="001146CA">
        <w:rPr>
          <w:rFonts w:ascii="Arial" w:hAnsi="Arial" w:cs="Arial"/>
          <w:sz w:val="28"/>
          <w:szCs w:val="28"/>
        </w:rPr>
        <w:t xml:space="preserve">u </w:t>
      </w:r>
      <w:proofErr w:type="spellStart"/>
      <w:r w:rsidR="00C15309" w:rsidRPr="001146CA">
        <w:rPr>
          <w:rFonts w:ascii="Arial" w:hAnsi="Arial" w:cs="Arial"/>
          <w:sz w:val="28"/>
          <w:szCs w:val="28"/>
        </w:rPr>
        <w:t>wokuti</w:t>
      </w:r>
      <w:proofErr w:type="spellEnd"/>
      <w:r w:rsidR="00C15309" w:rsidRPr="001146CA">
        <w:rPr>
          <w:rFonts w:ascii="Arial" w:hAnsi="Arial" w:cs="Arial"/>
          <w:sz w:val="28"/>
          <w:szCs w:val="28"/>
        </w:rPr>
        <w:t xml:space="preserve"> uno… </w:t>
      </w:r>
      <w:proofErr w:type="spellStart"/>
      <w:r w:rsidR="001146CA" w:rsidRPr="001146CA">
        <w:rPr>
          <w:rFonts w:ascii="Arial" w:hAnsi="Arial" w:cs="Arial"/>
          <w:sz w:val="28"/>
          <w:szCs w:val="28"/>
        </w:rPr>
        <w:t>nd</w:t>
      </w:r>
      <w:r w:rsidR="00913260">
        <w:rPr>
          <w:rFonts w:ascii="Arial" w:hAnsi="Arial" w:cs="Arial"/>
          <w:sz w:val="28"/>
          <w:szCs w:val="28"/>
        </w:rPr>
        <w:t>i</w:t>
      </w:r>
      <w:r w:rsidR="001146CA" w:rsidRPr="001146CA">
        <w:rPr>
          <w:rFonts w:ascii="Arial" w:hAnsi="Arial" w:cs="Arial"/>
          <w:sz w:val="28"/>
          <w:szCs w:val="28"/>
        </w:rPr>
        <w:t>nopaparika</w:t>
      </w:r>
      <w:proofErr w:type="spellEnd"/>
      <w:r w:rsidR="001146CA" w:rsidRPr="001146CA">
        <w:rPr>
          <w:rFonts w:ascii="Arial" w:hAnsi="Arial" w:cs="Arial"/>
          <w:sz w:val="28"/>
          <w:szCs w:val="28"/>
        </w:rPr>
        <w:t>, I tak</w:t>
      </w:r>
      <w:r w:rsidR="001146CA">
        <w:rPr>
          <w:rFonts w:ascii="Arial" w:hAnsi="Arial" w:cs="Arial"/>
          <w:sz w:val="28"/>
          <w:szCs w:val="28"/>
        </w:rPr>
        <w:t xml:space="preserve">e my time. I’m a </w:t>
      </w:r>
      <w:proofErr w:type="gramStart"/>
      <w:r w:rsidR="001146CA">
        <w:rPr>
          <w:rFonts w:ascii="Arial" w:hAnsi="Arial" w:cs="Arial"/>
          <w:sz w:val="28"/>
          <w:szCs w:val="28"/>
        </w:rPr>
        <w:t>really</w:t>
      </w:r>
      <w:proofErr w:type="gramEnd"/>
      <w:r w:rsidR="001146CA">
        <w:rPr>
          <w:rFonts w:ascii="Arial" w:hAnsi="Arial" w:cs="Arial"/>
          <w:sz w:val="28"/>
          <w:szCs w:val="28"/>
        </w:rPr>
        <w:t xml:space="preserve"> chameleon </w:t>
      </w:r>
      <w:proofErr w:type="spellStart"/>
      <w:r w:rsidR="00F63825">
        <w:rPr>
          <w:rFonts w:ascii="Arial" w:hAnsi="Arial" w:cs="Arial"/>
          <w:sz w:val="28"/>
          <w:szCs w:val="28"/>
        </w:rPr>
        <w:t>panyaya</w:t>
      </w:r>
      <w:proofErr w:type="spellEnd"/>
      <w:r w:rsidR="00F63825">
        <w:rPr>
          <w:rFonts w:ascii="Arial" w:hAnsi="Arial" w:cs="Arial"/>
          <w:sz w:val="28"/>
          <w:szCs w:val="28"/>
        </w:rPr>
        <w:t xml:space="preserve"> </w:t>
      </w:r>
      <w:proofErr w:type="spellStart"/>
      <w:r w:rsidR="000D1C9B">
        <w:rPr>
          <w:rFonts w:ascii="Arial" w:hAnsi="Arial" w:cs="Arial"/>
          <w:sz w:val="28"/>
          <w:szCs w:val="28"/>
        </w:rPr>
        <w:t>dzakaf</w:t>
      </w:r>
      <w:r w:rsidR="00C105A4">
        <w:rPr>
          <w:rFonts w:ascii="Arial" w:hAnsi="Arial" w:cs="Arial"/>
          <w:sz w:val="28"/>
          <w:szCs w:val="28"/>
        </w:rPr>
        <w:t>anana</w:t>
      </w:r>
      <w:proofErr w:type="spellEnd"/>
      <w:r w:rsidR="00C105A4">
        <w:rPr>
          <w:rFonts w:ascii="Arial" w:hAnsi="Arial" w:cs="Arial"/>
          <w:sz w:val="28"/>
          <w:szCs w:val="28"/>
        </w:rPr>
        <w:t xml:space="preserve"> </w:t>
      </w:r>
      <w:proofErr w:type="spellStart"/>
      <w:r w:rsidR="00C105A4">
        <w:rPr>
          <w:rFonts w:ascii="Arial" w:hAnsi="Arial" w:cs="Arial"/>
          <w:sz w:val="28"/>
          <w:szCs w:val="28"/>
        </w:rPr>
        <w:t>nai</w:t>
      </w:r>
      <w:proofErr w:type="spellEnd"/>
      <w:r w:rsidR="00C105A4">
        <w:rPr>
          <w:rFonts w:ascii="Arial" w:hAnsi="Arial" w:cs="Arial"/>
          <w:sz w:val="28"/>
          <w:szCs w:val="28"/>
        </w:rPr>
        <w:t xml:space="preserve">…? </w:t>
      </w:r>
      <w:r w:rsidR="00C105A4" w:rsidRPr="00573184">
        <w:rPr>
          <w:rFonts w:ascii="Arial" w:hAnsi="Arial" w:cs="Arial"/>
          <w:sz w:val="18"/>
          <w:szCs w:val="18"/>
        </w:rPr>
        <w:t xml:space="preserve">[Congregation </w:t>
      </w:r>
      <w:r w:rsidR="00063DA1" w:rsidRPr="00573184">
        <w:rPr>
          <w:rFonts w:ascii="Arial" w:hAnsi="Arial" w:cs="Arial"/>
          <w:sz w:val="18"/>
          <w:szCs w:val="18"/>
        </w:rPr>
        <w:t>says, “</w:t>
      </w:r>
      <w:proofErr w:type="spellStart"/>
      <w:r w:rsidR="00C105A4" w:rsidRPr="00573184">
        <w:rPr>
          <w:rFonts w:ascii="Arial" w:hAnsi="Arial" w:cs="Arial"/>
          <w:sz w:val="18"/>
          <w:szCs w:val="18"/>
        </w:rPr>
        <w:t>n</w:t>
      </w:r>
      <w:r w:rsidR="00FF7445" w:rsidRPr="00573184">
        <w:rPr>
          <w:rFonts w:ascii="Arial" w:hAnsi="Arial" w:cs="Arial"/>
          <w:sz w:val="18"/>
          <w:szCs w:val="18"/>
        </w:rPr>
        <w:t>aidzodzo</w:t>
      </w:r>
      <w:proofErr w:type="spellEnd"/>
      <w:r w:rsidR="006025A9" w:rsidRPr="00573184">
        <w:rPr>
          <w:rFonts w:ascii="Arial" w:hAnsi="Arial" w:cs="Arial"/>
          <w:sz w:val="18"/>
          <w:szCs w:val="18"/>
        </w:rPr>
        <w:t>,</w:t>
      </w:r>
      <w:r w:rsidR="00C105A4" w:rsidRPr="00573184">
        <w:rPr>
          <w:rFonts w:ascii="Arial" w:hAnsi="Arial" w:cs="Arial"/>
          <w:sz w:val="18"/>
          <w:szCs w:val="18"/>
        </w:rPr>
        <w:t>"]</w:t>
      </w:r>
      <w:r w:rsidR="00FF7445">
        <w:rPr>
          <w:rFonts w:ascii="Arial" w:hAnsi="Arial" w:cs="Arial"/>
          <w:sz w:val="28"/>
          <w:szCs w:val="28"/>
        </w:rPr>
        <w:t xml:space="preserve"> </w:t>
      </w:r>
      <w:proofErr w:type="spellStart"/>
      <w:r w:rsidR="00DB6187">
        <w:rPr>
          <w:rFonts w:ascii="Arial" w:hAnsi="Arial" w:cs="Arial"/>
          <w:sz w:val="28"/>
          <w:szCs w:val="28"/>
        </w:rPr>
        <w:t>naidzodzo</w:t>
      </w:r>
      <w:proofErr w:type="spellEnd"/>
      <w:r w:rsidR="006025A9">
        <w:rPr>
          <w:rFonts w:ascii="Arial" w:hAnsi="Arial" w:cs="Arial"/>
          <w:sz w:val="28"/>
          <w:szCs w:val="28"/>
        </w:rPr>
        <w:t>.</w:t>
      </w:r>
      <w:r w:rsidR="00DB6187">
        <w:rPr>
          <w:rFonts w:ascii="Arial" w:hAnsi="Arial" w:cs="Arial"/>
          <w:sz w:val="28"/>
          <w:szCs w:val="28"/>
        </w:rPr>
        <w:t xml:space="preserve"> </w:t>
      </w:r>
      <w:r w:rsidR="006025A9">
        <w:rPr>
          <w:rFonts w:ascii="Arial" w:hAnsi="Arial" w:cs="Arial"/>
          <w:sz w:val="28"/>
          <w:szCs w:val="28"/>
        </w:rPr>
        <w:t>N</w:t>
      </w:r>
      <w:r w:rsidR="00DB6187">
        <w:rPr>
          <w:rFonts w:ascii="Arial" w:hAnsi="Arial" w:cs="Arial"/>
          <w:sz w:val="28"/>
          <w:szCs w:val="28"/>
        </w:rPr>
        <w:t xml:space="preserve">dotarisa kuti </w:t>
      </w:r>
      <w:proofErr w:type="spellStart"/>
      <w:r w:rsidR="00DB6187">
        <w:rPr>
          <w:rFonts w:ascii="Arial" w:hAnsi="Arial" w:cs="Arial"/>
          <w:sz w:val="28"/>
          <w:szCs w:val="28"/>
        </w:rPr>
        <w:t>chii</w:t>
      </w:r>
      <w:proofErr w:type="spellEnd"/>
      <w:r w:rsidR="00DB6187">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436AD9">
        <w:rPr>
          <w:rFonts w:ascii="Arial" w:hAnsi="Arial" w:cs="Arial"/>
          <w:sz w:val="28"/>
          <w:szCs w:val="28"/>
        </w:rPr>
        <w:t xml:space="preserve">, </w:t>
      </w:r>
      <w:proofErr w:type="spellStart"/>
      <w:r w:rsidR="00436AD9">
        <w:rPr>
          <w:rFonts w:ascii="Arial" w:hAnsi="Arial" w:cs="Arial"/>
          <w:sz w:val="28"/>
          <w:szCs w:val="28"/>
        </w:rPr>
        <w:t>moona</w:t>
      </w:r>
      <w:proofErr w:type="spellEnd"/>
      <w:r w:rsidR="00436AD9">
        <w:rPr>
          <w:rFonts w:ascii="Arial" w:hAnsi="Arial" w:cs="Arial"/>
          <w:sz w:val="28"/>
          <w:szCs w:val="28"/>
        </w:rPr>
        <w:t>.</w:t>
      </w:r>
    </w:p>
    <w:p w14:paraId="72E8E156" w14:textId="73A9AD51" w:rsidR="00FE57BA" w:rsidRDefault="009A6206" w:rsidP="00EE1207">
      <w:pPr>
        <w:jc w:val="both"/>
        <w:rPr>
          <w:rFonts w:ascii="Arial" w:hAnsi="Arial" w:cs="Arial"/>
          <w:sz w:val="28"/>
          <w:szCs w:val="28"/>
        </w:rPr>
      </w:pPr>
      <w:r>
        <w:rPr>
          <w:rFonts w:ascii="Arial" w:hAnsi="Arial" w:cs="Arial"/>
          <w:sz w:val="28"/>
          <w:szCs w:val="28"/>
          <w:vertAlign w:val="superscript"/>
        </w:rPr>
        <w:t xml:space="preserve">116 </w:t>
      </w:r>
      <w:r w:rsidR="00104977">
        <w:rPr>
          <w:rFonts w:ascii="Arial" w:hAnsi="Arial" w:cs="Arial"/>
          <w:sz w:val="28"/>
          <w:szCs w:val="28"/>
        </w:rPr>
        <w:t xml:space="preserve">Until </w:t>
      </w:r>
      <w:proofErr w:type="spellStart"/>
      <w:r w:rsidR="00104977">
        <w:rPr>
          <w:rFonts w:ascii="Arial" w:hAnsi="Arial" w:cs="Arial"/>
          <w:sz w:val="28"/>
          <w:szCs w:val="28"/>
        </w:rPr>
        <w:t>ndozoe</w:t>
      </w:r>
      <w:r w:rsidR="00742B7D">
        <w:rPr>
          <w:rFonts w:ascii="Arial" w:hAnsi="Arial" w:cs="Arial"/>
          <w:sz w:val="28"/>
          <w:szCs w:val="28"/>
        </w:rPr>
        <w:t>n</w:t>
      </w:r>
      <w:r w:rsidR="00104977">
        <w:rPr>
          <w:rFonts w:ascii="Arial" w:hAnsi="Arial" w:cs="Arial"/>
          <w:sz w:val="28"/>
          <w:szCs w:val="28"/>
        </w:rPr>
        <w:t>d</w:t>
      </w:r>
      <w:r w:rsidR="00742B7D">
        <w:rPr>
          <w:rFonts w:ascii="Arial" w:hAnsi="Arial" w:cs="Arial"/>
          <w:sz w:val="28"/>
          <w:szCs w:val="28"/>
        </w:rPr>
        <w:t>a</w:t>
      </w:r>
      <w:proofErr w:type="spellEnd"/>
      <w:r w:rsidR="00AE24A6">
        <w:rPr>
          <w:rFonts w:ascii="Arial" w:hAnsi="Arial" w:cs="Arial"/>
          <w:sz w:val="28"/>
          <w:szCs w:val="28"/>
        </w:rPr>
        <w:t xml:space="preserve"> </w:t>
      </w:r>
      <w:proofErr w:type="spellStart"/>
      <w:r w:rsidR="00AE24A6">
        <w:rPr>
          <w:rFonts w:ascii="Arial" w:hAnsi="Arial" w:cs="Arial"/>
          <w:sz w:val="28"/>
          <w:szCs w:val="28"/>
        </w:rPr>
        <w:t>manje</w:t>
      </w:r>
      <w:proofErr w:type="spellEnd"/>
      <w:r w:rsidR="00742B7D">
        <w:rPr>
          <w:rFonts w:ascii="Arial" w:hAnsi="Arial" w:cs="Arial"/>
          <w:sz w:val="28"/>
          <w:szCs w:val="28"/>
        </w:rPr>
        <w:t xml:space="preserve"> </w:t>
      </w:r>
      <w:proofErr w:type="spellStart"/>
      <w:r w:rsidR="00742B7D">
        <w:rPr>
          <w:rFonts w:ascii="Arial" w:hAnsi="Arial" w:cs="Arial"/>
          <w:sz w:val="28"/>
          <w:szCs w:val="28"/>
        </w:rPr>
        <w:t>kuma</w:t>
      </w:r>
      <w:proofErr w:type="spellEnd"/>
      <w:r w:rsidR="00742B7D">
        <w:rPr>
          <w:rFonts w:ascii="Arial" w:hAnsi="Arial" w:cs="Arial"/>
          <w:sz w:val="28"/>
          <w:szCs w:val="28"/>
        </w:rPr>
        <w:t xml:space="preserve"> </w:t>
      </w:r>
      <w:r w:rsidR="00347FF2">
        <w:rPr>
          <w:rFonts w:ascii="Arial" w:hAnsi="Arial" w:cs="Arial"/>
          <w:sz w:val="28"/>
          <w:szCs w:val="28"/>
        </w:rPr>
        <w:t>mothers aya</w:t>
      </w:r>
      <w:r w:rsidR="00AE24A6">
        <w:rPr>
          <w:rFonts w:ascii="Arial" w:hAnsi="Arial" w:cs="Arial"/>
          <w:sz w:val="28"/>
          <w:szCs w:val="28"/>
        </w:rPr>
        <w:t xml:space="preserve"> </w:t>
      </w:r>
      <w:proofErr w:type="spellStart"/>
      <w:r w:rsidR="00AE24A6">
        <w:rPr>
          <w:rFonts w:ascii="Arial" w:hAnsi="Arial" w:cs="Arial"/>
          <w:sz w:val="28"/>
          <w:szCs w:val="28"/>
        </w:rPr>
        <w:t>ndoti</w:t>
      </w:r>
      <w:proofErr w:type="spellEnd"/>
      <w:r w:rsidR="00AE24A6">
        <w:rPr>
          <w:rFonts w:ascii="Arial" w:hAnsi="Arial" w:cs="Arial"/>
          <w:sz w:val="28"/>
          <w:szCs w:val="28"/>
        </w:rPr>
        <w:t>, ‘im</w:t>
      </w:r>
      <w:r w:rsidR="003C696D">
        <w:rPr>
          <w:rFonts w:ascii="Arial" w:hAnsi="Arial" w:cs="Arial"/>
          <w:sz w:val="28"/>
          <w:szCs w:val="28"/>
        </w:rPr>
        <w:t>i</w:t>
      </w:r>
      <w:r w:rsidR="00107059">
        <w:rPr>
          <w:rFonts w:ascii="Arial" w:hAnsi="Arial" w:cs="Arial"/>
          <w:sz w:val="28"/>
          <w:szCs w:val="28"/>
        </w:rPr>
        <w:t xml:space="preserve"> ma</w:t>
      </w:r>
      <w:r w:rsidR="006025A9">
        <w:rPr>
          <w:rFonts w:ascii="Arial" w:hAnsi="Arial" w:cs="Arial"/>
          <w:sz w:val="28"/>
          <w:szCs w:val="28"/>
        </w:rPr>
        <w:t xml:space="preserve"> </w:t>
      </w:r>
      <w:r w:rsidR="00107059">
        <w:rPr>
          <w:rFonts w:ascii="Arial" w:hAnsi="Arial" w:cs="Arial"/>
          <w:sz w:val="28"/>
          <w:szCs w:val="28"/>
        </w:rPr>
        <w:t xml:space="preserve">mothers imi </w:t>
      </w:r>
      <w:proofErr w:type="spellStart"/>
      <w:r w:rsidR="00107059">
        <w:rPr>
          <w:rFonts w:ascii="Arial" w:hAnsi="Arial" w:cs="Arial"/>
          <w:sz w:val="28"/>
          <w:szCs w:val="28"/>
        </w:rPr>
        <w:t>ndi</w:t>
      </w:r>
      <w:r w:rsidR="0042427D">
        <w:rPr>
          <w:rFonts w:ascii="Arial" w:hAnsi="Arial" w:cs="Arial"/>
          <w:sz w:val="28"/>
          <w:szCs w:val="28"/>
        </w:rPr>
        <w:t>mi</w:t>
      </w:r>
      <w:proofErr w:type="spellEnd"/>
      <w:r w:rsidR="0042427D">
        <w:rPr>
          <w:rFonts w:ascii="Arial" w:hAnsi="Arial" w:cs="Arial"/>
          <w:sz w:val="28"/>
          <w:szCs w:val="28"/>
        </w:rPr>
        <w:t xml:space="preserve"> </w:t>
      </w:r>
      <w:proofErr w:type="spellStart"/>
      <w:r w:rsidR="0042427D">
        <w:rPr>
          <w:rFonts w:ascii="Arial" w:hAnsi="Arial" w:cs="Arial"/>
          <w:sz w:val="28"/>
          <w:szCs w:val="28"/>
        </w:rPr>
        <w:t>mainditi</w:t>
      </w:r>
      <w:proofErr w:type="spellEnd"/>
      <w:r w:rsidR="00654EF2">
        <w:rPr>
          <w:rFonts w:ascii="Arial" w:hAnsi="Arial" w:cs="Arial"/>
          <w:sz w:val="28"/>
          <w:szCs w:val="28"/>
        </w:rPr>
        <w:t xml:space="preserve"> </w:t>
      </w:r>
      <w:proofErr w:type="spellStart"/>
      <w:r w:rsidR="00654EF2">
        <w:rPr>
          <w:rFonts w:ascii="Arial" w:hAnsi="Arial" w:cs="Arial"/>
          <w:sz w:val="28"/>
          <w:szCs w:val="28"/>
        </w:rPr>
        <w:t>ohh</w:t>
      </w:r>
      <w:proofErr w:type="spellEnd"/>
      <w:r w:rsidR="00654EF2">
        <w:rPr>
          <w:rFonts w:ascii="Arial" w:hAnsi="Arial" w:cs="Arial"/>
          <w:sz w:val="28"/>
          <w:szCs w:val="28"/>
        </w:rPr>
        <w:t xml:space="preserve"> tarirai </w:t>
      </w:r>
      <w:proofErr w:type="spellStart"/>
      <w:r w:rsidR="00654EF2">
        <w:rPr>
          <w:rFonts w:ascii="Arial" w:hAnsi="Arial" w:cs="Arial"/>
          <w:sz w:val="28"/>
          <w:szCs w:val="28"/>
        </w:rPr>
        <w:t>mhemba</w:t>
      </w:r>
      <w:proofErr w:type="spellEnd"/>
      <w:r w:rsidR="00F5636A">
        <w:rPr>
          <w:rFonts w:ascii="Arial" w:hAnsi="Arial" w:cs="Arial"/>
          <w:sz w:val="28"/>
          <w:szCs w:val="28"/>
        </w:rPr>
        <w:t xml:space="preserve"> iyi </w:t>
      </w:r>
      <w:proofErr w:type="spellStart"/>
      <w:r w:rsidR="00F5636A">
        <w:rPr>
          <w:rFonts w:ascii="Arial" w:hAnsi="Arial" w:cs="Arial"/>
          <w:sz w:val="28"/>
          <w:szCs w:val="28"/>
        </w:rPr>
        <w:t>yaifarira</w:t>
      </w:r>
      <w:proofErr w:type="spellEnd"/>
      <w:r w:rsidR="00F5636A">
        <w:rPr>
          <w:rFonts w:ascii="Arial" w:hAnsi="Arial" w:cs="Arial"/>
          <w:sz w:val="28"/>
          <w:szCs w:val="28"/>
        </w:rPr>
        <w:t xml:space="preserve"> barika</w:t>
      </w:r>
      <w:r w:rsidR="00E67423">
        <w:rPr>
          <w:rFonts w:ascii="Arial" w:hAnsi="Arial" w:cs="Arial"/>
          <w:sz w:val="28"/>
          <w:szCs w:val="28"/>
        </w:rPr>
        <w:t xml:space="preserve"> iyi</w:t>
      </w:r>
      <w:r w:rsidR="00F5636A">
        <w:rPr>
          <w:rFonts w:ascii="Arial" w:hAnsi="Arial" w:cs="Arial"/>
          <w:sz w:val="28"/>
          <w:szCs w:val="28"/>
        </w:rPr>
        <w:t xml:space="preserve"> </w:t>
      </w:r>
      <w:proofErr w:type="spellStart"/>
      <w:r w:rsidR="00F5636A">
        <w:rPr>
          <w:rFonts w:ascii="Arial" w:hAnsi="Arial" w:cs="Arial"/>
          <w:sz w:val="28"/>
          <w:szCs w:val="28"/>
        </w:rPr>
        <w:t>handiti</w:t>
      </w:r>
      <w:proofErr w:type="spellEnd"/>
      <w:r w:rsidR="00F5636A">
        <w:rPr>
          <w:rFonts w:ascii="Arial" w:hAnsi="Arial" w:cs="Arial"/>
          <w:sz w:val="28"/>
          <w:szCs w:val="28"/>
        </w:rPr>
        <w:t xml:space="preserve"> ko </w:t>
      </w:r>
      <w:proofErr w:type="spellStart"/>
      <w:r w:rsidR="00F5636A">
        <w:rPr>
          <w:rFonts w:ascii="Arial" w:hAnsi="Arial" w:cs="Arial"/>
          <w:sz w:val="28"/>
          <w:szCs w:val="28"/>
        </w:rPr>
        <w:t>chovaonza</w:t>
      </w:r>
      <w:proofErr w:type="spellEnd"/>
      <w:r w:rsidR="00F5636A">
        <w:rPr>
          <w:rFonts w:ascii="Arial" w:hAnsi="Arial" w:cs="Arial"/>
          <w:sz w:val="28"/>
          <w:szCs w:val="28"/>
        </w:rPr>
        <w:t xml:space="preserve"> </w:t>
      </w:r>
      <w:proofErr w:type="spellStart"/>
      <w:r w:rsidR="00E17634">
        <w:rPr>
          <w:rFonts w:ascii="Arial" w:hAnsi="Arial" w:cs="Arial"/>
          <w:sz w:val="28"/>
          <w:szCs w:val="28"/>
        </w:rPr>
        <w:t>chii</w:t>
      </w:r>
      <w:proofErr w:type="spellEnd"/>
      <w:r w:rsidR="00E17634">
        <w:rPr>
          <w:rFonts w:ascii="Arial" w:hAnsi="Arial" w:cs="Arial"/>
          <w:sz w:val="28"/>
          <w:szCs w:val="28"/>
        </w:rPr>
        <w:t xml:space="preserve">? Why is she losing </w:t>
      </w:r>
      <w:proofErr w:type="spellStart"/>
      <w:r w:rsidR="00E17634">
        <w:rPr>
          <w:rFonts w:ascii="Arial" w:hAnsi="Arial" w:cs="Arial"/>
          <w:sz w:val="28"/>
          <w:szCs w:val="28"/>
        </w:rPr>
        <w:t>wei</w:t>
      </w:r>
      <w:proofErr w:type="spellEnd"/>
      <w:r w:rsidR="00666476">
        <w:rPr>
          <w:rFonts w:ascii="Arial" w:hAnsi="Arial" w:cs="Arial"/>
          <w:sz w:val="28"/>
          <w:szCs w:val="28"/>
        </w:rPr>
        <w:t>…?</w:t>
      </w:r>
      <w:r w:rsidR="00666476" w:rsidRPr="00FD7D3B">
        <w:rPr>
          <w:rFonts w:ascii="Arial" w:hAnsi="Arial" w:cs="Arial"/>
          <w:sz w:val="28"/>
          <w:szCs w:val="28"/>
        </w:rPr>
        <w:t xml:space="preserve"> </w:t>
      </w:r>
      <w:r w:rsidR="00666476" w:rsidRPr="00573184">
        <w:rPr>
          <w:rFonts w:ascii="Arial" w:hAnsi="Arial" w:cs="Arial"/>
          <w:sz w:val="18"/>
          <w:szCs w:val="18"/>
        </w:rPr>
        <w:t>[</w:t>
      </w:r>
      <w:r w:rsidR="00E17634" w:rsidRPr="00573184">
        <w:rPr>
          <w:rFonts w:ascii="Arial" w:hAnsi="Arial" w:cs="Arial"/>
          <w:sz w:val="18"/>
          <w:szCs w:val="18"/>
        </w:rPr>
        <w:t xml:space="preserve">Congregation </w:t>
      </w:r>
      <w:r w:rsidR="00063DA1" w:rsidRPr="00573184">
        <w:rPr>
          <w:rFonts w:ascii="Arial" w:hAnsi="Arial" w:cs="Arial"/>
          <w:sz w:val="18"/>
          <w:szCs w:val="18"/>
        </w:rPr>
        <w:t>says, “</w:t>
      </w:r>
      <w:r w:rsidR="00E17634" w:rsidRPr="00573184">
        <w:rPr>
          <w:rFonts w:ascii="Arial" w:hAnsi="Arial" w:cs="Arial"/>
          <w:sz w:val="18"/>
          <w:szCs w:val="18"/>
        </w:rPr>
        <w:t>weight</w:t>
      </w:r>
      <w:r w:rsidR="00766486" w:rsidRPr="00573184">
        <w:rPr>
          <w:rFonts w:ascii="Arial" w:hAnsi="Arial" w:cs="Arial"/>
          <w:sz w:val="18"/>
          <w:szCs w:val="18"/>
        </w:rPr>
        <w:t>,</w:t>
      </w:r>
      <w:r w:rsidR="00E17634" w:rsidRPr="00573184">
        <w:rPr>
          <w:rFonts w:ascii="Arial" w:hAnsi="Arial" w:cs="Arial"/>
          <w:sz w:val="18"/>
          <w:szCs w:val="18"/>
        </w:rPr>
        <w:t>"]</w:t>
      </w:r>
      <w:r w:rsidR="006025A9">
        <w:rPr>
          <w:rFonts w:ascii="Arial" w:hAnsi="Arial" w:cs="Arial"/>
          <w:sz w:val="28"/>
          <w:szCs w:val="28"/>
        </w:rPr>
        <w:t xml:space="preserve"> </w:t>
      </w:r>
      <w:r w:rsidR="001A772D">
        <w:rPr>
          <w:rFonts w:ascii="Arial" w:hAnsi="Arial" w:cs="Arial"/>
          <w:sz w:val="28"/>
          <w:szCs w:val="28"/>
        </w:rPr>
        <w:t>weight</w:t>
      </w:r>
      <w:r w:rsidR="006025A9">
        <w:rPr>
          <w:rFonts w:ascii="Arial" w:hAnsi="Arial" w:cs="Arial"/>
          <w:sz w:val="28"/>
          <w:szCs w:val="28"/>
        </w:rPr>
        <w:t>.</w:t>
      </w:r>
      <w:r w:rsidR="00E17634">
        <w:rPr>
          <w:rFonts w:ascii="Arial" w:hAnsi="Arial" w:cs="Arial"/>
          <w:sz w:val="28"/>
          <w:szCs w:val="28"/>
        </w:rPr>
        <w:t xml:space="preserve"> </w:t>
      </w:r>
      <w:r w:rsidR="001A772D">
        <w:rPr>
          <w:rFonts w:ascii="Arial" w:hAnsi="Arial" w:cs="Arial"/>
          <w:sz w:val="28"/>
          <w:szCs w:val="28"/>
        </w:rPr>
        <w:t>W</w:t>
      </w:r>
      <w:r w:rsidR="00E17634">
        <w:rPr>
          <w:rFonts w:ascii="Arial" w:hAnsi="Arial" w:cs="Arial"/>
          <w:sz w:val="28"/>
          <w:szCs w:val="28"/>
        </w:rPr>
        <w:t xml:space="preserve">hen she </w:t>
      </w:r>
      <w:r w:rsidR="00A54A8A">
        <w:rPr>
          <w:rFonts w:ascii="Arial" w:hAnsi="Arial" w:cs="Arial"/>
          <w:sz w:val="28"/>
          <w:szCs w:val="28"/>
        </w:rPr>
        <w:t>gave us another story</w:t>
      </w:r>
      <w:r w:rsidR="002B20C2">
        <w:rPr>
          <w:rFonts w:ascii="Arial" w:hAnsi="Arial" w:cs="Arial"/>
          <w:sz w:val="28"/>
          <w:szCs w:val="28"/>
        </w:rPr>
        <w:t xml:space="preserve"> just a few weeks a…?</w:t>
      </w:r>
      <w:r w:rsidR="00573184">
        <w:rPr>
          <w:rFonts w:ascii="Arial" w:hAnsi="Arial" w:cs="Arial"/>
          <w:sz w:val="28"/>
          <w:szCs w:val="28"/>
        </w:rPr>
        <w:t>”</w:t>
      </w:r>
      <w:r w:rsidR="002B20C2">
        <w:rPr>
          <w:rFonts w:ascii="Arial" w:hAnsi="Arial" w:cs="Arial"/>
          <w:sz w:val="28"/>
          <w:szCs w:val="28"/>
        </w:rPr>
        <w:t xml:space="preserve"> </w:t>
      </w:r>
      <w:r w:rsidR="002B20C2" w:rsidRPr="00573184">
        <w:rPr>
          <w:rFonts w:ascii="Arial" w:hAnsi="Arial" w:cs="Arial"/>
          <w:sz w:val="18"/>
          <w:szCs w:val="18"/>
        </w:rPr>
        <w:t xml:space="preserve">[Congregation </w:t>
      </w:r>
      <w:r w:rsidR="00063DA1" w:rsidRPr="00573184">
        <w:rPr>
          <w:rFonts w:ascii="Arial" w:hAnsi="Arial" w:cs="Arial"/>
          <w:sz w:val="18"/>
          <w:szCs w:val="18"/>
        </w:rPr>
        <w:t>says, “</w:t>
      </w:r>
      <w:r w:rsidR="002B20C2" w:rsidRPr="00573184">
        <w:rPr>
          <w:rFonts w:ascii="Arial" w:hAnsi="Arial" w:cs="Arial"/>
          <w:sz w:val="18"/>
          <w:szCs w:val="18"/>
        </w:rPr>
        <w:t>ago</w:t>
      </w:r>
      <w:r w:rsidR="007E4F6C" w:rsidRPr="00573184">
        <w:rPr>
          <w:rFonts w:ascii="Arial" w:hAnsi="Arial" w:cs="Arial"/>
          <w:sz w:val="18"/>
          <w:szCs w:val="18"/>
        </w:rPr>
        <w:t>.</w:t>
      </w:r>
      <w:r w:rsidR="002B20C2" w:rsidRPr="00573184">
        <w:rPr>
          <w:rFonts w:ascii="Arial" w:hAnsi="Arial" w:cs="Arial"/>
          <w:sz w:val="18"/>
          <w:szCs w:val="18"/>
        </w:rPr>
        <w:t>"]</w:t>
      </w:r>
      <w:r w:rsidR="007E4F6C">
        <w:rPr>
          <w:rFonts w:ascii="Arial" w:hAnsi="Arial" w:cs="Arial"/>
          <w:sz w:val="28"/>
          <w:szCs w:val="28"/>
        </w:rPr>
        <w:t xml:space="preserve"> </w:t>
      </w:r>
      <w:proofErr w:type="spellStart"/>
      <w:r w:rsidR="007E4F6C">
        <w:rPr>
          <w:rFonts w:ascii="Arial" w:hAnsi="Arial" w:cs="Arial"/>
          <w:sz w:val="28"/>
          <w:szCs w:val="28"/>
        </w:rPr>
        <w:t>Anokupai</w:t>
      </w:r>
      <w:proofErr w:type="spellEnd"/>
      <w:r w:rsidR="007E4F6C">
        <w:rPr>
          <w:rFonts w:ascii="Arial" w:hAnsi="Arial" w:cs="Arial"/>
          <w:sz w:val="28"/>
          <w:szCs w:val="28"/>
        </w:rPr>
        <w:t xml:space="preserve"> story yake </w:t>
      </w:r>
      <w:proofErr w:type="spellStart"/>
      <w:r w:rsidR="007E4F6C">
        <w:rPr>
          <w:rFonts w:ascii="Arial" w:hAnsi="Arial" w:cs="Arial"/>
          <w:sz w:val="28"/>
          <w:szCs w:val="28"/>
        </w:rPr>
        <w:t>akasimba</w:t>
      </w:r>
      <w:proofErr w:type="spellEnd"/>
      <w:r w:rsidR="007E4F6C">
        <w:rPr>
          <w:rFonts w:ascii="Arial" w:hAnsi="Arial" w:cs="Arial"/>
          <w:sz w:val="28"/>
          <w:szCs w:val="28"/>
        </w:rPr>
        <w:t xml:space="preserve"> </w:t>
      </w:r>
      <w:proofErr w:type="spellStart"/>
      <w:r w:rsidR="007E4F6C">
        <w:rPr>
          <w:rFonts w:ascii="Arial" w:hAnsi="Arial" w:cs="Arial"/>
          <w:sz w:val="28"/>
          <w:szCs w:val="28"/>
        </w:rPr>
        <w:t>handitika</w:t>
      </w:r>
      <w:proofErr w:type="spellEnd"/>
      <w:r w:rsidR="00D63235">
        <w:rPr>
          <w:rFonts w:ascii="Arial" w:hAnsi="Arial" w:cs="Arial"/>
          <w:sz w:val="28"/>
          <w:szCs w:val="28"/>
        </w:rPr>
        <w:t>,</w:t>
      </w:r>
      <w:r w:rsidR="007E4F6C">
        <w:rPr>
          <w:rFonts w:ascii="Arial" w:hAnsi="Arial" w:cs="Arial"/>
          <w:sz w:val="28"/>
          <w:szCs w:val="28"/>
        </w:rPr>
        <w:t xml:space="preserve"> </w:t>
      </w:r>
      <w:proofErr w:type="spellStart"/>
      <w:r w:rsidR="007E4F6C">
        <w:rPr>
          <w:rFonts w:ascii="Arial" w:hAnsi="Arial" w:cs="Arial"/>
          <w:sz w:val="28"/>
          <w:szCs w:val="28"/>
        </w:rPr>
        <w:t>achingopedza</w:t>
      </w:r>
      <w:proofErr w:type="spellEnd"/>
      <w:r w:rsidR="007E4F6C">
        <w:rPr>
          <w:rFonts w:ascii="Arial" w:hAnsi="Arial" w:cs="Arial"/>
          <w:sz w:val="28"/>
          <w:szCs w:val="28"/>
        </w:rPr>
        <w:t xml:space="preserve"> kutaura </w:t>
      </w:r>
      <w:proofErr w:type="spellStart"/>
      <w:r w:rsidR="007E4F6C">
        <w:rPr>
          <w:rFonts w:ascii="Arial" w:hAnsi="Arial" w:cs="Arial"/>
          <w:sz w:val="28"/>
          <w:szCs w:val="28"/>
        </w:rPr>
        <w:t>nyaya</w:t>
      </w:r>
      <w:proofErr w:type="spellEnd"/>
      <w:r w:rsidR="00685AE5">
        <w:rPr>
          <w:rFonts w:ascii="Arial" w:hAnsi="Arial" w:cs="Arial"/>
          <w:sz w:val="28"/>
          <w:szCs w:val="28"/>
        </w:rPr>
        <w:t xml:space="preserve"> yake, </w:t>
      </w:r>
      <w:proofErr w:type="spellStart"/>
      <w:r w:rsidR="00685AE5">
        <w:rPr>
          <w:rFonts w:ascii="Arial" w:hAnsi="Arial" w:cs="Arial"/>
          <w:sz w:val="28"/>
          <w:szCs w:val="28"/>
        </w:rPr>
        <w:t>muviri</w:t>
      </w:r>
      <w:proofErr w:type="spellEnd"/>
      <w:r w:rsidR="00685AE5">
        <w:rPr>
          <w:rFonts w:ascii="Arial" w:hAnsi="Arial" w:cs="Arial"/>
          <w:sz w:val="28"/>
          <w:szCs w:val="28"/>
        </w:rPr>
        <w:t xml:space="preserve"> </w:t>
      </w:r>
      <w:proofErr w:type="spellStart"/>
      <w:r w:rsidR="00685AE5">
        <w:rPr>
          <w:rFonts w:ascii="Arial" w:hAnsi="Arial" w:cs="Arial"/>
          <w:sz w:val="28"/>
          <w:szCs w:val="28"/>
        </w:rPr>
        <w:t>wava</w:t>
      </w:r>
      <w:proofErr w:type="spellEnd"/>
      <w:r w:rsidR="00685AE5">
        <w:rPr>
          <w:rFonts w:ascii="Arial" w:hAnsi="Arial" w:cs="Arial"/>
          <w:sz w:val="28"/>
          <w:szCs w:val="28"/>
        </w:rPr>
        <w:t xml:space="preserve"> </w:t>
      </w:r>
      <w:proofErr w:type="spellStart"/>
      <w:r w:rsidR="00685AE5">
        <w:rPr>
          <w:rFonts w:ascii="Arial" w:hAnsi="Arial" w:cs="Arial"/>
          <w:sz w:val="28"/>
          <w:szCs w:val="28"/>
        </w:rPr>
        <w:t>kudii</w:t>
      </w:r>
      <w:proofErr w:type="spellEnd"/>
      <w:r w:rsidR="00685AE5">
        <w:rPr>
          <w:rFonts w:ascii="Arial" w:hAnsi="Arial" w:cs="Arial"/>
          <w:sz w:val="28"/>
          <w:szCs w:val="28"/>
        </w:rPr>
        <w:t xml:space="preserve">…? </w:t>
      </w:r>
      <w:proofErr w:type="spellStart"/>
      <w:r w:rsidR="00685AE5">
        <w:rPr>
          <w:rFonts w:ascii="Arial" w:hAnsi="Arial" w:cs="Arial"/>
          <w:sz w:val="28"/>
          <w:szCs w:val="28"/>
        </w:rPr>
        <w:t>Todzorera</w:t>
      </w:r>
      <w:proofErr w:type="spellEnd"/>
      <w:r w:rsidR="00685AE5">
        <w:rPr>
          <w:rFonts w:ascii="Arial" w:hAnsi="Arial" w:cs="Arial"/>
          <w:sz w:val="28"/>
          <w:szCs w:val="28"/>
        </w:rPr>
        <w:t xml:space="preserve"> here ku</w:t>
      </w:r>
      <w:r w:rsidR="00D63235">
        <w:rPr>
          <w:rFonts w:ascii="Arial" w:hAnsi="Arial" w:cs="Arial"/>
          <w:sz w:val="28"/>
          <w:szCs w:val="28"/>
        </w:rPr>
        <w:t xml:space="preserve"> </w:t>
      </w:r>
      <w:r w:rsidR="00685AE5">
        <w:rPr>
          <w:rFonts w:ascii="Arial" w:hAnsi="Arial" w:cs="Arial"/>
          <w:sz w:val="28"/>
          <w:szCs w:val="28"/>
        </w:rPr>
        <w:t xml:space="preserve">New </w:t>
      </w:r>
      <w:r w:rsidR="00D63235">
        <w:rPr>
          <w:rFonts w:ascii="Arial" w:hAnsi="Arial" w:cs="Arial"/>
          <w:sz w:val="28"/>
          <w:szCs w:val="28"/>
        </w:rPr>
        <w:t>S</w:t>
      </w:r>
      <w:r w:rsidR="00685AE5">
        <w:rPr>
          <w:rFonts w:ascii="Arial" w:hAnsi="Arial" w:cs="Arial"/>
          <w:sz w:val="28"/>
          <w:szCs w:val="28"/>
        </w:rPr>
        <w:t xml:space="preserve">tart </w:t>
      </w:r>
      <w:r w:rsidR="00D63235">
        <w:rPr>
          <w:rFonts w:ascii="Arial" w:hAnsi="Arial" w:cs="Arial"/>
          <w:sz w:val="28"/>
          <w:szCs w:val="28"/>
        </w:rPr>
        <w:t>C</w:t>
      </w:r>
      <w:r w:rsidR="00685AE5">
        <w:rPr>
          <w:rFonts w:ascii="Arial" w:hAnsi="Arial" w:cs="Arial"/>
          <w:sz w:val="28"/>
          <w:szCs w:val="28"/>
        </w:rPr>
        <w:t xml:space="preserve">entre? </w:t>
      </w:r>
      <w:r w:rsidR="009800C1" w:rsidRPr="009800C1">
        <w:rPr>
          <w:rFonts w:ascii="Arial" w:hAnsi="Arial" w:cs="Arial"/>
          <w:sz w:val="18"/>
          <w:szCs w:val="28"/>
        </w:rPr>
        <w:t>[Apostle Gumbura chuckles]</w:t>
      </w:r>
    </w:p>
    <w:p w14:paraId="2AF3A48F" w14:textId="1C57CA37" w:rsidR="00115060" w:rsidRDefault="00D06359" w:rsidP="00EE1207">
      <w:pPr>
        <w:jc w:val="both"/>
        <w:rPr>
          <w:rFonts w:ascii="Arial" w:hAnsi="Arial" w:cs="Arial"/>
          <w:sz w:val="28"/>
          <w:szCs w:val="28"/>
        </w:rPr>
      </w:pPr>
      <w:r>
        <w:rPr>
          <w:rFonts w:ascii="Arial" w:hAnsi="Arial" w:cs="Arial"/>
          <w:sz w:val="28"/>
          <w:szCs w:val="28"/>
          <w:vertAlign w:val="superscript"/>
        </w:rPr>
        <w:t xml:space="preserve">117 </w:t>
      </w:r>
      <w:r w:rsidR="0073673E">
        <w:rPr>
          <w:rFonts w:ascii="Arial" w:hAnsi="Arial" w:cs="Arial"/>
          <w:sz w:val="28"/>
          <w:szCs w:val="28"/>
        </w:rPr>
        <w:t xml:space="preserve">Handi muri </w:t>
      </w:r>
      <w:proofErr w:type="spellStart"/>
      <w:r w:rsidR="0073673E">
        <w:rPr>
          <w:rFonts w:ascii="Arial" w:hAnsi="Arial" w:cs="Arial"/>
          <w:sz w:val="28"/>
          <w:szCs w:val="28"/>
        </w:rPr>
        <w:t>kuzviona</w:t>
      </w:r>
      <w:proofErr w:type="spellEnd"/>
      <w:r w:rsidR="0073673E">
        <w:rPr>
          <w:rFonts w:ascii="Arial" w:hAnsi="Arial" w:cs="Arial"/>
          <w:sz w:val="28"/>
          <w:szCs w:val="28"/>
        </w:rPr>
        <w:t xml:space="preserve"> vanhu </w:t>
      </w:r>
      <w:proofErr w:type="spellStart"/>
      <w:r w:rsidR="0073673E">
        <w:rPr>
          <w:rFonts w:ascii="Arial" w:hAnsi="Arial" w:cs="Arial"/>
          <w:sz w:val="28"/>
          <w:szCs w:val="28"/>
        </w:rPr>
        <w:t>vaMwari</w:t>
      </w:r>
      <w:proofErr w:type="spellEnd"/>
      <w:r w:rsidR="0073673E">
        <w:rPr>
          <w:rFonts w:ascii="Arial" w:hAnsi="Arial" w:cs="Arial"/>
          <w:sz w:val="28"/>
          <w:szCs w:val="28"/>
        </w:rPr>
        <w:t xml:space="preserve"> </w:t>
      </w:r>
      <w:proofErr w:type="spellStart"/>
      <w:r w:rsidR="0073673E">
        <w:rPr>
          <w:rFonts w:ascii="Arial" w:hAnsi="Arial" w:cs="Arial"/>
          <w:sz w:val="28"/>
          <w:szCs w:val="28"/>
        </w:rPr>
        <w:t>handiti</w:t>
      </w:r>
      <w:proofErr w:type="spellEnd"/>
      <w:r w:rsidR="00D63235">
        <w:rPr>
          <w:rFonts w:ascii="Arial" w:hAnsi="Arial" w:cs="Arial"/>
          <w:sz w:val="28"/>
          <w:szCs w:val="28"/>
        </w:rPr>
        <w:t>?</w:t>
      </w:r>
      <w:r w:rsidR="00B77F57">
        <w:rPr>
          <w:rFonts w:ascii="Arial" w:hAnsi="Arial" w:cs="Arial"/>
          <w:sz w:val="28"/>
          <w:szCs w:val="28"/>
        </w:rPr>
        <w:t xml:space="preserve"> </w:t>
      </w:r>
      <w:proofErr w:type="spellStart"/>
      <w:r w:rsidR="00D63235">
        <w:rPr>
          <w:rFonts w:ascii="Arial" w:hAnsi="Arial" w:cs="Arial"/>
          <w:sz w:val="28"/>
          <w:szCs w:val="28"/>
        </w:rPr>
        <w:t>N</w:t>
      </w:r>
      <w:r w:rsidR="00B77F57">
        <w:rPr>
          <w:rFonts w:ascii="Arial" w:hAnsi="Arial" w:cs="Arial"/>
          <w:sz w:val="28"/>
          <w:szCs w:val="28"/>
        </w:rPr>
        <w:t>dosak</w:t>
      </w:r>
      <w:r w:rsidR="00D64F46">
        <w:rPr>
          <w:rFonts w:ascii="Arial" w:hAnsi="Arial" w:cs="Arial"/>
          <w:sz w:val="28"/>
          <w:szCs w:val="28"/>
        </w:rPr>
        <w:t>a</w:t>
      </w:r>
      <w:proofErr w:type="spellEnd"/>
      <w:r w:rsidR="00B77F57">
        <w:rPr>
          <w:rFonts w:ascii="Arial" w:hAnsi="Arial" w:cs="Arial"/>
          <w:sz w:val="28"/>
          <w:szCs w:val="28"/>
        </w:rPr>
        <w:t xml:space="preserve"> kana vanhu </w:t>
      </w:r>
      <w:proofErr w:type="spellStart"/>
      <w:r w:rsidR="00B77F57">
        <w:rPr>
          <w:rFonts w:ascii="Arial" w:hAnsi="Arial" w:cs="Arial"/>
          <w:sz w:val="28"/>
          <w:szCs w:val="28"/>
        </w:rPr>
        <w:t>vachidanana</w:t>
      </w:r>
      <w:proofErr w:type="spellEnd"/>
      <w:r w:rsidR="00B77F57">
        <w:rPr>
          <w:rFonts w:ascii="Arial" w:hAnsi="Arial" w:cs="Arial"/>
          <w:sz w:val="28"/>
          <w:szCs w:val="28"/>
        </w:rPr>
        <w:t xml:space="preserve"> brother</w:t>
      </w:r>
      <w:r w:rsidR="003914E3">
        <w:rPr>
          <w:rFonts w:ascii="Arial" w:hAnsi="Arial" w:cs="Arial"/>
          <w:sz w:val="28"/>
          <w:szCs w:val="28"/>
        </w:rPr>
        <w:t>,</w:t>
      </w:r>
      <w:r w:rsidR="00B77F57">
        <w:rPr>
          <w:rFonts w:ascii="Arial" w:hAnsi="Arial" w:cs="Arial"/>
          <w:sz w:val="28"/>
          <w:szCs w:val="28"/>
        </w:rPr>
        <w:t xml:space="preserve"> </w:t>
      </w:r>
      <w:proofErr w:type="spellStart"/>
      <w:r w:rsidR="00B77F57">
        <w:rPr>
          <w:rFonts w:ascii="Arial" w:hAnsi="Arial" w:cs="Arial"/>
          <w:sz w:val="28"/>
          <w:szCs w:val="28"/>
        </w:rPr>
        <w:t>panouya</w:t>
      </w:r>
      <w:proofErr w:type="spellEnd"/>
      <w:r w:rsidR="00B77F57">
        <w:rPr>
          <w:rFonts w:ascii="Arial" w:hAnsi="Arial" w:cs="Arial"/>
          <w:sz w:val="28"/>
          <w:szCs w:val="28"/>
        </w:rPr>
        <w:t xml:space="preserve"> munhu </w:t>
      </w:r>
      <w:proofErr w:type="spellStart"/>
      <w:r w:rsidR="00B77F57">
        <w:rPr>
          <w:rFonts w:ascii="Arial" w:hAnsi="Arial" w:cs="Arial"/>
          <w:sz w:val="28"/>
          <w:szCs w:val="28"/>
        </w:rPr>
        <w:t>wechitatu</w:t>
      </w:r>
      <w:proofErr w:type="spellEnd"/>
      <w:r w:rsidR="00B77F57">
        <w:rPr>
          <w:rFonts w:ascii="Arial" w:hAnsi="Arial" w:cs="Arial"/>
          <w:sz w:val="28"/>
          <w:szCs w:val="28"/>
        </w:rPr>
        <w:t xml:space="preserve"> </w:t>
      </w:r>
      <w:r w:rsidR="008029E8">
        <w:rPr>
          <w:rFonts w:ascii="Arial" w:hAnsi="Arial" w:cs="Arial"/>
          <w:sz w:val="28"/>
          <w:szCs w:val="28"/>
        </w:rPr>
        <w:t xml:space="preserve">iwewe </w:t>
      </w:r>
      <w:proofErr w:type="spellStart"/>
      <w:r w:rsidR="008029E8">
        <w:rPr>
          <w:rFonts w:ascii="Arial" w:hAnsi="Arial" w:cs="Arial"/>
          <w:sz w:val="28"/>
          <w:szCs w:val="28"/>
        </w:rPr>
        <w:t>nemukadzi</w:t>
      </w:r>
      <w:proofErr w:type="spellEnd"/>
      <w:r w:rsidR="008029E8">
        <w:rPr>
          <w:rFonts w:ascii="Arial" w:hAnsi="Arial" w:cs="Arial"/>
          <w:sz w:val="28"/>
          <w:szCs w:val="28"/>
        </w:rPr>
        <w:t xml:space="preserve"> </w:t>
      </w:r>
      <w:r w:rsidR="00D64F46">
        <w:rPr>
          <w:rFonts w:ascii="Arial" w:hAnsi="Arial" w:cs="Arial"/>
          <w:sz w:val="28"/>
          <w:szCs w:val="28"/>
        </w:rPr>
        <w:t xml:space="preserve">wako </w:t>
      </w:r>
      <w:proofErr w:type="spellStart"/>
      <w:r w:rsidR="00D64F46">
        <w:rPr>
          <w:rFonts w:ascii="Arial" w:hAnsi="Arial" w:cs="Arial"/>
          <w:sz w:val="28"/>
          <w:szCs w:val="28"/>
        </w:rPr>
        <w:t>i</w:t>
      </w:r>
      <w:r w:rsidR="007F2D3B">
        <w:rPr>
          <w:rFonts w:ascii="Arial" w:hAnsi="Arial" w:cs="Arial"/>
          <w:sz w:val="28"/>
          <w:szCs w:val="28"/>
        </w:rPr>
        <w:t>w</w:t>
      </w:r>
      <w:r w:rsidR="00D64F46">
        <w:rPr>
          <w:rFonts w:ascii="Arial" w:hAnsi="Arial" w:cs="Arial"/>
          <w:sz w:val="28"/>
          <w:szCs w:val="28"/>
        </w:rPr>
        <w:t>a</w:t>
      </w:r>
      <w:r w:rsidR="007F2D3B">
        <w:rPr>
          <w:rFonts w:ascii="Arial" w:hAnsi="Arial" w:cs="Arial"/>
          <w:sz w:val="28"/>
          <w:szCs w:val="28"/>
        </w:rPr>
        <w:t>w</w:t>
      </w:r>
      <w:r w:rsidR="00D64F46">
        <w:rPr>
          <w:rFonts w:ascii="Arial" w:hAnsi="Arial" w:cs="Arial"/>
          <w:sz w:val="28"/>
          <w:szCs w:val="28"/>
        </w:rPr>
        <w:t>o</w:t>
      </w:r>
      <w:proofErr w:type="spellEnd"/>
      <w:r w:rsidR="00D64F46">
        <w:rPr>
          <w:rFonts w:ascii="Arial" w:hAnsi="Arial" w:cs="Arial"/>
          <w:sz w:val="28"/>
          <w:szCs w:val="28"/>
        </w:rPr>
        <w:t xml:space="preserve"> </w:t>
      </w:r>
      <w:proofErr w:type="spellStart"/>
      <w:r w:rsidR="00D64F46">
        <w:rPr>
          <w:rFonts w:ascii="Arial" w:hAnsi="Arial" w:cs="Arial"/>
          <w:sz w:val="28"/>
          <w:szCs w:val="28"/>
        </w:rPr>
        <w:t>wiriranai</w:t>
      </w:r>
      <w:proofErr w:type="spellEnd"/>
      <w:r w:rsidR="00D64F46">
        <w:rPr>
          <w:rFonts w:ascii="Arial" w:hAnsi="Arial" w:cs="Arial"/>
          <w:sz w:val="28"/>
          <w:szCs w:val="28"/>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moona</w:t>
      </w:r>
      <w:proofErr w:type="spellEnd"/>
      <w:r w:rsidR="00116422">
        <w:rPr>
          <w:rFonts w:ascii="Arial" w:hAnsi="Arial" w:cs="Arial"/>
          <w:sz w:val="28"/>
          <w:szCs w:val="28"/>
        </w:rPr>
        <w:t xml:space="preserve">. </w:t>
      </w:r>
      <w:proofErr w:type="spellStart"/>
      <w:r w:rsidR="00116422">
        <w:rPr>
          <w:rFonts w:ascii="Arial" w:hAnsi="Arial" w:cs="Arial"/>
          <w:sz w:val="28"/>
          <w:szCs w:val="28"/>
        </w:rPr>
        <w:t>Unozviona</w:t>
      </w:r>
      <w:proofErr w:type="spellEnd"/>
      <w:r w:rsidR="00116422">
        <w:rPr>
          <w:rFonts w:ascii="Arial" w:hAnsi="Arial" w:cs="Arial"/>
          <w:sz w:val="28"/>
          <w:szCs w:val="28"/>
        </w:rPr>
        <w:t xml:space="preserve"> kuti madzimai </w:t>
      </w:r>
      <w:proofErr w:type="spellStart"/>
      <w:r w:rsidR="00116422">
        <w:rPr>
          <w:rFonts w:ascii="Arial" w:hAnsi="Arial" w:cs="Arial"/>
          <w:sz w:val="28"/>
          <w:szCs w:val="28"/>
        </w:rPr>
        <w:t>arikufara</w:t>
      </w:r>
      <w:proofErr w:type="spellEnd"/>
      <w:r w:rsidR="00FE57BA">
        <w:rPr>
          <w:rFonts w:ascii="Arial" w:hAnsi="Arial" w:cs="Arial"/>
          <w:sz w:val="28"/>
          <w:szCs w:val="28"/>
        </w:rPr>
        <w:t xml:space="preserve"> aya</w:t>
      </w:r>
      <w:r w:rsidR="00D63235">
        <w:rPr>
          <w:rFonts w:ascii="Arial" w:hAnsi="Arial" w:cs="Arial"/>
          <w:sz w:val="28"/>
          <w:szCs w:val="28"/>
        </w:rPr>
        <w:t>,</w:t>
      </w:r>
      <w:r w:rsidR="00FE57BA">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FE57BA">
        <w:rPr>
          <w:rFonts w:ascii="Arial" w:hAnsi="Arial" w:cs="Arial"/>
          <w:sz w:val="28"/>
          <w:szCs w:val="28"/>
        </w:rPr>
        <w:t xml:space="preserve">. </w:t>
      </w:r>
      <w:r w:rsidR="007F2D3B">
        <w:rPr>
          <w:rFonts w:ascii="Arial" w:hAnsi="Arial" w:cs="Arial"/>
          <w:sz w:val="28"/>
          <w:szCs w:val="28"/>
        </w:rPr>
        <w:t xml:space="preserve">Brother Nehohwa mudzimai wavo mukuru </w:t>
      </w:r>
      <w:proofErr w:type="spellStart"/>
      <w:r w:rsidR="008713DF">
        <w:rPr>
          <w:rFonts w:ascii="Arial" w:hAnsi="Arial" w:cs="Arial"/>
          <w:sz w:val="28"/>
          <w:szCs w:val="28"/>
        </w:rPr>
        <w:t>akandi</w:t>
      </w:r>
      <w:proofErr w:type="spellEnd"/>
      <w:r w:rsidR="008713DF">
        <w:rPr>
          <w:rFonts w:ascii="Arial" w:hAnsi="Arial" w:cs="Arial"/>
          <w:sz w:val="28"/>
          <w:szCs w:val="28"/>
        </w:rPr>
        <w:t xml:space="preserve"> </w:t>
      </w:r>
      <w:r w:rsidR="008713DF" w:rsidRPr="008713DF">
        <w:rPr>
          <w:rFonts w:ascii="Arial" w:hAnsi="Arial" w:cs="Arial"/>
          <w:i/>
          <w:iCs/>
          <w:sz w:val="28"/>
          <w:szCs w:val="28"/>
        </w:rPr>
        <w:t>text-</w:t>
      </w:r>
      <w:proofErr w:type="spellStart"/>
      <w:r w:rsidR="008713DF" w:rsidRPr="008713DF">
        <w:rPr>
          <w:rFonts w:ascii="Arial" w:hAnsi="Arial" w:cs="Arial"/>
          <w:i/>
          <w:iCs/>
          <w:sz w:val="28"/>
          <w:szCs w:val="28"/>
        </w:rPr>
        <w:t>ira</w:t>
      </w:r>
      <w:proofErr w:type="spellEnd"/>
      <w:r w:rsidR="008A607F">
        <w:rPr>
          <w:rFonts w:ascii="Arial" w:hAnsi="Arial" w:cs="Arial"/>
          <w:i/>
          <w:iCs/>
          <w:sz w:val="28"/>
          <w:szCs w:val="28"/>
        </w:rPr>
        <w:t xml:space="preserve"> </w:t>
      </w:r>
      <w:proofErr w:type="spellStart"/>
      <w:r w:rsidR="008A607F">
        <w:rPr>
          <w:rFonts w:ascii="Arial" w:hAnsi="Arial" w:cs="Arial"/>
          <w:sz w:val="28"/>
          <w:szCs w:val="28"/>
        </w:rPr>
        <w:t>woga</w:t>
      </w:r>
      <w:proofErr w:type="spellEnd"/>
      <w:r w:rsidR="008713DF">
        <w:rPr>
          <w:rFonts w:ascii="Arial" w:hAnsi="Arial" w:cs="Arial"/>
          <w:i/>
          <w:iCs/>
          <w:sz w:val="28"/>
          <w:szCs w:val="28"/>
        </w:rPr>
        <w:t xml:space="preserve"> </w:t>
      </w:r>
      <w:proofErr w:type="spellStart"/>
      <w:r w:rsidR="008713DF">
        <w:rPr>
          <w:rFonts w:ascii="Arial" w:hAnsi="Arial" w:cs="Arial"/>
          <w:sz w:val="28"/>
          <w:szCs w:val="28"/>
        </w:rPr>
        <w:t>zvikanzi</w:t>
      </w:r>
      <w:proofErr w:type="spellEnd"/>
      <w:r w:rsidR="008713DF">
        <w:rPr>
          <w:rFonts w:ascii="Arial" w:hAnsi="Arial" w:cs="Arial"/>
          <w:sz w:val="28"/>
          <w:szCs w:val="28"/>
        </w:rPr>
        <w:t xml:space="preserve">, ‘Pastor </w:t>
      </w:r>
      <w:r w:rsidR="00684361">
        <w:rPr>
          <w:rFonts w:ascii="Arial" w:hAnsi="Arial" w:cs="Arial"/>
          <w:sz w:val="28"/>
          <w:szCs w:val="28"/>
        </w:rPr>
        <w:t>I’ve been helped greatly</w:t>
      </w:r>
      <w:r w:rsidR="008713DF">
        <w:rPr>
          <w:rFonts w:ascii="Arial" w:hAnsi="Arial" w:cs="Arial"/>
          <w:sz w:val="28"/>
          <w:szCs w:val="28"/>
        </w:rPr>
        <w:t>’</w:t>
      </w:r>
      <w:r w:rsidR="00684361">
        <w:rPr>
          <w:rFonts w:ascii="Arial" w:hAnsi="Arial" w:cs="Arial"/>
          <w:sz w:val="28"/>
          <w:szCs w:val="28"/>
        </w:rPr>
        <w:t xml:space="preserve">. </w:t>
      </w:r>
      <w:proofErr w:type="spellStart"/>
      <w:r w:rsidR="00684361">
        <w:rPr>
          <w:rFonts w:ascii="Arial" w:hAnsi="Arial" w:cs="Arial"/>
          <w:sz w:val="28"/>
          <w:szCs w:val="28"/>
        </w:rPr>
        <w:t>Vakandinyorera</w:t>
      </w:r>
      <w:proofErr w:type="spellEnd"/>
      <w:r w:rsidR="00684361">
        <w:rPr>
          <w:rFonts w:ascii="Arial" w:hAnsi="Arial" w:cs="Arial"/>
          <w:sz w:val="28"/>
          <w:szCs w:val="28"/>
        </w:rPr>
        <w:t xml:space="preserve"> </w:t>
      </w:r>
      <w:proofErr w:type="spellStart"/>
      <w:r w:rsidR="00DA7712">
        <w:rPr>
          <w:rFonts w:ascii="Arial" w:hAnsi="Arial" w:cs="Arial"/>
          <w:sz w:val="28"/>
          <w:szCs w:val="28"/>
        </w:rPr>
        <w:t>tsa</w:t>
      </w:r>
      <w:proofErr w:type="spellEnd"/>
      <w:r w:rsidR="00DA7712">
        <w:rPr>
          <w:rFonts w:ascii="Arial" w:hAnsi="Arial" w:cs="Arial"/>
          <w:sz w:val="28"/>
          <w:szCs w:val="28"/>
        </w:rPr>
        <w:t xml:space="preserve">…? </w:t>
      </w:r>
      <w:r w:rsidR="00DA7712" w:rsidRPr="004649A7">
        <w:rPr>
          <w:rFonts w:ascii="Arial" w:hAnsi="Arial" w:cs="Arial"/>
          <w:sz w:val="18"/>
          <w:szCs w:val="18"/>
        </w:rPr>
        <w:t xml:space="preserve">[Congregation </w:t>
      </w:r>
      <w:r w:rsidR="00063DA1" w:rsidRPr="004649A7">
        <w:rPr>
          <w:rFonts w:ascii="Arial" w:hAnsi="Arial" w:cs="Arial"/>
          <w:sz w:val="18"/>
          <w:szCs w:val="18"/>
        </w:rPr>
        <w:t>says, “</w:t>
      </w:r>
      <w:r w:rsidR="00DA7712" w:rsidRPr="004649A7">
        <w:rPr>
          <w:rFonts w:ascii="Arial" w:hAnsi="Arial" w:cs="Arial"/>
          <w:sz w:val="18"/>
          <w:szCs w:val="18"/>
        </w:rPr>
        <w:t>tsamba</w:t>
      </w:r>
      <w:r w:rsidR="00641995" w:rsidRPr="004649A7">
        <w:rPr>
          <w:rFonts w:ascii="Arial" w:hAnsi="Arial" w:cs="Arial"/>
          <w:sz w:val="18"/>
          <w:szCs w:val="18"/>
        </w:rPr>
        <w:t>.</w:t>
      </w:r>
      <w:r w:rsidR="00DA7712" w:rsidRPr="004649A7">
        <w:rPr>
          <w:rFonts w:ascii="Arial" w:hAnsi="Arial" w:cs="Arial"/>
          <w:sz w:val="18"/>
          <w:szCs w:val="18"/>
        </w:rPr>
        <w:t>"]</w:t>
      </w:r>
    </w:p>
    <w:p w14:paraId="41BED6BA" w14:textId="54E89D2A" w:rsidR="003E6527" w:rsidRDefault="00D06359" w:rsidP="00EE1207">
      <w:pPr>
        <w:jc w:val="both"/>
        <w:rPr>
          <w:rFonts w:ascii="Arial" w:hAnsi="Arial" w:cs="Arial"/>
          <w:sz w:val="28"/>
          <w:szCs w:val="28"/>
        </w:rPr>
      </w:pPr>
      <w:r>
        <w:rPr>
          <w:rFonts w:ascii="Arial" w:hAnsi="Arial" w:cs="Arial"/>
          <w:sz w:val="28"/>
          <w:szCs w:val="28"/>
          <w:vertAlign w:val="superscript"/>
        </w:rPr>
        <w:t xml:space="preserve">118 </w:t>
      </w:r>
      <w:r w:rsidR="00DA7712">
        <w:rPr>
          <w:rFonts w:ascii="Arial" w:hAnsi="Arial" w:cs="Arial"/>
          <w:sz w:val="28"/>
          <w:szCs w:val="28"/>
        </w:rPr>
        <w:t>‘I’ve</w:t>
      </w:r>
      <w:r w:rsidR="00641995">
        <w:rPr>
          <w:rFonts w:ascii="Arial" w:hAnsi="Arial" w:cs="Arial"/>
          <w:sz w:val="28"/>
          <w:szCs w:val="28"/>
        </w:rPr>
        <w:t xml:space="preserve"> since changed my being and everything </w:t>
      </w:r>
      <w:proofErr w:type="spellStart"/>
      <w:r w:rsidR="005218DD">
        <w:rPr>
          <w:rFonts w:ascii="Arial" w:hAnsi="Arial" w:cs="Arial"/>
          <w:sz w:val="28"/>
          <w:szCs w:val="28"/>
        </w:rPr>
        <w:t>zvekuti</w:t>
      </w:r>
      <w:proofErr w:type="spellEnd"/>
      <w:r w:rsidR="005218DD">
        <w:rPr>
          <w:rFonts w:ascii="Arial" w:hAnsi="Arial" w:cs="Arial"/>
          <w:sz w:val="28"/>
          <w:szCs w:val="28"/>
        </w:rPr>
        <w:t xml:space="preserve"> </w:t>
      </w:r>
      <w:proofErr w:type="spellStart"/>
      <w:r w:rsidR="005218DD">
        <w:rPr>
          <w:rFonts w:ascii="Arial" w:hAnsi="Arial" w:cs="Arial"/>
          <w:sz w:val="28"/>
          <w:szCs w:val="28"/>
        </w:rPr>
        <w:t>ndinotonyara</w:t>
      </w:r>
      <w:proofErr w:type="spellEnd"/>
      <w:r w:rsidR="005218DD">
        <w:rPr>
          <w:rFonts w:ascii="Arial" w:hAnsi="Arial" w:cs="Arial"/>
          <w:sz w:val="28"/>
          <w:szCs w:val="28"/>
        </w:rPr>
        <w:t xml:space="preserve"> kuti </w:t>
      </w:r>
      <w:proofErr w:type="spellStart"/>
      <w:r w:rsidR="005218DD">
        <w:rPr>
          <w:rFonts w:ascii="Arial" w:hAnsi="Arial" w:cs="Arial"/>
          <w:sz w:val="28"/>
          <w:szCs w:val="28"/>
        </w:rPr>
        <w:t>ndaimborwisa</w:t>
      </w:r>
      <w:proofErr w:type="spellEnd"/>
      <w:r w:rsidR="005218DD">
        <w:rPr>
          <w:rFonts w:ascii="Arial" w:hAnsi="Arial" w:cs="Arial"/>
          <w:sz w:val="28"/>
          <w:szCs w:val="28"/>
        </w:rPr>
        <w:t>.</w:t>
      </w:r>
      <w:r w:rsidR="00DA7712">
        <w:rPr>
          <w:rFonts w:ascii="Arial" w:hAnsi="Arial" w:cs="Arial"/>
          <w:sz w:val="28"/>
          <w:szCs w:val="28"/>
        </w:rPr>
        <w:t>’</w:t>
      </w:r>
      <w:r w:rsidR="00D870E4" w:rsidRPr="001146CA">
        <w:rPr>
          <w:rFonts w:ascii="Arial" w:hAnsi="Arial" w:cs="Arial"/>
          <w:sz w:val="28"/>
          <w:szCs w:val="28"/>
        </w:rPr>
        <w:t xml:space="preserve"> </w:t>
      </w:r>
      <w:r w:rsidR="003E6527" w:rsidRPr="001146CA">
        <w:rPr>
          <w:rFonts w:ascii="Arial" w:hAnsi="Arial" w:cs="Arial"/>
          <w:sz w:val="28"/>
          <w:szCs w:val="28"/>
        </w:rPr>
        <w:t xml:space="preserve"> </w:t>
      </w:r>
      <w:r w:rsidR="005218DD">
        <w:rPr>
          <w:rFonts w:ascii="Arial" w:hAnsi="Arial" w:cs="Arial"/>
          <w:sz w:val="28"/>
          <w:szCs w:val="28"/>
        </w:rPr>
        <w:t xml:space="preserve">Ivo </w:t>
      </w:r>
      <w:proofErr w:type="spellStart"/>
      <w:r w:rsidR="00836115">
        <w:rPr>
          <w:rFonts w:ascii="Arial" w:hAnsi="Arial" w:cs="Arial"/>
          <w:sz w:val="28"/>
          <w:szCs w:val="28"/>
        </w:rPr>
        <w:t>havatombozviziva</w:t>
      </w:r>
      <w:proofErr w:type="spellEnd"/>
      <w:r w:rsidR="00836115">
        <w:rPr>
          <w:rFonts w:ascii="Arial" w:hAnsi="Arial" w:cs="Arial"/>
          <w:sz w:val="28"/>
          <w:szCs w:val="28"/>
        </w:rPr>
        <w:t xml:space="preserve"> kuti </w:t>
      </w:r>
      <w:proofErr w:type="spellStart"/>
      <w:r w:rsidR="00836115">
        <w:rPr>
          <w:rFonts w:ascii="Arial" w:hAnsi="Arial" w:cs="Arial"/>
          <w:sz w:val="28"/>
          <w:szCs w:val="28"/>
        </w:rPr>
        <w:t>vakandinyorera</w:t>
      </w:r>
      <w:proofErr w:type="spellEnd"/>
      <w:r w:rsidR="00836115">
        <w:rPr>
          <w:rFonts w:ascii="Arial" w:hAnsi="Arial" w:cs="Arial"/>
          <w:sz w:val="28"/>
          <w:szCs w:val="28"/>
        </w:rPr>
        <w:t xml:space="preserve"> tsamba </w:t>
      </w:r>
      <w:r w:rsidR="00534101">
        <w:rPr>
          <w:rFonts w:ascii="Arial" w:hAnsi="Arial" w:cs="Arial"/>
          <w:sz w:val="28"/>
          <w:szCs w:val="28"/>
        </w:rPr>
        <w:t>ha-</w:t>
      </w:r>
      <w:proofErr w:type="spellStart"/>
      <w:r w:rsidR="00534101">
        <w:rPr>
          <w:rFonts w:ascii="Arial" w:hAnsi="Arial" w:cs="Arial"/>
          <w:sz w:val="28"/>
          <w:szCs w:val="28"/>
        </w:rPr>
        <w:t>moona</w:t>
      </w:r>
      <w:proofErr w:type="spellEnd"/>
      <w:r w:rsidR="00115060">
        <w:rPr>
          <w:rFonts w:ascii="Arial" w:hAnsi="Arial" w:cs="Arial"/>
          <w:sz w:val="28"/>
          <w:szCs w:val="28"/>
        </w:rPr>
        <w:t xml:space="preserve"> </w:t>
      </w:r>
      <w:proofErr w:type="spellStart"/>
      <w:r w:rsidR="00115060">
        <w:rPr>
          <w:rFonts w:ascii="Arial" w:hAnsi="Arial" w:cs="Arial"/>
          <w:sz w:val="28"/>
          <w:szCs w:val="28"/>
        </w:rPr>
        <w:t>hamuzvizive</w:t>
      </w:r>
      <w:proofErr w:type="spellEnd"/>
      <w:r w:rsidR="00115060">
        <w:rPr>
          <w:rFonts w:ascii="Arial" w:hAnsi="Arial" w:cs="Arial"/>
          <w:sz w:val="28"/>
          <w:szCs w:val="28"/>
        </w:rPr>
        <w:t>…?</w:t>
      </w:r>
      <w:r w:rsidR="003E6527" w:rsidRPr="001146CA">
        <w:rPr>
          <w:rFonts w:ascii="Arial" w:hAnsi="Arial" w:cs="Arial"/>
          <w:sz w:val="28"/>
          <w:szCs w:val="28"/>
        </w:rPr>
        <w:t xml:space="preserve"> </w:t>
      </w:r>
      <w:proofErr w:type="spellStart"/>
      <w:r w:rsidR="00902F8A">
        <w:rPr>
          <w:rFonts w:ascii="Arial" w:hAnsi="Arial" w:cs="Arial"/>
          <w:sz w:val="28"/>
          <w:szCs w:val="28"/>
        </w:rPr>
        <w:t>Zvikanzi</w:t>
      </w:r>
      <w:proofErr w:type="spellEnd"/>
      <w:r w:rsidR="00902F8A">
        <w:rPr>
          <w:rFonts w:ascii="Arial" w:hAnsi="Arial" w:cs="Arial"/>
          <w:sz w:val="28"/>
          <w:szCs w:val="28"/>
        </w:rPr>
        <w:t xml:space="preserve">, ‘Pastor </w:t>
      </w:r>
      <w:proofErr w:type="spellStart"/>
      <w:r w:rsidR="00902F8A">
        <w:rPr>
          <w:rFonts w:ascii="Arial" w:hAnsi="Arial" w:cs="Arial"/>
          <w:sz w:val="28"/>
          <w:szCs w:val="28"/>
        </w:rPr>
        <w:t>mun</w:t>
      </w:r>
      <w:r w:rsidR="00792A5C">
        <w:rPr>
          <w:rFonts w:ascii="Arial" w:hAnsi="Arial" w:cs="Arial"/>
          <w:sz w:val="28"/>
          <w:szCs w:val="28"/>
        </w:rPr>
        <w:t>gadei</w:t>
      </w:r>
      <w:proofErr w:type="spellEnd"/>
      <w:r w:rsidR="00792A5C">
        <w:rPr>
          <w:rFonts w:ascii="Arial" w:hAnsi="Arial" w:cs="Arial"/>
          <w:sz w:val="28"/>
          <w:szCs w:val="28"/>
        </w:rPr>
        <w:t xml:space="preserve"> </w:t>
      </w:r>
      <w:proofErr w:type="spellStart"/>
      <w:r w:rsidR="00792A5C">
        <w:rPr>
          <w:rFonts w:ascii="Arial" w:hAnsi="Arial" w:cs="Arial"/>
          <w:sz w:val="28"/>
          <w:szCs w:val="28"/>
        </w:rPr>
        <w:t>muchifunga</w:t>
      </w:r>
      <w:proofErr w:type="spellEnd"/>
      <w:r w:rsidR="00792A5C">
        <w:rPr>
          <w:rFonts w:ascii="Arial" w:hAnsi="Arial" w:cs="Arial"/>
          <w:sz w:val="28"/>
          <w:szCs w:val="28"/>
        </w:rPr>
        <w:t xml:space="preserve"> kuti </w:t>
      </w:r>
      <w:proofErr w:type="spellStart"/>
      <w:r w:rsidR="00792A5C">
        <w:rPr>
          <w:rFonts w:ascii="Arial" w:hAnsi="Arial" w:cs="Arial"/>
          <w:sz w:val="28"/>
          <w:szCs w:val="28"/>
        </w:rPr>
        <w:t>ndi</w:t>
      </w:r>
      <w:r w:rsidR="00036A41">
        <w:rPr>
          <w:rFonts w:ascii="Arial" w:hAnsi="Arial" w:cs="Arial"/>
          <w:sz w:val="28"/>
          <w:szCs w:val="28"/>
        </w:rPr>
        <w:t>chiri</w:t>
      </w:r>
      <w:proofErr w:type="spellEnd"/>
      <w:r w:rsidR="00036A41">
        <w:rPr>
          <w:rFonts w:ascii="Arial" w:hAnsi="Arial" w:cs="Arial"/>
          <w:sz w:val="28"/>
          <w:szCs w:val="28"/>
        </w:rPr>
        <w:t xml:space="preserve"> </w:t>
      </w:r>
      <w:proofErr w:type="spellStart"/>
      <w:r w:rsidR="00036A41">
        <w:rPr>
          <w:rFonts w:ascii="Arial" w:hAnsi="Arial" w:cs="Arial"/>
          <w:sz w:val="28"/>
          <w:szCs w:val="28"/>
        </w:rPr>
        <w:t>zvandanga</w:t>
      </w:r>
      <w:proofErr w:type="spellEnd"/>
      <w:r w:rsidR="00036A41">
        <w:rPr>
          <w:rFonts w:ascii="Arial" w:hAnsi="Arial" w:cs="Arial"/>
          <w:sz w:val="28"/>
          <w:szCs w:val="28"/>
        </w:rPr>
        <w:t xml:space="preserve"> ndiri</w:t>
      </w:r>
      <w:r w:rsidR="008A607F">
        <w:rPr>
          <w:rFonts w:ascii="Arial" w:hAnsi="Arial" w:cs="Arial"/>
          <w:sz w:val="28"/>
          <w:szCs w:val="28"/>
        </w:rPr>
        <w:t>.</w:t>
      </w:r>
      <w:r w:rsidR="00036A41">
        <w:rPr>
          <w:rFonts w:ascii="Arial" w:hAnsi="Arial" w:cs="Arial"/>
          <w:sz w:val="28"/>
          <w:szCs w:val="28"/>
        </w:rPr>
        <w:t xml:space="preserve"> I have since changed and </w:t>
      </w:r>
      <w:r w:rsidR="00AB3425">
        <w:rPr>
          <w:rFonts w:ascii="Arial" w:hAnsi="Arial" w:cs="Arial"/>
          <w:sz w:val="28"/>
          <w:szCs w:val="28"/>
        </w:rPr>
        <w:t xml:space="preserve">I’m asking your </w:t>
      </w:r>
      <w:r w:rsidR="00B9799E">
        <w:rPr>
          <w:rFonts w:ascii="Arial" w:hAnsi="Arial" w:cs="Arial"/>
          <w:sz w:val="28"/>
          <w:szCs w:val="28"/>
        </w:rPr>
        <w:t>prayers</w:t>
      </w:r>
      <w:r w:rsidR="00AB3425">
        <w:rPr>
          <w:rFonts w:ascii="Arial" w:hAnsi="Arial" w:cs="Arial"/>
          <w:sz w:val="28"/>
          <w:szCs w:val="28"/>
        </w:rPr>
        <w:t xml:space="preserve"> kuti </w:t>
      </w:r>
      <w:proofErr w:type="spellStart"/>
      <w:r w:rsidR="00AB3425">
        <w:rPr>
          <w:rFonts w:ascii="Arial" w:hAnsi="Arial" w:cs="Arial"/>
          <w:sz w:val="28"/>
          <w:szCs w:val="28"/>
        </w:rPr>
        <w:t>ndirambe</w:t>
      </w:r>
      <w:proofErr w:type="spellEnd"/>
      <w:r w:rsidR="00AB3425">
        <w:rPr>
          <w:rFonts w:ascii="Arial" w:hAnsi="Arial" w:cs="Arial"/>
          <w:sz w:val="28"/>
          <w:szCs w:val="28"/>
        </w:rPr>
        <w:t xml:space="preserve"> </w:t>
      </w:r>
      <w:proofErr w:type="spellStart"/>
      <w:r w:rsidR="00AB3425">
        <w:rPr>
          <w:rFonts w:ascii="Arial" w:hAnsi="Arial" w:cs="Arial"/>
          <w:sz w:val="28"/>
          <w:szCs w:val="28"/>
        </w:rPr>
        <w:t>ndichichinja</w:t>
      </w:r>
      <w:proofErr w:type="spellEnd"/>
      <w:r w:rsidR="00AB3425">
        <w:rPr>
          <w:rFonts w:ascii="Arial" w:hAnsi="Arial" w:cs="Arial"/>
          <w:sz w:val="28"/>
          <w:szCs w:val="28"/>
        </w:rPr>
        <w:t xml:space="preserve">. </w:t>
      </w:r>
      <w:proofErr w:type="spellStart"/>
      <w:r w:rsidR="00AB3425">
        <w:rPr>
          <w:rFonts w:ascii="Arial" w:hAnsi="Arial" w:cs="Arial"/>
          <w:sz w:val="28"/>
          <w:szCs w:val="28"/>
        </w:rPr>
        <w:t>Handicharwisa</w:t>
      </w:r>
      <w:proofErr w:type="spellEnd"/>
      <w:r w:rsidR="00AB3425">
        <w:rPr>
          <w:rFonts w:ascii="Arial" w:hAnsi="Arial" w:cs="Arial"/>
          <w:sz w:val="28"/>
          <w:szCs w:val="28"/>
        </w:rPr>
        <w:t xml:space="preserve">, </w:t>
      </w:r>
      <w:proofErr w:type="spellStart"/>
      <w:r w:rsidR="00AB3425">
        <w:rPr>
          <w:rFonts w:ascii="Arial" w:hAnsi="Arial" w:cs="Arial"/>
          <w:sz w:val="28"/>
          <w:szCs w:val="28"/>
        </w:rPr>
        <w:t>handichadai</w:t>
      </w:r>
      <w:proofErr w:type="spellEnd"/>
      <w:r w:rsidR="00AB3425">
        <w:rPr>
          <w:rFonts w:ascii="Arial" w:hAnsi="Arial" w:cs="Arial"/>
          <w:sz w:val="28"/>
          <w:szCs w:val="28"/>
        </w:rPr>
        <w:t xml:space="preserve"> </w:t>
      </w:r>
      <w:proofErr w:type="spellStart"/>
      <w:r w:rsidR="00AB3425">
        <w:rPr>
          <w:rFonts w:ascii="Arial" w:hAnsi="Arial" w:cs="Arial"/>
          <w:sz w:val="28"/>
          <w:szCs w:val="28"/>
        </w:rPr>
        <w:t>handichadai</w:t>
      </w:r>
      <w:proofErr w:type="spellEnd"/>
      <w:r w:rsidR="00AB3425">
        <w:rPr>
          <w:rFonts w:ascii="Arial" w:hAnsi="Arial" w:cs="Arial"/>
          <w:sz w:val="28"/>
          <w:szCs w:val="28"/>
        </w:rPr>
        <w:t xml:space="preserve">, </w:t>
      </w:r>
      <w:proofErr w:type="spellStart"/>
      <w:r w:rsidR="00AB3425">
        <w:rPr>
          <w:rFonts w:ascii="Arial" w:hAnsi="Arial" w:cs="Arial"/>
          <w:sz w:val="28"/>
          <w:szCs w:val="28"/>
        </w:rPr>
        <w:t>handichadai</w:t>
      </w:r>
      <w:proofErr w:type="spellEnd"/>
      <w:r w:rsidR="00B9799E">
        <w:rPr>
          <w:rFonts w:ascii="Arial" w:hAnsi="Arial" w:cs="Arial"/>
          <w:sz w:val="28"/>
          <w:szCs w:val="28"/>
        </w:rPr>
        <w:t xml:space="preserve">, </w:t>
      </w:r>
      <w:proofErr w:type="spellStart"/>
      <w:r w:rsidR="00B9799E">
        <w:rPr>
          <w:rFonts w:ascii="Arial" w:hAnsi="Arial" w:cs="Arial"/>
          <w:sz w:val="28"/>
          <w:szCs w:val="28"/>
        </w:rPr>
        <w:t>handichadai</w:t>
      </w:r>
      <w:proofErr w:type="spellEnd"/>
      <w:r w:rsidR="00B9799E">
        <w:rPr>
          <w:rFonts w:ascii="Arial" w:hAnsi="Arial" w:cs="Arial"/>
          <w:sz w:val="28"/>
          <w:szCs w:val="28"/>
        </w:rPr>
        <w:t>.</w:t>
      </w:r>
      <w:r w:rsidR="00902F8A">
        <w:rPr>
          <w:rFonts w:ascii="Arial" w:hAnsi="Arial" w:cs="Arial"/>
          <w:sz w:val="28"/>
          <w:szCs w:val="28"/>
        </w:rPr>
        <w:t>’</w:t>
      </w:r>
      <w:r w:rsidR="00F46E33">
        <w:rPr>
          <w:rFonts w:ascii="Arial" w:hAnsi="Arial" w:cs="Arial"/>
          <w:sz w:val="28"/>
          <w:szCs w:val="28"/>
        </w:rPr>
        <w:t xml:space="preserve"> I never told the </w:t>
      </w:r>
      <w:r w:rsidR="0075422C">
        <w:rPr>
          <w:rFonts w:ascii="Arial" w:hAnsi="Arial" w:cs="Arial"/>
          <w:sz w:val="28"/>
          <w:szCs w:val="28"/>
        </w:rPr>
        <w:t>brother.</w:t>
      </w:r>
    </w:p>
    <w:p w14:paraId="68E95163" w14:textId="2FB61D5F" w:rsidR="00C34C10" w:rsidRPr="00573B2B" w:rsidRDefault="00D06359" w:rsidP="00EE1207">
      <w:pPr>
        <w:jc w:val="both"/>
        <w:rPr>
          <w:rFonts w:ascii="Arial" w:hAnsi="Arial" w:cs="Arial"/>
          <w:sz w:val="28"/>
          <w:szCs w:val="28"/>
        </w:rPr>
      </w:pPr>
      <w:r>
        <w:rPr>
          <w:rFonts w:ascii="Arial" w:hAnsi="Arial" w:cs="Arial"/>
          <w:sz w:val="28"/>
          <w:szCs w:val="28"/>
          <w:vertAlign w:val="superscript"/>
        </w:rPr>
        <w:t xml:space="preserve">119 </w:t>
      </w:r>
      <w:proofErr w:type="spellStart"/>
      <w:r w:rsidR="00252519" w:rsidRPr="004F2936">
        <w:rPr>
          <w:rFonts w:ascii="Arial" w:hAnsi="Arial" w:cs="Arial"/>
          <w:sz w:val="28"/>
          <w:szCs w:val="28"/>
        </w:rPr>
        <w:t>Ndozvamusinga</w:t>
      </w:r>
      <w:r w:rsidR="00337D1A" w:rsidRPr="004F2936">
        <w:rPr>
          <w:rFonts w:ascii="Arial" w:hAnsi="Arial" w:cs="Arial"/>
          <w:sz w:val="28"/>
          <w:szCs w:val="28"/>
        </w:rPr>
        <w:t>zive</w:t>
      </w:r>
      <w:proofErr w:type="spellEnd"/>
      <w:r w:rsidR="00337D1A" w:rsidRPr="004F2936">
        <w:rPr>
          <w:rFonts w:ascii="Arial" w:hAnsi="Arial" w:cs="Arial"/>
          <w:sz w:val="28"/>
          <w:szCs w:val="28"/>
        </w:rPr>
        <w:t xml:space="preserve"> vakadzi </w:t>
      </w:r>
      <w:proofErr w:type="spellStart"/>
      <w:r w:rsidR="00337D1A" w:rsidRPr="004F2936">
        <w:rPr>
          <w:rFonts w:ascii="Arial" w:hAnsi="Arial" w:cs="Arial"/>
          <w:sz w:val="28"/>
          <w:szCs w:val="28"/>
        </w:rPr>
        <w:t>manje</w:t>
      </w:r>
      <w:proofErr w:type="spellEnd"/>
      <w:r w:rsidR="00337D1A" w:rsidRPr="004F2936">
        <w:rPr>
          <w:rFonts w:ascii="Arial" w:hAnsi="Arial" w:cs="Arial"/>
          <w:sz w:val="28"/>
          <w:szCs w:val="28"/>
        </w:rPr>
        <w:t>, vakadzi ava vanhu ava</w:t>
      </w:r>
      <w:r w:rsidR="008A607F">
        <w:rPr>
          <w:rFonts w:ascii="Arial" w:hAnsi="Arial" w:cs="Arial"/>
          <w:sz w:val="28"/>
          <w:szCs w:val="28"/>
        </w:rPr>
        <w:t>,</w:t>
      </w:r>
      <w:r w:rsidR="00337D1A" w:rsidRPr="004F2936">
        <w:rPr>
          <w:rFonts w:ascii="Arial" w:hAnsi="Arial" w:cs="Arial"/>
          <w:sz w:val="28"/>
          <w:szCs w:val="28"/>
        </w:rPr>
        <w:t xml:space="preserve"> </w:t>
      </w:r>
      <w:proofErr w:type="spellStart"/>
      <w:r w:rsidR="004F2936" w:rsidRPr="004F2936">
        <w:rPr>
          <w:rFonts w:ascii="Arial" w:hAnsi="Arial" w:cs="Arial"/>
          <w:sz w:val="28"/>
          <w:szCs w:val="28"/>
        </w:rPr>
        <w:t>haiko</w:t>
      </w:r>
      <w:r w:rsidR="004F2936">
        <w:rPr>
          <w:rFonts w:ascii="Arial" w:hAnsi="Arial" w:cs="Arial"/>
          <w:sz w:val="28"/>
          <w:szCs w:val="28"/>
        </w:rPr>
        <w:t>na</w:t>
      </w:r>
      <w:proofErr w:type="spellEnd"/>
      <w:r w:rsidR="004F2936">
        <w:rPr>
          <w:rFonts w:ascii="Arial" w:hAnsi="Arial" w:cs="Arial"/>
          <w:sz w:val="28"/>
          <w:szCs w:val="28"/>
        </w:rPr>
        <w:t xml:space="preserve"> </w:t>
      </w:r>
      <w:proofErr w:type="spellStart"/>
      <w:r w:rsidR="004F2936">
        <w:rPr>
          <w:rFonts w:ascii="Arial" w:hAnsi="Arial" w:cs="Arial"/>
          <w:sz w:val="28"/>
          <w:szCs w:val="28"/>
        </w:rPr>
        <w:t>kumumanikidza</w:t>
      </w:r>
      <w:proofErr w:type="spellEnd"/>
      <w:r w:rsidR="004F2936">
        <w:rPr>
          <w:rFonts w:ascii="Arial" w:hAnsi="Arial" w:cs="Arial"/>
          <w:sz w:val="28"/>
          <w:szCs w:val="28"/>
        </w:rPr>
        <w:t xml:space="preserve"> </w:t>
      </w:r>
      <w:r w:rsidR="00EB6AEC">
        <w:rPr>
          <w:rFonts w:ascii="Arial" w:hAnsi="Arial" w:cs="Arial"/>
          <w:sz w:val="28"/>
          <w:szCs w:val="28"/>
        </w:rPr>
        <w:t xml:space="preserve">kuita zvinhu </w:t>
      </w:r>
      <w:r w:rsidR="002437B7">
        <w:rPr>
          <w:rFonts w:ascii="Arial" w:hAnsi="Arial" w:cs="Arial"/>
          <w:sz w:val="28"/>
          <w:szCs w:val="28"/>
        </w:rPr>
        <w:t xml:space="preserve">kana </w:t>
      </w:r>
      <w:proofErr w:type="spellStart"/>
      <w:r w:rsidR="002437B7">
        <w:rPr>
          <w:rFonts w:ascii="Arial" w:hAnsi="Arial" w:cs="Arial"/>
          <w:sz w:val="28"/>
          <w:szCs w:val="28"/>
        </w:rPr>
        <w:t>kumubata</w:t>
      </w:r>
      <w:proofErr w:type="spellEnd"/>
      <w:r w:rsidR="002437B7">
        <w:rPr>
          <w:rFonts w:ascii="Arial" w:hAnsi="Arial" w:cs="Arial"/>
          <w:sz w:val="28"/>
          <w:szCs w:val="28"/>
        </w:rPr>
        <w:t xml:space="preserve"> </w:t>
      </w:r>
      <w:proofErr w:type="spellStart"/>
      <w:r w:rsidR="002437B7">
        <w:rPr>
          <w:rFonts w:ascii="Arial" w:hAnsi="Arial" w:cs="Arial"/>
          <w:sz w:val="28"/>
          <w:szCs w:val="28"/>
        </w:rPr>
        <w:t>nehungwaru</w:t>
      </w:r>
      <w:proofErr w:type="spellEnd"/>
      <w:r w:rsidR="002437B7">
        <w:rPr>
          <w:rFonts w:ascii="Arial" w:hAnsi="Arial" w:cs="Arial"/>
          <w:sz w:val="28"/>
          <w:szCs w:val="28"/>
        </w:rPr>
        <w:t xml:space="preserve"> </w:t>
      </w:r>
      <w:proofErr w:type="spellStart"/>
      <w:r w:rsidR="002437B7">
        <w:rPr>
          <w:rFonts w:ascii="Arial" w:hAnsi="Arial" w:cs="Arial"/>
          <w:sz w:val="28"/>
          <w:szCs w:val="28"/>
        </w:rPr>
        <w:t>nekuti</w:t>
      </w:r>
      <w:proofErr w:type="spellEnd"/>
      <w:r w:rsidR="002437B7">
        <w:rPr>
          <w:rFonts w:ascii="Arial" w:hAnsi="Arial" w:cs="Arial"/>
          <w:sz w:val="28"/>
          <w:szCs w:val="28"/>
        </w:rPr>
        <w:t xml:space="preserve"> </w:t>
      </w:r>
      <w:proofErr w:type="spellStart"/>
      <w:r w:rsidR="002437B7">
        <w:rPr>
          <w:rFonts w:ascii="Arial" w:hAnsi="Arial" w:cs="Arial"/>
          <w:sz w:val="28"/>
          <w:szCs w:val="28"/>
        </w:rPr>
        <w:t>vanomhan’ara</w:t>
      </w:r>
      <w:proofErr w:type="spellEnd"/>
      <w:r w:rsidR="002437B7">
        <w:rPr>
          <w:rFonts w:ascii="Arial" w:hAnsi="Arial" w:cs="Arial"/>
          <w:sz w:val="28"/>
          <w:szCs w:val="28"/>
        </w:rPr>
        <w:t xml:space="preserve"> </w:t>
      </w:r>
      <w:proofErr w:type="spellStart"/>
      <w:r w:rsidR="00FE1318">
        <w:rPr>
          <w:rFonts w:ascii="Arial" w:hAnsi="Arial" w:cs="Arial"/>
          <w:sz w:val="28"/>
          <w:szCs w:val="28"/>
        </w:rPr>
        <w:t>zvokuti</w:t>
      </w:r>
      <w:proofErr w:type="spellEnd"/>
      <w:r w:rsidR="00FE1318">
        <w:rPr>
          <w:rFonts w:ascii="Arial" w:hAnsi="Arial" w:cs="Arial"/>
          <w:sz w:val="28"/>
          <w:szCs w:val="28"/>
        </w:rPr>
        <w:t xml:space="preserve"> </w:t>
      </w:r>
      <w:proofErr w:type="spellStart"/>
      <w:r w:rsidR="00FE1318">
        <w:rPr>
          <w:rFonts w:ascii="Arial" w:hAnsi="Arial" w:cs="Arial"/>
          <w:sz w:val="28"/>
          <w:szCs w:val="28"/>
        </w:rPr>
        <w:t>dhuu</w:t>
      </w:r>
      <w:proofErr w:type="spellEnd"/>
      <w:r w:rsidR="00FE1318">
        <w:rPr>
          <w:rFonts w:ascii="Arial" w:hAnsi="Arial" w:cs="Arial"/>
          <w:sz w:val="28"/>
          <w:szCs w:val="28"/>
        </w:rPr>
        <w:t xml:space="preserve">. </w:t>
      </w:r>
      <w:r w:rsidR="00362152" w:rsidRPr="00573B2B">
        <w:rPr>
          <w:rFonts w:ascii="Arial" w:hAnsi="Arial" w:cs="Arial"/>
          <w:sz w:val="28"/>
          <w:szCs w:val="28"/>
        </w:rPr>
        <w:t xml:space="preserve">Ende </w:t>
      </w:r>
      <w:proofErr w:type="spellStart"/>
      <w:r w:rsidR="00362152" w:rsidRPr="00573B2B">
        <w:rPr>
          <w:rFonts w:ascii="Arial" w:hAnsi="Arial" w:cs="Arial"/>
          <w:sz w:val="28"/>
          <w:szCs w:val="28"/>
        </w:rPr>
        <w:t>vano</w:t>
      </w:r>
      <w:proofErr w:type="spellEnd"/>
      <w:r w:rsidR="00362152" w:rsidRPr="00573B2B">
        <w:rPr>
          <w:rFonts w:ascii="Arial" w:hAnsi="Arial" w:cs="Arial"/>
          <w:sz w:val="28"/>
          <w:szCs w:val="28"/>
        </w:rPr>
        <w:t xml:space="preserve"> </w:t>
      </w:r>
      <w:r w:rsidR="00362152" w:rsidRPr="00573B2B">
        <w:rPr>
          <w:rFonts w:ascii="Arial" w:hAnsi="Arial" w:cs="Arial"/>
          <w:i/>
          <w:iCs/>
          <w:sz w:val="28"/>
          <w:szCs w:val="28"/>
        </w:rPr>
        <w:t>assess-a</w:t>
      </w:r>
      <w:r w:rsidR="003873FB" w:rsidRPr="00573B2B">
        <w:rPr>
          <w:rFonts w:ascii="Arial" w:hAnsi="Arial" w:cs="Arial"/>
          <w:i/>
          <w:iCs/>
          <w:sz w:val="28"/>
          <w:szCs w:val="28"/>
        </w:rPr>
        <w:t xml:space="preserve">, </w:t>
      </w:r>
      <w:proofErr w:type="spellStart"/>
      <w:r w:rsidR="003873FB" w:rsidRPr="00573B2B">
        <w:rPr>
          <w:rFonts w:ascii="Arial" w:hAnsi="Arial" w:cs="Arial"/>
          <w:sz w:val="28"/>
          <w:szCs w:val="28"/>
        </w:rPr>
        <w:t>ndashama</w:t>
      </w:r>
      <w:proofErr w:type="spellEnd"/>
      <w:r w:rsidR="003873FB" w:rsidRPr="00573B2B">
        <w:rPr>
          <w:rFonts w:ascii="Arial" w:hAnsi="Arial" w:cs="Arial"/>
          <w:sz w:val="28"/>
          <w:szCs w:val="28"/>
        </w:rPr>
        <w:t xml:space="preserve"> nhasi </w:t>
      </w:r>
      <w:proofErr w:type="spellStart"/>
      <w:r w:rsidR="003873FB" w:rsidRPr="00573B2B">
        <w:rPr>
          <w:rFonts w:ascii="Arial" w:hAnsi="Arial" w:cs="Arial"/>
          <w:sz w:val="28"/>
          <w:szCs w:val="28"/>
        </w:rPr>
        <w:t>ndataura</w:t>
      </w:r>
      <w:proofErr w:type="spellEnd"/>
      <w:r w:rsidR="003873FB" w:rsidRPr="00573B2B">
        <w:rPr>
          <w:rFonts w:ascii="Arial" w:hAnsi="Arial" w:cs="Arial"/>
          <w:sz w:val="28"/>
          <w:szCs w:val="28"/>
        </w:rPr>
        <w:t xml:space="preserve"> </w:t>
      </w:r>
      <w:proofErr w:type="spellStart"/>
      <w:r w:rsidR="003873FB" w:rsidRPr="00573B2B">
        <w:rPr>
          <w:rFonts w:ascii="Arial" w:hAnsi="Arial" w:cs="Arial"/>
          <w:sz w:val="28"/>
          <w:szCs w:val="28"/>
        </w:rPr>
        <w:t>naMai</w:t>
      </w:r>
      <w:proofErr w:type="spellEnd"/>
      <w:r w:rsidR="003873FB" w:rsidRPr="00573B2B">
        <w:rPr>
          <w:rFonts w:ascii="Arial" w:hAnsi="Arial" w:cs="Arial"/>
          <w:sz w:val="28"/>
          <w:szCs w:val="28"/>
        </w:rPr>
        <w:t xml:space="preserve"> Chibvura ava. </w:t>
      </w:r>
    </w:p>
    <w:p w14:paraId="4F59876A" w14:textId="3C27A465" w:rsidR="001B297B" w:rsidRDefault="00D06359" w:rsidP="00EE1207">
      <w:pPr>
        <w:jc w:val="both"/>
        <w:rPr>
          <w:rFonts w:ascii="Arial" w:hAnsi="Arial" w:cs="Arial"/>
          <w:sz w:val="28"/>
          <w:szCs w:val="28"/>
        </w:rPr>
      </w:pPr>
      <w:r>
        <w:rPr>
          <w:rFonts w:ascii="Arial" w:hAnsi="Arial" w:cs="Arial"/>
          <w:sz w:val="28"/>
          <w:szCs w:val="28"/>
          <w:vertAlign w:val="superscript"/>
        </w:rPr>
        <w:t xml:space="preserve">120 </w:t>
      </w:r>
      <w:proofErr w:type="spellStart"/>
      <w:r w:rsidR="003873FB" w:rsidRPr="00573B2B">
        <w:rPr>
          <w:rFonts w:ascii="Arial" w:hAnsi="Arial" w:cs="Arial"/>
          <w:sz w:val="28"/>
          <w:szCs w:val="28"/>
        </w:rPr>
        <w:t>VaChibvura</w:t>
      </w:r>
      <w:proofErr w:type="spellEnd"/>
      <w:r w:rsidR="003873FB" w:rsidRPr="00573B2B">
        <w:rPr>
          <w:rFonts w:ascii="Arial" w:hAnsi="Arial" w:cs="Arial"/>
          <w:sz w:val="28"/>
          <w:szCs w:val="28"/>
        </w:rPr>
        <w:t xml:space="preserve"> </w:t>
      </w:r>
      <w:proofErr w:type="spellStart"/>
      <w:r w:rsidR="003873FB" w:rsidRPr="00573B2B">
        <w:rPr>
          <w:rFonts w:ascii="Arial" w:hAnsi="Arial" w:cs="Arial"/>
          <w:sz w:val="28"/>
          <w:szCs w:val="28"/>
        </w:rPr>
        <w:t>vakandifonera</w:t>
      </w:r>
      <w:proofErr w:type="spellEnd"/>
      <w:r w:rsidR="003873FB" w:rsidRPr="00573B2B">
        <w:rPr>
          <w:rFonts w:ascii="Arial" w:hAnsi="Arial" w:cs="Arial"/>
          <w:sz w:val="28"/>
          <w:szCs w:val="28"/>
        </w:rPr>
        <w:t xml:space="preserve"> </w:t>
      </w:r>
      <w:proofErr w:type="spellStart"/>
      <w:r w:rsidR="003873FB" w:rsidRPr="00573B2B">
        <w:rPr>
          <w:rFonts w:ascii="Arial" w:hAnsi="Arial" w:cs="Arial"/>
          <w:sz w:val="28"/>
          <w:szCs w:val="28"/>
        </w:rPr>
        <w:t>nezuro</w:t>
      </w:r>
      <w:proofErr w:type="spellEnd"/>
      <w:r w:rsidR="003873FB" w:rsidRPr="00573B2B">
        <w:rPr>
          <w:rFonts w:ascii="Arial" w:hAnsi="Arial" w:cs="Arial"/>
          <w:sz w:val="28"/>
          <w:szCs w:val="28"/>
        </w:rPr>
        <w:t xml:space="preserve"> </w:t>
      </w:r>
      <w:proofErr w:type="spellStart"/>
      <w:r w:rsidR="003873FB" w:rsidRPr="00573B2B">
        <w:rPr>
          <w:rFonts w:ascii="Arial" w:hAnsi="Arial" w:cs="Arial"/>
          <w:sz w:val="28"/>
          <w:szCs w:val="28"/>
        </w:rPr>
        <w:t>manheru</w:t>
      </w:r>
      <w:proofErr w:type="spellEnd"/>
      <w:r w:rsidR="003873FB" w:rsidRPr="00573B2B">
        <w:rPr>
          <w:rFonts w:ascii="Arial" w:hAnsi="Arial" w:cs="Arial"/>
          <w:sz w:val="28"/>
          <w:szCs w:val="28"/>
        </w:rPr>
        <w:t xml:space="preserve"> </w:t>
      </w:r>
      <w:proofErr w:type="spellStart"/>
      <w:r w:rsidR="00815402" w:rsidRPr="00573B2B">
        <w:rPr>
          <w:rFonts w:ascii="Arial" w:hAnsi="Arial" w:cs="Arial"/>
          <w:sz w:val="28"/>
          <w:szCs w:val="28"/>
        </w:rPr>
        <w:t>zvikanzi</w:t>
      </w:r>
      <w:proofErr w:type="spellEnd"/>
      <w:r w:rsidR="004C33C6">
        <w:rPr>
          <w:rFonts w:ascii="Arial" w:hAnsi="Arial" w:cs="Arial"/>
          <w:sz w:val="28"/>
          <w:szCs w:val="28"/>
        </w:rPr>
        <w:t>,</w:t>
      </w:r>
      <w:r w:rsidR="00815402" w:rsidRPr="00573B2B">
        <w:rPr>
          <w:rFonts w:ascii="Arial" w:hAnsi="Arial" w:cs="Arial"/>
          <w:sz w:val="28"/>
          <w:szCs w:val="28"/>
        </w:rPr>
        <w:t xml:space="preserve"> </w:t>
      </w:r>
      <w:r w:rsidR="0055576D" w:rsidRPr="00573B2B">
        <w:rPr>
          <w:rFonts w:ascii="Arial" w:hAnsi="Arial" w:cs="Arial"/>
          <w:sz w:val="28"/>
          <w:szCs w:val="28"/>
        </w:rPr>
        <w:t>‘</w:t>
      </w:r>
      <w:r w:rsidR="00815402" w:rsidRPr="00573B2B">
        <w:rPr>
          <w:rFonts w:ascii="Arial" w:hAnsi="Arial" w:cs="Arial"/>
          <w:sz w:val="28"/>
          <w:szCs w:val="28"/>
        </w:rPr>
        <w:t xml:space="preserve">mudzimai wangu ahh </w:t>
      </w:r>
      <w:proofErr w:type="spellStart"/>
      <w:r w:rsidR="00815402" w:rsidRPr="00573B2B">
        <w:rPr>
          <w:rFonts w:ascii="Arial" w:hAnsi="Arial" w:cs="Arial"/>
          <w:sz w:val="28"/>
          <w:szCs w:val="28"/>
        </w:rPr>
        <w:t>aita</w:t>
      </w:r>
      <w:proofErr w:type="spellEnd"/>
      <w:r w:rsidR="00815402" w:rsidRPr="00573B2B">
        <w:rPr>
          <w:rFonts w:ascii="Arial" w:hAnsi="Arial" w:cs="Arial"/>
          <w:sz w:val="28"/>
          <w:szCs w:val="28"/>
        </w:rPr>
        <w:t xml:space="preserve"> stubborn</w:t>
      </w:r>
      <w:r w:rsidR="00BD42ED">
        <w:rPr>
          <w:rFonts w:ascii="Arial" w:hAnsi="Arial" w:cs="Arial"/>
          <w:sz w:val="28"/>
          <w:szCs w:val="28"/>
        </w:rPr>
        <w:t>,</w:t>
      </w:r>
      <w:r w:rsidR="00815402" w:rsidRPr="00573B2B">
        <w:rPr>
          <w:rFonts w:ascii="Arial" w:hAnsi="Arial" w:cs="Arial"/>
          <w:sz w:val="28"/>
          <w:szCs w:val="28"/>
        </w:rPr>
        <w:t xml:space="preserve"> </w:t>
      </w:r>
      <w:proofErr w:type="spellStart"/>
      <w:r w:rsidR="00815402" w:rsidRPr="00573B2B">
        <w:rPr>
          <w:rFonts w:ascii="Arial" w:hAnsi="Arial" w:cs="Arial"/>
          <w:sz w:val="28"/>
          <w:szCs w:val="28"/>
        </w:rPr>
        <w:t>andirambira</w:t>
      </w:r>
      <w:proofErr w:type="spellEnd"/>
      <w:r w:rsidR="00B20317" w:rsidRPr="00573B2B">
        <w:rPr>
          <w:rFonts w:ascii="Arial" w:hAnsi="Arial" w:cs="Arial"/>
          <w:sz w:val="28"/>
          <w:szCs w:val="28"/>
        </w:rPr>
        <w:t xml:space="preserve"> kuti</w:t>
      </w:r>
      <w:r w:rsidR="0055576D" w:rsidRPr="00573B2B">
        <w:rPr>
          <w:rFonts w:ascii="Arial" w:hAnsi="Arial" w:cs="Arial"/>
          <w:sz w:val="28"/>
          <w:szCs w:val="28"/>
        </w:rPr>
        <w:t xml:space="preserve"> </w:t>
      </w:r>
      <w:proofErr w:type="spellStart"/>
      <w:r w:rsidR="0055576D" w:rsidRPr="00573B2B">
        <w:rPr>
          <w:rFonts w:ascii="Arial" w:hAnsi="Arial" w:cs="Arial"/>
          <w:sz w:val="28"/>
          <w:szCs w:val="28"/>
        </w:rPr>
        <w:t>ndamuti</w:t>
      </w:r>
      <w:proofErr w:type="spellEnd"/>
      <w:r w:rsidR="0055576D" w:rsidRPr="00573B2B">
        <w:rPr>
          <w:rFonts w:ascii="Arial" w:hAnsi="Arial" w:cs="Arial"/>
          <w:sz w:val="28"/>
          <w:szCs w:val="28"/>
        </w:rPr>
        <w:t xml:space="preserve"> </w:t>
      </w:r>
      <w:proofErr w:type="spellStart"/>
      <w:r w:rsidR="00477B4C" w:rsidRPr="00573B2B">
        <w:rPr>
          <w:rFonts w:ascii="Arial" w:hAnsi="Arial" w:cs="Arial"/>
          <w:sz w:val="28"/>
          <w:szCs w:val="28"/>
        </w:rPr>
        <w:t>udzokere</w:t>
      </w:r>
      <w:proofErr w:type="spellEnd"/>
      <w:r w:rsidR="00477B4C" w:rsidRPr="00573B2B">
        <w:rPr>
          <w:rFonts w:ascii="Arial" w:hAnsi="Arial" w:cs="Arial"/>
          <w:sz w:val="28"/>
          <w:szCs w:val="28"/>
        </w:rPr>
        <w:t xml:space="preserve"> </w:t>
      </w:r>
      <w:proofErr w:type="spellStart"/>
      <w:r w:rsidR="00477B4C" w:rsidRPr="00573B2B">
        <w:rPr>
          <w:rFonts w:ascii="Arial" w:hAnsi="Arial" w:cs="Arial"/>
          <w:sz w:val="28"/>
          <w:szCs w:val="28"/>
        </w:rPr>
        <w:t>kwaMakoni</w:t>
      </w:r>
      <w:proofErr w:type="spellEnd"/>
      <w:r w:rsidR="00477B4C" w:rsidRPr="00573B2B">
        <w:rPr>
          <w:rFonts w:ascii="Arial" w:hAnsi="Arial" w:cs="Arial"/>
          <w:sz w:val="28"/>
          <w:szCs w:val="28"/>
        </w:rPr>
        <w:t xml:space="preserve"> </w:t>
      </w:r>
      <w:proofErr w:type="spellStart"/>
      <w:r w:rsidR="00477B4C" w:rsidRPr="00573B2B">
        <w:rPr>
          <w:rFonts w:ascii="Arial" w:hAnsi="Arial" w:cs="Arial"/>
          <w:sz w:val="28"/>
          <w:szCs w:val="28"/>
        </w:rPr>
        <w:t>mangwana</w:t>
      </w:r>
      <w:proofErr w:type="spellEnd"/>
      <w:r w:rsidR="00787989" w:rsidRPr="00573B2B">
        <w:rPr>
          <w:rFonts w:ascii="Arial" w:hAnsi="Arial" w:cs="Arial"/>
          <w:sz w:val="28"/>
          <w:szCs w:val="28"/>
        </w:rPr>
        <w:t>’</w:t>
      </w:r>
      <w:r w:rsidR="004C33C6">
        <w:rPr>
          <w:rFonts w:ascii="Arial" w:hAnsi="Arial" w:cs="Arial"/>
          <w:sz w:val="28"/>
          <w:szCs w:val="28"/>
        </w:rPr>
        <w:t>.</w:t>
      </w:r>
      <w:r w:rsidR="00477B4C" w:rsidRPr="00573B2B">
        <w:rPr>
          <w:rFonts w:ascii="Arial" w:hAnsi="Arial" w:cs="Arial"/>
          <w:sz w:val="28"/>
          <w:szCs w:val="28"/>
        </w:rPr>
        <w:t xml:space="preserve"> </w:t>
      </w:r>
    </w:p>
    <w:p w14:paraId="406EDEEC" w14:textId="6070A70F" w:rsidR="00DC12BD" w:rsidRDefault="001B297B" w:rsidP="00EE1207">
      <w:pPr>
        <w:jc w:val="both"/>
        <w:rPr>
          <w:rFonts w:ascii="Arial" w:hAnsi="Arial" w:cs="Arial"/>
          <w:sz w:val="28"/>
          <w:szCs w:val="28"/>
        </w:rPr>
      </w:pPr>
      <w:r>
        <w:rPr>
          <w:rFonts w:ascii="Arial" w:hAnsi="Arial" w:cs="Arial"/>
          <w:sz w:val="28"/>
          <w:szCs w:val="28"/>
        </w:rPr>
        <w:lastRenderedPageBreak/>
        <w:t>A</w:t>
      </w:r>
      <w:r w:rsidR="00477B4C" w:rsidRPr="00573B2B">
        <w:rPr>
          <w:rFonts w:ascii="Arial" w:hAnsi="Arial" w:cs="Arial"/>
          <w:sz w:val="28"/>
          <w:szCs w:val="28"/>
        </w:rPr>
        <w:t xml:space="preserve">kati </w:t>
      </w:r>
      <w:r w:rsidR="00787989" w:rsidRPr="00573B2B">
        <w:rPr>
          <w:rFonts w:ascii="Arial" w:hAnsi="Arial" w:cs="Arial"/>
          <w:sz w:val="28"/>
          <w:szCs w:val="28"/>
        </w:rPr>
        <w:t>‘</w:t>
      </w:r>
      <w:proofErr w:type="spellStart"/>
      <w:r w:rsidR="00477B4C" w:rsidRPr="00573B2B">
        <w:rPr>
          <w:rFonts w:ascii="Arial" w:hAnsi="Arial" w:cs="Arial"/>
          <w:sz w:val="28"/>
          <w:szCs w:val="28"/>
        </w:rPr>
        <w:t>nd</w:t>
      </w:r>
      <w:r w:rsidR="00787989" w:rsidRPr="00573B2B">
        <w:rPr>
          <w:rFonts w:ascii="Arial" w:hAnsi="Arial" w:cs="Arial"/>
          <w:sz w:val="28"/>
          <w:szCs w:val="28"/>
        </w:rPr>
        <w:t>iwe</w:t>
      </w:r>
      <w:proofErr w:type="spellEnd"/>
      <w:r w:rsidR="00477B4C" w:rsidRPr="00573B2B">
        <w:rPr>
          <w:rFonts w:ascii="Arial" w:hAnsi="Arial" w:cs="Arial"/>
          <w:sz w:val="28"/>
          <w:szCs w:val="28"/>
        </w:rPr>
        <w:t xml:space="preserve"> uri </w:t>
      </w:r>
      <w:proofErr w:type="spellStart"/>
      <w:r w:rsidR="00787989" w:rsidRPr="00573B2B">
        <w:rPr>
          <w:rFonts w:ascii="Arial" w:hAnsi="Arial" w:cs="Arial"/>
          <w:sz w:val="28"/>
          <w:szCs w:val="28"/>
        </w:rPr>
        <w:t>kundikonzera</w:t>
      </w:r>
      <w:proofErr w:type="spellEnd"/>
      <w:r w:rsidR="00787989" w:rsidRPr="00573B2B">
        <w:rPr>
          <w:rFonts w:ascii="Arial" w:hAnsi="Arial" w:cs="Arial"/>
          <w:sz w:val="28"/>
          <w:szCs w:val="28"/>
        </w:rPr>
        <w:t xml:space="preserve"> kuita stubborn</w:t>
      </w:r>
      <w:r w:rsidR="00BD42ED">
        <w:rPr>
          <w:rFonts w:ascii="Arial" w:hAnsi="Arial" w:cs="Arial"/>
          <w:sz w:val="28"/>
          <w:szCs w:val="28"/>
        </w:rPr>
        <w:t>,</w:t>
      </w:r>
      <w:r w:rsidR="00787989" w:rsidRPr="00573B2B">
        <w:rPr>
          <w:rFonts w:ascii="Arial" w:hAnsi="Arial" w:cs="Arial"/>
          <w:sz w:val="28"/>
          <w:szCs w:val="28"/>
        </w:rPr>
        <w:t xml:space="preserve"> </w:t>
      </w:r>
      <w:r w:rsidR="009C13CD" w:rsidRPr="00573B2B">
        <w:rPr>
          <w:rFonts w:ascii="Arial" w:hAnsi="Arial" w:cs="Arial"/>
          <w:sz w:val="28"/>
          <w:szCs w:val="28"/>
        </w:rPr>
        <w:t xml:space="preserve">uri </w:t>
      </w:r>
      <w:proofErr w:type="spellStart"/>
      <w:r w:rsidR="009C13CD" w:rsidRPr="00573B2B">
        <w:rPr>
          <w:rFonts w:ascii="Arial" w:hAnsi="Arial" w:cs="Arial"/>
          <w:sz w:val="28"/>
          <w:szCs w:val="28"/>
        </w:rPr>
        <w:t>kundidzidzisa</w:t>
      </w:r>
      <w:proofErr w:type="spellEnd"/>
      <w:r w:rsidR="009C13CD" w:rsidRPr="00573B2B">
        <w:rPr>
          <w:rFonts w:ascii="Arial" w:hAnsi="Arial" w:cs="Arial"/>
          <w:sz w:val="28"/>
          <w:szCs w:val="28"/>
        </w:rPr>
        <w:t xml:space="preserve"> </w:t>
      </w:r>
      <w:r w:rsidR="00090DE4" w:rsidRPr="00573B2B">
        <w:rPr>
          <w:rFonts w:ascii="Arial" w:hAnsi="Arial" w:cs="Arial"/>
          <w:sz w:val="28"/>
          <w:szCs w:val="28"/>
        </w:rPr>
        <w:t>stubborn</w:t>
      </w:r>
      <w:r w:rsidR="009A1BAE" w:rsidRPr="00573B2B">
        <w:rPr>
          <w:rFonts w:ascii="Arial" w:hAnsi="Arial" w:cs="Arial"/>
          <w:sz w:val="28"/>
          <w:szCs w:val="28"/>
        </w:rPr>
        <w:t>n</w:t>
      </w:r>
      <w:r w:rsidR="00090DE4" w:rsidRPr="00573B2B">
        <w:rPr>
          <w:rFonts w:ascii="Arial" w:hAnsi="Arial" w:cs="Arial"/>
          <w:sz w:val="28"/>
          <w:szCs w:val="28"/>
        </w:rPr>
        <w:t>ess</w:t>
      </w:r>
      <w:r w:rsidR="00706EE6">
        <w:rPr>
          <w:rFonts w:ascii="Arial" w:hAnsi="Arial" w:cs="Arial"/>
          <w:sz w:val="28"/>
          <w:szCs w:val="28"/>
        </w:rPr>
        <w:t>.</w:t>
      </w:r>
      <w:r w:rsidR="006E2E07" w:rsidRPr="00573B2B">
        <w:rPr>
          <w:rFonts w:ascii="Arial" w:hAnsi="Arial" w:cs="Arial"/>
          <w:sz w:val="28"/>
          <w:szCs w:val="28"/>
        </w:rPr>
        <w:t xml:space="preserve"> </w:t>
      </w:r>
      <w:r w:rsidR="00706EE6">
        <w:rPr>
          <w:rFonts w:ascii="Arial" w:hAnsi="Arial" w:cs="Arial"/>
          <w:sz w:val="28"/>
          <w:szCs w:val="28"/>
        </w:rPr>
        <w:t>I</w:t>
      </w:r>
      <w:r w:rsidR="006E2E07" w:rsidRPr="00573B2B">
        <w:rPr>
          <w:rFonts w:ascii="Arial" w:hAnsi="Arial" w:cs="Arial"/>
          <w:sz w:val="28"/>
          <w:szCs w:val="28"/>
        </w:rPr>
        <w:t xml:space="preserve">ni </w:t>
      </w:r>
      <w:proofErr w:type="spellStart"/>
      <w:r w:rsidR="006E2E07" w:rsidRPr="00573B2B">
        <w:rPr>
          <w:rFonts w:ascii="Arial" w:hAnsi="Arial" w:cs="Arial"/>
          <w:sz w:val="28"/>
          <w:szCs w:val="28"/>
        </w:rPr>
        <w:t>handisi</w:t>
      </w:r>
      <w:proofErr w:type="spellEnd"/>
      <w:r w:rsidR="006E2E07" w:rsidRPr="00573B2B">
        <w:rPr>
          <w:rFonts w:ascii="Arial" w:hAnsi="Arial" w:cs="Arial"/>
          <w:sz w:val="28"/>
          <w:szCs w:val="28"/>
        </w:rPr>
        <w:t xml:space="preserve"> kudzokera </w:t>
      </w:r>
      <w:proofErr w:type="spellStart"/>
      <w:r w:rsidR="006E2E07" w:rsidRPr="00573B2B">
        <w:rPr>
          <w:rFonts w:ascii="Arial" w:hAnsi="Arial" w:cs="Arial"/>
          <w:sz w:val="28"/>
          <w:szCs w:val="28"/>
        </w:rPr>
        <w:t>kwaMakoni</w:t>
      </w:r>
      <w:proofErr w:type="spellEnd"/>
      <w:r w:rsidR="006E2E07" w:rsidRPr="00573B2B">
        <w:rPr>
          <w:rFonts w:ascii="Arial" w:hAnsi="Arial" w:cs="Arial"/>
          <w:sz w:val="28"/>
          <w:szCs w:val="28"/>
        </w:rPr>
        <w:t xml:space="preserve"> </w:t>
      </w:r>
      <w:proofErr w:type="spellStart"/>
      <w:r w:rsidR="006E2E07" w:rsidRPr="00573B2B">
        <w:rPr>
          <w:rFonts w:ascii="Arial" w:hAnsi="Arial" w:cs="Arial"/>
          <w:sz w:val="28"/>
          <w:szCs w:val="28"/>
        </w:rPr>
        <w:t>ikoko</w:t>
      </w:r>
      <w:proofErr w:type="spellEnd"/>
      <w:r w:rsidR="006E2E07" w:rsidRPr="00573B2B">
        <w:rPr>
          <w:rFonts w:ascii="Arial" w:hAnsi="Arial" w:cs="Arial"/>
          <w:sz w:val="28"/>
          <w:szCs w:val="28"/>
        </w:rPr>
        <w:t>.</w:t>
      </w:r>
      <w:r w:rsidR="0055576D" w:rsidRPr="00573B2B">
        <w:rPr>
          <w:rFonts w:ascii="Arial" w:hAnsi="Arial" w:cs="Arial"/>
          <w:sz w:val="28"/>
          <w:szCs w:val="28"/>
        </w:rPr>
        <w:t>’</w:t>
      </w:r>
      <w:r w:rsidR="003873FB" w:rsidRPr="00573B2B">
        <w:rPr>
          <w:rFonts w:ascii="Arial" w:hAnsi="Arial" w:cs="Arial"/>
          <w:sz w:val="28"/>
          <w:szCs w:val="28"/>
        </w:rPr>
        <w:t xml:space="preserve"> </w:t>
      </w:r>
    </w:p>
    <w:p w14:paraId="34E037CD" w14:textId="77777777" w:rsidR="00DC12BD" w:rsidRDefault="006E2E07" w:rsidP="00EE1207">
      <w:pPr>
        <w:jc w:val="both"/>
        <w:rPr>
          <w:rFonts w:ascii="Arial" w:hAnsi="Arial" w:cs="Arial"/>
          <w:sz w:val="28"/>
          <w:szCs w:val="28"/>
        </w:rPr>
      </w:pPr>
      <w:r w:rsidRPr="009446E0">
        <w:rPr>
          <w:rFonts w:ascii="Arial" w:hAnsi="Arial" w:cs="Arial"/>
          <w:sz w:val="28"/>
          <w:szCs w:val="28"/>
        </w:rPr>
        <w:t>‘</w:t>
      </w:r>
      <w:proofErr w:type="spellStart"/>
      <w:r w:rsidRPr="009446E0">
        <w:rPr>
          <w:rFonts w:ascii="Arial" w:hAnsi="Arial" w:cs="Arial"/>
          <w:sz w:val="28"/>
          <w:szCs w:val="28"/>
        </w:rPr>
        <w:t>Ndikati</w:t>
      </w:r>
      <w:proofErr w:type="spellEnd"/>
      <w:r w:rsidRPr="009446E0">
        <w:rPr>
          <w:rFonts w:ascii="Arial" w:hAnsi="Arial" w:cs="Arial"/>
          <w:sz w:val="28"/>
          <w:szCs w:val="28"/>
        </w:rPr>
        <w:t xml:space="preserve"> sister </w:t>
      </w:r>
      <w:proofErr w:type="spellStart"/>
      <w:r w:rsidR="009446E0" w:rsidRPr="009446E0">
        <w:rPr>
          <w:rFonts w:ascii="Arial" w:hAnsi="Arial" w:cs="Arial"/>
          <w:sz w:val="28"/>
          <w:szCs w:val="28"/>
        </w:rPr>
        <w:t>munoziva</w:t>
      </w:r>
      <w:proofErr w:type="spellEnd"/>
      <w:r w:rsidR="009446E0" w:rsidRPr="009446E0">
        <w:rPr>
          <w:rFonts w:ascii="Arial" w:hAnsi="Arial" w:cs="Arial"/>
          <w:sz w:val="28"/>
          <w:szCs w:val="28"/>
        </w:rPr>
        <w:t xml:space="preserve"> </w:t>
      </w:r>
      <w:proofErr w:type="spellStart"/>
      <w:r w:rsidR="009446E0" w:rsidRPr="009446E0">
        <w:rPr>
          <w:rFonts w:ascii="Arial" w:hAnsi="Arial" w:cs="Arial"/>
          <w:sz w:val="28"/>
          <w:szCs w:val="28"/>
        </w:rPr>
        <w:t>zvamuri</w:t>
      </w:r>
      <w:proofErr w:type="spellEnd"/>
      <w:r w:rsidR="009446E0" w:rsidRPr="009446E0">
        <w:rPr>
          <w:rFonts w:ascii="Arial" w:hAnsi="Arial" w:cs="Arial"/>
          <w:sz w:val="28"/>
          <w:szCs w:val="28"/>
        </w:rPr>
        <w:t xml:space="preserve"> kutaura here?’</w:t>
      </w:r>
    </w:p>
    <w:p w14:paraId="1E1CC752" w14:textId="18C98ED0" w:rsidR="00802644" w:rsidRDefault="009446E0" w:rsidP="00EE1207">
      <w:pPr>
        <w:jc w:val="both"/>
        <w:rPr>
          <w:rFonts w:ascii="Arial" w:hAnsi="Arial" w:cs="Arial"/>
          <w:sz w:val="28"/>
          <w:szCs w:val="28"/>
        </w:rPr>
      </w:pPr>
      <w:r w:rsidRPr="009446E0">
        <w:rPr>
          <w:rFonts w:ascii="Arial" w:hAnsi="Arial" w:cs="Arial"/>
          <w:sz w:val="28"/>
          <w:szCs w:val="28"/>
        </w:rPr>
        <w:t xml:space="preserve">Hanzi </w:t>
      </w:r>
      <w:proofErr w:type="spellStart"/>
      <w:r w:rsidR="008F79A1">
        <w:rPr>
          <w:rFonts w:ascii="Arial" w:hAnsi="Arial" w:cs="Arial"/>
          <w:sz w:val="28"/>
          <w:szCs w:val="28"/>
        </w:rPr>
        <w:t>nd</w:t>
      </w:r>
      <w:r w:rsidRPr="009446E0">
        <w:rPr>
          <w:rFonts w:ascii="Arial" w:hAnsi="Arial" w:cs="Arial"/>
          <w:sz w:val="28"/>
          <w:szCs w:val="28"/>
        </w:rPr>
        <w:t>ikanzi</w:t>
      </w:r>
      <w:proofErr w:type="spellEnd"/>
      <w:r w:rsidRPr="009446E0">
        <w:rPr>
          <w:rFonts w:ascii="Arial" w:hAnsi="Arial" w:cs="Arial"/>
          <w:sz w:val="28"/>
          <w:szCs w:val="28"/>
        </w:rPr>
        <w:t>, ‘</w:t>
      </w:r>
      <w:proofErr w:type="spellStart"/>
      <w:r w:rsidRPr="009446E0">
        <w:rPr>
          <w:rFonts w:ascii="Arial" w:hAnsi="Arial" w:cs="Arial"/>
          <w:sz w:val="28"/>
          <w:szCs w:val="28"/>
        </w:rPr>
        <w:t>ehe</w:t>
      </w:r>
      <w:proofErr w:type="spellEnd"/>
      <w:r w:rsidRPr="009446E0">
        <w:rPr>
          <w:rFonts w:ascii="Arial" w:hAnsi="Arial" w:cs="Arial"/>
          <w:sz w:val="28"/>
          <w:szCs w:val="28"/>
        </w:rPr>
        <w:t xml:space="preserve">!’ </w:t>
      </w:r>
    </w:p>
    <w:p w14:paraId="56B47B88" w14:textId="149C0E3E" w:rsidR="007431BE" w:rsidRPr="00B41027" w:rsidRDefault="00D06359" w:rsidP="00EE1207">
      <w:pPr>
        <w:jc w:val="both"/>
        <w:rPr>
          <w:rFonts w:ascii="Arial" w:hAnsi="Arial" w:cs="Arial"/>
          <w:sz w:val="28"/>
          <w:szCs w:val="28"/>
        </w:rPr>
      </w:pPr>
      <w:r w:rsidRPr="00B41027">
        <w:rPr>
          <w:rFonts w:ascii="Arial" w:hAnsi="Arial" w:cs="Arial"/>
          <w:sz w:val="28"/>
          <w:szCs w:val="28"/>
          <w:vertAlign w:val="superscript"/>
        </w:rPr>
        <w:t xml:space="preserve">121 </w:t>
      </w:r>
      <w:r w:rsidR="00DC12BD" w:rsidRPr="00B41027">
        <w:rPr>
          <w:rFonts w:ascii="Arial" w:hAnsi="Arial" w:cs="Arial"/>
          <w:sz w:val="28"/>
          <w:szCs w:val="28"/>
          <w:vertAlign w:val="superscript"/>
        </w:rPr>
        <w:t>‘</w:t>
      </w:r>
      <w:r w:rsidR="005B6AC0" w:rsidRPr="00B41027">
        <w:rPr>
          <w:rFonts w:ascii="Arial" w:hAnsi="Arial" w:cs="Arial"/>
          <w:sz w:val="28"/>
          <w:szCs w:val="28"/>
        </w:rPr>
        <w:t xml:space="preserve">Saka </w:t>
      </w:r>
      <w:proofErr w:type="spellStart"/>
      <w:r w:rsidR="005B6AC0" w:rsidRPr="00B41027">
        <w:rPr>
          <w:rFonts w:ascii="Arial" w:hAnsi="Arial" w:cs="Arial"/>
          <w:sz w:val="28"/>
          <w:szCs w:val="28"/>
        </w:rPr>
        <w:t>vati</w:t>
      </w:r>
      <w:proofErr w:type="spellEnd"/>
      <w:r w:rsidR="005B6AC0" w:rsidRPr="00B41027">
        <w:rPr>
          <w:rFonts w:ascii="Arial" w:hAnsi="Arial" w:cs="Arial"/>
          <w:sz w:val="28"/>
          <w:szCs w:val="28"/>
        </w:rPr>
        <w:t xml:space="preserve"> </w:t>
      </w:r>
      <w:proofErr w:type="spellStart"/>
      <w:r w:rsidR="005B6AC0" w:rsidRPr="00B41027">
        <w:rPr>
          <w:rFonts w:ascii="Arial" w:hAnsi="Arial" w:cs="Arial"/>
          <w:sz w:val="28"/>
          <w:szCs w:val="28"/>
        </w:rPr>
        <w:t>varikuuya</w:t>
      </w:r>
      <w:proofErr w:type="spellEnd"/>
      <w:r w:rsidR="005B6AC0" w:rsidRPr="00B41027">
        <w:rPr>
          <w:rFonts w:ascii="Arial" w:hAnsi="Arial" w:cs="Arial"/>
          <w:sz w:val="28"/>
          <w:szCs w:val="28"/>
        </w:rPr>
        <w:t xml:space="preserve"> kwamuri </w:t>
      </w:r>
      <w:proofErr w:type="spellStart"/>
      <w:r w:rsidR="005B6AC0" w:rsidRPr="00B41027">
        <w:rPr>
          <w:rFonts w:ascii="Arial" w:hAnsi="Arial" w:cs="Arial"/>
          <w:sz w:val="28"/>
          <w:szCs w:val="28"/>
        </w:rPr>
        <w:t>saka</w:t>
      </w:r>
      <w:proofErr w:type="spellEnd"/>
      <w:r w:rsidR="005B6AC0" w:rsidRPr="00B41027">
        <w:rPr>
          <w:rFonts w:ascii="Arial" w:hAnsi="Arial" w:cs="Arial"/>
          <w:sz w:val="28"/>
          <w:szCs w:val="28"/>
        </w:rPr>
        <w:t xml:space="preserve"> </w:t>
      </w:r>
      <w:proofErr w:type="spellStart"/>
      <w:r w:rsidR="005B6AC0" w:rsidRPr="00B41027">
        <w:rPr>
          <w:rFonts w:ascii="Arial" w:hAnsi="Arial" w:cs="Arial"/>
          <w:sz w:val="28"/>
          <w:szCs w:val="28"/>
        </w:rPr>
        <w:t>ndangovati</w:t>
      </w:r>
      <w:proofErr w:type="spellEnd"/>
      <w:r w:rsidR="005B6AC0" w:rsidRPr="00B41027">
        <w:rPr>
          <w:rFonts w:ascii="Arial" w:hAnsi="Arial" w:cs="Arial"/>
          <w:sz w:val="28"/>
          <w:szCs w:val="28"/>
        </w:rPr>
        <w:t xml:space="preserve"> </w:t>
      </w:r>
      <w:proofErr w:type="spellStart"/>
      <w:r w:rsidR="005B6AC0" w:rsidRPr="00B41027">
        <w:rPr>
          <w:rFonts w:ascii="Arial" w:hAnsi="Arial" w:cs="Arial"/>
          <w:sz w:val="28"/>
          <w:szCs w:val="28"/>
        </w:rPr>
        <w:t>endai</w:t>
      </w:r>
      <w:proofErr w:type="spellEnd"/>
      <w:r w:rsidR="00BD42ED" w:rsidRPr="00B41027">
        <w:rPr>
          <w:rFonts w:ascii="Arial" w:hAnsi="Arial" w:cs="Arial"/>
          <w:sz w:val="28"/>
          <w:szCs w:val="28"/>
        </w:rPr>
        <w:t>.</w:t>
      </w:r>
      <w:r w:rsidR="00DC12BD" w:rsidRPr="00B41027">
        <w:rPr>
          <w:rFonts w:ascii="Arial" w:hAnsi="Arial" w:cs="Arial"/>
          <w:sz w:val="28"/>
          <w:szCs w:val="28"/>
        </w:rPr>
        <w:t>’</w:t>
      </w:r>
      <w:r w:rsidR="005B6AC0" w:rsidRPr="00B41027">
        <w:rPr>
          <w:rFonts w:ascii="Arial" w:hAnsi="Arial" w:cs="Arial"/>
          <w:sz w:val="28"/>
          <w:szCs w:val="28"/>
        </w:rPr>
        <w:t xml:space="preserve"> </w:t>
      </w:r>
      <w:r w:rsidR="00BD42ED" w:rsidRPr="00B41027">
        <w:rPr>
          <w:rFonts w:ascii="Arial" w:hAnsi="Arial" w:cs="Arial"/>
          <w:sz w:val="28"/>
          <w:szCs w:val="28"/>
        </w:rPr>
        <w:t>H</w:t>
      </w:r>
      <w:r w:rsidR="005B6AC0" w:rsidRPr="00B41027">
        <w:rPr>
          <w:rFonts w:ascii="Arial" w:hAnsi="Arial" w:cs="Arial"/>
          <w:sz w:val="28"/>
          <w:szCs w:val="28"/>
        </w:rPr>
        <w:t xml:space="preserve">ama </w:t>
      </w:r>
      <w:proofErr w:type="spellStart"/>
      <w:r w:rsidR="005B6AC0" w:rsidRPr="00B41027">
        <w:rPr>
          <w:rFonts w:ascii="Arial" w:hAnsi="Arial" w:cs="Arial"/>
          <w:sz w:val="28"/>
          <w:szCs w:val="28"/>
        </w:rPr>
        <w:t>yandiudza</w:t>
      </w:r>
      <w:proofErr w:type="spellEnd"/>
      <w:r w:rsidR="005B6AC0" w:rsidRPr="00B41027">
        <w:rPr>
          <w:rFonts w:ascii="Arial" w:hAnsi="Arial" w:cs="Arial"/>
          <w:sz w:val="28"/>
          <w:szCs w:val="28"/>
        </w:rPr>
        <w:t xml:space="preserve"> </w:t>
      </w:r>
      <w:proofErr w:type="spellStart"/>
      <w:r w:rsidR="005B6AC0" w:rsidRPr="00B41027">
        <w:rPr>
          <w:rFonts w:ascii="Arial" w:hAnsi="Arial" w:cs="Arial"/>
          <w:sz w:val="28"/>
          <w:szCs w:val="28"/>
        </w:rPr>
        <w:t>handiti</w:t>
      </w:r>
      <w:r w:rsidR="00A60955" w:rsidRPr="00B41027">
        <w:rPr>
          <w:rFonts w:ascii="Arial" w:hAnsi="Arial" w:cs="Arial"/>
          <w:sz w:val="28"/>
          <w:szCs w:val="28"/>
        </w:rPr>
        <w:t>ka</w:t>
      </w:r>
      <w:proofErr w:type="spellEnd"/>
      <w:r w:rsidR="00A60955" w:rsidRPr="00B41027">
        <w:rPr>
          <w:rFonts w:ascii="Arial" w:hAnsi="Arial" w:cs="Arial"/>
          <w:sz w:val="28"/>
          <w:szCs w:val="28"/>
        </w:rPr>
        <w:t xml:space="preserve">. </w:t>
      </w:r>
    </w:p>
    <w:p w14:paraId="7EB2EA6E" w14:textId="77777777" w:rsidR="007431BE" w:rsidRPr="00B41027" w:rsidRDefault="00A60955" w:rsidP="00EE1207">
      <w:pPr>
        <w:jc w:val="both"/>
        <w:rPr>
          <w:rFonts w:ascii="Arial" w:hAnsi="Arial" w:cs="Arial"/>
          <w:sz w:val="28"/>
          <w:szCs w:val="28"/>
        </w:rPr>
      </w:pPr>
      <w:r w:rsidRPr="00B41027">
        <w:rPr>
          <w:rFonts w:ascii="Arial" w:hAnsi="Arial" w:cs="Arial"/>
          <w:sz w:val="28"/>
          <w:szCs w:val="28"/>
        </w:rPr>
        <w:t xml:space="preserve">Saka sister </w:t>
      </w:r>
      <w:r w:rsidR="00A402D8" w:rsidRPr="00B41027">
        <w:rPr>
          <w:rFonts w:ascii="Arial" w:hAnsi="Arial" w:cs="Arial"/>
          <w:sz w:val="28"/>
          <w:szCs w:val="28"/>
        </w:rPr>
        <w:t xml:space="preserve">vauya </w:t>
      </w:r>
      <w:proofErr w:type="spellStart"/>
      <w:r w:rsidR="00A402D8" w:rsidRPr="00B41027">
        <w:rPr>
          <w:rFonts w:ascii="Arial" w:hAnsi="Arial" w:cs="Arial"/>
          <w:sz w:val="28"/>
          <w:szCs w:val="28"/>
        </w:rPr>
        <w:t>va</w:t>
      </w:r>
      <w:r w:rsidR="006934A6" w:rsidRPr="00B41027">
        <w:rPr>
          <w:rFonts w:ascii="Arial" w:hAnsi="Arial" w:cs="Arial"/>
          <w:sz w:val="28"/>
          <w:szCs w:val="28"/>
        </w:rPr>
        <w:t>svika</w:t>
      </w:r>
      <w:proofErr w:type="spellEnd"/>
      <w:r w:rsidR="00D46E1D" w:rsidRPr="00B41027">
        <w:rPr>
          <w:rFonts w:ascii="Arial" w:hAnsi="Arial" w:cs="Arial"/>
          <w:sz w:val="28"/>
          <w:szCs w:val="28"/>
        </w:rPr>
        <w:t xml:space="preserve"> </w:t>
      </w:r>
      <w:proofErr w:type="spellStart"/>
      <w:r w:rsidR="00F90A5B" w:rsidRPr="00B41027">
        <w:rPr>
          <w:rFonts w:ascii="Arial" w:hAnsi="Arial" w:cs="Arial"/>
          <w:sz w:val="28"/>
          <w:szCs w:val="28"/>
        </w:rPr>
        <w:t>va</w:t>
      </w:r>
      <w:r w:rsidR="00D46E1D" w:rsidRPr="00B41027">
        <w:rPr>
          <w:rFonts w:ascii="Arial" w:hAnsi="Arial" w:cs="Arial"/>
          <w:sz w:val="28"/>
          <w:szCs w:val="28"/>
        </w:rPr>
        <w:t>gara</w:t>
      </w:r>
      <w:proofErr w:type="spellEnd"/>
      <w:r w:rsidR="00803EA5" w:rsidRPr="00B41027">
        <w:rPr>
          <w:rFonts w:ascii="Arial" w:hAnsi="Arial" w:cs="Arial"/>
          <w:sz w:val="28"/>
          <w:szCs w:val="28"/>
        </w:rPr>
        <w:t xml:space="preserve"> </w:t>
      </w:r>
      <w:r w:rsidR="00F626DE" w:rsidRPr="00B41027">
        <w:rPr>
          <w:rFonts w:ascii="Arial" w:hAnsi="Arial" w:cs="Arial"/>
          <w:sz w:val="28"/>
          <w:szCs w:val="28"/>
        </w:rPr>
        <w:t>pano</w:t>
      </w:r>
      <w:r w:rsidR="00803EA5" w:rsidRPr="00B41027">
        <w:rPr>
          <w:rFonts w:ascii="Arial" w:hAnsi="Arial" w:cs="Arial"/>
          <w:sz w:val="28"/>
          <w:szCs w:val="28"/>
        </w:rPr>
        <w:t xml:space="preserve"> </w:t>
      </w:r>
      <w:proofErr w:type="spellStart"/>
      <w:r w:rsidR="00803EA5" w:rsidRPr="00B41027">
        <w:rPr>
          <w:rFonts w:ascii="Arial" w:hAnsi="Arial" w:cs="Arial"/>
          <w:sz w:val="28"/>
          <w:szCs w:val="28"/>
        </w:rPr>
        <w:t>ndikati</w:t>
      </w:r>
      <w:proofErr w:type="spellEnd"/>
      <w:r w:rsidR="00803EA5" w:rsidRPr="00B41027">
        <w:rPr>
          <w:rFonts w:ascii="Arial" w:hAnsi="Arial" w:cs="Arial"/>
          <w:sz w:val="28"/>
          <w:szCs w:val="28"/>
        </w:rPr>
        <w:t xml:space="preserve">, ‘ko nhai hanzvadzi </w:t>
      </w:r>
      <w:proofErr w:type="spellStart"/>
      <w:r w:rsidR="00803EA5" w:rsidRPr="00B41027">
        <w:rPr>
          <w:rFonts w:ascii="Arial" w:hAnsi="Arial" w:cs="Arial"/>
          <w:sz w:val="28"/>
          <w:szCs w:val="28"/>
        </w:rPr>
        <w:t>zvino</w:t>
      </w:r>
      <w:proofErr w:type="spellEnd"/>
      <w:r w:rsidR="00803EA5" w:rsidRPr="00B41027">
        <w:rPr>
          <w:rFonts w:ascii="Arial" w:hAnsi="Arial" w:cs="Arial"/>
          <w:sz w:val="28"/>
          <w:szCs w:val="28"/>
        </w:rPr>
        <w:t xml:space="preserve"> </w:t>
      </w:r>
      <w:proofErr w:type="spellStart"/>
      <w:r w:rsidR="00803EA5" w:rsidRPr="00B41027">
        <w:rPr>
          <w:rFonts w:ascii="Arial" w:hAnsi="Arial" w:cs="Arial"/>
          <w:sz w:val="28"/>
          <w:szCs w:val="28"/>
        </w:rPr>
        <w:t>zvomoramba</w:t>
      </w:r>
      <w:proofErr w:type="spellEnd"/>
      <w:r w:rsidR="00803EA5" w:rsidRPr="00B41027">
        <w:rPr>
          <w:rFonts w:ascii="Arial" w:hAnsi="Arial" w:cs="Arial"/>
          <w:sz w:val="28"/>
          <w:szCs w:val="28"/>
        </w:rPr>
        <w:t xml:space="preserve"> </w:t>
      </w:r>
      <w:proofErr w:type="spellStart"/>
      <w:r w:rsidR="00803EA5" w:rsidRPr="00B41027">
        <w:rPr>
          <w:rFonts w:ascii="Arial" w:hAnsi="Arial" w:cs="Arial"/>
          <w:sz w:val="28"/>
          <w:szCs w:val="28"/>
        </w:rPr>
        <w:t>kutumwa</w:t>
      </w:r>
      <w:proofErr w:type="spellEnd"/>
      <w:r w:rsidR="00803EA5" w:rsidRPr="00B41027">
        <w:rPr>
          <w:rFonts w:ascii="Arial" w:hAnsi="Arial" w:cs="Arial"/>
          <w:sz w:val="28"/>
          <w:szCs w:val="28"/>
        </w:rPr>
        <w:t xml:space="preserve"> </w:t>
      </w:r>
      <w:proofErr w:type="spellStart"/>
      <w:r w:rsidR="002E018D" w:rsidRPr="00B41027">
        <w:rPr>
          <w:rFonts w:ascii="Arial" w:hAnsi="Arial" w:cs="Arial"/>
          <w:sz w:val="28"/>
          <w:szCs w:val="28"/>
        </w:rPr>
        <w:t>kwaMakoni</w:t>
      </w:r>
      <w:proofErr w:type="spellEnd"/>
      <w:r w:rsidR="002E018D" w:rsidRPr="00B41027">
        <w:rPr>
          <w:rFonts w:ascii="Arial" w:hAnsi="Arial" w:cs="Arial"/>
          <w:sz w:val="28"/>
          <w:szCs w:val="28"/>
        </w:rPr>
        <w:t>.</w:t>
      </w:r>
      <w:r w:rsidR="00803EA5" w:rsidRPr="00B41027">
        <w:rPr>
          <w:rFonts w:ascii="Arial" w:hAnsi="Arial" w:cs="Arial"/>
          <w:sz w:val="28"/>
          <w:szCs w:val="28"/>
        </w:rPr>
        <w:t>’</w:t>
      </w:r>
    </w:p>
    <w:p w14:paraId="73273F29" w14:textId="7AF40535" w:rsidR="00360F68" w:rsidRDefault="002E018D" w:rsidP="00EE1207">
      <w:pPr>
        <w:jc w:val="both"/>
        <w:rPr>
          <w:rFonts w:ascii="Arial" w:hAnsi="Arial" w:cs="Arial"/>
          <w:sz w:val="28"/>
          <w:szCs w:val="28"/>
        </w:rPr>
      </w:pPr>
      <w:proofErr w:type="spellStart"/>
      <w:r>
        <w:rPr>
          <w:rFonts w:ascii="Arial" w:hAnsi="Arial" w:cs="Arial"/>
          <w:sz w:val="28"/>
          <w:szCs w:val="28"/>
        </w:rPr>
        <w:t>Zvikanzi</w:t>
      </w:r>
      <w:proofErr w:type="spellEnd"/>
      <w:r>
        <w:rPr>
          <w:rFonts w:ascii="Arial" w:hAnsi="Arial" w:cs="Arial"/>
          <w:sz w:val="28"/>
          <w:szCs w:val="28"/>
        </w:rPr>
        <w:t xml:space="preserve">, ‘ahh </w:t>
      </w:r>
      <w:proofErr w:type="spellStart"/>
      <w:r>
        <w:rPr>
          <w:rFonts w:ascii="Arial" w:hAnsi="Arial" w:cs="Arial"/>
          <w:sz w:val="28"/>
          <w:szCs w:val="28"/>
        </w:rPr>
        <w:t>handina</w:t>
      </w:r>
      <w:proofErr w:type="spellEnd"/>
      <w:r>
        <w:rPr>
          <w:rFonts w:ascii="Arial" w:hAnsi="Arial" w:cs="Arial"/>
          <w:sz w:val="28"/>
          <w:szCs w:val="28"/>
        </w:rPr>
        <w:t xml:space="preserve"> kuramba </w:t>
      </w:r>
      <w:proofErr w:type="spellStart"/>
      <w:r>
        <w:rPr>
          <w:rFonts w:ascii="Arial" w:hAnsi="Arial" w:cs="Arial"/>
          <w:sz w:val="28"/>
          <w:szCs w:val="28"/>
        </w:rPr>
        <w:t>kutumwa</w:t>
      </w:r>
      <w:proofErr w:type="spellEnd"/>
      <w:r>
        <w:rPr>
          <w:rFonts w:ascii="Arial" w:hAnsi="Arial" w:cs="Arial"/>
          <w:sz w:val="28"/>
          <w:szCs w:val="28"/>
        </w:rPr>
        <w:t xml:space="preserve"> </w:t>
      </w:r>
      <w:proofErr w:type="spellStart"/>
      <w:r w:rsidR="0084687B">
        <w:rPr>
          <w:rFonts w:ascii="Arial" w:hAnsi="Arial" w:cs="Arial"/>
          <w:sz w:val="28"/>
          <w:szCs w:val="28"/>
        </w:rPr>
        <w:t>kwa</w:t>
      </w:r>
      <w:r w:rsidR="003746AA">
        <w:rPr>
          <w:rFonts w:ascii="Arial" w:hAnsi="Arial" w:cs="Arial"/>
          <w:sz w:val="28"/>
          <w:szCs w:val="28"/>
        </w:rPr>
        <w:t>Makoni</w:t>
      </w:r>
      <w:proofErr w:type="spellEnd"/>
      <w:r w:rsidR="003746AA">
        <w:rPr>
          <w:rFonts w:ascii="Arial" w:hAnsi="Arial" w:cs="Arial"/>
          <w:sz w:val="28"/>
          <w:szCs w:val="28"/>
        </w:rPr>
        <w:t xml:space="preserve">, </w:t>
      </w:r>
      <w:proofErr w:type="spellStart"/>
      <w:r w:rsidR="003746AA">
        <w:rPr>
          <w:rFonts w:ascii="Arial" w:hAnsi="Arial" w:cs="Arial"/>
          <w:sz w:val="28"/>
          <w:szCs w:val="28"/>
        </w:rPr>
        <w:t>kwaMakoni</w:t>
      </w:r>
      <w:proofErr w:type="spellEnd"/>
      <w:r w:rsidR="003746AA">
        <w:rPr>
          <w:rFonts w:ascii="Arial" w:hAnsi="Arial" w:cs="Arial"/>
          <w:sz w:val="28"/>
          <w:szCs w:val="28"/>
        </w:rPr>
        <w:t xml:space="preserve"> </w:t>
      </w:r>
      <w:proofErr w:type="spellStart"/>
      <w:r w:rsidR="003746AA">
        <w:rPr>
          <w:rFonts w:ascii="Arial" w:hAnsi="Arial" w:cs="Arial"/>
          <w:sz w:val="28"/>
          <w:szCs w:val="28"/>
        </w:rPr>
        <w:t>i</w:t>
      </w:r>
      <w:proofErr w:type="spellEnd"/>
      <w:r w:rsidR="003746AA">
        <w:rPr>
          <w:rFonts w:ascii="Arial" w:hAnsi="Arial" w:cs="Arial"/>
          <w:sz w:val="28"/>
          <w:szCs w:val="28"/>
        </w:rPr>
        <w:t xml:space="preserve"> one hour kuenda, one hour </w:t>
      </w:r>
      <w:proofErr w:type="spellStart"/>
      <w:r w:rsidR="003746AA">
        <w:rPr>
          <w:rFonts w:ascii="Arial" w:hAnsi="Arial" w:cs="Arial"/>
          <w:sz w:val="28"/>
          <w:szCs w:val="28"/>
        </w:rPr>
        <w:t>kudzo</w:t>
      </w:r>
      <w:proofErr w:type="spellEnd"/>
      <w:r w:rsidR="003746AA">
        <w:rPr>
          <w:rFonts w:ascii="Arial" w:hAnsi="Arial" w:cs="Arial"/>
          <w:sz w:val="28"/>
          <w:szCs w:val="28"/>
        </w:rPr>
        <w:t xml:space="preserve">…? </w:t>
      </w:r>
      <w:bookmarkStart w:id="71" w:name="_Hlk185240989"/>
      <w:r w:rsidR="003746AA" w:rsidRPr="004649A7">
        <w:rPr>
          <w:rFonts w:ascii="Arial" w:hAnsi="Arial" w:cs="Arial"/>
          <w:sz w:val="18"/>
          <w:szCs w:val="18"/>
        </w:rPr>
        <w:t xml:space="preserve">[Congregation </w:t>
      </w:r>
      <w:r w:rsidR="00563BCF" w:rsidRPr="004649A7">
        <w:rPr>
          <w:rFonts w:ascii="Arial" w:hAnsi="Arial" w:cs="Arial"/>
          <w:sz w:val="18"/>
          <w:szCs w:val="18"/>
        </w:rPr>
        <w:t>says, ‘</w:t>
      </w:r>
      <w:r w:rsidR="003746AA" w:rsidRPr="004649A7">
        <w:rPr>
          <w:rFonts w:ascii="Arial" w:hAnsi="Arial" w:cs="Arial"/>
          <w:sz w:val="18"/>
          <w:szCs w:val="18"/>
        </w:rPr>
        <w:t>kudzoka</w:t>
      </w:r>
      <w:r w:rsidR="005B2BC6" w:rsidRPr="004649A7">
        <w:rPr>
          <w:rFonts w:ascii="Arial" w:hAnsi="Arial" w:cs="Arial"/>
          <w:sz w:val="18"/>
          <w:szCs w:val="18"/>
        </w:rPr>
        <w:t>,</w:t>
      </w:r>
      <w:r w:rsidR="003746AA" w:rsidRPr="004649A7">
        <w:rPr>
          <w:rFonts w:ascii="Arial" w:hAnsi="Arial" w:cs="Arial"/>
          <w:sz w:val="18"/>
          <w:szCs w:val="18"/>
        </w:rPr>
        <w:t>’]</w:t>
      </w:r>
      <w:r w:rsidR="00D52F8D" w:rsidRPr="004649A7">
        <w:rPr>
          <w:rFonts w:ascii="Arial" w:hAnsi="Arial" w:cs="Arial"/>
          <w:sz w:val="18"/>
          <w:szCs w:val="18"/>
        </w:rPr>
        <w:t xml:space="preserve"> </w:t>
      </w:r>
      <w:bookmarkEnd w:id="71"/>
      <w:r w:rsidR="005B2BC6">
        <w:rPr>
          <w:rFonts w:ascii="Arial" w:hAnsi="Arial" w:cs="Arial"/>
          <w:sz w:val="28"/>
          <w:szCs w:val="28"/>
        </w:rPr>
        <w:t xml:space="preserve">kudzoka </w:t>
      </w:r>
      <w:r w:rsidR="00D52F8D">
        <w:rPr>
          <w:rFonts w:ascii="Arial" w:hAnsi="Arial" w:cs="Arial"/>
          <w:sz w:val="28"/>
          <w:szCs w:val="28"/>
        </w:rPr>
        <w:t>netsoka</w:t>
      </w:r>
      <w:r w:rsidR="004F2BF1">
        <w:rPr>
          <w:rFonts w:ascii="Arial" w:hAnsi="Arial" w:cs="Arial"/>
          <w:sz w:val="28"/>
          <w:szCs w:val="28"/>
        </w:rPr>
        <w:t>.</w:t>
      </w:r>
      <w:r w:rsidR="00D52F8D">
        <w:rPr>
          <w:rFonts w:ascii="Arial" w:hAnsi="Arial" w:cs="Arial"/>
          <w:sz w:val="28"/>
          <w:szCs w:val="28"/>
        </w:rPr>
        <w:t xml:space="preserve"> </w:t>
      </w:r>
      <w:r w:rsidR="004F2BF1">
        <w:rPr>
          <w:rFonts w:ascii="Arial" w:hAnsi="Arial" w:cs="Arial"/>
          <w:sz w:val="28"/>
          <w:szCs w:val="28"/>
        </w:rPr>
        <w:t>S</w:t>
      </w:r>
      <w:r w:rsidR="00D52F8D">
        <w:rPr>
          <w:rFonts w:ascii="Arial" w:hAnsi="Arial" w:cs="Arial"/>
          <w:sz w:val="28"/>
          <w:szCs w:val="28"/>
        </w:rPr>
        <w:t xml:space="preserve">aka </w:t>
      </w:r>
      <w:proofErr w:type="spellStart"/>
      <w:r w:rsidR="00D52F8D">
        <w:rPr>
          <w:rFonts w:ascii="Arial" w:hAnsi="Arial" w:cs="Arial"/>
          <w:sz w:val="28"/>
          <w:szCs w:val="28"/>
        </w:rPr>
        <w:t>ndakati</w:t>
      </w:r>
      <w:proofErr w:type="spellEnd"/>
      <w:r w:rsidR="00D52F8D">
        <w:rPr>
          <w:rFonts w:ascii="Arial" w:hAnsi="Arial" w:cs="Arial"/>
          <w:sz w:val="28"/>
          <w:szCs w:val="28"/>
        </w:rPr>
        <w:t xml:space="preserve"> kana </w:t>
      </w:r>
      <w:proofErr w:type="spellStart"/>
      <w:r w:rsidR="00D52F8D">
        <w:rPr>
          <w:rFonts w:ascii="Arial" w:hAnsi="Arial" w:cs="Arial"/>
          <w:sz w:val="28"/>
          <w:szCs w:val="28"/>
        </w:rPr>
        <w:t>muchida</w:t>
      </w:r>
      <w:proofErr w:type="spellEnd"/>
      <w:r w:rsidR="00D52F8D">
        <w:rPr>
          <w:rFonts w:ascii="Arial" w:hAnsi="Arial" w:cs="Arial"/>
          <w:sz w:val="28"/>
          <w:szCs w:val="28"/>
        </w:rPr>
        <w:t xml:space="preserve"> kuti </w:t>
      </w:r>
      <w:proofErr w:type="spellStart"/>
      <w:r w:rsidR="00D52F8D">
        <w:rPr>
          <w:rFonts w:ascii="Arial" w:hAnsi="Arial" w:cs="Arial"/>
          <w:sz w:val="28"/>
          <w:szCs w:val="28"/>
        </w:rPr>
        <w:t>ndiende</w:t>
      </w:r>
      <w:proofErr w:type="spellEnd"/>
      <w:r w:rsidR="00D52F8D">
        <w:rPr>
          <w:rFonts w:ascii="Arial" w:hAnsi="Arial" w:cs="Arial"/>
          <w:sz w:val="28"/>
          <w:szCs w:val="28"/>
        </w:rPr>
        <w:t xml:space="preserve"> </w:t>
      </w:r>
      <w:proofErr w:type="spellStart"/>
      <w:r w:rsidR="00D52F8D">
        <w:rPr>
          <w:rFonts w:ascii="Arial" w:hAnsi="Arial" w:cs="Arial"/>
          <w:sz w:val="28"/>
          <w:szCs w:val="28"/>
        </w:rPr>
        <w:t>kwaMakoni</w:t>
      </w:r>
      <w:proofErr w:type="spellEnd"/>
      <w:r w:rsidR="00D52F8D">
        <w:rPr>
          <w:rFonts w:ascii="Arial" w:hAnsi="Arial" w:cs="Arial"/>
          <w:sz w:val="28"/>
          <w:szCs w:val="28"/>
        </w:rPr>
        <w:t xml:space="preserve"> </w:t>
      </w:r>
      <w:r w:rsidR="000F4E04">
        <w:rPr>
          <w:rFonts w:ascii="Arial" w:hAnsi="Arial" w:cs="Arial"/>
          <w:sz w:val="28"/>
          <w:szCs w:val="28"/>
        </w:rPr>
        <w:t xml:space="preserve">rwendo </w:t>
      </w:r>
      <w:proofErr w:type="spellStart"/>
      <w:r w:rsidR="000F4E04">
        <w:rPr>
          <w:rFonts w:ascii="Arial" w:hAnsi="Arial" w:cs="Arial"/>
          <w:sz w:val="28"/>
          <w:szCs w:val="28"/>
        </w:rPr>
        <w:t>r</w:t>
      </w:r>
      <w:r w:rsidR="000A191D">
        <w:rPr>
          <w:rFonts w:ascii="Arial" w:hAnsi="Arial" w:cs="Arial"/>
          <w:sz w:val="28"/>
          <w:szCs w:val="28"/>
        </w:rPr>
        <w:t>w</w:t>
      </w:r>
      <w:r w:rsidR="000F4E04">
        <w:rPr>
          <w:rFonts w:ascii="Arial" w:hAnsi="Arial" w:cs="Arial"/>
          <w:sz w:val="28"/>
          <w:szCs w:val="28"/>
        </w:rPr>
        <w:t>uno</w:t>
      </w:r>
      <w:proofErr w:type="spellEnd"/>
      <w:r w:rsidR="004F2BF1">
        <w:rPr>
          <w:rFonts w:ascii="Arial" w:hAnsi="Arial" w:cs="Arial"/>
          <w:sz w:val="28"/>
          <w:szCs w:val="28"/>
        </w:rPr>
        <w:t>,</w:t>
      </w:r>
      <w:r w:rsidR="000F4E04">
        <w:rPr>
          <w:rFonts w:ascii="Arial" w:hAnsi="Arial" w:cs="Arial"/>
          <w:sz w:val="28"/>
          <w:szCs w:val="28"/>
        </w:rPr>
        <w:t xml:space="preserve"> </w:t>
      </w:r>
      <w:proofErr w:type="spellStart"/>
      <w:r w:rsidR="000F4E04">
        <w:rPr>
          <w:rFonts w:ascii="Arial" w:hAnsi="Arial" w:cs="Arial"/>
          <w:sz w:val="28"/>
          <w:szCs w:val="28"/>
        </w:rPr>
        <w:t>mondisiira</w:t>
      </w:r>
      <w:proofErr w:type="spellEnd"/>
      <w:r w:rsidR="000F4E04">
        <w:rPr>
          <w:rFonts w:ascii="Arial" w:hAnsi="Arial" w:cs="Arial"/>
          <w:sz w:val="28"/>
          <w:szCs w:val="28"/>
        </w:rPr>
        <w:t xml:space="preserve"> </w:t>
      </w:r>
      <w:proofErr w:type="spellStart"/>
      <w:r w:rsidR="000F4E04">
        <w:rPr>
          <w:rFonts w:ascii="Arial" w:hAnsi="Arial" w:cs="Arial"/>
          <w:sz w:val="28"/>
          <w:szCs w:val="28"/>
        </w:rPr>
        <w:t>mari</w:t>
      </w:r>
      <w:proofErr w:type="spellEnd"/>
      <w:r w:rsidR="000F4E04">
        <w:rPr>
          <w:rFonts w:ascii="Arial" w:hAnsi="Arial" w:cs="Arial"/>
          <w:sz w:val="28"/>
          <w:szCs w:val="28"/>
        </w:rPr>
        <w:t xml:space="preserve"> </w:t>
      </w:r>
      <w:proofErr w:type="spellStart"/>
      <w:r w:rsidR="000F4E04">
        <w:rPr>
          <w:rFonts w:ascii="Arial" w:hAnsi="Arial" w:cs="Arial"/>
          <w:sz w:val="28"/>
          <w:szCs w:val="28"/>
        </w:rPr>
        <w:t>yechii</w:t>
      </w:r>
      <w:proofErr w:type="spellEnd"/>
      <w:r w:rsidR="000F4E04">
        <w:rPr>
          <w:rFonts w:ascii="Arial" w:hAnsi="Arial" w:cs="Arial"/>
          <w:sz w:val="28"/>
          <w:szCs w:val="28"/>
        </w:rPr>
        <w:t xml:space="preserve">…? </w:t>
      </w:r>
      <w:proofErr w:type="spellStart"/>
      <w:r w:rsidR="004F2BF1">
        <w:rPr>
          <w:rFonts w:ascii="Arial" w:hAnsi="Arial" w:cs="Arial"/>
          <w:sz w:val="28"/>
          <w:szCs w:val="28"/>
        </w:rPr>
        <w:t>Y</w:t>
      </w:r>
      <w:r w:rsidR="000F4E04">
        <w:rPr>
          <w:rFonts w:ascii="Arial" w:hAnsi="Arial" w:cs="Arial"/>
          <w:sz w:val="28"/>
          <w:szCs w:val="28"/>
        </w:rPr>
        <w:t>ebhazi</w:t>
      </w:r>
      <w:proofErr w:type="spellEnd"/>
      <w:r w:rsidR="004F2BF1">
        <w:rPr>
          <w:rFonts w:ascii="Arial" w:hAnsi="Arial" w:cs="Arial"/>
          <w:sz w:val="28"/>
          <w:szCs w:val="28"/>
        </w:rPr>
        <w:t>,</w:t>
      </w:r>
      <w:r w:rsidR="003F5CA1">
        <w:rPr>
          <w:rFonts w:ascii="Arial" w:hAnsi="Arial" w:cs="Arial"/>
          <w:sz w:val="28"/>
          <w:szCs w:val="28"/>
        </w:rPr>
        <w:t xml:space="preserve"> </w:t>
      </w:r>
      <w:proofErr w:type="spellStart"/>
      <w:r w:rsidR="004F2BF1">
        <w:rPr>
          <w:rFonts w:ascii="Arial" w:hAnsi="Arial" w:cs="Arial"/>
          <w:sz w:val="28"/>
          <w:szCs w:val="28"/>
        </w:rPr>
        <w:t>n</w:t>
      </w:r>
      <w:r w:rsidR="003F5CA1">
        <w:rPr>
          <w:rFonts w:ascii="Arial" w:hAnsi="Arial" w:cs="Arial"/>
          <w:sz w:val="28"/>
          <w:szCs w:val="28"/>
        </w:rPr>
        <w:t>ekuti</w:t>
      </w:r>
      <w:proofErr w:type="spellEnd"/>
      <w:r w:rsidR="003F5CA1">
        <w:rPr>
          <w:rFonts w:ascii="Arial" w:hAnsi="Arial" w:cs="Arial"/>
          <w:sz w:val="28"/>
          <w:szCs w:val="28"/>
        </w:rPr>
        <w:t xml:space="preserve"> kuti </w:t>
      </w:r>
      <w:proofErr w:type="spellStart"/>
      <w:r w:rsidR="003F5CA1">
        <w:rPr>
          <w:rFonts w:ascii="Arial" w:hAnsi="Arial" w:cs="Arial"/>
          <w:sz w:val="28"/>
          <w:szCs w:val="28"/>
        </w:rPr>
        <w:t>ndidzokere</w:t>
      </w:r>
      <w:proofErr w:type="spellEnd"/>
      <w:r w:rsidR="003F5CA1">
        <w:rPr>
          <w:rFonts w:ascii="Arial" w:hAnsi="Arial" w:cs="Arial"/>
          <w:sz w:val="28"/>
          <w:szCs w:val="28"/>
        </w:rPr>
        <w:t xml:space="preserve"> </w:t>
      </w:r>
      <w:proofErr w:type="spellStart"/>
      <w:r w:rsidR="003F5CA1">
        <w:rPr>
          <w:rFonts w:ascii="Arial" w:hAnsi="Arial" w:cs="Arial"/>
          <w:sz w:val="28"/>
          <w:szCs w:val="28"/>
        </w:rPr>
        <w:t>futi</w:t>
      </w:r>
      <w:proofErr w:type="spellEnd"/>
      <w:r w:rsidR="003F5CA1">
        <w:rPr>
          <w:rFonts w:ascii="Arial" w:hAnsi="Arial" w:cs="Arial"/>
          <w:sz w:val="28"/>
          <w:szCs w:val="28"/>
        </w:rPr>
        <w:t xml:space="preserve"> netsoka uko </w:t>
      </w:r>
      <w:proofErr w:type="spellStart"/>
      <w:r w:rsidR="003F5CA1">
        <w:rPr>
          <w:rFonts w:ascii="Arial" w:hAnsi="Arial" w:cs="Arial"/>
          <w:sz w:val="28"/>
          <w:szCs w:val="28"/>
        </w:rPr>
        <w:t>ndigodzoka</w:t>
      </w:r>
      <w:proofErr w:type="spellEnd"/>
      <w:r w:rsidR="00D16DD1">
        <w:rPr>
          <w:rFonts w:ascii="Arial" w:hAnsi="Arial" w:cs="Arial"/>
          <w:sz w:val="28"/>
          <w:szCs w:val="28"/>
        </w:rPr>
        <w:t>.</w:t>
      </w:r>
      <w:r>
        <w:rPr>
          <w:rFonts w:ascii="Arial" w:hAnsi="Arial" w:cs="Arial"/>
          <w:sz w:val="28"/>
          <w:szCs w:val="28"/>
        </w:rPr>
        <w:t>’</w:t>
      </w:r>
      <w:r w:rsidR="00D16DD1">
        <w:rPr>
          <w:rFonts w:ascii="Arial" w:hAnsi="Arial" w:cs="Arial"/>
          <w:sz w:val="28"/>
          <w:szCs w:val="28"/>
        </w:rPr>
        <w:t xml:space="preserve"> </w:t>
      </w:r>
    </w:p>
    <w:p w14:paraId="161DFB90" w14:textId="77777777" w:rsidR="00360F68" w:rsidRDefault="00D16DD1" w:rsidP="00EE1207">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w:t>
      </w:r>
      <w:proofErr w:type="spellStart"/>
      <w:r>
        <w:rPr>
          <w:rFonts w:ascii="Arial" w:hAnsi="Arial" w:cs="Arial"/>
          <w:sz w:val="28"/>
          <w:szCs w:val="28"/>
        </w:rPr>
        <w:t>hoo</w:t>
      </w:r>
      <w:proofErr w:type="spellEnd"/>
      <w:r w:rsidR="00360F68">
        <w:rPr>
          <w:rFonts w:ascii="Arial" w:hAnsi="Arial" w:cs="Arial"/>
          <w:sz w:val="28"/>
          <w:szCs w:val="28"/>
        </w:rPr>
        <w:t>?</w:t>
      </w:r>
      <w:r>
        <w:rPr>
          <w:rFonts w:ascii="Arial" w:hAnsi="Arial" w:cs="Arial"/>
          <w:sz w:val="28"/>
          <w:szCs w:val="28"/>
        </w:rPr>
        <w:t xml:space="preserve">’ </w:t>
      </w:r>
    </w:p>
    <w:p w14:paraId="7A58BE93" w14:textId="54213C9C" w:rsidR="00B666E8" w:rsidRDefault="00360F68" w:rsidP="00EE1207">
      <w:pPr>
        <w:jc w:val="both"/>
        <w:rPr>
          <w:rFonts w:ascii="Arial" w:hAnsi="Arial" w:cs="Arial"/>
          <w:sz w:val="28"/>
          <w:szCs w:val="28"/>
        </w:rPr>
      </w:pPr>
      <w:proofErr w:type="spellStart"/>
      <w:r>
        <w:rPr>
          <w:rFonts w:ascii="Arial" w:hAnsi="Arial" w:cs="Arial"/>
          <w:sz w:val="28"/>
          <w:szCs w:val="28"/>
        </w:rPr>
        <w:t>Z</w:t>
      </w:r>
      <w:r w:rsidR="00D16DD1">
        <w:rPr>
          <w:rFonts w:ascii="Arial" w:hAnsi="Arial" w:cs="Arial"/>
          <w:sz w:val="28"/>
          <w:szCs w:val="28"/>
        </w:rPr>
        <w:t>vikanzi</w:t>
      </w:r>
      <w:proofErr w:type="spellEnd"/>
      <w:r w:rsidR="00D16DD1">
        <w:rPr>
          <w:rFonts w:ascii="Arial" w:hAnsi="Arial" w:cs="Arial"/>
          <w:sz w:val="28"/>
          <w:szCs w:val="28"/>
        </w:rPr>
        <w:t xml:space="preserve"> ‘</w:t>
      </w:r>
      <w:proofErr w:type="spellStart"/>
      <w:r w:rsidR="00D16DD1">
        <w:rPr>
          <w:rFonts w:ascii="Arial" w:hAnsi="Arial" w:cs="Arial"/>
          <w:sz w:val="28"/>
          <w:szCs w:val="28"/>
        </w:rPr>
        <w:t>ehe</w:t>
      </w:r>
      <w:proofErr w:type="spellEnd"/>
      <w:r w:rsidR="00D16DD1">
        <w:rPr>
          <w:rFonts w:ascii="Arial" w:hAnsi="Arial" w:cs="Arial"/>
          <w:sz w:val="28"/>
          <w:szCs w:val="28"/>
        </w:rPr>
        <w:t xml:space="preserve"> </w:t>
      </w:r>
      <w:proofErr w:type="spellStart"/>
      <w:r w:rsidR="00D16DD1">
        <w:rPr>
          <w:rFonts w:ascii="Arial" w:hAnsi="Arial" w:cs="Arial"/>
          <w:sz w:val="28"/>
          <w:szCs w:val="28"/>
        </w:rPr>
        <w:t>saka</w:t>
      </w:r>
      <w:proofErr w:type="spellEnd"/>
      <w:r w:rsidR="00D16DD1">
        <w:rPr>
          <w:rFonts w:ascii="Arial" w:hAnsi="Arial" w:cs="Arial"/>
          <w:sz w:val="28"/>
          <w:szCs w:val="28"/>
        </w:rPr>
        <w:t xml:space="preserve"> </w:t>
      </w:r>
      <w:proofErr w:type="spellStart"/>
      <w:r w:rsidR="00D16DD1">
        <w:rPr>
          <w:rFonts w:ascii="Arial" w:hAnsi="Arial" w:cs="Arial"/>
          <w:sz w:val="28"/>
          <w:szCs w:val="28"/>
        </w:rPr>
        <w:t>ndaizeza</w:t>
      </w:r>
      <w:proofErr w:type="spellEnd"/>
      <w:r w:rsidR="00D16DD1">
        <w:rPr>
          <w:rFonts w:ascii="Arial" w:hAnsi="Arial" w:cs="Arial"/>
          <w:sz w:val="28"/>
          <w:szCs w:val="28"/>
        </w:rPr>
        <w:t xml:space="preserve"> </w:t>
      </w:r>
      <w:proofErr w:type="spellStart"/>
      <w:r w:rsidR="00D16DD1">
        <w:rPr>
          <w:rFonts w:ascii="Arial" w:hAnsi="Arial" w:cs="Arial"/>
          <w:sz w:val="28"/>
          <w:szCs w:val="28"/>
        </w:rPr>
        <w:t>kudzokera</w:t>
      </w:r>
      <w:r w:rsidR="0092067D">
        <w:rPr>
          <w:rFonts w:ascii="Arial" w:hAnsi="Arial" w:cs="Arial"/>
          <w:sz w:val="28"/>
          <w:szCs w:val="28"/>
        </w:rPr>
        <w:t>ko</w:t>
      </w:r>
      <w:proofErr w:type="spellEnd"/>
      <w:r w:rsidR="0092067D">
        <w:rPr>
          <w:rFonts w:ascii="Arial" w:hAnsi="Arial" w:cs="Arial"/>
          <w:sz w:val="28"/>
          <w:szCs w:val="28"/>
        </w:rPr>
        <w:t xml:space="preserve"> because Pastor pane </w:t>
      </w:r>
      <w:proofErr w:type="spellStart"/>
      <w:r w:rsidR="0092067D">
        <w:rPr>
          <w:rFonts w:ascii="Arial" w:hAnsi="Arial" w:cs="Arial"/>
          <w:sz w:val="28"/>
          <w:szCs w:val="28"/>
        </w:rPr>
        <w:t>mufambo</w:t>
      </w:r>
      <w:proofErr w:type="spellEnd"/>
      <w:r w:rsidR="0092067D">
        <w:rPr>
          <w:rFonts w:ascii="Arial" w:hAnsi="Arial" w:cs="Arial"/>
          <w:sz w:val="28"/>
          <w:szCs w:val="28"/>
        </w:rPr>
        <w:t>.</w:t>
      </w:r>
      <w:r w:rsidR="00D16DD1">
        <w:rPr>
          <w:rFonts w:ascii="Arial" w:hAnsi="Arial" w:cs="Arial"/>
          <w:sz w:val="28"/>
          <w:szCs w:val="28"/>
        </w:rPr>
        <w:t>’</w:t>
      </w:r>
    </w:p>
    <w:p w14:paraId="028135CC" w14:textId="4BFC47D3" w:rsidR="00C660CE" w:rsidRDefault="00D06359" w:rsidP="00EE1207">
      <w:pPr>
        <w:jc w:val="both"/>
        <w:rPr>
          <w:rFonts w:ascii="Arial" w:hAnsi="Arial" w:cs="Arial"/>
          <w:sz w:val="28"/>
          <w:szCs w:val="28"/>
        </w:rPr>
      </w:pPr>
      <w:r>
        <w:rPr>
          <w:rFonts w:ascii="Arial" w:hAnsi="Arial" w:cs="Arial"/>
          <w:sz w:val="28"/>
          <w:szCs w:val="28"/>
          <w:vertAlign w:val="superscript"/>
        </w:rPr>
        <w:t xml:space="preserve">122 </w:t>
      </w:r>
      <w:proofErr w:type="spellStart"/>
      <w:r w:rsidR="0092067D">
        <w:rPr>
          <w:rFonts w:ascii="Arial" w:hAnsi="Arial" w:cs="Arial"/>
          <w:sz w:val="28"/>
          <w:szCs w:val="28"/>
        </w:rPr>
        <w:t>Ndikati</w:t>
      </w:r>
      <w:proofErr w:type="spellEnd"/>
      <w:r w:rsidR="0092067D">
        <w:rPr>
          <w:rFonts w:ascii="Arial" w:hAnsi="Arial" w:cs="Arial"/>
          <w:sz w:val="28"/>
          <w:szCs w:val="28"/>
        </w:rPr>
        <w:t>, ‘</w:t>
      </w:r>
      <w:proofErr w:type="spellStart"/>
      <w:r w:rsidR="0092067D">
        <w:rPr>
          <w:rFonts w:ascii="Arial" w:hAnsi="Arial" w:cs="Arial"/>
          <w:sz w:val="28"/>
          <w:szCs w:val="28"/>
        </w:rPr>
        <w:t>horaiti</w:t>
      </w:r>
      <w:proofErr w:type="spellEnd"/>
      <w:r w:rsidR="004F2BF1">
        <w:rPr>
          <w:rFonts w:ascii="Arial" w:hAnsi="Arial" w:cs="Arial"/>
          <w:sz w:val="28"/>
          <w:szCs w:val="28"/>
        </w:rPr>
        <w:t>.</w:t>
      </w:r>
      <w:r w:rsidR="0092067D">
        <w:rPr>
          <w:rFonts w:ascii="Arial" w:hAnsi="Arial" w:cs="Arial"/>
          <w:sz w:val="28"/>
          <w:szCs w:val="28"/>
        </w:rPr>
        <w:t>’</w:t>
      </w:r>
      <w:r w:rsidR="00DC57FC">
        <w:rPr>
          <w:rFonts w:ascii="Arial" w:hAnsi="Arial" w:cs="Arial"/>
          <w:sz w:val="28"/>
          <w:szCs w:val="28"/>
        </w:rPr>
        <w:t xml:space="preserve"> </w:t>
      </w:r>
      <w:proofErr w:type="spellStart"/>
      <w:r w:rsidR="004F2BF1">
        <w:rPr>
          <w:rFonts w:ascii="Arial" w:hAnsi="Arial" w:cs="Arial"/>
          <w:sz w:val="28"/>
          <w:szCs w:val="28"/>
        </w:rPr>
        <w:t>N</w:t>
      </w:r>
      <w:r w:rsidR="00DC57FC">
        <w:rPr>
          <w:rFonts w:ascii="Arial" w:hAnsi="Arial" w:cs="Arial"/>
          <w:sz w:val="28"/>
          <w:szCs w:val="28"/>
        </w:rPr>
        <w:t>dikati</w:t>
      </w:r>
      <w:proofErr w:type="spellEnd"/>
      <w:r w:rsidR="00DC57FC">
        <w:rPr>
          <w:rFonts w:ascii="Arial" w:hAnsi="Arial" w:cs="Arial"/>
          <w:sz w:val="28"/>
          <w:szCs w:val="28"/>
        </w:rPr>
        <w:t xml:space="preserve">, ‘ko </w:t>
      </w:r>
      <w:proofErr w:type="spellStart"/>
      <w:r w:rsidR="00DC57FC">
        <w:rPr>
          <w:rFonts w:ascii="Arial" w:hAnsi="Arial" w:cs="Arial"/>
          <w:sz w:val="28"/>
          <w:szCs w:val="28"/>
        </w:rPr>
        <w:t>zvino</w:t>
      </w:r>
      <w:proofErr w:type="spellEnd"/>
      <w:r w:rsidR="00DC57FC">
        <w:rPr>
          <w:rFonts w:ascii="Arial" w:hAnsi="Arial" w:cs="Arial"/>
          <w:sz w:val="28"/>
          <w:szCs w:val="28"/>
        </w:rPr>
        <w:t xml:space="preserve"> </w:t>
      </w:r>
      <w:proofErr w:type="spellStart"/>
      <w:r w:rsidR="00DC57FC">
        <w:rPr>
          <w:rFonts w:ascii="Arial" w:hAnsi="Arial" w:cs="Arial"/>
          <w:sz w:val="28"/>
          <w:szCs w:val="28"/>
        </w:rPr>
        <w:t>nyaya</w:t>
      </w:r>
      <w:proofErr w:type="spellEnd"/>
      <w:r w:rsidR="00DC57FC">
        <w:rPr>
          <w:rFonts w:ascii="Arial" w:hAnsi="Arial" w:cs="Arial"/>
          <w:sz w:val="28"/>
          <w:szCs w:val="28"/>
        </w:rPr>
        <w:t xml:space="preserve"> ye stubbornness </w:t>
      </w:r>
      <w:proofErr w:type="spellStart"/>
      <w:r w:rsidR="00F713EE">
        <w:rPr>
          <w:rFonts w:ascii="Arial" w:hAnsi="Arial" w:cs="Arial"/>
          <w:sz w:val="28"/>
          <w:szCs w:val="28"/>
        </w:rPr>
        <w:t>yamuri</w:t>
      </w:r>
      <w:proofErr w:type="spellEnd"/>
      <w:r w:rsidR="00F713EE">
        <w:rPr>
          <w:rFonts w:ascii="Arial" w:hAnsi="Arial" w:cs="Arial"/>
          <w:sz w:val="28"/>
          <w:szCs w:val="28"/>
        </w:rPr>
        <w:t xml:space="preserve"> kuti</w:t>
      </w:r>
      <w:r w:rsidR="004F2BF1">
        <w:rPr>
          <w:rFonts w:ascii="Arial" w:hAnsi="Arial" w:cs="Arial"/>
          <w:sz w:val="28"/>
          <w:szCs w:val="28"/>
        </w:rPr>
        <w:t>,</w:t>
      </w:r>
      <w:r w:rsidR="00F713EE">
        <w:rPr>
          <w:rFonts w:ascii="Arial" w:hAnsi="Arial" w:cs="Arial"/>
          <w:sz w:val="28"/>
          <w:szCs w:val="28"/>
        </w:rPr>
        <w:t xml:space="preserve"> </w:t>
      </w:r>
      <w:proofErr w:type="spellStart"/>
      <w:r w:rsidR="00F713EE">
        <w:rPr>
          <w:rFonts w:ascii="Arial" w:hAnsi="Arial" w:cs="Arial"/>
          <w:sz w:val="28"/>
          <w:szCs w:val="28"/>
        </w:rPr>
        <w:t>vanondidzidzisa</w:t>
      </w:r>
      <w:proofErr w:type="spellEnd"/>
      <w:r w:rsidR="00F713EE">
        <w:rPr>
          <w:rFonts w:ascii="Arial" w:hAnsi="Arial" w:cs="Arial"/>
          <w:sz w:val="28"/>
          <w:szCs w:val="28"/>
        </w:rPr>
        <w:t xml:space="preserve"> kuita stubborn?</w:t>
      </w:r>
      <w:r w:rsidR="00DC57FC">
        <w:rPr>
          <w:rFonts w:ascii="Arial" w:hAnsi="Arial" w:cs="Arial"/>
          <w:sz w:val="28"/>
          <w:szCs w:val="28"/>
        </w:rPr>
        <w:t>’</w:t>
      </w:r>
      <w:r w:rsidR="00F713EE">
        <w:rPr>
          <w:rFonts w:ascii="Arial" w:hAnsi="Arial" w:cs="Arial"/>
          <w:sz w:val="28"/>
          <w:szCs w:val="28"/>
        </w:rPr>
        <w:t xml:space="preserve"> </w:t>
      </w:r>
    </w:p>
    <w:p w14:paraId="4A515553" w14:textId="77777777" w:rsidR="00C660CE" w:rsidRDefault="00F713EE" w:rsidP="00EE1207">
      <w:pPr>
        <w:jc w:val="both"/>
        <w:rPr>
          <w:rFonts w:ascii="Arial" w:hAnsi="Arial" w:cs="Arial"/>
          <w:sz w:val="28"/>
          <w:szCs w:val="28"/>
        </w:rPr>
      </w:pPr>
      <w:proofErr w:type="spellStart"/>
      <w:r>
        <w:rPr>
          <w:rFonts w:ascii="Arial" w:hAnsi="Arial" w:cs="Arial"/>
          <w:sz w:val="28"/>
          <w:szCs w:val="28"/>
        </w:rPr>
        <w:t>Zvikanzi</w:t>
      </w:r>
      <w:proofErr w:type="spellEnd"/>
      <w:r>
        <w:rPr>
          <w:rFonts w:ascii="Arial" w:hAnsi="Arial" w:cs="Arial"/>
          <w:sz w:val="28"/>
          <w:szCs w:val="28"/>
        </w:rPr>
        <w:t xml:space="preserve">, ‘Pastor </w:t>
      </w:r>
      <w:proofErr w:type="spellStart"/>
      <w:r w:rsidR="00AF45E5">
        <w:rPr>
          <w:rFonts w:ascii="Arial" w:hAnsi="Arial" w:cs="Arial"/>
          <w:sz w:val="28"/>
          <w:szCs w:val="28"/>
        </w:rPr>
        <w:t>nyaya</w:t>
      </w:r>
      <w:proofErr w:type="spellEnd"/>
      <w:r w:rsidR="00AF45E5">
        <w:rPr>
          <w:rFonts w:ascii="Arial" w:hAnsi="Arial" w:cs="Arial"/>
          <w:sz w:val="28"/>
          <w:szCs w:val="28"/>
        </w:rPr>
        <w:t xml:space="preserve"> </w:t>
      </w:r>
      <w:proofErr w:type="spellStart"/>
      <w:r w:rsidR="00AF45E5">
        <w:rPr>
          <w:rFonts w:ascii="Arial" w:hAnsi="Arial" w:cs="Arial"/>
          <w:sz w:val="28"/>
          <w:szCs w:val="28"/>
        </w:rPr>
        <w:t>inodzokera</w:t>
      </w:r>
      <w:proofErr w:type="spellEnd"/>
      <w:r w:rsidR="00AF45E5">
        <w:rPr>
          <w:rFonts w:ascii="Arial" w:hAnsi="Arial" w:cs="Arial"/>
          <w:sz w:val="28"/>
          <w:szCs w:val="28"/>
        </w:rPr>
        <w:t xml:space="preserve"> </w:t>
      </w:r>
      <w:proofErr w:type="spellStart"/>
      <w:r w:rsidR="00AF45E5">
        <w:rPr>
          <w:rFonts w:ascii="Arial" w:hAnsi="Arial" w:cs="Arial"/>
          <w:sz w:val="28"/>
          <w:szCs w:val="28"/>
        </w:rPr>
        <w:t>muchaziva</w:t>
      </w:r>
      <w:proofErr w:type="spellEnd"/>
      <w:r w:rsidR="00AF45E5">
        <w:rPr>
          <w:rFonts w:ascii="Arial" w:hAnsi="Arial" w:cs="Arial"/>
          <w:sz w:val="28"/>
          <w:szCs w:val="28"/>
        </w:rPr>
        <w:t xml:space="preserve"> paya </w:t>
      </w:r>
      <w:proofErr w:type="spellStart"/>
      <w:r w:rsidR="00AF45E5">
        <w:rPr>
          <w:rFonts w:ascii="Arial" w:hAnsi="Arial" w:cs="Arial"/>
          <w:sz w:val="28"/>
          <w:szCs w:val="28"/>
        </w:rPr>
        <w:t>patanga</w:t>
      </w:r>
      <w:proofErr w:type="spellEnd"/>
      <w:r w:rsidR="00AF45E5">
        <w:rPr>
          <w:rFonts w:ascii="Arial" w:hAnsi="Arial" w:cs="Arial"/>
          <w:sz w:val="28"/>
          <w:szCs w:val="28"/>
        </w:rPr>
        <w:t xml:space="preserve"> </w:t>
      </w:r>
      <w:proofErr w:type="spellStart"/>
      <w:r w:rsidR="00AF45E5">
        <w:rPr>
          <w:rFonts w:ascii="Arial" w:hAnsi="Arial" w:cs="Arial"/>
          <w:sz w:val="28"/>
          <w:szCs w:val="28"/>
        </w:rPr>
        <w:t>kukanganisika</w:t>
      </w:r>
      <w:proofErr w:type="spellEnd"/>
      <w:r w:rsidR="00AF45E5">
        <w:rPr>
          <w:rFonts w:ascii="Arial" w:hAnsi="Arial" w:cs="Arial"/>
          <w:sz w:val="28"/>
          <w:szCs w:val="28"/>
        </w:rPr>
        <w:t xml:space="preserve"> </w:t>
      </w:r>
      <w:r w:rsidR="00A426E1">
        <w:rPr>
          <w:rFonts w:ascii="Arial" w:hAnsi="Arial" w:cs="Arial"/>
          <w:sz w:val="28"/>
          <w:szCs w:val="28"/>
        </w:rPr>
        <w:t xml:space="preserve">munhu waMwari? </w:t>
      </w:r>
    </w:p>
    <w:p w14:paraId="14BDAC16" w14:textId="751517BC" w:rsidR="00E02D7D" w:rsidRDefault="00A426E1" w:rsidP="00EE1207">
      <w:pPr>
        <w:jc w:val="both"/>
        <w:rPr>
          <w:rFonts w:ascii="Arial" w:hAnsi="Arial" w:cs="Arial"/>
          <w:sz w:val="28"/>
          <w:szCs w:val="28"/>
        </w:rPr>
      </w:pPr>
      <w:proofErr w:type="spellStart"/>
      <w:r>
        <w:rPr>
          <w:rFonts w:ascii="Arial" w:hAnsi="Arial" w:cs="Arial"/>
          <w:sz w:val="28"/>
          <w:szCs w:val="28"/>
        </w:rPr>
        <w:t>Waingogara</w:t>
      </w:r>
      <w:proofErr w:type="spellEnd"/>
      <w:r>
        <w:rPr>
          <w:rFonts w:ascii="Arial" w:hAnsi="Arial" w:cs="Arial"/>
          <w:sz w:val="28"/>
          <w:szCs w:val="28"/>
        </w:rPr>
        <w:t xml:space="preserve"> ari mu alter call </w:t>
      </w:r>
      <w:proofErr w:type="spellStart"/>
      <w:r>
        <w:rPr>
          <w:rFonts w:ascii="Arial" w:hAnsi="Arial" w:cs="Arial"/>
          <w:sz w:val="28"/>
          <w:szCs w:val="28"/>
        </w:rPr>
        <w:t>achi</w:t>
      </w:r>
      <w:r w:rsidR="00346533">
        <w:rPr>
          <w:rFonts w:ascii="Arial" w:hAnsi="Arial" w:cs="Arial"/>
          <w:sz w:val="28"/>
          <w:szCs w:val="28"/>
        </w:rPr>
        <w:t>ngoti</w:t>
      </w:r>
      <w:proofErr w:type="spellEnd"/>
      <w:r w:rsidR="00346533">
        <w:rPr>
          <w:rFonts w:ascii="Arial" w:hAnsi="Arial" w:cs="Arial"/>
          <w:sz w:val="28"/>
          <w:szCs w:val="28"/>
        </w:rPr>
        <w:t xml:space="preserve">, </w:t>
      </w:r>
      <w:r w:rsidR="00C660CE">
        <w:rPr>
          <w:rFonts w:ascii="Arial" w:hAnsi="Arial" w:cs="Arial"/>
          <w:sz w:val="28"/>
          <w:szCs w:val="28"/>
        </w:rPr>
        <w:t>‘</w:t>
      </w:r>
      <w:r w:rsidR="00346533">
        <w:rPr>
          <w:rFonts w:ascii="Arial" w:hAnsi="Arial" w:cs="Arial"/>
          <w:sz w:val="28"/>
          <w:szCs w:val="28"/>
        </w:rPr>
        <w:t xml:space="preserve">kunamata kana </w:t>
      </w:r>
      <w:proofErr w:type="spellStart"/>
      <w:r w:rsidR="00346533">
        <w:rPr>
          <w:rFonts w:ascii="Arial" w:hAnsi="Arial" w:cs="Arial"/>
          <w:sz w:val="28"/>
          <w:szCs w:val="28"/>
        </w:rPr>
        <w:t>kwakadaiwo</w:t>
      </w:r>
      <w:proofErr w:type="spellEnd"/>
      <w:r w:rsidR="00346533">
        <w:rPr>
          <w:rFonts w:ascii="Arial" w:hAnsi="Arial" w:cs="Arial"/>
          <w:sz w:val="28"/>
          <w:szCs w:val="28"/>
        </w:rPr>
        <w:t xml:space="preserve"> </w:t>
      </w:r>
      <w:proofErr w:type="spellStart"/>
      <w:r w:rsidR="00346533">
        <w:rPr>
          <w:rFonts w:ascii="Arial" w:hAnsi="Arial" w:cs="Arial"/>
          <w:sz w:val="28"/>
          <w:szCs w:val="28"/>
        </w:rPr>
        <w:t>unoregera</w:t>
      </w:r>
      <w:proofErr w:type="spellEnd"/>
      <w:r w:rsidR="00346533">
        <w:rPr>
          <w:rFonts w:ascii="Arial" w:hAnsi="Arial" w:cs="Arial"/>
          <w:sz w:val="28"/>
          <w:szCs w:val="28"/>
        </w:rPr>
        <w:t xml:space="preserve">. Kunamata kana </w:t>
      </w:r>
      <w:proofErr w:type="spellStart"/>
      <w:r w:rsidR="00346533">
        <w:rPr>
          <w:rFonts w:ascii="Arial" w:hAnsi="Arial" w:cs="Arial"/>
          <w:sz w:val="28"/>
          <w:szCs w:val="28"/>
        </w:rPr>
        <w:t>kwakadai</w:t>
      </w:r>
      <w:proofErr w:type="spellEnd"/>
      <w:r w:rsidR="00346533">
        <w:rPr>
          <w:rFonts w:ascii="Arial" w:hAnsi="Arial" w:cs="Arial"/>
          <w:sz w:val="28"/>
          <w:szCs w:val="28"/>
        </w:rPr>
        <w:t xml:space="preserve"> </w:t>
      </w:r>
      <w:proofErr w:type="spellStart"/>
      <w:r w:rsidR="00346533">
        <w:rPr>
          <w:rFonts w:ascii="Arial" w:hAnsi="Arial" w:cs="Arial"/>
          <w:sz w:val="28"/>
          <w:szCs w:val="28"/>
        </w:rPr>
        <w:t>unoregera</w:t>
      </w:r>
      <w:proofErr w:type="spellEnd"/>
      <w:r w:rsidR="00E02D7D">
        <w:rPr>
          <w:rFonts w:ascii="Arial" w:hAnsi="Arial" w:cs="Arial"/>
          <w:sz w:val="28"/>
          <w:szCs w:val="28"/>
        </w:rPr>
        <w:t>’.</w:t>
      </w:r>
    </w:p>
    <w:p w14:paraId="72FBD847" w14:textId="42D015D1" w:rsidR="009446E0" w:rsidRPr="00B666E8" w:rsidRDefault="00E02D7D" w:rsidP="00EE1207">
      <w:pPr>
        <w:jc w:val="both"/>
        <w:rPr>
          <w:rFonts w:ascii="Arial" w:hAnsi="Arial" w:cs="Arial"/>
          <w:sz w:val="28"/>
          <w:szCs w:val="28"/>
        </w:rPr>
      </w:pPr>
      <w:proofErr w:type="spellStart"/>
      <w:r>
        <w:rPr>
          <w:rFonts w:ascii="Arial" w:hAnsi="Arial" w:cs="Arial"/>
          <w:sz w:val="28"/>
          <w:szCs w:val="28"/>
        </w:rPr>
        <w:t>Z</w:t>
      </w:r>
      <w:r w:rsidR="00281BAC">
        <w:rPr>
          <w:rFonts w:ascii="Arial" w:hAnsi="Arial" w:cs="Arial"/>
          <w:sz w:val="28"/>
          <w:szCs w:val="28"/>
        </w:rPr>
        <w:t>vokuti</w:t>
      </w:r>
      <w:proofErr w:type="spellEnd"/>
      <w:r w:rsidR="00281BAC">
        <w:rPr>
          <w:rFonts w:ascii="Arial" w:hAnsi="Arial" w:cs="Arial"/>
          <w:sz w:val="28"/>
          <w:szCs w:val="28"/>
        </w:rPr>
        <w:t xml:space="preserve"> </w:t>
      </w:r>
      <w:proofErr w:type="spellStart"/>
      <w:r w:rsidR="00281BAC">
        <w:rPr>
          <w:rFonts w:ascii="Arial" w:hAnsi="Arial" w:cs="Arial"/>
          <w:sz w:val="28"/>
          <w:szCs w:val="28"/>
        </w:rPr>
        <w:t>ndakaa</w:t>
      </w:r>
      <w:proofErr w:type="spellEnd"/>
      <w:r w:rsidR="00281BAC">
        <w:rPr>
          <w:rFonts w:ascii="Arial" w:hAnsi="Arial" w:cs="Arial"/>
          <w:sz w:val="28"/>
          <w:szCs w:val="28"/>
        </w:rPr>
        <w:t xml:space="preserve"> </w:t>
      </w:r>
      <w:proofErr w:type="spellStart"/>
      <w:r w:rsidR="00281BAC">
        <w:rPr>
          <w:rFonts w:ascii="Arial" w:hAnsi="Arial" w:cs="Arial"/>
          <w:sz w:val="28"/>
          <w:szCs w:val="28"/>
        </w:rPr>
        <w:t>ndofunga</w:t>
      </w:r>
      <w:proofErr w:type="spellEnd"/>
      <w:r w:rsidR="00281BAC">
        <w:rPr>
          <w:rFonts w:ascii="Arial" w:hAnsi="Arial" w:cs="Arial"/>
          <w:sz w:val="28"/>
          <w:szCs w:val="28"/>
        </w:rPr>
        <w:t xml:space="preserve"> kuti</w:t>
      </w:r>
      <w:r>
        <w:rPr>
          <w:rFonts w:ascii="Arial" w:hAnsi="Arial" w:cs="Arial"/>
          <w:sz w:val="28"/>
          <w:szCs w:val="28"/>
        </w:rPr>
        <w:t>,</w:t>
      </w:r>
      <w:r w:rsidR="00281BAC">
        <w:rPr>
          <w:rFonts w:ascii="Arial" w:hAnsi="Arial" w:cs="Arial"/>
          <w:sz w:val="28"/>
          <w:szCs w:val="28"/>
        </w:rPr>
        <w:t xml:space="preserve"> </w:t>
      </w:r>
      <w:r>
        <w:rPr>
          <w:rFonts w:ascii="Arial" w:hAnsi="Arial" w:cs="Arial"/>
          <w:sz w:val="28"/>
          <w:szCs w:val="28"/>
        </w:rPr>
        <w:t>‘</w:t>
      </w:r>
      <w:r w:rsidR="00281BAC">
        <w:rPr>
          <w:rFonts w:ascii="Arial" w:hAnsi="Arial" w:cs="Arial"/>
          <w:sz w:val="28"/>
          <w:szCs w:val="28"/>
        </w:rPr>
        <w:t xml:space="preserve">munhu waMwari </w:t>
      </w:r>
      <w:proofErr w:type="spellStart"/>
      <w:r w:rsidR="00281BAC">
        <w:rPr>
          <w:rFonts w:ascii="Arial" w:hAnsi="Arial" w:cs="Arial"/>
          <w:sz w:val="28"/>
          <w:szCs w:val="28"/>
        </w:rPr>
        <w:t>uyu</w:t>
      </w:r>
      <w:proofErr w:type="spellEnd"/>
      <w:r w:rsidR="00281BAC">
        <w:rPr>
          <w:rFonts w:ascii="Arial" w:hAnsi="Arial" w:cs="Arial"/>
          <w:sz w:val="28"/>
          <w:szCs w:val="28"/>
        </w:rPr>
        <w:t xml:space="preserve"> </w:t>
      </w:r>
      <w:proofErr w:type="spellStart"/>
      <w:r w:rsidR="00281BAC">
        <w:rPr>
          <w:rFonts w:ascii="Arial" w:hAnsi="Arial" w:cs="Arial"/>
          <w:sz w:val="28"/>
          <w:szCs w:val="28"/>
        </w:rPr>
        <w:t>akuhedhuka</w:t>
      </w:r>
      <w:proofErr w:type="spellEnd"/>
      <w:r w:rsidR="00505A92">
        <w:rPr>
          <w:rFonts w:ascii="Arial" w:hAnsi="Arial" w:cs="Arial"/>
          <w:sz w:val="28"/>
          <w:szCs w:val="28"/>
        </w:rPr>
        <w:t xml:space="preserve"> </w:t>
      </w:r>
      <w:proofErr w:type="spellStart"/>
      <w:r w:rsidR="00505A92">
        <w:rPr>
          <w:rFonts w:ascii="Arial" w:hAnsi="Arial" w:cs="Arial"/>
          <w:sz w:val="28"/>
          <w:szCs w:val="28"/>
        </w:rPr>
        <w:t>ende</w:t>
      </w:r>
      <w:proofErr w:type="spellEnd"/>
      <w:r w:rsidR="00505A92">
        <w:rPr>
          <w:rFonts w:ascii="Arial" w:hAnsi="Arial" w:cs="Arial"/>
          <w:sz w:val="28"/>
          <w:szCs w:val="28"/>
        </w:rPr>
        <w:t xml:space="preserve"> </w:t>
      </w:r>
      <w:proofErr w:type="spellStart"/>
      <w:r w:rsidR="00505A92">
        <w:rPr>
          <w:rFonts w:ascii="Arial" w:hAnsi="Arial" w:cs="Arial"/>
          <w:sz w:val="28"/>
          <w:szCs w:val="28"/>
        </w:rPr>
        <w:t>ada</w:t>
      </w:r>
      <w:proofErr w:type="spellEnd"/>
      <w:r w:rsidR="00505A92">
        <w:rPr>
          <w:rFonts w:ascii="Arial" w:hAnsi="Arial" w:cs="Arial"/>
          <w:sz w:val="28"/>
          <w:szCs w:val="28"/>
        </w:rPr>
        <w:t xml:space="preserve"> </w:t>
      </w:r>
      <w:proofErr w:type="spellStart"/>
      <w:r w:rsidR="00505A92">
        <w:rPr>
          <w:rFonts w:ascii="Arial" w:hAnsi="Arial" w:cs="Arial"/>
          <w:sz w:val="28"/>
          <w:szCs w:val="28"/>
        </w:rPr>
        <w:t>kuhedhuka</w:t>
      </w:r>
      <w:proofErr w:type="spellEnd"/>
      <w:r w:rsidR="00505A92">
        <w:rPr>
          <w:rFonts w:ascii="Arial" w:hAnsi="Arial" w:cs="Arial"/>
          <w:sz w:val="28"/>
          <w:szCs w:val="28"/>
        </w:rPr>
        <w:t xml:space="preserve"> nesu </w:t>
      </w:r>
      <w:proofErr w:type="spellStart"/>
      <w:r w:rsidR="00505A92">
        <w:rPr>
          <w:rFonts w:ascii="Arial" w:hAnsi="Arial" w:cs="Arial"/>
          <w:sz w:val="28"/>
          <w:szCs w:val="28"/>
        </w:rPr>
        <w:t>te</w:t>
      </w:r>
      <w:proofErr w:type="spellEnd"/>
      <w:r w:rsidR="00505A92">
        <w:rPr>
          <w:rFonts w:ascii="Arial" w:hAnsi="Arial" w:cs="Arial"/>
          <w:sz w:val="28"/>
          <w:szCs w:val="28"/>
        </w:rPr>
        <w:t xml:space="preserve">…? Ipapo </w:t>
      </w:r>
      <w:proofErr w:type="spellStart"/>
      <w:r w:rsidR="00505A92">
        <w:rPr>
          <w:rFonts w:ascii="Arial" w:hAnsi="Arial" w:cs="Arial"/>
          <w:sz w:val="28"/>
          <w:szCs w:val="28"/>
        </w:rPr>
        <w:t>ndopa</w:t>
      </w:r>
      <w:proofErr w:type="spellEnd"/>
      <w:r w:rsidR="00505A92">
        <w:rPr>
          <w:rFonts w:ascii="Arial" w:hAnsi="Arial" w:cs="Arial"/>
          <w:sz w:val="28"/>
          <w:szCs w:val="28"/>
        </w:rPr>
        <w:t xml:space="preserve"> </w:t>
      </w:r>
      <w:proofErr w:type="spellStart"/>
      <w:r w:rsidR="00505A92">
        <w:rPr>
          <w:rFonts w:ascii="Arial" w:hAnsi="Arial" w:cs="Arial"/>
          <w:sz w:val="28"/>
          <w:szCs w:val="28"/>
        </w:rPr>
        <w:t>ndakatanga</w:t>
      </w:r>
      <w:proofErr w:type="spellEnd"/>
      <w:r w:rsidR="00505A92">
        <w:rPr>
          <w:rFonts w:ascii="Arial" w:hAnsi="Arial" w:cs="Arial"/>
          <w:sz w:val="28"/>
          <w:szCs w:val="28"/>
        </w:rPr>
        <w:t xml:space="preserve"> kuita stubborn </w:t>
      </w:r>
      <w:proofErr w:type="spellStart"/>
      <w:r w:rsidR="00505A92">
        <w:rPr>
          <w:rFonts w:ascii="Arial" w:hAnsi="Arial" w:cs="Arial"/>
          <w:sz w:val="28"/>
          <w:szCs w:val="28"/>
        </w:rPr>
        <w:t>nda</w:t>
      </w:r>
      <w:r w:rsidR="00C456BF">
        <w:rPr>
          <w:rFonts w:ascii="Arial" w:hAnsi="Arial" w:cs="Arial"/>
          <w:sz w:val="28"/>
          <w:szCs w:val="28"/>
        </w:rPr>
        <w:t>aku</w:t>
      </w:r>
      <w:proofErr w:type="spellEnd"/>
      <w:r w:rsidR="00C456BF">
        <w:rPr>
          <w:rFonts w:ascii="Arial" w:hAnsi="Arial" w:cs="Arial"/>
          <w:sz w:val="28"/>
          <w:szCs w:val="28"/>
        </w:rPr>
        <w:t xml:space="preserve"> </w:t>
      </w:r>
      <w:r w:rsidR="00C456BF" w:rsidRPr="00C456BF">
        <w:rPr>
          <w:rFonts w:ascii="Arial" w:hAnsi="Arial" w:cs="Arial"/>
          <w:i/>
          <w:iCs/>
          <w:sz w:val="28"/>
          <w:szCs w:val="28"/>
        </w:rPr>
        <w:t>guard-a</w:t>
      </w:r>
      <w:r w:rsidR="00C456BF">
        <w:rPr>
          <w:rFonts w:ascii="Arial" w:hAnsi="Arial" w:cs="Arial"/>
          <w:i/>
          <w:iCs/>
          <w:sz w:val="28"/>
          <w:szCs w:val="28"/>
        </w:rPr>
        <w:t xml:space="preserve"> </w:t>
      </w:r>
      <w:proofErr w:type="spellStart"/>
      <w:r w:rsidR="00C456BF">
        <w:rPr>
          <w:rFonts w:ascii="Arial" w:hAnsi="Arial" w:cs="Arial"/>
          <w:sz w:val="28"/>
          <w:szCs w:val="28"/>
        </w:rPr>
        <w:t>nyaya</w:t>
      </w:r>
      <w:proofErr w:type="spellEnd"/>
      <w:r w:rsidR="00C456BF">
        <w:rPr>
          <w:rFonts w:ascii="Arial" w:hAnsi="Arial" w:cs="Arial"/>
          <w:sz w:val="28"/>
          <w:szCs w:val="28"/>
        </w:rPr>
        <w:t xml:space="preserve"> </w:t>
      </w:r>
      <w:proofErr w:type="spellStart"/>
      <w:r w:rsidR="00C456BF">
        <w:rPr>
          <w:rFonts w:ascii="Arial" w:hAnsi="Arial" w:cs="Arial"/>
          <w:sz w:val="28"/>
          <w:szCs w:val="28"/>
        </w:rPr>
        <w:t>yekudzokera</w:t>
      </w:r>
      <w:proofErr w:type="spellEnd"/>
      <w:r w:rsidR="00C456BF">
        <w:rPr>
          <w:rFonts w:ascii="Arial" w:hAnsi="Arial" w:cs="Arial"/>
          <w:sz w:val="28"/>
          <w:szCs w:val="28"/>
        </w:rPr>
        <w:t xml:space="preserve"> </w:t>
      </w:r>
      <w:proofErr w:type="spellStart"/>
      <w:r w:rsidR="00C456BF">
        <w:rPr>
          <w:rFonts w:ascii="Arial" w:hAnsi="Arial" w:cs="Arial"/>
          <w:sz w:val="28"/>
          <w:szCs w:val="28"/>
        </w:rPr>
        <w:t>kuma</w:t>
      </w:r>
      <w:r w:rsidR="00E76AA4">
        <w:rPr>
          <w:rFonts w:ascii="Arial" w:hAnsi="Arial" w:cs="Arial"/>
          <w:sz w:val="28"/>
          <w:szCs w:val="28"/>
        </w:rPr>
        <w:t>i</w:t>
      </w:r>
      <w:proofErr w:type="spellEnd"/>
      <w:r w:rsidR="00E76AA4">
        <w:rPr>
          <w:rFonts w:ascii="Arial" w:hAnsi="Arial" w:cs="Arial"/>
          <w:sz w:val="28"/>
          <w:szCs w:val="28"/>
        </w:rPr>
        <w:t>…?</w:t>
      </w:r>
      <w:r w:rsidR="00F713EE" w:rsidRPr="00C456BF">
        <w:rPr>
          <w:rFonts w:ascii="Arial" w:hAnsi="Arial" w:cs="Arial"/>
          <w:i/>
          <w:iCs/>
          <w:sz w:val="28"/>
          <w:szCs w:val="28"/>
        </w:rPr>
        <w:t>’</w:t>
      </w:r>
    </w:p>
    <w:p w14:paraId="12005D4A" w14:textId="58522861" w:rsidR="0069401B" w:rsidRDefault="00D06359" w:rsidP="00EE1207">
      <w:pPr>
        <w:jc w:val="both"/>
        <w:rPr>
          <w:rFonts w:ascii="Arial" w:hAnsi="Arial" w:cs="Arial"/>
          <w:sz w:val="28"/>
          <w:szCs w:val="28"/>
        </w:rPr>
      </w:pPr>
      <w:r>
        <w:rPr>
          <w:rFonts w:ascii="Arial" w:hAnsi="Arial" w:cs="Arial"/>
          <w:sz w:val="28"/>
          <w:szCs w:val="28"/>
          <w:vertAlign w:val="superscript"/>
        </w:rPr>
        <w:t xml:space="preserve">123 </w:t>
      </w:r>
      <w:r w:rsidR="00E76AA4">
        <w:rPr>
          <w:rFonts w:ascii="Arial" w:hAnsi="Arial" w:cs="Arial"/>
          <w:sz w:val="28"/>
          <w:szCs w:val="28"/>
        </w:rPr>
        <w:t xml:space="preserve">Handi muri kuona vanhu </w:t>
      </w:r>
      <w:proofErr w:type="spellStart"/>
      <w:r w:rsidR="00E76AA4">
        <w:rPr>
          <w:rFonts w:ascii="Arial" w:hAnsi="Arial" w:cs="Arial"/>
          <w:sz w:val="28"/>
          <w:szCs w:val="28"/>
        </w:rPr>
        <w:t>vakangwara</w:t>
      </w:r>
      <w:proofErr w:type="spellEnd"/>
      <w:r w:rsidR="00E76AA4">
        <w:rPr>
          <w:rFonts w:ascii="Arial" w:hAnsi="Arial" w:cs="Arial"/>
          <w:sz w:val="28"/>
          <w:szCs w:val="28"/>
        </w:rPr>
        <w:t xml:space="preserve"> ka ava…? </w:t>
      </w:r>
      <w:r w:rsidR="009800C1" w:rsidRPr="009800C1">
        <w:rPr>
          <w:rFonts w:ascii="Arial" w:hAnsi="Arial" w:cs="Arial"/>
          <w:sz w:val="18"/>
          <w:szCs w:val="28"/>
        </w:rPr>
        <w:t>[Congregation laughs]</w:t>
      </w:r>
      <w:r w:rsidR="004875E6">
        <w:rPr>
          <w:rFonts w:ascii="Arial" w:hAnsi="Arial" w:cs="Arial"/>
          <w:sz w:val="28"/>
          <w:szCs w:val="28"/>
        </w:rPr>
        <w:t xml:space="preserve"> </w:t>
      </w:r>
      <w:proofErr w:type="spellStart"/>
      <w:r w:rsidR="00C85D98">
        <w:rPr>
          <w:rFonts w:ascii="Arial" w:hAnsi="Arial" w:cs="Arial"/>
          <w:sz w:val="28"/>
          <w:szCs w:val="28"/>
        </w:rPr>
        <w:t>Ndikati</w:t>
      </w:r>
      <w:proofErr w:type="spellEnd"/>
      <w:r w:rsidR="00C85D98">
        <w:rPr>
          <w:rFonts w:ascii="Arial" w:hAnsi="Arial" w:cs="Arial"/>
          <w:sz w:val="28"/>
          <w:szCs w:val="28"/>
        </w:rPr>
        <w:t xml:space="preserve"> </w:t>
      </w:r>
      <w:proofErr w:type="spellStart"/>
      <w:r w:rsidR="00C85D98">
        <w:rPr>
          <w:rFonts w:ascii="Arial" w:hAnsi="Arial" w:cs="Arial"/>
          <w:sz w:val="28"/>
          <w:szCs w:val="28"/>
        </w:rPr>
        <w:t>makamboudza</w:t>
      </w:r>
      <w:proofErr w:type="spellEnd"/>
      <w:r w:rsidR="00C85D98">
        <w:rPr>
          <w:rFonts w:ascii="Arial" w:hAnsi="Arial" w:cs="Arial"/>
          <w:sz w:val="28"/>
          <w:szCs w:val="28"/>
        </w:rPr>
        <w:t xml:space="preserve"> here murume wenyu kuti </w:t>
      </w:r>
      <w:proofErr w:type="spellStart"/>
      <w:r w:rsidR="00C85D98">
        <w:rPr>
          <w:rFonts w:ascii="Arial" w:hAnsi="Arial" w:cs="Arial"/>
          <w:sz w:val="28"/>
          <w:szCs w:val="28"/>
        </w:rPr>
        <w:t>izvozvo</w:t>
      </w:r>
      <w:proofErr w:type="spellEnd"/>
      <w:r w:rsidR="00C85D98">
        <w:rPr>
          <w:rFonts w:ascii="Arial" w:hAnsi="Arial" w:cs="Arial"/>
          <w:sz w:val="28"/>
          <w:szCs w:val="28"/>
        </w:rPr>
        <w:t xml:space="preserve"> </w:t>
      </w:r>
      <w:proofErr w:type="spellStart"/>
      <w:r w:rsidR="00C85D98">
        <w:rPr>
          <w:rFonts w:ascii="Arial" w:hAnsi="Arial" w:cs="Arial"/>
          <w:sz w:val="28"/>
          <w:szCs w:val="28"/>
        </w:rPr>
        <w:t>maizvi</w:t>
      </w:r>
      <w:proofErr w:type="spellEnd"/>
      <w:r w:rsidR="00C85D98">
        <w:rPr>
          <w:rFonts w:ascii="Arial" w:hAnsi="Arial" w:cs="Arial"/>
          <w:sz w:val="28"/>
          <w:szCs w:val="28"/>
        </w:rPr>
        <w:t xml:space="preserve"> </w:t>
      </w:r>
      <w:proofErr w:type="spellStart"/>
      <w:r w:rsidR="00C85D98" w:rsidRPr="00C85D98">
        <w:rPr>
          <w:rFonts w:ascii="Arial" w:hAnsi="Arial" w:cs="Arial"/>
          <w:i/>
          <w:iCs/>
          <w:sz w:val="28"/>
          <w:szCs w:val="28"/>
        </w:rPr>
        <w:t>observ</w:t>
      </w:r>
      <w:proofErr w:type="spellEnd"/>
      <w:r w:rsidR="00C85D98" w:rsidRPr="00C85D98">
        <w:rPr>
          <w:rFonts w:ascii="Arial" w:hAnsi="Arial" w:cs="Arial"/>
          <w:i/>
          <w:iCs/>
          <w:sz w:val="28"/>
          <w:szCs w:val="28"/>
        </w:rPr>
        <w:t>-a</w:t>
      </w:r>
      <w:r w:rsidR="00C85D98">
        <w:rPr>
          <w:rFonts w:ascii="Arial" w:hAnsi="Arial" w:cs="Arial"/>
          <w:sz w:val="28"/>
          <w:szCs w:val="28"/>
        </w:rPr>
        <w:t xml:space="preserve"> </w:t>
      </w:r>
      <w:proofErr w:type="spellStart"/>
      <w:r w:rsidR="00C60872">
        <w:rPr>
          <w:rFonts w:ascii="Arial" w:hAnsi="Arial" w:cs="Arial"/>
          <w:sz w:val="28"/>
          <w:szCs w:val="28"/>
        </w:rPr>
        <w:t>zvese</w:t>
      </w:r>
      <w:proofErr w:type="spellEnd"/>
      <w:r w:rsidR="00C60872">
        <w:rPr>
          <w:rFonts w:ascii="Arial" w:hAnsi="Arial" w:cs="Arial"/>
          <w:sz w:val="28"/>
          <w:szCs w:val="28"/>
        </w:rPr>
        <w:t xml:space="preserve"> </w:t>
      </w:r>
      <w:proofErr w:type="spellStart"/>
      <w:r w:rsidR="00C60872">
        <w:rPr>
          <w:rFonts w:ascii="Arial" w:hAnsi="Arial" w:cs="Arial"/>
          <w:sz w:val="28"/>
          <w:szCs w:val="28"/>
        </w:rPr>
        <w:t>izvozvo</w:t>
      </w:r>
      <w:proofErr w:type="spellEnd"/>
      <w:r w:rsidR="00D85F0D">
        <w:rPr>
          <w:rFonts w:ascii="Arial" w:hAnsi="Arial" w:cs="Arial"/>
          <w:sz w:val="28"/>
          <w:szCs w:val="28"/>
        </w:rPr>
        <w:t>,</w:t>
      </w:r>
      <w:r w:rsidR="00C60872">
        <w:rPr>
          <w:rFonts w:ascii="Arial" w:hAnsi="Arial" w:cs="Arial"/>
          <w:sz w:val="28"/>
          <w:szCs w:val="28"/>
        </w:rPr>
        <w:t xml:space="preserve"> mmm? </w:t>
      </w:r>
    </w:p>
    <w:p w14:paraId="475EE30E" w14:textId="77777777" w:rsidR="0069401B" w:rsidRDefault="00C60872" w:rsidP="00EE1207">
      <w:pPr>
        <w:jc w:val="both"/>
        <w:rPr>
          <w:rFonts w:ascii="Arial" w:hAnsi="Arial" w:cs="Arial"/>
          <w:sz w:val="28"/>
          <w:szCs w:val="28"/>
        </w:rPr>
      </w:pPr>
      <w:proofErr w:type="spellStart"/>
      <w:r>
        <w:rPr>
          <w:rFonts w:ascii="Arial" w:hAnsi="Arial" w:cs="Arial"/>
          <w:sz w:val="28"/>
          <w:szCs w:val="28"/>
        </w:rPr>
        <w:t>Zvikanzi</w:t>
      </w:r>
      <w:proofErr w:type="spellEnd"/>
      <w:r>
        <w:rPr>
          <w:rFonts w:ascii="Arial" w:hAnsi="Arial" w:cs="Arial"/>
          <w:sz w:val="28"/>
          <w:szCs w:val="28"/>
        </w:rPr>
        <w:t>, ‘</w:t>
      </w:r>
      <w:proofErr w:type="spellStart"/>
      <w:r>
        <w:rPr>
          <w:rFonts w:ascii="Arial" w:hAnsi="Arial" w:cs="Arial"/>
          <w:sz w:val="28"/>
          <w:szCs w:val="28"/>
        </w:rPr>
        <w:t>handina</w:t>
      </w:r>
      <w:proofErr w:type="spellEnd"/>
      <w:r>
        <w:rPr>
          <w:rFonts w:ascii="Arial" w:hAnsi="Arial" w:cs="Arial"/>
          <w:sz w:val="28"/>
          <w:szCs w:val="28"/>
        </w:rPr>
        <w:t xml:space="preserve"> </w:t>
      </w:r>
      <w:proofErr w:type="spellStart"/>
      <w:r>
        <w:rPr>
          <w:rFonts w:ascii="Arial" w:hAnsi="Arial" w:cs="Arial"/>
          <w:sz w:val="28"/>
          <w:szCs w:val="28"/>
        </w:rPr>
        <w:t>kumbovataurira</w:t>
      </w:r>
      <w:proofErr w:type="spellEnd"/>
      <w:r w:rsidR="002241CA">
        <w:rPr>
          <w:rFonts w:ascii="Arial" w:hAnsi="Arial" w:cs="Arial"/>
          <w:sz w:val="28"/>
          <w:szCs w:val="28"/>
        </w:rPr>
        <w:t>.</w:t>
      </w:r>
      <w:r>
        <w:rPr>
          <w:rFonts w:ascii="Arial" w:hAnsi="Arial" w:cs="Arial"/>
          <w:sz w:val="28"/>
          <w:szCs w:val="28"/>
        </w:rPr>
        <w:t>’</w:t>
      </w:r>
      <w:r w:rsidR="002241CA">
        <w:rPr>
          <w:rFonts w:ascii="Arial" w:hAnsi="Arial" w:cs="Arial"/>
          <w:sz w:val="28"/>
          <w:szCs w:val="28"/>
        </w:rPr>
        <w:t xml:space="preserve"> </w:t>
      </w:r>
    </w:p>
    <w:p w14:paraId="1CD22D10" w14:textId="02057124" w:rsidR="0069401B" w:rsidRDefault="002241CA" w:rsidP="00EE1207">
      <w:pPr>
        <w:jc w:val="both"/>
        <w:rPr>
          <w:rFonts w:ascii="Arial" w:hAnsi="Arial" w:cs="Arial"/>
          <w:sz w:val="28"/>
          <w:szCs w:val="28"/>
        </w:rPr>
      </w:pPr>
      <w:proofErr w:type="spellStart"/>
      <w:r>
        <w:rPr>
          <w:rFonts w:ascii="Arial" w:hAnsi="Arial" w:cs="Arial"/>
          <w:sz w:val="28"/>
          <w:szCs w:val="28"/>
        </w:rPr>
        <w:t>Ndikati</w:t>
      </w:r>
      <w:proofErr w:type="spellEnd"/>
      <w:r w:rsidR="000F6B2B">
        <w:rPr>
          <w:rFonts w:ascii="Arial" w:hAnsi="Arial" w:cs="Arial"/>
          <w:sz w:val="28"/>
          <w:szCs w:val="28"/>
        </w:rPr>
        <w:t>,</w:t>
      </w:r>
      <w:r>
        <w:rPr>
          <w:rFonts w:ascii="Arial" w:hAnsi="Arial" w:cs="Arial"/>
          <w:sz w:val="28"/>
          <w:szCs w:val="28"/>
        </w:rPr>
        <w:t xml:space="preserve"> </w:t>
      </w:r>
      <w:proofErr w:type="spellStart"/>
      <w:r w:rsidR="00E537E4">
        <w:rPr>
          <w:rFonts w:ascii="Arial" w:hAnsi="Arial" w:cs="Arial"/>
          <w:sz w:val="28"/>
          <w:szCs w:val="28"/>
        </w:rPr>
        <w:t>ndopamava</w:t>
      </w:r>
      <w:proofErr w:type="spellEnd"/>
      <w:r w:rsidR="00E537E4">
        <w:rPr>
          <w:rFonts w:ascii="Arial" w:hAnsi="Arial" w:cs="Arial"/>
          <w:sz w:val="28"/>
          <w:szCs w:val="28"/>
        </w:rPr>
        <w:t xml:space="preserve">…. </w:t>
      </w:r>
      <w:proofErr w:type="spellStart"/>
      <w:r w:rsidR="00E537E4">
        <w:rPr>
          <w:rFonts w:ascii="Arial" w:hAnsi="Arial" w:cs="Arial"/>
          <w:sz w:val="28"/>
          <w:szCs w:val="28"/>
        </w:rPr>
        <w:t>endai</w:t>
      </w:r>
      <w:proofErr w:type="spellEnd"/>
      <w:r w:rsidR="00E537E4">
        <w:rPr>
          <w:rFonts w:ascii="Arial" w:hAnsi="Arial" w:cs="Arial"/>
          <w:sz w:val="28"/>
          <w:szCs w:val="28"/>
        </w:rPr>
        <w:t xml:space="preserve"> </w:t>
      </w:r>
      <w:proofErr w:type="spellStart"/>
      <w:r w:rsidR="000F6B2B">
        <w:rPr>
          <w:rFonts w:ascii="Arial" w:hAnsi="Arial" w:cs="Arial"/>
          <w:sz w:val="28"/>
          <w:szCs w:val="28"/>
        </w:rPr>
        <w:t>munogara</w:t>
      </w:r>
      <w:proofErr w:type="spellEnd"/>
      <w:r w:rsidR="000F6B2B">
        <w:rPr>
          <w:rFonts w:ascii="Arial" w:hAnsi="Arial" w:cs="Arial"/>
          <w:sz w:val="28"/>
          <w:szCs w:val="28"/>
        </w:rPr>
        <w:t xml:space="preserve"> pasi</w:t>
      </w:r>
      <w:r w:rsidR="00D85F0D">
        <w:rPr>
          <w:rFonts w:ascii="Arial" w:hAnsi="Arial" w:cs="Arial"/>
          <w:sz w:val="28"/>
          <w:szCs w:val="28"/>
        </w:rPr>
        <w:t xml:space="preserve"> </w:t>
      </w:r>
      <w:proofErr w:type="spellStart"/>
      <w:r w:rsidR="00BA5DDA">
        <w:rPr>
          <w:rFonts w:ascii="Arial" w:hAnsi="Arial" w:cs="Arial"/>
          <w:sz w:val="28"/>
          <w:szCs w:val="28"/>
        </w:rPr>
        <w:t>m</w:t>
      </w:r>
      <w:r w:rsidR="00D85F0D">
        <w:rPr>
          <w:rFonts w:ascii="Arial" w:hAnsi="Arial" w:cs="Arial"/>
          <w:sz w:val="28"/>
          <w:szCs w:val="28"/>
        </w:rPr>
        <w:t>uvaudze</w:t>
      </w:r>
      <w:proofErr w:type="spellEnd"/>
      <w:r w:rsidR="00BA5DDA">
        <w:rPr>
          <w:rFonts w:ascii="Arial" w:hAnsi="Arial" w:cs="Arial"/>
          <w:sz w:val="28"/>
          <w:szCs w:val="28"/>
        </w:rPr>
        <w:t xml:space="preserve"> kuti you used to observe all those things</w:t>
      </w:r>
      <w:r w:rsidR="004051B8">
        <w:rPr>
          <w:rFonts w:ascii="Arial" w:hAnsi="Arial" w:cs="Arial"/>
          <w:sz w:val="28"/>
          <w:szCs w:val="28"/>
        </w:rPr>
        <w:t>,</w:t>
      </w:r>
      <w:r w:rsidR="000F6B2B">
        <w:rPr>
          <w:rFonts w:ascii="Arial" w:hAnsi="Arial" w:cs="Arial"/>
          <w:sz w:val="28"/>
          <w:szCs w:val="28"/>
        </w:rPr>
        <w:t>’</w:t>
      </w:r>
      <w:r w:rsidR="004051B8">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4051B8">
        <w:rPr>
          <w:rFonts w:ascii="Arial" w:hAnsi="Arial" w:cs="Arial"/>
          <w:sz w:val="28"/>
          <w:szCs w:val="28"/>
        </w:rPr>
        <w:t xml:space="preserve"> </w:t>
      </w:r>
      <w:proofErr w:type="spellStart"/>
      <w:r w:rsidR="004051B8">
        <w:rPr>
          <w:rFonts w:ascii="Arial" w:hAnsi="Arial" w:cs="Arial"/>
          <w:sz w:val="28"/>
          <w:szCs w:val="28"/>
        </w:rPr>
        <w:t>ehe</w:t>
      </w:r>
      <w:proofErr w:type="spellEnd"/>
      <w:r w:rsidR="004051B8">
        <w:rPr>
          <w:rFonts w:ascii="Arial" w:hAnsi="Arial" w:cs="Arial"/>
          <w:sz w:val="28"/>
          <w:szCs w:val="28"/>
        </w:rPr>
        <w:t xml:space="preserve">. </w:t>
      </w:r>
    </w:p>
    <w:p w14:paraId="7B93BD58" w14:textId="77777777" w:rsidR="00403A56" w:rsidRDefault="004051B8" w:rsidP="00EE1207">
      <w:pPr>
        <w:jc w:val="both"/>
        <w:rPr>
          <w:rFonts w:ascii="Arial" w:hAnsi="Arial" w:cs="Arial"/>
          <w:sz w:val="28"/>
          <w:szCs w:val="28"/>
        </w:rPr>
      </w:pPr>
      <w:proofErr w:type="spellStart"/>
      <w:r>
        <w:rPr>
          <w:rFonts w:ascii="Arial" w:hAnsi="Arial" w:cs="Arial"/>
          <w:sz w:val="28"/>
          <w:szCs w:val="28"/>
        </w:rPr>
        <w:lastRenderedPageBreak/>
        <w:t>Zvikanzi</w:t>
      </w:r>
      <w:proofErr w:type="spellEnd"/>
      <w:r>
        <w:rPr>
          <w:rFonts w:ascii="Arial" w:hAnsi="Arial" w:cs="Arial"/>
          <w:sz w:val="28"/>
          <w:szCs w:val="28"/>
        </w:rPr>
        <w:t>, ‘</w:t>
      </w:r>
      <w:proofErr w:type="spellStart"/>
      <w:r w:rsidR="00A56098">
        <w:rPr>
          <w:rFonts w:ascii="Arial" w:hAnsi="Arial" w:cs="Arial"/>
          <w:sz w:val="28"/>
          <w:szCs w:val="28"/>
        </w:rPr>
        <w:t>manje</w:t>
      </w:r>
      <w:proofErr w:type="spellEnd"/>
      <w:r w:rsidR="00A56098">
        <w:rPr>
          <w:rFonts w:ascii="Arial" w:hAnsi="Arial" w:cs="Arial"/>
          <w:sz w:val="28"/>
          <w:szCs w:val="28"/>
        </w:rPr>
        <w:t xml:space="preserve"> </w:t>
      </w:r>
      <w:proofErr w:type="spellStart"/>
      <w:r w:rsidR="00A56098">
        <w:rPr>
          <w:rFonts w:ascii="Arial" w:hAnsi="Arial" w:cs="Arial"/>
          <w:sz w:val="28"/>
          <w:szCs w:val="28"/>
        </w:rPr>
        <w:t>vakazoti</w:t>
      </w:r>
      <w:proofErr w:type="spellEnd"/>
      <w:r w:rsidR="00A56098">
        <w:rPr>
          <w:rFonts w:ascii="Arial" w:hAnsi="Arial" w:cs="Arial"/>
          <w:sz w:val="28"/>
          <w:szCs w:val="28"/>
        </w:rPr>
        <w:t xml:space="preserve"> </w:t>
      </w:r>
      <w:proofErr w:type="spellStart"/>
      <w:r w:rsidR="00A56098">
        <w:rPr>
          <w:rFonts w:ascii="Arial" w:hAnsi="Arial" w:cs="Arial"/>
          <w:sz w:val="28"/>
          <w:szCs w:val="28"/>
        </w:rPr>
        <w:t>mumwe</w:t>
      </w:r>
      <w:proofErr w:type="spellEnd"/>
      <w:r w:rsidR="00A56098">
        <w:rPr>
          <w:rFonts w:ascii="Arial" w:hAnsi="Arial" w:cs="Arial"/>
          <w:sz w:val="28"/>
          <w:szCs w:val="28"/>
        </w:rPr>
        <w:t xml:space="preserve"> </w:t>
      </w:r>
      <w:proofErr w:type="spellStart"/>
      <w:r w:rsidR="00A56098">
        <w:rPr>
          <w:rFonts w:ascii="Arial" w:hAnsi="Arial" w:cs="Arial"/>
          <w:sz w:val="28"/>
          <w:szCs w:val="28"/>
        </w:rPr>
        <w:t>musi</w:t>
      </w:r>
      <w:proofErr w:type="spellEnd"/>
      <w:r w:rsidR="00A56098">
        <w:rPr>
          <w:rFonts w:ascii="Arial" w:hAnsi="Arial" w:cs="Arial"/>
          <w:sz w:val="28"/>
          <w:szCs w:val="28"/>
        </w:rPr>
        <w:t xml:space="preserve"> </w:t>
      </w:r>
      <w:proofErr w:type="spellStart"/>
      <w:r w:rsidR="00A56098">
        <w:rPr>
          <w:rFonts w:ascii="Arial" w:hAnsi="Arial" w:cs="Arial"/>
          <w:sz w:val="28"/>
          <w:szCs w:val="28"/>
        </w:rPr>
        <w:t>wavabva</w:t>
      </w:r>
      <w:proofErr w:type="spellEnd"/>
      <w:r w:rsidR="00A56098">
        <w:rPr>
          <w:rFonts w:ascii="Arial" w:hAnsi="Arial" w:cs="Arial"/>
          <w:sz w:val="28"/>
          <w:szCs w:val="28"/>
        </w:rPr>
        <w:t xml:space="preserve"> </w:t>
      </w:r>
      <w:proofErr w:type="spellStart"/>
      <w:r w:rsidR="00A56098">
        <w:rPr>
          <w:rFonts w:ascii="Arial" w:hAnsi="Arial" w:cs="Arial"/>
          <w:sz w:val="28"/>
          <w:szCs w:val="28"/>
        </w:rPr>
        <w:t>kuMaenga</w:t>
      </w:r>
      <w:proofErr w:type="spellEnd"/>
      <w:r w:rsidR="00A56098">
        <w:rPr>
          <w:rFonts w:ascii="Arial" w:hAnsi="Arial" w:cs="Arial"/>
          <w:sz w:val="28"/>
          <w:szCs w:val="28"/>
        </w:rPr>
        <w:t xml:space="preserve"> uko</w:t>
      </w:r>
      <w:r w:rsidR="0016291E">
        <w:rPr>
          <w:rFonts w:ascii="Arial" w:hAnsi="Arial" w:cs="Arial"/>
          <w:sz w:val="28"/>
          <w:szCs w:val="28"/>
        </w:rPr>
        <w:t xml:space="preserve">. </w:t>
      </w:r>
      <w:proofErr w:type="spellStart"/>
      <w:r w:rsidR="0016291E">
        <w:rPr>
          <w:rFonts w:ascii="Arial" w:hAnsi="Arial" w:cs="Arial"/>
          <w:sz w:val="28"/>
          <w:szCs w:val="28"/>
        </w:rPr>
        <w:t>Vakadzoka</w:t>
      </w:r>
      <w:proofErr w:type="spellEnd"/>
      <w:r w:rsidR="0016291E">
        <w:rPr>
          <w:rFonts w:ascii="Arial" w:hAnsi="Arial" w:cs="Arial"/>
          <w:sz w:val="28"/>
          <w:szCs w:val="28"/>
        </w:rPr>
        <w:t xml:space="preserve"> </w:t>
      </w:r>
      <w:proofErr w:type="spellStart"/>
      <w:r w:rsidR="0016291E">
        <w:rPr>
          <w:rFonts w:ascii="Arial" w:hAnsi="Arial" w:cs="Arial"/>
          <w:sz w:val="28"/>
          <w:szCs w:val="28"/>
        </w:rPr>
        <w:t>vakasv</w:t>
      </w:r>
      <w:r w:rsidR="00F05C1B">
        <w:rPr>
          <w:rFonts w:ascii="Arial" w:hAnsi="Arial" w:cs="Arial"/>
          <w:sz w:val="28"/>
          <w:szCs w:val="28"/>
        </w:rPr>
        <w:t>i</w:t>
      </w:r>
      <w:proofErr w:type="spellEnd"/>
      <w:r w:rsidR="00F05C1B">
        <w:rPr>
          <w:rFonts w:ascii="Arial" w:hAnsi="Arial" w:cs="Arial"/>
          <w:sz w:val="28"/>
          <w:szCs w:val="28"/>
        </w:rPr>
        <w:t xml:space="preserve">… </w:t>
      </w:r>
    </w:p>
    <w:p w14:paraId="0D008A01" w14:textId="198F7949" w:rsidR="00B250F0" w:rsidRPr="004649A7" w:rsidRDefault="00F05C1B" w:rsidP="008B5E2E">
      <w:pPr>
        <w:jc w:val="both"/>
        <w:rPr>
          <w:rFonts w:ascii="Arial" w:hAnsi="Arial" w:cs="Arial"/>
          <w:sz w:val="18"/>
          <w:szCs w:val="18"/>
        </w:rPr>
      </w:pPr>
      <w:r>
        <w:rPr>
          <w:rFonts w:ascii="Arial" w:hAnsi="Arial" w:cs="Arial"/>
          <w:sz w:val="28"/>
          <w:szCs w:val="28"/>
        </w:rPr>
        <w:t>‘</w:t>
      </w:r>
      <w:proofErr w:type="spellStart"/>
      <w:r w:rsidR="00403A56">
        <w:rPr>
          <w:rFonts w:ascii="Arial" w:hAnsi="Arial" w:cs="Arial"/>
          <w:sz w:val="28"/>
          <w:szCs w:val="28"/>
        </w:rPr>
        <w:t>N</w:t>
      </w:r>
      <w:r w:rsidR="0016291E">
        <w:rPr>
          <w:rFonts w:ascii="Arial" w:hAnsi="Arial" w:cs="Arial"/>
          <w:sz w:val="28"/>
          <w:szCs w:val="28"/>
        </w:rPr>
        <w:t>daperera</w:t>
      </w:r>
      <w:proofErr w:type="spellEnd"/>
      <w:r w:rsidR="0016291E">
        <w:rPr>
          <w:rFonts w:ascii="Arial" w:hAnsi="Arial" w:cs="Arial"/>
          <w:sz w:val="28"/>
          <w:szCs w:val="28"/>
        </w:rPr>
        <w:t xml:space="preserve"> pano</w:t>
      </w:r>
      <w:r w:rsidR="006E4956">
        <w:rPr>
          <w:rFonts w:ascii="Arial" w:hAnsi="Arial" w:cs="Arial"/>
          <w:sz w:val="28"/>
          <w:szCs w:val="28"/>
        </w:rPr>
        <w:t>,</w:t>
      </w:r>
      <w:r w:rsidR="004051B8">
        <w:rPr>
          <w:rFonts w:ascii="Arial" w:hAnsi="Arial" w:cs="Arial"/>
          <w:sz w:val="28"/>
          <w:szCs w:val="28"/>
        </w:rPr>
        <w:t>’</w:t>
      </w:r>
      <w:r w:rsidR="006E4956">
        <w:rPr>
          <w:rFonts w:ascii="Arial" w:hAnsi="Arial" w:cs="Arial"/>
          <w:sz w:val="28"/>
          <w:szCs w:val="28"/>
        </w:rPr>
        <w:t xml:space="preserve"> </w:t>
      </w:r>
      <w:r w:rsidR="009800C1" w:rsidRPr="009800C1">
        <w:rPr>
          <w:rFonts w:ascii="Arial" w:hAnsi="Arial" w:cs="Arial"/>
          <w:sz w:val="18"/>
          <w:szCs w:val="28"/>
        </w:rPr>
        <w:t>[Congregation laughs]</w:t>
      </w:r>
      <w:r>
        <w:rPr>
          <w:rFonts w:ascii="Arial" w:hAnsi="Arial" w:cs="Arial"/>
          <w:sz w:val="28"/>
          <w:szCs w:val="28"/>
        </w:rPr>
        <w:t xml:space="preserve"> </w:t>
      </w:r>
      <w:r w:rsidR="00A73CD1">
        <w:rPr>
          <w:rFonts w:ascii="Arial" w:hAnsi="Arial" w:cs="Arial"/>
          <w:sz w:val="28"/>
          <w:szCs w:val="28"/>
        </w:rPr>
        <w:t xml:space="preserve">hanzi </w:t>
      </w:r>
      <w:r>
        <w:rPr>
          <w:rFonts w:ascii="Arial" w:hAnsi="Arial" w:cs="Arial"/>
          <w:sz w:val="28"/>
          <w:szCs w:val="28"/>
        </w:rPr>
        <w:t>‘</w:t>
      </w:r>
      <w:proofErr w:type="spellStart"/>
      <w:r w:rsidR="00A73CD1">
        <w:rPr>
          <w:rFonts w:ascii="Arial" w:hAnsi="Arial" w:cs="Arial"/>
          <w:sz w:val="28"/>
          <w:szCs w:val="28"/>
        </w:rPr>
        <w:t>zvokunamata</w:t>
      </w:r>
      <w:proofErr w:type="spellEnd"/>
      <w:r w:rsidR="00A73CD1">
        <w:rPr>
          <w:rFonts w:ascii="Arial" w:hAnsi="Arial" w:cs="Arial"/>
          <w:sz w:val="28"/>
          <w:szCs w:val="28"/>
        </w:rPr>
        <w:t xml:space="preserve">, </w:t>
      </w:r>
      <w:proofErr w:type="spellStart"/>
      <w:r w:rsidR="00A73CD1">
        <w:rPr>
          <w:rFonts w:ascii="Arial" w:hAnsi="Arial" w:cs="Arial"/>
          <w:sz w:val="28"/>
          <w:szCs w:val="28"/>
        </w:rPr>
        <w:t>ndaperera</w:t>
      </w:r>
      <w:proofErr w:type="spellEnd"/>
      <w:r w:rsidR="00A73CD1">
        <w:rPr>
          <w:rFonts w:ascii="Arial" w:hAnsi="Arial" w:cs="Arial"/>
          <w:sz w:val="28"/>
          <w:szCs w:val="28"/>
        </w:rPr>
        <w:t xml:space="preserve"> pano!</w:t>
      </w:r>
      <w:r>
        <w:rPr>
          <w:rFonts w:ascii="Arial" w:hAnsi="Arial" w:cs="Arial"/>
          <w:sz w:val="28"/>
          <w:szCs w:val="28"/>
        </w:rPr>
        <w:t>’</w:t>
      </w:r>
      <w:r w:rsidR="002A443A">
        <w:rPr>
          <w:rFonts w:ascii="Arial" w:hAnsi="Arial" w:cs="Arial"/>
          <w:sz w:val="28"/>
          <w:szCs w:val="28"/>
        </w:rPr>
        <w:t xml:space="preserve"> </w:t>
      </w:r>
      <w:r w:rsidR="002A443A" w:rsidRPr="004649A7">
        <w:rPr>
          <w:rFonts w:ascii="Arial" w:hAnsi="Arial" w:cs="Arial"/>
          <w:sz w:val="18"/>
          <w:szCs w:val="18"/>
        </w:rPr>
        <w:t xml:space="preserve">[Apostle Gumbura and </w:t>
      </w:r>
      <w:r w:rsidR="004649A7" w:rsidRPr="004649A7">
        <w:rPr>
          <w:rFonts w:ascii="Arial" w:hAnsi="Arial" w:cs="Arial"/>
          <w:sz w:val="18"/>
          <w:szCs w:val="18"/>
        </w:rPr>
        <w:t>C</w:t>
      </w:r>
      <w:r w:rsidR="002A443A" w:rsidRPr="004649A7">
        <w:rPr>
          <w:rFonts w:ascii="Arial" w:hAnsi="Arial" w:cs="Arial"/>
          <w:sz w:val="18"/>
          <w:szCs w:val="18"/>
        </w:rPr>
        <w:t>ongregation laugh]</w:t>
      </w:r>
      <w:r w:rsidR="00B250F0" w:rsidRPr="004649A7">
        <w:rPr>
          <w:rFonts w:ascii="Arial" w:hAnsi="Arial" w:cs="Arial"/>
          <w:sz w:val="18"/>
          <w:szCs w:val="18"/>
        </w:rPr>
        <w:t xml:space="preserve"> </w:t>
      </w:r>
    </w:p>
    <w:p w14:paraId="6011E058" w14:textId="6A204B4B" w:rsidR="006C36F3" w:rsidRPr="00B41027" w:rsidRDefault="00D06359" w:rsidP="008B5E2E">
      <w:pPr>
        <w:jc w:val="both"/>
        <w:rPr>
          <w:rFonts w:ascii="Arial" w:hAnsi="Arial" w:cs="Arial"/>
          <w:sz w:val="28"/>
          <w:szCs w:val="28"/>
        </w:rPr>
      </w:pPr>
      <w:r>
        <w:rPr>
          <w:rFonts w:ascii="Arial" w:hAnsi="Arial" w:cs="Arial"/>
          <w:sz w:val="28"/>
          <w:szCs w:val="28"/>
          <w:vertAlign w:val="superscript"/>
        </w:rPr>
        <w:t xml:space="preserve">124 </w:t>
      </w:r>
      <w:r w:rsidR="008B5E2E">
        <w:rPr>
          <w:rFonts w:ascii="Arial" w:hAnsi="Arial" w:cs="Arial"/>
          <w:sz w:val="28"/>
          <w:szCs w:val="28"/>
        </w:rPr>
        <w:t xml:space="preserve">Handi muri kuona </w:t>
      </w:r>
      <w:proofErr w:type="spellStart"/>
      <w:r w:rsidR="008B5E2E">
        <w:rPr>
          <w:rFonts w:ascii="Arial" w:hAnsi="Arial" w:cs="Arial"/>
          <w:sz w:val="28"/>
          <w:szCs w:val="28"/>
        </w:rPr>
        <w:t>ehe</w:t>
      </w:r>
      <w:proofErr w:type="spellEnd"/>
      <w:r w:rsidR="008B5E2E">
        <w:rPr>
          <w:rFonts w:ascii="Arial" w:hAnsi="Arial" w:cs="Arial"/>
          <w:sz w:val="28"/>
          <w:szCs w:val="28"/>
        </w:rPr>
        <w:t xml:space="preserve">…? </w:t>
      </w:r>
      <w:r w:rsidR="00E87DE7" w:rsidRPr="00B41027">
        <w:rPr>
          <w:rFonts w:ascii="Arial" w:hAnsi="Arial" w:cs="Arial"/>
          <w:sz w:val="28"/>
          <w:szCs w:val="28"/>
        </w:rPr>
        <w:t>Ma</w:t>
      </w:r>
      <w:r w:rsidR="00931252" w:rsidRPr="00B41027">
        <w:rPr>
          <w:rFonts w:ascii="Arial" w:hAnsi="Arial" w:cs="Arial"/>
          <w:sz w:val="28"/>
          <w:szCs w:val="28"/>
        </w:rPr>
        <w:t xml:space="preserve"> </w:t>
      </w:r>
      <w:r w:rsidR="00E87DE7" w:rsidRPr="00B41027">
        <w:rPr>
          <w:rFonts w:ascii="Arial" w:hAnsi="Arial" w:cs="Arial"/>
          <w:sz w:val="28"/>
          <w:szCs w:val="28"/>
        </w:rPr>
        <w:t xml:space="preserve">sister </w:t>
      </w:r>
      <w:proofErr w:type="spellStart"/>
      <w:r w:rsidR="00E87DE7" w:rsidRPr="00B41027">
        <w:rPr>
          <w:rFonts w:ascii="Arial" w:hAnsi="Arial" w:cs="Arial"/>
          <w:sz w:val="28"/>
          <w:szCs w:val="28"/>
        </w:rPr>
        <w:t>anenge</w:t>
      </w:r>
      <w:proofErr w:type="spellEnd"/>
      <w:r w:rsidR="00E87DE7" w:rsidRPr="00B41027">
        <w:rPr>
          <w:rFonts w:ascii="Arial" w:hAnsi="Arial" w:cs="Arial"/>
          <w:sz w:val="28"/>
          <w:szCs w:val="28"/>
        </w:rPr>
        <w:t xml:space="preserve"> </w:t>
      </w:r>
      <w:proofErr w:type="spellStart"/>
      <w:r w:rsidR="00E87DE7" w:rsidRPr="00B41027">
        <w:rPr>
          <w:rFonts w:ascii="Arial" w:hAnsi="Arial" w:cs="Arial"/>
          <w:sz w:val="28"/>
          <w:szCs w:val="28"/>
        </w:rPr>
        <w:t>aine</w:t>
      </w:r>
      <w:proofErr w:type="spellEnd"/>
      <w:r w:rsidR="00E87DE7" w:rsidRPr="00B41027">
        <w:rPr>
          <w:rFonts w:ascii="Arial" w:hAnsi="Arial" w:cs="Arial"/>
          <w:sz w:val="28"/>
          <w:szCs w:val="28"/>
        </w:rPr>
        <w:t xml:space="preserve"> record aya, va</w:t>
      </w:r>
      <w:r w:rsidR="0092359B" w:rsidRPr="00B41027">
        <w:rPr>
          <w:rFonts w:ascii="Arial" w:hAnsi="Arial" w:cs="Arial"/>
          <w:sz w:val="28"/>
          <w:szCs w:val="28"/>
        </w:rPr>
        <w:t>mwe</w:t>
      </w:r>
      <w:r w:rsidR="00E87DE7" w:rsidRPr="00B41027">
        <w:rPr>
          <w:rFonts w:ascii="Arial" w:hAnsi="Arial" w:cs="Arial"/>
          <w:sz w:val="28"/>
          <w:szCs w:val="28"/>
        </w:rPr>
        <w:t xml:space="preserve"> </w:t>
      </w:r>
      <w:proofErr w:type="spellStart"/>
      <w:r w:rsidR="00E87DE7" w:rsidRPr="00B41027">
        <w:rPr>
          <w:rFonts w:ascii="Arial" w:hAnsi="Arial" w:cs="Arial"/>
          <w:sz w:val="28"/>
          <w:szCs w:val="28"/>
        </w:rPr>
        <w:t>vano</w:t>
      </w:r>
      <w:proofErr w:type="spellEnd"/>
      <w:r w:rsidR="00E87DE7" w:rsidRPr="00B41027">
        <w:rPr>
          <w:rFonts w:ascii="Arial" w:hAnsi="Arial" w:cs="Arial"/>
          <w:sz w:val="28"/>
          <w:szCs w:val="28"/>
        </w:rPr>
        <w:t xml:space="preserve"> </w:t>
      </w:r>
      <w:proofErr w:type="spellStart"/>
      <w:r w:rsidR="00E87DE7" w:rsidRPr="00B41027">
        <w:rPr>
          <w:rFonts w:ascii="Arial" w:hAnsi="Arial" w:cs="Arial"/>
          <w:sz w:val="28"/>
          <w:szCs w:val="28"/>
        </w:rPr>
        <w:t>observ</w:t>
      </w:r>
      <w:proofErr w:type="spellEnd"/>
      <w:r w:rsidR="00E87DE7" w:rsidRPr="00B41027">
        <w:rPr>
          <w:rFonts w:ascii="Arial" w:hAnsi="Arial" w:cs="Arial"/>
          <w:sz w:val="28"/>
          <w:szCs w:val="28"/>
        </w:rPr>
        <w:t xml:space="preserve">-a </w:t>
      </w:r>
      <w:proofErr w:type="spellStart"/>
      <w:r w:rsidR="00E87DE7" w:rsidRPr="00B41027">
        <w:rPr>
          <w:rFonts w:ascii="Arial" w:hAnsi="Arial" w:cs="Arial"/>
          <w:sz w:val="28"/>
          <w:szCs w:val="28"/>
        </w:rPr>
        <w:t>zvisingaite</w:t>
      </w:r>
      <w:proofErr w:type="spellEnd"/>
      <w:r w:rsidR="00E87DE7" w:rsidRPr="00B41027">
        <w:rPr>
          <w:rFonts w:ascii="Arial" w:hAnsi="Arial" w:cs="Arial"/>
          <w:sz w:val="28"/>
          <w:szCs w:val="28"/>
        </w:rPr>
        <w:t xml:space="preserve"> </w:t>
      </w:r>
      <w:proofErr w:type="spellStart"/>
      <w:r w:rsidR="0092359B" w:rsidRPr="00B41027">
        <w:rPr>
          <w:rFonts w:ascii="Arial" w:hAnsi="Arial" w:cs="Arial"/>
          <w:sz w:val="28"/>
          <w:szCs w:val="28"/>
        </w:rPr>
        <w:t>zvekuti</w:t>
      </w:r>
      <w:proofErr w:type="spellEnd"/>
      <w:r w:rsidR="0092359B" w:rsidRPr="00B41027">
        <w:rPr>
          <w:rFonts w:ascii="Arial" w:hAnsi="Arial" w:cs="Arial"/>
          <w:sz w:val="28"/>
          <w:szCs w:val="28"/>
        </w:rPr>
        <w:t xml:space="preserve"> ne… </w:t>
      </w:r>
      <w:proofErr w:type="spellStart"/>
      <w:r w:rsidR="00AC1002" w:rsidRPr="00B41027">
        <w:rPr>
          <w:rFonts w:ascii="Arial" w:hAnsi="Arial" w:cs="Arial"/>
          <w:sz w:val="28"/>
          <w:szCs w:val="28"/>
        </w:rPr>
        <w:t>M</w:t>
      </w:r>
      <w:r w:rsidR="0092359B" w:rsidRPr="00B41027">
        <w:rPr>
          <w:rFonts w:ascii="Arial" w:hAnsi="Arial" w:cs="Arial"/>
          <w:sz w:val="28"/>
          <w:szCs w:val="28"/>
        </w:rPr>
        <w:t>unoziva</w:t>
      </w:r>
      <w:proofErr w:type="spellEnd"/>
      <w:r w:rsidR="0092359B" w:rsidRPr="00B41027">
        <w:rPr>
          <w:rFonts w:ascii="Arial" w:hAnsi="Arial" w:cs="Arial"/>
          <w:sz w:val="28"/>
          <w:szCs w:val="28"/>
        </w:rPr>
        <w:t xml:space="preserve"> kuti </w:t>
      </w:r>
      <w:r w:rsidR="00F9485D" w:rsidRPr="00B41027">
        <w:rPr>
          <w:rFonts w:ascii="Arial" w:hAnsi="Arial" w:cs="Arial"/>
          <w:sz w:val="28"/>
          <w:szCs w:val="28"/>
        </w:rPr>
        <w:t>e-</w:t>
      </w:r>
      <w:proofErr w:type="spellStart"/>
      <w:r w:rsidR="00F9485D" w:rsidRPr="00B41027">
        <w:rPr>
          <w:rFonts w:ascii="Arial" w:hAnsi="Arial" w:cs="Arial"/>
          <w:sz w:val="28"/>
          <w:szCs w:val="28"/>
        </w:rPr>
        <w:t>akatanga</w:t>
      </w:r>
      <w:proofErr w:type="spellEnd"/>
      <w:r w:rsidR="00F9485D" w:rsidRPr="00B41027">
        <w:rPr>
          <w:rFonts w:ascii="Arial" w:hAnsi="Arial" w:cs="Arial"/>
          <w:sz w:val="28"/>
          <w:szCs w:val="28"/>
        </w:rPr>
        <w:t xml:space="preserve"> kugamuchira Message </w:t>
      </w:r>
      <w:proofErr w:type="spellStart"/>
      <w:r w:rsidR="00F9485D" w:rsidRPr="00B41027">
        <w:rPr>
          <w:rFonts w:ascii="Arial" w:hAnsi="Arial" w:cs="Arial"/>
          <w:sz w:val="28"/>
          <w:szCs w:val="28"/>
        </w:rPr>
        <w:t>ndiBrother</w:t>
      </w:r>
      <w:proofErr w:type="spellEnd"/>
      <w:r w:rsidR="00F9485D" w:rsidRPr="00B41027">
        <w:rPr>
          <w:rFonts w:ascii="Arial" w:hAnsi="Arial" w:cs="Arial"/>
          <w:sz w:val="28"/>
          <w:szCs w:val="28"/>
        </w:rPr>
        <w:t xml:space="preserve"> Chibvura</w:t>
      </w:r>
      <w:r w:rsidR="004946EA" w:rsidRPr="00B41027">
        <w:rPr>
          <w:rFonts w:ascii="Arial" w:hAnsi="Arial" w:cs="Arial"/>
          <w:sz w:val="28"/>
          <w:szCs w:val="28"/>
        </w:rPr>
        <w:t>,</w:t>
      </w:r>
      <w:r w:rsidR="00371A9A" w:rsidRPr="00B41027">
        <w:rPr>
          <w:rFonts w:ascii="Arial" w:hAnsi="Arial" w:cs="Arial"/>
          <w:sz w:val="28"/>
          <w:szCs w:val="28"/>
        </w:rPr>
        <w:t xml:space="preserve"> avo </w:t>
      </w:r>
      <w:proofErr w:type="spellStart"/>
      <w:r w:rsidR="00371A9A" w:rsidRPr="00B41027">
        <w:rPr>
          <w:rFonts w:ascii="Arial" w:hAnsi="Arial" w:cs="Arial"/>
          <w:sz w:val="28"/>
          <w:szCs w:val="28"/>
        </w:rPr>
        <w:t>avakazon</w:t>
      </w:r>
      <w:r w:rsidR="0077415B" w:rsidRPr="00B41027">
        <w:rPr>
          <w:rFonts w:ascii="Arial" w:hAnsi="Arial" w:cs="Arial"/>
          <w:sz w:val="28"/>
          <w:szCs w:val="28"/>
        </w:rPr>
        <w:t>zi</w:t>
      </w:r>
      <w:proofErr w:type="spellEnd"/>
      <w:r w:rsidR="0077415B" w:rsidRPr="00B41027">
        <w:rPr>
          <w:rFonts w:ascii="Arial" w:hAnsi="Arial" w:cs="Arial"/>
          <w:sz w:val="28"/>
          <w:szCs w:val="28"/>
        </w:rPr>
        <w:t xml:space="preserve"> </w:t>
      </w:r>
      <w:proofErr w:type="spellStart"/>
      <w:r w:rsidR="0077415B" w:rsidRPr="00B41027">
        <w:rPr>
          <w:rFonts w:ascii="Arial" w:hAnsi="Arial" w:cs="Arial"/>
          <w:sz w:val="28"/>
          <w:szCs w:val="28"/>
        </w:rPr>
        <w:t>huyai</w:t>
      </w:r>
      <w:proofErr w:type="spellEnd"/>
      <w:r w:rsidR="0077415B" w:rsidRPr="00B41027">
        <w:rPr>
          <w:rFonts w:ascii="Arial" w:hAnsi="Arial" w:cs="Arial"/>
          <w:sz w:val="28"/>
          <w:szCs w:val="28"/>
        </w:rPr>
        <w:t xml:space="preserve"> </w:t>
      </w:r>
      <w:proofErr w:type="spellStart"/>
      <w:r w:rsidR="0077415B" w:rsidRPr="00B41027">
        <w:rPr>
          <w:rFonts w:ascii="Arial" w:hAnsi="Arial" w:cs="Arial"/>
          <w:sz w:val="28"/>
          <w:szCs w:val="28"/>
        </w:rPr>
        <w:t>kuChurch</w:t>
      </w:r>
      <w:proofErr w:type="spellEnd"/>
      <w:r w:rsidR="0077415B" w:rsidRPr="00B41027">
        <w:rPr>
          <w:rFonts w:ascii="Arial" w:hAnsi="Arial" w:cs="Arial"/>
          <w:sz w:val="28"/>
          <w:szCs w:val="28"/>
        </w:rPr>
        <w:t xml:space="preserve"> </w:t>
      </w:r>
      <w:proofErr w:type="spellStart"/>
      <w:r w:rsidR="008C0D30" w:rsidRPr="00B41027">
        <w:rPr>
          <w:rFonts w:ascii="Arial" w:hAnsi="Arial" w:cs="Arial"/>
          <w:sz w:val="28"/>
          <w:szCs w:val="28"/>
        </w:rPr>
        <w:t>vachinetswa</w:t>
      </w:r>
      <w:proofErr w:type="spellEnd"/>
      <w:r w:rsidR="008C0D30" w:rsidRPr="00B41027">
        <w:rPr>
          <w:rFonts w:ascii="Arial" w:hAnsi="Arial" w:cs="Arial"/>
          <w:sz w:val="28"/>
          <w:szCs w:val="28"/>
        </w:rPr>
        <w:t xml:space="preserve"> nemhuri </w:t>
      </w:r>
      <w:proofErr w:type="spellStart"/>
      <w:r w:rsidR="008C0D30" w:rsidRPr="00B41027">
        <w:rPr>
          <w:rFonts w:ascii="Arial" w:hAnsi="Arial" w:cs="Arial"/>
          <w:sz w:val="28"/>
          <w:szCs w:val="28"/>
        </w:rPr>
        <w:t>yavo</w:t>
      </w:r>
      <w:proofErr w:type="spellEnd"/>
      <w:r w:rsidR="008C0D30" w:rsidRPr="00B41027">
        <w:rPr>
          <w:rFonts w:ascii="Arial" w:hAnsi="Arial" w:cs="Arial"/>
          <w:sz w:val="28"/>
          <w:szCs w:val="28"/>
        </w:rPr>
        <w:t xml:space="preserve"> ne</w:t>
      </w:r>
      <w:r w:rsidR="00AC1002" w:rsidRPr="00B41027">
        <w:rPr>
          <w:rFonts w:ascii="Arial" w:hAnsi="Arial" w:cs="Arial"/>
          <w:sz w:val="28"/>
          <w:szCs w:val="28"/>
        </w:rPr>
        <w:t xml:space="preserve"> </w:t>
      </w:r>
      <w:r w:rsidR="008C0D30" w:rsidRPr="00B41027">
        <w:rPr>
          <w:rFonts w:ascii="Arial" w:hAnsi="Arial" w:cs="Arial"/>
          <w:sz w:val="28"/>
          <w:szCs w:val="28"/>
        </w:rPr>
        <w:t xml:space="preserve">family </w:t>
      </w:r>
      <w:proofErr w:type="spellStart"/>
      <w:r w:rsidR="008C0D30" w:rsidRPr="00B41027">
        <w:rPr>
          <w:rFonts w:ascii="Arial" w:hAnsi="Arial" w:cs="Arial"/>
          <w:sz w:val="28"/>
          <w:szCs w:val="28"/>
        </w:rPr>
        <w:t>yavo</w:t>
      </w:r>
      <w:proofErr w:type="spellEnd"/>
      <w:r w:rsidR="008C0D30" w:rsidRPr="00B41027">
        <w:rPr>
          <w:rFonts w:ascii="Arial" w:hAnsi="Arial" w:cs="Arial"/>
          <w:sz w:val="28"/>
          <w:szCs w:val="28"/>
        </w:rPr>
        <w:t>.</w:t>
      </w:r>
    </w:p>
    <w:p w14:paraId="2BF71D41" w14:textId="55DADB0A" w:rsidR="006C36F3" w:rsidRDefault="00BF1FDE" w:rsidP="008B5E2E">
      <w:pPr>
        <w:jc w:val="both"/>
        <w:rPr>
          <w:rFonts w:ascii="Arial" w:hAnsi="Arial" w:cs="Arial"/>
          <w:sz w:val="28"/>
          <w:szCs w:val="28"/>
        </w:rPr>
      </w:pPr>
      <w:r>
        <w:rPr>
          <w:rFonts w:ascii="Arial" w:hAnsi="Arial" w:cs="Arial"/>
          <w:sz w:val="28"/>
          <w:szCs w:val="28"/>
        </w:rPr>
        <w:t xml:space="preserve">I was </w:t>
      </w:r>
      <w:r w:rsidR="00870056">
        <w:rPr>
          <w:rFonts w:ascii="Arial" w:hAnsi="Arial" w:cs="Arial"/>
          <w:sz w:val="28"/>
          <w:szCs w:val="28"/>
        </w:rPr>
        <w:t>mesmerized</w:t>
      </w:r>
      <w:r>
        <w:rPr>
          <w:rFonts w:ascii="Arial" w:hAnsi="Arial" w:cs="Arial"/>
          <w:sz w:val="28"/>
          <w:szCs w:val="28"/>
        </w:rPr>
        <w:t xml:space="preserve"> ne observation </w:t>
      </w:r>
      <w:proofErr w:type="spellStart"/>
      <w:r>
        <w:rPr>
          <w:rFonts w:ascii="Arial" w:hAnsi="Arial" w:cs="Arial"/>
          <w:sz w:val="28"/>
          <w:szCs w:val="28"/>
        </w:rPr>
        <w:t>yavo</w:t>
      </w:r>
      <w:proofErr w:type="spellEnd"/>
      <w:r w:rsidR="000B4E55">
        <w:rPr>
          <w:rFonts w:ascii="Arial" w:hAnsi="Arial" w:cs="Arial"/>
          <w:sz w:val="28"/>
          <w:szCs w:val="28"/>
        </w:rPr>
        <w:t>.</w:t>
      </w:r>
      <w:r w:rsidR="00870056">
        <w:rPr>
          <w:rFonts w:ascii="Arial" w:hAnsi="Arial" w:cs="Arial"/>
          <w:sz w:val="28"/>
          <w:szCs w:val="28"/>
        </w:rPr>
        <w:t xml:space="preserve"> </w:t>
      </w:r>
      <w:proofErr w:type="spellStart"/>
      <w:r w:rsidR="000B4E55">
        <w:rPr>
          <w:rFonts w:ascii="Arial" w:hAnsi="Arial" w:cs="Arial"/>
          <w:sz w:val="28"/>
          <w:szCs w:val="28"/>
        </w:rPr>
        <w:t>V</w:t>
      </w:r>
      <w:r w:rsidR="00870056">
        <w:rPr>
          <w:rFonts w:ascii="Arial" w:hAnsi="Arial" w:cs="Arial"/>
          <w:sz w:val="28"/>
          <w:szCs w:val="28"/>
        </w:rPr>
        <w:t>anotoziva</w:t>
      </w:r>
      <w:proofErr w:type="spellEnd"/>
      <w:r w:rsidR="00870056">
        <w:rPr>
          <w:rFonts w:ascii="Arial" w:hAnsi="Arial" w:cs="Arial"/>
          <w:sz w:val="28"/>
          <w:szCs w:val="28"/>
        </w:rPr>
        <w:t xml:space="preserve"> nema times </w:t>
      </w:r>
      <w:proofErr w:type="spellStart"/>
      <w:r w:rsidR="00870056">
        <w:rPr>
          <w:rFonts w:ascii="Arial" w:hAnsi="Arial" w:cs="Arial"/>
          <w:sz w:val="28"/>
          <w:szCs w:val="28"/>
        </w:rPr>
        <w:t>acho</w:t>
      </w:r>
      <w:proofErr w:type="spellEnd"/>
      <w:r w:rsidR="00870056">
        <w:rPr>
          <w:rFonts w:ascii="Arial" w:hAnsi="Arial" w:cs="Arial"/>
          <w:sz w:val="28"/>
          <w:szCs w:val="28"/>
        </w:rPr>
        <w:t xml:space="preserve"> kuti </w:t>
      </w:r>
      <w:r w:rsidR="00523B4F">
        <w:rPr>
          <w:rFonts w:ascii="Arial" w:hAnsi="Arial" w:cs="Arial"/>
          <w:sz w:val="28"/>
          <w:szCs w:val="28"/>
        </w:rPr>
        <w:t>‘</w:t>
      </w:r>
      <w:proofErr w:type="spellStart"/>
      <w:r w:rsidR="00870056">
        <w:rPr>
          <w:rFonts w:ascii="Arial" w:hAnsi="Arial" w:cs="Arial"/>
          <w:sz w:val="28"/>
          <w:szCs w:val="28"/>
        </w:rPr>
        <w:t>patakaenda</w:t>
      </w:r>
      <w:proofErr w:type="spellEnd"/>
      <w:r w:rsidR="00870056">
        <w:rPr>
          <w:rFonts w:ascii="Arial" w:hAnsi="Arial" w:cs="Arial"/>
          <w:sz w:val="28"/>
          <w:szCs w:val="28"/>
        </w:rPr>
        <w:t xml:space="preserve"> </w:t>
      </w:r>
      <w:proofErr w:type="spellStart"/>
      <w:r w:rsidR="00870056">
        <w:rPr>
          <w:rFonts w:ascii="Arial" w:hAnsi="Arial" w:cs="Arial"/>
          <w:sz w:val="28"/>
          <w:szCs w:val="28"/>
        </w:rPr>
        <w:t>kumuchato</w:t>
      </w:r>
      <w:proofErr w:type="spellEnd"/>
      <w:r w:rsidR="00870056">
        <w:rPr>
          <w:rFonts w:ascii="Arial" w:hAnsi="Arial" w:cs="Arial"/>
          <w:sz w:val="28"/>
          <w:szCs w:val="28"/>
        </w:rPr>
        <w:t xml:space="preserve"> </w:t>
      </w:r>
      <w:proofErr w:type="spellStart"/>
      <w:r w:rsidR="00870056">
        <w:rPr>
          <w:rFonts w:ascii="Arial" w:hAnsi="Arial" w:cs="Arial"/>
          <w:sz w:val="28"/>
          <w:szCs w:val="28"/>
        </w:rPr>
        <w:t>waBrother</w:t>
      </w:r>
      <w:proofErr w:type="spellEnd"/>
      <w:r w:rsidR="00870056">
        <w:rPr>
          <w:rFonts w:ascii="Arial" w:hAnsi="Arial" w:cs="Arial"/>
          <w:sz w:val="28"/>
          <w:szCs w:val="28"/>
        </w:rPr>
        <w:t xml:space="preserve"> </w:t>
      </w:r>
      <w:r w:rsidR="00470037">
        <w:rPr>
          <w:rFonts w:ascii="Arial" w:hAnsi="Arial" w:cs="Arial"/>
          <w:sz w:val="28"/>
          <w:szCs w:val="28"/>
        </w:rPr>
        <w:t>Chigova avo</w:t>
      </w:r>
      <w:r w:rsidR="00523B4F">
        <w:rPr>
          <w:rFonts w:ascii="Arial" w:hAnsi="Arial" w:cs="Arial"/>
          <w:sz w:val="28"/>
          <w:szCs w:val="28"/>
        </w:rPr>
        <w:t>’</w:t>
      </w:r>
      <w:r w:rsidR="00470037">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470037">
        <w:rPr>
          <w:rFonts w:ascii="Arial" w:hAnsi="Arial" w:cs="Arial"/>
          <w:sz w:val="28"/>
          <w:szCs w:val="28"/>
        </w:rPr>
        <w:t xml:space="preserve">…? </w:t>
      </w:r>
    </w:p>
    <w:p w14:paraId="6140A0F2" w14:textId="023BB211" w:rsidR="006C36F3" w:rsidRDefault="00470037" w:rsidP="008B5E2E">
      <w:pPr>
        <w:jc w:val="both"/>
        <w:rPr>
          <w:rFonts w:ascii="Arial" w:hAnsi="Arial" w:cs="Arial"/>
          <w:sz w:val="28"/>
          <w:szCs w:val="28"/>
        </w:rPr>
      </w:pPr>
      <w:proofErr w:type="spellStart"/>
      <w:r>
        <w:rPr>
          <w:rFonts w:ascii="Arial" w:hAnsi="Arial" w:cs="Arial"/>
          <w:sz w:val="28"/>
          <w:szCs w:val="28"/>
        </w:rPr>
        <w:t>Vakatodzoka</w:t>
      </w:r>
      <w:proofErr w:type="spellEnd"/>
      <w:r>
        <w:rPr>
          <w:rFonts w:ascii="Arial" w:hAnsi="Arial" w:cs="Arial"/>
          <w:sz w:val="28"/>
          <w:szCs w:val="28"/>
        </w:rPr>
        <w:t xml:space="preserve"> </w:t>
      </w:r>
      <w:proofErr w:type="spellStart"/>
      <w:r>
        <w:rPr>
          <w:rFonts w:ascii="Arial" w:hAnsi="Arial" w:cs="Arial"/>
          <w:sz w:val="28"/>
          <w:szCs w:val="28"/>
        </w:rPr>
        <w:t>kumba</w:t>
      </w:r>
      <w:proofErr w:type="spellEnd"/>
      <w:r>
        <w:rPr>
          <w:rFonts w:ascii="Arial" w:hAnsi="Arial" w:cs="Arial"/>
          <w:sz w:val="28"/>
          <w:szCs w:val="28"/>
        </w:rPr>
        <w:t xml:space="preserve"> vakati</w:t>
      </w:r>
      <w:r w:rsidR="00131AD5">
        <w:rPr>
          <w:rFonts w:ascii="Arial" w:hAnsi="Arial" w:cs="Arial"/>
          <w:sz w:val="28"/>
          <w:szCs w:val="28"/>
        </w:rPr>
        <w:t>,</w:t>
      </w:r>
      <w:r>
        <w:rPr>
          <w:rFonts w:ascii="Arial" w:hAnsi="Arial" w:cs="Arial"/>
          <w:sz w:val="28"/>
          <w:szCs w:val="28"/>
        </w:rPr>
        <w:t xml:space="preserve"> </w:t>
      </w:r>
      <w:r w:rsidR="00523B4F">
        <w:rPr>
          <w:rFonts w:ascii="Arial" w:hAnsi="Arial" w:cs="Arial"/>
          <w:sz w:val="28"/>
          <w:szCs w:val="28"/>
        </w:rPr>
        <w:t xml:space="preserve">‘munhu waMwari </w:t>
      </w:r>
      <w:proofErr w:type="spellStart"/>
      <w:r w:rsidR="00523B4F">
        <w:rPr>
          <w:rFonts w:ascii="Arial" w:hAnsi="Arial" w:cs="Arial"/>
          <w:sz w:val="28"/>
          <w:szCs w:val="28"/>
        </w:rPr>
        <w:t>akundivenga</w:t>
      </w:r>
      <w:proofErr w:type="spellEnd"/>
      <w:r w:rsidR="00523B4F">
        <w:rPr>
          <w:rFonts w:ascii="Arial" w:hAnsi="Arial" w:cs="Arial"/>
          <w:sz w:val="28"/>
          <w:szCs w:val="28"/>
        </w:rPr>
        <w:t xml:space="preserve">.’ </w:t>
      </w:r>
    </w:p>
    <w:p w14:paraId="3AED271A" w14:textId="77777777" w:rsidR="006C36F3" w:rsidRDefault="00523B4F" w:rsidP="008B5E2E">
      <w:pPr>
        <w:jc w:val="both"/>
        <w:rPr>
          <w:rFonts w:ascii="Arial" w:hAnsi="Arial" w:cs="Arial"/>
          <w:sz w:val="28"/>
          <w:szCs w:val="28"/>
        </w:rPr>
      </w:pPr>
      <w:proofErr w:type="spellStart"/>
      <w:r>
        <w:rPr>
          <w:rFonts w:ascii="Arial" w:hAnsi="Arial" w:cs="Arial"/>
          <w:sz w:val="28"/>
          <w:szCs w:val="28"/>
        </w:rPr>
        <w:t>Ndikati</w:t>
      </w:r>
      <w:proofErr w:type="spellEnd"/>
      <w:r>
        <w:rPr>
          <w:rFonts w:ascii="Arial" w:hAnsi="Arial" w:cs="Arial"/>
          <w:sz w:val="28"/>
          <w:szCs w:val="28"/>
        </w:rPr>
        <w:t xml:space="preserve">, ‘ahh </w:t>
      </w:r>
      <w:r w:rsidR="00952FBA">
        <w:rPr>
          <w:rFonts w:ascii="Arial" w:hAnsi="Arial" w:cs="Arial"/>
          <w:sz w:val="28"/>
          <w:szCs w:val="28"/>
        </w:rPr>
        <w:t>sei?</w:t>
      </w:r>
      <w:r>
        <w:rPr>
          <w:rFonts w:ascii="Arial" w:hAnsi="Arial" w:cs="Arial"/>
          <w:sz w:val="28"/>
          <w:szCs w:val="28"/>
        </w:rPr>
        <w:t>’</w:t>
      </w:r>
      <w:r w:rsidR="00952FBA">
        <w:rPr>
          <w:rFonts w:ascii="Arial" w:hAnsi="Arial" w:cs="Arial"/>
          <w:sz w:val="28"/>
          <w:szCs w:val="28"/>
        </w:rPr>
        <w:t xml:space="preserve"> </w:t>
      </w:r>
    </w:p>
    <w:p w14:paraId="343B9274" w14:textId="77777777" w:rsidR="00850E89" w:rsidRDefault="00952FBA" w:rsidP="008B5E2E">
      <w:pPr>
        <w:jc w:val="both"/>
        <w:rPr>
          <w:rFonts w:ascii="Arial" w:hAnsi="Arial" w:cs="Arial"/>
          <w:i/>
          <w:iCs/>
          <w:sz w:val="28"/>
          <w:szCs w:val="28"/>
        </w:rPr>
      </w:pPr>
      <w:proofErr w:type="spellStart"/>
      <w:r>
        <w:rPr>
          <w:rFonts w:ascii="Arial" w:hAnsi="Arial" w:cs="Arial"/>
          <w:sz w:val="28"/>
          <w:szCs w:val="28"/>
        </w:rPr>
        <w:t>Zvikanzi</w:t>
      </w:r>
      <w:proofErr w:type="spellEnd"/>
      <w:r>
        <w:rPr>
          <w:rFonts w:ascii="Arial" w:hAnsi="Arial" w:cs="Arial"/>
          <w:sz w:val="28"/>
          <w:szCs w:val="28"/>
        </w:rPr>
        <w:t>, ‘</w:t>
      </w:r>
      <w:proofErr w:type="spellStart"/>
      <w:r>
        <w:rPr>
          <w:rFonts w:ascii="Arial" w:hAnsi="Arial" w:cs="Arial"/>
          <w:sz w:val="28"/>
          <w:szCs w:val="28"/>
        </w:rPr>
        <w:t>ndava</w:t>
      </w:r>
      <w:proofErr w:type="spellEnd"/>
      <w:r>
        <w:rPr>
          <w:rFonts w:ascii="Arial" w:hAnsi="Arial" w:cs="Arial"/>
          <w:sz w:val="28"/>
          <w:szCs w:val="28"/>
        </w:rPr>
        <w:t xml:space="preserve"> </w:t>
      </w:r>
      <w:proofErr w:type="spellStart"/>
      <w:r>
        <w:rPr>
          <w:rFonts w:ascii="Arial" w:hAnsi="Arial" w:cs="Arial"/>
          <w:sz w:val="28"/>
          <w:szCs w:val="28"/>
        </w:rPr>
        <w:t>simudzira</w:t>
      </w:r>
      <w:proofErr w:type="spellEnd"/>
      <w:r>
        <w:rPr>
          <w:rFonts w:ascii="Arial" w:hAnsi="Arial" w:cs="Arial"/>
          <w:sz w:val="28"/>
          <w:szCs w:val="28"/>
        </w:rPr>
        <w:t xml:space="preserve"> </w:t>
      </w:r>
      <w:proofErr w:type="spellStart"/>
      <w:r>
        <w:rPr>
          <w:rFonts w:ascii="Arial" w:hAnsi="Arial" w:cs="Arial"/>
          <w:sz w:val="28"/>
          <w:szCs w:val="28"/>
        </w:rPr>
        <w:t>ruoko</w:t>
      </w:r>
      <w:proofErr w:type="spellEnd"/>
      <w:r>
        <w:rPr>
          <w:rFonts w:ascii="Arial" w:hAnsi="Arial" w:cs="Arial"/>
          <w:sz w:val="28"/>
          <w:szCs w:val="28"/>
        </w:rPr>
        <w:t xml:space="preserve"> </w:t>
      </w:r>
      <w:proofErr w:type="spellStart"/>
      <w:r>
        <w:rPr>
          <w:rFonts w:ascii="Arial" w:hAnsi="Arial" w:cs="Arial"/>
          <w:sz w:val="28"/>
          <w:szCs w:val="28"/>
        </w:rPr>
        <w:t>kudai</w:t>
      </w:r>
      <w:proofErr w:type="spellEnd"/>
      <w:r w:rsidR="00D53A22">
        <w:rPr>
          <w:rFonts w:ascii="Arial" w:hAnsi="Arial" w:cs="Arial"/>
          <w:sz w:val="28"/>
          <w:szCs w:val="28"/>
        </w:rPr>
        <w:t xml:space="preserve">, havana ku </w:t>
      </w:r>
      <w:r w:rsidR="00D53A22" w:rsidRPr="00D53A22">
        <w:rPr>
          <w:rFonts w:ascii="Arial" w:hAnsi="Arial" w:cs="Arial"/>
          <w:i/>
          <w:iCs/>
          <w:sz w:val="28"/>
          <w:szCs w:val="28"/>
        </w:rPr>
        <w:t>respond-a</w:t>
      </w:r>
      <w:r w:rsidR="0050365C">
        <w:rPr>
          <w:rFonts w:ascii="Arial" w:hAnsi="Arial" w:cs="Arial"/>
          <w:sz w:val="28"/>
          <w:szCs w:val="28"/>
        </w:rPr>
        <w:t>.</w:t>
      </w:r>
      <w:r w:rsidRPr="00D53A22">
        <w:rPr>
          <w:rFonts w:ascii="Arial" w:hAnsi="Arial" w:cs="Arial"/>
          <w:i/>
          <w:iCs/>
          <w:sz w:val="28"/>
          <w:szCs w:val="28"/>
        </w:rPr>
        <w:t>’</w:t>
      </w:r>
    </w:p>
    <w:p w14:paraId="79C2BD35" w14:textId="75F88E9F" w:rsidR="00B250F0" w:rsidRDefault="00850E89" w:rsidP="008B5E2E">
      <w:pPr>
        <w:jc w:val="both"/>
        <w:rPr>
          <w:rFonts w:ascii="Arial" w:hAnsi="Arial" w:cs="Arial"/>
          <w:sz w:val="28"/>
          <w:szCs w:val="28"/>
        </w:rPr>
      </w:pPr>
      <w:r>
        <w:rPr>
          <w:rFonts w:ascii="Arial" w:hAnsi="Arial" w:cs="Arial"/>
          <w:sz w:val="28"/>
          <w:szCs w:val="28"/>
        </w:rPr>
        <w:t>Ini,</w:t>
      </w:r>
      <w:r w:rsidR="0050365C">
        <w:rPr>
          <w:rFonts w:ascii="Arial" w:hAnsi="Arial" w:cs="Arial"/>
          <w:sz w:val="28"/>
          <w:szCs w:val="28"/>
        </w:rPr>
        <w:t xml:space="preserve"> I don’t remember </w:t>
      </w:r>
      <w:proofErr w:type="spellStart"/>
      <w:r w:rsidR="0050365C">
        <w:rPr>
          <w:rFonts w:ascii="Arial" w:hAnsi="Arial" w:cs="Arial"/>
          <w:sz w:val="28"/>
          <w:szCs w:val="28"/>
        </w:rPr>
        <w:t>kureva</w:t>
      </w:r>
      <w:proofErr w:type="spellEnd"/>
      <w:r w:rsidR="0050365C">
        <w:rPr>
          <w:rFonts w:ascii="Arial" w:hAnsi="Arial" w:cs="Arial"/>
          <w:sz w:val="28"/>
          <w:szCs w:val="28"/>
        </w:rPr>
        <w:t xml:space="preserve"> kuti </w:t>
      </w:r>
      <w:proofErr w:type="spellStart"/>
      <w:r w:rsidR="0050365C">
        <w:rPr>
          <w:rFonts w:ascii="Arial" w:hAnsi="Arial" w:cs="Arial"/>
          <w:sz w:val="28"/>
          <w:szCs w:val="28"/>
        </w:rPr>
        <w:t>handina</w:t>
      </w:r>
      <w:proofErr w:type="spellEnd"/>
      <w:r w:rsidR="0050365C">
        <w:rPr>
          <w:rFonts w:ascii="Arial" w:hAnsi="Arial" w:cs="Arial"/>
          <w:sz w:val="28"/>
          <w:szCs w:val="28"/>
        </w:rPr>
        <w:t xml:space="preserve"> </w:t>
      </w:r>
      <w:proofErr w:type="spellStart"/>
      <w:r w:rsidR="00EC5E94">
        <w:rPr>
          <w:rFonts w:ascii="Arial" w:hAnsi="Arial" w:cs="Arial"/>
          <w:sz w:val="28"/>
          <w:szCs w:val="28"/>
        </w:rPr>
        <w:t>kuzvio</w:t>
      </w:r>
      <w:proofErr w:type="spellEnd"/>
      <w:r w:rsidR="00EC5E94">
        <w:rPr>
          <w:rFonts w:ascii="Arial" w:hAnsi="Arial" w:cs="Arial"/>
          <w:sz w:val="28"/>
          <w:szCs w:val="28"/>
        </w:rPr>
        <w:t xml:space="preserve">…? </w:t>
      </w:r>
      <w:r w:rsidR="00EC5E94" w:rsidRPr="004649A7">
        <w:rPr>
          <w:rFonts w:ascii="Arial" w:hAnsi="Arial" w:cs="Arial"/>
          <w:sz w:val="18"/>
          <w:szCs w:val="18"/>
        </w:rPr>
        <w:t xml:space="preserve">[Congregation </w:t>
      </w:r>
      <w:r w:rsidR="00563BCF" w:rsidRPr="004649A7">
        <w:rPr>
          <w:rFonts w:ascii="Arial" w:hAnsi="Arial" w:cs="Arial"/>
          <w:sz w:val="18"/>
          <w:szCs w:val="18"/>
        </w:rPr>
        <w:t xml:space="preserve">says, </w:t>
      </w:r>
      <w:r w:rsidRPr="004649A7">
        <w:rPr>
          <w:rFonts w:ascii="Arial" w:hAnsi="Arial" w:cs="Arial"/>
          <w:sz w:val="18"/>
          <w:szCs w:val="18"/>
        </w:rPr>
        <w:t>“</w:t>
      </w:r>
      <w:proofErr w:type="spellStart"/>
      <w:r w:rsidR="00EC5E94" w:rsidRPr="004649A7">
        <w:rPr>
          <w:rFonts w:ascii="Arial" w:hAnsi="Arial" w:cs="Arial"/>
          <w:sz w:val="18"/>
          <w:szCs w:val="18"/>
        </w:rPr>
        <w:t>kuzviona</w:t>
      </w:r>
      <w:proofErr w:type="spellEnd"/>
      <w:r w:rsidRPr="004649A7">
        <w:rPr>
          <w:rFonts w:ascii="Arial" w:hAnsi="Arial" w:cs="Arial"/>
          <w:sz w:val="18"/>
          <w:szCs w:val="18"/>
        </w:rPr>
        <w:t>”,</w:t>
      </w:r>
      <w:r w:rsidR="00EC5E94" w:rsidRPr="004649A7">
        <w:rPr>
          <w:rFonts w:ascii="Arial" w:hAnsi="Arial" w:cs="Arial"/>
          <w:sz w:val="18"/>
          <w:szCs w:val="18"/>
        </w:rPr>
        <w:t>]</w:t>
      </w:r>
      <w:r w:rsidR="00BF416B">
        <w:rPr>
          <w:rFonts w:ascii="Arial" w:hAnsi="Arial" w:cs="Arial"/>
          <w:sz w:val="28"/>
          <w:szCs w:val="28"/>
        </w:rPr>
        <w:t xml:space="preserve"> </w:t>
      </w:r>
      <w:proofErr w:type="spellStart"/>
      <w:r w:rsidR="00BF416B">
        <w:rPr>
          <w:rFonts w:ascii="Arial" w:hAnsi="Arial" w:cs="Arial"/>
          <w:sz w:val="28"/>
          <w:szCs w:val="28"/>
        </w:rPr>
        <w:t>handina</w:t>
      </w:r>
      <w:proofErr w:type="spellEnd"/>
      <w:r w:rsidR="00BF416B">
        <w:rPr>
          <w:rFonts w:ascii="Arial" w:hAnsi="Arial" w:cs="Arial"/>
          <w:sz w:val="28"/>
          <w:szCs w:val="28"/>
        </w:rPr>
        <w:t xml:space="preserve"> </w:t>
      </w:r>
      <w:proofErr w:type="spellStart"/>
      <w:r w:rsidR="00BF416B">
        <w:rPr>
          <w:rFonts w:ascii="Arial" w:hAnsi="Arial" w:cs="Arial"/>
          <w:sz w:val="28"/>
          <w:szCs w:val="28"/>
        </w:rPr>
        <w:t>kuzviona</w:t>
      </w:r>
      <w:proofErr w:type="spellEnd"/>
      <w:r w:rsidR="00D53770">
        <w:rPr>
          <w:rFonts w:ascii="Arial" w:hAnsi="Arial" w:cs="Arial"/>
          <w:sz w:val="28"/>
          <w:szCs w:val="28"/>
        </w:rPr>
        <w:t>.</w:t>
      </w:r>
      <w:r w:rsidR="00BF416B">
        <w:rPr>
          <w:rFonts w:ascii="Arial" w:hAnsi="Arial" w:cs="Arial"/>
          <w:sz w:val="28"/>
          <w:szCs w:val="28"/>
        </w:rPr>
        <w:t xml:space="preserve"> </w:t>
      </w:r>
      <w:r w:rsidR="00D53770">
        <w:rPr>
          <w:rFonts w:ascii="Arial" w:hAnsi="Arial" w:cs="Arial"/>
          <w:sz w:val="28"/>
          <w:szCs w:val="28"/>
        </w:rPr>
        <w:t>B</w:t>
      </w:r>
      <w:r w:rsidR="00BF416B">
        <w:rPr>
          <w:rFonts w:ascii="Arial" w:hAnsi="Arial" w:cs="Arial"/>
          <w:sz w:val="28"/>
          <w:szCs w:val="28"/>
        </w:rPr>
        <w:t xml:space="preserve">ut ivo va… </w:t>
      </w:r>
      <w:proofErr w:type="spellStart"/>
      <w:r w:rsidR="00D53770">
        <w:rPr>
          <w:rFonts w:ascii="Arial" w:hAnsi="Arial" w:cs="Arial"/>
          <w:sz w:val="28"/>
          <w:szCs w:val="28"/>
        </w:rPr>
        <w:t>Z</w:t>
      </w:r>
      <w:r w:rsidR="00E75350">
        <w:rPr>
          <w:rFonts w:ascii="Arial" w:hAnsi="Arial" w:cs="Arial"/>
          <w:sz w:val="28"/>
          <w:szCs w:val="28"/>
        </w:rPr>
        <w:t>vikanzi</w:t>
      </w:r>
      <w:proofErr w:type="spellEnd"/>
      <w:r w:rsidR="00E75350">
        <w:rPr>
          <w:rFonts w:ascii="Arial" w:hAnsi="Arial" w:cs="Arial"/>
          <w:sz w:val="28"/>
          <w:szCs w:val="28"/>
        </w:rPr>
        <w:t xml:space="preserve">, ‘aah’ </w:t>
      </w:r>
      <w:r w:rsidR="00534101">
        <w:rPr>
          <w:rFonts w:ascii="Arial" w:hAnsi="Arial" w:cs="Arial"/>
          <w:sz w:val="28"/>
          <w:szCs w:val="28"/>
        </w:rPr>
        <w:t>ha-</w:t>
      </w:r>
      <w:proofErr w:type="spellStart"/>
      <w:r w:rsidR="00534101">
        <w:rPr>
          <w:rFonts w:ascii="Arial" w:hAnsi="Arial" w:cs="Arial"/>
          <w:sz w:val="28"/>
          <w:szCs w:val="28"/>
        </w:rPr>
        <w:t>moona</w:t>
      </w:r>
      <w:proofErr w:type="spellEnd"/>
      <w:r w:rsidR="00D53770">
        <w:rPr>
          <w:rFonts w:ascii="Arial" w:hAnsi="Arial" w:cs="Arial"/>
          <w:sz w:val="28"/>
          <w:szCs w:val="28"/>
        </w:rPr>
        <w:t xml:space="preserve">. </w:t>
      </w:r>
      <w:proofErr w:type="spellStart"/>
      <w:r w:rsidR="00D53770">
        <w:rPr>
          <w:rFonts w:ascii="Arial" w:hAnsi="Arial" w:cs="Arial"/>
          <w:sz w:val="28"/>
          <w:szCs w:val="28"/>
        </w:rPr>
        <w:t>V</w:t>
      </w:r>
      <w:r w:rsidR="00E75350">
        <w:rPr>
          <w:rFonts w:ascii="Arial" w:hAnsi="Arial" w:cs="Arial"/>
          <w:sz w:val="28"/>
          <w:szCs w:val="28"/>
        </w:rPr>
        <w:t>anenge</w:t>
      </w:r>
      <w:proofErr w:type="spellEnd"/>
      <w:r w:rsidR="00E75350">
        <w:rPr>
          <w:rFonts w:ascii="Arial" w:hAnsi="Arial" w:cs="Arial"/>
          <w:sz w:val="28"/>
          <w:szCs w:val="28"/>
        </w:rPr>
        <w:t xml:space="preserve"> </w:t>
      </w:r>
      <w:proofErr w:type="spellStart"/>
      <w:r w:rsidR="00E75350">
        <w:rPr>
          <w:rFonts w:ascii="Arial" w:hAnsi="Arial" w:cs="Arial"/>
          <w:sz w:val="28"/>
          <w:szCs w:val="28"/>
        </w:rPr>
        <w:t>vachi</w:t>
      </w:r>
      <w:proofErr w:type="spellEnd"/>
      <w:r w:rsidR="00E75350">
        <w:rPr>
          <w:rFonts w:ascii="Arial" w:hAnsi="Arial" w:cs="Arial"/>
          <w:sz w:val="28"/>
          <w:szCs w:val="28"/>
        </w:rPr>
        <w:t xml:space="preserve"> </w:t>
      </w:r>
      <w:proofErr w:type="spellStart"/>
      <w:r w:rsidR="00E75350" w:rsidRPr="00282FA3">
        <w:rPr>
          <w:rFonts w:ascii="Arial" w:hAnsi="Arial" w:cs="Arial"/>
          <w:i/>
          <w:iCs/>
          <w:sz w:val="28"/>
          <w:szCs w:val="28"/>
        </w:rPr>
        <w:t>observ</w:t>
      </w:r>
      <w:proofErr w:type="spellEnd"/>
      <w:r w:rsidR="00632A3C" w:rsidRPr="00282FA3">
        <w:rPr>
          <w:rFonts w:ascii="Arial" w:hAnsi="Arial" w:cs="Arial"/>
          <w:i/>
          <w:iCs/>
          <w:sz w:val="28"/>
          <w:szCs w:val="28"/>
        </w:rPr>
        <w:t>-a</w:t>
      </w:r>
      <w:r w:rsidR="00632A3C">
        <w:rPr>
          <w:rFonts w:ascii="Arial" w:hAnsi="Arial" w:cs="Arial"/>
          <w:sz w:val="28"/>
          <w:szCs w:val="28"/>
        </w:rPr>
        <w:t xml:space="preserve"> </w:t>
      </w:r>
      <w:proofErr w:type="spellStart"/>
      <w:r w:rsidR="00632A3C">
        <w:rPr>
          <w:rFonts w:ascii="Arial" w:hAnsi="Arial" w:cs="Arial"/>
          <w:sz w:val="28"/>
          <w:szCs w:val="28"/>
        </w:rPr>
        <w:t>zvese</w:t>
      </w:r>
      <w:proofErr w:type="spellEnd"/>
      <w:r w:rsidR="00632A3C">
        <w:rPr>
          <w:rFonts w:ascii="Arial" w:hAnsi="Arial" w:cs="Arial"/>
          <w:sz w:val="28"/>
          <w:szCs w:val="28"/>
        </w:rPr>
        <w:t xml:space="preserve"> sister ava</w:t>
      </w:r>
      <w:r w:rsidR="00D53770">
        <w:rPr>
          <w:rFonts w:ascii="Arial" w:hAnsi="Arial" w:cs="Arial"/>
          <w:sz w:val="28"/>
          <w:szCs w:val="28"/>
        </w:rPr>
        <w:t>.</w:t>
      </w:r>
      <w:r w:rsidR="00632A3C">
        <w:rPr>
          <w:rFonts w:ascii="Arial" w:hAnsi="Arial" w:cs="Arial"/>
          <w:sz w:val="28"/>
          <w:szCs w:val="28"/>
        </w:rPr>
        <w:t xml:space="preserve"> </w:t>
      </w:r>
      <w:r w:rsidR="00D53770">
        <w:rPr>
          <w:rFonts w:ascii="Arial" w:hAnsi="Arial" w:cs="Arial"/>
          <w:sz w:val="28"/>
          <w:szCs w:val="28"/>
        </w:rPr>
        <w:t>V</w:t>
      </w:r>
      <w:r w:rsidR="00632A3C">
        <w:rPr>
          <w:rFonts w:ascii="Arial" w:hAnsi="Arial" w:cs="Arial"/>
          <w:sz w:val="28"/>
          <w:szCs w:val="28"/>
        </w:rPr>
        <w:t xml:space="preserve">achi </w:t>
      </w:r>
      <w:proofErr w:type="spellStart"/>
      <w:r w:rsidR="00632A3C" w:rsidRPr="00282FA3">
        <w:rPr>
          <w:rFonts w:ascii="Arial" w:hAnsi="Arial" w:cs="Arial"/>
          <w:i/>
          <w:iCs/>
          <w:sz w:val="28"/>
          <w:szCs w:val="28"/>
        </w:rPr>
        <w:t>observ</w:t>
      </w:r>
      <w:proofErr w:type="spellEnd"/>
      <w:r w:rsidR="00632A3C" w:rsidRPr="00282FA3">
        <w:rPr>
          <w:rFonts w:ascii="Arial" w:hAnsi="Arial" w:cs="Arial"/>
          <w:i/>
          <w:iCs/>
          <w:sz w:val="28"/>
          <w:szCs w:val="28"/>
        </w:rPr>
        <w:t>-a</w:t>
      </w:r>
      <w:r w:rsidR="00632A3C">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282FA3">
        <w:rPr>
          <w:rFonts w:ascii="Arial" w:hAnsi="Arial" w:cs="Arial"/>
          <w:sz w:val="28"/>
          <w:szCs w:val="28"/>
        </w:rPr>
        <w:t xml:space="preserve"> </w:t>
      </w:r>
      <w:proofErr w:type="spellStart"/>
      <w:r w:rsidR="00282FA3">
        <w:rPr>
          <w:rFonts w:ascii="Arial" w:hAnsi="Arial" w:cs="Arial"/>
          <w:sz w:val="28"/>
          <w:szCs w:val="28"/>
        </w:rPr>
        <w:t>aihwa</w:t>
      </w:r>
      <w:proofErr w:type="spellEnd"/>
      <w:r w:rsidR="00282FA3">
        <w:rPr>
          <w:rFonts w:ascii="Arial" w:hAnsi="Arial" w:cs="Arial"/>
          <w:sz w:val="28"/>
          <w:szCs w:val="28"/>
        </w:rPr>
        <w:t xml:space="preserve">. </w:t>
      </w:r>
    </w:p>
    <w:p w14:paraId="4B6988F6" w14:textId="73462A9E" w:rsidR="005B1049" w:rsidRDefault="00D06359" w:rsidP="00EE1207">
      <w:pPr>
        <w:jc w:val="both"/>
        <w:rPr>
          <w:rFonts w:ascii="Arial" w:hAnsi="Arial" w:cs="Arial"/>
          <w:sz w:val="28"/>
          <w:szCs w:val="28"/>
        </w:rPr>
      </w:pPr>
      <w:r>
        <w:rPr>
          <w:rFonts w:ascii="Arial" w:hAnsi="Arial" w:cs="Arial"/>
          <w:sz w:val="28"/>
          <w:szCs w:val="28"/>
          <w:vertAlign w:val="superscript"/>
        </w:rPr>
        <w:t xml:space="preserve">125 </w:t>
      </w:r>
      <w:r w:rsidR="00282FA3">
        <w:rPr>
          <w:rFonts w:ascii="Arial" w:hAnsi="Arial" w:cs="Arial"/>
          <w:sz w:val="28"/>
          <w:szCs w:val="28"/>
        </w:rPr>
        <w:t xml:space="preserve">Saka </w:t>
      </w:r>
      <w:proofErr w:type="spellStart"/>
      <w:r w:rsidR="00282FA3">
        <w:rPr>
          <w:rFonts w:ascii="Arial" w:hAnsi="Arial" w:cs="Arial"/>
          <w:sz w:val="28"/>
          <w:szCs w:val="28"/>
        </w:rPr>
        <w:t>ukaona</w:t>
      </w:r>
      <w:proofErr w:type="spellEnd"/>
      <w:r w:rsidR="00282FA3">
        <w:rPr>
          <w:rFonts w:ascii="Arial" w:hAnsi="Arial" w:cs="Arial"/>
          <w:sz w:val="28"/>
          <w:szCs w:val="28"/>
        </w:rPr>
        <w:t xml:space="preserve"> </w:t>
      </w:r>
      <w:r w:rsidR="00C55E1F">
        <w:rPr>
          <w:rFonts w:ascii="Arial" w:hAnsi="Arial" w:cs="Arial"/>
          <w:sz w:val="28"/>
          <w:szCs w:val="28"/>
        </w:rPr>
        <w:t xml:space="preserve">mukadzi </w:t>
      </w:r>
      <w:proofErr w:type="spellStart"/>
      <w:r w:rsidR="00C55E1F">
        <w:rPr>
          <w:rFonts w:ascii="Arial" w:hAnsi="Arial" w:cs="Arial"/>
          <w:sz w:val="28"/>
          <w:szCs w:val="28"/>
        </w:rPr>
        <w:t>akuita</w:t>
      </w:r>
      <w:proofErr w:type="spellEnd"/>
      <w:r w:rsidR="00C55E1F">
        <w:rPr>
          <w:rFonts w:ascii="Arial" w:hAnsi="Arial" w:cs="Arial"/>
          <w:sz w:val="28"/>
          <w:szCs w:val="28"/>
        </w:rPr>
        <w:t xml:space="preserve"> stubborn </w:t>
      </w:r>
      <w:commentRangeStart w:id="72"/>
      <w:commentRangeStart w:id="73"/>
      <w:proofErr w:type="spellStart"/>
      <w:r w:rsidR="00C55E1F">
        <w:rPr>
          <w:rFonts w:ascii="Arial" w:hAnsi="Arial" w:cs="Arial"/>
          <w:sz w:val="28"/>
          <w:szCs w:val="28"/>
        </w:rPr>
        <w:t>fan</w:t>
      </w:r>
      <w:r w:rsidR="00477ADE">
        <w:rPr>
          <w:rFonts w:ascii="Arial" w:hAnsi="Arial" w:cs="Arial"/>
          <w:sz w:val="28"/>
          <w:szCs w:val="28"/>
        </w:rPr>
        <w:t>g</w:t>
      </w:r>
      <w:r w:rsidR="00C55E1F">
        <w:rPr>
          <w:rFonts w:ascii="Arial" w:hAnsi="Arial" w:cs="Arial"/>
          <w:sz w:val="28"/>
          <w:szCs w:val="28"/>
        </w:rPr>
        <w:t>a</w:t>
      </w:r>
      <w:proofErr w:type="spellEnd"/>
      <w:r w:rsidR="00C55E1F">
        <w:rPr>
          <w:rFonts w:ascii="Arial" w:hAnsi="Arial" w:cs="Arial"/>
          <w:sz w:val="28"/>
          <w:szCs w:val="28"/>
        </w:rPr>
        <w:t xml:space="preserve"> </w:t>
      </w:r>
      <w:commentRangeEnd w:id="72"/>
      <w:r w:rsidR="002B6C6A">
        <w:rPr>
          <w:rStyle w:val="CommentReference"/>
        </w:rPr>
        <w:commentReference w:id="72"/>
      </w:r>
      <w:commentRangeEnd w:id="73"/>
      <w:r w:rsidR="00477ADE">
        <w:rPr>
          <w:rStyle w:val="CommentReference"/>
        </w:rPr>
        <w:commentReference w:id="73"/>
      </w:r>
      <w:r w:rsidR="00C55E1F">
        <w:rPr>
          <w:rFonts w:ascii="Arial" w:hAnsi="Arial" w:cs="Arial"/>
          <w:sz w:val="28"/>
          <w:szCs w:val="28"/>
        </w:rPr>
        <w:t>mu</w:t>
      </w:r>
      <w:r w:rsidR="00477ADE">
        <w:rPr>
          <w:rFonts w:ascii="Arial" w:hAnsi="Arial" w:cs="Arial"/>
          <w:sz w:val="28"/>
          <w:szCs w:val="28"/>
        </w:rPr>
        <w:t xml:space="preserve"> </w:t>
      </w:r>
      <w:r w:rsidR="00C55E1F">
        <w:rPr>
          <w:rFonts w:ascii="Arial" w:hAnsi="Arial" w:cs="Arial"/>
          <w:sz w:val="28"/>
          <w:szCs w:val="28"/>
        </w:rPr>
        <w:t xml:space="preserve">Church </w:t>
      </w:r>
      <w:proofErr w:type="spellStart"/>
      <w:r w:rsidR="00C55E1F">
        <w:rPr>
          <w:rFonts w:ascii="Arial" w:hAnsi="Arial" w:cs="Arial"/>
          <w:sz w:val="28"/>
          <w:szCs w:val="28"/>
        </w:rPr>
        <w:t>munomu</w:t>
      </w:r>
      <w:proofErr w:type="spellEnd"/>
      <w:r w:rsidR="00477ADE">
        <w:rPr>
          <w:rFonts w:ascii="Arial" w:hAnsi="Arial" w:cs="Arial"/>
          <w:sz w:val="28"/>
          <w:szCs w:val="28"/>
        </w:rPr>
        <w:t xml:space="preserve">, </w:t>
      </w:r>
      <w:proofErr w:type="spellStart"/>
      <w:r w:rsidR="002038AA">
        <w:rPr>
          <w:rFonts w:ascii="Arial" w:hAnsi="Arial" w:cs="Arial"/>
          <w:sz w:val="28"/>
          <w:szCs w:val="28"/>
        </w:rPr>
        <w:t>haikona</w:t>
      </w:r>
      <w:proofErr w:type="spellEnd"/>
      <w:r w:rsidR="002038AA">
        <w:rPr>
          <w:rFonts w:ascii="Arial" w:hAnsi="Arial" w:cs="Arial"/>
          <w:sz w:val="28"/>
          <w:szCs w:val="28"/>
        </w:rPr>
        <w:t xml:space="preserve"> </w:t>
      </w:r>
      <w:proofErr w:type="spellStart"/>
      <w:r w:rsidR="002038AA">
        <w:rPr>
          <w:rFonts w:ascii="Arial" w:hAnsi="Arial" w:cs="Arial"/>
          <w:sz w:val="28"/>
          <w:szCs w:val="28"/>
        </w:rPr>
        <w:t>kumhanya</w:t>
      </w:r>
      <w:proofErr w:type="spellEnd"/>
      <w:r w:rsidR="002038AA">
        <w:rPr>
          <w:rFonts w:ascii="Arial" w:hAnsi="Arial" w:cs="Arial"/>
          <w:sz w:val="28"/>
          <w:szCs w:val="28"/>
        </w:rPr>
        <w:t xml:space="preserve"> </w:t>
      </w:r>
      <w:proofErr w:type="spellStart"/>
      <w:r w:rsidR="002038AA">
        <w:rPr>
          <w:rFonts w:ascii="Arial" w:hAnsi="Arial" w:cs="Arial"/>
          <w:sz w:val="28"/>
          <w:szCs w:val="28"/>
        </w:rPr>
        <w:t>kunofunga</w:t>
      </w:r>
      <w:proofErr w:type="spellEnd"/>
      <w:r w:rsidR="002038AA">
        <w:rPr>
          <w:rFonts w:ascii="Arial" w:hAnsi="Arial" w:cs="Arial"/>
          <w:sz w:val="28"/>
          <w:szCs w:val="28"/>
        </w:rPr>
        <w:t xml:space="preserve"> kuti </w:t>
      </w:r>
      <w:proofErr w:type="spellStart"/>
      <w:r w:rsidR="002038AA">
        <w:rPr>
          <w:rFonts w:ascii="Arial" w:hAnsi="Arial" w:cs="Arial"/>
          <w:sz w:val="28"/>
          <w:szCs w:val="28"/>
        </w:rPr>
        <w:t>haachade</w:t>
      </w:r>
      <w:proofErr w:type="spellEnd"/>
      <w:r w:rsidR="002038AA">
        <w:rPr>
          <w:rFonts w:ascii="Arial" w:hAnsi="Arial" w:cs="Arial"/>
          <w:sz w:val="28"/>
          <w:szCs w:val="28"/>
        </w:rPr>
        <w:t xml:space="preserve"> kunamata</w:t>
      </w:r>
      <w:r w:rsidR="00477ADE">
        <w:rPr>
          <w:rFonts w:ascii="Arial" w:hAnsi="Arial" w:cs="Arial"/>
          <w:sz w:val="28"/>
          <w:szCs w:val="28"/>
        </w:rPr>
        <w:t>.</w:t>
      </w:r>
      <w:r w:rsidR="002038AA">
        <w:rPr>
          <w:rFonts w:ascii="Arial" w:hAnsi="Arial" w:cs="Arial"/>
          <w:sz w:val="28"/>
          <w:szCs w:val="28"/>
        </w:rPr>
        <w:t xml:space="preserve"> </w:t>
      </w:r>
      <w:r w:rsidR="00477ADE">
        <w:rPr>
          <w:rFonts w:ascii="Arial" w:hAnsi="Arial" w:cs="Arial"/>
          <w:sz w:val="28"/>
          <w:szCs w:val="28"/>
        </w:rPr>
        <w:t>T</w:t>
      </w:r>
      <w:r w:rsidR="002038AA">
        <w:rPr>
          <w:rFonts w:ascii="Arial" w:hAnsi="Arial" w:cs="Arial"/>
          <w:sz w:val="28"/>
          <w:szCs w:val="28"/>
        </w:rPr>
        <w:t xml:space="preserve">anga </w:t>
      </w:r>
      <w:proofErr w:type="spellStart"/>
      <w:r w:rsidR="002038AA">
        <w:rPr>
          <w:rFonts w:ascii="Arial" w:hAnsi="Arial" w:cs="Arial"/>
          <w:sz w:val="28"/>
          <w:szCs w:val="28"/>
        </w:rPr>
        <w:t>waita</w:t>
      </w:r>
      <w:proofErr w:type="spellEnd"/>
      <w:r w:rsidR="002038AA">
        <w:rPr>
          <w:rFonts w:ascii="Arial" w:hAnsi="Arial" w:cs="Arial"/>
          <w:sz w:val="28"/>
          <w:szCs w:val="28"/>
        </w:rPr>
        <w:t xml:space="preserve"> self ex…</w:t>
      </w:r>
      <w:r w:rsidR="00A31D81">
        <w:rPr>
          <w:rFonts w:ascii="Arial" w:hAnsi="Arial" w:cs="Arial"/>
          <w:sz w:val="28"/>
          <w:szCs w:val="28"/>
        </w:rPr>
        <w:t xml:space="preserve">? </w:t>
      </w:r>
      <w:r w:rsidR="00A31D81" w:rsidRPr="004649A7">
        <w:rPr>
          <w:rFonts w:ascii="Arial" w:hAnsi="Arial" w:cs="Arial"/>
          <w:sz w:val="18"/>
          <w:szCs w:val="18"/>
        </w:rPr>
        <w:t xml:space="preserve">[Congregation </w:t>
      </w:r>
      <w:r w:rsidR="00563BCF" w:rsidRPr="004649A7">
        <w:rPr>
          <w:rFonts w:ascii="Arial" w:hAnsi="Arial" w:cs="Arial"/>
          <w:sz w:val="18"/>
          <w:szCs w:val="18"/>
        </w:rPr>
        <w:t xml:space="preserve">says, </w:t>
      </w:r>
      <w:r w:rsidR="004649A7" w:rsidRPr="004649A7">
        <w:rPr>
          <w:rFonts w:ascii="Arial" w:hAnsi="Arial" w:cs="Arial"/>
          <w:sz w:val="18"/>
          <w:szCs w:val="18"/>
        </w:rPr>
        <w:t>“</w:t>
      </w:r>
      <w:r w:rsidR="00A31D81" w:rsidRPr="004649A7">
        <w:rPr>
          <w:rFonts w:ascii="Arial" w:hAnsi="Arial" w:cs="Arial"/>
          <w:sz w:val="18"/>
          <w:szCs w:val="18"/>
        </w:rPr>
        <w:t>examination.</w:t>
      </w:r>
      <w:r w:rsidR="004649A7" w:rsidRPr="004649A7">
        <w:rPr>
          <w:rFonts w:ascii="Arial" w:hAnsi="Arial" w:cs="Arial"/>
          <w:sz w:val="18"/>
          <w:szCs w:val="18"/>
        </w:rPr>
        <w:t>”</w:t>
      </w:r>
      <w:r w:rsidR="00A31D81" w:rsidRPr="004649A7">
        <w:rPr>
          <w:rFonts w:ascii="Arial" w:hAnsi="Arial" w:cs="Arial"/>
          <w:sz w:val="18"/>
          <w:szCs w:val="18"/>
        </w:rPr>
        <w:t>]</w:t>
      </w:r>
      <w:r w:rsidR="00A31D81">
        <w:rPr>
          <w:rFonts w:ascii="Arial" w:hAnsi="Arial" w:cs="Arial"/>
          <w:sz w:val="28"/>
          <w:szCs w:val="28"/>
        </w:rPr>
        <w:t xml:space="preserve"> </w:t>
      </w:r>
    </w:p>
    <w:p w14:paraId="55172BD6" w14:textId="113C0A76" w:rsidR="008F688F" w:rsidRDefault="00A31D81" w:rsidP="00EE1207">
      <w:pPr>
        <w:jc w:val="both"/>
        <w:rPr>
          <w:rFonts w:ascii="Arial" w:hAnsi="Arial" w:cs="Arial"/>
          <w:sz w:val="28"/>
          <w:szCs w:val="28"/>
        </w:rPr>
      </w:pPr>
      <w:r>
        <w:rPr>
          <w:rFonts w:ascii="Arial" w:hAnsi="Arial" w:cs="Arial"/>
          <w:sz w:val="28"/>
          <w:szCs w:val="28"/>
        </w:rPr>
        <w:t xml:space="preserve">Saka </w:t>
      </w:r>
      <w:proofErr w:type="spellStart"/>
      <w:r>
        <w:rPr>
          <w:rFonts w:ascii="Arial" w:hAnsi="Arial" w:cs="Arial"/>
          <w:sz w:val="28"/>
          <w:szCs w:val="28"/>
        </w:rPr>
        <w:t>ndai</w:t>
      </w:r>
      <w:r w:rsidR="00D8744E">
        <w:rPr>
          <w:rFonts w:ascii="Arial" w:hAnsi="Arial" w:cs="Arial"/>
          <w:sz w:val="28"/>
          <w:szCs w:val="28"/>
        </w:rPr>
        <w:t>chiti</w:t>
      </w:r>
      <w:proofErr w:type="spellEnd"/>
      <w:r w:rsidR="00D8744E">
        <w:rPr>
          <w:rFonts w:ascii="Arial" w:hAnsi="Arial" w:cs="Arial"/>
          <w:sz w:val="28"/>
          <w:szCs w:val="28"/>
        </w:rPr>
        <w:t xml:space="preserve"> kuna Brother Chibvura, ‘Brother Chibvura </w:t>
      </w:r>
      <w:proofErr w:type="spellStart"/>
      <w:r w:rsidR="00C95118">
        <w:rPr>
          <w:rFonts w:ascii="Arial" w:hAnsi="Arial" w:cs="Arial"/>
          <w:sz w:val="28"/>
          <w:szCs w:val="28"/>
        </w:rPr>
        <w:t>imbogarai</w:t>
      </w:r>
      <w:proofErr w:type="spellEnd"/>
      <w:r w:rsidR="00C95118">
        <w:rPr>
          <w:rFonts w:ascii="Arial" w:hAnsi="Arial" w:cs="Arial"/>
          <w:sz w:val="28"/>
          <w:szCs w:val="28"/>
        </w:rPr>
        <w:t xml:space="preserve"> pasi nemhuri yenyu iyi</w:t>
      </w:r>
      <w:r w:rsidR="00477ADE">
        <w:rPr>
          <w:rFonts w:ascii="Arial" w:hAnsi="Arial" w:cs="Arial"/>
          <w:sz w:val="28"/>
          <w:szCs w:val="28"/>
        </w:rPr>
        <w:t>,</w:t>
      </w:r>
      <w:r w:rsidR="00C95118">
        <w:rPr>
          <w:rFonts w:ascii="Arial" w:hAnsi="Arial" w:cs="Arial"/>
          <w:sz w:val="28"/>
          <w:szCs w:val="28"/>
        </w:rPr>
        <w:t xml:space="preserve"> </w:t>
      </w:r>
      <w:proofErr w:type="spellStart"/>
      <w:r w:rsidR="00C95118">
        <w:rPr>
          <w:rFonts w:ascii="Arial" w:hAnsi="Arial" w:cs="Arial"/>
          <w:sz w:val="28"/>
          <w:szCs w:val="28"/>
        </w:rPr>
        <w:t>m</w:t>
      </w:r>
      <w:r w:rsidR="00BC6755">
        <w:rPr>
          <w:rFonts w:ascii="Arial" w:hAnsi="Arial" w:cs="Arial"/>
          <w:sz w:val="28"/>
          <w:szCs w:val="28"/>
        </w:rPr>
        <w:t>u</w:t>
      </w:r>
      <w:r w:rsidR="00C95118">
        <w:rPr>
          <w:rFonts w:ascii="Arial" w:hAnsi="Arial" w:cs="Arial"/>
          <w:sz w:val="28"/>
          <w:szCs w:val="28"/>
        </w:rPr>
        <w:t>va</w:t>
      </w:r>
      <w:proofErr w:type="spellEnd"/>
      <w:r w:rsidR="00D8138A">
        <w:rPr>
          <w:rFonts w:ascii="Arial" w:hAnsi="Arial" w:cs="Arial"/>
          <w:sz w:val="28"/>
          <w:szCs w:val="28"/>
        </w:rPr>
        <w:t xml:space="preserve"> </w:t>
      </w:r>
      <w:proofErr w:type="spellStart"/>
      <w:r w:rsidR="00D8138A">
        <w:rPr>
          <w:rFonts w:ascii="Arial" w:hAnsi="Arial" w:cs="Arial"/>
          <w:sz w:val="28"/>
          <w:szCs w:val="28"/>
        </w:rPr>
        <w:t>b</w:t>
      </w:r>
      <w:r w:rsidR="00833D24">
        <w:rPr>
          <w:rFonts w:ascii="Arial" w:hAnsi="Arial" w:cs="Arial"/>
          <w:sz w:val="28"/>
          <w:szCs w:val="28"/>
        </w:rPr>
        <w:t>v</w:t>
      </w:r>
      <w:r w:rsidR="00C95118">
        <w:rPr>
          <w:rFonts w:ascii="Arial" w:hAnsi="Arial" w:cs="Arial"/>
          <w:sz w:val="28"/>
          <w:szCs w:val="28"/>
        </w:rPr>
        <w:t>unze</w:t>
      </w:r>
      <w:proofErr w:type="spellEnd"/>
      <w:r w:rsidR="00C95118">
        <w:rPr>
          <w:rFonts w:ascii="Arial" w:hAnsi="Arial" w:cs="Arial"/>
          <w:sz w:val="28"/>
          <w:szCs w:val="28"/>
        </w:rPr>
        <w:t xml:space="preserve"> kuti </w:t>
      </w:r>
      <w:proofErr w:type="spellStart"/>
      <w:r w:rsidR="00833D24">
        <w:rPr>
          <w:rFonts w:ascii="Arial" w:hAnsi="Arial" w:cs="Arial"/>
          <w:sz w:val="28"/>
          <w:szCs w:val="28"/>
        </w:rPr>
        <w:t>iyo</w:t>
      </w:r>
      <w:proofErr w:type="spellEnd"/>
      <w:r w:rsidR="00833D24">
        <w:rPr>
          <w:rFonts w:ascii="Arial" w:hAnsi="Arial" w:cs="Arial"/>
          <w:sz w:val="28"/>
          <w:szCs w:val="28"/>
        </w:rPr>
        <w:t xml:space="preserve"> stubbornness </w:t>
      </w:r>
      <w:proofErr w:type="spellStart"/>
      <w:r w:rsidR="00833D24">
        <w:rPr>
          <w:rFonts w:ascii="Arial" w:hAnsi="Arial" w:cs="Arial"/>
          <w:sz w:val="28"/>
          <w:szCs w:val="28"/>
        </w:rPr>
        <w:t>yavari</w:t>
      </w:r>
      <w:proofErr w:type="spellEnd"/>
      <w:r w:rsidR="00833D24">
        <w:rPr>
          <w:rFonts w:ascii="Arial" w:hAnsi="Arial" w:cs="Arial"/>
          <w:sz w:val="28"/>
          <w:szCs w:val="28"/>
        </w:rPr>
        <w:t xml:space="preserve"> </w:t>
      </w:r>
      <w:proofErr w:type="spellStart"/>
      <w:r w:rsidR="00833D24">
        <w:rPr>
          <w:rFonts w:ascii="Arial" w:hAnsi="Arial" w:cs="Arial"/>
          <w:sz w:val="28"/>
          <w:szCs w:val="28"/>
        </w:rPr>
        <w:t>kutsanangura</w:t>
      </w:r>
      <w:proofErr w:type="spellEnd"/>
      <w:r w:rsidR="00833D24">
        <w:rPr>
          <w:rFonts w:ascii="Arial" w:hAnsi="Arial" w:cs="Arial"/>
          <w:sz w:val="28"/>
          <w:szCs w:val="28"/>
        </w:rPr>
        <w:t xml:space="preserve"> </w:t>
      </w:r>
      <w:r w:rsidR="00290B8B">
        <w:rPr>
          <w:rFonts w:ascii="Arial" w:hAnsi="Arial" w:cs="Arial"/>
          <w:sz w:val="28"/>
          <w:szCs w:val="28"/>
        </w:rPr>
        <w:t xml:space="preserve">iyi </w:t>
      </w:r>
      <w:proofErr w:type="spellStart"/>
      <w:r w:rsidR="00290B8B">
        <w:rPr>
          <w:rFonts w:ascii="Arial" w:hAnsi="Arial" w:cs="Arial"/>
          <w:sz w:val="28"/>
          <w:szCs w:val="28"/>
        </w:rPr>
        <w:t>inotangira</w:t>
      </w:r>
      <w:proofErr w:type="spellEnd"/>
      <w:r w:rsidR="00290B8B">
        <w:rPr>
          <w:rFonts w:ascii="Arial" w:hAnsi="Arial" w:cs="Arial"/>
          <w:sz w:val="28"/>
          <w:szCs w:val="28"/>
        </w:rPr>
        <w:t xml:space="preserve"> ku…? </w:t>
      </w:r>
      <w:r w:rsidR="00290B8B" w:rsidRPr="004649A7">
        <w:rPr>
          <w:rFonts w:ascii="Arial" w:hAnsi="Arial" w:cs="Arial"/>
          <w:sz w:val="18"/>
          <w:szCs w:val="18"/>
        </w:rPr>
        <w:t xml:space="preserve">[Congregation </w:t>
      </w:r>
      <w:r w:rsidR="00563BCF" w:rsidRPr="004649A7">
        <w:rPr>
          <w:rFonts w:ascii="Arial" w:hAnsi="Arial" w:cs="Arial"/>
          <w:sz w:val="18"/>
          <w:szCs w:val="18"/>
        </w:rPr>
        <w:t>says, ‘</w:t>
      </w:r>
      <w:proofErr w:type="spellStart"/>
      <w:r w:rsidR="00290B8B" w:rsidRPr="004649A7">
        <w:rPr>
          <w:rFonts w:ascii="Arial" w:hAnsi="Arial" w:cs="Arial"/>
          <w:sz w:val="18"/>
          <w:szCs w:val="18"/>
        </w:rPr>
        <w:t>kupi</w:t>
      </w:r>
      <w:proofErr w:type="spellEnd"/>
      <w:r w:rsidR="00D8138A" w:rsidRPr="004649A7">
        <w:rPr>
          <w:rFonts w:ascii="Arial" w:hAnsi="Arial" w:cs="Arial"/>
          <w:sz w:val="18"/>
          <w:szCs w:val="18"/>
        </w:rPr>
        <w:t>.</w:t>
      </w:r>
      <w:r w:rsidR="00290B8B" w:rsidRPr="004649A7">
        <w:rPr>
          <w:rFonts w:ascii="Arial" w:hAnsi="Arial" w:cs="Arial"/>
          <w:sz w:val="18"/>
          <w:szCs w:val="18"/>
        </w:rPr>
        <w:t>’]</w:t>
      </w:r>
      <w:r w:rsidR="00290B8B">
        <w:rPr>
          <w:rFonts w:ascii="Arial" w:hAnsi="Arial" w:cs="Arial"/>
          <w:sz w:val="28"/>
          <w:szCs w:val="28"/>
        </w:rPr>
        <w:t xml:space="preserve"> </w:t>
      </w:r>
      <w:proofErr w:type="spellStart"/>
      <w:r w:rsidR="00D8138A">
        <w:rPr>
          <w:rFonts w:ascii="Arial" w:hAnsi="Arial" w:cs="Arial"/>
          <w:sz w:val="28"/>
          <w:szCs w:val="28"/>
        </w:rPr>
        <w:t>I</w:t>
      </w:r>
      <w:r w:rsidR="00290B8B">
        <w:rPr>
          <w:rFonts w:ascii="Arial" w:hAnsi="Arial" w:cs="Arial"/>
          <w:sz w:val="28"/>
          <w:szCs w:val="28"/>
        </w:rPr>
        <w:t>notangira</w:t>
      </w:r>
      <w:proofErr w:type="spellEnd"/>
      <w:r w:rsidR="00290B8B">
        <w:rPr>
          <w:rFonts w:ascii="Arial" w:hAnsi="Arial" w:cs="Arial"/>
          <w:sz w:val="28"/>
          <w:szCs w:val="28"/>
        </w:rPr>
        <w:t xml:space="preserve"> </w:t>
      </w:r>
      <w:proofErr w:type="spellStart"/>
      <w:r w:rsidR="00290B8B">
        <w:rPr>
          <w:rFonts w:ascii="Arial" w:hAnsi="Arial" w:cs="Arial"/>
          <w:sz w:val="28"/>
          <w:szCs w:val="28"/>
        </w:rPr>
        <w:t>kupi</w:t>
      </w:r>
      <w:proofErr w:type="spellEnd"/>
      <w:r w:rsidR="00D8138A">
        <w:rPr>
          <w:rFonts w:ascii="Arial" w:hAnsi="Arial" w:cs="Arial"/>
          <w:sz w:val="28"/>
          <w:szCs w:val="28"/>
        </w:rPr>
        <w:t>,</w:t>
      </w:r>
      <w:r w:rsidR="008F688F">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1F1D36">
        <w:rPr>
          <w:rFonts w:ascii="Arial" w:hAnsi="Arial" w:cs="Arial"/>
          <w:sz w:val="28"/>
          <w:szCs w:val="28"/>
        </w:rPr>
        <w:t>?</w:t>
      </w:r>
      <w:r w:rsidR="00D8744E">
        <w:rPr>
          <w:rFonts w:ascii="Arial" w:hAnsi="Arial" w:cs="Arial"/>
          <w:sz w:val="28"/>
          <w:szCs w:val="28"/>
        </w:rPr>
        <w:t>’</w:t>
      </w:r>
      <w:r w:rsidR="008F688F">
        <w:rPr>
          <w:rFonts w:ascii="Arial" w:hAnsi="Arial" w:cs="Arial"/>
          <w:sz w:val="28"/>
          <w:szCs w:val="28"/>
        </w:rPr>
        <w:t xml:space="preserve"> Zvinhu </w:t>
      </w:r>
      <w:proofErr w:type="spellStart"/>
      <w:r w:rsidR="008F688F">
        <w:rPr>
          <w:rFonts w:ascii="Arial" w:hAnsi="Arial" w:cs="Arial"/>
          <w:sz w:val="28"/>
          <w:szCs w:val="28"/>
        </w:rPr>
        <w:t>zvaanenge</w:t>
      </w:r>
      <w:proofErr w:type="spellEnd"/>
      <w:r w:rsidR="008F688F">
        <w:rPr>
          <w:rFonts w:ascii="Arial" w:hAnsi="Arial" w:cs="Arial"/>
          <w:sz w:val="28"/>
          <w:szCs w:val="28"/>
        </w:rPr>
        <w:t xml:space="preserve"> </w:t>
      </w:r>
      <w:proofErr w:type="spellStart"/>
      <w:r w:rsidR="008F688F">
        <w:rPr>
          <w:rFonts w:ascii="Arial" w:hAnsi="Arial" w:cs="Arial"/>
          <w:sz w:val="28"/>
          <w:szCs w:val="28"/>
        </w:rPr>
        <w:t>anga</w:t>
      </w:r>
      <w:proofErr w:type="spellEnd"/>
      <w:r w:rsidR="008F688F">
        <w:rPr>
          <w:rFonts w:ascii="Arial" w:hAnsi="Arial" w:cs="Arial"/>
          <w:sz w:val="28"/>
          <w:szCs w:val="28"/>
        </w:rPr>
        <w:t xml:space="preserve"> </w:t>
      </w:r>
      <w:proofErr w:type="spellStart"/>
      <w:r w:rsidR="008F688F">
        <w:rPr>
          <w:rFonts w:ascii="Arial" w:hAnsi="Arial" w:cs="Arial"/>
          <w:sz w:val="28"/>
          <w:szCs w:val="28"/>
        </w:rPr>
        <w:t>achi</w:t>
      </w:r>
      <w:proofErr w:type="spellEnd"/>
      <w:r w:rsidR="008F688F">
        <w:rPr>
          <w:rFonts w:ascii="Arial" w:hAnsi="Arial" w:cs="Arial"/>
          <w:sz w:val="28"/>
          <w:szCs w:val="28"/>
        </w:rPr>
        <w:t xml:space="preserve"> </w:t>
      </w:r>
      <w:proofErr w:type="spellStart"/>
      <w:r w:rsidR="008F688F" w:rsidRPr="008F688F">
        <w:rPr>
          <w:rFonts w:ascii="Arial" w:hAnsi="Arial" w:cs="Arial"/>
          <w:i/>
          <w:iCs/>
          <w:sz w:val="28"/>
          <w:szCs w:val="28"/>
        </w:rPr>
        <w:t>observ</w:t>
      </w:r>
      <w:proofErr w:type="spellEnd"/>
      <w:r w:rsidR="008F688F" w:rsidRPr="008F688F">
        <w:rPr>
          <w:rFonts w:ascii="Arial" w:hAnsi="Arial" w:cs="Arial"/>
          <w:i/>
          <w:iCs/>
          <w:sz w:val="28"/>
          <w:szCs w:val="28"/>
        </w:rPr>
        <w:t>-a</w:t>
      </w:r>
      <w:r w:rsidR="008F688F">
        <w:rPr>
          <w:rFonts w:ascii="Arial" w:hAnsi="Arial" w:cs="Arial"/>
          <w:i/>
          <w:iCs/>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012C13">
        <w:rPr>
          <w:rFonts w:ascii="Arial" w:hAnsi="Arial" w:cs="Arial"/>
          <w:sz w:val="28"/>
          <w:szCs w:val="28"/>
        </w:rPr>
        <w:t xml:space="preserve">…? </w:t>
      </w:r>
    </w:p>
    <w:p w14:paraId="0E35B5EE" w14:textId="27306C80" w:rsidR="007A261F" w:rsidRDefault="00D06359" w:rsidP="00EE1207">
      <w:pPr>
        <w:jc w:val="both"/>
        <w:rPr>
          <w:rFonts w:ascii="Arial" w:hAnsi="Arial" w:cs="Arial"/>
          <w:sz w:val="28"/>
          <w:szCs w:val="28"/>
        </w:rPr>
      </w:pPr>
      <w:r>
        <w:rPr>
          <w:rFonts w:ascii="Arial" w:hAnsi="Arial" w:cs="Arial"/>
          <w:sz w:val="28"/>
          <w:szCs w:val="28"/>
          <w:vertAlign w:val="superscript"/>
        </w:rPr>
        <w:t xml:space="preserve">126 </w:t>
      </w:r>
      <w:proofErr w:type="spellStart"/>
      <w:r w:rsidR="00012C13">
        <w:rPr>
          <w:rFonts w:ascii="Arial" w:hAnsi="Arial" w:cs="Arial"/>
          <w:sz w:val="28"/>
          <w:szCs w:val="28"/>
        </w:rPr>
        <w:t>Zvikanzi</w:t>
      </w:r>
      <w:proofErr w:type="spellEnd"/>
      <w:r w:rsidR="000A5BDA">
        <w:rPr>
          <w:rFonts w:ascii="Arial" w:hAnsi="Arial" w:cs="Arial"/>
          <w:sz w:val="28"/>
          <w:szCs w:val="28"/>
        </w:rPr>
        <w:t>,</w:t>
      </w:r>
      <w:r w:rsidR="00012C13">
        <w:rPr>
          <w:rFonts w:ascii="Arial" w:hAnsi="Arial" w:cs="Arial"/>
          <w:sz w:val="28"/>
          <w:szCs w:val="28"/>
        </w:rPr>
        <w:t xml:space="preserve"> </w:t>
      </w:r>
      <w:r w:rsidR="000A5BDA">
        <w:rPr>
          <w:rFonts w:ascii="Arial" w:hAnsi="Arial" w:cs="Arial"/>
          <w:sz w:val="28"/>
          <w:szCs w:val="28"/>
        </w:rPr>
        <w:t>‘</w:t>
      </w:r>
      <w:r w:rsidR="00012C13">
        <w:rPr>
          <w:rFonts w:ascii="Arial" w:hAnsi="Arial" w:cs="Arial"/>
          <w:sz w:val="28"/>
          <w:szCs w:val="28"/>
        </w:rPr>
        <w:t xml:space="preserve">iye </w:t>
      </w:r>
      <w:proofErr w:type="spellStart"/>
      <w:r w:rsidR="00012C13">
        <w:rPr>
          <w:rFonts w:ascii="Arial" w:hAnsi="Arial" w:cs="Arial"/>
          <w:sz w:val="28"/>
          <w:szCs w:val="28"/>
        </w:rPr>
        <w:t>zvino</w:t>
      </w:r>
      <w:proofErr w:type="spellEnd"/>
      <w:r w:rsidR="00012C13">
        <w:rPr>
          <w:rFonts w:ascii="Arial" w:hAnsi="Arial" w:cs="Arial"/>
          <w:sz w:val="28"/>
          <w:szCs w:val="28"/>
        </w:rPr>
        <w:t xml:space="preserve"> Pastor </w:t>
      </w:r>
      <w:r w:rsidR="00A262D5">
        <w:rPr>
          <w:rFonts w:ascii="Arial" w:hAnsi="Arial" w:cs="Arial"/>
          <w:sz w:val="28"/>
          <w:szCs w:val="28"/>
        </w:rPr>
        <w:t xml:space="preserve">ndinoda kunamata </w:t>
      </w:r>
      <w:proofErr w:type="spellStart"/>
      <w:r w:rsidR="00A262D5">
        <w:rPr>
          <w:rFonts w:ascii="Arial" w:hAnsi="Arial" w:cs="Arial"/>
          <w:sz w:val="28"/>
          <w:szCs w:val="28"/>
        </w:rPr>
        <w:t>zvekuti</w:t>
      </w:r>
      <w:proofErr w:type="spellEnd"/>
      <w:r w:rsidR="00A262D5">
        <w:rPr>
          <w:rFonts w:ascii="Arial" w:hAnsi="Arial" w:cs="Arial"/>
          <w:sz w:val="28"/>
          <w:szCs w:val="28"/>
        </w:rPr>
        <w:t xml:space="preserve"> </w:t>
      </w:r>
      <w:proofErr w:type="spellStart"/>
      <w:r w:rsidR="00A262D5">
        <w:rPr>
          <w:rFonts w:ascii="Arial" w:hAnsi="Arial" w:cs="Arial"/>
          <w:sz w:val="28"/>
          <w:szCs w:val="28"/>
        </w:rPr>
        <w:t>ndinototya</w:t>
      </w:r>
      <w:proofErr w:type="spellEnd"/>
      <w:r w:rsidR="00A262D5">
        <w:rPr>
          <w:rFonts w:ascii="Arial" w:hAnsi="Arial" w:cs="Arial"/>
          <w:sz w:val="28"/>
          <w:szCs w:val="28"/>
        </w:rPr>
        <w:t xml:space="preserve"> kuti stubbornness </w:t>
      </w:r>
      <w:r w:rsidR="004A4CF4">
        <w:rPr>
          <w:rFonts w:ascii="Arial" w:hAnsi="Arial" w:cs="Arial"/>
          <w:sz w:val="28"/>
          <w:szCs w:val="28"/>
        </w:rPr>
        <w:t xml:space="preserve">iyoyo mweya </w:t>
      </w:r>
      <w:proofErr w:type="spellStart"/>
      <w:r w:rsidR="004A4CF4">
        <w:rPr>
          <w:rFonts w:ascii="Arial" w:hAnsi="Arial" w:cs="Arial"/>
          <w:sz w:val="28"/>
          <w:szCs w:val="28"/>
        </w:rPr>
        <w:t>iwoyo</w:t>
      </w:r>
      <w:proofErr w:type="spellEnd"/>
      <w:r w:rsidR="00D82DAA">
        <w:rPr>
          <w:rFonts w:ascii="Arial" w:hAnsi="Arial" w:cs="Arial"/>
          <w:sz w:val="28"/>
          <w:szCs w:val="28"/>
        </w:rPr>
        <w:t>.</w:t>
      </w:r>
      <w:r w:rsidR="000A5BDA">
        <w:rPr>
          <w:rFonts w:ascii="Arial" w:hAnsi="Arial" w:cs="Arial"/>
          <w:sz w:val="28"/>
          <w:szCs w:val="28"/>
        </w:rPr>
        <w:t>’</w:t>
      </w:r>
      <w:r w:rsidR="00B97C21">
        <w:rPr>
          <w:rFonts w:ascii="Arial" w:hAnsi="Arial" w:cs="Arial"/>
          <w:sz w:val="28"/>
          <w:szCs w:val="28"/>
        </w:rPr>
        <w:t xml:space="preserve"> </w:t>
      </w:r>
      <w:r w:rsidR="00D82DAA">
        <w:rPr>
          <w:rFonts w:ascii="Arial" w:hAnsi="Arial" w:cs="Arial"/>
          <w:sz w:val="28"/>
          <w:szCs w:val="28"/>
        </w:rPr>
        <w:t>H</w:t>
      </w:r>
      <w:r w:rsidR="00B97C21">
        <w:rPr>
          <w:rFonts w:ascii="Arial" w:hAnsi="Arial" w:cs="Arial"/>
          <w:sz w:val="28"/>
          <w:szCs w:val="28"/>
        </w:rPr>
        <w:t>anzi</w:t>
      </w:r>
      <w:r w:rsidR="000A5BDA">
        <w:rPr>
          <w:rFonts w:ascii="Arial" w:hAnsi="Arial" w:cs="Arial"/>
          <w:sz w:val="28"/>
          <w:szCs w:val="28"/>
        </w:rPr>
        <w:t>,</w:t>
      </w:r>
      <w:r w:rsidR="00B97C21">
        <w:rPr>
          <w:rFonts w:ascii="Arial" w:hAnsi="Arial" w:cs="Arial"/>
          <w:sz w:val="28"/>
          <w:szCs w:val="28"/>
        </w:rPr>
        <w:t xml:space="preserve"> </w:t>
      </w:r>
      <w:r w:rsidR="000A5BDA">
        <w:rPr>
          <w:rFonts w:ascii="Arial" w:hAnsi="Arial" w:cs="Arial"/>
          <w:sz w:val="28"/>
          <w:szCs w:val="28"/>
        </w:rPr>
        <w:t>‘</w:t>
      </w:r>
      <w:r w:rsidR="00B97C21">
        <w:rPr>
          <w:rFonts w:ascii="Arial" w:hAnsi="Arial" w:cs="Arial"/>
          <w:sz w:val="28"/>
          <w:szCs w:val="28"/>
        </w:rPr>
        <w:t xml:space="preserve">ini </w:t>
      </w:r>
      <w:proofErr w:type="spellStart"/>
      <w:r w:rsidR="00B97C21">
        <w:rPr>
          <w:rFonts w:ascii="Arial" w:hAnsi="Arial" w:cs="Arial"/>
          <w:sz w:val="28"/>
          <w:szCs w:val="28"/>
        </w:rPr>
        <w:t>ndakasvika</w:t>
      </w:r>
      <w:proofErr w:type="spellEnd"/>
      <w:r w:rsidR="00B97C21">
        <w:rPr>
          <w:rFonts w:ascii="Arial" w:hAnsi="Arial" w:cs="Arial"/>
          <w:sz w:val="28"/>
          <w:szCs w:val="28"/>
        </w:rPr>
        <w:t xml:space="preserve"> </w:t>
      </w:r>
      <w:proofErr w:type="spellStart"/>
      <w:r w:rsidR="00B97C21">
        <w:rPr>
          <w:rFonts w:ascii="Arial" w:hAnsi="Arial" w:cs="Arial"/>
          <w:sz w:val="28"/>
          <w:szCs w:val="28"/>
        </w:rPr>
        <w:t>pandakaoma</w:t>
      </w:r>
      <w:proofErr w:type="spellEnd"/>
      <w:r w:rsidR="00B97C21">
        <w:rPr>
          <w:rFonts w:ascii="Arial" w:hAnsi="Arial" w:cs="Arial"/>
          <w:sz w:val="28"/>
          <w:szCs w:val="28"/>
        </w:rPr>
        <w:t xml:space="preserve"> moyo </w:t>
      </w:r>
      <w:proofErr w:type="spellStart"/>
      <w:r w:rsidR="00B97C21">
        <w:rPr>
          <w:rFonts w:ascii="Arial" w:hAnsi="Arial" w:cs="Arial"/>
          <w:sz w:val="28"/>
          <w:szCs w:val="28"/>
        </w:rPr>
        <w:t>zvakau</w:t>
      </w:r>
      <w:r w:rsidR="00275C3E">
        <w:rPr>
          <w:rFonts w:ascii="Arial" w:hAnsi="Arial" w:cs="Arial"/>
          <w:sz w:val="28"/>
          <w:szCs w:val="28"/>
        </w:rPr>
        <w:t>-nyanya</w:t>
      </w:r>
      <w:proofErr w:type="spellEnd"/>
      <w:r w:rsidR="00275C3E">
        <w:rPr>
          <w:rFonts w:ascii="Arial" w:hAnsi="Arial" w:cs="Arial"/>
          <w:sz w:val="28"/>
          <w:szCs w:val="28"/>
        </w:rPr>
        <w:t xml:space="preserve"> </w:t>
      </w:r>
      <w:proofErr w:type="spellStart"/>
      <w:r w:rsidR="00C33961">
        <w:rPr>
          <w:rFonts w:ascii="Arial" w:hAnsi="Arial" w:cs="Arial"/>
          <w:sz w:val="28"/>
          <w:szCs w:val="28"/>
        </w:rPr>
        <w:t>kunyanya</w:t>
      </w:r>
      <w:proofErr w:type="spellEnd"/>
      <w:r w:rsidR="00C33961">
        <w:rPr>
          <w:rFonts w:ascii="Arial" w:hAnsi="Arial" w:cs="Arial"/>
          <w:sz w:val="28"/>
          <w:szCs w:val="28"/>
        </w:rPr>
        <w:t xml:space="preserve"> </w:t>
      </w:r>
      <w:proofErr w:type="spellStart"/>
      <w:r w:rsidR="00C33961">
        <w:rPr>
          <w:rFonts w:ascii="Arial" w:hAnsi="Arial" w:cs="Arial"/>
          <w:sz w:val="28"/>
          <w:szCs w:val="28"/>
        </w:rPr>
        <w:t>tichitanga</w:t>
      </w:r>
      <w:proofErr w:type="spellEnd"/>
      <w:r w:rsidR="00C33961">
        <w:rPr>
          <w:rFonts w:ascii="Arial" w:hAnsi="Arial" w:cs="Arial"/>
          <w:sz w:val="28"/>
          <w:szCs w:val="28"/>
        </w:rPr>
        <w:t xml:space="preserve"> kupinda mu</w:t>
      </w:r>
      <w:r w:rsidR="009972F3">
        <w:rPr>
          <w:rFonts w:ascii="Arial" w:hAnsi="Arial" w:cs="Arial"/>
          <w:sz w:val="28"/>
          <w:szCs w:val="28"/>
        </w:rPr>
        <w:t xml:space="preserve"> </w:t>
      </w:r>
      <w:r w:rsidR="00C33961">
        <w:rPr>
          <w:rFonts w:ascii="Arial" w:hAnsi="Arial" w:cs="Arial"/>
          <w:sz w:val="28"/>
          <w:szCs w:val="28"/>
        </w:rPr>
        <w:t xml:space="preserve">Message </w:t>
      </w:r>
      <w:proofErr w:type="spellStart"/>
      <w:r w:rsidR="00E33C53">
        <w:rPr>
          <w:rFonts w:ascii="Arial" w:hAnsi="Arial" w:cs="Arial"/>
          <w:sz w:val="28"/>
          <w:szCs w:val="28"/>
        </w:rPr>
        <w:t>ndakambokuudzai</w:t>
      </w:r>
      <w:proofErr w:type="spellEnd"/>
      <w:r w:rsidR="009972F3">
        <w:rPr>
          <w:rFonts w:ascii="Arial" w:hAnsi="Arial" w:cs="Arial"/>
          <w:sz w:val="28"/>
          <w:szCs w:val="28"/>
        </w:rPr>
        <w:t>.</w:t>
      </w:r>
      <w:r w:rsidR="000A5BDA">
        <w:rPr>
          <w:rFonts w:ascii="Arial" w:hAnsi="Arial" w:cs="Arial"/>
          <w:sz w:val="28"/>
          <w:szCs w:val="28"/>
        </w:rPr>
        <w:t>’</w:t>
      </w:r>
      <w:r w:rsidR="009972F3">
        <w:rPr>
          <w:rFonts w:ascii="Arial" w:hAnsi="Arial" w:cs="Arial"/>
          <w:sz w:val="28"/>
          <w:szCs w:val="28"/>
        </w:rPr>
        <w:t xml:space="preserve"> E</w:t>
      </w:r>
      <w:r w:rsidR="00E33C53">
        <w:rPr>
          <w:rFonts w:ascii="Arial" w:hAnsi="Arial" w:cs="Arial"/>
          <w:sz w:val="28"/>
          <w:szCs w:val="28"/>
        </w:rPr>
        <w:t xml:space="preserve">nde </w:t>
      </w:r>
      <w:proofErr w:type="spellStart"/>
      <w:r w:rsidR="00E33C53">
        <w:rPr>
          <w:rFonts w:ascii="Arial" w:hAnsi="Arial" w:cs="Arial"/>
          <w:sz w:val="28"/>
          <w:szCs w:val="28"/>
        </w:rPr>
        <w:t>zveshuwa</w:t>
      </w:r>
      <w:proofErr w:type="spellEnd"/>
      <w:r w:rsidR="00E33C53">
        <w:rPr>
          <w:rFonts w:ascii="Arial" w:hAnsi="Arial" w:cs="Arial"/>
          <w:sz w:val="28"/>
          <w:szCs w:val="28"/>
        </w:rPr>
        <w:t xml:space="preserve"> </w:t>
      </w:r>
      <w:proofErr w:type="spellStart"/>
      <w:r w:rsidR="00E33C53">
        <w:rPr>
          <w:rFonts w:ascii="Arial" w:hAnsi="Arial" w:cs="Arial"/>
          <w:sz w:val="28"/>
          <w:szCs w:val="28"/>
        </w:rPr>
        <w:t>vakataura</w:t>
      </w:r>
      <w:proofErr w:type="spellEnd"/>
      <w:r w:rsidR="00E77442">
        <w:rPr>
          <w:rFonts w:ascii="Arial" w:hAnsi="Arial" w:cs="Arial"/>
          <w:sz w:val="28"/>
          <w:szCs w:val="28"/>
        </w:rPr>
        <w:t>.</w:t>
      </w:r>
    </w:p>
    <w:p w14:paraId="1D012A19" w14:textId="77777777" w:rsidR="00BC6117" w:rsidRDefault="00E77442" w:rsidP="00EE1207">
      <w:pPr>
        <w:jc w:val="both"/>
        <w:rPr>
          <w:rFonts w:ascii="Arial" w:hAnsi="Arial" w:cs="Arial"/>
          <w:sz w:val="28"/>
          <w:szCs w:val="28"/>
        </w:rPr>
      </w:pPr>
      <w:proofErr w:type="spellStart"/>
      <w:r>
        <w:rPr>
          <w:rFonts w:ascii="Arial" w:hAnsi="Arial" w:cs="Arial"/>
          <w:sz w:val="28"/>
          <w:szCs w:val="28"/>
        </w:rPr>
        <w:t>Z</w:t>
      </w:r>
      <w:r w:rsidR="00E33C53">
        <w:rPr>
          <w:rFonts w:ascii="Arial" w:hAnsi="Arial" w:cs="Arial"/>
          <w:sz w:val="28"/>
          <w:szCs w:val="28"/>
        </w:rPr>
        <w:t>vikanzi</w:t>
      </w:r>
      <w:proofErr w:type="spellEnd"/>
      <w:r w:rsidR="000A5BDA">
        <w:rPr>
          <w:rFonts w:ascii="Arial" w:hAnsi="Arial" w:cs="Arial"/>
          <w:sz w:val="28"/>
          <w:szCs w:val="28"/>
        </w:rPr>
        <w:t>,</w:t>
      </w:r>
      <w:r>
        <w:rPr>
          <w:rFonts w:ascii="Arial" w:hAnsi="Arial" w:cs="Arial"/>
          <w:sz w:val="28"/>
          <w:szCs w:val="28"/>
        </w:rPr>
        <w:t xml:space="preserve"> </w:t>
      </w:r>
      <w:r w:rsidR="000A5BDA">
        <w:rPr>
          <w:rFonts w:ascii="Arial" w:hAnsi="Arial" w:cs="Arial"/>
          <w:sz w:val="28"/>
          <w:szCs w:val="28"/>
        </w:rPr>
        <w:t>‘</w:t>
      </w:r>
      <w:proofErr w:type="spellStart"/>
      <w:r>
        <w:rPr>
          <w:rFonts w:ascii="Arial" w:hAnsi="Arial" w:cs="Arial"/>
          <w:sz w:val="28"/>
          <w:szCs w:val="28"/>
        </w:rPr>
        <w:t>takachinja</w:t>
      </w:r>
      <w:proofErr w:type="spellEnd"/>
      <w:r>
        <w:rPr>
          <w:rFonts w:ascii="Arial" w:hAnsi="Arial" w:cs="Arial"/>
          <w:sz w:val="28"/>
          <w:szCs w:val="28"/>
        </w:rPr>
        <w:t xml:space="preserve"> </w:t>
      </w:r>
      <w:proofErr w:type="spellStart"/>
      <w:r>
        <w:rPr>
          <w:rFonts w:ascii="Arial" w:hAnsi="Arial" w:cs="Arial"/>
          <w:sz w:val="28"/>
          <w:szCs w:val="28"/>
        </w:rPr>
        <w:t>machechi</w:t>
      </w:r>
      <w:proofErr w:type="spellEnd"/>
      <w:r>
        <w:rPr>
          <w:rFonts w:ascii="Arial" w:hAnsi="Arial" w:cs="Arial"/>
          <w:sz w:val="28"/>
          <w:szCs w:val="28"/>
        </w:rPr>
        <w:t xml:space="preserve"> </w:t>
      </w:r>
      <w:proofErr w:type="spellStart"/>
      <w:r>
        <w:rPr>
          <w:rFonts w:ascii="Arial" w:hAnsi="Arial" w:cs="Arial"/>
          <w:sz w:val="28"/>
          <w:szCs w:val="28"/>
        </w:rPr>
        <w:t>asingapere</w:t>
      </w:r>
      <w:proofErr w:type="spellEnd"/>
      <w:r>
        <w:rPr>
          <w:rFonts w:ascii="Arial" w:hAnsi="Arial" w:cs="Arial"/>
          <w:sz w:val="28"/>
          <w:szCs w:val="28"/>
        </w:rPr>
        <w:t xml:space="preserve"> </w:t>
      </w:r>
      <w:proofErr w:type="spellStart"/>
      <w:r w:rsidR="003A0AC6">
        <w:rPr>
          <w:rFonts w:ascii="Arial" w:hAnsi="Arial" w:cs="Arial"/>
          <w:sz w:val="28"/>
          <w:szCs w:val="28"/>
        </w:rPr>
        <w:t>naBrother</w:t>
      </w:r>
      <w:proofErr w:type="spellEnd"/>
      <w:r w:rsidR="003A0AC6">
        <w:rPr>
          <w:rFonts w:ascii="Arial" w:hAnsi="Arial" w:cs="Arial"/>
          <w:sz w:val="28"/>
          <w:szCs w:val="28"/>
        </w:rPr>
        <w:t xml:space="preserve"> </w:t>
      </w:r>
      <w:proofErr w:type="spellStart"/>
      <w:r w:rsidR="003A0AC6">
        <w:rPr>
          <w:rFonts w:ascii="Arial" w:hAnsi="Arial" w:cs="Arial"/>
          <w:sz w:val="28"/>
          <w:szCs w:val="28"/>
        </w:rPr>
        <w:t>zvokuti</w:t>
      </w:r>
      <w:proofErr w:type="spellEnd"/>
      <w:r w:rsidR="003A0AC6">
        <w:rPr>
          <w:rFonts w:ascii="Arial" w:hAnsi="Arial" w:cs="Arial"/>
          <w:sz w:val="28"/>
          <w:szCs w:val="28"/>
        </w:rPr>
        <w:t xml:space="preserve"> </w:t>
      </w:r>
      <w:proofErr w:type="spellStart"/>
      <w:r w:rsidR="003A0AC6">
        <w:rPr>
          <w:rFonts w:ascii="Arial" w:hAnsi="Arial" w:cs="Arial"/>
          <w:sz w:val="28"/>
          <w:szCs w:val="28"/>
        </w:rPr>
        <w:t>ndaakuda</w:t>
      </w:r>
      <w:proofErr w:type="spellEnd"/>
      <w:r w:rsidR="003A0AC6">
        <w:rPr>
          <w:rFonts w:ascii="Arial" w:hAnsi="Arial" w:cs="Arial"/>
          <w:sz w:val="28"/>
          <w:szCs w:val="28"/>
        </w:rPr>
        <w:t xml:space="preserve"> kuti </w:t>
      </w:r>
      <w:proofErr w:type="spellStart"/>
      <w:r w:rsidR="003A0AC6">
        <w:rPr>
          <w:rFonts w:ascii="Arial" w:hAnsi="Arial" w:cs="Arial"/>
          <w:sz w:val="28"/>
          <w:szCs w:val="28"/>
        </w:rPr>
        <w:t>ndichizorora</w:t>
      </w:r>
      <w:proofErr w:type="spellEnd"/>
      <w:r w:rsidR="00717292">
        <w:rPr>
          <w:rFonts w:ascii="Arial" w:hAnsi="Arial" w:cs="Arial"/>
          <w:sz w:val="28"/>
          <w:szCs w:val="28"/>
        </w:rPr>
        <w:t xml:space="preserve"> hangu ndinamate pano.</w:t>
      </w:r>
      <w:r w:rsidR="000A5BDA">
        <w:rPr>
          <w:rFonts w:ascii="Arial" w:hAnsi="Arial" w:cs="Arial"/>
          <w:sz w:val="28"/>
          <w:szCs w:val="28"/>
        </w:rPr>
        <w:t>’</w:t>
      </w:r>
      <w:r w:rsidR="00717292">
        <w:rPr>
          <w:rFonts w:ascii="Arial" w:hAnsi="Arial" w:cs="Arial"/>
          <w:sz w:val="28"/>
          <w:szCs w:val="28"/>
        </w:rPr>
        <w:t xml:space="preserve"> </w:t>
      </w:r>
    </w:p>
    <w:p w14:paraId="13173D0C" w14:textId="5130665B" w:rsidR="008D6BBF" w:rsidRDefault="00717292" w:rsidP="00EE1207">
      <w:pPr>
        <w:jc w:val="both"/>
        <w:rPr>
          <w:rFonts w:ascii="Arial" w:hAnsi="Arial" w:cs="Arial"/>
          <w:sz w:val="28"/>
          <w:szCs w:val="28"/>
        </w:rPr>
      </w:pPr>
      <w:r>
        <w:rPr>
          <w:rFonts w:ascii="Arial" w:hAnsi="Arial" w:cs="Arial"/>
          <w:sz w:val="28"/>
          <w:szCs w:val="28"/>
        </w:rPr>
        <w:t xml:space="preserve">Vakauya </w:t>
      </w:r>
      <w:proofErr w:type="spellStart"/>
      <w:r>
        <w:rPr>
          <w:rFonts w:ascii="Arial" w:hAnsi="Arial" w:cs="Arial"/>
          <w:sz w:val="28"/>
          <w:szCs w:val="28"/>
        </w:rPr>
        <w:t>vakandiona</w:t>
      </w:r>
      <w:proofErr w:type="spellEnd"/>
      <w:r>
        <w:rPr>
          <w:rFonts w:ascii="Arial" w:hAnsi="Arial" w:cs="Arial"/>
          <w:sz w:val="28"/>
          <w:szCs w:val="28"/>
        </w:rPr>
        <w:t xml:space="preserve"> nguva </w:t>
      </w:r>
      <w:proofErr w:type="spellStart"/>
      <w:r>
        <w:rPr>
          <w:rFonts w:ascii="Arial" w:hAnsi="Arial" w:cs="Arial"/>
          <w:sz w:val="28"/>
          <w:szCs w:val="28"/>
        </w:rPr>
        <w:t>idzodzo</w:t>
      </w:r>
      <w:proofErr w:type="spellEnd"/>
      <w:r>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Pr>
          <w:rFonts w:ascii="Arial" w:hAnsi="Arial" w:cs="Arial"/>
          <w:sz w:val="28"/>
          <w:szCs w:val="28"/>
        </w:rPr>
        <w:t xml:space="preserve">…? </w:t>
      </w:r>
      <w:r w:rsidR="001C1787">
        <w:rPr>
          <w:rFonts w:ascii="Arial" w:hAnsi="Arial" w:cs="Arial"/>
          <w:sz w:val="28"/>
          <w:szCs w:val="28"/>
        </w:rPr>
        <w:t>Saka</w:t>
      </w:r>
      <w:r w:rsidR="000A5BDA">
        <w:rPr>
          <w:rFonts w:ascii="Arial" w:hAnsi="Arial" w:cs="Arial"/>
          <w:sz w:val="28"/>
          <w:szCs w:val="28"/>
        </w:rPr>
        <w:t xml:space="preserve"> </w:t>
      </w:r>
      <w:proofErr w:type="spellStart"/>
      <w:r w:rsidR="000A5BDA">
        <w:rPr>
          <w:rFonts w:ascii="Arial" w:hAnsi="Arial" w:cs="Arial"/>
          <w:sz w:val="28"/>
          <w:szCs w:val="28"/>
        </w:rPr>
        <w:t>zvikanzi</w:t>
      </w:r>
      <w:proofErr w:type="spellEnd"/>
      <w:r w:rsidR="000A5BDA">
        <w:rPr>
          <w:rFonts w:ascii="Arial" w:hAnsi="Arial" w:cs="Arial"/>
          <w:sz w:val="28"/>
          <w:szCs w:val="28"/>
        </w:rPr>
        <w:t>, ‘</w:t>
      </w:r>
      <w:r w:rsidR="002141CA">
        <w:rPr>
          <w:rFonts w:ascii="Arial" w:hAnsi="Arial" w:cs="Arial"/>
          <w:sz w:val="28"/>
          <w:szCs w:val="28"/>
        </w:rPr>
        <w:t>taka-</w:t>
      </w:r>
      <w:proofErr w:type="spellStart"/>
      <w:r w:rsidR="002141CA">
        <w:rPr>
          <w:rFonts w:ascii="Arial" w:hAnsi="Arial" w:cs="Arial"/>
          <w:sz w:val="28"/>
          <w:szCs w:val="28"/>
        </w:rPr>
        <w:t>ti</w:t>
      </w:r>
      <w:proofErr w:type="spellEnd"/>
      <w:r w:rsidR="002141CA">
        <w:rPr>
          <w:rFonts w:ascii="Arial" w:hAnsi="Arial" w:cs="Arial"/>
          <w:sz w:val="28"/>
          <w:szCs w:val="28"/>
        </w:rPr>
        <w:t xml:space="preserve"> </w:t>
      </w:r>
      <w:proofErr w:type="spellStart"/>
      <w:r w:rsidR="002141CA">
        <w:rPr>
          <w:rFonts w:ascii="Arial" w:hAnsi="Arial" w:cs="Arial"/>
          <w:sz w:val="28"/>
          <w:szCs w:val="28"/>
        </w:rPr>
        <w:t>saka</w:t>
      </w:r>
      <w:proofErr w:type="spellEnd"/>
      <w:r w:rsidR="002141CA">
        <w:rPr>
          <w:rFonts w:ascii="Arial" w:hAnsi="Arial" w:cs="Arial"/>
          <w:sz w:val="28"/>
          <w:szCs w:val="28"/>
        </w:rPr>
        <w:t xml:space="preserve"> </w:t>
      </w:r>
      <w:proofErr w:type="spellStart"/>
      <w:r w:rsidR="002141CA">
        <w:rPr>
          <w:rFonts w:ascii="Arial" w:hAnsi="Arial" w:cs="Arial"/>
          <w:sz w:val="28"/>
          <w:szCs w:val="28"/>
        </w:rPr>
        <w:t>inini</w:t>
      </w:r>
      <w:proofErr w:type="spellEnd"/>
      <w:r w:rsidR="002141CA">
        <w:rPr>
          <w:rFonts w:ascii="Arial" w:hAnsi="Arial" w:cs="Arial"/>
          <w:sz w:val="28"/>
          <w:szCs w:val="28"/>
        </w:rPr>
        <w:t xml:space="preserve"> </w:t>
      </w:r>
      <w:proofErr w:type="spellStart"/>
      <w:r w:rsidR="002750C6">
        <w:rPr>
          <w:rFonts w:ascii="Arial" w:hAnsi="Arial" w:cs="Arial"/>
          <w:sz w:val="28"/>
          <w:szCs w:val="28"/>
        </w:rPr>
        <w:t>zvokuchinja</w:t>
      </w:r>
      <w:proofErr w:type="spellEnd"/>
      <w:r w:rsidR="002750C6">
        <w:rPr>
          <w:rFonts w:ascii="Arial" w:hAnsi="Arial" w:cs="Arial"/>
          <w:sz w:val="28"/>
          <w:szCs w:val="28"/>
        </w:rPr>
        <w:t xml:space="preserve"> </w:t>
      </w:r>
      <w:proofErr w:type="spellStart"/>
      <w:r w:rsidR="002750C6">
        <w:rPr>
          <w:rFonts w:ascii="Arial" w:hAnsi="Arial" w:cs="Arial"/>
          <w:sz w:val="28"/>
          <w:szCs w:val="28"/>
        </w:rPr>
        <w:t>machec</w:t>
      </w:r>
      <w:r w:rsidR="00B46F68">
        <w:rPr>
          <w:rFonts w:ascii="Arial" w:hAnsi="Arial" w:cs="Arial"/>
          <w:sz w:val="28"/>
          <w:szCs w:val="28"/>
        </w:rPr>
        <w:t>h</w:t>
      </w:r>
      <w:r w:rsidR="002750C6">
        <w:rPr>
          <w:rFonts w:ascii="Arial" w:hAnsi="Arial" w:cs="Arial"/>
          <w:sz w:val="28"/>
          <w:szCs w:val="28"/>
        </w:rPr>
        <w:t>i</w:t>
      </w:r>
      <w:proofErr w:type="spellEnd"/>
      <w:r w:rsidR="002750C6">
        <w:rPr>
          <w:rFonts w:ascii="Arial" w:hAnsi="Arial" w:cs="Arial"/>
          <w:sz w:val="28"/>
          <w:szCs w:val="28"/>
        </w:rPr>
        <w:t xml:space="preserve"> </w:t>
      </w:r>
      <w:proofErr w:type="spellStart"/>
      <w:r w:rsidR="002750C6">
        <w:rPr>
          <w:rFonts w:ascii="Arial" w:hAnsi="Arial" w:cs="Arial"/>
          <w:sz w:val="28"/>
          <w:szCs w:val="28"/>
        </w:rPr>
        <w:t>handichadii</w:t>
      </w:r>
      <w:proofErr w:type="spellEnd"/>
      <w:r w:rsidR="002750C6">
        <w:rPr>
          <w:rFonts w:ascii="Arial" w:hAnsi="Arial" w:cs="Arial"/>
          <w:sz w:val="28"/>
          <w:szCs w:val="28"/>
        </w:rPr>
        <w:t>…?</w:t>
      </w:r>
      <w:r w:rsidR="00690AD6">
        <w:rPr>
          <w:rFonts w:ascii="Arial" w:hAnsi="Arial" w:cs="Arial"/>
          <w:sz w:val="28"/>
          <w:szCs w:val="28"/>
        </w:rPr>
        <w:t xml:space="preserve"> </w:t>
      </w:r>
      <w:proofErr w:type="spellStart"/>
      <w:r w:rsidR="00690AD6">
        <w:rPr>
          <w:rFonts w:ascii="Arial" w:hAnsi="Arial" w:cs="Arial"/>
          <w:sz w:val="28"/>
          <w:szCs w:val="28"/>
        </w:rPr>
        <w:t>Handichadi</w:t>
      </w:r>
      <w:proofErr w:type="spellEnd"/>
      <w:r w:rsidR="00690AD6">
        <w:rPr>
          <w:rFonts w:ascii="Arial" w:hAnsi="Arial" w:cs="Arial"/>
          <w:sz w:val="28"/>
          <w:szCs w:val="28"/>
        </w:rPr>
        <w:t xml:space="preserve"> ini </w:t>
      </w:r>
      <w:r w:rsidR="00534101">
        <w:rPr>
          <w:rFonts w:ascii="Arial" w:hAnsi="Arial" w:cs="Arial"/>
          <w:sz w:val="28"/>
          <w:szCs w:val="28"/>
        </w:rPr>
        <w:t>ha-</w:t>
      </w:r>
      <w:proofErr w:type="spellStart"/>
      <w:r w:rsidR="00534101">
        <w:rPr>
          <w:rFonts w:ascii="Arial" w:hAnsi="Arial" w:cs="Arial"/>
          <w:sz w:val="28"/>
          <w:szCs w:val="28"/>
        </w:rPr>
        <w:t>moona</w:t>
      </w:r>
      <w:proofErr w:type="spellEnd"/>
      <w:r w:rsidR="00690AD6">
        <w:rPr>
          <w:rFonts w:ascii="Arial" w:hAnsi="Arial" w:cs="Arial"/>
          <w:sz w:val="28"/>
          <w:szCs w:val="28"/>
        </w:rPr>
        <w:t xml:space="preserve">…? Saka </w:t>
      </w:r>
      <w:proofErr w:type="spellStart"/>
      <w:r w:rsidR="00B46F68">
        <w:rPr>
          <w:rFonts w:ascii="Arial" w:hAnsi="Arial" w:cs="Arial"/>
          <w:sz w:val="28"/>
          <w:szCs w:val="28"/>
        </w:rPr>
        <w:t>ndakai</w:t>
      </w:r>
      <w:proofErr w:type="spellEnd"/>
      <w:r w:rsidR="00B46F68">
        <w:rPr>
          <w:rFonts w:ascii="Arial" w:hAnsi="Arial" w:cs="Arial"/>
          <w:sz w:val="28"/>
          <w:szCs w:val="28"/>
        </w:rPr>
        <w:t xml:space="preserve"> </w:t>
      </w:r>
      <w:proofErr w:type="spellStart"/>
      <w:r w:rsidR="00B46F68">
        <w:rPr>
          <w:rFonts w:ascii="Arial" w:hAnsi="Arial" w:cs="Arial"/>
          <w:sz w:val="28"/>
          <w:szCs w:val="28"/>
        </w:rPr>
        <w:t>ndongonetseka</w:t>
      </w:r>
      <w:proofErr w:type="spellEnd"/>
      <w:r w:rsidR="008D6BBF">
        <w:rPr>
          <w:rFonts w:ascii="Arial" w:hAnsi="Arial" w:cs="Arial"/>
          <w:sz w:val="28"/>
          <w:szCs w:val="28"/>
        </w:rPr>
        <w:t xml:space="preserve">, </w:t>
      </w:r>
      <w:proofErr w:type="spellStart"/>
      <w:r w:rsidR="008D6BBF">
        <w:rPr>
          <w:rFonts w:ascii="Arial" w:hAnsi="Arial" w:cs="Arial"/>
          <w:sz w:val="28"/>
          <w:szCs w:val="28"/>
        </w:rPr>
        <w:t>ndakaoma</w:t>
      </w:r>
      <w:proofErr w:type="spellEnd"/>
      <w:r w:rsidR="008D6BBF">
        <w:rPr>
          <w:rFonts w:ascii="Arial" w:hAnsi="Arial" w:cs="Arial"/>
          <w:sz w:val="28"/>
          <w:szCs w:val="28"/>
        </w:rPr>
        <w:t xml:space="preserve"> moyo nguva iyoyo.</w:t>
      </w:r>
      <w:r w:rsidR="000A5BDA">
        <w:rPr>
          <w:rFonts w:ascii="Arial" w:hAnsi="Arial" w:cs="Arial"/>
          <w:sz w:val="28"/>
          <w:szCs w:val="28"/>
        </w:rPr>
        <w:t>’</w:t>
      </w:r>
    </w:p>
    <w:p w14:paraId="6316993A" w14:textId="4FF39652" w:rsidR="0021574A" w:rsidRDefault="00D06359" w:rsidP="00EE1207">
      <w:pPr>
        <w:jc w:val="both"/>
        <w:rPr>
          <w:rFonts w:ascii="Arial" w:hAnsi="Arial" w:cs="Arial"/>
          <w:sz w:val="28"/>
          <w:szCs w:val="28"/>
        </w:rPr>
      </w:pPr>
      <w:r>
        <w:rPr>
          <w:rFonts w:ascii="Arial" w:hAnsi="Arial" w:cs="Arial"/>
          <w:sz w:val="28"/>
          <w:szCs w:val="28"/>
          <w:vertAlign w:val="superscript"/>
        </w:rPr>
        <w:lastRenderedPageBreak/>
        <w:t xml:space="preserve">127 </w:t>
      </w:r>
      <w:r w:rsidR="008D6BBF">
        <w:rPr>
          <w:rFonts w:ascii="Arial" w:hAnsi="Arial" w:cs="Arial"/>
          <w:sz w:val="28"/>
          <w:szCs w:val="28"/>
        </w:rPr>
        <w:t xml:space="preserve">Saka </w:t>
      </w:r>
      <w:proofErr w:type="spellStart"/>
      <w:r w:rsidR="008D6BBF">
        <w:rPr>
          <w:rFonts w:ascii="Arial" w:hAnsi="Arial" w:cs="Arial"/>
          <w:sz w:val="28"/>
          <w:szCs w:val="28"/>
        </w:rPr>
        <w:t>handimoona</w:t>
      </w:r>
      <w:proofErr w:type="spellEnd"/>
      <w:r w:rsidR="008D6BBF">
        <w:rPr>
          <w:rFonts w:ascii="Arial" w:hAnsi="Arial" w:cs="Arial"/>
          <w:sz w:val="28"/>
          <w:szCs w:val="28"/>
        </w:rPr>
        <w:t xml:space="preserve"> kuti hama </w:t>
      </w:r>
      <w:proofErr w:type="spellStart"/>
      <w:r w:rsidR="008D6BBF">
        <w:rPr>
          <w:rFonts w:ascii="Arial" w:hAnsi="Arial" w:cs="Arial"/>
          <w:sz w:val="28"/>
          <w:szCs w:val="28"/>
        </w:rPr>
        <w:t>ndoinofanira</w:t>
      </w:r>
      <w:proofErr w:type="spellEnd"/>
      <w:r w:rsidR="008D6BBF">
        <w:rPr>
          <w:rFonts w:ascii="Arial" w:hAnsi="Arial" w:cs="Arial"/>
          <w:sz w:val="28"/>
          <w:szCs w:val="28"/>
        </w:rPr>
        <w:t xml:space="preserve"> </w:t>
      </w:r>
      <w:proofErr w:type="spellStart"/>
      <w:r w:rsidR="008D6BBF">
        <w:rPr>
          <w:rFonts w:ascii="Arial" w:hAnsi="Arial" w:cs="Arial"/>
          <w:sz w:val="28"/>
          <w:szCs w:val="28"/>
        </w:rPr>
        <w:t>kuva</w:t>
      </w:r>
      <w:proofErr w:type="spellEnd"/>
      <w:r w:rsidR="008D6BBF">
        <w:rPr>
          <w:rFonts w:ascii="Arial" w:hAnsi="Arial" w:cs="Arial"/>
          <w:sz w:val="28"/>
          <w:szCs w:val="28"/>
        </w:rPr>
        <w:t xml:space="preserve"> ne healin</w:t>
      </w:r>
      <w:r w:rsidR="00B226BF">
        <w:rPr>
          <w:rFonts w:ascii="Arial" w:hAnsi="Arial" w:cs="Arial"/>
          <w:sz w:val="28"/>
          <w:szCs w:val="28"/>
        </w:rPr>
        <w:t xml:space="preserve">g process </w:t>
      </w:r>
      <w:proofErr w:type="spellStart"/>
      <w:r w:rsidR="00B226BF">
        <w:rPr>
          <w:rFonts w:ascii="Arial" w:hAnsi="Arial" w:cs="Arial"/>
          <w:sz w:val="28"/>
          <w:szCs w:val="28"/>
        </w:rPr>
        <w:t>yainounza</w:t>
      </w:r>
      <w:proofErr w:type="spellEnd"/>
      <w:r w:rsidR="00B226BF">
        <w:rPr>
          <w:rFonts w:ascii="Arial" w:hAnsi="Arial" w:cs="Arial"/>
          <w:sz w:val="28"/>
          <w:szCs w:val="28"/>
        </w:rPr>
        <w:t xml:space="preserve"> </w:t>
      </w:r>
      <w:proofErr w:type="spellStart"/>
      <w:r w:rsidR="00B226BF">
        <w:rPr>
          <w:rFonts w:ascii="Arial" w:hAnsi="Arial" w:cs="Arial"/>
          <w:sz w:val="28"/>
          <w:szCs w:val="28"/>
        </w:rPr>
        <w:t>kumukadzi</w:t>
      </w:r>
      <w:proofErr w:type="spellEnd"/>
      <w:r w:rsidR="00B226BF">
        <w:rPr>
          <w:rFonts w:ascii="Arial" w:hAnsi="Arial" w:cs="Arial"/>
          <w:sz w:val="28"/>
          <w:szCs w:val="28"/>
        </w:rPr>
        <w:t xml:space="preserve"> </w:t>
      </w:r>
      <w:proofErr w:type="spellStart"/>
      <w:r w:rsidR="00B226BF">
        <w:rPr>
          <w:rFonts w:ascii="Arial" w:hAnsi="Arial" w:cs="Arial"/>
          <w:sz w:val="28"/>
          <w:szCs w:val="28"/>
        </w:rPr>
        <w:t>way</w:t>
      </w:r>
      <w:r w:rsidR="00874794">
        <w:rPr>
          <w:rFonts w:ascii="Arial" w:hAnsi="Arial" w:cs="Arial"/>
          <w:sz w:val="28"/>
          <w:szCs w:val="28"/>
        </w:rPr>
        <w:t>o</w:t>
      </w:r>
      <w:proofErr w:type="spellEnd"/>
      <w:r w:rsidR="00F418DA">
        <w:rPr>
          <w:rFonts w:ascii="Arial" w:hAnsi="Arial" w:cs="Arial"/>
          <w:sz w:val="28"/>
          <w:szCs w:val="28"/>
        </w:rPr>
        <w:t xml:space="preserve">. </w:t>
      </w:r>
      <w:r w:rsidR="00534101" w:rsidRPr="00534101">
        <w:rPr>
          <w:rFonts w:ascii="Arial" w:hAnsi="Arial" w:cs="Arial"/>
          <w:sz w:val="18"/>
          <w:szCs w:val="28"/>
        </w:rPr>
        <w:t xml:space="preserve">[Congregation says, “Amen.”] </w:t>
      </w:r>
      <w:r w:rsidR="00F418DA">
        <w:rPr>
          <w:rFonts w:ascii="Arial" w:hAnsi="Arial" w:cs="Arial"/>
          <w:sz w:val="28"/>
          <w:szCs w:val="28"/>
        </w:rPr>
        <w:t>B</w:t>
      </w:r>
      <w:r w:rsidR="00D176C9">
        <w:rPr>
          <w:rFonts w:ascii="Arial" w:hAnsi="Arial" w:cs="Arial"/>
          <w:sz w:val="28"/>
          <w:szCs w:val="28"/>
        </w:rPr>
        <w:t xml:space="preserve">ut </w:t>
      </w:r>
      <w:r w:rsidR="00FA720F">
        <w:rPr>
          <w:rFonts w:ascii="Arial" w:hAnsi="Arial" w:cs="Arial"/>
          <w:sz w:val="28"/>
          <w:szCs w:val="28"/>
        </w:rPr>
        <w:t xml:space="preserve">she’s more than a willing </w:t>
      </w:r>
      <w:r w:rsidR="00665AF6">
        <w:rPr>
          <w:rFonts w:ascii="Arial" w:hAnsi="Arial" w:cs="Arial"/>
          <w:sz w:val="28"/>
          <w:szCs w:val="28"/>
        </w:rPr>
        <w:t>partner</w:t>
      </w:r>
      <w:r w:rsidR="00BC072B">
        <w:rPr>
          <w:rFonts w:ascii="Arial" w:hAnsi="Arial" w:cs="Arial"/>
          <w:sz w:val="28"/>
          <w:szCs w:val="28"/>
        </w:rPr>
        <w:t>,</w:t>
      </w:r>
      <w:r w:rsidR="00665AF6">
        <w:rPr>
          <w:rFonts w:ascii="Arial" w:hAnsi="Arial" w:cs="Arial"/>
          <w:sz w:val="28"/>
          <w:szCs w:val="28"/>
        </w:rPr>
        <w:t xml:space="preserve"> kuti </w:t>
      </w:r>
      <w:proofErr w:type="spellStart"/>
      <w:r w:rsidR="00665AF6">
        <w:rPr>
          <w:rFonts w:ascii="Arial" w:hAnsi="Arial" w:cs="Arial"/>
          <w:sz w:val="28"/>
          <w:szCs w:val="28"/>
        </w:rPr>
        <w:t>atungamirirwe</w:t>
      </w:r>
      <w:proofErr w:type="spellEnd"/>
      <w:r w:rsidR="00665AF6">
        <w:rPr>
          <w:rFonts w:ascii="Arial" w:hAnsi="Arial" w:cs="Arial"/>
          <w:sz w:val="28"/>
          <w:szCs w:val="28"/>
        </w:rPr>
        <w:t xml:space="preserve"> nehama iyi</w:t>
      </w:r>
      <w:r w:rsidR="002C6550">
        <w:rPr>
          <w:rFonts w:ascii="Arial" w:hAnsi="Arial" w:cs="Arial"/>
          <w:sz w:val="28"/>
          <w:szCs w:val="28"/>
        </w:rPr>
        <w:t>.</w:t>
      </w:r>
      <w:r w:rsidR="00FA720F">
        <w:rPr>
          <w:rFonts w:ascii="Arial" w:hAnsi="Arial" w:cs="Arial"/>
          <w:sz w:val="28"/>
          <w:szCs w:val="28"/>
        </w:rPr>
        <w:t xml:space="preserve"> </w:t>
      </w:r>
    </w:p>
    <w:p w14:paraId="4C2E45E5" w14:textId="5C56D3BE" w:rsidR="0021574A" w:rsidRDefault="002C6550" w:rsidP="00EE1207">
      <w:pPr>
        <w:jc w:val="both"/>
        <w:rPr>
          <w:rFonts w:ascii="Arial" w:hAnsi="Arial" w:cs="Arial"/>
          <w:sz w:val="28"/>
          <w:szCs w:val="28"/>
        </w:rPr>
      </w:pPr>
      <w:r>
        <w:rPr>
          <w:rFonts w:ascii="Arial" w:hAnsi="Arial" w:cs="Arial"/>
          <w:sz w:val="28"/>
          <w:szCs w:val="28"/>
        </w:rPr>
        <w:t xml:space="preserve">‘Pastor </w:t>
      </w:r>
      <w:proofErr w:type="spellStart"/>
      <w:r w:rsidR="001F5463">
        <w:rPr>
          <w:rFonts w:ascii="Arial" w:hAnsi="Arial" w:cs="Arial"/>
          <w:sz w:val="28"/>
          <w:szCs w:val="28"/>
        </w:rPr>
        <w:t>chindi</w:t>
      </w:r>
      <w:r w:rsidR="00641536">
        <w:rPr>
          <w:rFonts w:ascii="Arial" w:hAnsi="Arial" w:cs="Arial"/>
          <w:sz w:val="28"/>
          <w:szCs w:val="28"/>
        </w:rPr>
        <w:t>na</w:t>
      </w:r>
      <w:r w:rsidR="001F5463">
        <w:rPr>
          <w:rFonts w:ascii="Arial" w:hAnsi="Arial" w:cs="Arial"/>
          <w:sz w:val="28"/>
          <w:szCs w:val="28"/>
        </w:rPr>
        <w:t>matirai</w:t>
      </w:r>
      <w:proofErr w:type="spellEnd"/>
      <w:r w:rsidR="00641536">
        <w:rPr>
          <w:rFonts w:ascii="Arial" w:hAnsi="Arial" w:cs="Arial"/>
          <w:sz w:val="28"/>
          <w:szCs w:val="28"/>
        </w:rPr>
        <w:t>.</w:t>
      </w:r>
      <w:r w:rsidR="001F5463">
        <w:rPr>
          <w:rFonts w:ascii="Arial" w:hAnsi="Arial" w:cs="Arial"/>
          <w:sz w:val="28"/>
          <w:szCs w:val="28"/>
        </w:rPr>
        <w:t xml:space="preserve"> </w:t>
      </w:r>
      <w:proofErr w:type="spellStart"/>
      <w:r w:rsidR="00641536">
        <w:rPr>
          <w:rFonts w:ascii="Arial" w:hAnsi="Arial" w:cs="Arial"/>
          <w:sz w:val="28"/>
          <w:szCs w:val="28"/>
        </w:rPr>
        <w:t>H</w:t>
      </w:r>
      <w:r w:rsidR="001F5463">
        <w:rPr>
          <w:rFonts w:ascii="Arial" w:hAnsi="Arial" w:cs="Arial"/>
          <w:sz w:val="28"/>
          <w:szCs w:val="28"/>
        </w:rPr>
        <w:t>andidi</w:t>
      </w:r>
      <w:proofErr w:type="spellEnd"/>
      <w:r w:rsidR="001F5463">
        <w:rPr>
          <w:rFonts w:ascii="Arial" w:hAnsi="Arial" w:cs="Arial"/>
          <w:sz w:val="28"/>
          <w:szCs w:val="28"/>
        </w:rPr>
        <w:t xml:space="preserve"> kuita stubborn </w:t>
      </w:r>
      <w:proofErr w:type="spellStart"/>
      <w:r w:rsidR="001F5463">
        <w:rPr>
          <w:rFonts w:ascii="Arial" w:hAnsi="Arial" w:cs="Arial"/>
          <w:sz w:val="28"/>
          <w:szCs w:val="28"/>
        </w:rPr>
        <w:t>kumurume</w:t>
      </w:r>
      <w:proofErr w:type="spellEnd"/>
      <w:r w:rsidR="001F5463">
        <w:rPr>
          <w:rFonts w:ascii="Arial" w:hAnsi="Arial" w:cs="Arial"/>
          <w:sz w:val="28"/>
          <w:szCs w:val="28"/>
        </w:rPr>
        <w:t xml:space="preserve"> </w:t>
      </w:r>
      <w:r w:rsidR="007D0080">
        <w:rPr>
          <w:rFonts w:ascii="Arial" w:hAnsi="Arial" w:cs="Arial"/>
          <w:sz w:val="28"/>
          <w:szCs w:val="28"/>
        </w:rPr>
        <w:t>wangu</w:t>
      </w:r>
      <w:r w:rsidR="00641536">
        <w:rPr>
          <w:rFonts w:ascii="Arial" w:hAnsi="Arial" w:cs="Arial"/>
          <w:sz w:val="28"/>
          <w:szCs w:val="28"/>
        </w:rPr>
        <w:t>.</w:t>
      </w:r>
      <w:r w:rsidR="007D0080">
        <w:rPr>
          <w:rFonts w:ascii="Arial" w:hAnsi="Arial" w:cs="Arial"/>
          <w:sz w:val="28"/>
          <w:szCs w:val="28"/>
        </w:rPr>
        <w:t xml:space="preserve"> </w:t>
      </w:r>
      <w:proofErr w:type="spellStart"/>
      <w:r w:rsidR="00641536">
        <w:rPr>
          <w:rFonts w:ascii="Arial" w:hAnsi="Arial" w:cs="Arial"/>
          <w:sz w:val="28"/>
          <w:szCs w:val="28"/>
        </w:rPr>
        <w:t>Z</w:t>
      </w:r>
      <w:r w:rsidR="007D0080">
        <w:rPr>
          <w:rFonts w:ascii="Arial" w:hAnsi="Arial" w:cs="Arial"/>
          <w:sz w:val="28"/>
          <w:szCs w:val="28"/>
        </w:rPr>
        <w:t>vinongoerekana</w:t>
      </w:r>
      <w:proofErr w:type="spellEnd"/>
      <w:r w:rsidR="007D0080">
        <w:rPr>
          <w:rFonts w:ascii="Arial" w:hAnsi="Arial" w:cs="Arial"/>
          <w:sz w:val="28"/>
          <w:szCs w:val="28"/>
        </w:rPr>
        <w:t xml:space="preserve"> </w:t>
      </w:r>
      <w:proofErr w:type="spellStart"/>
      <w:r w:rsidR="007D0080">
        <w:rPr>
          <w:rFonts w:ascii="Arial" w:hAnsi="Arial" w:cs="Arial"/>
          <w:sz w:val="28"/>
          <w:szCs w:val="28"/>
        </w:rPr>
        <w:t>zvangouya</w:t>
      </w:r>
      <w:proofErr w:type="spellEnd"/>
      <w:r w:rsidR="007D0080">
        <w:rPr>
          <w:rFonts w:ascii="Arial" w:hAnsi="Arial" w:cs="Arial"/>
          <w:sz w:val="28"/>
          <w:szCs w:val="28"/>
        </w:rPr>
        <w:t xml:space="preserve"> </w:t>
      </w:r>
      <w:r w:rsidR="00E13706">
        <w:rPr>
          <w:rFonts w:ascii="Arial" w:hAnsi="Arial" w:cs="Arial"/>
          <w:sz w:val="28"/>
          <w:szCs w:val="28"/>
        </w:rPr>
        <w:t>Pastor</w:t>
      </w:r>
      <w:r w:rsidR="00130FA4">
        <w:rPr>
          <w:rFonts w:ascii="Arial" w:hAnsi="Arial" w:cs="Arial"/>
          <w:sz w:val="28"/>
          <w:szCs w:val="28"/>
        </w:rPr>
        <w:t>,</w:t>
      </w:r>
      <w:r w:rsidR="00E13706">
        <w:rPr>
          <w:rFonts w:ascii="Arial" w:hAnsi="Arial" w:cs="Arial"/>
          <w:sz w:val="28"/>
          <w:szCs w:val="28"/>
        </w:rPr>
        <w:t xml:space="preserve"> </w:t>
      </w:r>
      <w:proofErr w:type="spellStart"/>
      <w:r w:rsidR="00E13706">
        <w:rPr>
          <w:rFonts w:ascii="Arial" w:hAnsi="Arial" w:cs="Arial"/>
          <w:sz w:val="28"/>
          <w:szCs w:val="28"/>
        </w:rPr>
        <w:t>zvokuti</w:t>
      </w:r>
      <w:proofErr w:type="spellEnd"/>
      <w:r w:rsidR="00E13706">
        <w:rPr>
          <w:rFonts w:ascii="Arial" w:hAnsi="Arial" w:cs="Arial"/>
          <w:sz w:val="28"/>
          <w:szCs w:val="28"/>
        </w:rPr>
        <w:t xml:space="preserve"> </w:t>
      </w:r>
      <w:proofErr w:type="spellStart"/>
      <w:r w:rsidR="00E13706">
        <w:rPr>
          <w:rFonts w:ascii="Arial" w:hAnsi="Arial" w:cs="Arial"/>
          <w:sz w:val="28"/>
          <w:szCs w:val="28"/>
        </w:rPr>
        <w:t>ndoshaya</w:t>
      </w:r>
      <w:proofErr w:type="spellEnd"/>
      <w:r w:rsidR="00E13706">
        <w:rPr>
          <w:rFonts w:ascii="Arial" w:hAnsi="Arial" w:cs="Arial"/>
          <w:sz w:val="28"/>
          <w:szCs w:val="28"/>
        </w:rPr>
        <w:t xml:space="preserve"> kuti </w:t>
      </w:r>
      <w:proofErr w:type="spellStart"/>
      <w:r w:rsidR="00E13706">
        <w:rPr>
          <w:rFonts w:ascii="Arial" w:hAnsi="Arial" w:cs="Arial"/>
          <w:sz w:val="28"/>
          <w:szCs w:val="28"/>
        </w:rPr>
        <w:t>chii</w:t>
      </w:r>
      <w:proofErr w:type="spellEnd"/>
      <w:r w:rsidR="009F7643">
        <w:rPr>
          <w:rFonts w:ascii="Arial" w:hAnsi="Arial" w:cs="Arial"/>
          <w:sz w:val="28"/>
          <w:szCs w:val="28"/>
        </w:rPr>
        <w:t>?</w:t>
      </w:r>
      <w:r w:rsidR="005437A5">
        <w:rPr>
          <w:rFonts w:ascii="Arial" w:hAnsi="Arial" w:cs="Arial"/>
          <w:sz w:val="28"/>
          <w:szCs w:val="28"/>
        </w:rPr>
        <w:t xml:space="preserve"> </w:t>
      </w:r>
      <w:r w:rsidR="009F7643">
        <w:rPr>
          <w:rFonts w:ascii="Arial" w:hAnsi="Arial" w:cs="Arial"/>
          <w:sz w:val="28"/>
          <w:szCs w:val="28"/>
        </w:rPr>
        <w:t>E</w:t>
      </w:r>
      <w:r w:rsidR="007779B4">
        <w:rPr>
          <w:rFonts w:ascii="Arial" w:hAnsi="Arial" w:cs="Arial"/>
          <w:sz w:val="28"/>
          <w:szCs w:val="28"/>
        </w:rPr>
        <w:t>n</w:t>
      </w:r>
      <w:r w:rsidR="005437A5">
        <w:rPr>
          <w:rFonts w:ascii="Arial" w:hAnsi="Arial" w:cs="Arial"/>
          <w:sz w:val="28"/>
          <w:szCs w:val="28"/>
        </w:rPr>
        <w:t>de</w:t>
      </w:r>
      <w:r w:rsidR="00D176C9">
        <w:rPr>
          <w:rFonts w:ascii="Arial" w:hAnsi="Arial" w:cs="Arial"/>
          <w:sz w:val="28"/>
          <w:szCs w:val="28"/>
        </w:rPr>
        <w:t xml:space="preserve"> </w:t>
      </w:r>
      <w:r w:rsidR="007779B4">
        <w:rPr>
          <w:rFonts w:ascii="Arial" w:hAnsi="Arial" w:cs="Arial"/>
          <w:sz w:val="28"/>
          <w:szCs w:val="28"/>
        </w:rPr>
        <w:t xml:space="preserve">ndiri kuona </w:t>
      </w:r>
      <w:proofErr w:type="spellStart"/>
      <w:r w:rsidR="007779B4">
        <w:rPr>
          <w:rFonts w:ascii="Arial" w:hAnsi="Arial" w:cs="Arial"/>
          <w:sz w:val="28"/>
          <w:szCs w:val="28"/>
        </w:rPr>
        <w:t>ndokwa</w:t>
      </w:r>
      <w:proofErr w:type="spellEnd"/>
      <w:r w:rsidR="003A61FE">
        <w:rPr>
          <w:rFonts w:ascii="Arial" w:hAnsi="Arial" w:cs="Arial"/>
          <w:sz w:val="28"/>
          <w:szCs w:val="28"/>
        </w:rPr>
        <w:t xml:space="preserve"> </w:t>
      </w:r>
      <w:proofErr w:type="spellStart"/>
      <w:r w:rsidR="007779B4">
        <w:rPr>
          <w:rFonts w:ascii="Arial" w:hAnsi="Arial" w:cs="Arial"/>
          <w:sz w:val="28"/>
          <w:szCs w:val="28"/>
        </w:rPr>
        <w:t>zviri</w:t>
      </w:r>
      <w:proofErr w:type="spellEnd"/>
      <w:r w:rsidR="003A61FE">
        <w:rPr>
          <w:rFonts w:ascii="Arial" w:hAnsi="Arial" w:cs="Arial"/>
          <w:sz w:val="28"/>
          <w:szCs w:val="28"/>
        </w:rPr>
        <w:t xml:space="preserve"> kubva. Dai </w:t>
      </w:r>
      <w:proofErr w:type="spellStart"/>
      <w:r w:rsidR="003A61FE">
        <w:rPr>
          <w:rFonts w:ascii="Arial" w:hAnsi="Arial" w:cs="Arial"/>
          <w:sz w:val="28"/>
          <w:szCs w:val="28"/>
        </w:rPr>
        <w:t>ndikanamata</w:t>
      </w:r>
      <w:proofErr w:type="spellEnd"/>
      <w:r w:rsidR="00636C4F">
        <w:rPr>
          <w:rFonts w:ascii="Arial" w:hAnsi="Arial" w:cs="Arial"/>
          <w:sz w:val="28"/>
          <w:szCs w:val="28"/>
        </w:rPr>
        <w:t>,</w:t>
      </w:r>
      <w:r w:rsidR="003A61FE">
        <w:rPr>
          <w:rFonts w:ascii="Arial" w:hAnsi="Arial" w:cs="Arial"/>
          <w:sz w:val="28"/>
          <w:szCs w:val="28"/>
        </w:rPr>
        <w:t xml:space="preserve"> </w:t>
      </w:r>
      <w:proofErr w:type="spellStart"/>
      <w:r w:rsidR="003A61FE">
        <w:rPr>
          <w:rFonts w:ascii="Arial" w:hAnsi="Arial" w:cs="Arial"/>
          <w:sz w:val="28"/>
          <w:szCs w:val="28"/>
        </w:rPr>
        <w:t>ndikapind</w:t>
      </w:r>
      <w:r w:rsidR="00F437C2">
        <w:rPr>
          <w:rFonts w:ascii="Arial" w:hAnsi="Arial" w:cs="Arial"/>
          <w:sz w:val="28"/>
          <w:szCs w:val="28"/>
        </w:rPr>
        <w:t>a</w:t>
      </w:r>
      <w:proofErr w:type="spellEnd"/>
      <w:r w:rsidR="00F437C2">
        <w:rPr>
          <w:rFonts w:ascii="Arial" w:hAnsi="Arial" w:cs="Arial"/>
          <w:sz w:val="28"/>
          <w:szCs w:val="28"/>
        </w:rPr>
        <w:t xml:space="preserve"> </w:t>
      </w:r>
      <w:proofErr w:type="spellStart"/>
      <w:r w:rsidR="00F437C2">
        <w:rPr>
          <w:rFonts w:ascii="Arial" w:hAnsi="Arial" w:cs="Arial"/>
          <w:sz w:val="28"/>
          <w:szCs w:val="28"/>
        </w:rPr>
        <w:t>panzvim</w:t>
      </w:r>
      <w:r w:rsidR="00987E7A">
        <w:rPr>
          <w:rFonts w:ascii="Arial" w:hAnsi="Arial" w:cs="Arial"/>
          <w:sz w:val="28"/>
          <w:szCs w:val="28"/>
        </w:rPr>
        <w:t>bo</w:t>
      </w:r>
      <w:proofErr w:type="spellEnd"/>
      <w:r w:rsidR="00987E7A">
        <w:rPr>
          <w:rFonts w:ascii="Arial" w:hAnsi="Arial" w:cs="Arial"/>
          <w:sz w:val="28"/>
          <w:szCs w:val="28"/>
        </w:rPr>
        <w:t xml:space="preserve"> yangu</w:t>
      </w:r>
      <w:r w:rsidR="00E613D0">
        <w:rPr>
          <w:rFonts w:ascii="Arial" w:hAnsi="Arial" w:cs="Arial"/>
          <w:sz w:val="28"/>
          <w:szCs w:val="28"/>
        </w:rPr>
        <w:t>.’</w:t>
      </w:r>
      <w:r w:rsidR="00987E7A">
        <w:rPr>
          <w:rFonts w:ascii="Arial" w:hAnsi="Arial" w:cs="Arial"/>
          <w:sz w:val="28"/>
          <w:szCs w:val="28"/>
        </w:rPr>
        <w:t xml:space="preserve"> </w:t>
      </w:r>
    </w:p>
    <w:p w14:paraId="5ADFA998" w14:textId="630C7176" w:rsidR="00A95D2F" w:rsidRDefault="00E613D0" w:rsidP="00EE1207">
      <w:pPr>
        <w:jc w:val="both"/>
        <w:rPr>
          <w:rFonts w:ascii="Arial" w:hAnsi="Arial" w:cs="Arial"/>
          <w:sz w:val="28"/>
          <w:szCs w:val="28"/>
        </w:rPr>
      </w:pPr>
      <w:r>
        <w:rPr>
          <w:rFonts w:ascii="Arial" w:hAnsi="Arial" w:cs="Arial"/>
          <w:sz w:val="28"/>
          <w:szCs w:val="28"/>
        </w:rPr>
        <w:t>B</w:t>
      </w:r>
      <w:r w:rsidR="00987E7A">
        <w:rPr>
          <w:rFonts w:ascii="Arial" w:hAnsi="Arial" w:cs="Arial"/>
          <w:sz w:val="28"/>
          <w:szCs w:val="28"/>
        </w:rPr>
        <w:t xml:space="preserve">ut </w:t>
      </w:r>
      <w:proofErr w:type="spellStart"/>
      <w:r w:rsidR="00987E7A">
        <w:rPr>
          <w:rFonts w:ascii="Arial" w:hAnsi="Arial" w:cs="Arial"/>
          <w:sz w:val="28"/>
          <w:szCs w:val="28"/>
        </w:rPr>
        <w:t>handi</w:t>
      </w:r>
      <w:proofErr w:type="spellEnd"/>
      <w:r w:rsidR="00987E7A">
        <w:rPr>
          <w:rFonts w:ascii="Arial" w:hAnsi="Arial" w:cs="Arial"/>
          <w:sz w:val="28"/>
          <w:szCs w:val="28"/>
        </w:rPr>
        <w:t xml:space="preserve"> </w:t>
      </w:r>
      <w:proofErr w:type="spellStart"/>
      <w:r w:rsidR="00987E7A">
        <w:rPr>
          <w:rFonts w:ascii="Arial" w:hAnsi="Arial" w:cs="Arial"/>
          <w:sz w:val="28"/>
          <w:szCs w:val="28"/>
        </w:rPr>
        <w:t>m</w:t>
      </w:r>
      <w:r w:rsidR="0021574A">
        <w:rPr>
          <w:rFonts w:ascii="Arial" w:hAnsi="Arial" w:cs="Arial"/>
          <w:sz w:val="28"/>
          <w:szCs w:val="28"/>
        </w:rPr>
        <w:t>o</w:t>
      </w:r>
      <w:r w:rsidR="00987E7A">
        <w:rPr>
          <w:rFonts w:ascii="Arial" w:hAnsi="Arial" w:cs="Arial"/>
          <w:sz w:val="28"/>
          <w:szCs w:val="28"/>
        </w:rPr>
        <w:t>on</w:t>
      </w:r>
      <w:r w:rsidR="008E6B96">
        <w:rPr>
          <w:rFonts w:ascii="Arial" w:hAnsi="Arial" w:cs="Arial"/>
          <w:sz w:val="28"/>
          <w:szCs w:val="28"/>
        </w:rPr>
        <w:t>a</w:t>
      </w:r>
      <w:proofErr w:type="spellEnd"/>
      <w:r w:rsidR="008E6B96">
        <w:rPr>
          <w:rFonts w:ascii="Arial" w:hAnsi="Arial" w:cs="Arial"/>
          <w:sz w:val="28"/>
          <w:szCs w:val="28"/>
        </w:rPr>
        <w:t xml:space="preserve"> kuti </w:t>
      </w:r>
      <w:proofErr w:type="spellStart"/>
      <w:r w:rsidR="008E6B96">
        <w:rPr>
          <w:rFonts w:ascii="Arial" w:hAnsi="Arial" w:cs="Arial"/>
          <w:sz w:val="28"/>
          <w:szCs w:val="28"/>
        </w:rPr>
        <w:t>kuti</w:t>
      </w:r>
      <w:proofErr w:type="spellEnd"/>
      <w:r w:rsidR="008E6B96">
        <w:rPr>
          <w:rFonts w:ascii="Arial" w:hAnsi="Arial" w:cs="Arial"/>
          <w:sz w:val="28"/>
          <w:szCs w:val="28"/>
        </w:rPr>
        <w:t xml:space="preserve"> ava </w:t>
      </w:r>
      <w:proofErr w:type="spellStart"/>
      <w:r w:rsidR="008E6B96">
        <w:rPr>
          <w:rFonts w:ascii="Arial" w:hAnsi="Arial" w:cs="Arial"/>
          <w:sz w:val="28"/>
          <w:szCs w:val="28"/>
        </w:rPr>
        <w:t>vanyo</w:t>
      </w:r>
      <w:r w:rsidR="00B91BBF">
        <w:rPr>
          <w:rFonts w:ascii="Arial" w:hAnsi="Arial" w:cs="Arial"/>
          <w:sz w:val="28"/>
          <w:szCs w:val="28"/>
        </w:rPr>
        <w:t>tso</w:t>
      </w:r>
      <w:r w:rsidR="00E2718E">
        <w:rPr>
          <w:rFonts w:ascii="Arial" w:hAnsi="Arial" w:cs="Arial"/>
          <w:sz w:val="28"/>
          <w:szCs w:val="28"/>
        </w:rPr>
        <w:t>kwana</w:t>
      </w:r>
      <w:proofErr w:type="spellEnd"/>
      <w:r w:rsidR="00E2718E">
        <w:rPr>
          <w:rFonts w:ascii="Arial" w:hAnsi="Arial" w:cs="Arial"/>
          <w:sz w:val="28"/>
          <w:szCs w:val="28"/>
        </w:rPr>
        <w:t xml:space="preserve"> </w:t>
      </w:r>
      <w:proofErr w:type="spellStart"/>
      <w:r w:rsidR="00E2718E">
        <w:rPr>
          <w:rFonts w:ascii="Arial" w:hAnsi="Arial" w:cs="Arial"/>
          <w:sz w:val="28"/>
          <w:szCs w:val="28"/>
        </w:rPr>
        <w:t>panzimbo</w:t>
      </w:r>
      <w:proofErr w:type="spellEnd"/>
      <w:r w:rsidR="00E2718E">
        <w:rPr>
          <w:rFonts w:ascii="Arial" w:hAnsi="Arial" w:cs="Arial"/>
          <w:sz w:val="28"/>
          <w:szCs w:val="28"/>
        </w:rPr>
        <w:t xml:space="preserve"> </w:t>
      </w:r>
      <w:proofErr w:type="spellStart"/>
      <w:r w:rsidR="00E2718E">
        <w:rPr>
          <w:rFonts w:ascii="Arial" w:hAnsi="Arial" w:cs="Arial"/>
          <w:sz w:val="28"/>
          <w:szCs w:val="28"/>
        </w:rPr>
        <w:t>yavo</w:t>
      </w:r>
      <w:proofErr w:type="spellEnd"/>
      <w:r w:rsidR="003F4596">
        <w:rPr>
          <w:rFonts w:ascii="Arial" w:hAnsi="Arial" w:cs="Arial"/>
          <w:sz w:val="28"/>
          <w:szCs w:val="28"/>
        </w:rPr>
        <w:t xml:space="preserve">, </w:t>
      </w:r>
      <w:proofErr w:type="spellStart"/>
      <w:r w:rsidR="003F4596">
        <w:rPr>
          <w:rFonts w:ascii="Arial" w:hAnsi="Arial" w:cs="Arial"/>
          <w:sz w:val="28"/>
          <w:szCs w:val="28"/>
        </w:rPr>
        <w:t>vanofana</w:t>
      </w:r>
      <w:proofErr w:type="spellEnd"/>
      <w:r w:rsidR="003F4596">
        <w:rPr>
          <w:rFonts w:ascii="Arial" w:hAnsi="Arial" w:cs="Arial"/>
          <w:sz w:val="28"/>
          <w:szCs w:val="28"/>
        </w:rPr>
        <w:t xml:space="preserve"> kutora </w:t>
      </w:r>
      <w:proofErr w:type="spellStart"/>
      <w:r w:rsidR="003F4596">
        <w:rPr>
          <w:rFonts w:ascii="Arial" w:hAnsi="Arial" w:cs="Arial"/>
          <w:sz w:val="28"/>
          <w:szCs w:val="28"/>
        </w:rPr>
        <w:t>yavo</w:t>
      </w:r>
      <w:proofErr w:type="spellEnd"/>
      <w:r w:rsidR="003F4596">
        <w:rPr>
          <w:rFonts w:ascii="Arial" w:hAnsi="Arial" w:cs="Arial"/>
          <w:sz w:val="28"/>
          <w:szCs w:val="28"/>
        </w:rPr>
        <w:t xml:space="preserve"> ndiani…</w:t>
      </w:r>
      <w:r w:rsidR="007678B8">
        <w:rPr>
          <w:rFonts w:ascii="Arial" w:hAnsi="Arial" w:cs="Arial"/>
          <w:sz w:val="28"/>
          <w:szCs w:val="28"/>
        </w:rPr>
        <w:t>?</w:t>
      </w:r>
      <w:r w:rsidR="00AD544A">
        <w:rPr>
          <w:rFonts w:ascii="Arial" w:hAnsi="Arial" w:cs="Arial"/>
          <w:sz w:val="28"/>
          <w:szCs w:val="28"/>
        </w:rPr>
        <w:t xml:space="preserve"> </w:t>
      </w:r>
      <w:r w:rsidR="00636C4F">
        <w:rPr>
          <w:rFonts w:ascii="Arial" w:hAnsi="Arial" w:cs="Arial"/>
          <w:sz w:val="28"/>
          <w:szCs w:val="28"/>
        </w:rPr>
        <w:t>H</w:t>
      </w:r>
      <w:r w:rsidR="00AD544A">
        <w:rPr>
          <w:rFonts w:ascii="Arial" w:hAnsi="Arial" w:cs="Arial"/>
          <w:sz w:val="28"/>
          <w:szCs w:val="28"/>
        </w:rPr>
        <w:t>ama.</w:t>
      </w:r>
    </w:p>
    <w:p w14:paraId="1AF2B2D8" w14:textId="477AC98F" w:rsidR="00822D4A" w:rsidRDefault="00D06359" w:rsidP="00EE1207">
      <w:pPr>
        <w:jc w:val="both"/>
        <w:rPr>
          <w:rFonts w:ascii="Arial" w:hAnsi="Arial" w:cs="Arial"/>
          <w:sz w:val="28"/>
          <w:szCs w:val="28"/>
        </w:rPr>
      </w:pPr>
      <w:r>
        <w:rPr>
          <w:rFonts w:ascii="Arial" w:hAnsi="Arial" w:cs="Arial"/>
          <w:sz w:val="28"/>
          <w:szCs w:val="28"/>
          <w:vertAlign w:val="superscript"/>
        </w:rPr>
        <w:t xml:space="preserve">128 </w:t>
      </w:r>
      <w:proofErr w:type="spellStart"/>
      <w:r w:rsidR="00AD544A">
        <w:rPr>
          <w:rFonts w:ascii="Arial" w:hAnsi="Arial" w:cs="Arial"/>
          <w:sz w:val="28"/>
          <w:szCs w:val="28"/>
        </w:rPr>
        <w:t>Taizviparidza</w:t>
      </w:r>
      <w:proofErr w:type="spellEnd"/>
      <w:r w:rsidR="00AD544A">
        <w:rPr>
          <w:rFonts w:ascii="Arial" w:hAnsi="Arial" w:cs="Arial"/>
          <w:sz w:val="28"/>
          <w:szCs w:val="28"/>
        </w:rPr>
        <w:t xml:space="preserve"> </w:t>
      </w:r>
      <w:proofErr w:type="spellStart"/>
      <w:r w:rsidR="00AD544A">
        <w:rPr>
          <w:rFonts w:ascii="Arial" w:hAnsi="Arial" w:cs="Arial"/>
          <w:sz w:val="28"/>
          <w:szCs w:val="28"/>
        </w:rPr>
        <w:t>kubv</w:t>
      </w:r>
      <w:r w:rsidR="005C2DC9">
        <w:rPr>
          <w:rFonts w:ascii="Arial" w:hAnsi="Arial" w:cs="Arial"/>
          <w:sz w:val="28"/>
          <w:szCs w:val="28"/>
        </w:rPr>
        <w:t>ira</w:t>
      </w:r>
      <w:proofErr w:type="spellEnd"/>
      <w:r w:rsidR="005C2DC9">
        <w:rPr>
          <w:rFonts w:ascii="Arial" w:hAnsi="Arial" w:cs="Arial"/>
          <w:sz w:val="28"/>
          <w:szCs w:val="28"/>
        </w:rPr>
        <w:t xml:space="preserve"> </w:t>
      </w:r>
      <w:proofErr w:type="spellStart"/>
      <w:r w:rsidR="005C2DC9">
        <w:rPr>
          <w:rFonts w:ascii="Arial" w:hAnsi="Arial" w:cs="Arial"/>
          <w:sz w:val="28"/>
          <w:szCs w:val="28"/>
        </w:rPr>
        <w:t>kudhara</w:t>
      </w:r>
      <w:proofErr w:type="spellEnd"/>
      <w:r w:rsidR="005C2DC9">
        <w:rPr>
          <w:rFonts w:ascii="Arial" w:hAnsi="Arial" w:cs="Arial"/>
          <w:sz w:val="28"/>
          <w:szCs w:val="28"/>
        </w:rPr>
        <w:t xml:space="preserve"> kuti </w:t>
      </w:r>
      <w:proofErr w:type="spellStart"/>
      <w:r w:rsidR="005C2DC9">
        <w:rPr>
          <w:rFonts w:ascii="Arial" w:hAnsi="Arial" w:cs="Arial"/>
          <w:sz w:val="28"/>
          <w:szCs w:val="28"/>
        </w:rPr>
        <w:t>musoro</w:t>
      </w:r>
      <w:proofErr w:type="spellEnd"/>
      <w:r w:rsidR="005C2DC9">
        <w:rPr>
          <w:rFonts w:ascii="Arial" w:hAnsi="Arial" w:cs="Arial"/>
          <w:sz w:val="28"/>
          <w:szCs w:val="28"/>
        </w:rPr>
        <w:t xml:space="preserve"> </w:t>
      </w:r>
      <w:proofErr w:type="spellStart"/>
      <w:r w:rsidR="005C2DC9">
        <w:rPr>
          <w:rFonts w:ascii="Arial" w:hAnsi="Arial" w:cs="Arial"/>
          <w:sz w:val="28"/>
          <w:szCs w:val="28"/>
        </w:rPr>
        <w:t>wechitima</w:t>
      </w:r>
      <w:proofErr w:type="spellEnd"/>
      <w:r w:rsidR="005C2DC9">
        <w:rPr>
          <w:rFonts w:ascii="Arial" w:hAnsi="Arial" w:cs="Arial"/>
          <w:sz w:val="28"/>
          <w:szCs w:val="28"/>
        </w:rPr>
        <w:t xml:space="preserve"> </w:t>
      </w:r>
      <w:proofErr w:type="spellStart"/>
      <w:r w:rsidR="005C2DC9">
        <w:rPr>
          <w:rFonts w:ascii="Arial" w:hAnsi="Arial" w:cs="Arial"/>
          <w:sz w:val="28"/>
          <w:szCs w:val="28"/>
        </w:rPr>
        <w:t>ukabu</w:t>
      </w:r>
      <w:r w:rsidR="007A04F5">
        <w:rPr>
          <w:rFonts w:ascii="Arial" w:hAnsi="Arial" w:cs="Arial"/>
          <w:sz w:val="28"/>
          <w:szCs w:val="28"/>
        </w:rPr>
        <w:t>d</w:t>
      </w:r>
      <w:r w:rsidR="009E45A5">
        <w:rPr>
          <w:rFonts w:ascii="Arial" w:hAnsi="Arial" w:cs="Arial"/>
          <w:sz w:val="28"/>
          <w:szCs w:val="28"/>
        </w:rPr>
        <w:t>a</w:t>
      </w:r>
      <w:proofErr w:type="spellEnd"/>
      <w:r w:rsidR="007A04F5">
        <w:rPr>
          <w:rFonts w:ascii="Arial" w:hAnsi="Arial" w:cs="Arial"/>
          <w:sz w:val="28"/>
          <w:szCs w:val="28"/>
        </w:rPr>
        <w:t xml:space="preserve"> </w:t>
      </w:r>
      <w:proofErr w:type="spellStart"/>
      <w:r w:rsidR="007A04F5">
        <w:rPr>
          <w:rFonts w:ascii="Arial" w:hAnsi="Arial" w:cs="Arial"/>
          <w:sz w:val="28"/>
          <w:szCs w:val="28"/>
        </w:rPr>
        <w:t>mui</w:t>
      </w:r>
      <w:proofErr w:type="spellEnd"/>
      <w:r w:rsidR="007A04F5">
        <w:rPr>
          <w:rFonts w:ascii="Arial" w:hAnsi="Arial" w:cs="Arial"/>
          <w:sz w:val="28"/>
          <w:szCs w:val="28"/>
        </w:rPr>
        <w:t>…?</w:t>
      </w:r>
      <w:r w:rsidR="00E613D0">
        <w:rPr>
          <w:rFonts w:ascii="Arial" w:hAnsi="Arial" w:cs="Arial"/>
          <w:sz w:val="28"/>
          <w:szCs w:val="28"/>
        </w:rPr>
        <w:t xml:space="preserve"> </w:t>
      </w:r>
      <w:r w:rsidR="00E613D0" w:rsidRPr="004649A7">
        <w:rPr>
          <w:rFonts w:ascii="Arial" w:hAnsi="Arial" w:cs="Arial"/>
          <w:sz w:val="18"/>
          <w:szCs w:val="18"/>
        </w:rPr>
        <w:t xml:space="preserve">[Congregation </w:t>
      </w:r>
      <w:r w:rsidR="00063DA1" w:rsidRPr="004649A7">
        <w:rPr>
          <w:rFonts w:ascii="Arial" w:hAnsi="Arial" w:cs="Arial"/>
          <w:sz w:val="18"/>
          <w:szCs w:val="18"/>
        </w:rPr>
        <w:t>says, “</w:t>
      </w:r>
      <w:proofErr w:type="spellStart"/>
      <w:r w:rsidR="00E613D0" w:rsidRPr="004649A7">
        <w:rPr>
          <w:rFonts w:ascii="Arial" w:hAnsi="Arial" w:cs="Arial"/>
          <w:sz w:val="18"/>
          <w:szCs w:val="18"/>
        </w:rPr>
        <w:t>munjanji</w:t>
      </w:r>
      <w:proofErr w:type="spellEnd"/>
      <w:r w:rsidR="00481FC2" w:rsidRPr="004649A7">
        <w:rPr>
          <w:rFonts w:ascii="Arial" w:hAnsi="Arial" w:cs="Arial"/>
          <w:sz w:val="18"/>
          <w:szCs w:val="18"/>
        </w:rPr>
        <w:t>,</w:t>
      </w:r>
      <w:r w:rsidR="00E613D0" w:rsidRPr="004649A7">
        <w:rPr>
          <w:rFonts w:ascii="Arial" w:hAnsi="Arial" w:cs="Arial"/>
          <w:sz w:val="18"/>
          <w:szCs w:val="18"/>
        </w:rPr>
        <w:t>"]</w:t>
      </w:r>
      <w:r w:rsidR="00E613D0">
        <w:rPr>
          <w:rFonts w:ascii="Arial" w:hAnsi="Arial" w:cs="Arial"/>
          <w:sz w:val="28"/>
          <w:szCs w:val="28"/>
        </w:rPr>
        <w:t xml:space="preserve"> </w:t>
      </w:r>
      <w:proofErr w:type="spellStart"/>
      <w:r w:rsidR="007A04F5">
        <w:rPr>
          <w:rFonts w:ascii="Arial" w:hAnsi="Arial" w:cs="Arial"/>
          <w:sz w:val="28"/>
          <w:szCs w:val="28"/>
        </w:rPr>
        <w:t>munjanji</w:t>
      </w:r>
      <w:proofErr w:type="spellEnd"/>
      <w:r w:rsidR="00636C4F">
        <w:rPr>
          <w:rFonts w:ascii="Arial" w:hAnsi="Arial" w:cs="Arial"/>
          <w:sz w:val="28"/>
          <w:szCs w:val="28"/>
        </w:rPr>
        <w:t>.</w:t>
      </w:r>
      <w:r w:rsidR="007A04F5">
        <w:rPr>
          <w:rFonts w:ascii="Arial" w:hAnsi="Arial" w:cs="Arial"/>
          <w:sz w:val="28"/>
          <w:szCs w:val="28"/>
        </w:rPr>
        <w:t xml:space="preserve"> </w:t>
      </w:r>
      <w:r w:rsidR="00636C4F">
        <w:rPr>
          <w:rFonts w:ascii="Arial" w:hAnsi="Arial" w:cs="Arial"/>
          <w:sz w:val="28"/>
          <w:szCs w:val="28"/>
        </w:rPr>
        <w:t>M</w:t>
      </w:r>
      <w:r w:rsidR="007A04F5">
        <w:rPr>
          <w:rFonts w:ascii="Arial" w:hAnsi="Arial" w:cs="Arial"/>
          <w:sz w:val="28"/>
          <w:szCs w:val="28"/>
        </w:rPr>
        <w:t>a</w:t>
      </w:r>
      <w:r w:rsidR="00FD7BC1">
        <w:rPr>
          <w:rFonts w:ascii="Arial" w:hAnsi="Arial" w:cs="Arial"/>
          <w:sz w:val="28"/>
          <w:szCs w:val="28"/>
        </w:rPr>
        <w:t xml:space="preserve"> </w:t>
      </w:r>
      <w:proofErr w:type="spellStart"/>
      <w:r w:rsidR="00FD7BC1">
        <w:rPr>
          <w:rFonts w:ascii="Arial" w:hAnsi="Arial" w:cs="Arial"/>
          <w:sz w:val="28"/>
          <w:szCs w:val="28"/>
        </w:rPr>
        <w:t>t</w:t>
      </w:r>
      <w:r w:rsidR="00FD7BC1" w:rsidRPr="00E613D0">
        <w:rPr>
          <w:rFonts w:ascii="Arial" w:hAnsi="Arial" w:cs="Arial"/>
          <w:i/>
          <w:iCs/>
          <w:sz w:val="28"/>
          <w:szCs w:val="28"/>
        </w:rPr>
        <w:t>r</w:t>
      </w:r>
      <w:r w:rsidR="007A04F5" w:rsidRPr="00E613D0">
        <w:rPr>
          <w:rFonts w:ascii="Arial" w:hAnsi="Arial" w:cs="Arial"/>
          <w:i/>
          <w:iCs/>
          <w:sz w:val="28"/>
          <w:szCs w:val="28"/>
        </w:rPr>
        <w:t>oc</w:t>
      </w:r>
      <w:proofErr w:type="spellEnd"/>
      <w:r w:rsidR="00FD7BC1">
        <w:rPr>
          <w:rFonts w:ascii="Arial" w:hAnsi="Arial" w:cs="Arial"/>
          <w:sz w:val="28"/>
          <w:szCs w:val="28"/>
        </w:rPr>
        <w:t xml:space="preserve"> </w:t>
      </w:r>
      <w:proofErr w:type="spellStart"/>
      <w:r w:rsidR="00FD7BC1">
        <w:rPr>
          <w:rFonts w:ascii="Arial" w:hAnsi="Arial" w:cs="Arial"/>
          <w:sz w:val="28"/>
          <w:szCs w:val="28"/>
        </w:rPr>
        <w:t>anodii</w:t>
      </w:r>
      <w:proofErr w:type="spellEnd"/>
      <w:r w:rsidR="00FD7BC1">
        <w:rPr>
          <w:rFonts w:ascii="Arial" w:hAnsi="Arial" w:cs="Arial"/>
          <w:sz w:val="28"/>
          <w:szCs w:val="28"/>
        </w:rPr>
        <w:t>…?</w:t>
      </w:r>
      <w:r w:rsidR="00A95D2F">
        <w:rPr>
          <w:rFonts w:ascii="Arial" w:hAnsi="Arial" w:cs="Arial"/>
          <w:sz w:val="28"/>
          <w:szCs w:val="28"/>
        </w:rPr>
        <w:t xml:space="preserve"> </w:t>
      </w:r>
      <w:r w:rsidR="00A95D2F" w:rsidRPr="004649A7">
        <w:rPr>
          <w:rFonts w:ascii="Arial" w:hAnsi="Arial" w:cs="Arial"/>
          <w:sz w:val="18"/>
          <w:szCs w:val="18"/>
        </w:rPr>
        <w:t xml:space="preserve">[Congregation </w:t>
      </w:r>
      <w:r w:rsidR="00563BCF" w:rsidRPr="004649A7">
        <w:rPr>
          <w:rFonts w:ascii="Arial" w:hAnsi="Arial" w:cs="Arial"/>
          <w:sz w:val="18"/>
          <w:szCs w:val="18"/>
        </w:rPr>
        <w:t xml:space="preserve">says, </w:t>
      </w:r>
      <w:r w:rsidR="00481FC2" w:rsidRPr="004649A7">
        <w:rPr>
          <w:rFonts w:ascii="Arial" w:hAnsi="Arial" w:cs="Arial"/>
          <w:sz w:val="18"/>
          <w:szCs w:val="18"/>
        </w:rPr>
        <w:t>“</w:t>
      </w:r>
      <w:proofErr w:type="spellStart"/>
      <w:r w:rsidR="00A95D2F" w:rsidRPr="004649A7">
        <w:rPr>
          <w:rFonts w:ascii="Arial" w:hAnsi="Arial" w:cs="Arial"/>
          <w:sz w:val="18"/>
          <w:szCs w:val="18"/>
        </w:rPr>
        <w:t>ano</w:t>
      </w:r>
      <w:proofErr w:type="spellEnd"/>
      <w:r w:rsidR="00C03FBE" w:rsidRPr="004649A7">
        <w:rPr>
          <w:rFonts w:ascii="Arial" w:hAnsi="Arial" w:cs="Arial"/>
          <w:sz w:val="18"/>
          <w:szCs w:val="18"/>
        </w:rPr>
        <w:t xml:space="preserve"> </w:t>
      </w:r>
      <w:r w:rsidR="00C03FBE" w:rsidRPr="004649A7">
        <w:rPr>
          <w:rFonts w:ascii="Arial" w:hAnsi="Arial" w:cs="Arial"/>
          <w:i/>
          <w:iCs/>
          <w:sz w:val="18"/>
          <w:szCs w:val="18"/>
        </w:rPr>
        <w:t>t</w:t>
      </w:r>
      <w:r w:rsidR="00481FC2" w:rsidRPr="004649A7">
        <w:rPr>
          <w:rFonts w:ascii="Arial" w:hAnsi="Arial" w:cs="Arial"/>
          <w:i/>
          <w:iCs/>
          <w:sz w:val="18"/>
          <w:szCs w:val="18"/>
        </w:rPr>
        <w:t>urn</w:t>
      </w:r>
      <w:r w:rsidR="00636C4F" w:rsidRPr="004649A7">
        <w:rPr>
          <w:rFonts w:ascii="Arial" w:hAnsi="Arial" w:cs="Arial"/>
          <w:i/>
          <w:iCs/>
          <w:sz w:val="18"/>
          <w:szCs w:val="18"/>
        </w:rPr>
        <w:t>-</w:t>
      </w:r>
      <w:r w:rsidR="00481FC2" w:rsidRPr="004649A7">
        <w:rPr>
          <w:rFonts w:ascii="Arial" w:hAnsi="Arial" w:cs="Arial"/>
          <w:i/>
          <w:iCs/>
          <w:sz w:val="18"/>
          <w:szCs w:val="18"/>
        </w:rPr>
        <w:t>a</w:t>
      </w:r>
      <w:r w:rsidR="00636C4F" w:rsidRPr="004649A7">
        <w:rPr>
          <w:rFonts w:ascii="Arial" w:hAnsi="Arial" w:cs="Arial"/>
          <w:sz w:val="18"/>
          <w:szCs w:val="18"/>
        </w:rPr>
        <w:t>.</w:t>
      </w:r>
      <w:r w:rsidR="00481FC2" w:rsidRPr="004649A7">
        <w:rPr>
          <w:rFonts w:ascii="Arial" w:hAnsi="Arial" w:cs="Arial"/>
          <w:sz w:val="18"/>
          <w:szCs w:val="18"/>
        </w:rPr>
        <w:t>”</w:t>
      </w:r>
      <w:r w:rsidR="00A95D2F" w:rsidRPr="004649A7">
        <w:rPr>
          <w:rFonts w:ascii="Arial" w:hAnsi="Arial" w:cs="Arial"/>
          <w:sz w:val="18"/>
          <w:szCs w:val="18"/>
        </w:rPr>
        <w:t>]</w:t>
      </w:r>
      <w:r w:rsidR="00507D72">
        <w:rPr>
          <w:rFonts w:ascii="Arial" w:hAnsi="Arial" w:cs="Arial"/>
          <w:sz w:val="28"/>
          <w:szCs w:val="28"/>
        </w:rPr>
        <w:t xml:space="preserve"> </w:t>
      </w:r>
      <w:proofErr w:type="spellStart"/>
      <w:r w:rsidR="00636C4F">
        <w:rPr>
          <w:rFonts w:ascii="Arial" w:hAnsi="Arial" w:cs="Arial"/>
          <w:sz w:val="28"/>
          <w:szCs w:val="28"/>
        </w:rPr>
        <w:t>K</w:t>
      </w:r>
      <w:r w:rsidR="003C4345">
        <w:rPr>
          <w:rFonts w:ascii="Arial" w:hAnsi="Arial" w:cs="Arial"/>
          <w:sz w:val="28"/>
          <w:szCs w:val="28"/>
        </w:rPr>
        <w:t>azhinji</w:t>
      </w:r>
      <w:proofErr w:type="spellEnd"/>
      <w:r w:rsidR="003C4345">
        <w:rPr>
          <w:rFonts w:ascii="Arial" w:hAnsi="Arial" w:cs="Arial"/>
          <w:sz w:val="28"/>
          <w:szCs w:val="28"/>
        </w:rPr>
        <w:t xml:space="preserve"> ma</w:t>
      </w:r>
      <w:r w:rsidR="00896857">
        <w:rPr>
          <w:rFonts w:ascii="Arial" w:hAnsi="Arial" w:cs="Arial"/>
          <w:sz w:val="28"/>
          <w:szCs w:val="28"/>
        </w:rPr>
        <w:t xml:space="preserve"> </w:t>
      </w:r>
      <w:proofErr w:type="spellStart"/>
      <w:r w:rsidR="003C4345" w:rsidRPr="00E613D0">
        <w:rPr>
          <w:rFonts w:ascii="Arial" w:hAnsi="Arial" w:cs="Arial"/>
          <w:i/>
          <w:iCs/>
          <w:sz w:val="28"/>
          <w:szCs w:val="28"/>
        </w:rPr>
        <w:t>troc</w:t>
      </w:r>
      <w:proofErr w:type="spellEnd"/>
      <w:r w:rsidR="003C4345" w:rsidRPr="00E613D0">
        <w:rPr>
          <w:rFonts w:ascii="Arial" w:hAnsi="Arial" w:cs="Arial"/>
          <w:i/>
          <w:iCs/>
          <w:sz w:val="28"/>
          <w:szCs w:val="28"/>
        </w:rPr>
        <w:t xml:space="preserve"> </w:t>
      </w:r>
      <w:proofErr w:type="spellStart"/>
      <w:r w:rsidR="002F4F90">
        <w:rPr>
          <w:rFonts w:ascii="Arial" w:hAnsi="Arial" w:cs="Arial"/>
          <w:sz w:val="28"/>
          <w:szCs w:val="28"/>
        </w:rPr>
        <w:t>u</w:t>
      </w:r>
      <w:r w:rsidR="003C4345">
        <w:rPr>
          <w:rFonts w:ascii="Arial" w:hAnsi="Arial" w:cs="Arial"/>
          <w:sz w:val="28"/>
          <w:szCs w:val="28"/>
        </w:rPr>
        <w:t>no</w:t>
      </w:r>
      <w:r w:rsidR="00896857">
        <w:rPr>
          <w:rFonts w:ascii="Arial" w:hAnsi="Arial" w:cs="Arial"/>
          <w:sz w:val="28"/>
          <w:szCs w:val="28"/>
        </w:rPr>
        <w:t>zoasiya</w:t>
      </w:r>
      <w:proofErr w:type="spellEnd"/>
      <w:r w:rsidR="00896857">
        <w:rPr>
          <w:rFonts w:ascii="Arial" w:hAnsi="Arial" w:cs="Arial"/>
          <w:sz w:val="28"/>
          <w:szCs w:val="28"/>
        </w:rPr>
        <w:t xml:space="preserve"> </w:t>
      </w:r>
      <w:proofErr w:type="spellStart"/>
      <w:r w:rsidR="00896857">
        <w:rPr>
          <w:rFonts w:ascii="Arial" w:hAnsi="Arial" w:cs="Arial"/>
          <w:sz w:val="28"/>
          <w:szCs w:val="28"/>
        </w:rPr>
        <w:t>mudo</w:t>
      </w:r>
      <w:proofErr w:type="spellEnd"/>
      <w:r w:rsidR="00896857">
        <w:rPr>
          <w:rFonts w:ascii="Arial" w:hAnsi="Arial" w:cs="Arial"/>
          <w:sz w:val="28"/>
          <w:szCs w:val="28"/>
        </w:rPr>
        <w:t>…?</w:t>
      </w:r>
      <w:r w:rsidR="00966BD9">
        <w:rPr>
          <w:rFonts w:ascii="Arial" w:hAnsi="Arial" w:cs="Arial"/>
          <w:sz w:val="28"/>
          <w:szCs w:val="28"/>
        </w:rPr>
        <w:t xml:space="preserve"> </w:t>
      </w:r>
      <w:proofErr w:type="spellStart"/>
      <w:r w:rsidR="00966BD9">
        <w:rPr>
          <w:rFonts w:ascii="Arial" w:hAnsi="Arial" w:cs="Arial"/>
          <w:sz w:val="28"/>
          <w:szCs w:val="28"/>
        </w:rPr>
        <w:t>mudondo</w:t>
      </w:r>
      <w:proofErr w:type="spellEnd"/>
      <w:r w:rsidR="00636C4F">
        <w:rPr>
          <w:rFonts w:ascii="Arial" w:hAnsi="Arial" w:cs="Arial"/>
          <w:sz w:val="28"/>
          <w:szCs w:val="28"/>
        </w:rPr>
        <w:t>,</w:t>
      </w:r>
      <w:r w:rsidR="00966BD9">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2F4F90">
        <w:rPr>
          <w:rFonts w:ascii="Arial" w:hAnsi="Arial" w:cs="Arial"/>
          <w:sz w:val="28"/>
          <w:szCs w:val="28"/>
        </w:rPr>
        <w:t>.</w:t>
      </w:r>
      <w:r w:rsidR="00764300">
        <w:rPr>
          <w:rFonts w:ascii="Arial" w:hAnsi="Arial" w:cs="Arial"/>
          <w:sz w:val="28"/>
          <w:szCs w:val="28"/>
        </w:rPr>
        <w:t xml:space="preserve"> </w:t>
      </w:r>
      <w:proofErr w:type="spellStart"/>
      <w:r w:rsidR="002F4F90">
        <w:rPr>
          <w:rFonts w:ascii="Arial" w:hAnsi="Arial" w:cs="Arial"/>
          <w:sz w:val="28"/>
          <w:szCs w:val="28"/>
        </w:rPr>
        <w:t>U</w:t>
      </w:r>
      <w:r w:rsidR="00764300">
        <w:rPr>
          <w:rFonts w:ascii="Arial" w:hAnsi="Arial" w:cs="Arial"/>
          <w:sz w:val="28"/>
          <w:szCs w:val="28"/>
        </w:rPr>
        <w:t>n</w:t>
      </w:r>
      <w:r w:rsidR="00650430">
        <w:rPr>
          <w:rFonts w:ascii="Arial" w:hAnsi="Arial" w:cs="Arial"/>
          <w:sz w:val="28"/>
          <w:szCs w:val="28"/>
        </w:rPr>
        <w:t>onyatsoona</w:t>
      </w:r>
      <w:proofErr w:type="spellEnd"/>
      <w:r w:rsidR="00650430">
        <w:rPr>
          <w:rFonts w:ascii="Arial" w:hAnsi="Arial" w:cs="Arial"/>
          <w:sz w:val="28"/>
          <w:szCs w:val="28"/>
        </w:rPr>
        <w:t xml:space="preserve"> kuti</w:t>
      </w:r>
      <w:r w:rsidR="002F4F90">
        <w:rPr>
          <w:rFonts w:ascii="Arial" w:hAnsi="Arial" w:cs="Arial"/>
          <w:sz w:val="28"/>
          <w:szCs w:val="28"/>
        </w:rPr>
        <w:t xml:space="preserve"> </w:t>
      </w:r>
      <w:r w:rsidR="00265FEA">
        <w:rPr>
          <w:rFonts w:ascii="Arial" w:hAnsi="Arial" w:cs="Arial"/>
          <w:sz w:val="28"/>
          <w:szCs w:val="28"/>
        </w:rPr>
        <w:t xml:space="preserve">mwana </w:t>
      </w:r>
      <w:proofErr w:type="spellStart"/>
      <w:r w:rsidR="00265FEA">
        <w:rPr>
          <w:rFonts w:ascii="Arial" w:hAnsi="Arial" w:cs="Arial"/>
          <w:sz w:val="28"/>
          <w:szCs w:val="28"/>
        </w:rPr>
        <w:t>uyu</w:t>
      </w:r>
      <w:proofErr w:type="spellEnd"/>
      <w:r w:rsidR="00265FEA">
        <w:rPr>
          <w:rFonts w:ascii="Arial" w:hAnsi="Arial" w:cs="Arial"/>
          <w:sz w:val="28"/>
          <w:szCs w:val="28"/>
        </w:rPr>
        <w:t xml:space="preserve"> kunamata a-</w:t>
      </w:r>
      <w:proofErr w:type="gramStart"/>
      <w:r w:rsidR="00265FEA">
        <w:rPr>
          <w:rFonts w:ascii="Arial" w:hAnsi="Arial" w:cs="Arial"/>
          <w:sz w:val="28"/>
          <w:szCs w:val="28"/>
        </w:rPr>
        <w:t>a</w:t>
      </w:r>
      <w:proofErr w:type="gramEnd"/>
      <w:r w:rsidR="00265FEA">
        <w:rPr>
          <w:rFonts w:ascii="Arial" w:hAnsi="Arial" w:cs="Arial"/>
          <w:sz w:val="28"/>
          <w:szCs w:val="28"/>
        </w:rPr>
        <w:t xml:space="preserve"> </w:t>
      </w:r>
      <w:proofErr w:type="spellStart"/>
      <w:r w:rsidR="00265FEA">
        <w:rPr>
          <w:rFonts w:ascii="Arial" w:hAnsi="Arial" w:cs="Arial"/>
          <w:sz w:val="28"/>
          <w:szCs w:val="28"/>
        </w:rPr>
        <w:t>arikud</w:t>
      </w:r>
      <w:r w:rsidR="00F665D3">
        <w:rPr>
          <w:rFonts w:ascii="Arial" w:hAnsi="Arial" w:cs="Arial"/>
          <w:sz w:val="28"/>
          <w:szCs w:val="28"/>
        </w:rPr>
        <w:t>a</w:t>
      </w:r>
      <w:proofErr w:type="spellEnd"/>
      <w:r w:rsidR="00265FEA">
        <w:rPr>
          <w:rFonts w:ascii="Arial" w:hAnsi="Arial" w:cs="Arial"/>
          <w:sz w:val="28"/>
          <w:szCs w:val="28"/>
        </w:rPr>
        <w:t xml:space="preserve"> </w:t>
      </w:r>
      <w:proofErr w:type="spellStart"/>
      <w:r w:rsidR="00265FEA">
        <w:rPr>
          <w:rFonts w:ascii="Arial" w:hAnsi="Arial" w:cs="Arial"/>
          <w:sz w:val="28"/>
          <w:szCs w:val="28"/>
        </w:rPr>
        <w:t>kutodzidzawo</w:t>
      </w:r>
      <w:proofErr w:type="spellEnd"/>
      <w:r w:rsidR="00636C4F">
        <w:rPr>
          <w:rFonts w:ascii="Arial" w:hAnsi="Arial" w:cs="Arial"/>
          <w:sz w:val="28"/>
          <w:szCs w:val="28"/>
        </w:rPr>
        <w:t>,</w:t>
      </w:r>
      <w:r w:rsidR="00F665D3">
        <w:rPr>
          <w:rFonts w:ascii="Arial" w:hAnsi="Arial" w:cs="Arial"/>
          <w:sz w:val="28"/>
          <w:szCs w:val="28"/>
        </w:rPr>
        <w:t xml:space="preserve"> </w:t>
      </w:r>
      <w:proofErr w:type="spellStart"/>
      <w:r w:rsidR="00F665D3">
        <w:rPr>
          <w:rFonts w:ascii="Arial" w:hAnsi="Arial" w:cs="Arial"/>
          <w:sz w:val="28"/>
          <w:szCs w:val="28"/>
        </w:rPr>
        <w:t>nekudzidziswa</w:t>
      </w:r>
      <w:proofErr w:type="spellEnd"/>
      <w:r w:rsidR="00F665D3">
        <w:rPr>
          <w:rFonts w:ascii="Arial" w:hAnsi="Arial" w:cs="Arial"/>
          <w:sz w:val="28"/>
          <w:szCs w:val="28"/>
        </w:rPr>
        <w:t xml:space="preserve"> </w:t>
      </w:r>
      <w:r w:rsidR="005162B2">
        <w:rPr>
          <w:rFonts w:ascii="Arial" w:hAnsi="Arial" w:cs="Arial"/>
          <w:sz w:val="28"/>
          <w:szCs w:val="28"/>
        </w:rPr>
        <w:t>n</w:t>
      </w:r>
      <w:r w:rsidR="00F665D3">
        <w:rPr>
          <w:rFonts w:ascii="Arial" w:hAnsi="Arial" w:cs="Arial"/>
          <w:sz w:val="28"/>
          <w:szCs w:val="28"/>
        </w:rPr>
        <w:t>ehama.</w:t>
      </w:r>
    </w:p>
    <w:p w14:paraId="133DB43E" w14:textId="4743D218" w:rsidR="00290B8B" w:rsidRDefault="00D06359" w:rsidP="00EE1207">
      <w:pPr>
        <w:jc w:val="both"/>
        <w:rPr>
          <w:rFonts w:ascii="Arial" w:hAnsi="Arial" w:cs="Arial"/>
          <w:sz w:val="28"/>
          <w:szCs w:val="28"/>
        </w:rPr>
      </w:pPr>
      <w:r>
        <w:rPr>
          <w:rFonts w:ascii="Arial" w:hAnsi="Arial" w:cs="Arial"/>
          <w:sz w:val="28"/>
          <w:szCs w:val="28"/>
          <w:vertAlign w:val="superscript"/>
        </w:rPr>
        <w:t xml:space="preserve">129 </w:t>
      </w:r>
      <w:r w:rsidR="00F665D3">
        <w:rPr>
          <w:rFonts w:ascii="Arial" w:hAnsi="Arial" w:cs="Arial"/>
          <w:sz w:val="28"/>
          <w:szCs w:val="28"/>
        </w:rPr>
        <w:t xml:space="preserve">Now, that’s </w:t>
      </w:r>
      <w:r w:rsidR="008273F9">
        <w:rPr>
          <w:rFonts w:ascii="Arial" w:hAnsi="Arial" w:cs="Arial"/>
          <w:sz w:val="28"/>
          <w:szCs w:val="28"/>
        </w:rPr>
        <w:t xml:space="preserve">what all women are like </w:t>
      </w:r>
      <w:r w:rsidR="00534101">
        <w:rPr>
          <w:rFonts w:ascii="Arial" w:hAnsi="Arial" w:cs="Arial"/>
          <w:sz w:val="28"/>
          <w:szCs w:val="28"/>
        </w:rPr>
        <w:t>ha-</w:t>
      </w:r>
      <w:proofErr w:type="spellStart"/>
      <w:r w:rsidR="00534101">
        <w:rPr>
          <w:rFonts w:ascii="Arial" w:hAnsi="Arial" w:cs="Arial"/>
          <w:sz w:val="28"/>
          <w:szCs w:val="28"/>
        </w:rPr>
        <w:t>maona</w:t>
      </w:r>
      <w:proofErr w:type="spellEnd"/>
      <w:r w:rsidR="008273F9">
        <w:rPr>
          <w:rFonts w:ascii="Arial" w:hAnsi="Arial" w:cs="Arial"/>
          <w:sz w:val="28"/>
          <w:szCs w:val="28"/>
        </w:rPr>
        <w:t xml:space="preserve"> but </w:t>
      </w:r>
      <w:proofErr w:type="spellStart"/>
      <w:r w:rsidR="008273F9">
        <w:rPr>
          <w:rFonts w:ascii="Arial" w:hAnsi="Arial" w:cs="Arial"/>
          <w:sz w:val="28"/>
          <w:szCs w:val="28"/>
        </w:rPr>
        <w:t>unogona</w:t>
      </w:r>
      <w:proofErr w:type="spellEnd"/>
      <w:r w:rsidR="008273F9">
        <w:rPr>
          <w:rFonts w:ascii="Arial" w:hAnsi="Arial" w:cs="Arial"/>
          <w:sz w:val="28"/>
          <w:szCs w:val="28"/>
        </w:rPr>
        <w:t xml:space="preserve"> </w:t>
      </w:r>
      <w:proofErr w:type="spellStart"/>
      <w:r w:rsidR="008273F9">
        <w:rPr>
          <w:rFonts w:ascii="Arial" w:hAnsi="Arial" w:cs="Arial"/>
          <w:sz w:val="28"/>
          <w:szCs w:val="28"/>
        </w:rPr>
        <w:t>kuva</w:t>
      </w:r>
      <w:proofErr w:type="spellEnd"/>
      <w:r w:rsidR="008273F9">
        <w:rPr>
          <w:rFonts w:ascii="Arial" w:hAnsi="Arial" w:cs="Arial"/>
          <w:sz w:val="28"/>
          <w:szCs w:val="28"/>
        </w:rPr>
        <w:t xml:space="preserve"> munhu ari</w:t>
      </w:r>
      <w:r w:rsidR="004F6E50">
        <w:rPr>
          <w:rFonts w:ascii="Arial" w:hAnsi="Arial" w:cs="Arial"/>
          <w:sz w:val="28"/>
          <w:szCs w:val="28"/>
        </w:rPr>
        <w:t xml:space="preserve"> intelligent. Some brothers are so intelligent </w:t>
      </w:r>
      <w:r w:rsidR="00615299">
        <w:rPr>
          <w:rFonts w:ascii="Arial" w:hAnsi="Arial" w:cs="Arial"/>
          <w:sz w:val="28"/>
          <w:szCs w:val="28"/>
        </w:rPr>
        <w:t xml:space="preserve">like me, </w:t>
      </w:r>
      <w:proofErr w:type="spellStart"/>
      <w:r w:rsidR="00615299">
        <w:rPr>
          <w:rFonts w:ascii="Arial" w:hAnsi="Arial" w:cs="Arial"/>
          <w:sz w:val="28"/>
          <w:szCs w:val="28"/>
        </w:rPr>
        <w:t>handimunoona</w:t>
      </w:r>
      <w:proofErr w:type="spellEnd"/>
      <w:r w:rsidR="00615299">
        <w:rPr>
          <w:rFonts w:ascii="Arial" w:hAnsi="Arial" w:cs="Arial"/>
          <w:sz w:val="28"/>
          <w:szCs w:val="28"/>
        </w:rPr>
        <w:t xml:space="preserve"> kuti </w:t>
      </w:r>
      <w:proofErr w:type="spellStart"/>
      <w:r w:rsidR="00615299">
        <w:rPr>
          <w:rFonts w:ascii="Arial" w:hAnsi="Arial" w:cs="Arial"/>
          <w:sz w:val="28"/>
          <w:szCs w:val="28"/>
        </w:rPr>
        <w:t>ndakangwara</w:t>
      </w:r>
      <w:proofErr w:type="spellEnd"/>
      <w:r w:rsidR="00615299">
        <w:rPr>
          <w:rFonts w:ascii="Arial" w:hAnsi="Arial" w:cs="Arial"/>
          <w:sz w:val="28"/>
          <w:szCs w:val="28"/>
        </w:rPr>
        <w:t xml:space="preserve"> </w:t>
      </w:r>
      <w:proofErr w:type="spellStart"/>
      <w:r w:rsidR="00615299">
        <w:rPr>
          <w:rFonts w:ascii="Arial" w:hAnsi="Arial" w:cs="Arial"/>
          <w:sz w:val="28"/>
          <w:szCs w:val="28"/>
        </w:rPr>
        <w:t>chaizvo</w:t>
      </w:r>
      <w:proofErr w:type="spellEnd"/>
      <w:r w:rsidR="00615299">
        <w:rPr>
          <w:rFonts w:ascii="Arial" w:hAnsi="Arial" w:cs="Arial"/>
          <w:sz w:val="28"/>
          <w:szCs w:val="28"/>
        </w:rPr>
        <w:t>…</w:t>
      </w:r>
      <w:r w:rsidR="00CA0E6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74170D">
        <w:rPr>
          <w:rFonts w:ascii="Arial" w:hAnsi="Arial" w:cs="Arial"/>
          <w:sz w:val="28"/>
          <w:szCs w:val="28"/>
        </w:rPr>
        <w:t>Z</w:t>
      </w:r>
      <w:r w:rsidR="00822D4A">
        <w:rPr>
          <w:rFonts w:ascii="Arial" w:hAnsi="Arial" w:cs="Arial"/>
          <w:sz w:val="28"/>
          <w:szCs w:val="28"/>
        </w:rPr>
        <w:t>vekuti</w:t>
      </w:r>
      <w:proofErr w:type="spellEnd"/>
      <w:r w:rsidR="00822D4A">
        <w:rPr>
          <w:rFonts w:ascii="Arial" w:hAnsi="Arial" w:cs="Arial"/>
          <w:sz w:val="28"/>
          <w:szCs w:val="28"/>
        </w:rPr>
        <w:t xml:space="preserve"> you can make a woman do what you </w:t>
      </w:r>
      <w:r w:rsidR="00881A50">
        <w:rPr>
          <w:rFonts w:ascii="Arial" w:hAnsi="Arial" w:cs="Arial"/>
          <w:sz w:val="28"/>
          <w:szCs w:val="28"/>
        </w:rPr>
        <w:t>want her to do</w:t>
      </w:r>
      <w:r w:rsidR="00420162">
        <w:rPr>
          <w:rFonts w:ascii="Arial" w:hAnsi="Arial" w:cs="Arial"/>
          <w:sz w:val="28"/>
          <w:szCs w:val="28"/>
        </w:rPr>
        <w:t>,</w:t>
      </w:r>
      <w:r w:rsidR="00881A50">
        <w:rPr>
          <w:rFonts w:ascii="Arial" w:hAnsi="Arial" w:cs="Arial"/>
          <w:sz w:val="28"/>
          <w:szCs w:val="28"/>
        </w:rPr>
        <w:t xml:space="preserve"> but not that she wants to do it</w:t>
      </w:r>
      <w:r w:rsidR="00841770">
        <w:rPr>
          <w:rFonts w:ascii="Arial" w:hAnsi="Arial" w:cs="Arial"/>
          <w:sz w:val="28"/>
          <w:szCs w:val="28"/>
        </w:rPr>
        <w:t>.</w:t>
      </w:r>
      <w:r w:rsidR="00881A50">
        <w:rPr>
          <w:rFonts w:ascii="Arial" w:hAnsi="Arial" w:cs="Arial"/>
          <w:sz w:val="28"/>
          <w:szCs w:val="28"/>
        </w:rPr>
        <w:t xml:space="preserve"> </w:t>
      </w:r>
      <w:r w:rsidR="00841770">
        <w:rPr>
          <w:rFonts w:ascii="Arial" w:hAnsi="Arial" w:cs="Arial"/>
          <w:sz w:val="28"/>
          <w:szCs w:val="28"/>
        </w:rPr>
        <w:t>H</w:t>
      </w:r>
      <w:r w:rsidR="00881A50">
        <w:rPr>
          <w:rFonts w:ascii="Arial" w:hAnsi="Arial" w:cs="Arial"/>
          <w:sz w:val="28"/>
          <w:szCs w:val="28"/>
        </w:rPr>
        <w:t xml:space="preserve">andi muri kuona </w:t>
      </w:r>
      <w:proofErr w:type="spellStart"/>
      <w:r w:rsidR="00881A50">
        <w:rPr>
          <w:rFonts w:ascii="Arial" w:hAnsi="Arial" w:cs="Arial"/>
          <w:sz w:val="28"/>
          <w:szCs w:val="28"/>
        </w:rPr>
        <w:t>zva</w:t>
      </w:r>
      <w:r w:rsidR="00BD3F6B">
        <w:rPr>
          <w:rFonts w:ascii="Arial" w:hAnsi="Arial" w:cs="Arial"/>
          <w:sz w:val="28"/>
          <w:szCs w:val="28"/>
        </w:rPr>
        <w:t>uri</w:t>
      </w:r>
      <w:proofErr w:type="spellEnd"/>
      <w:r w:rsidR="00BD3F6B">
        <w:rPr>
          <w:rFonts w:ascii="Arial" w:hAnsi="Arial" w:cs="Arial"/>
          <w:sz w:val="28"/>
          <w:szCs w:val="28"/>
        </w:rPr>
        <w:t xml:space="preserve"> kutaura, </w:t>
      </w:r>
      <w:proofErr w:type="spellStart"/>
      <w:r w:rsidR="00BD3F6B">
        <w:rPr>
          <w:rFonts w:ascii="Arial" w:hAnsi="Arial" w:cs="Arial"/>
          <w:sz w:val="28"/>
          <w:szCs w:val="28"/>
        </w:rPr>
        <w:t>ehe</w:t>
      </w:r>
      <w:proofErr w:type="spellEnd"/>
      <w:r w:rsidR="00BD3F6B">
        <w:rPr>
          <w:rFonts w:ascii="Arial" w:hAnsi="Arial" w:cs="Arial"/>
          <w:sz w:val="28"/>
          <w:szCs w:val="28"/>
        </w:rPr>
        <w:t xml:space="preserve">. </w:t>
      </w:r>
      <w:r w:rsidR="00117069">
        <w:rPr>
          <w:rFonts w:ascii="Arial" w:hAnsi="Arial" w:cs="Arial"/>
          <w:sz w:val="28"/>
          <w:szCs w:val="28"/>
        </w:rPr>
        <w:t xml:space="preserve">You can make her do what you want her to d… or say </w:t>
      </w:r>
      <w:r w:rsidR="000C719A">
        <w:rPr>
          <w:rFonts w:ascii="Arial" w:hAnsi="Arial" w:cs="Arial"/>
          <w:sz w:val="28"/>
          <w:szCs w:val="28"/>
        </w:rPr>
        <w:t xml:space="preserve">what you want her to say but not to say she </w:t>
      </w:r>
      <w:proofErr w:type="spellStart"/>
      <w:r w:rsidR="000C719A">
        <w:rPr>
          <w:rFonts w:ascii="Arial" w:hAnsi="Arial" w:cs="Arial"/>
          <w:sz w:val="28"/>
          <w:szCs w:val="28"/>
        </w:rPr>
        <w:t>wa</w:t>
      </w:r>
      <w:proofErr w:type="spellEnd"/>
      <w:r w:rsidR="000C719A">
        <w:rPr>
          <w:rFonts w:ascii="Arial" w:hAnsi="Arial" w:cs="Arial"/>
          <w:sz w:val="28"/>
          <w:szCs w:val="28"/>
        </w:rPr>
        <w:t xml:space="preserve">…? </w:t>
      </w:r>
      <w:r w:rsidR="000C719A" w:rsidRPr="004649A7">
        <w:rPr>
          <w:rFonts w:ascii="Arial" w:hAnsi="Arial" w:cs="Arial"/>
          <w:sz w:val="18"/>
          <w:szCs w:val="18"/>
        </w:rPr>
        <w:t xml:space="preserve">[Congregation </w:t>
      </w:r>
      <w:r w:rsidR="00063DA1" w:rsidRPr="004649A7">
        <w:rPr>
          <w:rFonts w:ascii="Arial" w:hAnsi="Arial" w:cs="Arial"/>
          <w:sz w:val="18"/>
          <w:szCs w:val="18"/>
        </w:rPr>
        <w:t>says, “</w:t>
      </w:r>
      <w:r w:rsidR="00031436" w:rsidRPr="004649A7">
        <w:rPr>
          <w:rFonts w:ascii="Arial" w:hAnsi="Arial" w:cs="Arial"/>
          <w:sz w:val="18"/>
          <w:szCs w:val="18"/>
        </w:rPr>
        <w:t xml:space="preserve">she </w:t>
      </w:r>
      <w:r w:rsidR="000C719A" w:rsidRPr="004649A7">
        <w:rPr>
          <w:rFonts w:ascii="Arial" w:hAnsi="Arial" w:cs="Arial"/>
          <w:sz w:val="18"/>
          <w:szCs w:val="18"/>
        </w:rPr>
        <w:t>wants.</w:t>
      </w:r>
      <w:r w:rsidR="00144E56" w:rsidRPr="004649A7">
        <w:rPr>
          <w:rFonts w:ascii="Arial" w:hAnsi="Arial" w:cs="Arial"/>
          <w:sz w:val="18"/>
          <w:szCs w:val="18"/>
        </w:rPr>
        <w:t>”</w:t>
      </w:r>
      <w:r w:rsidR="000C719A" w:rsidRPr="004649A7">
        <w:rPr>
          <w:rFonts w:ascii="Arial" w:hAnsi="Arial" w:cs="Arial"/>
          <w:sz w:val="18"/>
          <w:szCs w:val="18"/>
        </w:rPr>
        <w:t>]</w:t>
      </w:r>
    </w:p>
    <w:p w14:paraId="5D7CD15B" w14:textId="77957EF0" w:rsidR="000C719A" w:rsidRDefault="00712934" w:rsidP="00EE1207">
      <w:pPr>
        <w:jc w:val="both"/>
        <w:rPr>
          <w:rFonts w:ascii="Arial" w:hAnsi="Arial" w:cs="Arial"/>
          <w:sz w:val="28"/>
          <w:szCs w:val="28"/>
        </w:rPr>
      </w:pPr>
      <w:r>
        <w:rPr>
          <w:rFonts w:ascii="Arial" w:hAnsi="Arial" w:cs="Arial"/>
          <w:sz w:val="28"/>
          <w:szCs w:val="28"/>
          <w:vertAlign w:val="superscript"/>
        </w:rPr>
        <w:t xml:space="preserve">130 </w:t>
      </w:r>
      <w:r w:rsidR="00BE4FEF">
        <w:rPr>
          <w:rFonts w:ascii="Arial" w:hAnsi="Arial" w:cs="Arial"/>
          <w:sz w:val="28"/>
          <w:szCs w:val="28"/>
        </w:rPr>
        <w:t>Now don’t be that oppressive</w:t>
      </w:r>
      <w:r w:rsidR="00704BCC">
        <w:rPr>
          <w:rFonts w:ascii="Arial" w:hAnsi="Arial" w:cs="Arial"/>
          <w:sz w:val="28"/>
          <w:szCs w:val="28"/>
        </w:rPr>
        <w:t xml:space="preserve">. </w:t>
      </w:r>
      <w:r w:rsidR="00BE4FEF">
        <w:rPr>
          <w:rFonts w:ascii="Arial" w:hAnsi="Arial" w:cs="Arial"/>
          <w:sz w:val="28"/>
          <w:szCs w:val="28"/>
        </w:rPr>
        <w:t xml:space="preserve">Let’s not be that oppressive! Let’s give our </w:t>
      </w:r>
      <w:r w:rsidR="00973E02">
        <w:rPr>
          <w:rFonts w:ascii="Arial" w:hAnsi="Arial" w:cs="Arial"/>
          <w:sz w:val="28"/>
          <w:szCs w:val="28"/>
        </w:rPr>
        <w:t xml:space="preserve">wives room, </w:t>
      </w:r>
      <w:proofErr w:type="spellStart"/>
      <w:r w:rsidR="00973E02">
        <w:rPr>
          <w:rFonts w:ascii="Arial" w:hAnsi="Arial" w:cs="Arial"/>
          <w:sz w:val="28"/>
          <w:szCs w:val="28"/>
        </w:rPr>
        <w:t>handi</w:t>
      </w:r>
      <w:proofErr w:type="spellEnd"/>
      <w:r w:rsidR="00973E02">
        <w:rPr>
          <w:rFonts w:ascii="Arial" w:hAnsi="Arial" w:cs="Arial"/>
          <w:sz w:val="28"/>
          <w:szCs w:val="28"/>
        </w:rPr>
        <w:t xml:space="preserve"> tiri </w:t>
      </w:r>
      <w:proofErr w:type="spellStart"/>
      <w:r w:rsidR="00973E02">
        <w:rPr>
          <w:rFonts w:ascii="Arial" w:hAnsi="Arial" w:cs="Arial"/>
          <w:sz w:val="28"/>
          <w:szCs w:val="28"/>
        </w:rPr>
        <w:t>kupabata</w:t>
      </w:r>
      <w:proofErr w:type="spellEnd"/>
      <w:r w:rsidR="00973E02">
        <w:rPr>
          <w:rFonts w:ascii="Arial" w:hAnsi="Arial" w:cs="Arial"/>
          <w:sz w:val="28"/>
          <w:szCs w:val="28"/>
        </w:rPr>
        <w:t xml:space="preserve"> ka </w:t>
      </w:r>
      <w:proofErr w:type="spellStart"/>
      <w:r w:rsidR="00973E02">
        <w:rPr>
          <w:rFonts w:ascii="Arial" w:hAnsi="Arial" w:cs="Arial"/>
          <w:sz w:val="28"/>
          <w:szCs w:val="28"/>
        </w:rPr>
        <w:t>v</w:t>
      </w:r>
      <w:r w:rsidR="00CA6D65">
        <w:rPr>
          <w:rFonts w:ascii="Arial" w:hAnsi="Arial" w:cs="Arial"/>
          <w:sz w:val="28"/>
          <w:szCs w:val="28"/>
        </w:rPr>
        <w:t>a</w:t>
      </w:r>
      <w:r w:rsidR="00973E02">
        <w:rPr>
          <w:rFonts w:ascii="Arial" w:hAnsi="Arial" w:cs="Arial"/>
          <w:sz w:val="28"/>
          <w:szCs w:val="28"/>
        </w:rPr>
        <w:t>randa</w:t>
      </w:r>
      <w:proofErr w:type="spellEnd"/>
      <w:r w:rsidR="00973E02">
        <w:rPr>
          <w:rFonts w:ascii="Arial" w:hAnsi="Arial" w:cs="Arial"/>
          <w:sz w:val="28"/>
          <w:szCs w:val="28"/>
        </w:rPr>
        <w:t xml:space="preserve"> </w:t>
      </w:r>
      <w:proofErr w:type="spellStart"/>
      <w:r w:rsidR="00973E02">
        <w:rPr>
          <w:rFonts w:ascii="Arial" w:hAnsi="Arial" w:cs="Arial"/>
          <w:sz w:val="28"/>
          <w:szCs w:val="28"/>
        </w:rPr>
        <w:t>vaMwari</w:t>
      </w:r>
      <w:proofErr w:type="spellEnd"/>
      <w:r w:rsidR="0060671E">
        <w:rPr>
          <w:rFonts w:ascii="Arial" w:hAnsi="Arial" w:cs="Arial"/>
          <w:sz w:val="28"/>
          <w:szCs w:val="28"/>
        </w:rPr>
        <w:t xml:space="preserve"> </w:t>
      </w:r>
      <w:proofErr w:type="spellStart"/>
      <w:r w:rsidR="0060671E">
        <w:rPr>
          <w:rFonts w:ascii="Arial" w:hAnsi="Arial" w:cs="Arial"/>
          <w:sz w:val="28"/>
          <w:szCs w:val="28"/>
        </w:rPr>
        <w:t>handiti</w:t>
      </w:r>
      <w:proofErr w:type="spellEnd"/>
      <w:r w:rsidR="00080874">
        <w:rPr>
          <w:rFonts w:ascii="Arial" w:hAnsi="Arial" w:cs="Arial"/>
          <w:sz w:val="28"/>
          <w:szCs w:val="28"/>
        </w:rPr>
        <w:t>,</w:t>
      </w:r>
      <w:r w:rsidR="00973E0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5B7C16">
        <w:rPr>
          <w:rFonts w:ascii="Arial" w:hAnsi="Arial" w:cs="Arial"/>
          <w:sz w:val="28"/>
          <w:szCs w:val="28"/>
        </w:rPr>
        <w:t>N</w:t>
      </w:r>
      <w:r w:rsidR="0060671E">
        <w:rPr>
          <w:rFonts w:ascii="Arial" w:hAnsi="Arial" w:cs="Arial"/>
          <w:sz w:val="28"/>
          <w:szCs w:val="28"/>
        </w:rPr>
        <w:t>gatipei</w:t>
      </w:r>
      <w:proofErr w:type="spellEnd"/>
      <w:r w:rsidR="0060671E">
        <w:rPr>
          <w:rFonts w:ascii="Arial" w:hAnsi="Arial" w:cs="Arial"/>
          <w:sz w:val="28"/>
          <w:szCs w:val="28"/>
        </w:rPr>
        <w:t xml:space="preserve"> vakadzi vedu room </w:t>
      </w:r>
      <w:proofErr w:type="spellStart"/>
      <w:r w:rsidR="00080874">
        <w:rPr>
          <w:rFonts w:ascii="Arial" w:hAnsi="Arial" w:cs="Arial"/>
          <w:sz w:val="28"/>
          <w:szCs w:val="28"/>
        </w:rPr>
        <w:t>yokuti</w:t>
      </w:r>
      <w:proofErr w:type="spellEnd"/>
      <w:r w:rsidR="00080874">
        <w:rPr>
          <w:rFonts w:ascii="Arial" w:hAnsi="Arial" w:cs="Arial"/>
          <w:sz w:val="28"/>
          <w:szCs w:val="28"/>
        </w:rPr>
        <w:t xml:space="preserve"> </w:t>
      </w:r>
      <w:proofErr w:type="spellStart"/>
      <w:r w:rsidR="00080874">
        <w:rPr>
          <w:rFonts w:ascii="Arial" w:hAnsi="Arial" w:cs="Arial"/>
          <w:sz w:val="28"/>
          <w:szCs w:val="28"/>
        </w:rPr>
        <w:t>tifambe</w:t>
      </w:r>
      <w:proofErr w:type="spellEnd"/>
      <w:r w:rsidR="00080874">
        <w:rPr>
          <w:rFonts w:ascii="Arial" w:hAnsi="Arial" w:cs="Arial"/>
          <w:sz w:val="28"/>
          <w:szCs w:val="28"/>
        </w:rPr>
        <w:t xml:space="preserve"> navo. Kana </w:t>
      </w:r>
      <w:proofErr w:type="spellStart"/>
      <w:r w:rsidR="00C51846">
        <w:rPr>
          <w:rFonts w:ascii="Arial" w:hAnsi="Arial" w:cs="Arial"/>
          <w:sz w:val="28"/>
          <w:szCs w:val="28"/>
        </w:rPr>
        <w:t>u</w:t>
      </w:r>
      <w:r w:rsidR="008E2F4B">
        <w:rPr>
          <w:rFonts w:ascii="Arial" w:hAnsi="Arial" w:cs="Arial"/>
          <w:sz w:val="28"/>
          <w:szCs w:val="28"/>
        </w:rPr>
        <w:t>chida</w:t>
      </w:r>
      <w:proofErr w:type="spellEnd"/>
      <w:r w:rsidR="008E2F4B">
        <w:rPr>
          <w:rFonts w:ascii="Arial" w:hAnsi="Arial" w:cs="Arial"/>
          <w:sz w:val="28"/>
          <w:szCs w:val="28"/>
        </w:rPr>
        <w:t xml:space="preserve"> </w:t>
      </w:r>
      <w:proofErr w:type="spellStart"/>
      <w:r w:rsidR="008E2F4B">
        <w:rPr>
          <w:rFonts w:ascii="Arial" w:hAnsi="Arial" w:cs="Arial"/>
          <w:sz w:val="28"/>
          <w:szCs w:val="28"/>
        </w:rPr>
        <w:t>kuvaita</w:t>
      </w:r>
      <w:proofErr w:type="spellEnd"/>
      <w:r w:rsidR="008E2F4B">
        <w:rPr>
          <w:rFonts w:ascii="Arial" w:hAnsi="Arial" w:cs="Arial"/>
          <w:sz w:val="28"/>
          <w:szCs w:val="28"/>
        </w:rPr>
        <w:t xml:space="preserve"> coerce into something, </w:t>
      </w:r>
      <w:r w:rsidR="00935D6E">
        <w:rPr>
          <w:rFonts w:ascii="Arial" w:hAnsi="Arial" w:cs="Arial"/>
          <w:sz w:val="28"/>
          <w:szCs w:val="28"/>
        </w:rPr>
        <w:t>let’s make them come to a well–informed decision</w:t>
      </w:r>
      <w:r w:rsidR="00CD3E9F">
        <w:rPr>
          <w:rFonts w:ascii="Arial" w:hAnsi="Arial" w:cs="Arial"/>
          <w:sz w:val="28"/>
          <w:szCs w:val="28"/>
        </w:rPr>
        <w:t xml:space="preserve"> </w:t>
      </w:r>
      <w:proofErr w:type="spellStart"/>
      <w:r w:rsidR="00CD3E9F">
        <w:rPr>
          <w:rFonts w:ascii="Arial" w:hAnsi="Arial" w:cs="Arial"/>
          <w:sz w:val="28"/>
          <w:szCs w:val="28"/>
        </w:rPr>
        <w:t>handiti</w:t>
      </w:r>
      <w:proofErr w:type="spellEnd"/>
      <w:r w:rsidR="00CD3E9F">
        <w:rPr>
          <w:rFonts w:ascii="Arial" w:hAnsi="Arial" w:cs="Arial"/>
          <w:sz w:val="28"/>
          <w:szCs w:val="28"/>
        </w:rPr>
        <w:t xml:space="preserve"> ka…? </w:t>
      </w:r>
      <w:r w:rsidR="00903E32">
        <w:rPr>
          <w:rFonts w:ascii="Arial" w:hAnsi="Arial" w:cs="Arial"/>
          <w:sz w:val="28"/>
          <w:szCs w:val="28"/>
        </w:rPr>
        <w:t>R</w:t>
      </w:r>
      <w:r w:rsidR="00CD3E9F">
        <w:rPr>
          <w:rFonts w:ascii="Arial" w:hAnsi="Arial" w:cs="Arial"/>
          <w:sz w:val="28"/>
          <w:szCs w:val="28"/>
        </w:rPr>
        <w:t xml:space="preserve">ather than </w:t>
      </w:r>
      <w:proofErr w:type="spellStart"/>
      <w:r w:rsidR="00CD3E9F">
        <w:rPr>
          <w:rFonts w:ascii="Arial" w:hAnsi="Arial" w:cs="Arial"/>
          <w:sz w:val="28"/>
          <w:szCs w:val="28"/>
        </w:rPr>
        <w:t>kuvaita</w:t>
      </w:r>
      <w:proofErr w:type="spellEnd"/>
      <w:r w:rsidR="00CD3E9F">
        <w:rPr>
          <w:rFonts w:ascii="Arial" w:hAnsi="Arial" w:cs="Arial"/>
          <w:sz w:val="28"/>
          <w:szCs w:val="28"/>
        </w:rPr>
        <w:t xml:space="preserve"> </w:t>
      </w:r>
      <w:r w:rsidR="00C51846">
        <w:rPr>
          <w:rFonts w:ascii="Arial" w:hAnsi="Arial" w:cs="Arial"/>
          <w:sz w:val="28"/>
          <w:szCs w:val="28"/>
        </w:rPr>
        <w:t>outwit</w:t>
      </w:r>
      <w:r w:rsidR="00CD3E9F">
        <w:rPr>
          <w:rFonts w:ascii="Arial" w:hAnsi="Arial" w:cs="Arial"/>
          <w:sz w:val="28"/>
          <w:szCs w:val="28"/>
        </w:rPr>
        <w:t xml:space="preserve"> out of their simplicity</w:t>
      </w:r>
      <w:r w:rsidR="00B8317A">
        <w:rPr>
          <w:rFonts w:ascii="Arial" w:hAnsi="Arial" w:cs="Arial"/>
          <w:sz w:val="28"/>
          <w:szCs w:val="28"/>
        </w:rPr>
        <w:t>, I don’t think that’s fair</w:t>
      </w:r>
      <w:r w:rsidR="006A6614">
        <w:rPr>
          <w:rFonts w:ascii="Arial" w:hAnsi="Arial" w:cs="Arial"/>
          <w:sz w:val="28"/>
          <w:szCs w:val="28"/>
        </w:rPr>
        <w:t>.</w:t>
      </w:r>
      <w:r w:rsidR="00B8317A">
        <w:rPr>
          <w:rFonts w:ascii="Arial" w:hAnsi="Arial" w:cs="Arial"/>
          <w:sz w:val="28"/>
          <w:szCs w:val="28"/>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moona</w:t>
      </w:r>
      <w:proofErr w:type="spellEnd"/>
      <w:r w:rsidR="00B8317A">
        <w:rPr>
          <w:rFonts w:ascii="Arial" w:hAnsi="Arial" w:cs="Arial"/>
          <w:sz w:val="28"/>
          <w:szCs w:val="28"/>
        </w:rPr>
        <w:t xml:space="preserve">. </w:t>
      </w:r>
    </w:p>
    <w:p w14:paraId="5FEC8558" w14:textId="03FEAB74" w:rsidR="00FE677C" w:rsidRDefault="00712934" w:rsidP="00EE1207">
      <w:pPr>
        <w:jc w:val="both"/>
        <w:rPr>
          <w:rFonts w:ascii="Arial" w:hAnsi="Arial" w:cs="Arial"/>
          <w:sz w:val="28"/>
          <w:szCs w:val="28"/>
        </w:rPr>
      </w:pPr>
      <w:r>
        <w:rPr>
          <w:rFonts w:ascii="Arial" w:hAnsi="Arial" w:cs="Arial"/>
          <w:sz w:val="28"/>
          <w:szCs w:val="28"/>
          <w:vertAlign w:val="superscript"/>
        </w:rPr>
        <w:t xml:space="preserve">131 </w:t>
      </w:r>
      <w:proofErr w:type="spellStart"/>
      <w:r w:rsidR="00836628">
        <w:rPr>
          <w:rFonts w:ascii="Arial" w:hAnsi="Arial" w:cs="Arial"/>
          <w:sz w:val="28"/>
          <w:szCs w:val="28"/>
        </w:rPr>
        <w:t>Hatitorei</w:t>
      </w:r>
      <w:proofErr w:type="spellEnd"/>
      <w:r w:rsidR="00836628">
        <w:rPr>
          <w:rFonts w:ascii="Arial" w:hAnsi="Arial" w:cs="Arial"/>
          <w:sz w:val="28"/>
          <w:szCs w:val="28"/>
        </w:rPr>
        <w:t xml:space="preserve"> vakadzi vedu zvakanaka </w:t>
      </w:r>
      <w:proofErr w:type="spellStart"/>
      <w:r w:rsidR="00836628">
        <w:rPr>
          <w:rFonts w:ascii="Arial" w:hAnsi="Arial" w:cs="Arial"/>
          <w:sz w:val="28"/>
          <w:szCs w:val="28"/>
        </w:rPr>
        <w:t>tichi</w:t>
      </w:r>
      <w:r w:rsidR="00C02F46">
        <w:rPr>
          <w:rFonts w:ascii="Arial" w:hAnsi="Arial" w:cs="Arial"/>
          <w:sz w:val="28"/>
          <w:szCs w:val="28"/>
        </w:rPr>
        <w:t>muvha</w:t>
      </w:r>
      <w:proofErr w:type="spellEnd"/>
      <w:r w:rsidR="00C02F46">
        <w:rPr>
          <w:rFonts w:ascii="Arial" w:hAnsi="Arial" w:cs="Arial"/>
          <w:sz w:val="28"/>
          <w:szCs w:val="28"/>
        </w:rPr>
        <w:t xml:space="preserve"> navo, </w:t>
      </w:r>
      <w:bookmarkStart w:id="74" w:name="_Hlk185245054"/>
      <w:proofErr w:type="spellStart"/>
      <w:r w:rsidR="001538E9">
        <w:rPr>
          <w:rFonts w:ascii="Arial" w:hAnsi="Arial" w:cs="Arial"/>
          <w:sz w:val="28"/>
          <w:szCs w:val="28"/>
        </w:rPr>
        <w:t>tichi</w:t>
      </w:r>
      <w:proofErr w:type="spellEnd"/>
      <w:r w:rsidR="001538E9">
        <w:rPr>
          <w:rFonts w:ascii="Arial" w:hAnsi="Arial" w:cs="Arial"/>
          <w:sz w:val="28"/>
          <w:szCs w:val="28"/>
        </w:rPr>
        <w:t xml:space="preserve"> </w:t>
      </w:r>
      <w:proofErr w:type="spellStart"/>
      <w:r w:rsidR="001538E9">
        <w:rPr>
          <w:rFonts w:ascii="Arial" w:hAnsi="Arial" w:cs="Arial"/>
          <w:sz w:val="28"/>
          <w:szCs w:val="28"/>
        </w:rPr>
        <w:t>muvha</w:t>
      </w:r>
      <w:proofErr w:type="spellEnd"/>
      <w:r w:rsidR="001538E9">
        <w:rPr>
          <w:rFonts w:ascii="Arial" w:hAnsi="Arial" w:cs="Arial"/>
          <w:sz w:val="28"/>
          <w:szCs w:val="28"/>
        </w:rPr>
        <w:t xml:space="preserve"> navo,</w:t>
      </w:r>
      <w:bookmarkEnd w:id="74"/>
      <w:r w:rsidR="001538E9">
        <w:rPr>
          <w:rFonts w:ascii="Arial" w:hAnsi="Arial" w:cs="Arial"/>
          <w:sz w:val="28"/>
          <w:szCs w:val="28"/>
        </w:rPr>
        <w:t xml:space="preserve"> </w:t>
      </w:r>
      <w:proofErr w:type="spellStart"/>
      <w:r w:rsidR="001538E9">
        <w:rPr>
          <w:rFonts w:ascii="Arial" w:hAnsi="Arial" w:cs="Arial"/>
          <w:sz w:val="28"/>
          <w:szCs w:val="28"/>
        </w:rPr>
        <w:t>tichi</w:t>
      </w:r>
      <w:proofErr w:type="spellEnd"/>
      <w:r w:rsidR="001538E9">
        <w:rPr>
          <w:rFonts w:ascii="Arial" w:hAnsi="Arial" w:cs="Arial"/>
          <w:sz w:val="28"/>
          <w:szCs w:val="28"/>
        </w:rPr>
        <w:t xml:space="preserve"> </w:t>
      </w:r>
      <w:proofErr w:type="spellStart"/>
      <w:r w:rsidR="001538E9">
        <w:rPr>
          <w:rFonts w:ascii="Arial" w:hAnsi="Arial" w:cs="Arial"/>
          <w:sz w:val="28"/>
          <w:szCs w:val="28"/>
        </w:rPr>
        <w:t>muvha</w:t>
      </w:r>
      <w:proofErr w:type="spellEnd"/>
      <w:r w:rsidR="001538E9">
        <w:rPr>
          <w:rFonts w:ascii="Arial" w:hAnsi="Arial" w:cs="Arial"/>
          <w:sz w:val="28"/>
          <w:szCs w:val="28"/>
        </w:rPr>
        <w:t xml:space="preserve"> navo,</w:t>
      </w:r>
      <w:r w:rsidR="001538E9" w:rsidRPr="001538E9">
        <w:rPr>
          <w:rFonts w:ascii="Arial" w:hAnsi="Arial" w:cs="Arial"/>
          <w:sz w:val="28"/>
          <w:szCs w:val="28"/>
        </w:rPr>
        <w:t xml:space="preserve"> </w:t>
      </w:r>
      <w:proofErr w:type="spellStart"/>
      <w:r w:rsidR="001538E9">
        <w:rPr>
          <w:rFonts w:ascii="Arial" w:hAnsi="Arial" w:cs="Arial"/>
          <w:sz w:val="28"/>
          <w:szCs w:val="28"/>
        </w:rPr>
        <w:t>tichi</w:t>
      </w:r>
      <w:proofErr w:type="spellEnd"/>
      <w:r w:rsidR="001538E9">
        <w:rPr>
          <w:rFonts w:ascii="Arial" w:hAnsi="Arial" w:cs="Arial"/>
          <w:sz w:val="28"/>
          <w:szCs w:val="28"/>
        </w:rPr>
        <w:t xml:space="preserve"> </w:t>
      </w:r>
      <w:proofErr w:type="spellStart"/>
      <w:r w:rsidR="001538E9">
        <w:rPr>
          <w:rFonts w:ascii="Arial" w:hAnsi="Arial" w:cs="Arial"/>
          <w:sz w:val="28"/>
          <w:szCs w:val="28"/>
        </w:rPr>
        <w:t>muvha</w:t>
      </w:r>
      <w:proofErr w:type="spellEnd"/>
      <w:r w:rsidR="001538E9">
        <w:rPr>
          <w:rFonts w:ascii="Arial" w:hAnsi="Arial" w:cs="Arial"/>
          <w:sz w:val="28"/>
          <w:szCs w:val="28"/>
        </w:rPr>
        <w:t xml:space="preserve"> navo</w:t>
      </w:r>
      <w:r w:rsidR="006A6614">
        <w:rPr>
          <w:rFonts w:ascii="Arial" w:hAnsi="Arial" w:cs="Arial"/>
          <w:sz w:val="28"/>
          <w:szCs w:val="28"/>
        </w:rPr>
        <w:t xml:space="preserve">. </w:t>
      </w:r>
      <w:r w:rsidR="007842AA">
        <w:rPr>
          <w:rFonts w:ascii="Arial" w:hAnsi="Arial" w:cs="Arial"/>
          <w:sz w:val="28"/>
          <w:szCs w:val="28"/>
        </w:rPr>
        <w:t>N</w:t>
      </w:r>
      <w:r w:rsidR="00547CCF">
        <w:rPr>
          <w:rFonts w:ascii="Arial" w:hAnsi="Arial" w:cs="Arial"/>
          <w:sz w:val="28"/>
          <w:szCs w:val="28"/>
        </w:rPr>
        <w:t xml:space="preserve">ow I’ll teach you kuti </w:t>
      </w:r>
      <w:proofErr w:type="spellStart"/>
      <w:r w:rsidR="00547CCF">
        <w:rPr>
          <w:rFonts w:ascii="Arial" w:hAnsi="Arial" w:cs="Arial"/>
          <w:sz w:val="28"/>
          <w:szCs w:val="28"/>
        </w:rPr>
        <w:t>inini</w:t>
      </w:r>
      <w:proofErr w:type="spellEnd"/>
      <w:r w:rsidR="00547CCF">
        <w:rPr>
          <w:rFonts w:ascii="Arial" w:hAnsi="Arial" w:cs="Arial"/>
          <w:sz w:val="28"/>
          <w:szCs w:val="28"/>
        </w:rPr>
        <w:t xml:space="preserve"> that’s what I’</w:t>
      </w:r>
      <w:r w:rsidR="00FB2124">
        <w:rPr>
          <w:rFonts w:ascii="Arial" w:hAnsi="Arial" w:cs="Arial"/>
          <w:sz w:val="28"/>
          <w:szCs w:val="28"/>
        </w:rPr>
        <w:t>ll</w:t>
      </w:r>
      <w:r w:rsidR="00547CCF">
        <w:rPr>
          <w:rFonts w:ascii="Arial" w:hAnsi="Arial" w:cs="Arial"/>
          <w:sz w:val="28"/>
          <w:szCs w:val="28"/>
        </w:rPr>
        <w:t xml:space="preserve"> do</w:t>
      </w:r>
      <w:r w:rsidR="00FB2124">
        <w:rPr>
          <w:rFonts w:ascii="Arial" w:hAnsi="Arial" w:cs="Arial"/>
          <w:sz w:val="28"/>
          <w:szCs w:val="28"/>
        </w:rPr>
        <w:t>. I’ll give you examples every time when my</w:t>
      </w:r>
      <w:r w:rsidR="004430D8">
        <w:rPr>
          <w:rFonts w:ascii="Arial" w:hAnsi="Arial" w:cs="Arial"/>
          <w:sz w:val="28"/>
          <w:szCs w:val="28"/>
        </w:rPr>
        <w:t>-my-my</w:t>
      </w:r>
      <w:r w:rsidR="00BB4B0D">
        <w:rPr>
          <w:rFonts w:ascii="Arial" w:hAnsi="Arial" w:cs="Arial"/>
          <w:sz w:val="28"/>
          <w:szCs w:val="28"/>
        </w:rPr>
        <w:t xml:space="preserve"> </w:t>
      </w:r>
      <w:r w:rsidR="004430D8">
        <w:rPr>
          <w:rFonts w:ascii="Arial" w:hAnsi="Arial" w:cs="Arial"/>
          <w:sz w:val="28"/>
          <w:szCs w:val="28"/>
        </w:rPr>
        <w:t>l</w:t>
      </w:r>
      <w:r w:rsidR="00BB4B0D">
        <w:rPr>
          <w:rFonts w:ascii="Arial" w:hAnsi="Arial" w:cs="Arial"/>
          <w:sz w:val="28"/>
          <w:szCs w:val="28"/>
        </w:rPr>
        <w:t>ife</w:t>
      </w:r>
      <w:r w:rsidR="002C6F32">
        <w:rPr>
          <w:rFonts w:ascii="Arial" w:hAnsi="Arial" w:cs="Arial"/>
          <w:sz w:val="28"/>
          <w:szCs w:val="28"/>
        </w:rPr>
        <w:t xml:space="preserve">, </w:t>
      </w:r>
      <w:proofErr w:type="spellStart"/>
      <w:r w:rsidR="002C6F32">
        <w:rPr>
          <w:rFonts w:ascii="Arial" w:hAnsi="Arial" w:cs="Arial"/>
          <w:sz w:val="28"/>
          <w:szCs w:val="28"/>
        </w:rPr>
        <w:t>handi</w:t>
      </w:r>
      <w:proofErr w:type="spellEnd"/>
      <w:r w:rsidR="002C6F32">
        <w:rPr>
          <w:rFonts w:ascii="Arial" w:hAnsi="Arial" w:cs="Arial"/>
          <w:sz w:val="28"/>
          <w:szCs w:val="28"/>
        </w:rPr>
        <w:t xml:space="preserve"> </w:t>
      </w:r>
      <w:proofErr w:type="spellStart"/>
      <w:r w:rsidR="002C6F32" w:rsidRPr="002C6F32">
        <w:rPr>
          <w:rFonts w:ascii="Arial" w:hAnsi="Arial" w:cs="Arial"/>
          <w:i/>
          <w:iCs/>
          <w:sz w:val="28"/>
          <w:szCs w:val="28"/>
        </w:rPr>
        <w:t>forc-ekedze</w:t>
      </w:r>
      <w:proofErr w:type="spellEnd"/>
      <w:r w:rsidR="002C6F32">
        <w:rPr>
          <w:rFonts w:ascii="Arial" w:hAnsi="Arial" w:cs="Arial"/>
          <w:sz w:val="28"/>
          <w:szCs w:val="28"/>
        </w:rPr>
        <w:t xml:space="preserve"> munhu chinhu. I don’t force anybody</w:t>
      </w:r>
      <w:r w:rsidR="00641A21">
        <w:rPr>
          <w:rFonts w:ascii="Arial" w:hAnsi="Arial" w:cs="Arial"/>
          <w:sz w:val="28"/>
          <w:szCs w:val="28"/>
        </w:rPr>
        <w:t xml:space="preserve">, anything. It’s only that now example </w:t>
      </w:r>
      <w:proofErr w:type="spellStart"/>
      <w:r w:rsidR="00641A21">
        <w:rPr>
          <w:rFonts w:ascii="Arial" w:hAnsi="Arial" w:cs="Arial"/>
          <w:sz w:val="28"/>
          <w:szCs w:val="28"/>
        </w:rPr>
        <w:t>yandoda</w:t>
      </w:r>
      <w:proofErr w:type="spellEnd"/>
      <w:r w:rsidR="00641A21">
        <w:rPr>
          <w:rFonts w:ascii="Arial" w:hAnsi="Arial" w:cs="Arial"/>
          <w:sz w:val="28"/>
          <w:szCs w:val="28"/>
        </w:rPr>
        <w:t xml:space="preserve"> </w:t>
      </w:r>
      <w:proofErr w:type="spellStart"/>
      <w:r w:rsidR="00641A21">
        <w:rPr>
          <w:rFonts w:ascii="Arial" w:hAnsi="Arial" w:cs="Arial"/>
          <w:sz w:val="28"/>
          <w:szCs w:val="28"/>
        </w:rPr>
        <w:t>kupa</w:t>
      </w:r>
      <w:proofErr w:type="spellEnd"/>
      <w:r w:rsidR="00641A21">
        <w:rPr>
          <w:rFonts w:ascii="Arial" w:hAnsi="Arial" w:cs="Arial"/>
          <w:sz w:val="28"/>
          <w:szCs w:val="28"/>
        </w:rPr>
        <w:t xml:space="preserve"> </w:t>
      </w:r>
      <w:r w:rsidR="002073F1">
        <w:rPr>
          <w:rFonts w:ascii="Arial" w:hAnsi="Arial" w:cs="Arial"/>
          <w:sz w:val="28"/>
          <w:szCs w:val="28"/>
        </w:rPr>
        <w:t xml:space="preserve">it’s not yet mature but it will mature. </w:t>
      </w:r>
      <w:proofErr w:type="spellStart"/>
      <w:r w:rsidR="002073F1">
        <w:rPr>
          <w:rFonts w:ascii="Arial" w:hAnsi="Arial" w:cs="Arial"/>
          <w:sz w:val="28"/>
          <w:szCs w:val="28"/>
        </w:rPr>
        <w:t>Ndichaku</w:t>
      </w:r>
      <w:proofErr w:type="spellEnd"/>
      <w:r w:rsidR="002073F1">
        <w:rPr>
          <w:rFonts w:ascii="Arial" w:hAnsi="Arial" w:cs="Arial"/>
          <w:sz w:val="28"/>
          <w:szCs w:val="28"/>
        </w:rPr>
        <w:t xml:space="preserve"> </w:t>
      </w:r>
      <w:r w:rsidR="002073F1" w:rsidRPr="002073F1">
        <w:rPr>
          <w:rFonts w:ascii="Arial" w:hAnsi="Arial" w:cs="Arial"/>
          <w:i/>
          <w:iCs/>
          <w:sz w:val="28"/>
          <w:szCs w:val="28"/>
        </w:rPr>
        <w:t>remind-ai</w:t>
      </w:r>
      <w:r w:rsidR="002073F1">
        <w:rPr>
          <w:rFonts w:ascii="Arial" w:hAnsi="Arial" w:cs="Arial"/>
          <w:i/>
          <w:iCs/>
          <w:sz w:val="28"/>
          <w:szCs w:val="28"/>
        </w:rPr>
        <w:t xml:space="preserve"> </w:t>
      </w:r>
      <w:r w:rsidR="0032324A">
        <w:rPr>
          <w:rFonts w:ascii="Arial" w:hAnsi="Arial" w:cs="Arial"/>
          <w:sz w:val="28"/>
          <w:szCs w:val="28"/>
        </w:rPr>
        <w:t xml:space="preserve">kuti that day </w:t>
      </w:r>
      <w:proofErr w:type="spellStart"/>
      <w:r w:rsidR="0032324A">
        <w:rPr>
          <w:rFonts w:ascii="Arial" w:hAnsi="Arial" w:cs="Arial"/>
          <w:sz w:val="28"/>
          <w:szCs w:val="28"/>
        </w:rPr>
        <w:t>ndakakutaurirai</w:t>
      </w:r>
      <w:proofErr w:type="spellEnd"/>
      <w:r w:rsidR="0032324A">
        <w:rPr>
          <w:rFonts w:ascii="Arial" w:hAnsi="Arial" w:cs="Arial"/>
          <w:sz w:val="28"/>
          <w:szCs w:val="28"/>
        </w:rPr>
        <w:t xml:space="preserve"> kuti example iyi </w:t>
      </w:r>
      <w:proofErr w:type="spellStart"/>
      <w:r w:rsidR="0032324A">
        <w:rPr>
          <w:rFonts w:ascii="Arial" w:hAnsi="Arial" w:cs="Arial"/>
          <w:sz w:val="28"/>
          <w:szCs w:val="28"/>
        </w:rPr>
        <w:t>i</w:t>
      </w:r>
      <w:proofErr w:type="spellEnd"/>
      <w:r w:rsidR="0032324A">
        <w:rPr>
          <w:rFonts w:ascii="Arial" w:hAnsi="Arial" w:cs="Arial"/>
          <w:sz w:val="28"/>
          <w:szCs w:val="28"/>
        </w:rPr>
        <w:t xml:space="preserve">-it’s in the </w:t>
      </w:r>
      <w:r w:rsidR="00AF5883">
        <w:rPr>
          <w:rFonts w:ascii="Arial" w:hAnsi="Arial" w:cs="Arial"/>
          <w:sz w:val="28"/>
          <w:szCs w:val="28"/>
        </w:rPr>
        <w:t xml:space="preserve">process, it’s not yet ma…? </w:t>
      </w:r>
      <w:r w:rsidR="00AF5883" w:rsidRPr="007B3641">
        <w:rPr>
          <w:rFonts w:ascii="Arial" w:hAnsi="Arial" w:cs="Arial"/>
          <w:sz w:val="18"/>
          <w:szCs w:val="18"/>
        </w:rPr>
        <w:t xml:space="preserve">[Congregation </w:t>
      </w:r>
      <w:r w:rsidR="00063DA1" w:rsidRPr="007B3641">
        <w:rPr>
          <w:rFonts w:ascii="Arial" w:hAnsi="Arial" w:cs="Arial"/>
          <w:sz w:val="18"/>
          <w:szCs w:val="18"/>
        </w:rPr>
        <w:t>says, “</w:t>
      </w:r>
      <w:r w:rsidR="00AF5883" w:rsidRPr="007B3641">
        <w:rPr>
          <w:rFonts w:ascii="Arial" w:hAnsi="Arial" w:cs="Arial"/>
          <w:sz w:val="18"/>
          <w:szCs w:val="18"/>
        </w:rPr>
        <w:t>mature.</w:t>
      </w:r>
      <w:r w:rsidR="007C0F77" w:rsidRPr="007B3641">
        <w:rPr>
          <w:rFonts w:ascii="Arial" w:hAnsi="Arial" w:cs="Arial"/>
          <w:sz w:val="18"/>
          <w:szCs w:val="18"/>
        </w:rPr>
        <w:t>”</w:t>
      </w:r>
      <w:r w:rsidR="00AF5883" w:rsidRPr="007B3641">
        <w:rPr>
          <w:rFonts w:ascii="Arial" w:hAnsi="Arial" w:cs="Arial"/>
          <w:sz w:val="18"/>
          <w:szCs w:val="18"/>
        </w:rPr>
        <w:t>]</w:t>
      </w:r>
      <w:r w:rsidR="00AF5883">
        <w:rPr>
          <w:rFonts w:ascii="Arial" w:hAnsi="Arial" w:cs="Arial"/>
          <w:sz w:val="28"/>
          <w:szCs w:val="28"/>
        </w:rPr>
        <w:t xml:space="preserve"> </w:t>
      </w:r>
      <w:proofErr w:type="spellStart"/>
      <w:r w:rsidR="00DA613B" w:rsidRPr="006D7693">
        <w:rPr>
          <w:rFonts w:ascii="Arial" w:hAnsi="Arial" w:cs="Arial"/>
          <w:sz w:val="28"/>
          <w:szCs w:val="28"/>
        </w:rPr>
        <w:t>Ndotora</w:t>
      </w:r>
      <w:proofErr w:type="spellEnd"/>
      <w:r w:rsidR="00DA613B" w:rsidRPr="006D7693">
        <w:rPr>
          <w:rFonts w:ascii="Arial" w:hAnsi="Arial" w:cs="Arial"/>
          <w:sz w:val="28"/>
          <w:szCs w:val="28"/>
        </w:rPr>
        <w:t xml:space="preserve"> nguva yangu </w:t>
      </w:r>
      <w:proofErr w:type="spellStart"/>
      <w:r w:rsidR="00DA613B" w:rsidRPr="006D7693">
        <w:rPr>
          <w:rFonts w:ascii="Arial" w:hAnsi="Arial" w:cs="Arial"/>
          <w:sz w:val="28"/>
          <w:szCs w:val="28"/>
        </w:rPr>
        <w:t>handi</w:t>
      </w:r>
      <w:r w:rsidR="00BB30EB">
        <w:rPr>
          <w:rFonts w:ascii="Arial" w:hAnsi="Arial" w:cs="Arial"/>
          <w:sz w:val="28"/>
          <w:szCs w:val="28"/>
        </w:rPr>
        <w:t>-handi</w:t>
      </w:r>
      <w:proofErr w:type="spellEnd"/>
      <w:r w:rsidR="00DA613B" w:rsidRPr="006D7693">
        <w:rPr>
          <w:rFonts w:ascii="Arial" w:hAnsi="Arial" w:cs="Arial"/>
          <w:sz w:val="28"/>
          <w:szCs w:val="28"/>
        </w:rPr>
        <w:t xml:space="preserve"> </w:t>
      </w:r>
      <w:proofErr w:type="spellStart"/>
      <w:r w:rsidR="00DA613B" w:rsidRPr="006D7693">
        <w:rPr>
          <w:rFonts w:ascii="Arial" w:hAnsi="Arial" w:cs="Arial"/>
          <w:i/>
          <w:iCs/>
          <w:sz w:val="28"/>
          <w:szCs w:val="28"/>
        </w:rPr>
        <w:lastRenderedPageBreak/>
        <w:t>coerc</w:t>
      </w:r>
      <w:proofErr w:type="spellEnd"/>
      <w:r w:rsidR="00DA613B" w:rsidRPr="006D7693">
        <w:rPr>
          <w:rFonts w:ascii="Arial" w:hAnsi="Arial" w:cs="Arial"/>
          <w:i/>
          <w:iCs/>
          <w:sz w:val="28"/>
          <w:szCs w:val="28"/>
        </w:rPr>
        <w:t>-ese</w:t>
      </w:r>
      <w:r w:rsidR="00DA613B" w:rsidRPr="006D7693">
        <w:rPr>
          <w:rFonts w:ascii="Arial" w:hAnsi="Arial" w:cs="Arial"/>
          <w:sz w:val="28"/>
          <w:szCs w:val="28"/>
        </w:rPr>
        <w:t xml:space="preserve"> munhu, </w:t>
      </w:r>
      <w:proofErr w:type="spellStart"/>
      <w:r w:rsidR="006D7693" w:rsidRPr="006D7693">
        <w:rPr>
          <w:rFonts w:ascii="Arial" w:hAnsi="Arial" w:cs="Arial"/>
          <w:sz w:val="28"/>
          <w:szCs w:val="28"/>
        </w:rPr>
        <w:t>handi</w:t>
      </w:r>
      <w:proofErr w:type="spellEnd"/>
      <w:r w:rsidR="006D7693" w:rsidRPr="006D7693">
        <w:rPr>
          <w:rFonts w:ascii="Arial" w:hAnsi="Arial" w:cs="Arial"/>
          <w:sz w:val="28"/>
          <w:szCs w:val="28"/>
        </w:rPr>
        <w:t xml:space="preserve"> </w:t>
      </w:r>
      <w:r w:rsidR="006D7693" w:rsidRPr="006D7693">
        <w:rPr>
          <w:rFonts w:ascii="Arial" w:hAnsi="Arial" w:cs="Arial"/>
          <w:i/>
          <w:iCs/>
          <w:sz w:val="28"/>
          <w:szCs w:val="28"/>
        </w:rPr>
        <w:t>force-</w:t>
      </w:r>
      <w:proofErr w:type="spellStart"/>
      <w:r w:rsidR="006D7693" w:rsidRPr="006D7693">
        <w:rPr>
          <w:rFonts w:ascii="Arial" w:hAnsi="Arial" w:cs="Arial"/>
          <w:i/>
          <w:iCs/>
          <w:sz w:val="28"/>
          <w:szCs w:val="28"/>
        </w:rPr>
        <w:t>ekedze</w:t>
      </w:r>
      <w:proofErr w:type="spellEnd"/>
      <w:r w:rsidR="006D7693" w:rsidRPr="006D7693">
        <w:rPr>
          <w:rFonts w:ascii="Arial" w:hAnsi="Arial" w:cs="Arial"/>
          <w:sz w:val="28"/>
          <w:szCs w:val="28"/>
        </w:rPr>
        <w:t xml:space="preserve"> munhu, </w:t>
      </w:r>
      <w:proofErr w:type="spellStart"/>
      <w:r w:rsidR="00245690">
        <w:rPr>
          <w:rFonts w:ascii="Arial" w:hAnsi="Arial" w:cs="Arial"/>
          <w:sz w:val="28"/>
          <w:szCs w:val="28"/>
        </w:rPr>
        <w:t>ndoda</w:t>
      </w:r>
      <w:proofErr w:type="spellEnd"/>
      <w:r w:rsidR="006D7693">
        <w:rPr>
          <w:rFonts w:ascii="Arial" w:hAnsi="Arial" w:cs="Arial"/>
          <w:sz w:val="28"/>
          <w:szCs w:val="28"/>
        </w:rPr>
        <w:t xml:space="preserve"> kuti munhu </w:t>
      </w:r>
      <w:proofErr w:type="spellStart"/>
      <w:r w:rsidR="006D7693">
        <w:rPr>
          <w:rFonts w:ascii="Arial" w:hAnsi="Arial" w:cs="Arial"/>
          <w:sz w:val="28"/>
          <w:szCs w:val="28"/>
        </w:rPr>
        <w:t>a</w:t>
      </w:r>
      <w:r w:rsidR="00245690">
        <w:rPr>
          <w:rFonts w:ascii="Arial" w:hAnsi="Arial" w:cs="Arial"/>
          <w:sz w:val="28"/>
          <w:szCs w:val="28"/>
        </w:rPr>
        <w:t>one</w:t>
      </w:r>
      <w:proofErr w:type="spellEnd"/>
      <w:r w:rsidR="00245690">
        <w:rPr>
          <w:rFonts w:ascii="Arial" w:hAnsi="Arial" w:cs="Arial"/>
          <w:sz w:val="28"/>
          <w:szCs w:val="28"/>
        </w:rPr>
        <w:t xml:space="preserve"> </w:t>
      </w:r>
      <w:proofErr w:type="spellStart"/>
      <w:r w:rsidR="00245690">
        <w:rPr>
          <w:rFonts w:ascii="Arial" w:hAnsi="Arial" w:cs="Arial"/>
          <w:sz w:val="28"/>
          <w:szCs w:val="28"/>
        </w:rPr>
        <w:t>oga</w:t>
      </w:r>
      <w:proofErr w:type="spellEnd"/>
      <w:r w:rsidR="00245690">
        <w:rPr>
          <w:rFonts w:ascii="Arial" w:hAnsi="Arial" w:cs="Arial"/>
          <w:sz w:val="28"/>
          <w:szCs w:val="28"/>
        </w:rPr>
        <w:t xml:space="preserve">. Akaona </w:t>
      </w:r>
      <w:proofErr w:type="spellStart"/>
      <w:r w:rsidR="00245690">
        <w:rPr>
          <w:rFonts w:ascii="Arial" w:hAnsi="Arial" w:cs="Arial"/>
          <w:sz w:val="28"/>
          <w:szCs w:val="28"/>
        </w:rPr>
        <w:t>oga</w:t>
      </w:r>
      <w:proofErr w:type="spellEnd"/>
      <w:r w:rsidR="00245690">
        <w:rPr>
          <w:rFonts w:ascii="Arial" w:hAnsi="Arial" w:cs="Arial"/>
          <w:sz w:val="28"/>
          <w:szCs w:val="28"/>
        </w:rPr>
        <w:t xml:space="preserve">, </w:t>
      </w:r>
      <w:proofErr w:type="spellStart"/>
      <w:r w:rsidR="0063105D">
        <w:rPr>
          <w:rFonts w:ascii="Arial" w:hAnsi="Arial" w:cs="Arial"/>
          <w:sz w:val="28"/>
          <w:szCs w:val="28"/>
        </w:rPr>
        <w:t>munowirirana</w:t>
      </w:r>
      <w:proofErr w:type="spellEnd"/>
      <w:r w:rsidR="00EE4DD9">
        <w:rPr>
          <w:rFonts w:ascii="Arial" w:hAnsi="Arial" w:cs="Arial"/>
          <w:sz w:val="28"/>
          <w:szCs w:val="28"/>
        </w:rPr>
        <w:t>.</w:t>
      </w:r>
      <w:r w:rsidR="0063105D">
        <w:rPr>
          <w:rFonts w:ascii="Arial" w:hAnsi="Arial" w:cs="Arial"/>
          <w:sz w:val="28"/>
          <w:szCs w:val="28"/>
        </w:rPr>
        <w:t xml:space="preserve"> </w:t>
      </w:r>
    </w:p>
    <w:p w14:paraId="2207E1A4" w14:textId="792D32B5" w:rsidR="00305866" w:rsidRPr="00B41027" w:rsidRDefault="00712934" w:rsidP="00EE1207">
      <w:pPr>
        <w:jc w:val="both"/>
        <w:rPr>
          <w:rFonts w:ascii="Arial" w:hAnsi="Arial" w:cs="Arial"/>
          <w:color w:val="000000" w:themeColor="text1"/>
          <w:sz w:val="28"/>
          <w:szCs w:val="28"/>
        </w:rPr>
      </w:pPr>
      <w:r w:rsidRPr="00B41027">
        <w:rPr>
          <w:rFonts w:ascii="Arial" w:hAnsi="Arial" w:cs="Arial"/>
          <w:color w:val="000000" w:themeColor="text1"/>
          <w:sz w:val="28"/>
          <w:szCs w:val="28"/>
          <w:vertAlign w:val="superscript"/>
        </w:rPr>
        <w:t xml:space="preserve">132 </w:t>
      </w:r>
      <w:r w:rsidR="00920D3E" w:rsidRPr="00B41027">
        <w:rPr>
          <w:rFonts w:ascii="Arial" w:hAnsi="Arial" w:cs="Arial"/>
          <w:color w:val="000000" w:themeColor="text1"/>
          <w:sz w:val="28"/>
          <w:szCs w:val="28"/>
        </w:rPr>
        <w:t>Nyay</w:t>
      </w:r>
      <w:r w:rsidR="00841DC0" w:rsidRPr="00B41027">
        <w:rPr>
          <w:rFonts w:ascii="Arial" w:hAnsi="Arial" w:cs="Arial"/>
          <w:color w:val="000000" w:themeColor="text1"/>
          <w:sz w:val="28"/>
          <w:szCs w:val="28"/>
        </w:rPr>
        <w:t>a</w:t>
      </w:r>
      <w:r w:rsidR="00920D3E" w:rsidRPr="00B41027">
        <w:rPr>
          <w:rFonts w:ascii="Arial" w:hAnsi="Arial" w:cs="Arial"/>
          <w:color w:val="000000" w:themeColor="text1"/>
          <w:sz w:val="28"/>
          <w:szCs w:val="28"/>
        </w:rPr>
        <w:t xml:space="preserve"> </w:t>
      </w:r>
      <w:proofErr w:type="spellStart"/>
      <w:r w:rsidR="00920D3E" w:rsidRPr="00B41027">
        <w:rPr>
          <w:rFonts w:ascii="Arial" w:hAnsi="Arial" w:cs="Arial"/>
          <w:color w:val="000000" w:themeColor="text1"/>
          <w:sz w:val="28"/>
          <w:szCs w:val="28"/>
        </w:rPr>
        <w:t>yandaakuparidza</w:t>
      </w:r>
      <w:proofErr w:type="spellEnd"/>
      <w:r w:rsidR="00920D3E" w:rsidRPr="00B41027">
        <w:rPr>
          <w:rFonts w:ascii="Arial" w:hAnsi="Arial" w:cs="Arial"/>
          <w:color w:val="000000" w:themeColor="text1"/>
          <w:sz w:val="28"/>
          <w:szCs w:val="28"/>
        </w:rPr>
        <w:t xml:space="preserve"> </w:t>
      </w:r>
      <w:proofErr w:type="spellStart"/>
      <w:r w:rsidR="00920D3E" w:rsidRPr="00B41027">
        <w:rPr>
          <w:rFonts w:ascii="Arial" w:hAnsi="Arial" w:cs="Arial"/>
          <w:color w:val="000000" w:themeColor="text1"/>
          <w:sz w:val="28"/>
          <w:szCs w:val="28"/>
        </w:rPr>
        <w:t>yema</w:t>
      </w:r>
      <w:proofErr w:type="spellEnd"/>
      <w:r w:rsidR="00920D3E" w:rsidRPr="00B41027">
        <w:rPr>
          <w:rFonts w:ascii="Arial" w:hAnsi="Arial" w:cs="Arial"/>
          <w:color w:val="000000" w:themeColor="text1"/>
          <w:sz w:val="28"/>
          <w:szCs w:val="28"/>
        </w:rPr>
        <w:t xml:space="preserve"> concubines iyi </w:t>
      </w:r>
      <w:proofErr w:type="spellStart"/>
      <w:r w:rsidR="00960F29">
        <w:rPr>
          <w:rFonts w:ascii="Arial" w:hAnsi="Arial" w:cs="Arial"/>
          <w:color w:val="000000" w:themeColor="text1"/>
          <w:sz w:val="28"/>
          <w:szCs w:val="28"/>
        </w:rPr>
        <w:t>handitika</w:t>
      </w:r>
      <w:proofErr w:type="spellEnd"/>
      <w:r w:rsidR="00960F29">
        <w:rPr>
          <w:rFonts w:ascii="Arial" w:hAnsi="Arial" w:cs="Arial"/>
          <w:color w:val="000000" w:themeColor="text1"/>
          <w:sz w:val="28"/>
          <w:szCs w:val="28"/>
        </w:rPr>
        <w:t>.</w:t>
      </w:r>
      <w:r w:rsidR="0003298D" w:rsidRPr="00B41027">
        <w:rPr>
          <w:rFonts w:ascii="Arial" w:hAnsi="Arial" w:cs="Arial"/>
          <w:color w:val="000000" w:themeColor="text1"/>
          <w:sz w:val="28"/>
          <w:szCs w:val="28"/>
        </w:rPr>
        <w:t xml:space="preserve"> I was actually forced by situation</w:t>
      </w:r>
      <w:r w:rsidR="00436168" w:rsidRPr="00B41027">
        <w:rPr>
          <w:rFonts w:ascii="Arial" w:hAnsi="Arial" w:cs="Arial"/>
          <w:color w:val="000000" w:themeColor="text1"/>
          <w:sz w:val="28"/>
          <w:szCs w:val="28"/>
        </w:rPr>
        <w:t xml:space="preserve"> kuti </w:t>
      </w:r>
      <w:proofErr w:type="spellStart"/>
      <w:r w:rsidR="00436168" w:rsidRPr="00B41027">
        <w:rPr>
          <w:rFonts w:ascii="Arial" w:hAnsi="Arial" w:cs="Arial"/>
          <w:color w:val="000000" w:themeColor="text1"/>
          <w:sz w:val="28"/>
          <w:szCs w:val="28"/>
        </w:rPr>
        <w:t>ndiiparidze</w:t>
      </w:r>
      <w:proofErr w:type="spellEnd"/>
      <w:r w:rsidR="00436168" w:rsidRPr="00B41027">
        <w:rPr>
          <w:rFonts w:ascii="Arial" w:hAnsi="Arial" w:cs="Arial"/>
          <w:color w:val="000000" w:themeColor="text1"/>
          <w:sz w:val="28"/>
          <w:szCs w:val="28"/>
        </w:rPr>
        <w:t xml:space="preserve"> iye </w:t>
      </w:r>
      <w:proofErr w:type="spellStart"/>
      <w:r w:rsidR="00436168" w:rsidRPr="00B41027">
        <w:rPr>
          <w:rFonts w:ascii="Arial" w:hAnsi="Arial" w:cs="Arial"/>
          <w:color w:val="000000" w:themeColor="text1"/>
          <w:sz w:val="28"/>
          <w:szCs w:val="28"/>
        </w:rPr>
        <w:t>zvino</w:t>
      </w:r>
      <w:proofErr w:type="spellEnd"/>
      <w:r w:rsidR="00C80205" w:rsidRPr="00B41027">
        <w:rPr>
          <w:rFonts w:ascii="Arial" w:hAnsi="Arial" w:cs="Arial"/>
          <w:color w:val="000000" w:themeColor="text1"/>
          <w:sz w:val="28"/>
          <w:szCs w:val="28"/>
        </w:rPr>
        <w:t>.</w:t>
      </w:r>
      <w:r w:rsidR="005608CF" w:rsidRPr="00B41027">
        <w:rPr>
          <w:rFonts w:ascii="Arial" w:hAnsi="Arial" w:cs="Arial"/>
          <w:color w:val="000000" w:themeColor="text1"/>
          <w:sz w:val="28"/>
          <w:szCs w:val="28"/>
        </w:rPr>
        <w:t xml:space="preserve"> T</w:t>
      </w:r>
      <w:r w:rsidR="00436168" w:rsidRPr="00B41027">
        <w:rPr>
          <w:rFonts w:ascii="Arial" w:hAnsi="Arial" w:cs="Arial"/>
          <w:color w:val="000000" w:themeColor="text1"/>
          <w:sz w:val="28"/>
          <w:szCs w:val="28"/>
        </w:rPr>
        <w:t xml:space="preserve">his wasn’t the time I wanted to </w:t>
      </w:r>
      <w:r w:rsidR="00C82B25" w:rsidRPr="00B41027">
        <w:rPr>
          <w:rFonts w:ascii="Arial" w:hAnsi="Arial" w:cs="Arial"/>
          <w:color w:val="000000" w:themeColor="text1"/>
          <w:sz w:val="28"/>
          <w:szCs w:val="28"/>
        </w:rPr>
        <w:t xml:space="preserve">preach it. </w:t>
      </w:r>
      <w:proofErr w:type="spellStart"/>
      <w:r w:rsidR="00C82B25" w:rsidRPr="00B41027">
        <w:rPr>
          <w:rFonts w:ascii="Arial" w:hAnsi="Arial" w:cs="Arial"/>
          <w:color w:val="000000" w:themeColor="text1"/>
          <w:sz w:val="28"/>
          <w:szCs w:val="28"/>
        </w:rPr>
        <w:t>Ndaida</w:t>
      </w:r>
      <w:proofErr w:type="spellEnd"/>
      <w:r w:rsidR="00C82B25" w:rsidRPr="00B41027">
        <w:rPr>
          <w:rFonts w:ascii="Arial" w:hAnsi="Arial" w:cs="Arial"/>
          <w:color w:val="000000" w:themeColor="text1"/>
          <w:sz w:val="28"/>
          <w:szCs w:val="28"/>
        </w:rPr>
        <w:t xml:space="preserve"> </w:t>
      </w:r>
      <w:proofErr w:type="spellStart"/>
      <w:r w:rsidR="00C82B25" w:rsidRPr="00B41027">
        <w:rPr>
          <w:rFonts w:ascii="Arial" w:hAnsi="Arial" w:cs="Arial"/>
          <w:color w:val="000000" w:themeColor="text1"/>
          <w:sz w:val="28"/>
          <w:szCs w:val="28"/>
        </w:rPr>
        <w:t>kuvapa</w:t>
      </w:r>
      <w:proofErr w:type="spellEnd"/>
      <w:r w:rsidR="002B28F4">
        <w:rPr>
          <w:rFonts w:ascii="Arial" w:hAnsi="Arial" w:cs="Arial"/>
          <w:color w:val="000000" w:themeColor="text1"/>
          <w:sz w:val="28"/>
          <w:szCs w:val="28"/>
        </w:rPr>
        <w:t>…</w:t>
      </w:r>
      <w:proofErr w:type="spellStart"/>
      <w:r w:rsidR="00C45030" w:rsidRPr="00B41027">
        <w:rPr>
          <w:rFonts w:ascii="Arial" w:hAnsi="Arial" w:cs="Arial"/>
          <w:color w:val="000000" w:themeColor="text1"/>
          <w:sz w:val="28"/>
          <w:szCs w:val="28"/>
        </w:rPr>
        <w:t>ku</w:t>
      </w:r>
      <w:r w:rsidR="001A65A1" w:rsidRPr="00B41027">
        <w:rPr>
          <w:rFonts w:ascii="Arial" w:hAnsi="Arial" w:cs="Arial"/>
          <w:color w:val="000000" w:themeColor="text1"/>
          <w:sz w:val="28"/>
          <w:szCs w:val="28"/>
        </w:rPr>
        <w:t>ku</w:t>
      </w:r>
      <w:r w:rsidR="00C45030" w:rsidRPr="00B41027">
        <w:rPr>
          <w:rFonts w:ascii="Arial" w:hAnsi="Arial" w:cs="Arial"/>
          <w:color w:val="000000" w:themeColor="text1"/>
          <w:sz w:val="28"/>
          <w:szCs w:val="28"/>
        </w:rPr>
        <w:t>paridza</w:t>
      </w:r>
      <w:proofErr w:type="spellEnd"/>
      <w:r w:rsidR="00C45030" w:rsidRPr="00B41027">
        <w:rPr>
          <w:rFonts w:ascii="Arial" w:hAnsi="Arial" w:cs="Arial"/>
          <w:color w:val="000000" w:themeColor="text1"/>
          <w:sz w:val="28"/>
          <w:szCs w:val="28"/>
        </w:rPr>
        <w:t xml:space="preserve"> </w:t>
      </w:r>
      <w:proofErr w:type="spellStart"/>
      <w:r w:rsidR="00C45030" w:rsidRPr="00B41027">
        <w:rPr>
          <w:rFonts w:ascii="Arial" w:hAnsi="Arial" w:cs="Arial"/>
          <w:color w:val="000000" w:themeColor="text1"/>
          <w:sz w:val="28"/>
          <w:szCs w:val="28"/>
        </w:rPr>
        <w:t>nyay</w:t>
      </w:r>
      <w:r w:rsidR="001A65A1" w:rsidRPr="00B41027">
        <w:rPr>
          <w:rFonts w:ascii="Arial" w:hAnsi="Arial" w:cs="Arial"/>
          <w:color w:val="000000" w:themeColor="text1"/>
          <w:sz w:val="28"/>
          <w:szCs w:val="28"/>
        </w:rPr>
        <w:t>a</w:t>
      </w:r>
      <w:proofErr w:type="spellEnd"/>
      <w:r w:rsidR="00C45030" w:rsidRPr="00B41027">
        <w:rPr>
          <w:rFonts w:ascii="Arial" w:hAnsi="Arial" w:cs="Arial"/>
          <w:color w:val="000000" w:themeColor="text1"/>
          <w:sz w:val="28"/>
          <w:szCs w:val="28"/>
        </w:rPr>
        <w:t xml:space="preserve"> iyi </w:t>
      </w:r>
      <w:proofErr w:type="spellStart"/>
      <w:r w:rsidR="00C45030" w:rsidRPr="00B41027">
        <w:rPr>
          <w:rFonts w:ascii="Arial" w:hAnsi="Arial" w:cs="Arial"/>
          <w:color w:val="000000" w:themeColor="text1"/>
          <w:sz w:val="28"/>
          <w:szCs w:val="28"/>
        </w:rPr>
        <w:t>ndapedza</w:t>
      </w:r>
      <w:proofErr w:type="spellEnd"/>
      <w:r w:rsidR="00C45030" w:rsidRPr="00B41027">
        <w:rPr>
          <w:rFonts w:ascii="Arial" w:hAnsi="Arial" w:cs="Arial"/>
          <w:color w:val="000000" w:themeColor="text1"/>
          <w:sz w:val="28"/>
          <w:szCs w:val="28"/>
        </w:rPr>
        <w:t xml:space="preserve"> </w:t>
      </w:r>
      <w:proofErr w:type="spellStart"/>
      <w:r w:rsidR="00C45030" w:rsidRPr="00B41027">
        <w:rPr>
          <w:rFonts w:ascii="Arial" w:hAnsi="Arial" w:cs="Arial"/>
          <w:color w:val="000000" w:themeColor="text1"/>
          <w:sz w:val="28"/>
          <w:szCs w:val="28"/>
        </w:rPr>
        <w:t>kuva</w:t>
      </w:r>
      <w:proofErr w:type="spellEnd"/>
      <w:r w:rsidR="00C45030" w:rsidRPr="00B41027">
        <w:rPr>
          <w:rFonts w:ascii="Arial" w:hAnsi="Arial" w:cs="Arial"/>
          <w:color w:val="000000" w:themeColor="text1"/>
          <w:sz w:val="28"/>
          <w:szCs w:val="28"/>
        </w:rPr>
        <w:t xml:space="preserve">…? </w:t>
      </w:r>
      <w:r w:rsidR="00C45030" w:rsidRPr="007B3641">
        <w:rPr>
          <w:rFonts w:ascii="Arial" w:hAnsi="Arial" w:cs="Arial"/>
          <w:color w:val="000000" w:themeColor="text1"/>
          <w:sz w:val="18"/>
          <w:szCs w:val="18"/>
        </w:rPr>
        <w:t xml:space="preserve">[Congregation </w:t>
      </w:r>
      <w:r w:rsidR="00063DA1" w:rsidRPr="007B3641">
        <w:rPr>
          <w:rFonts w:ascii="Arial" w:hAnsi="Arial" w:cs="Arial"/>
          <w:color w:val="000000" w:themeColor="text1"/>
          <w:sz w:val="18"/>
          <w:szCs w:val="18"/>
        </w:rPr>
        <w:t>says, “</w:t>
      </w:r>
      <w:proofErr w:type="spellStart"/>
      <w:r w:rsidR="00C45030" w:rsidRPr="007B3641">
        <w:rPr>
          <w:rFonts w:ascii="Arial" w:hAnsi="Arial" w:cs="Arial"/>
          <w:color w:val="000000" w:themeColor="text1"/>
          <w:sz w:val="18"/>
          <w:szCs w:val="18"/>
        </w:rPr>
        <w:t>kuvaka</w:t>
      </w:r>
      <w:proofErr w:type="spellEnd"/>
      <w:r w:rsidR="00F4074B" w:rsidRPr="007B3641">
        <w:rPr>
          <w:rFonts w:ascii="Arial" w:hAnsi="Arial" w:cs="Arial"/>
          <w:color w:val="000000" w:themeColor="text1"/>
          <w:sz w:val="18"/>
          <w:szCs w:val="18"/>
        </w:rPr>
        <w:t>,</w:t>
      </w:r>
      <w:r w:rsidR="007C0F77" w:rsidRPr="007B3641">
        <w:rPr>
          <w:rFonts w:ascii="Arial" w:hAnsi="Arial" w:cs="Arial"/>
          <w:color w:val="000000" w:themeColor="text1"/>
          <w:sz w:val="18"/>
          <w:szCs w:val="18"/>
        </w:rPr>
        <w:t>”</w:t>
      </w:r>
      <w:r w:rsidR="0020059B" w:rsidRPr="007B3641">
        <w:rPr>
          <w:rFonts w:ascii="Arial" w:hAnsi="Arial" w:cs="Arial"/>
          <w:color w:val="000000" w:themeColor="text1"/>
          <w:sz w:val="18"/>
          <w:szCs w:val="18"/>
        </w:rPr>
        <w:t>]</w:t>
      </w:r>
      <w:r w:rsidR="0020059B" w:rsidRPr="00B41027">
        <w:rPr>
          <w:rFonts w:ascii="Arial" w:hAnsi="Arial" w:cs="Arial"/>
          <w:color w:val="000000" w:themeColor="text1"/>
          <w:sz w:val="28"/>
          <w:szCs w:val="28"/>
        </w:rPr>
        <w:t xml:space="preserve"> </w:t>
      </w:r>
      <w:proofErr w:type="spellStart"/>
      <w:r w:rsidR="0020059B" w:rsidRPr="00B41027">
        <w:rPr>
          <w:rFonts w:ascii="Arial" w:hAnsi="Arial" w:cs="Arial"/>
          <w:color w:val="000000" w:themeColor="text1"/>
          <w:sz w:val="28"/>
          <w:szCs w:val="28"/>
        </w:rPr>
        <w:t>kuvaka</w:t>
      </w:r>
      <w:proofErr w:type="spellEnd"/>
      <w:r w:rsidR="00D434F6" w:rsidRPr="00B41027">
        <w:rPr>
          <w:rFonts w:ascii="Arial" w:hAnsi="Arial" w:cs="Arial"/>
          <w:color w:val="000000" w:themeColor="text1"/>
          <w:sz w:val="28"/>
          <w:szCs w:val="28"/>
        </w:rPr>
        <w:t xml:space="preserve"> </w:t>
      </w:r>
      <w:proofErr w:type="spellStart"/>
      <w:r w:rsidR="00D434F6" w:rsidRPr="00B41027">
        <w:rPr>
          <w:rFonts w:ascii="Arial" w:hAnsi="Arial" w:cs="Arial"/>
          <w:color w:val="000000" w:themeColor="text1"/>
          <w:sz w:val="28"/>
          <w:szCs w:val="28"/>
        </w:rPr>
        <w:t>panapa</w:t>
      </w:r>
      <w:proofErr w:type="spellEnd"/>
      <w:r w:rsidR="002B28F4">
        <w:rPr>
          <w:rFonts w:ascii="Arial" w:hAnsi="Arial" w:cs="Arial"/>
          <w:color w:val="000000" w:themeColor="text1"/>
          <w:sz w:val="28"/>
          <w:szCs w:val="28"/>
        </w:rPr>
        <w:t xml:space="preserve">. </w:t>
      </w:r>
      <w:r w:rsidR="00D612B9">
        <w:rPr>
          <w:rFonts w:ascii="Arial" w:hAnsi="Arial" w:cs="Arial"/>
          <w:color w:val="000000" w:themeColor="text1"/>
          <w:sz w:val="28"/>
          <w:szCs w:val="28"/>
        </w:rPr>
        <w:t>T</w:t>
      </w:r>
      <w:r w:rsidR="00D434F6" w:rsidRPr="00B41027">
        <w:rPr>
          <w:rFonts w:ascii="Arial" w:hAnsi="Arial" w:cs="Arial"/>
          <w:color w:val="000000" w:themeColor="text1"/>
          <w:sz w:val="28"/>
          <w:szCs w:val="28"/>
        </w:rPr>
        <w:t xml:space="preserve">hat was my </w:t>
      </w:r>
      <w:r w:rsidR="0020059B" w:rsidRPr="00B41027">
        <w:rPr>
          <w:rFonts w:ascii="Arial" w:hAnsi="Arial" w:cs="Arial"/>
          <w:color w:val="000000" w:themeColor="text1"/>
          <w:sz w:val="28"/>
          <w:szCs w:val="28"/>
        </w:rPr>
        <w:t>intention, but conditions got out of control. Satan</w:t>
      </w:r>
      <w:r w:rsidR="0003298D" w:rsidRPr="00B41027">
        <w:rPr>
          <w:rFonts w:ascii="Arial" w:hAnsi="Arial" w:cs="Arial"/>
          <w:color w:val="000000" w:themeColor="text1"/>
          <w:sz w:val="28"/>
          <w:szCs w:val="28"/>
        </w:rPr>
        <w:t xml:space="preserve"> </w:t>
      </w:r>
      <w:proofErr w:type="spellStart"/>
      <w:r w:rsidR="002717EB" w:rsidRPr="00B41027">
        <w:rPr>
          <w:rFonts w:ascii="Arial" w:hAnsi="Arial" w:cs="Arial"/>
          <w:color w:val="000000" w:themeColor="text1"/>
          <w:sz w:val="28"/>
          <w:szCs w:val="28"/>
        </w:rPr>
        <w:t>akawana</w:t>
      </w:r>
      <w:proofErr w:type="spellEnd"/>
      <w:r w:rsidR="002717EB" w:rsidRPr="00B41027">
        <w:rPr>
          <w:rFonts w:ascii="Arial" w:hAnsi="Arial" w:cs="Arial"/>
          <w:color w:val="000000" w:themeColor="text1"/>
          <w:sz w:val="28"/>
          <w:szCs w:val="28"/>
        </w:rPr>
        <w:t xml:space="preserve"> </w:t>
      </w:r>
      <w:proofErr w:type="spellStart"/>
      <w:r w:rsidR="002717EB" w:rsidRPr="00B41027">
        <w:rPr>
          <w:rFonts w:ascii="Arial" w:hAnsi="Arial" w:cs="Arial"/>
          <w:color w:val="000000" w:themeColor="text1"/>
          <w:sz w:val="28"/>
          <w:szCs w:val="28"/>
        </w:rPr>
        <w:t>paakapinda</w:t>
      </w:r>
      <w:proofErr w:type="spellEnd"/>
      <w:r w:rsidR="002717EB" w:rsidRPr="00B41027">
        <w:rPr>
          <w:rFonts w:ascii="Arial" w:hAnsi="Arial" w:cs="Arial"/>
          <w:color w:val="000000" w:themeColor="text1"/>
          <w:sz w:val="28"/>
          <w:szCs w:val="28"/>
        </w:rPr>
        <w:t xml:space="preserve"> nani…? </w:t>
      </w:r>
      <w:r w:rsidR="002717EB" w:rsidRPr="00A870D0">
        <w:rPr>
          <w:rFonts w:ascii="Arial" w:hAnsi="Arial" w:cs="Arial"/>
          <w:color w:val="000000" w:themeColor="text1"/>
          <w:sz w:val="18"/>
          <w:szCs w:val="18"/>
        </w:rPr>
        <w:t xml:space="preserve">[Congregation </w:t>
      </w:r>
      <w:r w:rsidR="00063DA1" w:rsidRPr="00A870D0">
        <w:rPr>
          <w:rFonts w:ascii="Arial" w:hAnsi="Arial" w:cs="Arial"/>
          <w:color w:val="000000" w:themeColor="text1"/>
          <w:sz w:val="18"/>
          <w:szCs w:val="18"/>
        </w:rPr>
        <w:t>says, “</w:t>
      </w:r>
      <w:proofErr w:type="spellStart"/>
      <w:r w:rsidR="002717EB" w:rsidRPr="00A870D0">
        <w:rPr>
          <w:rFonts w:ascii="Arial" w:hAnsi="Arial" w:cs="Arial"/>
          <w:color w:val="000000" w:themeColor="text1"/>
          <w:sz w:val="18"/>
          <w:szCs w:val="18"/>
        </w:rPr>
        <w:t>napo</w:t>
      </w:r>
      <w:proofErr w:type="spellEnd"/>
      <w:r w:rsidR="00F4074B" w:rsidRPr="00A870D0">
        <w:rPr>
          <w:rFonts w:ascii="Arial" w:hAnsi="Arial" w:cs="Arial"/>
          <w:color w:val="000000" w:themeColor="text1"/>
          <w:sz w:val="18"/>
          <w:szCs w:val="18"/>
        </w:rPr>
        <w:t>,</w:t>
      </w:r>
      <w:r w:rsidR="007C0F77" w:rsidRPr="00A870D0">
        <w:rPr>
          <w:rFonts w:ascii="Arial" w:hAnsi="Arial" w:cs="Arial"/>
          <w:color w:val="000000" w:themeColor="text1"/>
          <w:sz w:val="18"/>
          <w:szCs w:val="18"/>
        </w:rPr>
        <w:t>”</w:t>
      </w:r>
      <w:r w:rsidR="002717EB" w:rsidRPr="00A870D0">
        <w:rPr>
          <w:rFonts w:ascii="Arial" w:hAnsi="Arial" w:cs="Arial"/>
          <w:color w:val="000000" w:themeColor="text1"/>
          <w:sz w:val="18"/>
          <w:szCs w:val="18"/>
        </w:rPr>
        <w:t>]</w:t>
      </w:r>
      <w:r w:rsidR="002717EB" w:rsidRPr="00B41027">
        <w:rPr>
          <w:rFonts w:ascii="Arial" w:hAnsi="Arial" w:cs="Arial"/>
          <w:color w:val="000000" w:themeColor="text1"/>
          <w:sz w:val="28"/>
          <w:szCs w:val="28"/>
        </w:rPr>
        <w:t xml:space="preserve"> </w:t>
      </w:r>
      <w:proofErr w:type="spellStart"/>
      <w:r w:rsidR="00461F08" w:rsidRPr="00B41027">
        <w:rPr>
          <w:rFonts w:ascii="Arial" w:hAnsi="Arial" w:cs="Arial"/>
          <w:color w:val="000000" w:themeColor="text1"/>
          <w:sz w:val="28"/>
          <w:szCs w:val="28"/>
        </w:rPr>
        <w:t>napo</w:t>
      </w:r>
      <w:proofErr w:type="spellEnd"/>
      <w:r w:rsidR="00461F08" w:rsidRPr="00B41027">
        <w:rPr>
          <w:rFonts w:ascii="Arial" w:hAnsi="Arial" w:cs="Arial"/>
          <w:color w:val="000000" w:themeColor="text1"/>
          <w:sz w:val="28"/>
          <w:szCs w:val="28"/>
        </w:rPr>
        <w:t xml:space="preserve"> and I had to quickly address the subject </w:t>
      </w:r>
      <w:r w:rsidR="00461F08" w:rsidRPr="00B41027">
        <w:rPr>
          <w:rFonts w:ascii="Arial" w:hAnsi="Arial" w:cs="Arial"/>
          <w:i/>
          <w:iCs/>
          <w:color w:val="000000" w:themeColor="text1"/>
          <w:sz w:val="28"/>
          <w:szCs w:val="28"/>
        </w:rPr>
        <w:t xml:space="preserve">or-o </w:t>
      </w:r>
      <w:proofErr w:type="spellStart"/>
      <w:r w:rsidR="00461F08" w:rsidRPr="00B41027">
        <w:rPr>
          <w:rFonts w:ascii="Arial" w:hAnsi="Arial" w:cs="Arial"/>
          <w:color w:val="000000" w:themeColor="text1"/>
          <w:sz w:val="28"/>
          <w:szCs w:val="28"/>
        </w:rPr>
        <w:t>zvainetsa</w:t>
      </w:r>
      <w:proofErr w:type="spellEnd"/>
      <w:r w:rsidR="00461F08" w:rsidRPr="00B41027">
        <w:rPr>
          <w:rFonts w:ascii="Arial" w:hAnsi="Arial" w:cs="Arial"/>
          <w:color w:val="000000" w:themeColor="text1"/>
          <w:sz w:val="28"/>
          <w:szCs w:val="28"/>
        </w:rPr>
        <w:t xml:space="preserve"> vanhu </w:t>
      </w:r>
      <w:proofErr w:type="spellStart"/>
      <w:r w:rsidR="00461F08" w:rsidRPr="00B41027">
        <w:rPr>
          <w:rFonts w:ascii="Arial" w:hAnsi="Arial" w:cs="Arial"/>
          <w:color w:val="000000" w:themeColor="text1"/>
          <w:sz w:val="28"/>
          <w:szCs w:val="28"/>
        </w:rPr>
        <w:t>mukuna</w:t>
      </w:r>
      <w:proofErr w:type="spellEnd"/>
      <w:r w:rsidR="00FE677C" w:rsidRPr="00B41027">
        <w:rPr>
          <w:rFonts w:ascii="Arial" w:hAnsi="Arial" w:cs="Arial"/>
          <w:color w:val="000000" w:themeColor="text1"/>
          <w:sz w:val="28"/>
          <w:szCs w:val="28"/>
        </w:rPr>
        <w:t xml:space="preserve">…? </w:t>
      </w:r>
      <w:r w:rsidR="00FE677C" w:rsidRPr="00A870D0">
        <w:rPr>
          <w:rFonts w:ascii="Arial" w:hAnsi="Arial" w:cs="Arial"/>
          <w:color w:val="000000" w:themeColor="text1"/>
          <w:sz w:val="18"/>
          <w:szCs w:val="18"/>
        </w:rPr>
        <w:t xml:space="preserve">[Congregation </w:t>
      </w:r>
      <w:r w:rsidR="00063DA1" w:rsidRPr="00A870D0">
        <w:rPr>
          <w:rFonts w:ascii="Arial" w:hAnsi="Arial" w:cs="Arial"/>
          <w:color w:val="000000" w:themeColor="text1"/>
          <w:sz w:val="18"/>
          <w:szCs w:val="18"/>
        </w:rPr>
        <w:t>says, “</w:t>
      </w:r>
      <w:proofErr w:type="spellStart"/>
      <w:r w:rsidR="00FE677C" w:rsidRPr="00A870D0">
        <w:rPr>
          <w:rFonts w:ascii="Arial" w:hAnsi="Arial" w:cs="Arial"/>
          <w:color w:val="000000" w:themeColor="text1"/>
          <w:sz w:val="18"/>
          <w:szCs w:val="18"/>
        </w:rPr>
        <w:t>mukunamata</w:t>
      </w:r>
      <w:proofErr w:type="spellEnd"/>
      <w:r w:rsidR="00F4074B" w:rsidRPr="00A870D0">
        <w:rPr>
          <w:rFonts w:ascii="Arial" w:hAnsi="Arial" w:cs="Arial"/>
          <w:color w:val="000000" w:themeColor="text1"/>
          <w:sz w:val="18"/>
          <w:szCs w:val="18"/>
        </w:rPr>
        <w:t>,</w:t>
      </w:r>
      <w:r w:rsidR="007C0F77" w:rsidRPr="00A870D0">
        <w:rPr>
          <w:rFonts w:ascii="Arial" w:hAnsi="Arial" w:cs="Arial"/>
          <w:color w:val="000000" w:themeColor="text1"/>
          <w:sz w:val="18"/>
          <w:szCs w:val="18"/>
        </w:rPr>
        <w:t>”</w:t>
      </w:r>
      <w:r w:rsidR="00FE677C" w:rsidRPr="00A870D0">
        <w:rPr>
          <w:rFonts w:ascii="Arial" w:hAnsi="Arial" w:cs="Arial"/>
          <w:color w:val="000000" w:themeColor="text1"/>
          <w:sz w:val="18"/>
          <w:szCs w:val="18"/>
        </w:rPr>
        <w:t>]</w:t>
      </w:r>
      <w:r w:rsidR="00FE677C" w:rsidRPr="00B41027">
        <w:rPr>
          <w:rFonts w:ascii="Arial" w:hAnsi="Arial" w:cs="Arial"/>
          <w:color w:val="000000" w:themeColor="text1"/>
          <w:sz w:val="28"/>
          <w:szCs w:val="28"/>
        </w:rPr>
        <w:t xml:space="preserve"> </w:t>
      </w:r>
      <w:proofErr w:type="spellStart"/>
      <w:r w:rsidR="00FE677C" w:rsidRPr="00B41027">
        <w:rPr>
          <w:rFonts w:ascii="Arial" w:hAnsi="Arial" w:cs="Arial"/>
          <w:color w:val="000000" w:themeColor="text1"/>
          <w:sz w:val="28"/>
          <w:szCs w:val="28"/>
        </w:rPr>
        <w:t>mukunamata</w:t>
      </w:r>
      <w:proofErr w:type="spellEnd"/>
      <w:r w:rsidR="00FE677C" w:rsidRPr="00B41027">
        <w:rPr>
          <w:rFonts w:ascii="Arial" w:hAnsi="Arial" w:cs="Arial"/>
          <w:color w:val="000000" w:themeColor="text1"/>
          <w:sz w:val="28"/>
          <w:szCs w:val="28"/>
        </w:rPr>
        <w:t xml:space="preserve">. </w:t>
      </w:r>
    </w:p>
    <w:p w14:paraId="11618174" w14:textId="098BAA78" w:rsidR="00DA613B" w:rsidRDefault="00712934" w:rsidP="00EE1207">
      <w:pPr>
        <w:jc w:val="both"/>
        <w:rPr>
          <w:rFonts w:ascii="Arial" w:hAnsi="Arial" w:cs="Arial"/>
          <w:sz w:val="28"/>
          <w:szCs w:val="28"/>
        </w:rPr>
      </w:pPr>
      <w:r>
        <w:rPr>
          <w:rFonts w:ascii="Arial" w:hAnsi="Arial" w:cs="Arial"/>
          <w:sz w:val="28"/>
          <w:szCs w:val="28"/>
          <w:vertAlign w:val="superscript"/>
        </w:rPr>
        <w:t xml:space="preserve">133 </w:t>
      </w:r>
      <w:r w:rsidR="0094536C">
        <w:rPr>
          <w:rFonts w:ascii="Arial" w:hAnsi="Arial" w:cs="Arial"/>
          <w:sz w:val="28"/>
          <w:szCs w:val="28"/>
        </w:rPr>
        <w:t xml:space="preserve">Then I was forced kuenda </w:t>
      </w:r>
      <w:proofErr w:type="spellStart"/>
      <w:r w:rsidR="0094536C">
        <w:rPr>
          <w:rFonts w:ascii="Arial" w:hAnsi="Arial" w:cs="Arial"/>
          <w:sz w:val="28"/>
          <w:szCs w:val="28"/>
        </w:rPr>
        <w:t>kuno</w:t>
      </w:r>
      <w:proofErr w:type="spellEnd"/>
      <w:r w:rsidR="0094536C">
        <w:rPr>
          <w:rFonts w:ascii="Arial" w:hAnsi="Arial" w:cs="Arial"/>
          <w:sz w:val="28"/>
          <w:szCs w:val="28"/>
        </w:rPr>
        <w:t xml:space="preserve"> </w:t>
      </w:r>
      <w:proofErr w:type="spellStart"/>
      <w:r w:rsidR="0094536C" w:rsidRPr="0094536C">
        <w:rPr>
          <w:rFonts w:ascii="Arial" w:hAnsi="Arial" w:cs="Arial"/>
          <w:i/>
          <w:iCs/>
          <w:sz w:val="28"/>
          <w:szCs w:val="28"/>
        </w:rPr>
        <w:t>i</w:t>
      </w:r>
      <w:proofErr w:type="spellEnd"/>
      <w:r w:rsidR="0094536C" w:rsidRPr="0094536C">
        <w:rPr>
          <w:rFonts w:ascii="Arial" w:hAnsi="Arial" w:cs="Arial"/>
          <w:i/>
          <w:iCs/>
          <w:sz w:val="28"/>
          <w:szCs w:val="28"/>
        </w:rPr>
        <w:t xml:space="preserve"> address</w:t>
      </w:r>
      <w:r w:rsidR="0094536C">
        <w:rPr>
          <w:rFonts w:ascii="Arial" w:hAnsi="Arial" w:cs="Arial"/>
          <w:i/>
          <w:iCs/>
          <w:sz w:val="28"/>
          <w:szCs w:val="28"/>
        </w:rPr>
        <w:t>-</w:t>
      </w:r>
      <w:r w:rsidR="0094536C" w:rsidRPr="0094536C">
        <w:rPr>
          <w:rFonts w:ascii="Arial" w:hAnsi="Arial" w:cs="Arial"/>
          <w:i/>
          <w:iCs/>
          <w:sz w:val="28"/>
          <w:szCs w:val="28"/>
        </w:rPr>
        <w:t>a</w:t>
      </w:r>
      <w:r w:rsidR="0094536C">
        <w:rPr>
          <w:rFonts w:ascii="Arial" w:hAnsi="Arial" w:cs="Arial"/>
          <w:i/>
          <w:iCs/>
          <w:sz w:val="28"/>
          <w:szCs w:val="28"/>
        </w:rPr>
        <w:t xml:space="preserve"> </w:t>
      </w:r>
      <w:r w:rsidR="0094536C">
        <w:rPr>
          <w:rFonts w:ascii="Arial" w:hAnsi="Arial" w:cs="Arial"/>
          <w:sz w:val="28"/>
          <w:szCs w:val="28"/>
        </w:rPr>
        <w:t xml:space="preserve">prematurely, </w:t>
      </w:r>
      <w:r w:rsidR="0035138A">
        <w:rPr>
          <w:rFonts w:ascii="Arial" w:hAnsi="Arial" w:cs="Arial"/>
          <w:sz w:val="28"/>
          <w:szCs w:val="28"/>
        </w:rPr>
        <w:t xml:space="preserve">I never wanted to </w:t>
      </w:r>
      <w:r w:rsidR="00534101">
        <w:rPr>
          <w:rFonts w:ascii="Arial" w:hAnsi="Arial" w:cs="Arial"/>
          <w:sz w:val="28"/>
          <w:szCs w:val="28"/>
        </w:rPr>
        <w:t>ha-</w:t>
      </w:r>
      <w:proofErr w:type="spellStart"/>
      <w:r w:rsidR="00534101">
        <w:rPr>
          <w:rFonts w:ascii="Arial" w:hAnsi="Arial" w:cs="Arial"/>
          <w:sz w:val="28"/>
          <w:szCs w:val="28"/>
        </w:rPr>
        <w:t>maona</w:t>
      </w:r>
      <w:proofErr w:type="spellEnd"/>
      <w:r w:rsidR="00627BC6">
        <w:rPr>
          <w:rFonts w:ascii="Arial" w:hAnsi="Arial" w:cs="Arial"/>
          <w:sz w:val="28"/>
          <w:szCs w:val="28"/>
        </w:rPr>
        <w:t>.</w:t>
      </w:r>
      <w:r w:rsidR="0035138A">
        <w:rPr>
          <w:rFonts w:ascii="Arial" w:hAnsi="Arial" w:cs="Arial"/>
          <w:sz w:val="28"/>
          <w:szCs w:val="28"/>
        </w:rPr>
        <w:t xml:space="preserve"> </w:t>
      </w:r>
      <w:r w:rsidR="00627BC6">
        <w:rPr>
          <w:rFonts w:ascii="Arial" w:hAnsi="Arial" w:cs="Arial"/>
          <w:sz w:val="28"/>
          <w:szCs w:val="28"/>
        </w:rPr>
        <w:t>B</w:t>
      </w:r>
      <w:r w:rsidR="0035138A">
        <w:rPr>
          <w:rFonts w:ascii="Arial" w:hAnsi="Arial" w:cs="Arial"/>
          <w:sz w:val="28"/>
          <w:szCs w:val="28"/>
        </w:rPr>
        <w:t xml:space="preserve">ut </w:t>
      </w:r>
      <w:proofErr w:type="spellStart"/>
      <w:r w:rsidR="00F523D2">
        <w:rPr>
          <w:rFonts w:ascii="Arial" w:hAnsi="Arial" w:cs="Arial"/>
          <w:sz w:val="28"/>
          <w:szCs w:val="28"/>
        </w:rPr>
        <w:t>ndaida</w:t>
      </w:r>
      <w:proofErr w:type="spellEnd"/>
      <w:r w:rsidR="00F523D2">
        <w:rPr>
          <w:rFonts w:ascii="Arial" w:hAnsi="Arial" w:cs="Arial"/>
          <w:sz w:val="28"/>
          <w:szCs w:val="28"/>
        </w:rPr>
        <w:t xml:space="preserve"> zvangu </w:t>
      </w:r>
      <w:proofErr w:type="spellStart"/>
      <w:r w:rsidR="00F523D2">
        <w:rPr>
          <w:rFonts w:ascii="Arial" w:hAnsi="Arial" w:cs="Arial"/>
          <w:sz w:val="28"/>
          <w:szCs w:val="28"/>
        </w:rPr>
        <w:t>ndimboiregera</w:t>
      </w:r>
      <w:proofErr w:type="spellEnd"/>
      <w:r w:rsidR="00F523D2">
        <w:rPr>
          <w:rFonts w:ascii="Arial" w:hAnsi="Arial" w:cs="Arial"/>
          <w:sz w:val="28"/>
          <w:szCs w:val="28"/>
        </w:rPr>
        <w:t xml:space="preserve"> </w:t>
      </w:r>
      <w:proofErr w:type="spellStart"/>
      <w:r w:rsidR="00F523D2">
        <w:rPr>
          <w:rFonts w:ascii="Arial" w:hAnsi="Arial" w:cs="Arial"/>
          <w:sz w:val="28"/>
          <w:szCs w:val="28"/>
        </w:rPr>
        <w:t>yakadaro</w:t>
      </w:r>
      <w:proofErr w:type="spellEnd"/>
      <w:r w:rsidR="00F523D2">
        <w:rPr>
          <w:rFonts w:ascii="Arial" w:hAnsi="Arial" w:cs="Arial"/>
          <w:sz w:val="28"/>
          <w:szCs w:val="28"/>
        </w:rPr>
        <w:t xml:space="preserve">, </w:t>
      </w:r>
      <w:proofErr w:type="spellStart"/>
      <w:r w:rsidR="00481382">
        <w:rPr>
          <w:rFonts w:ascii="Arial" w:hAnsi="Arial" w:cs="Arial"/>
          <w:sz w:val="28"/>
          <w:szCs w:val="28"/>
        </w:rPr>
        <w:t>ndoiregera</w:t>
      </w:r>
      <w:proofErr w:type="spellEnd"/>
      <w:r w:rsidR="00481382">
        <w:rPr>
          <w:rFonts w:ascii="Arial" w:hAnsi="Arial" w:cs="Arial"/>
          <w:sz w:val="28"/>
          <w:szCs w:val="28"/>
        </w:rPr>
        <w:t xml:space="preserve"> </w:t>
      </w:r>
      <w:proofErr w:type="spellStart"/>
      <w:r w:rsidR="00481382">
        <w:rPr>
          <w:rFonts w:ascii="Arial" w:hAnsi="Arial" w:cs="Arial"/>
          <w:sz w:val="28"/>
          <w:szCs w:val="28"/>
        </w:rPr>
        <w:t>yakadaro</w:t>
      </w:r>
      <w:proofErr w:type="spellEnd"/>
      <w:r w:rsidR="00481382">
        <w:rPr>
          <w:rFonts w:ascii="Arial" w:hAnsi="Arial" w:cs="Arial"/>
          <w:sz w:val="28"/>
          <w:szCs w:val="28"/>
        </w:rPr>
        <w:t xml:space="preserve">, then </w:t>
      </w:r>
      <w:proofErr w:type="spellStart"/>
      <w:r w:rsidR="00481382">
        <w:rPr>
          <w:rFonts w:ascii="Arial" w:hAnsi="Arial" w:cs="Arial"/>
          <w:sz w:val="28"/>
          <w:szCs w:val="28"/>
        </w:rPr>
        <w:t>ndapedza</w:t>
      </w:r>
      <w:proofErr w:type="spellEnd"/>
      <w:r w:rsidR="00481382">
        <w:rPr>
          <w:rFonts w:ascii="Arial" w:hAnsi="Arial" w:cs="Arial"/>
          <w:sz w:val="28"/>
          <w:szCs w:val="28"/>
        </w:rPr>
        <w:t xml:space="preserve"> </w:t>
      </w:r>
      <w:proofErr w:type="spellStart"/>
      <w:r w:rsidR="00481382">
        <w:rPr>
          <w:rFonts w:ascii="Arial" w:hAnsi="Arial" w:cs="Arial"/>
          <w:sz w:val="28"/>
          <w:szCs w:val="28"/>
        </w:rPr>
        <w:t>kuvaka</w:t>
      </w:r>
      <w:proofErr w:type="spellEnd"/>
      <w:r w:rsidR="00305866">
        <w:rPr>
          <w:rFonts w:ascii="Arial" w:hAnsi="Arial" w:cs="Arial"/>
          <w:sz w:val="28"/>
          <w:szCs w:val="28"/>
        </w:rPr>
        <w:t xml:space="preserve"> </w:t>
      </w:r>
      <w:proofErr w:type="spellStart"/>
      <w:r w:rsidR="00305866">
        <w:rPr>
          <w:rFonts w:ascii="Arial" w:hAnsi="Arial" w:cs="Arial"/>
          <w:sz w:val="28"/>
          <w:szCs w:val="28"/>
        </w:rPr>
        <w:t>panapa</w:t>
      </w:r>
      <w:proofErr w:type="spellEnd"/>
      <w:r w:rsidR="00305866">
        <w:rPr>
          <w:rFonts w:ascii="Arial" w:hAnsi="Arial" w:cs="Arial"/>
          <w:sz w:val="28"/>
          <w:szCs w:val="28"/>
        </w:rPr>
        <w:t xml:space="preserve"> </w:t>
      </w:r>
      <w:proofErr w:type="spellStart"/>
      <w:r w:rsidR="00305866">
        <w:rPr>
          <w:rFonts w:ascii="Arial" w:hAnsi="Arial" w:cs="Arial"/>
          <w:sz w:val="28"/>
          <w:szCs w:val="28"/>
        </w:rPr>
        <w:t>zvandiri</w:t>
      </w:r>
      <w:proofErr w:type="spellEnd"/>
      <w:r w:rsidR="00305866">
        <w:rPr>
          <w:rFonts w:ascii="Arial" w:hAnsi="Arial" w:cs="Arial"/>
          <w:sz w:val="28"/>
          <w:szCs w:val="28"/>
        </w:rPr>
        <w:t xml:space="preserve"> kuita </w:t>
      </w:r>
      <w:proofErr w:type="spellStart"/>
      <w:r w:rsidR="00305866">
        <w:rPr>
          <w:rFonts w:ascii="Arial" w:hAnsi="Arial" w:cs="Arial"/>
          <w:sz w:val="28"/>
          <w:szCs w:val="28"/>
        </w:rPr>
        <w:t>zvese</w:t>
      </w:r>
      <w:proofErr w:type="spellEnd"/>
      <w:r w:rsidR="00305866">
        <w:rPr>
          <w:rFonts w:ascii="Arial" w:hAnsi="Arial" w:cs="Arial"/>
          <w:sz w:val="28"/>
          <w:szCs w:val="28"/>
        </w:rPr>
        <w:t xml:space="preserve"> izvi</w:t>
      </w:r>
      <w:r w:rsidR="00627BC6">
        <w:rPr>
          <w:rFonts w:ascii="Arial" w:hAnsi="Arial" w:cs="Arial"/>
          <w:sz w:val="28"/>
          <w:szCs w:val="28"/>
        </w:rPr>
        <w:t>.</w:t>
      </w:r>
      <w:r w:rsidR="00305866">
        <w:rPr>
          <w:rFonts w:ascii="Arial" w:hAnsi="Arial" w:cs="Arial"/>
          <w:sz w:val="28"/>
          <w:szCs w:val="28"/>
        </w:rPr>
        <w:t xml:space="preserve"> I wanted to do </w:t>
      </w:r>
      <w:r w:rsidR="00AB2C57">
        <w:rPr>
          <w:rFonts w:ascii="Arial" w:hAnsi="Arial" w:cs="Arial"/>
          <w:sz w:val="28"/>
          <w:szCs w:val="28"/>
        </w:rPr>
        <w:t>thes</w:t>
      </w:r>
      <w:r w:rsidR="003C1432">
        <w:rPr>
          <w:rFonts w:ascii="Arial" w:hAnsi="Arial" w:cs="Arial"/>
          <w:sz w:val="28"/>
          <w:szCs w:val="28"/>
        </w:rPr>
        <w:t>e-</w:t>
      </w:r>
      <w:r w:rsidR="00305866">
        <w:rPr>
          <w:rFonts w:ascii="Arial" w:hAnsi="Arial" w:cs="Arial"/>
          <w:sz w:val="28"/>
          <w:szCs w:val="28"/>
        </w:rPr>
        <w:t>all these things</w:t>
      </w:r>
      <w:r w:rsidR="003C1432">
        <w:rPr>
          <w:rFonts w:ascii="Arial" w:hAnsi="Arial" w:cs="Arial"/>
          <w:sz w:val="28"/>
          <w:szCs w:val="28"/>
        </w:rPr>
        <w:t xml:space="preserve"> before tambo </w:t>
      </w:r>
      <w:r w:rsidR="003C1432" w:rsidRPr="0045653E">
        <w:rPr>
          <w:rFonts w:ascii="Arial" w:hAnsi="Arial" w:cs="Arial"/>
          <w:i/>
          <w:iCs/>
          <w:sz w:val="28"/>
          <w:szCs w:val="28"/>
        </w:rPr>
        <w:t>mention-a</w:t>
      </w:r>
      <w:r w:rsidR="003C1432">
        <w:rPr>
          <w:rFonts w:ascii="Arial" w:hAnsi="Arial" w:cs="Arial"/>
          <w:sz w:val="28"/>
          <w:szCs w:val="28"/>
        </w:rPr>
        <w:t xml:space="preserve"> not even one </w:t>
      </w:r>
      <w:r w:rsidR="0045653E">
        <w:rPr>
          <w:rFonts w:ascii="Arial" w:hAnsi="Arial" w:cs="Arial"/>
          <w:sz w:val="28"/>
          <w:szCs w:val="28"/>
        </w:rPr>
        <w:t xml:space="preserve">word about concubines </w:t>
      </w:r>
      <w:r w:rsidR="00534101">
        <w:rPr>
          <w:rFonts w:ascii="Arial" w:hAnsi="Arial" w:cs="Arial"/>
          <w:sz w:val="28"/>
          <w:szCs w:val="28"/>
        </w:rPr>
        <w:t>ha-</w:t>
      </w:r>
      <w:proofErr w:type="spellStart"/>
      <w:r w:rsidR="00534101">
        <w:rPr>
          <w:rFonts w:ascii="Arial" w:hAnsi="Arial" w:cs="Arial"/>
          <w:sz w:val="28"/>
          <w:szCs w:val="28"/>
        </w:rPr>
        <w:t>maona</w:t>
      </w:r>
      <w:proofErr w:type="spellEnd"/>
      <w:r w:rsidR="0045653E">
        <w:rPr>
          <w:rFonts w:ascii="Arial" w:hAnsi="Arial" w:cs="Arial"/>
          <w:sz w:val="28"/>
          <w:szCs w:val="28"/>
        </w:rPr>
        <w:t xml:space="preserve">. </w:t>
      </w:r>
      <w:r w:rsidR="00C20E7B">
        <w:rPr>
          <w:rFonts w:ascii="Arial" w:hAnsi="Arial" w:cs="Arial"/>
          <w:sz w:val="28"/>
          <w:szCs w:val="28"/>
        </w:rPr>
        <w:t>But</w:t>
      </w:r>
      <w:r w:rsidR="0045653E">
        <w:rPr>
          <w:rFonts w:ascii="Arial" w:hAnsi="Arial" w:cs="Arial"/>
          <w:sz w:val="28"/>
          <w:szCs w:val="28"/>
        </w:rPr>
        <w:t xml:space="preserve"> </w:t>
      </w:r>
      <w:r w:rsidR="00C80BDB">
        <w:rPr>
          <w:rFonts w:ascii="Arial" w:hAnsi="Arial" w:cs="Arial"/>
          <w:sz w:val="28"/>
          <w:szCs w:val="28"/>
        </w:rPr>
        <w:t xml:space="preserve">brother </w:t>
      </w:r>
      <w:proofErr w:type="spellStart"/>
      <w:r w:rsidR="00C80BDB">
        <w:rPr>
          <w:rFonts w:ascii="Arial" w:hAnsi="Arial" w:cs="Arial"/>
          <w:sz w:val="28"/>
          <w:szCs w:val="28"/>
        </w:rPr>
        <w:t>chandaakukutaurirai</w:t>
      </w:r>
      <w:proofErr w:type="spellEnd"/>
      <w:r w:rsidR="00C80BDB">
        <w:rPr>
          <w:rFonts w:ascii="Arial" w:hAnsi="Arial" w:cs="Arial"/>
          <w:sz w:val="28"/>
          <w:szCs w:val="28"/>
        </w:rPr>
        <w:t xml:space="preserve"> </w:t>
      </w:r>
      <w:proofErr w:type="spellStart"/>
      <w:r w:rsidR="00C80BDB">
        <w:rPr>
          <w:rFonts w:ascii="Arial" w:hAnsi="Arial" w:cs="Arial"/>
          <w:sz w:val="28"/>
          <w:szCs w:val="28"/>
        </w:rPr>
        <w:t>ndechekuti</w:t>
      </w:r>
      <w:proofErr w:type="spellEnd"/>
      <w:r w:rsidR="00C80BDB">
        <w:rPr>
          <w:rFonts w:ascii="Arial" w:hAnsi="Arial" w:cs="Arial"/>
          <w:sz w:val="28"/>
          <w:szCs w:val="28"/>
        </w:rPr>
        <w:t xml:space="preserve"> Satan </w:t>
      </w:r>
      <w:proofErr w:type="spellStart"/>
      <w:r w:rsidR="00C80BDB">
        <w:rPr>
          <w:rFonts w:ascii="Arial" w:hAnsi="Arial" w:cs="Arial"/>
          <w:sz w:val="28"/>
          <w:szCs w:val="28"/>
        </w:rPr>
        <w:t>ariko</w:t>
      </w:r>
      <w:proofErr w:type="spellEnd"/>
      <w:r w:rsidR="00C80BDB">
        <w:rPr>
          <w:rFonts w:ascii="Arial" w:hAnsi="Arial" w:cs="Arial"/>
          <w:sz w:val="28"/>
          <w:szCs w:val="28"/>
        </w:rPr>
        <w:t xml:space="preserve"> and </w:t>
      </w:r>
      <w:proofErr w:type="spellStart"/>
      <w:r w:rsidR="00C80BDB">
        <w:rPr>
          <w:rFonts w:ascii="Arial" w:hAnsi="Arial" w:cs="Arial"/>
          <w:sz w:val="28"/>
          <w:szCs w:val="28"/>
        </w:rPr>
        <w:t>anorwa</w:t>
      </w:r>
      <w:proofErr w:type="spellEnd"/>
      <w:r w:rsidR="00627BC6">
        <w:rPr>
          <w:rFonts w:ascii="Arial" w:hAnsi="Arial" w:cs="Arial"/>
          <w:sz w:val="28"/>
          <w:szCs w:val="28"/>
        </w:rPr>
        <w:t xml:space="preserve">. </w:t>
      </w:r>
      <w:r w:rsidR="00B3045A">
        <w:rPr>
          <w:rFonts w:ascii="Arial" w:hAnsi="Arial" w:cs="Arial"/>
          <w:sz w:val="28"/>
          <w:szCs w:val="28"/>
        </w:rPr>
        <w:t>Ende</w:t>
      </w:r>
      <w:r w:rsidR="00C66280">
        <w:rPr>
          <w:rFonts w:ascii="Arial" w:hAnsi="Arial" w:cs="Arial"/>
          <w:sz w:val="28"/>
          <w:szCs w:val="28"/>
        </w:rPr>
        <w:t xml:space="preserve"> anouya </w:t>
      </w:r>
      <w:proofErr w:type="spellStart"/>
      <w:r w:rsidR="00C66280">
        <w:rPr>
          <w:rFonts w:ascii="Arial" w:hAnsi="Arial" w:cs="Arial"/>
          <w:sz w:val="28"/>
          <w:szCs w:val="28"/>
        </w:rPr>
        <w:t>nenzira</w:t>
      </w:r>
      <w:proofErr w:type="spellEnd"/>
      <w:r w:rsidR="00C66280">
        <w:rPr>
          <w:rFonts w:ascii="Arial" w:hAnsi="Arial" w:cs="Arial"/>
          <w:sz w:val="28"/>
          <w:szCs w:val="28"/>
        </w:rPr>
        <w:t xml:space="preserve"> </w:t>
      </w:r>
      <w:proofErr w:type="spellStart"/>
      <w:r w:rsidR="00C66280">
        <w:rPr>
          <w:rFonts w:ascii="Arial" w:hAnsi="Arial" w:cs="Arial"/>
          <w:sz w:val="28"/>
          <w:szCs w:val="28"/>
        </w:rPr>
        <w:t>dzausinga</w:t>
      </w:r>
      <w:proofErr w:type="spellEnd"/>
      <w:r w:rsidR="00C66280">
        <w:rPr>
          <w:rFonts w:ascii="Arial" w:hAnsi="Arial" w:cs="Arial"/>
          <w:sz w:val="28"/>
          <w:szCs w:val="28"/>
        </w:rPr>
        <w:t xml:space="preserve"> </w:t>
      </w:r>
      <w:r w:rsidR="00C20E7B">
        <w:rPr>
          <w:rFonts w:ascii="Arial" w:hAnsi="Arial" w:cs="Arial"/>
          <w:sz w:val="28"/>
          <w:szCs w:val="28"/>
        </w:rPr>
        <w:t xml:space="preserve">dii…? </w:t>
      </w:r>
      <w:r w:rsidR="00C66280" w:rsidRPr="00A870D0">
        <w:rPr>
          <w:rFonts w:ascii="Arial" w:hAnsi="Arial" w:cs="Arial"/>
          <w:sz w:val="18"/>
          <w:szCs w:val="18"/>
        </w:rPr>
        <w:t xml:space="preserve">[Congregation </w:t>
      </w:r>
      <w:r w:rsidR="00063DA1" w:rsidRPr="00A870D0">
        <w:rPr>
          <w:rFonts w:ascii="Arial" w:hAnsi="Arial" w:cs="Arial"/>
          <w:sz w:val="18"/>
          <w:szCs w:val="18"/>
        </w:rPr>
        <w:t>says, “</w:t>
      </w:r>
      <w:proofErr w:type="spellStart"/>
      <w:r w:rsidR="00C20E7B" w:rsidRPr="00A870D0">
        <w:rPr>
          <w:rFonts w:ascii="Arial" w:hAnsi="Arial" w:cs="Arial"/>
          <w:sz w:val="18"/>
          <w:szCs w:val="18"/>
        </w:rPr>
        <w:t>dzausingatarisire</w:t>
      </w:r>
      <w:proofErr w:type="spellEnd"/>
      <w:r w:rsidR="00850910" w:rsidRPr="00A870D0">
        <w:rPr>
          <w:rFonts w:ascii="Arial" w:hAnsi="Arial" w:cs="Arial"/>
          <w:sz w:val="18"/>
          <w:szCs w:val="18"/>
        </w:rPr>
        <w:t>.</w:t>
      </w:r>
      <w:r w:rsidR="007C0F77" w:rsidRPr="00A870D0">
        <w:rPr>
          <w:rFonts w:ascii="Arial" w:hAnsi="Arial" w:cs="Arial"/>
          <w:sz w:val="18"/>
          <w:szCs w:val="18"/>
        </w:rPr>
        <w:t>”</w:t>
      </w:r>
      <w:r w:rsidR="00C66280" w:rsidRPr="00A870D0">
        <w:rPr>
          <w:rFonts w:ascii="Arial" w:hAnsi="Arial" w:cs="Arial"/>
          <w:sz w:val="18"/>
          <w:szCs w:val="18"/>
        </w:rPr>
        <w:t>]</w:t>
      </w:r>
    </w:p>
    <w:p w14:paraId="0F62DE30" w14:textId="1B06A218" w:rsidR="00E76B81" w:rsidRPr="00E76B81" w:rsidRDefault="00712934" w:rsidP="00EE1207">
      <w:pPr>
        <w:jc w:val="both"/>
        <w:rPr>
          <w:rFonts w:ascii="Arial" w:hAnsi="Arial" w:cs="Arial"/>
          <w:sz w:val="28"/>
          <w:szCs w:val="28"/>
        </w:rPr>
      </w:pPr>
      <w:r>
        <w:rPr>
          <w:rFonts w:ascii="Arial" w:hAnsi="Arial" w:cs="Arial"/>
          <w:sz w:val="28"/>
          <w:szCs w:val="28"/>
          <w:vertAlign w:val="superscript"/>
        </w:rPr>
        <w:t xml:space="preserve">134 </w:t>
      </w:r>
      <w:proofErr w:type="spellStart"/>
      <w:r w:rsidR="00850910">
        <w:rPr>
          <w:rFonts w:ascii="Arial" w:hAnsi="Arial" w:cs="Arial"/>
          <w:sz w:val="28"/>
          <w:szCs w:val="28"/>
        </w:rPr>
        <w:t>Ndakazoibufura</w:t>
      </w:r>
      <w:proofErr w:type="spellEnd"/>
      <w:r w:rsidR="00850910">
        <w:rPr>
          <w:rFonts w:ascii="Arial" w:hAnsi="Arial" w:cs="Arial"/>
          <w:sz w:val="28"/>
          <w:szCs w:val="28"/>
        </w:rPr>
        <w:t xml:space="preserve"> </w:t>
      </w:r>
      <w:proofErr w:type="spellStart"/>
      <w:r w:rsidR="00850910">
        <w:rPr>
          <w:rFonts w:ascii="Arial" w:hAnsi="Arial" w:cs="Arial"/>
          <w:sz w:val="28"/>
          <w:szCs w:val="28"/>
        </w:rPr>
        <w:t>ndaona</w:t>
      </w:r>
      <w:proofErr w:type="spellEnd"/>
      <w:r w:rsidR="00850910">
        <w:rPr>
          <w:rFonts w:ascii="Arial" w:hAnsi="Arial" w:cs="Arial"/>
          <w:sz w:val="28"/>
          <w:szCs w:val="28"/>
        </w:rPr>
        <w:t xml:space="preserve"> kuti </w:t>
      </w:r>
      <w:proofErr w:type="spellStart"/>
      <w:r w:rsidR="00850910">
        <w:rPr>
          <w:rFonts w:ascii="Arial" w:hAnsi="Arial" w:cs="Arial"/>
          <w:sz w:val="28"/>
          <w:szCs w:val="28"/>
        </w:rPr>
        <w:t>ehhh</w:t>
      </w:r>
      <w:proofErr w:type="spellEnd"/>
      <w:r w:rsidR="00850910">
        <w:rPr>
          <w:rFonts w:ascii="Arial" w:hAnsi="Arial" w:cs="Arial"/>
          <w:sz w:val="28"/>
          <w:szCs w:val="28"/>
        </w:rPr>
        <w:t xml:space="preserve">, </w:t>
      </w:r>
      <w:proofErr w:type="spellStart"/>
      <w:r w:rsidR="00850910">
        <w:rPr>
          <w:rFonts w:ascii="Arial" w:hAnsi="Arial" w:cs="Arial"/>
          <w:sz w:val="28"/>
          <w:szCs w:val="28"/>
        </w:rPr>
        <w:t>kwandaiswa</w:t>
      </w:r>
      <w:proofErr w:type="spellEnd"/>
      <w:r w:rsidR="00850910">
        <w:rPr>
          <w:rFonts w:ascii="Arial" w:hAnsi="Arial" w:cs="Arial"/>
          <w:sz w:val="28"/>
          <w:szCs w:val="28"/>
        </w:rPr>
        <w:t xml:space="preserve"> </w:t>
      </w:r>
      <w:proofErr w:type="spellStart"/>
      <w:r w:rsidR="00850910">
        <w:rPr>
          <w:rFonts w:ascii="Arial" w:hAnsi="Arial" w:cs="Arial"/>
          <w:sz w:val="28"/>
          <w:szCs w:val="28"/>
        </w:rPr>
        <w:t>kwacho</w:t>
      </w:r>
      <w:proofErr w:type="spellEnd"/>
      <w:r w:rsidR="00850910">
        <w:rPr>
          <w:rFonts w:ascii="Arial" w:hAnsi="Arial" w:cs="Arial"/>
          <w:sz w:val="28"/>
          <w:szCs w:val="28"/>
        </w:rPr>
        <w:t xml:space="preserve"> </w:t>
      </w:r>
      <w:proofErr w:type="spellStart"/>
      <w:r w:rsidR="00976CAF">
        <w:rPr>
          <w:rFonts w:ascii="Arial" w:hAnsi="Arial" w:cs="Arial"/>
          <w:sz w:val="28"/>
          <w:szCs w:val="28"/>
        </w:rPr>
        <w:t>kwadii</w:t>
      </w:r>
      <w:proofErr w:type="spellEnd"/>
      <w:r w:rsidR="00976CAF">
        <w:rPr>
          <w:rFonts w:ascii="Arial" w:hAnsi="Arial" w:cs="Arial"/>
          <w:sz w:val="28"/>
          <w:szCs w:val="28"/>
        </w:rPr>
        <w:t xml:space="preserve">…? </w:t>
      </w:r>
      <w:proofErr w:type="spellStart"/>
      <w:r w:rsidR="00976CAF">
        <w:rPr>
          <w:rFonts w:ascii="Arial" w:hAnsi="Arial" w:cs="Arial"/>
          <w:sz w:val="28"/>
          <w:szCs w:val="28"/>
        </w:rPr>
        <w:t>Zvino</w:t>
      </w:r>
      <w:proofErr w:type="spellEnd"/>
      <w:r w:rsidR="00976CAF">
        <w:rPr>
          <w:rFonts w:ascii="Arial" w:hAnsi="Arial" w:cs="Arial"/>
          <w:sz w:val="28"/>
          <w:szCs w:val="28"/>
        </w:rPr>
        <w:t xml:space="preserve"> </w:t>
      </w:r>
      <w:proofErr w:type="spellStart"/>
      <w:r w:rsidR="00976CAF">
        <w:rPr>
          <w:rFonts w:ascii="Arial" w:hAnsi="Arial" w:cs="Arial"/>
          <w:sz w:val="28"/>
          <w:szCs w:val="28"/>
        </w:rPr>
        <w:t>ndorasikirwa</w:t>
      </w:r>
      <w:proofErr w:type="spellEnd"/>
      <w:r w:rsidR="00976CAF">
        <w:rPr>
          <w:rFonts w:ascii="Arial" w:hAnsi="Arial" w:cs="Arial"/>
          <w:sz w:val="28"/>
          <w:szCs w:val="28"/>
        </w:rPr>
        <w:t xml:space="preserve"> </w:t>
      </w:r>
      <w:proofErr w:type="spellStart"/>
      <w:r w:rsidR="00976CAF">
        <w:rPr>
          <w:rFonts w:ascii="Arial" w:hAnsi="Arial" w:cs="Arial"/>
          <w:sz w:val="28"/>
          <w:szCs w:val="28"/>
        </w:rPr>
        <w:t>nemakwai</w:t>
      </w:r>
      <w:proofErr w:type="spellEnd"/>
      <w:r w:rsidR="00976CAF">
        <w:rPr>
          <w:rFonts w:ascii="Arial" w:hAnsi="Arial" w:cs="Arial"/>
          <w:sz w:val="28"/>
          <w:szCs w:val="28"/>
        </w:rPr>
        <w:t xml:space="preserve"> </w:t>
      </w:r>
      <w:proofErr w:type="spellStart"/>
      <w:r w:rsidR="009D19D4">
        <w:rPr>
          <w:rFonts w:ascii="Arial" w:hAnsi="Arial" w:cs="Arial"/>
          <w:sz w:val="28"/>
          <w:szCs w:val="28"/>
        </w:rPr>
        <w:t>kwawo</w:t>
      </w:r>
      <w:proofErr w:type="spellEnd"/>
      <w:r w:rsidR="009D19D4">
        <w:rPr>
          <w:rFonts w:ascii="Arial" w:hAnsi="Arial" w:cs="Arial"/>
          <w:sz w:val="28"/>
          <w:szCs w:val="28"/>
        </w:rPr>
        <w:t xml:space="preserve">, </w:t>
      </w:r>
      <w:r w:rsidR="00782306">
        <w:rPr>
          <w:rFonts w:ascii="Arial" w:hAnsi="Arial" w:cs="Arial"/>
          <w:sz w:val="28"/>
          <w:szCs w:val="28"/>
        </w:rPr>
        <w:t>cause</w:t>
      </w:r>
      <w:r w:rsidR="009D19D4">
        <w:rPr>
          <w:rFonts w:ascii="Arial" w:hAnsi="Arial" w:cs="Arial"/>
          <w:sz w:val="28"/>
          <w:szCs w:val="28"/>
        </w:rPr>
        <w:t xml:space="preserve"> any genuine man ka </w:t>
      </w:r>
      <w:proofErr w:type="spellStart"/>
      <w:r w:rsidR="00782306">
        <w:rPr>
          <w:rFonts w:ascii="Arial" w:hAnsi="Arial" w:cs="Arial"/>
          <w:sz w:val="28"/>
          <w:szCs w:val="28"/>
        </w:rPr>
        <w:t>ano</w:t>
      </w:r>
      <w:r w:rsidR="001850A5">
        <w:rPr>
          <w:rFonts w:ascii="Arial" w:hAnsi="Arial" w:cs="Arial"/>
          <w:sz w:val="28"/>
          <w:szCs w:val="28"/>
        </w:rPr>
        <w:t>ngo</w:t>
      </w:r>
      <w:r w:rsidR="00782306">
        <w:rPr>
          <w:rFonts w:ascii="Arial" w:hAnsi="Arial" w:cs="Arial"/>
          <w:sz w:val="28"/>
          <w:szCs w:val="28"/>
        </w:rPr>
        <w:t>nzwisisa</w:t>
      </w:r>
      <w:proofErr w:type="spellEnd"/>
      <w:r w:rsidR="00782306">
        <w:rPr>
          <w:rFonts w:ascii="Arial" w:hAnsi="Arial" w:cs="Arial"/>
          <w:sz w:val="28"/>
          <w:szCs w:val="28"/>
        </w:rPr>
        <w:t xml:space="preserve"> </w:t>
      </w:r>
      <w:r w:rsidR="001850A5">
        <w:rPr>
          <w:rFonts w:ascii="Arial" w:hAnsi="Arial" w:cs="Arial"/>
          <w:sz w:val="28"/>
          <w:szCs w:val="28"/>
        </w:rPr>
        <w:t xml:space="preserve">kuti </w:t>
      </w:r>
      <w:proofErr w:type="spellStart"/>
      <w:r w:rsidR="001850A5">
        <w:rPr>
          <w:rFonts w:ascii="Arial" w:hAnsi="Arial" w:cs="Arial"/>
          <w:sz w:val="28"/>
          <w:szCs w:val="28"/>
        </w:rPr>
        <w:t>wazvidii</w:t>
      </w:r>
      <w:proofErr w:type="spellEnd"/>
      <w:r w:rsidR="001850A5">
        <w:rPr>
          <w:rFonts w:ascii="Arial" w:hAnsi="Arial" w:cs="Arial"/>
          <w:sz w:val="28"/>
          <w:szCs w:val="28"/>
        </w:rPr>
        <w:t xml:space="preserve">…? </w:t>
      </w:r>
      <w:proofErr w:type="spellStart"/>
      <w:r w:rsidR="001850A5">
        <w:rPr>
          <w:rFonts w:ascii="Arial" w:hAnsi="Arial" w:cs="Arial"/>
          <w:sz w:val="28"/>
          <w:szCs w:val="28"/>
        </w:rPr>
        <w:t>Wazviitirei</w:t>
      </w:r>
      <w:proofErr w:type="spellEnd"/>
      <w:r w:rsidR="001850A5">
        <w:rPr>
          <w:rFonts w:ascii="Arial" w:hAnsi="Arial" w:cs="Arial"/>
          <w:sz w:val="28"/>
          <w:szCs w:val="28"/>
        </w:rPr>
        <w:t xml:space="preserve">, you have to go and address </w:t>
      </w:r>
      <w:r w:rsidR="00563D85">
        <w:rPr>
          <w:rFonts w:ascii="Arial" w:hAnsi="Arial" w:cs="Arial"/>
          <w:sz w:val="28"/>
          <w:szCs w:val="28"/>
        </w:rPr>
        <w:t>a situation.</w:t>
      </w:r>
      <w:r w:rsidR="0080593E">
        <w:rPr>
          <w:rFonts w:ascii="Arial" w:hAnsi="Arial" w:cs="Arial"/>
          <w:sz w:val="28"/>
          <w:szCs w:val="28"/>
        </w:rPr>
        <w:t xml:space="preserve"> </w:t>
      </w:r>
      <w:r w:rsidR="00A76F8C">
        <w:rPr>
          <w:rFonts w:ascii="Arial" w:hAnsi="Arial" w:cs="Arial"/>
          <w:sz w:val="28"/>
          <w:szCs w:val="28"/>
        </w:rPr>
        <w:t>So,</w:t>
      </w:r>
      <w:r w:rsidR="0080593E">
        <w:rPr>
          <w:rFonts w:ascii="Arial" w:hAnsi="Arial" w:cs="Arial"/>
          <w:sz w:val="28"/>
          <w:szCs w:val="28"/>
        </w:rPr>
        <w:t xml:space="preserve"> I quickly went and addressed </w:t>
      </w:r>
      <w:r w:rsidR="007E534F">
        <w:rPr>
          <w:rFonts w:ascii="Arial" w:hAnsi="Arial" w:cs="Arial"/>
          <w:sz w:val="28"/>
          <w:szCs w:val="28"/>
        </w:rPr>
        <w:t>that</w:t>
      </w:r>
      <w:r w:rsidR="00CC3CE6">
        <w:rPr>
          <w:rFonts w:ascii="Arial" w:hAnsi="Arial" w:cs="Arial"/>
          <w:sz w:val="28"/>
          <w:szCs w:val="28"/>
        </w:rPr>
        <w:t xml:space="preserve"> situation not that it was ripe, no! </w:t>
      </w:r>
      <w:proofErr w:type="spellStart"/>
      <w:r w:rsidR="00CC3CE6" w:rsidRPr="007B6727">
        <w:rPr>
          <w:rFonts w:ascii="Arial" w:hAnsi="Arial" w:cs="Arial"/>
          <w:sz w:val="28"/>
          <w:szCs w:val="28"/>
          <w:lang w:val="fr-FR"/>
        </w:rPr>
        <w:t>Taida</w:t>
      </w:r>
      <w:proofErr w:type="spellEnd"/>
      <w:r w:rsidR="00CC3CE6" w:rsidRPr="007B6727">
        <w:rPr>
          <w:rFonts w:ascii="Arial" w:hAnsi="Arial" w:cs="Arial"/>
          <w:sz w:val="28"/>
          <w:szCs w:val="28"/>
          <w:lang w:val="fr-FR"/>
        </w:rPr>
        <w:t xml:space="preserve"> </w:t>
      </w:r>
      <w:proofErr w:type="spellStart"/>
      <w:r w:rsidR="00CC3CE6" w:rsidRPr="007B6727">
        <w:rPr>
          <w:rFonts w:ascii="Arial" w:hAnsi="Arial" w:cs="Arial"/>
          <w:sz w:val="28"/>
          <w:szCs w:val="28"/>
          <w:lang w:val="fr-FR"/>
        </w:rPr>
        <w:t>kutovaka</w:t>
      </w:r>
      <w:proofErr w:type="spellEnd"/>
      <w:r w:rsidR="00CC3CE6" w:rsidRPr="007B6727">
        <w:rPr>
          <w:rFonts w:ascii="Arial" w:hAnsi="Arial" w:cs="Arial"/>
          <w:sz w:val="28"/>
          <w:szCs w:val="28"/>
          <w:lang w:val="fr-FR"/>
        </w:rPr>
        <w:t xml:space="preserve"> Convention </w:t>
      </w:r>
      <w:r w:rsidR="00343960" w:rsidRPr="007B6727">
        <w:rPr>
          <w:rFonts w:ascii="Arial" w:hAnsi="Arial" w:cs="Arial"/>
          <w:sz w:val="28"/>
          <w:szCs w:val="28"/>
          <w:lang w:val="fr-FR"/>
        </w:rPr>
        <w:t>C</w:t>
      </w:r>
      <w:r w:rsidR="007E534F" w:rsidRPr="007B6727">
        <w:rPr>
          <w:rFonts w:ascii="Arial" w:hAnsi="Arial" w:cs="Arial"/>
          <w:sz w:val="28"/>
          <w:szCs w:val="28"/>
          <w:lang w:val="fr-FR"/>
        </w:rPr>
        <w:t>entre</w:t>
      </w:r>
      <w:r w:rsidR="00B3045A" w:rsidRPr="007B6727">
        <w:rPr>
          <w:rFonts w:ascii="Arial" w:hAnsi="Arial" w:cs="Arial"/>
          <w:sz w:val="28"/>
          <w:szCs w:val="28"/>
          <w:lang w:val="fr-FR"/>
        </w:rPr>
        <w:t>.</w:t>
      </w:r>
      <w:r w:rsidR="007E534F" w:rsidRPr="007B6727">
        <w:rPr>
          <w:rFonts w:ascii="Arial" w:hAnsi="Arial" w:cs="Arial"/>
          <w:sz w:val="28"/>
          <w:szCs w:val="28"/>
          <w:lang w:val="fr-FR"/>
        </w:rPr>
        <w:t xml:space="preserve"> </w:t>
      </w:r>
      <w:proofErr w:type="spellStart"/>
      <w:r w:rsidR="00B3045A" w:rsidRPr="007B6727">
        <w:rPr>
          <w:rFonts w:ascii="Arial" w:hAnsi="Arial" w:cs="Arial"/>
          <w:sz w:val="28"/>
          <w:szCs w:val="28"/>
          <w:lang w:val="fr-FR"/>
        </w:rPr>
        <w:t>T</w:t>
      </w:r>
      <w:r w:rsidR="00913BD2" w:rsidRPr="007B6727">
        <w:rPr>
          <w:rFonts w:ascii="Arial" w:hAnsi="Arial" w:cs="Arial"/>
          <w:sz w:val="28"/>
          <w:szCs w:val="28"/>
          <w:lang w:val="fr-FR"/>
        </w:rPr>
        <w:t>ipedze</w:t>
      </w:r>
      <w:proofErr w:type="spellEnd"/>
      <w:r w:rsidR="00913BD2" w:rsidRPr="007B6727">
        <w:rPr>
          <w:rFonts w:ascii="Arial" w:hAnsi="Arial" w:cs="Arial"/>
          <w:sz w:val="28"/>
          <w:szCs w:val="28"/>
          <w:lang w:val="fr-FR"/>
        </w:rPr>
        <w:t xml:space="preserve"> </w:t>
      </w:r>
      <w:proofErr w:type="spellStart"/>
      <w:r w:rsidR="00913BD2" w:rsidRPr="007B6727">
        <w:rPr>
          <w:rFonts w:ascii="Arial" w:hAnsi="Arial" w:cs="Arial"/>
          <w:sz w:val="28"/>
          <w:szCs w:val="28"/>
          <w:lang w:val="fr-FR"/>
        </w:rPr>
        <w:t>kuvaka</w:t>
      </w:r>
      <w:proofErr w:type="spellEnd"/>
      <w:r w:rsidR="00913BD2" w:rsidRPr="007B6727">
        <w:rPr>
          <w:rFonts w:ascii="Arial" w:hAnsi="Arial" w:cs="Arial"/>
          <w:sz w:val="28"/>
          <w:szCs w:val="28"/>
          <w:lang w:val="fr-FR"/>
        </w:rPr>
        <w:t xml:space="preserve"> Convention C</w:t>
      </w:r>
      <w:r w:rsidR="003F0018" w:rsidRPr="007B6727">
        <w:rPr>
          <w:rFonts w:ascii="Arial" w:hAnsi="Arial" w:cs="Arial"/>
          <w:sz w:val="28"/>
          <w:szCs w:val="28"/>
          <w:lang w:val="fr-FR"/>
        </w:rPr>
        <w:t>ent</w:t>
      </w:r>
      <w:r w:rsidR="00343960" w:rsidRPr="007B6727">
        <w:rPr>
          <w:rFonts w:ascii="Arial" w:hAnsi="Arial" w:cs="Arial"/>
          <w:sz w:val="28"/>
          <w:szCs w:val="28"/>
          <w:lang w:val="fr-FR"/>
        </w:rPr>
        <w:t>re</w:t>
      </w:r>
      <w:r w:rsidR="00A01533" w:rsidRPr="007B6727">
        <w:rPr>
          <w:rFonts w:ascii="Arial" w:hAnsi="Arial" w:cs="Arial"/>
          <w:sz w:val="28"/>
          <w:szCs w:val="28"/>
          <w:lang w:val="fr-FR"/>
        </w:rPr>
        <w:t>,</w:t>
      </w:r>
      <w:r w:rsidR="00343960" w:rsidRPr="007B6727">
        <w:rPr>
          <w:rFonts w:ascii="Arial" w:hAnsi="Arial" w:cs="Arial"/>
          <w:sz w:val="28"/>
          <w:szCs w:val="28"/>
          <w:lang w:val="fr-FR"/>
        </w:rPr>
        <w:t xml:space="preserve"> ti </w:t>
      </w:r>
      <w:proofErr w:type="spellStart"/>
      <w:r w:rsidR="00343960" w:rsidRPr="007B6727">
        <w:rPr>
          <w:rFonts w:ascii="Arial" w:hAnsi="Arial" w:cs="Arial"/>
          <w:i/>
          <w:iCs/>
          <w:sz w:val="28"/>
          <w:szCs w:val="28"/>
          <w:lang w:val="fr-FR"/>
        </w:rPr>
        <w:t>develop</w:t>
      </w:r>
      <w:proofErr w:type="spellEnd"/>
      <w:r w:rsidR="00343960" w:rsidRPr="007B6727">
        <w:rPr>
          <w:rFonts w:ascii="Arial" w:hAnsi="Arial" w:cs="Arial"/>
          <w:i/>
          <w:iCs/>
          <w:sz w:val="28"/>
          <w:szCs w:val="28"/>
          <w:lang w:val="fr-FR"/>
        </w:rPr>
        <w:t>-e</w:t>
      </w:r>
      <w:r w:rsidR="005044C6" w:rsidRPr="007B6727">
        <w:rPr>
          <w:rFonts w:ascii="Arial" w:hAnsi="Arial" w:cs="Arial"/>
          <w:i/>
          <w:iCs/>
          <w:sz w:val="28"/>
          <w:szCs w:val="28"/>
          <w:lang w:val="fr-FR"/>
        </w:rPr>
        <w:t xml:space="preserve"> </w:t>
      </w:r>
      <w:proofErr w:type="spellStart"/>
      <w:r w:rsidR="007B6727" w:rsidRPr="007B6727">
        <w:rPr>
          <w:rFonts w:ascii="Arial" w:hAnsi="Arial" w:cs="Arial"/>
          <w:sz w:val="28"/>
          <w:szCs w:val="28"/>
          <w:lang w:val="fr-FR"/>
        </w:rPr>
        <w:t>kuKadoma</w:t>
      </w:r>
      <w:proofErr w:type="spellEnd"/>
      <w:r w:rsidR="007B6727" w:rsidRPr="007B6727">
        <w:rPr>
          <w:rFonts w:ascii="Arial" w:hAnsi="Arial" w:cs="Arial"/>
          <w:sz w:val="28"/>
          <w:szCs w:val="28"/>
          <w:lang w:val="fr-FR"/>
        </w:rPr>
        <w:t xml:space="preserve">. </w:t>
      </w:r>
      <w:r w:rsidR="007B6727" w:rsidRPr="00E76B81">
        <w:rPr>
          <w:rFonts w:ascii="Arial" w:hAnsi="Arial" w:cs="Arial"/>
          <w:sz w:val="28"/>
          <w:szCs w:val="28"/>
        </w:rPr>
        <w:t>Then</w:t>
      </w:r>
      <w:r w:rsidR="000B3090" w:rsidRPr="00E76B81">
        <w:rPr>
          <w:rFonts w:ascii="Arial" w:hAnsi="Arial" w:cs="Arial"/>
          <w:sz w:val="28"/>
          <w:szCs w:val="28"/>
        </w:rPr>
        <w:t xml:space="preserve"> totaura </w:t>
      </w:r>
      <w:proofErr w:type="spellStart"/>
      <w:r w:rsidR="000B3090" w:rsidRPr="00E76B81">
        <w:rPr>
          <w:rFonts w:ascii="Arial" w:hAnsi="Arial" w:cs="Arial"/>
          <w:sz w:val="28"/>
          <w:szCs w:val="28"/>
        </w:rPr>
        <w:t>nyaya</w:t>
      </w:r>
      <w:proofErr w:type="spellEnd"/>
      <w:r w:rsidR="000B3090" w:rsidRPr="00E76B81">
        <w:rPr>
          <w:rFonts w:ascii="Arial" w:hAnsi="Arial" w:cs="Arial"/>
          <w:sz w:val="28"/>
          <w:szCs w:val="28"/>
        </w:rPr>
        <w:t xml:space="preserve"> </w:t>
      </w:r>
      <w:proofErr w:type="spellStart"/>
      <w:r w:rsidR="000B3090" w:rsidRPr="00E76B81">
        <w:rPr>
          <w:rFonts w:ascii="Arial" w:hAnsi="Arial" w:cs="Arial"/>
          <w:sz w:val="28"/>
          <w:szCs w:val="28"/>
        </w:rPr>
        <w:t>yema</w:t>
      </w:r>
      <w:proofErr w:type="spellEnd"/>
      <w:r w:rsidR="000B3090" w:rsidRPr="00E76B81">
        <w:rPr>
          <w:rFonts w:ascii="Arial" w:hAnsi="Arial" w:cs="Arial"/>
          <w:sz w:val="28"/>
          <w:szCs w:val="28"/>
        </w:rPr>
        <w:t xml:space="preserve"> concubines.</w:t>
      </w:r>
    </w:p>
    <w:p w14:paraId="38D8C8D7" w14:textId="47C11149" w:rsidR="0067579F" w:rsidRDefault="00712934" w:rsidP="00EE1207">
      <w:pPr>
        <w:jc w:val="both"/>
        <w:rPr>
          <w:rFonts w:ascii="Arial" w:hAnsi="Arial" w:cs="Arial"/>
          <w:sz w:val="28"/>
          <w:szCs w:val="28"/>
        </w:rPr>
      </w:pPr>
      <w:r>
        <w:rPr>
          <w:rFonts w:ascii="Arial" w:hAnsi="Arial" w:cs="Arial"/>
          <w:sz w:val="28"/>
          <w:szCs w:val="28"/>
          <w:vertAlign w:val="superscript"/>
        </w:rPr>
        <w:t xml:space="preserve">135 </w:t>
      </w:r>
      <w:r w:rsidR="000B3090" w:rsidRPr="00237FA6">
        <w:rPr>
          <w:rFonts w:ascii="Arial" w:hAnsi="Arial" w:cs="Arial"/>
          <w:sz w:val="28"/>
          <w:szCs w:val="28"/>
        </w:rPr>
        <w:t xml:space="preserve">Maybe, pa 65 years </w:t>
      </w:r>
      <w:proofErr w:type="spellStart"/>
      <w:r w:rsidR="000B3090" w:rsidRPr="00237FA6">
        <w:rPr>
          <w:rFonts w:ascii="Arial" w:hAnsi="Arial" w:cs="Arial"/>
          <w:sz w:val="28"/>
          <w:szCs w:val="28"/>
        </w:rPr>
        <w:t>apa</w:t>
      </w:r>
      <w:proofErr w:type="spellEnd"/>
      <w:r w:rsidR="000B3090" w:rsidRPr="00237FA6">
        <w:rPr>
          <w:rFonts w:ascii="Arial" w:hAnsi="Arial" w:cs="Arial"/>
          <w:sz w:val="28"/>
          <w:szCs w:val="28"/>
        </w:rPr>
        <w:t xml:space="preserve"> </w:t>
      </w:r>
      <w:proofErr w:type="spellStart"/>
      <w:r w:rsidR="001B41A9" w:rsidRPr="00237FA6">
        <w:rPr>
          <w:rFonts w:ascii="Arial" w:hAnsi="Arial" w:cs="Arial"/>
          <w:sz w:val="28"/>
          <w:szCs w:val="28"/>
        </w:rPr>
        <w:t>ndopanda</w:t>
      </w:r>
      <w:proofErr w:type="spellEnd"/>
      <w:r w:rsidR="001B41A9" w:rsidRPr="00237FA6">
        <w:rPr>
          <w:rFonts w:ascii="Arial" w:hAnsi="Arial" w:cs="Arial"/>
          <w:sz w:val="28"/>
          <w:szCs w:val="28"/>
        </w:rPr>
        <w:t xml:space="preserve"> </w:t>
      </w:r>
      <w:proofErr w:type="spellStart"/>
      <w:r w:rsidR="001B41A9" w:rsidRPr="00237FA6">
        <w:rPr>
          <w:rFonts w:ascii="Arial" w:hAnsi="Arial" w:cs="Arial"/>
          <w:sz w:val="28"/>
          <w:szCs w:val="28"/>
        </w:rPr>
        <w:t>ndaka</w:t>
      </w:r>
      <w:proofErr w:type="spellEnd"/>
      <w:r w:rsidR="001B41A9" w:rsidRPr="00237FA6">
        <w:rPr>
          <w:rFonts w:ascii="Arial" w:hAnsi="Arial" w:cs="Arial"/>
          <w:sz w:val="28"/>
          <w:szCs w:val="28"/>
        </w:rPr>
        <w:t xml:space="preserve"> </w:t>
      </w:r>
      <w:r w:rsidR="001B41A9" w:rsidRPr="00237FA6">
        <w:rPr>
          <w:rFonts w:ascii="Arial" w:hAnsi="Arial" w:cs="Arial"/>
          <w:i/>
          <w:iCs/>
          <w:sz w:val="28"/>
          <w:szCs w:val="28"/>
        </w:rPr>
        <w:t>target-</w:t>
      </w:r>
      <w:proofErr w:type="gramStart"/>
      <w:r w:rsidR="001B41A9" w:rsidRPr="00237FA6">
        <w:rPr>
          <w:rFonts w:ascii="Arial" w:hAnsi="Arial" w:cs="Arial"/>
          <w:i/>
          <w:iCs/>
          <w:sz w:val="28"/>
          <w:szCs w:val="28"/>
        </w:rPr>
        <w:t>a</w:t>
      </w:r>
      <w:proofErr w:type="gramEnd"/>
      <w:r w:rsidR="001B41A9" w:rsidRPr="00237FA6">
        <w:rPr>
          <w:rFonts w:ascii="Arial" w:hAnsi="Arial" w:cs="Arial"/>
          <w:i/>
          <w:iCs/>
          <w:sz w:val="28"/>
          <w:szCs w:val="28"/>
        </w:rPr>
        <w:t xml:space="preserve"> </w:t>
      </w:r>
      <w:proofErr w:type="spellStart"/>
      <w:r w:rsidR="00237FA6" w:rsidRPr="00237FA6">
        <w:rPr>
          <w:rFonts w:ascii="Arial" w:hAnsi="Arial" w:cs="Arial"/>
          <w:sz w:val="28"/>
          <w:szCs w:val="28"/>
        </w:rPr>
        <w:t>inini</w:t>
      </w:r>
      <w:proofErr w:type="spellEnd"/>
      <w:r w:rsidR="00237FA6" w:rsidRPr="00237FA6">
        <w:rPr>
          <w:rFonts w:ascii="Arial" w:hAnsi="Arial" w:cs="Arial"/>
          <w:sz w:val="28"/>
          <w:szCs w:val="28"/>
        </w:rPr>
        <w:t>. I’d g</w:t>
      </w:r>
      <w:r w:rsidR="00237FA6">
        <w:rPr>
          <w:rFonts w:ascii="Arial" w:hAnsi="Arial" w:cs="Arial"/>
          <w:sz w:val="28"/>
          <w:szCs w:val="28"/>
        </w:rPr>
        <w:t xml:space="preserve">iven myself 65 years even in </w:t>
      </w:r>
      <w:r w:rsidR="002F3C75">
        <w:rPr>
          <w:rFonts w:ascii="Arial" w:hAnsi="Arial" w:cs="Arial"/>
          <w:sz w:val="28"/>
          <w:szCs w:val="28"/>
        </w:rPr>
        <w:t>prayer kuti Mwari pa 65 years</w:t>
      </w:r>
      <w:r w:rsidR="00800C36">
        <w:rPr>
          <w:rFonts w:ascii="Arial" w:hAnsi="Arial" w:cs="Arial"/>
          <w:sz w:val="28"/>
          <w:szCs w:val="28"/>
        </w:rPr>
        <w:t>.</w:t>
      </w:r>
      <w:r w:rsidR="002F3C75">
        <w:rPr>
          <w:rFonts w:ascii="Arial" w:hAnsi="Arial" w:cs="Arial"/>
          <w:sz w:val="28"/>
          <w:szCs w:val="28"/>
        </w:rPr>
        <w:t xml:space="preserve"> I never wanted to talk about </w:t>
      </w:r>
      <w:r w:rsidR="008C5632">
        <w:rPr>
          <w:rFonts w:ascii="Arial" w:hAnsi="Arial" w:cs="Arial"/>
          <w:sz w:val="28"/>
          <w:szCs w:val="28"/>
        </w:rPr>
        <w:t xml:space="preserve">it </w:t>
      </w:r>
      <w:r w:rsidR="00E76B81">
        <w:rPr>
          <w:rFonts w:ascii="Arial" w:hAnsi="Arial" w:cs="Arial"/>
          <w:sz w:val="28"/>
          <w:szCs w:val="28"/>
        </w:rPr>
        <w:t>now</w:t>
      </w:r>
      <w:r w:rsidR="008C5632">
        <w:rPr>
          <w:rFonts w:ascii="Arial" w:hAnsi="Arial" w:cs="Arial"/>
          <w:sz w:val="28"/>
          <w:szCs w:val="28"/>
        </w:rPr>
        <w:t xml:space="preserve"> but</w:t>
      </w:r>
      <w:r w:rsidR="00C0233A">
        <w:rPr>
          <w:rFonts w:ascii="Arial" w:hAnsi="Arial" w:cs="Arial"/>
          <w:sz w:val="28"/>
          <w:szCs w:val="28"/>
        </w:rPr>
        <w:t>,</w:t>
      </w:r>
      <w:r w:rsidR="008C5632">
        <w:rPr>
          <w:rFonts w:ascii="Arial" w:hAnsi="Arial" w:cs="Arial"/>
          <w:sz w:val="28"/>
          <w:szCs w:val="28"/>
        </w:rPr>
        <w:t xml:space="preserve"> you never do what you want. </w:t>
      </w:r>
      <w:r w:rsidR="0001369C">
        <w:rPr>
          <w:rFonts w:ascii="Arial" w:hAnsi="Arial" w:cs="Arial"/>
          <w:sz w:val="28"/>
          <w:szCs w:val="28"/>
        </w:rPr>
        <w:t xml:space="preserve">Maybe Mwari vari kuziva kuti </w:t>
      </w:r>
      <w:proofErr w:type="spellStart"/>
      <w:r w:rsidR="0001369C">
        <w:rPr>
          <w:rFonts w:ascii="Arial" w:hAnsi="Arial" w:cs="Arial"/>
          <w:sz w:val="28"/>
          <w:szCs w:val="28"/>
        </w:rPr>
        <w:t>handirarame</w:t>
      </w:r>
      <w:proofErr w:type="spellEnd"/>
      <w:r w:rsidR="0001369C">
        <w:rPr>
          <w:rFonts w:ascii="Arial" w:hAnsi="Arial" w:cs="Arial"/>
          <w:sz w:val="28"/>
          <w:szCs w:val="28"/>
        </w:rPr>
        <w:t xml:space="preserve"> </w:t>
      </w:r>
      <w:proofErr w:type="spellStart"/>
      <w:r w:rsidR="0001369C">
        <w:rPr>
          <w:rFonts w:ascii="Arial" w:hAnsi="Arial" w:cs="Arial"/>
          <w:sz w:val="28"/>
          <w:szCs w:val="28"/>
        </w:rPr>
        <w:t>kusvika</w:t>
      </w:r>
      <w:proofErr w:type="spellEnd"/>
      <w:r w:rsidR="0001369C">
        <w:rPr>
          <w:rFonts w:ascii="Arial" w:hAnsi="Arial" w:cs="Arial"/>
          <w:sz w:val="28"/>
          <w:szCs w:val="28"/>
        </w:rPr>
        <w:t xml:space="preserve"> 65 years </w:t>
      </w:r>
      <w:proofErr w:type="spellStart"/>
      <w:r w:rsidR="0001369C">
        <w:rPr>
          <w:rFonts w:ascii="Arial" w:hAnsi="Arial" w:cs="Arial"/>
          <w:sz w:val="28"/>
          <w:szCs w:val="28"/>
        </w:rPr>
        <w:t>idzodzo</w:t>
      </w:r>
      <w:proofErr w:type="spellEnd"/>
      <w:r w:rsidR="00B3045A">
        <w:rPr>
          <w:rFonts w:ascii="Arial" w:hAnsi="Arial" w:cs="Arial"/>
          <w:sz w:val="28"/>
          <w:szCs w:val="28"/>
        </w:rPr>
        <w:t>.</w:t>
      </w:r>
      <w:r w:rsidR="00C0233A">
        <w:rPr>
          <w:rFonts w:ascii="Arial" w:hAnsi="Arial" w:cs="Arial"/>
          <w:sz w:val="28"/>
          <w:szCs w:val="28"/>
        </w:rPr>
        <w:t xml:space="preserve"> </w:t>
      </w:r>
      <w:r w:rsidR="00B3045A">
        <w:rPr>
          <w:rFonts w:ascii="Arial" w:hAnsi="Arial" w:cs="Arial"/>
          <w:sz w:val="28"/>
          <w:szCs w:val="28"/>
        </w:rPr>
        <w:t>N</w:t>
      </w:r>
      <w:r w:rsidR="0001369C">
        <w:rPr>
          <w:rFonts w:ascii="Arial" w:hAnsi="Arial" w:cs="Arial"/>
          <w:sz w:val="28"/>
          <w:szCs w:val="28"/>
        </w:rPr>
        <w:t>obody knows</w:t>
      </w:r>
      <w:r w:rsidR="00473FF9">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E6452D">
        <w:rPr>
          <w:rFonts w:ascii="Arial" w:hAnsi="Arial" w:cs="Arial"/>
          <w:sz w:val="28"/>
          <w:szCs w:val="28"/>
        </w:rPr>
        <w:t>.</w:t>
      </w:r>
      <w:r w:rsidR="00E76B81">
        <w:rPr>
          <w:rFonts w:ascii="Arial" w:hAnsi="Arial" w:cs="Arial"/>
          <w:sz w:val="28"/>
          <w:szCs w:val="28"/>
        </w:rPr>
        <w:t xml:space="preserve"> </w:t>
      </w:r>
      <w:r w:rsidR="00E6452D">
        <w:rPr>
          <w:rFonts w:ascii="Arial" w:hAnsi="Arial" w:cs="Arial"/>
          <w:sz w:val="28"/>
          <w:szCs w:val="28"/>
        </w:rPr>
        <w:t>Saka</w:t>
      </w:r>
      <w:r w:rsidR="001623F2">
        <w:rPr>
          <w:rFonts w:ascii="Arial" w:hAnsi="Arial" w:cs="Arial"/>
          <w:sz w:val="28"/>
          <w:szCs w:val="28"/>
        </w:rPr>
        <w:t xml:space="preserve"> </w:t>
      </w:r>
      <w:proofErr w:type="spellStart"/>
      <w:r w:rsidR="001623F2">
        <w:rPr>
          <w:rFonts w:ascii="Arial" w:hAnsi="Arial" w:cs="Arial"/>
          <w:sz w:val="28"/>
          <w:szCs w:val="28"/>
        </w:rPr>
        <w:t>unogona</w:t>
      </w:r>
      <w:proofErr w:type="spellEnd"/>
      <w:r w:rsidR="001623F2">
        <w:rPr>
          <w:rFonts w:ascii="Arial" w:hAnsi="Arial" w:cs="Arial"/>
          <w:sz w:val="28"/>
          <w:szCs w:val="28"/>
        </w:rPr>
        <w:t xml:space="preserve"> </w:t>
      </w:r>
      <w:proofErr w:type="spellStart"/>
      <w:r w:rsidR="001623F2">
        <w:rPr>
          <w:rFonts w:ascii="Arial" w:hAnsi="Arial" w:cs="Arial"/>
          <w:sz w:val="28"/>
          <w:szCs w:val="28"/>
        </w:rPr>
        <w:t>kunzi</w:t>
      </w:r>
      <w:proofErr w:type="spellEnd"/>
      <w:r w:rsidR="001623F2">
        <w:rPr>
          <w:rFonts w:ascii="Arial" w:hAnsi="Arial" w:cs="Arial"/>
          <w:sz w:val="28"/>
          <w:szCs w:val="28"/>
        </w:rPr>
        <w:t xml:space="preserve"> </w:t>
      </w:r>
      <w:r w:rsidR="00635169">
        <w:rPr>
          <w:rFonts w:ascii="Arial" w:hAnsi="Arial" w:cs="Arial"/>
          <w:sz w:val="28"/>
          <w:szCs w:val="28"/>
        </w:rPr>
        <w:t xml:space="preserve">now, </w:t>
      </w:r>
      <w:proofErr w:type="spellStart"/>
      <w:r w:rsidR="00635169">
        <w:rPr>
          <w:rFonts w:ascii="Arial" w:hAnsi="Arial" w:cs="Arial"/>
          <w:sz w:val="28"/>
          <w:szCs w:val="28"/>
        </w:rPr>
        <w:t>itaure</w:t>
      </w:r>
      <w:proofErr w:type="spellEnd"/>
      <w:r w:rsidR="00635169">
        <w:rPr>
          <w:rFonts w:ascii="Arial" w:hAnsi="Arial" w:cs="Arial"/>
          <w:sz w:val="28"/>
          <w:szCs w:val="28"/>
        </w:rPr>
        <w:t xml:space="preserve"> </w:t>
      </w:r>
      <w:proofErr w:type="spellStart"/>
      <w:r w:rsidR="00635169">
        <w:rPr>
          <w:rFonts w:ascii="Arial" w:hAnsi="Arial" w:cs="Arial"/>
          <w:sz w:val="28"/>
          <w:szCs w:val="28"/>
        </w:rPr>
        <w:t>izvozv</w:t>
      </w:r>
      <w:r w:rsidR="004D530E">
        <w:rPr>
          <w:rFonts w:ascii="Arial" w:hAnsi="Arial" w:cs="Arial"/>
          <w:sz w:val="28"/>
          <w:szCs w:val="28"/>
        </w:rPr>
        <w:t>i</w:t>
      </w:r>
      <w:proofErr w:type="spellEnd"/>
      <w:r w:rsidR="007F7E26">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4D530E">
        <w:rPr>
          <w:rFonts w:ascii="Arial" w:hAnsi="Arial" w:cs="Arial"/>
          <w:sz w:val="28"/>
          <w:szCs w:val="28"/>
        </w:rPr>
        <w:t xml:space="preserve">. </w:t>
      </w:r>
      <w:r w:rsidR="00473FF9">
        <w:rPr>
          <w:rFonts w:ascii="Arial" w:hAnsi="Arial" w:cs="Arial"/>
          <w:sz w:val="28"/>
          <w:szCs w:val="28"/>
        </w:rPr>
        <w:t xml:space="preserve"> </w:t>
      </w:r>
    </w:p>
    <w:p w14:paraId="21F436A5" w14:textId="2C8544ED" w:rsidR="007E2508" w:rsidRDefault="00712934" w:rsidP="00EE1207">
      <w:pPr>
        <w:jc w:val="both"/>
        <w:rPr>
          <w:rFonts w:ascii="Arial" w:hAnsi="Arial" w:cs="Arial"/>
          <w:sz w:val="28"/>
          <w:szCs w:val="28"/>
        </w:rPr>
      </w:pPr>
      <w:r>
        <w:rPr>
          <w:rFonts w:ascii="Arial" w:hAnsi="Arial" w:cs="Arial"/>
          <w:sz w:val="28"/>
          <w:szCs w:val="28"/>
          <w:vertAlign w:val="superscript"/>
        </w:rPr>
        <w:t>13</w:t>
      </w:r>
      <w:r w:rsidR="005B27F6">
        <w:rPr>
          <w:rFonts w:ascii="Arial" w:hAnsi="Arial" w:cs="Arial"/>
          <w:sz w:val="28"/>
          <w:szCs w:val="28"/>
          <w:vertAlign w:val="superscript"/>
        </w:rPr>
        <w:t xml:space="preserve">6 </w:t>
      </w:r>
      <w:r w:rsidR="004D530E">
        <w:rPr>
          <w:rFonts w:ascii="Arial" w:hAnsi="Arial" w:cs="Arial"/>
          <w:sz w:val="28"/>
          <w:szCs w:val="28"/>
        </w:rPr>
        <w:t xml:space="preserve">Saka </w:t>
      </w:r>
      <w:proofErr w:type="spellStart"/>
      <w:r w:rsidR="004D530E">
        <w:rPr>
          <w:rFonts w:ascii="Arial" w:hAnsi="Arial" w:cs="Arial"/>
          <w:sz w:val="28"/>
          <w:szCs w:val="28"/>
        </w:rPr>
        <w:t>mumwe</w:t>
      </w:r>
      <w:proofErr w:type="spellEnd"/>
      <w:r w:rsidR="004D530E">
        <w:rPr>
          <w:rFonts w:ascii="Arial" w:hAnsi="Arial" w:cs="Arial"/>
          <w:sz w:val="28"/>
          <w:szCs w:val="28"/>
        </w:rPr>
        <w:t xml:space="preserve"> </w:t>
      </w:r>
      <w:proofErr w:type="spellStart"/>
      <w:r w:rsidR="004D530E">
        <w:rPr>
          <w:rFonts w:ascii="Arial" w:hAnsi="Arial" w:cs="Arial"/>
          <w:sz w:val="28"/>
          <w:szCs w:val="28"/>
        </w:rPr>
        <w:t>nemumwe</w:t>
      </w:r>
      <w:proofErr w:type="spellEnd"/>
      <w:r w:rsidR="004D530E">
        <w:rPr>
          <w:rFonts w:ascii="Arial" w:hAnsi="Arial" w:cs="Arial"/>
          <w:sz w:val="28"/>
          <w:szCs w:val="28"/>
        </w:rPr>
        <w:t xml:space="preserve"> wedu why did I take that long? </w:t>
      </w:r>
      <w:proofErr w:type="spellStart"/>
      <w:r w:rsidR="0067579F" w:rsidRPr="00D93B3B">
        <w:rPr>
          <w:rFonts w:ascii="Arial" w:hAnsi="Arial" w:cs="Arial"/>
          <w:sz w:val="28"/>
          <w:szCs w:val="28"/>
        </w:rPr>
        <w:t>Ndakabvira</w:t>
      </w:r>
      <w:proofErr w:type="spellEnd"/>
      <w:r w:rsidR="00635E9B">
        <w:rPr>
          <w:rStyle w:val="CommentReference"/>
          <w:rFonts w:ascii="Arial" w:hAnsi="Arial" w:cs="Arial"/>
          <w:sz w:val="28"/>
          <w:szCs w:val="28"/>
        </w:rPr>
        <w:t>…</w:t>
      </w:r>
      <w:r w:rsidR="00D93B3B">
        <w:rPr>
          <w:rStyle w:val="CommentReference"/>
          <w:rFonts w:ascii="Arial" w:hAnsi="Arial" w:cs="Arial"/>
          <w:sz w:val="28"/>
          <w:szCs w:val="28"/>
        </w:rPr>
        <w:t xml:space="preserve"> </w:t>
      </w:r>
      <w:proofErr w:type="spellStart"/>
      <w:r w:rsidR="00D93B3B">
        <w:rPr>
          <w:rStyle w:val="CommentReference"/>
          <w:rFonts w:ascii="Arial" w:hAnsi="Arial" w:cs="Arial"/>
          <w:sz w:val="28"/>
          <w:szCs w:val="28"/>
        </w:rPr>
        <w:t>N</w:t>
      </w:r>
      <w:r w:rsidR="0067579F" w:rsidRPr="00D93B3B">
        <w:rPr>
          <w:rFonts w:ascii="Arial" w:hAnsi="Arial" w:cs="Arial"/>
          <w:sz w:val="28"/>
          <w:szCs w:val="28"/>
        </w:rPr>
        <w:t>dikakutaurirai</w:t>
      </w:r>
      <w:proofErr w:type="spellEnd"/>
      <w:r w:rsidR="0067579F" w:rsidRPr="00201E17">
        <w:rPr>
          <w:rFonts w:ascii="Arial" w:hAnsi="Arial" w:cs="Arial"/>
          <w:sz w:val="28"/>
          <w:szCs w:val="28"/>
        </w:rPr>
        <w:t xml:space="preserve"> kuti </w:t>
      </w:r>
      <w:proofErr w:type="spellStart"/>
      <w:r w:rsidR="0067579F" w:rsidRPr="00201E17">
        <w:rPr>
          <w:rFonts w:ascii="Arial" w:hAnsi="Arial" w:cs="Arial"/>
          <w:sz w:val="28"/>
          <w:szCs w:val="28"/>
        </w:rPr>
        <w:t>nyaya</w:t>
      </w:r>
      <w:proofErr w:type="spellEnd"/>
      <w:r w:rsidR="0067579F" w:rsidRPr="00201E17">
        <w:rPr>
          <w:rFonts w:ascii="Arial" w:hAnsi="Arial" w:cs="Arial"/>
          <w:sz w:val="28"/>
          <w:szCs w:val="28"/>
        </w:rPr>
        <w:t xml:space="preserve"> </w:t>
      </w:r>
      <w:proofErr w:type="spellStart"/>
      <w:r w:rsidR="0067579F" w:rsidRPr="00201E17">
        <w:rPr>
          <w:rFonts w:ascii="Arial" w:hAnsi="Arial" w:cs="Arial"/>
          <w:sz w:val="28"/>
          <w:szCs w:val="28"/>
        </w:rPr>
        <w:t>yema</w:t>
      </w:r>
      <w:proofErr w:type="spellEnd"/>
      <w:r w:rsidR="0067579F" w:rsidRPr="00201E17">
        <w:rPr>
          <w:rFonts w:ascii="Arial" w:hAnsi="Arial" w:cs="Arial"/>
          <w:sz w:val="28"/>
          <w:szCs w:val="28"/>
        </w:rPr>
        <w:t xml:space="preserve"> concubines</w:t>
      </w:r>
      <w:r w:rsidR="003510FE" w:rsidRPr="00201E17">
        <w:rPr>
          <w:rFonts w:ascii="Arial" w:hAnsi="Arial" w:cs="Arial"/>
          <w:sz w:val="28"/>
          <w:szCs w:val="28"/>
        </w:rPr>
        <w:t xml:space="preserve"> </w:t>
      </w:r>
      <w:proofErr w:type="spellStart"/>
      <w:r w:rsidR="003510FE" w:rsidRPr="00201E17">
        <w:rPr>
          <w:rFonts w:ascii="Arial" w:hAnsi="Arial" w:cs="Arial"/>
          <w:sz w:val="28"/>
          <w:szCs w:val="28"/>
        </w:rPr>
        <w:t>takaitanga</w:t>
      </w:r>
      <w:proofErr w:type="spellEnd"/>
      <w:r w:rsidR="003510FE" w:rsidRPr="00201E17">
        <w:rPr>
          <w:rFonts w:ascii="Arial" w:hAnsi="Arial" w:cs="Arial"/>
          <w:sz w:val="28"/>
          <w:szCs w:val="28"/>
        </w:rPr>
        <w:t xml:space="preserve"> </w:t>
      </w:r>
      <w:proofErr w:type="spellStart"/>
      <w:r w:rsidR="003510FE" w:rsidRPr="00201E17">
        <w:rPr>
          <w:rFonts w:ascii="Arial" w:hAnsi="Arial" w:cs="Arial"/>
          <w:sz w:val="28"/>
          <w:szCs w:val="28"/>
        </w:rPr>
        <w:t>tichitanga</w:t>
      </w:r>
      <w:proofErr w:type="spellEnd"/>
      <w:r w:rsidR="003510FE" w:rsidRPr="00201E17">
        <w:rPr>
          <w:rFonts w:ascii="Arial" w:hAnsi="Arial" w:cs="Arial"/>
          <w:sz w:val="28"/>
          <w:szCs w:val="28"/>
        </w:rPr>
        <w:t xml:space="preserve"> </w:t>
      </w:r>
      <w:proofErr w:type="spellStart"/>
      <w:r w:rsidR="00201E17" w:rsidRPr="00201E17">
        <w:rPr>
          <w:rFonts w:ascii="Arial" w:hAnsi="Arial" w:cs="Arial"/>
          <w:sz w:val="28"/>
          <w:szCs w:val="28"/>
        </w:rPr>
        <w:t>kut</w:t>
      </w:r>
      <w:r w:rsidR="00201E17">
        <w:rPr>
          <w:rFonts w:ascii="Arial" w:hAnsi="Arial" w:cs="Arial"/>
          <w:sz w:val="28"/>
          <w:szCs w:val="28"/>
        </w:rPr>
        <w:t>enga</w:t>
      </w:r>
      <w:proofErr w:type="spellEnd"/>
      <w:r w:rsidR="00201E17">
        <w:rPr>
          <w:rFonts w:ascii="Arial" w:hAnsi="Arial" w:cs="Arial"/>
          <w:sz w:val="28"/>
          <w:szCs w:val="28"/>
        </w:rPr>
        <w:t xml:space="preserve"> imba </w:t>
      </w:r>
      <w:proofErr w:type="spellStart"/>
      <w:r w:rsidR="00201E17">
        <w:rPr>
          <w:rFonts w:ascii="Arial" w:hAnsi="Arial" w:cs="Arial"/>
          <w:sz w:val="28"/>
          <w:szCs w:val="28"/>
        </w:rPr>
        <w:t>kuRedcliff</w:t>
      </w:r>
      <w:proofErr w:type="spellEnd"/>
      <w:r w:rsidR="00201E17">
        <w:rPr>
          <w:rFonts w:ascii="Arial" w:hAnsi="Arial" w:cs="Arial"/>
          <w:sz w:val="28"/>
          <w:szCs w:val="28"/>
        </w:rPr>
        <w:t xml:space="preserve"> </w:t>
      </w:r>
      <w:proofErr w:type="spellStart"/>
      <w:r w:rsidR="00201E17">
        <w:rPr>
          <w:rFonts w:ascii="Arial" w:hAnsi="Arial" w:cs="Arial"/>
          <w:sz w:val="28"/>
          <w:szCs w:val="28"/>
        </w:rPr>
        <w:t>kwa</w:t>
      </w:r>
      <w:proofErr w:type="spellEnd"/>
      <w:r w:rsidR="00A870D0">
        <w:rPr>
          <w:rFonts w:ascii="Arial" w:hAnsi="Arial" w:cs="Arial"/>
          <w:sz w:val="28"/>
          <w:szCs w:val="28"/>
        </w:rPr>
        <w:t xml:space="preserve"> </w:t>
      </w:r>
      <w:r w:rsidR="00201E17">
        <w:rPr>
          <w:rFonts w:ascii="Arial" w:hAnsi="Arial" w:cs="Arial"/>
          <w:sz w:val="28"/>
          <w:szCs w:val="28"/>
        </w:rPr>
        <w:t>Pastor Chuma</w:t>
      </w:r>
      <w:r w:rsidR="00E404D4">
        <w:rPr>
          <w:rFonts w:ascii="Arial" w:hAnsi="Arial" w:cs="Arial"/>
          <w:sz w:val="28"/>
          <w:szCs w:val="28"/>
        </w:rPr>
        <w:t xml:space="preserve">. </w:t>
      </w:r>
      <w:proofErr w:type="spellStart"/>
      <w:r w:rsidR="00A45E09">
        <w:rPr>
          <w:rFonts w:ascii="Arial" w:hAnsi="Arial" w:cs="Arial"/>
          <w:sz w:val="28"/>
          <w:szCs w:val="28"/>
        </w:rPr>
        <w:t>Bv</w:t>
      </w:r>
      <w:r w:rsidR="00E404D4">
        <w:rPr>
          <w:rFonts w:ascii="Arial" w:hAnsi="Arial" w:cs="Arial"/>
          <w:sz w:val="28"/>
          <w:szCs w:val="28"/>
        </w:rPr>
        <w:t>unzai</w:t>
      </w:r>
      <w:proofErr w:type="spellEnd"/>
      <w:r w:rsidR="00E404D4">
        <w:rPr>
          <w:rFonts w:ascii="Arial" w:hAnsi="Arial" w:cs="Arial"/>
          <w:sz w:val="28"/>
          <w:szCs w:val="28"/>
        </w:rPr>
        <w:t xml:space="preserve"> vana Mai</w:t>
      </w:r>
      <w:r w:rsidR="00700D0F">
        <w:rPr>
          <w:rFonts w:ascii="Arial" w:hAnsi="Arial" w:cs="Arial"/>
          <w:sz w:val="28"/>
          <w:szCs w:val="28"/>
        </w:rPr>
        <w:t>…</w:t>
      </w:r>
      <w:r w:rsidR="00E404D4">
        <w:rPr>
          <w:rFonts w:ascii="Arial" w:hAnsi="Arial" w:cs="Arial"/>
          <w:sz w:val="28"/>
          <w:szCs w:val="28"/>
        </w:rPr>
        <w:t xml:space="preserve"> Zane ava nana Mai</w:t>
      </w:r>
      <w:r w:rsidR="00700D0F">
        <w:rPr>
          <w:rFonts w:ascii="Arial" w:hAnsi="Arial" w:cs="Arial"/>
          <w:sz w:val="28"/>
          <w:szCs w:val="28"/>
        </w:rPr>
        <w:t>…</w:t>
      </w:r>
      <w:r w:rsidR="0031639B">
        <w:rPr>
          <w:rFonts w:ascii="Arial" w:hAnsi="Arial" w:cs="Arial"/>
          <w:sz w:val="28"/>
          <w:szCs w:val="28"/>
        </w:rPr>
        <w:t xml:space="preserve"> Bati </w:t>
      </w:r>
      <w:proofErr w:type="spellStart"/>
      <w:r w:rsidR="0031639B">
        <w:rPr>
          <w:rFonts w:ascii="Arial" w:hAnsi="Arial" w:cs="Arial"/>
          <w:sz w:val="28"/>
          <w:szCs w:val="28"/>
        </w:rPr>
        <w:t>handiti</w:t>
      </w:r>
      <w:proofErr w:type="spellEnd"/>
      <w:r w:rsidR="0031639B">
        <w:rPr>
          <w:rFonts w:ascii="Arial" w:hAnsi="Arial" w:cs="Arial"/>
          <w:sz w:val="28"/>
          <w:szCs w:val="28"/>
        </w:rPr>
        <w:t xml:space="preserve">…? </w:t>
      </w:r>
      <w:r w:rsidR="00B04EF7">
        <w:rPr>
          <w:rFonts w:ascii="Arial" w:hAnsi="Arial" w:cs="Arial"/>
          <w:sz w:val="28"/>
          <w:szCs w:val="28"/>
        </w:rPr>
        <w:t>N</w:t>
      </w:r>
      <w:r w:rsidR="0031639B">
        <w:rPr>
          <w:rFonts w:ascii="Arial" w:hAnsi="Arial" w:cs="Arial"/>
          <w:sz w:val="28"/>
          <w:szCs w:val="28"/>
        </w:rPr>
        <w:t xml:space="preserve">diani </w:t>
      </w:r>
      <w:proofErr w:type="spellStart"/>
      <w:r w:rsidR="0031639B">
        <w:rPr>
          <w:rFonts w:ascii="Arial" w:hAnsi="Arial" w:cs="Arial"/>
          <w:sz w:val="28"/>
          <w:szCs w:val="28"/>
        </w:rPr>
        <w:t>wandaive</w:t>
      </w:r>
      <w:proofErr w:type="spellEnd"/>
      <w:r w:rsidR="0031639B">
        <w:rPr>
          <w:rFonts w:ascii="Arial" w:hAnsi="Arial" w:cs="Arial"/>
          <w:sz w:val="28"/>
          <w:szCs w:val="28"/>
        </w:rPr>
        <w:t xml:space="preserve"> naye </w:t>
      </w:r>
      <w:proofErr w:type="spellStart"/>
      <w:r w:rsidR="0031639B">
        <w:rPr>
          <w:rFonts w:ascii="Arial" w:hAnsi="Arial" w:cs="Arial"/>
          <w:sz w:val="28"/>
          <w:szCs w:val="28"/>
        </w:rPr>
        <w:t>tichitenderera</w:t>
      </w:r>
      <w:proofErr w:type="spellEnd"/>
      <w:r w:rsidR="0031639B">
        <w:rPr>
          <w:rFonts w:ascii="Arial" w:hAnsi="Arial" w:cs="Arial"/>
          <w:sz w:val="28"/>
          <w:szCs w:val="28"/>
        </w:rPr>
        <w:t xml:space="preserve"> </w:t>
      </w:r>
      <w:proofErr w:type="spellStart"/>
      <w:r w:rsidR="00627E73">
        <w:rPr>
          <w:rFonts w:ascii="Arial" w:hAnsi="Arial" w:cs="Arial"/>
          <w:sz w:val="28"/>
          <w:szCs w:val="28"/>
        </w:rPr>
        <w:t>kuRedcliff</w:t>
      </w:r>
      <w:proofErr w:type="spellEnd"/>
      <w:r w:rsidR="00627E73">
        <w:rPr>
          <w:rFonts w:ascii="Arial" w:hAnsi="Arial" w:cs="Arial"/>
          <w:sz w:val="28"/>
          <w:szCs w:val="28"/>
        </w:rPr>
        <w:t xml:space="preserve"> </w:t>
      </w:r>
      <w:proofErr w:type="spellStart"/>
      <w:r w:rsidR="00627E73">
        <w:rPr>
          <w:rFonts w:ascii="Arial" w:hAnsi="Arial" w:cs="Arial"/>
          <w:sz w:val="28"/>
          <w:szCs w:val="28"/>
        </w:rPr>
        <w:t>ndichikuudzai</w:t>
      </w:r>
      <w:proofErr w:type="spellEnd"/>
      <w:r w:rsidR="00627E73">
        <w:rPr>
          <w:rFonts w:ascii="Arial" w:hAnsi="Arial" w:cs="Arial"/>
          <w:sz w:val="28"/>
          <w:szCs w:val="28"/>
        </w:rPr>
        <w:t xml:space="preserve"> </w:t>
      </w:r>
      <w:proofErr w:type="spellStart"/>
      <w:r w:rsidR="00627E73">
        <w:rPr>
          <w:rFonts w:ascii="Arial" w:hAnsi="Arial" w:cs="Arial"/>
          <w:sz w:val="28"/>
          <w:szCs w:val="28"/>
        </w:rPr>
        <w:t>nyaya</w:t>
      </w:r>
      <w:proofErr w:type="spellEnd"/>
      <w:r w:rsidR="00627E73">
        <w:rPr>
          <w:rFonts w:ascii="Arial" w:hAnsi="Arial" w:cs="Arial"/>
          <w:sz w:val="28"/>
          <w:szCs w:val="28"/>
        </w:rPr>
        <w:t xml:space="preserve"> iyi? </w:t>
      </w:r>
      <w:r w:rsidR="00627E73" w:rsidRPr="00342561">
        <w:rPr>
          <w:rFonts w:ascii="Arial" w:hAnsi="Arial" w:cs="Arial"/>
          <w:sz w:val="28"/>
          <w:szCs w:val="28"/>
        </w:rPr>
        <w:t>Tai</w:t>
      </w:r>
      <w:r w:rsidR="002A04EB" w:rsidRPr="00342561">
        <w:rPr>
          <w:rFonts w:ascii="Arial" w:hAnsi="Arial" w:cs="Arial"/>
          <w:sz w:val="28"/>
          <w:szCs w:val="28"/>
        </w:rPr>
        <w:t xml:space="preserve">… </w:t>
      </w:r>
      <w:r w:rsidR="00B04EF7" w:rsidRPr="004E0BC5">
        <w:rPr>
          <w:rFonts w:ascii="Arial" w:hAnsi="Arial" w:cs="Arial"/>
          <w:sz w:val="28"/>
          <w:szCs w:val="28"/>
          <w:lang w:val="fr-FR"/>
        </w:rPr>
        <w:t>N</w:t>
      </w:r>
      <w:r w:rsidR="002A04EB" w:rsidRPr="004E0BC5">
        <w:rPr>
          <w:rFonts w:ascii="Arial" w:hAnsi="Arial" w:cs="Arial"/>
          <w:sz w:val="28"/>
          <w:szCs w:val="28"/>
          <w:lang w:val="fr-FR"/>
        </w:rPr>
        <w:t xml:space="preserve">diani </w:t>
      </w:r>
      <w:proofErr w:type="spellStart"/>
      <w:r w:rsidR="002A04EB" w:rsidRPr="004E0BC5">
        <w:rPr>
          <w:rFonts w:ascii="Arial" w:hAnsi="Arial" w:cs="Arial"/>
          <w:sz w:val="28"/>
          <w:szCs w:val="28"/>
          <w:lang w:val="fr-FR"/>
        </w:rPr>
        <w:t>aivepo</w:t>
      </w:r>
      <w:proofErr w:type="spellEnd"/>
      <w:r w:rsidR="002A04EB" w:rsidRPr="004E0BC5">
        <w:rPr>
          <w:rFonts w:ascii="Arial" w:hAnsi="Arial" w:cs="Arial"/>
          <w:sz w:val="28"/>
          <w:szCs w:val="28"/>
          <w:lang w:val="fr-FR"/>
        </w:rPr>
        <w:t xml:space="preserve"> paye?</w:t>
      </w:r>
      <w:r w:rsidR="00EE172E" w:rsidRPr="004E0BC5">
        <w:rPr>
          <w:rFonts w:ascii="Arial" w:hAnsi="Arial" w:cs="Arial"/>
          <w:sz w:val="28"/>
          <w:szCs w:val="28"/>
          <w:lang w:val="fr-FR"/>
        </w:rPr>
        <w:t xml:space="preserve"> </w:t>
      </w:r>
      <w:proofErr w:type="spellStart"/>
      <w:r w:rsidR="00EE172E" w:rsidRPr="00342561">
        <w:rPr>
          <w:rFonts w:ascii="Arial" w:hAnsi="Arial" w:cs="Arial"/>
          <w:sz w:val="28"/>
          <w:szCs w:val="28"/>
        </w:rPr>
        <w:t>Imimi</w:t>
      </w:r>
      <w:proofErr w:type="spellEnd"/>
      <w:r w:rsidR="00EE172E" w:rsidRPr="00342561">
        <w:rPr>
          <w:rFonts w:ascii="Arial" w:hAnsi="Arial" w:cs="Arial"/>
          <w:sz w:val="28"/>
          <w:szCs w:val="28"/>
        </w:rPr>
        <w:t xml:space="preserve"> nani? </w:t>
      </w:r>
      <w:proofErr w:type="spellStart"/>
      <w:r w:rsidR="00EE172E" w:rsidRPr="00342561">
        <w:rPr>
          <w:rFonts w:ascii="Arial" w:hAnsi="Arial" w:cs="Arial"/>
          <w:sz w:val="28"/>
          <w:szCs w:val="28"/>
        </w:rPr>
        <w:t>Paive</w:t>
      </w:r>
      <w:proofErr w:type="spellEnd"/>
      <w:r w:rsidR="00EE172E" w:rsidRPr="00342561">
        <w:rPr>
          <w:rFonts w:ascii="Arial" w:hAnsi="Arial" w:cs="Arial"/>
          <w:sz w:val="28"/>
          <w:szCs w:val="28"/>
        </w:rPr>
        <w:t xml:space="preserve"> </w:t>
      </w:r>
      <w:proofErr w:type="spellStart"/>
      <w:r w:rsidR="00EE172E" w:rsidRPr="00342561">
        <w:rPr>
          <w:rFonts w:ascii="Arial" w:hAnsi="Arial" w:cs="Arial"/>
          <w:sz w:val="28"/>
          <w:szCs w:val="28"/>
        </w:rPr>
        <w:t>naMai</w:t>
      </w:r>
      <w:proofErr w:type="spellEnd"/>
      <w:r w:rsidR="00EE172E" w:rsidRPr="00342561">
        <w:rPr>
          <w:rFonts w:ascii="Arial" w:hAnsi="Arial" w:cs="Arial"/>
          <w:sz w:val="28"/>
          <w:szCs w:val="28"/>
        </w:rPr>
        <w:t xml:space="preserve"> </w:t>
      </w:r>
      <w:r w:rsidR="0012619C" w:rsidRPr="00342561">
        <w:rPr>
          <w:rFonts w:ascii="Arial" w:hAnsi="Arial" w:cs="Arial"/>
          <w:sz w:val="28"/>
          <w:szCs w:val="28"/>
        </w:rPr>
        <w:t>T</w:t>
      </w:r>
      <w:r w:rsidR="00EE172E" w:rsidRPr="00342561">
        <w:rPr>
          <w:rFonts w:ascii="Arial" w:hAnsi="Arial" w:cs="Arial"/>
          <w:sz w:val="28"/>
          <w:szCs w:val="28"/>
        </w:rPr>
        <w:t>ito,</w:t>
      </w:r>
      <w:r w:rsidR="0012619C" w:rsidRPr="00342561">
        <w:rPr>
          <w:rFonts w:ascii="Arial" w:hAnsi="Arial" w:cs="Arial"/>
          <w:sz w:val="28"/>
          <w:szCs w:val="28"/>
        </w:rPr>
        <w:t xml:space="preserve"> Mai Kim nani </w:t>
      </w:r>
      <w:proofErr w:type="spellStart"/>
      <w:r w:rsidR="0012619C" w:rsidRPr="00342561">
        <w:rPr>
          <w:rFonts w:ascii="Arial" w:hAnsi="Arial" w:cs="Arial"/>
          <w:sz w:val="28"/>
          <w:szCs w:val="28"/>
        </w:rPr>
        <w:t>futi</w:t>
      </w:r>
      <w:proofErr w:type="spellEnd"/>
      <w:r w:rsidR="0012619C" w:rsidRPr="00342561">
        <w:rPr>
          <w:rFonts w:ascii="Arial" w:hAnsi="Arial" w:cs="Arial"/>
          <w:sz w:val="28"/>
          <w:szCs w:val="28"/>
        </w:rPr>
        <w:t xml:space="preserve">? </w:t>
      </w:r>
      <w:r w:rsidR="0012619C" w:rsidRPr="0012619C">
        <w:rPr>
          <w:rFonts w:ascii="Arial" w:hAnsi="Arial" w:cs="Arial"/>
          <w:sz w:val="28"/>
          <w:szCs w:val="28"/>
        </w:rPr>
        <w:t>Who was there?</w:t>
      </w:r>
      <w:r w:rsidR="0012619C">
        <w:rPr>
          <w:rFonts w:ascii="Arial" w:hAnsi="Arial" w:cs="Arial"/>
          <w:sz w:val="28"/>
          <w:szCs w:val="28"/>
        </w:rPr>
        <w:t xml:space="preserve"> </w:t>
      </w:r>
      <w:r w:rsidR="00EB7718">
        <w:rPr>
          <w:rFonts w:ascii="Arial" w:hAnsi="Arial" w:cs="Arial"/>
          <w:sz w:val="28"/>
          <w:szCs w:val="28"/>
        </w:rPr>
        <w:t xml:space="preserve">Maive two </w:t>
      </w:r>
      <w:proofErr w:type="spellStart"/>
      <w:r w:rsidR="00EB7718">
        <w:rPr>
          <w:rFonts w:ascii="Arial" w:hAnsi="Arial" w:cs="Arial"/>
          <w:sz w:val="28"/>
          <w:szCs w:val="28"/>
        </w:rPr>
        <w:t>chete</w:t>
      </w:r>
      <w:proofErr w:type="spellEnd"/>
      <w:r w:rsidR="00EB7718">
        <w:rPr>
          <w:rFonts w:ascii="Arial" w:hAnsi="Arial" w:cs="Arial"/>
          <w:sz w:val="28"/>
          <w:szCs w:val="28"/>
        </w:rPr>
        <w:t xml:space="preserve">? Ahh, </w:t>
      </w:r>
      <w:proofErr w:type="spellStart"/>
      <w:r w:rsidR="00EB7718">
        <w:rPr>
          <w:rFonts w:ascii="Arial" w:hAnsi="Arial" w:cs="Arial"/>
          <w:sz w:val="28"/>
          <w:szCs w:val="28"/>
        </w:rPr>
        <w:t>musi</w:t>
      </w:r>
      <w:proofErr w:type="spellEnd"/>
      <w:r w:rsidR="00EB7718">
        <w:rPr>
          <w:rFonts w:ascii="Arial" w:hAnsi="Arial" w:cs="Arial"/>
          <w:sz w:val="28"/>
          <w:szCs w:val="28"/>
        </w:rPr>
        <w:t xml:space="preserve"> </w:t>
      </w:r>
      <w:proofErr w:type="spellStart"/>
      <w:r w:rsidR="00EB7718">
        <w:rPr>
          <w:rFonts w:ascii="Arial" w:hAnsi="Arial" w:cs="Arial"/>
          <w:sz w:val="28"/>
          <w:szCs w:val="28"/>
        </w:rPr>
        <w:t>uya</w:t>
      </w:r>
      <w:proofErr w:type="spellEnd"/>
      <w:r w:rsidR="00EB7718">
        <w:rPr>
          <w:rFonts w:ascii="Arial" w:hAnsi="Arial" w:cs="Arial"/>
          <w:sz w:val="28"/>
          <w:szCs w:val="28"/>
        </w:rPr>
        <w:t xml:space="preserve"> </w:t>
      </w:r>
      <w:proofErr w:type="spellStart"/>
      <w:r w:rsidR="00D671A6">
        <w:rPr>
          <w:rFonts w:ascii="Arial" w:hAnsi="Arial" w:cs="Arial"/>
          <w:sz w:val="28"/>
          <w:szCs w:val="28"/>
        </w:rPr>
        <w:t>t</w:t>
      </w:r>
      <w:r w:rsidR="00EB7718">
        <w:rPr>
          <w:rFonts w:ascii="Arial" w:hAnsi="Arial" w:cs="Arial"/>
          <w:sz w:val="28"/>
          <w:szCs w:val="28"/>
        </w:rPr>
        <w:t>aive</w:t>
      </w:r>
      <w:proofErr w:type="spellEnd"/>
      <w:r w:rsidR="00EB7718">
        <w:rPr>
          <w:rFonts w:ascii="Arial" w:hAnsi="Arial" w:cs="Arial"/>
          <w:sz w:val="28"/>
          <w:szCs w:val="28"/>
        </w:rPr>
        <w:t xml:space="preserve"> two </w:t>
      </w:r>
      <w:proofErr w:type="spellStart"/>
      <w:r w:rsidR="00EB7718">
        <w:rPr>
          <w:rFonts w:ascii="Arial" w:hAnsi="Arial" w:cs="Arial"/>
          <w:sz w:val="28"/>
          <w:szCs w:val="28"/>
        </w:rPr>
        <w:t>chete</w:t>
      </w:r>
      <w:proofErr w:type="spellEnd"/>
      <w:r w:rsidR="007264C2">
        <w:rPr>
          <w:rFonts w:ascii="Arial" w:hAnsi="Arial" w:cs="Arial"/>
          <w:sz w:val="28"/>
          <w:szCs w:val="28"/>
        </w:rPr>
        <w:t xml:space="preserve"> </w:t>
      </w:r>
      <w:proofErr w:type="spellStart"/>
      <w:r w:rsidR="007264C2">
        <w:rPr>
          <w:rFonts w:ascii="Arial" w:hAnsi="Arial" w:cs="Arial"/>
          <w:sz w:val="28"/>
          <w:szCs w:val="28"/>
        </w:rPr>
        <w:t>uya</w:t>
      </w:r>
      <w:proofErr w:type="spellEnd"/>
      <w:r w:rsidR="00D671A6">
        <w:rPr>
          <w:rFonts w:ascii="Arial" w:hAnsi="Arial" w:cs="Arial"/>
          <w:sz w:val="28"/>
          <w:szCs w:val="28"/>
        </w:rPr>
        <w:t xml:space="preserve">, </w:t>
      </w:r>
      <w:proofErr w:type="spellStart"/>
      <w:r w:rsidR="00D671A6">
        <w:rPr>
          <w:rFonts w:ascii="Arial" w:hAnsi="Arial" w:cs="Arial"/>
          <w:sz w:val="28"/>
          <w:szCs w:val="28"/>
        </w:rPr>
        <w:t>maive</w:t>
      </w:r>
      <w:proofErr w:type="spellEnd"/>
      <w:r w:rsidR="00D671A6">
        <w:rPr>
          <w:rFonts w:ascii="Arial" w:hAnsi="Arial" w:cs="Arial"/>
          <w:sz w:val="28"/>
          <w:szCs w:val="28"/>
        </w:rPr>
        <w:t xml:space="preserve"> two</w:t>
      </w:r>
      <w:r w:rsidR="007264C2">
        <w:rPr>
          <w:rFonts w:ascii="Arial" w:hAnsi="Arial" w:cs="Arial"/>
          <w:sz w:val="28"/>
          <w:szCs w:val="28"/>
        </w:rPr>
        <w:t xml:space="preserve"> </w:t>
      </w:r>
      <w:proofErr w:type="spellStart"/>
      <w:r w:rsidR="007264C2">
        <w:rPr>
          <w:rFonts w:ascii="Arial" w:hAnsi="Arial" w:cs="Arial"/>
          <w:sz w:val="28"/>
          <w:szCs w:val="28"/>
        </w:rPr>
        <w:t>chete</w:t>
      </w:r>
      <w:proofErr w:type="spellEnd"/>
      <w:r w:rsidR="007264C2">
        <w:rPr>
          <w:rFonts w:ascii="Arial" w:hAnsi="Arial" w:cs="Arial"/>
          <w:sz w:val="28"/>
          <w:szCs w:val="28"/>
        </w:rPr>
        <w:t xml:space="preserve">? </w:t>
      </w:r>
    </w:p>
    <w:p w14:paraId="6A1CC5D9" w14:textId="062FEE54" w:rsidR="00E319F0" w:rsidRPr="00A870D0" w:rsidRDefault="005B27F6" w:rsidP="00EE1207">
      <w:pPr>
        <w:jc w:val="both"/>
        <w:rPr>
          <w:rFonts w:ascii="Arial" w:hAnsi="Arial" w:cs="Arial"/>
          <w:sz w:val="18"/>
          <w:szCs w:val="18"/>
        </w:rPr>
      </w:pPr>
      <w:r>
        <w:rPr>
          <w:rFonts w:ascii="Arial" w:hAnsi="Arial" w:cs="Arial"/>
          <w:sz w:val="28"/>
          <w:szCs w:val="28"/>
          <w:vertAlign w:val="superscript"/>
        </w:rPr>
        <w:lastRenderedPageBreak/>
        <w:t xml:space="preserve">137 </w:t>
      </w:r>
      <w:r w:rsidR="007E2508">
        <w:rPr>
          <w:rFonts w:ascii="Arial" w:hAnsi="Arial" w:cs="Arial"/>
          <w:sz w:val="28"/>
          <w:szCs w:val="28"/>
        </w:rPr>
        <w:t xml:space="preserve">Iwewe </w:t>
      </w:r>
      <w:proofErr w:type="spellStart"/>
      <w:r w:rsidR="007E2508">
        <w:rPr>
          <w:rFonts w:ascii="Arial" w:hAnsi="Arial" w:cs="Arial"/>
          <w:sz w:val="28"/>
          <w:szCs w:val="28"/>
        </w:rPr>
        <w:t>naMai</w:t>
      </w:r>
      <w:proofErr w:type="spellEnd"/>
      <w:r w:rsidR="007E2508">
        <w:rPr>
          <w:rFonts w:ascii="Arial" w:hAnsi="Arial" w:cs="Arial"/>
          <w:sz w:val="28"/>
          <w:szCs w:val="28"/>
        </w:rPr>
        <w:t xml:space="preserve"> Kim</w:t>
      </w:r>
      <w:r w:rsidR="00780574">
        <w:rPr>
          <w:rFonts w:ascii="Arial" w:hAnsi="Arial" w:cs="Arial"/>
          <w:sz w:val="28"/>
          <w:szCs w:val="28"/>
        </w:rPr>
        <w:t xml:space="preserve"> </w:t>
      </w:r>
      <w:proofErr w:type="spellStart"/>
      <w:r w:rsidR="00780574">
        <w:rPr>
          <w:rFonts w:ascii="Arial" w:hAnsi="Arial" w:cs="Arial"/>
          <w:sz w:val="28"/>
          <w:szCs w:val="28"/>
        </w:rPr>
        <w:t>na-na-naMai</w:t>
      </w:r>
      <w:proofErr w:type="spellEnd"/>
      <w:r w:rsidR="00780574">
        <w:rPr>
          <w:rFonts w:ascii="Arial" w:hAnsi="Arial" w:cs="Arial"/>
          <w:sz w:val="28"/>
          <w:szCs w:val="28"/>
        </w:rPr>
        <w:t xml:space="preserve"> Tito muri two? </w:t>
      </w:r>
      <w:proofErr w:type="spellStart"/>
      <w:r w:rsidR="001B57C4">
        <w:rPr>
          <w:rFonts w:ascii="Arial" w:hAnsi="Arial" w:cs="Arial"/>
          <w:sz w:val="28"/>
          <w:szCs w:val="28"/>
        </w:rPr>
        <w:t>Patakatenderera</w:t>
      </w:r>
      <w:proofErr w:type="spellEnd"/>
      <w:r w:rsidR="001B57C4">
        <w:rPr>
          <w:rFonts w:ascii="Arial" w:hAnsi="Arial" w:cs="Arial"/>
          <w:sz w:val="28"/>
          <w:szCs w:val="28"/>
        </w:rPr>
        <w:t xml:space="preserve"> Redcliff </w:t>
      </w:r>
      <w:proofErr w:type="spellStart"/>
      <w:r w:rsidR="001B57C4">
        <w:rPr>
          <w:rFonts w:ascii="Arial" w:hAnsi="Arial" w:cs="Arial"/>
          <w:sz w:val="28"/>
          <w:szCs w:val="28"/>
        </w:rPr>
        <w:t>iya</w:t>
      </w:r>
      <w:proofErr w:type="spellEnd"/>
      <w:r w:rsidR="001B57C4">
        <w:rPr>
          <w:rFonts w:ascii="Arial" w:hAnsi="Arial" w:cs="Arial"/>
          <w:sz w:val="28"/>
          <w:szCs w:val="28"/>
        </w:rPr>
        <w:t xml:space="preserve">, </w:t>
      </w:r>
      <w:proofErr w:type="spellStart"/>
      <w:r w:rsidR="001B57C4">
        <w:rPr>
          <w:rFonts w:ascii="Arial" w:hAnsi="Arial" w:cs="Arial"/>
          <w:sz w:val="28"/>
          <w:szCs w:val="28"/>
        </w:rPr>
        <w:t>tichitaura</w:t>
      </w:r>
      <w:proofErr w:type="spellEnd"/>
      <w:r w:rsidR="001B57C4">
        <w:rPr>
          <w:rFonts w:ascii="Arial" w:hAnsi="Arial" w:cs="Arial"/>
          <w:sz w:val="28"/>
          <w:szCs w:val="28"/>
        </w:rPr>
        <w:t xml:space="preserve"> </w:t>
      </w:r>
      <w:proofErr w:type="spellStart"/>
      <w:r w:rsidR="001B57C4">
        <w:rPr>
          <w:rFonts w:ascii="Arial" w:hAnsi="Arial" w:cs="Arial"/>
          <w:sz w:val="28"/>
          <w:szCs w:val="28"/>
        </w:rPr>
        <w:t>n</w:t>
      </w:r>
      <w:r w:rsidR="00AA5103">
        <w:rPr>
          <w:rFonts w:ascii="Arial" w:hAnsi="Arial" w:cs="Arial"/>
          <w:sz w:val="28"/>
          <w:szCs w:val="28"/>
        </w:rPr>
        <w:t>y</w:t>
      </w:r>
      <w:r w:rsidR="001B57C4">
        <w:rPr>
          <w:rFonts w:ascii="Arial" w:hAnsi="Arial" w:cs="Arial"/>
          <w:sz w:val="28"/>
          <w:szCs w:val="28"/>
        </w:rPr>
        <w:t>ay</w:t>
      </w:r>
      <w:r w:rsidR="00AA5103">
        <w:rPr>
          <w:rFonts w:ascii="Arial" w:hAnsi="Arial" w:cs="Arial"/>
          <w:sz w:val="28"/>
          <w:szCs w:val="28"/>
        </w:rPr>
        <w:t>a</w:t>
      </w:r>
      <w:proofErr w:type="spellEnd"/>
      <w:r w:rsidR="001B57C4">
        <w:rPr>
          <w:rFonts w:ascii="Arial" w:hAnsi="Arial" w:cs="Arial"/>
          <w:sz w:val="28"/>
          <w:szCs w:val="28"/>
        </w:rPr>
        <w:t xml:space="preserve"> iyi</w:t>
      </w:r>
      <w:r w:rsidR="00AA5103">
        <w:rPr>
          <w:rFonts w:ascii="Arial" w:hAnsi="Arial" w:cs="Arial"/>
          <w:sz w:val="28"/>
          <w:szCs w:val="28"/>
        </w:rPr>
        <w:t xml:space="preserve">, </w:t>
      </w:r>
      <w:proofErr w:type="spellStart"/>
      <w:r w:rsidR="00AA5103">
        <w:rPr>
          <w:rFonts w:ascii="Arial" w:hAnsi="Arial" w:cs="Arial"/>
          <w:sz w:val="28"/>
          <w:szCs w:val="28"/>
        </w:rPr>
        <w:t>maive</w:t>
      </w:r>
      <w:proofErr w:type="spellEnd"/>
      <w:r w:rsidR="00AA5103">
        <w:rPr>
          <w:rFonts w:ascii="Arial" w:hAnsi="Arial" w:cs="Arial"/>
          <w:sz w:val="28"/>
          <w:szCs w:val="28"/>
        </w:rPr>
        <w:t xml:space="preserve"> two </w:t>
      </w:r>
      <w:proofErr w:type="spellStart"/>
      <w:r w:rsidR="00AA5103">
        <w:rPr>
          <w:rFonts w:ascii="Arial" w:hAnsi="Arial" w:cs="Arial"/>
          <w:sz w:val="28"/>
          <w:szCs w:val="28"/>
        </w:rPr>
        <w:t>chete</w:t>
      </w:r>
      <w:proofErr w:type="spellEnd"/>
      <w:r w:rsidR="00AA5103">
        <w:rPr>
          <w:rFonts w:ascii="Arial" w:hAnsi="Arial" w:cs="Arial"/>
          <w:sz w:val="28"/>
          <w:szCs w:val="28"/>
        </w:rPr>
        <w:t xml:space="preserve">? </w:t>
      </w:r>
      <w:r w:rsidR="00A76988">
        <w:rPr>
          <w:rFonts w:ascii="Arial" w:hAnsi="Arial" w:cs="Arial"/>
          <w:sz w:val="28"/>
          <w:szCs w:val="28"/>
        </w:rPr>
        <w:t>I can’t remember</w:t>
      </w:r>
      <w:r w:rsidR="002764DD">
        <w:rPr>
          <w:rFonts w:ascii="Arial" w:hAnsi="Arial" w:cs="Arial"/>
          <w:sz w:val="28"/>
          <w:szCs w:val="28"/>
        </w:rPr>
        <w:t>, remember</w:t>
      </w:r>
      <w:r w:rsidR="00A76988">
        <w:rPr>
          <w:rFonts w:ascii="Arial" w:hAnsi="Arial" w:cs="Arial"/>
          <w:sz w:val="28"/>
          <w:szCs w:val="28"/>
        </w:rPr>
        <w:t xml:space="preserve"> </w:t>
      </w:r>
      <w:r w:rsidR="00F83CE6">
        <w:rPr>
          <w:rFonts w:ascii="Arial" w:hAnsi="Arial" w:cs="Arial"/>
          <w:sz w:val="28"/>
          <w:szCs w:val="28"/>
        </w:rPr>
        <w:t>that.</w:t>
      </w:r>
      <w:r w:rsidR="00B37C59">
        <w:rPr>
          <w:rFonts w:ascii="Arial" w:hAnsi="Arial" w:cs="Arial"/>
          <w:sz w:val="28"/>
          <w:szCs w:val="28"/>
        </w:rPr>
        <w:t xml:space="preserve"> </w:t>
      </w:r>
      <w:r w:rsidR="00F83CE6">
        <w:rPr>
          <w:rFonts w:ascii="Arial" w:hAnsi="Arial" w:cs="Arial"/>
          <w:sz w:val="28"/>
          <w:szCs w:val="28"/>
        </w:rPr>
        <w:t>B</w:t>
      </w:r>
      <w:r w:rsidR="00B37C59">
        <w:rPr>
          <w:rFonts w:ascii="Arial" w:hAnsi="Arial" w:cs="Arial"/>
          <w:sz w:val="28"/>
          <w:szCs w:val="28"/>
        </w:rPr>
        <w:t>ut</w:t>
      </w:r>
      <w:r w:rsidR="00CD6F94">
        <w:rPr>
          <w:rFonts w:ascii="Arial" w:hAnsi="Arial" w:cs="Arial"/>
          <w:sz w:val="28"/>
          <w:szCs w:val="28"/>
        </w:rPr>
        <w:t xml:space="preserve"> then </w:t>
      </w:r>
      <w:proofErr w:type="spellStart"/>
      <w:r w:rsidR="00CD6F94">
        <w:rPr>
          <w:rFonts w:ascii="Arial" w:hAnsi="Arial" w:cs="Arial"/>
          <w:sz w:val="28"/>
          <w:szCs w:val="28"/>
        </w:rPr>
        <w:t>tapedza</w:t>
      </w:r>
      <w:proofErr w:type="spellEnd"/>
      <w:r w:rsidR="00CD6F94">
        <w:rPr>
          <w:rFonts w:ascii="Arial" w:hAnsi="Arial" w:cs="Arial"/>
          <w:sz w:val="28"/>
          <w:szCs w:val="28"/>
        </w:rPr>
        <w:t xml:space="preserve"> i</w:t>
      </w:r>
      <w:r w:rsidR="00B37C59">
        <w:rPr>
          <w:rFonts w:ascii="Arial" w:hAnsi="Arial" w:cs="Arial"/>
          <w:sz w:val="28"/>
          <w:szCs w:val="28"/>
        </w:rPr>
        <w:t xml:space="preserve">papo </w:t>
      </w:r>
      <w:proofErr w:type="spellStart"/>
      <w:r w:rsidR="00B37C59">
        <w:rPr>
          <w:rFonts w:ascii="Arial" w:hAnsi="Arial" w:cs="Arial"/>
          <w:sz w:val="28"/>
          <w:szCs w:val="28"/>
        </w:rPr>
        <w:t>ndak</w:t>
      </w:r>
      <w:r w:rsidR="00916485">
        <w:rPr>
          <w:rFonts w:ascii="Arial" w:hAnsi="Arial" w:cs="Arial"/>
          <w:sz w:val="28"/>
          <w:szCs w:val="28"/>
        </w:rPr>
        <w:t>a</w:t>
      </w:r>
      <w:r w:rsidR="00B37C59">
        <w:rPr>
          <w:rFonts w:ascii="Arial" w:hAnsi="Arial" w:cs="Arial"/>
          <w:sz w:val="28"/>
          <w:szCs w:val="28"/>
        </w:rPr>
        <w:t>n</w:t>
      </w:r>
      <w:r w:rsidR="00916485">
        <w:rPr>
          <w:rFonts w:ascii="Arial" w:hAnsi="Arial" w:cs="Arial"/>
          <w:sz w:val="28"/>
          <w:szCs w:val="28"/>
        </w:rPr>
        <w:t>g</w:t>
      </w:r>
      <w:r w:rsidR="00B37C59">
        <w:rPr>
          <w:rFonts w:ascii="Arial" w:hAnsi="Arial" w:cs="Arial"/>
          <w:sz w:val="28"/>
          <w:szCs w:val="28"/>
        </w:rPr>
        <w:t>abvira</w:t>
      </w:r>
      <w:proofErr w:type="spellEnd"/>
      <w:r w:rsidR="00B37C59">
        <w:rPr>
          <w:rFonts w:ascii="Arial" w:hAnsi="Arial" w:cs="Arial"/>
          <w:sz w:val="28"/>
          <w:szCs w:val="28"/>
        </w:rPr>
        <w:t xml:space="preserve"> </w:t>
      </w:r>
      <w:proofErr w:type="spellStart"/>
      <w:r w:rsidR="00B37C59">
        <w:rPr>
          <w:rFonts w:ascii="Arial" w:hAnsi="Arial" w:cs="Arial"/>
          <w:sz w:val="28"/>
          <w:szCs w:val="28"/>
        </w:rPr>
        <w:t>kuitaura</w:t>
      </w:r>
      <w:proofErr w:type="spellEnd"/>
      <w:r w:rsidR="00B37C59">
        <w:rPr>
          <w:rFonts w:ascii="Arial" w:hAnsi="Arial" w:cs="Arial"/>
          <w:sz w:val="28"/>
          <w:szCs w:val="28"/>
        </w:rPr>
        <w:t xml:space="preserve"> </w:t>
      </w:r>
      <w:proofErr w:type="spellStart"/>
      <w:r w:rsidR="003966D3">
        <w:rPr>
          <w:rFonts w:ascii="Arial" w:hAnsi="Arial" w:cs="Arial"/>
          <w:sz w:val="28"/>
          <w:szCs w:val="28"/>
        </w:rPr>
        <w:t>kubvira</w:t>
      </w:r>
      <w:proofErr w:type="spellEnd"/>
      <w:r w:rsidR="003966D3">
        <w:rPr>
          <w:rFonts w:ascii="Arial" w:hAnsi="Arial" w:cs="Arial"/>
          <w:sz w:val="28"/>
          <w:szCs w:val="28"/>
        </w:rPr>
        <w:t xml:space="preserve"> </w:t>
      </w:r>
      <w:proofErr w:type="spellStart"/>
      <w:r w:rsidR="003966D3">
        <w:rPr>
          <w:rFonts w:ascii="Arial" w:hAnsi="Arial" w:cs="Arial"/>
          <w:sz w:val="28"/>
          <w:szCs w:val="28"/>
        </w:rPr>
        <w:t>kare</w:t>
      </w:r>
      <w:proofErr w:type="spellEnd"/>
      <w:r w:rsidR="003966D3">
        <w:rPr>
          <w:rFonts w:ascii="Arial" w:hAnsi="Arial" w:cs="Arial"/>
          <w:sz w:val="28"/>
          <w:szCs w:val="28"/>
        </w:rPr>
        <w:t xml:space="preserve"> but you see how I’ve kept my </w:t>
      </w:r>
      <w:proofErr w:type="gramStart"/>
      <w:r w:rsidR="003966D3">
        <w:rPr>
          <w:rFonts w:ascii="Arial" w:hAnsi="Arial" w:cs="Arial"/>
          <w:sz w:val="28"/>
          <w:szCs w:val="28"/>
        </w:rPr>
        <w:t>promise,</w:t>
      </w:r>
      <w:proofErr w:type="gramEnd"/>
      <w:r w:rsidR="003966D3">
        <w:rPr>
          <w:rFonts w:ascii="Arial" w:hAnsi="Arial" w:cs="Arial"/>
          <w:sz w:val="28"/>
          <w:szCs w:val="28"/>
        </w:rPr>
        <w:t xml:space="preserve"> I’d never say it. </w:t>
      </w:r>
      <w:r w:rsidR="005D6D92" w:rsidRPr="00A870D0">
        <w:rPr>
          <w:rFonts w:ascii="Arial" w:hAnsi="Arial" w:cs="Arial"/>
          <w:sz w:val="18"/>
          <w:szCs w:val="18"/>
        </w:rPr>
        <w:t>[Congregatio</w:t>
      </w:r>
      <w:r w:rsidR="00E32DE9" w:rsidRPr="00A870D0">
        <w:rPr>
          <w:rFonts w:ascii="Arial" w:hAnsi="Arial" w:cs="Arial"/>
          <w:sz w:val="18"/>
          <w:szCs w:val="18"/>
        </w:rPr>
        <w:t>n</w:t>
      </w:r>
      <w:r w:rsidR="005D6D92" w:rsidRPr="00A870D0">
        <w:rPr>
          <w:rFonts w:ascii="Arial" w:hAnsi="Arial" w:cs="Arial"/>
          <w:sz w:val="18"/>
          <w:szCs w:val="18"/>
        </w:rPr>
        <w:t xml:space="preserve"> says, “mmm.”]</w:t>
      </w:r>
    </w:p>
    <w:p w14:paraId="4973718A" w14:textId="71C3D595" w:rsidR="007D0340" w:rsidRPr="00243F7F" w:rsidRDefault="00FF1346" w:rsidP="00EE1207">
      <w:pPr>
        <w:jc w:val="both"/>
        <w:rPr>
          <w:rFonts w:ascii="Arial" w:hAnsi="Arial" w:cs="Arial"/>
          <w:sz w:val="18"/>
          <w:szCs w:val="18"/>
        </w:rPr>
      </w:pPr>
      <w:proofErr w:type="spellStart"/>
      <w:r>
        <w:rPr>
          <w:rFonts w:ascii="Arial" w:hAnsi="Arial" w:cs="Arial"/>
          <w:sz w:val="28"/>
          <w:szCs w:val="28"/>
        </w:rPr>
        <w:t>Ndaivaudza</w:t>
      </w:r>
      <w:proofErr w:type="spellEnd"/>
      <w:r>
        <w:rPr>
          <w:rFonts w:ascii="Arial" w:hAnsi="Arial" w:cs="Arial"/>
          <w:sz w:val="28"/>
          <w:szCs w:val="28"/>
        </w:rPr>
        <w:t xml:space="preserve"> ava kuti</w:t>
      </w:r>
      <w:r w:rsidR="00E32DE9">
        <w:rPr>
          <w:rFonts w:ascii="Arial" w:hAnsi="Arial" w:cs="Arial"/>
          <w:sz w:val="28"/>
          <w:szCs w:val="28"/>
        </w:rPr>
        <w:t>,</w:t>
      </w:r>
      <w:r>
        <w:rPr>
          <w:rFonts w:ascii="Arial" w:hAnsi="Arial" w:cs="Arial"/>
          <w:sz w:val="28"/>
          <w:szCs w:val="28"/>
        </w:rPr>
        <w:t xml:space="preserve"> </w:t>
      </w:r>
      <w:r w:rsidR="00E32DE9">
        <w:rPr>
          <w:rFonts w:ascii="Arial" w:hAnsi="Arial" w:cs="Arial"/>
          <w:sz w:val="28"/>
          <w:szCs w:val="28"/>
        </w:rPr>
        <w:t>‘</w:t>
      </w:r>
      <w:proofErr w:type="spellStart"/>
      <w:r>
        <w:rPr>
          <w:rFonts w:ascii="Arial" w:hAnsi="Arial" w:cs="Arial"/>
          <w:sz w:val="28"/>
          <w:szCs w:val="28"/>
        </w:rPr>
        <w:t>ayihwa</w:t>
      </w:r>
      <w:proofErr w:type="spellEnd"/>
      <w:r>
        <w:rPr>
          <w:rFonts w:ascii="Arial" w:hAnsi="Arial" w:cs="Arial"/>
          <w:sz w:val="28"/>
          <w:szCs w:val="28"/>
        </w:rPr>
        <w:t xml:space="preserve">, </w:t>
      </w:r>
      <w:proofErr w:type="spellStart"/>
      <w:r>
        <w:rPr>
          <w:rFonts w:ascii="Arial" w:hAnsi="Arial" w:cs="Arial"/>
          <w:sz w:val="28"/>
          <w:szCs w:val="28"/>
        </w:rPr>
        <w:t>hatina</w:t>
      </w:r>
      <w:proofErr w:type="spellEnd"/>
      <w:r>
        <w:rPr>
          <w:rFonts w:ascii="Arial" w:hAnsi="Arial" w:cs="Arial"/>
          <w:sz w:val="28"/>
          <w:szCs w:val="28"/>
        </w:rPr>
        <w:t xml:space="preserve"> </w:t>
      </w:r>
      <w:proofErr w:type="spellStart"/>
      <w:r>
        <w:rPr>
          <w:rFonts w:ascii="Arial" w:hAnsi="Arial" w:cs="Arial"/>
          <w:sz w:val="28"/>
          <w:szCs w:val="28"/>
        </w:rPr>
        <w:t>chatati</w:t>
      </w:r>
      <w:proofErr w:type="spellEnd"/>
      <w:r>
        <w:rPr>
          <w:rFonts w:ascii="Arial" w:hAnsi="Arial" w:cs="Arial"/>
          <w:sz w:val="28"/>
          <w:szCs w:val="28"/>
        </w:rPr>
        <w:t xml:space="preserve"> </w:t>
      </w:r>
      <w:proofErr w:type="spellStart"/>
      <w:r>
        <w:rPr>
          <w:rFonts w:ascii="Arial" w:hAnsi="Arial" w:cs="Arial"/>
          <w:sz w:val="28"/>
          <w:szCs w:val="28"/>
        </w:rPr>
        <w:t>tai</w:t>
      </w:r>
      <w:r w:rsidR="00B76B75">
        <w:rPr>
          <w:rFonts w:ascii="Arial" w:hAnsi="Arial" w:cs="Arial"/>
          <w:sz w:val="28"/>
          <w:szCs w:val="28"/>
        </w:rPr>
        <w:t>ta</w:t>
      </w:r>
      <w:proofErr w:type="spellEnd"/>
      <w:r w:rsidR="0035485B">
        <w:rPr>
          <w:rFonts w:ascii="Arial" w:hAnsi="Arial" w:cs="Arial"/>
          <w:sz w:val="28"/>
          <w:szCs w:val="28"/>
        </w:rPr>
        <w:t>.</w:t>
      </w:r>
      <w:r w:rsidR="00B76B75">
        <w:rPr>
          <w:rFonts w:ascii="Arial" w:hAnsi="Arial" w:cs="Arial"/>
          <w:sz w:val="28"/>
          <w:szCs w:val="28"/>
        </w:rPr>
        <w:t xml:space="preserve"> </w:t>
      </w:r>
      <w:proofErr w:type="spellStart"/>
      <w:r w:rsidR="0035485B">
        <w:rPr>
          <w:rFonts w:ascii="Arial" w:hAnsi="Arial" w:cs="Arial"/>
          <w:sz w:val="28"/>
          <w:szCs w:val="28"/>
        </w:rPr>
        <w:t>T</w:t>
      </w:r>
      <w:r w:rsidR="00B76B75">
        <w:rPr>
          <w:rFonts w:ascii="Arial" w:hAnsi="Arial" w:cs="Arial"/>
          <w:sz w:val="28"/>
          <w:szCs w:val="28"/>
        </w:rPr>
        <w:t>aparidza</w:t>
      </w:r>
      <w:proofErr w:type="spellEnd"/>
      <w:r w:rsidR="00B76B75">
        <w:rPr>
          <w:rFonts w:ascii="Arial" w:hAnsi="Arial" w:cs="Arial"/>
          <w:sz w:val="28"/>
          <w:szCs w:val="28"/>
        </w:rPr>
        <w:t xml:space="preserve"> barika, barika </w:t>
      </w:r>
      <w:proofErr w:type="spellStart"/>
      <w:r w:rsidR="00B76B75">
        <w:rPr>
          <w:rFonts w:ascii="Arial" w:hAnsi="Arial" w:cs="Arial"/>
          <w:sz w:val="28"/>
          <w:szCs w:val="28"/>
        </w:rPr>
        <w:t>taparidza</w:t>
      </w:r>
      <w:proofErr w:type="spellEnd"/>
      <w:r w:rsidR="00B76B75">
        <w:rPr>
          <w:rFonts w:ascii="Arial" w:hAnsi="Arial" w:cs="Arial"/>
          <w:sz w:val="28"/>
          <w:szCs w:val="28"/>
        </w:rPr>
        <w:t xml:space="preserve"> but </w:t>
      </w:r>
      <w:proofErr w:type="spellStart"/>
      <w:r w:rsidR="00B76B75">
        <w:rPr>
          <w:rFonts w:ascii="Arial" w:hAnsi="Arial" w:cs="Arial"/>
          <w:sz w:val="28"/>
          <w:szCs w:val="28"/>
        </w:rPr>
        <w:t>taparidza</w:t>
      </w:r>
      <w:proofErr w:type="spellEnd"/>
      <w:r w:rsidR="00B76B75">
        <w:rPr>
          <w:rFonts w:ascii="Arial" w:hAnsi="Arial" w:cs="Arial"/>
          <w:sz w:val="28"/>
          <w:szCs w:val="28"/>
        </w:rPr>
        <w:t xml:space="preserve"> barika,</w:t>
      </w:r>
      <w:r w:rsidR="00E34B2C">
        <w:rPr>
          <w:rFonts w:ascii="Arial" w:hAnsi="Arial" w:cs="Arial"/>
          <w:sz w:val="28"/>
          <w:szCs w:val="28"/>
        </w:rPr>
        <w:t xml:space="preserve"> pa… </w:t>
      </w:r>
      <w:proofErr w:type="spellStart"/>
      <w:r w:rsidR="00E34B2C">
        <w:rPr>
          <w:rFonts w:ascii="Arial" w:hAnsi="Arial" w:cs="Arial"/>
          <w:sz w:val="28"/>
          <w:szCs w:val="28"/>
        </w:rPr>
        <w:t>rinoita</w:t>
      </w:r>
      <w:proofErr w:type="spellEnd"/>
      <w:r w:rsidR="00E34B2C">
        <w:rPr>
          <w:rFonts w:ascii="Arial" w:hAnsi="Arial" w:cs="Arial"/>
          <w:sz w:val="28"/>
          <w:szCs w:val="28"/>
        </w:rPr>
        <w:t xml:space="preserve"> complete kana </w:t>
      </w:r>
      <w:proofErr w:type="spellStart"/>
      <w:r w:rsidR="00E34B2C">
        <w:rPr>
          <w:rFonts w:ascii="Arial" w:hAnsi="Arial" w:cs="Arial"/>
          <w:sz w:val="28"/>
          <w:szCs w:val="28"/>
        </w:rPr>
        <w:t>taparidza</w:t>
      </w:r>
      <w:proofErr w:type="spellEnd"/>
      <w:r w:rsidR="00E34B2C">
        <w:rPr>
          <w:rFonts w:ascii="Arial" w:hAnsi="Arial" w:cs="Arial"/>
          <w:sz w:val="28"/>
          <w:szCs w:val="28"/>
        </w:rPr>
        <w:t xml:space="preserve"> </w:t>
      </w:r>
      <w:proofErr w:type="spellStart"/>
      <w:r w:rsidR="00E34B2C">
        <w:rPr>
          <w:rFonts w:ascii="Arial" w:hAnsi="Arial" w:cs="Arial"/>
          <w:sz w:val="28"/>
          <w:szCs w:val="28"/>
        </w:rPr>
        <w:t>nyaya</w:t>
      </w:r>
      <w:proofErr w:type="spellEnd"/>
      <w:r w:rsidR="00E34B2C">
        <w:rPr>
          <w:rFonts w:ascii="Arial" w:hAnsi="Arial" w:cs="Arial"/>
          <w:sz w:val="28"/>
          <w:szCs w:val="28"/>
        </w:rPr>
        <w:t xml:space="preserve"> </w:t>
      </w:r>
      <w:proofErr w:type="spellStart"/>
      <w:r w:rsidR="00E34B2C">
        <w:rPr>
          <w:rFonts w:ascii="Arial" w:hAnsi="Arial" w:cs="Arial"/>
          <w:sz w:val="28"/>
          <w:szCs w:val="28"/>
        </w:rPr>
        <w:t>yemai</w:t>
      </w:r>
      <w:proofErr w:type="spellEnd"/>
      <w:r w:rsidR="00E34B2C">
        <w:rPr>
          <w:rFonts w:ascii="Arial" w:hAnsi="Arial" w:cs="Arial"/>
          <w:sz w:val="28"/>
          <w:szCs w:val="28"/>
        </w:rPr>
        <w:t>…?</w:t>
      </w:r>
      <w:r w:rsidR="007D0340">
        <w:rPr>
          <w:rFonts w:ascii="Arial" w:hAnsi="Arial" w:cs="Arial"/>
          <w:sz w:val="28"/>
          <w:szCs w:val="28"/>
        </w:rPr>
        <w:t>’</w:t>
      </w:r>
      <w:r w:rsidR="00E34B2C">
        <w:rPr>
          <w:rFonts w:ascii="Arial" w:hAnsi="Arial" w:cs="Arial"/>
          <w:sz w:val="28"/>
          <w:szCs w:val="28"/>
        </w:rPr>
        <w:t xml:space="preserve"> </w:t>
      </w:r>
      <w:r w:rsidR="00D11772" w:rsidRPr="00243F7F">
        <w:rPr>
          <w:rFonts w:ascii="Arial" w:hAnsi="Arial" w:cs="Arial"/>
          <w:sz w:val="18"/>
          <w:szCs w:val="18"/>
        </w:rPr>
        <w:t xml:space="preserve">[Congregation </w:t>
      </w:r>
      <w:r w:rsidR="00063DA1" w:rsidRPr="00243F7F">
        <w:rPr>
          <w:rFonts w:ascii="Arial" w:hAnsi="Arial" w:cs="Arial"/>
          <w:sz w:val="18"/>
          <w:szCs w:val="18"/>
        </w:rPr>
        <w:t>says, “</w:t>
      </w:r>
      <w:r w:rsidR="00D11772" w:rsidRPr="00243F7F">
        <w:rPr>
          <w:rFonts w:ascii="Arial" w:hAnsi="Arial" w:cs="Arial"/>
          <w:sz w:val="18"/>
          <w:szCs w:val="18"/>
        </w:rPr>
        <w:t>concubines.</w:t>
      </w:r>
      <w:r w:rsidR="001760BF" w:rsidRPr="00243F7F">
        <w:rPr>
          <w:rFonts w:ascii="Arial" w:hAnsi="Arial" w:cs="Arial"/>
          <w:sz w:val="18"/>
          <w:szCs w:val="18"/>
        </w:rPr>
        <w:t>”</w:t>
      </w:r>
      <w:r w:rsidR="00D11772" w:rsidRPr="00243F7F">
        <w:rPr>
          <w:rFonts w:ascii="Arial" w:hAnsi="Arial" w:cs="Arial"/>
          <w:sz w:val="18"/>
          <w:szCs w:val="18"/>
        </w:rPr>
        <w:t xml:space="preserve">] </w:t>
      </w:r>
    </w:p>
    <w:p w14:paraId="0BE38529" w14:textId="0B78DC26" w:rsidR="0033068B" w:rsidRDefault="0032741F" w:rsidP="00EE1207">
      <w:pPr>
        <w:jc w:val="both"/>
        <w:rPr>
          <w:rFonts w:ascii="Arial" w:hAnsi="Arial" w:cs="Arial"/>
          <w:sz w:val="28"/>
          <w:szCs w:val="28"/>
        </w:rPr>
      </w:pPr>
      <w:r>
        <w:rPr>
          <w:rFonts w:ascii="Arial" w:hAnsi="Arial" w:cs="Arial"/>
          <w:sz w:val="28"/>
          <w:szCs w:val="28"/>
        </w:rPr>
        <w:t xml:space="preserve">‘Ko </w:t>
      </w:r>
      <w:proofErr w:type="spellStart"/>
      <w:r>
        <w:rPr>
          <w:rFonts w:ascii="Arial" w:hAnsi="Arial" w:cs="Arial"/>
          <w:sz w:val="28"/>
          <w:szCs w:val="28"/>
        </w:rPr>
        <w:t>munodii</w:t>
      </w:r>
      <w:proofErr w:type="spellEnd"/>
      <w:r>
        <w:rPr>
          <w:rFonts w:ascii="Arial" w:hAnsi="Arial" w:cs="Arial"/>
          <w:sz w:val="28"/>
          <w:szCs w:val="28"/>
        </w:rPr>
        <w:t xml:space="preserve"> </w:t>
      </w:r>
      <w:proofErr w:type="spellStart"/>
      <w:r>
        <w:rPr>
          <w:rFonts w:ascii="Arial" w:hAnsi="Arial" w:cs="Arial"/>
          <w:sz w:val="28"/>
          <w:szCs w:val="28"/>
        </w:rPr>
        <w:t>kuiparidza</w:t>
      </w:r>
      <w:proofErr w:type="spellEnd"/>
      <w:r w:rsidR="007D0340">
        <w:rPr>
          <w:rFonts w:ascii="Arial" w:hAnsi="Arial" w:cs="Arial"/>
          <w:sz w:val="28"/>
          <w:szCs w:val="28"/>
        </w:rPr>
        <w:t>?</w:t>
      </w:r>
      <w:r>
        <w:rPr>
          <w:rFonts w:ascii="Arial" w:hAnsi="Arial" w:cs="Arial"/>
          <w:sz w:val="28"/>
          <w:szCs w:val="28"/>
        </w:rPr>
        <w:t xml:space="preserve">’ </w:t>
      </w:r>
    </w:p>
    <w:p w14:paraId="079820A2" w14:textId="42C220F4" w:rsidR="00850910" w:rsidRDefault="005B27F6" w:rsidP="00EE1207">
      <w:pPr>
        <w:jc w:val="both"/>
        <w:rPr>
          <w:rFonts w:ascii="Arial" w:hAnsi="Arial" w:cs="Arial"/>
          <w:sz w:val="28"/>
          <w:szCs w:val="28"/>
        </w:rPr>
      </w:pPr>
      <w:r>
        <w:rPr>
          <w:rFonts w:ascii="Arial" w:hAnsi="Arial" w:cs="Arial"/>
          <w:sz w:val="28"/>
          <w:szCs w:val="28"/>
          <w:vertAlign w:val="superscript"/>
        </w:rPr>
        <w:t xml:space="preserve">138 </w:t>
      </w:r>
      <w:r w:rsidR="0032741F">
        <w:rPr>
          <w:rFonts w:ascii="Arial" w:hAnsi="Arial" w:cs="Arial"/>
          <w:sz w:val="28"/>
          <w:szCs w:val="28"/>
        </w:rPr>
        <w:t xml:space="preserve">I’d tell them my </w:t>
      </w:r>
      <w:r w:rsidR="005115C5">
        <w:rPr>
          <w:rFonts w:ascii="Arial" w:hAnsi="Arial" w:cs="Arial"/>
          <w:sz w:val="28"/>
          <w:szCs w:val="28"/>
        </w:rPr>
        <w:t>reasons, this is th</w:t>
      </w:r>
      <w:r w:rsidR="00007019">
        <w:rPr>
          <w:rFonts w:ascii="Arial" w:hAnsi="Arial" w:cs="Arial"/>
          <w:sz w:val="28"/>
          <w:szCs w:val="28"/>
        </w:rPr>
        <w:t>is</w:t>
      </w:r>
      <w:r w:rsidR="005115C5">
        <w:rPr>
          <w:rFonts w:ascii="Arial" w:hAnsi="Arial" w:cs="Arial"/>
          <w:sz w:val="28"/>
          <w:szCs w:val="28"/>
        </w:rPr>
        <w:t xml:space="preserve"> reason, this is the reason</w:t>
      </w:r>
      <w:r w:rsidR="0035485B">
        <w:rPr>
          <w:rFonts w:ascii="Arial" w:hAnsi="Arial" w:cs="Arial"/>
          <w:sz w:val="28"/>
          <w:szCs w:val="28"/>
        </w:rPr>
        <w:t>.</w:t>
      </w:r>
      <w:r w:rsidR="0033068B">
        <w:rPr>
          <w:rFonts w:ascii="Arial" w:hAnsi="Arial" w:cs="Arial"/>
          <w:sz w:val="28"/>
          <w:szCs w:val="28"/>
        </w:rPr>
        <w:t xml:space="preserve"> </w:t>
      </w:r>
      <w:r w:rsidR="0035485B">
        <w:rPr>
          <w:rFonts w:ascii="Arial" w:hAnsi="Arial" w:cs="Arial"/>
          <w:sz w:val="28"/>
          <w:szCs w:val="28"/>
        </w:rPr>
        <w:t>‘</w:t>
      </w:r>
      <w:proofErr w:type="spellStart"/>
      <w:r w:rsidR="00673D69">
        <w:rPr>
          <w:rFonts w:ascii="Arial" w:hAnsi="Arial" w:cs="Arial"/>
          <w:sz w:val="28"/>
          <w:szCs w:val="28"/>
        </w:rPr>
        <w:t>Ch</w:t>
      </w:r>
      <w:r w:rsidR="00007019">
        <w:rPr>
          <w:rFonts w:ascii="Arial" w:hAnsi="Arial" w:cs="Arial"/>
          <w:sz w:val="28"/>
          <w:szCs w:val="28"/>
        </w:rPr>
        <w:t>e</w:t>
      </w:r>
      <w:r w:rsidR="00673D69">
        <w:rPr>
          <w:rFonts w:ascii="Arial" w:hAnsi="Arial" w:cs="Arial"/>
          <w:sz w:val="28"/>
          <w:szCs w:val="28"/>
        </w:rPr>
        <w:t>ch</w:t>
      </w:r>
      <w:r w:rsidR="00007019">
        <w:rPr>
          <w:rFonts w:ascii="Arial" w:hAnsi="Arial" w:cs="Arial"/>
          <w:sz w:val="28"/>
          <w:szCs w:val="28"/>
        </w:rPr>
        <w:t>i</w:t>
      </w:r>
      <w:proofErr w:type="spellEnd"/>
      <w:r w:rsidR="00673D69">
        <w:rPr>
          <w:rFonts w:ascii="Arial" w:hAnsi="Arial" w:cs="Arial"/>
          <w:sz w:val="28"/>
          <w:szCs w:val="28"/>
        </w:rPr>
        <w:t xml:space="preserve"> haizi ready tarirai hondo </w:t>
      </w:r>
      <w:proofErr w:type="spellStart"/>
      <w:r w:rsidR="008F4E83">
        <w:rPr>
          <w:rFonts w:ascii="Arial" w:hAnsi="Arial" w:cs="Arial"/>
          <w:sz w:val="28"/>
          <w:szCs w:val="28"/>
        </w:rPr>
        <w:t>yatinayo</w:t>
      </w:r>
      <w:proofErr w:type="spellEnd"/>
      <w:r w:rsidR="008F4E83">
        <w:rPr>
          <w:rFonts w:ascii="Arial" w:hAnsi="Arial" w:cs="Arial"/>
          <w:sz w:val="28"/>
          <w:szCs w:val="28"/>
        </w:rPr>
        <w:t xml:space="preserve"> </w:t>
      </w:r>
      <w:proofErr w:type="spellStart"/>
      <w:r w:rsidR="008F4E83">
        <w:rPr>
          <w:rFonts w:ascii="Arial" w:hAnsi="Arial" w:cs="Arial"/>
          <w:sz w:val="28"/>
          <w:szCs w:val="28"/>
        </w:rPr>
        <w:t>pabarika</w:t>
      </w:r>
      <w:proofErr w:type="spellEnd"/>
      <w:r w:rsidR="0035485B">
        <w:rPr>
          <w:rFonts w:ascii="Arial" w:hAnsi="Arial" w:cs="Arial"/>
          <w:sz w:val="28"/>
          <w:szCs w:val="28"/>
        </w:rPr>
        <w:t>.’</w:t>
      </w:r>
      <w:r w:rsidR="008F4E83">
        <w:rPr>
          <w:rFonts w:ascii="Arial" w:hAnsi="Arial" w:cs="Arial"/>
          <w:sz w:val="28"/>
          <w:szCs w:val="28"/>
        </w:rPr>
        <w:t xml:space="preserve"> </w:t>
      </w:r>
      <w:r w:rsidR="0035485B">
        <w:rPr>
          <w:rFonts w:ascii="Arial" w:hAnsi="Arial" w:cs="Arial"/>
          <w:sz w:val="28"/>
          <w:szCs w:val="28"/>
        </w:rPr>
        <w:t>B</w:t>
      </w:r>
      <w:r w:rsidR="008F4E83">
        <w:rPr>
          <w:rFonts w:ascii="Arial" w:hAnsi="Arial" w:cs="Arial"/>
          <w:sz w:val="28"/>
          <w:szCs w:val="28"/>
        </w:rPr>
        <w:t xml:space="preserve">ut muri </w:t>
      </w:r>
      <w:r w:rsidR="007E62D1">
        <w:rPr>
          <w:rFonts w:ascii="Arial" w:hAnsi="Arial" w:cs="Arial"/>
          <w:sz w:val="28"/>
          <w:szCs w:val="28"/>
        </w:rPr>
        <w:t xml:space="preserve">kuona kuti iye </w:t>
      </w:r>
      <w:proofErr w:type="spellStart"/>
      <w:r w:rsidR="007E62D1">
        <w:rPr>
          <w:rFonts w:ascii="Arial" w:hAnsi="Arial" w:cs="Arial"/>
          <w:sz w:val="28"/>
          <w:szCs w:val="28"/>
        </w:rPr>
        <w:t>zvino</w:t>
      </w:r>
      <w:proofErr w:type="spellEnd"/>
      <w:r w:rsidR="007E62D1">
        <w:rPr>
          <w:rFonts w:ascii="Arial" w:hAnsi="Arial" w:cs="Arial"/>
          <w:sz w:val="28"/>
          <w:szCs w:val="28"/>
        </w:rPr>
        <w:t xml:space="preserve"> </w:t>
      </w:r>
      <w:r w:rsidR="00091615">
        <w:rPr>
          <w:rFonts w:ascii="Arial" w:hAnsi="Arial" w:cs="Arial"/>
          <w:sz w:val="28"/>
          <w:szCs w:val="28"/>
        </w:rPr>
        <w:t>barika ta</w:t>
      </w:r>
      <w:r w:rsidR="00430870">
        <w:rPr>
          <w:rFonts w:ascii="Arial" w:hAnsi="Arial" w:cs="Arial"/>
          <w:sz w:val="28"/>
          <w:szCs w:val="28"/>
        </w:rPr>
        <w:t xml:space="preserve">nga </w:t>
      </w:r>
      <w:proofErr w:type="spellStart"/>
      <w:r w:rsidR="00430870">
        <w:rPr>
          <w:rFonts w:ascii="Arial" w:hAnsi="Arial" w:cs="Arial"/>
          <w:sz w:val="28"/>
          <w:szCs w:val="28"/>
        </w:rPr>
        <w:t>ta</w:t>
      </w:r>
      <w:r w:rsidR="00091615">
        <w:rPr>
          <w:rFonts w:ascii="Arial" w:hAnsi="Arial" w:cs="Arial"/>
          <w:sz w:val="28"/>
          <w:szCs w:val="28"/>
        </w:rPr>
        <w:t>kurihwina</w:t>
      </w:r>
      <w:proofErr w:type="spellEnd"/>
      <w:r w:rsidR="00091615">
        <w:rPr>
          <w:rFonts w:ascii="Arial" w:hAnsi="Arial" w:cs="Arial"/>
          <w:sz w:val="28"/>
          <w:szCs w:val="28"/>
        </w:rPr>
        <w:t>?</w:t>
      </w:r>
      <w:r w:rsidR="007828DA" w:rsidRPr="007828D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935C6">
        <w:rPr>
          <w:rFonts w:ascii="Arial" w:hAnsi="Arial" w:cs="Arial"/>
          <w:sz w:val="28"/>
          <w:szCs w:val="28"/>
        </w:rPr>
        <w:t>Pakapind</w:t>
      </w:r>
      <w:r w:rsidR="00084822">
        <w:rPr>
          <w:rFonts w:ascii="Arial" w:hAnsi="Arial" w:cs="Arial"/>
          <w:sz w:val="28"/>
          <w:szCs w:val="28"/>
        </w:rPr>
        <w:t>a</w:t>
      </w:r>
      <w:proofErr w:type="spellEnd"/>
      <w:r w:rsidR="00B935C6">
        <w:rPr>
          <w:rFonts w:ascii="Arial" w:hAnsi="Arial" w:cs="Arial"/>
          <w:sz w:val="28"/>
          <w:szCs w:val="28"/>
        </w:rPr>
        <w:t xml:space="preserve"> vana Jeremiah mu-k-</w:t>
      </w:r>
      <w:proofErr w:type="spellStart"/>
      <w:r w:rsidR="00B935C6">
        <w:rPr>
          <w:rFonts w:ascii="Arial" w:hAnsi="Arial" w:cs="Arial"/>
          <w:sz w:val="28"/>
          <w:szCs w:val="28"/>
        </w:rPr>
        <w:t>mumu</w:t>
      </w:r>
      <w:proofErr w:type="spellEnd"/>
      <w:r w:rsidR="00B935C6">
        <w:rPr>
          <w:rFonts w:ascii="Arial" w:hAnsi="Arial" w:cs="Arial"/>
          <w:sz w:val="28"/>
          <w:szCs w:val="28"/>
        </w:rPr>
        <w:t xml:space="preserve"> scandal </w:t>
      </w:r>
      <w:proofErr w:type="spellStart"/>
      <w:r w:rsidR="00B935C6">
        <w:rPr>
          <w:rFonts w:ascii="Arial" w:hAnsi="Arial" w:cs="Arial"/>
          <w:sz w:val="28"/>
          <w:szCs w:val="28"/>
        </w:rPr>
        <w:t>idzi</w:t>
      </w:r>
      <w:proofErr w:type="spellEnd"/>
      <w:r w:rsidR="00084822">
        <w:rPr>
          <w:rFonts w:ascii="Arial" w:hAnsi="Arial" w:cs="Arial"/>
          <w:sz w:val="28"/>
          <w:szCs w:val="28"/>
        </w:rPr>
        <w:t xml:space="preserve">, vana Mpofu mu scandal </w:t>
      </w:r>
      <w:proofErr w:type="spellStart"/>
      <w:r w:rsidR="00084822">
        <w:rPr>
          <w:rFonts w:ascii="Arial" w:hAnsi="Arial" w:cs="Arial"/>
          <w:sz w:val="28"/>
          <w:szCs w:val="28"/>
        </w:rPr>
        <w:t>idzi</w:t>
      </w:r>
      <w:proofErr w:type="spellEnd"/>
      <w:r w:rsidR="00084822">
        <w:rPr>
          <w:rFonts w:ascii="Arial" w:hAnsi="Arial" w:cs="Arial"/>
          <w:sz w:val="28"/>
          <w:szCs w:val="28"/>
        </w:rPr>
        <w:t xml:space="preserve"> </w:t>
      </w:r>
      <w:r w:rsidR="00B23D19">
        <w:rPr>
          <w:rFonts w:ascii="Arial" w:hAnsi="Arial" w:cs="Arial"/>
          <w:sz w:val="28"/>
          <w:szCs w:val="28"/>
        </w:rPr>
        <w:t xml:space="preserve">tanga </w:t>
      </w:r>
      <w:proofErr w:type="spellStart"/>
      <w:r w:rsidR="00B23D19">
        <w:rPr>
          <w:rFonts w:ascii="Arial" w:hAnsi="Arial" w:cs="Arial"/>
          <w:sz w:val="28"/>
          <w:szCs w:val="28"/>
        </w:rPr>
        <w:t>tango</w:t>
      </w:r>
      <w:r w:rsidR="00BE0528">
        <w:rPr>
          <w:rFonts w:ascii="Arial" w:hAnsi="Arial" w:cs="Arial"/>
          <w:sz w:val="28"/>
          <w:szCs w:val="28"/>
        </w:rPr>
        <w:t>s</w:t>
      </w:r>
      <w:r w:rsidR="00B23D19">
        <w:rPr>
          <w:rFonts w:ascii="Arial" w:hAnsi="Arial" w:cs="Arial"/>
          <w:sz w:val="28"/>
          <w:szCs w:val="28"/>
        </w:rPr>
        <w:t>ara</w:t>
      </w:r>
      <w:proofErr w:type="spellEnd"/>
      <w:r w:rsidR="00B23D19">
        <w:rPr>
          <w:rFonts w:ascii="Arial" w:hAnsi="Arial" w:cs="Arial"/>
          <w:sz w:val="28"/>
          <w:szCs w:val="28"/>
        </w:rPr>
        <w:t xml:space="preserve"> ne one bastion of resistance, </w:t>
      </w:r>
      <w:proofErr w:type="spellStart"/>
      <w:r w:rsidR="00154F10">
        <w:rPr>
          <w:rFonts w:ascii="Arial" w:hAnsi="Arial" w:cs="Arial"/>
          <w:sz w:val="28"/>
          <w:szCs w:val="28"/>
        </w:rPr>
        <w:t>ya</w:t>
      </w:r>
      <w:r w:rsidR="00BC2FE1">
        <w:rPr>
          <w:rFonts w:ascii="Arial" w:hAnsi="Arial" w:cs="Arial"/>
          <w:sz w:val="28"/>
          <w:szCs w:val="28"/>
        </w:rPr>
        <w:t>V</w:t>
      </w:r>
      <w:r w:rsidR="00154F10">
        <w:rPr>
          <w:rFonts w:ascii="Arial" w:hAnsi="Arial" w:cs="Arial"/>
          <w:sz w:val="28"/>
          <w:szCs w:val="28"/>
        </w:rPr>
        <w:t>aChitsinde</w:t>
      </w:r>
      <w:proofErr w:type="spellEnd"/>
      <w:r w:rsidR="00154F10">
        <w:rPr>
          <w:rFonts w:ascii="Arial" w:hAnsi="Arial" w:cs="Arial"/>
          <w:sz w:val="28"/>
          <w:szCs w:val="28"/>
        </w:rPr>
        <w:t xml:space="preserve"> </w:t>
      </w:r>
      <w:proofErr w:type="spellStart"/>
      <w:r w:rsidR="00154F10">
        <w:rPr>
          <w:rFonts w:ascii="Arial" w:hAnsi="Arial" w:cs="Arial"/>
          <w:sz w:val="28"/>
          <w:szCs w:val="28"/>
        </w:rPr>
        <w:t>ndobva</w:t>
      </w:r>
      <w:proofErr w:type="spellEnd"/>
      <w:r w:rsidR="00154F10">
        <w:rPr>
          <w:rFonts w:ascii="Arial" w:hAnsi="Arial" w:cs="Arial"/>
          <w:sz w:val="28"/>
          <w:szCs w:val="28"/>
        </w:rPr>
        <w:t xml:space="preserve"> </w:t>
      </w:r>
      <w:proofErr w:type="spellStart"/>
      <w:r w:rsidR="00154F10">
        <w:rPr>
          <w:rFonts w:ascii="Arial" w:hAnsi="Arial" w:cs="Arial"/>
          <w:sz w:val="28"/>
          <w:szCs w:val="28"/>
        </w:rPr>
        <w:t>kwapinda</w:t>
      </w:r>
      <w:proofErr w:type="spellEnd"/>
      <w:r w:rsidR="00154F10">
        <w:rPr>
          <w:rFonts w:ascii="Arial" w:hAnsi="Arial" w:cs="Arial"/>
          <w:sz w:val="28"/>
          <w:szCs w:val="28"/>
        </w:rPr>
        <w:t xml:space="preserve"> </w:t>
      </w:r>
      <w:proofErr w:type="spellStart"/>
      <w:r w:rsidR="00154F10">
        <w:rPr>
          <w:rFonts w:ascii="Arial" w:hAnsi="Arial" w:cs="Arial"/>
          <w:sz w:val="28"/>
          <w:szCs w:val="28"/>
        </w:rPr>
        <w:t>nyaya</w:t>
      </w:r>
      <w:proofErr w:type="spellEnd"/>
      <w:r w:rsidR="00154F10">
        <w:rPr>
          <w:rFonts w:ascii="Arial" w:hAnsi="Arial" w:cs="Arial"/>
          <w:sz w:val="28"/>
          <w:szCs w:val="28"/>
        </w:rPr>
        <w:t xml:space="preserve"> </w:t>
      </w:r>
      <w:proofErr w:type="spellStart"/>
      <w:r w:rsidR="00154F10">
        <w:rPr>
          <w:rFonts w:ascii="Arial" w:hAnsi="Arial" w:cs="Arial"/>
          <w:sz w:val="28"/>
          <w:szCs w:val="28"/>
        </w:rPr>
        <w:t>dzema</w:t>
      </w:r>
      <w:proofErr w:type="spellEnd"/>
      <w:r w:rsidR="00154F10">
        <w:rPr>
          <w:rFonts w:ascii="Arial" w:hAnsi="Arial" w:cs="Arial"/>
          <w:sz w:val="28"/>
          <w:szCs w:val="28"/>
        </w:rPr>
        <w:t xml:space="preserve"> </w:t>
      </w:r>
      <w:proofErr w:type="spellStart"/>
      <w:r w:rsidR="00154F10" w:rsidRPr="00D4117F">
        <w:rPr>
          <w:rFonts w:ascii="Arial" w:hAnsi="Arial" w:cs="Arial"/>
          <w:i/>
          <w:iCs/>
          <w:sz w:val="28"/>
          <w:szCs w:val="28"/>
        </w:rPr>
        <w:t>ferti</w:t>
      </w:r>
      <w:r w:rsidR="00D4117F" w:rsidRPr="00D4117F">
        <w:rPr>
          <w:rFonts w:ascii="Arial" w:hAnsi="Arial" w:cs="Arial"/>
          <w:i/>
          <w:iCs/>
          <w:sz w:val="28"/>
          <w:szCs w:val="28"/>
        </w:rPr>
        <w:t>-raiza</w:t>
      </w:r>
      <w:proofErr w:type="spellEnd"/>
      <w:r w:rsidR="00D4117F" w:rsidRPr="00D4117F">
        <w:rPr>
          <w:rFonts w:ascii="Arial" w:hAnsi="Arial" w:cs="Arial"/>
          <w:i/>
          <w:iCs/>
          <w:sz w:val="28"/>
          <w:szCs w:val="28"/>
        </w:rPr>
        <w:t xml:space="preserve"> </w:t>
      </w:r>
      <w:proofErr w:type="spellStart"/>
      <w:r w:rsidR="00D4117F">
        <w:rPr>
          <w:rFonts w:ascii="Arial" w:hAnsi="Arial" w:cs="Arial"/>
          <w:sz w:val="28"/>
          <w:szCs w:val="28"/>
        </w:rPr>
        <w:t>idzi</w:t>
      </w:r>
      <w:proofErr w:type="spellEnd"/>
      <w:r w:rsidR="00D4117F">
        <w:rPr>
          <w:rFonts w:ascii="Arial" w:hAnsi="Arial" w:cs="Arial"/>
          <w:sz w:val="28"/>
          <w:szCs w:val="28"/>
        </w:rPr>
        <w:t xml:space="preserve">. </w:t>
      </w:r>
      <w:r w:rsidR="00D4117F" w:rsidRPr="00B504F9">
        <w:rPr>
          <w:rFonts w:ascii="Arial" w:hAnsi="Arial" w:cs="Arial"/>
          <w:sz w:val="28"/>
          <w:szCs w:val="28"/>
        </w:rPr>
        <w:t xml:space="preserve">Saka muri kuona </w:t>
      </w:r>
      <w:proofErr w:type="spellStart"/>
      <w:r w:rsidR="00D4117F" w:rsidRPr="00B504F9">
        <w:rPr>
          <w:rFonts w:ascii="Arial" w:hAnsi="Arial" w:cs="Arial"/>
          <w:sz w:val="28"/>
          <w:szCs w:val="28"/>
        </w:rPr>
        <w:t>tata</w:t>
      </w:r>
      <w:r w:rsidR="00992874" w:rsidRPr="00B504F9">
        <w:rPr>
          <w:rFonts w:ascii="Arial" w:hAnsi="Arial" w:cs="Arial"/>
          <w:sz w:val="28"/>
          <w:szCs w:val="28"/>
        </w:rPr>
        <w:t>hwina</w:t>
      </w:r>
      <w:proofErr w:type="spellEnd"/>
      <w:r w:rsidR="00BC2FE1">
        <w:rPr>
          <w:rFonts w:ascii="Arial" w:hAnsi="Arial" w:cs="Arial"/>
          <w:sz w:val="28"/>
          <w:szCs w:val="28"/>
        </w:rPr>
        <w:t>?</w:t>
      </w:r>
      <w:r w:rsidR="00042F20" w:rsidRPr="00042F20">
        <w:rPr>
          <w:rFonts w:ascii="Arial" w:hAnsi="Arial" w:cs="Arial"/>
          <w:sz w:val="28"/>
          <w:szCs w:val="28"/>
        </w:rPr>
        <w:t xml:space="preserve"> </w:t>
      </w:r>
      <w:r w:rsidR="00534101" w:rsidRPr="00534101">
        <w:rPr>
          <w:rFonts w:ascii="Arial" w:hAnsi="Arial" w:cs="Arial"/>
          <w:sz w:val="18"/>
          <w:szCs w:val="28"/>
        </w:rPr>
        <w:t xml:space="preserve">[Congregation says, “mmm.”] </w:t>
      </w:r>
      <w:r w:rsidR="00BC2FE1">
        <w:rPr>
          <w:rFonts w:ascii="Arial" w:hAnsi="Arial" w:cs="Arial"/>
          <w:sz w:val="28"/>
          <w:szCs w:val="28"/>
        </w:rPr>
        <w:t>S</w:t>
      </w:r>
      <w:r w:rsidR="00992874" w:rsidRPr="00B504F9">
        <w:rPr>
          <w:rFonts w:ascii="Arial" w:hAnsi="Arial" w:cs="Arial"/>
          <w:sz w:val="28"/>
          <w:szCs w:val="28"/>
        </w:rPr>
        <w:t xml:space="preserve">aka </w:t>
      </w:r>
      <w:proofErr w:type="spellStart"/>
      <w:r w:rsidR="00992874" w:rsidRPr="00B504F9">
        <w:rPr>
          <w:rFonts w:ascii="Arial" w:hAnsi="Arial" w:cs="Arial"/>
          <w:sz w:val="28"/>
          <w:szCs w:val="28"/>
        </w:rPr>
        <w:t>ndopatati</w:t>
      </w:r>
      <w:proofErr w:type="spellEnd"/>
      <w:r w:rsidR="00992874" w:rsidRPr="00B504F9">
        <w:rPr>
          <w:rFonts w:ascii="Arial" w:hAnsi="Arial" w:cs="Arial"/>
          <w:sz w:val="28"/>
          <w:szCs w:val="28"/>
        </w:rPr>
        <w:t xml:space="preserve"> </w:t>
      </w:r>
      <w:proofErr w:type="spellStart"/>
      <w:r w:rsidR="00992874" w:rsidRPr="00B504F9">
        <w:rPr>
          <w:rFonts w:ascii="Arial" w:hAnsi="Arial" w:cs="Arial"/>
          <w:sz w:val="28"/>
          <w:szCs w:val="28"/>
        </w:rPr>
        <w:t>taidei</w:t>
      </w:r>
      <w:proofErr w:type="spellEnd"/>
      <w:r w:rsidR="00992874" w:rsidRPr="00B504F9">
        <w:rPr>
          <w:rFonts w:ascii="Arial" w:hAnsi="Arial" w:cs="Arial"/>
          <w:sz w:val="28"/>
          <w:szCs w:val="28"/>
        </w:rPr>
        <w:t xml:space="preserve"> </w:t>
      </w:r>
      <w:proofErr w:type="spellStart"/>
      <w:r w:rsidR="00992874" w:rsidRPr="00B504F9">
        <w:rPr>
          <w:rFonts w:ascii="Arial" w:hAnsi="Arial" w:cs="Arial"/>
          <w:sz w:val="28"/>
          <w:szCs w:val="28"/>
        </w:rPr>
        <w:t>takuisa</w:t>
      </w:r>
      <w:proofErr w:type="spellEnd"/>
      <w:r w:rsidR="00992874" w:rsidRPr="00B504F9">
        <w:rPr>
          <w:rFonts w:ascii="Arial" w:hAnsi="Arial" w:cs="Arial"/>
          <w:sz w:val="28"/>
          <w:szCs w:val="28"/>
        </w:rPr>
        <w:t xml:space="preserve"> chapter iyi </w:t>
      </w:r>
      <w:proofErr w:type="spellStart"/>
      <w:r w:rsidR="00992874" w:rsidRPr="00B504F9">
        <w:rPr>
          <w:rFonts w:ascii="Arial" w:hAnsi="Arial" w:cs="Arial"/>
          <w:sz w:val="28"/>
          <w:szCs w:val="28"/>
        </w:rPr>
        <w:t>kuma</w:t>
      </w:r>
      <w:r w:rsidR="00B504F9" w:rsidRPr="00B504F9">
        <w:rPr>
          <w:rFonts w:ascii="Arial" w:hAnsi="Arial" w:cs="Arial"/>
          <w:sz w:val="28"/>
          <w:szCs w:val="28"/>
        </w:rPr>
        <w:t>su</w:t>
      </w:r>
      <w:proofErr w:type="spellEnd"/>
      <w:r w:rsidR="00B504F9" w:rsidRPr="00B504F9">
        <w:rPr>
          <w:rFonts w:ascii="Arial" w:hAnsi="Arial" w:cs="Arial"/>
          <w:sz w:val="28"/>
          <w:szCs w:val="28"/>
        </w:rPr>
        <w:t xml:space="preserve">…? </w:t>
      </w:r>
      <w:r w:rsidR="00B504F9" w:rsidRPr="00243F7F">
        <w:rPr>
          <w:rFonts w:ascii="Arial" w:hAnsi="Arial" w:cs="Arial"/>
          <w:sz w:val="18"/>
          <w:szCs w:val="18"/>
        </w:rPr>
        <w:t xml:space="preserve">[Congregation </w:t>
      </w:r>
      <w:r w:rsidR="00063DA1" w:rsidRPr="00243F7F">
        <w:rPr>
          <w:rFonts w:ascii="Arial" w:hAnsi="Arial" w:cs="Arial"/>
          <w:sz w:val="18"/>
          <w:szCs w:val="18"/>
        </w:rPr>
        <w:t>says, “</w:t>
      </w:r>
      <w:r w:rsidR="00042F20" w:rsidRPr="00243F7F">
        <w:rPr>
          <w:rFonts w:ascii="Arial" w:hAnsi="Arial" w:cs="Arial"/>
          <w:sz w:val="18"/>
          <w:szCs w:val="18"/>
        </w:rPr>
        <w:t>kumashure,</w:t>
      </w:r>
      <w:r w:rsidR="001760BF" w:rsidRPr="00243F7F">
        <w:rPr>
          <w:rFonts w:ascii="Arial" w:hAnsi="Arial" w:cs="Arial"/>
          <w:sz w:val="18"/>
          <w:szCs w:val="18"/>
        </w:rPr>
        <w:t>”</w:t>
      </w:r>
      <w:r w:rsidR="00B504F9" w:rsidRPr="00243F7F">
        <w:rPr>
          <w:rFonts w:ascii="Arial" w:hAnsi="Arial" w:cs="Arial"/>
          <w:sz w:val="18"/>
          <w:szCs w:val="18"/>
        </w:rPr>
        <w:t>]</w:t>
      </w:r>
      <w:r w:rsidR="00601E98">
        <w:rPr>
          <w:rFonts w:ascii="Arial" w:hAnsi="Arial" w:cs="Arial"/>
          <w:sz w:val="28"/>
          <w:szCs w:val="28"/>
        </w:rPr>
        <w:t xml:space="preserve"> </w:t>
      </w:r>
      <w:proofErr w:type="spellStart"/>
      <w:r w:rsidR="00601E98">
        <w:rPr>
          <w:rFonts w:ascii="Arial" w:hAnsi="Arial" w:cs="Arial"/>
          <w:sz w:val="28"/>
          <w:szCs w:val="28"/>
        </w:rPr>
        <w:t>tomuvha</w:t>
      </w:r>
      <w:proofErr w:type="spellEnd"/>
      <w:r w:rsidR="00601E98">
        <w:rPr>
          <w:rFonts w:ascii="Arial" w:hAnsi="Arial" w:cs="Arial"/>
          <w:sz w:val="28"/>
          <w:szCs w:val="28"/>
        </w:rPr>
        <w:t xml:space="preserve"> ku</w:t>
      </w:r>
      <w:r w:rsidR="00E3206F">
        <w:rPr>
          <w:rFonts w:ascii="Arial" w:hAnsi="Arial" w:cs="Arial"/>
          <w:sz w:val="28"/>
          <w:szCs w:val="28"/>
        </w:rPr>
        <w:t xml:space="preserve"> </w:t>
      </w:r>
      <w:r w:rsidR="00601E98">
        <w:rPr>
          <w:rFonts w:ascii="Arial" w:hAnsi="Arial" w:cs="Arial"/>
          <w:sz w:val="28"/>
          <w:szCs w:val="28"/>
        </w:rPr>
        <w:t xml:space="preserve">next cha…? </w:t>
      </w:r>
      <w:r w:rsidR="00601E98" w:rsidRPr="00243F7F">
        <w:rPr>
          <w:rFonts w:ascii="Arial" w:hAnsi="Arial" w:cs="Arial"/>
          <w:sz w:val="18"/>
          <w:szCs w:val="18"/>
        </w:rPr>
        <w:t xml:space="preserve">[Congregation </w:t>
      </w:r>
      <w:r w:rsidR="00563BCF" w:rsidRPr="00243F7F">
        <w:rPr>
          <w:rFonts w:ascii="Arial" w:hAnsi="Arial" w:cs="Arial"/>
          <w:sz w:val="18"/>
          <w:szCs w:val="18"/>
        </w:rPr>
        <w:t xml:space="preserve">says, </w:t>
      </w:r>
      <w:r w:rsidR="00C721B4" w:rsidRPr="00243F7F">
        <w:rPr>
          <w:rFonts w:ascii="Arial" w:hAnsi="Arial" w:cs="Arial"/>
          <w:sz w:val="18"/>
          <w:szCs w:val="18"/>
        </w:rPr>
        <w:t>“</w:t>
      </w:r>
      <w:r w:rsidR="00601E98" w:rsidRPr="00243F7F">
        <w:rPr>
          <w:rFonts w:ascii="Arial" w:hAnsi="Arial" w:cs="Arial"/>
          <w:sz w:val="18"/>
          <w:szCs w:val="18"/>
        </w:rPr>
        <w:t>chapter</w:t>
      </w:r>
      <w:r w:rsidR="00420211" w:rsidRPr="00243F7F">
        <w:rPr>
          <w:rFonts w:ascii="Arial" w:hAnsi="Arial" w:cs="Arial"/>
          <w:sz w:val="18"/>
          <w:szCs w:val="18"/>
        </w:rPr>
        <w:t>.</w:t>
      </w:r>
      <w:r w:rsidR="00C721B4" w:rsidRPr="00243F7F">
        <w:rPr>
          <w:rFonts w:ascii="Arial" w:hAnsi="Arial" w:cs="Arial"/>
          <w:sz w:val="18"/>
          <w:szCs w:val="18"/>
        </w:rPr>
        <w:t>”</w:t>
      </w:r>
      <w:r w:rsidR="00601E98" w:rsidRPr="00243F7F">
        <w:rPr>
          <w:rFonts w:ascii="Arial" w:hAnsi="Arial" w:cs="Arial"/>
          <w:sz w:val="18"/>
          <w:szCs w:val="18"/>
        </w:rPr>
        <w:t>]</w:t>
      </w:r>
    </w:p>
    <w:p w14:paraId="1DA0E927" w14:textId="09AD784C" w:rsidR="00420211" w:rsidRDefault="005B27F6" w:rsidP="00EE1207">
      <w:pPr>
        <w:jc w:val="both"/>
        <w:rPr>
          <w:rFonts w:ascii="Arial" w:hAnsi="Arial" w:cs="Arial"/>
          <w:sz w:val="28"/>
          <w:szCs w:val="28"/>
        </w:rPr>
      </w:pPr>
      <w:r>
        <w:rPr>
          <w:rFonts w:ascii="Arial" w:hAnsi="Arial" w:cs="Arial"/>
          <w:sz w:val="28"/>
          <w:szCs w:val="28"/>
          <w:vertAlign w:val="superscript"/>
        </w:rPr>
        <w:t xml:space="preserve">139 </w:t>
      </w:r>
      <w:proofErr w:type="spellStart"/>
      <w:r w:rsidR="00420211">
        <w:rPr>
          <w:rFonts w:ascii="Arial" w:hAnsi="Arial" w:cs="Arial"/>
          <w:sz w:val="28"/>
          <w:szCs w:val="28"/>
        </w:rPr>
        <w:t>Unomirira</w:t>
      </w:r>
      <w:proofErr w:type="spellEnd"/>
      <w:r w:rsidR="00420211">
        <w:rPr>
          <w:rFonts w:ascii="Arial" w:hAnsi="Arial" w:cs="Arial"/>
          <w:sz w:val="28"/>
          <w:szCs w:val="28"/>
        </w:rPr>
        <w:t xml:space="preserve"> Mwari, Mwari kuti </w:t>
      </w:r>
      <w:proofErr w:type="spellStart"/>
      <w:r w:rsidR="00420211">
        <w:rPr>
          <w:rFonts w:ascii="Arial" w:hAnsi="Arial" w:cs="Arial"/>
          <w:sz w:val="28"/>
          <w:szCs w:val="28"/>
        </w:rPr>
        <w:t>vazarure</w:t>
      </w:r>
      <w:proofErr w:type="spellEnd"/>
      <w:r w:rsidR="00420211">
        <w:rPr>
          <w:rFonts w:ascii="Arial" w:hAnsi="Arial" w:cs="Arial"/>
          <w:sz w:val="28"/>
          <w:szCs w:val="28"/>
        </w:rPr>
        <w:t xml:space="preserve"> </w:t>
      </w:r>
      <w:proofErr w:type="spellStart"/>
      <w:r w:rsidR="00420211">
        <w:rPr>
          <w:rFonts w:ascii="Arial" w:hAnsi="Arial" w:cs="Arial"/>
          <w:sz w:val="28"/>
          <w:szCs w:val="28"/>
        </w:rPr>
        <w:t>mukana</w:t>
      </w:r>
      <w:proofErr w:type="spellEnd"/>
      <w:r w:rsidR="00420211">
        <w:rPr>
          <w:rFonts w:ascii="Arial" w:hAnsi="Arial" w:cs="Arial"/>
          <w:sz w:val="28"/>
          <w:szCs w:val="28"/>
        </w:rPr>
        <w:t>!</w:t>
      </w:r>
      <w:r w:rsidR="00C77DE5" w:rsidRPr="00C77DE5">
        <w:rPr>
          <w:rFonts w:ascii="Arial" w:hAnsi="Arial" w:cs="Arial"/>
          <w:sz w:val="28"/>
          <w:szCs w:val="28"/>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maona</w:t>
      </w:r>
      <w:proofErr w:type="spellEnd"/>
      <w:r w:rsidR="00C77DE5">
        <w:rPr>
          <w:rFonts w:ascii="Arial" w:hAnsi="Arial" w:cs="Arial"/>
          <w:sz w:val="28"/>
          <w:szCs w:val="28"/>
        </w:rPr>
        <w:t>. I wanted my wives to accept it bit by bit, bit by bit, bit by bit</w:t>
      </w:r>
      <w:r w:rsidR="003E53AC">
        <w:rPr>
          <w:rFonts w:ascii="Arial" w:hAnsi="Arial" w:cs="Arial"/>
          <w:sz w:val="28"/>
          <w:szCs w:val="28"/>
        </w:rPr>
        <w:t>, bit by bit, b</w:t>
      </w:r>
      <w:r w:rsidR="00E62CD1">
        <w:rPr>
          <w:rFonts w:ascii="Arial" w:hAnsi="Arial" w:cs="Arial"/>
          <w:sz w:val="28"/>
          <w:szCs w:val="28"/>
        </w:rPr>
        <w:t>u</w:t>
      </w:r>
      <w:r w:rsidR="003E53AC">
        <w:rPr>
          <w:rFonts w:ascii="Arial" w:hAnsi="Arial" w:cs="Arial"/>
          <w:sz w:val="28"/>
          <w:szCs w:val="28"/>
        </w:rPr>
        <w:t>t</w:t>
      </w:r>
      <w:r w:rsidR="00E62CD1">
        <w:rPr>
          <w:rFonts w:ascii="Arial" w:hAnsi="Arial" w:cs="Arial"/>
          <w:sz w:val="28"/>
          <w:szCs w:val="28"/>
        </w:rPr>
        <w:t xml:space="preserve"> </w:t>
      </w:r>
      <w:proofErr w:type="spellStart"/>
      <w:r w:rsidR="00D93D4E">
        <w:rPr>
          <w:rFonts w:ascii="Arial" w:hAnsi="Arial" w:cs="Arial"/>
          <w:sz w:val="28"/>
          <w:szCs w:val="28"/>
        </w:rPr>
        <w:t>vakanga</w:t>
      </w:r>
      <w:proofErr w:type="spellEnd"/>
      <w:r w:rsidR="00D93D4E">
        <w:rPr>
          <w:rFonts w:ascii="Arial" w:hAnsi="Arial" w:cs="Arial"/>
          <w:sz w:val="28"/>
          <w:szCs w:val="28"/>
        </w:rPr>
        <w:t xml:space="preserve"> vaigamuchira </w:t>
      </w:r>
      <w:r w:rsidR="00AE7DA8">
        <w:rPr>
          <w:rFonts w:ascii="Arial" w:hAnsi="Arial" w:cs="Arial"/>
          <w:sz w:val="28"/>
          <w:szCs w:val="28"/>
        </w:rPr>
        <w:t>here madzimai angu? As mm</w:t>
      </w:r>
      <w:r w:rsidR="00AB714A">
        <w:rPr>
          <w:rFonts w:ascii="Arial" w:hAnsi="Arial" w:cs="Arial"/>
          <w:sz w:val="28"/>
          <w:szCs w:val="28"/>
        </w:rPr>
        <w:t>m</w:t>
      </w:r>
      <w:r w:rsidR="008F592C">
        <w:rPr>
          <w:rFonts w:ascii="Arial" w:hAnsi="Arial" w:cs="Arial"/>
          <w:sz w:val="28"/>
          <w:szCs w:val="28"/>
        </w:rPr>
        <w:t>…</w:t>
      </w:r>
      <w:r w:rsidR="00AB714A">
        <w:rPr>
          <w:rFonts w:ascii="Arial" w:hAnsi="Arial" w:cs="Arial"/>
          <w:sz w:val="28"/>
          <w:szCs w:val="28"/>
        </w:rPr>
        <w:t xml:space="preserve"> </w:t>
      </w:r>
      <w:proofErr w:type="spellStart"/>
      <w:r w:rsidR="00AB714A">
        <w:rPr>
          <w:rFonts w:ascii="Arial" w:hAnsi="Arial" w:cs="Arial"/>
          <w:sz w:val="28"/>
          <w:szCs w:val="28"/>
        </w:rPr>
        <w:t>ehh</w:t>
      </w:r>
      <w:proofErr w:type="spellEnd"/>
      <w:r w:rsidR="008F592C">
        <w:rPr>
          <w:rFonts w:ascii="Arial" w:hAnsi="Arial" w:cs="Arial"/>
          <w:sz w:val="28"/>
          <w:szCs w:val="28"/>
        </w:rPr>
        <w:t xml:space="preserve">… </w:t>
      </w:r>
      <w:proofErr w:type="spellStart"/>
      <w:r w:rsidR="008F592C">
        <w:rPr>
          <w:rFonts w:ascii="Arial" w:hAnsi="Arial" w:cs="Arial"/>
          <w:sz w:val="28"/>
          <w:szCs w:val="28"/>
        </w:rPr>
        <w:t>ndavaudza</w:t>
      </w:r>
      <w:proofErr w:type="spellEnd"/>
      <w:r w:rsidR="008F592C">
        <w:rPr>
          <w:rFonts w:ascii="Arial" w:hAnsi="Arial" w:cs="Arial"/>
          <w:sz w:val="28"/>
          <w:szCs w:val="28"/>
        </w:rPr>
        <w:t xml:space="preserve"> background </w:t>
      </w:r>
      <w:proofErr w:type="spellStart"/>
      <w:r w:rsidR="008F592C">
        <w:rPr>
          <w:rFonts w:ascii="Arial" w:hAnsi="Arial" w:cs="Arial"/>
          <w:sz w:val="28"/>
          <w:szCs w:val="28"/>
        </w:rPr>
        <w:t>vese</w:t>
      </w:r>
      <w:proofErr w:type="spellEnd"/>
      <w:r w:rsidR="008F592C">
        <w:rPr>
          <w:rFonts w:ascii="Arial" w:hAnsi="Arial" w:cs="Arial"/>
          <w:sz w:val="28"/>
          <w:szCs w:val="28"/>
        </w:rPr>
        <w:t xml:space="preserve"> vana Mai Zane </w:t>
      </w:r>
      <w:proofErr w:type="spellStart"/>
      <w:r w:rsidR="008F592C">
        <w:rPr>
          <w:rFonts w:ascii="Arial" w:hAnsi="Arial" w:cs="Arial"/>
          <w:sz w:val="28"/>
          <w:szCs w:val="28"/>
        </w:rPr>
        <w:t>vanozviziva</w:t>
      </w:r>
      <w:proofErr w:type="spellEnd"/>
      <w:r w:rsidR="008F592C">
        <w:rPr>
          <w:rFonts w:ascii="Arial" w:hAnsi="Arial" w:cs="Arial"/>
          <w:sz w:val="28"/>
          <w:szCs w:val="28"/>
        </w:rPr>
        <w:t xml:space="preserve"> </w:t>
      </w:r>
      <w:proofErr w:type="spellStart"/>
      <w:r w:rsidR="008F592C">
        <w:rPr>
          <w:rFonts w:ascii="Arial" w:hAnsi="Arial" w:cs="Arial"/>
          <w:sz w:val="28"/>
          <w:szCs w:val="28"/>
        </w:rPr>
        <w:t>ndichivatsanangurira</w:t>
      </w:r>
      <w:proofErr w:type="spellEnd"/>
      <w:r w:rsidR="008F592C">
        <w:rPr>
          <w:rFonts w:ascii="Arial" w:hAnsi="Arial" w:cs="Arial"/>
          <w:sz w:val="28"/>
          <w:szCs w:val="28"/>
        </w:rPr>
        <w:t xml:space="preserve"> </w:t>
      </w:r>
      <w:r w:rsidR="00EC6BD4">
        <w:rPr>
          <w:rFonts w:ascii="Arial" w:hAnsi="Arial" w:cs="Arial"/>
          <w:sz w:val="28"/>
          <w:szCs w:val="28"/>
        </w:rPr>
        <w:t xml:space="preserve">background </w:t>
      </w:r>
      <w:r w:rsidR="003377C7">
        <w:rPr>
          <w:rFonts w:ascii="Arial" w:hAnsi="Arial" w:cs="Arial"/>
          <w:sz w:val="28"/>
          <w:szCs w:val="28"/>
        </w:rPr>
        <w:t>iyi</w:t>
      </w:r>
      <w:r w:rsidR="00E3206F">
        <w:rPr>
          <w:rFonts w:ascii="Arial" w:hAnsi="Arial" w:cs="Arial"/>
          <w:sz w:val="28"/>
          <w:szCs w:val="28"/>
        </w:rPr>
        <w:t>.</w:t>
      </w:r>
      <w:r w:rsidR="003377C7">
        <w:rPr>
          <w:rFonts w:ascii="Arial" w:hAnsi="Arial" w:cs="Arial"/>
          <w:sz w:val="28"/>
          <w:szCs w:val="28"/>
        </w:rPr>
        <w:t xml:space="preserve"> </w:t>
      </w:r>
      <w:r w:rsidR="00810AE2">
        <w:rPr>
          <w:rFonts w:ascii="Arial" w:hAnsi="Arial" w:cs="Arial"/>
          <w:sz w:val="28"/>
          <w:szCs w:val="28"/>
        </w:rPr>
        <w:t>B</w:t>
      </w:r>
      <w:r w:rsidR="00EC6BD4">
        <w:rPr>
          <w:rFonts w:ascii="Arial" w:hAnsi="Arial" w:cs="Arial"/>
          <w:sz w:val="28"/>
          <w:szCs w:val="28"/>
        </w:rPr>
        <w:t xml:space="preserve">ut </w:t>
      </w:r>
      <w:proofErr w:type="spellStart"/>
      <w:r w:rsidR="00EC6BD4">
        <w:rPr>
          <w:rFonts w:ascii="Arial" w:hAnsi="Arial" w:cs="Arial"/>
          <w:sz w:val="28"/>
          <w:szCs w:val="28"/>
        </w:rPr>
        <w:t>patakauya</w:t>
      </w:r>
      <w:proofErr w:type="spellEnd"/>
      <w:r w:rsidR="00EC6BD4">
        <w:rPr>
          <w:rFonts w:ascii="Arial" w:hAnsi="Arial" w:cs="Arial"/>
          <w:sz w:val="28"/>
          <w:szCs w:val="28"/>
        </w:rPr>
        <w:t xml:space="preserve"> </w:t>
      </w:r>
      <w:proofErr w:type="spellStart"/>
      <w:r w:rsidR="00EC6BD4">
        <w:rPr>
          <w:rFonts w:ascii="Arial" w:hAnsi="Arial" w:cs="Arial"/>
          <w:sz w:val="28"/>
          <w:szCs w:val="28"/>
        </w:rPr>
        <w:t>panapa</w:t>
      </w:r>
      <w:proofErr w:type="spellEnd"/>
      <w:r w:rsidR="00EC6BD4">
        <w:rPr>
          <w:rFonts w:ascii="Arial" w:hAnsi="Arial" w:cs="Arial"/>
          <w:sz w:val="28"/>
          <w:szCs w:val="28"/>
        </w:rPr>
        <w:t xml:space="preserve">, </w:t>
      </w:r>
      <w:proofErr w:type="spellStart"/>
      <w:r w:rsidR="00EC6BD4">
        <w:rPr>
          <w:rFonts w:ascii="Arial" w:hAnsi="Arial" w:cs="Arial"/>
          <w:sz w:val="28"/>
          <w:szCs w:val="28"/>
        </w:rPr>
        <w:t>tava</w:t>
      </w:r>
      <w:proofErr w:type="spellEnd"/>
      <w:r w:rsidR="00EC6BD4">
        <w:rPr>
          <w:rFonts w:ascii="Arial" w:hAnsi="Arial" w:cs="Arial"/>
          <w:sz w:val="28"/>
          <w:szCs w:val="28"/>
        </w:rPr>
        <w:t xml:space="preserve"> </w:t>
      </w:r>
      <w:proofErr w:type="spellStart"/>
      <w:r w:rsidR="00EC6BD4">
        <w:rPr>
          <w:rFonts w:ascii="Arial" w:hAnsi="Arial" w:cs="Arial"/>
          <w:sz w:val="28"/>
          <w:szCs w:val="28"/>
        </w:rPr>
        <w:t>panapa</w:t>
      </w:r>
      <w:proofErr w:type="spellEnd"/>
      <w:r w:rsidR="00EC6BD4">
        <w:rPr>
          <w:rFonts w:ascii="Arial" w:hAnsi="Arial" w:cs="Arial"/>
          <w:sz w:val="28"/>
          <w:szCs w:val="28"/>
        </w:rPr>
        <w:t xml:space="preserve"> </w:t>
      </w:r>
      <w:proofErr w:type="spellStart"/>
      <w:r w:rsidR="00EC6BD4">
        <w:rPr>
          <w:rFonts w:ascii="Arial" w:hAnsi="Arial" w:cs="Arial"/>
          <w:sz w:val="28"/>
          <w:szCs w:val="28"/>
        </w:rPr>
        <w:t>pa</w:t>
      </w:r>
      <w:r w:rsidR="00027547">
        <w:rPr>
          <w:rFonts w:ascii="Arial" w:hAnsi="Arial" w:cs="Arial"/>
          <w:sz w:val="28"/>
          <w:szCs w:val="28"/>
        </w:rPr>
        <w:t>aa</w:t>
      </w:r>
      <w:proofErr w:type="spellEnd"/>
      <w:r w:rsidR="00027547">
        <w:rPr>
          <w:rFonts w:ascii="Arial" w:hAnsi="Arial" w:cs="Arial"/>
          <w:sz w:val="28"/>
          <w:szCs w:val="28"/>
        </w:rPr>
        <w:t xml:space="preserve"> Marlborough </w:t>
      </w:r>
      <w:proofErr w:type="spellStart"/>
      <w:r w:rsidR="00027547">
        <w:rPr>
          <w:rFonts w:ascii="Arial" w:hAnsi="Arial" w:cs="Arial"/>
          <w:sz w:val="28"/>
          <w:szCs w:val="28"/>
        </w:rPr>
        <w:t>panapa</w:t>
      </w:r>
      <w:proofErr w:type="spellEnd"/>
      <w:r w:rsidR="00027547">
        <w:rPr>
          <w:rFonts w:ascii="Arial" w:hAnsi="Arial" w:cs="Arial"/>
          <w:sz w:val="28"/>
          <w:szCs w:val="28"/>
        </w:rPr>
        <w:t xml:space="preserve"> you could see kuti they are </w:t>
      </w:r>
      <w:r w:rsidR="00234312">
        <w:rPr>
          <w:rFonts w:ascii="Arial" w:hAnsi="Arial" w:cs="Arial"/>
          <w:sz w:val="28"/>
          <w:szCs w:val="28"/>
        </w:rPr>
        <w:t xml:space="preserve">still resisting </w:t>
      </w:r>
      <w:proofErr w:type="spellStart"/>
      <w:r w:rsidR="00234312">
        <w:rPr>
          <w:rFonts w:ascii="Arial" w:hAnsi="Arial" w:cs="Arial"/>
          <w:sz w:val="28"/>
          <w:szCs w:val="28"/>
        </w:rPr>
        <w:t>nyaya</w:t>
      </w:r>
      <w:proofErr w:type="spellEnd"/>
      <w:r w:rsidR="00234312">
        <w:rPr>
          <w:rFonts w:ascii="Arial" w:hAnsi="Arial" w:cs="Arial"/>
          <w:sz w:val="28"/>
          <w:szCs w:val="28"/>
        </w:rPr>
        <w:t xml:space="preserve"> </w:t>
      </w:r>
      <w:proofErr w:type="spellStart"/>
      <w:r w:rsidR="00234312">
        <w:rPr>
          <w:rFonts w:ascii="Arial" w:hAnsi="Arial" w:cs="Arial"/>
          <w:sz w:val="28"/>
          <w:szCs w:val="28"/>
        </w:rPr>
        <w:t>yema</w:t>
      </w:r>
      <w:proofErr w:type="spellEnd"/>
      <w:r w:rsidR="00234312">
        <w:rPr>
          <w:rFonts w:ascii="Arial" w:hAnsi="Arial" w:cs="Arial"/>
          <w:sz w:val="28"/>
          <w:szCs w:val="28"/>
        </w:rPr>
        <w:t xml:space="preserve"> co…?</w:t>
      </w:r>
      <w:r w:rsidR="009E2300">
        <w:rPr>
          <w:rFonts w:ascii="Arial" w:hAnsi="Arial" w:cs="Arial"/>
          <w:sz w:val="28"/>
          <w:szCs w:val="28"/>
        </w:rPr>
        <w:t xml:space="preserve"> </w:t>
      </w:r>
      <w:r w:rsidR="00012CAD">
        <w:rPr>
          <w:rFonts w:ascii="Arial" w:hAnsi="Arial" w:cs="Arial"/>
          <w:sz w:val="28"/>
          <w:szCs w:val="28"/>
        </w:rPr>
        <w:t>They didn’t want</w:t>
      </w:r>
      <w:r w:rsidR="00810AE2">
        <w:rPr>
          <w:rFonts w:ascii="Arial" w:hAnsi="Arial" w:cs="Arial"/>
          <w:sz w:val="28"/>
          <w:szCs w:val="28"/>
        </w:rPr>
        <w:t xml:space="preserve">. </w:t>
      </w:r>
      <w:proofErr w:type="spellStart"/>
      <w:r w:rsidR="00810AE2">
        <w:rPr>
          <w:rFonts w:ascii="Arial" w:hAnsi="Arial" w:cs="Arial"/>
          <w:sz w:val="28"/>
          <w:szCs w:val="28"/>
        </w:rPr>
        <w:t>Z</w:t>
      </w:r>
      <w:r w:rsidR="00012CAD">
        <w:rPr>
          <w:rFonts w:ascii="Arial" w:hAnsi="Arial" w:cs="Arial"/>
          <w:sz w:val="28"/>
          <w:szCs w:val="28"/>
        </w:rPr>
        <w:t>vakuita</w:t>
      </w:r>
      <w:proofErr w:type="spellEnd"/>
      <w:r w:rsidR="00012CAD">
        <w:rPr>
          <w:rFonts w:ascii="Arial" w:hAnsi="Arial" w:cs="Arial"/>
          <w:sz w:val="28"/>
          <w:szCs w:val="28"/>
        </w:rPr>
        <w:t xml:space="preserve"> </w:t>
      </w:r>
      <w:proofErr w:type="spellStart"/>
      <w:r w:rsidR="00012CAD">
        <w:rPr>
          <w:rFonts w:ascii="Arial" w:hAnsi="Arial" w:cs="Arial"/>
          <w:sz w:val="28"/>
          <w:szCs w:val="28"/>
        </w:rPr>
        <w:t>sekuti</w:t>
      </w:r>
      <w:proofErr w:type="spellEnd"/>
      <w:r w:rsidR="00012CAD">
        <w:rPr>
          <w:rFonts w:ascii="Arial" w:hAnsi="Arial" w:cs="Arial"/>
          <w:sz w:val="28"/>
          <w:szCs w:val="28"/>
        </w:rPr>
        <w:t xml:space="preserve"> </w:t>
      </w:r>
      <w:r w:rsidR="00004EDB">
        <w:rPr>
          <w:rFonts w:ascii="Arial" w:hAnsi="Arial" w:cs="Arial"/>
          <w:sz w:val="28"/>
          <w:szCs w:val="28"/>
        </w:rPr>
        <w:t xml:space="preserve">uri </w:t>
      </w:r>
      <w:proofErr w:type="spellStart"/>
      <w:r w:rsidR="00004EDB">
        <w:rPr>
          <w:rFonts w:ascii="Arial" w:hAnsi="Arial" w:cs="Arial"/>
          <w:sz w:val="28"/>
          <w:szCs w:val="28"/>
        </w:rPr>
        <w:t>kutova</w:t>
      </w:r>
      <w:proofErr w:type="spellEnd"/>
      <w:r w:rsidR="00004EDB">
        <w:rPr>
          <w:rFonts w:ascii="Arial" w:hAnsi="Arial" w:cs="Arial"/>
          <w:sz w:val="28"/>
          <w:szCs w:val="28"/>
        </w:rPr>
        <w:t xml:space="preserve"> </w:t>
      </w:r>
      <w:r w:rsidR="00810AE2">
        <w:rPr>
          <w:rFonts w:ascii="Arial" w:hAnsi="Arial" w:cs="Arial"/>
          <w:sz w:val="28"/>
          <w:szCs w:val="28"/>
        </w:rPr>
        <w:t xml:space="preserve">dzidziso </w:t>
      </w:r>
      <w:r w:rsidR="00004EDB">
        <w:rPr>
          <w:rFonts w:ascii="Arial" w:hAnsi="Arial" w:cs="Arial"/>
          <w:sz w:val="28"/>
          <w:szCs w:val="28"/>
        </w:rPr>
        <w:t xml:space="preserve">ipapo but wanga </w:t>
      </w:r>
      <w:proofErr w:type="spellStart"/>
      <w:r w:rsidR="00004EDB">
        <w:rPr>
          <w:rFonts w:ascii="Arial" w:hAnsi="Arial" w:cs="Arial"/>
          <w:sz w:val="28"/>
          <w:szCs w:val="28"/>
        </w:rPr>
        <w:t>uchizvitaura</w:t>
      </w:r>
      <w:proofErr w:type="spellEnd"/>
      <w:r w:rsidR="00004EDB">
        <w:rPr>
          <w:rFonts w:ascii="Arial" w:hAnsi="Arial" w:cs="Arial"/>
          <w:sz w:val="28"/>
          <w:szCs w:val="28"/>
        </w:rPr>
        <w:t xml:space="preserve"> all the</w:t>
      </w:r>
      <w:r w:rsidR="002B74AF">
        <w:rPr>
          <w:rFonts w:ascii="Arial" w:hAnsi="Arial" w:cs="Arial"/>
          <w:sz w:val="28"/>
          <w:szCs w:val="28"/>
        </w:rPr>
        <w:t xml:space="preserve">…? </w:t>
      </w:r>
      <w:r w:rsidR="00846970">
        <w:rPr>
          <w:rFonts w:ascii="Arial" w:hAnsi="Arial" w:cs="Arial"/>
          <w:sz w:val="28"/>
          <w:szCs w:val="28"/>
        </w:rPr>
        <w:t>They didn’t want!</w:t>
      </w:r>
    </w:p>
    <w:p w14:paraId="527DEDD2" w14:textId="37F49CF3" w:rsidR="002B74AF" w:rsidRDefault="005B27F6" w:rsidP="00EE1207">
      <w:pPr>
        <w:jc w:val="both"/>
        <w:rPr>
          <w:rFonts w:ascii="Arial" w:hAnsi="Arial" w:cs="Arial"/>
          <w:sz w:val="28"/>
          <w:szCs w:val="28"/>
        </w:rPr>
      </w:pPr>
      <w:r>
        <w:rPr>
          <w:rFonts w:ascii="Arial" w:hAnsi="Arial" w:cs="Arial"/>
          <w:sz w:val="28"/>
          <w:szCs w:val="28"/>
          <w:vertAlign w:val="superscript"/>
        </w:rPr>
        <w:t xml:space="preserve">140 </w:t>
      </w:r>
      <w:r w:rsidR="00C551D9">
        <w:rPr>
          <w:rFonts w:ascii="Arial" w:hAnsi="Arial" w:cs="Arial"/>
          <w:sz w:val="28"/>
          <w:szCs w:val="28"/>
        </w:rPr>
        <w:t xml:space="preserve">Vese vana Amanda vanga </w:t>
      </w:r>
      <w:proofErr w:type="spellStart"/>
      <w:r w:rsidR="00C551D9">
        <w:rPr>
          <w:rFonts w:ascii="Arial" w:hAnsi="Arial" w:cs="Arial"/>
          <w:sz w:val="28"/>
          <w:szCs w:val="28"/>
        </w:rPr>
        <w:t>vasingade</w:t>
      </w:r>
      <w:proofErr w:type="spellEnd"/>
      <w:r w:rsidR="00C551D9">
        <w:rPr>
          <w:rFonts w:ascii="Arial" w:hAnsi="Arial" w:cs="Arial"/>
          <w:sz w:val="28"/>
          <w:szCs w:val="28"/>
        </w:rPr>
        <w:t xml:space="preserve"> </w:t>
      </w:r>
      <w:r w:rsidR="00B8506A">
        <w:rPr>
          <w:rFonts w:ascii="Arial" w:hAnsi="Arial" w:cs="Arial"/>
          <w:sz w:val="28"/>
          <w:szCs w:val="28"/>
        </w:rPr>
        <w:t>they were not ready for it</w:t>
      </w:r>
      <w:r w:rsidR="00CB34D8">
        <w:rPr>
          <w:rFonts w:ascii="Arial" w:hAnsi="Arial" w:cs="Arial"/>
          <w:sz w:val="28"/>
          <w:szCs w:val="28"/>
        </w:rPr>
        <w:t>.</w:t>
      </w:r>
      <w:r w:rsidR="00B8506A">
        <w:rPr>
          <w:rFonts w:ascii="Arial" w:hAnsi="Arial" w:cs="Arial"/>
          <w:sz w:val="28"/>
          <w:szCs w:val="28"/>
        </w:rPr>
        <w:t xml:space="preserve"> </w:t>
      </w:r>
      <w:r w:rsidR="00CB34D8">
        <w:rPr>
          <w:rFonts w:ascii="Arial" w:hAnsi="Arial" w:cs="Arial"/>
          <w:sz w:val="28"/>
          <w:szCs w:val="28"/>
        </w:rPr>
        <w:t>V</w:t>
      </w:r>
      <w:r w:rsidR="00B8506A">
        <w:rPr>
          <w:rFonts w:ascii="Arial" w:hAnsi="Arial" w:cs="Arial"/>
          <w:sz w:val="28"/>
          <w:szCs w:val="28"/>
        </w:rPr>
        <w:t xml:space="preserve">ese vana Mai Tito </w:t>
      </w:r>
      <w:r w:rsidR="00990953">
        <w:rPr>
          <w:rFonts w:ascii="Arial" w:hAnsi="Arial" w:cs="Arial"/>
          <w:sz w:val="28"/>
          <w:szCs w:val="28"/>
        </w:rPr>
        <w:t xml:space="preserve">vanga </w:t>
      </w:r>
      <w:proofErr w:type="spellStart"/>
      <w:r w:rsidR="00990953">
        <w:rPr>
          <w:rFonts w:ascii="Arial" w:hAnsi="Arial" w:cs="Arial"/>
          <w:sz w:val="28"/>
          <w:szCs w:val="28"/>
        </w:rPr>
        <w:t>vasingadi</w:t>
      </w:r>
      <w:proofErr w:type="spellEnd"/>
      <w:r w:rsidR="00CB34D8">
        <w:rPr>
          <w:rFonts w:ascii="Arial" w:hAnsi="Arial" w:cs="Arial"/>
          <w:sz w:val="28"/>
          <w:szCs w:val="28"/>
        </w:rPr>
        <w:t xml:space="preserve">. </w:t>
      </w:r>
      <w:r w:rsidR="00990953">
        <w:rPr>
          <w:rFonts w:ascii="Arial" w:hAnsi="Arial" w:cs="Arial"/>
          <w:sz w:val="28"/>
          <w:szCs w:val="28"/>
        </w:rPr>
        <w:t xml:space="preserve"> </w:t>
      </w:r>
      <w:r w:rsidR="00A82C06">
        <w:rPr>
          <w:rFonts w:ascii="Arial" w:hAnsi="Arial" w:cs="Arial"/>
          <w:sz w:val="28"/>
          <w:szCs w:val="28"/>
        </w:rPr>
        <w:t>V</w:t>
      </w:r>
      <w:r w:rsidR="00990953">
        <w:rPr>
          <w:rFonts w:ascii="Arial" w:hAnsi="Arial" w:cs="Arial"/>
          <w:sz w:val="28"/>
          <w:szCs w:val="28"/>
        </w:rPr>
        <w:t>ese vana Mother</w:t>
      </w:r>
      <w:r w:rsidR="00CB34D8">
        <w:rPr>
          <w:rFonts w:ascii="Arial" w:hAnsi="Arial" w:cs="Arial"/>
          <w:sz w:val="28"/>
          <w:szCs w:val="28"/>
        </w:rPr>
        <w:t xml:space="preserve"> ava</w:t>
      </w:r>
      <w:r w:rsidR="00990953">
        <w:rPr>
          <w:rFonts w:ascii="Arial" w:hAnsi="Arial" w:cs="Arial"/>
          <w:sz w:val="28"/>
          <w:szCs w:val="28"/>
        </w:rPr>
        <w:t xml:space="preserve"> vanga </w:t>
      </w:r>
      <w:proofErr w:type="spellStart"/>
      <w:r w:rsidR="00990953">
        <w:rPr>
          <w:rFonts w:ascii="Arial" w:hAnsi="Arial" w:cs="Arial"/>
          <w:sz w:val="28"/>
          <w:szCs w:val="28"/>
        </w:rPr>
        <w:t>vasingadi</w:t>
      </w:r>
      <w:proofErr w:type="spellEnd"/>
      <w:r w:rsidR="00754D0B">
        <w:rPr>
          <w:rFonts w:ascii="Arial" w:hAnsi="Arial" w:cs="Arial"/>
          <w:sz w:val="28"/>
          <w:szCs w:val="28"/>
        </w:rPr>
        <w:t xml:space="preserve">. </w:t>
      </w:r>
      <w:proofErr w:type="spellStart"/>
      <w:r w:rsidR="00754D0B">
        <w:rPr>
          <w:rFonts w:ascii="Arial" w:hAnsi="Arial" w:cs="Arial"/>
          <w:sz w:val="28"/>
          <w:szCs w:val="28"/>
        </w:rPr>
        <w:t>Wotoona</w:t>
      </w:r>
      <w:proofErr w:type="spellEnd"/>
      <w:r w:rsidR="00754D0B">
        <w:rPr>
          <w:rFonts w:ascii="Arial" w:hAnsi="Arial" w:cs="Arial"/>
          <w:sz w:val="28"/>
          <w:szCs w:val="28"/>
        </w:rPr>
        <w:t xml:space="preserve"> but I have spoken for over </w:t>
      </w:r>
      <w:r w:rsidR="00C9736D">
        <w:rPr>
          <w:rFonts w:ascii="Arial" w:hAnsi="Arial" w:cs="Arial"/>
          <w:sz w:val="28"/>
          <w:szCs w:val="28"/>
        </w:rPr>
        <w:t>five years they are not ready</w:t>
      </w:r>
      <w:r w:rsidR="00A82C06">
        <w:rPr>
          <w:rFonts w:ascii="Arial" w:hAnsi="Arial" w:cs="Arial"/>
          <w:sz w:val="28"/>
          <w:szCs w:val="28"/>
        </w:rPr>
        <w:t>.</w:t>
      </w:r>
      <w:r w:rsidR="00C9736D">
        <w:rPr>
          <w:rFonts w:ascii="Arial" w:hAnsi="Arial" w:cs="Arial"/>
          <w:sz w:val="28"/>
          <w:szCs w:val="28"/>
        </w:rPr>
        <w:t xml:space="preserve"> </w:t>
      </w:r>
      <w:r w:rsidR="00A82C06">
        <w:rPr>
          <w:rFonts w:ascii="Arial" w:hAnsi="Arial" w:cs="Arial"/>
          <w:sz w:val="28"/>
          <w:szCs w:val="28"/>
        </w:rPr>
        <w:t>B</w:t>
      </w:r>
      <w:r w:rsidR="00C9736D">
        <w:rPr>
          <w:rFonts w:ascii="Arial" w:hAnsi="Arial" w:cs="Arial"/>
          <w:sz w:val="28"/>
          <w:szCs w:val="28"/>
        </w:rPr>
        <w:t xml:space="preserve">ut </w:t>
      </w:r>
      <w:proofErr w:type="spellStart"/>
      <w:r w:rsidR="00C9736D">
        <w:rPr>
          <w:rFonts w:ascii="Arial" w:hAnsi="Arial" w:cs="Arial"/>
          <w:sz w:val="28"/>
          <w:szCs w:val="28"/>
        </w:rPr>
        <w:t>ukazviita</w:t>
      </w:r>
      <w:proofErr w:type="spellEnd"/>
      <w:r w:rsidR="00C9736D">
        <w:rPr>
          <w:rFonts w:ascii="Arial" w:hAnsi="Arial" w:cs="Arial"/>
          <w:sz w:val="28"/>
          <w:szCs w:val="28"/>
        </w:rPr>
        <w:t xml:space="preserve"> </w:t>
      </w:r>
      <w:proofErr w:type="spellStart"/>
      <w:r w:rsidR="00C9736D">
        <w:rPr>
          <w:rFonts w:ascii="Arial" w:hAnsi="Arial" w:cs="Arial"/>
          <w:sz w:val="28"/>
          <w:szCs w:val="28"/>
        </w:rPr>
        <w:t>manje</w:t>
      </w:r>
      <w:proofErr w:type="spellEnd"/>
      <w:r w:rsidR="00C9736D">
        <w:rPr>
          <w:rFonts w:ascii="Arial" w:hAnsi="Arial" w:cs="Arial"/>
          <w:sz w:val="28"/>
          <w:szCs w:val="28"/>
        </w:rPr>
        <w:t xml:space="preserve"> </w:t>
      </w:r>
      <w:r w:rsidR="00AE4D62">
        <w:rPr>
          <w:rFonts w:ascii="Arial" w:hAnsi="Arial" w:cs="Arial"/>
          <w:sz w:val="28"/>
          <w:szCs w:val="28"/>
        </w:rPr>
        <w:t xml:space="preserve">munhu pfungwa yake </w:t>
      </w:r>
      <w:proofErr w:type="spellStart"/>
      <w:r w:rsidR="00AE4D62">
        <w:rPr>
          <w:rFonts w:ascii="Arial" w:hAnsi="Arial" w:cs="Arial"/>
          <w:sz w:val="28"/>
          <w:szCs w:val="28"/>
        </w:rPr>
        <w:t>yagamuchira</w:t>
      </w:r>
      <w:proofErr w:type="spellEnd"/>
      <w:r w:rsidR="00AE4D62">
        <w:rPr>
          <w:rFonts w:ascii="Arial" w:hAnsi="Arial" w:cs="Arial"/>
          <w:sz w:val="28"/>
          <w:szCs w:val="28"/>
        </w:rPr>
        <w:t xml:space="preserve"> </w:t>
      </w:r>
      <w:proofErr w:type="spellStart"/>
      <w:r w:rsidR="00AE4D62">
        <w:rPr>
          <w:rFonts w:ascii="Arial" w:hAnsi="Arial" w:cs="Arial"/>
          <w:sz w:val="28"/>
          <w:szCs w:val="28"/>
        </w:rPr>
        <w:t>handiti</w:t>
      </w:r>
      <w:proofErr w:type="spellEnd"/>
      <w:r w:rsidR="00AE4D62">
        <w:rPr>
          <w:rFonts w:ascii="Arial" w:hAnsi="Arial" w:cs="Arial"/>
          <w:sz w:val="28"/>
          <w:szCs w:val="28"/>
        </w:rPr>
        <w:t xml:space="preserve">…? </w:t>
      </w:r>
      <w:proofErr w:type="spellStart"/>
      <w:r w:rsidR="00F61D91">
        <w:rPr>
          <w:rFonts w:ascii="Arial" w:hAnsi="Arial" w:cs="Arial"/>
          <w:sz w:val="28"/>
          <w:szCs w:val="28"/>
        </w:rPr>
        <w:t>A</w:t>
      </w:r>
      <w:r w:rsidR="00EC28E8">
        <w:rPr>
          <w:rFonts w:ascii="Arial" w:hAnsi="Arial" w:cs="Arial"/>
          <w:sz w:val="28"/>
          <w:szCs w:val="28"/>
        </w:rPr>
        <w:t>notadza</w:t>
      </w:r>
      <w:proofErr w:type="spellEnd"/>
      <w:r w:rsidR="00EC28E8">
        <w:rPr>
          <w:rFonts w:ascii="Arial" w:hAnsi="Arial" w:cs="Arial"/>
          <w:sz w:val="28"/>
          <w:szCs w:val="28"/>
        </w:rPr>
        <w:t xml:space="preserve"> kunamata? Anouya mu</w:t>
      </w:r>
      <w:r w:rsidR="00A82C06">
        <w:rPr>
          <w:rFonts w:ascii="Arial" w:hAnsi="Arial" w:cs="Arial"/>
          <w:sz w:val="28"/>
          <w:szCs w:val="28"/>
        </w:rPr>
        <w:t xml:space="preserve"> </w:t>
      </w:r>
      <w:r w:rsidR="00EC28E8">
        <w:rPr>
          <w:rFonts w:ascii="Arial" w:hAnsi="Arial" w:cs="Arial"/>
          <w:sz w:val="28"/>
          <w:szCs w:val="28"/>
        </w:rPr>
        <w:t xml:space="preserve">Church </w:t>
      </w:r>
      <w:proofErr w:type="spellStart"/>
      <w:r w:rsidR="00EC28E8">
        <w:rPr>
          <w:rFonts w:ascii="Arial" w:hAnsi="Arial" w:cs="Arial"/>
          <w:sz w:val="28"/>
          <w:szCs w:val="28"/>
        </w:rPr>
        <w:t>akafara</w:t>
      </w:r>
      <w:proofErr w:type="spellEnd"/>
      <w:r w:rsidR="00EC28E8">
        <w:rPr>
          <w:rFonts w:ascii="Arial" w:hAnsi="Arial" w:cs="Arial"/>
          <w:sz w:val="28"/>
          <w:szCs w:val="28"/>
        </w:rPr>
        <w:t xml:space="preserve"> </w:t>
      </w:r>
      <w:proofErr w:type="spellStart"/>
      <w:r w:rsidR="001D32E8">
        <w:rPr>
          <w:rFonts w:ascii="Arial" w:hAnsi="Arial" w:cs="Arial"/>
          <w:sz w:val="28"/>
          <w:szCs w:val="28"/>
        </w:rPr>
        <w:t>ma</w:t>
      </w:r>
      <w:r w:rsidR="00EC28E8">
        <w:rPr>
          <w:rFonts w:ascii="Arial" w:hAnsi="Arial" w:cs="Arial"/>
          <w:sz w:val="28"/>
          <w:szCs w:val="28"/>
        </w:rPr>
        <w:t>ona</w:t>
      </w:r>
      <w:proofErr w:type="spellEnd"/>
      <w:r w:rsidR="00A82C06">
        <w:rPr>
          <w:rFonts w:ascii="Arial" w:hAnsi="Arial" w:cs="Arial"/>
          <w:sz w:val="28"/>
          <w:szCs w:val="28"/>
        </w:rPr>
        <w:t>.</w:t>
      </w:r>
      <w:r w:rsidR="00EC28E8">
        <w:rPr>
          <w:rFonts w:ascii="Arial" w:hAnsi="Arial" w:cs="Arial"/>
          <w:sz w:val="28"/>
          <w:szCs w:val="28"/>
        </w:rPr>
        <w:t xml:space="preserve"> </w:t>
      </w:r>
      <w:proofErr w:type="spellStart"/>
      <w:r w:rsidR="00A82C06">
        <w:rPr>
          <w:rFonts w:ascii="Arial" w:hAnsi="Arial" w:cs="Arial"/>
          <w:sz w:val="28"/>
          <w:szCs w:val="28"/>
        </w:rPr>
        <w:t>N</w:t>
      </w:r>
      <w:r w:rsidR="00EC28E8">
        <w:rPr>
          <w:rFonts w:ascii="Arial" w:hAnsi="Arial" w:cs="Arial"/>
          <w:sz w:val="28"/>
          <w:szCs w:val="28"/>
        </w:rPr>
        <w:t>dosaka</w:t>
      </w:r>
      <w:proofErr w:type="spellEnd"/>
      <w:r w:rsidR="00EC28E8">
        <w:rPr>
          <w:rFonts w:ascii="Arial" w:hAnsi="Arial" w:cs="Arial"/>
          <w:sz w:val="28"/>
          <w:szCs w:val="28"/>
        </w:rPr>
        <w:t xml:space="preserve"> </w:t>
      </w:r>
      <w:proofErr w:type="spellStart"/>
      <w:r w:rsidR="00EC28E8">
        <w:rPr>
          <w:rFonts w:ascii="Arial" w:hAnsi="Arial" w:cs="Arial"/>
          <w:sz w:val="28"/>
          <w:szCs w:val="28"/>
        </w:rPr>
        <w:t>ndikaku</w:t>
      </w:r>
      <w:proofErr w:type="spellEnd"/>
      <w:r w:rsidR="00437066">
        <w:rPr>
          <w:rFonts w:ascii="Arial" w:hAnsi="Arial" w:cs="Arial"/>
          <w:sz w:val="28"/>
          <w:szCs w:val="28"/>
        </w:rPr>
        <w:t>… mu-mu-</w:t>
      </w:r>
      <w:proofErr w:type="spellStart"/>
      <w:r w:rsidR="00437066">
        <w:rPr>
          <w:rFonts w:ascii="Arial" w:hAnsi="Arial" w:cs="Arial"/>
          <w:sz w:val="28"/>
          <w:szCs w:val="28"/>
        </w:rPr>
        <w:t>mukaona</w:t>
      </w:r>
      <w:proofErr w:type="spellEnd"/>
      <w:r w:rsidR="00437066">
        <w:rPr>
          <w:rFonts w:ascii="Arial" w:hAnsi="Arial" w:cs="Arial"/>
          <w:sz w:val="28"/>
          <w:szCs w:val="28"/>
        </w:rPr>
        <w:t xml:space="preserve"> </w:t>
      </w:r>
      <w:proofErr w:type="spellStart"/>
      <w:r w:rsidR="00AE04D8">
        <w:rPr>
          <w:rFonts w:ascii="Arial" w:hAnsi="Arial" w:cs="Arial"/>
          <w:sz w:val="28"/>
          <w:szCs w:val="28"/>
        </w:rPr>
        <w:t>haikona</w:t>
      </w:r>
      <w:proofErr w:type="spellEnd"/>
      <w:r w:rsidR="00AE04D8">
        <w:rPr>
          <w:rFonts w:ascii="Arial" w:hAnsi="Arial" w:cs="Arial"/>
          <w:sz w:val="28"/>
          <w:szCs w:val="28"/>
        </w:rPr>
        <w:t xml:space="preserve"> ku </w:t>
      </w:r>
      <w:r w:rsidR="00AE04D8" w:rsidRPr="00AD5F6F">
        <w:rPr>
          <w:rFonts w:ascii="Arial" w:hAnsi="Arial" w:cs="Arial"/>
          <w:i/>
          <w:iCs/>
          <w:sz w:val="28"/>
          <w:szCs w:val="28"/>
        </w:rPr>
        <w:t>force-</w:t>
      </w:r>
      <w:proofErr w:type="spellStart"/>
      <w:r w:rsidR="00AE04D8" w:rsidRPr="00AD5F6F">
        <w:rPr>
          <w:rFonts w:ascii="Arial" w:hAnsi="Arial" w:cs="Arial"/>
          <w:i/>
          <w:iCs/>
          <w:sz w:val="28"/>
          <w:szCs w:val="28"/>
        </w:rPr>
        <w:t>ekedza</w:t>
      </w:r>
      <w:proofErr w:type="spellEnd"/>
      <w:r w:rsidR="00AE04D8">
        <w:rPr>
          <w:rFonts w:ascii="Arial" w:hAnsi="Arial" w:cs="Arial"/>
          <w:sz w:val="28"/>
          <w:szCs w:val="28"/>
        </w:rPr>
        <w:t xml:space="preserve"> </w:t>
      </w:r>
      <w:r w:rsidR="00EC0206">
        <w:rPr>
          <w:rFonts w:ascii="Arial" w:hAnsi="Arial" w:cs="Arial"/>
          <w:sz w:val="28"/>
          <w:szCs w:val="28"/>
        </w:rPr>
        <w:t xml:space="preserve">mudzimai kugamuchira zvinhu </w:t>
      </w:r>
      <w:proofErr w:type="spellStart"/>
      <w:r w:rsidR="00EC0206">
        <w:rPr>
          <w:rFonts w:ascii="Arial" w:hAnsi="Arial" w:cs="Arial"/>
          <w:sz w:val="28"/>
          <w:szCs w:val="28"/>
        </w:rPr>
        <w:t>zvaasingadi</w:t>
      </w:r>
      <w:proofErr w:type="spellEnd"/>
      <w:r w:rsidR="00AD5F6F">
        <w:rPr>
          <w:rFonts w:ascii="Arial" w:hAnsi="Arial" w:cs="Arial"/>
          <w:sz w:val="28"/>
          <w:szCs w:val="28"/>
        </w:rPr>
        <w:t>, i</w:t>
      </w:r>
      <w:r w:rsidR="00EC0206">
        <w:rPr>
          <w:rFonts w:ascii="Arial" w:hAnsi="Arial" w:cs="Arial"/>
          <w:sz w:val="28"/>
          <w:szCs w:val="28"/>
        </w:rPr>
        <w:t>t’s not a solution</w:t>
      </w:r>
      <w:r w:rsidR="001D32E8">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1D32E8">
        <w:rPr>
          <w:rFonts w:ascii="Arial" w:hAnsi="Arial" w:cs="Arial"/>
          <w:sz w:val="28"/>
          <w:szCs w:val="28"/>
        </w:rPr>
        <w:t xml:space="preserve">. </w:t>
      </w:r>
    </w:p>
    <w:p w14:paraId="1BBCF148" w14:textId="29ADC60D" w:rsidR="00AE512A" w:rsidRDefault="005B27F6" w:rsidP="00EE1207">
      <w:pPr>
        <w:jc w:val="both"/>
        <w:rPr>
          <w:rFonts w:ascii="Arial" w:hAnsi="Arial" w:cs="Arial"/>
          <w:sz w:val="28"/>
          <w:szCs w:val="28"/>
        </w:rPr>
      </w:pPr>
      <w:r>
        <w:rPr>
          <w:rFonts w:ascii="Arial" w:hAnsi="Arial" w:cs="Arial"/>
          <w:sz w:val="28"/>
          <w:szCs w:val="28"/>
          <w:vertAlign w:val="superscript"/>
        </w:rPr>
        <w:t xml:space="preserve">141 </w:t>
      </w:r>
      <w:r w:rsidR="001D32E8">
        <w:rPr>
          <w:rFonts w:ascii="Arial" w:hAnsi="Arial" w:cs="Arial"/>
          <w:sz w:val="28"/>
          <w:szCs w:val="28"/>
        </w:rPr>
        <w:t xml:space="preserve">Ende </w:t>
      </w:r>
      <w:proofErr w:type="spellStart"/>
      <w:r w:rsidR="001D32E8">
        <w:rPr>
          <w:rFonts w:ascii="Arial" w:hAnsi="Arial" w:cs="Arial"/>
          <w:sz w:val="28"/>
          <w:szCs w:val="28"/>
        </w:rPr>
        <w:t>haikona</w:t>
      </w:r>
      <w:proofErr w:type="spellEnd"/>
      <w:r w:rsidR="001D32E8">
        <w:rPr>
          <w:rFonts w:ascii="Arial" w:hAnsi="Arial" w:cs="Arial"/>
          <w:sz w:val="28"/>
          <w:szCs w:val="28"/>
        </w:rPr>
        <w:t xml:space="preserve"> </w:t>
      </w:r>
      <w:proofErr w:type="spellStart"/>
      <w:r w:rsidR="001D32E8">
        <w:rPr>
          <w:rFonts w:ascii="Arial" w:hAnsi="Arial" w:cs="Arial"/>
          <w:sz w:val="28"/>
          <w:szCs w:val="28"/>
        </w:rPr>
        <w:t>kumhanya</w:t>
      </w:r>
      <w:proofErr w:type="spellEnd"/>
      <w:r w:rsidR="001D32E8">
        <w:rPr>
          <w:rFonts w:ascii="Arial" w:hAnsi="Arial" w:cs="Arial"/>
          <w:sz w:val="28"/>
          <w:szCs w:val="28"/>
        </w:rPr>
        <w:t xml:space="preserve"> </w:t>
      </w:r>
      <w:proofErr w:type="spellStart"/>
      <w:r w:rsidR="001D32E8">
        <w:rPr>
          <w:rFonts w:ascii="Arial" w:hAnsi="Arial" w:cs="Arial"/>
          <w:sz w:val="28"/>
          <w:szCs w:val="28"/>
        </w:rPr>
        <w:t>kungono</w:t>
      </w:r>
      <w:r w:rsidR="00DC5F8D">
        <w:rPr>
          <w:rFonts w:ascii="Arial" w:hAnsi="Arial" w:cs="Arial"/>
          <w:sz w:val="28"/>
          <w:szCs w:val="28"/>
        </w:rPr>
        <w:t>roora</w:t>
      </w:r>
      <w:proofErr w:type="spellEnd"/>
      <w:r w:rsidR="00DC5F8D">
        <w:rPr>
          <w:rFonts w:ascii="Arial" w:hAnsi="Arial" w:cs="Arial"/>
          <w:sz w:val="28"/>
          <w:szCs w:val="28"/>
        </w:rPr>
        <w:t xml:space="preserve">, </w:t>
      </w:r>
      <w:proofErr w:type="spellStart"/>
      <w:r w:rsidR="00DC5F8D">
        <w:rPr>
          <w:rFonts w:ascii="Arial" w:hAnsi="Arial" w:cs="Arial"/>
          <w:sz w:val="28"/>
          <w:szCs w:val="28"/>
        </w:rPr>
        <w:t>kuroora</w:t>
      </w:r>
      <w:proofErr w:type="spellEnd"/>
      <w:r w:rsidR="00DC5F8D">
        <w:rPr>
          <w:rFonts w:ascii="Arial" w:hAnsi="Arial" w:cs="Arial"/>
          <w:sz w:val="28"/>
          <w:szCs w:val="28"/>
        </w:rPr>
        <w:t xml:space="preserve"> it’s not a so…? </w:t>
      </w:r>
      <w:r w:rsidR="00DC5F8D" w:rsidRPr="00AC46AA">
        <w:rPr>
          <w:rFonts w:ascii="Arial" w:hAnsi="Arial" w:cs="Arial"/>
          <w:sz w:val="18"/>
          <w:szCs w:val="18"/>
        </w:rPr>
        <w:t xml:space="preserve">[Congregation </w:t>
      </w:r>
      <w:r w:rsidR="00063DA1" w:rsidRPr="00AC46AA">
        <w:rPr>
          <w:rFonts w:ascii="Arial" w:hAnsi="Arial" w:cs="Arial"/>
          <w:sz w:val="18"/>
          <w:szCs w:val="18"/>
        </w:rPr>
        <w:t>says, “</w:t>
      </w:r>
      <w:r w:rsidR="00DC5F8D" w:rsidRPr="00AC46AA">
        <w:rPr>
          <w:rFonts w:ascii="Arial" w:hAnsi="Arial" w:cs="Arial"/>
          <w:sz w:val="18"/>
          <w:szCs w:val="18"/>
        </w:rPr>
        <w:t>solution.</w:t>
      </w:r>
      <w:r w:rsidR="001760BF" w:rsidRPr="00AC46AA">
        <w:rPr>
          <w:rFonts w:ascii="Arial" w:hAnsi="Arial" w:cs="Arial"/>
          <w:sz w:val="18"/>
          <w:szCs w:val="18"/>
        </w:rPr>
        <w:t>”</w:t>
      </w:r>
      <w:r w:rsidR="00DC5F8D" w:rsidRPr="00AC46AA">
        <w:rPr>
          <w:rFonts w:ascii="Arial" w:hAnsi="Arial" w:cs="Arial"/>
          <w:sz w:val="18"/>
          <w:szCs w:val="18"/>
        </w:rPr>
        <w:t>]</w:t>
      </w:r>
      <w:r w:rsidR="00C67126">
        <w:rPr>
          <w:rFonts w:ascii="Arial" w:hAnsi="Arial" w:cs="Arial"/>
          <w:sz w:val="28"/>
          <w:szCs w:val="28"/>
        </w:rPr>
        <w:t xml:space="preserve"> </w:t>
      </w:r>
      <w:proofErr w:type="spellStart"/>
      <w:r w:rsidR="00C67126">
        <w:rPr>
          <w:rFonts w:ascii="Arial" w:hAnsi="Arial" w:cs="Arial"/>
          <w:sz w:val="28"/>
          <w:szCs w:val="28"/>
        </w:rPr>
        <w:t>Ehe</w:t>
      </w:r>
      <w:proofErr w:type="spellEnd"/>
      <w:r w:rsidR="00C67126">
        <w:rPr>
          <w:rFonts w:ascii="Arial" w:hAnsi="Arial" w:cs="Arial"/>
          <w:sz w:val="28"/>
          <w:szCs w:val="28"/>
        </w:rPr>
        <w:t xml:space="preserve">, </w:t>
      </w:r>
      <w:proofErr w:type="spellStart"/>
      <w:r w:rsidR="00C67126">
        <w:rPr>
          <w:rFonts w:ascii="Arial" w:hAnsi="Arial" w:cs="Arial"/>
          <w:sz w:val="28"/>
          <w:szCs w:val="28"/>
        </w:rPr>
        <w:t>ende</w:t>
      </w:r>
      <w:proofErr w:type="spellEnd"/>
      <w:r w:rsidR="00C67126">
        <w:rPr>
          <w:rFonts w:ascii="Arial" w:hAnsi="Arial" w:cs="Arial"/>
          <w:sz w:val="28"/>
          <w:szCs w:val="28"/>
        </w:rPr>
        <w:t xml:space="preserve"> kana uri mwana </w:t>
      </w:r>
      <w:proofErr w:type="spellStart"/>
      <w:r w:rsidR="00C67126">
        <w:rPr>
          <w:rFonts w:ascii="Arial" w:hAnsi="Arial" w:cs="Arial"/>
          <w:sz w:val="28"/>
          <w:szCs w:val="28"/>
        </w:rPr>
        <w:t>muduku</w:t>
      </w:r>
      <w:proofErr w:type="spellEnd"/>
      <w:r w:rsidR="00C67126">
        <w:rPr>
          <w:rFonts w:ascii="Arial" w:hAnsi="Arial" w:cs="Arial"/>
          <w:sz w:val="28"/>
          <w:szCs w:val="28"/>
        </w:rPr>
        <w:t xml:space="preserve"> very </w:t>
      </w:r>
      <w:r w:rsidR="00354215">
        <w:rPr>
          <w:rFonts w:ascii="Arial" w:hAnsi="Arial" w:cs="Arial"/>
          <w:sz w:val="28"/>
          <w:szCs w:val="28"/>
        </w:rPr>
        <w:t xml:space="preserve">dangerous kuti kana uri </w:t>
      </w:r>
      <w:proofErr w:type="spellStart"/>
      <w:r w:rsidR="00354215">
        <w:rPr>
          <w:rFonts w:ascii="Arial" w:hAnsi="Arial" w:cs="Arial"/>
          <w:sz w:val="28"/>
          <w:szCs w:val="28"/>
        </w:rPr>
        <w:t>mupfan</w:t>
      </w:r>
      <w:r w:rsidR="00522F84">
        <w:rPr>
          <w:rFonts w:ascii="Arial" w:hAnsi="Arial" w:cs="Arial"/>
          <w:sz w:val="28"/>
          <w:szCs w:val="28"/>
        </w:rPr>
        <w:t>h</w:t>
      </w:r>
      <w:r w:rsidR="00354215">
        <w:rPr>
          <w:rFonts w:ascii="Arial" w:hAnsi="Arial" w:cs="Arial"/>
          <w:sz w:val="28"/>
          <w:szCs w:val="28"/>
        </w:rPr>
        <w:t>a</w:t>
      </w:r>
      <w:proofErr w:type="spellEnd"/>
      <w:r w:rsidR="00354215">
        <w:rPr>
          <w:rFonts w:ascii="Arial" w:hAnsi="Arial" w:cs="Arial"/>
          <w:sz w:val="28"/>
          <w:szCs w:val="28"/>
        </w:rPr>
        <w:t xml:space="preserve"> </w:t>
      </w:r>
      <w:r w:rsidR="00432052">
        <w:rPr>
          <w:rFonts w:ascii="Arial" w:hAnsi="Arial" w:cs="Arial"/>
          <w:sz w:val="28"/>
          <w:szCs w:val="28"/>
        </w:rPr>
        <w:t xml:space="preserve">ari below thirty years </w:t>
      </w:r>
      <w:proofErr w:type="spellStart"/>
      <w:r w:rsidR="00432052">
        <w:rPr>
          <w:rFonts w:ascii="Arial" w:hAnsi="Arial" w:cs="Arial"/>
          <w:sz w:val="28"/>
          <w:szCs w:val="28"/>
        </w:rPr>
        <w:t>upinde</w:t>
      </w:r>
      <w:proofErr w:type="spellEnd"/>
      <w:r w:rsidR="00432052">
        <w:rPr>
          <w:rFonts w:ascii="Arial" w:hAnsi="Arial" w:cs="Arial"/>
          <w:sz w:val="28"/>
          <w:szCs w:val="28"/>
        </w:rPr>
        <w:t xml:space="preserve"> </w:t>
      </w:r>
      <w:proofErr w:type="spellStart"/>
      <w:r w:rsidR="00432052">
        <w:rPr>
          <w:rFonts w:ascii="Arial" w:hAnsi="Arial" w:cs="Arial"/>
          <w:sz w:val="28"/>
          <w:szCs w:val="28"/>
        </w:rPr>
        <w:t>mubarika</w:t>
      </w:r>
      <w:proofErr w:type="spellEnd"/>
      <w:r w:rsidR="00432052">
        <w:rPr>
          <w:rFonts w:ascii="Arial" w:hAnsi="Arial" w:cs="Arial"/>
          <w:sz w:val="28"/>
          <w:szCs w:val="28"/>
        </w:rPr>
        <w:t xml:space="preserve"> </w:t>
      </w:r>
      <w:proofErr w:type="spellStart"/>
      <w:r w:rsidR="00432052">
        <w:rPr>
          <w:rFonts w:ascii="Arial" w:hAnsi="Arial" w:cs="Arial"/>
          <w:sz w:val="28"/>
          <w:szCs w:val="28"/>
        </w:rPr>
        <w:t>kazhinji</w:t>
      </w:r>
      <w:proofErr w:type="spellEnd"/>
      <w:r w:rsidR="00432052">
        <w:rPr>
          <w:rFonts w:ascii="Arial" w:hAnsi="Arial" w:cs="Arial"/>
          <w:sz w:val="28"/>
          <w:szCs w:val="28"/>
        </w:rPr>
        <w:t xml:space="preserve">. </w:t>
      </w:r>
    </w:p>
    <w:p w14:paraId="1E91587C" w14:textId="58E37999" w:rsidR="008200F3" w:rsidRDefault="00AE512A" w:rsidP="00177F77">
      <w:pPr>
        <w:jc w:val="both"/>
        <w:rPr>
          <w:rFonts w:ascii="Arial" w:hAnsi="Arial" w:cs="Arial"/>
          <w:sz w:val="28"/>
          <w:szCs w:val="28"/>
        </w:rPr>
      </w:pPr>
      <w:r>
        <w:rPr>
          <w:rFonts w:ascii="Arial" w:hAnsi="Arial" w:cs="Arial"/>
          <w:sz w:val="28"/>
          <w:szCs w:val="28"/>
          <w:vertAlign w:val="superscript"/>
        </w:rPr>
        <w:lastRenderedPageBreak/>
        <w:t xml:space="preserve">142 </w:t>
      </w:r>
      <w:r w:rsidR="00555331">
        <w:rPr>
          <w:rFonts w:ascii="Arial" w:hAnsi="Arial" w:cs="Arial"/>
          <w:sz w:val="28"/>
          <w:szCs w:val="28"/>
        </w:rPr>
        <w:t xml:space="preserve">You have to be very careful because </w:t>
      </w:r>
      <w:proofErr w:type="spellStart"/>
      <w:r w:rsidR="00555331">
        <w:rPr>
          <w:rFonts w:ascii="Arial" w:hAnsi="Arial" w:cs="Arial"/>
          <w:sz w:val="28"/>
          <w:szCs w:val="28"/>
        </w:rPr>
        <w:t>vapfan</w:t>
      </w:r>
      <w:r w:rsidR="00522F84">
        <w:rPr>
          <w:rFonts w:ascii="Arial" w:hAnsi="Arial" w:cs="Arial"/>
          <w:sz w:val="28"/>
          <w:szCs w:val="28"/>
        </w:rPr>
        <w:t>h</w:t>
      </w:r>
      <w:r w:rsidR="00555331">
        <w:rPr>
          <w:rFonts w:ascii="Arial" w:hAnsi="Arial" w:cs="Arial"/>
          <w:sz w:val="28"/>
          <w:szCs w:val="28"/>
        </w:rPr>
        <w:t>a</w:t>
      </w:r>
      <w:proofErr w:type="spellEnd"/>
      <w:r w:rsidR="00555331">
        <w:rPr>
          <w:rFonts w:ascii="Arial" w:hAnsi="Arial" w:cs="Arial"/>
          <w:sz w:val="28"/>
          <w:szCs w:val="28"/>
        </w:rPr>
        <w:t xml:space="preserve"> vane tendency </w:t>
      </w:r>
      <w:proofErr w:type="spellStart"/>
      <w:r w:rsidR="00555331">
        <w:rPr>
          <w:rFonts w:ascii="Arial" w:hAnsi="Arial" w:cs="Arial"/>
          <w:sz w:val="28"/>
          <w:szCs w:val="28"/>
        </w:rPr>
        <w:t>yekuti</w:t>
      </w:r>
      <w:proofErr w:type="spellEnd"/>
      <w:r w:rsidR="00555331">
        <w:rPr>
          <w:rFonts w:ascii="Arial" w:hAnsi="Arial" w:cs="Arial"/>
          <w:sz w:val="28"/>
          <w:szCs w:val="28"/>
        </w:rPr>
        <w:t xml:space="preserve"> </w:t>
      </w:r>
      <w:proofErr w:type="spellStart"/>
      <w:r w:rsidR="00555331">
        <w:rPr>
          <w:rFonts w:ascii="Arial" w:hAnsi="Arial" w:cs="Arial"/>
          <w:sz w:val="28"/>
          <w:szCs w:val="28"/>
        </w:rPr>
        <w:t>vakarara</w:t>
      </w:r>
      <w:proofErr w:type="spellEnd"/>
      <w:r w:rsidR="00555331">
        <w:rPr>
          <w:rFonts w:ascii="Arial" w:hAnsi="Arial" w:cs="Arial"/>
          <w:sz w:val="28"/>
          <w:szCs w:val="28"/>
        </w:rPr>
        <w:t xml:space="preserve"> </w:t>
      </w:r>
      <w:proofErr w:type="spellStart"/>
      <w:r w:rsidR="00122380">
        <w:rPr>
          <w:rFonts w:ascii="Arial" w:hAnsi="Arial" w:cs="Arial"/>
          <w:sz w:val="28"/>
          <w:szCs w:val="28"/>
        </w:rPr>
        <w:t>nevasikan</w:t>
      </w:r>
      <w:r w:rsidR="00522F84">
        <w:rPr>
          <w:rFonts w:ascii="Arial" w:hAnsi="Arial" w:cs="Arial"/>
          <w:sz w:val="28"/>
          <w:szCs w:val="28"/>
        </w:rPr>
        <w:t>a</w:t>
      </w:r>
      <w:proofErr w:type="spellEnd"/>
      <w:r w:rsidR="00522F84">
        <w:rPr>
          <w:rFonts w:ascii="Arial" w:hAnsi="Arial" w:cs="Arial"/>
          <w:sz w:val="28"/>
          <w:szCs w:val="28"/>
        </w:rPr>
        <w:t xml:space="preserve">, </w:t>
      </w:r>
      <w:proofErr w:type="spellStart"/>
      <w:r w:rsidR="00522F84">
        <w:rPr>
          <w:rFonts w:ascii="Arial" w:hAnsi="Arial" w:cs="Arial"/>
          <w:sz w:val="28"/>
          <w:szCs w:val="28"/>
        </w:rPr>
        <w:t>m</w:t>
      </w:r>
      <w:r w:rsidR="00122380">
        <w:rPr>
          <w:rFonts w:ascii="Arial" w:hAnsi="Arial" w:cs="Arial"/>
          <w:sz w:val="28"/>
          <w:szCs w:val="28"/>
        </w:rPr>
        <w:t>ukuona</w:t>
      </w:r>
      <w:proofErr w:type="spellEnd"/>
      <w:r w:rsidR="00122380">
        <w:rPr>
          <w:rFonts w:ascii="Arial" w:hAnsi="Arial" w:cs="Arial"/>
          <w:sz w:val="28"/>
          <w:szCs w:val="28"/>
        </w:rPr>
        <w:t xml:space="preserve"> problem ine </w:t>
      </w:r>
      <w:proofErr w:type="spellStart"/>
      <w:r w:rsidR="00122380">
        <w:rPr>
          <w:rFonts w:ascii="Arial" w:hAnsi="Arial" w:cs="Arial"/>
          <w:sz w:val="28"/>
          <w:szCs w:val="28"/>
        </w:rPr>
        <w:t>vapfan</w:t>
      </w:r>
      <w:r w:rsidR="00522F84">
        <w:rPr>
          <w:rFonts w:ascii="Arial" w:hAnsi="Arial" w:cs="Arial"/>
          <w:sz w:val="28"/>
          <w:szCs w:val="28"/>
        </w:rPr>
        <w:t>h</w:t>
      </w:r>
      <w:r w:rsidR="00122380">
        <w:rPr>
          <w:rFonts w:ascii="Arial" w:hAnsi="Arial" w:cs="Arial"/>
          <w:sz w:val="28"/>
          <w:szCs w:val="28"/>
        </w:rPr>
        <w:t>a</w:t>
      </w:r>
      <w:proofErr w:type="spellEnd"/>
      <w:r w:rsidR="00122380">
        <w:rPr>
          <w:rFonts w:ascii="Arial" w:hAnsi="Arial" w:cs="Arial"/>
          <w:sz w:val="28"/>
          <w:szCs w:val="28"/>
        </w:rPr>
        <w:t xml:space="preserve">? </w:t>
      </w:r>
      <w:r w:rsidR="003B71C3">
        <w:rPr>
          <w:rFonts w:ascii="Arial" w:hAnsi="Arial" w:cs="Arial"/>
          <w:sz w:val="28"/>
          <w:szCs w:val="28"/>
        </w:rPr>
        <w:t xml:space="preserve">Akarara </w:t>
      </w:r>
      <w:proofErr w:type="spellStart"/>
      <w:r w:rsidR="003B71C3">
        <w:rPr>
          <w:rFonts w:ascii="Arial" w:hAnsi="Arial" w:cs="Arial"/>
          <w:sz w:val="28"/>
          <w:szCs w:val="28"/>
        </w:rPr>
        <w:t>nevasikana</w:t>
      </w:r>
      <w:proofErr w:type="spellEnd"/>
      <w:r w:rsidR="003B71C3">
        <w:rPr>
          <w:rFonts w:ascii="Arial" w:hAnsi="Arial" w:cs="Arial"/>
          <w:sz w:val="28"/>
          <w:szCs w:val="28"/>
        </w:rPr>
        <w:t xml:space="preserve"> </w:t>
      </w:r>
      <w:proofErr w:type="spellStart"/>
      <w:r w:rsidR="003B71C3">
        <w:rPr>
          <w:rFonts w:ascii="Arial" w:hAnsi="Arial" w:cs="Arial"/>
          <w:sz w:val="28"/>
          <w:szCs w:val="28"/>
        </w:rPr>
        <w:t>anofinhiwa</w:t>
      </w:r>
      <w:proofErr w:type="spellEnd"/>
      <w:r w:rsidR="003B71C3">
        <w:rPr>
          <w:rFonts w:ascii="Arial" w:hAnsi="Arial" w:cs="Arial"/>
          <w:sz w:val="28"/>
          <w:szCs w:val="28"/>
        </w:rPr>
        <w:t xml:space="preserve"> nani…? </w:t>
      </w:r>
      <w:proofErr w:type="spellStart"/>
      <w:r w:rsidR="002D085F">
        <w:rPr>
          <w:rFonts w:ascii="Arial" w:hAnsi="Arial" w:cs="Arial"/>
          <w:sz w:val="28"/>
          <w:szCs w:val="28"/>
        </w:rPr>
        <w:t>Vapfan</w:t>
      </w:r>
      <w:r w:rsidR="00305883">
        <w:rPr>
          <w:rFonts w:ascii="Arial" w:hAnsi="Arial" w:cs="Arial"/>
          <w:sz w:val="28"/>
          <w:szCs w:val="28"/>
        </w:rPr>
        <w:t>h</w:t>
      </w:r>
      <w:r w:rsidR="002D085F">
        <w:rPr>
          <w:rFonts w:ascii="Arial" w:hAnsi="Arial" w:cs="Arial"/>
          <w:sz w:val="28"/>
          <w:szCs w:val="28"/>
        </w:rPr>
        <w:t>a</w:t>
      </w:r>
      <w:proofErr w:type="spellEnd"/>
      <w:r w:rsidR="002D085F">
        <w:rPr>
          <w:rFonts w:ascii="Arial" w:hAnsi="Arial" w:cs="Arial"/>
          <w:sz w:val="28"/>
          <w:szCs w:val="28"/>
        </w:rPr>
        <w:t xml:space="preserve"> </w:t>
      </w:r>
      <w:proofErr w:type="spellStart"/>
      <w:r w:rsidR="002D085F">
        <w:rPr>
          <w:rFonts w:ascii="Arial" w:hAnsi="Arial" w:cs="Arial"/>
          <w:sz w:val="28"/>
          <w:szCs w:val="28"/>
        </w:rPr>
        <w:t>vanofinihwa</w:t>
      </w:r>
      <w:proofErr w:type="spellEnd"/>
      <w:r w:rsidR="002D085F">
        <w:rPr>
          <w:rFonts w:ascii="Arial" w:hAnsi="Arial" w:cs="Arial"/>
          <w:sz w:val="28"/>
          <w:szCs w:val="28"/>
        </w:rPr>
        <w:t xml:space="preserve"> </w:t>
      </w:r>
      <w:proofErr w:type="spellStart"/>
      <w:r w:rsidR="002D085F">
        <w:rPr>
          <w:rFonts w:ascii="Arial" w:hAnsi="Arial" w:cs="Arial"/>
          <w:sz w:val="28"/>
          <w:szCs w:val="28"/>
        </w:rPr>
        <w:t>nevakadzi</w:t>
      </w:r>
      <w:proofErr w:type="spellEnd"/>
      <w:r w:rsidR="00177F77">
        <w:rPr>
          <w:rFonts w:ascii="Arial" w:hAnsi="Arial" w:cs="Arial"/>
          <w:sz w:val="28"/>
          <w:szCs w:val="28"/>
        </w:rPr>
        <w:t>. A</w:t>
      </w:r>
      <w:r w:rsidR="002D085F">
        <w:rPr>
          <w:rFonts w:ascii="Arial" w:hAnsi="Arial" w:cs="Arial"/>
          <w:sz w:val="28"/>
          <w:szCs w:val="28"/>
        </w:rPr>
        <w:t>karara naye two-three times,</w:t>
      </w:r>
      <w:r w:rsidR="00F56291">
        <w:rPr>
          <w:rFonts w:ascii="Arial" w:hAnsi="Arial" w:cs="Arial"/>
          <w:sz w:val="28"/>
          <w:szCs w:val="28"/>
        </w:rPr>
        <w:t xml:space="preserve"> </w:t>
      </w:r>
      <w:proofErr w:type="spellStart"/>
      <w:r w:rsidR="00F56291">
        <w:rPr>
          <w:rFonts w:ascii="Arial" w:hAnsi="Arial" w:cs="Arial"/>
          <w:sz w:val="28"/>
          <w:szCs w:val="28"/>
        </w:rPr>
        <w:t>haachamuda</w:t>
      </w:r>
      <w:proofErr w:type="spellEnd"/>
      <w:r w:rsidR="00F56291">
        <w:rPr>
          <w:rFonts w:ascii="Arial" w:hAnsi="Arial" w:cs="Arial"/>
          <w:sz w:val="28"/>
          <w:szCs w:val="28"/>
        </w:rPr>
        <w:t xml:space="preserve"> </w:t>
      </w:r>
      <w:proofErr w:type="spellStart"/>
      <w:r w:rsidR="00F56291">
        <w:rPr>
          <w:rFonts w:ascii="Arial" w:hAnsi="Arial" w:cs="Arial"/>
          <w:sz w:val="28"/>
          <w:szCs w:val="28"/>
        </w:rPr>
        <w:t>aakuda</w:t>
      </w:r>
      <w:proofErr w:type="spellEnd"/>
      <w:r w:rsidR="00F56291">
        <w:rPr>
          <w:rFonts w:ascii="Arial" w:hAnsi="Arial" w:cs="Arial"/>
          <w:sz w:val="28"/>
          <w:szCs w:val="28"/>
        </w:rPr>
        <w:t xml:space="preserve"> </w:t>
      </w:r>
      <w:proofErr w:type="spellStart"/>
      <w:r w:rsidR="00F56291">
        <w:rPr>
          <w:rFonts w:ascii="Arial" w:hAnsi="Arial" w:cs="Arial"/>
          <w:sz w:val="28"/>
          <w:szCs w:val="28"/>
        </w:rPr>
        <w:t>chii</w:t>
      </w:r>
      <w:proofErr w:type="spellEnd"/>
      <w:r w:rsidR="00F56291">
        <w:rPr>
          <w:rFonts w:ascii="Arial" w:hAnsi="Arial" w:cs="Arial"/>
          <w:sz w:val="28"/>
          <w:szCs w:val="28"/>
        </w:rPr>
        <w:t xml:space="preserve">…? </w:t>
      </w:r>
      <w:proofErr w:type="spellStart"/>
      <w:r w:rsidR="00177F77">
        <w:rPr>
          <w:rFonts w:ascii="Arial" w:hAnsi="Arial" w:cs="Arial"/>
          <w:sz w:val="28"/>
          <w:szCs w:val="28"/>
        </w:rPr>
        <w:t>A</w:t>
      </w:r>
      <w:r w:rsidR="00F56291">
        <w:rPr>
          <w:rFonts w:ascii="Arial" w:hAnsi="Arial" w:cs="Arial"/>
          <w:sz w:val="28"/>
          <w:szCs w:val="28"/>
        </w:rPr>
        <w:t>akuda</w:t>
      </w:r>
      <w:proofErr w:type="spellEnd"/>
      <w:r w:rsidR="00F56291">
        <w:rPr>
          <w:rFonts w:ascii="Arial" w:hAnsi="Arial" w:cs="Arial"/>
          <w:sz w:val="28"/>
          <w:szCs w:val="28"/>
        </w:rPr>
        <w:t xml:space="preserve"> </w:t>
      </w:r>
      <w:proofErr w:type="spellStart"/>
      <w:r w:rsidR="00F56291">
        <w:rPr>
          <w:rFonts w:ascii="Arial" w:hAnsi="Arial" w:cs="Arial"/>
          <w:sz w:val="28"/>
          <w:szCs w:val="28"/>
        </w:rPr>
        <w:t>mumwe</w:t>
      </w:r>
      <w:proofErr w:type="spellEnd"/>
      <w:r w:rsidR="00F56291">
        <w:rPr>
          <w:rFonts w:ascii="Arial" w:hAnsi="Arial" w:cs="Arial"/>
          <w:sz w:val="28"/>
          <w:szCs w:val="28"/>
        </w:rPr>
        <w:t>.</w:t>
      </w:r>
      <w:r w:rsidR="00177F77">
        <w:rPr>
          <w:rFonts w:ascii="Arial" w:hAnsi="Arial" w:cs="Arial"/>
          <w:sz w:val="28"/>
          <w:szCs w:val="28"/>
        </w:rPr>
        <w:t xml:space="preserve"> </w:t>
      </w:r>
      <w:proofErr w:type="spellStart"/>
      <w:r w:rsidR="00235F63">
        <w:rPr>
          <w:rFonts w:ascii="Arial" w:hAnsi="Arial" w:cs="Arial"/>
          <w:sz w:val="28"/>
          <w:szCs w:val="28"/>
        </w:rPr>
        <w:t>Oenda</w:t>
      </w:r>
      <w:proofErr w:type="spellEnd"/>
      <w:r w:rsidR="00235F63">
        <w:rPr>
          <w:rFonts w:ascii="Arial" w:hAnsi="Arial" w:cs="Arial"/>
          <w:sz w:val="28"/>
          <w:szCs w:val="28"/>
        </w:rPr>
        <w:t xml:space="preserve"> kune </w:t>
      </w:r>
      <w:proofErr w:type="spellStart"/>
      <w:r w:rsidR="00235F63">
        <w:rPr>
          <w:rFonts w:ascii="Arial" w:hAnsi="Arial" w:cs="Arial"/>
          <w:sz w:val="28"/>
          <w:szCs w:val="28"/>
        </w:rPr>
        <w:t>mumwe</w:t>
      </w:r>
      <w:proofErr w:type="spellEnd"/>
      <w:r w:rsidR="00235F63">
        <w:rPr>
          <w:rFonts w:ascii="Arial" w:hAnsi="Arial" w:cs="Arial"/>
          <w:sz w:val="28"/>
          <w:szCs w:val="28"/>
        </w:rPr>
        <w:t xml:space="preserve"> two-three times, </w:t>
      </w:r>
      <w:proofErr w:type="spellStart"/>
      <w:r w:rsidR="00235F63">
        <w:rPr>
          <w:rFonts w:ascii="Arial" w:hAnsi="Arial" w:cs="Arial"/>
          <w:sz w:val="28"/>
          <w:szCs w:val="28"/>
        </w:rPr>
        <w:t>haachamuda</w:t>
      </w:r>
      <w:proofErr w:type="spellEnd"/>
      <w:r w:rsidR="00360DC8">
        <w:rPr>
          <w:rFonts w:ascii="Arial" w:hAnsi="Arial" w:cs="Arial"/>
          <w:sz w:val="28"/>
          <w:szCs w:val="28"/>
        </w:rPr>
        <w:t xml:space="preserve">. </w:t>
      </w:r>
      <w:proofErr w:type="spellStart"/>
      <w:r w:rsidR="00360DC8">
        <w:rPr>
          <w:rFonts w:ascii="Arial" w:hAnsi="Arial" w:cs="Arial"/>
          <w:sz w:val="28"/>
          <w:szCs w:val="28"/>
        </w:rPr>
        <w:t>Haazive</w:t>
      </w:r>
      <w:proofErr w:type="spellEnd"/>
      <w:r w:rsidR="00360DC8">
        <w:rPr>
          <w:rFonts w:ascii="Arial" w:hAnsi="Arial" w:cs="Arial"/>
          <w:sz w:val="28"/>
          <w:szCs w:val="28"/>
        </w:rPr>
        <w:t xml:space="preserve"> </w:t>
      </w:r>
      <w:proofErr w:type="spellStart"/>
      <w:r w:rsidR="00360DC8">
        <w:rPr>
          <w:rFonts w:ascii="Arial" w:hAnsi="Arial" w:cs="Arial"/>
          <w:sz w:val="28"/>
          <w:szCs w:val="28"/>
        </w:rPr>
        <w:t>kunonzi</w:t>
      </w:r>
      <w:proofErr w:type="spellEnd"/>
      <w:r w:rsidR="00360DC8">
        <w:rPr>
          <w:rFonts w:ascii="Arial" w:hAnsi="Arial" w:cs="Arial"/>
          <w:sz w:val="28"/>
          <w:szCs w:val="28"/>
        </w:rPr>
        <w:t xml:space="preserve"> </w:t>
      </w:r>
      <w:proofErr w:type="spellStart"/>
      <w:r w:rsidR="00360DC8">
        <w:rPr>
          <w:rFonts w:ascii="Arial" w:hAnsi="Arial" w:cs="Arial"/>
          <w:sz w:val="28"/>
          <w:szCs w:val="28"/>
        </w:rPr>
        <w:t>kugara</w:t>
      </w:r>
      <w:proofErr w:type="spellEnd"/>
      <w:r w:rsidR="00360DC8">
        <w:rPr>
          <w:rFonts w:ascii="Arial" w:hAnsi="Arial" w:cs="Arial"/>
          <w:sz w:val="28"/>
          <w:szCs w:val="28"/>
        </w:rPr>
        <w:t xml:space="preserve"> </w:t>
      </w:r>
      <w:proofErr w:type="spellStart"/>
      <w:r w:rsidR="00360DC8">
        <w:rPr>
          <w:rFonts w:ascii="Arial" w:hAnsi="Arial" w:cs="Arial"/>
          <w:sz w:val="28"/>
          <w:szCs w:val="28"/>
        </w:rPr>
        <w:t>nemukadzi</w:t>
      </w:r>
      <w:proofErr w:type="spellEnd"/>
      <w:r w:rsidR="003533C9">
        <w:rPr>
          <w:rFonts w:ascii="Arial" w:hAnsi="Arial" w:cs="Arial"/>
          <w:sz w:val="28"/>
          <w:szCs w:val="28"/>
        </w:rPr>
        <w:t>.</w:t>
      </w:r>
      <w:r w:rsidR="00360DC8">
        <w:rPr>
          <w:rFonts w:ascii="Arial" w:hAnsi="Arial" w:cs="Arial"/>
          <w:sz w:val="28"/>
          <w:szCs w:val="28"/>
        </w:rPr>
        <w:t xml:space="preserve"> </w:t>
      </w:r>
      <w:proofErr w:type="spellStart"/>
      <w:r w:rsidR="003533C9">
        <w:rPr>
          <w:rFonts w:ascii="Arial" w:hAnsi="Arial" w:cs="Arial"/>
          <w:sz w:val="28"/>
          <w:szCs w:val="28"/>
        </w:rPr>
        <w:t>A</w:t>
      </w:r>
      <w:r w:rsidR="001B3C39">
        <w:rPr>
          <w:rFonts w:ascii="Arial" w:hAnsi="Arial" w:cs="Arial"/>
          <w:sz w:val="28"/>
          <w:szCs w:val="28"/>
        </w:rPr>
        <w:t>nokurumidza</w:t>
      </w:r>
      <w:proofErr w:type="spellEnd"/>
      <w:r w:rsidR="001B3C39">
        <w:rPr>
          <w:rFonts w:ascii="Arial" w:hAnsi="Arial" w:cs="Arial"/>
          <w:sz w:val="28"/>
          <w:szCs w:val="28"/>
        </w:rPr>
        <w:t xml:space="preserve"> </w:t>
      </w:r>
      <w:proofErr w:type="spellStart"/>
      <w:r w:rsidR="001B3C39">
        <w:rPr>
          <w:rFonts w:ascii="Arial" w:hAnsi="Arial" w:cs="Arial"/>
          <w:sz w:val="28"/>
          <w:szCs w:val="28"/>
        </w:rPr>
        <w:t>kurakwa</w:t>
      </w:r>
      <w:proofErr w:type="spellEnd"/>
      <w:r w:rsidR="00BC19B5">
        <w:rPr>
          <w:rFonts w:ascii="Arial" w:hAnsi="Arial" w:cs="Arial"/>
          <w:sz w:val="28"/>
          <w:szCs w:val="28"/>
        </w:rPr>
        <w:t>,</w:t>
      </w:r>
      <w:r w:rsidR="001B3C39">
        <w:rPr>
          <w:rFonts w:ascii="Arial" w:hAnsi="Arial" w:cs="Arial"/>
          <w:sz w:val="28"/>
          <w:szCs w:val="28"/>
        </w:rPr>
        <w:t xml:space="preserve"> </w:t>
      </w:r>
      <w:proofErr w:type="spellStart"/>
      <w:r w:rsidR="001B3C39">
        <w:rPr>
          <w:rFonts w:ascii="Arial" w:hAnsi="Arial" w:cs="Arial"/>
          <w:sz w:val="28"/>
          <w:szCs w:val="28"/>
        </w:rPr>
        <w:t>kudhin</w:t>
      </w:r>
      <w:r w:rsidR="003533C9">
        <w:rPr>
          <w:rFonts w:ascii="Arial" w:hAnsi="Arial" w:cs="Arial"/>
          <w:sz w:val="28"/>
          <w:szCs w:val="28"/>
        </w:rPr>
        <w:t>h</w:t>
      </w:r>
      <w:r w:rsidR="001B3C39">
        <w:rPr>
          <w:rFonts w:ascii="Arial" w:hAnsi="Arial" w:cs="Arial"/>
          <w:sz w:val="28"/>
          <w:szCs w:val="28"/>
        </w:rPr>
        <w:t>iwa</w:t>
      </w:r>
      <w:proofErr w:type="spellEnd"/>
      <w:r w:rsidR="001B3C39">
        <w:rPr>
          <w:rFonts w:ascii="Arial" w:hAnsi="Arial" w:cs="Arial"/>
          <w:sz w:val="28"/>
          <w:szCs w:val="28"/>
        </w:rPr>
        <w:t>, pride, immaturity</w:t>
      </w:r>
      <w:r w:rsidR="00350EA9">
        <w:rPr>
          <w:rFonts w:ascii="Arial" w:hAnsi="Arial" w:cs="Arial"/>
          <w:sz w:val="28"/>
          <w:szCs w:val="28"/>
        </w:rPr>
        <w:t xml:space="preserve">. </w:t>
      </w:r>
    </w:p>
    <w:p w14:paraId="5C95BBBE" w14:textId="09873B98" w:rsidR="00995498" w:rsidRDefault="005B27F6" w:rsidP="00EE1207">
      <w:pPr>
        <w:jc w:val="both"/>
        <w:rPr>
          <w:rFonts w:ascii="Arial" w:hAnsi="Arial" w:cs="Arial"/>
          <w:sz w:val="28"/>
          <w:szCs w:val="28"/>
        </w:rPr>
      </w:pPr>
      <w:r>
        <w:rPr>
          <w:rFonts w:ascii="Arial" w:hAnsi="Arial" w:cs="Arial"/>
          <w:sz w:val="28"/>
          <w:szCs w:val="28"/>
          <w:vertAlign w:val="superscript"/>
        </w:rPr>
        <w:t xml:space="preserve">143 </w:t>
      </w:r>
      <w:proofErr w:type="spellStart"/>
      <w:r w:rsidR="00350EA9">
        <w:rPr>
          <w:rFonts w:ascii="Arial" w:hAnsi="Arial" w:cs="Arial"/>
          <w:sz w:val="28"/>
          <w:szCs w:val="28"/>
        </w:rPr>
        <w:t>Zvemunhu</w:t>
      </w:r>
      <w:proofErr w:type="spellEnd"/>
      <w:r w:rsidR="00350EA9">
        <w:rPr>
          <w:rFonts w:ascii="Arial" w:hAnsi="Arial" w:cs="Arial"/>
          <w:sz w:val="28"/>
          <w:szCs w:val="28"/>
        </w:rPr>
        <w:t xml:space="preserve"> </w:t>
      </w:r>
      <w:proofErr w:type="spellStart"/>
      <w:r w:rsidR="00350EA9">
        <w:rPr>
          <w:rFonts w:ascii="Arial" w:hAnsi="Arial" w:cs="Arial"/>
          <w:sz w:val="28"/>
          <w:szCs w:val="28"/>
        </w:rPr>
        <w:t>anopisa</w:t>
      </w:r>
      <w:proofErr w:type="spellEnd"/>
      <w:r w:rsidR="00350EA9">
        <w:rPr>
          <w:rFonts w:ascii="Arial" w:hAnsi="Arial" w:cs="Arial"/>
          <w:sz w:val="28"/>
          <w:szCs w:val="28"/>
        </w:rPr>
        <w:t xml:space="preserve"> dura munguva </w:t>
      </w:r>
      <w:proofErr w:type="spellStart"/>
      <w:r w:rsidR="00350EA9">
        <w:rPr>
          <w:rFonts w:ascii="Arial" w:hAnsi="Arial" w:cs="Arial"/>
          <w:sz w:val="28"/>
          <w:szCs w:val="28"/>
        </w:rPr>
        <w:t>yemaguta</w:t>
      </w:r>
      <w:proofErr w:type="spellEnd"/>
      <w:r w:rsidR="00350EA9">
        <w:rPr>
          <w:rFonts w:ascii="Arial" w:hAnsi="Arial" w:cs="Arial"/>
          <w:sz w:val="28"/>
          <w:szCs w:val="28"/>
        </w:rPr>
        <w:t xml:space="preserve"> </w:t>
      </w:r>
      <w:proofErr w:type="spellStart"/>
      <w:r w:rsidR="00350EA9">
        <w:rPr>
          <w:rFonts w:ascii="Arial" w:hAnsi="Arial" w:cs="Arial"/>
          <w:sz w:val="28"/>
          <w:szCs w:val="28"/>
        </w:rPr>
        <w:t>asingazive</w:t>
      </w:r>
      <w:proofErr w:type="spellEnd"/>
      <w:r w:rsidR="00350EA9">
        <w:rPr>
          <w:rFonts w:ascii="Arial" w:hAnsi="Arial" w:cs="Arial"/>
          <w:sz w:val="28"/>
          <w:szCs w:val="28"/>
        </w:rPr>
        <w:t xml:space="preserve"> kuti </w:t>
      </w:r>
      <w:r w:rsidR="007944DE">
        <w:rPr>
          <w:rFonts w:ascii="Arial" w:hAnsi="Arial" w:cs="Arial"/>
          <w:sz w:val="28"/>
          <w:szCs w:val="28"/>
        </w:rPr>
        <w:t xml:space="preserve">drought </w:t>
      </w:r>
      <w:proofErr w:type="spellStart"/>
      <w:r w:rsidR="007944DE">
        <w:rPr>
          <w:rFonts w:ascii="Arial" w:hAnsi="Arial" w:cs="Arial"/>
          <w:sz w:val="28"/>
          <w:szCs w:val="28"/>
        </w:rPr>
        <w:t>iriko</w:t>
      </w:r>
      <w:proofErr w:type="spellEnd"/>
      <w:r w:rsidR="007944DE">
        <w:rPr>
          <w:rFonts w:ascii="Arial" w:hAnsi="Arial" w:cs="Arial"/>
          <w:sz w:val="28"/>
          <w:szCs w:val="28"/>
        </w:rPr>
        <w:t xml:space="preserve"> gore </w:t>
      </w:r>
      <w:proofErr w:type="spellStart"/>
      <w:r w:rsidR="007944DE">
        <w:rPr>
          <w:rFonts w:ascii="Arial" w:hAnsi="Arial" w:cs="Arial"/>
          <w:sz w:val="28"/>
          <w:szCs w:val="28"/>
        </w:rPr>
        <w:t>rinodii</w:t>
      </w:r>
      <w:proofErr w:type="spellEnd"/>
      <w:r w:rsidR="007944DE">
        <w:rPr>
          <w:rFonts w:ascii="Arial" w:hAnsi="Arial" w:cs="Arial"/>
          <w:sz w:val="28"/>
          <w:szCs w:val="28"/>
        </w:rPr>
        <w:t xml:space="preserve">…? </w:t>
      </w:r>
      <w:r w:rsidR="007944DE" w:rsidRPr="00F23968">
        <w:rPr>
          <w:rFonts w:ascii="Arial" w:hAnsi="Arial" w:cs="Arial"/>
          <w:sz w:val="18"/>
          <w:szCs w:val="18"/>
        </w:rPr>
        <w:t>[Congregation laugh</w:t>
      </w:r>
      <w:r w:rsidR="00BA1029" w:rsidRPr="00F23968">
        <w:rPr>
          <w:rFonts w:ascii="Arial" w:hAnsi="Arial" w:cs="Arial"/>
          <w:sz w:val="18"/>
          <w:szCs w:val="18"/>
        </w:rPr>
        <w:t>s and</w:t>
      </w:r>
      <w:r w:rsidR="007944DE" w:rsidRPr="00F23968">
        <w:rPr>
          <w:rFonts w:ascii="Arial" w:hAnsi="Arial" w:cs="Arial"/>
          <w:sz w:val="18"/>
          <w:szCs w:val="18"/>
        </w:rPr>
        <w:t xml:space="preserve"> </w:t>
      </w:r>
      <w:r w:rsidR="00063DA1" w:rsidRPr="00F23968">
        <w:rPr>
          <w:rFonts w:ascii="Arial" w:hAnsi="Arial" w:cs="Arial"/>
          <w:sz w:val="18"/>
          <w:szCs w:val="18"/>
        </w:rPr>
        <w:t>says, “</w:t>
      </w:r>
      <w:proofErr w:type="spellStart"/>
      <w:r w:rsidR="007944DE" w:rsidRPr="00F23968">
        <w:rPr>
          <w:rFonts w:ascii="Arial" w:hAnsi="Arial" w:cs="Arial"/>
          <w:sz w:val="18"/>
          <w:szCs w:val="18"/>
        </w:rPr>
        <w:t>rinotevera</w:t>
      </w:r>
      <w:proofErr w:type="spellEnd"/>
      <w:r w:rsidR="00A27EE8" w:rsidRPr="00F23968">
        <w:rPr>
          <w:rFonts w:ascii="Arial" w:hAnsi="Arial" w:cs="Arial"/>
          <w:sz w:val="18"/>
          <w:szCs w:val="18"/>
        </w:rPr>
        <w:t>.</w:t>
      </w:r>
      <w:r w:rsidR="001760BF" w:rsidRPr="00F23968">
        <w:rPr>
          <w:rFonts w:ascii="Arial" w:hAnsi="Arial" w:cs="Arial"/>
          <w:sz w:val="18"/>
          <w:szCs w:val="18"/>
        </w:rPr>
        <w:t>”</w:t>
      </w:r>
      <w:r w:rsidR="007944DE" w:rsidRPr="00F23968">
        <w:rPr>
          <w:rFonts w:ascii="Arial" w:hAnsi="Arial" w:cs="Arial"/>
          <w:sz w:val="18"/>
          <w:szCs w:val="18"/>
        </w:rPr>
        <w:t>]</w:t>
      </w:r>
      <w:r w:rsidR="00A27EE8">
        <w:rPr>
          <w:rFonts w:ascii="Arial" w:hAnsi="Arial" w:cs="Arial"/>
          <w:sz w:val="28"/>
          <w:szCs w:val="28"/>
        </w:rPr>
        <w:t xml:space="preserve"> </w:t>
      </w:r>
      <w:proofErr w:type="spellStart"/>
      <w:r w:rsidR="00A27EE8">
        <w:rPr>
          <w:rFonts w:ascii="Arial" w:hAnsi="Arial" w:cs="Arial"/>
          <w:sz w:val="28"/>
          <w:szCs w:val="28"/>
        </w:rPr>
        <w:t>Ndozviri</w:t>
      </w:r>
      <w:proofErr w:type="spellEnd"/>
      <w:r w:rsidR="00A27EE8">
        <w:rPr>
          <w:rFonts w:ascii="Arial" w:hAnsi="Arial" w:cs="Arial"/>
          <w:sz w:val="28"/>
          <w:szCs w:val="28"/>
        </w:rPr>
        <w:t xml:space="preserve"> </w:t>
      </w:r>
      <w:proofErr w:type="spellStart"/>
      <w:r w:rsidR="00A27EE8">
        <w:rPr>
          <w:rFonts w:ascii="Arial" w:hAnsi="Arial" w:cs="Arial"/>
          <w:sz w:val="28"/>
          <w:szCs w:val="28"/>
        </w:rPr>
        <w:t>vapfan</w:t>
      </w:r>
      <w:r w:rsidR="00BC19B5">
        <w:rPr>
          <w:rFonts w:ascii="Arial" w:hAnsi="Arial" w:cs="Arial"/>
          <w:sz w:val="28"/>
          <w:szCs w:val="28"/>
        </w:rPr>
        <w:t>h</w:t>
      </w:r>
      <w:r w:rsidR="00A27EE8">
        <w:rPr>
          <w:rFonts w:ascii="Arial" w:hAnsi="Arial" w:cs="Arial"/>
          <w:sz w:val="28"/>
          <w:szCs w:val="28"/>
        </w:rPr>
        <w:t>a</w:t>
      </w:r>
      <w:proofErr w:type="spellEnd"/>
      <w:r w:rsidR="00A27EE8">
        <w:rPr>
          <w:rFonts w:ascii="Arial" w:hAnsi="Arial" w:cs="Arial"/>
          <w:sz w:val="28"/>
          <w:szCs w:val="28"/>
        </w:rPr>
        <w:t xml:space="preserve"> </w:t>
      </w:r>
      <w:proofErr w:type="spellStart"/>
      <w:r w:rsidR="00A27EE8">
        <w:rPr>
          <w:rFonts w:ascii="Arial" w:hAnsi="Arial" w:cs="Arial"/>
          <w:sz w:val="28"/>
          <w:szCs w:val="28"/>
        </w:rPr>
        <w:t>vazhi</w:t>
      </w:r>
      <w:proofErr w:type="spellEnd"/>
      <w:r w:rsidR="00A27EE8">
        <w:rPr>
          <w:rFonts w:ascii="Arial" w:hAnsi="Arial" w:cs="Arial"/>
          <w:sz w:val="28"/>
          <w:szCs w:val="28"/>
        </w:rPr>
        <w:t xml:space="preserve">…? </w:t>
      </w:r>
      <w:r w:rsidR="00A27EE8" w:rsidRPr="00F23968">
        <w:rPr>
          <w:rFonts w:ascii="Arial" w:hAnsi="Arial" w:cs="Arial"/>
          <w:sz w:val="18"/>
          <w:szCs w:val="18"/>
        </w:rPr>
        <w:t xml:space="preserve">[Congregation </w:t>
      </w:r>
      <w:r w:rsidR="00063DA1" w:rsidRPr="00F23968">
        <w:rPr>
          <w:rFonts w:ascii="Arial" w:hAnsi="Arial" w:cs="Arial"/>
          <w:sz w:val="18"/>
          <w:szCs w:val="18"/>
        </w:rPr>
        <w:t>says, “</w:t>
      </w:r>
      <w:r w:rsidR="00A27EE8" w:rsidRPr="00F23968">
        <w:rPr>
          <w:rFonts w:ascii="Arial" w:hAnsi="Arial" w:cs="Arial"/>
          <w:sz w:val="18"/>
          <w:szCs w:val="18"/>
        </w:rPr>
        <w:t>vazhinji</w:t>
      </w:r>
      <w:r w:rsidR="00BC19B5" w:rsidRPr="00F23968">
        <w:rPr>
          <w:rFonts w:ascii="Arial" w:hAnsi="Arial" w:cs="Arial"/>
          <w:sz w:val="18"/>
          <w:szCs w:val="18"/>
        </w:rPr>
        <w:t>.</w:t>
      </w:r>
      <w:r w:rsidR="001760BF" w:rsidRPr="00F23968">
        <w:rPr>
          <w:rFonts w:ascii="Arial" w:hAnsi="Arial" w:cs="Arial"/>
          <w:sz w:val="18"/>
          <w:szCs w:val="18"/>
        </w:rPr>
        <w:t>”</w:t>
      </w:r>
      <w:r w:rsidR="00A27EE8" w:rsidRPr="00F23968">
        <w:rPr>
          <w:rFonts w:ascii="Arial" w:hAnsi="Arial" w:cs="Arial"/>
          <w:sz w:val="18"/>
          <w:szCs w:val="18"/>
        </w:rPr>
        <w:t>]</w:t>
      </w:r>
      <w:r w:rsidR="00007468">
        <w:rPr>
          <w:rFonts w:ascii="Arial" w:hAnsi="Arial" w:cs="Arial"/>
          <w:sz w:val="28"/>
          <w:szCs w:val="28"/>
        </w:rPr>
        <w:t xml:space="preserve"> </w:t>
      </w:r>
      <w:proofErr w:type="spellStart"/>
      <w:r w:rsidR="00BC19B5">
        <w:rPr>
          <w:rFonts w:ascii="Arial" w:hAnsi="Arial" w:cs="Arial"/>
          <w:sz w:val="28"/>
          <w:szCs w:val="28"/>
        </w:rPr>
        <w:t>E</w:t>
      </w:r>
      <w:r w:rsidR="00007468">
        <w:rPr>
          <w:rFonts w:ascii="Arial" w:hAnsi="Arial" w:cs="Arial"/>
          <w:sz w:val="28"/>
          <w:szCs w:val="28"/>
        </w:rPr>
        <w:t>he</w:t>
      </w:r>
      <w:proofErr w:type="spellEnd"/>
      <w:r w:rsidR="00DD5428">
        <w:rPr>
          <w:rFonts w:ascii="Arial" w:hAnsi="Arial" w:cs="Arial"/>
          <w:sz w:val="28"/>
          <w:szCs w:val="28"/>
        </w:rPr>
        <w:t>,</w:t>
      </w:r>
      <w:r w:rsidR="00D56770">
        <w:rPr>
          <w:rFonts w:ascii="Arial" w:hAnsi="Arial" w:cs="Arial"/>
          <w:sz w:val="28"/>
          <w:szCs w:val="28"/>
        </w:rPr>
        <w:t xml:space="preserve"> </w:t>
      </w:r>
      <w:proofErr w:type="spellStart"/>
      <w:r w:rsidR="00D56770">
        <w:rPr>
          <w:rFonts w:ascii="Arial" w:hAnsi="Arial" w:cs="Arial"/>
          <w:sz w:val="28"/>
          <w:szCs w:val="28"/>
        </w:rPr>
        <w:t>ndosaka</w:t>
      </w:r>
      <w:proofErr w:type="spellEnd"/>
      <w:r w:rsidR="00D56770">
        <w:rPr>
          <w:rFonts w:ascii="Arial" w:hAnsi="Arial" w:cs="Arial"/>
          <w:sz w:val="28"/>
          <w:szCs w:val="28"/>
        </w:rPr>
        <w:t xml:space="preserve"> </w:t>
      </w:r>
      <w:proofErr w:type="spellStart"/>
      <w:r w:rsidR="00D56770">
        <w:rPr>
          <w:rFonts w:ascii="Arial" w:hAnsi="Arial" w:cs="Arial"/>
          <w:sz w:val="28"/>
          <w:szCs w:val="28"/>
        </w:rPr>
        <w:t>muchiona</w:t>
      </w:r>
      <w:proofErr w:type="spellEnd"/>
      <w:r w:rsidR="00D56770">
        <w:rPr>
          <w:rFonts w:ascii="Arial" w:hAnsi="Arial" w:cs="Arial"/>
          <w:sz w:val="28"/>
          <w:szCs w:val="28"/>
        </w:rPr>
        <w:t xml:space="preserve"> </w:t>
      </w:r>
      <w:proofErr w:type="spellStart"/>
      <w:r w:rsidR="00A64380">
        <w:rPr>
          <w:rFonts w:ascii="Arial" w:hAnsi="Arial" w:cs="Arial"/>
          <w:sz w:val="28"/>
          <w:szCs w:val="28"/>
        </w:rPr>
        <w:t>vapfan</w:t>
      </w:r>
      <w:r w:rsidR="00DD5428">
        <w:rPr>
          <w:rFonts w:ascii="Arial" w:hAnsi="Arial" w:cs="Arial"/>
          <w:sz w:val="28"/>
          <w:szCs w:val="28"/>
        </w:rPr>
        <w:t>h</w:t>
      </w:r>
      <w:r w:rsidR="00A64380">
        <w:rPr>
          <w:rFonts w:ascii="Arial" w:hAnsi="Arial" w:cs="Arial"/>
          <w:sz w:val="28"/>
          <w:szCs w:val="28"/>
        </w:rPr>
        <w:t>a</w:t>
      </w:r>
      <w:proofErr w:type="spellEnd"/>
      <w:r w:rsidR="00A64380">
        <w:rPr>
          <w:rFonts w:ascii="Arial" w:hAnsi="Arial" w:cs="Arial"/>
          <w:sz w:val="28"/>
          <w:szCs w:val="28"/>
        </w:rPr>
        <w:t xml:space="preserve"> </w:t>
      </w:r>
      <w:proofErr w:type="spellStart"/>
      <w:r w:rsidR="00A64380">
        <w:rPr>
          <w:rFonts w:ascii="Arial" w:hAnsi="Arial" w:cs="Arial"/>
          <w:sz w:val="28"/>
          <w:szCs w:val="28"/>
        </w:rPr>
        <w:t>anonyenga</w:t>
      </w:r>
      <w:proofErr w:type="spellEnd"/>
      <w:r w:rsidR="00A64380">
        <w:rPr>
          <w:rFonts w:ascii="Arial" w:hAnsi="Arial" w:cs="Arial"/>
          <w:sz w:val="28"/>
          <w:szCs w:val="28"/>
        </w:rPr>
        <w:t xml:space="preserve"> </w:t>
      </w:r>
      <w:proofErr w:type="spellStart"/>
      <w:r w:rsidR="006B6CA6">
        <w:rPr>
          <w:rFonts w:ascii="Arial" w:hAnsi="Arial" w:cs="Arial"/>
          <w:sz w:val="28"/>
          <w:szCs w:val="28"/>
        </w:rPr>
        <w:t>musikana</w:t>
      </w:r>
      <w:proofErr w:type="spellEnd"/>
      <w:r w:rsidR="006B6CA6">
        <w:rPr>
          <w:rFonts w:ascii="Arial" w:hAnsi="Arial" w:cs="Arial"/>
          <w:sz w:val="28"/>
          <w:szCs w:val="28"/>
        </w:rPr>
        <w:t xml:space="preserve"> </w:t>
      </w:r>
      <w:r w:rsidR="00BD596B">
        <w:rPr>
          <w:rFonts w:ascii="Arial" w:hAnsi="Arial" w:cs="Arial"/>
          <w:sz w:val="28"/>
          <w:szCs w:val="28"/>
        </w:rPr>
        <w:t>nhasi, ku-ku-ku-ku-ku</w:t>
      </w:r>
      <w:r w:rsidR="003A3768">
        <w:rPr>
          <w:rFonts w:ascii="Arial" w:hAnsi="Arial" w:cs="Arial"/>
          <w:sz w:val="28"/>
          <w:szCs w:val="28"/>
        </w:rPr>
        <w:t xml:space="preserve"> </w:t>
      </w:r>
      <w:proofErr w:type="spellStart"/>
      <w:r w:rsidR="003A3768">
        <w:rPr>
          <w:rFonts w:ascii="Arial" w:hAnsi="Arial" w:cs="Arial"/>
          <w:sz w:val="28"/>
          <w:szCs w:val="28"/>
        </w:rPr>
        <w:t>kuHat</w:t>
      </w:r>
      <w:r w:rsidR="006F08DC">
        <w:rPr>
          <w:rFonts w:ascii="Arial" w:hAnsi="Arial" w:cs="Arial"/>
          <w:sz w:val="28"/>
          <w:szCs w:val="28"/>
        </w:rPr>
        <w:t>field</w:t>
      </w:r>
      <w:proofErr w:type="spellEnd"/>
      <w:r w:rsidR="005561E6">
        <w:rPr>
          <w:rFonts w:ascii="Arial" w:hAnsi="Arial" w:cs="Arial"/>
          <w:sz w:val="28"/>
          <w:szCs w:val="28"/>
        </w:rPr>
        <w:t>.</w:t>
      </w:r>
      <w:r w:rsidR="006F08DC">
        <w:rPr>
          <w:rFonts w:ascii="Arial" w:hAnsi="Arial" w:cs="Arial"/>
          <w:sz w:val="28"/>
          <w:szCs w:val="28"/>
        </w:rPr>
        <w:t xml:space="preserve"> </w:t>
      </w:r>
      <w:proofErr w:type="spellStart"/>
      <w:r w:rsidR="005561E6">
        <w:rPr>
          <w:rFonts w:ascii="Arial" w:hAnsi="Arial" w:cs="Arial"/>
          <w:sz w:val="28"/>
          <w:szCs w:val="28"/>
        </w:rPr>
        <w:t>O</w:t>
      </w:r>
      <w:r w:rsidR="006F08DC">
        <w:rPr>
          <w:rFonts w:ascii="Arial" w:hAnsi="Arial" w:cs="Arial"/>
          <w:sz w:val="28"/>
          <w:szCs w:val="28"/>
        </w:rPr>
        <w:t>danana</w:t>
      </w:r>
      <w:proofErr w:type="spellEnd"/>
      <w:r w:rsidR="006F08DC">
        <w:rPr>
          <w:rFonts w:ascii="Arial" w:hAnsi="Arial" w:cs="Arial"/>
          <w:sz w:val="28"/>
          <w:szCs w:val="28"/>
        </w:rPr>
        <w:t xml:space="preserve"> naye three-four months</w:t>
      </w:r>
      <w:r w:rsidR="000A49B3">
        <w:rPr>
          <w:rFonts w:ascii="Arial" w:hAnsi="Arial" w:cs="Arial"/>
          <w:sz w:val="28"/>
          <w:szCs w:val="28"/>
        </w:rPr>
        <w:t xml:space="preserve">, </w:t>
      </w:r>
      <w:r w:rsidR="008200F3" w:rsidRPr="00F23968">
        <w:rPr>
          <w:rFonts w:ascii="Arial" w:hAnsi="Arial" w:cs="Arial"/>
          <w:sz w:val="18"/>
          <w:szCs w:val="18"/>
        </w:rPr>
        <w:t>[Apostle Gumbura claps hands once]</w:t>
      </w:r>
      <w:r w:rsidR="008200F3">
        <w:rPr>
          <w:rFonts w:ascii="Arial" w:hAnsi="Arial" w:cs="Arial"/>
          <w:sz w:val="28"/>
          <w:szCs w:val="28"/>
        </w:rPr>
        <w:t xml:space="preserve"> </w:t>
      </w:r>
      <w:proofErr w:type="spellStart"/>
      <w:r w:rsidR="000A49B3">
        <w:rPr>
          <w:rFonts w:ascii="Arial" w:hAnsi="Arial" w:cs="Arial"/>
          <w:sz w:val="28"/>
          <w:szCs w:val="28"/>
        </w:rPr>
        <w:t>osiya</w:t>
      </w:r>
      <w:proofErr w:type="spellEnd"/>
      <w:r w:rsidR="000A49B3">
        <w:rPr>
          <w:rFonts w:ascii="Arial" w:hAnsi="Arial" w:cs="Arial"/>
          <w:sz w:val="28"/>
          <w:szCs w:val="28"/>
        </w:rPr>
        <w:t xml:space="preserve">. </w:t>
      </w:r>
      <w:proofErr w:type="spellStart"/>
      <w:r w:rsidR="000A49B3">
        <w:rPr>
          <w:rFonts w:ascii="Arial" w:hAnsi="Arial" w:cs="Arial"/>
          <w:sz w:val="28"/>
          <w:szCs w:val="28"/>
        </w:rPr>
        <w:t>Aanomumwe</w:t>
      </w:r>
      <w:proofErr w:type="spellEnd"/>
      <w:r w:rsidR="000A49B3">
        <w:rPr>
          <w:rFonts w:ascii="Arial" w:hAnsi="Arial" w:cs="Arial"/>
          <w:sz w:val="28"/>
          <w:szCs w:val="28"/>
        </w:rPr>
        <w:t xml:space="preserve"> </w:t>
      </w:r>
      <w:proofErr w:type="spellStart"/>
      <w:r w:rsidR="000A49B3">
        <w:rPr>
          <w:rFonts w:ascii="Arial" w:hAnsi="Arial" w:cs="Arial"/>
          <w:sz w:val="28"/>
          <w:szCs w:val="28"/>
        </w:rPr>
        <w:t>ku</w:t>
      </w:r>
      <w:r w:rsidR="000A49B3" w:rsidRPr="000A49B3">
        <w:rPr>
          <w:rFonts w:ascii="Arial" w:hAnsi="Arial" w:cs="Arial"/>
          <w:i/>
          <w:iCs/>
          <w:sz w:val="28"/>
          <w:szCs w:val="28"/>
        </w:rPr>
        <w:t>High</w:t>
      </w:r>
      <w:r w:rsidR="000A49B3">
        <w:rPr>
          <w:rFonts w:ascii="Arial" w:hAnsi="Arial" w:cs="Arial"/>
          <w:i/>
          <w:iCs/>
          <w:sz w:val="28"/>
          <w:szCs w:val="28"/>
        </w:rPr>
        <w:t>-</w:t>
      </w:r>
      <w:r w:rsidR="000A49B3" w:rsidRPr="000A49B3">
        <w:rPr>
          <w:rFonts w:ascii="Arial" w:hAnsi="Arial" w:cs="Arial"/>
          <w:i/>
          <w:iCs/>
          <w:sz w:val="28"/>
          <w:szCs w:val="28"/>
        </w:rPr>
        <w:t>firidzi</w:t>
      </w:r>
      <w:proofErr w:type="spellEnd"/>
      <w:r w:rsidR="00BF56DA">
        <w:rPr>
          <w:rFonts w:ascii="Arial" w:hAnsi="Arial" w:cs="Arial"/>
          <w:i/>
          <w:iCs/>
          <w:sz w:val="28"/>
          <w:szCs w:val="28"/>
        </w:rPr>
        <w:t xml:space="preserve">, </w:t>
      </w:r>
      <w:proofErr w:type="spellStart"/>
      <w:r w:rsidR="00BF56DA">
        <w:rPr>
          <w:rFonts w:ascii="Arial" w:hAnsi="Arial" w:cs="Arial"/>
          <w:sz w:val="28"/>
          <w:szCs w:val="28"/>
        </w:rPr>
        <w:t>odanana</w:t>
      </w:r>
      <w:proofErr w:type="spellEnd"/>
      <w:r w:rsidR="00BF56DA">
        <w:rPr>
          <w:rFonts w:ascii="Arial" w:hAnsi="Arial" w:cs="Arial"/>
          <w:sz w:val="28"/>
          <w:szCs w:val="28"/>
        </w:rPr>
        <w:t xml:space="preserve"> naye three-four months</w:t>
      </w:r>
      <w:r w:rsidR="00E95888">
        <w:rPr>
          <w:rFonts w:ascii="Arial" w:hAnsi="Arial" w:cs="Arial"/>
          <w:sz w:val="28"/>
          <w:szCs w:val="28"/>
        </w:rPr>
        <w:t xml:space="preserve">, </w:t>
      </w:r>
      <w:r w:rsidR="00E95888" w:rsidRPr="00F23968">
        <w:rPr>
          <w:rFonts w:ascii="Arial" w:hAnsi="Arial" w:cs="Arial"/>
          <w:sz w:val="18"/>
          <w:szCs w:val="18"/>
        </w:rPr>
        <w:t>[Apostle Gumbura claps hands once]</w:t>
      </w:r>
      <w:r w:rsidR="00E95888">
        <w:rPr>
          <w:rFonts w:ascii="Arial" w:hAnsi="Arial" w:cs="Arial"/>
          <w:sz w:val="28"/>
          <w:szCs w:val="28"/>
        </w:rPr>
        <w:t xml:space="preserve"> </w:t>
      </w:r>
      <w:proofErr w:type="spellStart"/>
      <w:r w:rsidR="00BF56DA">
        <w:rPr>
          <w:rFonts w:ascii="Arial" w:hAnsi="Arial" w:cs="Arial"/>
          <w:sz w:val="28"/>
          <w:szCs w:val="28"/>
        </w:rPr>
        <w:t>osiya</w:t>
      </w:r>
      <w:proofErr w:type="spellEnd"/>
      <w:r w:rsidR="00BF56DA">
        <w:rPr>
          <w:rFonts w:ascii="Arial" w:hAnsi="Arial" w:cs="Arial"/>
          <w:sz w:val="28"/>
          <w:szCs w:val="28"/>
        </w:rPr>
        <w:t>.</w:t>
      </w:r>
      <w:r w:rsidR="00A41F16">
        <w:rPr>
          <w:rFonts w:ascii="Arial" w:hAnsi="Arial" w:cs="Arial"/>
          <w:sz w:val="28"/>
          <w:szCs w:val="28"/>
        </w:rPr>
        <w:t xml:space="preserve"> </w:t>
      </w:r>
      <w:proofErr w:type="spellStart"/>
      <w:r w:rsidR="00A41F16">
        <w:rPr>
          <w:rFonts w:ascii="Arial" w:hAnsi="Arial" w:cs="Arial"/>
          <w:sz w:val="28"/>
          <w:szCs w:val="28"/>
        </w:rPr>
        <w:t>Aanomumwe</w:t>
      </w:r>
      <w:proofErr w:type="spellEnd"/>
      <w:r w:rsidR="00A41F16">
        <w:rPr>
          <w:rFonts w:ascii="Arial" w:hAnsi="Arial" w:cs="Arial"/>
          <w:sz w:val="28"/>
          <w:szCs w:val="28"/>
        </w:rPr>
        <w:t xml:space="preserve"> </w:t>
      </w:r>
      <w:proofErr w:type="spellStart"/>
      <w:r w:rsidR="00A41F16">
        <w:rPr>
          <w:rFonts w:ascii="Arial" w:hAnsi="Arial" w:cs="Arial"/>
          <w:sz w:val="28"/>
          <w:szCs w:val="28"/>
        </w:rPr>
        <w:t>kunhingi</w:t>
      </w:r>
      <w:proofErr w:type="spellEnd"/>
      <w:r w:rsidR="00A41F16">
        <w:rPr>
          <w:rFonts w:ascii="Arial" w:hAnsi="Arial" w:cs="Arial"/>
          <w:sz w:val="28"/>
          <w:szCs w:val="28"/>
        </w:rPr>
        <w:t>, eh ku</w:t>
      </w:r>
      <w:r w:rsidR="002748AF">
        <w:rPr>
          <w:rFonts w:ascii="Arial" w:hAnsi="Arial" w:cs="Arial"/>
          <w:sz w:val="28"/>
          <w:szCs w:val="28"/>
        </w:rPr>
        <w:t>-</w:t>
      </w:r>
      <w:r w:rsidR="00A41F16">
        <w:rPr>
          <w:rFonts w:ascii="Arial" w:hAnsi="Arial" w:cs="Arial"/>
          <w:sz w:val="28"/>
          <w:szCs w:val="28"/>
        </w:rPr>
        <w:t>ku</w:t>
      </w:r>
      <w:r w:rsidR="002748AF">
        <w:rPr>
          <w:rFonts w:ascii="Arial" w:hAnsi="Arial" w:cs="Arial"/>
          <w:sz w:val="28"/>
          <w:szCs w:val="28"/>
        </w:rPr>
        <w:t>-</w:t>
      </w:r>
      <w:r w:rsidR="00A41F16">
        <w:rPr>
          <w:rFonts w:ascii="Arial" w:hAnsi="Arial" w:cs="Arial"/>
          <w:sz w:val="28"/>
          <w:szCs w:val="28"/>
        </w:rPr>
        <w:t>ku</w:t>
      </w:r>
      <w:r w:rsidR="002748AF">
        <w:rPr>
          <w:rFonts w:ascii="Arial" w:hAnsi="Arial" w:cs="Arial"/>
          <w:sz w:val="28"/>
          <w:szCs w:val="28"/>
        </w:rPr>
        <w:t>-</w:t>
      </w:r>
      <w:r w:rsidR="00A41F16">
        <w:rPr>
          <w:rFonts w:ascii="Arial" w:hAnsi="Arial" w:cs="Arial"/>
          <w:sz w:val="28"/>
          <w:szCs w:val="28"/>
        </w:rPr>
        <w:t>ku</w:t>
      </w:r>
      <w:r w:rsidR="002748AF">
        <w:rPr>
          <w:rFonts w:ascii="Arial" w:hAnsi="Arial" w:cs="Arial"/>
          <w:sz w:val="28"/>
          <w:szCs w:val="28"/>
        </w:rPr>
        <w:t>-</w:t>
      </w:r>
      <w:r w:rsidR="00C60A7C">
        <w:rPr>
          <w:rFonts w:ascii="Arial" w:hAnsi="Arial" w:cs="Arial"/>
          <w:sz w:val="28"/>
          <w:szCs w:val="28"/>
        </w:rPr>
        <w:t xml:space="preserve">ku </w:t>
      </w:r>
      <w:proofErr w:type="spellStart"/>
      <w:r w:rsidR="00C60A7C">
        <w:rPr>
          <w:rFonts w:ascii="Arial" w:hAnsi="Arial" w:cs="Arial"/>
          <w:sz w:val="28"/>
          <w:szCs w:val="28"/>
        </w:rPr>
        <w:t>kuM</w:t>
      </w:r>
      <w:r w:rsidR="002748AF">
        <w:rPr>
          <w:rFonts w:ascii="Arial" w:hAnsi="Arial" w:cs="Arial"/>
          <w:sz w:val="28"/>
          <w:szCs w:val="28"/>
        </w:rPr>
        <w:t>ebhoraini</w:t>
      </w:r>
      <w:proofErr w:type="spellEnd"/>
      <w:r w:rsidR="002748AF">
        <w:rPr>
          <w:rFonts w:ascii="Arial" w:hAnsi="Arial" w:cs="Arial"/>
          <w:sz w:val="28"/>
          <w:szCs w:val="28"/>
        </w:rPr>
        <w:t xml:space="preserve"> </w:t>
      </w:r>
      <w:r w:rsidR="00221417">
        <w:rPr>
          <w:rFonts w:ascii="Arial" w:hAnsi="Arial" w:cs="Arial"/>
          <w:sz w:val="28"/>
          <w:szCs w:val="28"/>
        </w:rPr>
        <w:t xml:space="preserve">three-four months, </w:t>
      </w:r>
      <w:r w:rsidR="00221417" w:rsidRPr="00611BEB">
        <w:rPr>
          <w:rFonts w:ascii="Arial" w:hAnsi="Arial" w:cs="Arial"/>
          <w:sz w:val="18"/>
          <w:szCs w:val="18"/>
        </w:rPr>
        <w:t>[Apostle Gumbura claps hands once]</w:t>
      </w:r>
      <w:r w:rsidR="00221417">
        <w:rPr>
          <w:rFonts w:ascii="Arial" w:hAnsi="Arial" w:cs="Arial"/>
          <w:sz w:val="28"/>
          <w:szCs w:val="28"/>
        </w:rPr>
        <w:t xml:space="preserve"> </w:t>
      </w:r>
      <w:proofErr w:type="spellStart"/>
      <w:r w:rsidR="00221417">
        <w:rPr>
          <w:rFonts w:ascii="Arial" w:hAnsi="Arial" w:cs="Arial"/>
          <w:sz w:val="28"/>
          <w:szCs w:val="28"/>
        </w:rPr>
        <w:t>osiya</w:t>
      </w:r>
      <w:proofErr w:type="spellEnd"/>
      <w:r w:rsidR="00221417">
        <w:rPr>
          <w:rFonts w:ascii="Arial" w:hAnsi="Arial" w:cs="Arial"/>
          <w:sz w:val="28"/>
          <w:szCs w:val="28"/>
        </w:rPr>
        <w:t xml:space="preserve">. </w:t>
      </w:r>
    </w:p>
    <w:p w14:paraId="21B25765" w14:textId="2B715E4D" w:rsidR="00235F63" w:rsidRPr="00617CBD" w:rsidRDefault="005B27F6" w:rsidP="00EE1207">
      <w:pPr>
        <w:jc w:val="both"/>
        <w:rPr>
          <w:rFonts w:ascii="Arial" w:hAnsi="Arial" w:cs="Arial"/>
          <w:sz w:val="18"/>
          <w:szCs w:val="18"/>
        </w:rPr>
      </w:pPr>
      <w:r>
        <w:rPr>
          <w:rFonts w:ascii="Arial" w:hAnsi="Arial" w:cs="Arial"/>
          <w:sz w:val="28"/>
          <w:szCs w:val="28"/>
          <w:vertAlign w:val="superscript"/>
        </w:rPr>
        <w:t xml:space="preserve">144 </w:t>
      </w:r>
      <w:r w:rsidR="00FC23FC">
        <w:rPr>
          <w:rFonts w:ascii="Arial" w:hAnsi="Arial" w:cs="Arial"/>
          <w:sz w:val="28"/>
          <w:szCs w:val="28"/>
        </w:rPr>
        <w:t xml:space="preserve">Mweya </w:t>
      </w:r>
      <w:proofErr w:type="spellStart"/>
      <w:r w:rsidR="00FC23FC">
        <w:rPr>
          <w:rFonts w:ascii="Arial" w:hAnsi="Arial" w:cs="Arial"/>
          <w:sz w:val="28"/>
          <w:szCs w:val="28"/>
        </w:rPr>
        <w:t>wekuti</w:t>
      </w:r>
      <w:proofErr w:type="spellEnd"/>
      <w:r w:rsidR="00FC23FC">
        <w:rPr>
          <w:rFonts w:ascii="Arial" w:hAnsi="Arial" w:cs="Arial"/>
          <w:sz w:val="28"/>
          <w:szCs w:val="28"/>
        </w:rPr>
        <w:t xml:space="preserve"> munhu </w:t>
      </w:r>
      <w:proofErr w:type="spellStart"/>
      <w:r w:rsidR="00FC23FC">
        <w:rPr>
          <w:rFonts w:ascii="Arial" w:hAnsi="Arial" w:cs="Arial"/>
          <w:sz w:val="28"/>
          <w:szCs w:val="28"/>
        </w:rPr>
        <w:t>unorara</w:t>
      </w:r>
      <w:proofErr w:type="spellEnd"/>
      <w:r w:rsidR="00FC23FC">
        <w:rPr>
          <w:rFonts w:ascii="Arial" w:hAnsi="Arial" w:cs="Arial"/>
          <w:sz w:val="28"/>
          <w:szCs w:val="28"/>
        </w:rPr>
        <w:t xml:space="preserve"> </w:t>
      </w:r>
      <w:proofErr w:type="spellStart"/>
      <w:r w:rsidR="00FC23FC">
        <w:rPr>
          <w:rFonts w:ascii="Arial" w:hAnsi="Arial" w:cs="Arial"/>
          <w:sz w:val="28"/>
          <w:szCs w:val="28"/>
        </w:rPr>
        <w:t>nemusikana</w:t>
      </w:r>
      <w:proofErr w:type="spellEnd"/>
      <w:r w:rsidR="00FC23FC">
        <w:rPr>
          <w:rFonts w:ascii="Arial" w:hAnsi="Arial" w:cs="Arial"/>
          <w:sz w:val="28"/>
          <w:szCs w:val="28"/>
        </w:rPr>
        <w:t xml:space="preserve"> </w:t>
      </w:r>
      <w:proofErr w:type="spellStart"/>
      <w:r w:rsidR="00FC23FC">
        <w:rPr>
          <w:rFonts w:ascii="Arial" w:hAnsi="Arial" w:cs="Arial"/>
          <w:sz w:val="28"/>
          <w:szCs w:val="28"/>
        </w:rPr>
        <w:t>womusema</w:t>
      </w:r>
      <w:proofErr w:type="spellEnd"/>
      <w:r w:rsidR="00FC23FC">
        <w:rPr>
          <w:rFonts w:ascii="Arial" w:hAnsi="Arial" w:cs="Arial"/>
          <w:sz w:val="28"/>
          <w:szCs w:val="28"/>
        </w:rPr>
        <w:t xml:space="preserve">, mweya </w:t>
      </w:r>
      <w:proofErr w:type="spellStart"/>
      <w:r w:rsidR="00FC23FC">
        <w:rPr>
          <w:rFonts w:ascii="Arial" w:hAnsi="Arial" w:cs="Arial"/>
          <w:sz w:val="28"/>
          <w:szCs w:val="28"/>
        </w:rPr>
        <w:t>waAmnon</w:t>
      </w:r>
      <w:proofErr w:type="spellEnd"/>
      <w:r w:rsidR="005561E6">
        <w:rPr>
          <w:rFonts w:ascii="Arial" w:hAnsi="Arial" w:cs="Arial"/>
          <w:sz w:val="28"/>
          <w:szCs w:val="28"/>
        </w:rPr>
        <w:t>.</w:t>
      </w:r>
      <w:r w:rsidR="00221417">
        <w:rPr>
          <w:rFonts w:ascii="Arial" w:hAnsi="Arial" w:cs="Arial"/>
          <w:sz w:val="28"/>
          <w:szCs w:val="28"/>
        </w:rPr>
        <w:t xml:space="preserve"> </w:t>
      </w:r>
      <w:r w:rsidR="00534101" w:rsidRPr="00534101">
        <w:rPr>
          <w:rFonts w:ascii="Arial" w:hAnsi="Arial" w:cs="Arial"/>
          <w:sz w:val="18"/>
          <w:szCs w:val="28"/>
        </w:rPr>
        <w:t xml:space="preserve">[Congregation says, “Amen.”] </w:t>
      </w:r>
      <w:r w:rsidR="003D35DC">
        <w:rPr>
          <w:rFonts w:ascii="Arial" w:hAnsi="Arial" w:cs="Arial"/>
          <w:sz w:val="28"/>
          <w:szCs w:val="28"/>
        </w:rPr>
        <w:t xml:space="preserve">That is not Biblical! </w:t>
      </w:r>
      <w:r w:rsidR="00534101" w:rsidRPr="00534101">
        <w:rPr>
          <w:rFonts w:ascii="Arial" w:hAnsi="Arial" w:cs="Arial"/>
          <w:sz w:val="18"/>
          <w:szCs w:val="28"/>
        </w:rPr>
        <w:t xml:space="preserve">[Congregation says, “Amen.”] </w:t>
      </w:r>
      <w:proofErr w:type="spellStart"/>
      <w:r w:rsidR="00A64454">
        <w:rPr>
          <w:rFonts w:ascii="Arial" w:hAnsi="Arial" w:cs="Arial"/>
          <w:sz w:val="28"/>
          <w:szCs w:val="28"/>
        </w:rPr>
        <w:t>Murau</w:t>
      </w:r>
      <w:proofErr w:type="spellEnd"/>
      <w:r w:rsidR="00A64454">
        <w:rPr>
          <w:rFonts w:ascii="Arial" w:hAnsi="Arial" w:cs="Arial"/>
          <w:sz w:val="28"/>
          <w:szCs w:val="28"/>
        </w:rPr>
        <w:t xml:space="preserve"> </w:t>
      </w:r>
      <w:proofErr w:type="spellStart"/>
      <w:r w:rsidR="00A64454">
        <w:rPr>
          <w:rFonts w:ascii="Arial" w:hAnsi="Arial" w:cs="Arial"/>
          <w:sz w:val="28"/>
          <w:szCs w:val="28"/>
        </w:rPr>
        <w:t>wekuna</w:t>
      </w:r>
      <w:proofErr w:type="spellEnd"/>
      <w:r w:rsidR="00A64454">
        <w:rPr>
          <w:rFonts w:ascii="Arial" w:hAnsi="Arial" w:cs="Arial"/>
          <w:sz w:val="28"/>
          <w:szCs w:val="28"/>
        </w:rPr>
        <w:t xml:space="preserve"> Deuteronomy, </w:t>
      </w:r>
      <w:proofErr w:type="spellStart"/>
      <w:r w:rsidR="00A64454">
        <w:rPr>
          <w:rFonts w:ascii="Arial" w:hAnsi="Arial" w:cs="Arial"/>
          <w:sz w:val="28"/>
          <w:szCs w:val="28"/>
        </w:rPr>
        <w:t>waiti</w:t>
      </w:r>
      <w:proofErr w:type="spellEnd"/>
      <w:r w:rsidR="00A64454">
        <w:rPr>
          <w:rFonts w:ascii="Arial" w:hAnsi="Arial" w:cs="Arial"/>
          <w:sz w:val="28"/>
          <w:szCs w:val="28"/>
        </w:rPr>
        <w:t xml:space="preserve"> munhu kana </w:t>
      </w:r>
      <w:proofErr w:type="spellStart"/>
      <w:r w:rsidR="00A64454">
        <w:rPr>
          <w:rFonts w:ascii="Arial" w:hAnsi="Arial" w:cs="Arial"/>
          <w:sz w:val="28"/>
          <w:szCs w:val="28"/>
        </w:rPr>
        <w:t>uka</w:t>
      </w:r>
      <w:r w:rsidR="009C2D97">
        <w:rPr>
          <w:rFonts w:ascii="Arial" w:hAnsi="Arial" w:cs="Arial"/>
          <w:sz w:val="28"/>
          <w:szCs w:val="28"/>
        </w:rPr>
        <w:t>bata</w:t>
      </w:r>
      <w:proofErr w:type="spellEnd"/>
      <w:r w:rsidR="009C2D97">
        <w:rPr>
          <w:rFonts w:ascii="Arial" w:hAnsi="Arial" w:cs="Arial"/>
          <w:sz w:val="28"/>
          <w:szCs w:val="28"/>
        </w:rPr>
        <w:t xml:space="preserve"> </w:t>
      </w:r>
      <w:proofErr w:type="spellStart"/>
      <w:r w:rsidR="009C2D97">
        <w:rPr>
          <w:rFonts w:ascii="Arial" w:hAnsi="Arial" w:cs="Arial"/>
          <w:sz w:val="28"/>
          <w:szCs w:val="28"/>
        </w:rPr>
        <w:t>musikana</w:t>
      </w:r>
      <w:proofErr w:type="spellEnd"/>
      <w:r w:rsidR="009C2D97">
        <w:rPr>
          <w:rFonts w:ascii="Arial" w:hAnsi="Arial" w:cs="Arial"/>
          <w:sz w:val="28"/>
          <w:szCs w:val="28"/>
        </w:rPr>
        <w:t xml:space="preserve"> </w:t>
      </w:r>
      <w:proofErr w:type="spellStart"/>
      <w:r w:rsidR="00995498">
        <w:rPr>
          <w:rFonts w:ascii="Arial" w:hAnsi="Arial" w:cs="Arial"/>
          <w:sz w:val="28"/>
          <w:szCs w:val="28"/>
        </w:rPr>
        <w:t>mhandara</w:t>
      </w:r>
      <w:proofErr w:type="spellEnd"/>
      <w:r w:rsidR="00995498">
        <w:rPr>
          <w:rFonts w:ascii="Arial" w:hAnsi="Arial" w:cs="Arial"/>
          <w:sz w:val="28"/>
          <w:szCs w:val="28"/>
        </w:rPr>
        <w:t xml:space="preserve"> </w:t>
      </w:r>
      <w:proofErr w:type="spellStart"/>
      <w:r w:rsidR="00995498">
        <w:rPr>
          <w:rFonts w:ascii="Arial" w:hAnsi="Arial" w:cs="Arial"/>
          <w:sz w:val="28"/>
          <w:szCs w:val="28"/>
        </w:rPr>
        <w:t>handiti</w:t>
      </w:r>
      <w:proofErr w:type="spellEnd"/>
      <w:r w:rsidR="009C2D97">
        <w:rPr>
          <w:rFonts w:ascii="Arial" w:hAnsi="Arial" w:cs="Arial"/>
          <w:sz w:val="28"/>
          <w:szCs w:val="28"/>
        </w:rPr>
        <w:t xml:space="preserve"> ka…? </w:t>
      </w:r>
      <w:proofErr w:type="spellStart"/>
      <w:r w:rsidR="009C2D97">
        <w:rPr>
          <w:rFonts w:ascii="Arial" w:hAnsi="Arial" w:cs="Arial"/>
          <w:sz w:val="28"/>
          <w:szCs w:val="28"/>
        </w:rPr>
        <w:t>Ukaiii</w:t>
      </w:r>
      <w:proofErr w:type="spellEnd"/>
      <w:r w:rsidR="009C2D97">
        <w:rPr>
          <w:rFonts w:ascii="Arial" w:hAnsi="Arial" w:cs="Arial"/>
          <w:sz w:val="28"/>
          <w:szCs w:val="28"/>
        </w:rPr>
        <w:t xml:space="preserve"> deflower </w:t>
      </w:r>
      <w:proofErr w:type="spellStart"/>
      <w:r w:rsidR="00914070">
        <w:rPr>
          <w:rFonts w:ascii="Arial" w:hAnsi="Arial" w:cs="Arial"/>
          <w:sz w:val="28"/>
          <w:szCs w:val="28"/>
        </w:rPr>
        <w:t>mhandara</w:t>
      </w:r>
      <w:proofErr w:type="spellEnd"/>
      <w:r w:rsidR="00914070">
        <w:rPr>
          <w:rFonts w:ascii="Arial" w:hAnsi="Arial" w:cs="Arial"/>
          <w:sz w:val="28"/>
          <w:szCs w:val="28"/>
        </w:rPr>
        <w:t xml:space="preserve"> iyoyo </w:t>
      </w:r>
      <w:proofErr w:type="spellStart"/>
      <w:r w:rsidR="00914070">
        <w:rPr>
          <w:rFonts w:ascii="Arial" w:hAnsi="Arial" w:cs="Arial"/>
          <w:sz w:val="28"/>
          <w:szCs w:val="28"/>
        </w:rPr>
        <w:t>unofanira</w:t>
      </w:r>
      <w:proofErr w:type="spellEnd"/>
      <w:r w:rsidR="00914070">
        <w:rPr>
          <w:rFonts w:ascii="Arial" w:hAnsi="Arial" w:cs="Arial"/>
          <w:sz w:val="28"/>
          <w:szCs w:val="28"/>
        </w:rPr>
        <w:t xml:space="preserve"> </w:t>
      </w:r>
      <w:proofErr w:type="spellStart"/>
      <w:r w:rsidR="00914070">
        <w:rPr>
          <w:rFonts w:ascii="Arial" w:hAnsi="Arial" w:cs="Arial"/>
          <w:sz w:val="28"/>
          <w:szCs w:val="28"/>
        </w:rPr>
        <w:t>kubhadhara</w:t>
      </w:r>
      <w:proofErr w:type="spellEnd"/>
      <w:r w:rsidR="00914070">
        <w:rPr>
          <w:rFonts w:ascii="Arial" w:hAnsi="Arial" w:cs="Arial"/>
          <w:sz w:val="28"/>
          <w:szCs w:val="28"/>
        </w:rPr>
        <w:t xml:space="preserve"> </w:t>
      </w:r>
      <w:proofErr w:type="spellStart"/>
      <w:r w:rsidR="00914070">
        <w:rPr>
          <w:rFonts w:ascii="Arial" w:hAnsi="Arial" w:cs="Arial"/>
          <w:sz w:val="28"/>
          <w:szCs w:val="28"/>
        </w:rPr>
        <w:t>mubereki</w:t>
      </w:r>
      <w:proofErr w:type="spellEnd"/>
      <w:r w:rsidR="00914070">
        <w:rPr>
          <w:rFonts w:ascii="Arial" w:hAnsi="Arial" w:cs="Arial"/>
          <w:sz w:val="28"/>
          <w:szCs w:val="28"/>
        </w:rPr>
        <w:t xml:space="preserve"> wake how many</w:t>
      </w:r>
      <w:r w:rsidR="009A21A5">
        <w:rPr>
          <w:rFonts w:ascii="Arial" w:hAnsi="Arial" w:cs="Arial"/>
          <w:sz w:val="28"/>
          <w:szCs w:val="28"/>
        </w:rPr>
        <w:t xml:space="preserve">…? </w:t>
      </w:r>
      <w:r w:rsidR="009A21A5" w:rsidRPr="00611BEB">
        <w:rPr>
          <w:rFonts w:ascii="Arial" w:hAnsi="Arial" w:cs="Arial"/>
          <w:sz w:val="18"/>
          <w:szCs w:val="18"/>
        </w:rPr>
        <w:t xml:space="preserve">[Congregation </w:t>
      </w:r>
      <w:r w:rsidR="00063DA1" w:rsidRPr="00611BEB">
        <w:rPr>
          <w:rFonts w:ascii="Arial" w:hAnsi="Arial" w:cs="Arial"/>
          <w:sz w:val="18"/>
          <w:szCs w:val="18"/>
        </w:rPr>
        <w:t>says, “</w:t>
      </w:r>
      <w:r w:rsidR="009A21A5" w:rsidRPr="00611BEB">
        <w:rPr>
          <w:rFonts w:ascii="Arial" w:hAnsi="Arial" w:cs="Arial"/>
          <w:sz w:val="18"/>
          <w:szCs w:val="18"/>
        </w:rPr>
        <w:t>50 shekels</w:t>
      </w:r>
      <w:r w:rsidR="005561E6" w:rsidRPr="00611BEB">
        <w:rPr>
          <w:rFonts w:ascii="Arial" w:hAnsi="Arial" w:cs="Arial"/>
          <w:sz w:val="18"/>
          <w:szCs w:val="18"/>
        </w:rPr>
        <w:t>,</w:t>
      </w:r>
      <w:r w:rsidR="001760BF" w:rsidRPr="00611BEB">
        <w:rPr>
          <w:rFonts w:ascii="Arial" w:hAnsi="Arial" w:cs="Arial"/>
          <w:sz w:val="18"/>
          <w:szCs w:val="18"/>
        </w:rPr>
        <w:t>”</w:t>
      </w:r>
      <w:r w:rsidR="009A21A5" w:rsidRPr="00611BEB">
        <w:rPr>
          <w:rFonts w:ascii="Arial" w:hAnsi="Arial" w:cs="Arial"/>
          <w:sz w:val="18"/>
          <w:szCs w:val="18"/>
        </w:rPr>
        <w:t>]</w:t>
      </w:r>
      <w:r w:rsidR="009A21A5">
        <w:rPr>
          <w:rFonts w:ascii="Arial" w:hAnsi="Arial" w:cs="Arial"/>
          <w:sz w:val="28"/>
          <w:szCs w:val="28"/>
        </w:rPr>
        <w:t xml:space="preserve"> and </w:t>
      </w:r>
      <w:proofErr w:type="spellStart"/>
      <w:r w:rsidR="009A21A5">
        <w:rPr>
          <w:rFonts w:ascii="Arial" w:hAnsi="Arial" w:cs="Arial"/>
          <w:sz w:val="28"/>
          <w:szCs w:val="28"/>
        </w:rPr>
        <w:t>hau</w:t>
      </w:r>
      <w:r w:rsidR="00995498">
        <w:rPr>
          <w:rFonts w:ascii="Arial" w:hAnsi="Arial" w:cs="Arial"/>
          <w:sz w:val="28"/>
          <w:szCs w:val="28"/>
        </w:rPr>
        <w:t>fanire</w:t>
      </w:r>
      <w:proofErr w:type="spellEnd"/>
      <w:r w:rsidR="00995498">
        <w:rPr>
          <w:rFonts w:ascii="Arial" w:hAnsi="Arial" w:cs="Arial"/>
          <w:sz w:val="28"/>
          <w:szCs w:val="28"/>
        </w:rPr>
        <w:t xml:space="preserve"> </w:t>
      </w:r>
      <w:proofErr w:type="spellStart"/>
      <w:r w:rsidR="00995498">
        <w:rPr>
          <w:rFonts w:ascii="Arial" w:hAnsi="Arial" w:cs="Arial"/>
          <w:sz w:val="28"/>
          <w:szCs w:val="28"/>
        </w:rPr>
        <w:t>kumura</w:t>
      </w:r>
      <w:proofErr w:type="spellEnd"/>
      <w:r w:rsidR="00995498">
        <w:rPr>
          <w:rFonts w:ascii="Arial" w:hAnsi="Arial" w:cs="Arial"/>
          <w:sz w:val="28"/>
          <w:szCs w:val="28"/>
        </w:rPr>
        <w:t xml:space="preserve">…? </w:t>
      </w:r>
      <w:r w:rsidR="00995498" w:rsidRPr="00617CBD">
        <w:rPr>
          <w:rFonts w:ascii="Arial" w:hAnsi="Arial" w:cs="Arial"/>
          <w:sz w:val="18"/>
          <w:szCs w:val="18"/>
        </w:rPr>
        <w:t xml:space="preserve">[Congregation </w:t>
      </w:r>
      <w:r w:rsidR="00063DA1" w:rsidRPr="00617CBD">
        <w:rPr>
          <w:rFonts w:ascii="Arial" w:hAnsi="Arial" w:cs="Arial"/>
          <w:sz w:val="18"/>
          <w:szCs w:val="18"/>
        </w:rPr>
        <w:t>says, “</w:t>
      </w:r>
      <w:proofErr w:type="spellStart"/>
      <w:r w:rsidR="00995498" w:rsidRPr="00617CBD">
        <w:rPr>
          <w:rFonts w:ascii="Arial" w:hAnsi="Arial" w:cs="Arial"/>
          <w:sz w:val="18"/>
          <w:szCs w:val="18"/>
        </w:rPr>
        <w:t>kumuramba</w:t>
      </w:r>
      <w:proofErr w:type="spellEnd"/>
      <w:r w:rsidR="00995498" w:rsidRPr="00617CBD">
        <w:rPr>
          <w:rFonts w:ascii="Arial" w:hAnsi="Arial" w:cs="Arial"/>
          <w:sz w:val="18"/>
          <w:szCs w:val="18"/>
        </w:rPr>
        <w:t>/</w:t>
      </w:r>
      <w:proofErr w:type="spellStart"/>
      <w:r w:rsidR="00995498" w:rsidRPr="00617CBD">
        <w:rPr>
          <w:rFonts w:ascii="Arial" w:hAnsi="Arial" w:cs="Arial"/>
          <w:sz w:val="18"/>
          <w:szCs w:val="18"/>
        </w:rPr>
        <w:t>kumurasa</w:t>
      </w:r>
      <w:proofErr w:type="spellEnd"/>
      <w:r w:rsidR="00995498" w:rsidRPr="00617CBD">
        <w:rPr>
          <w:rFonts w:ascii="Arial" w:hAnsi="Arial" w:cs="Arial"/>
          <w:sz w:val="18"/>
          <w:szCs w:val="18"/>
        </w:rPr>
        <w:t>.</w:t>
      </w:r>
      <w:r w:rsidR="001760BF" w:rsidRPr="00617CBD">
        <w:rPr>
          <w:rFonts w:ascii="Arial" w:hAnsi="Arial" w:cs="Arial"/>
          <w:sz w:val="18"/>
          <w:szCs w:val="18"/>
        </w:rPr>
        <w:t>”</w:t>
      </w:r>
      <w:r w:rsidR="00995498" w:rsidRPr="00617CBD">
        <w:rPr>
          <w:rFonts w:ascii="Arial" w:hAnsi="Arial" w:cs="Arial"/>
          <w:sz w:val="18"/>
          <w:szCs w:val="18"/>
        </w:rPr>
        <w:t>]</w:t>
      </w:r>
      <w:r w:rsidR="00995498">
        <w:rPr>
          <w:rFonts w:ascii="Arial" w:hAnsi="Arial" w:cs="Arial"/>
          <w:sz w:val="28"/>
          <w:szCs w:val="28"/>
        </w:rPr>
        <w:t xml:space="preserve"> Saka </w:t>
      </w:r>
      <w:proofErr w:type="spellStart"/>
      <w:r w:rsidR="00995498">
        <w:rPr>
          <w:rFonts w:ascii="Arial" w:hAnsi="Arial" w:cs="Arial"/>
          <w:sz w:val="28"/>
          <w:szCs w:val="28"/>
        </w:rPr>
        <w:t>musikana</w:t>
      </w:r>
      <w:proofErr w:type="spellEnd"/>
      <w:r w:rsidR="00995498">
        <w:rPr>
          <w:rFonts w:ascii="Arial" w:hAnsi="Arial" w:cs="Arial"/>
          <w:sz w:val="28"/>
          <w:szCs w:val="28"/>
        </w:rPr>
        <w:t xml:space="preserve"> wese murume </w:t>
      </w:r>
      <w:proofErr w:type="spellStart"/>
      <w:r w:rsidR="00995498">
        <w:rPr>
          <w:rFonts w:ascii="Arial" w:hAnsi="Arial" w:cs="Arial"/>
          <w:sz w:val="28"/>
          <w:szCs w:val="28"/>
        </w:rPr>
        <w:t>aimu</w:t>
      </w:r>
      <w:proofErr w:type="spellEnd"/>
      <w:r w:rsidR="00995498">
        <w:rPr>
          <w:rFonts w:ascii="Arial" w:hAnsi="Arial" w:cs="Arial"/>
          <w:sz w:val="28"/>
          <w:szCs w:val="28"/>
        </w:rPr>
        <w:t xml:space="preserve"> deflower </w:t>
      </w:r>
      <w:r w:rsidR="00307563">
        <w:rPr>
          <w:rFonts w:ascii="Arial" w:hAnsi="Arial" w:cs="Arial"/>
          <w:sz w:val="28"/>
          <w:szCs w:val="28"/>
        </w:rPr>
        <w:t xml:space="preserve">equals to marriage. </w:t>
      </w:r>
      <w:r w:rsidR="0053166B">
        <w:rPr>
          <w:rFonts w:ascii="Arial" w:hAnsi="Arial" w:cs="Arial"/>
          <w:sz w:val="28"/>
          <w:szCs w:val="28"/>
        </w:rPr>
        <w:t xml:space="preserve">Munhu </w:t>
      </w:r>
      <w:proofErr w:type="spellStart"/>
      <w:r w:rsidR="0053166B">
        <w:rPr>
          <w:rFonts w:ascii="Arial" w:hAnsi="Arial" w:cs="Arial"/>
          <w:sz w:val="28"/>
          <w:szCs w:val="28"/>
        </w:rPr>
        <w:t>aku</w:t>
      </w:r>
      <w:proofErr w:type="spellEnd"/>
      <w:r w:rsidR="0053166B">
        <w:rPr>
          <w:rFonts w:ascii="Arial" w:hAnsi="Arial" w:cs="Arial"/>
          <w:sz w:val="28"/>
          <w:szCs w:val="28"/>
        </w:rPr>
        <w:t xml:space="preserve"> deflower equals to marriage </w:t>
      </w:r>
      <w:proofErr w:type="spellStart"/>
      <w:r w:rsidR="0053166B">
        <w:rPr>
          <w:rFonts w:ascii="Arial" w:hAnsi="Arial" w:cs="Arial"/>
          <w:sz w:val="28"/>
          <w:szCs w:val="28"/>
        </w:rPr>
        <w:t>ndo</w:t>
      </w:r>
      <w:r w:rsidR="00205C38">
        <w:rPr>
          <w:rFonts w:ascii="Arial" w:hAnsi="Arial" w:cs="Arial"/>
          <w:sz w:val="28"/>
          <w:szCs w:val="28"/>
        </w:rPr>
        <w:t>M</w:t>
      </w:r>
      <w:r w:rsidR="0053166B">
        <w:rPr>
          <w:rFonts w:ascii="Arial" w:hAnsi="Arial" w:cs="Arial"/>
          <w:sz w:val="28"/>
          <w:szCs w:val="28"/>
        </w:rPr>
        <w:t>urau</w:t>
      </w:r>
      <w:proofErr w:type="spellEnd"/>
      <w:r w:rsidR="0053166B">
        <w:rPr>
          <w:rFonts w:ascii="Arial" w:hAnsi="Arial" w:cs="Arial"/>
          <w:sz w:val="28"/>
          <w:szCs w:val="28"/>
        </w:rPr>
        <w:t xml:space="preserve"> </w:t>
      </w:r>
      <w:proofErr w:type="spellStart"/>
      <w:r w:rsidR="0053166B">
        <w:rPr>
          <w:rFonts w:ascii="Arial" w:hAnsi="Arial" w:cs="Arial"/>
          <w:sz w:val="28"/>
          <w:szCs w:val="28"/>
        </w:rPr>
        <w:t>waani</w:t>
      </w:r>
      <w:proofErr w:type="spellEnd"/>
      <w:r w:rsidR="0053166B">
        <w:rPr>
          <w:rFonts w:ascii="Arial" w:hAnsi="Arial" w:cs="Arial"/>
          <w:sz w:val="28"/>
          <w:szCs w:val="28"/>
        </w:rPr>
        <w:t xml:space="preserve"> </w:t>
      </w:r>
      <w:proofErr w:type="spellStart"/>
      <w:r w:rsidR="0053166B">
        <w:rPr>
          <w:rFonts w:ascii="Arial" w:hAnsi="Arial" w:cs="Arial"/>
          <w:sz w:val="28"/>
          <w:szCs w:val="28"/>
        </w:rPr>
        <w:t>iw</w:t>
      </w:r>
      <w:r w:rsidR="00257E41">
        <w:rPr>
          <w:rFonts w:ascii="Arial" w:hAnsi="Arial" w:cs="Arial"/>
          <w:sz w:val="28"/>
          <w:szCs w:val="28"/>
        </w:rPr>
        <w:t>oyo</w:t>
      </w:r>
      <w:proofErr w:type="spellEnd"/>
      <w:r w:rsidR="00257E41">
        <w:rPr>
          <w:rFonts w:ascii="Arial" w:hAnsi="Arial" w:cs="Arial"/>
          <w:sz w:val="28"/>
          <w:szCs w:val="28"/>
        </w:rPr>
        <w:t xml:space="preserve">…? </w:t>
      </w:r>
      <w:r w:rsidR="00257E41" w:rsidRPr="00617CBD">
        <w:rPr>
          <w:rFonts w:ascii="Arial" w:hAnsi="Arial" w:cs="Arial"/>
          <w:sz w:val="18"/>
          <w:szCs w:val="18"/>
        </w:rPr>
        <w:t xml:space="preserve">[Congregation </w:t>
      </w:r>
      <w:r w:rsidR="00063DA1" w:rsidRPr="00617CBD">
        <w:rPr>
          <w:rFonts w:ascii="Arial" w:hAnsi="Arial" w:cs="Arial"/>
          <w:sz w:val="18"/>
          <w:szCs w:val="18"/>
        </w:rPr>
        <w:t>says, “</w:t>
      </w:r>
      <w:r w:rsidR="00257E41" w:rsidRPr="00617CBD">
        <w:rPr>
          <w:rFonts w:ascii="Arial" w:hAnsi="Arial" w:cs="Arial"/>
          <w:sz w:val="18"/>
          <w:szCs w:val="18"/>
        </w:rPr>
        <w:t>waMwari.</w:t>
      </w:r>
      <w:r w:rsidR="001760BF" w:rsidRPr="00617CBD">
        <w:rPr>
          <w:rFonts w:ascii="Arial" w:hAnsi="Arial" w:cs="Arial"/>
          <w:sz w:val="18"/>
          <w:szCs w:val="18"/>
        </w:rPr>
        <w:t>”</w:t>
      </w:r>
      <w:r w:rsidR="00257E41" w:rsidRPr="00617CBD">
        <w:rPr>
          <w:rFonts w:ascii="Arial" w:hAnsi="Arial" w:cs="Arial"/>
          <w:sz w:val="18"/>
          <w:szCs w:val="18"/>
        </w:rPr>
        <w:t>]</w:t>
      </w:r>
    </w:p>
    <w:p w14:paraId="719CF4C6" w14:textId="4E8DDEDF" w:rsidR="00080296" w:rsidRDefault="005B27F6" w:rsidP="00EE1207">
      <w:pPr>
        <w:jc w:val="both"/>
        <w:rPr>
          <w:rFonts w:ascii="Arial" w:hAnsi="Arial" w:cs="Arial"/>
          <w:sz w:val="28"/>
          <w:szCs w:val="28"/>
        </w:rPr>
      </w:pPr>
      <w:r>
        <w:rPr>
          <w:rFonts w:ascii="Arial" w:hAnsi="Arial" w:cs="Arial"/>
          <w:sz w:val="28"/>
          <w:szCs w:val="28"/>
          <w:vertAlign w:val="superscript"/>
        </w:rPr>
        <w:t xml:space="preserve">145 </w:t>
      </w:r>
      <w:r w:rsidR="00257E41">
        <w:rPr>
          <w:rFonts w:ascii="Arial" w:hAnsi="Arial" w:cs="Arial"/>
          <w:sz w:val="28"/>
          <w:szCs w:val="28"/>
        </w:rPr>
        <w:t xml:space="preserve">Is that what is there now? </w:t>
      </w:r>
      <w:r w:rsidR="001F0644">
        <w:rPr>
          <w:rFonts w:ascii="Arial" w:hAnsi="Arial" w:cs="Arial"/>
          <w:sz w:val="28"/>
          <w:szCs w:val="28"/>
        </w:rPr>
        <w:t xml:space="preserve">No! They deflower </w:t>
      </w:r>
      <w:r w:rsidR="00534101">
        <w:rPr>
          <w:rFonts w:ascii="Arial" w:hAnsi="Arial" w:cs="Arial"/>
          <w:sz w:val="28"/>
          <w:szCs w:val="28"/>
        </w:rPr>
        <w:t>ha-</w:t>
      </w:r>
      <w:proofErr w:type="spellStart"/>
      <w:r w:rsidR="00534101">
        <w:rPr>
          <w:rFonts w:ascii="Arial" w:hAnsi="Arial" w:cs="Arial"/>
          <w:sz w:val="28"/>
          <w:szCs w:val="28"/>
        </w:rPr>
        <w:t>maona</w:t>
      </w:r>
      <w:proofErr w:type="spellEnd"/>
      <w:r w:rsidR="001F0644">
        <w:rPr>
          <w:rFonts w:ascii="Arial" w:hAnsi="Arial" w:cs="Arial"/>
          <w:sz w:val="28"/>
          <w:szCs w:val="28"/>
        </w:rPr>
        <w:t>, you</w:t>
      </w:r>
      <w:r w:rsidR="00BE160D">
        <w:rPr>
          <w:rFonts w:ascii="Arial" w:hAnsi="Arial" w:cs="Arial"/>
          <w:sz w:val="28"/>
          <w:szCs w:val="28"/>
        </w:rPr>
        <w:t xml:space="preserve"> deflower a virgin </w:t>
      </w:r>
      <w:proofErr w:type="spellStart"/>
      <w:r w:rsidR="00960F29">
        <w:rPr>
          <w:rFonts w:ascii="Arial" w:hAnsi="Arial" w:cs="Arial"/>
          <w:sz w:val="28"/>
          <w:szCs w:val="28"/>
        </w:rPr>
        <w:t>handitika</w:t>
      </w:r>
      <w:proofErr w:type="spellEnd"/>
      <w:r w:rsidR="00960F29">
        <w:rPr>
          <w:rFonts w:ascii="Arial" w:hAnsi="Arial" w:cs="Arial"/>
          <w:sz w:val="28"/>
          <w:szCs w:val="28"/>
        </w:rPr>
        <w:t>.</w:t>
      </w:r>
      <w:r w:rsidR="0032145B">
        <w:rPr>
          <w:rFonts w:ascii="Arial" w:hAnsi="Arial" w:cs="Arial"/>
          <w:sz w:val="28"/>
          <w:szCs w:val="28"/>
        </w:rPr>
        <w:t xml:space="preserve"> </w:t>
      </w:r>
      <w:proofErr w:type="spellStart"/>
      <w:r w:rsidR="008607B1">
        <w:rPr>
          <w:rFonts w:ascii="Arial" w:hAnsi="Arial" w:cs="Arial"/>
          <w:sz w:val="28"/>
          <w:szCs w:val="28"/>
        </w:rPr>
        <w:t>W</w:t>
      </w:r>
      <w:r w:rsidR="0032145B">
        <w:rPr>
          <w:rFonts w:ascii="Arial" w:hAnsi="Arial" w:cs="Arial"/>
          <w:sz w:val="28"/>
          <w:szCs w:val="28"/>
        </w:rPr>
        <w:t>okaramba</w:t>
      </w:r>
      <w:proofErr w:type="spellEnd"/>
      <w:r w:rsidR="0032145B">
        <w:rPr>
          <w:rFonts w:ascii="Arial" w:hAnsi="Arial" w:cs="Arial"/>
          <w:sz w:val="28"/>
          <w:szCs w:val="28"/>
        </w:rPr>
        <w:t xml:space="preserve"> </w:t>
      </w:r>
      <w:proofErr w:type="spellStart"/>
      <w:r w:rsidR="0032145B">
        <w:rPr>
          <w:rFonts w:ascii="Arial" w:hAnsi="Arial" w:cs="Arial"/>
          <w:sz w:val="28"/>
          <w:szCs w:val="28"/>
        </w:rPr>
        <w:t>kasikana</w:t>
      </w:r>
      <w:proofErr w:type="spellEnd"/>
      <w:r w:rsidR="0032145B">
        <w:rPr>
          <w:rFonts w:ascii="Arial" w:hAnsi="Arial" w:cs="Arial"/>
          <w:sz w:val="28"/>
          <w:szCs w:val="28"/>
        </w:rPr>
        <w:t xml:space="preserve"> kaya </w:t>
      </w:r>
      <w:proofErr w:type="spellStart"/>
      <w:r w:rsidR="0032145B">
        <w:rPr>
          <w:rFonts w:ascii="Arial" w:hAnsi="Arial" w:cs="Arial"/>
          <w:sz w:val="28"/>
          <w:szCs w:val="28"/>
        </w:rPr>
        <w:t>kaya</w:t>
      </w:r>
      <w:proofErr w:type="spellEnd"/>
      <w:r w:rsidR="001F0644">
        <w:rPr>
          <w:rFonts w:ascii="Arial" w:hAnsi="Arial" w:cs="Arial"/>
          <w:sz w:val="28"/>
          <w:szCs w:val="28"/>
        </w:rPr>
        <w:t xml:space="preserve"> </w:t>
      </w:r>
      <w:proofErr w:type="spellStart"/>
      <w:r w:rsidR="0032145B">
        <w:rPr>
          <w:rFonts w:ascii="Arial" w:hAnsi="Arial" w:cs="Arial"/>
          <w:sz w:val="28"/>
          <w:szCs w:val="28"/>
        </w:rPr>
        <w:t>apa</w:t>
      </w:r>
      <w:proofErr w:type="spellEnd"/>
      <w:r w:rsidR="000C5C58">
        <w:rPr>
          <w:rFonts w:ascii="Arial" w:hAnsi="Arial" w:cs="Arial"/>
          <w:sz w:val="28"/>
          <w:szCs w:val="28"/>
        </w:rPr>
        <w:t>,</w:t>
      </w:r>
      <w:r w:rsidR="0032145B">
        <w:rPr>
          <w:rFonts w:ascii="Arial" w:hAnsi="Arial" w:cs="Arial"/>
          <w:sz w:val="28"/>
          <w:szCs w:val="28"/>
        </w:rPr>
        <w:t xml:space="preserve"> </w:t>
      </w:r>
      <w:proofErr w:type="spellStart"/>
      <w:r w:rsidR="0032145B">
        <w:rPr>
          <w:rFonts w:ascii="Arial" w:hAnsi="Arial" w:cs="Arial"/>
          <w:sz w:val="28"/>
          <w:szCs w:val="28"/>
        </w:rPr>
        <w:t>wakadzidzisa</w:t>
      </w:r>
      <w:proofErr w:type="spellEnd"/>
      <w:r w:rsidR="0032145B">
        <w:rPr>
          <w:rFonts w:ascii="Arial" w:hAnsi="Arial" w:cs="Arial"/>
          <w:sz w:val="28"/>
          <w:szCs w:val="28"/>
        </w:rPr>
        <w:t xml:space="preserve"> </w:t>
      </w:r>
      <w:r w:rsidR="00666A21">
        <w:rPr>
          <w:rFonts w:ascii="Arial" w:hAnsi="Arial" w:cs="Arial"/>
          <w:sz w:val="28"/>
          <w:szCs w:val="28"/>
        </w:rPr>
        <w:t xml:space="preserve">varume,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666A21">
        <w:rPr>
          <w:rFonts w:ascii="Arial" w:hAnsi="Arial" w:cs="Arial"/>
          <w:sz w:val="28"/>
          <w:szCs w:val="28"/>
        </w:rPr>
        <w:t xml:space="preserve"> Kachagona here </w:t>
      </w:r>
      <w:proofErr w:type="spellStart"/>
      <w:r w:rsidR="00666A21">
        <w:rPr>
          <w:rFonts w:ascii="Arial" w:hAnsi="Arial" w:cs="Arial"/>
          <w:sz w:val="28"/>
          <w:szCs w:val="28"/>
        </w:rPr>
        <w:t>kurarama</w:t>
      </w:r>
      <w:proofErr w:type="spellEnd"/>
      <w:r w:rsidR="00666A21">
        <w:rPr>
          <w:rFonts w:ascii="Arial" w:hAnsi="Arial" w:cs="Arial"/>
          <w:sz w:val="28"/>
          <w:szCs w:val="28"/>
        </w:rPr>
        <w:t xml:space="preserve"> </w:t>
      </w:r>
      <w:proofErr w:type="spellStart"/>
      <w:r w:rsidR="00666A21">
        <w:rPr>
          <w:rFonts w:ascii="Arial" w:hAnsi="Arial" w:cs="Arial"/>
          <w:sz w:val="28"/>
          <w:szCs w:val="28"/>
        </w:rPr>
        <w:t>ka</w:t>
      </w:r>
      <w:r w:rsidR="00A85806">
        <w:rPr>
          <w:rFonts w:ascii="Arial" w:hAnsi="Arial" w:cs="Arial"/>
          <w:sz w:val="28"/>
          <w:szCs w:val="28"/>
        </w:rPr>
        <w:t>sina</w:t>
      </w:r>
      <w:proofErr w:type="spellEnd"/>
      <w:r w:rsidR="000C5C58">
        <w:rPr>
          <w:rFonts w:ascii="Arial" w:hAnsi="Arial" w:cs="Arial"/>
          <w:sz w:val="28"/>
          <w:szCs w:val="28"/>
        </w:rPr>
        <w:t>?</w:t>
      </w:r>
      <w:r w:rsidR="00A85806">
        <w:rPr>
          <w:rFonts w:ascii="Arial" w:hAnsi="Arial" w:cs="Arial"/>
          <w:sz w:val="28"/>
          <w:szCs w:val="28"/>
        </w:rPr>
        <w:t xml:space="preserve"> </w:t>
      </w:r>
      <w:proofErr w:type="spellStart"/>
      <w:r w:rsidR="000C5C58">
        <w:rPr>
          <w:rFonts w:ascii="Arial" w:hAnsi="Arial" w:cs="Arial"/>
          <w:sz w:val="28"/>
          <w:szCs w:val="28"/>
        </w:rPr>
        <w:t>K</w:t>
      </w:r>
      <w:r w:rsidR="00A85806">
        <w:rPr>
          <w:rFonts w:ascii="Arial" w:hAnsi="Arial" w:cs="Arial"/>
          <w:sz w:val="28"/>
          <w:szCs w:val="28"/>
        </w:rPr>
        <w:t>akunotorwa</w:t>
      </w:r>
      <w:proofErr w:type="spellEnd"/>
      <w:r w:rsidR="00A85806">
        <w:rPr>
          <w:rFonts w:ascii="Arial" w:hAnsi="Arial" w:cs="Arial"/>
          <w:sz w:val="28"/>
          <w:szCs w:val="28"/>
        </w:rPr>
        <w:t xml:space="preserve"> </w:t>
      </w:r>
      <w:proofErr w:type="spellStart"/>
      <w:r w:rsidR="00A85806">
        <w:rPr>
          <w:rFonts w:ascii="Arial" w:hAnsi="Arial" w:cs="Arial"/>
          <w:sz w:val="28"/>
          <w:szCs w:val="28"/>
        </w:rPr>
        <w:t>nemu</w:t>
      </w:r>
      <w:proofErr w:type="spellEnd"/>
      <w:r w:rsidR="00A85806">
        <w:rPr>
          <w:rFonts w:ascii="Arial" w:hAnsi="Arial" w:cs="Arial"/>
          <w:sz w:val="28"/>
          <w:szCs w:val="28"/>
        </w:rPr>
        <w:t xml:space="preserve">….? </w:t>
      </w:r>
      <w:r w:rsidR="000C5C58">
        <w:rPr>
          <w:rFonts w:ascii="Arial" w:hAnsi="Arial" w:cs="Arial"/>
          <w:sz w:val="28"/>
          <w:szCs w:val="28"/>
        </w:rPr>
        <w:t>Uya</w:t>
      </w:r>
      <w:r w:rsidR="00A85806">
        <w:rPr>
          <w:rFonts w:ascii="Arial" w:hAnsi="Arial" w:cs="Arial"/>
          <w:sz w:val="28"/>
          <w:szCs w:val="28"/>
        </w:rPr>
        <w:t xml:space="preserve"> </w:t>
      </w:r>
      <w:proofErr w:type="spellStart"/>
      <w:r w:rsidR="00A85806">
        <w:rPr>
          <w:rFonts w:ascii="Arial" w:hAnsi="Arial" w:cs="Arial"/>
          <w:sz w:val="28"/>
          <w:szCs w:val="28"/>
        </w:rPr>
        <w:t>uya</w:t>
      </w:r>
      <w:proofErr w:type="spellEnd"/>
      <w:r w:rsidR="00A85806">
        <w:rPr>
          <w:rFonts w:ascii="Arial" w:hAnsi="Arial" w:cs="Arial"/>
          <w:sz w:val="28"/>
          <w:szCs w:val="28"/>
        </w:rPr>
        <w:t xml:space="preserve"> </w:t>
      </w:r>
      <w:proofErr w:type="spellStart"/>
      <w:r w:rsidR="00A85806">
        <w:rPr>
          <w:rFonts w:ascii="Arial" w:hAnsi="Arial" w:cs="Arial"/>
          <w:sz w:val="28"/>
          <w:szCs w:val="28"/>
        </w:rPr>
        <w:t>mumwe</w:t>
      </w:r>
      <w:proofErr w:type="spellEnd"/>
      <w:r w:rsidR="00A85806">
        <w:rPr>
          <w:rFonts w:ascii="Arial" w:hAnsi="Arial" w:cs="Arial"/>
          <w:sz w:val="28"/>
          <w:szCs w:val="28"/>
        </w:rPr>
        <w:t xml:space="preserve"> </w:t>
      </w:r>
      <w:proofErr w:type="spellStart"/>
      <w:r w:rsidR="00A85806">
        <w:rPr>
          <w:rFonts w:ascii="Arial" w:hAnsi="Arial" w:cs="Arial"/>
          <w:sz w:val="28"/>
          <w:szCs w:val="28"/>
        </w:rPr>
        <w:t>okadii</w:t>
      </w:r>
      <w:proofErr w:type="spellEnd"/>
      <w:r w:rsidR="00A85806">
        <w:rPr>
          <w:rFonts w:ascii="Arial" w:hAnsi="Arial" w:cs="Arial"/>
          <w:sz w:val="28"/>
          <w:szCs w:val="28"/>
        </w:rPr>
        <w:t xml:space="preserve"> </w:t>
      </w:r>
      <w:proofErr w:type="spellStart"/>
      <w:r w:rsidR="00A85806">
        <w:rPr>
          <w:rFonts w:ascii="Arial" w:hAnsi="Arial" w:cs="Arial"/>
          <w:sz w:val="28"/>
          <w:szCs w:val="28"/>
        </w:rPr>
        <w:t>futi</w:t>
      </w:r>
      <w:proofErr w:type="spellEnd"/>
      <w:r w:rsidR="008728E8">
        <w:rPr>
          <w:rFonts w:ascii="Arial" w:hAnsi="Arial" w:cs="Arial"/>
          <w:sz w:val="28"/>
          <w:szCs w:val="28"/>
        </w:rPr>
        <w:t xml:space="preserve">, </w:t>
      </w:r>
      <w:proofErr w:type="spellStart"/>
      <w:r w:rsidR="008728E8">
        <w:rPr>
          <w:rFonts w:ascii="Arial" w:hAnsi="Arial" w:cs="Arial"/>
          <w:sz w:val="28"/>
          <w:szCs w:val="28"/>
        </w:rPr>
        <w:t>okasiya</w:t>
      </w:r>
      <w:proofErr w:type="spellEnd"/>
      <w:r w:rsidR="008728E8">
        <w:rPr>
          <w:rFonts w:ascii="Arial" w:hAnsi="Arial" w:cs="Arial"/>
          <w:sz w:val="28"/>
          <w:szCs w:val="28"/>
        </w:rPr>
        <w:t xml:space="preserve">. </w:t>
      </w:r>
      <w:proofErr w:type="spellStart"/>
      <w:r w:rsidR="008728E8">
        <w:rPr>
          <w:rFonts w:ascii="Arial" w:hAnsi="Arial" w:cs="Arial"/>
          <w:sz w:val="28"/>
          <w:szCs w:val="28"/>
        </w:rPr>
        <w:t>Konotorwa</w:t>
      </w:r>
      <w:proofErr w:type="spellEnd"/>
      <w:r w:rsidR="008728E8">
        <w:rPr>
          <w:rFonts w:ascii="Arial" w:hAnsi="Arial" w:cs="Arial"/>
          <w:sz w:val="28"/>
          <w:szCs w:val="28"/>
        </w:rPr>
        <w:t xml:space="preserve"> </w:t>
      </w:r>
      <w:proofErr w:type="spellStart"/>
      <w:r w:rsidR="008728E8">
        <w:rPr>
          <w:rFonts w:ascii="Arial" w:hAnsi="Arial" w:cs="Arial"/>
          <w:sz w:val="28"/>
          <w:szCs w:val="28"/>
        </w:rPr>
        <w:t>futi</w:t>
      </w:r>
      <w:proofErr w:type="spellEnd"/>
      <w:r w:rsidR="008728E8">
        <w:rPr>
          <w:rFonts w:ascii="Arial" w:hAnsi="Arial" w:cs="Arial"/>
          <w:sz w:val="28"/>
          <w:szCs w:val="28"/>
        </w:rPr>
        <w:t xml:space="preserve"> </w:t>
      </w:r>
      <w:proofErr w:type="spellStart"/>
      <w:r w:rsidR="008728E8">
        <w:rPr>
          <w:rFonts w:ascii="Arial" w:hAnsi="Arial" w:cs="Arial"/>
          <w:sz w:val="28"/>
          <w:szCs w:val="28"/>
        </w:rPr>
        <w:t>nemu</w:t>
      </w:r>
      <w:proofErr w:type="spellEnd"/>
      <w:r w:rsidR="008728E8">
        <w:rPr>
          <w:rFonts w:ascii="Arial" w:hAnsi="Arial" w:cs="Arial"/>
          <w:sz w:val="28"/>
          <w:szCs w:val="28"/>
        </w:rPr>
        <w:t xml:space="preserve">…? </w:t>
      </w:r>
      <w:r w:rsidR="000C5C58">
        <w:rPr>
          <w:rFonts w:ascii="Arial" w:hAnsi="Arial" w:cs="Arial"/>
          <w:sz w:val="28"/>
          <w:szCs w:val="28"/>
        </w:rPr>
        <w:t>U</w:t>
      </w:r>
      <w:r w:rsidR="00411450">
        <w:rPr>
          <w:rFonts w:ascii="Arial" w:hAnsi="Arial" w:cs="Arial"/>
          <w:sz w:val="28"/>
          <w:szCs w:val="28"/>
        </w:rPr>
        <w:t>ya</w:t>
      </w:r>
      <w:r w:rsidR="00CA79A9">
        <w:rPr>
          <w:rFonts w:ascii="Arial" w:hAnsi="Arial" w:cs="Arial"/>
          <w:sz w:val="28"/>
          <w:szCs w:val="28"/>
        </w:rPr>
        <w:t xml:space="preserve"> </w:t>
      </w:r>
      <w:proofErr w:type="spellStart"/>
      <w:r w:rsidR="00CA79A9">
        <w:rPr>
          <w:rFonts w:ascii="Arial" w:hAnsi="Arial" w:cs="Arial"/>
          <w:sz w:val="28"/>
          <w:szCs w:val="28"/>
        </w:rPr>
        <w:t>mumwe</w:t>
      </w:r>
      <w:proofErr w:type="spellEnd"/>
      <w:r w:rsidR="00411450">
        <w:rPr>
          <w:rFonts w:ascii="Arial" w:hAnsi="Arial" w:cs="Arial"/>
          <w:sz w:val="28"/>
          <w:szCs w:val="28"/>
        </w:rPr>
        <w:t xml:space="preserve"> </w:t>
      </w:r>
      <w:proofErr w:type="spellStart"/>
      <w:r w:rsidR="00411450">
        <w:rPr>
          <w:rFonts w:ascii="Arial" w:hAnsi="Arial" w:cs="Arial"/>
          <w:sz w:val="28"/>
          <w:szCs w:val="28"/>
        </w:rPr>
        <w:t>futi</w:t>
      </w:r>
      <w:proofErr w:type="spellEnd"/>
      <w:r w:rsidR="00411450">
        <w:rPr>
          <w:rFonts w:ascii="Arial" w:hAnsi="Arial" w:cs="Arial"/>
          <w:sz w:val="28"/>
          <w:szCs w:val="28"/>
        </w:rPr>
        <w:t xml:space="preserve"> </w:t>
      </w:r>
      <w:proofErr w:type="spellStart"/>
      <w:r w:rsidR="00411450">
        <w:rPr>
          <w:rFonts w:ascii="Arial" w:hAnsi="Arial" w:cs="Arial"/>
          <w:sz w:val="28"/>
          <w:szCs w:val="28"/>
        </w:rPr>
        <w:t>okadii</w:t>
      </w:r>
      <w:proofErr w:type="spellEnd"/>
      <w:r w:rsidR="00411450">
        <w:rPr>
          <w:rFonts w:ascii="Arial" w:hAnsi="Arial" w:cs="Arial"/>
          <w:sz w:val="28"/>
          <w:szCs w:val="28"/>
        </w:rPr>
        <w:t>…?</w:t>
      </w:r>
      <w:r w:rsidR="00CA79A9">
        <w:rPr>
          <w:rFonts w:ascii="Arial" w:hAnsi="Arial" w:cs="Arial"/>
          <w:sz w:val="28"/>
          <w:szCs w:val="28"/>
        </w:rPr>
        <w:t xml:space="preserve"> </w:t>
      </w:r>
      <w:r w:rsidR="00BC5BA5">
        <w:rPr>
          <w:rFonts w:ascii="Arial" w:hAnsi="Arial" w:cs="Arial"/>
          <w:sz w:val="28"/>
          <w:szCs w:val="28"/>
        </w:rPr>
        <w:t>U</w:t>
      </w:r>
      <w:r w:rsidR="00C718DE">
        <w:rPr>
          <w:rFonts w:ascii="Arial" w:hAnsi="Arial" w:cs="Arial"/>
          <w:sz w:val="28"/>
          <w:szCs w:val="28"/>
        </w:rPr>
        <w:t>ntil</w:t>
      </w:r>
      <w:r w:rsidR="00CA79A9">
        <w:rPr>
          <w:rFonts w:ascii="Arial" w:hAnsi="Arial" w:cs="Arial"/>
          <w:sz w:val="28"/>
          <w:szCs w:val="28"/>
        </w:rPr>
        <w:t xml:space="preserve"> the woman becomes a woman </w:t>
      </w:r>
      <w:r w:rsidR="00C718DE">
        <w:rPr>
          <w:rFonts w:ascii="Arial" w:hAnsi="Arial" w:cs="Arial"/>
          <w:sz w:val="28"/>
          <w:szCs w:val="28"/>
        </w:rPr>
        <w:t xml:space="preserve">without shame, </w:t>
      </w:r>
      <w:proofErr w:type="spellStart"/>
      <w:r w:rsidR="00C718DE">
        <w:rPr>
          <w:rFonts w:ascii="Arial" w:hAnsi="Arial" w:cs="Arial"/>
          <w:sz w:val="28"/>
          <w:szCs w:val="28"/>
        </w:rPr>
        <w:t>haa</w:t>
      </w:r>
      <w:proofErr w:type="spellEnd"/>
      <w:r w:rsidR="00C718DE">
        <w:rPr>
          <w:rFonts w:ascii="Arial" w:hAnsi="Arial" w:cs="Arial"/>
          <w:sz w:val="28"/>
          <w:szCs w:val="28"/>
        </w:rPr>
        <w:t>.</w:t>
      </w:r>
      <w:r w:rsidR="00434C29">
        <w:rPr>
          <w:rFonts w:ascii="Arial" w:hAnsi="Arial" w:cs="Arial"/>
          <w:sz w:val="28"/>
          <w:szCs w:val="28"/>
        </w:rPr>
        <w:t xml:space="preserve"> Any woman who undresses before ten men </w:t>
      </w:r>
      <w:proofErr w:type="spellStart"/>
      <w:r w:rsidR="00434C29">
        <w:rPr>
          <w:rFonts w:ascii="Arial" w:hAnsi="Arial" w:cs="Arial"/>
          <w:sz w:val="28"/>
          <w:szCs w:val="28"/>
        </w:rPr>
        <w:t>achafa</w:t>
      </w:r>
      <w:proofErr w:type="spellEnd"/>
      <w:r w:rsidR="00434C29">
        <w:rPr>
          <w:rFonts w:ascii="Arial" w:hAnsi="Arial" w:cs="Arial"/>
          <w:sz w:val="28"/>
          <w:szCs w:val="28"/>
        </w:rPr>
        <w:t xml:space="preserve"> </w:t>
      </w:r>
      <w:proofErr w:type="spellStart"/>
      <w:r w:rsidR="00434C29">
        <w:rPr>
          <w:rFonts w:ascii="Arial" w:hAnsi="Arial" w:cs="Arial"/>
          <w:sz w:val="28"/>
          <w:szCs w:val="28"/>
        </w:rPr>
        <w:t>akanyara</w:t>
      </w:r>
      <w:proofErr w:type="spellEnd"/>
      <w:r w:rsidR="00434C29">
        <w:rPr>
          <w:rFonts w:ascii="Arial" w:hAnsi="Arial" w:cs="Arial"/>
          <w:sz w:val="28"/>
          <w:szCs w:val="28"/>
        </w:rPr>
        <w:t xml:space="preserve">…? </w:t>
      </w:r>
      <w:r w:rsidR="00D03AEA">
        <w:rPr>
          <w:rFonts w:ascii="Arial" w:hAnsi="Arial" w:cs="Arial"/>
          <w:sz w:val="28"/>
          <w:szCs w:val="28"/>
        </w:rPr>
        <w:t>T</w:t>
      </w:r>
      <w:r w:rsidR="007B4BC9">
        <w:rPr>
          <w:rFonts w:ascii="Arial" w:hAnsi="Arial" w:cs="Arial"/>
          <w:sz w:val="28"/>
          <w:szCs w:val="28"/>
        </w:rPr>
        <w:t xml:space="preserve">en men, </w:t>
      </w:r>
      <w:proofErr w:type="spellStart"/>
      <w:r w:rsidR="007B4BC9">
        <w:rPr>
          <w:rFonts w:ascii="Arial" w:hAnsi="Arial" w:cs="Arial"/>
          <w:sz w:val="28"/>
          <w:szCs w:val="28"/>
        </w:rPr>
        <w:t>uchanyarei</w:t>
      </w:r>
      <w:proofErr w:type="spellEnd"/>
      <w:r w:rsidR="00391390">
        <w:rPr>
          <w:rFonts w:ascii="Arial" w:hAnsi="Arial" w:cs="Arial"/>
          <w:sz w:val="28"/>
          <w:szCs w:val="28"/>
        </w:rPr>
        <w:t xml:space="preserve"> </w:t>
      </w:r>
      <w:proofErr w:type="spellStart"/>
      <w:r w:rsidR="00391390">
        <w:rPr>
          <w:rFonts w:ascii="Arial" w:hAnsi="Arial" w:cs="Arial"/>
          <w:sz w:val="28"/>
          <w:szCs w:val="28"/>
        </w:rPr>
        <w:t>haa</w:t>
      </w:r>
      <w:proofErr w:type="spellEnd"/>
      <w:r w:rsidR="007B4BC9">
        <w:rPr>
          <w:rFonts w:ascii="Arial" w:hAnsi="Arial" w:cs="Arial"/>
          <w:sz w:val="28"/>
          <w:szCs w:val="28"/>
        </w:rPr>
        <w:t xml:space="preserve">? </w:t>
      </w:r>
    </w:p>
    <w:p w14:paraId="50CF7628" w14:textId="5346EFC3" w:rsidR="00DC0D2F" w:rsidRDefault="00ED7A42" w:rsidP="00993AD2">
      <w:pPr>
        <w:jc w:val="both"/>
        <w:rPr>
          <w:rFonts w:ascii="Arial" w:hAnsi="Arial" w:cs="Arial"/>
          <w:sz w:val="28"/>
          <w:szCs w:val="28"/>
        </w:rPr>
      </w:pPr>
      <w:r>
        <w:rPr>
          <w:rFonts w:ascii="Arial" w:hAnsi="Arial" w:cs="Arial"/>
          <w:sz w:val="28"/>
          <w:szCs w:val="28"/>
          <w:vertAlign w:val="superscript"/>
        </w:rPr>
        <w:t xml:space="preserve">146 </w:t>
      </w:r>
      <w:r w:rsidR="00391390">
        <w:rPr>
          <w:rFonts w:ascii="Arial" w:hAnsi="Arial" w:cs="Arial"/>
          <w:sz w:val="28"/>
          <w:szCs w:val="28"/>
        </w:rPr>
        <w:t>Ku</w:t>
      </w:r>
      <w:r w:rsidR="00E668B8">
        <w:rPr>
          <w:rFonts w:ascii="Arial" w:hAnsi="Arial" w:cs="Arial"/>
          <w:sz w:val="28"/>
          <w:szCs w:val="28"/>
        </w:rPr>
        <w:t>o</w:t>
      </w:r>
      <w:r w:rsidR="00391390">
        <w:rPr>
          <w:rFonts w:ascii="Arial" w:hAnsi="Arial" w:cs="Arial"/>
          <w:sz w:val="28"/>
          <w:szCs w:val="28"/>
        </w:rPr>
        <w:t>n</w:t>
      </w:r>
      <w:r w:rsidR="00E668B8">
        <w:rPr>
          <w:rFonts w:ascii="Arial" w:hAnsi="Arial" w:cs="Arial"/>
          <w:sz w:val="28"/>
          <w:szCs w:val="28"/>
        </w:rPr>
        <w:t>a</w:t>
      </w:r>
      <w:r w:rsidR="00391390">
        <w:rPr>
          <w:rFonts w:ascii="Arial" w:hAnsi="Arial" w:cs="Arial"/>
          <w:sz w:val="28"/>
          <w:szCs w:val="28"/>
        </w:rPr>
        <w:t xml:space="preserve"> </w:t>
      </w:r>
      <w:proofErr w:type="spellStart"/>
      <w:r w:rsidR="00391390">
        <w:rPr>
          <w:rFonts w:ascii="Arial" w:hAnsi="Arial" w:cs="Arial"/>
          <w:sz w:val="28"/>
          <w:szCs w:val="28"/>
        </w:rPr>
        <w:t>musikana</w:t>
      </w:r>
      <w:proofErr w:type="spellEnd"/>
      <w:r w:rsidR="00391390">
        <w:rPr>
          <w:rFonts w:ascii="Arial" w:hAnsi="Arial" w:cs="Arial"/>
          <w:sz w:val="28"/>
          <w:szCs w:val="28"/>
        </w:rPr>
        <w:t xml:space="preserve"> </w:t>
      </w:r>
      <w:proofErr w:type="spellStart"/>
      <w:r w:rsidR="00391390">
        <w:rPr>
          <w:rFonts w:ascii="Arial" w:hAnsi="Arial" w:cs="Arial"/>
          <w:sz w:val="28"/>
          <w:szCs w:val="28"/>
        </w:rPr>
        <w:t>achifamba</w:t>
      </w:r>
      <w:proofErr w:type="spellEnd"/>
      <w:r w:rsidR="00391390">
        <w:rPr>
          <w:rFonts w:ascii="Arial" w:hAnsi="Arial" w:cs="Arial"/>
          <w:sz w:val="28"/>
          <w:szCs w:val="28"/>
        </w:rPr>
        <w:t xml:space="preserve"> </w:t>
      </w:r>
      <w:proofErr w:type="spellStart"/>
      <w:r w:rsidR="00391390">
        <w:rPr>
          <w:rFonts w:ascii="Arial" w:hAnsi="Arial" w:cs="Arial"/>
          <w:sz w:val="28"/>
          <w:szCs w:val="28"/>
        </w:rPr>
        <w:t>aka</w:t>
      </w:r>
      <w:r w:rsidR="00D32C4F">
        <w:rPr>
          <w:rFonts w:ascii="Arial" w:hAnsi="Arial" w:cs="Arial"/>
          <w:sz w:val="28"/>
          <w:szCs w:val="28"/>
        </w:rPr>
        <w:t>shama</w:t>
      </w:r>
      <w:proofErr w:type="spellEnd"/>
      <w:r w:rsidR="00D32C4F">
        <w:rPr>
          <w:rFonts w:ascii="Arial" w:hAnsi="Arial" w:cs="Arial"/>
          <w:sz w:val="28"/>
          <w:szCs w:val="28"/>
        </w:rPr>
        <w:t xml:space="preserve"> kubva pano kuenda </w:t>
      </w:r>
      <w:proofErr w:type="spellStart"/>
      <w:r w:rsidR="00D32C4F">
        <w:rPr>
          <w:rFonts w:ascii="Arial" w:hAnsi="Arial" w:cs="Arial"/>
          <w:sz w:val="28"/>
          <w:szCs w:val="28"/>
        </w:rPr>
        <w:t>kunotora</w:t>
      </w:r>
      <w:proofErr w:type="spellEnd"/>
      <w:r w:rsidR="00D32C4F">
        <w:rPr>
          <w:rFonts w:ascii="Arial" w:hAnsi="Arial" w:cs="Arial"/>
          <w:sz w:val="28"/>
          <w:szCs w:val="28"/>
        </w:rPr>
        <w:t xml:space="preserve"> </w:t>
      </w:r>
      <w:proofErr w:type="spellStart"/>
      <w:r w:rsidR="00D32C4F">
        <w:rPr>
          <w:rFonts w:ascii="Arial" w:hAnsi="Arial" w:cs="Arial"/>
          <w:sz w:val="28"/>
          <w:szCs w:val="28"/>
        </w:rPr>
        <w:t>bhurukwa</w:t>
      </w:r>
      <w:proofErr w:type="spellEnd"/>
      <w:r w:rsidR="00D32C4F">
        <w:rPr>
          <w:rFonts w:ascii="Arial" w:hAnsi="Arial" w:cs="Arial"/>
          <w:sz w:val="28"/>
          <w:szCs w:val="28"/>
        </w:rPr>
        <w:t xml:space="preserve"> rake </w:t>
      </w:r>
      <w:proofErr w:type="spellStart"/>
      <w:r w:rsidR="00D32C4F">
        <w:rPr>
          <w:rFonts w:ascii="Arial" w:hAnsi="Arial" w:cs="Arial"/>
          <w:sz w:val="28"/>
          <w:szCs w:val="28"/>
        </w:rPr>
        <w:t>raasiya</w:t>
      </w:r>
      <w:proofErr w:type="spellEnd"/>
      <w:r w:rsidR="00D32C4F">
        <w:rPr>
          <w:rFonts w:ascii="Arial" w:hAnsi="Arial" w:cs="Arial"/>
          <w:sz w:val="28"/>
          <w:szCs w:val="28"/>
        </w:rPr>
        <w:t xml:space="preserve"> uko</w:t>
      </w:r>
      <w:r w:rsidR="008821C2">
        <w:rPr>
          <w:rFonts w:ascii="Arial" w:hAnsi="Arial" w:cs="Arial"/>
          <w:sz w:val="28"/>
          <w:szCs w:val="28"/>
        </w:rPr>
        <w:t>,</w:t>
      </w:r>
      <w:r w:rsidR="00D32C4F">
        <w:rPr>
          <w:rFonts w:ascii="Arial" w:hAnsi="Arial" w:cs="Arial"/>
          <w:sz w:val="28"/>
          <w:szCs w:val="28"/>
        </w:rPr>
        <w:t xml:space="preserve"> </w:t>
      </w:r>
      <w:proofErr w:type="spellStart"/>
      <w:r w:rsidR="002B2318">
        <w:rPr>
          <w:rFonts w:ascii="Arial" w:hAnsi="Arial" w:cs="Arial"/>
          <w:sz w:val="28"/>
          <w:szCs w:val="28"/>
        </w:rPr>
        <w:t>haa</w:t>
      </w:r>
      <w:proofErr w:type="spellEnd"/>
      <w:r w:rsidR="002B2318">
        <w:rPr>
          <w:rFonts w:ascii="Arial" w:hAnsi="Arial" w:cs="Arial"/>
          <w:sz w:val="28"/>
          <w:szCs w:val="28"/>
        </w:rPr>
        <w:t xml:space="preserve">. </w:t>
      </w:r>
      <w:proofErr w:type="spellStart"/>
      <w:r w:rsidR="002B2318">
        <w:rPr>
          <w:rFonts w:ascii="Arial" w:hAnsi="Arial" w:cs="Arial"/>
          <w:sz w:val="28"/>
          <w:szCs w:val="28"/>
        </w:rPr>
        <w:t>Opfeka</w:t>
      </w:r>
      <w:proofErr w:type="spellEnd"/>
      <w:r w:rsidR="002B2318">
        <w:rPr>
          <w:rFonts w:ascii="Arial" w:hAnsi="Arial" w:cs="Arial"/>
          <w:sz w:val="28"/>
          <w:szCs w:val="28"/>
        </w:rPr>
        <w:t xml:space="preserve"> </w:t>
      </w:r>
      <w:proofErr w:type="spellStart"/>
      <w:r w:rsidR="002B2318">
        <w:rPr>
          <w:rFonts w:ascii="Arial" w:hAnsi="Arial" w:cs="Arial"/>
          <w:sz w:val="28"/>
          <w:szCs w:val="28"/>
        </w:rPr>
        <w:t>ikoko</w:t>
      </w:r>
      <w:proofErr w:type="spellEnd"/>
      <w:r w:rsidR="002B2318">
        <w:rPr>
          <w:rFonts w:ascii="Arial" w:hAnsi="Arial" w:cs="Arial"/>
          <w:sz w:val="28"/>
          <w:szCs w:val="28"/>
        </w:rPr>
        <w:t xml:space="preserve"> </w:t>
      </w:r>
      <w:proofErr w:type="spellStart"/>
      <w:r w:rsidR="002B2318">
        <w:rPr>
          <w:rFonts w:ascii="Arial" w:hAnsi="Arial" w:cs="Arial"/>
          <w:sz w:val="28"/>
          <w:szCs w:val="28"/>
        </w:rPr>
        <w:t>odzoka</w:t>
      </w:r>
      <w:proofErr w:type="spellEnd"/>
      <w:r w:rsidR="002B2318">
        <w:rPr>
          <w:rFonts w:ascii="Arial" w:hAnsi="Arial" w:cs="Arial"/>
          <w:sz w:val="28"/>
          <w:szCs w:val="28"/>
        </w:rPr>
        <w:t xml:space="preserve">, </w:t>
      </w:r>
      <w:proofErr w:type="spellStart"/>
      <w:r w:rsidR="002B2318">
        <w:rPr>
          <w:rFonts w:ascii="Arial" w:hAnsi="Arial" w:cs="Arial"/>
          <w:sz w:val="28"/>
          <w:szCs w:val="28"/>
        </w:rPr>
        <w:t>ouya</w:t>
      </w:r>
      <w:proofErr w:type="spellEnd"/>
      <w:r w:rsidR="002B2318">
        <w:rPr>
          <w:rFonts w:ascii="Arial" w:hAnsi="Arial" w:cs="Arial"/>
          <w:sz w:val="28"/>
          <w:szCs w:val="28"/>
        </w:rPr>
        <w:t xml:space="preserve"> </w:t>
      </w:r>
      <w:proofErr w:type="spellStart"/>
      <w:r w:rsidR="002B2318">
        <w:rPr>
          <w:rFonts w:ascii="Arial" w:hAnsi="Arial" w:cs="Arial"/>
          <w:sz w:val="28"/>
          <w:szCs w:val="28"/>
        </w:rPr>
        <w:t>otor</w:t>
      </w:r>
      <w:r w:rsidR="00B94245">
        <w:rPr>
          <w:rFonts w:ascii="Arial" w:hAnsi="Arial" w:cs="Arial"/>
          <w:sz w:val="28"/>
          <w:szCs w:val="28"/>
        </w:rPr>
        <w:t>a</w:t>
      </w:r>
      <w:proofErr w:type="spellEnd"/>
      <w:r w:rsidR="00B94245">
        <w:rPr>
          <w:rFonts w:ascii="Arial" w:hAnsi="Arial" w:cs="Arial"/>
          <w:sz w:val="28"/>
          <w:szCs w:val="28"/>
        </w:rPr>
        <w:t xml:space="preserve"> </w:t>
      </w:r>
      <w:proofErr w:type="spellStart"/>
      <w:r w:rsidR="00B94245">
        <w:rPr>
          <w:rFonts w:ascii="Arial" w:hAnsi="Arial" w:cs="Arial"/>
          <w:sz w:val="28"/>
          <w:szCs w:val="28"/>
        </w:rPr>
        <w:t>hembe</w:t>
      </w:r>
      <w:proofErr w:type="spellEnd"/>
      <w:r w:rsidR="00B94245">
        <w:rPr>
          <w:rFonts w:ascii="Arial" w:hAnsi="Arial" w:cs="Arial"/>
          <w:sz w:val="28"/>
          <w:szCs w:val="28"/>
        </w:rPr>
        <w:t xml:space="preserve"> </w:t>
      </w:r>
      <w:proofErr w:type="spellStart"/>
      <w:r w:rsidR="00B94245">
        <w:rPr>
          <w:rFonts w:ascii="Arial" w:hAnsi="Arial" w:cs="Arial"/>
          <w:sz w:val="28"/>
          <w:szCs w:val="28"/>
        </w:rPr>
        <w:t>yakandwa</w:t>
      </w:r>
      <w:proofErr w:type="spellEnd"/>
      <w:r w:rsidR="00B94245">
        <w:rPr>
          <w:rFonts w:ascii="Arial" w:hAnsi="Arial" w:cs="Arial"/>
          <w:sz w:val="28"/>
          <w:szCs w:val="28"/>
        </w:rPr>
        <w:t xml:space="preserve"> uko </w:t>
      </w:r>
      <w:proofErr w:type="spellStart"/>
      <w:r w:rsidR="00B94245">
        <w:rPr>
          <w:rFonts w:ascii="Arial" w:hAnsi="Arial" w:cs="Arial"/>
          <w:sz w:val="28"/>
          <w:szCs w:val="28"/>
        </w:rPr>
        <w:t>handitika</w:t>
      </w:r>
      <w:proofErr w:type="spellEnd"/>
      <w:r w:rsidR="008821C2">
        <w:rPr>
          <w:rFonts w:ascii="Arial" w:hAnsi="Arial" w:cs="Arial"/>
          <w:sz w:val="28"/>
          <w:szCs w:val="28"/>
        </w:rPr>
        <w:t>,</w:t>
      </w:r>
      <w:r w:rsidR="00B94245">
        <w:rPr>
          <w:rFonts w:ascii="Arial" w:hAnsi="Arial" w:cs="Arial"/>
          <w:sz w:val="28"/>
          <w:szCs w:val="28"/>
        </w:rPr>
        <w:t xml:space="preserve"> </w:t>
      </w:r>
      <w:proofErr w:type="spellStart"/>
      <w:r w:rsidR="006D7049">
        <w:rPr>
          <w:rFonts w:ascii="Arial" w:hAnsi="Arial" w:cs="Arial"/>
          <w:sz w:val="28"/>
          <w:szCs w:val="28"/>
        </w:rPr>
        <w:t>odzoka</w:t>
      </w:r>
      <w:proofErr w:type="spellEnd"/>
      <w:r w:rsidR="006D7049">
        <w:rPr>
          <w:rFonts w:ascii="Arial" w:hAnsi="Arial" w:cs="Arial"/>
          <w:sz w:val="28"/>
          <w:szCs w:val="28"/>
        </w:rPr>
        <w:t xml:space="preserve"> </w:t>
      </w:r>
      <w:proofErr w:type="spellStart"/>
      <w:r w:rsidR="00B94245">
        <w:rPr>
          <w:rFonts w:ascii="Arial" w:hAnsi="Arial" w:cs="Arial"/>
          <w:sz w:val="28"/>
          <w:szCs w:val="28"/>
        </w:rPr>
        <w:t>pana</w:t>
      </w:r>
      <w:proofErr w:type="spellEnd"/>
      <w:r w:rsidR="006D7049">
        <w:rPr>
          <w:rFonts w:ascii="Arial" w:hAnsi="Arial" w:cs="Arial"/>
          <w:sz w:val="28"/>
          <w:szCs w:val="28"/>
        </w:rPr>
        <w:t xml:space="preserve"> </w:t>
      </w:r>
      <w:proofErr w:type="spellStart"/>
      <w:r w:rsidR="006D7049">
        <w:rPr>
          <w:rFonts w:ascii="Arial" w:hAnsi="Arial" w:cs="Arial"/>
          <w:sz w:val="28"/>
          <w:szCs w:val="28"/>
        </w:rPr>
        <w:t>aMarange</w:t>
      </w:r>
      <w:proofErr w:type="spellEnd"/>
      <w:r w:rsidR="006D7049">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6D7049">
        <w:rPr>
          <w:rFonts w:ascii="Arial" w:hAnsi="Arial" w:cs="Arial"/>
          <w:sz w:val="28"/>
          <w:szCs w:val="28"/>
        </w:rPr>
        <w:t xml:space="preserve"> </w:t>
      </w:r>
      <w:proofErr w:type="spellStart"/>
      <w:r w:rsidR="00BF5A5F">
        <w:rPr>
          <w:rFonts w:ascii="Arial" w:hAnsi="Arial" w:cs="Arial"/>
          <w:sz w:val="28"/>
          <w:szCs w:val="28"/>
        </w:rPr>
        <w:t>Svondo</w:t>
      </w:r>
      <w:proofErr w:type="spellEnd"/>
      <w:r w:rsidR="00BF5A5F">
        <w:rPr>
          <w:rFonts w:ascii="Arial" w:hAnsi="Arial" w:cs="Arial"/>
          <w:sz w:val="28"/>
          <w:szCs w:val="28"/>
        </w:rPr>
        <w:t xml:space="preserve"> </w:t>
      </w:r>
      <w:proofErr w:type="spellStart"/>
      <w:r w:rsidR="00BF5A5F">
        <w:rPr>
          <w:rFonts w:ascii="Arial" w:hAnsi="Arial" w:cs="Arial"/>
          <w:sz w:val="28"/>
          <w:szCs w:val="28"/>
        </w:rPr>
        <w:t>inouya</w:t>
      </w:r>
      <w:proofErr w:type="spellEnd"/>
      <w:r w:rsidR="00BF5A5F">
        <w:rPr>
          <w:rFonts w:ascii="Arial" w:hAnsi="Arial" w:cs="Arial"/>
          <w:sz w:val="28"/>
          <w:szCs w:val="28"/>
        </w:rPr>
        <w:t xml:space="preserve"> ari kuita the same </w:t>
      </w:r>
      <w:proofErr w:type="spellStart"/>
      <w:r w:rsidR="00BF5A5F">
        <w:rPr>
          <w:rFonts w:ascii="Arial" w:hAnsi="Arial" w:cs="Arial"/>
          <w:sz w:val="28"/>
          <w:szCs w:val="28"/>
        </w:rPr>
        <w:t>kunaani</w:t>
      </w:r>
      <w:proofErr w:type="spellEnd"/>
      <w:r w:rsidR="00BF5A5F">
        <w:rPr>
          <w:rFonts w:ascii="Arial" w:hAnsi="Arial" w:cs="Arial"/>
          <w:sz w:val="28"/>
          <w:szCs w:val="28"/>
        </w:rPr>
        <w:t xml:space="preserve">…? </w:t>
      </w:r>
      <w:r w:rsidR="00993AD2">
        <w:rPr>
          <w:rFonts w:ascii="Arial" w:hAnsi="Arial" w:cs="Arial"/>
          <w:sz w:val="28"/>
          <w:szCs w:val="28"/>
        </w:rPr>
        <w:t>K</w:t>
      </w:r>
      <w:r w:rsidR="00D36E32">
        <w:rPr>
          <w:rFonts w:ascii="Arial" w:hAnsi="Arial" w:cs="Arial"/>
          <w:sz w:val="28"/>
          <w:szCs w:val="28"/>
        </w:rPr>
        <w:t xml:space="preserve">una Edgar </w:t>
      </w:r>
      <w:proofErr w:type="spellStart"/>
      <w:r w:rsidR="00960F29">
        <w:rPr>
          <w:rFonts w:ascii="Arial" w:hAnsi="Arial" w:cs="Arial"/>
          <w:sz w:val="28"/>
          <w:szCs w:val="28"/>
        </w:rPr>
        <w:t>handitika</w:t>
      </w:r>
      <w:proofErr w:type="spellEnd"/>
      <w:r w:rsidR="00960F29">
        <w:rPr>
          <w:rFonts w:ascii="Arial" w:hAnsi="Arial" w:cs="Arial"/>
          <w:sz w:val="28"/>
          <w:szCs w:val="28"/>
        </w:rPr>
        <w:t>.</w:t>
      </w:r>
      <w:r w:rsidR="00D36E32">
        <w:rPr>
          <w:rFonts w:ascii="Arial" w:hAnsi="Arial" w:cs="Arial"/>
          <w:sz w:val="28"/>
          <w:szCs w:val="28"/>
        </w:rPr>
        <w:t xml:space="preserve"> </w:t>
      </w:r>
      <w:proofErr w:type="spellStart"/>
      <w:r w:rsidR="00D36E32">
        <w:rPr>
          <w:rFonts w:ascii="Arial" w:hAnsi="Arial" w:cs="Arial"/>
          <w:sz w:val="28"/>
          <w:szCs w:val="28"/>
        </w:rPr>
        <w:t>Svondo</w:t>
      </w:r>
      <w:proofErr w:type="spellEnd"/>
      <w:r w:rsidR="00D36E32">
        <w:rPr>
          <w:rFonts w:ascii="Arial" w:hAnsi="Arial" w:cs="Arial"/>
          <w:sz w:val="28"/>
          <w:szCs w:val="28"/>
        </w:rPr>
        <w:t xml:space="preserve"> </w:t>
      </w:r>
      <w:proofErr w:type="spellStart"/>
      <w:r w:rsidR="00D36E32">
        <w:rPr>
          <w:rFonts w:ascii="Arial" w:hAnsi="Arial" w:cs="Arial"/>
          <w:sz w:val="28"/>
          <w:szCs w:val="28"/>
        </w:rPr>
        <w:t>inouya</w:t>
      </w:r>
      <w:proofErr w:type="spellEnd"/>
      <w:r w:rsidR="00D36E32">
        <w:rPr>
          <w:rFonts w:ascii="Arial" w:hAnsi="Arial" w:cs="Arial"/>
          <w:sz w:val="28"/>
          <w:szCs w:val="28"/>
        </w:rPr>
        <w:t xml:space="preserve"> ari kuita the </w:t>
      </w:r>
      <w:r w:rsidR="00C54F19">
        <w:rPr>
          <w:rFonts w:ascii="Arial" w:hAnsi="Arial" w:cs="Arial"/>
          <w:sz w:val="28"/>
          <w:szCs w:val="28"/>
        </w:rPr>
        <w:t>same kuna</w:t>
      </w:r>
      <w:r w:rsidR="009044E7">
        <w:rPr>
          <w:rFonts w:ascii="Arial" w:hAnsi="Arial" w:cs="Arial"/>
          <w:sz w:val="28"/>
          <w:szCs w:val="28"/>
        </w:rPr>
        <w:t xml:space="preserve"> </w:t>
      </w:r>
      <w:proofErr w:type="spellStart"/>
      <w:r w:rsidR="009044E7">
        <w:rPr>
          <w:rFonts w:ascii="Arial" w:hAnsi="Arial" w:cs="Arial"/>
          <w:sz w:val="28"/>
          <w:szCs w:val="28"/>
        </w:rPr>
        <w:t>VaMukodzi</w:t>
      </w:r>
      <w:proofErr w:type="spellEnd"/>
      <w:r w:rsidR="00993AD2">
        <w:rPr>
          <w:rFonts w:ascii="Arial" w:hAnsi="Arial" w:cs="Arial"/>
          <w:sz w:val="28"/>
          <w:szCs w:val="28"/>
        </w:rPr>
        <w:t xml:space="preserve">. </w:t>
      </w:r>
      <w:proofErr w:type="spellStart"/>
      <w:r w:rsidR="00993AD2">
        <w:rPr>
          <w:rFonts w:ascii="Arial" w:hAnsi="Arial" w:cs="Arial"/>
          <w:sz w:val="28"/>
          <w:szCs w:val="28"/>
        </w:rPr>
        <w:t>S</w:t>
      </w:r>
      <w:r w:rsidR="009044E7">
        <w:rPr>
          <w:rFonts w:ascii="Arial" w:hAnsi="Arial" w:cs="Arial"/>
          <w:sz w:val="28"/>
          <w:szCs w:val="28"/>
        </w:rPr>
        <w:t>vondo</w:t>
      </w:r>
      <w:proofErr w:type="spellEnd"/>
      <w:r w:rsidR="009044E7">
        <w:rPr>
          <w:rFonts w:ascii="Arial" w:hAnsi="Arial" w:cs="Arial"/>
          <w:sz w:val="28"/>
          <w:szCs w:val="28"/>
        </w:rPr>
        <w:t xml:space="preserve"> </w:t>
      </w:r>
      <w:proofErr w:type="spellStart"/>
      <w:r w:rsidR="009044E7">
        <w:rPr>
          <w:rFonts w:ascii="Arial" w:hAnsi="Arial" w:cs="Arial"/>
          <w:sz w:val="28"/>
          <w:szCs w:val="28"/>
        </w:rPr>
        <w:t>inouya</w:t>
      </w:r>
      <w:proofErr w:type="spellEnd"/>
      <w:r w:rsidR="009044E7">
        <w:rPr>
          <w:rFonts w:ascii="Arial" w:hAnsi="Arial" w:cs="Arial"/>
          <w:sz w:val="28"/>
          <w:szCs w:val="28"/>
        </w:rPr>
        <w:t xml:space="preserve"> ari kuita the </w:t>
      </w:r>
      <w:r w:rsidR="009044E7">
        <w:rPr>
          <w:rFonts w:ascii="Arial" w:hAnsi="Arial" w:cs="Arial"/>
          <w:sz w:val="28"/>
          <w:szCs w:val="28"/>
        </w:rPr>
        <w:lastRenderedPageBreak/>
        <w:t xml:space="preserve">same </w:t>
      </w:r>
      <w:r w:rsidR="00C54F19">
        <w:rPr>
          <w:rFonts w:ascii="Arial" w:hAnsi="Arial" w:cs="Arial"/>
          <w:sz w:val="28"/>
          <w:szCs w:val="28"/>
        </w:rPr>
        <w:t xml:space="preserve">kuna Silas. </w:t>
      </w:r>
      <w:proofErr w:type="spellStart"/>
      <w:r w:rsidR="00C54F19">
        <w:rPr>
          <w:rFonts w:ascii="Arial" w:hAnsi="Arial" w:cs="Arial"/>
          <w:sz w:val="28"/>
          <w:szCs w:val="28"/>
        </w:rPr>
        <w:t>Waona</w:t>
      </w:r>
      <w:proofErr w:type="spellEnd"/>
      <w:r w:rsidR="00C54F19">
        <w:rPr>
          <w:rFonts w:ascii="Arial" w:hAnsi="Arial" w:cs="Arial"/>
          <w:sz w:val="28"/>
          <w:szCs w:val="28"/>
        </w:rPr>
        <w:t xml:space="preserve"> Svondo </w:t>
      </w:r>
      <w:proofErr w:type="spellStart"/>
      <w:r w:rsidR="00617DFD">
        <w:rPr>
          <w:rFonts w:ascii="Arial" w:hAnsi="Arial" w:cs="Arial"/>
          <w:sz w:val="28"/>
          <w:szCs w:val="28"/>
        </w:rPr>
        <w:t>inouya</w:t>
      </w:r>
      <w:proofErr w:type="spellEnd"/>
      <w:r w:rsidR="00617DFD">
        <w:rPr>
          <w:rFonts w:ascii="Arial" w:hAnsi="Arial" w:cs="Arial"/>
          <w:sz w:val="28"/>
          <w:szCs w:val="28"/>
        </w:rPr>
        <w:t xml:space="preserve"> ari kuna Chibvura, </w:t>
      </w:r>
      <w:proofErr w:type="spellStart"/>
      <w:r w:rsidR="00617DFD">
        <w:rPr>
          <w:rFonts w:ascii="Arial" w:hAnsi="Arial" w:cs="Arial"/>
          <w:sz w:val="28"/>
          <w:szCs w:val="28"/>
        </w:rPr>
        <w:t>Svondo</w:t>
      </w:r>
      <w:proofErr w:type="spellEnd"/>
      <w:r w:rsidR="00617DFD">
        <w:rPr>
          <w:rFonts w:ascii="Arial" w:hAnsi="Arial" w:cs="Arial"/>
          <w:sz w:val="28"/>
          <w:szCs w:val="28"/>
        </w:rPr>
        <w:t xml:space="preserve"> </w:t>
      </w:r>
      <w:proofErr w:type="spellStart"/>
      <w:r w:rsidR="00617DFD">
        <w:rPr>
          <w:rFonts w:ascii="Arial" w:hAnsi="Arial" w:cs="Arial"/>
          <w:sz w:val="28"/>
          <w:szCs w:val="28"/>
        </w:rPr>
        <w:t>inouya</w:t>
      </w:r>
      <w:proofErr w:type="spellEnd"/>
      <w:r w:rsidR="00617DFD">
        <w:rPr>
          <w:rFonts w:ascii="Arial" w:hAnsi="Arial" w:cs="Arial"/>
          <w:sz w:val="28"/>
          <w:szCs w:val="28"/>
        </w:rPr>
        <w:t xml:space="preserve"> ari kuna Va</w:t>
      </w:r>
      <w:r w:rsidR="0043330B">
        <w:rPr>
          <w:rFonts w:ascii="Arial" w:hAnsi="Arial" w:cs="Arial"/>
          <w:sz w:val="28"/>
          <w:szCs w:val="28"/>
        </w:rPr>
        <w:t xml:space="preserve">Kakunga </w:t>
      </w:r>
      <w:r w:rsidR="00534101">
        <w:rPr>
          <w:rFonts w:ascii="Arial" w:hAnsi="Arial" w:cs="Arial"/>
          <w:sz w:val="28"/>
          <w:szCs w:val="28"/>
        </w:rPr>
        <w:t>ha-</w:t>
      </w:r>
      <w:proofErr w:type="spellStart"/>
      <w:r w:rsidR="00534101">
        <w:rPr>
          <w:rFonts w:ascii="Arial" w:hAnsi="Arial" w:cs="Arial"/>
          <w:sz w:val="28"/>
          <w:szCs w:val="28"/>
        </w:rPr>
        <w:t>moona</w:t>
      </w:r>
      <w:proofErr w:type="spellEnd"/>
      <w:r w:rsidR="0043330B">
        <w:rPr>
          <w:rFonts w:ascii="Arial" w:hAnsi="Arial" w:cs="Arial"/>
          <w:sz w:val="28"/>
          <w:szCs w:val="28"/>
        </w:rPr>
        <w:t xml:space="preserve">. </w:t>
      </w:r>
      <w:proofErr w:type="spellStart"/>
      <w:r w:rsidR="0043330B">
        <w:rPr>
          <w:rFonts w:ascii="Arial" w:hAnsi="Arial" w:cs="Arial"/>
          <w:sz w:val="28"/>
          <w:szCs w:val="28"/>
        </w:rPr>
        <w:t>Inotevera</w:t>
      </w:r>
      <w:proofErr w:type="spellEnd"/>
      <w:r w:rsidR="0043330B">
        <w:rPr>
          <w:rFonts w:ascii="Arial" w:hAnsi="Arial" w:cs="Arial"/>
          <w:sz w:val="28"/>
          <w:szCs w:val="28"/>
        </w:rPr>
        <w:t xml:space="preserve"> </w:t>
      </w:r>
      <w:proofErr w:type="spellStart"/>
      <w:r w:rsidR="0043330B">
        <w:rPr>
          <w:rFonts w:ascii="Arial" w:hAnsi="Arial" w:cs="Arial"/>
          <w:sz w:val="28"/>
          <w:szCs w:val="28"/>
        </w:rPr>
        <w:t>yacho</w:t>
      </w:r>
      <w:proofErr w:type="spellEnd"/>
      <w:r w:rsidR="0043330B">
        <w:rPr>
          <w:rFonts w:ascii="Arial" w:hAnsi="Arial" w:cs="Arial"/>
          <w:sz w:val="28"/>
          <w:szCs w:val="28"/>
        </w:rPr>
        <w:t xml:space="preserve"> ari </w:t>
      </w:r>
      <w:proofErr w:type="spellStart"/>
      <w:r w:rsidR="0043330B">
        <w:rPr>
          <w:rFonts w:ascii="Arial" w:hAnsi="Arial" w:cs="Arial"/>
          <w:sz w:val="28"/>
          <w:szCs w:val="28"/>
        </w:rPr>
        <w:t>kuneni</w:t>
      </w:r>
      <w:proofErr w:type="spellEnd"/>
      <w:r w:rsidR="0043330B">
        <w:rPr>
          <w:rFonts w:ascii="Arial" w:hAnsi="Arial" w:cs="Arial"/>
          <w:sz w:val="28"/>
          <w:szCs w:val="28"/>
        </w:rPr>
        <w:t xml:space="preserve">, </w:t>
      </w:r>
      <w:proofErr w:type="spellStart"/>
      <w:r w:rsidR="000A273C">
        <w:rPr>
          <w:rFonts w:ascii="Arial" w:hAnsi="Arial" w:cs="Arial"/>
          <w:sz w:val="28"/>
          <w:szCs w:val="28"/>
        </w:rPr>
        <w:t>haa</w:t>
      </w:r>
      <w:proofErr w:type="spellEnd"/>
      <w:r w:rsidR="000A273C">
        <w:rPr>
          <w:rFonts w:ascii="Arial" w:hAnsi="Arial" w:cs="Arial"/>
          <w:sz w:val="28"/>
          <w:szCs w:val="28"/>
        </w:rPr>
        <w:t xml:space="preserve"> mu-</w:t>
      </w:r>
      <w:proofErr w:type="spellStart"/>
      <w:r w:rsidR="000A273C">
        <w:rPr>
          <w:rFonts w:ascii="Arial" w:hAnsi="Arial" w:cs="Arial"/>
          <w:sz w:val="28"/>
          <w:szCs w:val="28"/>
        </w:rPr>
        <w:t>mu</w:t>
      </w:r>
      <w:r w:rsidR="00DA4A09">
        <w:rPr>
          <w:rFonts w:ascii="Arial" w:hAnsi="Arial" w:cs="Arial"/>
          <w:sz w:val="28"/>
          <w:szCs w:val="28"/>
        </w:rPr>
        <w:t>kanyatsotaura</w:t>
      </w:r>
      <w:proofErr w:type="spellEnd"/>
      <w:r w:rsidR="00DA4A09">
        <w:rPr>
          <w:rFonts w:ascii="Arial" w:hAnsi="Arial" w:cs="Arial"/>
          <w:sz w:val="28"/>
          <w:szCs w:val="28"/>
        </w:rPr>
        <w:t xml:space="preserve"> naye zvakanaka </w:t>
      </w:r>
      <w:proofErr w:type="spellStart"/>
      <w:r w:rsidR="00DA4A09">
        <w:rPr>
          <w:rFonts w:ascii="Arial" w:hAnsi="Arial" w:cs="Arial"/>
          <w:sz w:val="28"/>
          <w:szCs w:val="28"/>
        </w:rPr>
        <w:t>muchimu</w:t>
      </w:r>
      <w:proofErr w:type="spellEnd"/>
      <w:r w:rsidR="00DA4A09">
        <w:rPr>
          <w:rFonts w:ascii="Arial" w:hAnsi="Arial" w:cs="Arial"/>
          <w:sz w:val="28"/>
          <w:szCs w:val="28"/>
        </w:rPr>
        <w:t xml:space="preserve"> </w:t>
      </w:r>
      <w:proofErr w:type="spellStart"/>
      <w:r w:rsidR="00DA4A09">
        <w:rPr>
          <w:rFonts w:ascii="Arial" w:hAnsi="Arial" w:cs="Arial"/>
          <w:sz w:val="28"/>
          <w:szCs w:val="28"/>
        </w:rPr>
        <w:t>nyengetedza</w:t>
      </w:r>
      <w:proofErr w:type="spellEnd"/>
      <w:r w:rsidR="00DA4A09">
        <w:rPr>
          <w:rFonts w:ascii="Arial" w:hAnsi="Arial" w:cs="Arial"/>
          <w:sz w:val="28"/>
          <w:szCs w:val="28"/>
        </w:rPr>
        <w:t xml:space="preserve"> </w:t>
      </w:r>
      <w:r w:rsidR="00072C64">
        <w:rPr>
          <w:rFonts w:ascii="Arial" w:hAnsi="Arial" w:cs="Arial"/>
          <w:sz w:val="28"/>
          <w:szCs w:val="28"/>
        </w:rPr>
        <w:t xml:space="preserve">kuti </w:t>
      </w:r>
      <w:proofErr w:type="spellStart"/>
      <w:r w:rsidR="00072C64">
        <w:rPr>
          <w:rFonts w:ascii="Arial" w:hAnsi="Arial" w:cs="Arial"/>
          <w:sz w:val="28"/>
          <w:szCs w:val="28"/>
        </w:rPr>
        <w:t>mira</w:t>
      </w:r>
      <w:proofErr w:type="spellEnd"/>
      <w:r w:rsidR="00072C64">
        <w:rPr>
          <w:rFonts w:ascii="Arial" w:hAnsi="Arial" w:cs="Arial"/>
          <w:sz w:val="28"/>
          <w:szCs w:val="28"/>
        </w:rPr>
        <w:t xml:space="preserve"> apo </w:t>
      </w:r>
      <w:proofErr w:type="spellStart"/>
      <w:r w:rsidR="00072C64">
        <w:rPr>
          <w:rFonts w:ascii="Arial" w:hAnsi="Arial" w:cs="Arial"/>
          <w:sz w:val="28"/>
          <w:szCs w:val="28"/>
        </w:rPr>
        <w:t>wakashama</w:t>
      </w:r>
      <w:proofErr w:type="spellEnd"/>
      <w:r w:rsidR="00072C64">
        <w:rPr>
          <w:rFonts w:ascii="Arial" w:hAnsi="Arial" w:cs="Arial"/>
          <w:sz w:val="28"/>
          <w:szCs w:val="28"/>
        </w:rPr>
        <w:t xml:space="preserve"> </w:t>
      </w:r>
      <w:proofErr w:type="spellStart"/>
      <w:r w:rsidR="00072C64">
        <w:rPr>
          <w:rFonts w:ascii="Arial" w:hAnsi="Arial" w:cs="Arial"/>
          <w:sz w:val="28"/>
          <w:szCs w:val="28"/>
        </w:rPr>
        <w:t>anodii</w:t>
      </w:r>
      <w:proofErr w:type="spellEnd"/>
      <w:r w:rsidR="00072C64">
        <w:rPr>
          <w:rFonts w:ascii="Arial" w:hAnsi="Arial" w:cs="Arial"/>
          <w:sz w:val="28"/>
          <w:szCs w:val="28"/>
        </w:rPr>
        <w:t xml:space="preserve">…? </w:t>
      </w:r>
      <w:r w:rsidR="00072C64" w:rsidRPr="00617CBD">
        <w:rPr>
          <w:rFonts w:ascii="Arial" w:hAnsi="Arial" w:cs="Arial"/>
          <w:sz w:val="18"/>
          <w:szCs w:val="18"/>
        </w:rPr>
        <w:t xml:space="preserve">[Congregation </w:t>
      </w:r>
      <w:r w:rsidR="00063DA1" w:rsidRPr="00617CBD">
        <w:rPr>
          <w:rFonts w:ascii="Arial" w:hAnsi="Arial" w:cs="Arial"/>
          <w:sz w:val="18"/>
          <w:szCs w:val="18"/>
        </w:rPr>
        <w:t>says, “</w:t>
      </w:r>
      <w:proofErr w:type="spellStart"/>
      <w:r w:rsidR="00072C64" w:rsidRPr="00617CBD">
        <w:rPr>
          <w:rFonts w:ascii="Arial" w:hAnsi="Arial" w:cs="Arial"/>
          <w:sz w:val="18"/>
          <w:szCs w:val="18"/>
        </w:rPr>
        <w:t>anomira</w:t>
      </w:r>
      <w:proofErr w:type="spellEnd"/>
      <w:r w:rsidR="00121835" w:rsidRPr="00617CBD">
        <w:rPr>
          <w:rFonts w:ascii="Arial" w:hAnsi="Arial" w:cs="Arial"/>
          <w:sz w:val="18"/>
          <w:szCs w:val="18"/>
        </w:rPr>
        <w:t>,</w:t>
      </w:r>
      <w:r w:rsidR="00A96183" w:rsidRPr="00617CBD">
        <w:rPr>
          <w:rFonts w:ascii="Arial" w:hAnsi="Arial" w:cs="Arial"/>
          <w:sz w:val="18"/>
          <w:szCs w:val="18"/>
        </w:rPr>
        <w:t>”</w:t>
      </w:r>
      <w:r w:rsidR="00072C64" w:rsidRPr="00617CBD">
        <w:rPr>
          <w:rFonts w:ascii="Arial" w:hAnsi="Arial" w:cs="Arial"/>
          <w:sz w:val="18"/>
          <w:szCs w:val="18"/>
        </w:rPr>
        <w:t>]</w:t>
      </w:r>
      <w:r w:rsidR="00072C64">
        <w:rPr>
          <w:rFonts w:ascii="Arial" w:hAnsi="Arial" w:cs="Arial"/>
          <w:sz w:val="28"/>
          <w:szCs w:val="28"/>
        </w:rPr>
        <w:t xml:space="preserve"> </w:t>
      </w:r>
      <w:proofErr w:type="spellStart"/>
      <w:r w:rsidR="00C92B11">
        <w:rPr>
          <w:rFonts w:ascii="Arial" w:hAnsi="Arial" w:cs="Arial"/>
          <w:sz w:val="28"/>
          <w:szCs w:val="28"/>
        </w:rPr>
        <w:t>anomira</w:t>
      </w:r>
      <w:proofErr w:type="spellEnd"/>
      <w:r w:rsidR="00C92B11">
        <w:rPr>
          <w:rFonts w:ascii="Arial" w:hAnsi="Arial" w:cs="Arial"/>
          <w:sz w:val="28"/>
          <w:szCs w:val="28"/>
        </w:rPr>
        <w:t xml:space="preserve">. </w:t>
      </w:r>
      <w:r w:rsidR="00C92B11" w:rsidRPr="00EE4D62">
        <w:rPr>
          <w:rFonts w:ascii="Arial" w:hAnsi="Arial" w:cs="Arial"/>
          <w:sz w:val="18"/>
          <w:szCs w:val="18"/>
        </w:rPr>
        <w:t>[Apostle Gumbura claps hands once</w:t>
      </w:r>
      <w:r w:rsidR="00993AD2" w:rsidRPr="00EE4D62">
        <w:rPr>
          <w:rFonts w:ascii="Arial" w:hAnsi="Arial" w:cs="Arial"/>
          <w:sz w:val="18"/>
          <w:szCs w:val="18"/>
        </w:rPr>
        <w:t>.</w:t>
      </w:r>
      <w:r w:rsidR="00993AD2" w:rsidRPr="00EE4D62">
        <w:rPr>
          <w:rFonts w:ascii="Segoe UI" w:eastAsia="Times New Roman" w:hAnsi="Segoe UI" w:cs="Segoe UI"/>
          <w:kern w:val="0"/>
          <w:sz w:val="18"/>
          <w:szCs w:val="18"/>
          <w:lang w:eastAsia="en-ZW"/>
          <w14:ligatures w14:val="none"/>
        </w:rPr>
        <w:t xml:space="preserve"> </w:t>
      </w:r>
      <w:r w:rsidR="00993AD2" w:rsidRPr="00EE4D62">
        <w:rPr>
          <w:rFonts w:ascii="Arial" w:hAnsi="Arial" w:cs="Arial"/>
          <w:sz w:val="18"/>
          <w:szCs w:val="18"/>
        </w:rPr>
        <w:t>Congregation laughs</w:t>
      </w:r>
      <w:r w:rsidR="00C92B11" w:rsidRPr="00EE4D62">
        <w:rPr>
          <w:rFonts w:ascii="Arial" w:hAnsi="Arial" w:cs="Arial"/>
          <w:sz w:val="18"/>
          <w:szCs w:val="18"/>
        </w:rPr>
        <w:t>]</w:t>
      </w:r>
    </w:p>
    <w:p w14:paraId="54076F64" w14:textId="7C5745B5" w:rsidR="001B5C36" w:rsidRDefault="00ED7A42" w:rsidP="00EE1207">
      <w:pPr>
        <w:jc w:val="both"/>
        <w:rPr>
          <w:rFonts w:ascii="Arial" w:hAnsi="Arial" w:cs="Arial"/>
          <w:sz w:val="28"/>
          <w:szCs w:val="28"/>
        </w:rPr>
      </w:pPr>
      <w:r>
        <w:rPr>
          <w:rFonts w:ascii="Arial" w:hAnsi="Arial" w:cs="Arial"/>
          <w:sz w:val="28"/>
          <w:szCs w:val="28"/>
          <w:vertAlign w:val="superscript"/>
        </w:rPr>
        <w:t xml:space="preserve">147 </w:t>
      </w:r>
      <w:r w:rsidR="00E011D1">
        <w:rPr>
          <w:rFonts w:ascii="Arial" w:hAnsi="Arial" w:cs="Arial"/>
          <w:sz w:val="28"/>
          <w:szCs w:val="28"/>
        </w:rPr>
        <w:t xml:space="preserve">Ahh </w:t>
      </w:r>
      <w:proofErr w:type="spellStart"/>
      <w:r w:rsidR="00E011D1">
        <w:rPr>
          <w:rFonts w:ascii="Arial" w:hAnsi="Arial" w:cs="Arial"/>
          <w:sz w:val="28"/>
          <w:szCs w:val="28"/>
        </w:rPr>
        <w:t>w</w:t>
      </w:r>
      <w:r w:rsidR="00B118B8" w:rsidRPr="007732E1">
        <w:rPr>
          <w:rFonts w:ascii="Arial" w:hAnsi="Arial" w:cs="Arial"/>
          <w:sz w:val="28"/>
          <w:szCs w:val="28"/>
        </w:rPr>
        <w:t>avindisa</w:t>
      </w:r>
      <w:proofErr w:type="spellEnd"/>
      <w:r w:rsidR="00B118B8" w:rsidRPr="007732E1">
        <w:rPr>
          <w:rFonts w:ascii="Arial" w:hAnsi="Arial" w:cs="Arial"/>
          <w:sz w:val="28"/>
          <w:szCs w:val="28"/>
        </w:rPr>
        <w:t xml:space="preserve"> ka </w:t>
      </w:r>
      <w:proofErr w:type="spellStart"/>
      <w:r w:rsidR="00B118B8" w:rsidRPr="007732E1">
        <w:rPr>
          <w:rFonts w:ascii="Arial" w:hAnsi="Arial" w:cs="Arial"/>
          <w:sz w:val="28"/>
          <w:szCs w:val="28"/>
        </w:rPr>
        <w:t>uyu</w:t>
      </w:r>
      <w:proofErr w:type="spellEnd"/>
      <w:r w:rsidR="00B118B8" w:rsidRPr="007732E1">
        <w:rPr>
          <w:rFonts w:ascii="Arial" w:hAnsi="Arial" w:cs="Arial"/>
          <w:sz w:val="28"/>
          <w:szCs w:val="28"/>
        </w:rPr>
        <w:t xml:space="preserve"> </w:t>
      </w:r>
      <w:proofErr w:type="spellStart"/>
      <w:r w:rsidR="00B118B8" w:rsidRPr="007732E1">
        <w:rPr>
          <w:rFonts w:ascii="Arial" w:hAnsi="Arial" w:cs="Arial"/>
          <w:sz w:val="28"/>
          <w:szCs w:val="28"/>
        </w:rPr>
        <w:t>handiti</w:t>
      </w:r>
      <w:r w:rsidR="0071435B" w:rsidRPr="007732E1">
        <w:rPr>
          <w:rFonts w:ascii="Arial" w:hAnsi="Arial" w:cs="Arial"/>
          <w:sz w:val="28"/>
          <w:szCs w:val="28"/>
        </w:rPr>
        <w:t>ka</w:t>
      </w:r>
      <w:proofErr w:type="spellEnd"/>
      <w:r w:rsidR="00B118B8" w:rsidRPr="007732E1">
        <w:rPr>
          <w:rFonts w:ascii="Arial" w:hAnsi="Arial" w:cs="Arial"/>
          <w:sz w:val="28"/>
          <w:szCs w:val="28"/>
        </w:rPr>
        <w:t xml:space="preserve"> </w:t>
      </w:r>
      <w:proofErr w:type="spellStart"/>
      <w:r w:rsidR="00B118B8" w:rsidRPr="007732E1">
        <w:rPr>
          <w:rFonts w:ascii="Arial" w:hAnsi="Arial" w:cs="Arial"/>
          <w:sz w:val="28"/>
          <w:szCs w:val="28"/>
        </w:rPr>
        <w:t>ehe</w:t>
      </w:r>
      <w:proofErr w:type="spellEnd"/>
      <w:r w:rsidR="00B118B8" w:rsidRPr="007732E1">
        <w:rPr>
          <w:rFonts w:ascii="Arial" w:hAnsi="Arial" w:cs="Arial"/>
          <w:sz w:val="28"/>
          <w:szCs w:val="28"/>
        </w:rPr>
        <w:t>,</w:t>
      </w:r>
      <w:r w:rsidR="0071435B" w:rsidRPr="007732E1">
        <w:rPr>
          <w:rFonts w:ascii="Arial" w:hAnsi="Arial" w:cs="Arial"/>
          <w:sz w:val="28"/>
          <w:szCs w:val="28"/>
        </w:rPr>
        <w:t xml:space="preserve"> </w:t>
      </w:r>
      <w:proofErr w:type="spellStart"/>
      <w:r w:rsidR="0071435B" w:rsidRPr="007732E1">
        <w:rPr>
          <w:rFonts w:ascii="Arial" w:hAnsi="Arial" w:cs="Arial"/>
          <w:sz w:val="28"/>
          <w:szCs w:val="28"/>
        </w:rPr>
        <w:t>ehe</w:t>
      </w:r>
      <w:proofErr w:type="spellEnd"/>
      <w:r w:rsidR="0071435B" w:rsidRPr="007732E1">
        <w:rPr>
          <w:rFonts w:ascii="Arial" w:hAnsi="Arial" w:cs="Arial"/>
          <w:sz w:val="28"/>
          <w:szCs w:val="28"/>
        </w:rPr>
        <w:t xml:space="preserve"> </w:t>
      </w:r>
      <w:proofErr w:type="spellStart"/>
      <w:r w:rsidR="0071435B" w:rsidRPr="007732E1">
        <w:rPr>
          <w:rFonts w:ascii="Arial" w:hAnsi="Arial" w:cs="Arial"/>
          <w:sz w:val="28"/>
          <w:szCs w:val="28"/>
        </w:rPr>
        <w:t>mukati</w:t>
      </w:r>
      <w:proofErr w:type="spellEnd"/>
      <w:r w:rsidR="0071435B" w:rsidRPr="007732E1">
        <w:rPr>
          <w:rFonts w:ascii="Arial" w:hAnsi="Arial" w:cs="Arial"/>
          <w:sz w:val="28"/>
          <w:szCs w:val="28"/>
        </w:rPr>
        <w:t xml:space="preserve"> chiuya </w:t>
      </w:r>
      <w:proofErr w:type="spellStart"/>
      <w:r w:rsidR="0071435B" w:rsidRPr="007732E1">
        <w:rPr>
          <w:rFonts w:ascii="Arial" w:hAnsi="Arial" w:cs="Arial"/>
          <w:sz w:val="28"/>
          <w:szCs w:val="28"/>
        </w:rPr>
        <w:t>umire</w:t>
      </w:r>
      <w:proofErr w:type="spellEnd"/>
      <w:r w:rsidR="0071435B" w:rsidRPr="007732E1">
        <w:rPr>
          <w:rFonts w:ascii="Arial" w:hAnsi="Arial" w:cs="Arial"/>
          <w:sz w:val="28"/>
          <w:szCs w:val="28"/>
        </w:rPr>
        <w:t xml:space="preserve"> </w:t>
      </w:r>
      <w:proofErr w:type="spellStart"/>
      <w:r w:rsidR="0071435B" w:rsidRPr="007732E1">
        <w:rPr>
          <w:rFonts w:ascii="Arial" w:hAnsi="Arial" w:cs="Arial"/>
          <w:sz w:val="28"/>
          <w:szCs w:val="28"/>
        </w:rPr>
        <w:t>panapa</w:t>
      </w:r>
      <w:proofErr w:type="spellEnd"/>
      <w:r w:rsidR="0071435B" w:rsidRPr="007732E1">
        <w:rPr>
          <w:rFonts w:ascii="Arial" w:hAnsi="Arial" w:cs="Arial"/>
          <w:sz w:val="28"/>
          <w:szCs w:val="28"/>
        </w:rPr>
        <w:t xml:space="preserve"> </w:t>
      </w:r>
      <w:proofErr w:type="spellStart"/>
      <w:r w:rsidR="0071435B" w:rsidRPr="007732E1">
        <w:rPr>
          <w:rFonts w:ascii="Arial" w:hAnsi="Arial" w:cs="Arial"/>
          <w:sz w:val="28"/>
          <w:szCs w:val="28"/>
        </w:rPr>
        <w:t>chingomira</w:t>
      </w:r>
      <w:proofErr w:type="spellEnd"/>
      <w:r w:rsidR="0071435B" w:rsidRPr="007732E1">
        <w:rPr>
          <w:rFonts w:ascii="Arial" w:hAnsi="Arial" w:cs="Arial"/>
          <w:sz w:val="28"/>
          <w:szCs w:val="28"/>
        </w:rPr>
        <w:t xml:space="preserve"> </w:t>
      </w:r>
      <w:proofErr w:type="spellStart"/>
      <w:r w:rsidR="007732E1" w:rsidRPr="007732E1">
        <w:rPr>
          <w:rFonts w:ascii="Arial" w:hAnsi="Arial" w:cs="Arial"/>
          <w:sz w:val="28"/>
          <w:szCs w:val="28"/>
        </w:rPr>
        <w:t>chete</w:t>
      </w:r>
      <w:proofErr w:type="spellEnd"/>
      <w:r w:rsidR="007732E1" w:rsidRPr="007732E1">
        <w:rPr>
          <w:rFonts w:ascii="Arial" w:hAnsi="Arial" w:cs="Arial"/>
          <w:sz w:val="28"/>
          <w:szCs w:val="28"/>
        </w:rPr>
        <w:t xml:space="preserve"> </w:t>
      </w:r>
      <w:proofErr w:type="spellStart"/>
      <w:r w:rsidR="007732E1" w:rsidRPr="007732E1">
        <w:rPr>
          <w:rFonts w:ascii="Arial" w:hAnsi="Arial" w:cs="Arial"/>
          <w:sz w:val="28"/>
          <w:szCs w:val="28"/>
        </w:rPr>
        <w:t>haa</w:t>
      </w:r>
      <w:proofErr w:type="spellEnd"/>
      <w:r w:rsidR="007732E1" w:rsidRPr="007732E1">
        <w:rPr>
          <w:rFonts w:ascii="Arial" w:hAnsi="Arial" w:cs="Arial"/>
          <w:sz w:val="28"/>
          <w:szCs w:val="28"/>
        </w:rPr>
        <w:t xml:space="preserve"> </w:t>
      </w:r>
      <w:r w:rsidR="007732E1">
        <w:rPr>
          <w:rFonts w:ascii="Arial" w:hAnsi="Arial" w:cs="Arial"/>
          <w:sz w:val="28"/>
          <w:szCs w:val="28"/>
        </w:rPr>
        <w:t>iy</w:t>
      </w:r>
      <w:r w:rsidR="007732E1" w:rsidRPr="007732E1">
        <w:rPr>
          <w:rFonts w:ascii="Arial" w:hAnsi="Arial" w:cs="Arial"/>
          <w:sz w:val="28"/>
          <w:szCs w:val="28"/>
        </w:rPr>
        <w:t>e</w:t>
      </w:r>
      <w:r w:rsidR="007732E1">
        <w:rPr>
          <w:rFonts w:ascii="Arial" w:hAnsi="Arial" w:cs="Arial"/>
          <w:sz w:val="28"/>
          <w:szCs w:val="28"/>
        </w:rPr>
        <w:t xml:space="preserve"> </w:t>
      </w:r>
      <w:proofErr w:type="spellStart"/>
      <w:r w:rsidR="007732E1" w:rsidRPr="007732E1">
        <w:rPr>
          <w:rFonts w:ascii="Arial" w:hAnsi="Arial" w:cs="Arial"/>
          <w:sz w:val="28"/>
          <w:szCs w:val="28"/>
        </w:rPr>
        <w:t>z</w:t>
      </w:r>
      <w:r w:rsidR="007732E1">
        <w:rPr>
          <w:rFonts w:ascii="Arial" w:hAnsi="Arial" w:cs="Arial"/>
          <w:sz w:val="28"/>
          <w:szCs w:val="28"/>
        </w:rPr>
        <w:t>vino</w:t>
      </w:r>
      <w:proofErr w:type="spellEnd"/>
      <w:r w:rsidR="007732E1">
        <w:rPr>
          <w:rFonts w:ascii="Arial" w:hAnsi="Arial" w:cs="Arial"/>
          <w:sz w:val="28"/>
          <w:szCs w:val="28"/>
        </w:rPr>
        <w:t xml:space="preserve"> </w:t>
      </w:r>
      <w:proofErr w:type="spellStart"/>
      <w:r w:rsidR="007732E1">
        <w:rPr>
          <w:rFonts w:ascii="Arial" w:hAnsi="Arial" w:cs="Arial"/>
          <w:sz w:val="28"/>
          <w:szCs w:val="28"/>
        </w:rPr>
        <w:t>hauzi</w:t>
      </w:r>
      <w:proofErr w:type="spellEnd"/>
      <w:r w:rsidR="007732E1">
        <w:rPr>
          <w:rFonts w:ascii="Arial" w:hAnsi="Arial" w:cs="Arial"/>
          <w:sz w:val="28"/>
          <w:szCs w:val="28"/>
        </w:rPr>
        <w:t xml:space="preserve"> </w:t>
      </w:r>
      <w:proofErr w:type="spellStart"/>
      <w:r w:rsidR="007732E1">
        <w:rPr>
          <w:rFonts w:ascii="Arial" w:hAnsi="Arial" w:cs="Arial"/>
          <w:sz w:val="28"/>
          <w:szCs w:val="28"/>
        </w:rPr>
        <w:t>kudii</w:t>
      </w:r>
      <w:proofErr w:type="spellEnd"/>
      <w:r w:rsidR="007732E1">
        <w:rPr>
          <w:rFonts w:ascii="Arial" w:hAnsi="Arial" w:cs="Arial"/>
          <w:sz w:val="28"/>
          <w:szCs w:val="28"/>
        </w:rPr>
        <w:t xml:space="preserve">…? </w:t>
      </w:r>
      <w:proofErr w:type="spellStart"/>
      <w:r w:rsidR="00777285">
        <w:rPr>
          <w:rFonts w:ascii="Arial" w:hAnsi="Arial" w:cs="Arial"/>
          <w:sz w:val="28"/>
          <w:szCs w:val="28"/>
        </w:rPr>
        <w:t>H</w:t>
      </w:r>
      <w:r w:rsidR="007732E1">
        <w:rPr>
          <w:rFonts w:ascii="Arial" w:hAnsi="Arial" w:cs="Arial"/>
          <w:sz w:val="28"/>
          <w:szCs w:val="28"/>
        </w:rPr>
        <w:t>auna</w:t>
      </w:r>
      <w:proofErr w:type="spellEnd"/>
      <w:r w:rsidR="007732E1">
        <w:rPr>
          <w:rFonts w:ascii="Arial" w:hAnsi="Arial" w:cs="Arial"/>
          <w:sz w:val="28"/>
          <w:szCs w:val="28"/>
        </w:rPr>
        <w:t xml:space="preserve"> </w:t>
      </w:r>
      <w:proofErr w:type="spellStart"/>
      <w:r w:rsidR="007732E1">
        <w:rPr>
          <w:rFonts w:ascii="Arial" w:hAnsi="Arial" w:cs="Arial"/>
          <w:sz w:val="28"/>
          <w:szCs w:val="28"/>
        </w:rPr>
        <w:t>zvauri</w:t>
      </w:r>
      <w:proofErr w:type="spellEnd"/>
      <w:r w:rsidR="007732E1">
        <w:rPr>
          <w:rFonts w:ascii="Arial" w:hAnsi="Arial" w:cs="Arial"/>
          <w:sz w:val="28"/>
          <w:szCs w:val="28"/>
        </w:rPr>
        <w:t xml:space="preserve"> </w:t>
      </w:r>
      <w:proofErr w:type="spellStart"/>
      <w:r w:rsidR="001F1596">
        <w:rPr>
          <w:rFonts w:ascii="Arial" w:hAnsi="Arial" w:cs="Arial"/>
          <w:sz w:val="28"/>
          <w:szCs w:val="28"/>
        </w:rPr>
        <w:t>kuitwa</w:t>
      </w:r>
      <w:proofErr w:type="spellEnd"/>
      <w:r w:rsidR="001F1596">
        <w:rPr>
          <w:rFonts w:ascii="Arial" w:hAnsi="Arial" w:cs="Arial"/>
          <w:sz w:val="28"/>
          <w:szCs w:val="28"/>
        </w:rPr>
        <w:t xml:space="preserve">, </w:t>
      </w:r>
      <w:proofErr w:type="spellStart"/>
      <w:r w:rsidR="001F1596">
        <w:rPr>
          <w:rFonts w:ascii="Arial" w:hAnsi="Arial" w:cs="Arial"/>
          <w:sz w:val="28"/>
          <w:szCs w:val="28"/>
        </w:rPr>
        <w:t>toda</w:t>
      </w:r>
      <w:proofErr w:type="spellEnd"/>
      <w:r w:rsidR="001F1596">
        <w:rPr>
          <w:rFonts w:ascii="Arial" w:hAnsi="Arial" w:cs="Arial"/>
          <w:sz w:val="28"/>
          <w:szCs w:val="28"/>
        </w:rPr>
        <w:t xml:space="preserve"> kuti </w:t>
      </w:r>
      <w:r w:rsidR="00CA7097">
        <w:rPr>
          <w:rFonts w:ascii="Arial" w:hAnsi="Arial" w:cs="Arial"/>
          <w:sz w:val="28"/>
          <w:szCs w:val="28"/>
        </w:rPr>
        <w:t>U</w:t>
      </w:r>
      <w:r w:rsidR="001F1596">
        <w:rPr>
          <w:rFonts w:ascii="Arial" w:hAnsi="Arial" w:cs="Arial"/>
          <w:sz w:val="28"/>
          <w:szCs w:val="28"/>
        </w:rPr>
        <w:t xml:space="preserve">ngomira </w:t>
      </w:r>
      <w:proofErr w:type="spellStart"/>
      <w:r w:rsidR="001F1596">
        <w:rPr>
          <w:rFonts w:ascii="Arial" w:hAnsi="Arial" w:cs="Arial"/>
          <w:sz w:val="28"/>
          <w:szCs w:val="28"/>
        </w:rPr>
        <w:t>chete</w:t>
      </w:r>
      <w:proofErr w:type="spellEnd"/>
      <w:r w:rsidR="00CA7097">
        <w:rPr>
          <w:rFonts w:ascii="Arial" w:hAnsi="Arial" w:cs="Arial"/>
          <w:sz w:val="28"/>
          <w:szCs w:val="28"/>
        </w:rPr>
        <w:t>.</w:t>
      </w:r>
      <w:r w:rsidR="00CA6713">
        <w:rPr>
          <w:rFonts w:ascii="Arial" w:hAnsi="Arial" w:cs="Arial"/>
          <w:sz w:val="28"/>
          <w:szCs w:val="28"/>
        </w:rPr>
        <w:t xml:space="preserve"> </w:t>
      </w:r>
      <w:proofErr w:type="spellStart"/>
      <w:r w:rsidR="00CA7097">
        <w:rPr>
          <w:rFonts w:ascii="Arial" w:hAnsi="Arial" w:cs="Arial"/>
          <w:sz w:val="28"/>
          <w:szCs w:val="28"/>
        </w:rPr>
        <w:t>N</w:t>
      </w:r>
      <w:r w:rsidR="00CA6713">
        <w:rPr>
          <w:rFonts w:ascii="Arial" w:hAnsi="Arial" w:cs="Arial"/>
          <w:sz w:val="28"/>
          <w:szCs w:val="28"/>
        </w:rPr>
        <w:t>dosaka</w:t>
      </w:r>
      <w:proofErr w:type="spellEnd"/>
      <w:r w:rsidR="00CA6713">
        <w:rPr>
          <w:rFonts w:ascii="Arial" w:hAnsi="Arial" w:cs="Arial"/>
          <w:sz w:val="28"/>
          <w:szCs w:val="28"/>
        </w:rPr>
        <w:t xml:space="preserve"> </w:t>
      </w:r>
      <w:proofErr w:type="spellStart"/>
      <w:r w:rsidR="00CA6713">
        <w:rPr>
          <w:rFonts w:ascii="Arial" w:hAnsi="Arial" w:cs="Arial"/>
          <w:sz w:val="28"/>
          <w:szCs w:val="28"/>
        </w:rPr>
        <w:t>uchiona</w:t>
      </w:r>
      <w:proofErr w:type="spellEnd"/>
      <w:r w:rsidR="00CA6713">
        <w:rPr>
          <w:rFonts w:ascii="Arial" w:hAnsi="Arial" w:cs="Arial"/>
          <w:sz w:val="28"/>
          <w:szCs w:val="28"/>
        </w:rPr>
        <w:t xml:space="preserve"> vasikana </w:t>
      </w:r>
      <w:proofErr w:type="spellStart"/>
      <w:r w:rsidR="00CA6713">
        <w:rPr>
          <w:rFonts w:ascii="Arial" w:hAnsi="Arial" w:cs="Arial"/>
          <w:sz w:val="28"/>
          <w:szCs w:val="28"/>
        </w:rPr>
        <w:t>vachibuda</w:t>
      </w:r>
      <w:proofErr w:type="spellEnd"/>
      <w:r w:rsidR="00CA6713">
        <w:rPr>
          <w:rFonts w:ascii="Arial" w:hAnsi="Arial" w:cs="Arial"/>
          <w:sz w:val="28"/>
          <w:szCs w:val="28"/>
        </w:rPr>
        <w:t xml:space="preserve"> pa</w:t>
      </w:r>
      <w:r w:rsidR="00996DD4">
        <w:rPr>
          <w:rFonts w:ascii="Arial" w:hAnsi="Arial" w:cs="Arial"/>
          <w:sz w:val="28"/>
          <w:szCs w:val="28"/>
        </w:rPr>
        <w:t xml:space="preserve"> </w:t>
      </w:r>
      <w:r w:rsidR="00CA6713">
        <w:rPr>
          <w:rFonts w:ascii="Arial" w:hAnsi="Arial" w:cs="Arial"/>
          <w:sz w:val="28"/>
          <w:szCs w:val="28"/>
        </w:rPr>
        <w:t>front page ye magazine</w:t>
      </w:r>
      <w:r w:rsidR="00E8686E">
        <w:rPr>
          <w:rFonts w:ascii="Arial" w:hAnsi="Arial" w:cs="Arial"/>
          <w:sz w:val="28"/>
          <w:szCs w:val="28"/>
        </w:rPr>
        <w:t>,</w:t>
      </w:r>
      <w:r w:rsidR="00CA6713">
        <w:rPr>
          <w:rFonts w:ascii="Arial" w:hAnsi="Arial" w:cs="Arial"/>
          <w:sz w:val="28"/>
          <w:szCs w:val="28"/>
        </w:rPr>
        <w:t xml:space="preserve"> </w:t>
      </w:r>
      <w:r w:rsidR="00494630">
        <w:rPr>
          <w:rFonts w:ascii="Arial" w:hAnsi="Arial" w:cs="Arial"/>
          <w:sz w:val="28"/>
          <w:szCs w:val="28"/>
        </w:rPr>
        <w:t>those are not virgins</w:t>
      </w:r>
      <w:r w:rsidR="009E02FD">
        <w:rPr>
          <w:rFonts w:ascii="Arial" w:hAnsi="Arial" w:cs="Arial"/>
          <w:sz w:val="28"/>
          <w:szCs w:val="28"/>
        </w:rPr>
        <w:t xml:space="preserve">. Kuchitariswa nenyika yose </w:t>
      </w:r>
      <w:proofErr w:type="spellStart"/>
      <w:r w:rsidR="009E02FD">
        <w:rPr>
          <w:rFonts w:ascii="Arial" w:hAnsi="Arial" w:cs="Arial"/>
          <w:sz w:val="28"/>
          <w:szCs w:val="28"/>
        </w:rPr>
        <w:t>akashama</w:t>
      </w:r>
      <w:proofErr w:type="spellEnd"/>
      <w:r w:rsidR="009E02FD">
        <w:rPr>
          <w:rFonts w:ascii="Arial" w:hAnsi="Arial" w:cs="Arial"/>
          <w:sz w:val="28"/>
          <w:szCs w:val="28"/>
        </w:rPr>
        <w:t xml:space="preserve"> </w:t>
      </w:r>
      <w:proofErr w:type="spellStart"/>
      <w:r w:rsidR="009E02FD">
        <w:rPr>
          <w:rFonts w:ascii="Arial" w:hAnsi="Arial" w:cs="Arial"/>
          <w:sz w:val="28"/>
          <w:szCs w:val="28"/>
        </w:rPr>
        <w:t>ha</w:t>
      </w:r>
      <w:r w:rsidR="00C727B9">
        <w:rPr>
          <w:rFonts w:ascii="Arial" w:hAnsi="Arial" w:cs="Arial"/>
          <w:sz w:val="28"/>
          <w:szCs w:val="28"/>
        </w:rPr>
        <w:t>z</w:t>
      </w:r>
      <w:r w:rsidR="009E02FD">
        <w:rPr>
          <w:rFonts w:ascii="Arial" w:hAnsi="Arial" w:cs="Arial"/>
          <w:sz w:val="28"/>
          <w:szCs w:val="28"/>
        </w:rPr>
        <w:t>vimunets</w:t>
      </w:r>
      <w:r w:rsidR="00C727B9">
        <w:rPr>
          <w:rFonts w:ascii="Arial" w:hAnsi="Arial" w:cs="Arial"/>
          <w:sz w:val="28"/>
          <w:szCs w:val="28"/>
        </w:rPr>
        <w:t>e</w:t>
      </w:r>
      <w:proofErr w:type="spellEnd"/>
      <w:r w:rsidR="009E02FD">
        <w:rPr>
          <w:rFonts w:ascii="Arial" w:hAnsi="Arial" w:cs="Arial"/>
          <w:sz w:val="28"/>
          <w:szCs w:val="28"/>
        </w:rPr>
        <w:t xml:space="preserve"> because she has undressed to so ma</w:t>
      </w:r>
      <w:r w:rsidR="00F273B1">
        <w:rPr>
          <w:rFonts w:ascii="Arial" w:hAnsi="Arial" w:cs="Arial"/>
          <w:sz w:val="28"/>
          <w:szCs w:val="28"/>
        </w:rPr>
        <w:t xml:space="preserve">…? </w:t>
      </w:r>
      <w:bookmarkStart w:id="75" w:name="_Hlk185256995"/>
      <w:r w:rsidR="00F273B1" w:rsidRPr="00EE4D62">
        <w:rPr>
          <w:rFonts w:ascii="Arial" w:hAnsi="Arial" w:cs="Arial"/>
          <w:sz w:val="18"/>
          <w:szCs w:val="18"/>
        </w:rPr>
        <w:t xml:space="preserve">[Congregation </w:t>
      </w:r>
      <w:r w:rsidR="00063DA1" w:rsidRPr="00EE4D62">
        <w:rPr>
          <w:rFonts w:ascii="Arial" w:hAnsi="Arial" w:cs="Arial"/>
          <w:sz w:val="18"/>
          <w:szCs w:val="18"/>
        </w:rPr>
        <w:t>says, “</w:t>
      </w:r>
      <w:r w:rsidR="00F273B1" w:rsidRPr="00EE4D62">
        <w:rPr>
          <w:rFonts w:ascii="Arial" w:hAnsi="Arial" w:cs="Arial"/>
          <w:sz w:val="18"/>
          <w:szCs w:val="18"/>
        </w:rPr>
        <w:t>so many</w:t>
      </w:r>
      <w:bookmarkEnd w:id="75"/>
      <w:r w:rsidR="00121835" w:rsidRPr="00EE4D62">
        <w:rPr>
          <w:rFonts w:ascii="Arial" w:hAnsi="Arial" w:cs="Arial"/>
          <w:sz w:val="18"/>
          <w:szCs w:val="18"/>
        </w:rPr>
        <w:t>,</w:t>
      </w:r>
      <w:r w:rsidR="00A96183" w:rsidRPr="00EE4D62">
        <w:rPr>
          <w:rFonts w:ascii="Arial" w:hAnsi="Arial" w:cs="Arial"/>
          <w:sz w:val="18"/>
          <w:szCs w:val="18"/>
        </w:rPr>
        <w:t>”</w:t>
      </w:r>
      <w:r w:rsidR="00F273B1" w:rsidRPr="00EE4D62">
        <w:rPr>
          <w:rFonts w:ascii="Arial" w:hAnsi="Arial" w:cs="Arial"/>
          <w:sz w:val="18"/>
          <w:szCs w:val="18"/>
        </w:rPr>
        <w:t>]</w:t>
      </w:r>
      <w:r w:rsidR="00F273B1">
        <w:rPr>
          <w:rFonts w:ascii="Arial" w:hAnsi="Arial" w:cs="Arial"/>
          <w:sz w:val="28"/>
          <w:szCs w:val="28"/>
        </w:rPr>
        <w:t xml:space="preserve"> </w:t>
      </w:r>
      <w:r w:rsidR="00805021">
        <w:rPr>
          <w:rFonts w:ascii="Arial" w:hAnsi="Arial" w:cs="Arial"/>
          <w:sz w:val="28"/>
          <w:szCs w:val="28"/>
        </w:rPr>
        <w:t>so many</w:t>
      </w:r>
      <w:r w:rsidR="00E8686E">
        <w:rPr>
          <w:rFonts w:ascii="Arial" w:hAnsi="Arial" w:cs="Arial"/>
          <w:sz w:val="28"/>
          <w:szCs w:val="28"/>
        </w:rPr>
        <w:t>.</w:t>
      </w:r>
      <w:r w:rsidR="00805021">
        <w:rPr>
          <w:rFonts w:ascii="Arial" w:hAnsi="Arial" w:cs="Arial"/>
          <w:sz w:val="28"/>
          <w:szCs w:val="28"/>
        </w:rPr>
        <w:t xml:space="preserve"> </w:t>
      </w:r>
      <w:r w:rsidR="00E8686E">
        <w:rPr>
          <w:rFonts w:ascii="Arial" w:hAnsi="Arial" w:cs="Arial"/>
          <w:sz w:val="28"/>
          <w:szCs w:val="28"/>
        </w:rPr>
        <w:t>O</w:t>
      </w:r>
      <w:r w:rsidR="00805021">
        <w:rPr>
          <w:rFonts w:ascii="Arial" w:hAnsi="Arial" w:cs="Arial"/>
          <w:sz w:val="28"/>
          <w:szCs w:val="28"/>
        </w:rPr>
        <w:t>ver twenty, over forty men, what difference does it make</w:t>
      </w:r>
      <w:r w:rsidR="001B5C36">
        <w:rPr>
          <w:rFonts w:ascii="Arial" w:hAnsi="Arial" w:cs="Arial"/>
          <w:sz w:val="28"/>
          <w:szCs w:val="28"/>
        </w:rPr>
        <w:t xml:space="preserve"> mmm</w:t>
      </w:r>
      <w:r w:rsidR="00805021">
        <w:rPr>
          <w:rFonts w:ascii="Arial" w:hAnsi="Arial" w:cs="Arial"/>
          <w:sz w:val="28"/>
          <w:szCs w:val="28"/>
        </w:rPr>
        <w:t>?</w:t>
      </w:r>
    </w:p>
    <w:p w14:paraId="043F3EC9" w14:textId="33B18BA5" w:rsidR="00B118B8" w:rsidRDefault="00ED7A42" w:rsidP="00EE1207">
      <w:pPr>
        <w:jc w:val="both"/>
        <w:rPr>
          <w:rFonts w:ascii="Arial" w:hAnsi="Arial" w:cs="Arial"/>
          <w:sz w:val="28"/>
          <w:szCs w:val="28"/>
        </w:rPr>
      </w:pPr>
      <w:r>
        <w:rPr>
          <w:rFonts w:ascii="Arial" w:hAnsi="Arial" w:cs="Arial"/>
          <w:sz w:val="28"/>
          <w:szCs w:val="28"/>
          <w:vertAlign w:val="superscript"/>
        </w:rPr>
        <w:t xml:space="preserve">148 </w:t>
      </w:r>
      <w:r w:rsidR="001B5C36">
        <w:rPr>
          <w:rFonts w:ascii="Arial" w:hAnsi="Arial" w:cs="Arial"/>
          <w:sz w:val="28"/>
          <w:szCs w:val="28"/>
        </w:rPr>
        <w:t xml:space="preserve">But </w:t>
      </w:r>
      <w:proofErr w:type="spellStart"/>
      <w:r w:rsidR="001B5C36">
        <w:rPr>
          <w:rFonts w:ascii="Arial" w:hAnsi="Arial" w:cs="Arial"/>
          <w:sz w:val="28"/>
          <w:szCs w:val="28"/>
        </w:rPr>
        <w:t>mhandara</w:t>
      </w:r>
      <w:proofErr w:type="spellEnd"/>
      <w:r w:rsidR="001B5C36">
        <w:rPr>
          <w:rFonts w:ascii="Arial" w:hAnsi="Arial" w:cs="Arial"/>
          <w:sz w:val="28"/>
          <w:szCs w:val="28"/>
        </w:rPr>
        <w:t xml:space="preserve"> brother, </w:t>
      </w:r>
      <w:proofErr w:type="spellStart"/>
      <w:r w:rsidR="001B5C36">
        <w:rPr>
          <w:rFonts w:ascii="Arial" w:hAnsi="Arial" w:cs="Arial"/>
          <w:sz w:val="28"/>
          <w:szCs w:val="28"/>
        </w:rPr>
        <w:t>kuii-</w:t>
      </w:r>
      <w:r w:rsidR="00093506">
        <w:rPr>
          <w:rFonts w:ascii="Arial" w:hAnsi="Arial" w:cs="Arial"/>
          <w:sz w:val="28"/>
          <w:szCs w:val="28"/>
        </w:rPr>
        <w:t>kuikururusa</w:t>
      </w:r>
      <w:proofErr w:type="spellEnd"/>
      <w:r w:rsidR="00093506">
        <w:rPr>
          <w:rFonts w:ascii="Arial" w:hAnsi="Arial" w:cs="Arial"/>
          <w:sz w:val="28"/>
          <w:szCs w:val="28"/>
        </w:rPr>
        <w:t xml:space="preserve"> kuti bvisa </w:t>
      </w:r>
      <w:proofErr w:type="spellStart"/>
      <w:r w:rsidR="00093506">
        <w:rPr>
          <w:rFonts w:ascii="Arial" w:hAnsi="Arial" w:cs="Arial"/>
          <w:sz w:val="28"/>
          <w:szCs w:val="28"/>
        </w:rPr>
        <w:t>hembe</w:t>
      </w:r>
      <w:proofErr w:type="spellEnd"/>
      <w:r w:rsidR="00093506">
        <w:rPr>
          <w:rFonts w:ascii="Arial" w:hAnsi="Arial" w:cs="Arial"/>
          <w:sz w:val="28"/>
          <w:szCs w:val="28"/>
        </w:rPr>
        <w:t xml:space="preserve"> </w:t>
      </w:r>
      <w:proofErr w:type="spellStart"/>
      <w:r w:rsidR="00B14656">
        <w:rPr>
          <w:rFonts w:ascii="Arial" w:hAnsi="Arial" w:cs="Arial"/>
          <w:sz w:val="28"/>
          <w:szCs w:val="28"/>
        </w:rPr>
        <w:t>chete</w:t>
      </w:r>
      <w:proofErr w:type="spellEnd"/>
      <w:r w:rsidR="00B14656">
        <w:rPr>
          <w:rFonts w:ascii="Arial" w:hAnsi="Arial" w:cs="Arial"/>
          <w:sz w:val="28"/>
          <w:szCs w:val="28"/>
        </w:rPr>
        <w:t xml:space="preserve"> </w:t>
      </w:r>
      <w:proofErr w:type="spellStart"/>
      <w:r w:rsidR="00B14656">
        <w:rPr>
          <w:rFonts w:ascii="Arial" w:hAnsi="Arial" w:cs="Arial"/>
          <w:sz w:val="28"/>
          <w:szCs w:val="28"/>
        </w:rPr>
        <w:t>hembe</w:t>
      </w:r>
      <w:proofErr w:type="spellEnd"/>
      <w:r w:rsidR="00E457A9">
        <w:rPr>
          <w:rFonts w:ascii="Arial" w:hAnsi="Arial" w:cs="Arial"/>
          <w:sz w:val="28"/>
          <w:szCs w:val="28"/>
        </w:rPr>
        <w:t>/</w:t>
      </w:r>
      <w:r w:rsidR="00B14656">
        <w:rPr>
          <w:rFonts w:ascii="Arial" w:hAnsi="Arial" w:cs="Arial"/>
          <w:sz w:val="28"/>
          <w:szCs w:val="28"/>
        </w:rPr>
        <w:t xml:space="preserve"> </w:t>
      </w:r>
      <w:proofErr w:type="spellStart"/>
      <w:r w:rsidR="00B14656">
        <w:rPr>
          <w:rFonts w:ascii="Arial" w:hAnsi="Arial" w:cs="Arial"/>
          <w:sz w:val="28"/>
          <w:szCs w:val="28"/>
        </w:rPr>
        <w:t>munonetsana</w:t>
      </w:r>
      <w:proofErr w:type="spellEnd"/>
      <w:r w:rsidR="00B14656">
        <w:rPr>
          <w:rFonts w:ascii="Arial" w:hAnsi="Arial" w:cs="Arial"/>
          <w:sz w:val="28"/>
          <w:szCs w:val="28"/>
        </w:rPr>
        <w:t xml:space="preserve">. Bvisa </w:t>
      </w:r>
      <w:proofErr w:type="spellStart"/>
      <w:r w:rsidR="00B14656">
        <w:rPr>
          <w:rFonts w:ascii="Arial" w:hAnsi="Arial" w:cs="Arial"/>
          <w:sz w:val="28"/>
          <w:szCs w:val="28"/>
        </w:rPr>
        <w:t>hembe</w:t>
      </w:r>
      <w:proofErr w:type="spellEnd"/>
      <w:r w:rsidR="00B14656">
        <w:rPr>
          <w:rFonts w:ascii="Arial" w:hAnsi="Arial" w:cs="Arial"/>
          <w:sz w:val="28"/>
          <w:szCs w:val="28"/>
        </w:rPr>
        <w:t xml:space="preserve"> </w:t>
      </w:r>
      <w:proofErr w:type="spellStart"/>
      <w:r w:rsidR="00B14656">
        <w:rPr>
          <w:rFonts w:ascii="Arial" w:hAnsi="Arial" w:cs="Arial"/>
          <w:sz w:val="28"/>
          <w:szCs w:val="28"/>
        </w:rPr>
        <w:t>tione</w:t>
      </w:r>
      <w:proofErr w:type="spellEnd"/>
      <w:r w:rsidR="00B14656">
        <w:rPr>
          <w:rFonts w:ascii="Arial" w:hAnsi="Arial" w:cs="Arial"/>
          <w:sz w:val="28"/>
          <w:szCs w:val="28"/>
        </w:rPr>
        <w:t xml:space="preserve"> </w:t>
      </w:r>
      <w:proofErr w:type="spellStart"/>
      <w:r w:rsidR="00BF7AC0">
        <w:rPr>
          <w:rFonts w:ascii="Arial" w:hAnsi="Arial" w:cs="Arial"/>
          <w:sz w:val="28"/>
          <w:szCs w:val="28"/>
        </w:rPr>
        <w:t>wanzwa</w:t>
      </w:r>
      <w:proofErr w:type="spellEnd"/>
      <w:r w:rsidR="00BF7AC0">
        <w:rPr>
          <w:rFonts w:ascii="Arial" w:hAnsi="Arial" w:cs="Arial"/>
          <w:sz w:val="28"/>
          <w:szCs w:val="28"/>
        </w:rPr>
        <w:t>, ‘</w:t>
      </w:r>
      <w:bookmarkStart w:id="76" w:name="_Hlk185256142"/>
      <w:proofErr w:type="spellStart"/>
      <w:r w:rsidR="00BF7AC0">
        <w:rPr>
          <w:rFonts w:ascii="Arial" w:hAnsi="Arial" w:cs="Arial"/>
          <w:sz w:val="28"/>
          <w:szCs w:val="28"/>
        </w:rPr>
        <w:t>handidi</w:t>
      </w:r>
      <w:proofErr w:type="spellEnd"/>
      <w:r w:rsidR="00BF7AC0">
        <w:rPr>
          <w:rFonts w:ascii="Arial" w:hAnsi="Arial" w:cs="Arial"/>
          <w:sz w:val="28"/>
          <w:szCs w:val="28"/>
        </w:rPr>
        <w:t xml:space="preserve">, </w:t>
      </w:r>
      <w:proofErr w:type="spellStart"/>
      <w:r w:rsidR="00BF7AC0">
        <w:rPr>
          <w:rFonts w:ascii="Arial" w:hAnsi="Arial" w:cs="Arial"/>
          <w:sz w:val="28"/>
          <w:szCs w:val="28"/>
        </w:rPr>
        <w:t>handidi</w:t>
      </w:r>
      <w:bookmarkEnd w:id="76"/>
      <w:proofErr w:type="spellEnd"/>
      <w:r w:rsidR="00BF7AC0">
        <w:rPr>
          <w:rFonts w:ascii="Arial" w:hAnsi="Arial" w:cs="Arial"/>
          <w:sz w:val="28"/>
          <w:szCs w:val="28"/>
        </w:rPr>
        <w:t xml:space="preserve">, </w:t>
      </w:r>
      <w:proofErr w:type="spellStart"/>
      <w:r w:rsidR="00BF7AC0">
        <w:rPr>
          <w:rFonts w:ascii="Arial" w:hAnsi="Arial" w:cs="Arial"/>
          <w:sz w:val="28"/>
          <w:szCs w:val="28"/>
        </w:rPr>
        <w:t>handidi</w:t>
      </w:r>
      <w:proofErr w:type="spellEnd"/>
      <w:r w:rsidR="00BF7AC0">
        <w:rPr>
          <w:rFonts w:ascii="Arial" w:hAnsi="Arial" w:cs="Arial"/>
          <w:sz w:val="28"/>
          <w:szCs w:val="28"/>
        </w:rPr>
        <w:t xml:space="preserve">, </w:t>
      </w:r>
      <w:proofErr w:type="spellStart"/>
      <w:r w:rsidR="00BF7AC0">
        <w:rPr>
          <w:rFonts w:ascii="Arial" w:hAnsi="Arial" w:cs="Arial"/>
          <w:sz w:val="28"/>
          <w:szCs w:val="28"/>
        </w:rPr>
        <w:t>handidi</w:t>
      </w:r>
      <w:proofErr w:type="spellEnd"/>
      <w:r w:rsidR="00BF7AC0">
        <w:rPr>
          <w:rFonts w:ascii="Arial" w:hAnsi="Arial" w:cs="Arial"/>
          <w:sz w:val="28"/>
          <w:szCs w:val="28"/>
        </w:rPr>
        <w:t xml:space="preserve">, </w:t>
      </w:r>
      <w:proofErr w:type="spellStart"/>
      <w:r w:rsidR="00BF7AC0">
        <w:rPr>
          <w:rFonts w:ascii="Arial" w:hAnsi="Arial" w:cs="Arial"/>
          <w:sz w:val="28"/>
          <w:szCs w:val="28"/>
        </w:rPr>
        <w:t>handidi</w:t>
      </w:r>
      <w:proofErr w:type="spellEnd"/>
      <w:r w:rsidR="00BF7AC0">
        <w:rPr>
          <w:rFonts w:ascii="Arial" w:hAnsi="Arial" w:cs="Arial"/>
          <w:sz w:val="28"/>
          <w:szCs w:val="28"/>
        </w:rPr>
        <w:t>’</w:t>
      </w:r>
      <w:r w:rsidR="00EF0BDB">
        <w:rPr>
          <w:rFonts w:ascii="Arial" w:hAnsi="Arial" w:cs="Arial"/>
          <w:sz w:val="28"/>
          <w:szCs w:val="28"/>
        </w:rPr>
        <w:t xml:space="preserve"> </w:t>
      </w:r>
      <w:proofErr w:type="spellStart"/>
      <w:r w:rsidR="00EF0BDB">
        <w:rPr>
          <w:rFonts w:ascii="Arial" w:hAnsi="Arial" w:cs="Arial"/>
          <w:sz w:val="28"/>
          <w:szCs w:val="28"/>
        </w:rPr>
        <w:t>chibvisa</w:t>
      </w:r>
      <w:proofErr w:type="spellEnd"/>
      <w:r w:rsidR="00EF0BDB">
        <w:rPr>
          <w:rFonts w:ascii="Arial" w:hAnsi="Arial" w:cs="Arial"/>
          <w:sz w:val="28"/>
          <w:szCs w:val="28"/>
        </w:rPr>
        <w:t xml:space="preserve"> to… ‘</w:t>
      </w:r>
      <w:proofErr w:type="spellStart"/>
      <w:r w:rsidR="00EF0BDB">
        <w:rPr>
          <w:rFonts w:ascii="Arial" w:hAnsi="Arial" w:cs="Arial"/>
          <w:sz w:val="28"/>
          <w:szCs w:val="28"/>
        </w:rPr>
        <w:t>handidi</w:t>
      </w:r>
      <w:proofErr w:type="spellEnd"/>
      <w:r w:rsidR="00EF0BDB">
        <w:rPr>
          <w:rFonts w:ascii="Arial" w:hAnsi="Arial" w:cs="Arial"/>
          <w:sz w:val="28"/>
          <w:szCs w:val="28"/>
        </w:rPr>
        <w:t xml:space="preserve">, </w:t>
      </w:r>
      <w:proofErr w:type="spellStart"/>
      <w:r w:rsidR="00EF0BDB">
        <w:rPr>
          <w:rFonts w:ascii="Arial" w:hAnsi="Arial" w:cs="Arial"/>
          <w:sz w:val="28"/>
          <w:szCs w:val="28"/>
        </w:rPr>
        <w:t>handidi</w:t>
      </w:r>
      <w:proofErr w:type="spellEnd"/>
      <w:r w:rsidR="00EF0BDB">
        <w:rPr>
          <w:rFonts w:ascii="Arial" w:hAnsi="Arial" w:cs="Arial"/>
          <w:sz w:val="28"/>
          <w:szCs w:val="28"/>
        </w:rPr>
        <w:t>’</w:t>
      </w:r>
      <w:r w:rsidR="00093506">
        <w:rPr>
          <w:rFonts w:ascii="Arial" w:hAnsi="Arial" w:cs="Arial"/>
          <w:sz w:val="28"/>
          <w:szCs w:val="28"/>
        </w:rPr>
        <w:t xml:space="preserve"> </w:t>
      </w:r>
      <w:proofErr w:type="spellStart"/>
      <w:r w:rsidR="00EF0BDB">
        <w:rPr>
          <w:rFonts w:ascii="Arial" w:hAnsi="Arial" w:cs="Arial"/>
          <w:sz w:val="28"/>
          <w:szCs w:val="28"/>
        </w:rPr>
        <w:t>hee</w:t>
      </w:r>
      <w:proofErr w:type="spellEnd"/>
      <w:r w:rsidR="006A235E">
        <w:rPr>
          <w:rFonts w:ascii="Arial" w:hAnsi="Arial" w:cs="Arial"/>
          <w:sz w:val="28"/>
          <w:szCs w:val="28"/>
        </w:rPr>
        <w:t xml:space="preserve">. Moita </w:t>
      </w:r>
      <w:proofErr w:type="spellStart"/>
      <w:r w:rsidR="006A235E">
        <w:rPr>
          <w:rFonts w:ascii="Arial" w:hAnsi="Arial" w:cs="Arial"/>
          <w:sz w:val="28"/>
          <w:szCs w:val="28"/>
        </w:rPr>
        <w:t>zvekuto</w:t>
      </w:r>
      <w:proofErr w:type="spellEnd"/>
      <w:r w:rsidR="006A235E">
        <w:rPr>
          <w:rFonts w:ascii="Arial" w:hAnsi="Arial" w:cs="Arial"/>
          <w:sz w:val="28"/>
          <w:szCs w:val="28"/>
        </w:rPr>
        <w:t xml:space="preserve"> </w:t>
      </w:r>
      <w:proofErr w:type="spellStart"/>
      <w:r w:rsidR="006A235E">
        <w:rPr>
          <w:rFonts w:ascii="Arial" w:hAnsi="Arial" w:cs="Arial"/>
          <w:sz w:val="28"/>
          <w:szCs w:val="28"/>
        </w:rPr>
        <w:t>bvarurirana</w:t>
      </w:r>
      <w:proofErr w:type="spellEnd"/>
      <w:r w:rsidR="006A235E">
        <w:rPr>
          <w:rFonts w:ascii="Arial" w:hAnsi="Arial" w:cs="Arial"/>
          <w:sz w:val="28"/>
          <w:szCs w:val="28"/>
        </w:rPr>
        <w:t xml:space="preserve"> </w:t>
      </w:r>
      <w:proofErr w:type="spellStart"/>
      <w:r w:rsidR="006A235E">
        <w:rPr>
          <w:rFonts w:ascii="Arial" w:hAnsi="Arial" w:cs="Arial"/>
          <w:sz w:val="28"/>
          <w:szCs w:val="28"/>
        </w:rPr>
        <w:t>handitika</w:t>
      </w:r>
      <w:proofErr w:type="spellEnd"/>
      <w:r w:rsidR="006A235E">
        <w:rPr>
          <w:rFonts w:ascii="Arial" w:hAnsi="Arial" w:cs="Arial"/>
          <w:sz w:val="28"/>
          <w:szCs w:val="28"/>
        </w:rPr>
        <w:t xml:space="preserve"> </w:t>
      </w:r>
      <w:r w:rsidR="00356E79">
        <w:rPr>
          <w:rFonts w:ascii="Arial" w:hAnsi="Arial" w:cs="Arial"/>
          <w:sz w:val="28"/>
          <w:szCs w:val="28"/>
        </w:rPr>
        <w:t xml:space="preserve">but kana </w:t>
      </w:r>
      <w:proofErr w:type="spellStart"/>
      <w:r w:rsidR="00356E79">
        <w:rPr>
          <w:rFonts w:ascii="Arial" w:hAnsi="Arial" w:cs="Arial"/>
          <w:sz w:val="28"/>
          <w:szCs w:val="28"/>
        </w:rPr>
        <w:t>aziva</w:t>
      </w:r>
      <w:proofErr w:type="spellEnd"/>
      <w:r w:rsidR="00356E79">
        <w:rPr>
          <w:rFonts w:ascii="Arial" w:hAnsi="Arial" w:cs="Arial"/>
          <w:sz w:val="28"/>
          <w:szCs w:val="28"/>
        </w:rPr>
        <w:t xml:space="preserve"> </w:t>
      </w:r>
      <w:proofErr w:type="spellStart"/>
      <w:r w:rsidR="00356E79">
        <w:rPr>
          <w:rFonts w:ascii="Arial" w:hAnsi="Arial" w:cs="Arial"/>
          <w:sz w:val="28"/>
          <w:szCs w:val="28"/>
        </w:rPr>
        <w:t>manje</w:t>
      </w:r>
      <w:proofErr w:type="spellEnd"/>
      <w:r w:rsidR="00356E79">
        <w:rPr>
          <w:rFonts w:ascii="Arial" w:hAnsi="Arial" w:cs="Arial"/>
          <w:sz w:val="28"/>
          <w:szCs w:val="28"/>
        </w:rPr>
        <w:t xml:space="preserve">, </w:t>
      </w:r>
      <w:proofErr w:type="spellStart"/>
      <w:r w:rsidR="00356E79">
        <w:rPr>
          <w:rFonts w:ascii="Arial" w:hAnsi="Arial" w:cs="Arial"/>
          <w:sz w:val="28"/>
          <w:szCs w:val="28"/>
        </w:rPr>
        <w:t>akabva</w:t>
      </w:r>
      <w:proofErr w:type="spellEnd"/>
      <w:r w:rsidR="00356E79">
        <w:rPr>
          <w:rFonts w:ascii="Arial" w:hAnsi="Arial" w:cs="Arial"/>
          <w:sz w:val="28"/>
          <w:szCs w:val="28"/>
        </w:rPr>
        <w:t xml:space="preserve"> </w:t>
      </w:r>
      <w:proofErr w:type="spellStart"/>
      <w:r w:rsidR="00356E79">
        <w:rPr>
          <w:rFonts w:ascii="Arial" w:hAnsi="Arial" w:cs="Arial"/>
          <w:sz w:val="28"/>
          <w:szCs w:val="28"/>
        </w:rPr>
        <w:t>apa</w:t>
      </w:r>
      <w:proofErr w:type="spellEnd"/>
      <w:r w:rsidR="00356E79">
        <w:rPr>
          <w:rFonts w:ascii="Arial" w:hAnsi="Arial" w:cs="Arial"/>
          <w:sz w:val="28"/>
          <w:szCs w:val="28"/>
        </w:rPr>
        <w:t>,</w:t>
      </w:r>
      <w:r w:rsidR="00356E79" w:rsidRPr="00356E79">
        <w:rPr>
          <w:rFonts w:ascii="Arial" w:hAnsi="Arial" w:cs="Arial"/>
          <w:sz w:val="28"/>
          <w:szCs w:val="28"/>
        </w:rPr>
        <w:t xml:space="preserve"> </w:t>
      </w:r>
      <w:proofErr w:type="spellStart"/>
      <w:r w:rsidR="00356E79">
        <w:rPr>
          <w:rFonts w:ascii="Arial" w:hAnsi="Arial" w:cs="Arial"/>
          <w:sz w:val="28"/>
          <w:szCs w:val="28"/>
        </w:rPr>
        <w:t>akabva</w:t>
      </w:r>
      <w:proofErr w:type="spellEnd"/>
      <w:r w:rsidR="00356E79">
        <w:rPr>
          <w:rFonts w:ascii="Arial" w:hAnsi="Arial" w:cs="Arial"/>
          <w:sz w:val="28"/>
          <w:szCs w:val="28"/>
        </w:rPr>
        <w:t xml:space="preserve"> </w:t>
      </w:r>
      <w:proofErr w:type="spellStart"/>
      <w:r w:rsidR="00356E79">
        <w:rPr>
          <w:rFonts w:ascii="Arial" w:hAnsi="Arial" w:cs="Arial"/>
          <w:sz w:val="28"/>
          <w:szCs w:val="28"/>
        </w:rPr>
        <w:t>apa</w:t>
      </w:r>
      <w:proofErr w:type="spellEnd"/>
      <w:r w:rsidR="00356E79">
        <w:rPr>
          <w:rFonts w:ascii="Arial" w:hAnsi="Arial" w:cs="Arial"/>
          <w:sz w:val="28"/>
          <w:szCs w:val="28"/>
        </w:rPr>
        <w:t>,</w:t>
      </w:r>
      <w:r w:rsidR="00356E79" w:rsidRPr="00356E79">
        <w:rPr>
          <w:rFonts w:ascii="Arial" w:hAnsi="Arial" w:cs="Arial"/>
          <w:sz w:val="28"/>
          <w:szCs w:val="28"/>
        </w:rPr>
        <w:t xml:space="preserve"> </w:t>
      </w:r>
      <w:proofErr w:type="spellStart"/>
      <w:r w:rsidR="00356E79">
        <w:rPr>
          <w:rFonts w:ascii="Arial" w:hAnsi="Arial" w:cs="Arial"/>
          <w:sz w:val="28"/>
          <w:szCs w:val="28"/>
        </w:rPr>
        <w:t>akabva</w:t>
      </w:r>
      <w:proofErr w:type="spellEnd"/>
      <w:r w:rsidR="00356E79">
        <w:rPr>
          <w:rFonts w:ascii="Arial" w:hAnsi="Arial" w:cs="Arial"/>
          <w:sz w:val="28"/>
          <w:szCs w:val="28"/>
        </w:rPr>
        <w:t xml:space="preserve"> </w:t>
      </w:r>
      <w:proofErr w:type="spellStart"/>
      <w:r w:rsidR="00356E79">
        <w:rPr>
          <w:rFonts w:ascii="Arial" w:hAnsi="Arial" w:cs="Arial"/>
          <w:sz w:val="28"/>
          <w:szCs w:val="28"/>
        </w:rPr>
        <w:t>apa</w:t>
      </w:r>
      <w:proofErr w:type="spellEnd"/>
      <w:r w:rsidR="00356E79">
        <w:rPr>
          <w:rFonts w:ascii="Arial" w:hAnsi="Arial" w:cs="Arial"/>
          <w:sz w:val="28"/>
          <w:szCs w:val="28"/>
        </w:rPr>
        <w:t>,</w:t>
      </w:r>
      <w:r w:rsidR="00356E79" w:rsidRPr="00356E79">
        <w:rPr>
          <w:rFonts w:ascii="Arial" w:hAnsi="Arial" w:cs="Arial"/>
          <w:sz w:val="28"/>
          <w:szCs w:val="28"/>
        </w:rPr>
        <w:t xml:space="preserve"> </w:t>
      </w:r>
      <w:proofErr w:type="spellStart"/>
      <w:r w:rsidR="00356E79">
        <w:rPr>
          <w:rFonts w:ascii="Arial" w:hAnsi="Arial" w:cs="Arial"/>
          <w:sz w:val="28"/>
          <w:szCs w:val="28"/>
        </w:rPr>
        <w:t>akabva</w:t>
      </w:r>
      <w:proofErr w:type="spellEnd"/>
      <w:r w:rsidR="00356E79">
        <w:rPr>
          <w:rFonts w:ascii="Arial" w:hAnsi="Arial" w:cs="Arial"/>
          <w:sz w:val="28"/>
          <w:szCs w:val="28"/>
        </w:rPr>
        <w:t xml:space="preserve"> </w:t>
      </w:r>
      <w:proofErr w:type="spellStart"/>
      <w:r w:rsidR="00356E79">
        <w:rPr>
          <w:rFonts w:ascii="Arial" w:hAnsi="Arial" w:cs="Arial"/>
          <w:sz w:val="28"/>
          <w:szCs w:val="28"/>
        </w:rPr>
        <w:t>apa</w:t>
      </w:r>
      <w:proofErr w:type="spellEnd"/>
      <w:r w:rsidR="002C3671">
        <w:rPr>
          <w:rFonts w:ascii="Arial" w:hAnsi="Arial" w:cs="Arial"/>
          <w:sz w:val="28"/>
          <w:szCs w:val="28"/>
        </w:rPr>
        <w:t xml:space="preserve">. </w:t>
      </w:r>
      <w:r w:rsidR="002C3671" w:rsidRPr="00820ACE">
        <w:rPr>
          <w:rFonts w:ascii="Arial" w:hAnsi="Arial" w:cs="Arial"/>
          <w:sz w:val="28"/>
          <w:szCs w:val="28"/>
        </w:rPr>
        <w:t xml:space="preserve">Kanouya </w:t>
      </w:r>
      <w:proofErr w:type="spellStart"/>
      <w:r w:rsidR="002C3671" w:rsidRPr="00820ACE">
        <w:rPr>
          <w:rFonts w:ascii="Arial" w:hAnsi="Arial" w:cs="Arial"/>
          <w:sz w:val="28"/>
          <w:szCs w:val="28"/>
        </w:rPr>
        <w:t>panapa</w:t>
      </w:r>
      <w:proofErr w:type="spellEnd"/>
      <w:r w:rsidR="002C3671" w:rsidRPr="00820ACE">
        <w:rPr>
          <w:rFonts w:ascii="Arial" w:hAnsi="Arial" w:cs="Arial"/>
          <w:sz w:val="28"/>
          <w:szCs w:val="28"/>
        </w:rPr>
        <w:t xml:space="preserve"> </w:t>
      </w:r>
      <w:proofErr w:type="spellStart"/>
      <w:r w:rsidR="002C3671" w:rsidRPr="00820ACE">
        <w:rPr>
          <w:rFonts w:ascii="Arial" w:hAnsi="Arial" w:cs="Arial"/>
          <w:sz w:val="28"/>
          <w:szCs w:val="28"/>
        </w:rPr>
        <w:t>tanana</w:t>
      </w:r>
      <w:proofErr w:type="spellEnd"/>
      <w:r w:rsidR="00BC76A7">
        <w:rPr>
          <w:rFonts w:ascii="Arial" w:hAnsi="Arial" w:cs="Arial"/>
          <w:sz w:val="28"/>
          <w:szCs w:val="28"/>
        </w:rPr>
        <w:t>.</w:t>
      </w:r>
      <w:r w:rsidR="002C3671" w:rsidRPr="00820ACE">
        <w:rPr>
          <w:rFonts w:ascii="Arial" w:hAnsi="Arial" w:cs="Arial"/>
          <w:sz w:val="28"/>
          <w:szCs w:val="28"/>
        </w:rPr>
        <w:t xml:space="preserve"> </w:t>
      </w:r>
      <w:proofErr w:type="spellStart"/>
      <w:r w:rsidR="00BC76A7">
        <w:rPr>
          <w:rFonts w:ascii="Arial" w:hAnsi="Arial" w:cs="Arial"/>
          <w:sz w:val="28"/>
          <w:szCs w:val="28"/>
        </w:rPr>
        <w:t>N</w:t>
      </w:r>
      <w:r w:rsidR="002C3671" w:rsidRPr="00820ACE">
        <w:rPr>
          <w:rFonts w:ascii="Arial" w:hAnsi="Arial" w:cs="Arial"/>
          <w:sz w:val="28"/>
          <w:szCs w:val="28"/>
        </w:rPr>
        <w:t>dosaka</w:t>
      </w:r>
      <w:proofErr w:type="spellEnd"/>
      <w:r w:rsidR="002C3671" w:rsidRPr="00820ACE">
        <w:rPr>
          <w:rFonts w:ascii="Arial" w:hAnsi="Arial" w:cs="Arial"/>
          <w:sz w:val="28"/>
          <w:szCs w:val="28"/>
        </w:rPr>
        <w:t xml:space="preserve"> </w:t>
      </w:r>
      <w:proofErr w:type="spellStart"/>
      <w:r w:rsidR="0057694F">
        <w:rPr>
          <w:rFonts w:ascii="Arial" w:hAnsi="Arial" w:cs="Arial"/>
          <w:sz w:val="28"/>
          <w:szCs w:val="28"/>
        </w:rPr>
        <w:t>m</w:t>
      </w:r>
      <w:r w:rsidR="002C3671" w:rsidRPr="00820ACE">
        <w:rPr>
          <w:rFonts w:ascii="Arial" w:hAnsi="Arial" w:cs="Arial"/>
          <w:sz w:val="28"/>
          <w:szCs w:val="28"/>
        </w:rPr>
        <w:t>ukaona</w:t>
      </w:r>
      <w:proofErr w:type="spellEnd"/>
      <w:r w:rsidR="002C3671" w:rsidRPr="00820ACE">
        <w:rPr>
          <w:rFonts w:ascii="Arial" w:hAnsi="Arial" w:cs="Arial"/>
          <w:sz w:val="28"/>
          <w:szCs w:val="28"/>
        </w:rPr>
        <w:t xml:space="preserve"> </w:t>
      </w:r>
      <w:proofErr w:type="spellStart"/>
      <w:r w:rsidR="0097125F" w:rsidRPr="00820ACE">
        <w:rPr>
          <w:rFonts w:ascii="Arial" w:hAnsi="Arial" w:cs="Arial"/>
          <w:sz w:val="28"/>
          <w:szCs w:val="28"/>
        </w:rPr>
        <w:t>manje</w:t>
      </w:r>
      <w:proofErr w:type="spellEnd"/>
      <w:r w:rsidR="0097125F" w:rsidRPr="00820ACE">
        <w:rPr>
          <w:rFonts w:ascii="Arial" w:hAnsi="Arial" w:cs="Arial"/>
          <w:sz w:val="28"/>
          <w:szCs w:val="28"/>
        </w:rPr>
        <w:t xml:space="preserve"> </w:t>
      </w:r>
      <w:proofErr w:type="spellStart"/>
      <w:r w:rsidR="0097125F" w:rsidRPr="00820ACE">
        <w:rPr>
          <w:rFonts w:ascii="Arial" w:hAnsi="Arial" w:cs="Arial"/>
          <w:sz w:val="28"/>
          <w:szCs w:val="28"/>
        </w:rPr>
        <w:t>tuzhinji</w:t>
      </w:r>
      <w:proofErr w:type="spellEnd"/>
      <w:r w:rsidR="0097125F" w:rsidRPr="00820ACE">
        <w:rPr>
          <w:rFonts w:ascii="Arial" w:hAnsi="Arial" w:cs="Arial"/>
          <w:sz w:val="28"/>
          <w:szCs w:val="28"/>
        </w:rPr>
        <w:t xml:space="preserve"> </w:t>
      </w:r>
      <w:proofErr w:type="spellStart"/>
      <w:r w:rsidR="0097125F" w:rsidRPr="00820ACE">
        <w:rPr>
          <w:rFonts w:ascii="Arial" w:hAnsi="Arial" w:cs="Arial"/>
          <w:sz w:val="28"/>
          <w:szCs w:val="28"/>
        </w:rPr>
        <w:t>twacho</w:t>
      </w:r>
      <w:proofErr w:type="spellEnd"/>
      <w:r w:rsidR="0097125F" w:rsidRPr="00820ACE">
        <w:rPr>
          <w:rFonts w:ascii="Arial" w:hAnsi="Arial" w:cs="Arial"/>
          <w:sz w:val="28"/>
          <w:szCs w:val="28"/>
        </w:rPr>
        <w:t xml:space="preserve"> </w:t>
      </w:r>
      <w:proofErr w:type="spellStart"/>
      <w:r w:rsidR="0097125F" w:rsidRPr="00820ACE">
        <w:rPr>
          <w:rFonts w:ascii="Arial" w:hAnsi="Arial" w:cs="Arial"/>
          <w:sz w:val="28"/>
          <w:szCs w:val="28"/>
        </w:rPr>
        <w:t>tu-tu-tu</w:t>
      </w:r>
      <w:proofErr w:type="spellEnd"/>
      <w:r w:rsidR="0097125F" w:rsidRPr="00820ACE">
        <w:rPr>
          <w:rFonts w:ascii="Arial" w:hAnsi="Arial" w:cs="Arial"/>
          <w:sz w:val="28"/>
          <w:szCs w:val="28"/>
        </w:rPr>
        <w:t xml:space="preserve"> </w:t>
      </w:r>
      <w:proofErr w:type="spellStart"/>
      <w:r w:rsidR="0097125F" w:rsidRPr="00820ACE">
        <w:rPr>
          <w:rFonts w:ascii="Arial" w:hAnsi="Arial" w:cs="Arial"/>
          <w:sz w:val="28"/>
          <w:szCs w:val="28"/>
        </w:rPr>
        <w:t>tuma</w:t>
      </w:r>
      <w:proofErr w:type="spellEnd"/>
      <w:r w:rsidR="0097125F" w:rsidRPr="00820ACE">
        <w:rPr>
          <w:rFonts w:ascii="Arial" w:hAnsi="Arial" w:cs="Arial"/>
          <w:sz w:val="28"/>
          <w:szCs w:val="28"/>
        </w:rPr>
        <w:t xml:space="preserve"> </w:t>
      </w:r>
      <w:proofErr w:type="spellStart"/>
      <w:r w:rsidR="0097125F" w:rsidRPr="00820ACE">
        <w:rPr>
          <w:rFonts w:ascii="Arial" w:hAnsi="Arial" w:cs="Arial"/>
          <w:sz w:val="28"/>
          <w:szCs w:val="28"/>
        </w:rPr>
        <w:t>hure</w:t>
      </w:r>
      <w:proofErr w:type="spellEnd"/>
      <w:r w:rsidR="0097125F" w:rsidRPr="00820ACE">
        <w:rPr>
          <w:rFonts w:ascii="Arial" w:hAnsi="Arial" w:cs="Arial"/>
          <w:sz w:val="28"/>
          <w:szCs w:val="28"/>
        </w:rPr>
        <w:t xml:space="preserve"> </w:t>
      </w:r>
      <w:proofErr w:type="spellStart"/>
      <w:r w:rsidR="0097125F" w:rsidRPr="00820ACE">
        <w:rPr>
          <w:rFonts w:ascii="Arial" w:hAnsi="Arial" w:cs="Arial"/>
          <w:sz w:val="28"/>
          <w:szCs w:val="28"/>
        </w:rPr>
        <w:t>utwu</w:t>
      </w:r>
      <w:proofErr w:type="spellEnd"/>
      <w:r w:rsidR="0097125F" w:rsidRPr="00820ACE">
        <w:rPr>
          <w:rFonts w:ascii="Arial" w:hAnsi="Arial" w:cs="Arial"/>
          <w:sz w:val="28"/>
          <w:szCs w:val="28"/>
        </w:rPr>
        <w:t xml:space="preserve"> </w:t>
      </w:r>
      <w:proofErr w:type="spellStart"/>
      <w:r w:rsidR="00820ACE" w:rsidRPr="00820ACE">
        <w:rPr>
          <w:rFonts w:ascii="Arial" w:hAnsi="Arial" w:cs="Arial"/>
          <w:sz w:val="28"/>
          <w:szCs w:val="28"/>
        </w:rPr>
        <w:t>tunopfeka</w:t>
      </w:r>
      <w:proofErr w:type="spellEnd"/>
      <w:r w:rsidR="00820ACE" w:rsidRPr="00820ACE">
        <w:rPr>
          <w:rFonts w:ascii="Arial" w:hAnsi="Arial" w:cs="Arial"/>
          <w:sz w:val="28"/>
          <w:szCs w:val="28"/>
        </w:rPr>
        <w:t xml:space="preserve"> mini </w:t>
      </w:r>
      <w:proofErr w:type="spellStart"/>
      <w:r w:rsidR="00820ACE" w:rsidRPr="00820ACE">
        <w:rPr>
          <w:rFonts w:ascii="Arial" w:hAnsi="Arial" w:cs="Arial"/>
          <w:sz w:val="28"/>
          <w:szCs w:val="28"/>
        </w:rPr>
        <w:t>inosvik</w:t>
      </w:r>
      <w:r w:rsidR="00820ACE">
        <w:rPr>
          <w:rFonts w:ascii="Arial" w:hAnsi="Arial" w:cs="Arial"/>
          <w:sz w:val="28"/>
          <w:szCs w:val="28"/>
        </w:rPr>
        <w:t>a</w:t>
      </w:r>
      <w:proofErr w:type="spellEnd"/>
      <w:r w:rsidR="00820ACE">
        <w:rPr>
          <w:rFonts w:ascii="Arial" w:hAnsi="Arial" w:cs="Arial"/>
          <w:sz w:val="28"/>
          <w:szCs w:val="28"/>
        </w:rPr>
        <w:t xml:space="preserve"> </w:t>
      </w:r>
      <w:r w:rsidR="00683316">
        <w:rPr>
          <w:rFonts w:ascii="Arial" w:hAnsi="Arial" w:cs="Arial"/>
          <w:sz w:val="28"/>
          <w:szCs w:val="28"/>
        </w:rPr>
        <w:t>uko, half</w:t>
      </w:r>
      <w:r w:rsidR="00820ACE">
        <w:rPr>
          <w:rFonts w:ascii="Arial" w:hAnsi="Arial" w:cs="Arial"/>
          <w:sz w:val="28"/>
          <w:szCs w:val="28"/>
        </w:rPr>
        <w:t xml:space="preserve"> pant </w:t>
      </w:r>
      <w:proofErr w:type="spellStart"/>
      <w:r w:rsidR="00CF392A">
        <w:rPr>
          <w:rFonts w:ascii="Arial" w:hAnsi="Arial" w:cs="Arial"/>
          <w:sz w:val="28"/>
          <w:szCs w:val="28"/>
        </w:rPr>
        <w:t>kadrezi</w:t>
      </w:r>
      <w:proofErr w:type="spellEnd"/>
      <w:r w:rsidR="00CF392A">
        <w:rPr>
          <w:rFonts w:ascii="Arial" w:hAnsi="Arial" w:cs="Arial"/>
          <w:sz w:val="28"/>
          <w:szCs w:val="28"/>
        </w:rPr>
        <w:t xml:space="preserve"> </w:t>
      </w:r>
      <w:proofErr w:type="spellStart"/>
      <w:r w:rsidR="00CF392A">
        <w:rPr>
          <w:rFonts w:ascii="Arial" w:hAnsi="Arial" w:cs="Arial"/>
          <w:sz w:val="28"/>
          <w:szCs w:val="28"/>
        </w:rPr>
        <w:t>kachitangira</w:t>
      </w:r>
      <w:proofErr w:type="spellEnd"/>
      <w:r w:rsidR="00CF392A">
        <w:rPr>
          <w:rFonts w:ascii="Arial" w:hAnsi="Arial" w:cs="Arial"/>
          <w:sz w:val="28"/>
          <w:szCs w:val="28"/>
        </w:rPr>
        <w:t xml:space="preserve"> </w:t>
      </w:r>
      <w:proofErr w:type="spellStart"/>
      <w:r w:rsidR="00CF392A">
        <w:rPr>
          <w:rFonts w:ascii="Arial" w:hAnsi="Arial" w:cs="Arial"/>
          <w:sz w:val="28"/>
          <w:szCs w:val="28"/>
        </w:rPr>
        <w:t>apa</w:t>
      </w:r>
      <w:proofErr w:type="spellEnd"/>
      <w:r w:rsidR="00CF392A">
        <w:rPr>
          <w:rFonts w:ascii="Arial" w:hAnsi="Arial" w:cs="Arial"/>
          <w:sz w:val="28"/>
          <w:szCs w:val="28"/>
        </w:rPr>
        <w:t xml:space="preserve"> ma bum ese ari pai</w:t>
      </w:r>
      <w:r w:rsidR="00A44CC0">
        <w:rPr>
          <w:rFonts w:ascii="Arial" w:hAnsi="Arial" w:cs="Arial"/>
          <w:sz w:val="28"/>
          <w:szCs w:val="28"/>
        </w:rPr>
        <w:t>…</w:t>
      </w:r>
      <w:r w:rsidR="00D11E27">
        <w:rPr>
          <w:rFonts w:ascii="Arial" w:hAnsi="Arial" w:cs="Arial"/>
          <w:sz w:val="28"/>
          <w:szCs w:val="28"/>
        </w:rPr>
        <w:t>?</w:t>
      </w:r>
      <w:r w:rsidR="00A44CC0">
        <w:rPr>
          <w:rFonts w:ascii="Arial" w:hAnsi="Arial" w:cs="Arial"/>
          <w:sz w:val="28"/>
          <w:szCs w:val="28"/>
        </w:rPr>
        <w:t xml:space="preserve"> </w:t>
      </w:r>
      <w:proofErr w:type="spellStart"/>
      <w:r w:rsidR="00C0738E">
        <w:rPr>
          <w:rFonts w:ascii="Arial" w:hAnsi="Arial" w:cs="Arial"/>
          <w:sz w:val="28"/>
          <w:szCs w:val="28"/>
        </w:rPr>
        <w:t>Pa</w:t>
      </w:r>
      <w:r w:rsidR="00A44CC0">
        <w:rPr>
          <w:rFonts w:ascii="Arial" w:hAnsi="Arial" w:cs="Arial"/>
          <w:sz w:val="28"/>
          <w:szCs w:val="28"/>
        </w:rPr>
        <w:t>nze</w:t>
      </w:r>
      <w:proofErr w:type="spellEnd"/>
      <w:r w:rsidR="00683316">
        <w:rPr>
          <w:rFonts w:ascii="Arial" w:hAnsi="Arial" w:cs="Arial"/>
          <w:sz w:val="28"/>
          <w:szCs w:val="28"/>
        </w:rPr>
        <w:t>,</w:t>
      </w:r>
      <w:r w:rsidR="00A44CC0">
        <w:rPr>
          <w:rFonts w:ascii="Arial" w:hAnsi="Arial" w:cs="Arial"/>
          <w:sz w:val="28"/>
          <w:szCs w:val="28"/>
        </w:rPr>
        <w:t xml:space="preserve"> </w:t>
      </w:r>
      <w:proofErr w:type="spellStart"/>
      <w:r w:rsidR="00A44CC0">
        <w:rPr>
          <w:rFonts w:ascii="Arial" w:hAnsi="Arial" w:cs="Arial"/>
          <w:sz w:val="28"/>
          <w:szCs w:val="28"/>
        </w:rPr>
        <w:t>kongoperera</w:t>
      </w:r>
      <w:proofErr w:type="spellEnd"/>
      <w:r w:rsidR="00A44CC0">
        <w:rPr>
          <w:rFonts w:ascii="Arial" w:hAnsi="Arial" w:cs="Arial"/>
          <w:sz w:val="28"/>
          <w:szCs w:val="28"/>
        </w:rPr>
        <w:t xml:space="preserve"> </w:t>
      </w:r>
      <w:proofErr w:type="spellStart"/>
      <w:r w:rsidR="00A44CC0">
        <w:rPr>
          <w:rFonts w:ascii="Arial" w:hAnsi="Arial" w:cs="Arial"/>
          <w:sz w:val="28"/>
          <w:szCs w:val="28"/>
        </w:rPr>
        <w:t>panapa</w:t>
      </w:r>
      <w:proofErr w:type="spellEnd"/>
      <w:r w:rsidR="00A44CC0">
        <w:rPr>
          <w:rFonts w:ascii="Arial" w:hAnsi="Arial" w:cs="Arial"/>
          <w:sz w:val="28"/>
          <w:szCs w:val="28"/>
        </w:rPr>
        <w:t xml:space="preserve"> </w:t>
      </w:r>
      <w:proofErr w:type="spellStart"/>
      <w:r w:rsidR="00A44CC0">
        <w:rPr>
          <w:rFonts w:ascii="Arial" w:hAnsi="Arial" w:cs="Arial"/>
          <w:sz w:val="28"/>
          <w:szCs w:val="28"/>
        </w:rPr>
        <w:t>guvhu</w:t>
      </w:r>
      <w:proofErr w:type="spellEnd"/>
      <w:r w:rsidR="00A44CC0">
        <w:rPr>
          <w:rFonts w:ascii="Arial" w:hAnsi="Arial" w:cs="Arial"/>
          <w:sz w:val="28"/>
          <w:szCs w:val="28"/>
        </w:rPr>
        <w:t xml:space="preserve"> </w:t>
      </w:r>
      <w:proofErr w:type="spellStart"/>
      <w:r w:rsidR="00A44CC0">
        <w:rPr>
          <w:rFonts w:ascii="Arial" w:hAnsi="Arial" w:cs="Arial"/>
          <w:sz w:val="28"/>
          <w:szCs w:val="28"/>
        </w:rPr>
        <w:t>riri</w:t>
      </w:r>
      <w:proofErr w:type="spellEnd"/>
      <w:r w:rsidR="00A44CC0">
        <w:rPr>
          <w:rFonts w:ascii="Arial" w:hAnsi="Arial" w:cs="Arial"/>
          <w:sz w:val="28"/>
          <w:szCs w:val="28"/>
        </w:rPr>
        <w:t xml:space="preserve"> pai…?</w:t>
      </w:r>
      <w:r w:rsidR="000E34EA">
        <w:rPr>
          <w:rFonts w:ascii="Arial" w:hAnsi="Arial" w:cs="Arial"/>
          <w:sz w:val="28"/>
          <w:szCs w:val="28"/>
        </w:rPr>
        <w:t xml:space="preserve"> </w:t>
      </w:r>
      <w:r w:rsidR="000E34EA" w:rsidRPr="00366527">
        <w:rPr>
          <w:rFonts w:ascii="Arial" w:hAnsi="Arial" w:cs="Arial"/>
          <w:sz w:val="18"/>
          <w:szCs w:val="18"/>
        </w:rPr>
        <w:t xml:space="preserve">[Congregation </w:t>
      </w:r>
      <w:r w:rsidR="00063DA1" w:rsidRPr="00366527">
        <w:rPr>
          <w:rFonts w:ascii="Arial" w:hAnsi="Arial" w:cs="Arial"/>
          <w:sz w:val="18"/>
          <w:szCs w:val="18"/>
        </w:rPr>
        <w:t>says, “</w:t>
      </w:r>
      <w:proofErr w:type="spellStart"/>
      <w:r w:rsidR="00D11E27" w:rsidRPr="00366527">
        <w:rPr>
          <w:rFonts w:ascii="Arial" w:hAnsi="Arial" w:cs="Arial"/>
          <w:sz w:val="18"/>
          <w:szCs w:val="18"/>
        </w:rPr>
        <w:t>panze</w:t>
      </w:r>
      <w:proofErr w:type="spellEnd"/>
      <w:r w:rsidR="00D11E27" w:rsidRPr="00366527">
        <w:rPr>
          <w:rFonts w:ascii="Arial" w:hAnsi="Arial" w:cs="Arial"/>
          <w:sz w:val="18"/>
          <w:szCs w:val="18"/>
        </w:rPr>
        <w:t>.”]</w:t>
      </w:r>
    </w:p>
    <w:p w14:paraId="09B1F9C6" w14:textId="37C9CDE7" w:rsidR="00D11E27" w:rsidRPr="0092585E" w:rsidRDefault="00ED7A42" w:rsidP="00EE1207">
      <w:pPr>
        <w:jc w:val="both"/>
        <w:rPr>
          <w:rFonts w:ascii="Arial" w:hAnsi="Arial" w:cs="Arial"/>
          <w:sz w:val="18"/>
          <w:szCs w:val="18"/>
        </w:rPr>
      </w:pPr>
      <w:r>
        <w:rPr>
          <w:rFonts w:ascii="Arial" w:hAnsi="Arial" w:cs="Arial"/>
          <w:sz w:val="28"/>
          <w:szCs w:val="28"/>
          <w:vertAlign w:val="superscript"/>
        </w:rPr>
        <w:t xml:space="preserve">149 </w:t>
      </w:r>
      <w:r w:rsidR="00626626">
        <w:rPr>
          <w:rFonts w:ascii="Arial" w:hAnsi="Arial" w:cs="Arial"/>
          <w:sz w:val="28"/>
          <w:szCs w:val="28"/>
        </w:rPr>
        <w:t xml:space="preserve">Ka body top </w:t>
      </w:r>
      <w:proofErr w:type="spellStart"/>
      <w:r w:rsidR="00626626">
        <w:rPr>
          <w:rFonts w:ascii="Arial" w:hAnsi="Arial" w:cs="Arial"/>
          <w:sz w:val="28"/>
          <w:szCs w:val="28"/>
        </w:rPr>
        <w:t>kanoperera</w:t>
      </w:r>
      <w:proofErr w:type="spellEnd"/>
      <w:r w:rsidR="00626626">
        <w:rPr>
          <w:rFonts w:ascii="Arial" w:hAnsi="Arial" w:cs="Arial"/>
          <w:sz w:val="28"/>
          <w:szCs w:val="28"/>
        </w:rPr>
        <w:t xml:space="preserve"> </w:t>
      </w:r>
      <w:proofErr w:type="spellStart"/>
      <w:r w:rsidR="00626626">
        <w:rPr>
          <w:rFonts w:ascii="Arial" w:hAnsi="Arial" w:cs="Arial"/>
          <w:sz w:val="28"/>
          <w:szCs w:val="28"/>
        </w:rPr>
        <w:t>apa</w:t>
      </w:r>
      <w:proofErr w:type="spellEnd"/>
      <w:r w:rsidR="00626626">
        <w:rPr>
          <w:rFonts w:ascii="Arial" w:hAnsi="Arial" w:cs="Arial"/>
          <w:sz w:val="28"/>
          <w:szCs w:val="28"/>
        </w:rPr>
        <w:t xml:space="preserve">, </w:t>
      </w:r>
      <w:proofErr w:type="spellStart"/>
      <w:r w:rsidR="00626626">
        <w:rPr>
          <w:rFonts w:ascii="Arial" w:hAnsi="Arial" w:cs="Arial"/>
          <w:sz w:val="28"/>
          <w:szCs w:val="28"/>
        </w:rPr>
        <w:t>mazamu</w:t>
      </w:r>
      <w:proofErr w:type="spellEnd"/>
      <w:r w:rsidR="00626626">
        <w:rPr>
          <w:rFonts w:ascii="Arial" w:hAnsi="Arial" w:cs="Arial"/>
          <w:sz w:val="28"/>
          <w:szCs w:val="28"/>
        </w:rPr>
        <w:t xml:space="preserve"> ese ari pai…? </w:t>
      </w:r>
      <w:proofErr w:type="spellStart"/>
      <w:r w:rsidR="00626626" w:rsidRPr="00DF3333">
        <w:rPr>
          <w:rFonts w:ascii="Arial" w:hAnsi="Arial" w:cs="Arial"/>
          <w:sz w:val="28"/>
          <w:szCs w:val="28"/>
        </w:rPr>
        <w:t>panze</w:t>
      </w:r>
      <w:proofErr w:type="spellEnd"/>
      <w:r w:rsidR="006D5050">
        <w:rPr>
          <w:rFonts w:ascii="Arial" w:hAnsi="Arial" w:cs="Arial"/>
          <w:sz w:val="28"/>
          <w:szCs w:val="28"/>
        </w:rPr>
        <w:t>.</w:t>
      </w:r>
      <w:r w:rsidR="00626626" w:rsidRPr="00DF3333">
        <w:rPr>
          <w:rFonts w:ascii="Arial" w:hAnsi="Arial" w:cs="Arial"/>
          <w:sz w:val="28"/>
          <w:szCs w:val="28"/>
        </w:rPr>
        <w:t xml:space="preserve"> </w:t>
      </w:r>
      <w:r w:rsidR="006D5050">
        <w:rPr>
          <w:rFonts w:ascii="Arial" w:hAnsi="Arial" w:cs="Arial"/>
          <w:sz w:val="28"/>
          <w:szCs w:val="28"/>
        </w:rPr>
        <w:t>M</w:t>
      </w:r>
      <w:r w:rsidR="00626626" w:rsidRPr="00DF3333">
        <w:rPr>
          <w:rFonts w:ascii="Arial" w:hAnsi="Arial" w:cs="Arial"/>
          <w:sz w:val="28"/>
          <w:szCs w:val="28"/>
        </w:rPr>
        <w:t>u</w:t>
      </w:r>
      <w:r w:rsidR="00DF3333" w:rsidRPr="00DF3333">
        <w:rPr>
          <w:rFonts w:ascii="Arial" w:hAnsi="Arial" w:cs="Arial"/>
          <w:sz w:val="28"/>
          <w:szCs w:val="28"/>
        </w:rPr>
        <w:t xml:space="preserve">sana uri </w:t>
      </w:r>
      <w:proofErr w:type="spellStart"/>
      <w:r w:rsidR="00DF3333" w:rsidRPr="00DF3333">
        <w:rPr>
          <w:rFonts w:ascii="Arial" w:hAnsi="Arial" w:cs="Arial"/>
          <w:sz w:val="28"/>
          <w:szCs w:val="28"/>
        </w:rPr>
        <w:t>panze</w:t>
      </w:r>
      <w:proofErr w:type="spellEnd"/>
      <w:r w:rsidR="00DF3333" w:rsidRPr="00DF3333">
        <w:rPr>
          <w:rFonts w:ascii="Arial" w:hAnsi="Arial" w:cs="Arial"/>
          <w:sz w:val="28"/>
          <w:szCs w:val="28"/>
        </w:rPr>
        <w:t xml:space="preserve"> </w:t>
      </w:r>
      <w:proofErr w:type="spellStart"/>
      <w:r w:rsidR="00DF3333" w:rsidRPr="00DF3333">
        <w:rPr>
          <w:rFonts w:ascii="Arial" w:hAnsi="Arial" w:cs="Arial"/>
          <w:sz w:val="28"/>
          <w:szCs w:val="28"/>
        </w:rPr>
        <w:t>ende</w:t>
      </w:r>
      <w:proofErr w:type="spellEnd"/>
      <w:r w:rsidR="00DF3333" w:rsidRPr="00DF3333">
        <w:rPr>
          <w:rFonts w:ascii="Arial" w:hAnsi="Arial" w:cs="Arial"/>
          <w:sz w:val="28"/>
          <w:szCs w:val="28"/>
        </w:rPr>
        <w:t xml:space="preserve"> </w:t>
      </w:r>
      <w:proofErr w:type="spellStart"/>
      <w:r w:rsidR="00DF3333" w:rsidRPr="00DF3333">
        <w:rPr>
          <w:rFonts w:ascii="Arial" w:hAnsi="Arial" w:cs="Arial"/>
          <w:sz w:val="28"/>
          <w:szCs w:val="28"/>
        </w:rPr>
        <w:t>kagorova</w:t>
      </w:r>
      <w:proofErr w:type="spellEnd"/>
      <w:r w:rsidR="00DF3333" w:rsidRPr="00DF3333">
        <w:rPr>
          <w:rFonts w:ascii="Arial" w:hAnsi="Arial" w:cs="Arial"/>
          <w:sz w:val="28"/>
          <w:szCs w:val="28"/>
        </w:rPr>
        <w:t xml:space="preserve"> high</w:t>
      </w:r>
      <w:r w:rsidR="00DF3333">
        <w:rPr>
          <w:rFonts w:ascii="Arial" w:hAnsi="Arial" w:cs="Arial"/>
          <w:sz w:val="28"/>
          <w:szCs w:val="28"/>
        </w:rPr>
        <w:t xml:space="preserve"> </w:t>
      </w:r>
      <w:proofErr w:type="spellStart"/>
      <w:r w:rsidR="00DF3333">
        <w:rPr>
          <w:rFonts w:ascii="Arial" w:hAnsi="Arial" w:cs="Arial"/>
          <w:sz w:val="28"/>
          <w:szCs w:val="28"/>
        </w:rPr>
        <w:t>hiri</w:t>
      </w:r>
      <w:proofErr w:type="spellEnd"/>
      <w:r w:rsidR="00DF3333">
        <w:rPr>
          <w:rFonts w:ascii="Arial" w:hAnsi="Arial" w:cs="Arial"/>
          <w:sz w:val="28"/>
          <w:szCs w:val="28"/>
        </w:rPr>
        <w:t xml:space="preserve"> </w:t>
      </w:r>
      <w:proofErr w:type="spellStart"/>
      <w:r w:rsidR="00DF3333">
        <w:rPr>
          <w:rFonts w:ascii="Arial" w:hAnsi="Arial" w:cs="Arial"/>
          <w:sz w:val="28"/>
          <w:szCs w:val="28"/>
        </w:rPr>
        <w:t>irefu</w:t>
      </w:r>
      <w:proofErr w:type="spellEnd"/>
      <w:r w:rsidR="00DF3333">
        <w:rPr>
          <w:rFonts w:ascii="Arial" w:hAnsi="Arial" w:cs="Arial"/>
          <w:sz w:val="28"/>
          <w:szCs w:val="28"/>
        </w:rPr>
        <w:t xml:space="preserve"> </w:t>
      </w:r>
      <w:proofErr w:type="spellStart"/>
      <w:r w:rsidR="00DF3333">
        <w:rPr>
          <w:rFonts w:ascii="Arial" w:hAnsi="Arial" w:cs="Arial"/>
          <w:sz w:val="28"/>
          <w:szCs w:val="28"/>
        </w:rPr>
        <w:t>kudaiwo</w:t>
      </w:r>
      <w:proofErr w:type="spellEnd"/>
      <w:r w:rsidR="00DF3333">
        <w:rPr>
          <w:rFonts w:ascii="Arial" w:hAnsi="Arial" w:cs="Arial"/>
          <w:sz w:val="28"/>
          <w:szCs w:val="28"/>
        </w:rPr>
        <w:t xml:space="preserve"> </w:t>
      </w:r>
      <w:r w:rsidR="00D938AA">
        <w:rPr>
          <w:rFonts w:ascii="Arial" w:hAnsi="Arial" w:cs="Arial"/>
          <w:sz w:val="28"/>
          <w:szCs w:val="28"/>
        </w:rPr>
        <w:t xml:space="preserve">kuti tee </w:t>
      </w:r>
      <w:proofErr w:type="spellStart"/>
      <w:r w:rsidR="00D938AA">
        <w:rPr>
          <w:rFonts w:ascii="Arial" w:hAnsi="Arial" w:cs="Arial"/>
          <w:sz w:val="28"/>
          <w:szCs w:val="28"/>
        </w:rPr>
        <w:t>tee</w:t>
      </w:r>
      <w:proofErr w:type="spellEnd"/>
      <w:r w:rsidR="00D938AA">
        <w:rPr>
          <w:rFonts w:ascii="Arial" w:hAnsi="Arial" w:cs="Arial"/>
          <w:sz w:val="28"/>
          <w:szCs w:val="28"/>
        </w:rPr>
        <w:t xml:space="preserve"> Harare yose </w:t>
      </w:r>
      <w:proofErr w:type="spellStart"/>
      <w:r w:rsidR="00D938AA">
        <w:rPr>
          <w:rFonts w:ascii="Arial" w:hAnsi="Arial" w:cs="Arial"/>
          <w:sz w:val="28"/>
          <w:szCs w:val="28"/>
        </w:rPr>
        <w:t>ichidii</w:t>
      </w:r>
      <w:proofErr w:type="spellEnd"/>
      <w:r w:rsidR="00D938AA">
        <w:rPr>
          <w:rFonts w:ascii="Arial" w:hAnsi="Arial" w:cs="Arial"/>
          <w:sz w:val="28"/>
          <w:szCs w:val="28"/>
        </w:rPr>
        <w:t xml:space="preserve">…? </w:t>
      </w:r>
      <w:r w:rsidR="009E7BF7">
        <w:rPr>
          <w:rFonts w:ascii="Arial" w:hAnsi="Arial" w:cs="Arial"/>
          <w:sz w:val="28"/>
          <w:szCs w:val="28"/>
        </w:rPr>
        <w:t xml:space="preserve">Vari </w:t>
      </w:r>
      <w:proofErr w:type="spellStart"/>
      <w:r w:rsidR="009E7BF7">
        <w:rPr>
          <w:rFonts w:ascii="Arial" w:hAnsi="Arial" w:cs="Arial"/>
          <w:sz w:val="28"/>
          <w:szCs w:val="28"/>
        </w:rPr>
        <w:t>mumota</w:t>
      </w:r>
      <w:proofErr w:type="spellEnd"/>
      <w:r w:rsidR="009E7BF7">
        <w:rPr>
          <w:rFonts w:ascii="Arial" w:hAnsi="Arial" w:cs="Arial"/>
          <w:sz w:val="28"/>
          <w:szCs w:val="28"/>
        </w:rPr>
        <w:t xml:space="preserve"> </w:t>
      </w:r>
      <w:proofErr w:type="spellStart"/>
      <w:r w:rsidR="009E7BF7">
        <w:rPr>
          <w:rFonts w:ascii="Arial" w:hAnsi="Arial" w:cs="Arial"/>
          <w:sz w:val="28"/>
          <w:szCs w:val="28"/>
        </w:rPr>
        <w:t>vanenge</w:t>
      </w:r>
      <w:proofErr w:type="spellEnd"/>
      <w:r w:rsidR="009E7BF7">
        <w:rPr>
          <w:rFonts w:ascii="Arial" w:hAnsi="Arial" w:cs="Arial"/>
          <w:sz w:val="28"/>
          <w:szCs w:val="28"/>
        </w:rPr>
        <w:t xml:space="preserve"> </w:t>
      </w:r>
      <w:proofErr w:type="spellStart"/>
      <w:r w:rsidR="009E7BF7">
        <w:rPr>
          <w:rFonts w:ascii="Arial" w:hAnsi="Arial" w:cs="Arial"/>
          <w:sz w:val="28"/>
          <w:szCs w:val="28"/>
        </w:rPr>
        <w:t>vachicheuka</w:t>
      </w:r>
      <w:proofErr w:type="spellEnd"/>
      <w:r w:rsidR="009E7BF7">
        <w:rPr>
          <w:rFonts w:ascii="Arial" w:hAnsi="Arial" w:cs="Arial"/>
          <w:sz w:val="28"/>
          <w:szCs w:val="28"/>
        </w:rPr>
        <w:t xml:space="preserve">, </w:t>
      </w:r>
      <w:proofErr w:type="spellStart"/>
      <w:r w:rsidR="009E7BF7">
        <w:rPr>
          <w:rFonts w:ascii="Arial" w:hAnsi="Arial" w:cs="Arial"/>
          <w:sz w:val="28"/>
          <w:szCs w:val="28"/>
        </w:rPr>
        <w:t>bhe</w:t>
      </w:r>
      <w:proofErr w:type="spellEnd"/>
      <w:r w:rsidR="009E7BF7">
        <w:rPr>
          <w:rFonts w:ascii="Arial" w:hAnsi="Arial" w:cs="Arial"/>
          <w:sz w:val="28"/>
          <w:szCs w:val="28"/>
        </w:rPr>
        <w:t xml:space="preserve">-pee </w:t>
      </w:r>
      <w:proofErr w:type="spellStart"/>
      <w:r w:rsidR="009E7BF7">
        <w:rPr>
          <w:rFonts w:ascii="Arial" w:hAnsi="Arial" w:cs="Arial"/>
          <w:sz w:val="28"/>
          <w:szCs w:val="28"/>
        </w:rPr>
        <w:t>bhe</w:t>
      </w:r>
      <w:proofErr w:type="spellEnd"/>
      <w:r w:rsidR="009E7BF7">
        <w:rPr>
          <w:rFonts w:ascii="Arial" w:hAnsi="Arial" w:cs="Arial"/>
          <w:sz w:val="28"/>
          <w:szCs w:val="28"/>
        </w:rPr>
        <w:t xml:space="preserve">- </w:t>
      </w:r>
      <w:proofErr w:type="spellStart"/>
      <w:r w:rsidR="00556612">
        <w:rPr>
          <w:rFonts w:ascii="Arial" w:hAnsi="Arial" w:cs="Arial"/>
          <w:sz w:val="28"/>
          <w:szCs w:val="28"/>
        </w:rPr>
        <w:t>bh</w:t>
      </w:r>
      <w:r w:rsidR="009E7BF7">
        <w:rPr>
          <w:rFonts w:ascii="Arial" w:hAnsi="Arial" w:cs="Arial"/>
          <w:sz w:val="28"/>
          <w:szCs w:val="28"/>
        </w:rPr>
        <w:t>e</w:t>
      </w:r>
      <w:proofErr w:type="spellEnd"/>
      <w:r w:rsidR="00556612">
        <w:rPr>
          <w:rFonts w:ascii="Arial" w:hAnsi="Arial" w:cs="Arial"/>
          <w:sz w:val="28"/>
          <w:szCs w:val="28"/>
        </w:rPr>
        <w:t xml:space="preserve"> ma</w:t>
      </w:r>
      <w:r w:rsidR="005F5490">
        <w:rPr>
          <w:rFonts w:ascii="Arial" w:hAnsi="Arial" w:cs="Arial"/>
          <w:sz w:val="28"/>
          <w:szCs w:val="28"/>
        </w:rPr>
        <w:t>-va</w:t>
      </w:r>
      <w:r w:rsidR="00556612">
        <w:rPr>
          <w:rFonts w:ascii="Arial" w:hAnsi="Arial" w:cs="Arial"/>
          <w:sz w:val="28"/>
          <w:szCs w:val="28"/>
        </w:rPr>
        <w:t xml:space="preserve"> </w:t>
      </w:r>
      <w:r w:rsidR="0099701D">
        <w:rPr>
          <w:rFonts w:ascii="Arial" w:hAnsi="Arial" w:cs="Arial"/>
          <w:sz w:val="28"/>
          <w:szCs w:val="28"/>
        </w:rPr>
        <w:t>P</w:t>
      </w:r>
      <w:r w:rsidR="00556612">
        <w:rPr>
          <w:rFonts w:ascii="Arial" w:hAnsi="Arial" w:cs="Arial"/>
          <w:sz w:val="28"/>
          <w:szCs w:val="28"/>
        </w:rPr>
        <w:t>edestrian</w:t>
      </w:r>
      <w:r w:rsidR="005F5490">
        <w:rPr>
          <w:rFonts w:ascii="Arial" w:hAnsi="Arial" w:cs="Arial"/>
          <w:sz w:val="28"/>
          <w:szCs w:val="28"/>
        </w:rPr>
        <w:t xml:space="preserve"> </w:t>
      </w:r>
      <w:proofErr w:type="spellStart"/>
      <w:r w:rsidR="005F5490">
        <w:rPr>
          <w:rFonts w:ascii="Arial" w:hAnsi="Arial" w:cs="Arial"/>
          <w:sz w:val="28"/>
          <w:szCs w:val="28"/>
        </w:rPr>
        <w:t>mbe</w:t>
      </w:r>
      <w:r w:rsidR="00DA3F3F">
        <w:rPr>
          <w:rFonts w:ascii="Arial" w:hAnsi="Arial" w:cs="Arial"/>
          <w:sz w:val="28"/>
          <w:szCs w:val="28"/>
        </w:rPr>
        <w:t>e</w:t>
      </w:r>
      <w:proofErr w:type="spellEnd"/>
      <w:r w:rsidR="00DA3F3F">
        <w:rPr>
          <w:rFonts w:ascii="Arial" w:hAnsi="Arial" w:cs="Arial"/>
          <w:sz w:val="28"/>
          <w:szCs w:val="28"/>
        </w:rPr>
        <w:t xml:space="preserve">, </w:t>
      </w:r>
      <w:proofErr w:type="spellStart"/>
      <w:r w:rsidR="00DA3F3F">
        <w:rPr>
          <w:rFonts w:ascii="Arial" w:hAnsi="Arial" w:cs="Arial"/>
          <w:sz w:val="28"/>
          <w:szCs w:val="28"/>
        </w:rPr>
        <w:t>vemabhasikoro</w:t>
      </w:r>
      <w:proofErr w:type="spellEnd"/>
      <w:r w:rsidR="00DA3F3F">
        <w:rPr>
          <w:rFonts w:ascii="Arial" w:hAnsi="Arial" w:cs="Arial"/>
          <w:sz w:val="28"/>
          <w:szCs w:val="28"/>
        </w:rPr>
        <w:t xml:space="preserve"> </w:t>
      </w:r>
      <w:proofErr w:type="spellStart"/>
      <w:r w:rsidR="00DA3F3F">
        <w:rPr>
          <w:rFonts w:ascii="Arial" w:hAnsi="Arial" w:cs="Arial"/>
          <w:sz w:val="28"/>
          <w:szCs w:val="28"/>
        </w:rPr>
        <w:t>nde-nde</w:t>
      </w:r>
      <w:r w:rsidR="00924246">
        <w:rPr>
          <w:rFonts w:ascii="Arial" w:hAnsi="Arial" w:cs="Arial"/>
          <w:sz w:val="28"/>
          <w:szCs w:val="28"/>
        </w:rPr>
        <w:t>-</w:t>
      </w:r>
      <w:r w:rsidR="00DA3F3F">
        <w:rPr>
          <w:rFonts w:ascii="Arial" w:hAnsi="Arial" w:cs="Arial"/>
          <w:sz w:val="28"/>
          <w:szCs w:val="28"/>
        </w:rPr>
        <w:t>nde</w:t>
      </w:r>
      <w:proofErr w:type="spellEnd"/>
      <w:r w:rsidR="00924246">
        <w:rPr>
          <w:rFonts w:ascii="Arial" w:hAnsi="Arial" w:cs="Arial"/>
          <w:sz w:val="28"/>
          <w:szCs w:val="28"/>
        </w:rPr>
        <w:t xml:space="preserve">. </w:t>
      </w:r>
      <w:r w:rsidR="00924246" w:rsidRPr="00366527">
        <w:rPr>
          <w:rFonts w:ascii="Arial" w:hAnsi="Arial" w:cs="Arial"/>
          <w:sz w:val="18"/>
          <w:szCs w:val="18"/>
        </w:rPr>
        <w:t xml:space="preserve">[Apostle Gumbura and </w:t>
      </w:r>
      <w:r w:rsidR="00E032B0">
        <w:rPr>
          <w:rFonts w:ascii="Arial" w:hAnsi="Arial" w:cs="Arial"/>
          <w:sz w:val="18"/>
          <w:szCs w:val="18"/>
        </w:rPr>
        <w:t>C</w:t>
      </w:r>
      <w:r w:rsidR="00924246" w:rsidRPr="00366527">
        <w:rPr>
          <w:rFonts w:ascii="Arial" w:hAnsi="Arial" w:cs="Arial"/>
          <w:sz w:val="18"/>
          <w:szCs w:val="18"/>
        </w:rPr>
        <w:t>ongregation laugh]</w:t>
      </w:r>
      <w:r w:rsidR="00DA3F3F">
        <w:rPr>
          <w:rFonts w:ascii="Arial" w:hAnsi="Arial" w:cs="Arial"/>
          <w:sz w:val="28"/>
          <w:szCs w:val="28"/>
        </w:rPr>
        <w:t xml:space="preserve"> </w:t>
      </w:r>
      <w:proofErr w:type="spellStart"/>
      <w:r w:rsidR="005852BB">
        <w:rPr>
          <w:rFonts w:ascii="Arial" w:hAnsi="Arial" w:cs="Arial"/>
          <w:sz w:val="28"/>
          <w:szCs w:val="28"/>
        </w:rPr>
        <w:t>Kuratidza</w:t>
      </w:r>
      <w:proofErr w:type="spellEnd"/>
      <w:r w:rsidR="005852BB">
        <w:rPr>
          <w:rFonts w:ascii="Arial" w:hAnsi="Arial" w:cs="Arial"/>
          <w:sz w:val="28"/>
          <w:szCs w:val="28"/>
        </w:rPr>
        <w:t xml:space="preserve"> kuti mwana </w:t>
      </w:r>
      <w:proofErr w:type="spellStart"/>
      <w:r w:rsidR="005852BB">
        <w:rPr>
          <w:rFonts w:ascii="Arial" w:hAnsi="Arial" w:cs="Arial"/>
          <w:sz w:val="28"/>
          <w:szCs w:val="28"/>
        </w:rPr>
        <w:t>uyu</w:t>
      </w:r>
      <w:proofErr w:type="spellEnd"/>
      <w:r w:rsidR="005852BB">
        <w:rPr>
          <w:rFonts w:ascii="Arial" w:hAnsi="Arial" w:cs="Arial"/>
          <w:sz w:val="28"/>
          <w:szCs w:val="28"/>
        </w:rPr>
        <w:t xml:space="preserve"> </w:t>
      </w:r>
      <w:proofErr w:type="spellStart"/>
      <w:r w:rsidR="005852BB">
        <w:rPr>
          <w:rFonts w:ascii="Arial" w:hAnsi="Arial" w:cs="Arial"/>
          <w:sz w:val="28"/>
          <w:szCs w:val="28"/>
        </w:rPr>
        <w:t>zvaaita</w:t>
      </w:r>
      <w:proofErr w:type="spellEnd"/>
      <w:r w:rsidR="005852BB">
        <w:rPr>
          <w:rFonts w:ascii="Arial" w:hAnsi="Arial" w:cs="Arial"/>
          <w:sz w:val="28"/>
          <w:szCs w:val="28"/>
        </w:rPr>
        <w:t xml:space="preserve"> </w:t>
      </w:r>
      <w:proofErr w:type="spellStart"/>
      <w:r w:rsidR="005852BB">
        <w:rPr>
          <w:rFonts w:ascii="Arial" w:hAnsi="Arial" w:cs="Arial"/>
          <w:sz w:val="28"/>
          <w:szCs w:val="28"/>
        </w:rPr>
        <w:t>handi</w:t>
      </w:r>
      <w:proofErr w:type="spellEnd"/>
      <w:r w:rsidR="00461CB8">
        <w:rPr>
          <w:rFonts w:ascii="Arial" w:hAnsi="Arial" w:cs="Arial"/>
          <w:sz w:val="28"/>
          <w:szCs w:val="28"/>
        </w:rPr>
        <w:t xml:space="preserve">…? </w:t>
      </w:r>
      <w:r w:rsidR="003853E5" w:rsidRPr="00366527">
        <w:rPr>
          <w:rFonts w:ascii="Arial" w:hAnsi="Arial" w:cs="Arial"/>
          <w:sz w:val="18"/>
          <w:szCs w:val="18"/>
        </w:rPr>
        <w:t xml:space="preserve">[Congregation </w:t>
      </w:r>
      <w:r w:rsidR="00063DA1" w:rsidRPr="00366527">
        <w:rPr>
          <w:rFonts w:ascii="Arial" w:hAnsi="Arial" w:cs="Arial"/>
          <w:sz w:val="18"/>
          <w:szCs w:val="18"/>
        </w:rPr>
        <w:t>says, “</w:t>
      </w:r>
      <w:proofErr w:type="spellStart"/>
      <w:r w:rsidR="009677D0" w:rsidRPr="00366527">
        <w:rPr>
          <w:rFonts w:ascii="Arial" w:hAnsi="Arial" w:cs="Arial"/>
          <w:sz w:val="18"/>
          <w:szCs w:val="18"/>
        </w:rPr>
        <w:t>handizvo</w:t>
      </w:r>
      <w:proofErr w:type="spellEnd"/>
      <w:r w:rsidR="009677D0" w:rsidRPr="00366527">
        <w:rPr>
          <w:rFonts w:ascii="Arial" w:hAnsi="Arial" w:cs="Arial"/>
          <w:sz w:val="18"/>
          <w:szCs w:val="18"/>
        </w:rPr>
        <w:t>.</w:t>
      </w:r>
      <w:r w:rsidR="00C65541" w:rsidRPr="00366527">
        <w:rPr>
          <w:rFonts w:ascii="Arial" w:hAnsi="Arial" w:cs="Arial"/>
          <w:sz w:val="18"/>
          <w:szCs w:val="18"/>
        </w:rPr>
        <w:t>”</w:t>
      </w:r>
      <w:r w:rsidR="003853E5" w:rsidRPr="00366527">
        <w:rPr>
          <w:rFonts w:ascii="Arial" w:hAnsi="Arial" w:cs="Arial"/>
          <w:sz w:val="18"/>
          <w:szCs w:val="18"/>
        </w:rPr>
        <w:t>]</w:t>
      </w:r>
      <w:r w:rsidR="009677D0" w:rsidRPr="00494D09">
        <w:rPr>
          <w:rFonts w:ascii="Arial" w:hAnsi="Arial" w:cs="Arial"/>
          <w:sz w:val="28"/>
          <w:szCs w:val="28"/>
        </w:rPr>
        <w:t xml:space="preserve"> </w:t>
      </w:r>
      <w:r w:rsidR="009677D0" w:rsidRPr="00573B2B">
        <w:rPr>
          <w:rFonts w:ascii="Arial" w:hAnsi="Arial" w:cs="Arial"/>
          <w:sz w:val="28"/>
          <w:szCs w:val="28"/>
        </w:rPr>
        <w:t xml:space="preserve">Vanhu </w:t>
      </w:r>
      <w:proofErr w:type="spellStart"/>
      <w:r w:rsidR="009677D0" w:rsidRPr="00573B2B">
        <w:rPr>
          <w:rFonts w:ascii="Arial" w:hAnsi="Arial" w:cs="Arial"/>
          <w:sz w:val="28"/>
          <w:szCs w:val="28"/>
        </w:rPr>
        <w:t>tatojaira</w:t>
      </w:r>
      <w:proofErr w:type="spellEnd"/>
      <w:r w:rsidR="009677D0" w:rsidRPr="00573B2B">
        <w:rPr>
          <w:rFonts w:ascii="Arial" w:hAnsi="Arial" w:cs="Arial"/>
          <w:sz w:val="28"/>
          <w:szCs w:val="28"/>
        </w:rPr>
        <w:t xml:space="preserve"> iye </w:t>
      </w:r>
      <w:proofErr w:type="spellStart"/>
      <w:r w:rsidR="009677D0" w:rsidRPr="00573B2B">
        <w:rPr>
          <w:rFonts w:ascii="Arial" w:hAnsi="Arial" w:cs="Arial"/>
          <w:sz w:val="28"/>
          <w:szCs w:val="28"/>
        </w:rPr>
        <w:t>zvino</w:t>
      </w:r>
      <w:proofErr w:type="spellEnd"/>
      <w:r w:rsidR="009677D0" w:rsidRPr="00573B2B">
        <w:rPr>
          <w:rFonts w:ascii="Arial" w:hAnsi="Arial" w:cs="Arial"/>
          <w:sz w:val="28"/>
          <w:szCs w:val="28"/>
        </w:rPr>
        <w:t xml:space="preserve"> ne society</w:t>
      </w:r>
      <w:r w:rsidR="001C39C6" w:rsidRPr="00573B2B">
        <w:rPr>
          <w:rFonts w:ascii="Arial" w:hAnsi="Arial" w:cs="Arial"/>
          <w:sz w:val="28"/>
          <w:szCs w:val="28"/>
        </w:rPr>
        <w:t xml:space="preserve"> </w:t>
      </w:r>
      <w:proofErr w:type="spellStart"/>
      <w:r w:rsidR="001C39C6" w:rsidRPr="00573B2B">
        <w:rPr>
          <w:rFonts w:ascii="Arial" w:hAnsi="Arial" w:cs="Arial"/>
          <w:sz w:val="28"/>
          <w:szCs w:val="28"/>
        </w:rPr>
        <w:t>yatiri</w:t>
      </w:r>
      <w:proofErr w:type="spellEnd"/>
      <w:r w:rsidR="001C39C6" w:rsidRPr="00573B2B">
        <w:rPr>
          <w:rFonts w:ascii="Arial" w:hAnsi="Arial" w:cs="Arial"/>
          <w:sz w:val="28"/>
          <w:szCs w:val="28"/>
        </w:rPr>
        <w:t xml:space="preserve"> </w:t>
      </w:r>
      <w:proofErr w:type="spellStart"/>
      <w:r w:rsidR="001C39C6" w:rsidRPr="00573B2B">
        <w:rPr>
          <w:rFonts w:ascii="Arial" w:hAnsi="Arial" w:cs="Arial"/>
          <w:sz w:val="28"/>
          <w:szCs w:val="28"/>
        </w:rPr>
        <w:t>kugara</w:t>
      </w:r>
      <w:proofErr w:type="spellEnd"/>
      <w:r w:rsidR="001C39C6" w:rsidRPr="00573B2B">
        <w:rPr>
          <w:rFonts w:ascii="Arial" w:hAnsi="Arial" w:cs="Arial"/>
          <w:sz w:val="28"/>
          <w:szCs w:val="28"/>
        </w:rPr>
        <w:t xml:space="preserve"> mai</w:t>
      </w:r>
      <w:r w:rsidR="00C65541" w:rsidRPr="00573B2B">
        <w:rPr>
          <w:rFonts w:ascii="Arial" w:hAnsi="Arial" w:cs="Arial"/>
          <w:sz w:val="28"/>
          <w:szCs w:val="28"/>
        </w:rPr>
        <w:t>…?</w:t>
      </w:r>
      <w:r w:rsidR="001C39C6" w:rsidRPr="00573B2B">
        <w:rPr>
          <w:rFonts w:ascii="Arial" w:hAnsi="Arial" w:cs="Arial"/>
          <w:sz w:val="28"/>
          <w:szCs w:val="28"/>
        </w:rPr>
        <w:t xml:space="preserve"> </w:t>
      </w:r>
      <w:r w:rsidR="001C39C6" w:rsidRPr="0092585E">
        <w:rPr>
          <w:rFonts w:ascii="Arial" w:hAnsi="Arial" w:cs="Arial"/>
          <w:sz w:val="18"/>
          <w:szCs w:val="18"/>
        </w:rPr>
        <w:t xml:space="preserve">[Congregation </w:t>
      </w:r>
      <w:r w:rsidR="00063DA1" w:rsidRPr="0092585E">
        <w:rPr>
          <w:rFonts w:ascii="Arial" w:hAnsi="Arial" w:cs="Arial"/>
          <w:sz w:val="18"/>
          <w:szCs w:val="18"/>
        </w:rPr>
        <w:t>says, “</w:t>
      </w:r>
      <w:proofErr w:type="spellStart"/>
      <w:r w:rsidR="001C39C6" w:rsidRPr="0092585E">
        <w:rPr>
          <w:rFonts w:ascii="Arial" w:hAnsi="Arial" w:cs="Arial"/>
          <w:sz w:val="18"/>
          <w:szCs w:val="18"/>
        </w:rPr>
        <w:t>mairi</w:t>
      </w:r>
      <w:proofErr w:type="spellEnd"/>
      <w:r w:rsidR="007209FB" w:rsidRPr="0092585E">
        <w:rPr>
          <w:rFonts w:ascii="Arial" w:hAnsi="Arial" w:cs="Arial"/>
          <w:sz w:val="18"/>
          <w:szCs w:val="18"/>
        </w:rPr>
        <w:t>,</w:t>
      </w:r>
      <w:r w:rsidR="001C39C6" w:rsidRPr="0092585E">
        <w:rPr>
          <w:rFonts w:ascii="Arial" w:hAnsi="Arial" w:cs="Arial"/>
          <w:sz w:val="18"/>
          <w:szCs w:val="18"/>
        </w:rPr>
        <w:t>”</w:t>
      </w:r>
      <w:r w:rsidR="00CD02EA" w:rsidRPr="0092585E">
        <w:rPr>
          <w:rFonts w:ascii="Arial" w:hAnsi="Arial" w:cs="Arial"/>
          <w:sz w:val="18"/>
          <w:szCs w:val="18"/>
        </w:rPr>
        <w:t>]</w:t>
      </w:r>
      <w:r w:rsidR="00CD02EA" w:rsidRPr="00B5440B">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093741">
        <w:rPr>
          <w:rFonts w:ascii="Arial" w:hAnsi="Arial" w:cs="Arial"/>
          <w:sz w:val="28"/>
          <w:szCs w:val="28"/>
        </w:rPr>
        <w:t>.</w:t>
      </w:r>
      <w:r w:rsidR="00CD02EA" w:rsidRPr="00B5440B">
        <w:rPr>
          <w:rFonts w:ascii="Arial" w:hAnsi="Arial" w:cs="Arial"/>
          <w:sz w:val="28"/>
          <w:szCs w:val="28"/>
        </w:rPr>
        <w:t xml:space="preserve"> </w:t>
      </w:r>
      <w:r w:rsidR="00093741">
        <w:rPr>
          <w:rFonts w:ascii="Arial" w:hAnsi="Arial" w:cs="Arial"/>
          <w:sz w:val="28"/>
          <w:szCs w:val="28"/>
        </w:rPr>
        <w:t>B</w:t>
      </w:r>
      <w:r w:rsidR="00CD02EA" w:rsidRPr="00B5440B">
        <w:rPr>
          <w:rFonts w:ascii="Arial" w:hAnsi="Arial" w:cs="Arial"/>
          <w:sz w:val="28"/>
          <w:szCs w:val="28"/>
        </w:rPr>
        <w:t xml:space="preserve">ut </w:t>
      </w:r>
      <w:proofErr w:type="spellStart"/>
      <w:r w:rsidR="00DA072E">
        <w:rPr>
          <w:rFonts w:ascii="Arial" w:hAnsi="Arial" w:cs="Arial"/>
          <w:sz w:val="28"/>
          <w:szCs w:val="28"/>
        </w:rPr>
        <w:t>i</w:t>
      </w:r>
      <w:r w:rsidR="00B5440B" w:rsidRPr="00B5440B">
        <w:rPr>
          <w:rFonts w:ascii="Arial" w:hAnsi="Arial" w:cs="Arial"/>
          <w:sz w:val="28"/>
          <w:szCs w:val="28"/>
        </w:rPr>
        <w:t>susu</w:t>
      </w:r>
      <w:proofErr w:type="spellEnd"/>
      <w:r w:rsidR="00B5440B" w:rsidRPr="00B5440B">
        <w:rPr>
          <w:rFonts w:ascii="Arial" w:hAnsi="Arial" w:cs="Arial"/>
          <w:sz w:val="28"/>
          <w:szCs w:val="28"/>
        </w:rPr>
        <w:t xml:space="preserve"> </w:t>
      </w:r>
      <w:proofErr w:type="spellStart"/>
      <w:r w:rsidR="00B5440B" w:rsidRPr="00B5440B">
        <w:rPr>
          <w:rFonts w:ascii="Arial" w:hAnsi="Arial" w:cs="Arial"/>
          <w:sz w:val="28"/>
          <w:szCs w:val="28"/>
        </w:rPr>
        <w:t>panapa</w:t>
      </w:r>
      <w:proofErr w:type="spellEnd"/>
      <w:r w:rsidR="00B5440B" w:rsidRPr="00B5440B">
        <w:rPr>
          <w:rFonts w:ascii="Arial" w:hAnsi="Arial" w:cs="Arial"/>
          <w:sz w:val="28"/>
          <w:szCs w:val="28"/>
        </w:rPr>
        <w:t xml:space="preserve"> we are </w:t>
      </w:r>
      <w:r w:rsidR="00B5440B">
        <w:rPr>
          <w:rFonts w:ascii="Arial" w:hAnsi="Arial" w:cs="Arial"/>
          <w:sz w:val="28"/>
          <w:szCs w:val="28"/>
        </w:rPr>
        <w:t>believers in Divine Marriage</w:t>
      </w:r>
      <w:r w:rsidR="007209FB">
        <w:rPr>
          <w:rFonts w:ascii="Arial" w:hAnsi="Arial" w:cs="Arial"/>
          <w:sz w:val="28"/>
          <w:szCs w:val="28"/>
        </w:rPr>
        <w:t>.</w:t>
      </w:r>
      <w:r w:rsidR="004D1CD5" w:rsidRPr="004D1CD5">
        <w:rPr>
          <w:rFonts w:ascii="Arial" w:hAnsi="Arial" w:cs="Arial"/>
          <w:sz w:val="28"/>
          <w:szCs w:val="28"/>
        </w:rPr>
        <w:t xml:space="preserve"> </w:t>
      </w:r>
      <w:r w:rsidR="00534101" w:rsidRPr="00534101">
        <w:rPr>
          <w:rFonts w:ascii="Arial" w:hAnsi="Arial" w:cs="Arial"/>
          <w:sz w:val="18"/>
          <w:szCs w:val="28"/>
        </w:rPr>
        <w:t xml:space="preserve">[Congregation says, “Amen.”] </w:t>
      </w:r>
      <w:r w:rsidR="00107F63">
        <w:rPr>
          <w:rFonts w:ascii="Arial" w:hAnsi="Arial" w:cs="Arial"/>
          <w:sz w:val="28"/>
          <w:szCs w:val="28"/>
        </w:rPr>
        <w:t xml:space="preserve">Prostitution </w:t>
      </w:r>
      <w:proofErr w:type="spellStart"/>
      <w:r w:rsidR="00107F63">
        <w:rPr>
          <w:rFonts w:ascii="Arial" w:hAnsi="Arial" w:cs="Arial"/>
          <w:sz w:val="28"/>
          <w:szCs w:val="28"/>
        </w:rPr>
        <w:t>hatidi</w:t>
      </w:r>
      <w:proofErr w:type="spellEnd"/>
      <w:r w:rsidR="00107F63">
        <w:rPr>
          <w:rFonts w:ascii="Arial" w:hAnsi="Arial" w:cs="Arial"/>
          <w:sz w:val="28"/>
          <w:szCs w:val="28"/>
        </w:rPr>
        <w:t xml:space="preserve"> </w:t>
      </w:r>
      <w:proofErr w:type="spellStart"/>
      <w:r w:rsidR="00107F63">
        <w:rPr>
          <w:rFonts w:ascii="Arial" w:hAnsi="Arial" w:cs="Arial"/>
          <w:sz w:val="28"/>
          <w:szCs w:val="28"/>
        </w:rPr>
        <w:t>zvacho</w:t>
      </w:r>
      <w:proofErr w:type="spellEnd"/>
      <w:r w:rsidR="001861EC">
        <w:rPr>
          <w:rFonts w:ascii="Arial" w:hAnsi="Arial" w:cs="Arial"/>
          <w:sz w:val="28"/>
          <w:szCs w:val="28"/>
        </w:rPr>
        <w:t xml:space="preserve">…? </w:t>
      </w:r>
      <w:r w:rsidR="001861EC" w:rsidRPr="0092585E">
        <w:rPr>
          <w:rFonts w:ascii="Arial" w:hAnsi="Arial" w:cs="Arial"/>
          <w:sz w:val="18"/>
          <w:szCs w:val="18"/>
        </w:rPr>
        <w:t xml:space="preserve">[Congregation </w:t>
      </w:r>
      <w:r w:rsidR="00063DA1" w:rsidRPr="0092585E">
        <w:rPr>
          <w:rFonts w:ascii="Arial" w:hAnsi="Arial" w:cs="Arial"/>
          <w:sz w:val="18"/>
          <w:szCs w:val="18"/>
        </w:rPr>
        <w:t>says, “</w:t>
      </w:r>
      <w:proofErr w:type="spellStart"/>
      <w:r w:rsidR="001861EC" w:rsidRPr="0092585E">
        <w:rPr>
          <w:rFonts w:ascii="Arial" w:hAnsi="Arial" w:cs="Arial"/>
          <w:sz w:val="18"/>
          <w:szCs w:val="18"/>
        </w:rPr>
        <w:t>zvachose</w:t>
      </w:r>
      <w:proofErr w:type="spellEnd"/>
      <w:r w:rsidR="007209FB" w:rsidRPr="0092585E">
        <w:rPr>
          <w:rFonts w:ascii="Arial" w:hAnsi="Arial" w:cs="Arial"/>
          <w:sz w:val="18"/>
          <w:szCs w:val="18"/>
        </w:rPr>
        <w:t>.</w:t>
      </w:r>
      <w:r w:rsidR="001861EC" w:rsidRPr="0092585E">
        <w:rPr>
          <w:rFonts w:ascii="Arial" w:hAnsi="Arial" w:cs="Arial"/>
          <w:sz w:val="18"/>
          <w:szCs w:val="18"/>
        </w:rPr>
        <w:t>”]</w:t>
      </w:r>
    </w:p>
    <w:p w14:paraId="4AC8D7B7" w14:textId="2011587F" w:rsidR="00573B2B" w:rsidRDefault="00ED7A42" w:rsidP="00EE1207">
      <w:pPr>
        <w:jc w:val="both"/>
        <w:rPr>
          <w:rFonts w:ascii="Arial" w:hAnsi="Arial" w:cs="Arial"/>
          <w:sz w:val="28"/>
          <w:szCs w:val="28"/>
        </w:rPr>
      </w:pPr>
      <w:r>
        <w:rPr>
          <w:rFonts w:ascii="Arial" w:hAnsi="Arial" w:cs="Arial"/>
          <w:sz w:val="28"/>
          <w:szCs w:val="28"/>
          <w:vertAlign w:val="superscript"/>
        </w:rPr>
        <w:t xml:space="preserve">150 </w:t>
      </w:r>
      <w:proofErr w:type="spellStart"/>
      <w:r w:rsidR="008C52FA">
        <w:rPr>
          <w:rFonts w:ascii="Arial" w:hAnsi="Arial" w:cs="Arial"/>
          <w:sz w:val="28"/>
          <w:szCs w:val="28"/>
        </w:rPr>
        <w:t>Ehe</w:t>
      </w:r>
      <w:proofErr w:type="spellEnd"/>
      <w:r w:rsidR="008C52FA">
        <w:rPr>
          <w:rFonts w:ascii="Arial" w:hAnsi="Arial" w:cs="Arial"/>
          <w:sz w:val="28"/>
          <w:szCs w:val="28"/>
        </w:rPr>
        <w:t xml:space="preserve">, </w:t>
      </w:r>
      <w:r w:rsidR="0078484E" w:rsidRPr="0078484E">
        <w:rPr>
          <w:rFonts w:ascii="Arial" w:hAnsi="Arial" w:cs="Arial"/>
          <w:sz w:val="28"/>
          <w:szCs w:val="28"/>
        </w:rPr>
        <w:t xml:space="preserve">Mwari </w:t>
      </w:r>
      <w:proofErr w:type="spellStart"/>
      <w:r w:rsidR="0078484E" w:rsidRPr="0078484E">
        <w:rPr>
          <w:rFonts w:ascii="Arial" w:hAnsi="Arial" w:cs="Arial"/>
          <w:sz w:val="28"/>
          <w:szCs w:val="28"/>
        </w:rPr>
        <w:t>vanofanira</w:t>
      </w:r>
      <w:proofErr w:type="spellEnd"/>
      <w:r w:rsidR="0078484E" w:rsidRPr="0078484E">
        <w:rPr>
          <w:rFonts w:ascii="Arial" w:hAnsi="Arial" w:cs="Arial"/>
          <w:sz w:val="28"/>
          <w:szCs w:val="28"/>
        </w:rPr>
        <w:t xml:space="preserve"> kuti</w:t>
      </w:r>
      <w:r w:rsidR="008C52FA">
        <w:rPr>
          <w:rFonts w:ascii="Arial" w:hAnsi="Arial" w:cs="Arial"/>
          <w:sz w:val="28"/>
          <w:szCs w:val="28"/>
        </w:rPr>
        <w:t xml:space="preserve"> </w:t>
      </w:r>
      <w:proofErr w:type="spellStart"/>
      <w:r w:rsidR="0078484E" w:rsidRPr="0078484E">
        <w:rPr>
          <w:rFonts w:ascii="Arial" w:hAnsi="Arial" w:cs="Arial"/>
          <w:sz w:val="28"/>
          <w:szCs w:val="28"/>
        </w:rPr>
        <w:t>daira</w:t>
      </w:r>
      <w:proofErr w:type="spellEnd"/>
      <w:r w:rsidR="0078484E" w:rsidRPr="0078484E">
        <w:rPr>
          <w:rFonts w:ascii="Arial" w:hAnsi="Arial" w:cs="Arial"/>
          <w:sz w:val="28"/>
          <w:szCs w:val="28"/>
        </w:rPr>
        <w:t xml:space="preserve"> </w:t>
      </w:r>
      <w:proofErr w:type="spellStart"/>
      <w:r w:rsidR="0078484E" w:rsidRPr="0078484E">
        <w:rPr>
          <w:rFonts w:ascii="Arial" w:hAnsi="Arial" w:cs="Arial"/>
          <w:sz w:val="28"/>
          <w:szCs w:val="28"/>
        </w:rPr>
        <w:t>nekuti</w:t>
      </w:r>
      <w:proofErr w:type="spellEnd"/>
      <w:r w:rsidR="0078484E" w:rsidRPr="0078484E">
        <w:rPr>
          <w:rFonts w:ascii="Arial" w:hAnsi="Arial" w:cs="Arial"/>
          <w:sz w:val="28"/>
          <w:szCs w:val="28"/>
        </w:rPr>
        <w:t xml:space="preserve"> </w:t>
      </w:r>
      <w:proofErr w:type="spellStart"/>
      <w:r w:rsidR="0078484E">
        <w:rPr>
          <w:rFonts w:ascii="Arial" w:hAnsi="Arial" w:cs="Arial"/>
          <w:sz w:val="28"/>
          <w:szCs w:val="28"/>
        </w:rPr>
        <w:t>ropafadza</w:t>
      </w:r>
      <w:proofErr w:type="spellEnd"/>
      <w:r w:rsidR="006F388D">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2C3493">
        <w:rPr>
          <w:rFonts w:ascii="Arial" w:hAnsi="Arial" w:cs="Arial"/>
          <w:sz w:val="28"/>
          <w:szCs w:val="28"/>
        </w:rPr>
        <w:t xml:space="preserve"> right, ma</w:t>
      </w:r>
      <w:r w:rsidR="009E3D1B">
        <w:rPr>
          <w:rFonts w:ascii="Arial" w:hAnsi="Arial" w:cs="Arial"/>
          <w:sz w:val="28"/>
          <w:szCs w:val="28"/>
        </w:rPr>
        <w:t xml:space="preserve"> </w:t>
      </w:r>
      <w:r w:rsidR="002C3493">
        <w:rPr>
          <w:rFonts w:ascii="Arial" w:hAnsi="Arial" w:cs="Arial"/>
          <w:sz w:val="28"/>
          <w:szCs w:val="28"/>
        </w:rPr>
        <w:t xml:space="preserve">brother edu </w:t>
      </w:r>
      <w:proofErr w:type="spellStart"/>
      <w:r w:rsidR="002C3493">
        <w:rPr>
          <w:rFonts w:ascii="Arial" w:hAnsi="Arial" w:cs="Arial"/>
          <w:sz w:val="28"/>
          <w:szCs w:val="28"/>
        </w:rPr>
        <w:t>ngaachiropafadzwa</w:t>
      </w:r>
      <w:proofErr w:type="spellEnd"/>
      <w:r w:rsidR="002C3493">
        <w:rPr>
          <w:rFonts w:ascii="Arial" w:hAnsi="Arial" w:cs="Arial"/>
          <w:sz w:val="28"/>
          <w:szCs w:val="28"/>
        </w:rPr>
        <w:t xml:space="preserve"> ka </w:t>
      </w:r>
      <w:proofErr w:type="spellStart"/>
      <w:r w:rsidR="002C3493">
        <w:rPr>
          <w:rFonts w:ascii="Arial" w:hAnsi="Arial" w:cs="Arial"/>
          <w:sz w:val="28"/>
          <w:szCs w:val="28"/>
        </w:rPr>
        <w:t>aite</w:t>
      </w:r>
      <w:proofErr w:type="spellEnd"/>
      <w:r w:rsidR="002C3493">
        <w:rPr>
          <w:rFonts w:ascii="Arial" w:hAnsi="Arial" w:cs="Arial"/>
          <w:sz w:val="28"/>
          <w:szCs w:val="28"/>
        </w:rPr>
        <w:t xml:space="preserve"> </w:t>
      </w:r>
      <w:proofErr w:type="spellStart"/>
      <w:r w:rsidR="002C3493">
        <w:rPr>
          <w:rFonts w:ascii="Arial" w:hAnsi="Arial" w:cs="Arial"/>
          <w:sz w:val="28"/>
          <w:szCs w:val="28"/>
        </w:rPr>
        <w:t>mari</w:t>
      </w:r>
      <w:proofErr w:type="spellEnd"/>
      <w:r w:rsidR="00E51EF2">
        <w:rPr>
          <w:rFonts w:ascii="Arial" w:hAnsi="Arial" w:cs="Arial"/>
          <w:sz w:val="28"/>
          <w:szCs w:val="28"/>
        </w:rPr>
        <w:t>.</w:t>
      </w:r>
      <w:r w:rsidR="00CB7F59" w:rsidRPr="00CB7F59">
        <w:rPr>
          <w:rFonts w:ascii="Arial" w:hAnsi="Arial" w:cs="Arial"/>
          <w:sz w:val="28"/>
          <w:szCs w:val="28"/>
        </w:rPr>
        <w:t xml:space="preserve"> </w:t>
      </w:r>
      <w:r w:rsidR="00534101" w:rsidRPr="00534101">
        <w:rPr>
          <w:rFonts w:ascii="Arial" w:hAnsi="Arial" w:cs="Arial"/>
          <w:sz w:val="18"/>
          <w:szCs w:val="28"/>
        </w:rPr>
        <w:t xml:space="preserve">[Congregation says, “Amen.”] </w:t>
      </w:r>
      <w:r w:rsidR="00DA476E">
        <w:rPr>
          <w:rFonts w:ascii="Arial" w:hAnsi="Arial" w:cs="Arial"/>
          <w:sz w:val="28"/>
          <w:szCs w:val="28"/>
        </w:rPr>
        <w:t>E</w:t>
      </w:r>
      <w:r w:rsidR="00CB7F59">
        <w:rPr>
          <w:rFonts w:ascii="Arial" w:hAnsi="Arial" w:cs="Arial"/>
          <w:sz w:val="28"/>
          <w:szCs w:val="28"/>
        </w:rPr>
        <w:t xml:space="preserve">nde </w:t>
      </w:r>
      <w:proofErr w:type="spellStart"/>
      <w:r w:rsidR="00CB7F59">
        <w:rPr>
          <w:rFonts w:ascii="Arial" w:hAnsi="Arial" w:cs="Arial"/>
          <w:sz w:val="28"/>
          <w:szCs w:val="28"/>
        </w:rPr>
        <w:t>gona</w:t>
      </w:r>
      <w:proofErr w:type="spellEnd"/>
      <w:r w:rsidR="00CB7F59">
        <w:rPr>
          <w:rFonts w:ascii="Arial" w:hAnsi="Arial" w:cs="Arial"/>
          <w:sz w:val="28"/>
          <w:szCs w:val="28"/>
        </w:rPr>
        <w:t xml:space="preserve"> </w:t>
      </w:r>
      <w:proofErr w:type="spellStart"/>
      <w:r w:rsidR="00CB7F59">
        <w:rPr>
          <w:rFonts w:ascii="Arial" w:hAnsi="Arial" w:cs="Arial"/>
          <w:sz w:val="28"/>
          <w:szCs w:val="28"/>
        </w:rPr>
        <w:t>kuchengeta</w:t>
      </w:r>
      <w:proofErr w:type="spellEnd"/>
      <w:r w:rsidR="00CB7F59">
        <w:rPr>
          <w:rFonts w:ascii="Arial" w:hAnsi="Arial" w:cs="Arial"/>
          <w:sz w:val="28"/>
          <w:szCs w:val="28"/>
        </w:rPr>
        <w:t xml:space="preserve"> </w:t>
      </w:r>
      <w:r w:rsidR="004E6385">
        <w:rPr>
          <w:rFonts w:ascii="Arial" w:hAnsi="Arial" w:cs="Arial"/>
          <w:sz w:val="28"/>
          <w:szCs w:val="28"/>
        </w:rPr>
        <w:t xml:space="preserve">mukadzi </w:t>
      </w:r>
      <w:proofErr w:type="spellStart"/>
      <w:r w:rsidR="004E6385">
        <w:rPr>
          <w:rFonts w:ascii="Arial" w:hAnsi="Arial" w:cs="Arial"/>
          <w:sz w:val="28"/>
          <w:szCs w:val="28"/>
        </w:rPr>
        <w:t>wawui</w:t>
      </w:r>
      <w:proofErr w:type="spellEnd"/>
      <w:r w:rsidR="004E6385">
        <w:rPr>
          <w:rFonts w:ascii="Arial" w:hAnsi="Arial" w:cs="Arial"/>
          <w:sz w:val="28"/>
          <w:szCs w:val="28"/>
        </w:rPr>
        <w:t>..</w:t>
      </w:r>
      <w:r w:rsidR="002C3493">
        <w:rPr>
          <w:rFonts w:ascii="Arial" w:hAnsi="Arial" w:cs="Arial"/>
          <w:sz w:val="28"/>
          <w:szCs w:val="28"/>
        </w:rPr>
        <w:t>.</w:t>
      </w:r>
      <w:r w:rsidR="004E6385">
        <w:rPr>
          <w:rFonts w:ascii="Arial" w:hAnsi="Arial" w:cs="Arial"/>
          <w:sz w:val="28"/>
          <w:szCs w:val="28"/>
        </w:rPr>
        <w:t xml:space="preserve">? </w:t>
      </w:r>
      <w:r w:rsidR="000168A4" w:rsidRPr="000168A4">
        <w:rPr>
          <w:rFonts w:ascii="Arial" w:hAnsi="Arial" w:cs="Arial"/>
          <w:sz w:val="18"/>
          <w:szCs w:val="18"/>
        </w:rPr>
        <w:t>[</w:t>
      </w:r>
      <w:r w:rsidR="004E6385" w:rsidRPr="000168A4">
        <w:rPr>
          <w:rFonts w:ascii="Arial" w:hAnsi="Arial" w:cs="Arial"/>
          <w:sz w:val="18"/>
          <w:szCs w:val="18"/>
        </w:rPr>
        <w:t xml:space="preserve">Congregation </w:t>
      </w:r>
      <w:r w:rsidR="00063DA1" w:rsidRPr="000168A4">
        <w:rPr>
          <w:rFonts w:ascii="Arial" w:hAnsi="Arial" w:cs="Arial"/>
          <w:sz w:val="18"/>
          <w:szCs w:val="18"/>
        </w:rPr>
        <w:t>says, “</w:t>
      </w:r>
      <w:proofErr w:type="spellStart"/>
      <w:r w:rsidR="004E6385" w:rsidRPr="000168A4">
        <w:rPr>
          <w:rFonts w:ascii="Arial" w:hAnsi="Arial" w:cs="Arial"/>
          <w:sz w:val="18"/>
          <w:szCs w:val="18"/>
        </w:rPr>
        <w:t>wau</w:t>
      </w:r>
      <w:r w:rsidR="00AC30D3" w:rsidRPr="000168A4">
        <w:rPr>
          <w:rFonts w:ascii="Arial" w:hAnsi="Arial" w:cs="Arial"/>
          <w:sz w:val="18"/>
          <w:szCs w:val="18"/>
        </w:rPr>
        <w:t>inaye</w:t>
      </w:r>
      <w:proofErr w:type="spellEnd"/>
      <w:r w:rsidR="00AC30D3" w:rsidRPr="000168A4">
        <w:rPr>
          <w:rFonts w:ascii="Arial" w:hAnsi="Arial" w:cs="Arial"/>
          <w:sz w:val="18"/>
          <w:szCs w:val="18"/>
        </w:rPr>
        <w:t>.</w:t>
      </w:r>
      <w:r w:rsidR="004E6385" w:rsidRPr="000168A4">
        <w:rPr>
          <w:rFonts w:ascii="Arial" w:hAnsi="Arial" w:cs="Arial"/>
          <w:sz w:val="18"/>
          <w:szCs w:val="18"/>
        </w:rPr>
        <w:t>”]</w:t>
      </w:r>
      <w:r w:rsidR="00AC30D3">
        <w:rPr>
          <w:rFonts w:ascii="Arial" w:hAnsi="Arial" w:cs="Arial"/>
          <w:sz w:val="28"/>
          <w:szCs w:val="28"/>
        </w:rPr>
        <w:t xml:space="preserve"> </w:t>
      </w:r>
      <w:proofErr w:type="spellStart"/>
      <w:r w:rsidR="00AC30D3">
        <w:rPr>
          <w:rFonts w:ascii="Arial" w:hAnsi="Arial" w:cs="Arial"/>
          <w:sz w:val="28"/>
          <w:szCs w:val="28"/>
        </w:rPr>
        <w:t>Ndinoona</w:t>
      </w:r>
      <w:proofErr w:type="spellEnd"/>
      <w:r w:rsidR="00AC30D3">
        <w:rPr>
          <w:rFonts w:ascii="Arial" w:hAnsi="Arial" w:cs="Arial"/>
          <w:sz w:val="28"/>
          <w:szCs w:val="28"/>
        </w:rPr>
        <w:t xml:space="preserve"> vakadzi vaunavo, </w:t>
      </w:r>
      <w:proofErr w:type="spellStart"/>
      <w:r w:rsidR="00AC30D3">
        <w:rPr>
          <w:rFonts w:ascii="Arial" w:hAnsi="Arial" w:cs="Arial"/>
          <w:sz w:val="28"/>
          <w:szCs w:val="28"/>
        </w:rPr>
        <w:t>haikona</w:t>
      </w:r>
      <w:proofErr w:type="spellEnd"/>
      <w:r w:rsidR="00AC30D3">
        <w:rPr>
          <w:rFonts w:ascii="Arial" w:hAnsi="Arial" w:cs="Arial"/>
          <w:sz w:val="28"/>
          <w:szCs w:val="28"/>
        </w:rPr>
        <w:t xml:space="preserve"> </w:t>
      </w:r>
      <w:proofErr w:type="spellStart"/>
      <w:r w:rsidR="00AC30D3">
        <w:rPr>
          <w:rFonts w:ascii="Arial" w:hAnsi="Arial" w:cs="Arial"/>
          <w:sz w:val="28"/>
          <w:szCs w:val="28"/>
        </w:rPr>
        <w:t>kumbozvinetsa</w:t>
      </w:r>
      <w:proofErr w:type="spellEnd"/>
      <w:r w:rsidR="00AC30D3">
        <w:rPr>
          <w:rFonts w:ascii="Arial" w:hAnsi="Arial" w:cs="Arial"/>
          <w:sz w:val="28"/>
          <w:szCs w:val="28"/>
        </w:rPr>
        <w:t xml:space="preserve"> </w:t>
      </w:r>
      <w:proofErr w:type="spellStart"/>
      <w:r w:rsidR="008757C6">
        <w:rPr>
          <w:rFonts w:ascii="Arial" w:hAnsi="Arial" w:cs="Arial"/>
          <w:sz w:val="28"/>
          <w:szCs w:val="28"/>
        </w:rPr>
        <w:t>nekuuya</w:t>
      </w:r>
      <w:proofErr w:type="spellEnd"/>
      <w:r w:rsidR="008757C6">
        <w:rPr>
          <w:rFonts w:ascii="Arial" w:hAnsi="Arial" w:cs="Arial"/>
          <w:sz w:val="28"/>
          <w:szCs w:val="28"/>
        </w:rPr>
        <w:t xml:space="preserve"> </w:t>
      </w:r>
      <w:proofErr w:type="spellStart"/>
      <w:r w:rsidR="008757C6">
        <w:rPr>
          <w:rFonts w:ascii="Arial" w:hAnsi="Arial" w:cs="Arial"/>
          <w:sz w:val="28"/>
          <w:szCs w:val="28"/>
        </w:rPr>
        <w:t>kuzondiudza</w:t>
      </w:r>
      <w:proofErr w:type="spellEnd"/>
      <w:r w:rsidR="008757C6">
        <w:rPr>
          <w:rFonts w:ascii="Arial" w:hAnsi="Arial" w:cs="Arial"/>
          <w:sz w:val="28"/>
          <w:szCs w:val="28"/>
        </w:rPr>
        <w:t xml:space="preserve"> kuti </w:t>
      </w:r>
      <w:proofErr w:type="spellStart"/>
      <w:r w:rsidR="008757C6">
        <w:rPr>
          <w:rFonts w:ascii="Arial" w:hAnsi="Arial" w:cs="Arial"/>
          <w:sz w:val="28"/>
          <w:szCs w:val="28"/>
        </w:rPr>
        <w:t>ndoda</w:t>
      </w:r>
      <w:proofErr w:type="spellEnd"/>
      <w:r w:rsidR="008757C6">
        <w:rPr>
          <w:rFonts w:ascii="Arial" w:hAnsi="Arial" w:cs="Arial"/>
          <w:sz w:val="28"/>
          <w:szCs w:val="28"/>
        </w:rPr>
        <w:t xml:space="preserve"> </w:t>
      </w:r>
      <w:proofErr w:type="spellStart"/>
      <w:r w:rsidR="008757C6">
        <w:rPr>
          <w:rFonts w:ascii="Arial" w:hAnsi="Arial" w:cs="Arial"/>
          <w:sz w:val="28"/>
          <w:szCs w:val="28"/>
        </w:rPr>
        <w:t>kuroora</w:t>
      </w:r>
      <w:proofErr w:type="spellEnd"/>
      <w:r w:rsidR="00A80464">
        <w:rPr>
          <w:rFonts w:ascii="Arial" w:hAnsi="Arial" w:cs="Arial"/>
          <w:sz w:val="28"/>
          <w:szCs w:val="28"/>
        </w:rPr>
        <w:t xml:space="preserve"> mukadzi </w:t>
      </w:r>
      <w:proofErr w:type="spellStart"/>
      <w:r w:rsidR="009C7B6B">
        <w:rPr>
          <w:rFonts w:ascii="Arial" w:hAnsi="Arial" w:cs="Arial"/>
          <w:sz w:val="28"/>
          <w:szCs w:val="28"/>
        </w:rPr>
        <w:t>wechipiri</w:t>
      </w:r>
      <w:proofErr w:type="spellEnd"/>
      <w:r w:rsidR="009C7B6B">
        <w:rPr>
          <w:rFonts w:ascii="Arial" w:hAnsi="Arial" w:cs="Arial"/>
          <w:sz w:val="28"/>
          <w:szCs w:val="28"/>
        </w:rPr>
        <w:t xml:space="preserve">, </w:t>
      </w:r>
      <w:proofErr w:type="spellStart"/>
      <w:r w:rsidR="009C7B6B">
        <w:rPr>
          <w:rFonts w:ascii="Arial" w:hAnsi="Arial" w:cs="Arial"/>
          <w:sz w:val="28"/>
          <w:szCs w:val="28"/>
        </w:rPr>
        <w:t>ndoda</w:t>
      </w:r>
      <w:proofErr w:type="spellEnd"/>
      <w:r w:rsidR="00A80464">
        <w:rPr>
          <w:rFonts w:ascii="Arial" w:hAnsi="Arial" w:cs="Arial"/>
          <w:sz w:val="28"/>
          <w:szCs w:val="28"/>
        </w:rPr>
        <w:t xml:space="preserve"> </w:t>
      </w:r>
      <w:proofErr w:type="spellStart"/>
      <w:r w:rsidR="00A80464">
        <w:rPr>
          <w:rFonts w:ascii="Arial" w:hAnsi="Arial" w:cs="Arial"/>
          <w:sz w:val="28"/>
          <w:szCs w:val="28"/>
        </w:rPr>
        <w:t>kuroora</w:t>
      </w:r>
      <w:proofErr w:type="spellEnd"/>
      <w:r w:rsidR="00A80464">
        <w:rPr>
          <w:rFonts w:ascii="Arial" w:hAnsi="Arial" w:cs="Arial"/>
          <w:sz w:val="28"/>
          <w:szCs w:val="28"/>
        </w:rPr>
        <w:t xml:space="preserve"> mukadzi </w:t>
      </w:r>
      <w:proofErr w:type="spellStart"/>
      <w:r w:rsidR="009C7B6B">
        <w:rPr>
          <w:rFonts w:ascii="Arial" w:hAnsi="Arial" w:cs="Arial"/>
          <w:sz w:val="28"/>
          <w:szCs w:val="28"/>
        </w:rPr>
        <w:t>wechitatu</w:t>
      </w:r>
      <w:proofErr w:type="spellEnd"/>
      <w:r w:rsidR="009C7B6B">
        <w:rPr>
          <w:rFonts w:ascii="Arial" w:hAnsi="Arial" w:cs="Arial"/>
          <w:sz w:val="28"/>
          <w:szCs w:val="28"/>
        </w:rPr>
        <w:t xml:space="preserve">. Gona pane </w:t>
      </w:r>
      <w:proofErr w:type="spellStart"/>
      <w:r w:rsidR="009C7B6B">
        <w:rPr>
          <w:rFonts w:ascii="Arial" w:hAnsi="Arial" w:cs="Arial"/>
          <w:sz w:val="28"/>
          <w:szCs w:val="28"/>
        </w:rPr>
        <w:t>wekudii</w:t>
      </w:r>
      <w:proofErr w:type="spellEnd"/>
      <w:r w:rsidR="009C7B6B">
        <w:rPr>
          <w:rFonts w:ascii="Arial" w:hAnsi="Arial" w:cs="Arial"/>
          <w:sz w:val="28"/>
          <w:szCs w:val="28"/>
        </w:rPr>
        <w:t xml:space="preserve"> </w:t>
      </w:r>
      <w:proofErr w:type="spellStart"/>
      <w:r w:rsidR="009C7B6B">
        <w:rPr>
          <w:rFonts w:ascii="Arial" w:hAnsi="Arial" w:cs="Arial"/>
          <w:sz w:val="28"/>
          <w:szCs w:val="28"/>
        </w:rPr>
        <w:t>iyeye</w:t>
      </w:r>
      <w:proofErr w:type="spellEnd"/>
      <w:r w:rsidR="009C7B6B">
        <w:rPr>
          <w:rFonts w:ascii="Arial" w:hAnsi="Arial" w:cs="Arial"/>
          <w:sz w:val="28"/>
          <w:szCs w:val="28"/>
        </w:rPr>
        <w:t>…?</w:t>
      </w:r>
      <w:r w:rsidR="009C7B6B" w:rsidRPr="009C7B6B">
        <w:rPr>
          <w:rFonts w:ascii="Arial" w:hAnsi="Arial" w:cs="Arial"/>
          <w:sz w:val="28"/>
          <w:szCs w:val="28"/>
        </w:rPr>
        <w:t xml:space="preserve"> </w:t>
      </w:r>
      <w:r w:rsidR="000168A4" w:rsidRPr="000168A4">
        <w:rPr>
          <w:rFonts w:ascii="Arial" w:hAnsi="Arial" w:cs="Arial"/>
          <w:sz w:val="18"/>
          <w:szCs w:val="18"/>
        </w:rPr>
        <w:t>[</w:t>
      </w:r>
      <w:r w:rsidR="009C7B6B" w:rsidRPr="000168A4">
        <w:rPr>
          <w:rFonts w:ascii="Arial" w:hAnsi="Arial" w:cs="Arial"/>
          <w:sz w:val="18"/>
          <w:szCs w:val="18"/>
        </w:rPr>
        <w:t xml:space="preserve">Congregation </w:t>
      </w:r>
      <w:r w:rsidR="00063DA1" w:rsidRPr="000168A4">
        <w:rPr>
          <w:rFonts w:ascii="Arial" w:hAnsi="Arial" w:cs="Arial"/>
          <w:sz w:val="18"/>
          <w:szCs w:val="18"/>
        </w:rPr>
        <w:t>says, “</w:t>
      </w:r>
      <w:proofErr w:type="spellStart"/>
      <w:r w:rsidR="009C7B6B" w:rsidRPr="000168A4">
        <w:rPr>
          <w:rFonts w:ascii="Arial" w:hAnsi="Arial" w:cs="Arial"/>
          <w:sz w:val="18"/>
          <w:szCs w:val="18"/>
        </w:rPr>
        <w:t>wekuta</w:t>
      </w:r>
      <w:r w:rsidR="000A11CB" w:rsidRPr="000168A4">
        <w:rPr>
          <w:rFonts w:ascii="Arial" w:hAnsi="Arial" w:cs="Arial"/>
          <w:sz w:val="18"/>
          <w:szCs w:val="18"/>
        </w:rPr>
        <w:t>nga</w:t>
      </w:r>
      <w:proofErr w:type="spellEnd"/>
      <w:r w:rsidR="000A11CB" w:rsidRPr="000168A4">
        <w:rPr>
          <w:rFonts w:ascii="Arial" w:hAnsi="Arial" w:cs="Arial"/>
          <w:sz w:val="18"/>
          <w:szCs w:val="18"/>
        </w:rPr>
        <w:t>.</w:t>
      </w:r>
      <w:r w:rsidR="009C7B6B" w:rsidRPr="000168A4">
        <w:rPr>
          <w:rFonts w:ascii="Arial" w:hAnsi="Arial" w:cs="Arial"/>
          <w:sz w:val="18"/>
          <w:szCs w:val="18"/>
        </w:rPr>
        <w:t>”</w:t>
      </w:r>
      <w:r w:rsidR="000A11CB" w:rsidRPr="000168A4">
        <w:rPr>
          <w:rFonts w:ascii="Arial" w:hAnsi="Arial" w:cs="Arial"/>
          <w:sz w:val="18"/>
          <w:szCs w:val="18"/>
        </w:rPr>
        <w:t>]</w:t>
      </w:r>
      <w:r w:rsidR="000A11CB">
        <w:rPr>
          <w:rFonts w:ascii="Arial" w:hAnsi="Arial" w:cs="Arial"/>
          <w:sz w:val="28"/>
          <w:szCs w:val="28"/>
        </w:rPr>
        <w:t xml:space="preserve"> </w:t>
      </w:r>
      <w:proofErr w:type="spellStart"/>
      <w:r w:rsidR="00165DE7" w:rsidRPr="007A5A87">
        <w:rPr>
          <w:rFonts w:ascii="Arial" w:hAnsi="Arial" w:cs="Arial"/>
          <w:sz w:val="28"/>
          <w:szCs w:val="28"/>
        </w:rPr>
        <w:t>Mmm</w:t>
      </w:r>
      <w:proofErr w:type="spellEnd"/>
      <w:r w:rsidR="00165DE7" w:rsidRPr="007A5A87">
        <w:rPr>
          <w:rFonts w:ascii="Arial" w:hAnsi="Arial" w:cs="Arial"/>
          <w:sz w:val="28"/>
          <w:szCs w:val="28"/>
        </w:rPr>
        <w:t xml:space="preserve">, </w:t>
      </w:r>
      <w:proofErr w:type="spellStart"/>
      <w:r w:rsidR="00165DE7" w:rsidRPr="007A5A87">
        <w:rPr>
          <w:rFonts w:ascii="Arial" w:hAnsi="Arial" w:cs="Arial"/>
          <w:sz w:val="28"/>
          <w:szCs w:val="28"/>
        </w:rPr>
        <w:t>toda</w:t>
      </w:r>
      <w:proofErr w:type="spellEnd"/>
      <w:r w:rsidR="00165DE7" w:rsidRPr="007A5A87">
        <w:rPr>
          <w:rFonts w:ascii="Arial" w:hAnsi="Arial" w:cs="Arial"/>
          <w:sz w:val="28"/>
          <w:szCs w:val="28"/>
        </w:rPr>
        <w:t xml:space="preserve"> </w:t>
      </w:r>
      <w:proofErr w:type="spellStart"/>
      <w:r w:rsidR="00165DE7" w:rsidRPr="007A5A87">
        <w:rPr>
          <w:rFonts w:ascii="Arial" w:hAnsi="Arial" w:cs="Arial"/>
          <w:sz w:val="28"/>
          <w:szCs w:val="28"/>
        </w:rPr>
        <w:t>kumuona</w:t>
      </w:r>
      <w:proofErr w:type="spellEnd"/>
      <w:r w:rsidR="00165DE7" w:rsidRPr="007A5A87">
        <w:rPr>
          <w:rFonts w:ascii="Arial" w:hAnsi="Arial" w:cs="Arial"/>
          <w:sz w:val="28"/>
          <w:szCs w:val="28"/>
        </w:rPr>
        <w:t xml:space="preserve"> </w:t>
      </w:r>
      <w:proofErr w:type="spellStart"/>
      <w:r w:rsidR="00165DE7" w:rsidRPr="007A5A87">
        <w:rPr>
          <w:rFonts w:ascii="Arial" w:hAnsi="Arial" w:cs="Arial"/>
          <w:sz w:val="28"/>
          <w:szCs w:val="28"/>
        </w:rPr>
        <w:t>aine</w:t>
      </w:r>
      <w:proofErr w:type="spellEnd"/>
      <w:r w:rsidR="00165DE7" w:rsidRPr="007A5A87">
        <w:rPr>
          <w:rFonts w:ascii="Arial" w:hAnsi="Arial" w:cs="Arial"/>
          <w:sz w:val="28"/>
          <w:szCs w:val="28"/>
        </w:rPr>
        <w:t xml:space="preserve"> </w:t>
      </w:r>
      <w:proofErr w:type="spellStart"/>
      <w:r w:rsidR="00165DE7" w:rsidRPr="007A5A87">
        <w:rPr>
          <w:rFonts w:ascii="Arial" w:hAnsi="Arial" w:cs="Arial"/>
          <w:sz w:val="28"/>
          <w:szCs w:val="28"/>
        </w:rPr>
        <w:t>majuzi</w:t>
      </w:r>
      <w:proofErr w:type="spellEnd"/>
      <w:r w:rsidR="00165DE7" w:rsidRPr="007A5A87">
        <w:rPr>
          <w:rFonts w:ascii="Arial" w:hAnsi="Arial" w:cs="Arial"/>
          <w:sz w:val="28"/>
          <w:szCs w:val="28"/>
        </w:rPr>
        <w:t xml:space="preserve"> </w:t>
      </w:r>
      <w:proofErr w:type="spellStart"/>
      <w:r w:rsidR="00165DE7" w:rsidRPr="007A5A87">
        <w:rPr>
          <w:rFonts w:ascii="Arial" w:hAnsi="Arial" w:cs="Arial"/>
          <w:sz w:val="28"/>
          <w:szCs w:val="28"/>
        </w:rPr>
        <w:t>ake</w:t>
      </w:r>
      <w:proofErr w:type="spellEnd"/>
      <w:r w:rsidR="00F87A15">
        <w:rPr>
          <w:rFonts w:ascii="Arial" w:hAnsi="Arial" w:cs="Arial"/>
          <w:sz w:val="28"/>
          <w:szCs w:val="28"/>
        </w:rPr>
        <w:t xml:space="preserve"> </w:t>
      </w:r>
      <w:proofErr w:type="spellStart"/>
      <w:r w:rsidR="005F0EDD" w:rsidRPr="007A5A87">
        <w:rPr>
          <w:rFonts w:ascii="Arial" w:hAnsi="Arial" w:cs="Arial"/>
          <w:sz w:val="28"/>
          <w:szCs w:val="28"/>
        </w:rPr>
        <w:t>maviri</w:t>
      </w:r>
      <w:proofErr w:type="spellEnd"/>
      <w:r w:rsidR="005F0EDD" w:rsidRPr="007A5A87">
        <w:rPr>
          <w:rFonts w:ascii="Arial" w:hAnsi="Arial" w:cs="Arial"/>
          <w:sz w:val="28"/>
          <w:szCs w:val="28"/>
        </w:rPr>
        <w:t xml:space="preserve">, </w:t>
      </w:r>
      <w:proofErr w:type="spellStart"/>
      <w:r w:rsidR="007665C3" w:rsidRPr="007A5A87">
        <w:rPr>
          <w:rFonts w:ascii="Arial" w:hAnsi="Arial" w:cs="Arial"/>
          <w:sz w:val="28"/>
          <w:szCs w:val="28"/>
        </w:rPr>
        <w:t>mabhachi</w:t>
      </w:r>
      <w:proofErr w:type="spellEnd"/>
      <w:r w:rsidR="007665C3" w:rsidRPr="007A5A87">
        <w:rPr>
          <w:rFonts w:ascii="Arial" w:hAnsi="Arial" w:cs="Arial"/>
          <w:sz w:val="28"/>
          <w:szCs w:val="28"/>
        </w:rPr>
        <w:t xml:space="preserve"> </w:t>
      </w:r>
      <w:proofErr w:type="spellStart"/>
      <w:r w:rsidR="007665C3" w:rsidRPr="007A5A87">
        <w:rPr>
          <w:rFonts w:ascii="Arial" w:hAnsi="Arial" w:cs="Arial"/>
          <w:sz w:val="28"/>
          <w:szCs w:val="28"/>
        </w:rPr>
        <w:t>woitawo</w:t>
      </w:r>
      <w:proofErr w:type="spellEnd"/>
      <w:r w:rsidR="007665C3" w:rsidRPr="007A5A87">
        <w:rPr>
          <w:rFonts w:ascii="Arial" w:hAnsi="Arial" w:cs="Arial"/>
          <w:sz w:val="28"/>
          <w:szCs w:val="28"/>
        </w:rPr>
        <w:t xml:space="preserve"> </w:t>
      </w:r>
      <w:proofErr w:type="spellStart"/>
      <w:r w:rsidR="007665C3" w:rsidRPr="007A5A87">
        <w:rPr>
          <w:rFonts w:ascii="Arial" w:hAnsi="Arial" w:cs="Arial"/>
          <w:sz w:val="28"/>
          <w:szCs w:val="28"/>
        </w:rPr>
        <w:t>mangani</w:t>
      </w:r>
      <w:proofErr w:type="spellEnd"/>
      <w:r w:rsidR="007A5A87" w:rsidRPr="007A5A87">
        <w:rPr>
          <w:rFonts w:ascii="Arial" w:hAnsi="Arial" w:cs="Arial"/>
          <w:sz w:val="28"/>
          <w:szCs w:val="28"/>
        </w:rPr>
        <w:t xml:space="preserve">, </w:t>
      </w:r>
      <w:proofErr w:type="spellStart"/>
      <w:r w:rsidR="007A5A87" w:rsidRPr="007A5A87">
        <w:rPr>
          <w:rFonts w:ascii="Arial" w:hAnsi="Arial" w:cs="Arial"/>
          <w:sz w:val="28"/>
          <w:szCs w:val="28"/>
        </w:rPr>
        <w:t>mavi</w:t>
      </w:r>
      <w:r w:rsidR="007A5A87">
        <w:rPr>
          <w:rFonts w:ascii="Arial" w:hAnsi="Arial" w:cs="Arial"/>
          <w:sz w:val="28"/>
          <w:szCs w:val="28"/>
        </w:rPr>
        <w:t>ri</w:t>
      </w:r>
      <w:proofErr w:type="spellEnd"/>
      <w:r w:rsidR="007A5A87">
        <w:rPr>
          <w:rFonts w:ascii="Arial" w:hAnsi="Arial" w:cs="Arial"/>
          <w:sz w:val="28"/>
          <w:szCs w:val="28"/>
        </w:rPr>
        <w:t xml:space="preserve">. </w:t>
      </w:r>
      <w:proofErr w:type="spellStart"/>
      <w:r w:rsidR="007A5A87">
        <w:rPr>
          <w:rFonts w:ascii="Arial" w:hAnsi="Arial" w:cs="Arial"/>
          <w:sz w:val="28"/>
          <w:szCs w:val="28"/>
        </w:rPr>
        <w:t>Bhutsu</w:t>
      </w:r>
      <w:proofErr w:type="spellEnd"/>
      <w:r w:rsidR="007A5A87">
        <w:rPr>
          <w:rFonts w:ascii="Arial" w:hAnsi="Arial" w:cs="Arial"/>
          <w:sz w:val="28"/>
          <w:szCs w:val="28"/>
        </w:rPr>
        <w:t xml:space="preserve"> </w:t>
      </w:r>
      <w:proofErr w:type="spellStart"/>
      <w:r w:rsidR="007A5A87">
        <w:rPr>
          <w:rFonts w:ascii="Arial" w:hAnsi="Arial" w:cs="Arial"/>
          <w:sz w:val="28"/>
          <w:szCs w:val="28"/>
        </w:rPr>
        <w:t>dake</w:t>
      </w:r>
      <w:proofErr w:type="spellEnd"/>
      <w:r w:rsidR="007A5A87">
        <w:rPr>
          <w:rFonts w:ascii="Arial" w:hAnsi="Arial" w:cs="Arial"/>
          <w:sz w:val="28"/>
          <w:szCs w:val="28"/>
        </w:rPr>
        <w:t xml:space="preserve"> </w:t>
      </w:r>
      <w:proofErr w:type="spellStart"/>
      <w:r w:rsidR="007A5A87">
        <w:rPr>
          <w:rFonts w:ascii="Arial" w:hAnsi="Arial" w:cs="Arial"/>
          <w:sz w:val="28"/>
          <w:szCs w:val="28"/>
        </w:rPr>
        <w:lastRenderedPageBreak/>
        <w:t>oitawo</w:t>
      </w:r>
      <w:proofErr w:type="spellEnd"/>
      <w:r w:rsidR="007A5A87">
        <w:rPr>
          <w:rFonts w:ascii="Arial" w:hAnsi="Arial" w:cs="Arial"/>
          <w:sz w:val="28"/>
          <w:szCs w:val="28"/>
        </w:rPr>
        <w:t xml:space="preserve"> </w:t>
      </w:r>
      <w:proofErr w:type="spellStart"/>
      <w:r w:rsidR="007A5A87">
        <w:rPr>
          <w:rFonts w:ascii="Arial" w:hAnsi="Arial" w:cs="Arial"/>
          <w:sz w:val="28"/>
          <w:szCs w:val="28"/>
        </w:rPr>
        <w:t>ngani</w:t>
      </w:r>
      <w:proofErr w:type="spellEnd"/>
      <w:r w:rsidR="002406AD">
        <w:rPr>
          <w:rFonts w:ascii="Arial" w:hAnsi="Arial" w:cs="Arial"/>
          <w:sz w:val="28"/>
          <w:szCs w:val="28"/>
        </w:rPr>
        <w:t xml:space="preserve">, </w:t>
      </w:r>
      <w:proofErr w:type="spellStart"/>
      <w:r w:rsidR="002406AD">
        <w:rPr>
          <w:rFonts w:ascii="Arial" w:hAnsi="Arial" w:cs="Arial"/>
          <w:sz w:val="28"/>
          <w:szCs w:val="28"/>
        </w:rPr>
        <w:t>mbiri</w:t>
      </w:r>
      <w:proofErr w:type="spellEnd"/>
      <w:r w:rsidR="002406AD">
        <w:rPr>
          <w:rFonts w:ascii="Arial" w:hAnsi="Arial" w:cs="Arial"/>
          <w:sz w:val="28"/>
          <w:szCs w:val="28"/>
        </w:rPr>
        <w:t xml:space="preserve"> </w:t>
      </w:r>
      <w:proofErr w:type="spellStart"/>
      <w:r w:rsidR="002406AD">
        <w:rPr>
          <w:rFonts w:ascii="Arial" w:hAnsi="Arial" w:cs="Arial"/>
          <w:sz w:val="28"/>
          <w:szCs w:val="28"/>
        </w:rPr>
        <w:t>handimunoona</w:t>
      </w:r>
      <w:proofErr w:type="spellEnd"/>
      <w:r w:rsidR="002406AD">
        <w:rPr>
          <w:rFonts w:ascii="Arial" w:hAnsi="Arial" w:cs="Arial"/>
          <w:sz w:val="28"/>
          <w:szCs w:val="28"/>
        </w:rPr>
        <w:t xml:space="preserve"> </w:t>
      </w:r>
      <w:proofErr w:type="spellStart"/>
      <w:r w:rsidR="002406AD">
        <w:rPr>
          <w:rFonts w:ascii="Arial" w:hAnsi="Arial" w:cs="Arial"/>
          <w:sz w:val="28"/>
          <w:szCs w:val="28"/>
        </w:rPr>
        <w:t>zvinoita</w:t>
      </w:r>
      <w:proofErr w:type="spellEnd"/>
      <w:r w:rsidR="002406AD">
        <w:rPr>
          <w:rFonts w:ascii="Arial" w:hAnsi="Arial" w:cs="Arial"/>
          <w:sz w:val="28"/>
          <w:szCs w:val="28"/>
        </w:rPr>
        <w:t xml:space="preserve"> munhu </w:t>
      </w:r>
      <w:proofErr w:type="spellStart"/>
      <w:r w:rsidR="00456DBD">
        <w:rPr>
          <w:rFonts w:ascii="Arial" w:hAnsi="Arial" w:cs="Arial"/>
          <w:sz w:val="28"/>
          <w:szCs w:val="28"/>
        </w:rPr>
        <w:t>ehe</w:t>
      </w:r>
      <w:proofErr w:type="spellEnd"/>
      <w:r w:rsidR="00456DBD">
        <w:rPr>
          <w:rFonts w:ascii="Arial" w:hAnsi="Arial" w:cs="Arial"/>
          <w:sz w:val="28"/>
          <w:szCs w:val="28"/>
        </w:rPr>
        <w:t>, ma</w:t>
      </w:r>
      <w:r w:rsidR="00456DBD" w:rsidRPr="00456DBD">
        <w:rPr>
          <w:rFonts w:ascii="Arial" w:hAnsi="Arial" w:cs="Arial"/>
          <w:i/>
          <w:iCs/>
          <w:sz w:val="28"/>
          <w:szCs w:val="28"/>
        </w:rPr>
        <w:t>dre</w:t>
      </w:r>
      <w:r w:rsidR="00456DBD">
        <w:rPr>
          <w:rFonts w:ascii="Arial" w:hAnsi="Arial" w:cs="Arial"/>
          <w:i/>
          <w:iCs/>
          <w:sz w:val="28"/>
          <w:szCs w:val="28"/>
        </w:rPr>
        <w:t>-</w:t>
      </w:r>
      <w:r w:rsidR="00456DBD" w:rsidRPr="00456DBD">
        <w:rPr>
          <w:rFonts w:ascii="Arial" w:hAnsi="Arial" w:cs="Arial"/>
          <w:i/>
          <w:iCs/>
          <w:sz w:val="28"/>
          <w:szCs w:val="28"/>
        </w:rPr>
        <w:t>z</w:t>
      </w:r>
      <w:r w:rsidR="00456DBD">
        <w:rPr>
          <w:rFonts w:ascii="Arial" w:hAnsi="Arial" w:cs="Arial"/>
          <w:sz w:val="28"/>
          <w:szCs w:val="28"/>
        </w:rPr>
        <w:t xml:space="preserve">i </w:t>
      </w:r>
      <w:proofErr w:type="spellStart"/>
      <w:r w:rsidR="00456DBD">
        <w:rPr>
          <w:rFonts w:ascii="Arial" w:hAnsi="Arial" w:cs="Arial"/>
          <w:sz w:val="28"/>
          <w:szCs w:val="28"/>
        </w:rPr>
        <w:t>ake</w:t>
      </w:r>
      <w:proofErr w:type="spellEnd"/>
      <w:r w:rsidR="00456DBD">
        <w:rPr>
          <w:rFonts w:ascii="Arial" w:hAnsi="Arial" w:cs="Arial"/>
          <w:sz w:val="28"/>
          <w:szCs w:val="28"/>
        </w:rPr>
        <w:t xml:space="preserve"> </w:t>
      </w:r>
      <w:proofErr w:type="spellStart"/>
      <w:r w:rsidR="00456DBD">
        <w:rPr>
          <w:rFonts w:ascii="Arial" w:hAnsi="Arial" w:cs="Arial"/>
          <w:sz w:val="28"/>
          <w:szCs w:val="28"/>
        </w:rPr>
        <w:t>oitawo</w:t>
      </w:r>
      <w:proofErr w:type="spellEnd"/>
      <w:r w:rsidR="00456DBD">
        <w:rPr>
          <w:rFonts w:ascii="Arial" w:hAnsi="Arial" w:cs="Arial"/>
          <w:sz w:val="28"/>
          <w:szCs w:val="28"/>
        </w:rPr>
        <w:t xml:space="preserve"> kana</w:t>
      </w:r>
      <w:r w:rsidR="00363939">
        <w:rPr>
          <w:rFonts w:ascii="Arial" w:hAnsi="Arial" w:cs="Arial"/>
          <w:sz w:val="28"/>
          <w:szCs w:val="28"/>
        </w:rPr>
        <w:t xml:space="preserve"> kuti</w:t>
      </w:r>
      <w:r w:rsidR="00456DBD">
        <w:rPr>
          <w:rFonts w:ascii="Arial" w:hAnsi="Arial" w:cs="Arial"/>
          <w:sz w:val="28"/>
          <w:szCs w:val="28"/>
        </w:rPr>
        <w:t xml:space="preserve"> matatu</w:t>
      </w:r>
      <w:r w:rsidR="00461A07">
        <w:rPr>
          <w:rFonts w:ascii="Arial" w:hAnsi="Arial" w:cs="Arial"/>
          <w:sz w:val="28"/>
          <w:szCs w:val="28"/>
        </w:rPr>
        <w:t>.</w:t>
      </w:r>
    </w:p>
    <w:p w14:paraId="7E56F4E5" w14:textId="04FF7590" w:rsidR="004A65C9" w:rsidRDefault="00754053" w:rsidP="00EE1207">
      <w:pPr>
        <w:jc w:val="both"/>
        <w:rPr>
          <w:rFonts w:ascii="Arial" w:hAnsi="Arial" w:cs="Arial"/>
          <w:sz w:val="28"/>
          <w:szCs w:val="28"/>
        </w:rPr>
      </w:pPr>
      <w:r>
        <w:rPr>
          <w:rFonts w:ascii="Arial" w:hAnsi="Arial" w:cs="Arial"/>
          <w:sz w:val="28"/>
          <w:szCs w:val="28"/>
          <w:vertAlign w:val="superscript"/>
        </w:rPr>
        <w:t xml:space="preserve">151 </w:t>
      </w:r>
      <w:proofErr w:type="spellStart"/>
      <w:r w:rsidR="00461A07">
        <w:rPr>
          <w:rFonts w:ascii="Arial" w:hAnsi="Arial" w:cs="Arial"/>
          <w:sz w:val="28"/>
          <w:szCs w:val="28"/>
        </w:rPr>
        <w:t>Zvino</w:t>
      </w:r>
      <w:proofErr w:type="spellEnd"/>
      <w:r w:rsidR="00461A07">
        <w:rPr>
          <w:rFonts w:ascii="Arial" w:hAnsi="Arial" w:cs="Arial"/>
          <w:sz w:val="28"/>
          <w:szCs w:val="28"/>
        </w:rPr>
        <w:t xml:space="preserve"> </w:t>
      </w:r>
      <w:proofErr w:type="spellStart"/>
      <w:r w:rsidR="00461A07">
        <w:rPr>
          <w:rFonts w:ascii="Arial" w:hAnsi="Arial" w:cs="Arial"/>
          <w:sz w:val="28"/>
          <w:szCs w:val="28"/>
        </w:rPr>
        <w:t>ukaona</w:t>
      </w:r>
      <w:proofErr w:type="spellEnd"/>
      <w:r w:rsidR="00461A07">
        <w:rPr>
          <w:rFonts w:ascii="Arial" w:hAnsi="Arial" w:cs="Arial"/>
          <w:sz w:val="28"/>
          <w:szCs w:val="28"/>
        </w:rPr>
        <w:t xml:space="preserve"> mukadzi </w:t>
      </w:r>
      <w:proofErr w:type="spellStart"/>
      <w:r w:rsidR="00960F29">
        <w:rPr>
          <w:rFonts w:ascii="Arial" w:hAnsi="Arial" w:cs="Arial"/>
          <w:sz w:val="28"/>
          <w:szCs w:val="28"/>
        </w:rPr>
        <w:t>handitika</w:t>
      </w:r>
      <w:proofErr w:type="spellEnd"/>
      <w:r w:rsidR="00960F29">
        <w:rPr>
          <w:rFonts w:ascii="Arial" w:hAnsi="Arial" w:cs="Arial"/>
          <w:sz w:val="28"/>
          <w:szCs w:val="28"/>
        </w:rPr>
        <w:t>.</w:t>
      </w:r>
      <w:r w:rsidR="00461A07">
        <w:rPr>
          <w:rFonts w:ascii="Arial" w:hAnsi="Arial" w:cs="Arial"/>
          <w:sz w:val="28"/>
          <w:szCs w:val="28"/>
        </w:rPr>
        <w:t xml:space="preserve"> </w:t>
      </w:r>
      <w:r w:rsidR="003034F6">
        <w:rPr>
          <w:rFonts w:ascii="Arial" w:hAnsi="Arial" w:cs="Arial"/>
          <w:sz w:val="28"/>
          <w:szCs w:val="28"/>
        </w:rPr>
        <w:t>A</w:t>
      </w:r>
      <w:r w:rsidR="00461A07">
        <w:rPr>
          <w:rFonts w:ascii="Arial" w:hAnsi="Arial" w:cs="Arial"/>
          <w:sz w:val="28"/>
          <w:szCs w:val="28"/>
        </w:rPr>
        <w:t xml:space="preserve">ine </w:t>
      </w:r>
      <w:proofErr w:type="spellStart"/>
      <w:r w:rsidR="00461A07">
        <w:rPr>
          <w:rFonts w:ascii="Arial" w:hAnsi="Arial" w:cs="Arial"/>
          <w:sz w:val="28"/>
          <w:szCs w:val="28"/>
        </w:rPr>
        <w:t>tudrezi</w:t>
      </w:r>
      <w:proofErr w:type="spellEnd"/>
      <w:r w:rsidR="00461A07">
        <w:rPr>
          <w:rFonts w:ascii="Arial" w:hAnsi="Arial" w:cs="Arial"/>
          <w:sz w:val="28"/>
          <w:szCs w:val="28"/>
        </w:rPr>
        <w:t xml:space="preserve"> </w:t>
      </w:r>
      <w:proofErr w:type="spellStart"/>
      <w:r w:rsidR="00461A07">
        <w:rPr>
          <w:rFonts w:ascii="Arial" w:hAnsi="Arial" w:cs="Arial"/>
          <w:sz w:val="28"/>
          <w:szCs w:val="28"/>
        </w:rPr>
        <w:t>twenha</w:t>
      </w:r>
      <w:proofErr w:type="spellEnd"/>
      <w:r w:rsidR="00461A07">
        <w:rPr>
          <w:rFonts w:ascii="Arial" w:hAnsi="Arial" w:cs="Arial"/>
          <w:sz w:val="28"/>
          <w:szCs w:val="28"/>
        </w:rPr>
        <w:t>…</w:t>
      </w:r>
      <w:r w:rsidR="00887DA8">
        <w:rPr>
          <w:rFonts w:ascii="Arial" w:hAnsi="Arial" w:cs="Arial"/>
          <w:sz w:val="28"/>
          <w:szCs w:val="28"/>
        </w:rPr>
        <w:t xml:space="preserve">? </w:t>
      </w:r>
      <w:r w:rsidR="00887DA8" w:rsidRPr="000168A4">
        <w:rPr>
          <w:rFonts w:ascii="Arial" w:hAnsi="Arial" w:cs="Arial"/>
          <w:sz w:val="18"/>
          <w:szCs w:val="18"/>
        </w:rPr>
        <w:t xml:space="preserve">[Congregation </w:t>
      </w:r>
      <w:r w:rsidR="00063DA1" w:rsidRPr="000168A4">
        <w:rPr>
          <w:rFonts w:ascii="Arial" w:hAnsi="Arial" w:cs="Arial"/>
          <w:sz w:val="18"/>
          <w:szCs w:val="18"/>
        </w:rPr>
        <w:t>says, “</w:t>
      </w:r>
      <w:proofErr w:type="spellStart"/>
      <w:r w:rsidR="00887DA8" w:rsidRPr="000168A4">
        <w:rPr>
          <w:rFonts w:ascii="Arial" w:hAnsi="Arial" w:cs="Arial"/>
          <w:sz w:val="18"/>
          <w:szCs w:val="18"/>
        </w:rPr>
        <w:t>twenhamo</w:t>
      </w:r>
      <w:proofErr w:type="spellEnd"/>
      <w:r w:rsidR="0011316F" w:rsidRPr="000168A4">
        <w:rPr>
          <w:rFonts w:ascii="Arial" w:hAnsi="Arial" w:cs="Arial"/>
          <w:sz w:val="18"/>
          <w:szCs w:val="18"/>
        </w:rPr>
        <w:t>.</w:t>
      </w:r>
      <w:r w:rsidR="00887DA8" w:rsidRPr="000168A4">
        <w:rPr>
          <w:rFonts w:ascii="Arial" w:hAnsi="Arial" w:cs="Arial"/>
          <w:sz w:val="18"/>
          <w:szCs w:val="18"/>
        </w:rPr>
        <w:t>”]</w:t>
      </w:r>
      <w:r w:rsidR="00887DA8">
        <w:rPr>
          <w:rFonts w:ascii="Arial" w:hAnsi="Arial" w:cs="Arial"/>
          <w:sz w:val="28"/>
          <w:szCs w:val="28"/>
        </w:rPr>
        <w:t xml:space="preserve"> </w:t>
      </w:r>
      <w:proofErr w:type="spellStart"/>
      <w:r w:rsidR="0011316F">
        <w:rPr>
          <w:rFonts w:ascii="Arial" w:hAnsi="Arial" w:cs="Arial"/>
          <w:sz w:val="28"/>
          <w:szCs w:val="28"/>
        </w:rPr>
        <w:t>T</w:t>
      </w:r>
      <w:r w:rsidR="00802B58">
        <w:rPr>
          <w:rFonts w:ascii="Arial" w:hAnsi="Arial" w:cs="Arial"/>
          <w:sz w:val="28"/>
          <w:szCs w:val="28"/>
        </w:rPr>
        <w:t>umajuzi</w:t>
      </w:r>
      <w:proofErr w:type="spellEnd"/>
      <w:r w:rsidR="00802B58">
        <w:rPr>
          <w:rFonts w:ascii="Arial" w:hAnsi="Arial" w:cs="Arial"/>
          <w:sz w:val="28"/>
          <w:szCs w:val="28"/>
        </w:rPr>
        <w:t xml:space="preserve"> </w:t>
      </w:r>
      <w:proofErr w:type="spellStart"/>
      <w:r w:rsidR="00802B58">
        <w:rPr>
          <w:rFonts w:ascii="Arial" w:hAnsi="Arial" w:cs="Arial"/>
          <w:sz w:val="28"/>
          <w:szCs w:val="28"/>
        </w:rPr>
        <w:t>twei</w:t>
      </w:r>
      <w:proofErr w:type="spellEnd"/>
      <w:r w:rsidR="00802B58">
        <w:rPr>
          <w:rFonts w:ascii="Arial" w:hAnsi="Arial" w:cs="Arial"/>
          <w:sz w:val="28"/>
          <w:szCs w:val="28"/>
        </w:rPr>
        <w:t xml:space="preserve">…? </w:t>
      </w:r>
      <w:proofErr w:type="spellStart"/>
      <w:r w:rsidR="00802B58">
        <w:rPr>
          <w:rFonts w:ascii="Arial" w:hAnsi="Arial" w:cs="Arial"/>
          <w:sz w:val="28"/>
          <w:szCs w:val="28"/>
        </w:rPr>
        <w:t>Tumabachi</w:t>
      </w:r>
      <w:proofErr w:type="spellEnd"/>
      <w:r w:rsidR="00802B58">
        <w:rPr>
          <w:rFonts w:ascii="Arial" w:hAnsi="Arial" w:cs="Arial"/>
          <w:sz w:val="28"/>
          <w:szCs w:val="28"/>
        </w:rPr>
        <w:t xml:space="preserve"> </w:t>
      </w:r>
      <w:proofErr w:type="spellStart"/>
      <w:r w:rsidR="00802B58">
        <w:rPr>
          <w:rFonts w:ascii="Arial" w:hAnsi="Arial" w:cs="Arial"/>
          <w:sz w:val="28"/>
          <w:szCs w:val="28"/>
        </w:rPr>
        <w:t>twei</w:t>
      </w:r>
      <w:proofErr w:type="spellEnd"/>
      <w:r w:rsidR="00802B58">
        <w:rPr>
          <w:rFonts w:ascii="Arial" w:hAnsi="Arial" w:cs="Arial"/>
          <w:sz w:val="28"/>
          <w:szCs w:val="28"/>
        </w:rPr>
        <w:t xml:space="preserve">…? Baba </w:t>
      </w:r>
      <w:proofErr w:type="spellStart"/>
      <w:r w:rsidR="00802B58">
        <w:rPr>
          <w:rFonts w:ascii="Arial" w:hAnsi="Arial" w:cs="Arial"/>
          <w:sz w:val="28"/>
          <w:szCs w:val="28"/>
        </w:rPr>
        <w:t>vacho</w:t>
      </w:r>
      <w:proofErr w:type="spellEnd"/>
      <w:r w:rsidR="00802B58">
        <w:rPr>
          <w:rFonts w:ascii="Arial" w:hAnsi="Arial" w:cs="Arial"/>
          <w:sz w:val="28"/>
          <w:szCs w:val="28"/>
        </w:rPr>
        <w:t xml:space="preserve"> </w:t>
      </w:r>
      <w:proofErr w:type="spellStart"/>
      <w:r w:rsidR="00802B58">
        <w:rPr>
          <w:rFonts w:ascii="Arial" w:hAnsi="Arial" w:cs="Arial"/>
          <w:sz w:val="28"/>
          <w:szCs w:val="28"/>
        </w:rPr>
        <w:t>voti</w:t>
      </w:r>
      <w:proofErr w:type="spellEnd"/>
      <w:r w:rsidR="00802B58">
        <w:rPr>
          <w:rFonts w:ascii="Arial" w:hAnsi="Arial" w:cs="Arial"/>
          <w:sz w:val="28"/>
          <w:szCs w:val="28"/>
        </w:rPr>
        <w:t xml:space="preserve"> </w:t>
      </w:r>
      <w:proofErr w:type="spellStart"/>
      <w:r w:rsidR="00393234">
        <w:rPr>
          <w:rFonts w:ascii="Arial" w:hAnsi="Arial" w:cs="Arial"/>
          <w:sz w:val="28"/>
          <w:szCs w:val="28"/>
        </w:rPr>
        <w:t>ndoda</w:t>
      </w:r>
      <w:proofErr w:type="spellEnd"/>
      <w:r w:rsidR="00393234">
        <w:rPr>
          <w:rFonts w:ascii="Arial" w:hAnsi="Arial" w:cs="Arial"/>
          <w:sz w:val="28"/>
          <w:szCs w:val="28"/>
        </w:rPr>
        <w:t xml:space="preserve"> </w:t>
      </w:r>
      <w:proofErr w:type="spellStart"/>
      <w:r w:rsidR="00393234">
        <w:rPr>
          <w:rFonts w:ascii="Arial" w:hAnsi="Arial" w:cs="Arial"/>
          <w:sz w:val="28"/>
          <w:szCs w:val="28"/>
        </w:rPr>
        <w:t>kuwedzera</w:t>
      </w:r>
      <w:proofErr w:type="spellEnd"/>
      <w:r w:rsidR="00393234">
        <w:rPr>
          <w:rFonts w:ascii="Arial" w:hAnsi="Arial" w:cs="Arial"/>
          <w:sz w:val="28"/>
          <w:szCs w:val="28"/>
        </w:rPr>
        <w:t>, iwe uri Pastor</w:t>
      </w:r>
      <w:r w:rsidR="00036181">
        <w:rPr>
          <w:rFonts w:ascii="Arial" w:hAnsi="Arial" w:cs="Arial"/>
          <w:sz w:val="28"/>
          <w:szCs w:val="28"/>
        </w:rPr>
        <w:t xml:space="preserve">, does that make sense? </w:t>
      </w:r>
      <w:r w:rsidR="00036181" w:rsidRPr="000168A4">
        <w:rPr>
          <w:rFonts w:ascii="Arial" w:hAnsi="Arial" w:cs="Arial"/>
          <w:sz w:val="18"/>
          <w:szCs w:val="18"/>
        </w:rPr>
        <w:t xml:space="preserve">[Congregation </w:t>
      </w:r>
      <w:r w:rsidR="00063DA1" w:rsidRPr="000168A4">
        <w:rPr>
          <w:rFonts w:ascii="Arial" w:hAnsi="Arial" w:cs="Arial"/>
          <w:sz w:val="18"/>
          <w:szCs w:val="18"/>
        </w:rPr>
        <w:t>says, “</w:t>
      </w:r>
      <w:r w:rsidR="000168A4" w:rsidRPr="000168A4">
        <w:rPr>
          <w:rFonts w:ascii="Arial" w:hAnsi="Arial" w:cs="Arial"/>
          <w:sz w:val="18"/>
          <w:szCs w:val="18"/>
        </w:rPr>
        <w:t>n</w:t>
      </w:r>
      <w:r w:rsidR="00036181" w:rsidRPr="000168A4">
        <w:rPr>
          <w:rFonts w:ascii="Arial" w:hAnsi="Arial" w:cs="Arial"/>
          <w:sz w:val="18"/>
          <w:szCs w:val="18"/>
        </w:rPr>
        <w:t>o</w:t>
      </w:r>
      <w:r w:rsidR="00C0702D" w:rsidRPr="000168A4">
        <w:rPr>
          <w:rFonts w:ascii="Arial" w:hAnsi="Arial" w:cs="Arial"/>
          <w:sz w:val="18"/>
          <w:szCs w:val="18"/>
        </w:rPr>
        <w:t>.</w:t>
      </w:r>
      <w:r w:rsidR="00036181" w:rsidRPr="000168A4">
        <w:rPr>
          <w:rFonts w:ascii="Arial" w:hAnsi="Arial" w:cs="Arial"/>
          <w:sz w:val="18"/>
          <w:szCs w:val="18"/>
        </w:rPr>
        <w:t>”]</w:t>
      </w:r>
      <w:r w:rsidR="00C0702D">
        <w:rPr>
          <w:rFonts w:ascii="Arial" w:hAnsi="Arial" w:cs="Arial"/>
          <w:sz w:val="28"/>
          <w:szCs w:val="28"/>
        </w:rPr>
        <w:t xml:space="preserve"> </w:t>
      </w:r>
      <w:proofErr w:type="spellStart"/>
      <w:r w:rsidR="00C0702D">
        <w:rPr>
          <w:rFonts w:ascii="Arial" w:hAnsi="Arial" w:cs="Arial"/>
          <w:sz w:val="28"/>
          <w:szCs w:val="28"/>
        </w:rPr>
        <w:t>Ngatione</w:t>
      </w:r>
      <w:proofErr w:type="spellEnd"/>
      <w:r w:rsidR="00C0702D">
        <w:rPr>
          <w:rFonts w:ascii="Arial" w:hAnsi="Arial" w:cs="Arial"/>
          <w:sz w:val="28"/>
          <w:szCs w:val="28"/>
        </w:rPr>
        <w:t xml:space="preserve"> mukadzi wako </w:t>
      </w:r>
      <w:proofErr w:type="spellStart"/>
      <w:r w:rsidR="00C0702D">
        <w:rPr>
          <w:rFonts w:ascii="Arial" w:hAnsi="Arial" w:cs="Arial"/>
          <w:sz w:val="28"/>
          <w:szCs w:val="28"/>
        </w:rPr>
        <w:t>zvaanenge</w:t>
      </w:r>
      <w:proofErr w:type="spellEnd"/>
      <w:r w:rsidR="00C0702D">
        <w:rPr>
          <w:rFonts w:ascii="Arial" w:hAnsi="Arial" w:cs="Arial"/>
          <w:sz w:val="28"/>
          <w:szCs w:val="28"/>
        </w:rPr>
        <w:t xml:space="preserve"> </w:t>
      </w:r>
      <w:proofErr w:type="spellStart"/>
      <w:r w:rsidR="00C0702D">
        <w:rPr>
          <w:rFonts w:ascii="Arial" w:hAnsi="Arial" w:cs="Arial"/>
          <w:sz w:val="28"/>
          <w:szCs w:val="28"/>
        </w:rPr>
        <w:t>akarova</w:t>
      </w:r>
      <w:proofErr w:type="spellEnd"/>
      <w:r w:rsidR="00C0702D">
        <w:rPr>
          <w:rFonts w:ascii="Arial" w:hAnsi="Arial" w:cs="Arial"/>
          <w:sz w:val="28"/>
          <w:szCs w:val="28"/>
        </w:rPr>
        <w:t xml:space="preserve"> nhasi</w:t>
      </w:r>
      <w:r w:rsidR="000E5068">
        <w:rPr>
          <w:rFonts w:ascii="Arial" w:hAnsi="Arial" w:cs="Arial"/>
          <w:sz w:val="28"/>
          <w:szCs w:val="28"/>
        </w:rPr>
        <w:t>.</w:t>
      </w:r>
      <w:r w:rsidR="000249E5">
        <w:rPr>
          <w:rFonts w:ascii="Arial" w:hAnsi="Arial" w:cs="Arial"/>
          <w:sz w:val="28"/>
          <w:szCs w:val="28"/>
        </w:rPr>
        <w:t xml:space="preserve"> </w:t>
      </w:r>
      <w:r w:rsidR="00D729AC">
        <w:rPr>
          <w:rFonts w:ascii="Arial" w:hAnsi="Arial" w:cs="Arial"/>
          <w:sz w:val="28"/>
          <w:szCs w:val="28"/>
        </w:rPr>
        <w:t>N</w:t>
      </w:r>
      <w:r w:rsidR="00D91854">
        <w:rPr>
          <w:rFonts w:ascii="Arial" w:hAnsi="Arial" w:cs="Arial"/>
          <w:sz w:val="28"/>
          <w:szCs w:val="28"/>
        </w:rPr>
        <w:t xml:space="preserve">hasi </w:t>
      </w:r>
      <w:proofErr w:type="spellStart"/>
      <w:r w:rsidR="00D91854">
        <w:rPr>
          <w:rFonts w:ascii="Arial" w:hAnsi="Arial" w:cs="Arial"/>
          <w:sz w:val="28"/>
          <w:szCs w:val="28"/>
        </w:rPr>
        <w:t>akarova</w:t>
      </w:r>
      <w:proofErr w:type="spellEnd"/>
      <w:r w:rsidR="00D91854">
        <w:rPr>
          <w:rFonts w:ascii="Arial" w:hAnsi="Arial" w:cs="Arial"/>
          <w:sz w:val="28"/>
          <w:szCs w:val="28"/>
        </w:rPr>
        <w:t xml:space="preserve"> mink coat yake </w:t>
      </w:r>
      <w:proofErr w:type="spellStart"/>
      <w:r w:rsidR="00D91854">
        <w:rPr>
          <w:rFonts w:ascii="Arial" w:hAnsi="Arial" w:cs="Arial"/>
          <w:sz w:val="28"/>
          <w:szCs w:val="28"/>
        </w:rPr>
        <w:t>yaasonesa</w:t>
      </w:r>
      <w:proofErr w:type="spellEnd"/>
      <w:r w:rsidR="00D729AC">
        <w:rPr>
          <w:rFonts w:ascii="Arial" w:hAnsi="Arial" w:cs="Arial"/>
          <w:sz w:val="28"/>
          <w:szCs w:val="28"/>
        </w:rPr>
        <w:t>.</w:t>
      </w:r>
      <w:r w:rsidR="00571EC6">
        <w:rPr>
          <w:rFonts w:ascii="Arial" w:hAnsi="Arial" w:cs="Arial"/>
          <w:sz w:val="28"/>
          <w:szCs w:val="28"/>
        </w:rPr>
        <w:t xml:space="preserve"> </w:t>
      </w:r>
      <w:r w:rsidR="00D729AC">
        <w:rPr>
          <w:rFonts w:ascii="Arial" w:hAnsi="Arial" w:cs="Arial"/>
          <w:sz w:val="28"/>
          <w:szCs w:val="28"/>
        </w:rPr>
        <w:t>A</w:t>
      </w:r>
      <w:r w:rsidR="00571EC6">
        <w:rPr>
          <w:rFonts w:ascii="Arial" w:hAnsi="Arial" w:cs="Arial"/>
          <w:sz w:val="28"/>
          <w:szCs w:val="28"/>
        </w:rPr>
        <w:t>hh</w:t>
      </w:r>
      <w:r w:rsidR="00D91854">
        <w:rPr>
          <w:rFonts w:ascii="Arial" w:hAnsi="Arial" w:cs="Arial"/>
          <w:sz w:val="28"/>
          <w:szCs w:val="28"/>
        </w:rPr>
        <w:t xml:space="preserve">, </w:t>
      </w:r>
      <w:proofErr w:type="spellStart"/>
      <w:r w:rsidR="00D91854">
        <w:rPr>
          <w:rFonts w:ascii="Arial" w:hAnsi="Arial" w:cs="Arial"/>
          <w:sz w:val="28"/>
          <w:szCs w:val="28"/>
        </w:rPr>
        <w:t>mangwana</w:t>
      </w:r>
      <w:proofErr w:type="spellEnd"/>
      <w:r w:rsidR="00D91854">
        <w:rPr>
          <w:rFonts w:ascii="Arial" w:hAnsi="Arial" w:cs="Arial"/>
          <w:sz w:val="28"/>
          <w:szCs w:val="28"/>
        </w:rPr>
        <w:t xml:space="preserve"> </w:t>
      </w:r>
      <w:r w:rsidR="002A297A">
        <w:rPr>
          <w:rFonts w:ascii="Arial" w:hAnsi="Arial" w:cs="Arial"/>
          <w:sz w:val="28"/>
          <w:szCs w:val="28"/>
        </w:rPr>
        <w:t xml:space="preserve">ari mu </w:t>
      </w:r>
      <w:r w:rsidR="002A297A" w:rsidRPr="002A297A">
        <w:rPr>
          <w:rFonts w:ascii="Arial" w:hAnsi="Arial" w:cs="Arial"/>
          <w:i/>
          <w:iCs/>
          <w:sz w:val="28"/>
          <w:szCs w:val="28"/>
        </w:rPr>
        <w:t>outfit</w:t>
      </w:r>
      <w:r w:rsidR="000A335F">
        <w:rPr>
          <w:rFonts w:ascii="Arial" w:hAnsi="Arial" w:cs="Arial"/>
          <w:i/>
          <w:iCs/>
          <w:sz w:val="28"/>
          <w:szCs w:val="28"/>
        </w:rPr>
        <w:t>-</w:t>
      </w:r>
      <w:proofErr w:type="spellStart"/>
      <w:r w:rsidR="002A297A" w:rsidRPr="002A297A">
        <w:rPr>
          <w:rFonts w:ascii="Arial" w:hAnsi="Arial" w:cs="Arial"/>
          <w:i/>
          <w:iCs/>
          <w:sz w:val="28"/>
          <w:szCs w:val="28"/>
        </w:rPr>
        <w:t>i</w:t>
      </w:r>
      <w:proofErr w:type="spellEnd"/>
      <w:r w:rsidR="00036181">
        <w:rPr>
          <w:rFonts w:ascii="Arial" w:hAnsi="Arial" w:cs="Arial"/>
          <w:sz w:val="28"/>
          <w:szCs w:val="28"/>
        </w:rPr>
        <w:t xml:space="preserve"> </w:t>
      </w:r>
      <w:proofErr w:type="spellStart"/>
      <w:r w:rsidR="000A335F">
        <w:rPr>
          <w:rFonts w:ascii="Arial" w:hAnsi="Arial" w:cs="Arial"/>
          <w:sz w:val="28"/>
          <w:szCs w:val="28"/>
        </w:rPr>
        <w:t>inoyi</w:t>
      </w:r>
      <w:proofErr w:type="spellEnd"/>
      <w:r w:rsidR="00D729AC">
        <w:rPr>
          <w:rFonts w:ascii="Arial" w:hAnsi="Arial" w:cs="Arial"/>
          <w:sz w:val="28"/>
          <w:szCs w:val="28"/>
        </w:rPr>
        <w:t>.</w:t>
      </w:r>
      <w:r w:rsidR="000A335F">
        <w:rPr>
          <w:rFonts w:ascii="Arial" w:hAnsi="Arial" w:cs="Arial"/>
          <w:sz w:val="28"/>
          <w:szCs w:val="28"/>
        </w:rPr>
        <w:t xml:space="preserve"> </w:t>
      </w:r>
      <w:r w:rsidR="00D729AC">
        <w:rPr>
          <w:rFonts w:ascii="Arial" w:hAnsi="Arial" w:cs="Arial"/>
          <w:sz w:val="28"/>
          <w:szCs w:val="28"/>
        </w:rPr>
        <w:t>A</w:t>
      </w:r>
      <w:r w:rsidR="000A335F">
        <w:rPr>
          <w:rFonts w:ascii="Arial" w:hAnsi="Arial" w:cs="Arial"/>
          <w:sz w:val="28"/>
          <w:szCs w:val="28"/>
        </w:rPr>
        <w:t>hh</w:t>
      </w:r>
      <w:r w:rsidR="00D729AC">
        <w:rPr>
          <w:rFonts w:ascii="Arial" w:hAnsi="Arial" w:cs="Arial"/>
          <w:sz w:val="28"/>
          <w:szCs w:val="28"/>
        </w:rPr>
        <w:t>,</w:t>
      </w:r>
      <w:r w:rsidR="000A335F">
        <w:rPr>
          <w:rFonts w:ascii="Arial" w:hAnsi="Arial" w:cs="Arial"/>
          <w:sz w:val="28"/>
          <w:szCs w:val="28"/>
        </w:rPr>
        <w:t xml:space="preserve"> </w:t>
      </w:r>
      <w:proofErr w:type="spellStart"/>
      <w:r w:rsidR="000A335F">
        <w:rPr>
          <w:rFonts w:ascii="Arial" w:hAnsi="Arial" w:cs="Arial"/>
          <w:sz w:val="28"/>
          <w:szCs w:val="28"/>
        </w:rPr>
        <w:t>mangwana</w:t>
      </w:r>
      <w:proofErr w:type="spellEnd"/>
      <w:r w:rsidR="000A335F">
        <w:rPr>
          <w:rFonts w:ascii="Arial" w:hAnsi="Arial" w:cs="Arial"/>
          <w:sz w:val="28"/>
          <w:szCs w:val="28"/>
        </w:rPr>
        <w:t xml:space="preserve"> </w:t>
      </w:r>
      <w:proofErr w:type="spellStart"/>
      <w:r w:rsidR="000A335F">
        <w:rPr>
          <w:rFonts w:ascii="Arial" w:hAnsi="Arial" w:cs="Arial"/>
          <w:sz w:val="28"/>
          <w:szCs w:val="28"/>
        </w:rPr>
        <w:t>ane</w:t>
      </w:r>
      <w:proofErr w:type="spellEnd"/>
      <w:r w:rsidR="000A335F">
        <w:rPr>
          <w:rFonts w:ascii="Arial" w:hAnsi="Arial" w:cs="Arial"/>
          <w:sz w:val="28"/>
          <w:szCs w:val="28"/>
        </w:rPr>
        <w:t xml:space="preserve"> </w:t>
      </w:r>
      <w:proofErr w:type="spellStart"/>
      <w:r w:rsidR="000A335F">
        <w:rPr>
          <w:rFonts w:ascii="Arial" w:hAnsi="Arial" w:cs="Arial"/>
          <w:sz w:val="28"/>
          <w:szCs w:val="28"/>
        </w:rPr>
        <w:t>kabhutsu</w:t>
      </w:r>
      <w:proofErr w:type="spellEnd"/>
      <w:r w:rsidR="000A335F">
        <w:rPr>
          <w:rFonts w:ascii="Arial" w:hAnsi="Arial" w:cs="Arial"/>
          <w:sz w:val="28"/>
          <w:szCs w:val="28"/>
        </w:rPr>
        <w:t xml:space="preserve"> </w:t>
      </w:r>
      <w:proofErr w:type="spellStart"/>
      <w:r w:rsidR="0027352A">
        <w:rPr>
          <w:rFonts w:ascii="Arial" w:hAnsi="Arial" w:cs="Arial"/>
          <w:sz w:val="28"/>
          <w:szCs w:val="28"/>
        </w:rPr>
        <w:t>kakati</w:t>
      </w:r>
      <w:proofErr w:type="spellEnd"/>
      <w:r w:rsidR="0027352A">
        <w:rPr>
          <w:rFonts w:ascii="Arial" w:hAnsi="Arial" w:cs="Arial"/>
          <w:sz w:val="28"/>
          <w:szCs w:val="28"/>
        </w:rPr>
        <w:t xml:space="preserve"> </w:t>
      </w:r>
      <w:proofErr w:type="spellStart"/>
      <w:r w:rsidR="0027352A">
        <w:rPr>
          <w:rFonts w:ascii="Arial" w:hAnsi="Arial" w:cs="Arial"/>
          <w:sz w:val="28"/>
          <w:szCs w:val="28"/>
        </w:rPr>
        <w:t>rebererei</w:t>
      </w:r>
      <w:proofErr w:type="spellEnd"/>
      <w:r w:rsidR="004A0607">
        <w:rPr>
          <w:rFonts w:ascii="Arial" w:hAnsi="Arial" w:cs="Arial"/>
          <w:sz w:val="28"/>
          <w:szCs w:val="28"/>
        </w:rPr>
        <w:t xml:space="preserve">, </w:t>
      </w:r>
      <w:proofErr w:type="spellStart"/>
      <w:r w:rsidR="0027352A">
        <w:rPr>
          <w:rFonts w:ascii="Arial" w:hAnsi="Arial" w:cs="Arial"/>
          <w:sz w:val="28"/>
          <w:szCs w:val="28"/>
        </w:rPr>
        <w:t>mangwana</w:t>
      </w:r>
      <w:proofErr w:type="spellEnd"/>
      <w:r w:rsidR="0027352A">
        <w:rPr>
          <w:rFonts w:ascii="Arial" w:hAnsi="Arial" w:cs="Arial"/>
          <w:sz w:val="28"/>
          <w:szCs w:val="28"/>
        </w:rPr>
        <w:t xml:space="preserve"> </w:t>
      </w:r>
      <w:proofErr w:type="spellStart"/>
      <w:r w:rsidR="0027352A">
        <w:rPr>
          <w:rFonts w:ascii="Arial" w:hAnsi="Arial" w:cs="Arial"/>
          <w:sz w:val="28"/>
          <w:szCs w:val="28"/>
        </w:rPr>
        <w:t>ane</w:t>
      </w:r>
      <w:proofErr w:type="spellEnd"/>
      <w:r w:rsidR="0027352A">
        <w:rPr>
          <w:rFonts w:ascii="Arial" w:hAnsi="Arial" w:cs="Arial"/>
          <w:sz w:val="28"/>
          <w:szCs w:val="28"/>
        </w:rPr>
        <w:t xml:space="preserve"> </w:t>
      </w:r>
      <w:proofErr w:type="spellStart"/>
      <w:r w:rsidR="0027352A">
        <w:rPr>
          <w:rFonts w:ascii="Arial" w:hAnsi="Arial" w:cs="Arial"/>
          <w:sz w:val="28"/>
          <w:szCs w:val="28"/>
        </w:rPr>
        <w:t>kamwe</w:t>
      </w:r>
      <w:proofErr w:type="spellEnd"/>
      <w:r w:rsidR="0027352A">
        <w:rPr>
          <w:rFonts w:ascii="Arial" w:hAnsi="Arial" w:cs="Arial"/>
          <w:sz w:val="28"/>
          <w:szCs w:val="28"/>
        </w:rPr>
        <w:t xml:space="preserve"> </w:t>
      </w:r>
      <w:proofErr w:type="spellStart"/>
      <w:r w:rsidR="0027352A">
        <w:rPr>
          <w:rFonts w:ascii="Arial" w:hAnsi="Arial" w:cs="Arial"/>
          <w:sz w:val="28"/>
          <w:szCs w:val="28"/>
        </w:rPr>
        <w:t>kaflat</w:t>
      </w:r>
      <w:proofErr w:type="spellEnd"/>
      <w:r w:rsidR="006D5686">
        <w:rPr>
          <w:rFonts w:ascii="Arial" w:hAnsi="Arial" w:cs="Arial"/>
          <w:sz w:val="28"/>
          <w:szCs w:val="28"/>
        </w:rPr>
        <w:t>.</w:t>
      </w:r>
      <w:r w:rsidR="00EA4ED5">
        <w:rPr>
          <w:rFonts w:ascii="Arial" w:hAnsi="Arial" w:cs="Arial"/>
          <w:sz w:val="28"/>
          <w:szCs w:val="28"/>
        </w:rPr>
        <w:t xml:space="preserve"> N</w:t>
      </w:r>
      <w:r w:rsidR="0027352A">
        <w:rPr>
          <w:rFonts w:ascii="Arial" w:hAnsi="Arial" w:cs="Arial"/>
          <w:sz w:val="28"/>
          <w:szCs w:val="28"/>
        </w:rPr>
        <w:t xml:space="preserve">hasi </w:t>
      </w:r>
      <w:proofErr w:type="spellStart"/>
      <w:r w:rsidR="0027352A">
        <w:rPr>
          <w:rFonts w:ascii="Arial" w:hAnsi="Arial" w:cs="Arial"/>
          <w:sz w:val="28"/>
          <w:szCs w:val="28"/>
        </w:rPr>
        <w:t>ane</w:t>
      </w:r>
      <w:proofErr w:type="spellEnd"/>
      <w:r w:rsidR="0027352A">
        <w:rPr>
          <w:rFonts w:ascii="Arial" w:hAnsi="Arial" w:cs="Arial"/>
          <w:sz w:val="28"/>
          <w:szCs w:val="28"/>
        </w:rPr>
        <w:t xml:space="preserve"> human hair </w:t>
      </w:r>
      <w:proofErr w:type="spellStart"/>
      <w:r w:rsidR="00952DDE">
        <w:rPr>
          <w:rFonts w:ascii="Arial" w:hAnsi="Arial" w:cs="Arial"/>
          <w:sz w:val="28"/>
          <w:szCs w:val="28"/>
        </w:rPr>
        <w:t>yeblack</w:t>
      </w:r>
      <w:proofErr w:type="spellEnd"/>
      <w:r w:rsidR="00952DDE">
        <w:rPr>
          <w:rFonts w:ascii="Arial" w:hAnsi="Arial" w:cs="Arial"/>
          <w:sz w:val="28"/>
          <w:szCs w:val="28"/>
        </w:rPr>
        <w:t xml:space="preserve"> </w:t>
      </w:r>
      <w:proofErr w:type="spellStart"/>
      <w:r w:rsidR="00952DDE">
        <w:rPr>
          <w:rFonts w:ascii="Arial" w:hAnsi="Arial" w:cs="Arial"/>
          <w:sz w:val="28"/>
          <w:szCs w:val="28"/>
        </w:rPr>
        <w:t>mangwana</w:t>
      </w:r>
      <w:proofErr w:type="spellEnd"/>
      <w:r w:rsidR="00952DDE">
        <w:rPr>
          <w:rFonts w:ascii="Arial" w:hAnsi="Arial" w:cs="Arial"/>
          <w:sz w:val="28"/>
          <w:szCs w:val="28"/>
        </w:rPr>
        <w:t xml:space="preserve"> </w:t>
      </w:r>
      <w:proofErr w:type="spellStart"/>
      <w:r w:rsidR="00952DDE">
        <w:rPr>
          <w:rFonts w:ascii="Arial" w:hAnsi="Arial" w:cs="Arial"/>
          <w:sz w:val="28"/>
          <w:szCs w:val="28"/>
        </w:rPr>
        <w:t>ane</w:t>
      </w:r>
      <w:proofErr w:type="spellEnd"/>
      <w:r w:rsidR="00952DDE">
        <w:rPr>
          <w:rFonts w:ascii="Arial" w:hAnsi="Arial" w:cs="Arial"/>
          <w:sz w:val="28"/>
          <w:szCs w:val="28"/>
        </w:rPr>
        <w:t xml:space="preserve"> </w:t>
      </w:r>
      <w:proofErr w:type="spellStart"/>
      <w:r w:rsidR="00952DDE">
        <w:rPr>
          <w:rFonts w:ascii="Arial" w:hAnsi="Arial" w:cs="Arial"/>
          <w:sz w:val="28"/>
          <w:szCs w:val="28"/>
        </w:rPr>
        <w:t>tsvuku</w:t>
      </w:r>
      <w:proofErr w:type="spellEnd"/>
      <w:r w:rsidR="00952DDE">
        <w:rPr>
          <w:rFonts w:ascii="Arial" w:hAnsi="Arial" w:cs="Arial"/>
          <w:sz w:val="28"/>
          <w:szCs w:val="28"/>
        </w:rPr>
        <w:t xml:space="preserve"> </w:t>
      </w:r>
      <w:proofErr w:type="spellStart"/>
      <w:r w:rsidR="00952DDE">
        <w:rPr>
          <w:rFonts w:ascii="Arial" w:hAnsi="Arial" w:cs="Arial"/>
          <w:sz w:val="28"/>
          <w:szCs w:val="28"/>
        </w:rPr>
        <w:t>handitika</w:t>
      </w:r>
      <w:proofErr w:type="spellEnd"/>
      <w:r w:rsidR="00EA4ED5">
        <w:rPr>
          <w:rFonts w:ascii="Arial" w:hAnsi="Arial" w:cs="Arial"/>
          <w:sz w:val="28"/>
          <w:szCs w:val="28"/>
        </w:rPr>
        <w:t xml:space="preserve">, </w:t>
      </w:r>
      <w:proofErr w:type="spellStart"/>
      <w:r w:rsidR="00EA4ED5">
        <w:rPr>
          <w:rFonts w:ascii="Arial" w:hAnsi="Arial" w:cs="Arial"/>
          <w:sz w:val="28"/>
          <w:szCs w:val="28"/>
        </w:rPr>
        <w:t>ehe</w:t>
      </w:r>
      <w:proofErr w:type="spellEnd"/>
      <w:r w:rsidR="00952DDE">
        <w:rPr>
          <w:rFonts w:ascii="Arial" w:hAnsi="Arial" w:cs="Arial"/>
          <w:sz w:val="28"/>
          <w:szCs w:val="28"/>
        </w:rPr>
        <w:t>?</w:t>
      </w:r>
      <w:r w:rsidR="00EA4ED5">
        <w:rPr>
          <w:rFonts w:ascii="Arial" w:hAnsi="Arial" w:cs="Arial"/>
          <w:sz w:val="28"/>
          <w:szCs w:val="28"/>
        </w:rPr>
        <w:t xml:space="preserve"> N</w:t>
      </w:r>
      <w:r w:rsidR="00952DDE">
        <w:rPr>
          <w:rFonts w:ascii="Arial" w:hAnsi="Arial" w:cs="Arial"/>
          <w:sz w:val="28"/>
          <w:szCs w:val="28"/>
        </w:rPr>
        <w:t>hasi</w:t>
      </w:r>
      <w:r w:rsidR="00397DBD">
        <w:rPr>
          <w:rFonts w:ascii="Arial" w:hAnsi="Arial" w:cs="Arial"/>
          <w:sz w:val="28"/>
          <w:szCs w:val="28"/>
        </w:rPr>
        <w:t xml:space="preserve"> </w:t>
      </w:r>
      <w:proofErr w:type="spellStart"/>
      <w:r w:rsidR="00CF1B15">
        <w:rPr>
          <w:rFonts w:ascii="Arial" w:hAnsi="Arial" w:cs="Arial"/>
          <w:sz w:val="28"/>
          <w:szCs w:val="28"/>
        </w:rPr>
        <w:t>ane</w:t>
      </w:r>
      <w:proofErr w:type="spellEnd"/>
      <w:r w:rsidR="00CF1B15">
        <w:rPr>
          <w:rFonts w:ascii="Arial" w:hAnsi="Arial" w:cs="Arial"/>
          <w:sz w:val="28"/>
          <w:szCs w:val="28"/>
        </w:rPr>
        <w:t xml:space="preserve"> </w:t>
      </w:r>
      <w:proofErr w:type="spellStart"/>
      <w:r w:rsidR="00CF1B15">
        <w:rPr>
          <w:rFonts w:ascii="Arial" w:hAnsi="Arial" w:cs="Arial"/>
          <w:sz w:val="28"/>
          <w:szCs w:val="28"/>
        </w:rPr>
        <w:t>kabhachi</w:t>
      </w:r>
      <w:proofErr w:type="spellEnd"/>
      <w:r w:rsidR="00CF1B15">
        <w:rPr>
          <w:rFonts w:ascii="Arial" w:hAnsi="Arial" w:cs="Arial"/>
          <w:sz w:val="28"/>
          <w:szCs w:val="28"/>
        </w:rPr>
        <w:t xml:space="preserve"> </w:t>
      </w:r>
      <w:proofErr w:type="spellStart"/>
      <w:r w:rsidR="00CF1B15">
        <w:rPr>
          <w:rFonts w:ascii="Arial" w:hAnsi="Arial" w:cs="Arial"/>
          <w:sz w:val="28"/>
          <w:szCs w:val="28"/>
        </w:rPr>
        <w:t>kake</w:t>
      </w:r>
      <w:proofErr w:type="spellEnd"/>
      <w:r w:rsidR="00CF1B15">
        <w:rPr>
          <w:rFonts w:ascii="Arial" w:hAnsi="Arial" w:cs="Arial"/>
          <w:sz w:val="28"/>
          <w:szCs w:val="28"/>
        </w:rPr>
        <w:t xml:space="preserve"> </w:t>
      </w:r>
      <w:proofErr w:type="spellStart"/>
      <w:r w:rsidR="00CF1B15">
        <w:rPr>
          <w:rFonts w:ascii="Arial" w:hAnsi="Arial" w:cs="Arial"/>
          <w:sz w:val="28"/>
          <w:szCs w:val="28"/>
        </w:rPr>
        <w:t>ke</w:t>
      </w:r>
      <w:proofErr w:type="spellEnd"/>
      <w:r w:rsidR="00CF1B15">
        <w:rPr>
          <w:rFonts w:ascii="Arial" w:hAnsi="Arial" w:cs="Arial"/>
          <w:sz w:val="28"/>
          <w:szCs w:val="28"/>
        </w:rPr>
        <w:t xml:space="preserve"> purple, </w:t>
      </w:r>
      <w:proofErr w:type="spellStart"/>
      <w:r w:rsidR="00CF1B15">
        <w:rPr>
          <w:rFonts w:ascii="Arial" w:hAnsi="Arial" w:cs="Arial"/>
          <w:sz w:val="28"/>
          <w:szCs w:val="28"/>
        </w:rPr>
        <w:t>mangwana</w:t>
      </w:r>
      <w:proofErr w:type="spellEnd"/>
      <w:r w:rsidR="00CF1B15">
        <w:rPr>
          <w:rFonts w:ascii="Arial" w:hAnsi="Arial" w:cs="Arial"/>
          <w:sz w:val="28"/>
          <w:szCs w:val="28"/>
        </w:rPr>
        <w:t xml:space="preserve"> </w:t>
      </w:r>
      <w:proofErr w:type="spellStart"/>
      <w:r w:rsidR="00CF1B15">
        <w:rPr>
          <w:rFonts w:ascii="Arial" w:hAnsi="Arial" w:cs="Arial"/>
          <w:sz w:val="28"/>
          <w:szCs w:val="28"/>
        </w:rPr>
        <w:t>ane</w:t>
      </w:r>
      <w:proofErr w:type="spellEnd"/>
      <w:r w:rsidR="00CF1B15">
        <w:rPr>
          <w:rFonts w:ascii="Arial" w:hAnsi="Arial" w:cs="Arial"/>
          <w:sz w:val="28"/>
          <w:szCs w:val="28"/>
        </w:rPr>
        <w:t xml:space="preserve"> </w:t>
      </w:r>
      <w:proofErr w:type="spellStart"/>
      <w:r w:rsidR="00CF1B15">
        <w:rPr>
          <w:rFonts w:ascii="Arial" w:hAnsi="Arial" w:cs="Arial"/>
          <w:sz w:val="28"/>
          <w:szCs w:val="28"/>
        </w:rPr>
        <w:t>kamwe</w:t>
      </w:r>
      <w:proofErr w:type="spellEnd"/>
      <w:r w:rsidR="00CF1B15">
        <w:rPr>
          <w:rFonts w:ascii="Arial" w:hAnsi="Arial" w:cs="Arial"/>
          <w:sz w:val="28"/>
          <w:szCs w:val="28"/>
        </w:rPr>
        <w:t xml:space="preserve"> </w:t>
      </w:r>
      <w:proofErr w:type="spellStart"/>
      <w:r w:rsidR="00CF1B15">
        <w:rPr>
          <w:rFonts w:ascii="Arial" w:hAnsi="Arial" w:cs="Arial"/>
          <w:sz w:val="28"/>
          <w:szCs w:val="28"/>
        </w:rPr>
        <w:t>ke</w:t>
      </w:r>
      <w:proofErr w:type="spellEnd"/>
      <w:r w:rsidR="00CF1B15">
        <w:rPr>
          <w:rFonts w:ascii="Arial" w:hAnsi="Arial" w:cs="Arial"/>
          <w:sz w:val="28"/>
          <w:szCs w:val="28"/>
        </w:rPr>
        <w:t xml:space="preserve"> </w:t>
      </w:r>
      <w:proofErr w:type="spellStart"/>
      <w:r w:rsidR="00D56D5C">
        <w:rPr>
          <w:rFonts w:ascii="Arial" w:hAnsi="Arial" w:cs="Arial"/>
          <w:sz w:val="28"/>
          <w:szCs w:val="28"/>
        </w:rPr>
        <w:t>katema</w:t>
      </w:r>
      <w:proofErr w:type="spellEnd"/>
      <w:r w:rsidR="00D56D5C">
        <w:rPr>
          <w:rFonts w:ascii="Arial" w:hAnsi="Arial" w:cs="Arial"/>
          <w:sz w:val="28"/>
          <w:szCs w:val="28"/>
        </w:rPr>
        <w:t xml:space="preserve"> </w:t>
      </w:r>
      <w:proofErr w:type="spellStart"/>
      <w:r w:rsidR="00D56D5C">
        <w:rPr>
          <w:rFonts w:ascii="Arial" w:hAnsi="Arial" w:cs="Arial"/>
          <w:sz w:val="28"/>
          <w:szCs w:val="28"/>
        </w:rPr>
        <w:t>ehk</w:t>
      </w:r>
      <w:r w:rsidR="00AE4C20">
        <w:rPr>
          <w:rFonts w:ascii="Arial" w:hAnsi="Arial" w:cs="Arial"/>
          <w:sz w:val="28"/>
          <w:szCs w:val="28"/>
        </w:rPr>
        <w:t>a</w:t>
      </w:r>
      <w:proofErr w:type="spellEnd"/>
      <w:r w:rsidR="00AC5A7D">
        <w:rPr>
          <w:rFonts w:ascii="Arial" w:hAnsi="Arial" w:cs="Arial"/>
          <w:sz w:val="28"/>
          <w:szCs w:val="28"/>
        </w:rPr>
        <w:t xml:space="preserve"> </w:t>
      </w:r>
      <w:proofErr w:type="spellStart"/>
      <w:r w:rsidR="00AC5A7D">
        <w:rPr>
          <w:rFonts w:ascii="Arial" w:hAnsi="Arial" w:cs="Arial"/>
          <w:sz w:val="28"/>
          <w:szCs w:val="28"/>
        </w:rPr>
        <w:t>waona</w:t>
      </w:r>
      <w:proofErr w:type="spellEnd"/>
      <w:r w:rsidR="00AE4C20">
        <w:rPr>
          <w:rFonts w:ascii="Arial" w:hAnsi="Arial" w:cs="Arial"/>
          <w:sz w:val="28"/>
          <w:szCs w:val="28"/>
        </w:rPr>
        <w:t xml:space="preserve"> </w:t>
      </w:r>
      <w:proofErr w:type="spellStart"/>
      <w:r w:rsidR="000D38AA">
        <w:rPr>
          <w:rFonts w:ascii="Arial" w:hAnsi="Arial" w:cs="Arial"/>
          <w:sz w:val="28"/>
          <w:szCs w:val="28"/>
        </w:rPr>
        <w:t>arova</w:t>
      </w:r>
      <w:proofErr w:type="spellEnd"/>
      <w:r w:rsidR="000D38AA">
        <w:rPr>
          <w:rFonts w:ascii="Arial" w:hAnsi="Arial" w:cs="Arial"/>
          <w:sz w:val="28"/>
          <w:szCs w:val="28"/>
        </w:rPr>
        <w:t xml:space="preserve"> </w:t>
      </w:r>
      <w:proofErr w:type="spellStart"/>
      <w:r w:rsidR="000D38AA">
        <w:rPr>
          <w:rFonts w:ascii="Arial" w:hAnsi="Arial" w:cs="Arial"/>
          <w:sz w:val="28"/>
          <w:szCs w:val="28"/>
        </w:rPr>
        <w:t>kajuzi</w:t>
      </w:r>
      <w:proofErr w:type="spellEnd"/>
      <w:r w:rsidR="000D38AA">
        <w:rPr>
          <w:rFonts w:ascii="Arial" w:hAnsi="Arial" w:cs="Arial"/>
          <w:sz w:val="28"/>
          <w:szCs w:val="28"/>
        </w:rPr>
        <w:t xml:space="preserve"> </w:t>
      </w:r>
      <w:proofErr w:type="spellStart"/>
      <w:r w:rsidR="000D38AA">
        <w:rPr>
          <w:rFonts w:ascii="Arial" w:hAnsi="Arial" w:cs="Arial"/>
          <w:sz w:val="28"/>
          <w:szCs w:val="28"/>
        </w:rPr>
        <w:t>kake</w:t>
      </w:r>
      <w:proofErr w:type="spellEnd"/>
      <w:r w:rsidR="000D38AA">
        <w:rPr>
          <w:rFonts w:ascii="Arial" w:hAnsi="Arial" w:cs="Arial"/>
          <w:sz w:val="28"/>
          <w:szCs w:val="28"/>
        </w:rPr>
        <w:t xml:space="preserve"> </w:t>
      </w:r>
      <w:proofErr w:type="spellStart"/>
      <w:r w:rsidR="000D38AA">
        <w:rPr>
          <w:rFonts w:ascii="Arial" w:hAnsi="Arial" w:cs="Arial"/>
          <w:sz w:val="28"/>
          <w:szCs w:val="28"/>
        </w:rPr>
        <w:t>handimunoona</w:t>
      </w:r>
      <w:proofErr w:type="spellEnd"/>
      <w:r w:rsidR="00AE68AE">
        <w:rPr>
          <w:rFonts w:ascii="Arial" w:hAnsi="Arial" w:cs="Arial"/>
          <w:sz w:val="28"/>
          <w:szCs w:val="28"/>
        </w:rPr>
        <w:t xml:space="preserve">. </w:t>
      </w:r>
    </w:p>
    <w:p w14:paraId="581E87F2" w14:textId="68B5D912" w:rsidR="00C63569" w:rsidRDefault="00754053" w:rsidP="00DD4AC9">
      <w:pPr>
        <w:jc w:val="both"/>
        <w:rPr>
          <w:rFonts w:ascii="Arial" w:hAnsi="Arial" w:cs="Arial"/>
          <w:sz w:val="28"/>
          <w:szCs w:val="28"/>
        </w:rPr>
      </w:pPr>
      <w:r>
        <w:rPr>
          <w:rFonts w:ascii="Arial" w:hAnsi="Arial" w:cs="Arial"/>
          <w:sz w:val="28"/>
          <w:szCs w:val="28"/>
          <w:vertAlign w:val="superscript"/>
        </w:rPr>
        <w:t>15</w:t>
      </w:r>
      <w:r w:rsidR="00161437">
        <w:rPr>
          <w:rFonts w:ascii="Arial" w:hAnsi="Arial" w:cs="Arial"/>
          <w:sz w:val="28"/>
          <w:szCs w:val="28"/>
          <w:vertAlign w:val="superscript"/>
        </w:rPr>
        <w:t xml:space="preserve">2 </w:t>
      </w:r>
      <w:r w:rsidR="00AE68AE">
        <w:rPr>
          <w:rFonts w:ascii="Arial" w:hAnsi="Arial" w:cs="Arial"/>
          <w:sz w:val="28"/>
          <w:szCs w:val="28"/>
        </w:rPr>
        <w:t xml:space="preserve">Ende mukadzi </w:t>
      </w:r>
      <w:proofErr w:type="spellStart"/>
      <w:r w:rsidR="00AE68AE">
        <w:rPr>
          <w:rFonts w:ascii="Arial" w:hAnsi="Arial" w:cs="Arial"/>
          <w:sz w:val="28"/>
          <w:szCs w:val="28"/>
        </w:rPr>
        <w:t>anobatwa</w:t>
      </w:r>
      <w:proofErr w:type="spellEnd"/>
      <w:r w:rsidR="00AE68AE">
        <w:rPr>
          <w:rFonts w:ascii="Arial" w:hAnsi="Arial" w:cs="Arial"/>
          <w:sz w:val="28"/>
          <w:szCs w:val="28"/>
        </w:rPr>
        <w:t xml:space="preserve"> zvakanaka </w:t>
      </w:r>
      <w:proofErr w:type="spellStart"/>
      <w:r w:rsidR="00AE68AE">
        <w:rPr>
          <w:rFonts w:ascii="Arial" w:hAnsi="Arial" w:cs="Arial"/>
          <w:sz w:val="28"/>
          <w:szCs w:val="28"/>
        </w:rPr>
        <w:t>ane</w:t>
      </w:r>
      <w:proofErr w:type="spellEnd"/>
      <w:r w:rsidR="00AE68AE">
        <w:rPr>
          <w:rFonts w:ascii="Arial" w:hAnsi="Arial" w:cs="Arial"/>
          <w:sz w:val="28"/>
          <w:szCs w:val="28"/>
        </w:rPr>
        <w:t xml:space="preserve"> confidence</w:t>
      </w:r>
      <w:r w:rsidR="00966EF3">
        <w:rPr>
          <w:rFonts w:ascii="Arial" w:hAnsi="Arial" w:cs="Arial"/>
          <w:sz w:val="28"/>
          <w:szCs w:val="28"/>
        </w:rPr>
        <w:t>.</w:t>
      </w:r>
      <w:r w:rsidR="00EC1A3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66EF3">
        <w:rPr>
          <w:rFonts w:ascii="Arial" w:hAnsi="Arial" w:cs="Arial"/>
          <w:sz w:val="28"/>
          <w:szCs w:val="28"/>
        </w:rPr>
        <w:t>T</w:t>
      </w:r>
      <w:r w:rsidR="009C37DA">
        <w:rPr>
          <w:rFonts w:ascii="Arial" w:hAnsi="Arial" w:cs="Arial"/>
          <w:sz w:val="28"/>
          <w:szCs w:val="28"/>
        </w:rPr>
        <w:t>ingaita</w:t>
      </w:r>
      <w:proofErr w:type="spellEnd"/>
      <w:r w:rsidR="009C37DA">
        <w:rPr>
          <w:rFonts w:ascii="Arial" w:hAnsi="Arial" w:cs="Arial"/>
          <w:sz w:val="28"/>
          <w:szCs w:val="28"/>
        </w:rPr>
        <w:t xml:space="preserve"> Amen </w:t>
      </w:r>
      <w:proofErr w:type="spellStart"/>
      <w:r w:rsidR="009C37DA">
        <w:rPr>
          <w:rFonts w:ascii="Arial" w:hAnsi="Arial" w:cs="Arial"/>
          <w:sz w:val="28"/>
          <w:szCs w:val="28"/>
        </w:rPr>
        <w:t>akadarika</w:t>
      </w:r>
      <w:proofErr w:type="spellEnd"/>
      <w:r w:rsidR="009C37DA">
        <w:rPr>
          <w:rFonts w:ascii="Arial" w:hAnsi="Arial" w:cs="Arial"/>
          <w:sz w:val="28"/>
          <w:szCs w:val="28"/>
        </w:rPr>
        <w:t xml:space="preserve"> Amen here?</w:t>
      </w:r>
      <w:r w:rsidR="009C37DA" w:rsidRPr="009C37DA">
        <w:rPr>
          <w:rFonts w:ascii="Arial" w:hAnsi="Arial" w:cs="Arial"/>
          <w:sz w:val="28"/>
          <w:szCs w:val="28"/>
        </w:rPr>
        <w:t xml:space="preserve"> </w:t>
      </w:r>
      <w:r w:rsidR="00534101" w:rsidRPr="00534101">
        <w:rPr>
          <w:rFonts w:ascii="Arial" w:hAnsi="Arial" w:cs="Arial"/>
          <w:sz w:val="18"/>
          <w:szCs w:val="28"/>
        </w:rPr>
        <w:t xml:space="preserve">[Congregation says, “Amen.”] </w:t>
      </w:r>
      <w:r w:rsidR="008C28CC">
        <w:rPr>
          <w:rFonts w:ascii="Arial" w:hAnsi="Arial" w:cs="Arial"/>
          <w:sz w:val="28"/>
          <w:szCs w:val="28"/>
        </w:rPr>
        <w:t>T</w:t>
      </w:r>
      <w:r w:rsidR="0011078B">
        <w:rPr>
          <w:rFonts w:ascii="Arial" w:hAnsi="Arial" w:cs="Arial"/>
          <w:sz w:val="28"/>
          <w:szCs w:val="28"/>
        </w:rPr>
        <w:t xml:space="preserve">oda Amen </w:t>
      </w:r>
      <w:proofErr w:type="spellStart"/>
      <w:r w:rsidR="0011078B">
        <w:rPr>
          <w:rFonts w:ascii="Arial" w:hAnsi="Arial" w:cs="Arial"/>
          <w:sz w:val="28"/>
          <w:szCs w:val="28"/>
        </w:rPr>
        <w:t>akadarika</w:t>
      </w:r>
      <w:proofErr w:type="spellEnd"/>
      <w:r w:rsidR="0011078B">
        <w:rPr>
          <w:rFonts w:ascii="Arial" w:hAnsi="Arial" w:cs="Arial"/>
          <w:sz w:val="28"/>
          <w:szCs w:val="28"/>
        </w:rPr>
        <w:t xml:space="preserve"> </w:t>
      </w:r>
      <w:r w:rsidR="004A65C9">
        <w:rPr>
          <w:rFonts w:ascii="Arial" w:hAnsi="Arial" w:cs="Arial"/>
          <w:sz w:val="28"/>
          <w:szCs w:val="28"/>
        </w:rPr>
        <w:t>ipapo</w:t>
      </w:r>
      <w:r w:rsidR="00F2003C">
        <w:rPr>
          <w:rFonts w:ascii="Arial" w:hAnsi="Arial" w:cs="Arial"/>
          <w:sz w:val="28"/>
          <w:szCs w:val="28"/>
        </w:rPr>
        <w:t>.</w:t>
      </w:r>
      <w:r w:rsidR="004A65C9">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75EFB" w:rsidRPr="00390C39">
        <w:rPr>
          <w:rFonts w:ascii="Arial" w:hAnsi="Arial" w:cs="Arial"/>
          <w:sz w:val="28"/>
          <w:szCs w:val="28"/>
        </w:rPr>
        <w:t>Waona</w:t>
      </w:r>
      <w:proofErr w:type="spellEnd"/>
      <w:r w:rsidR="00975EFB" w:rsidRPr="00390C39">
        <w:rPr>
          <w:rFonts w:ascii="Arial" w:hAnsi="Arial" w:cs="Arial"/>
          <w:sz w:val="28"/>
          <w:szCs w:val="28"/>
        </w:rPr>
        <w:t xml:space="preserve"> mukadzi </w:t>
      </w:r>
      <w:proofErr w:type="spellStart"/>
      <w:r w:rsidR="00975EFB" w:rsidRPr="00390C39">
        <w:rPr>
          <w:rFonts w:ascii="Arial" w:hAnsi="Arial" w:cs="Arial"/>
          <w:sz w:val="28"/>
          <w:szCs w:val="28"/>
        </w:rPr>
        <w:t>ane</w:t>
      </w:r>
      <w:proofErr w:type="spellEnd"/>
      <w:r w:rsidR="00975EFB" w:rsidRPr="00390C39">
        <w:rPr>
          <w:rFonts w:ascii="Arial" w:hAnsi="Arial" w:cs="Arial"/>
          <w:sz w:val="28"/>
          <w:szCs w:val="28"/>
        </w:rPr>
        <w:t xml:space="preserve"> confidence </w:t>
      </w:r>
      <w:proofErr w:type="spellStart"/>
      <w:r w:rsidR="001B071E" w:rsidRPr="00390C39">
        <w:rPr>
          <w:rFonts w:ascii="Arial" w:hAnsi="Arial" w:cs="Arial"/>
          <w:sz w:val="28"/>
          <w:szCs w:val="28"/>
        </w:rPr>
        <w:t>achifamba</w:t>
      </w:r>
      <w:proofErr w:type="spellEnd"/>
      <w:r w:rsidR="001B071E" w:rsidRPr="00390C39">
        <w:rPr>
          <w:rFonts w:ascii="Arial" w:hAnsi="Arial" w:cs="Arial"/>
          <w:sz w:val="28"/>
          <w:szCs w:val="28"/>
        </w:rPr>
        <w:t xml:space="preserve"> </w:t>
      </w:r>
      <w:proofErr w:type="spellStart"/>
      <w:r w:rsidR="001B071E" w:rsidRPr="00390C39">
        <w:rPr>
          <w:rFonts w:ascii="Arial" w:hAnsi="Arial" w:cs="Arial"/>
          <w:sz w:val="28"/>
          <w:szCs w:val="28"/>
        </w:rPr>
        <w:t>apa</w:t>
      </w:r>
      <w:proofErr w:type="spellEnd"/>
      <w:r w:rsidR="001B071E" w:rsidRPr="00390C39">
        <w:rPr>
          <w:rFonts w:ascii="Arial" w:hAnsi="Arial" w:cs="Arial"/>
          <w:sz w:val="28"/>
          <w:szCs w:val="28"/>
        </w:rPr>
        <w:t xml:space="preserve">, brother </w:t>
      </w:r>
      <w:proofErr w:type="spellStart"/>
      <w:r w:rsidR="001B071E" w:rsidRPr="00390C39">
        <w:rPr>
          <w:rFonts w:ascii="Arial" w:hAnsi="Arial" w:cs="Arial"/>
          <w:sz w:val="28"/>
          <w:szCs w:val="28"/>
        </w:rPr>
        <w:t>vouya</w:t>
      </w:r>
      <w:proofErr w:type="spellEnd"/>
      <w:r w:rsidR="001B071E" w:rsidRPr="00390C39">
        <w:rPr>
          <w:rFonts w:ascii="Arial" w:hAnsi="Arial" w:cs="Arial"/>
          <w:sz w:val="28"/>
          <w:szCs w:val="28"/>
        </w:rPr>
        <w:t xml:space="preserve"> </w:t>
      </w:r>
      <w:proofErr w:type="spellStart"/>
      <w:r w:rsidR="001B071E" w:rsidRPr="00390C39">
        <w:rPr>
          <w:rFonts w:ascii="Arial" w:hAnsi="Arial" w:cs="Arial"/>
          <w:sz w:val="28"/>
          <w:szCs w:val="28"/>
        </w:rPr>
        <w:t>voti</w:t>
      </w:r>
      <w:proofErr w:type="spellEnd"/>
      <w:r w:rsidR="001B071E" w:rsidRPr="00390C39">
        <w:rPr>
          <w:rFonts w:ascii="Arial" w:hAnsi="Arial" w:cs="Arial"/>
          <w:sz w:val="28"/>
          <w:szCs w:val="28"/>
        </w:rPr>
        <w:t xml:space="preserve"> taurai </w:t>
      </w:r>
      <w:proofErr w:type="spellStart"/>
      <w:r w:rsidR="001B071E" w:rsidRPr="00390C39">
        <w:rPr>
          <w:rFonts w:ascii="Arial" w:hAnsi="Arial" w:cs="Arial"/>
          <w:sz w:val="28"/>
          <w:szCs w:val="28"/>
        </w:rPr>
        <w:t>na</w:t>
      </w:r>
      <w:proofErr w:type="spellEnd"/>
      <w:r w:rsidR="001B071E" w:rsidRPr="00390C39">
        <w:rPr>
          <w:rFonts w:ascii="Arial" w:hAnsi="Arial" w:cs="Arial"/>
          <w:sz w:val="28"/>
          <w:szCs w:val="28"/>
        </w:rPr>
        <w:t xml:space="preserve"> sister</w:t>
      </w:r>
      <w:r w:rsidR="00400010">
        <w:rPr>
          <w:rFonts w:ascii="Arial" w:hAnsi="Arial" w:cs="Arial"/>
          <w:sz w:val="28"/>
          <w:szCs w:val="28"/>
        </w:rPr>
        <w:t>,</w:t>
      </w:r>
      <w:r w:rsidR="001B071E" w:rsidRPr="00390C39">
        <w:rPr>
          <w:rFonts w:ascii="Arial" w:hAnsi="Arial" w:cs="Arial"/>
          <w:sz w:val="28"/>
          <w:szCs w:val="28"/>
        </w:rPr>
        <w:t xml:space="preserve"> </w:t>
      </w:r>
      <w:proofErr w:type="spellStart"/>
      <w:r w:rsidR="00390C39" w:rsidRPr="00390C39">
        <w:rPr>
          <w:rFonts w:ascii="Arial" w:hAnsi="Arial" w:cs="Arial"/>
          <w:sz w:val="28"/>
          <w:szCs w:val="28"/>
        </w:rPr>
        <w:t>h</w:t>
      </w:r>
      <w:r w:rsidR="00ED5759">
        <w:rPr>
          <w:rFonts w:ascii="Arial" w:hAnsi="Arial" w:cs="Arial"/>
          <w:sz w:val="28"/>
          <w:szCs w:val="28"/>
        </w:rPr>
        <w:t>U</w:t>
      </w:r>
      <w:r w:rsidR="00390C39">
        <w:rPr>
          <w:rFonts w:ascii="Arial" w:hAnsi="Arial" w:cs="Arial"/>
          <w:sz w:val="28"/>
          <w:szCs w:val="28"/>
        </w:rPr>
        <w:t>h</w:t>
      </w:r>
      <w:proofErr w:type="spellEnd"/>
      <w:r w:rsidR="00390C39">
        <w:rPr>
          <w:rFonts w:ascii="Arial" w:hAnsi="Arial" w:cs="Arial"/>
          <w:sz w:val="28"/>
          <w:szCs w:val="28"/>
        </w:rPr>
        <w:t>. Don’t send skeletons to talk to me</w:t>
      </w:r>
      <w:r w:rsidR="002B3E4C">
        <w:rPr>
          <w:rFonts w:ascii="Arial" w:hAnsi="Arial" w:cs="Arial"/>
          <w:sz w:val="28"/>
          <w:szCs w:val="28"/>
        </w:rPr>
        <w:t xml:space="preserve">! </w:t>
      </w:r>
      <w:r w:rsidR="009800C1" w:rsidRPr="009800C1">
        <w:rPr>
          <w:rFonts w:ascii="Arial" w:hAnsi="Arial" w:cs="Arial"/>
          <w:sz w:val="18"/>
          <w:szCs w:val="28"/>
        </w:rPr>
        <w:t>[Congregation laughs]</w:t>
      </w:r>
      <w:r w:rsidR="002B3E4C">
        <w:rPr>
          <w:rFonts w:ascii="Arial" w:hAnsi="Arial" w:cs="Arial"/>
          <w:sz w:val="28"/>
          <w:szCs w:val="28"/>
        </w:rPr>
        <w:t xml:space="preserve"> </w:t>
      </w:r>
    </w:p>
    <w:p w14:paraId="5D5EC447" w14:textId="7D860140" w:rsidR="00232A3D" w:rsidRDefault="00161437" w:rsidP="000B5B0E">
      <w:pPr>
        <w:jc w:val="both"/>
        <w:rPr>
          <w:rFonts w:ascii="Arial" w:hAnsi="Arial" w:cs="Arial"/>
          <w:sz w:val="28"/>
          <w:szCs w:val="28"/>
        </w:rPr>
      </w:pPr>
      <w:r>
        <w:rPr>
          <w:rFonts w:ascii="Arial" w:hAnsi="Arial" w:cs="Arial"/>
          <w:sz w:val="28"/>
          <w:szCs w:val="28"/>
          <w:vertAlign w:val="superscript"/>
        </w:rPr>
        <w:t xml:space="preserve">153 </w:t>
      </w:r>
      <w:r w:rsidR="00534101">
        <w:rPr>
          <w:rFonts w:ascii="Arial" w:hAnsi="Arial" w:cs="Arial"/>
          <w:sz w:val="28"/>
          <w:szCs w:val="28"/>
        </w:rPr>
        <w:t>Ha-</w:t>
      </w:r>
      <w:proofErr w:type="spellStart"/>
      <w:r w:rsidR="00534101">
        <w:rPr>
          <w:rFonts w:ascii="Arial" w:hAnsi="Arial" w:cs="Arial"/>
          <w:sz w:val="28"/>
          <w:szCs w:val="28"/>
        </w:rPr>
        <w:t>maona</w:t>
      </w:r>
      <w:proofErr w:type="spellEnd"/>
      <w:r w:rsidR="0070709A">
        <w:rPr>
          <w:rFonts w:ascii="Arial" w:hAnsi="Arial" w:cs="Arial"/>
          <w:sz w:val="28"/>
          <w:szCs w:val="28"/>
        </w:rPr>
        <w:t>.</w:t>
      </w:r>
      <w:r w:rsidR="00AF02DD">
        <w:rPr>
          <w:rFonts w:ascii="Arial" w:hAnsi="Arial" w:cs="Arial"/>
          <w:sz w:val="28"/>
          <w:szCs w:val="28"/>
        </w:rPr>
        <w:t xml:space="preserve"> </w:t>
      </w:r>
      <w:r w:rsidR="00E67714">
        <w:rPr>
          <w:rFonts w:ascii="Arial" w:hAnsi="Arial" w:cs="Arial"/>
          <w:sz w:val="28"/>
          <w:szCs w:val="28"/>
        </w:rPr>
        <w:t>I</w:t>
      </w:r>
      <w:r w:rsidR="00DD4AC9">
        <w:rPr>
          <w:rFonts w:ascii="Arial" w:hAnsi="Arial" w:cs="Arial"/>
          <w:sz w:val="28"/>
          <w:szCs w:val="28"/>
        </w:rPr>
        <w:t>f she’s a skeleton I don’t want to talk to her</w:t>
      </w:r>
      <w:r w:rsidR="00E67714">
        <w:rPr>
          <w:rFonts w:ascii="Arial" w:hAnsi="Arial" w:cs="Arial"/>
          <w:sz w:val="28"/>
          <w:szCs w:val="28"/>
        </w:rPr>
        <w:t>.</w:t>
      </w:r>
      <w:r w:rsidR="00DD4AC9">
        <w:rPr>
          <w:rFonts w:ascii="Arial" w:hAnsi="Arial" w:cs="Arial"/>
          <w:sz w:val="28"/>
          <w:szCs w:val="28"/>
        </w:rPr>
        <w:t xml:space="preserve"> </w:t>
      </w:r>
      <w:proofErr w:type="spellStart"/>
      <w:r w:rsidR="00E67714">
        <w:rPr>
          <w:rFonts w:ascii="Arial" w:hAnsi="Arial" w:cs="Arial"/>
          <w:sz w:val="28"/>
          <w:szCs w:val="28"/>
        </w:rPr>
        <w:t>N</w:t>
      </w:r>
      <w:r w:rsidR="00DD4AC9">
        <w:rPr>
          <w:rFonts w:ascii="Arial" w:hAnsi="Arial" w:cs="Arial"/>
          <w:sz w:val="28"/>
          <w:szCs w:val="28"/>
        </w:rPr>
        <w:t>dopa</w:t>
      </w:r>
      <w:proofErr w:type="spellEnd"/>
      <w:r w:rsidR="00DD4AC9">
        <w:rPr>
          <w:rFonts w:ascii="Arial" w:hAnsi="Arial" w:cs="Arial"/>
          <w:sz w:val="28"/>
          <w:szCs w:val="28"/>
        </w:rPr>
        <w:t xml:space="preserve"> </w:t>
      </w:r>
      <w:proofErr w:type="spellStart"/>
      <w:r w:rsidR="00DD4AC9">
        <w:rPr>
          <w:rFonts w:ascii="Arial" w:hAnsi="Arial" w:cs="Arial"/>
          <w:sz w:val="28"/>
          <w:szCs w:val="28"/>
        </w:rPr>
        <w:t>ndakamuudza</w:t>
      </w:r>
      <w:proofErr w:type="spellEnd"/>
      <w:r w:rsidR="00DD4AC9">
        <w:rPr>
          <w:rFonts w:ascii="Arial" w:hAnsi="Arial" w:cs="Arial"/>
          <w:sz w:val="28"/>
          <w:szCs w:val="28"/>
        </w:rPr>
        <w:t xml:space="preserve"> kuti</w:t>
      </w:r>
      <w:r w:rsidR="000B5B0E">
        <w:rPr>
          <w:rFonts w:ascii="Arial" w:hAnsi="Arial" w:cs="Arial"/>
          <w:sz w:val="28"/>
          <w:szCs w:val="28"/>
        </w:rPr>
        <w:t>,</w:t>
      </w:r>
      <w:r w:rsidR="00DD4AC9">
        <w:rPr>
          <w:rFonts w:ascii="Arial" w:hAnsi="Arial" w:cs="Arial"/>
          <w:sz w:val="28"/>
          <w:szCs w:val="28"/>
        </w:rPr>
        <w:t xml:space="preserve"> </w:t>
      </w:r>
      <w:r w:rsidR="000B5B0E">
        <w:rPr>
          <w:rFonts w:ascii="Arial" w:hAnsi="Arial" w:cs="Arial"/>
          <w:sz w:val="28"/>
          <w:szCs w:val="28"/>
        </w:rPr>
        <w:t>‘</w:t>
      </w:r>
      <w:r w:rsidR="00DD4AC9">
        <w:rPr>
          <w:rFonts w:ascii="Arial" w:hAnsi="Arial" w:cs="Arial"/>
          <w:sz w:val="28"/>
          <w:szCs w:val="28"/>
        </w:rPr>
        <w:t xml:space="preserve">iwe, iwe </w:t>
      </w:r>
      <w:proofErr w:type="spellStart"/>
      <w:r w:rsidR="00DD4AC9">
        <w:rPr>
          <w:rFonts w:ascii="Arial" w:hAnsi="Arial" w:cs="Arial"/>
          <w:sz w:val="28"/>
          <w:szCs w:val="28"/>
        </w:rPr>
        <w:t>zvawakawonda</w:t>
      </w:r>
      <w:proofErr w:type="spellEnd"/>
      <w:r w:rsidR="00DD4AC9">
        <w:rPr>
          <w:rFonts w:ascii="Arial" w:hAnsi="Arial" w:cs="Arial"/>
          <w:sz w:val="28"/>
          <w:szCs w:val="28"/>
        </w:rPr>
        <w:t xml:space="preserve"> </w:t>
      </w:r>
      <w:proofErr w:type="spellStart"/>
      <w:r w:rsidR="00DD4AC9">
        <w:rPr>
          <w:rFonts w:ascii="Arial" w:hAnsi="Arial" w:cs="Arial"/>
          <w:sz w:val="28"/>
          <w:szCs w:val="28"/>
        </w:rPr>
        <w:t>kudai</w:t>
      </w:r>
      <w:proofErr w:type="spellEnd"/>
      <w:r w:rsidR="00DD4AC9">
        <w:rPr>
          <w:rFonts w:ascii="Arial" w:hAnsi="Arial" w:cs="Arial"/>
          <w:sz w:val="28"/>
          <w:szCs w:val="28"/>
        </w:rPr>
        <w:t xml:space="preserve"> </w:t>
      </w:r>
      <w:proofErr w:type="spellStart"/>
      <w:r w:rsidR="00DD4AC9">
        <w:rPr>
          <w:rFonts w:ascii="Arial" w:hAnsi="Arial" w:cs="Arial"/>
          <w:sz w:val="28"/>
          <w:szCs w:val="28"/>
        </w:rPr>
        <w:t>chiri</w:t>
      </w:r>
      <w:proofErr w:type="spellEnd"/>
      <w:r w:rsidR="00DD4AC9">
        <w:rPr>
          <w:rFonts w:ascii="Arial" w:hAnsi="Arial" w:cs="Arial"/>
          <w:sz w:val="28"/>
          <w:szCs w:val="28"/>
        </w:rPr>
        <w:t xml:space="preserve"> </w:t>
      </w:r>
      <w:proofErr w:type="spellStart"/>
      <w:r w:rsidR="00DD4AC9">
        <w:rPr>
          <w:rFonts w:ascii="Arial" w:hAnsi="Arial" w:cs="Arial"/>
          <w:sz w:val="28"/>
          <w:szCs w:val="28"/>
        </w:rPr>
        <w:t>kukuonza</w:t>
      </w:r>
      <w:proofErr w:type="spellEnd"/>
      <w:r w:rsidR="00DD4AC9">
        <w:rPr>
          <w:rFonts w:ascii="Arial" w:hAnsi="Arial" w:cs="Arial"/>
          <w:sz w:val="28"/>
          <w:szCs w:val="28"/>
        </w:rPr>
        <w:t xml:space="preserve"> </w:t>
      </w:r>
      <w:proofErr w:type="spellStart"/>
      <w:r w:rsidR="00DD4AC9">
        <w:rPr>
          <w:rFonts w:ascii="Arial" w:hAnsi="Arial" w:cs="Arial"/>
          <w:sz w:val="28"/>
          <w:szCs w:val="28"/>
        </w:rPr>
        <w:t>chii</w:t>
      </w:r>
      <w:proofErr w:type="spellEnd"/>
      <w:r w:rsidR="00DD4AC9">
        <w:rPr>
          <w:rFonts w:ascii="Arial" w:hAnsi="Arial" w:cs="Arial"/>
          <w:sz w:val="28"/>
          <w:szCs w:val="28"/>
        </w:rPr>
        <w:t xml:space="preserve">? </w:t>
      </w:r>
      <w:proofErr w:type="spellStart"/>
      <w:r w:rsidR="00970DE7">
        <w:rPr>
          <w:rFonts w:ascii="Arial" w:hAnsi="Arial" w:cs="Arial"/>
          <w:sz w:val="28"/>
          <w:szCs w:val="28"/>
        </w:rPr>
        <w:t>Sadza</w:t>
      </w:r>
      <w:proofErr w:type="spellEnd"/>
      <w:r w:rsidR="00970DE7">
        <w:rPr>
          <w:rFonts w:ascii="Arial" w:hAnsi="Arial" w:cs="Arial"/>
          <w:sz w:val="28"/>
          <w:szCs w:val="28"/>
        </w:rPr>
        <w:t xml:space="preserve"> </w:t>
      </w:r>
      <w:proofErr w:type="spellStart"/>
      <w:r w:rsidR="00970DE7">
        <w:rPr>
          <w:rFonts w:ascii="Arial" w:hAnsi="Arial" w:cs="Arial"/>
          <w:sz w:val="28"/>
          <w:szCs w:val="28"/>
        </w:rPr>
        <w:t>muna</w:t>
      </w:r>
      <w:proofErr w:type="spellEnd"/>
      <w:r w:rsidR="00970DE7">
        <w:rPr>
          <w:rFonts w:ascii="Arial" w:hAnsi="Arial" w:cs="Arial"/>
          <w:sz w:val="28"/>
          <w:szCs w:val="28"/>
        </w:rPr>
        <w:t xml:space="preserve">…? </w:t>
      </w:r>
      <w:r w:rsidR="00487CD4" w:rsidRPr="00886EFD">
        <w:rPr>
          <w:rFonts w:ascii="Arial" w:hAnsi="Arial" w:cs="Arial"/>
          <w:sz w:val="18"/>
          <w:szCs w:val="18"/>
        </w:rPr>
        <w:t xml:space="preserve">[Congregation </w:t>
      </w:r>
      <w:r w:rsidR="00063DA1" w:rsidRPr="00886EFD">
        <w:rPr>
          <w:rFonts w:ascii="Arial" w:hAnsi="Arial" w:cs="Arial"/>
          <w:sz w:val="18"/>
          <w:szCs w:val="18"/>
        </w:rPr>
        <w:t>says, “</w:t>
      </w:r>
      <w:proofErr w:type="spellStart"/>
      <w:r w:rsidR="00487CD4" w:rsidRPr="00886EFD">
        <w:rPr>
          <w:rFonts w:ascii="Arial" w:hAnsi="Arial" w:cs="Arial"/>
          <w:sz w:val="18"/>
          <w:szCs w:val="18"/>
        </w:rPr>
        <w:t>munaro</w:t>
      </w:r>
      <w:proofErr w:type="spellEnd"/>
      <w:r w:rsidR="00E67714" w:rsidRPr="00886EFD">
        <w:rPr>
          <w:rFonts w:ascii="Arial" w:hAnsi="Arial" w:cs="Arial"/>
          <w:sz w:val="18"/>
          <w:szCs w:val="18"/>
        </w:rPr>
        <w:t>,</w:t>
      </w:r>
      <w:r w:rsidR="00487CD4" w:rsidRPr="00886EFD">
        <w:rPr>
          <w:rFonts w:ascii="Arial" w:hAnsi="Arial" w:cs="Arial"/>
          <w:sz w:val="18"/>
          <w:szCs w:val="18"/>
        </w:rPr>
        <w:t>”]</w:t>
      </w:r>
      <w:r w:rsidR="00487CD4">
        <w:rPr>
          <w:rFonts w:ascii="Arial" w:hAnsi="Arial" w:cs="Arial"/>
          <w:sz w:val="28"/>
          <w:szCs w:val="28"/>
        </w:rPr>
        <w:t xml:space="preserve"> </w:t>
      </w:r>
      <w:proofErr w:type="spellStart"/>
      <w:r w:rsidR="00487CD4">
        <w:rPr>
          <w:rFonts w:ascii="Arial" w:hAnsi="Arial" w:cs="Arial"/>
          <w:sz w:val="28"/>
          <w:szCs w:val="28"/>
        </w:rPr>
        <w:t>munaro</w:t>
      </w:r>
      <w:proofErr w:type="spellEnd"/>
      <w:r w:rsidR="00487CD4">
        <w:rPr>
          <w:rFonts w:ascii="Arial" w:hAnsi="Arial" w:cs="Arial"/>
          <w:sz w:val="28"/>
          <w:szCs w:val="28"/>
        </w:rPr>
        <w:t xml:space="preserve">, imba </w:t>
      </w:r>
      <w:proofErr w:type="spellStart"/>
      <w:r w:rsidR="00487CD4">
        <w:rPr>
          <w:rFonts w:ascii="Arial" w:hAnsi="Arial" w:cs="Arial"/>
          <w:sz w:val="28"/>
          <w:szCs w:val="28"/>
        </w:rPr>
        <w:t>muna</w:t>
      </w:r>
      <w:proofErr w:type="spellEnd"/>
      <w:r w:rsidR="00487CD4">
        <w:rPr>
          <w:rFonts w:ascii="Arial" w:hAnsi="Arial" w:cs="Arial"/>
          <w:sz w:val="28"/>
          <w:szCs w:val="28"/>
        </w:rPr>
        <w:t xml:space="preserve">…? </w:t>
      </w:r>
      <w:r w:rsidR="00487CD4" w:rsidRPr="00886EFD">
        <w:rPr>
          <w:rFonts w:ascii="Arial" w:hAnsi="Arial" w:cs="Arial"/>
          <w:sz w:val="18"/>
          <w:szCs w:val="18"/>
        </w:rPr>
        <w:t xml:space="preserve">[Congregation </w:t>
      </w:r>
      <w:r w:rsidR="00063DA1" w:rsidRPr="00886EFD">
        <w:rPr>
          <w:rFonts w:ascii="Arial" w:hAnsi="Arial" w:cs="Arial"/>
          <w:sz w:val="18"/>
          <w:szCs w:val="18"/>
        </w:rPr>
        <w:t>says, “</w:t>
      </w:r>
      <w:proofErr w:type="spellStart"/>
      <w:r w:rsidR="00544C4D" w:rsidRPr="00886EFD">
        <w:rPr>
          <w:rFonts w:ascii="Arial" w:hAnsi="Arial" w:cs="Arial"/>
          <w:sz w:val="18"/>
          <w:szCs w:val="18"/>
        </w:rPr>
        <w:t>munayo</w:t>
      </w:r>
      <w:proofErr w:type="spellEnd"/>
      <w:r w:rsidR="00E67714" w:rsidRPr="00886EFD">
        <w:rPr>
          <w:rFonts w:ascii="Arial" w:hAnsi="Arial" w:cs="Arial"/>
          <w:sz w:val="18"/>
          <w:szCs w:val="18"/>
        </w:rPr>
        <w:t>,</w:t>
      </w:r>
      <w:r w:rsidR="00487CD4" w:rsidRPr="00886EFD">
        <w:rPr>
          <w:rFonts w:ascii="Arial" w:hAnsi="Arial" w:cs="Arial"/>
          <w:sz w:val="18"/>
          <w:szCs w:val="18"/>
        </w:rPr>
        <w:t>”]</w:t>
      </w:r>
      <w:r w:rsidR="005728F1">
        <w:rPr>
          <w:rFonts w:ascii="Arial" w:hAnsi="Arial" w:cs="Arial"/>
          <w:sz w:val="28"/>
          <w:szCs w:val="28"/>
        </w:rPr>
        <w:t xml:space="preserve"> </w:t>
      </w:r>
      <w:proofErr w:type="spellStart"/>
      <w:r w:rsidR="005728F1">
        <w:rPr>
          <w:rFonts w:ascii="Arial" w:hAnsi="Arial" w:cs="Arial"/>
          <w:sz w:val="28"/>
          <w:szCs w:val="28"/>
        </w:rPr>
        <w:t>mota</w:t>
      </w:r>
      <w:proofErr w:type="spellEnd"/>
      <w:r w:rsidR="005728F1">
        <w:rPr>
          <w:rFonts w:ascii="Arial" w:hAnsi="Arial" w:cs="Arial"/>
          <w:sz w:val="28"/>
          <w:szCs w:val="28"/>
        </w:rPr>
        <w:t xml:space="preserve"> </w:t>
      </w:r>
      <w:proofErr w:type="spellStart"/>
      <w:r w:rsidR="005728F1">
        <w:rPr>
          <w:rFonts w:ascii="Arial" w:hAnsi="Arial" w:cs="Arial"/>
          <w:sz w:val="28"/>
          <w:szCs w:val="28"/>
        </w:rPr>
        <w:t>muna</w:t>
      </w:r>
      <w:proofErr w:type="spellEnd"/>
      <w:r w:rsidR="005728F1">
        <w:rPr>
          <w:rFonts w:ascii="Arial" w:hAnsi="Arial" w:cs="Arial"/>
          <w:sz w:val="28"/>
          <w:szCs w:val="28"/>
        </w:rPr>
        <w:t xml:space="preserve">…? </w:t>
      </w:r>
      <w:r w:rsidR="005728F1" w:rsidRPr="00886EFD">
        <w:rPr>
          <w:rFonts w:ascii="Arial" w:hAnsi="Arial" w:cs="Arial"/>
          <w:sz w:val="18"/>
          <w:szCs w:val="18"/>
        </w:rPr>
        <w:t xml:space="preserve">[Congregation </w:t>
      </w:r>
      <w:r w:rsidR="00063DA1" w:rsidRPr="00886EFD">
        <w:rPr>
          <w:rFonts w:ascii="Arial" w:hAnsi="Arial" w:cs="Arial"/>
          <w:sz w:val="18"/>
          <w:szCs w:val="18"/>
        </w:rPr>
        <w:t>says, “</w:t>
      </w:r>
      <w:proofErr w:type="spellStart"/>
      <w:r w:rsidR="005728F1" w:rsidRPr="00886EFD">
        <w:rPr>
          <w:rFonts w:ascii="Arial" w:hAnsi="Arial" w:cs="Arial"/>
          <w:sz w:val="18"/>
          <w:szCs w:val="18"/>
        </w:rPr>
        <w:t>munayo</w:t>
      </w:r>
      <w:proofErr w:type="spellEnd"/>
      <w:r w:rsidR="005728F1" w:rsidRPr="00886EFD">
        <w:rPr>
          <w:rFonts w:ascii="Arial" w:hAnsi="Arial" w:cs="Arial"/>
          <w:sz w:val="18"/>
          <w:szCs w:val="18"/>
        </w:rPr>
        <w:t>.”]</w:t>
      </w:r>
      <w:r w:rsidR="005728F1">
        <w:rPr>
          <w:rFonts w:ascii="Arial" w:hAnsi="Arial" w:cs="Arial"/>
          <w:sz w:val="28"/>
          <w:szCs w:val="28"/>
        </w:rPr>
        <w:t xml:space="preserve"> </w:t>
      </w:r>
      <w:r w:rsidR="00053C24">
        <w:rPr>
          <w:rFonts w:ascii="Arial" w:hAnsi="Arial" w:cs="Arial"/>
          <w:sz w:val="28"/>
          <w:szCs w:val="28"/>
        </w:rPr>
        <w:t xml:space="preserve">Uri </w:t>
      </w:r>
      <w:proofErr w:type="spellStart"/>
      <w:r w:rsidR="00053C24">
        <w:rPr>
          <w:rFonts w:ascii="Arial" w:hAnsi="Arial" w:cs="Arial"/>
          <w:sz w:val="28"/>
          <w:szCs w:val="28"/>
        </w:rPr>
        <w:t>kuonda</w:t>
      </w:r>
      <w:proofErr w:type="spellEnd"/>
      <w:r w:rsidR="00053C24">
        <w:rPr>
          <w:rFonts w:ascii="Arial" w:hAnsi="Arial" w:cs="Arial"/>
          <w:sz w:val="28"/>
          <w:szCs w:val="28"/>
        </w:rPr>
        <w:t xml:space="preserve"> nei?</w:t>
      </w:r>
      <w:r w:rsidR="000B5B0E">
        <w:rPr>
          <w:rFonts w:ascii="Arial" w:hAnsi="Arial" w:cs="Arial"/>
          <w:sz w:val="28"/>
          <w:szCs w:val="28"/>
        </w:rPr>
        <w:t>’</w:t>
      </w:r>
      <w:r w:rsidR="00053C24">
        <w:rPr>
          <w:rFonts w:ascii="Arial" w:hAnsi="Arial" w:cs="Arial"/>
          <w:sz w:val="28"/>
          <w:szCs w:val="28"/>
        </w:rPr>
        <w:t xml:space="preserve"> </w:t>
      </w:r>
      <w:proofErr w:type="spellStart"/>
      <w:r w:rsidR="00053C24">
        <w:rPr>
          <w:rFonts w:ascii="Arial" w:hAnsi="Arial" w:cs="Arial"/>
          <w:sz w:val="28"/>
          <w:szCs w:val="28"/>
        </w:rPr>
        <w:t>Ngaatsanangure</w:t>
      </w:r>
      <w:proofErr w:type="spellEnd"/>
      <w:r w:rsidR="00053C24">
        <w:rPr>
          <w:rFonts w:ascii="Arial" w:hAnsi="Arial" w:cs="Arial"/>
          <w:sz w:val="28"/>
          <w:szCs w:val="28"/>
        </w:rPr>
        <w:t xml:space="preserve"> </w:t>
      </w:r>
      <w:proofErr w:type="spellStart"/>
      <w:r w:rsidR="00053C24">
        <w:rPr>
          <w:rFonts w:ascii="Arial" w:hAnsi="Arial" w:cs="Arial"/>
          <w:sz w:val="28"/>
          <w:szCs w:val="28"/>
        </w:rPr>
        <w:t>chiri</w:t>
      </w:r>
      <w:proofErr w:type="spellEnd"/>
      <w:r w:rsidR="00053C24">
        <w:rPr>
          <w:rFonts w:ascii="Arial" w:hAnsi="Arial" w:cs="Arial"/>
          <w:sz w:val="28"/>
          <w:szCs w:val="28"/>
        </w:rPr>
        <w:t xml:space="preserve"> </w:t>
      </w:r>
      <w:proofErr w:type="spellStart"/>
      <w:r w:rsidR="00053C24">
        <w:rPr>
          <w:rFonts w:ascii="Arial" w:hAnsi="Arial" w:cs="Arial"/>
          <w:sz w:val="28"/>
          <w:szCs w:val="28"/>
        </w:rPr>
        <w:t>kumuonza</w:t>
      </w:r>
      <w:proofErr w:type="spellEnd"/>
      <w:r w:rsidR="00A401C7">
        <w:rPr>
          <w:rFonts w:ascii="Arial" w:hAnsi="Arial" w:cs="Arial"/>
          <w:sz w:val="28"/>
          <w:szCs w:val="28"/>
        </w:rPr>
        <w:t>.</w:t>
      </w:r>
      <w:r w:rsidR="00053C24">
        <w:rPr>
          <w:rFonts w:ascii="Arial" w:hAnsi="Arial" w:cs="Arial"/>
          <w:sz w:val="28"/>
          <w:szCs w:val="28"/>
        </w:rPr>
        <w:t xml:space="preserve"> </w:t>
      </w:r>
      <w:r w:rsidR="00A401C7">
        <w:rPr>
          <w:rFonts w:ascii="Arial" w:hAnsi="Arial" w:cs="Arial"/>
          <w:sz w:val="28"/>
          <w:szCs w:val="28"/>
        </w:rPr>
        <w:t>K</w:t>
      </w:r>
      <w:r w:rsidR="001610E9">
        <w:rPr>
          <w:rFonts w:ascii="Arial" w:hAnsi="Arial" w:cs="Arial"/>
          <w:sz w:val="28"/>
          <w:szCs w:val="28"/>
        </w:rPr>
        <w:t xml:space="preserve">ana mukadzi </w:t>
      </w:r>
      <w:proofErr w:type="spellStart"/>
      <w:r w:rsidR="001610E9">
        <w:rPr>
          <w:rFonts w:ascii="Arial" w:hAnsi="Arial" w:cs="Arial"/>
          <w:sz w:val="28"/>
          <w:szCs w:val="28"/>
        </w:rPr>
        <w:t>aakufara</w:t>
      </w:r>
      <w:proofErr w:type="spellEnd"/>
      <w:r w:rsidR="001610E9">
        <w:rPr>
          <w:rFonts w:ascii="Arial" w:hAnsi="Arial" w:cs="Arial"/>
          <w:sz w:val="28"/>
          <w:szCs w:val="28"/>
        </w:rPr>
        <w:t xml:space="preserve"> </w:t>
      </w:r>
      <w:proofErr w:type="spellStart"/>
      <w:r w:rsidR="001610E9">
        <w:rPr>
          <w:rFonts w:ascii="Arial" w:hAnsi="Arial" w:cs="Arial"/>
          <w:sz w:val="28"/>
          <w:szCs w:val="28"/>
        </w:rPr>
        <w:t>haubvunze</w:t>
      </w:r>
      <w:proofErr w:type="spellEnd"/>
      <w:r w:rsidR="001610E9">
        <w:rPr>
          <w:rFonts w:ascii="Arial" w:hAnsi="Arial" w:cs="Arial"/>
          <w:sz w:val="28"/>
          <w:szCs w:val="28"/>
        </w:rPr>
        <w:t xml:space="preserve">, face </w:t>
      </w:r>
      <w:proofErr w:type="spellStart"/>
      <w:r w:rsidR="004D0B1E">
        <w:rPr>
          <w:rFonts w:ascii="Arial" w:hAnsi="Arial" w:cs="Arial"/>
          <w:sz w:val="28"/>
          <w:szCs w:val="28"/>
        </w:rPr>
        <w:t>inotaura</w:t>
      </w:r>
      <w:proofErr w:type="spellEnd"/>
      <w:r w:rsidR="004D0B1E">
        <w:rPr>
          <w:rFonts w:ascii="Arial" w:hAnsi="Arial" w:cs="Arial"/>
          <w:sz w:val="28"/>
          <w:szCs w:val="28"/>
        </w:rPr>
        <w:t xml:space="preserve"> </w:t>
      </w:r>
      <w:proofErr w:type="spellStart"/>
      <w:r w:rsidR="004D0B1E">
        <w:rPr>
          <w:rFonts w:ascii="Arial" w:hAnsi="Arial" w:cs="Arial"/>
          <w:sz w:val="28"/>
          <w:szCs w:val="28"/>
        </w:rPr>
        <w:t>yo</w:t>
      </w:r>
      <w:proofErr w:type="spellEnd"/>
      <w:r w:rsidR="004D0B1E">
        <w:rPr>
          <w:rFonts w:ascii="Arial" w:hAnsi="Arial" w:cs="Arial"/>
          <w:sz w:val="28"/>
          <w:szCs w:val="28"/>
        </w:rPr>
        <w:t xml:space="preserve">…? </w:t>
      </w:r>
      <w:r w:rsidR="004D0B1E" w:rsidRPr="00886EFD">
        <w:rPr>
          <w:rFonts w:ascii="Arial" w:hAnsi="Arial" w:cs="Arial"/>
          <w:sz w:val="18"/>
          <w:szCs w:val="18"/>
        </w:rPr>
        <w:t xml:space="preserve">[Congregation </w:t>
      </w:r>
      <w:r w:rsidR="00063DA1" w:rsidRPr="00886EFD">
        <w:rPr>
          <w:rFonts w:ascii="Arial" w:hAnsi="Arial" w:cs="Arial"/>
          <w:sz w:val="18"/>
          <w:szCs w:val="18"/>
        </w:rPr>
        <w:t>says, “</w:t>
      </w:r>
      <w:r w:rsidR="004D0B1E" w:rsidRPr="00886EFD">
        <w:rPr>
          <w:rFonts w:ascii="Arial" w:hAnsi="Arial" w:cs="Arial"/>
          <w:sz w:val="18"/>
          <w:szCs w:val="18"/>
        </w:rPr>
        <w:t>yoga.”]</w:t>
      </w:r>
      <w:r w:rsidR="004D0B1E">
        <w:rPr>
          <w:rFonts w:ascii="Arial" w:hAnsi="Arial" w:cs="Arial"/>
          <w:sz w:val="28"/>
          <w:szCs w:val="28"/>
        </w:rPr>
        <w:t xml:space="preserve"> </w:t>
      </w:r>
      <w:proofErr w:type="spellStart"/>
      <w:r w:rsidR="004D0B1E">
        <w:rPr>
          <w:rFonts w:ascii="Arial" w:hAnsi="Arial" w:cs="Arial"/>
          <w:sz w:val="28"/>
          <w:szCs w:val="28"/>
        </w:rPr>
        <w:t>Unoona</w:t>
      </w:r>
      <w:proofErr w:type="spellEnd"/>
      <w:r w:rsidR="004D0B1E">
        <w:rPr>
          <w:rFonts w:ascii="Arial" w:hAnsi="Arial" w:cs="Arial"/>
          <w:sz w:val="28"/>
          <w:szCs w:val="28"/>
        </w:rPr>
        <w:t xml:space="preserve"> </w:t>
      </w:r>
      <w:proofErr w:type="spellStart"/>
      <w:r w:rsidR="004D0B1E">
        <w:rPr>
          <w:rFonts w:ascii="Arial" w:hAnsi="Arial" w:cs="Arial"/>
          <w:sz w:val="28"/>
          <w:szCs w:val="28"/>
        </w:rPr>
        <w:t>a</w:t>
      </w:r>
      <w:r w:rsidR="008943F2">
        <w:rPr>
          <w:rFonts w:ascii="Arial" w:hAnsi="Arial" w:cs="Arial"/>
          <w:sz w:val="28"/>
          <w:szCs w:val="28"/>
        </w:rPr>
        <w:t>chi</w:t>
      </w:r>
      <w:r w:rsidR="005F3946">
        <w:rPr>
          <w:rFonts w:ascii="Arial" w:hAnsi="Arial" w:cs="Arial"/>
          <w:sz w:val="28"/>
          <w:szCs w:val="28"/>
        </w:rPr>
        <w:t>seker</w:t>
      </w:r>
      <w:r w:rsidR="008943F2">
        <w:rPr>
          <w:rFonts w:ascii="Arial" w:hAnsi="Arial" w:cs="Arial"/>
          <w:sz w:val="28"/>
          <w:szCs w:val="28"/>
        </w:rPr>
        <w:t>e</w:t>
      </w:r>
      <w:r w:rsidR="005F3946">
        <w:rPr>
          <w:rFonts w:ascii="Arial" w:hAnsi="Arial" w:cs="Arial"/>
          <w:sz w:val="28"/>
          <w:szCs w:val="28"/>
        </w:rPr>
        <w:t>r</w:t>
      </w:r>
      <w:r w:rsidR="008943F2">
        <w:rPr>
          <w:rFonts w:ascii="Arial" w:hAnsi="Arial" w:cs="Arial"/>
          <w:sz w:val="28"/>
          <w:szCs w:val="28"/>
        </w:rPr>
        <w:t>a</w:t>
      </w:r>
      <w:proofErr w:type="spellEnd"/>
      <w:r w:rsidR="008943F2">
        <w:rPr>
          <w:rFonts w:ascii="Arial" w:hAnsi="Arial" w:cs="Arial"/>
          <w:sz w:val="28"/>
          <w:szCs w:val="28"/>
        </w:rPr>
        <w:t xml:space="preserve"> </w:t>
      </w:r>
      <w:proofErr w:type="spellStart"/>
      <w:r w:rsidR="008943F2">
        <w:rPr>
          <w:rFonts w:ascii="Arial" w:hAnsi="Arial" w:cs="Arial"/>
          <w:sz w:val="28"/>
          <w:szCs w:val="28"/>
        </w:rPr>
        <w:t>kudai</w:t>
      </w:r>
      <w:proofErr w:type="spellEnd"/>
      <w:r w:rsidR="008943F2">
        <w:rPr>
          <w:rFonts w:ascii="Arial" w:hAnsi="Arial" w:cs="Arial"/>
          <w:sz w:val="28"/>
          <w:szCs w:val="28"/>
        </w:rPr>
        <w:t xml:space="preserve"> </w:t>
      </w:r>
      <w:proofErr w:type="spellStart"/>
      <w:r w:rsidR="008943F2">
        <w:rPr>
          <w:rFonts w:ascii="Arial" w:hAnsi="Arial" w:cs="Arial"/>
          <w:sz w:val="28"/>
          <w:szCs w:val="28"/>
        </w:rPr>
        <w:t>achiita</w:t>
      </w:r>
      <w:proofErr w:type="spellEnd"/>
      <w:r w:rsidR="008943F2">
        <w:rPr>
          <w:rFonts w:ascii="Arial" w:hAnsi="Arial" w:cs="Arial"/>
          <w:sz w:val="28"/>
          <w:szCs w:val="28"/>
        </w:rPr>
        <w:t xml:space="preserve"> confidence</w:t>
      </w:r>
      <w:r w:rsidR="005F3946">
        <w:rPr>
          <w:rFonts w:ascii="Arial" w:hAnsi="Arial" w:cs="Arial"/>
          <w:sz w:val="28"/>
          <w:szCs w:val="28"/>
        </w:rPr>
        <w:t xml:space="preserve"> </w:t>
      </w:r>
      <w:proofErr w:type="spellStart"/>
      <w:r w:rsidR="005F3946">
        <w:rPr>
          <w:rFonts w:ascii="Arial" w:hAnsi="Arial" w:cs="Arial"/>
          <w:sz w:val="28"/>
          <w:szCs w:val="28"/>
        </w:rPr>
        <w:t>kudai</w:t>
      </w:r>
      <w:proofErr w:type="spellEnd"/>
      <w:r w:rsidR="005F3946">
        <w:rPr>
          <w:rFonts w:ascii="Arial" w:hAnsi="Arial" w:cs="Arial"/>
          <w:sz w:val="28"/>
          <w:szCs w:val="28"/>
        </w:rPr>
        <w:t xml:space="preserve"> </w:t>
      </w:r>
      <w:proofErr w:type="spellStart"/>
      <w:r w:rsidR="005F3946">
        <w:rPr>
          <w:rFonts w:ascii="Arial" w:hAnsi="Arial" w:cs="Arial"/>
          <w:sz w:val="28"/>
          <w:szCs w:val="28"/>
        </w:rPr>
        <w:t>akadai</w:t>
      </w:r>
      <w:proofErr w:type="spellEnd"/>
      <w:r w:rsidR="005F3946">
        <w:rPr>
          <w:rFonts w:ascii="Arial" w:hAnsi="Arial" w:cs="Arial"/>
          <w:sz w:val="28"/>
          <w:szCs w:val="28"/>
        </w:rPr>
        <w:t xml:space="preserve">, </w:t>
      </w:r>
      <w:proofErr w:type="spellStart"/>
      <w:r w:rsidR="005F3946">
        <w:rPr>
          <w:rFonts w:ascii="Arial" w:hAnsi="Arial" w:cs="Arial"/>
          <w:sz w:val="28"/>
          <w:szCs w:val="28"/>
        </w:rPr>
        <w:t>hembe</w:t>
      </w:r>
      <w:proofErr w:type="spellEnd"/>
      <w:r w:rsidR="005F3946">
        <w:rPr>
          <w:rFonts w:ascii="Arial" w:hAnsi="Arial" w:cs="Arial"/>
          <w:sz w:val="28"/>
          <w:szCs w:val="28"/>
        </w:rPr>
        <w:t xml:space="preserve"> </w:t>
      </w:r>
      <w:proofErr w:type="spellStart"/>
      <w:r w:rsidR="00693232">
        <w:rPr>
          <w:rFonts w:ascii="Arial" w:hAnsi="Arial" w:cs="Arial"/>
          <w:sz w:val="28"/>
          <w:szCs w:val="28"/>
        </w:rPr>
        <w:t>yakafita</w:t>
      </w:r>
      <w:proofErr w:type="spellEnd"/>
      <w:r w:rsidR="00693232">
        <w:rPr>
          <w:rFonts w:ascii="Arial" w:hAnsi="Arial" w:cs="Arial"/>
          <w:sz w:val="28"/>
          <w:szCs w:val="28"/>
        </w:rPr>
        <w:t xml:space="preserve"> </w:t>
      </w:r>
      <w:proofErr w:type="spellStart"/>
      <w:r w:rsidR="00693232">
        <w:rPr>
          <w:rFonts w:ascii="Arial" w:hAnsi="Arial" w:cs="Arial"/>
          <w:sz w:val="28"/>
          <w:szCs w:val="28"/>
        </w:rPr>
        <w:t>yakabata</w:t>
      </w:r>
      <w:proofErr w:type="spellEnd"/>
      <w:r w:rsidR="00693232">
        <w:rPr>
          <w:rFonts w:ascii="Arial" w:hAnsi="Arial" w:cs="Arial"/>
          <w:sz w:val="28"/>
          <w:szCs w:val="28"/>
        </w:rPr>
        <w:t xml:space="preserve"> zvakanaka </w:t>
      </w:r>
      <w:proofErr w:type="spellStart"/>
      <w:r w:rsidR="00693232">
        <w:rPr>
          <w:rFonts w:ascii="Arial" w:hAnsi="Arial" w:cs="Arial"/>
          <w:sz w:val="28"/>
          <w:szCs w:val="28"/>
        </w:rPr>
        <w:t>naka</w:t>
      </w:r>
      <w:proofErr w:type="spellEnd"/>
      <w:r w:rsidR="00A401C7">
        <w:rPr>
          <w:rFonts w:ascii="Arial" w:hAnsi="Arial" w:cs="Arial"/>
          <w:sz w:val="28"/>
          <w:szCs w:val="28"/>
        </w:rPr>
        <w:t xml:space="preserve">. </w:t>
      </w:r>
      <w:proofErr w:type="spellStart"/>
      <w:r w:rsidR="00A401C7">
        <w:rPr>
          <w:rFonts w:ascii="Arial" w:hAnsi="Arial" w:cs="Arial"/>
          <w:sz w:val="28"/>
          <w:szCs w:val="28"/>
        </w:rPr>
        <w:t>W</w:t>
      </w:r>
      <w:r w:rsidR="00693232">
        <w:rPr>
          <w:rFonts w:ascii="Arial" w:hAnsi="Arial" w:cs="Arial"/>
          <w:sz w:val="28"/>
          <w:szCs w:val="28"/>
        </w:rPr>
        <w:t>aona</w:t>
      </w:r>
      <w:proofErr w:type="spellEnd"/>
      <w:r w:rsidR="00693232">
        <w:rPr>
          <w:rFonts w:ascii="Arial" w:hAnsi="Arial" w:cs="Arial"/>
          <w:sz w:val="28"/>
          <w:szCs w:val="28"/>
        </w:rPr>
        <w:t xml:space="preserve"> </w:t>
      </w:r>
      <w:proofErr w:type="spellStart"/>
      <w:r w:rsidR="00693232">
        <w:rPr>
          <w:rFonts w:ascii="Arial" w:hAnsi="Arial" w:cs="Arial"/>
          <w:sz w:val="28"/>
          <w:szCs w:val="28"/>
        </w:rPr>
        <w:t>achifamba</w:t>
      </w:r>
      <w:proofErr w:type="spellEnd"/>
      <w:r w:rsidR="00693232">
        <w:rPr>
          <w:rFonts w:ascii="Arial" w:hAnsi="Arial" w:cs="Arial"/>
          <w:sz w:val="28"/>
          <w:szCs w:val="28"/>
        </w:rPr>
        <w:t xml:space="preserve"> </w:t>
      </w:r>
      <w:proofErr w:type="spellStart"/>
      <w:r w:rsidR="00AF227F">
        <w:rPr>
          <w:rFonts w:ascii="Arial" w:hAnsi="Arial" w:cs="Arial"/>
          <w:sz w:val="28"/>
          <w:szCs w:val="28"/>
        </w:rPr>
        <w:t>apa</w:t>
      </w:r>
      <w:proofErr w:type="spellEnd"/>
      <w:r w:rsidR="00080CF8">
        <w:rPr>
          <w:rFonts w:ascii="Arial" w:hAnsi="Arial" w:cs="Arial"/>
          <w:sz w:val="28"/>
          <w:szCs w:val="28"/>
        </w:rPr>
        <w:t>. A</w:t>
      </w:r>
      <w:r w:rsidR="00AF227F">
        <w:rPr>
          <w:rFonts w:ascii="Arial" w:hAnsi="Arial" w:cs="Arial"/>
          <w:sz w:val="28"/>
          <w:szCs w:val="28"/>
        </w:rPr>
        <w:t xml:space="preserve">nd the one who gives the confidence is </w:t>
      </w:r>
      <w:r w:rsidR="00C63569">
        <w:rPr>
          <w:rFonts w:ascii="Arial" w:hAnsi="Arial" w:cs="Arial"/>
          <w:sz w:val="28"/>
          <w:szCs w:val="28"/>
        </w:rPr>
        <w:t>you,</w:t>
      </w:r>
      <w:r w:rsidR="00AF227F">
        <w:rPr>
          <w:rFonts w:ascii="Arial" w:hAnsi="Arial" w:cs="Arial"/>
          <w:sz w:val="28"/>
          <w:szCs w:val="28"/>
        </w:rPr>
        <w:t xml:space="preserve"> m</w:t>
      </w:r>
      <w:r w:rsidR="00F93F34">
        <w:rPr>
          <w:rFonts w:ascii="Arial" w:hAnsi="Arial" w:cs="Arial"/>
          <w:sz w:val="28"/>
          <w:szCs w:val="28"/>
        </w:rPr>
        <w:t>y brother</w:t>
      </w:r>
      <w:r w:rsidR="00C769D8">
        <w:rPr>
          <w:rFonts w:ascii="Arial" w:hAnsi="Arial" w:cs="Arial"/>
          <w:sz w:val="28"/>
          <w:szCs w:val="28"/>
        </w:rPr>
        <w:t>.</w:t>
      </w:r>
      <w:r w:rsidR="007F5877">
        <w:rPr>
          <w:rFonts w:ascii="Arial" w:hAnsi="Arial" w:cs="Arial"/>
          <w:sz w:val="28"/>
          <w:szCs w:val="28"/>
        </w:rPr>
        <w:t xml:space="preserve"> </w:t>
      </w:r>
      <w:r w:rsidR="00534101" w:rsidRPr="00534101">
        <w:rPr>
          <w:rFonts w:ascii="Arial" w:hAnsi="Arial" w:cs="Arial"/>
          <w:sz w:val="18"/>
          <w:szCs w:val="28"/>
        </w:rPr>
        <w:t xml:space="preserve">[Congregation says, “Amen.”] </w:t>
      </w:r>
    </w:p>
    <w:p w14:paraId="3651A727" w14:textId="5EC23E4C" w:rsidR="00B43EF4" w:rsidRDefault="00161437" w:rsidP="00EE1207">
      <w:pPr>
        <w:jc w:val="both"/>
        <w:rPr>
          <w:rFonts w:ascii="Arial" w:hAnsi="Arial" w:cs="Arial"/>
          <w:sz w:val="28"/>
          <w:szCs w:val="28"/>
        </w:rPr>
      </w:pPr>
      <w:r>
        <w:rPr>
          <w:rFonts w:ascii="Arial" w:hAnsi="Arial" w:cs="Arial"/>
          <w:sz w:val="28"/>
          <w:szCs w:val="28"/>
          <w:vertAlign w:val="superscript"/>
        </w:rPr>
        <w:t xml:space="preserve">154 </w:t>
      </w:r>
      <w:r w:rsidR="00AF6482">
        <w:rPr>
          <w:rFonts w:ascii="Arial" w:hAnsi="Arial" w:cs="Arial"/>
          <w:sz w:val="28"/>
          <w:szCs w:val="28"/>
        </w:rPr>
        <w:t xml:space="preserve">Nhasi zuva redu </w:t>
      </w:r>
      <w:proofErr w:type="spellStart"/>
      <w:r w:rsidR="00AF6482">
        <w:rPr>
          <w:rFonts w:ascii="Arial" w:hAnsi="Arial" w:cs="Arial"/>
          <w:sz w:val="28"/>
          <w:szCs w:val="28"/>
        </w:rPr>
        <w:t>reChishanu</w:t>
      </w:r>
      <w:proofErr w:type="spellEnd"/>
      <w:r w:rsidR="00AF6482">
        <w:rPr>
          <w:rFonts w:ascii="Arial" w:hAnsi="Arial" w:cs="Arial"/>
          <w:sz w:val="28"/>
          <w:szCs w:val="28"/>
        </w:rPr>
        <w:t xml:space="preserve"> iri, </w:t>
      </w:r>
      <w:proofErr w:type="spellStart"/>
      <w:r w:rsidR="00AF6482">
        <w:rPr>
          <w:rFonts w:ascii="Arial" w:hAnsi="Arial" w:cs="Arial"/>
          <w:sz w:val="28"/>
          <w:szCs w:val="28"/>
        </w:rPr>
        <w:t>r</w:t>
      </w:r>
      <w:r w:rsidR="00D01C6A">
        <w:rPr>
          <w:rFonts w:ascii="Arial" w:hAnsi="Arial" w:cs="Arial"/>
          <w:sz w:val="28"/>
          <w:szCs w:val="28"/>
        </w:rPr>
        <w:t>ata</w:t>
      </w:r>
      <w:r w:rsidR="00D93EA4">
        <w:rPr>
          <w:rFonts w:ascii="Arial" w:hAnsi="Arial" w:cs="Arial"/>
          <w:sz w:val="28"/>
          <w:szCs w:val="28"/>
        </w:rPr>
        <w:t>k</w:t>
      </w:r>
      <w:r w:rsidR="00E945EA">
        <w:rPr>
          <w:rFonts w:ascii="Arial" w:hAnsi="Arial" w:cs="Arial"/>
          <w:sz w:val="28"/>
          <w:szCs w:val="28"/>
        </w:rPr>
        <w:t>a</w:t>
      </w:r>
      <w:proofErr w:type="spellEnd"/>
      <w:r w:rsidR="00E945EA">
        <w:rPr>
          <w:rFonts w:ascii="Arial" w:hAnsi="Arial" w:cs="Arial"/>
          <w:sz w:val="28"/>
          <w:szCs w:val="28"/>
        </w:rPr>
        <w:t xml:space="preserve">… </w:t>
      </w:r>
      <w:proofErr w:type="spellStart"/>
      <w:r w:rsidR="00E945EA" w:rsidRPr="009462DC">
        <w:rPr>
          <w:rFonts w:ascii="Arial" w:hAnsi="Arial" w:cs="Arial"/>
          <w:i/>
          <w:iCs/>
          <w:sz w:val="28"/>
          <w:szCs w:val="28"/>
        </w:rPr>
        <w:t>dedi</w:t>
      </w:r>
      <w:proofErr w:type="spellEnd"/>
      <w:r w:rsidR="00E945EA" w:rsidRPr="009462DC">
        <w:rPr>
          <w:rFonts w:ascii="Arial" w:hAnsi="Arial" w:cs="Arial"/>
          <w:i/>
          <w:iCs/>
          <w:sz w:val="28"/>
          <w:szCs w:val="28"/>
        </w:rPr>
        <w:t>-keta</w:t>
      </w:r>
      <w:r w:rsidR="00E945EA">
        <w:rPr>
          <w:rFonts w:ascii="Arial" w:hAnsi="Arial" w:cs="Arial"/>
          <w:sz w:val="28"/>
          <w:szCs w:val="28"/>
        </w:rPr>
        <w:t xml:space="preserve"> </w:t>
      </w:r>
      <w:r w:rsidR="0015315D" w:rsidRPr="00886EFD">
        <w:rPr>
          <w:rFonts w:ascii="Arial" w:hAnsi="Arial" w:cs="Arial"/>
          <w:sz w:val="18"/>
          <w:szCs w:val="18"/>
        </w:rPr>
        <w:t>[dedicate-ED]</w:t>
      </w:r>
      <w:r w:rsidR="0015315D">
        <w:rPr>
          <w:rFonts w:ascii="Arial" w:hAnsi="Arial" w:cs="Arial"/>
          <w:sz w:val="28"/>
          <w:szCs w:val="28"/>
        </w:rPr>
        <w:t xml:space="preserve"> </w:t>
      </w:r>
      <w:proofErr w:type="spellStart"/>
      <w:r w:rsidR="00E945EA">
        <w:rPr>
          <w:rFonts w:ascii="Arial" w:hAnsi="Arial" w:cs="Arial"/>
          <w:sz w:val="28"/>
          <w:szCs w:val="28"/>
        </w:rPr>
        <w:t>kustatus</w:t>
      </w:r>
      <w:proofErr w:type="spellEnd"/>
      <w:r w:rsidR="009462DC">
        <w:rPr>
          <w:rFonts w:ascii="Arial" w:hAnsi="Arial" w:cs="Arial"/>
          <w:sz w:val="28"/>
          <w:szCs w:val="28"/>
        </w:rPr>
        <w:t>,</w:t>
      </w:r>
      <w:r w:rsidR="005728F1">
        <w:rPr>
          <w:rFonts w:ascii="Arial" w:hAnsi="Arial" w:cs="Arial"/>
          <w:sz w:val="28"/>
          <w:szCs w:val="28"/>
        </w:rPr>
        <w:t xml:space="preserve"> </w:t>
      </w:r>
      <w:r w:rsidR="009462DC">
        <w:rPr>
          <w:rFonts w:ascii="Arial" w:hAnsi="Arial" w:cs="Arial"/>
          <w:sz w:val="28"/>
          <w:szCs w:val="28"/>
        </w:rPr>
        <w:t xml:space="preserve">ini </w:t>
      </w:r>
      <w:proofErr w:type="spellStart"/>
      <w:r w:rsidR="009462DC">
        <w:rPr>
          <w:rFonts w:ascii="Arial" w:hAnsi="Arial" w:cs="Arial"/>
          <w:sz w:val="28"/>
          <w:szCs w:val="28"/>
        </w:rPr>
        <w:t>handizi</w:t>
      </w:r>
      <w:proofErr w:type="spellEnd"/>
      <w:r w:rsidR="009462DC">
        <w:rPr>
          <w:rFonts w:ascii="Arial" w:hAnsi="Arial" w:cs="Arial"/>
          <w:sz w:val="28"/>
          <w:szCs w:val="28"/>
        </w:rPr>
        <w:t xml:space="preserve"> </w:t>
      </w:r>
      <w:proofErr w:type="spellStart"/>
      <w:r w:rsidR="009462DC">
        <w:rPr>
          <w:rFonts w:ascii="Arial" w:hAnsi="Arial" w:cs="Arial"/>
          <w:sz w:val="28"/>
          <w:szCs w:val="28"/>
        </w:rPr>
        <w:t>kuzogutsikana</w:t>
      </w:r>
      <w:proofErr w:type="spellEnd"/>
      <w:r w:rsidR="009462DC">
        <w:rPr>
          <w:rFonts w:ascii="Arial" w:hAnsi="Arial" w:cs="Arial"/>
          <w:sz w:val="28"/>
          <w:szCs w:val="28"/>
        </w:rPr>
        <w:t xml:space="preserve"> </w:t>
      </w:r>
      <w:proofErr w:type="spellStart"/>
      <w:r w:rsidR="009462DC">
        <w:rPr>
          <w:rFonts w:ascii="Arial" w:hAnsi="Arial" w:cs="Arial"/>
          <w:sz w:val="28"/>
          <w:szCs w:val="28"/>
        </w:rPr>
        <w:t>kusvika</w:t>
      </w:r>
      <w:proofErr w:type="spellEnd"/>
      <w:r w:rsidR="009462DC">
        <w:rPr>
          <w:rFonts w:ascii="Arial" w:hAnsi="Arial" w:cs="Arial"/>
          <w:sz w:val="28"/>
          <w:szCs w:val="28"/>
        </w:rPr>
        <w:t xml:space="preserve"> </w:t>
      </w:r>
      <w:proofErr w:type="spellStart"/>
      <w:r w:rsidR="009462DC">
        <w:rPr>
          <w:rFonts w:ascii="Arial" w:hAnsi="Arial" w:cs="Arial"/>
          <w:sz w:val="28"/>
          <w:szCs w:val="28"/>
        </w:rPr>
        <w:t>ndaona</w:t>
      </w:r>
      <w:proofErr w:type="spellEnd"/>
      <w:r w:rsidR="009462DC">
        <w:rPr>
          <w:rFonts w:ascii="Arial" w:hAnsi="Arial" w:cs="Arial"/>
          <w:sz w:val="28"/>
          <w:szCs w:val="28"/>
        </w:rPr>
        <w:t xml:space="preserve"> status </w:t>
      </w:r>
      <w:proofErr w:type="spellStart"/>
      <w:r w:rsidR="00E66EEA">
        <w:rPr>
          <w:rFonts w:ascii="Arial" w:hAnsi="Arial" w:cs="Arial"/>
          <w:sz w:val="28"/>
          <w:szCs w:val="28"/>
        </w:rPr>
        <w:t>yevanhu</w:t>
      </w:r>
      <w:proofErr w:type="spellEnd"/>
      <w:r w:rsidR="00E66EEA">
        <w:rPr>
          <w:rFonts w:ascii="Arial" w:hAnsi="Arial" w:cs="Arial"/>
          <w:sz w:val="28"/>
          <w:szCs w:val="28"/>
        </w:rPr>
        <w:t xml:space="preserve"> vari </w:t>
      </w:r>
      <w:proofErr w:type="spellStart"/>
      <w:r w:rsidR="00E66EEA">
        <w:rPr>
          <w:rFonts w:ascii="Arial" w:hAnsi="Arial" w:cs="Arial"/>
          <w:sz w:val="28"/>
          <w:szCs w:val="28"/>
        </w:rPr>
        <w:t>kutsanya</w:t>
      </w:r>
      <w:proofErr w:type="spellEnd"/>
      <w:r w:rsidR="00E66EEA">
        <w:rPr>
          <w:rFonts w:ascii="Arial" w:hAnsi="Arial" w:cs="Arial"/>
          <w:sz w:val="28"/>
          <w:szCs w:val="28"/>
        </w:rPr>
        <w:t xml:space="preserve"> </w:t>
      </w:r>
      <w:proofErr w:type="spellStart"/>
      <w:r w:rsidR="00E66EEA">
        <w:rPr>
          <w:rFonts w:ascii="Arial" w:hAnsi="Arial" w:cs="Arial"/>
          <w:sz w:val="28"/>
          <w:szCs w:val="28"/>
        </w:rPr>
        <w:t>ndichiparidzira</w:t>
      </w:r>
      <w:proofErr w:type="spellEnd"/>
      <w:r w:rsidR="00E66EEA">
        <w:rPr>
          <w:rFonts w:ascii="Arial" w:hAnsi="Arial" w:cs="Arial"/>
          <w:sz w:val="28"/>
          <w:szCs w:val="28"/>
        </w:rPr>
        <w:t xml:space="preserve"> every day</w:t>
      </w:r>
      <w:r w:rsidR="00675D42">
        <w:rPr>
          <w:rFonts w:ascii="Arial" w:hAnsi="Arial" w:cs="Arial"/>
          <w:sz w:val="28"/>
          <w:szCs w:val="28"/>
        </w:rPr>
        <w:t xml:space="preserve">, </w:t>
      </w:r>
      <w:proofErr w:type="spellStart"/>
      <w:r w:rsidR="00675D42">
        <w:rPr>
          <w:rFonts w:ascii="Arial" w:hAnsi="Arial" w:cs="Arial"/>
          <w:sz w:val="28"/>
          <w:szCs w:val="28"/>
        </w:rPr>
        <w:t>yasanduka</w:t>
      </w:r>
      <w:proofErr w:type="spellEnd"/>
      <w:r w:rsidR="00675D4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75D42">
        <w:rPr>
          <w:rFonts w:ascii="Arial" w:hAnsi="Arial" w:cs="Arial"/>
          <w:sz w:val="28"/>
          <w:szCs w:val="28"/>
        </w:rPr>
        <w:t>Aihwa</w:t>
      </w:r>
      <w:proofErr w:type="spellEnd"/>
      <w:r w:rsidR="00675D42">
        <w:rPr>
          <w:rFonts w:ascii="Arial" w:hAnsi="Arial" w:cs="Arial"/>
          <w:sz w:val="28"/>
          <w:szCs w:val="28"/>
        </w:rPr>
        <w:t xml:space="preserve"> </w:t>
      </w:r>
      <w:proofErr w:type="spellStart"/>
      <w:r w:rsidR="00C769D8">
        <w:rPr>
          <w:rFonts w:ascii="Arial" w:hAnsi="Arial" w:cs="Arial"/>
          <w:sz w:val="28"/>
          <w:szCs w:val="28"/>
        </w:rPr>
        <w:t>n</w:t>
      </w:r>
      <w:r w:rsidR="00675D42">
        <w:rPr>
          <w:rFonts w:ascii="Arial" w:hAnsi="Arial" w:cs="Arial"/>
          <w:sz w:val="28"/>
          <w:szCs w:val="28"/>
        </w:rPr>
        <w:t>doda</w:t>
      </w:r>
      <w:proofErr w:type="spellEnd"/>
      <w:r w:rsidR="00675D42">
        <w:rPr>
          <w:rFonts w:ascii="Arial" w:hAnsi="Arial" w:cs="Arial"/>
          <w:sz w:val="28"/>
          <w:szCs w:val="28"/>
        </w:rPr>
        <w:t xml:space="preserve"> </w:t>
      </w:r>
      <w:r w:rsidR="00D83029">
        <w:rPr>
          <w:rFonts w:ascii="Arial" w:hAnsi="Arial" w:cs="Arial"/>
          <w:sz w:val="28"/>
          <w:szCs w:val="28"/>
        </w:rPr>
        <w:t>A</w:t>
      </w:r>
      <w:r w:rsidR="00675D42">
        <w:rPr>
          <w:rFonts w:ascii="Arial" w:hAnsi="Arial" w:cs="Arial"/>
          <w:sz w:val="28"/>
          <w:szCs w:val="28"/>
        </w:rPr>
        <w:t xml:space="preserve">men </w:t>
      </w:r>
      <w:proofErr w:type="spellStart"/>
      <w:r w:rsidR="00675D42">
        <w:rPr>
          <w:rFonts w:ascii="Arial" w:hAnsi="Arial" w:cs="Arial"/>
          <w:sz w:val="28"/>
          <w:szCs w:val="28"/>
        </w:rPr>
        <w:t>akadarika</w:t>
      </w:r>
      <w:proofErr w:type="spellEnd"/>
      <w:r w:rsidR="00675D42">
        <w:rPr>
          <w:rFonts w:ascii="Arial" w:hAnsi="Arial" w:cs="Arial"/>
          <w:sz w:val="28"/>
          <w:szCs w:val="28"/>
        </w:rPr>
        <w:t xml:space="preserve"> ipapo</w:t>
      </w:r>
      <w:r w:rsidR="00080CF8">
        <w:rPr>
          <w:rFonts w:ascii="Arial" w:hAnsi="Arial" w:cs="Arial"/>
          <w:sz w:val="28"/>
          <w:szCs w:val="28"/>
        </w:rPr>
        <w:t>.</w:t>
      </w:r>
      <w:r w:rsidR="00675D42">
        <w:rPr>
          <w:rFonts w:ascii="Arial" w:hAnsi="Arial" w:cs="Arial"/>
          <w:sz w:val="28"/>
          <w:szCs w:val="28"/>
        </w:rPr>
        <w:t xml:space="preserve"> </w:t>
      </w:r>
      <w:r w:rsidR="00534101" w:rsidRPr="00534101">
        <w:rPr>
          <w:rFonts w:ascii="Arial" w:hAnsi="Arial" w:cs="Arial"/>
          <w:sz w:val="18"/>
          <w:szCs w:val="28"/>
        </w:rPr>
        <w:t xml:space="preserve">[Congregation says, “Amen.”] </w:t>
      </w:r>
      <w:r w:rsidR="00080CF8">
        <w:rPr>
          <w:rFonts w:ascii="Arial" w:hAnsi="Arial" w:cs="Arial"/>
          <w:sz w:val="28"/>
          <w:szCs w:val="28"/>
        </w:rPr>
        <w:t>N</w:t>
      </w:r>
      <w:r w:rsidR="00A23187">
        <w:rPr>
          <w:rFonts w:ascii="Arial" w:hAnsi="Arial" w:cs="Arial"/>
          <w:sz w:val="28"/>
          <w:szCs w:val="28"/>
        </w:rPr>
        <w:t xml:space="preserve">doda Amen </w:t>
      </w:r>
      <w:proofErr w:type="spellStart"/>
      <w:r w:rsidR="00A23187">
        <w:rPr>
          <w:rFonts w:ascii="Arial" w:hAnsi="Arial" w:cs="Arial"/>
          <w:sz w:val="28"/>
          <w:szCs w:val="28"/>
        </w:rPr>
        <w:t>akapfuura</w:t>
      </w:r>
      <w:proofErr w:type="spellEnd"/>
      <w:r w:rsidR="00A23187">
        <w:rPr>
          <w:rFonts w:ascii="Arial" w:hAnsi="Arial" w:cs="Arial"/>
          <w:sz w:val="28"/>
          <w:szCs w:val="28"/>
        </w:rPr>
        <w:t xml:space="preserve"> ipapo</w:t>
      </w:r>
      <w:r w:rsidR="00E2474D">
        <w:rPr>
          <w:rFonts w:ascii="Arial" w:hAnsi="Arial" w:cs="Arial"/>
          <w:sz w:val="28"/>
          <w:szCs w:val="28"/>
        </w:rPr>
        <w:t>!</w:t>
      </w:r>
      <w:r w:rsidR="00A23187">
        <w:rPr>
          <w:rFonts w:ascii="Arial" w:hAnsi="Arial" w:cs="Arial"/>
          <w:sz w:val="28"/>
          <w:szCs w:val="28"/>
        </w:rPr>
        <w:t xml:space="preserve"> </w:t>
      </w:r>
      <w:r w:rsidR="00534101" w:rsidRPr="00534101">
        <w:rPr>
          <w:rFonts w:ascii="Arial" w:hAnsi="Arial" w:cs="Arial"/>
          <w:sz w:val="18"/>
          <w:szCs w:val="28"/>
        </w:rPr>
        <w:t xml:space="preserve">[Congregation says, “Amen.”] </w:t>
      </w:r>
      <w:r w:rsidR="00D83029">
        <w:rPr>
          <w:rFonts w:ascii="Arial" w:hAnsi="Arial" w:cs="Arial"/>
          <w:sz w:val="28"/>
          <w:szCs w:val="28"/>
        </w:rPr>
        <w:t xml:space="preserve">Mari </w:t>
      </w:r>
      <w:proofErr w:type="spellStart"/>
      <w:r w:rsidR="00D83029">
        <w:rPr>
          <w:rFonts w:ascii="Arial" w:hAnsi="Arial" w:cs="Arial"/>
          <w:sz w:val="28"/>
          <w:szCs w:val="28"/>
        </w:rPr>
        <w:t>yavapo</w:t>
      </w:r>
      <w:proofErr w:type="spellEnd"/>
      <w:r w:rsidR="00D83029">
        <w:rPr>
          <w:rFonts w:ascii="Arial" w:hAnsi="Arial" w:cs="Arial"/>
          <w:sz w:val="28"/>
          <w:szCs w:val="28"/>
        </w:rPr>
        <w:t xml:space="preserve">, pfuma </w:t>
      </w:r>
      <w:proofErr w:type="spellStart"/>
      <w:r w:rsidR="00D83029">
        <w:rPr>
          <w:rFonts w:ascii="Arial" w:hAnsi="Arial" w:cs="Arial"/>
          <w:sz w:val="28"/>
          <w:szCs w:val="28"/>
        </w:rPr>
        <w:t>yadii</w:t>
      </w:r>
      <w:proofErr w:type="spellEnd"/>
      <w:r w:rsidR="00D83029">
        <w:rPr>
          <w:rFonts w:ascii="Arial" w:hAnsi="Arial" w:cs="Arial"/>
          <w:sz w:val="28"/>
          <w:szCs w:val="28"/>
        </w:rPr>
        <w:t xml:space="preserve">…? </w:t>
      </w:r>
      <w:r w:rsidR="00D83029" w:rsidRPr="00886EFD">
        <w:rPr>
          <w:rFonts w:ascii="Arial" w:hAnsi="Arial" w:cs="Arial"/>
          <w:sz w:val="18"/>
          <w:szCs w:val="18"/>
        </w:rPr>
        <w:t xml:space="preserve">[Congregation </w:t>
      </w:r>
      <w:r w:rsidR="00063DA1" w:rsidRPr="00886EFD">
        <w:rPr>
          <w:rFonts w:ascii="Arial" w:hAnsi="Arial" w:cs="Arial"/>
          <w:sz w:val="18"/>
          <w:szCs w:val="18"/>
        </w:rPr>
        <w:t>says, “</w:t>
      </w:r>
      <w:proofErr w:type="spellStart"/>
      <w:r w:rsidR="00D83029" w:rsidRPr="00886EFD">
        <w:rPr>
          <w:rFonts w:ascii="Arial" w:hAnsi="Arial" w:cs="Arial"/>
          <w:sz w:val="18"/>
          <w:szCs w:val="18"/>
        </w:rPr>
        <w:t>yavapo</w:t>
      </w:r>
      <w:proofErr w:type="spellEnd"/>
      <w:r w:rsidR="00EA45CE" w:rsidRPr="00886EFD">
        <w:rPr>
          <w:rFonts w:ascii="Arial" w:hAnsi="Arial" w:cs="Arial"/>
          <w:sz w:val="18"/>
          <w:szCs w:val="18"/>
        </w:rPr>
        <w:t>.</w:t>
      </w:r>
      <w:r w:rsidR="00D83029" w:rsidRPr="00886EFD">
        <w:rPr>
          <w:rFonts w:ascii="Arial" w:hAnsi="Arial" w:cs="Arial"/>
          <w:sz w:val="18"/>
          <w:szCs w:val="18"/>
        </w:rPr>
        <w:t>”]</w:t>
      </w:r>
      <w:r w:rsidR="00D83029">
        <w:rPr>
          <w:rFonts w:ascii="Arial" w:hAnsi="Arial" w:cs="Arial"/>
          <w:sz w:val="28"/>
          <w:szCs w:val="28"/>
        </w:rPr>
        <w:t xml:space="preserve"> </w:t>
      </w:r>
    </w:p>
    <w:p w14:paraId="71DF1DF4" w14:textId="01910110" w:rsidR="00CD02EA" w:rsidRDefault="00B43EF4" w:rsidP="00EE1207">
      <w:pPr>
        <w:jc w:val="both"/>
        <w:rPr>
          <w:rFonts w:ascii="Arial" w:hAnsi="Arial" w:cs="Arial"/>
          <w:sz w:val="28"/>
          <w:szCs w:val="28"/>
        </w:rPr>
      </w:pPr>
      <w:r>
        <w:rPr>
          <w:rFonts w:ascii="Arial" w:hAnsi="Arial" w:cs="Arial"/>
          <w:sz w:val="28"/>
          <w:szCs w:val="28"/>
          <w:vertAlign w:val="superscript"/>
        </w:rPr>
        <w:t xml:space="preserve">155 </w:t>
      </w:r>
      <w:proofErr w:type="spellStart"/>
      <w:r>
        <w:rPr>
          <w:rFonts w:ascii="Arial" w:hAnsi="Arial" w:cs="Arial"/>
          <w:sz w:val="28"/>
          <w:szCs w:val="28"/>
        </w:rPr>
        <w:t>T</w:t>
      </w:r>
      <w:r w:rsidR="005B3991">
        <w:rPr>
          <w:rFonts w:ascii="Arial" w:hAnsi="Arial" w:cs="Arial"/>
          <w:sz w:val="28"/>
          <w:szCs w:val="28"/>
        </w:rPr>
        <w:t>ovaka</w:t>
      </w:r>
      <w:proofErr w:type="spellEnd"/>
      <w:r w:rsidR="005B3991">
        <w:rPr>
          <w:rFonts w:ascii="Arial" w:hAnsi="Arial" w:cs="Arial"/>
          <w:sz w:val="28"/>
          <w:szCs w:val="28"/>
        </w:rPr>
        <w:t xml:space="preserve"> </w:t>
      </w:r>
      <w:proofErr w:type="spellStart"/>
      <w:r w:rsidR="005B3991">
        <w:rPr>
          <w:rFonts w:ascii="Arial" w:hAnsi="Arial" w:cs="Arial"/>
          <w:sz w:val="28"/>
          <w:szCs w:val="28"/>
        </w:rPr>
        <w:t>chechi</w:t>
      </w:r>
      <w:proofErr w:type="spellEnd"/>
      <w:r w:rsidR="005B3991">
        <w:rPr>
          <w:rFonts w:ascii="Arial" w:hAnsi="Arial" w:cs="Arial"/>
          <w:sz w:val="28"/>
          <w:szCs w:val="28"/>
        </w:rPr>
        <w:t xml:space="preserve"> dzedu </w:t>
      </w:r>
      <w:proofErr w:type="spellStart"/>
      <w:r w:rsidR="005B3991">
        <w:rPr>
          <w:rFonts w:ascii="Arial" w:hAnsi="Arial" w:cs="Arial"/>
          <w:sz w:val="28"/>
          <w:szCs w:val="28"/>
        </w:rPr>
        <w:t>panapa</w:t>
      </w:r>
      <w:proofErr w:type="spellEnd"/>
      <w:r w:rsidR="005B3991">
        <w:rPr>
          <w:rFonts w:ascii="Arial" w:hAnsi="Arial" w:cs="Arial"/>
          <w:sz w:val="28"/>
          <w:szCs w:val="28"/>
        </w:rPr>
        <w:t xml:space="preserve"> </w:t>
      </w:r>
      <w:proofErr w:type="spellStart"/>
      <w:r w:rsidR="005B3991">
        <w:rPr>
          <w:rFonts w:ascii="Arial" w:hAnsi="Arial" w:cs="Arial"/>
          <w:sz w:val="28"/>
          <w:szCs w:val="28"/>
        </w:rPr>
        <w:t>toda</w:t>
      </w:r>
      <w:proofErr w:type="spellEnd"/>
      <w:r w:rsidR="005B3991">
        <w:rPr>
          <w:rFonts w:ascii="Arial" w:hAnsi="Arial" w:cs="Arial"/>
          <w:sz w:val="28"/>
          <w:szCs w:val="28"/>
        </w:rPr>
        <w:t xml:space="preserve"> </w:t>
      </w:r>
      <w:proofErr w:type="spellStart"/>
      <w:r w:rsidR="005B3991">
        <w:rPr>
          <w:rFonts w:ascii="Arial" w:hAnsi="Arial" w:cs="Arial"/>
          <w:sz w:val="28"/>
          <w:szCs w:val="28"/>
        </w:rPr>
        <w:t>kuva</w:t>
      </w:r>
      <w:proofErr w:type="spellEnd"/>
      <w:r w:rsidR="005B3991">
        <w:rPr>
          <w:rFonts w:ascii="Arial" w:hAnsi="Arial" w:cs="Arial"/>
          <w:sz w:val="28"/>
          <w:szCs w:val="28"/>
        </w:rPr>
        <w:t xml:space="preserve"> vanhu… </w:t>
      </w:r>
      <w:r w:rsidR="00A156E3">
        <w:rPr>
          <w:rFonts w:ascii="Arial" w:hAnsi="Arial" w:cs="Arial"/>
          <w:sz w:val="28"/>
          <w:szCs w:val="28"/>
        </w:rPr>
        <w:t>I</w:t>
      </w:r>
      <w:r w:rsidR="00CB2C2C">
        <w:rPr>
          <w:rFonts w:ascii="Arial" w:hAnsi="Arial" w:cs="Arial"/>
          <w:sz w:val="28"/>
          <w:szCs w:val="28"/>
        </w:rPr>
        <w:t>ye</w:t>
      </w:r>
      <w:r w:rsidR="00A156E3">
        <w:rPr>
          <w:rFonts w:ascii="Arial" w:hAnsi="Arial" w:cs="Arial"/>
          <w:sz w:val="28"/>
          <w:szCs w:val="28"/>
        </w:rPr>
        <w:t xml:space="preserve"> </w:t>
      </w:r>
      <w:proofErr w:type="spellStart"/>
      <w:r w:rsidR="00CB2C2C">
        <w:rPr>
          <w:rFonts w:ascii="Arial" w:hAnsi="Arial" w:cs="Arial"/>
          <w:sz w:val="28"/>
          <w:szCs w:val="28"/>
        </w:rPr>
        <w:t>z</w:t>
      </w:r>
      <w:r w:rsidR="005B3991">
        <w:rPr>
          <w:rFonts w:ascii="Arial" w:hAnsi="Arial" w:cs="Arial"/>
          <w:sz w:val="28"/>
          <w:szCs w:val="28"/>
        </w:rPr>
        <w:t>v</w:t>
      </w:r>
      <w:r w:rsidR="00CB2C2C">
        <w:rPr>
          <w:rFonts w:ascii="Arial" w:hAnsi="Arial" w:cs="Arial"/>
          <w:sz w:val="28"/>
          <w:szCs w:val="28"/>
        </w:rPr>
        <w:t>i</w:t>
      </w:r>
      <w:r w:rsidR="005B3991">
        <w:rPr>
          <w:rFonts w:ascii="Arial" w:hAnsi="Arial" w:cs="Arial"/>
          <w:sz w:val="28"/>
          <w:szCs w:val="28"/>
        </w:rPr>
        <w:t>no</w:t>
      </w:r>
      <w:proofErr w:type="spellEnd"/>
      <w:r w:rsidR="005B3991">
        <w:rPr>
          <w:rFonts w:ascii="Arial" w:hAnsi="Arial" w:cs="Arial"/>
          <w:sz w:val="28"/>
          <w:szCs w:val="28"/>
        </w:rPr>
        <w:t xml:space="preserve"> </w:t>
      </w:r>
      <w:r w:rsidR="00712C0D">
        <w:rPr>
          <w:rFonts w:ascii="Arial" w:hAnsi="Arial" w:cs="Arial"/>
          <w:sz w:val="28"/>
          <w:szCs w:val="28"/>
        </w:rPr>
        <w:t xml:space="preserve">ndaita </w:t>
      </w:r>
      <w:r w:rsidR="00CB2C2C">
        <w:rPr>
          <w:rFonts w:ascii="Arial" w:hAnsi="Arial" w:cs="Arial"/>
          <w:sz w:val="28"/>
          <w:szCs w:val="28"/>
        </w:rPr>
        <w:t xml:space="preserve">kana </w:t>
      </w:r>
      <w:proofErr w:type="spellStart"/>
      <w:r w:rsidR="00CB2C2C">
        <w:rPr>
          <w:rFonts w:ascii="Arial" w:hAnsi="Arial" w:cs="Arial"/>
          <w:sz w:val="28"/>
          <w:szCs w:val="28"/>
        </w:rPr>
        <w:t>tikadai</w:t>
      </w:r>
      <w:proofErr w:type="spellEnd"/>
      <w:r w:rsidR="00CB2C2C">
        <w:rPr>
          <w:rFonts w:ascii="Arial" w:hAnsi="Arial" w:cs="Arial"/>
          <w:sz w:val="28"/>
          <w:szCs w:val="28"/>
        </w:rPr>
        <w:t xml:space="preserve">, </w:t>
      </w:r>
      <w:r w:rsidR="006431A7">
        <w:rPr>
          <w:rFonts w:ascii="Arial" w:hAnsi="Arial" w:cs="Arial"/>
          <w:sz w:val="28"/>
          <w:szCs w:val="28"/>
        </w:rPr>
        <w:t xml:space="preserve">nzvimbo ino </w:t>
      </w:r>
      <w:proofErr w:type="spellStart"/>
      <w:r w:rsidR="006431A7">
        <w:rPr>
          <w:rFonts w:ascii="Arial" w:hAnsi="Arial" w:cs="Arial"/>
          <w:sz w:val="28"/>
          <w:szCs w:val="28"/>
        </w:rPr>
        <w:t>taigadzira</w:t>
      </w:r>
      <w:proofErr w:type="spellEnd"/>
      <w:r w:rsidR="006431A7">
        <w:rPr>
          <w:rFonts w:ascii="Arial" w:hAnsi="Arial" w:cs="Arial"/>
          <w:sz w:val="28"/>
          <w:szCs w:val="28"/>
        </w:rPr>
        <w:t xml:space="preserve"> zvakanaka, it will be senseless to destroy </w:t>
      </w:r>
      <w:r w:rsidR="00981B71">
        <w:rPr>
          <w:rFonts w:ascii="Arial" w:hAnsi="Arial" w:cs="Arial"/>
          <w:sz w:val="28"/>
          <w:szCs w:val="28"/>
        </w:rPr>
        <w:t>a place like this</w:t>
      </w:r>
      <w:r w:rsidR="00E42AF1">
        <w:rPr>
          <w:rFonts w:ascii="Arial" w:hAnsi="Arial" w:cs="Arial"/>
          <w:sz w:val="28"/>
          <w:szCs w:val="28"/>
        </w:rPr>
        <w:t xml:space="preserve">. </w:t>
      </w:r>
      <w:r w:rsidR="005A3CCD">
        <w:rPr>
          <w:rFonts w:ascii="Arial" w:hAnsi="Arial" w:cs="Arial"/>
          <w:sz w:val="28"/>
          <w:szCs w:val="28"/>
        </w:rPr>
        <w:t>So,</w:t>
      </w:r>
      <w:r w:rsidR="00E42AF1">
        <w:rPr>
          <w:rFonts w:ascii="Arial" w:hAnsi="Arial" w:cs="Arial"/>
          <w:sz w:val="28"/>
          <w:szCs w:val="28"/>
        </w:rPr>
        <w:t xml:space="preserve"> what are we going to do? In the event </w:t>
      </w:r>
      <w:proofErr w:type="spellStart"/>
      <w:r w:rsidR="00E42AF1">
        <w:rPr>
          <w:rFonts w:ascii="Arial" w:hAnsi="Arial" w:cs="Arial"/>
          <w:sz w:val="28"/>
          <w:szCs w:val="28"/>
        </w:rPr>
        <w:t>yekuti</w:t>
      </w:r>
      <w:proofErr w:type="spellEnd"/>
      <w:r w:rsidR="00E42AF1">
        <w:rPr>
          <w:rFonts w:ascii="Arial" w:hAnsi="Arial" w:cs="Arial"/>
          <w:sz w:val="28"/>
          <w:szCs w:val="28"/>
        </w:rPr>
        <w:t xml:space="preserve"> </w:t>
      </w:r>
      <w:proofErr w:type="spellStart"/>
      <w:r w:rsidR="00E42AF1">
        <w:rPr>
          <w:rFonts w:ascii="Arial" w:hAnsi="Arial" w:cs="Arial"/>
          <w:sz w:val="28"/>
          <w:szCs w:val="28"/>
        </w:rPr>
        <w:t>tap</w:t>
      </w:r>
      <w:r w:rsidR="00044637">
        <w:rPr>
          <w:rFonts w:ascii="Arial" w:hAnsi="Arial" w:cs="Arial"/>
          <w:sz w:val="28"/>
          <w:szCs w:val="28"/>
        </w:rPr>
        <w:t>u</w:t>
      </w:r>
      <w:r w:rsidR="00E42AF1">
        <w:rPr>
          <w:rFonts w:ascii="Arial" w:hAnsi="Arial" w:cs="Arial"/>
          <w:sz w:val="28"/>
          <w:szCs w:val="28"/>
        </w:rPr>
        <w:t>hwa</w:t>
      </w:r>
      <w:proofErr w:type="spellEnd"/>
      <w:r w:rsidR="00E42AF1">
        <w:rPr>
          <w:rFonts w:ascii="Arial" w:hAnsi="Arial" w:cs="Arial"/>
          <w:sz w:val="28"/>
          <w:szCs w:val="28"/>
        </w:rPr>
        <w:t xml:space="preserve"> license </w:t>
      </w:r>
      <w:r w:rsidR="005A3CCD">
        <w:rPr>
          <w:rFonts w:ascii="Arial" w:hAnsi="Arial" w:cs="Arial"/>
          <w:sz w:val="28"/>
          <w:szCs w:val="28"/>
        </w:rPr>
        <w:t xml:space="preserve">yedu, </w:t>
      </w:r>
      <w:r w:rsidR="00B26588">
        <w:rPr>
          <w:rFonts w:ascii="Arial" w:hAnsi="Arial" w:cs="Arial"/>
          <w:sz w:val="28"/>
          <w:szCs w:val="28"/>
        </w:rPr>
        <w:t xml:space="preserve">we let this one be a </w:t>
      </w:r>
      <w:r w:rsidR="00E4557C">
        <w:rPr>
          <w:rFonts w:ascii="Arial" w:hAnsi="Arial" w:cs="Arial"/>
          <w:sz w:val="28"/>
          <w:szCs w:val="28"/>
        </w:rPr>
        <w:t>boardroom</w:t>
      </w:r>
      <w:r w:rsidR="00A156E3">
        <w:rPr>
          <w:rFonts w:ascii="Arial" w:hAnsi="Arial" w:cs="Arial"/>
          <w:sz w:val="28"/>
          <w:szCs w:val="28"/>
        </w:rPr>
        <w:t>,</w:t>
      </w:r>
      <w:r w:rsidR="00E4557C">
        <w:rPr>
          <w:rFonts w:ascii="Arial" w:hAnsi="Arial" w:cs="Arial"/>
          <w:sz w:val="28"/>
          <w:szCs w:val="28"/>
        </w:rPr>
        <w:t xml:space="preserve"> </w:t>
      </w:r>
      <w:proofErr w:type="spellStart"/>
      <w:r w:rsidR="00E4557C">
        <w:rPr>
          <w:rFonts w:ascii="Arial" w:hAnsi="Arial" w:cs="Arial"/>
          <w:sz w:val="28"/>
          <w:szCs w:val="28"/>
        </w:rPr>
        <w:t>tongoireger</w:t>
      </w:r>
      <w:r w:rsidR="00712C0D">
        <w:rPr>
          <w:rFonts w:ascii="Arial" w:hAnsi="Arial" w:cs="Arial"/>
          <w:sz w:val="28"/>
          <w:szCs w:val="28"/>
        </w:rPr>
        <w:t>a</w:t>
      </w:r>
      <w:proofErr w:type="spellEnd"/>
      <w:r w:rsidR="00712C0D">
        <w:rPr>
          <w:rFonts w:ascii="Arial" w:hAnsi="Arial" w:cs="Arial"/>
          <w:sz w:val="28"/>
          <w:szCs w:val="28"/>
        </w:rPr>
        <w:t xml:space="preserve"> </w:t>
      </w:r>
      <w:proofErr w:type="spellStart"/>
      <w:r w:rsidR="00B26588">
        <w:rPr>
          <w:rFonts w:ascii="Arial" w:hAnsi="Arial" w:cs="Arial"/>
          <w:sz w:val="28"/>
          <w:szCs w:val="28"/>
        </w:rPr>
        <w:t>yakadii</w:t>
      </w:r>
      <w:proofErr w:type="spellEnd"/>
      <w:r w:rsidR="00712C0D">
        <w:rPr>
          <w:rFonts w:ascii="Arial" w:hAnsi="Arial" w:cs="Arial"/>
          <w:sz w:val="28"/>
          <w:szCs w:val="28"/>
        </w:rPr>
        <w:t>…?</w:t>
      </w:r>
      <w:r w:rsidR="000476A3">
        <w:rPr>
          <w:rFonts w:ascii="Arial" w:hAnsi="Arial" w:cs="Arial"/>
          <w:sz w:val="28"/>
          <w:szCs w:val="28"/>
        </w:rPr>
        <w:t xml:space="preserve"> </w:t>
      </w:r>
      <w:r w:rsidR="00B26588" w:rsidRPr="00886EFD">
        <w:rPr>
          <w:rFonts w:ascii="Arial" w:hAnsi="Arial" w:cs="Arial"/>
          <w:sz w:val="18"/>
          <w:szCs w:val="18"/>
        </w:rPr>
        <w:lastRenderedPageBreak/>
        <w:t xml:space="preserve">[Congregation </w:t>
      </w:r>
      <w:r w:rsidR="00063DA1" w:rsidRPr="00886EFD">
        <w:rPr>
          <w:rFonts w:ascii="Arial" w:hAnsi="Arial" w:cs="Arial"/>
          <w:sz w:val="18"/>
          <w:szCs w:val="18"/>
        </w:rPr>
        <w:t>says, “</w:t>
      </w:r>
      <w:proofErr w:type="spellStart"/>
      <w:r w:rsidR="000476A3" w:rsidRPr="00886EFD">
        <w:rPr>
          <w:rFonts w:ascii="Arial" w:hAnsi="Arial" w:cs="Arial"/>
          <w:sz w:val="18"/>
          <w:szCs w:val="18"/>
        </w:rPr>
        <w:t>yakadaro</w:t>
      </w:r>
      <w:proofErr w:type="spellEnd"/>
      <w:r w:rsidR="00712C0D" w:rsidRPr="00886EFD">
        <w:rPr>
          <w:rFonts w:ascii="Arial" w:hAnsi="Arial" w:cs="Arial"/>
          <w:sz w:val="18"/>
          <w:szCs w:val="18"/>
        </w:rPr>
        <w:t>.</w:t>
      </w:r>
      <w:r w:rsidR="00B26588" w:rsidRPr="00886EFD">
        <w:rPr>
          <w:rFonts w:ascii="Arial" w:hAnsi="Arial" w:cs="Arial"/>
          <w:sz w:val="18"/>
          <w:szCs w:val="18"/>
        </w:rPr>
        <w:t>”]</w:t>
      </w:r>
      <w:r w:rsidR="00B26588">
        <w:rPr>
          <w:rFonts w:ascii="Arial" w:hAnsi="Arial" w:cs="Arial"/>
          <w:sz w:val="28"/>
          <w:szCs w:val="28"/>
        </w:rPr>
        <w:t xml:space="preserve"> </w:t>
      </w:r>
      <w:r w:rsidR="00043F9D">
        <w:rPr>
          <w:rFonts w:ascii="Arial" w:hAnsi="Arial" w:cs="Arial"/>
          <w:sz w:val="28"/>
          <w:szCs w:val="28"/>
        </w:rPr>
        <w:t>O</w:t>
      </w:r>
      <w:r w:rsidR="00822CB3">
        <w:rPr>
          <w:rFonts w:ascii="Arial" w:hAnsi="Arial" w:cs="Arial"/>
          <w:sz w:val="28"/>
          <w:szCs w:val="28"/>
        </w:rPr>
        <w:t>r-o ma</w:t>
      </w:r>
      <w:r w:rsidR="00EA2387">
        <w:rPr>
          <w:rFonts w:ascii="Arial" w:hAnsi="Arial" w:cs="Arial"/>
          <w:sz w:val="28"/>
          <w:szCs w:val="28"/>
        </w:rPr>
        <w:t xml:space="preserve"> </w:t>
      </w:r>
      <w:r w:rsidR="00822CB3">
        <w:rPr>
          <w:rFonts w:ascii="Arial" w:hAnsi="Arial" w:cs="Arial"/>
          <w:sz w:val="28"/>
          <w:szCs w:val="28"/>
        </w:rPr>
        <w:t xml:space="preserve">small practice </w:t>
      </w:r>
      <w:proofErr w:type="spellStart"/>
      <w:r w:rsidR="00822CB3">
        <w:rPr>
          <w:rFonts w:ascii="Arial" w:hAnsi="Arial" w:cs="Arial"/>
          <w:sz w:val="28"/>
          <w:szCs w:val="28"/>
        </w:rPr>
        <w:t>anenge</w:t>
      </w:r>
      <w:proofErr w:type="spellEnd"/>
      <w:r w:rsidR="00822CB3">
        <w:rPr>
          <w:rFonts w:ascii="Arial" w:hAnsi="Arial" w:cs="Arial"/>
          <w:sz w:val="28"/>
          <w:szCs w:val="28"/>
        </w:rPr>
        <w:t xml:space="preserve"> </w:t>
      </w:r>
      <w:proofErr w:type="spellStart"/>
      <w:r w:rsidR="00822CB3">
        <w:rPr>
          <w:rFonts w:ascii="Arial" w:hAnsi="Arial" w:cs="Arial"/>
          <w:sz w:val="28"/>
          <w:szCs w:val="28"/>
        </w:rPr>
        <w:t>achiita</w:t>
      </w:r>
      <w:proofErr w:type="spellEnd"/>
      <w:r w:rsidR="00822CB3">
        <w:rPr>
          <w:rFonts w:ascii="Arial" w:hAnsi="Arial" w:cs="Arial"/>
          <w:sz w:val="28"/>
          <w:szCs w:val="28"/>
        </w:rPr>
        <w:t xml:space="preserve"> </w:t>
      </w:r>
      <w:proofErr w:type="spellStart"/>
      <w:r w:rsidR="00F27DF5">
        <w:rPr>
          <w:rFonts w:ascii="Arial" w:hAnsi="Arial" w:cs="Arial"/>
          <w:sz w:val="28"/>
          <w:szCs w:val="28"/>
        </w:rPr>
        <w:t>ev</w:t>
      </w:r>
      <w:r w:rsidR="00DB2FEE">
        <w:rPr>
          <w:rFonts w:ascii="Arial" w:hAnsi="Arial" w:cs="Arial"/>
          <w:sz w:val="28"/>
          <w:szCs w:val="28"/>
        </w:rPr>
        <w:t>anhu</w:t>
      </w:r>
      <w:proofErr w:type="spellEnd"/>
      <w:r w:rsidR="00DB2FEE">
        <w:rPr>
          <w:rFonts w:ascii="Arial" w:hAnsi="Arial" w:cs="Arial"/>
          <w:sz w:val="28"/>
          <w:szCs w:val="28"/>
        </w:rPr>
        <w:t xml:space="preserve"> e birthday, </w:t>
      </w:r>
      <w:r w:rsidR="001837E3">
        <w:rPr>
          <w:rFonts w:ascii="Arial" w:hAnsi="Arial" w:cs="Arial"/>
          <w:sz w:val="28"/>
          <w:szCs w:val="28"/>
        </w:rPr>
        <w:t xml:space="preserve">vana whatever, whatever they want </w:t>
      </w:r>
      <w:r w:rsidR="00A0671B">
        <w:rPr>
          <w:rFonts w:ascii="Arial" w:hAnsi="Arial" w:cs="Arial"/>
          <w:sz w:val="28"/>
          <w:szCs w:val="28"/>
        </w:rPr>
        <w:t>to do</w:t>
      </w:r>
      <w:r w:rsidR="00EA2387">
        <w:rPr>
          <w:rFonts w:ascii="Arial" w:hAnsi="Arial" w:cs="Arial"/>
          <w:sz w:val="28"/>
          <w:szCs w:val="28"/>
        </w:rPr>
        <w:t>.</w:t>
      </w:r>
    </w:p>
    <w:p w14:paraId="323ECB0C" w14:textId="2E2605CC" w:rsidR="00420466" w:rsidRDefault="00161437" w:rsidP="00EE1207">
      <w:pPr>
        <w:jc w:val="both"/>
        <w:rPr>
          <w:rFonts w:ascii="Arial" w:hAnsi="Arial" w:cs="Arial"/>
          <w:sz w:val="28"/>
          <w:szCs w:val="28"/>
        </w:rPr>
      </w:pPr>
      <w:r>
        <w:rPr>
          <w:rFonts w:ascii="Arial" w:hAnsi="Arial" w:cs="Arial"/>
          <w:sz w:val="28"/>
          <w:szCs w:val="28"/>
          <w:vertAlign w:val="superscript"/>
        </w:rPr>
        <w:t>15</w:t>
      </w:r>
      <w:r w:rsidR="009B482B">
        <w:rPr>
          <w:rFonts w:ascii="Arial" w:hAnsi="Arial" w:cs="Arial"/>
          <w:sz w:val="28"/>
          <w:szCs w:val="28"/>
          <w:vertAlign w:val="superscript"/>
        </w:rPr>
        <w:t>6</w:t>
      </w:r>
      <w:r>
        <w:rPr>
          <w:rFonts w:ascii="Arial" w:hAnsi="Arial" w:cs="Arial"/>
          <w:sz w:val="28"/>
          <w:szCs w:val="28"/>
          <w:vertAlign w:val="superscript"/>
        </w:rPr>
        <w:t xml:space="preserve"> </w:t>
      </w:r>
      <w:r w:rsidR="00A0671B">
        <w:rPr>
          <w:rFonts w:ascii="Arial" w:hAnsi="Arial" w:cs="Arial"/>
          <w:sz w:val="28"/>
          <w:szCs w:val="28"/>
        </w:rPr>
        <w:t xml:space="preserve">Then </w:t>
      </w:r>
      <w:proofErr w:type="spellStart"/>
      <w:r w:rsidR="00EA2387">
        <w:rPr>
          <w:rFonts w:ascii="Arial" w:hAnsi="Arial" w:cs="Arial"/>
          <w:sz w:val="28"/>
          <w:szCs w:val="28"/>
        </w:rPr>
        <w:t>tovaka</w:t>
      </w:r>
      <w:proofErr w:type="spellEnd"/>
      <w:r w:rsidR="00EA2387">
        <w:rPr>
          <w:rFonts w:ascii="Arial" w:hAnsi="Arial" w:cs="Arial"/>
          <w:sz w:val="28"/>
          <w:szCs w:val="28"/>
        </w:rPr>
        <w:t xml:space="preserve"> </w:t>
      </w:r>
      <w:proofErr w:type="spellStart"/>
      <w:r w:rsidR="00EA2387">
        <w:rPr>
          <w:rFonts w:ascii="Arial" w:hAnsi="Arial" w:cs="Arial"/>
          <w:sz w:val="28"/>
          <w:szCs w:val="28"/>
        </w:rPr>
        <w:t>imwe</w:t>
      </w:r>
      <w:proofErr w:type="spellEnd"/>
      <w:r w:rsidR="00EA2387">
        <w:rPr>
          <w:rFonts w:ascii="Arial" w:hAnsi="Arial" w:cs="Arial"/>
          <w:sz w:val="28"/>
          <w:szCs w:val="28"/>
        </w:rPr>
        <w:t xml:space="preserve"> </w:t>
      </w:r>
      <w:proofErr w:type="spellStart"/>
      <w:r w:rsidR="009944F6">
        <w:rPr>
          <w:rFonts w:ascii="Arial" w:hAnsi="Arial" w:cs="Arial"/>
          <w:sz w:val="28"/>
          <w:szCs w:val="28"/>
        </w:rPr>
        <w:t>kuseri</w:t>
      </w:r>
      <w:proofErr w:type="spellEnd"/>
      <w:r w:rsidR="009944F6">
        <w:rPr>
          <w:rFonts w:ascii="Arial" w:hAnsi="Arial" w:cs="Arial"/>
          <w:sz w:val="28"/>
          <w:szCs w:val="28"/>
        </w:rPr>
        <w:t xml:space="preserve"> uko, </w:t>
      </w:r>
      <w:proofErr w:type="spellStart"/>
      <w:r w:rsidR="00104794">
        <w:rPr>
          <w:rFonts w:ascii="Arial" w:hAnsi="Arial" w:cs="Arial"/>
          <w:sz w:val="28"/>
          <w:szCs w:val="28"/>
        </w:rPr>
        <w:t>yekupinda</w:t>
      </w:r>
      <w:proofErr w:type="spellEnd"/>
      <w:r w:rsidR="00244748">
        <w:rPr>
          <w:rFonts w:ascii="Arial" w:hAnsi="Arial" w:cs="Arial"/>
          <w:sz w:val="28"/>
          <w:szCs w:val="28"/>
        </w:rPr>
        <w:t xml:space="preserve"> from Monday to Fri…? </w:t>
      </w:r>
      <w:r w:rsidR="00244748" w:rsidRPr="003641FC">
        <w:rPr>
          <w:rFonts w:ascii="Arial" w:hAnsi="Arial" w:cs="Arial"/>
          <w:sz w:val="18"/>
          <w:szCs w:val="18"/>
        </w:rPr>
        <w:t xml:space="preserve">[Congregation </w:t>
      </w:r>
      <w:r w:rsidR="00063DA1" w:rsidRPr="003641FC">
        <w:rPr>
          <w:rFonts w:ascii="Arial" w:hAnsi="Arial" w:cs="Arial"/>
          <w:sz w:val="18"/>
          <w:szCs w:val="18"/>
        </w:rPr>
        <w:t>says, “</w:t>
      </w:r>
      <w:r w:rsidR="00244748" w:rsidRPr="003641FC">
        <w:rPr>
          <w:rFonts w:ascii="Arial" w:hAnsi="Arial" w:cs="Arial"/>
          <w:sz w:val="18"/>
          <w:szCs w:val="18"/>
        </w:rPr>
        <w:t>Friday</w:t>
      </w:r>
      <w:r w:rsidR="00C70BD8" w:rsidRPr="003641FC">
        <w:rPr>
          <w:rFonts w:ascii="Arial" w:hAnsi="Arial" w:cs="Arial"/>
          <w:sz w:val="18"/>
          <w:szCs w:val="18"/>
        </w:rPr>
        <w:t>.</w:t>
      </w:r>
      <w:r w:rsidR="00244748" w:rsidRPr="003641FC">
        <w:rPr>
          <w:rFonts w:ascii="Arial" w:hAnsi="Arial" w:cs="Arial"/>
          <w:sz w:val="18"/>
          <w:szCs w:val="18"/>
        </w:rPr>
        <w:t>]</w:t>
      </w:r>
      <w:r w:rsidR="00C70BD8" w:rsidRPr="003641FC">
        <w:rPr>
          <w:rFonts w:ascii="Arial" w:hAnsi="Arial" w:cs="Arial"/>
          <w:sz w:val="18"/>
          <w:szCs w:val="18"/>
        </w:rPr>
        <w:t xml:space="preserve"> </w:t>
      </w:r>
      <w:r w:rsidR="00C70BD8">
        <w:rPr>
          <w:rFonts w:ascii="Arial" w:hAnsi="Arial" w:cs="Arial"/>
          <w:sz w:val="28"/>
          <w:szCs w:val="28"/>
        </w:rPr>
        <w:t xml:space="preserve">Then kana </w:t>
      </w:r>
      <w:proofErr w:type="spellStart"/>
      <w:r w:rsidR="00C70BD8">
        <w:rPr>
          <w:rFonts w:ascii="Arial" w:hAnsi="Arial" w:cs="Arial"/>
          <w:sz w:val="28"/>
          <w:szCs w:val="28"/>
        </w:rPr>
        <w:t>tava</w:t>
      </w:r>
      <w:proofErr w:type="spellEnd"/>
      <w:r w:rsidR="00C70BD8">
        <w:rPr>
          <w:rFonts w:ascii="Arial" w:hAnsi="Arial" w:cs="Arial"/>
          <w:sz w:val="28"/>
          <w:szCs w:val="28"/>
        </w:rPr>
        <w:t xml:space="preserve"> ne</w:t>
      </w:r>
      <w:r w:rsidR="00DC256B">
        <w:rPr>
          <w:rFonts w:ascii="Arial" w:hAnsi="Arial" w:cs="Arial"/>
          <w:sz w:val="28"/>
          <w:szCs w:val="28"/>
        </w:rPr>
        <w:t xml:space="preserve">ma </w:t>
      </w:r>
      <w:r w:rsidR="00750B1A">
        <w:rPr>
          <w:rFonts w:ascii="Arial" w:hAnsi="Arial" w:cs="Arial"/>
          <w:sz w:val="28"/>
          <w:szCs w:val="28"/>
        </w:rPr>
        <w:t xml:space="preserve">conventions </w:t>
      </w:r>
      <w:proofErr w:type="spellStart"/>
      <w:r w:rsidR="00750B1A">
        <w:rPr>
          <w:rFonts w:ascii="Arial" w:hAnsi="Arial" w:cs="Arial"/>
          <w:sz w:val="28"/>
          <w:szCs w:val="28"/>
        </w:rPr>
        <w:t>t</w:t>
      </w:r>
      <w:r w:rsidR="00104794">
        <w:rPr>
          <w:rFonts w:ascii="Arial" w:hAnsi="Arial" w:cs="Arial"/>
          <w:sz w:val="28"/>
          <w:szCs w:val="28"/>
        </w:rPr>
        <w:t>o</w:t>
      </w:r>
      <w:r w:rsidR="00750B1A">
        <w:rPr>
          <w:rFonts w:ascii="Arial" w:hAnsi="Arial" w:cs="Arial"/>
          <w:sz w:val="28"/>
          <w:szCs w:val="28"/>
        </w:rPr>
        <w:t>vaka</w:t>
      </w:r>
      <w:proofErr w:type="spellEnd"/>
      <w:r w:rsidR="00104794">
        <w:rPr>
          <w:rFonts w:ascii="Arial" w:hAnsi="Arial" w:cs="Arial"/>
          <w:sz w:val="28"/>
          <w:szCs w:val="28"/>
        </w:rPr>
        <w:t xml:space="preserve"> </w:t>
      </w:r>
      <w:r w:rsidR="00CA0744">
        <w:rPr>
          <w:rFonts w:ascii="Arial" w:hAnsi="Arial" w:cs="Arial"/>
          <w:sz w:val="28"/>
          <w:szCs w:val="28"/>
        </w:rPr>
        <w:t>zi…</w:t>
      </w:r>
      <w:proofErr w:type="spellStart"/>
      <w:r w:rsidR="00CA0744">
        <w:rPr>
          <w:rFonts w:ascii="Arial" w:hAnsi="Arial" w:cs="Arial"/>
          <w:sz w:val="28"/>
          <w:szCs w:val="28"/>
        </w:rPr>
        <w:t>ratinozendemura</w:t>
      </w:r>
      <w:proofErr w:type="spellEnd"/>
      <w:r w:rsidR="00CA0744">
        <w:rPr>
          <w:rFonts w:ascii="Arial" w:hAnsi="Arial" w:cs="Arial"/>
          <w:sz w:val="28"/>
          <w:szCs w:val="28"/>
        </w:rPr>
        <w:t xml:space="preserve"> </w:t>
      </w:r>
      <w:proofErr w:type="spellStart"/>
      <w:r w:rsidR="00CA0744">
        <w:rPr>
          <w:rFonts w:ascii="Arial" w:hAnsi="Arial" w:cs="Arial"/>
          <w:sz w:val="28"/>
          <w:szCs w:val="28"/>
        </w:rPr>
        <w:t>kusvika</w:t>
      </w:r>
      <w:proofErr w:type="spellEnd"/>
      <w:r w:rsidR="00CA0744">
        <w:rPr>
          <w:rFonts w:ascii="Arial" w:hAnsi="Arial" w:cs="Arial"/>
          <w:sz w:val="28"/>
          <w:szCs w:val="28"/>
        </w:rPr>
        <w:t xml:space="preserve"> uko. </w:t>
      </w:r>
      <w:proofErr w:type="spellStart"/>
      <w:r w:rsidR="00CA0744">
        <w:rPr>
          <w:rFonts w:ascii="Arial" w:hAnsi="Arial" w:cs="Arial"/>
          <w:sz w:val="28"/>
          <w:szCs w:val="28"/>
        </w:rPr>
        <w:t>Ratinovaka</w:t>
      </w:r>
      <w:proofErr w:type="spellEnd"/>
      <w:r w:rsidR="00CA0744">
        <w:rPr>
          <w:rFonts w:ascii="Arial" w:hAnsi="Arial" w:cs="Arial"/>
          <w:sz w:val="28"/>
          <w:szCs w:val="28"/>
        </w:rPr>
        <w:t xml:space="preserve"> uko </w:t>
      </w:r>
      <w:proofErr w:type="spellStart"/>
      <w:r w:rsidR="00CA0744">
        <w:rPr>
          <w:rFonts w:ascii="Arial" w:hAnsi="Arial" w:cs="Arial"/>
          <w:sz w:val="28"/>
          <w:szCs w:val="28"/>
        </w:rPr>
        <w:t>tinokwana</w:t>
      </w:r>
      <w:proofErr w:type="spellEnd"/>
      <w:r w:rsidR="00CA0744">
        <w:rPr>
          <w:rFonts w:ascii="Arial" w:hAnsi="Arial" w:cs="Arial"/>
          <w:sz w:val="28"/>
          <w:szCs w:val="28"/>
        </w:rPr>
        <w:t xml:space="preserve"> </w:t>
      </w:r>
      <w:proofErr w:type="spellStart"/>
      <w:r w:rsidR="00CA0744">
        <w:rPr>
          <w:rFonts w:ascii="Arial" w:hAnsi="Arial" w:cs="Arial"/>
          <w:sz w:val="28"/>
          <w:szCs w:val="28"/>
        </w:rPr>
        <w:t>tese</w:t>
      </w:r>
      <w:proofErr w:type="spellEnd"/>
      <w:r w:rsidR="00CA0744">
        <w:rPr>
          <w:rFonts w:ascii="Arial" w:hAnsi="Arial" w:cs="Arial"/>
          <w:sz w:val="28"/>
          <w:szCs w:val="28"/>
        </w:rPr>
        <w:t xml:space="preserve"> Monday to </w:t>
      </w:r>
      <w:r w:rsidR="00CC1EB9">
        <w:rPr>
          <w:rFonts w:ascii="Arial" w:hAnsi="Arial" w:cs="Arial"/>
          <w:sz w:val="28"/>
          <w:szCs w:val="28"/>
        </w:rPr>
        <w:t>Friday</w:t>
      </w:r>
      <w:r w:rsidR="00621824">
        <w:rPr>
          <w:rFonts w:ascii="Arial" w:hAnsi="Arial" w:cs="Arial"/>
          <w:sz w:val="28"/>
          <w:szCs w:val="28"/>
        </w:rPr>
        <w:t xml:space="preserve"> </w:t>
      </w:r>
      <w:proofErr w:type="spellStart"/>
      <w:r w:rsidR="00621824">
        <w:rPr>
          <w:rFonts w:ascii="Arial" w:hAnsi="Arial" w:cs="Arial"/>
          <w:sz w:val="28"/>
          <w:szCs w:val="28"/>
        </w:rPr>
        <w:t>neSunday</w:t>
      </w:r>
      <w:proofErr w:type="spellEnd"/>
      <w:r w:rsidR="00CC1EB9">
        <w:rPr>
          <w:rFonts w:ascii="Arial" w:hAnsi="Arial" w:cs="Arial"/>
          <w:sz w:val="28"/>
          <w:szCs w:val="28"/>
        </w:rPr>
        <w:t>,</w:t>
      </w:r>
      <w:r w:rsidR="00621824">
        <w:rPr>
          <w:rFonts w:ascii="Arial" w:hAnsi="Arial" w:cs="Arial"/>
          <w:sz w:val="28"/>
          <w:szCs w:val="28"/>
        </w:rPr>
        <w:t xml:space="preserve"> </w:t>
      </w:r>
      <w:proofErr w:type="spellStart"/>
      <w:r w:rsidR="00621824">
        <w:rPr>
          <w:rFonts w:ascii="Arial" w:hAnsi="Arial" w:cs="Arial"/>
          <w:sz w:val="28"/>
          <w:szCs w:val="28"/>
        </w:rPr>
        <w:t>inouya</w:t>
      </w:r>
      <w:proofErr w:type="spellEnd"/>
      <w:r w:rsidR="00621824">
        <w:rPr>
          <w:rFonts w:ascii="Arial" w:hAnsi="Arial" w:cs="Arial"/>
          <w:sz w:val="28"/>
          <w:szCs w:val="28"/>
        </w:rPr>
        <w:t xml:space="preserve"> vanhu </w:t>
      </w:r>
      <w:proofErr w:type="spellStart"/>
      <w:r w:rsidR="00621824">
        <w:rPr>
          <w:rFonts w:ascii="Arial" w:hAnsi="Arial" w:cs="Arial"/>
          <w:sz w:val="28"/>
          <w:szCs w:val="28"/>
        </w:rPr>
        <w:t>vekuGweru</w:t>
      </w:r>
      <w:proofErr w:type="spellEnd"/>
      <w:r w:rsidR="00621824">
        <w:rPr>
          <w:rFonts w:ascii="Arial" w:hAnsi="Arial" w:cs="Arial"/>
          <w:sz w:val="28"/>
          <w:szCs w:val="28"/>
        </w:rPr>
        <w:t xml:space="preserve"> kana </w:t>
      </w:r>
      <w:proofErr w:type="spellStart"/>
      <w:r w:rsidR="00621824">
        <w:rPr>
          <w:rFonts w:ascii="Arial" w:hAnsi="Arial" w:cs="Arial"/>
          <w:sz w:val="28"/>
          <w:szCs w:val="28"/>
        </w:rPr>
        <w:t>vekuKwekwe</w:t>
      </w:r>
      <w:proofErr w:type="spellEnd"/>
      <w:r w:rsidR="00621824">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621824">
        <w:rPr>
          <w:rFonts w:ascii="Arial" w:hAnsi="Arial" w:cs="Arial"/>
          <w:sz w:val="28"/>
          <w:szCs w:val="28"/>
        </w:rPr>
        <w:t xml:space="preserve"> </w:t>
      </w:r>
      <w:r w:rsidR="00534101" w:rsidRPr="00534101">
        <w:rPr>
          <w:rFonts w:ascii="Arial" w:hAnsi="Arial" w:cs="Arial"/>
          <w:sz w:val="18"/>
          <w:szCs w:val="28"/>
        </w:rPr>
        <w:t xml:space="preserve">[Congregation says, “mmm.”] </w:t>
      </w:r>
      <w:r w:rsidR="00CA72A9">
        <w:rPr>
          <w:rFonts w:ascii="Arial" w:hAnsi="Arial" w:cs="Arial"/>
          <w:sz w:val="28"/>
          <w:szCs w:val="28"/>
        </w:rPr>
        <w:t xml:space="preserve">Then kana </w:t>
      </w:r>
      <w:proofErr w:type="spellStart"/>
      <w:r w:rsidR="00CA72A9">
        <w:rPr>
          <w:rFonts w:ascii="Arial" w:hAnsi="Arial" w:cs="Arial"/>
          <w:sz w:val="28"/>
          <w:szCs w:val="28"/>
        </w:rPr>
        <w:t>tava</w:t>
      </w:r>
      <w:proofErr w:type="spellEnd"/>
      <w:r w:rsidR="00CA72A9">
        <w:rPr>
          <w:rFonts w:ascii="Arial" w:hAnsi="Arial" w:cs="Arial"/>
          <w:sz w:val="28"/>
          <w:szCs w:val="28"/>
        </w:rPr>
        <w:t xml:space="preserve"> nema</w:t>
      </w:r>
      <w:r w:rsidR="00614BE2">
        <w:rPr>
          <w:rFonts w:ascii="Arial" w:hAnsi="Arial" w:cs="Arial"/>
          <w:sz w:val="28"/>
          <w:szCs w:val="28"/>
        </w:rPr>
        <w:t xml:space="preserve"> </w:t>
      </w:r>
      <w:r w:rsidR="00CA72A9">
        <w:rPr>
          <w:rFonts w:ascii="Arial" w:hAnsi="Arial" w:cs="Arial"/>
          <w:sz w:val="28"/>
          <w:szCs w:val="28"/>
        </w:rPr>
        <w:t>com</w:t>
      </w:r>
      <w:r w:rsidR="00614BE2">
        <w:rPr>
          <w:rFonts w:ascii="Arial" w:hAnsi="Arial" w:cs="Arial"/>
          <w:sz w:val="28"/>
          <w:szCs w:val="28"/>
        </w:rPr>
        <w:t>b</w:t>
      </w:r>
      <w:r w:rsidR="00CA72A9">
        <w:rPr>
          <w:rFonts w:ascii="Arial" w:hAnsi="Arial" w:cs="Arial"/>
          <w:sz w:val="28"/>
          <w:szCs w:val="28"/>
        </w:rPr>
        <w:t>in</w:t>
      </w:r>
      <w:r w:rsidR="00614BE2">
        <w:rPr>
          <w:rFonts w:ascii="Arial" w:hAnsi="Arial" w:cs="Arial"/>
          <w:sz w:val="28"/>
          <w:szCs w:val="28"/>
        </w:rPr>
        <w:t>e</w:t>
      </w:r>
      <w:r w:rsidR="00CA72A9">
        <w:rPr>
          <w:rFonts w:ascii="Arial" w:hAnsi="Arial" w:cs="Arial"/>
          <w:sz w:val="28"/>
          <w:szCs w:val="28"/>
        </w:rPr>
        <w:t>d</w:t>
      </w:r>
      <w:r w:rsidR="00CC1EB9">
        <w:rPr>
          <w:rFonts w:ascii="Arial" w:hAnsi="Arial" w:cs="Arial"/>
          <w:sz w:val="28"/>
          <w:szCs w:val="28"/>
        </w:rPr>
        <w:t xml:space="preserve"> </w:t>
      </w:r>
      <w:r w:rsidR="00614BE2">
        <w:rPr>
          <w:rFonts w:ascii="Arial" w:hAnsi="Arial" w:cs="Arial"/>
          <w:sz w:val="28"/>
          <w:szCs w:val="28"/>
        </w:rPr>
        <w:t>meeting</w:t>
      </w:r>
      <w:r w:rsidR="00EB05A2">
        <w:rPr>
          <w:rFonts w:ascii="Arial" w:hAnsi="Arial" w:cs="Arial"/>
          <w:sz w:val="28"/>
          <w:szCs w:val="28"/>
        </w:rPr>
        <w:t xml:space="preserve"> ko convention yedu </w:t>
      </w:r>
      <w:proofErr w:type="spellStart"/>
      <w:r w:rsidR="00EB05A2">
        <w:rPr>
          <w:rFonts w:ascii="Arial" w:hAnsi="Arial" w:cs="Arial"/>
          <w:sz w:val="28"/>
          <w:szCs w:val="28"/>
        </w:rPr>
        <w:t>yatinodaidza</w:t>
      </w:r>
      <w:proofErr w:type="spellEnd"/>
      <w:r w:rsidR="00EB05A2">
        <w:rPr>
          <w:rFonts w:ascii="Arial" w:hAnsi="Arial" w:cs="Arial"/>
          <w:sz w:val="28"/>
          <w:szCs w:val="28"/>
        </w:rPr>
        <w:t xml:space="preserve"> </w:t>
      </w:r>
      <w:proofErr w:type="spellStart"/>
      <w:r w:rsidR="00EB05A2">
        <w:rPr>
          <w:rFonts w:ascii="Arial" w:hAnsi="Arial" w:cs="Arial"/>
          <w:sz w:val="28"/>
          <w:szCs w:val="28"/>
        </w:rPr>
        <w:t>nediaspora</w:t>
      </w:r>
      <w:proofErr w:type="spellEnd"/>
      <w:r w:rsidR="00EB05A2">
        <w:rPr>
          <w:rFonts w:ascii="Arial" w:hAnsi="Arial" w:cs="Arial"/>
          <w:sz w:val="28"/>
          <w:szCs w:val="28"/>
        </w:rPr>
        <w:t xml:space="preserve"> </w:t>
      </w:r>
      <w:proofErr w:type="spellStart"/>
      <w:r w:rsidR="007600DC">
        <w:rPr>
          <w:rFonts w:ascii="Arial" w:hAnsi="Arial" w:cs="Arial"/>
          <w:sz w:val="28"/>
          <w:szCs w:val="28"/>
        </w:rPr>
        <w:t>to</w:t>
      </w:r>
      <w:r w:rsidR="00816BFB">
        <w:rPr>
          <w:rFonts w:ascii="Arial" w:hAnsi="Arial" w:cs="Arial"/>
          <w:sz w:val="28"/>
          <w:szCs w:val="28"/>
        </w:rPr>
        <w:t>e</w:t>
      </w:r>
      <w:r w:rsidR="007600DC">
        <w:rPr>
          <w:rFonts w:ascii="Arial" w:hAnsi="Arial" w:cs="Arial"/>
          <w:sz w:val="28"/>
          <w:szCs w:val="28"/>
        </w:rPr>
        <w:t>nd</w:t>
      </w:r>
      <w:r w:rsidR="00816BFB">
        <w:rPr>
          <w:rFonts w:ascii="Arial" w:hAnsi="Arial" w:cs="Arial"/>
          <w:sz w:val="28"/>
          <w:szCs w:val="28"/>
        </w:rPr>
        <w:t>a</w:t>
      </w:r>
      <w:proofErr w:type="spellEnd"/>
      <w:r w:rsidR="00816BFB">
        <w:rPr>
          <w:rFonts w:ascii="Arial" w:hAnsi="Arial" w:cs="Arial"/>
          <w:sz w:val="28"/>
          <w:szCs w:val="28"/>
        </w:rPr>
        <w:t xml:space="preserve"> pane bigger church. Spa</w:t>
      </w:r>
      <w:r w:rsidR="00B0693A">
        <w:rPr>
          <w:rFonts w:ascii="Arial" w:hAnsi="Arial" w:cs="Arial"/>
          <w:sz w:val="28"/>
          <w:szCs w:val="28"/>
        </w:rPr>
        <w:t>ce tina…? [</w:t>
      </w:r>
      <w:r w:rsidR="00B0693A" w:rsidRPr="003641FC">
        <w:rPr>
          <w:rFonts w:ascii="Arial" w:hAnsi="Arial" w:cs="Arial"/>
          <w:sz w:val="18"/>
          <w:szCs w:val="18"/>
        </w:rPr>
        <w:t xml:space="preserve">Congregation </w:t>
      </w:r>
      <w:r w:rsidR="00063DA1" w:rsidRPr="003641FC">
        <w:rPr>
          <w:rFonts w:ascii="Arial" w:hAnsi="Arial" w:cs="Arial"/>
          <w:sz w:val="18"/>
          <w:szCs w:val="18"/>
        </w:rPr>
        <w:t>says, “</w:t>
      </w:r>
      <w:proofErr w:type="spellStart"/>
      <w:r w:rsidR="00B0693A" w:rsidRPr="003641FC">
        <w:rPr>
          <w:rFonts w:ascii="Arial" w:hAnsi="Arial" w:cs="Arial"/>
          <w:sz w:val="18"/>
          <w:szCs w:val="18"/>
        </w:rPr>
        <w:t>tinayo</w:t>
      </w:r>
      <w:proofErr w:type="spellEnd"/>
      <w:r w:rsidR="00043F9D" w:rsidRPr="003641FC">
        <w:rPr>
          <w:rFonts w:ascii="Arial" w:hAnsi="Arial" w:cs="Arial"/>
          <w:sz w:val="18"/>
          <w:szCs w:val="18"/>
        </w:rPr>
        <w:t>.</w:t>
      </w:r>
      <w:r w:rsidR="00B0693A" w:rsidRPr="003641FC">
        <w:rPr>
          <w:rFonts w:ascii="Arial" w:hAnsi="Arial" w:cs="Arial"/>
          <w:sz w:val="18"/>
          <w:szCs w:val="18"/>
        </w:rPr>
        <w:t xml:space="preserve">”] </w:t>
      </w:r>
      <w:proofErr w:type="spellStart"/>
      <w:r w:rsidR="00FB4D8F">
        <w:rPr>
          <w:rFonts w:ascii="Arial" w:hAnsi="Arial" w:cs="Arial"/>
          <w:sz w:val="28"/>
          <w:szCs w:val="28"/>
        </w:rPr>
        <w:t>J</w:t>
      </w:r>
      <w:r w:rsidR="00B6367C">
        <w:rPr>
          <w:rFonts w:ascii="Arial" w:hAnsi="Arial" w:cs="Arial"/>
          <w:sz w:val="28"/>
          <w:szCs w:val="28"/>
        </w:rPr>
        <w:t>ahwi</w:t>
      </w:r>
      <w:proofErr w:type="spellEnd"/>
      <w:r w:rsidR="00B6367C">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FB4D8F">
        <w:rPr>
          <w:rFonts w:ascii="Arial" w:hAnsi="Arial" w:cs="Arial"/>
          <w:sz w:val="28"/>
          <w:szCs w:val="28"/>
        </w:rPr>
        <w:t>.</w:t>
      </w:r>
      <w:r w:rsidR="00B6367C">
        <w:rPr>
          <w:rFonts w:ascii="Arial" w:hAnsi="Arial" w:cs="Arial"/>
          <w:sz w:val="28"/>
          <w:szCs w:val="28"/>
        </w:rPr>
        <w:t xml:space="preserve"> </w:t>
      </w:r>
      <w:r w:rsidR="00FB4D8F">
        <w:rPr>
          <w:rFonts w:ascii="Arial" w:hAnsi="Arial" w:cs="Arial"/>
          <w:sz w:val="28"/>
          <w:szCs w:val="28"/>
        </w:rPr>
        <w:t>T</w:t>
      </w:r>
      <w:r w:rsidR="00E84812">
        <w:rPr>
          <w:rFonts w:ascii="Arial" w:hAnsi="Arial" w:cs="Arial"/>
          <w:sz w:val="28"/>
          <w:szCs w:val="28"/>
        </w:rPr>
        <w:t xml:space="preserve">oda </w:t>
      </w:r>
      <w:proofErr w:type="spellStart"/>
      <w:r w:rsidR="00E84812">
        <w:rPr>
          <w:rFonts w:ascii="Arial" w:hAnsi="Arial" w:cs="Arial"/>
          <w:sz w:val="28"/>
          <w:szCs w:val="28"/>
        </w:rPr>
        <w:t>kunamatira</w:t>
      </w:r>
      <w:proofErr w:type="spellEnd"/>
      <w:r w:rsidR="00E84812">
        <w:rPr>
          <w:rFonts w:ascii="Arial" w:hAnsi="Arial" w:cs="Arial"/>
          <w:sz w:val="28"/>
          <w:szCs w:val="28"/>
        </w:rPr>
        <w:t xml:space="preserve"> </w:t>
      </w:r>
      <w:proofErr w:type="spellStart"/>
      <w:r w:rsidR="00E84812">
        <w:rPr>
          <w:rFonts w:ascii="Arial" w:hAnsi="Arial" w:cs="Arial"/>
          <w:sz w:val="28"/>
          <w:szCs w:val="28"/>
        </w:rPr>
        <w:t>mari</w:t>
      </w:r>
      <w:proofErr w:type="spellEnd"/>
      <w:r w:rsidR="00E84812">
        <w:rPr>
          <w:rFonts w:ascii="Arial" w:hAnsi="Arial" w:cs="Arial"/>
          <w:sz w:val="28"/>
          <w:szCs w:val="28"/>
        </w:rPr>
        <w:t xml:space="preserve"> </w:t>
      </w:r>
      <w:proofErr w:type="spellStart"/>
      <w:r w:rsidR="00E84812">
        <w:rPr>
          <w:rFonts w:ascii="Arial" w:hAnsi="Arial" w:cs="Arial"/>
          <w:sz w:val="28"/>
          <w:szCs w:val="28"/>
        </w:rPr>
        <w:t>yekuvaka</w:t>
      </w:r>
      <w:proofErr w:type="spellEnd"/>
      <w:r w:rsidR="008B5BE6">
        <w:rPr>
          <w:rFonts w:ascii="Arial" w:hAnsi="Arial" w:cs="Arial"/>
          <w:sz w:val="28"/>
          <w:szCs w:val="28"/>
        </w:rPr>
        <w:t>!</w:t>
      </w:r>
      <w:r w:rsidR="00E84812">
        <w:rPr>
          <w:rFonts w:ascii="Arial" w:hAnsi="Arial" w:cs="Arial"/>
          <w:sz w:val="28"/>
          <w:szCs w:val="28"/>
        </w:rPr>
        <w:t xml:space="preserve"> </w:t>
      </w:r>
      <w:r w:rsidR="00534101" w:rsidRPr="00534101">
        <w:rPr>
          <w:rFonts w:ascii="Arial" w:hAnsi="Arial" w:cs="Arial"/>
          <w:sz w:val="18"/>
          <w:szCs w:val="28"/>
        </w:rPr>
        <w:t xml:space="preserve">[Congregation says, “Amen.”] </w:t>
      </w:r>
      <w:r w:rsidR="00B13A2F">
        <w:rPr>
          <w:rFonts w:ascii="Arial" w:hAnsi="Arial" w:cs="Arial"/>
          <w:sz w:val="28"/>
          <w:szCs w:val="28"/>
        </w:rPr>
        <w:t xml:space="preserve">Toda </w:t>
      </w:r>
      <w:proofErr w:type="spellStart"/>
      <w:r w:rsidR="00B13A2F">
        <w:rPr>
          <w:rFonts w:ascii="Arial" w:hAnsi="Arial" w:cs="Arial"/>
          <w:sz w:val="28"/>
          <w:szCs w:val="28"/>
        </w:rPr>
        <w:t>mari</w:t>
      </w:r>
      <w:proofErr w:type="spellEnd"/>
      <w:r w:rsidR="00B13A2F">
        <w:rPr>
          <w:rFonts w:ascii="Arial" w:hAnsi="Arial" w:cs="Arial"/>
          <w:sz w:val="28"/>
          <w:szCs w:val="28"/>
        </w:rPr>
        <w:t xml:space="preserve"> </w:t>
      </w:r>
      <w:proofErr w:type="spellStart"/>
      <w:r w:rsidR="00B13A2F">
        <w:rPr>
          <w:rFonts w:ascii="Arial" w:hAnsi="Arial" w:cs="Arial"/>
          <w:sz w:val="28"/>
          <w:szCs w:val="28"/>
        </w:rPr>
        <w:t>y</w:t>
      </w:r>
      <w:r w:rsidR="00D43BF6">
        <w:rPr>
          <w:rFonts w:ascii="Arial" w:hAnsi="Arial" w:cs="Arial"/>
          <w:sz w:val="28"/>
          <w:szCs w:val="28"/>
        </w:rPr>
        <w:t>o</w:t>
      </w:r>
      <w:r w:rsidR="00B13A2F">
        <w:rPr>
          <w:rFonts w:ascii="Arial" w:hAnsi="Arial" w:cs="Arial"/>
          <w:sz w:val="28"/>
          <w:szCs w:val="28"/>
        </w:rPr>
        <w:t>kudii</w:t>
      </w:r>
      <w:proofErr w:type="spellEnd"/>
      <w:r w:rsidR="00B13A2F">
        <w:rPr>
          <w:rFonts w:ascii="Arial" w:hAnsi="Arial" w:cs="Arial"/>
          <w:sz w:val="28"/>
          <w:szCs w:val="28"/>
        </w:rPr>
        <w:t xml:space="preserve">…? </w:t>
      </w:r>
      <w:r w:rsidR="00C7296C" w:rsidRPr="003641FC">
        <w:rPr>
          <w:rFonts w:ascii="Arial" w:hAnsi="Arial" w:cs="Arial"/>
          <w:sz w:val="18"/>
          <w:szCs w:val="18"/>
        </w:rPr>
        <w:t xml:space="preserve">[Congregation </w:t>
      </w:r>
      <w:r w:rsidR="00063DA1" w:rsidRPr="003641FC">
        <w:rPr>
          <w:rFonts w:ascii="Arial" w:hAnsi="Arial" w:cs="Arial"/>
          <w:sz w:val="18"/>
          <w:szCs w:val="18"/>
        </w:rPr>
        <w:t>says, “</w:t>
      </w:r>
      <w:proofErr w:type="spellStart"/>
      <w:r w:rsidR="00C7296C" w:rsidRPr="003641FC">
        <w:rPr>
          <w:rFonts w:ascii="Arial" w:hAnsi="Arial" w:cs="Arial"/>
          <w:sz w:val="18"/>
          <w:szCs w:val="18"/>
        </w:rPr>
        <w:t>y</w:t>
      </w:r>
      <w:r w:rsidR="00FB2BD0" w:rsidRPr="003641FC">
        <w:rPr>
          <w:rFonts w:ascii="Arial" w:hAnsi="Arial" w:cs="Arial"/>
          <w:sz w:val="18"/>
          <w:szCs w:val="18"/>
        </w:rPr>
        <w:t>e</w:t>
      </w:r>
      <w:r w:rsidR="00C7296C" w:rsidRPr="003641FC">
        <w:rPr>
          <w:rFonts w:ascii="Arial" w:hAnsi="Arial" w:cs="Arial"/>
          <w:sz w:val="18"/>
          <w:szCs w:val="18"/>
        </w:rPr>
        <w:t>kuvaka</w:t>
      </w:r>
      <w:proofErr w:type="spellEnd"/>
      <w:r w:rsidR="00C36008" w:rsidRPr="003641FC">
        <w:rPr>
          <w:rFonts w:ascii="Arial" w:hAnsi="Arial" w:cs="Arial"/>
          <w:sz w:val="18"/>
          <w:szCs w:val="18"/>
        </w:rPr>
        <w:t>.</w:t>
      </w:r>
      <w:r w:rsidR="00B63FFD" w:rsidRPr="003641FC">
        <w:rPr>
          <w:rFonts w:ascii="Arial" w:hAnsi="Arial" w:cs="Arial"/>
          <w:sz w:val="18"/>
          <w:szCs w:val="18"/>
        </w:rPr>
        <w:t>”</w:t>
      </w:r>
      <w:r w:rsidR="00C7296C" w:rsidRPr="003641FC">
        <w:rPr>
          <w:rFonts w:ascii="Arial" w:hAnsi="Arial" w:cs="Arial"/>
          <w:sz w:val="18"/>
          <w:szCs w:val="18"/>
        </w:rPr>
        <w:t>]</w:t>
      </w:r>
      <w:r w:rsidR="00D52FA5">
        <w:rPr>
          <w:rFonts w:ascii="Arial" w:hAnsi="Arial" w:cs="Arial"/>
          <w:sz w:val="28"/>
          <w:szCs w:val="28"/>
        </w:rPr>
        <w:t xml:space="preserve"> </w:t>
      </w:r>
      <w:proofErr w:type="spellStart"/>
      <w:r w:rsidR="00C36008">
        <w:rPr>
          <w:rFonts w:ascii="Arial" w:hAnsi="Arial" w:cs="Arial"/>
          <w:sz w:val="28"/>
          <w:szCs w:val="28"/>
        </w:rPr>
        <w:t>E</w:t>
      </w:r>
      <w:r w:rsidR="00D52FA5">
        <w:rPr>
          <w:rFonts w:ascii="Arial" w:hAnsi="Arial" w:cs="Arial"/>
          <w:sz w:val="28"/>
          <w:szCs w:val="28"/>
        </w:rPr>
        <w:t>hh</w:t>
      </w:r>
      <w:proofErr w:type="spellEnd"/>
      <w:r w:rsidR="00D52FA5">
        <w:rPr>
          <w:rFonts w:ascii="Arial" w:hAnsi="Arial" w:cs="Arial"/>
          <w:sz w:val="28"/>
          <w:szCs w:val="28"/>
        </w:rPr>
        <w:t xml:space="preserve"> </w:t>
      </w:r>
      <w:proofErr w:type="spellStart"/>
      <w:r w:rsidR="00D52FA5">
        <w:rPr>
          <w:rFonts w:ascii="Arial" w:hAnsi="Arial" w:cs="Arial"/>
          <w:sz w:val="28"/>
          <w:szCs w:val="28"/>
        </w:rPr>
        <w:t>toda</w:t>
      </w:r>
      <w:proofErr w:type="spellEnd"/>
      <w:r w:rsidR="00D52FA5">
        <w:rPr>
          <w:rFonts w:ascii="Arial" w:hAnsi="Arial" w:cs="Arial"/>
          <w:sz w:val="28"/>
          <w:szCs w:val="28"/>
        </w:rPr>
        <w:t xml:space="preserve"> </w:t>
      </w:r>
      <w:proofErr w:type="spellStart"/>
      <w:r w:rsidR="00D52FA5">
        <w:rPr>
          <w:rFonts w:ascii="Arial" w:hAnsi="Arial" w:cs="Arial"/>
          <w:sz w:val="28"/>
          <w:szCs w:val="28"/>
        </w:rPr>
        <w:t>mari</w:t>
      </w:r>
      <w:proofErr w:type="spellEnd"/>
      <w:r w:rsidR="00D52FA5">
        <w:rPr>
          <w:rFonts w:ascii="Arial" w:hAnsi="Arial" w:cs="Arial"/>
          <w:sz w:val="28"/>
          <w:szCs w:val="28"/>
        </w:rPr>
        <w:t xml:space="preserve"> </w:t>
      </w:r>
      <w:proofErr w:type="spellStart"/>
      <w:r w:rsidR="00D52FA5">
        <w:rPr>
          <w:rFonts w:ascii="Arial" w:hAnsi="Arial" w:cs="Arial"/>
          <w:sz w:val="28"/>
          <w:szCs w:val="28"/>
        </w:rPr>
        <w:t>yekuvaka</w:t>
      </w:r>
      <w:proofErr w:type="spellEnd"/>
      <w:r w:rsidR="00420466">
        <w:rPr>
          <w:rFonts w:ascii="Arial" w:hAnsi="Arial" w:cs="Arial"/>
          <w:sz w:val="28"/>
          <w:szCs w:val="28"/>
        </w:rPr>
        <w:t>.</w:t>
      </w:r>
    </w:p>
    <w:p w14:paraId="67FB9C2F" w14:textId="7750AA85" w:rsidR="00B05A65" w:rsidRDefault="00161437" w:rsidP="00EE1207">
      <w:pPr>
        <w:jc w:val="both"/>
        <w:rPr>
          <w:rFonts w:ascii="Arial" w:hAnsi="Arial" w:cs="Arial"/>
          <w:sz w:val="28"/>
          <w:szCs w:val="28"/>
        </w:rPr>
      </w:pPr>
      <w:r>
        <w:rPr>
          <w:rFonts w:ascii="Arial" w:hAnsi="Arial" w:cs="Arial"/>
          <w:sz w:val="28"/>
          <w:szCs w:val="28"/>
          <w:vertAlign w:val="superscript"/>
        </w:rPr>
        <w:t>15</w:t>
      </w:r>
      <w:r w:rsidR="009B482B">
        <w:rPr>
          <w:rFonts w:ascii="Arial" w:hAnsi="Arial" w:cs="Arial"/>
          <w:sz w:val="28"/>
          <w:szCs w:val="28"/>
          <w:vertAlign w:val="superscript"/>
        </w:rPr>
        <w:t>7</w:t>
      </w:r>
      <w:r w:rsidR="00420466">
        <w:rPr>
          <w:rFonts w:ascii="Arial" w:hAnsi="Arial" w:cs="Arial"/>
          <w:sz w:val="28"/>
          <w:szCs w:val="28"/>
        </w:rPr>
        <w:t>V</w:t>
      </w:r>
      <w:r w:rsidR="00D43BF6">
        <w:rPr>
          <w:rFonts w:ascii="Arial" w:hAnsi="Arial" w:cs="Arial"/>
          <w:sz w:val="28"/>
          <w:szCs w:val="28"/>
        </w:rPr>
        <w:t xml:space="preserve">anhu </w:t>
      </w:r>
      <w:proofErr w:type="spellStart"/>
      <w:r w:rsidR="00D43BF6">
        <w:rPr>
          <w:rFonts w:ascii="Arial" w:hAnsi="Arial" w:cs="Arial"/>
          <w:sz w:val="28"/>
          <w:szCs w:val="28"/>
        </w:rPr>
        <w:t>vaMwari</w:t>
      </w:r>
      <w:proofErr w:type="spellEnd"/>
      <w:r w:rsidR="00D52FA5">
        <w:rPr>
          <w:rFonts w:ascii="Arial" w:hAnsi="Arial" w:cs="Arial"/>
          <w:sz w:val="28"/>
          <w:szCs w:val="28"/>
        </w:rPr>
        <w:t xml:space="preserve"> </w:t>
      </w:r>
      <w:r w:rsidR="00447902">
        <w:rPr>
          <w:rFonts w:ascii="Arial" w:hAnsi="Arial" w:cs="Arial"/>
          <w:sz w:val="28"/>
          <w:szCs w:val="28"/>
        </w:rPr>
        <w:t xml:space="preserve">kana </w:t>
      </w:r>
      <w:proofErr w:type="spellStart"/>
      <w:r w:rsidR="00E713C3">
        <w:rPr>
          <w:rFonts w:ascii="Arial" w:hAnsi="Arial" w:cs="Arial"/>
          <w:sz w:val="28"/>
          <w:szCs w:val="28"/>
        </w:rPr>
        <w:t>muchiita</w:t>
      </w:r>
      <w:proofErr w:type="spellEnd"/>
      <w:r w:rsidR="00E713C3">
        <w:rPr>
          <w:rFonts w:ascii="Arial" w:hAnsi="Arial" w:cs="Arial"/>
          <w:sz w:val="28"/>
          <w:szCs w:val="28"/>
        </w:rPr>
        <w:t xml:space="preserve"> wear off </w:t>
      </w:r>
      <w:proofErr w:type="spellStart"/>
      <w:r w:rsidR="00E713C3">
        <w:rPr>
          <w:rFonts w:ascii="Arial" w:hAnsi="Arial" w:cs="Arial"/>
          <w:sz w:val="28"/>
          <w:szCs w:val="28"/>
        </w:rPr>
        <w:t>mumunamato</w:t>
      </w:r>
      <w:proofErr w:type="spellEnd"/>
      <w:r w:rsidR="00C36008">
        <w:rPr>
          <w:rFonts w:ascii="Arial" w:hAnsi="Arial" w:cs="Arial"/>
          <w:sz w:val="28"/>
          <w:szCs w:val="28"/>
        </w:rPr>
        <w:t>,</w:t>
      </w:r>
      <w:r w:rsidR="00E713C3">
        <w:rPr>
          <w:rFonts w:ascii="Arial" w:hAnsi="Arial" w:cs="Arial"/>
          <w:sz w:val="28"/>
          <w:szCs w:val="28"/>
        </w:rPr>
        <w:t xml:space="preserve"> isu </w:t>
      </w:r>
      <w:proofErr w:type="spellStart"/>
      <w:r w:rsidR="00E713C3">
        <w:rPr>
          <w:rFonts w:ascii="Arial" w:hAnsi="Arial" w:cs="Arial"/>
          <w:sz w:val="28"/>
          <w:szCs w:val="28"/>
        </w:rPr>
        <w:t>tisati</w:t>
      </w:r>
      <w:proofErr w:type="spellEnd"/>
      <w:r w:rsidR="00E713C3">
        <w:rPr>
          <w:rFonts w:ascii="Arial" w:hAnsi="Arial" w:cs="Arial"/>
          <w:sz w:val="28"/>
          <w:szCs w:val="28"/>
        </w:rPr>
        <w:t xml:space="preserve"> </w:t>
      </w:r>
      <w:proofErr w:type="spellStart"/>
      <w:r w:rsidR="00E713C3">
        <w:rPr>
          <w:rFonts w:ascii="Arial" w:hAnsi="Arial" w:cs="Arial"/>
          <w:sz w:val="28"/>
          <w:szCs w:val="28"/>
        </w:rPr>
        <w:t>ta</w:t>
      </w:r>
      <w:r w:rsidR="00F1233F">
        <w:rPr>
          <w:rFonts w:ascii="Arial" w:hAnsi="Arial" w:cs="Arial"/>
          <w:sz w:val="28"/>
          <w:szCs w:val="28"/>
        </w:rPr>
        <w:t>wana</w:t>
      </w:r>
      <w:proofErr w:type="spellEnd"/>
      <w:r w:rsidR="00F1233F">
        <w:rPr>
          <w:rFonts w:ascii="Arial" w:hAnsi="Arial" w:cs="Arial"/>
          <w:sz w:val="28"/>
          <w:szCs w:val="28"/>
        </w:rPr>
        <w:t xml:space="preserve"> </w:t>
      </w:r>
      <w:proofErr w:type="spellStart"/>
      <w:r w:rsidR="00F1233F">
        <w:rPr>
          <w:rFonts w:ascii="Arial" w:hAnsi="Arial" w:cs="Arial"/>
          <w:sz w:val="28"/>
          <w:szCs w:val="28"/>
        </w:rPr>
        <w:t>mhinduro</w:t>
      </w:r>
      <w:proofErr w:type="spellEnd"/>
      <w:r w:rsidR="00F1233F">
        <w:rPr>
          <w:rFonts w:ascii="Arial" w:hAnsi="Arial" w:cs="Arial"/>
          <w:sz w:val="28"/>
          <w:szCs w:val="28"/>
        </w:rPr>
        <w:t xml:space="preserve"> </w:t>
      </w:r>
      <w:proofErr w:type="spellStart"/>
      <w:r w:rsidR="00F1233F">
        <w:rPr>
          <w:rFonts w:ascii="Arial" w:hAnsi="Arial" w:cs="Arial"/>
          <w:sz w:val="28"/>
          <w:szCs w:val="28"/>
        </w:rPr>
        <w:t>kudai</w:t>
      </w:r>
      <w:proofErr w:type="spellEnd"/>
      <w:r w:rsidR="00706E40">
        <w:rPr>
          <w:rFonts w:ascii="Arial" w:hAnsi="Arial" w:cs="Arial"/>
          <w:sz w:val="28"/>
          <w:szCs w:val="28"/>
        </w:rPr>
        <w:t>.</w:t>
      </w:r>
      <w:r w:rsidR="00F1233F">
        <w:rPr>
          <w:rFonts w:ascii="Arial" w:hAnsi="Arial" w:cs="Arial"/>
          <w:sz w:val="28"/>
          <w:szCs w:val="28"/>
        </w:rPr>
        <w:t xml:space="preserve"> </w:t>
      </w:r>
      <w:proofErr w:type="spellStart"/>
      <w:r w:rsidR="00706E40">
        <w:rPr>
          <w:rFonts w:ascii="Arial" w:hAnsi="Arial" w:cs="Arial"/>
          <w:sz w:val="28"/>
          <w:szCs w:val="28"/>
        </w:rPr>
        <w:t>I</w:t>
      </w:r>
      <w:r w:rsidR="00F1233F">
        <w:rPr>
          <w:rFonts w:ascii="Arial" w:hAnsi="Arial" w:cs="Arial"/>
          <w:sz w:val="28"/>
          <w:szCs w:val="28"/>
        </w:rPr>
        <w:t>w</w:t>
      </w:r>
      <w:r w:rsidR="00706E40">
        <w:rPr>
          <w:rFonts w:ascii="Arial" w:hAnsi="Arial" w:cs="Arial"/>
          <w:sz w:val="28"/>
          <w:szCs w:val="28"/>
        </w:rPr>
        <w:t>e</w:t>
      </w:r>
      <w:r w:rsidR="00F1233F">
        <w:rPr>
          <w:rFonts w:ascii="Arial" w:hAnsi="Arial" w:cs="Arial"/>
          <w:sz w:val="28"/>
          <w:szCs w:val="28"/>
        </w:rPr>
        <w:t>wo</w:t>
      </w:r>
      <w:proofErr w:type="spellEnd"/>
      <w:r w:rsidR="00F1233F">
        <w:rPr>
          <w:rFonts w:ascii="Arial" w:hAnsi="Arial" w:cs="Arial"/>
          <w:sz w:val="28"/>
          <w:szCs w:val="28"/>
        </w:rPr>
        <w:t xml:space="preserve"> </w:t>
      </w:r>
      <w:proofErr w:type="spellStart"/>
      <w:r w:rsidR="00CF0673">
        <w:rPr>
          <w:rFonts w:ascii="Arial" w:hAnsi="Arial" w:cs="Arial"/>
          <w:sz w:val="28"/>
          <w:szCs w:val="28"/>
        </w:rPr>
        <w:t>hunhu</w:t>
      </w:r>
      <w:proofErr w:type="spellEnd"/>
      <w:r w:rsidR="00CF0673">
        <w:rPr>
          <w:rFonts w:ascii="Arial" w:hAnsi="Arial" w:cs="Arial"/>
          <w:sz w:val="28"/>
          <w:szCs w:val="28"/>
        </w:rPr>
        <w:t xml:space="preserve"> hwako </w:t>
      </w:r>
      <w:proofErr w:type="spellStart"/>
      <w:r w:rsidR="00CF0673">
        <w:rPr>
          <w:rFonts w:ascii="Arial" w:hAnsi="Arial" w:cs="Arial"/>
          <w:sz w:val="28"/>
          <w:szCs w:val="28"/>
        </w:rPr>
        <w:t>chai</w:t>
      </w:r>
      <w:r w:rsidR="00706E40">
        <w:rPr>
          <w:rFonts w:ascii="Arial" w:hAnsi="Arial" w:cs="Arial"/>
          <w:sz w:val="28"/>
          <w:szCs w:val="28"/>
        </w:rPr>
        <w:t>h</w:t>
      </w:r>
      <w:r w:rsidR="00CF0673">
        <w:rPr>
          <w:rFonts w:ascii="Arial" w:hAnsi="Arial" w:cs="Arial"/>
          <w:sz w:val="28"/>
          <w:szCs w:val="28"/>
        </w:rPr>
        <w:t>wo</w:t>
      </w:r>
      <w:proofErr w:type="spellEnd"/>
      <w:r w:rsidR="00CF0673">
        <w:rPr>
          <w:rFonts w:ascii="Arial" w:hAnsi="Arial" w:cs="Arial"/>
          <w:sz w:val="28"/>
          <w:szCs w:val="28"/>
        </w:rPr>
        <w:t xml:space="preserve"> </w:t>
      </w:r>
      <w:proofErr w:type="spellStart"/>
      <w:r w:rsidR="00CF0673">
        <w:rPr>
          <w:rFonts w:ascii="Arial" w:hAnsi="Arial" w:cs="Arial"/>
          <w:sz w:val="28"/>
          <w:szCs w:val="28"/>
        </w:rPr>
        <w:t>husati</w:t>
      </w:r>
      <w:proofErr w:type="spellEnd"/>
      <w:r w:rsidR="00CF0673">
        <w:rPr>
          <w:rFonts w:ascii="Arial" w:hAnsi="Arial" w:cs="Arial"/>
          <w:sz w:val="28"/>
          <w:szCs w:val="28"/>
        </w:rPr>
        <w:t xml:space="preserve"> </w:t>
      </w:r>
      <w:proofErr w:type="spellStart"/>
      <w:r w:rsidR="00CF0673">
        <w:rPr>
          <w:rFonts w:ascii="Arial" w:hAnsi="Arial" w:cs="Arial"/>
          <w:sz w:val="28"/>
          <w:szCs w:val="28"/>
        </w:rPr>
        <w:t>hwa</w:t>
      </w:r>
      <w:r w:rsidR="005437A1">
        <w:rPr>
          <w:rFonts w:ascii="Arial" w:hAnsi="Arial" w:cs="Arial"/>
          <w:sz w:val="28"/>
          <w:szCs w:val="28"/>
        </w:rPr>
        <w:t>chinja</w:t>
      </w:r>
      <w:proofErr w:type="spellEnd"/>
      <w:r w:rsidR="00706E40">
        <w:rPr>
          <w:rFonts w:ascii="Arial" w:hAnsi="Arial" w:cs="Arial"/>
          <w:sz w:val="28"/>
          <w:szCs w:val="28"/>
        </w:rPr>
        <w:t>.</w:t>
      </w:r>
      <w:r w:rsidR="005437A1">
        <w:rPr>
          <w:rFonts w:ascii="Arial" w:hAnsi="Arial" w:cs="Arial"/>
          <w:sz w:val="28"/>
          <w:szCs w:val="28"/>
        </w:rPr>
        <w:t xml:space="preserve"> </w:t>
      </w:r>
      <w:r w:rsidR="00706E40">
        <w:rPr>
          <w:rFonts w:ascii="Arial" w:hAnsi="Arial" w:cs="Arial"/>
          <w:sz w:val="28"/>
          <w:szCs w:val="28"/>
        </w:rPr>
        <w:t>T</w:t>
      </w:r>
      <w:r w:rsidR="005437A1">
        <w:rPr>
          <w:rFonts w:ascii="Arial" w:hAnsi="Arial" w:cs="Arial"/>
          <w:sz w:val="28"/>
          <w:szCs w:val="28"/>
        </w:rPr>
        <w:t xml:space="preserve">iri kutanga </w:t>
      </w:r>
      <w:proofErr w:type="spellStart"/>
      <w:r w:rsidR="005437A1">
        <w:rPr>
          <w:rFonts w:ascii="Arial" w:hAnsi="Arial" w:cs="Arial"/>
          <w:sz w:val="28"/>
          <w:szCs w:val="28"/>
        </w:rPr>
        <w:t>neku</w:t>
      </w:r>
      <w:proofErr w:type="spellEnd"/>
      <w:r w:rsidR="005437A1">
        <w:rPr>
          <w:rFonts w:ascii="Arial" w:hAnsi="Arial" w:cs="Arial"/>
          <w:sz w:val="28"/>
          <w:szCs w:val="28"/>
        </w:rPr>
        <w:t xml:space="preserve"> status </w:t>
      </w:r>
      <w:proofErr w:type="spellStart"/>
      <w:r w:rsidR="005437A1">
        <w:rPr>
          <w:rFonts w:ascii="Arial" w:hAnsi="Arial" w:cs="Arial"/>
          <w:sz w:val="28"/>
          <w:szCs w:val="28"/>
        </w:rPr>
        <w:t>yako</w:t>
      </w:r>
      <w:proofErr w:type="spellEnd"/>
      <w:r w:rsidR="005F4907">
        <w:rPr>
          <w:rFonts w:ascii="Arial" w:hAnsi="Arial" w:cs="Arial"/>
          <w:sz w:val="28"/>
          <w:szCs w:val="28"/>
        </w:rPr>
        <w:t>.</w:t>
      </w:r>
      <w:r w:rsidR="005437A1">
        <w:rPr>
          <w:rFonts w:ascii="Arial" w:hAnsi="Arial" w:cs="Arial"/>
          <w:sz w:val="28"/>
          <w:szCs w:val="28"/>
        </w:rPr>
        <w:t xml:space="preserve"> </w:t>
      </w:r>
      <w:r w:rsidR="005F4907">
        <w:rPr>
          <w:rFonts w:ascii="Arial" w:hAnsi="Arial" w:cs="Arial"/>
          <w:sz w:val="28"/>
          <w:szCs w:val="28"/>
        </w:rPr>
        <w:t>T</w:t>
      </w:r>
      <w:r w:rsidR="005437A1">
        <w:rPr>
          <w:rFonts w:ascii="Arial" w:hAnsi="Arial" w:cs="Arial"/>
          <w:sz w:val="28"/>
          <w:szCs w:val="28"/>
        </w:rPr>
        <w:t xml:space="preserve">iri kutanga </w:t>
      </w:r>
      <w:proofErr w:type="spellStart"/>
      <w:r w:rsidR="00CB67B8">
        <w:rPr>
          <w:rFonts w:ascii="Arial" w:hAnsi="Arial" w:cs="Arial"/>
          <w:sz w:val="28"/>
          <w:szCs w:val="28"/>
        </w:rPr>
        <w:t>nokudzinga</w:t>
      </w:r>
      <w:proofErr w:type="spellEnd"/>
      <w:r w:rsidR="00CB67B8">
        <w:rPr>
          <w:rFonts w:ascii="Arial" w:hAnsi="Arial" w:cs="Arial"/>
          <w:sz w:val="28"/>
          <w:szCs w:val="28"/>
        </w:rPr>
        <w:t xml:space="preserve"> poverty mauri</w:t>
      </w:r>
      <w:r w:rsidR="005F4907">
        <w:rPr>
          <w:rFonts w:ascii="Arial" w:hAnsi="Arial" w:cs="Arial"/>
          <w:sz w:val="28"/>
          <w:szCs w:val="28"/>
        </w:rPr>
        <w:t>.</w:t>
      </w:r>
      <w:r w:rsidR="00CB67B8">
        <w:rPr>
          <w:rFonts w:ascii="Arial" w:hAnsi="Arial" w:cs="Arial"/>
          <w:sz w:val="28"/>
          <w:szCs w:val="28"/>
        </w:rPr>
        <w:t xml:space="preserve"> </w:t>
      </w:r>
      <w:r w:rsidR="005F4907">
        <w:rPr>
          <w:rFonts w:ascii="Arial" w:hAnsi="Arial" w:cs="Arial"/>
          <w:sz w:val="28"/>
          <w:szCs w:val="28"/>
        </w:rPr>
        <w:t>T</w:t>
      </w:r>
      <w:r w:rsidR="00CB67B8">
        <w:rPr>
          <w:rFonts w:ascii="Arial" w:hAnsi="Arial" w:cs="Arial"/>
          <w:sz w:val="28"/>
          <w:szCs w:val="28"/>
        </w:rPr>
        <w:t xml:space="preserve">iri kutanga </w:t>
      </w:r>
      <w:proofErr w:type="spellStart"/>
      <w:r w:rsidR="00CB67B8">
        <w:rPr>
          <w:rFonts w:ascii="Arial" w:hAnsi="Arial" w:cs="Arial"/>
          <w:sz w:val="28"/>
          <w:szCs w:val="28"/>
        </w:rPr>
        <w:t>nekutsi-dzinga</w:t>
      </w:r>
      <w:proofErr w:type="spellEnd"/>
      <w:r w:rsidR="00CB67B8">
        <w:rPr>
          <w:rFonts w:ascii="Arial" w:hAnsi="Arial" w:cs="Arial"/>
          <w:sz w:val="28"/>
          <w:szCs w:val="28"/>
        </w:rPr>
        <w:t xml:space="preserve"> </w:t>
      </w:r>
      <w:r w:rsidR="00420466">
        <w:rPr>
          <w:rFonts w:ascii="Arial" w:hAnsi="Arial" w:cs="Arial"/>
          <w:sz w:val="28"/>
          <w:szCs w:val="28"/>
        </w:rPr>
        <w:t xml:space="preserve">mweya </w:t>
      </w:r>
      <w:proofErr w:type="spellStart"/>
      <w:r w:rsidR="00420466">
        <w:rPr>
          <w:rFonts w:ascii="Arial" w:hAnsi="Arial" w:cs="Arial"/>
          <w:sz w:val="28"/>
          <w:szCs w:val="28"/>
        </w:rPr>
        <w:t>yemai</w:t>
      </w:r>
      <w:proofErr w:type="spellEnd"/>
      <w:r w:rsidR="00420466">
        <w:rPr>
          <w:rFonts w:ascii="Arial" w:hAnsi="Arial" w:cs="Arial"/>
          <w:sz w:val="28"/>
          <w:szCs w:val="28"/>
        </w:rPr>
        <w:t xml:space="preserve">…? </w:t>
      </w:r>
      <w:r w:rsidR="00420466" w:rsidRPr="00C6677E">
        <w:rPr>
          <w:rFonts w:ascii="Arial" w:hAnsi="Arial" w:cs="Arial"/>
          <w:sz w:val="18"/>
          <w:szCs w:val="18"/>
        </w:rPr>
        <w:t xml:space="preserve">[Congregation </w:t>
      </w:r>
      <w:r w:rsidR="00063DA1" w:rsidRPr="00C6677E">
        <w:rPr>
          <w:rFonts w:ascii="Arial" w:hAnsi="Arial" w:cs="Arial"/>
          <w:sz w:val="18"/>
          <w:szCs w:val="18"/>
        </w:rPr>
        <w:t>says, “</w:t>
      </w:r>
      <w:r w:rsidR="00420466" w:rsidRPr="00C6677E">
        <w:rPr>
          <w:rFonts w:ascii="Arial" w:hAnsi="Arial" w:cs="Arial"/>
          <w:sz w:val="18"/>
          <w:szCs w:val="18"/>
        </w:rPr>
        <w:t>yemadzinza</w:t>
      </w:r>
      <w:r w:rsidR="00E0347E" w:rsidRPr="00C6677E">
        <w:rPr>
          <w:rFonts w:ascii="Arial" w:hAnsi="Arial" w:cs="Arial"/>
          <w:sz w:val="18"/>
          <w:szCs w:val="18"/>
        </w:rPr>
        <w:t>,</w:t>
      </w:r>
      <w:r w:rsidR="00420466" w:rsidRPr="00C6677E">
        <w:rPr>
          <w:rFonts w:ascii="Arial" w:hAnsi="Arial" w:cs="Arial"/>
          <w:sz w:val="18"/>
          <w:szCs w:val="18"/>
        </w:rPr>
        <w:t>”]</w:t>
      </w:r>
      <w:r w:rsidR="00AA54D4">
        <w:rPr>
          <w:rFonts w:ascii="Arial" w:hAnsi="Arial" w:cs="Arial"/>
          <w:sz w:val="28"/>
          <w:szCs w:val="28"/>
        </w:rPr>
        <w:t xml:space="preserve"> madzinza. Ende as far as polygamy is concerned </w:t>
      </w:r>
      <w:r w:rsidR="007F4E84">
        <w:rPr>
          <w:rFonts w:ascii="Arial" w:hAnsi="Arial" w:cs="Arial"/>
          <w:sz w:val="28"/>
          <w:szCs w:val="28"/>
        </w:rPr>
        <w:t xml:space="preserve">it’s a forgone </w:t>
      </w:r>
      <w:proofErr w:type="gramStart"/>
      <w:r w:rsidR="007F4E84">
        <w:rPr>
          <w:rFonts w:ascii="Arial" w:hAnsi="Arial" w:cs="Arial"/>
          <w:sz w:val="28"/>
          <w:szCs w:val="28"/>
        </w:rPr>
        <w:t>conclusion,</w:t>
      </w:r>
      <w:proofErr w:type="gramEnd"/>
      <w:r w:rsidR="007F4E84">
        <w:rPr>
          <w:rFonts w:ascii="Arial" w:hAnsi="Arial" w:cs="Arial"/>
          <w:sz w:val="28"/>
          <w:szCs w:val="28"/>
        </w:rPr>
        <w:t xml:space="preserve"> we are a polygamous </w:t>
      </w:r>
      <w:r w:rsidR="00E62E2A">
        <w:rPr>
          <w:rFonts w:ascii="Arial" w:hAnsi="Arial" w:cs="Arial"/>
          <w:sz w:val="28"/>
          <w:szCs w:val="28"/>
        </w:rPr>
        <w:t xml:space="preserve">Church! </w:t>
      </w:r>
      <w:r w:rsidR="00534101" w:rsidRPr="00534101">
        <w:rPr>
          <w:rFonts w:ascii="Arial" w:hAnsi="Arial" w:cs="Arial"/>
          <w:sz w:val="18"/>
          <w:szCs w:val="28"/>
        </w:rPr>
        <w:t xml:space="preserve">[Congregation says, “Amen.”] </w:t>
      </w:r>
      <w:r w:rsidR="00E62E2A">
        <w:rPr>
          <w:rFonts w:ascii="Arial" w:hAnsi="Arial" w:cs="Arial"/>
          <w:sz w:val="28"/>
          <w:szCs w:val="28"/>
        </w:rPr>
        <w:t xml:space="preserve">We believe in Divine Ma…? </w:t>
      </w:r>
      <w:r w:rsidR="00E62E2A" w:rsidRPr="00C6677E">
        <w:rPr>
          <w:rFonts w:ascii="Arial" w:hAnsi="Arial" w:cs="Arial"/>
          <w:sz w:val="18"/>
          <w:szCs w:val="18"/>
        </w:rPr>
        <w:t xml:space="preserve">[Congregation </w:t>
      </w:r>
      <w:r w:rsidR="00063DA1" w:rsidRPr="00C6677E">
        <w:rPr>
          <w:rFonts w:ascii="Arial" w:hAnsi="Arial" w:cs="Arial"/>
          <w:sz w:val="18"/>
          <w:szCs w:val="18"/>
        </w:rPr>
        <w:t>says, “</w:t>
      </w:r>
      <w:r w:rsidR="00E62E2A" w:rsidRPr="00C6677E">
        <w:rPr>
          <w:rFonts w:ascii="Arial" w:hAnsi="Arial" w:cs="Arial"/>
          <w:sz w:val="18"/>
          <w:szCs w:val="18"/>
        </w:rPr>
        <w:t>Marriage</w:t>
      </w:r>
      <w:r w:rsidR="00FC0CBD" w:rsidRPr="00C6677E">
        <w:rPr>
          <w:rFonts w:ascii="Arial" w:hAnsi="Arial" w:cs="Arial"/>
          <w:sz w:val="18"/>
          <w:szCs w:val="18"/>
        </w:rPr>
        <w:t>.</w:t>
      </w:r>
      <w:r w:rsidR="00E62E2A" w:rsidRPr="00C6677E">
        <w:rPr>
          <w:rFonts w:ascii="Arial" w:hAnsi="Arial" w:cs="Arial"/>
          <w:sz w:val="18"/>
          <w:szCs w:val="18"/>
        </w:rPr>
        <w:t>”]</w:t>
      </w:r>
      <w:r w:rsidR="00637CA7" w:rsidRPr="00C6677E">
        <w:rPr>
          <w:rFonts w:ascii="Arial" w:hAnsi="Arial" w:cs="Arial"/>
          <w:sz w:val="18"/>
          <w:szCs w:val="18"/>
        </w:rPr>
        <w:t xml:space="preserve"> </w:t>
      </w:r>
      <w:r w:rsidR="00FC0CBD">
        <w:rPr>
          <w:rFonts w:ascii="Arial" w:hAnsi="Arial" w:cs="Arial"/>
          <w:sz w:val="28"/>
          <w:szCs w:val="28"/>
        </w:rPr>
        <w:t>B</w:t>
      </w:r>
      <w:r w:rsidR="00637CA7">
        <w:rPr>
          <w:rFonts w:ascii="Arial" w:hAnsi="Arial" w:cs="Arial"/>
          <w:sz w:val="28"/>
          <w:szCs w:val="28"/>
        </w:rPr>
        <w:t xml:space="preserve">ut </w:t>
      </w:r>
      <w:proofErr w:type="spellStart"/>
      <w:r w:rsidR="00637CA7">
        <w:rPr>
          <w:rFonts w:ascii="Arial" w:hAnsi="Arial" w:cs="Arial"/>
          <w:sz w:val="28"/>
          <w:szCs w:val="28"/>
        </w:rPr>
        <w:t>hatidi</w:t>
      </w:r>
      <w:proofErr w:type="spellEnd"/>
      <w:r w:rsidR="00637CA7">
        <w:rPr>
          <w:rFonts w:ascii="Arial" w:hAnsi="Arial" w:cs="Arial"/>
          <w:sz w:val="28"/>
          <w:szCs w:val="28"/>
        </w:rPr>
        <w:t xml:space="preserve"> </w:t>
      </w:r>
      <w:proofErr w:type="spellStart"/>
      <w:r w:rsidR="00637CA7">
        <w:rPr>
          <w:rFonts w:ascii="Arial" w:hAnsi="Arial" w:cs="Arial"/>
          <w:sz w:val="28"/>
          <w:szCs w:val="28"/>
        </w:rPr>
        <w:t>manje</w:t>
      </w:r>
      <w:proofErr w:type="spellEnd"/>
      <w:r w:rsidR="00637CA7">
        <w:rPr>
          <w:rFonts w:ascii="Arial" w:hAnsi="Arial" w:cs="Arial"/>
          <w:sz w:val="28"/>
          <w:szCs w:val="28"/>
        </w:rPr>
        <w:t xml:space="preserve"> poverty</w:t>
      </w:r>
      <w:r w:rsidR="0081134C">
        <w:rPr>
          <w:rFonts w:ascii="Arial" w:hAnsi="Arial" w:cs="Arial"/>
          <w:sz w:val="28"/>
          <w:szCs w:val="28"/>
        </w:rPr>
        <w:t>,</w:t>
      </w:r>
      <w:r w:rsidR="00637CA7">
        <w:rPr>
          <w:rFonts w:ascii="Arial" w:hAnsi="Arial" w:cs="Arial"/>
          <w:sz w:val="28"/>
          <w:szCs w:val="28"/>
        </w:rPr>
        <w:t xml:space="preserve"> </w:t>
      </w:r>
      <w:proofErr w:type="spellStart"/>
      <w:r w:rsidR="003E452E">
        <w:rPr>
          <w:rFonts w:ascii="Arial" w:hAnsi="Arial" w:cs="Arial"/>
          <w:sz w:val="28"/>
          <w:szCs w:val="28"/>
        </w:rPr>
        <w:t>handidi</w:t>
      </w:r>
      <w:proofErr w:type="spellEnd"/>
      <w:r w:rsidR="003E452E">
        <w:rPr>
          <w:rFonts w:ascii="Arial" w:hAnsi="Arial" w:cs="Arial"/>
          <w:sz w:val="28"/>
          <w:szCs w:val="28"/>
        </w:rPr>
        <w:t xml:space="preserve"> munhu </w:t>
      </w:r>
      <w:proofErr w:type="spellStart"/>
      <w:r w:rsidR="003E452E">
        <w:rPr>
          <w:rFonts w:ascii="Arial" w:hAnsi="Arial" w:cs="Arial"/>
          <w:sz w:val="28"/>
          <w:szCs w:val="28"/>
        </w:rPr>
        <w:t>ano</w:t>
      </w:r>
      <w:proofErr w:type="spellEnd"/>
      <w:r w:rsidR="003E452E">
        <w:rPr>
          <w:rFonts w:ascii="Arial" w:hAnsi="Arial" w:cs="Arial"/>
          <w:sz w:val="28"/>
          <w:szCs w:val="28"/>
        </w:rPr>
        <w:t xml:space="preserve"> </w:t>
      </w:r>
      <w:proofErr w:type="spellStart"/>
      <w:r w:rsidR="003E452E" w:rsidRPr="003E452E">
        <w:rPr>
          <w:rFonts w:ascii="Arial" w:hAnsi="Arial" w:cs="Arial"/>
          <w:i/>
          <w:iCs/>
          <w:sz w:val="28"/>
          <w:szCs w:val="28"/>
        </w:rPr>
        <w:t>strugg</w:t>
      </w:r>
      <w:proofErr w:type="spellEnd"/>
      <w:r w:rsidR="003E452E" w:rsidRPr="003E452E">
        <w:rPr>
          <w:rFonts w:ascii="Arial" w:hAnsi="Arial" w:cs="Arial"/>
          <w:i/>
          <w:iCs/>
          <w:sz w:val="28"/>
          <w:szCs w:val="28"/>
        </w:rPr>
        <w:t>-ula</w:t>
      </w:r>
      <w:r w:rsidR="003E452E">
        <w:rPr>
          <w:rFonts w:ascii="Arial" w:hAnsi="Arial" w:cs="Arial"/>
          <w:sz w:val="28"/>
          <w:szCs w:val="28"/>
        </w:rPr>
        <w:t xml:space="preserve"> pa Divine Marriage</w:t>
      </w:r>
      <w:r w:rsidR="00A069C4">
        <w:rPr>
          <w:rFonts w:ascii="Arial" w:hAnsi="Arial" w:cs="Arial"/>
          <w:sz w:val="28"/>
          <w:szCs w:val="28"/>
        </w:rPr>
        <w:t xml:space="preserve">, no! Saka ma brother angu </w:t>
      </w:r>
      <w:proofErr w:type="spellStart"/>
      <w:r w:rsidR="00A069C4">
        <w:rPr>
          <w:rFonts w:ascii="Arial" w:hAnsi="Arial" w:cs="Arial"/>
          <w:sz w:val="28"/>
          <w:szCs w:val="28"/>
        </w:rPr>
        <w:t>ngaasimudzirwe</w:t>
      </w:r>
      <w:proofErr w:type="spellEnd"/>
      <w:r w:rsidR="00A069C4">
        <w:rPr>
          <w:rFonts w:ascii="Arial" w:hAnsi="Arial" w:cs="Arial"/>
          <w:sz w:val="28"/>
          <w:szCs w:val="28"/>
        </w:rPr>
        <w:t xml:space="preserve"> </w:t>
      </w:r>
      <w:r w:rsidR="00665234">
        <w:rPr>
          <w:rFonts w:ascii="Arial" w:hAnsi="Arial" w:cs="Arial"/>
          <w:sz w:val="28"/>
          <w:szCs w:val="28"/>
        </w:rPr>
        <w:t xml:space="preserve">kuta…? </w:t>
      </w:r>
      <w:r w:rsidR="00665234" w:rsidRPr="00C6677E">
        <w:rPr>
          <w:rFonts w:ascii="Arial" w:hAnsi="Arial" w:cs="Arial"/>
          <w:sz w:val="18"/>
          <w:szCs w:val="18"/>
        </w:rPr>
        <w:t xml:space="preserve">[Congregation </w:t>
      </w:r>
      <w:r w:rsidR="00063DA1" w:rsidRPr="00C6677E">
        <w:rPr>
          <w:rFonts w:ascii="Arial" w:hAnsi="Arial" w:cs="Arial"/>
          <w:sz w:val="18"/>
          <w:szCs w:val="18"/>
        </w:rPr>
        <w:t>says, “</w:t>
      </w:r>
      <w:r w:rsidR="00665234" w:rsidRPr="00C6677E">
        <w:rPr>
          <w:rFonts w:ascii="Arial" w:hAnsi="Arial" w:cs="Arial"/>
          <w:sz w:val="18"/>
          <w:szCs w:val="18"/>
        </w:rPr>
        <w:t>kutanga</w:t>
      </w:r>
      <w:r w:rsidR="00D939FD" w:rsidRPr="00C6677E">
        <w:rPr>
          <w:rFonts w:ascii="Arial" w:hAnsi="Arial" w:cs="Arial"/>
          <w:sz w:val="18"/>
          <w:szCs w:val="18"/>
        </w:rPr>
        <w:t>,</w:t>
      </w:r>
      <w:r w:rsidR="00665234" w:rsidRPr="00C6677E">
        <w:rPr>
          <w:rFonts w:ascii="Arial" w:hAnsi="Arial" w:cs="Arial"/>
          <w:sz w:val="18"/>
          <w:szCs w:val="18"/>
        </w:rPr>
        <w:t xml:space="preserve">”] </w:t>
      </w:r>
      <w:proofErr w:type="spellStart"/>
      <w:r w:rsidR="00665234">
        <w:rPr>
          <w:rFonts w:ascii="Arial" w:hAnsi="Arial" w:cs="Arial"/>
          <w:sz w:val="28"/>
          <w:szCs w:val="28"/>
        </w:rPr>
        <w:t>zviri</w:t>
      </w:r>
      <w:proofErr w:type="spellEnd"/>
      <w:r w:rsidR="00665234">
        <w:rPr>
          <w:rFonts w:ascii="Arial" w:hAnsi="Arial" w:cs="Arial"/>
          <w:sz w:val="28"/>
          <w:szCs w:val="28"/>
        </w:rPr>
        <w:t xml:space="preserve"> </w:t>
      </w:r>
      <w:proofErr w:type="spellStart"/>
      <w:r w:rsidR="00665234">
        <w:rPr>
          <w:rFonts w:ascii="Arial" w:hAnsi="Arial" w:cs="Arial"/>
          <w:sz w:val="28"/>
          <w:szCs w:val="28"/>
        </w:rPr>
        <w:t>zvimajaya</w:t>
      </w:r>
      <w:proofErr w:type="spellEnd"/>
      <w:r w:rsidR="003551EC">
        <w:rPr>
          <w:rFonts w:ascii="Arial" w:hAnsi="Arial" w:cs="Arial"/>
          <w:sz w:val="28"/>
          <w:szCs w:val="28"/>
        </w:rPr>
        <w:t xml:space="preserve">. </w:t>
      </w:r>
    </w:p>
    <w:p w14:paraId="16B2A939" w14:textId="442CB027" w:rsidR="00A0671B" w:rsidRPr="00D524CE" w:rsidRDefault="00161437" w:rsidP="00EE1207">
      <w:pPr>
        <w:jc w:val="both"/>
        <w:rPr>
          <w:rFonts w:ascii="Arial" w:hAnsi="Arial" w:cs="Arial"/>
          <w:sz w:val="28"/>
          <w:szCs w:val="28"/>
        </w:rPr>
      </w:pPr>
      <w:r>
        <w:rPr>
          <w:rFonts w:ascii="Arial" w:hAnsi="Arial" w:cs="Arial"/>
          <w:sz w:val="28"/>
          <w:szCs w:val="28"/>
          <w:vertAlign w:val="superscript"/>
        </w:rPr>
        <w:t>15</w:t>
      </w:r>
      <w:r w:rsidR="00E0347E">
        <w:rPr>
          <w:rFonts w:ascii="Arial" w:hAnsi="Arial" w:cs="Arial"/>
          <w:sz w:val="28"/>
          <w:szCs w:val="28"/>
          <w:vertAlign w:val="superscript"/>
        </w:rPr>
        <w:t>8</w:t>
      </w:r>
      <w:r>
        <w:rPr>
          <w:rFonts w:ascii="Arial" w:hAnsi="Arial" w:cs="Arial"/>
          <w:sz w:val="28"/>
          <w:szCs w:val="28"/>
          <w:vertAlign w:val="superscript"/>
        </w:rPr>
        <w:t xml:space="preserve"> </w:t>
      </w:r>
      <w:proofErr w:type="spellStart"/>
      <w:r w:rsidR="003551EC">
        <w:rPr>
          <w:rFonts w:ascii="Arial" w:hAnsi="Arial" w:cs="Arial"/>
          <w:sz w:val="28"/>
          <w:szCs w:val="28"/>
        </w:rPr>
        <w:t>Ngaasimudzirwe</w:t>
      </w:r>
      <w:proofErr w:type="spellEnd"/>
      <w:r w:rsidR="003551EC">
        <w:rPr>
          <w:rFonts w:ascii="Arial" w:hAnsi="Arial" w:cs="Arial"/>
          <w:sz w:val="28"/>
          <w:szCs w:val="28"/>
        </w:rPr>
        <w:t xml:space="preserve"> even </w:t>
      </w:r>
      <w:proofErr w:type="spellStart"/>
      <w:r w:rsidR="003551EC">
        <w:rPr>
          <w:rFonts w:ascii="Arial" w:hAnsi="Arial" w:cs="Arial"/>
          <w:sz w:val="28"/>
          <w:szCs w:val="28"/>
        </w:rPr>
        <w:t>nekurima</w:t>
      </w:r>
      <w:proofErr w:type="spellEnd"/>
      <w:r w:rsidR="00864EA6">
        <w:rPr>
          <w:rFonts w:ascii="Arial" w:hAnsi="Arial" w:cs="Arial"/>
          <w:sz w:val="28"/>
          <w:szCs w:val="28"/>
        </w:rPr>
        <w:t>.</w:t>
      </w:r>
      <w:r w:rsidR="003551EC" w:rsidRPr="003551EC">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864EA6">
        <w:rPr>
          <w:rFonts w:ascii="Arial" w:hAnsi="Arial" w:cs="Arial"/>
          <w:sz w:val="28"/>
          <w:szCs w:val="28"/>
        </w:rPr>
        <w:t>E</w:t>
      </w:r>
      <w:r w:rsidR="00DE539F">
        <w:rPr>
          <w:rFonts w:ascii="Arial" w:hAnsi="Arial" w:cs="Arial"/>
          <w:sz w:val="28"/>
          <w:szCs w:val="28"/>
        </w:rPr>
        <w:t>he</w:t>
      </w:r>
      <w:proofErr w:type="spellEnd"/>
      <w:r w:rsidR="003551EC">
        <w:rPr>
          <w:rFonts w:ascii="Arial" w:hAnsi="Arial" w:cs="Arial"/>
          <w:sz w:val="28"/>
          <w:szCs w:val="28"/>
        </w:rPr>
        <w:t xml:space="preserve"> </w:t>
      </w:r>
      <w:proofErr w:type="spellStart"/>
      <w:r w:rsidR="003551EC">
        <w:rPr>
          <w:rFonts w:ascii="Arial" w:hAnsi="Arial" w:cs="Arial"/>
          <w:sz w:val="28"/>
          <w:szCs w:val="28"/>
        </w:rPr>
        <w:t>ngaasimudzirwe</w:t>
      </w:r>
      <w:r w:rsidR="0092158A">
        <w:rPr>
          <w:rFonts w:ascii="Arial" w:hAnsi="Arial" w:cs="Arial"/>
          <w:sz w:val="28"/>
          <w:szCs w:val="28"/>
        </w:rPr>
        <w:t>i</w:t>
      </w:r>
      <w:proofErr w:type="spellEnd"/>
      <w:r w:rsidR="0092158A">
        <w:rPr>
          <w:rFonts w:ascii="Arial" w:hAnsi="Arial" w:cs="Arial"/>
          <w:sz w:val="28"/>
          <w:szCs w:val="28"/>
        </w:rPr>
        <w:t xml:space="preserve"> even</w:t>
      </w:r>
      <w:r w:rsidR="003551EC">
        <w:rPr>
          <w:rFonts w:ascii="Arial" w:hAnsi="Arial" w:cs="Arial"/>
          <w:sz w:val="28"/>
          <w:szCs w:val="28"/>
        </w:rPr>
        <w:t xml:space="preserve"> </w:t>
      </w:r>
      <w:proofErr w:type="spellStart"/>
      <w:r w:rsidR="003551EC">
        <w:rPr>
          <w:rFonts w:ascii="Arial" w:hAnsi="Arial" w:cs="Arial"/>
          <w:sz w:val="28"/>
          <w:szCs w:val="28"/>
        </w:rPr>
        <w:t>nezvimwe</w:t>
      </w:r>
      <w:proofErr w:type="spellEnd"/>
      <w:r w:rsidR="003551EC">
        <w:rPr>
          <w:rFonts w:ascii="Arial" w:hAnsi="Arial" w:cs="Arial"/>
          <w:sz w:val="28"/>
          <w:szCs w:val="28"/>
        </w:rPr>
        <w:t xml:space="preserve"> zvinhu</w:t>
      </w:r>
      <w:r w:rsidR="00DE539F">
        <w:rPr>
          <w:rFonts w:ascii="Arial" w:hAnsi="Arial" w:cs="Arial"/>
          <w:sz w:val="28"/>
          <w:szCs w:val="28"/>
        </w:rPr>
        <w:t xml:space="preserve"> </w:t>
      </w:r>
      <w:proofErr w:type="spellStart"/>
      <w:r w:rsidR="00DE539F">
        <w:rPr>
          <w:rFonts w:ascii="Arial" w:hAnsi="Arial" w:cs="Arial"/>
          <w:sz w:val="28"/>
          <w:szCs w:val="28"/>
        </w:rPr>
        <w:t>zvese</w:t>
      </w:r>
      <w:proofErr w:type="spellEnd"/>
      <w:r w:rsidR="00DE539F">
        <w:rPr>
          <w:rFonts w:ascii="Arial" w:hAnsi="Arial" w:cs="Arial"/>
          <w:sz w:val="28"/>
          <w:szCs w:val="28"/>
        </w:rPr>
        <w:t xml:space="preserve"> zvakawanda </w:t>
      </w:r>
      <w:proofErr w:type="spellStart"/>
      <w:r w:rsidR="00DE539F">
        <w:rPr>
          <w:rFonts w:ascii="Arial" w:hAnsi="Arial" w:cs="Arial"/>
          <w:sz w:val="28"/>
          <w:szCs w:val="28"/>
        </w:rPr>
        <w:t>wanda</w:t>
      </w:r>
      <w:proofErr w:type="spellEnd"/>
      <w:r w:rsidR="00DE539F">
        <w:rPr>
          <w:rFonts w:ascii="Arial" w:hAnsi="Arial" w:cs="Arial"/>
          <w:sz w:val="28"/>
          <w:szCs w:val="28"/>
        </w:rPr>
        <w:t xml:space="preserve">. </w:t>
      </w:r>
      <w:proofErr w:type="spellStart"/>
      <w:r w:rsidR="00DE539F">
        <w:rPr>
          <w:rFonts w:ascii="Arial" w:hAnsi="Arial" w:cs="Arial"/>
          <w:sz w:val="28"/>
          <w:szCs w:val="28"/>
        </w:rPr>
        <w:t>Ngatiitei</w:t>
      </w:r>
      <w:proofErr w:type="spellEnd"/>
      <w:r w:rsidR="00DE539F">
        <w:rPr>
          <w:rFonts w:ascii="Arial" w:hAnsi="Arial" w:cs="Arial"/>
          <w:sz w:val="28"/>
          <w:szCs w:val="28"/>
        </w:rPr>
        <w:t xml:space="preserve"> </w:t>
      </w:r>
      <w:proofErr w:type="spellStart"/>
      <w:r w:rsidR="00DE539F">
        <w:rPr>
          <w:rFonts w:ascii="Arial" w:hAnsi="Arial" w:cs="Arial"/>
          <w:sz w:val="28"/>
          <w:szCs w:val="28"/>
        </w:rPr>
        <w:t>mari</w:t>
      </w:r>
      <w:proofErr w:type="spellEnd"/>
      <w:r w:rsidR="00DE539F">
        <w:rPr>
          <w:rFonts w:ascii="Arial" w:hAnsi="Arial" w:cs="Arial"/>
          <w:sz w:val="28"/>
          <w:szCs w:val="28"/>
        </w:rPr>
        <w:t xml:space="preserve"> </w:t>
      </w:r>
      <w:r w:rsidR="00C46C75">
        <w:rPr>
          <w:rFonts w:ascii="Arial" w:hAnsi="Arial" w:cs="Arial"/>
          <w:sz w:val="28"/>
          <w:szCs w:val="28"/>
        </w:rPr>
        <w:t xml:space="preserve">pakati pedu </w:t>
      </w:r>
      <w:proofErr w:type="spellStart"/>
      <w:r w:rsidR="00C46C75">
        <w:rPr>
          <w:rFonts w:ascii="Arial" w:hAnsi="Arial" w:cs="Arial"/>
          <w:sz w:val="28"/>
          <w:szCs w:val="28"/>
        </w:rPr>
        <w:t>yokuti</w:t>
      </w:r>
      <w:proofErr w:type="spellEnd"/>
      <w:r w:rsidR="00C46C75">
        <w:rPr>
          <w:rFonts w:ascii="Arial" w:hAnsi="Arial" w:cs="Arial"/>
          <w:sz w:val="28"/>
          <w:szCs w:val="28"/>
        </w:rPr>
        <w:t xml:space="preserve"> kunyangwe iwewe </w:t>
      </w:r>
      <w:proofErr w:type="spellStart"/>
      <w:r w:rsidR="00C46C75">
        <w:rPr>
          <w:rFonts w:ascii="Arial" w:hAnsi="Arial" w:cs="Arial"/>
          <w:sz w:val="28"/>
          <w:szCs w:val="28"/>
        </w:rPr>
        <w:t>ukas</w:t>
      </w:r>
      <w:r w:rsidR="00B80880">
        <w:rPr>
          <w:rFonts w:ascii="Arial" w:hAnsi="Arial" w:cs="Arial"/>
          <w:sz w:val="28"/>
          <w:szCs w:val="28"/>
        </w:rPr>
        <w:t>a</w:t>
      </w:r>
      <w:r w:rsidR="00C46C75">
        <w:rPr>
          <w:rFonts w:ascii="Arial" w:hAnsi="Arial" w:cs="Arial"/>
          <w:sz w:val="28"/>
          <w:szCs w:val="28"/>
        </w:rPr>
        <w:t>simudzirwa</w:t>
      </w:r>
      <w:proofErr w:type="spellEnd"/>
      <w:r w:rsidR="001C3E13">
        <w:rPr>
          <w:rFonts w:ascii="Arial" w:hAnsi="Arial" w:cs="Arial"/>
          <w:sz w:val="28"/>
          <w:szCs w:val="28"/>
        </w:rPr>
        <w:t xml:space="preserve"> uri individual, </w:t>
      </w:r>
      <w:proofErr w:type="spellStart"/>
      <w:r w:rsidR="001C3E13">
        <w:rPr>
          <w:rFonts w:ascii="Arial" w:hAnsi="Arial" w:cs="Arial"/>
          <w:sz w:val="28"/>
          <w:szCs w:val="28"/>
        </w:rPr>
        <w:t>mari</w:t>
      </w:r>
      <w:proofErr w:type="spellEnd"/>
      <w:r w:rsidR="001C3E13">
        <w:rPr>
          <w:rFonts w:ascii="Arial" w:hAnsi="Arial" w:cs="Arial"/>
          <w:sz w:val="28"/>
          <w:szCs w:val="28"/>
        </w:rPr>
        <w:t xml:space="preserve"> </w:t>
      </w:r>
      <w:proofErr w:type="spellStart"/>
      <w:r w:rsidR="001C3E13">
        <w:rPr>
          <w:rFonts w:ascii="Arial" w:hAnsi="Arial" w:cs="Arial"/>
          <w:sz w:val="28"/>
          <w:szCs w:val="28"/>
        </w:rPr>
        <w:t>ngaiwande</w:t>
      </w:r>
      <w:proofErr w:type="spellEnd"/>
      <w:r w:rsidR="001C3E13">
        <w:rPr>
          <w:rFonts w:ascii="Arial" w:hAnsi="Arial" w:cs="Arial"/>
          <w:sz w:val="28"/>
          <w:szCs w:val="28"/>
        </w:rPr>
        <w:t xml:space="preserve"> pano </w:t>
      </w:r>
      <w:proofErr w:type="spellStart"/>
      <w:r w:rsidR="001C3E13">
        <w:rPr>
          <w:rFonts w:ascii="Arial" w:hAnsi="Arial" w:cs="Arial"/>
          <w:sz w:val="28"/>
          <w:szCs w:val="28"/>
        </w:rPr>
        <w:t>zvokuti</w:t>
      </w:r>
      <w:proofErr w:type="spellEnd"/>
      <w:r w:rsidR="001C3E13">
        <w:rPr>
          <w:rFonts w:ascii="Arial" w:hAnsi="Arial" w:cs="Arial"/>
          <w:sz w:val="28"/>
          <w:szCs w:val="28"/>
        </w:rPr>
        <w:t xml:space="preserve"> hapana </w:t>
      </w:r>
      <w:proofErr w:type="spellStart"/>
      <w:r w:rsidR="001C3E13">
        <w:rPr>
          <w:rFonts w:ascii="Arial" w:hAnsi="Arial" w:cs="Arial"/>
          <w:sz w:val="28"/>
          <w:szCs w:val="28"/>
        </w:rPr>
        <w:t>anotambura</w:t>
      </w:r>
      <w:proofErr w:type="spellEnd"/>
      <w:r w:rsidR="001C3E13">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DF1D00">
        <w:rPr>
          <w:rFonts w:ascii="Arial" w:hAnsi="Arial" w:cs="Arial"/>
          <w:sz w:val="28"/>
          <w:szCs w:val="28"/>
        </w:rPr>
        <w:t>N</w:t>
      </w:r>
      <w:r w:rsidR="00B80880">
        <w:rPr>
          <w:rFonts w:ascii="Arial" w:hAnsi="Arial" w:cs="Arial"/>
          <w:sz w:val="28"/>
          <w:szCs w:val="28"/>
        </w:rPr>
        <w:t>dopfungwa</w:t>
      </w:r>
      <w:proofErr w:type="spellEnd"/>
      <w:r w:rsidR="00B80880">
        <w:rPr>
          <w:rFonts w:ascii="Arial" w:hAnsi="Arial" w:cs="Arial"/>
          <w:sz w:val="28"/>
          <w:szCs w:val="28"/>
        </w:rPr>
        <w:t xml:space="preserve"> </w:t>
      </w:r>
      <w:proofErr w:type="spellStart"/>
      <w:r w:rsidR="00B80880">
        <w:rPr>
          <w:rFonts w:ascii="Arial" w:hAnsi="Arial" w:cs="Arial"/>
          <w:sz w:val="28"/>
          <w:szCs w:val="28"/>
        </w:rPr>
        <w:t>yati</w:t>
      </w:r>
      <w:r w:rsidR="004C7534">
        <w:rPr>
          <w:rFonts w:ascii="Arial" w:hAnsi="Arial" w:cs="Arial"/>
          <w:sz w:val="28"/>
          <w:szCs w:val="28"/>
        </w:rPr>
        <w:t>i</w:t>
      </w:r>
      <w:r w:rsidR="00B80880">
        <w:rPr>
          <w:rFonts w:ascii="Arial" w:hAnsi="Arial" w:cs="Arial"/>
          <w:sz w:val="28"/>
          <w:szCs w:val="28"/>
        </w:rPr>
        <w:t>nayo</w:t>
      </w:r>
      <w:proofErr w:type="spellEnd"/>
      <w:r w:rsidR="00B80880">
        <w:rPr>
          <w:rFonts w:ascii="Arial" w:hAnsi="Arial" w:cs="Arial"/>
          <w:sz w:val="28"/>
          <w:szCs w:val="28"/>
        </w:rPr>
        <w:t>!</w:t>
      </w:r>
      <w:r w:rsidR="004C7534" w:rsidRPr="004C753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7F6147" w:rsidRPr="00D524CE">
        <w:rPr>
          <w:rFonts w:ascii="Arial" w:hAnsi="Arial" w:cs="Arial"/>
          <w:sz w:val="28"/>
          <w:szCs w:val="28"/>
        </w:rPr>
        <w:t>Tovaka</w:t>
      </w:r>
      <w:proofErr w:type="spellEnd"/>
      <w:r w:rsidR="007F6147" w:rsidRPr="00D524CE">
        <w:rPr>
          <w:rFonts w:ascii="Arial" w:hAnsi="Arial" w:cs="Arial"/>
          <w:sz w:val="28"/>
          <w:szCs w:val="28"/>
        </w:rPr>
        <w:t xml:space="preserve"> </w:t>
      </w:r>
      <w:proofErr w:type="spellStart"/>
      <w:r w:rsidR="007F6147" w:rsidRPr="00D524CE">
        <w:rPr>
          <w:rFonts w:ascii="Arial" w:hAnsi="Arial" w:cs="Arial"/>
          <w:sz w:val="28"/>
          <w:szCs w:val="28"/>
        </w:rPr>
        <w:t>panap</w:t>
      </w:r>
      <w:r w:rsidR="007939E5">
        <w:rPr>
          <w:rFonts w:ascii="Arial" w:hAnsi="Arial" w:cs="Arial"/>
          <w:sz w:val="28"/>
          <w:szCs w:val="28"/>
        </w:rPr>
        <w:t>a</w:t>
      </w:r>
      <w:proofErr w:type="spellEnd"/>
      <w:r w:rsidR="007939E5">
        <w:rPr>
          <w:rFonts w:ascii="Arial" w:hAnsi="Arial" w:cs="Arial"/>
          <w:sz w:val="28"/>
          <w:szCs w:val="28"/>
        </w:rPr>
        <w:t>.</w:t>
      </w:r>
      <w:r w:rsidR="005437A1" w:rsidRPr="00D524CE">
        <w:rPr>
          <w:rFonts w:ascii="Arial" w:hAnsi="Arial" w:cs="Arial"/>
          <w:sz w:val="28"/>
          <w:szCs w:val="28"/>
        </w:rPr>
        <w:t xml:space="preserve"> </w:t>
      </w:r>
      <w:r w:rsidR="007939E5">
        <w:rPr>
          <w:rFonts w:ascii="Arial" w:hAnsi="Arial" w:cs="Arial"/>
          <w:sz w:val="28"/>
          <w:szCs w:val="28"/>
        </w:rPr>
        <w:t>H</w:t>
      </w:r>
      <w:r w:rsidR="007F6147" w:rsidRPr="00D524CE">
        <w:rPr>
          <w:rFonts w:ascii="Arial" w:hAnsi="Arial" w:cs="Arial"/>
          <w:sz w:val="28"/>
          <w:szCs w:val="28"/>
        </w:rPr>
        <w:t xml:space="preserve">onai ini </w:t>
      </w:r>
      <w:proofErr w:type="spellStart"/>
      <w:r w:rsidR="007F6147" w:rsidRPr="00D524CE">
        <w:rPr>
          <w:rFonts w:ascii="Arial" w:hAnsi="Arial" w:cs="Arial"/>
          <w:sz w:val="28"/>
          <w:szCs w:val="28"/>
        </w:rPr>
        <w:t>ndakakumbira</w:t>
      </w:r>
      <w:proofErr w:type="spellEnd"/>
      <w:r w:rsidR="007F6147" w:rsidRPr="00D524CE">
        <w:rPr>
          <w:rFonts w:ascii="Arial" w:hAnsi="Arial" w:cs="Arial"/>
          <w:sz w:val="28"/>
          <w:szCs w:val="28"/>
        </w:rPr>
        <w:t xml:space="preserve"> kuti Mwari </w:t>
      </w:r>
      <w:proofErr w:type="spellStart"/>
      <w:r w:rsidR="007F6147" w:rsidRPr="00D524CE">
        <w:rPr>
          <w:rFonts w:ascii="Arial" w:hAnsi="Arial" w:cs="Arial"/>
          <w:sz w:val="28"/>
          <w:szCs w:val="28"/>
        </w:rPr>
        <w:t>ngatinamatei</w:t>
      </w:r>
      <w:proofErr w:type="spellEnd"/>
      <w:r w:rsidR="007F6147" w:rsidRPr="00D524CE">
        <w:rPr>
          <w:rFonts w:ascii="Arial" w:hAnsi="Arial" w:cs="Arial"/>
          <w:sz w:val="28"/>
          <w:szCs w:val="28"/>
        </w:rPr>
        <w:t xml:space="preserve"> </w:t>
      </w:r>
      <w:proofErr w:type="spellStart"/>
      <w:r w:rsidR="00534101">
        <w:rPr>
          <w:rFonts w:ascii="Arial" w:hAnsi="Arial" w:cs="Arial"/>
          <w:sz w:val="28"/>
          <w:szCs w:val="28"/>
        </w:rPr>
        <w:t>handitika</w:t>
      </w:r>
      <w:proofErr w:type="spellEnd"/>
      <w:r w:rsidR="00534101">
        <w:rPr>
          <w:rFonts w:ascii="Arial" w:hAnsi="Arial" w:cs="Arial"/>
          <w:sz w:val="28"/>
          <w:szCs w:val="28"/>
        </w:rPr>
        <w:t>.</w:t>
      </w:r>
      <w:r w:rsidR="000E6765" w:rsidRPr="00D524CE">
        <w:rPr>
          <w:rFonts w:ascii="Arial" w:hAnsi="Arial" w:cs="Arial"/>
          <w:sz w:val="28"/>
          <w:szCs w:val="28"/>
        </w:rPr>
        <w:t xml:space="preserve"> Mwari </w:t>
      </w:r>
      <w:proofErr w:type="spellStart"/>
      <w:r w:rsidR="000E6765" w:rsidRPr="00D524CE">
        <w:rPr>
          <w:rFonts w:ascii="Arial" w:hAnsi="Arial" w:cs="Arial"/>
          <w:sz w:val="28"/>
          <w:szCs w:val="28"/>
        </w:rPr>
        <w:t>vakafara</w:t>
      </w:r>
      <w:proofErr w:type="spellEnd"/>
      <w:r w:rsidR="000E6765" w:rsidRPr="00D524CE">
        <w:rPr>
          <w:rFonts w:ascii="Arial" w:hAnsi="Arial" w:cs="Arial"/>
          <w:sz w:val="28"/>
          <w:szCs w:val="28"/>
        </w:rPr>
        <w:t xml:space="preserve"> </w:t>
      </w:r>
      <w:proofErr w:type="spellStart"/>
      <w:r w:rsidR="000E6765" w:rsidRPr="00D524CE">
        <w:rPr>
          <w:rFonts w:ascii="Arial" w:hAnsi="Arial" w:cs="Arial"/>
          <w:sz w:val="28"/>
          <w:szCs w:val="28"/>
        </w:rPr>
        <w:t>sterek</w:t>
      </w:r>
      <w:proofErr w:type="spellEnd"/>
      <w:r w:rsidR="000E6765" w:rsidRPr="00D524CE">
        <w:rPr>
          <w:rFonts w:ascii="Arial" w:hAnsi="Arial" w:cs="Arial"/>
          <w:sz w:val="28"/>
          <w:szCs w:val="28"/>
        </w:rPr>
        <w:t xml:space="preserve"> </w:t>
      </w:r>
      <w:proofErr w:type="spellStart"/>
      <w:r w:rsidR="000E6765" w:rsidRPr="00D524CE">
        <w:rPr>
          <w:rFonts w:ascii="Arial" w:hAnsi="Arial" w:cs="Arial"/>
          <w:sz w:val="28"/>
          <w:szCs w:val="28"/>
        </w:rPr>
        <w:t>nenyaya</w:t>
      </w:r>
      <w:proofErr w:type="spellEnd"/>
      <w:r w:rsidR="000E6765" w:rsidRPr="00D524CE">
        <w:rPr>
          <w:rFonts w:ascii="Arial" w:hAnsi="Arial" w:cs="Arial"/>
          <w:sz w:val="28"/>
          <w:szCs w:val="28"/>
        </w:rPr>
        <w:t xml:space="preserve"> yedu </w:t>
      </w:r>
      <w:proofErr w:type="spellStart"/>
      <w:r w:rsidR="000E6765" w:rsidRPr="00D524CE">
        <w:rPr>
          <w:rFonts w:ascii="Arial" w:hAnsi="Arial" w:cs="Arial"/>
          <w:sz w:val="28"/>
          <w:szCs w:val="28"/>
        </w:rPr>
        <w:t>yokunamata</w:t>
      </w:r>
      <w:proofErr w:type="spellEnd"/>
      <w:r w:rsidR="000E6765" w:rsidRPr="00D524CE">
        <w:rPr>
          <w:rFonts w:ascii="Arial" w:hAnsi="Arial" w:cs="Arial"/>
          <w:sz w:val="28"/>
          <w:szCs w:val="28"/>
        </w:rPr>
        <w:t xml:space="preserve"> </w:t>
      </w:r>
      <w:proofErr w:type="spellStart"/>
      <w:r w:rsidR="000E6765" w:rsidRPr="00D524CE">
        <w:rPr>
          <w:rFonts w:ascii="Arial" w:hAnsi="Arial" w:cs="Arial"/>
          <w:sz w:val="28"/>
          <w:szCs w:val="28"/>
        </w:rPr>
        <w:t>ne</w:t>
      </w:r>
      <w:r w:rsidR="00314DD0" w:rsidRPr="00D524CE">
        <w:rPr>
          <w:rFonts w:ascii="Arial" w:hAnsi="Arial" w:cs="Arial"/>
          <w:sz w:val="28"/>
          <w:szCs w:val="28"/>
        </w:rPr>
        <w:t>Chishanu</w:t>
      </w:r>
      <w:proofErr w:type="spellEnd"/>
      <w:r w:rsidR="00DF1D00">
        <w:rPr>
          <w:rFonts w:ascii="Arial" w:hAnsi="Arial" w:cs="Arial"/>
          <w:sz w:val="28"/>
          <w:szCs w:val="28"/>
        </w:rPr>
        <w:t>.</w:t>
      </w:r>
      <w:r w:rsidR="00314DD0" w:rsidRPr="00D524CE">
        <w:rPr>
          <w:rFonts w:ascii="Arial" w:hAnsi="Arial" w:cs="Arial"/>
          <w:sz w:val="28"/>
          <w:szCs w:val="28"/>
        </w:rPr>
        <w:t xml:space="preserve"> </w:t>
      </w:r>
      <w:r w:rsidR="00DF1D00">
        <w:rPr>
          <w:rFonts w:ascii="Arial" w:hAnsi="Arial" w:cs="Arial"/>
          <w:sz w:val="28"/>
          <w:szCs w:val="28"/>
        </w:rPr>
        <w:t>T</w:t>
      </w:r>
      <w:r w:rsidR="00314DD0" w:rsidRPr="00D524CE">
        <w:rPr>
          <w:rFonts w:ascii="Arial" w:hAnsi="Arial" w:cs="Arial"/>
          <w:sz w:val="28"/>
          <w:szCs w:val="28"/>
        </w:rPr>
        <w:t xml:space="preserve">arirai progress </w:t>
      </w:r>
      <w:proofErr w:type="spellStart"/>
      <w:r w:rsidR="00314DD0" w:rsidRPr="00D524CE">
        <w:rPr>
          <w:rFonts w:ascii="Arial" w:hAnsi="Arial" w:cs="Arial"/>
          <w:sz w:val="28"/>
          <w:szCs w:val="28"/>
        </w:rPr>
        <w:t>yatiri</w:t>
      </w:r>
      <w:proofErr w:type="spellEnd"/>
      <w:r w:rsidR="00314DD0" w:rsidRPr="00D524CE">
        <w:rPr>
          <w:rFonts w:ascii="Arial" w:hAnsi="Arial" w:cs="Arial"/>
          <w:sz w:val="28"/>
          <w:szCs w:val="28"/>
        </w:rPr>
        <w:t xml:space="preserve"> kuita pano</w:t>
      </w:r>
      <w:r w:rsidR="00DF1D00">
        <w:rPr>
          <w:rFonts w:ascii="Arial" w:hAnsi="Arial" w:cs="Arial"/>
          <w:sz w:val="28"/>
          <w:szCs w:val="28"/>
        </w:rPr>
        <w:t xml:space="preserve">. </w:t>
      </w:r>
      <w:r w:rsidR="00534101" w:rsidRPr="00534101">
        <w:rPr>
          <w:rFonts w:ascii="Arial" w:hAnsi="Arial" w:cs="Arial"/>
          <w:sz w:val="18"/>
          <w:szCs w:val="28"/>
        </w:rPr>
        <w:t xml:space="preserve">[Congregation says, “Amen.”] </w:t>
      </w:r>
      <w:r w:rsidR="00DF1D00">
        <w:rPr>
          <w:rFonts w:ascii="Arial" w:hAnsi="Arial" w:cs="Arial"/>
          <w:sz w:val="28"/>
          <w:szCs w:val="28"/>
        </w:rPr>
        <w:t>A</w:t>
      </w:r>
      <w:r w:rsidR="00314DD0" w:rsidRPr="00D524CE">
        <w:rPr>
          <w:rFonts w:ascii="Arial" w:hAnsi="Arial" w:cs="Arial"/>
          <w:sz w:val="28"/>
          <w:szCs w:val="28"/>
        </w:rPr>
        <w:t xml:space="preserve">re we making progress? </w:t>
      </w:r>
      <w:r w:rsidR="00314DD0" w:rsidRPr="00680875">
        <w:rPr>
          <w:rFonts w:ascii="Arial" w:hAnsi="Arial" w:cs="Arial"/>
          <w:sz w:val="18"/>
          <w:szCs w:val="18"/>
        </w:rPr>
        <w:t xml:space="preserve">[Congregation </w:t>
      </w:r>
      <w:r w:rsidR="00063DA1" w:rsidRPr="00680875">
        <w:rPr>
          <w:rFonts w:ascii="Arial" w:hAnsi="Arial" w:cs="Arial"/>
          <w:sz w:val="18"/>
          <w:szCs w:val="18"/>
        </w:rPr>
        <w:t>says, “</w:t>
      </w:r>
      <w:r w:rsidR="00314DD0" w:rsidRPr="00680875">
        <w:rPr>
          <w:rFonts w:ascii="Arial" w:hAnsi="Arial" w:cs="Arial"/>
          <w:sz w:val="18"/>
          <w:szCs w:val="18"/>
        </w:rPr>
        <w:t>Amen</w:t>
      </w:r>
      <w:r w:rsidR="00B05A65" w:rsidRPr="00680875">
        <w:rPr>
          <w:rFonts w:ascii="Arial" w:hAnsi="Arial" w:cs="Arial"/>
          <w:sz w:val="18"/>
          <w:szCs w:val="18"/>
        </w:rPr>
        <w:t>.</w:t>
      </w:r>
      <w:r w:rsidR="00314DD0" w:rsidRPr="00680875">
        <w:rPr>
          <w:rFonts w:ascii="Arial" w:hAnsi="Arial" w:cs="Arial"/>
          <w:sz w:val="18"/>
          <w:szCs w:val="18"/>
        </w:rPr>
        <w:t>”]</w:t>
      </w:r>
    </w:p>
    <w:p w14:paraId="290C103D" w14:textId="06B75FB6" w:rsidR="003A77CB" w:rsidRPr="00680875" w:rsidRDefault="00F8462E" w:rsidP="00EE1207">
      <w:pPr>
        <w:jc w:val="both"/>
        <w:rPr>
          <w:rFonts w:ascii="Arial" w:hAnsi="Arial" w:cs="Arial"/>
          <w:sz w:val="18"/>
          <w:szCs w:val="18"/>
        </w:rPr>
      </w:pPr>
      <w:r>
        <w:rPr>
          <w:rFonts w:ascii="Arial" w:hAnsi="Arial" w:cs="Arial"/>
          <w:sz w:val="28"/>
          <w:szCs w:val="28"/>
          <w:vertAlign w:val="superscript"/>
        </w:rPr>
        <w:t>15</w:t>
      </w:r>
      <w:r w:rsidR="00300989">
        <w:rPr>
          <w:rFonts w:ascii="Arial" w:hAnsi="Arial" w:cs="Arial"/>
          <w:sz w:val="28"/>
          <w:szCs w:val="28"/>
          <w:vertAlign w:val="superscript"/>
        </w:rPr>
        <w:t>9</w:t>
      </w:r>
      <w:r>
        <w:rPr>
          <w:rFonts w:ascii="Arial" w:hAnsi="Arial" w:cs="Arial"/>
          <w:sz w:val="28"/>
          <w:szCs w:val="28"/>
          <w:vertAlign w:val="superscript"/>
        </w:rPr>
        <w:t xml:space="preserve"> </w:t>
      </w:r>
      <w:proofErr w:type="spellStart"/>
      <w:r w:rsidR="000920E7" w:rsidRPr="00D524CE">
        <w:rPr>
          <w:rFonts w:ascii="Arial" w:hAnsi="Arial" w:cs="Arial"/>
          <w:sz w:val="28"/>
          <w:szCs w:val="28"/>
        </w:rPr>
        <w:t>Moziva</w:t>
      </w:r>
      <w:proofErr w:type="spellEnd"/>
      <w:r w:rsidR="000920E7" w:rsidRPr="00D524CE">
        <w:rPr>
          <w:rFonts w:ascii="Arial" w:hAnsi="Arial" w:cs="Arial"/>
          <w:sz w:val="28"/>
          <w:szCs w:val="28"/>
        </w:rPr>
        <w:t xml:space="preserve"> </w:t>
      </w:r>
      <w:proofErr w:type="spellStart"/>
      <w:r w:rsidR="000920E7" w:rsidRPr="00D524CE">
        <w:rPr>
          <w:rFonts w:ascii="Arial" w:hAnsi="Arial" w:cs="Arial"/>
          <w:sz w:val="28"/>
          <w:szCs w:val="28"/>
        </w:rPr>
        <w:t>takatanga</w:t>
      </w:r>
      <w:proofErr w:type="spellEnd"/>
      <w:r w:rsidR="000920E7" w:rsidRPr="00D524CE">
        <w:rPr>
          <w:rFonts w:ascii="Arial" w:hAnsi="Arial" w:cs="Arial"/>
          <w:sz w:val="28"/>
          <w:szCs w:val="28"/>
        </w:rPr>
        <w:t xml:space="preserve"> </w:t>
      </w:r>
      <w:proofErr w:type="spellStart"/>
      <w:r w:rsidR="000920E7" w:rsidRPr="00D524CE">
        <w:rPr>
          <w:rFonts w:ascii="Arial" w:hAnsi="Arial" w:cs="Arial"/>
          <w:sz w:val="28"/>
          <w:szCs w:val="28"/>
        </w:rPr>
        <w:t>kuvaka</w:t>
      </w:r>
      <w:proofErr w:type="spellEnd"/>
      <w:r w:rsidR="000920E7" w:rsidRPr="00D524CE">
        <w:rPr>
          <w:rFonts w:ascii="Arial" w:hAnsi="Arial" w:cs="Arial"/>
          <w:sz w:val="28"/>
          <w:szCs w:val="28"/>
        </w:rPr>
        <w:t xml:space="preserve"> </w:t>
      </w:r>
      <w:proofErr w:type="spellStart"/>
      <w:r w:rsidR="00E334CC" w:rsidRPr="00D524CE">
        <w:rPr>
          <w:rFonts w:ascii="Arial" w:hAnsi="Arial" w:cs="Arial"/>
          <w:sz w:val="28"/>
          <w:szCs w:val="28"/>
        </w:rPr>
        <w:t>zvese</w:t>
      </w:r>
      <w:proofErr w:type="spellEnd"/>
      <w:r w:rsidR="00E334CC" w:rsidRPr="00D524CE">
        <w:rPr>
          <w:rFonts w:ascii="Arial" w:hAnsi="Arial" w:cs="Arial"/>
          <w:sz w:val="28"/>
          <w:szCs w:val="28"/>
        </w:rPr>
        <w:t xml:space="preserve"> </w:t>
      </w:r>
      <w:proofErr w:type="spellStart"/>
      <w:r w:rsidR="00E334CC" w:rsidRPr="00D524CE">
        <w:rPr>
          <w:rFonts w:ascii="Arial" w:hAnsi="Arial" w:cs="Arial"/>
          <w:sz w:val="28"/>
          <w:szCs w:val="28"/>
        </w:rPr>
        <w:t>zvatiri</w:t>
      </w:r>
      <w:proofErr w:type="spellEnd"/>
      <w:r w:rsidR="00E334CC" w:rsidRPr="00D524CE">
        <w:rPr>
          <w:rFonts w:ascii="Arial" w:hAnsi="Arial" w:cs="Arial"/>
          <w:sz w:val="28"/>
          <w:szCs w:val="28"/>
        </w:rPr>
        <w:t xml:space="preserve"> </w:t>
      </w:r>
      <w:proofErr w:type="spellStart"/>
      <w:r w:rsidR="00E334CC" w:rsidRPr="00D524CE">
        <w:rPr>
          <w:rFonts w:ascii="Arial" w:hAnsi="Arial" w:cs="Arial"/>
          <w:sz w:val="28"/>
          <w:szCs w:val="28"/>
        </w:rPr>
        <w:t>kuvaka</w:t>
      </w:r>
      <w:proofErr w:type="spellEnd"/>
      <w:r w:rsidR="00E334CC" w:rsidRPr="00D524CE">
        <w:rPr>
          <w:rFonts w:ascii="Arial" w:hAnsi="Arial" w:cs="Arial"/>
          <w:sz w:val="28"/>
          <w:szCs w:val="28"/>
        </w:rPr>
        <w:t xml:space="preserve"> izvi, </w:t>
      </w:r>
      <w:proofErr w:type="spellStart"/>
      <w:r w:rsidR="009B7B0D" w:rsidRPr="00D524CE">
        <w:rPr>
          <w:rFonts w:ascii="Arial" w:hAnsi="Arial" w:cs="Arial"/>
          <w:sz w:val="28"/>
          <w:szCs w:val="28"/>
        </w:rPr>
        <w:t>munaaa</w:t>
      </w:r>
      <w:proofErr w:type="spellEnd"/>
      <w:r w:rsidR="009B7B0D" w:rsidRPr="00D524CE">
        <w:rPr>
          <w:rFonts w:ascii="Arial" w:hAnsi="Arial" w:cs="Arial"/>
          <w:sz w:val="28"/>
          <w:szCs w:val="28"/>
        </w:rPr>
        <w:t xml:space="preserve"> </w:t>
      </w:r>
      <w:proofErr w:type="spellStart"/>
      <w:r w:rsidR="009B7B0D" w:rsidRPr="00D524CE">
        <w:rPr>
          <w:rFonts w:ascii="Arial" w:hAnsi="Arial" w:cs="Arial"/>
          <w:sz w:val="28"/>
          <w:szCs w:val="28"/>
        </w:rPr>
        <w:t>muna</w:t>
      </w:r>
      <w:proofErr w:type="spellEnd"/>
      <w:r w:rsidR="00E334CC" w:rsidRPr="00D524CE">
        <w:rPr>
          <w:rFonts w:ascii="Arial" w:hAnsi="Arial" w:cs="Arial"/>
          <w:sz w:val="28"/>
          <w:szCs w:val="28"/>
        </w:rPr>
        <w:t xml:space="preserve"> March</w:t>
      </w:r>
      <w:r w:rsidR="00590276">
        <w:rPr>
          <w:rFonts w:ascii="Arial" w:hAnsi="Arial" w:cs="Arial"/>
          <w:sz w:val="28"/>
          <w:szCs w:val="28"/>
        </w:rPr>
        <w:t>. V</w:t>
      </w:r>
      <w:r w:rsidR="00D327EA" w:rsidRPr="00D524CE">
        <w:rPr>
          <w:rFonts w:ascii="Arial" w:hAnsi="Arial" w:cs="Arial"/>
          <w:sz w:val="28"/>
          <w:szCs w:val="28"/>
        </w:rPr>
        <w:t xml:space="preserve">ana vangu </w:t>
      </w:r>
      <w:proofErr w:type="spellStart"/>
      <w:r w:rsidR="00D327EA" w:rsidRPr="00D524CE">
        <w:rPr>
          <w:rFonts w:ascii="Arial" w:hAnsi="Arial" w:cs="Arial"/>
          <w:sz w:val="28"/>
          <w:szCs w:val="28"/>
        </w:rPr>
        <w:t>vachivhara</w:t>
      </w:r>
      <w:proofErr w:type="spellEnd"/>
      <w:r w:rsidR="00D327EA" w:rsidRPr="00D524CE">
        <w:rPr>
          <w:rFonts w:ascii="Arial" w:hAnsi="Arial" w:cs="Arial"/>
          <w:sz w:val="28"/>
          <w:szCs w:val="28"/>
        </w:rPr>
        <w:t xml:space="preserve"> </w:t>
      </w:r>
      <w:proofErr w:type="spellStart"/>
      <w:r w:rsidR="00D327EA" w:rsidRPr="00D524CE">
        <w:rPr>
          <w:rFonts w:ascii="Arial" w:hAnsi="Arial" w:cs="Arial"/>
          <w:sz w:val="28"/>
          <w:szCs w:val="28"/>
        </w:rPr>
        <w:t>chikoro</w:t>
      </w:r>
      <w:proofErr w:type="spellEnd"/>
      <w:r w:rsidR="00D327EA" w:rsidRPr="00D524CE">
        <w:rPr>
          <w:rFonts w:ascii="Arial" w:hAnsi="Arial" w:cs="Arial"/>
          <w:sz w:val="28"/>
          <w:szCs w:val="28"/>
        </w:rPr>
        <w:t xml:space="preserve"> </w:t>
      </w:r>
      <w:proofErr w:type="spellStart"/>
      <w:r w:rsidR="00D327EA" w:rsidRPr="00D524CE">
        <w:rPr>
          <w:rFonts w:ascii="Arial" w:hAnsi="Arial" w:cs="Arial"/>
          <w:sz w:val="28"/>
          <w:szCs w:val="28"/>
        </w:rPr>
        <w:t>vachienda</w:t>
      </w:r>
      <w:proofErr w:type="spellEnd"/>
      <w:r w:rsidR="00D327EA" w:rsidRPr="00D524CE">
        <w:rPr>
          <w:rFonts w:ascii="Arial" w:hAnsi="Arial" w:cs="Arial"/>
          <w:sz w:val="28"/>
          <w:szCs w:val="28"/>
        </w:rPr>
        <w:t xml:space="preserve"> </w:t>
      </w:r>
      <w:proofErr w:type="spellStart"/>
      <w:r w:rsidR="00D327EA" w:rsidRPr="00D524CE">
        <w:rPr>
          <w:rFonts w:ascii="Arial" w:hAnsi="Arial" w:cs="Arial"/>
          <w:sz w:val="28"/>
          <w:szCs w:val="28"/>
        </w:rPr>
        <w:t>kuma</w:t>
      </w:r>
      <w:proofErr w:type="spellEnd"/>
      <w:r w:rsidR="00D327EA" w:rsidRPr="00D524CE">
        <w:rPr>
          <w:rFonts w:ascii="Arial" w:hAnsi="Arial" w:cs="Arial"/>
          <w:sz w:val="28"/>
          <w:szCs w:val="28"/>
        </w:rPr>
        <w:t xml:space="preserve"> holidays</w:t>
      </w:r>
      <w:r w:rsidR="00590276">
        <w:rPr>
          <w:rFonts w:ascii="Arial" w:hAnsi="Arial" w:cs="Arial"/>
          <w:sz w:val="28"/>
          <w:szCs w:val="28"/>
        </w:rPr>
        <w:t>.</w:t>
      </w:r>
      <w:r w:rsidR="00D327EA" w:rsidRPr="00D524CE">
        <w:rPr>
          <w:rFonts w:ascii="Arial" w:hAnsi="Arial" w:cs="Arial"/>
          <w:sz w:val="28"/>
          <w:szCs w:val="28"/>
        </w:rPr>
        <w:t xml:space="preserve"> </w:t>
      </w:r>
      <w:proofErr w:type="spellStart"/>
      <w:r w:rsidR="00590276">
        <w:rPr>
          <w:rFonts w:ascii="Arial" w:hAnsi="Arial" w:cs="Arial"/>
          <w:sz w:val="28"/>
          <w:szCs w:val="28"/>
        </w:rPr>
        <w:t>N</w:t>
      </w:r>
      <w:r w:rsidR="00D327EA" w:rsidRPr="00D524CE">
        <w:rPr>
          <w:rFonts w:ascii="Arial" w:hAnsi="Arial" w:cs="Arial"/>
          <w:sz w:val="28"/>
          <w:szCs w:val="28"/>
        </w:rPr>
        <w:t>dichiti</w:t>
      </w:r>
      <w:proofErr w:type="spellEnd"/>
      <w:r w:rsidR="00D327EA">
        <w:rPr>
          <w:rFonts w:ascii="Arial" w:hAnsi="Arial" w:cs="Arial"/>
          <w:sz w:val="28"/>
          <w:szCs w:val="28"/>
        </w:rPr>
        <w:t xml:space="preserve"> </w:t>
      </w:r>
      <w:proofErr w:type="spellStart"/>
      <w:r w:rsidR="00FB7E3C">
        <w:rPr>
          <w:rFonts w:ascii="Arial" w:hAnsi="Arial" w:cs="Arial"/>
          <w:sz w:val="28"/>
          <w:szCs w:val="28"/>
        </w:rPr>
        <w:t>ndoda</w:t>
      </w:r>
      <w:proofErr w:type="spellEnd"/>
      <w:r w:rsidR="00FB7E3C">
        <w:rPr>
          <w:rFonts w:ascii="Arial" w:hAnsi="Arial" w:cs="Arial"/>
          <w:sz w:val="28"/>
          <w:szCs w:val="28"/>
        </w:rPr>
        <w:t xml:space="preserve"> kuti </w:t>
      </w:r>
      <w:proofErr w:type="spellStart"/>
      <w:r w:rsidR="00FB7E3C">
        <w:rPr>
          <w:rFonts w:ascii="Arial" w:hAnsi="Arial" w:cs="Arial"/>
          <w:sz w:val="28"/>
          <w:szCs w:val="28"/>
        </w:rPr>
        <w:t>vadzoke</w:t>
      </w:r>
      <w:proofErr w:type="spellEnd"/>
      <w:r w:rsidR="00FB7E3C">
        <w:rPr>
          <w:rFonts w:ascii="Arial" w:hAnsi="Arial" w:cs="Arial"/>
          <w:sz w:val="28"/>
          <w:szCs w:val="28"/>
        </w:rPr>
        <w:t xml:space="preserve"> ku second term </w:t>
      </w:r>
      <w:proofErr w:type="spellStart"/>
      <w:r w:rsidR="000D20A0">
        <w:rPr>
          <w:rFonts w:ascii="Arial" w:hAnsi="Arial" w:cs="Arial"/>
          <w:sz w:val="28"/>
          <w:szCs w:val="28"/>
        </w:rPr>
        <w:t>t</w:t>
      </w:r>
      <w:r w:rsidR="00FB7E3C">
        <w:rPr>
          <w:rFonts w:ascii="Arial" w:hAnsi="Arial" w:cs="Arial"/>
          <w:sz w:val="28"/>
          <w:szCs w:val="28"/>
        </w:rPr>
        <w:t>apedza</w:t>
      </w:r>
      <w:proofErr w:type="spellEnd"/>
      <w:r w:rsidR="00FB7E3C">
        <w:rPr>
          <w:rFonts w:ascii="Arial" w:hAnsi="Arial" w:cs="Arial"/>
          <w:sz w:val="28"/>
          <w:szCs w:val="28"/>
        </w:rPr>
        <w:t xml:space="preserve"> </w:t>
      </w:r>
      <w:proofErr w:type="spellStart"/>
      <w:r w:rsidR="00FB7E3C">
        <w:rPr>
          <w:rFonts w:ascii="Arial" w:hAnsi="Arial" w:cs="Arial"/>
          <w:sz w:val="28"/>
          <w:szCs w:val="28"/>
        </w:rPr>
        <w:t>kuva</w:t>
      </w:r>
      <w:r w:rsidR="000D20A0">
        <w:rPr>
          <w:rFonts w:ascii="Arial" w:hAnsi="Arial" w:cs="Arial"/>
          <w:sz w:val="28"/>
          <w:szCs w:val="28"/>
        </w:rPr>
        <w:t>wedzerera</w:t>
      </w:r>
      <w:proofErr w:type="spellEnd"/>
      <w:r w:rsidR="000D20A0">
        <w:rPr>
          <w:rFonts w:ascii="Arial" w:hAnsi="Arial" w:cs="Arial"/>
          <w:sz w:val="28"/>
          <w:szCs w:val="28"/>
        </w:rPr>
        <w:t xml:space="preserve"> two rooms </w:t>
      </w:r>
      <w:proofErr w:type="spellStart"/>
      <w:r w:rsidR="000D20A0">
        <w:rPr>
          <w:rFonts w:ascii="Arial" w:hAnsi="Arial" w:cs="Arial"/>
          <w:sz w:val="28"/>
          <w:szCs w:val="28"/>
        </w:rPr>
        <w:t>dzokurara</w:t>
      </w:r>
      <w:proofErr w:type="spellEnd"/>
      <w:r w:rsidR="000D20A0">
        <w:rPr>
          <w:rFonts w:ascii="Arial" w:hAnsi="Arial" w:cs="Arial"/>
          <w:sz w:val="28"/>
          <w:szCs w:val="28"/>
        </w:rPr>
        <w:t xml:space="preserve">, </w:t>
      </w:r>
      <w:proofErr w:type="spellStart"/>
      <w:r w:rsidR="000D20A0">
        <w:rPr>
          <w:rFonts w:ascii="Arial" w:hAnsi="Arial" w:cs="Arial"/>
          <w:sz w:val="28"/>
          <w:szCs w:val="28"/>
        </w:rPr>
        <w:t>muchaziva</w:t>
      </w:r>
      <w:proofErr w:type="spellEnd"/>
      <w:r w:rsidR="000D20A0">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B7B0D">
        <w:rPr>
          <w:rFonts w:ascii="Arial" w:hAnsi="Arial" w:cs="Arial"/>
          <w:sz w:val="28"/>
          <w:szCs w:val="28"/>
        </w:rPr>
        <w:t>Vakadzoka</w:t>
      </w:r>
      <w:proofErr w:type="spellEnd"/>
      <w:r w:rsidR="009B7B0D">
        <w:rPr>
          <w:rFonts w:ascii="Arial" w:hAnsi="Arial" w:cs="Arial"/>
          <w:sz w:val="28"/>
          <w:szCs w:val="28"/>
        </w:rPr>
        <w:t xml:space="preserve"> </w:t>
      </w:r>
      <w:r w:rsidR="001A4170">
        <w:rPr>
          <w:rFonts w:ascii="Arial" w:hAnsi="Arial" w:cs="Arial"/>
          <w:sz w:val="28"/>
          <w:szCs w:val="28"/>
        </w:rPr>
        <w:t xml:space="preserve">second term </w:t>
      </w:r>
      <w:proofErr w:type="spellStart"/>
      <w:r w:rsidR="001A4170">
        <w:rPr>
          <w:rFonts w:ascii="Arial" w:hAnsi="Arial" w:cs="Arial"/>
          <w:sz w:val="28"/>
          <w:szCs w:val="28"/>
        </w:rPr>
        <w:t>yacho</w:t>
      </w:r>
      <w:proofErr w:type="spellEnd"/>
      <w:r w:rsidR="001A4170">
        <w:rPr>
          <w:rFonts w:ascii="Arial" w:hAnsi="Arial" w:cs="Arial"/>
          <w:sz w:val="28"/>
          <w:szCs w:val="28"/>
        </w:rPr>
        <w:t xml:space="preserve"> uku two rooms </w:t>
      </w:r>
      <w:proofErr w:type="spellStart"/>
      <w:r w:rsidR="001A4170">
        <w:rPr>
          <w:rFonts w:ascii="Arial" w:hAnsi="Arial" w:cs="Arial"/>
          <w:sz w:val="28"/>
          <w:szCs w:val="28"/>
        </w:rPr>
        <w:t>dzisati</w:t>
      </w:r>
      <w:proofErr w:type="spellEnd"/>
      <w:r w:rsidR="001A4170">
        <w:rPr>
          <w:rFonts w:ascii="Arial" w:hAnsi="Arial" w:cs="Arial"/>
          <w:sz w:val="28"/>
          <w:szCs w:val="28"/>
        </w:rPr>
        <w:t xml:space="preserve"> </w:t>
      </w:r>
      <w:proofErr w:type="spellStart"/>
      <w:r w:rsidR="00D24E38">
        <w:rPr>
          <w:rFonts w:ascii="Arial" w:hAnsi="Arial" w:cs="Arial"/>
          <w:sz w:val="28"/>
          <w:szCs w:val="28"/>
        </w:rPr>
        <w:t>tadii</w:t>
      </w:r>
      <w:proofErr w:type="spellEnd"/>
      <w:r w:rsidR="00D24E38">
        <w:rPr>
          <w:rFonts w:ascii="Arial" w:hAnsi="Arial" w:cs="Arial"/>
          <w:sz w:val="28"/>
          <w:szCs w:val="28"/>
        </w:rPr>
        <w:t xml:space="preserve">…? </w:t>
      </w:r>
      <w:proofErr w:type="spellStart"/>
      <w:r w:rsidR="00D24E38">
        <w:rPr>
          <w:rFonts w:ascii="Arial" w:hAnsi="Arial" w:cs="Arial"/>
          <w:sz w:val="28"/>
          <w:szCs w:val="28"/>
        </w:rPr>
        <w:t>t</w:t>
      </w:r>
      <w:r w:rsidR="001A4170">
        <w:rPr>
          <w:rFonts w:ascii="Arial" w:hAnsi="Arial" w:cs="Arial"/>
          <w:sz w:val="28"/>
          <w:szCs w:val="28"/>
        </w:rPr>
        <w:t>ape</w:t>
      </w:r>
      <w:r w:rsidR="00D24E38">
        <w:rPr>
          <w:rFonts w:ascii="Arial" w:hAnsi="Arial" w:cs="Arial"/>
          <w:sz w:val="28"/>
          <w:szCs w:val="28"/>
        </w:rPr>
        <w:t>dza</w:t>
      </w:r>
      <w:proofErr w:type="spellEnd"/>
      <w:r w:rsidR="00D24E38">
        <w:rPr>
          <w:rFonts w:ascii="Arial" w:hAnsi="Arial" w:cs="Arial"/>
          <w:sz w:val="28"/>
          <w:szCs w:val="28"/>
        </w:rPr>
        <w:t>.</w:t>
      </w:r>
      <w:r w:rsidR="009E5B65">
        <w:rPr>
          <w:rFonts w:ascii="Arial" w:hAnsi="Arial" w:cs="Arial"/>
          <w:sz w:val="28"/>
          <w:szCs w:val="28"/>
        </w:rPr>
        <w:t xml:space="preserve"> </w:t>
      </w:r>
      <w:proofErr w:type="spellStart"/>
      <w:r w:rsidR="009E5B65">
        <w:rPr>
          <w:rFonts w:ascii="Arial" w:hAnsi="Arial" w:cs="Arial"/>
          <w:sz w:val="28"/>
          <w:szCs w:val="28"/>
        </w:rPr>
        <w:t>Tikabva</w:t>
      </w:r>
      <w:proofErr w:type="spellEnd"/>
      <w:r w:rsidR="009E5B65">
        <w:rPr>
          <w:rFonts w:ascii="Arial" w:hAnsi="Arial" w:cs="Arial"/>
          <w:sz w:val="28"/>
          <w:szCs w:val="28"/>
        </w:rPr>
        <w:t xml:space="preserve"> </w:t>
      </w:r>
      <w:proofErr w:type="spellStart"/>
      <w:r w:rsidR="009E5B65">
        <w:rPr>
          <w:rFonts w:ascii="Arial" w:hAnsi="Arial" w:cs="Arial"/>
          <w:sz w:val="28"/>
          <w:szCs w:val="28"/>
        </w:rPr>
        <w:t>ikoko</w:t>
      </w:r>
      <w:proofErr w:type="spellEnd"/>
      <w:r w:rsidR="009E5B65">
        <w:rPr>
          <w:rFonts w:ascii="Arial" w:hAnsi="Arial" w:cs="Arial"/>
          <w:sz w:val="28"/>
          <w:szCs w:val="28"/>
        </w:rPr>
        <w:t xml:space="preserve">, </w:t>
      </w:r>
      <w:proofErr w:type="spellStart"/>
      <w:r w:rsidR="009E5B65">
        <w:rPr>
          <w:rFonts w:ascii="Arial" w:hAnsi="Arial" w:cs="Arial"/>
          <w:sz w:val="28"/>
          <w:szCs w:val="28"/>
        </w:rPr>
        <w:t>tikauya</w:t>
      </w:r>
      <w:proofErr w:type="spellEnd"/>
      <w:r w:rsidR="009E5B65">
        <w:rPr>
          <w:rFonts w:ascii="Arial" w:hAnsi="Arial" w:cs="Arial"/>
          <w:sz w:val="28"/>
          <w:szCs w:val="28"/>
        </w:rPr>
        <w:t xml:space="preserve"> </w:t>
      </w:r>
      <w:proofErr w:type="spellStart"/>
      <w:r w:rsidR="009E5B65">
        <w:rPr>
          <w:rFonts w:ascii="Arial" w:hAnsi="Arial" w:cs="Arial"/>
          <w:sz w:val="28"/>
          <w:szCs w:val="28"/>
        </w:rPr>
        <w:t>muno</w:t>
      </w:r>
      <w:proofErr w:type="spellEnd"/>
      <w:r w:rsidR="009E5B65">
        <w:rPr>
          <w:rFonts w:ascii="Arial" w:hAnsi="Arial" w:cs="Arial"/>
          <w:sz w:val="28"/>
          <w:szCs w:val="28"/>
        </w:rPr>
        <w:t xml:space="preserve"> </w:t>
      </w:r>
      <w:r w:rsidR="00C86808">
        <w:rPr>
          <w:rFonts w:ascii="Arial" w:hAnsi="Arial" w:cs="Arial"/>
          <w:sz w:val="28"/>
          <w:szCs w:val="28"/>
        </w:rPr>
        <w:t>mu</w:t>
      </w:r>
      <w:r w:rsidR="00590276">
        <w:rPr>
          <w:rFonts w:ascii="Arial" w:hAnsi="Arial" w:cs="Arial"/>
          <w:sz w:val="28"/>
          <w:szCs w:val="28"/>
        </w:rPr>
        <w:t xml:space="preserve"> </w:t>
      </w:r>
      <w:r w:rsidR="00C86808">
        <w:rPr>
          <w:rFonts w:ascii="Arial" w:hAnsi="Arial" w:cs="Arial"/>
          <w:sz w:val="28"/>
          <w:szCs w:val="28"/>
        </w:rPr>
        <w:t>church</w:t>
      </w:r>
      <w:r w:rsidR="009E5B65">
        <w:rPr>
          <w:rFonts w:ascii="Arial" w:hAnsi="Arial" w:cs="Arial"/>
          <w:sz w:val="28"/>
          <w:szCs w:val="28"/>
        </w:rPr>
        <w:t xml:space="preserve">, </w:t>
      </w:r>
      <w:proofErr w:type="spellStart"/>
      <w:r w:rsidR="009E5B65">
        <w:rPr>
          <w:rFonts w:ascii="Arial" w:hAnsi="Arial" w:cs="Arial"/>
          <w:sz w:val="28"/>
          <w:szCs w:val="28"/>
        </w:rPr>
        <w:t>tikabva</w:t>
      </w:r>
      <w:proofErr w:type="spellEnd"/>
      <w:r w:rsidR="009E5B65">
        <w:rPr>
          <w:rFonts w:ascii="Arial" w:hAnsi="Arial" w:cs="Arial"/>
          <w:sz w:val="28"/>
          <w:szCs w:val="28"/>
        </w:rPr>
        <w:t xml:space="preserve"> </w:t>
      </w:r>
      <w:proofErr w:type="spellStart"/>
      <w:r w:rsidR="009E5B65">
        <w:rPr>
          <w:rFonts w:ascii="Arial" w:hAnsi="Arial" w:cs="Arial"/>
          <w:sz w:val="28"/>
          <w:szCs w:val="28"/>
        </w:rPr>
        <w:t>ikoko</w:t>
      </w:r>
      <w:proofErr w:type="spellEnd"/>
      <w:r w:rsidR="009E5B65">
        <w:rPr>
          <w:rFonts w:ascii="Arial" w:hAnsi="Arial" w:cs="Arial"/>
          <w:sz w:val="28"/>
          <w:szCs w:val="28"/>
        </w:rPr>
        <w:t xml:space="preserve"> </w:t>
      </w:r>
      <w:proofErr w:type="spellStart"/>
      <w:r w:rsidR="008019EF">
        <w:rPr>
          <w:rFonts w:ascii="Arial" w:hAnsi="Arial" w:cs="Arial"/>
          <w:sz w:val="28"/>
          <w:szCs w:val="28"/>
        </w:rPr>
        <w:t>tikaenda</w:t>
      </w:r>
      <w:proofErr w:type="spellEnd"/>
      <w:r w:rsidR="00A81E49">
        <w:rPr>
          <w:rFonts w:ascii="Arial" w:hAnsi="Arial" w:cs="Arial"/>
          <w:sz w:val="28"/>
          <w:szCs w:val="28"/>
        </w:rPr>
        <w:t xml:space="preserve"> </w:t>
      </w:r>
      <w:r w:rsidR="008019EF">
        <w:rPr>
          <w:rFonts w:ascii="Arial" w:hAnsi="Arial" w:cs="Arial"/>
          <w:sz w:val="28"/>
          <w:szCs w:val="28"/>
        </w:rPr>
        <w:t xml:space="preserve">ku-ku </w:t>
      </w:r>
      <w:proofErr w:type="spellStart"/>
      <w:r w:rsidR="008019EF">
        <w:rPr>
          <w:rFonts w:ascii="Arial" w:hAnsi="Arial" w:cs="Arial"/>
          <w:sz w:val="28"/>
          <w:szCs w:val="28"/>
        </w:rPr>
        <w:t>kuRose</w:t>
      </w:r>
      <w:proofErr w:type="spellEnd"/>
      <w:r w:rsidR="00A81E49">
        <w:rPr>
          <w:rFonts w:ascii="Arial" w:hAnsi="Arial" w:cs="Arial"/>
          <w:sz w:val="28"/>
          <w:szCs w:val="28"/>
        </w:rPr>
        <w:t>.</w:t>
      </w:r>
      <w:r w:rsidR="008019EF">
        <w:rPr>
          <w:rFonts w:ascii="Arial" w:hAnsi="Arial" w:cs="Arial"/>
          <w:sz w:val="28"/>
          <w:szCs w:val="28"/>
        </w:rPr>
        <w:t xml:space="preserve"> </w:t>
      </w:r>
      <w:proofErr w:type="spellStart"/>
      <w:r w:rsidR="00A81E49">
        <w:rPr>
          <w:rFonts w:ascii="Arial" w:hAnsi="Arial" w:cs="Arial"/>
          <w:sz w:val="28"/>
          <w:szCs w:val="28"/>
        </w:rPr>
        <w:t>T</w:t>
      </w:r>
      <w:r w:rsidR="008019EF">
        <w:rPr>
          <w:rFonts w:ascii="Arial" w:hAnsi="Arial" w:cs="Arial"/>
          <w:sz w:val="28"/>
          <w:szCs w:val="28"/>
        </w:rPr>
        <w:t>ikabva</w:t>
      </w:r>
      <w:proofErr w:type="spellEnd"/>
      <w:r w:rsidR="008019EF">
        <w:rPr>
          <w:rFonts w:ascii="Arial" w:hAnsi="Arial" w:cs="Arial"/>
          <w:sz w:val="28"/>
          <w:szCs w:val="28"/>
        </w:rPr>
        <w:t xml:space="preserve"> </w:t>
      </w:r>
      <w:proofErr w:type="spellStart"/>
      <w:r w:rsidR="008019EF">
        <w:rPr>
          <w:rFonts w:ascii="Arial" w:hAnsi="Arial" w:cs="Arial"/>
          <w:sz w:val="28"/>
          <w:szCs w:val="28"/>
        </w:rPr>
        <w:t>ikoko</w:t>
      </w:r>
      <w:proofErr w:type="spellEnd"/>
      <w:r w:rsidR="008019EF">
        <w:rPr>
          <w:rFonts w:ascii="Arial" w:hAnsi="Arial" w:cs="Arial"/>
          <w:sz w:val="28"/>
          <w:szCs w:val="28"/>
        </w:rPr>
        <w:t xml:space="preserve"> </w:t>
      </w:r>
      <w:r w:rsidR="00F0153D">
        <w:rPr>
          <w:rFonts w:ascii="Arial" w:hAnsi="Arial" w:cs="Arial"/>
          <w:sz w:val="28"/>
          <w:szCs w:val="28"/>
        </w:rPr>
        <w:t xml:space="preserve">tika layer </w:t>
      </w:r>
      <w:proofErr w:type="spellStart"/>
      <w:r w:rsidR="00F0153D">
        <w:rPr>
          <w:rFonts w:ascii="Arial" w:hAnsi="Arial" w:cs="Arial"/>
          <w:sz w:val="28"/>
          <w:szCs w:val="28"/>
        </w:rPr>
        <w:t>zvidhina</w:t>
      </w:r>
      <w:proofErr w:type="spellEnd"/>
      <w:r w:rsidR="00F0153D">
        <w:rPr>
          <w:rFonts w:ascii="Arial" w:hAnsi="Arial" w:cs="Arial"/>
          <w:sz w:val="28"/>
          <w:szCs w:val="28"/>
        </w:rPr>
        <w:t xml:space="preserve"> </w:t>
      </w:r>
      <w:proofErr w:type="spellStart"/>
      <w:r w:rsidR="00C86808">
        <w:rPr>
          <w:rFonts w:ascii="Arial" w:hAnsi="Arial" w:cs="Arial"/>
          <w:sz w:val="28"/>
          <w:szCs w:val="28"/>
        </w:rPr>
        <w:t>zvese</w:t>
      </w:r>
      <w:proofErr w:type="spellEnd"/>
      <w:r w:rsidR="00C86808">
        <w:rPr>
          <w:rFonts w:ascii="Arial" w:hAnsi="Arial" w:cs="Arial"/>
          <w:sz w:val="28"/>
          <w:szCs w:val="28"/>
        </w:rPr>
        <w:t xml:space="preserve"> izvi </w:t>
      </w:r>
      <w:proofErr w:type="spellStart"/>
      <w:r w:rsidR="00C7158E">
        <w:rPr>
          <w:rFonts w:ascii="Arial" w:hAnsi="Arial" w:cs="Arial"/>
          <w:sz w:val="28"/>
          <w:szCs w:val="28"/>
        </w:rPr>
        <w:t>zvese</w:t>
      </w:r>
      <w:proofErr w:type="spellEnd"/>
      <w:r w:rsidR="00C7158E">
        <w:rPr>
          <w:rFonts w:ascii="Arial" w:hAnsi="Arial" w:cs="Arial"/>
          <w:sz w:val="28"/>
          <w:szCs w:val="28"/>
        </w:rPr>
        <w:t xml:space="preserve"> </w:t>
      </w:r>
      <w:proofErr w:type="spellStart"/>
      <w:r w:rsidR="00C7158E">
        <w:rPr>
          <w:rFonts w:ascii="Arial" w:hAnsi="Arial" w:cs="Arial"/>
          <w:sz w:val="28"/>
          <w:szCs w:val="28"/>
        </w:rPr>
        <w:t>tikagadzira</w:t>
      </w:r>
      <w:proofErr w:type="spellEnd"/>
      <w:r w:rsidR="00C7158E">
        <w:rPr>
          <w:rFonts w:ascii="Arial" w:hAnsi="Arial" w:cs="Arial"/>
          <w:sz w:val="28"/>
          <w:szCs w:val="28"/>
        </w:rPr>
        <w:t xml:space="preserve"> </w:t>
      </w:r>
      <w:proofErr w:type="spellStart"/>
      <w:r w:rsidR="0056418B">
        <w:rPr>
          <w:rFonts w:ascii="Arial" w:hAnsi="Arial" w:cs="Arial"/>
          <w:sz w:val="28"/>
          <w:szCs w:val="28"/>
        </w:rPr>
        <w:t>kwose</w:t>
      </w:r>
      <w:proofErr w:type="spellEnd"/>
      <w:r w:rsidR="0056418B">
        <w:rPr>
          <w:rFonts w:ascii="Arial" w:hAnsi="Arial" w:cs="Arial"/>
          <w:sz w:val="28"/>
          <w:szCs w:val="28"/>
        </w:rPr>
        <w:t xml:space="preserve"> </w:t>
      </w:r>
      <w:proofErr w:type="spellStart"/>
      <w:r w:rsidR="0056418B">
        <w:rPr>
          <w:rFonts w:ascii="Arial" w:hAnsi="Arial" w:cs="Arial"/>
          <w:sz w:val="28"/>
          <w:szCs w:val="28"/>
        </w:rPr>
        <w:t>kwakusati</w:t>
      </w:r>
      <w:proofErr w:type="spellEnd"/>
      <w:r w:rsidR="0056418B">
        <w:rPr>
          <w:rFonts w:ascii="Arial" w:hAnsi="Arial" w:cs="Arial"/>
          <w:sz w:val="28"/>
          <w:szCs w:val="28"/>
        </w:rPr>
        <w:t xml:space="preserve"> </w:t>
      </w:r>
      <w:proofErr w:type="spellStart"/>
      <w:r w:rsidR="0056418B">
        <w:rPr>
          <w:rFonts w:ascii="Arial" w:hAnsi="Arial" w:cs="Arial"/>
          <w:sz w:val="28"/>
          <w:szCs w:val="28"/>
        </w:rPr>
        <w:t>tapedza</w:t>
      </w:r>
      <w:proofErr w:type="spellEnd"/>
      <w:r w:rsidR="0056418B">
        <w:rPr>
          <w:rFonts w:ascii="Arial" w:hAnsi="Arial" w:cs="Arial"/>
          <w:sz w:val="28"/>
          <w:szCs w:val="28"/>
        </w:rPr>
        <w:t xml:space="preserve"> ku </w:t>
      </w:r>
      <w:proofErr w:type="spellStart"/>
      <w:r w:rsidR="0056418B" w:rsidRPr="0056418B">
        <w:rPr>
          <w:rFonts w:ascii="Arial" w:hAnsi="Arial" w:cs="Arial"/>
          <w:i/>
          <w:iCs/>
          <w:sz w:val="28"/>
          <w:szCs w:val="28"/>
        </w:rPr>
        <w:lastRenderedPageBreak/>
        <w:t>complet</w:t>
      </w:r>
      <w:proofErr w:type="spellEnd"/>
      <w:r w:rsidR="0056418B" w:rsidRPr="0056418B">
        <w:rPr>
          <w:rFonts w:ascii="Arial" w:hAnsi="Arial" w:cs="Arial"/>
          <w:i/>
          <w:iCs/>
          <w:sz w:val="28"/>
          <w:szCs w:val="28"/>
        </w:rPr>
        <w:t>-a</w:t>
      </w:r>
      <w:r w:rsidR="00C86808">
        <w:rPr>
          <w:rFonts w:ascii="Arial" w:hAnsi="Arial" w:cs="Arial"/>
          <w:sz w:val="28"/>
          <w:szCs w:val="28"/>
        </w:rPr>
        <w:t xml:space="preserve"> </w:t>
      </w:r>
      <w:r w:rsidR="0056418B">
        <w:rPr>
          <w:rFonts w:ascii="Arial" w:hAnsi="Arial" w:cs="Arial"/>
          <w:sz w:val="28"/>
          <w:szCs w:val="28"/>
        </w:rPr>
        <w:t xml:space="preserve">uko. </w:t>
      </w:r>
      <w:r w:rsidR="00942343">
        <w:rPr>
          <w:rFonts w:ascii="Arial" w:hAnsi="Arial" w:cs="Arial"/>
          <w:sz w:val="28"/>
          <w:szCs w:val="28"/>
        </w:rPr>
        <w:t>We... and that is only March</w:t>
      </w:r>
      <w:r w:rsidR="00F95CBB">
        <w:rPr>
          <w:rFonts w:ascii="Arial" w:hAnsi="Arial" w:cs="Arial"/>
          <w:sz w:val="28"/>
          <w:szCs w:val="28"/>
        </w:rPr>
        <w:t xml:space="preserve">, April, May, June, July </w:t>
      </w:r>
      <w:r w:rsidR="00005DAF">
        <w:rPr>
          <w:rFonts w:ascii="Arial" w:hAnsi="Arial" w:cs="Arial"/>
          <w:sz w:val="28"/>
          <w:szCs w:val="28"/>
        </w:rPr>
        <w:t xml:space="preserve">that’s </w:t>
      </w:r>
      <w:r w:rsidR="00F95CBB">
        <w:rPr>
          <w:rFonts w:ascii="Arial" w:hAnsi="Arial" w:cs="Arial"/>
          <w:sz w:val="28"/>
          <w:szCs w:val="28"/>
        </w:rPr>
        <w:t>five wha</w:t>
      </w:r>
      <w:r w:rsidR="00EB549A">
        <w:rPr>
          <w:rFonts w:ascii="Arial" w:hAnsi="Arial" w:cs="Arial"/>
          <w:sz w:val="28"/>
          <w:szCs w:val="28"/>
        </w:rPr>
        <w:t>t</w:t>
      </w:r>
      <w:r w:rsidR="00F95CBB">
        <w:rPr>
          <w:rFonts w:ascii="Arial" w:hAnsi="Arial" w:cs="Arial"/>
          <w:sz w:val="28"/>
          <w:szCs w:val="28"/>
        </w:rPr>
        <w:t>?</w:t>
      </w:r>
      <w:r w:rsidR="00EB549A">
        <w:rPr>
          <w:rFonts w:ascii="Arial" w:hAnsi="Arial" w:cs="Arial"/>
          <w:sz w:val="28"/>
          <w:szCs w:val="28"/>
        </w:rPr>
        <w:t xml:space="preserve"> </w:t>
      </w:r>
      <w:r w:rsidR="00EB549A" w:rsidRPr="00680875">
        <w:rPr>
          <w:rFonts w:ascii="Arial" w:hAnsi="Arial" w:cs="Arial"/>
          <w:sz w:val="18"/>
          <w:szCs w:val="18"/>
        </w:rPr>
        <w:t>[Congregation says, “months.”]</w:t>
      </w:r>
      <w:r w:rsidR="00005DAF">
        <w:rPr>
          <w:rFonts w:ascii="Arial" w:hAnsi="Arial" w:cs="Arial"/>
          <w:sz w:val="28"/>
          <w:szCs w:val="28"/>
        </w:rPr>
        <w:t xml:space="preserve"> All this, </w:t>
      </w:r>
      <w:r w:rsidR="00E94D41">
        <w:rPr>
          <w:rFonts w:ascii="Arial" w:hAnsi="Arial" w:cs="Arial"/>
          <w:sz w:val="28"/>
          <w:szCs w:val="28"/>
        </w:rPr>
        <w:t xml:space="preserve">then you talk about God not answering prayer. </w:t>
      </w:r>
      <w:r w:rsidR="005C6043">
        <w:rPr>
          <w:rFonts w:ascii="Arial" w:hAnsi="Arial" w:cs="Arial"/>
          <w:sz w:val="28"/>
          <w:szCs w:val="28"/>
        </w:rPr>
        <w:t xml:space="preserve">Doesn’t He? </w:t>
      </w:r>
      <w:r w:rsidR="005C6043" w:rsidRPr="00680875">
        <w:rPr>
          <w:rFonts w:ascii="Arial" w:hAnsi="Arial" w:cs="Arial"/>
          <w:sz w:val="18"/>
          <w:szCs w:val="18"/>
        </w:rPr>
        <w:t xml:space="preserve">[Congregation </w:t>
      </w:r>
      <w:r w:rsidR="00063DA1" w:rsidRPr="00680875">
        <w:rPr>
          <w:rFonts w:ascii="Arial" w:hAnsi="Arial" w:cs="Arial"/>
          <w:sz w:val="18"/>
          <w:szCs w:val="18"/>
        </w:rPr>
        <w:t>says, “</w:t>
      </w:r>
      <w:r w:rsidR="005C6043" w:rsidRPr="00680875">
        <w:rPr>
          <w:rFonts w:ascii="Arial" w:hAnsi="Arial" w:cs="Arial"/>
          <w:sz w:val="18"/>
          <w:szCs w:val="18"/>
        </w:rPr>
        <w:t xml:space="preserve">He </w:t>
      </w:r>
      <w:r w:rsidR="00EB0BDF" w:rsidRPr="00680875">
        <w:rPr>
          <w:rFonts w:ascii="Arial" w:hAnsi="Arial" w:cs="Arial"/>
          <w:sz w:val="18"/>
          <w:szCs w:val="18"/>
        </w:rPr>
        <w:t>do</w:t>
      </w:r>
      <w:r w:rsidR="005C6043" w:rsidRPr="00680875">
        <w:rPr>
          <w:rFonts w:ascii="Arial" w:hAnsi="Arial" w:cs="Arial"/>
          <w:sz w:val="18"/>
          <w:szCs w:val="18"/>
        </w:rPr>
        <w:t>es.”]</w:t>
      </w:r>
      <w:r w:rsidR="005C6043">
        <w:rPr>
          <w:rFonts w:ascii="Arial" w:hAnsi="Arial" w:cs="Arial"/>
          <w:sz w:val="28"/>
          <w:szCs w:val="28"/>
        </w:rPr>
        <w:t xml:space="preserve"> Mwari </w:t>
      </w:r>
      <w:proofErr w:type="spellStart"/>
      <w:r w:rsidR="005C6043">
        <w:rPr>
          <w:rFonts w:ascii="Arial" w:hAnsi="Arial" w:cs="Arial"/>
          <w:sz w:val="28"/>
          <w:szCs w:val="28"/>
        </w:rPr>
        <w:t>vanodaira</w:t>
      </w:r>
      <w:proofErr w:type="spellEnd"/>
      <w:r w:rsidR="005C6043">
        <w:rPr>
          <w:rFonts w:ascii="Arial" w:hAnsi="Arial" w:cs="Arial"/>
          <w:sz w:val="28"/>
          <w:szCs w:val="28"/>
        </w:rPr>
        <w:t xml:space="preserve"> </w:t>
      </w:r>
      <w:proofErr w:type="spellStart"/>
      <w:r w:rsidR="005C6043">
        <w:rPr>
          <w:rFonts w:ascii="Arial" w:hAnsi="Arial" w:cs="Arial"/>
          <w:sz w:val="28"/>
          <w:szCs w:val="28"/>
        </w:rPr>
        <w:t>munamato</w:t>
      </w:r>
      <w:proofErr w:type="spellEnd"/>
      <w:r w:rsidR="005C6043">
        <w:rPr>
          <w:rFonts w:ascii="Arial" w:hAnsi="Arial" w:cs="Arial"/>
          <w:sz w:val="28"/>
          <w:szCs w:val="28"/>
        </w:rPr>
        <w:t xml:space="preserve">! </w:t>
      </w:r>
      <w:r w:rsidR="005C6043" w:rsidRPr="00680875">
        <w:rPr>
          <w:rFonts w:ascii="Arial" w:hAnsi="Arial" w:cs="Arial"/>
          <w:sz w:val="18"/>
          <w:szCs w:val="18"/>
        </w:rPr>
        <w:t xml:space="preserve">[Congregation </w:t>
      </w:r>
      <w:r w:rsidR="00063DA1" w:rsidRPr="00680875">
        <w:rPr>
          <w:rFonts w:ascii="Arial" w:hAnsi="Arial" w:cs="Arial"/>
          <w:sz w:val="18"/>
          <w:szCs w:val="18"/>
        </w:rPr>
        <w:t>says, “</w:t>
      </w:r>
      <w:r w:rsidR="005C6043" w:rsidRPr="00680875">
        <w:rPr>
          <w:rFonts w:ascii="Arial" w:hAnsi="Arial" w:cs="Arial"/>
          <w:sz w:val="18"/>
          <w:szCs w:val="18"/>
        </w:rPr>
        <w:t>Amen</w:t>
      </w:r>
      <w:r w:rsidR="001E78B2" w:rsidRPr="00680875">
        <w:rPr>
          <w:rFonts w:ascii="Arial" w:hAnsi="Arial" w:cs="Arial"/>
          <w:sz w:val="18"/>
          <w:szCs w:val="18"/>
        </w:rPr>
        <w:t>/Hallelujah.</w:t>
      </w:r>
      <w:r w:rsidR="005C6043" w:rsidRPr="00680875">
        <w:rPr>
          <w:rFonts w:ascii="Arial" w:hAnsi="Arial" w:cs="Arial"/>
          <w:sz w:val="18"/>
          <w:szCs w:val="18"/>
        </w:rPr>
        <w:t>”]</w:t>
      </w:r>
      <w:r w:rsidR="001E78B2" w:rsidRPr="00680875">
        <w:rPr>
          <w:rFonts w:ascii="Arial" w:hAnsi="Arial" w:cs="Arial"/>
          <w:sz w:val="18"/>
          <w:szCs w:val="18"/>
        </w:rPr>
        <w:t xml:space="preserve"> </w:t>
      </w:r>
    </w:p>
    <w:p w14:paraId="2C5334EA" w14:textId="28025913" w:rsidR="00810909" w:rsidRDefault="00F8462E" w:rsidP="00EE1207">
      <w:pPr>
        <w:jc w:val="both"/>
        <w:rPr>
          <w:rFonts w:ascii="Arial" w:hAnsi="Arial" w:cs="Arial"/>
          <w:sz w:val="28"/>
          <w:szCs w:val="28"/>
        </w:rPr>
      </w:pPr>
      <w:r>
        <w:rPr>
          <w:rFonts w:ascii="Arial" w:hAnsi="Arial" w:cs="Arial"/>
          <w:sz w:val="28"/>
          <w:szCs w:val="28"/>
          <w:vertAlign w:val="superscript"/>
        </w:rPr>
        <w:t>1</w:t>
      </w:r>
      <w:r w:rsidR="00185F25">
        <w:rPr>
          <w:rFonts w:ascii="Arial" w:hAnsi="Arial" w:cs="Arial"/>
          <w:sz w:val="28"/>
          <w:szCs w:val="28"/>
          <w:vertAlign w:val="superscript"/>
        </w:rPr>
        <w:t>60</w:t>
      </w:r>
      <w:r>
        <w:rPr>
          <w:rFonts w:ascii="Arial" w:hAnsi="Arial" w:cs="Arial"/>
          <w:sz w:val="28"/>
          <w:szCs w:val="28"/>
          <w:vertAlign w:val="superscript"/>
        </w:rPr>
        <w:t xml:space="preserve"> </w:t>
      </w:r>
      <w:proofErr w:type="spellStart"/>
      <w:r w:rsidR="001E78B2">
        <w:rPr>
          <w:rFonts w:ascii="Arial" w:hAnsi="Arial" w:cs="Arial"/>
          <w:sz w:val="28"/>
          <w:szCs w:val="28"/>
        </w:rPr>
        <w:t>Ehe</w:t>
      </w:r>
      <w:proofErr w:type="spellEnd"/>
      <w:r w:rsidR="004448D4">
        <w:rPr>
          <w:rFonts w:ascii="Arial" w:hAnsi="Arial" w:cs="Arial"/>
          <w:sz w:val="28"/>
          <w:szCs w:val="28"/>
        </w:rPr>
        <w:t>,</w:t>
      </w:r>
      <w:r w:rsidR="001E78B2">
        <w:rPr>
          <w:rFonts w:ascii="Arial" w:hAnsi="Arial" w:cs="Arial"/>
          <w:sz w:val="28"/>
          <w:szCs w:val="28"/>
        </w:rPr>
        <w:t xml:space="preserve"> </w:t>
      </w:r>
      <w:proofErr w:type="spellStart"/>
      <w:r w:rsidR="001E78B2">
        <w:rPr>
          <w:rFonts w:ascii="Arial" w:hAnsi="Arial" w:cs="Arial"/>
          <w:sz w:val="28"/>
          <w:szCs w:val="28"/>
        </w:rPr>
        <w:t>hatipindei</w:t>
      </w:r>
      <w:proofErr w:type="spellEnd"/>
      <w:r w:rsidR="001E78B2">
        <w:rPr>
          <w:rFonts w:ascii="Arial" w:hAnsi="Arial" w:cs="Arial"/>
          <w:sz w:val="28"/>
          <w:szCs w:val="28"/>
        </w:rPr>
        <w:t xml:space="preserve"> </w:t>
      </w:r>
      <w:proofErr w:type="spellStart"/>
      <w:r w:rsidR="001E78B2">
        <w:rPr>
          <w:rFonts w:ascii="Arial" w:hAnsi="Arial" w:cs="Arial"/>
          <w:sz w:val="28"/>
          <w:szCs w:val="28"/>
        </w:rPr>
        <w:t>pakuteura</w:t>
      </w:r>
      <w:proofErr w:type="spellEnd"/>
      <w:r w:rsidR="001E78B2">
        <w:rPr>
          <w:rFonts w:ascii="Arial" w:hAnsi="Arial" w:cs="Arial"/>
          <w:sz w:val="28"/>
          <w:szCs w:val="28"/>
        </w:rPr>
        <w:t xml:space="preserve"> </w:t>
      </w:r>
      <w:proofErr w:type="spellStart"/>
      <w:r w:rsidR="00484DCB">
        <w:rPr>
          <w:rFonts w:ascii="Arial" w:hAnsi="Arial" w:cs="Arial"/>
          <w:sz w:val="28"/>
          <w:szCs w:val="28"/>
        </w:rPr>
        <w:t>kusati</w:t>
      </w:r>
      <w:proofErr w:type="spellEnd"/>
      <w:r w:rsidR="00484DCB">
        <w:rPr>
          <w:rFonts w:ascii="Arial" w:hAnsi="Arial" w:cs="Arial"/>
          <w:sz w:val="28"/>
          <w:szCs w:val="28"/>
        </w:rPr>
        <w:t xml:space="preserve"> </w:t>
      </w:r>
      <w:proofErr w:type="spellStart"/>
      <w:r w:rsidR="00484DCB">
        <w:rPr>
          <w:rFonts w:ascii="Arial" w:hAnsi="Arial" w:cs="Arial"/>
          <w:sz w:val="28"/>
          <w:szCs w:val="28"/>
        </w:rPr>
        <w:t>kwakamboitwa</w:t>
      </w:r>
      <w:proofErr w:type="spellEnd"/>
      <w:r w:rsidR="00484DCB">
        <w:rPr>
          <w:rFonts w:ascii="Arial" w:hAnsi="Arial" w:cs="Arial"/>
          <w:sz w:val="28"/>
          <w:szCs w:val="28"/>
        </w:rPr>
        <w:t xml:space="preserve"> pakati pedu </w:t>
      </w:r>
      <w:proofErr w:type="spellStart"/>
      <w:r w:rsidR="00B35C9D">
        <w:rPr>
          <w:rFonts w:ascii="Arial" w:hAnsi="Arial" w:cs="Arial"/>
          <w:sz w:val="28"/>
          <w:szCs w:val="28"/>
        </w:rPr>
        <w:t>panapa</w:t>
      </w:r>
      <w:proofErr w:type="spellEnd"/>
      <w:r w:rsidR="00B35C9D">
        <w:rPr>
          <w:rFonts w:ascii="Arial" w:hAnsi="Arial" w:cs="Arial"/>
          <w:sz w:val="28"/>
          <w:szCs w:val="28"/>
        </w:rPr>
        <w:t xml:space="preserve"> </w:t>
      </w:r>
      <w:r w:rsidR="00534101" w:rsidRPr="00534101">
        <w:rPr>
          <w:rFonts w:ascii="Arial" w:hAnsi="Arial" w:cs="Arial"/>
          <w:sz w:val="18"/>
          <w:szCs w:val="28"/>
        </w:rPr>
        <w:t xml:space="preserve">[Congregation says, “mmm.”] </w:t>
      </w:r>
      <w:r w:rsidR="004448D4">
        <w:rPr>
          <w:rFonts w:ascii="Arial" w:hAnsi="Arial" w:cs="Arial"/>
          <w:sz w:val="28"/>
          <w:szCs w:val="28"/>
        </w:rPr>
        <w:t>J</w:t>
      </w:r>
      <w:r w:rsidR="00B35C9D">
        <w:rPr>
          <w:rFonts w:ascii="Arial" w:hAnsi="Arial" w:cs="Arial"/>
          <w:sz w:val="28"/>
          <w:szCs w:val="28"/>
        </w:rPr>
        <w:t xml:space="preserve">aya rimwe nerimwe </w:t>
      </w:r>
      <w:proofErr w:type="spellStart"/>
      <w:r w:rsidR="00B35C9D">
        <w:rPr>
          <w:rFonts w:ascii="Arial" w:hAnsi="Arial" w:cs="Arial"/>
          <w:sz w:val="28"/>
          <w:szCs w:val="28"/>
        </w:rPr>
        <w:t>ngariti</w:t>
      </w:r>
      <w:proofErr w:type="spellEnd"/>
      <w:r w:rsidR="00BC4668">
        <w:rPr>
          <w:rFonts w:ascii="Arial" w:hAnsi="Arial" w:cs="Arial"/>
          <w:sz w:val="28"/>
          <w:szCs w:val="28"/>
        </w:rPr>
        <w:t>,</w:t>
      </w:r>
      <w:r w:rsidR="00B35C9D">
        <w:rPr>
          <w:rFonts w:ascii="Arial" w:hAnsi="Arial" w:cs="Arial"/>
          <w:sz w:val="28"/>
          <w:szCs w:val="28"/>
        </w:rPr>
        <w:t xml:space="preserve"> </w:t>
      </w:r>
      <w:r w:rsidR="00BC4668">
        <w:rPr>
          <w:rFonts w:ascii="Arial" w:hAnsi="Arial" w:cs="Arial"/>
          <w:sz w:val="28"/>
          <w:szCs w:val="28"/>
        </w:rPr>
        <w:t>‘</w:t>
      </w:r>
      <w:r w:rsidR="00B35C9D">
        <w:rPr>
          <w:rFonts w:ascii="Arial" w:hAnsi="Arial" w:cs="Arial"/>
          <w:sz w:val="28"/>
          <w:szCs w:val="28"/>
        </w:rPr>
        <w:t xml:space="preserve">Baba, </w:t>
      </w:r>
      <w:proofErr w:type="spellStart"/>
      <w:r w:rsidR="00FC43C6">
        <w:rPr>
          <w:rFonts w:ascii="Arial" w:hAnsi="Arial" w:cs="Arial"/>
          <w:sz w:val="28"/>
          <w:szCs w:val="28"/>
        </w:rPr>
        <w:t>ndinots</w:t>
      </w:r>
      <w:r w:rsidR="00D32267">
        <w:rPr>
          <w:rFonts w:ascii="Arial" w:hAnsi="Arial" w:cs="Arial"/>
          <w:sz w:val="28"/>
          <w:szCs w:val="28"/>
        </w:rPr>
        <w:t>i</w:t>
      </w:r>
      <w:r w:rsidR="00FC43C6">
        <w:rPr>
          <w:rFonts w:ascii="Arial" w:hAnsi="Arial" w:cs="Arial"/>
          <w:sz w:val="28"/>
          <w:szCs w:val="28"/>
        </w:rPr>
        <w:t>ura</w:t>
      </w:r>
      <w:proofErr w:type="spellEnd"/>
      <w:r w:rsidR="00FC43C6">
        <w:rPr>
          <w:rFonts w:ascii="Arial" w:hAnsi="Arial" w:cs="Arial"/>
          <w:sz w:val="28"/>
          <w:szCs w:val="28"/>
        </w:rPr>
        <w:t xml:space="preserve"> </w:t>
      </w:r>
      <w:proofErr w:type="spellStart"/>
      <w:r w:rsidR="00FC43C6">
        <w:rPr>
          <w:rFonts w:ascii="Arial" w:hAnsi="Arial" w:cs="Arial"/>
          <w:sz w:val="28"/>
          <w:szCs w:val="28"/>
        </w:rPr>
        <w:t>dzinza</w:t>
      </w:r>
      <w:proofErr w:type="spellEnd"/>
      <w:r w:rsidR="00FC43C6">
        <w:rPr>
          <w:rFonts w:ascii="Arial" w:hAnsi="Arial" w:cs="Arial"/>
          <w:sz w:val="28"/>
          <w:szCs w:val="28"/>
        </w:rPr>
        <w:t xml:space="preserve"> </w:t>
      </w:r>
      <w:proofErr w:type="spellStart"/>
      <w:r w:rsidR="00FC43C6">
        <w:rPr>
          <w:rFonts w:ascii="Arial" w:hAnsi="Arial" w:cs="Arial"/>
          <w:sz w:val="28"/>
          <w:szCs w:val="28"/>
        </w:rPr>
        <w:t>rekwedu</w:t>
      </w:r>
      <w:proofErr w:type="spellEnd"/>
      <w:r w:rsidR="007C40E6">
        <w:rPr>
          <w:rFonts w:ascii="Arial" w:hAnsi="Arial" w:cs="Arial"/>
          <w:sz w:val="28"/>
          <w:szCs w:val="28"/>
        </w:rPr>
        <w:t>!</w:t>
      </w:r>
      <w:r w:rsidR="00FC43C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A77CB">
        <w:rPr>
          <w:rFonts w:ascii="Arial" w:hAnsi="Arial" w:cs="Arial"/>
          <w:sz w:val="28"/>
          <w:szCs w:val="28"/>
        </w:rPr>
        <w:t>N</w:t>
      </w:r>
      <w:r w:rsidR="007C40E6">
        <w:rPr>
          <w:rFonts w:ascii="Arial" w:hAnsi="Arial" w:cs="Arial"/>
          <w:sz w:val="28"/>
          <w:szCs w:val="28"/>
        </w:rPr>
        <w:t>dinots</w:t>
      </w:r>
      <w:r w:rsidR="00D32267">
        <w:rPr>
          <w:rFonts w:ascii="Arial" w:hAnsi="Arial" w:cs="Arial"/>
          <w:sz w:val="28"/>
          <w:szCs w:val="28"/>
        </w:rPr>
        <w:t>i</w:t>
      </w:r>
      <w:r w:rsidR="007C40E6">
        <w:rPr>
          <w:rFonts w:ascii="Arial" w:hAnsi="Arial" w:cs="Arial"/>
          <w:sz w:val="28"/>
          <w:szCs w:val="28"/>
        </w:rPr>
        <w:t>ura</w:t>
      </w:r>
      <w:proofErr w:type="spellEnd"/>
      <w:r w:rsidR="007C40E6">
        <w:rPr>
          <w:rFonts w:ascii="Arial" w:hAnsi="Arial" w:cs="Arial"/>
          <w:sz w:val="28"/>
          <w:szCs w:val="28"/>
        </w:rPr>
        <w:t xml:space="preserve"> </w:t>
      </w:r>
      <w:proofErr w:type="spellStart"/>
      <w:r w:rsidR="007C40E6">
        <w:rPr>
          <w:rFonts w:ascii="Arial" w:hAnsi="Arial" w:cs="Arial"/>
          <w:sz w:val="28"/>
          <w:szCs w:val="28"/>
        </w:rPr>
        <w:t>hurombo</w:t>
      </w:r>
      <w:proofErr w:type="spellEnd"/>
      <w:r w:rsidR="003A77CB">
        <w:rPr>
          <w:rFonts w:ascii="Arial" w:hAnsi="Arial" w:cs="Arial"/>
          <w:sz w:val="28"/>
          <w:szCs w:val="28"/>
        </w:rPr>
        <w:t>!</w:t>
      </w:r>
      <w:r w:rsidR="00BC4668">
        <w:rPr>
          <w:rFonts w:ascii="Arial" w:hAnsi="Arial" w:cs="Arial"/>
          <w:sz w:val="28"/>
          <w:szCs w:val="28"/>
        </w:rPr>
        <w:t>’</w:t>
      </w:r>
      <w:r w:rsidR="007C40E6">
        <w:rPr>
          <w:rFonts w:ascii="Arial" w:hAnsi="Arial" w:cs="Arial"/>
          <w:sz w:val="28"/>
          <w:szCs w:val="28"/>
        </w:rPr>
        <w:t xml:space="preserve"> </w:t>
      </w:r>
      <w:r w:rsidR="00534101" w:rsidRPr="00534101">
        <w:rPr>
          <w:rFonts w:ascii="Arial" w:hAnsi="Arial" w:cs="Arial"/>
          <w:sz w:val="18"/>
          <w:szCs w:val="28"/>
        </w:rPr>
        <w:t xml:space="preserve">[Congregation says, “Amen.”] </w:t>
      </w:r>
      <w:r w:rsidR="008521D5">
        <w:rPr>
          <w:rFonts w:ascii="Arial" w:hAnsi="Arial" w:cs="Arial"/>
          <w:sz w:val="28"/>
          <w:szCs w:val="28"/>
        </w:rPr>
        <w:t xml:space="preserve">Ende </w:t>
      </w:r>
      <w:proofErr w:type="spellStart"/>
      <w:r w:rsidR="008521D5">
        <w:rPr>
          <w:rFonts w:ascii="Arial" w:hAnsi="Arial" w:cs="Arial"/>
          <w:sz w:val="28"/>
          <w:szCs w:val="28"/>
        </w:rPr>
        <w:t>kumbira</w:t>
      </w:r>
      <w:proofErr w:type="spellEnd"/>
      <w:r w:rsidR="008521D5">
        <w:rPr>
          <w:rFonts w:ascii="Arial" w:hAnsi="Arial" w:cs="Arial"/>
          <w:sz w:val="28"/>
          <w:szCs w:val="28"/>
        </w:rPr>
        <w:t xml:space="preserve"> Mwari</w:t>
      </w:r>
      <w:r w:rsidR="00495E12">
        <w:rPr>
          <w:rFonts w:ascii="Arial" w:hAnsi="Arial" w:cs="Arial"/>
          <w:sz w:val="28"/>
          <w:szCs w:val="28"/>
        </w:rPr>
        <w:t>. M</w:t>
      </w:r>
      <w:r w:rsidR="008521D5">
        <w:rPr>
          <w:rFonts w:ascii="Arial" w:hAnsi="Arial" w:cs="Arial"/>
          <w:sz w:val="28"/>
          <w:szCs w:val="28"/>
        </w:rPr>
        <w:t xml:space="preserve">a sisters ese </w:t>
      </w:r>
      <w:proofErr w:type="spellStart"/>
      <w:r w:rsidR="008521D5">
        <w:rPr>
          <w:rFonts w:ascii="Arial" w:hAnsi="Arial" w:cs="Arial"/>
          <w:sz w:val="28"/>
          <w:szCs w:val="28"/>
        </w:rPr>
        <w:t>haikona</w:t>
      </w:r>
      <w:proofErr w:type="spellEnd"/>
      <w:r w:rsidR="008521D5">
        <w:rPr>
          <w:rFonts w:ascii="Arial" w:hAnsi="Arial" w:cs="Arial"/>
          <w:sz w:val="28"/>
          <w:szCs w:val="28"/>
        </w:rPr>
        <w:t xml:space="preserve"> </w:t>
      </w:r>
      <w:proofErr w:type="spellStart"/>
      <w:r w:rsidR="008521D5">
        <w:rPr>
          <w:rFonts w:ascii="Arial" w:hAnsi="Arial" w:cs="Arial"/>
          <w:sz w:val="28"/>
          <w:szCs w:val="28"/>
        </w:rPr>
        <w:t>kufunga</w:t>
      </w:r>
      <w:proofErr w:type="spellEnd"/>
      <w:r w:rsidR="008521D5">
        <w:rPr>
          <w:rFonts w:ascii="Arial" w:hAnsi="Arial" w:cs="Arial"/>
          <w:sz w:val="28"/>
          <w:szCs w:val="28"/>
        </w:rPr>
        <w:t xml:space="preserve"> pamusoro pe marriage </w:t>
      </w:r>
      <w:proofErr w:type="spellStart"/>
      <w:r w:rsidR="008521D5">
        <w:rPr>
          <w:rFonts w:ascii="Arial" w:hAnsi="Arial" w:cs="Arial"/>
          <w:sz w:val="28"/>
          <w:szCs w:val="28"/>
        </w:rPr>
        <w:t>dzine</w:t>
      </w:r>
      <w:proofErr w:type="spellEnd"/>
      <w:r w:rsidR="008521D5">
        <w:rPr>
          <w:rFonts w:ascii="Arial" w:hAnsi="Arial" w:cs="Arial"/>
          <w:sz w:val="28"/>
          <w:szCs w:val="28"/>
        </w:rPr>
        <w:t xml:space="preserve"> </w:t>
      </w:r>
      <w:proofErr w:type="spellStart"/>
      <w:r w:rsidR="008521D5">
        <w:rPr>
          <w:rFonts w:ascii="Arial" w:hAnsi="Arial" w:cs="Arial"/>
          <w:sz w:val="28"/>
          <w:szCs w:val="28"/>
        </w:rPr>
        <w:t>hurombo</w:t>
      </w:r>
      <w:proofErr w:type="spellEnd"/>
      <w:r w:rsidR="008521D5">
        <w:rPr>
          <w:rFonts w:ascii="Arial" w:hAnsi="Arial" w:cs="Arial"/>
          <w:sz w:val="28"/>
          <w:szCs w:val="28"/>
        </w:rPr>
        <w:t xml:space="preserve"> </w:t>
      </w:r>
      <w:proofErr w:type="spellStart"/>
      <w:r w:rsidR="008521D5">
        <w:rPr>
          <w:rFonts w:ascii="Arial" w:hAnsi="Arial" w:cs="Arial"/>
          <w:sz w:val="28"/>
          <w:szCs w:val="28"/>
        </w:rPr>
        <w:t>mukati</w:t>
      </w:r>
      <w:proofErr w:type="spellEnd"/>
      <w:r w:rsidR="00495E12">
        <w:rPr>
          <w:rFonts w:ascii="Arial" w:hAnsi="Arial" w:cs="Arial"/>
          <w:sz w:val="28"/>
          <w:szCs w:val="28"/>
        </w:rPr>
        <w:t>.</w:t>
      </w:r>
      <w:r w:rsidR="007C40E6">
        <w:rPr>
          <w:rFonts w:ascii="Arial" w:hAnsi="Arial" w:cs="Arial"/>
          <w:sz w:val="28"/>
          <w:szCs w:val="28"/>
        </w:rPr>
        <w:t xml:space="preserve"> </w:t>
      </w:r>
      <w:r w:rsidR="00495E12">
        <w:rPr>
          <w:rFonts w:ascii="Arial" w:hAnsi="Arial" w:cs="Arial"/>
          <w:sz w:val="28"/>
          <w:szCs w:val="28"/>
        </w:rPr>
        <w:t>A</w:t>
      </w:r>
      <w:r w:rsidR="00A330FC">
        <w:rPr>
          <w:rFonts w:ascii="Arial" w:hAnsi="Arial" w:cs="Arial"/>
          <w:sz w:val="28"/>
          <w:szCs w:val="28"/>
        </w:rPr>
        <w:t xml:space="preserve">hh </w:t>
      </w:r>
      <w:proofErr w:type="spellStart"/>
      <w:r w:rsidR="00A330FC">
        <w:rPr>
          <w:rFonts w:ascii="Arial" w:hAnsi="Arial" w:cs="Arial"/>
          <w:sz w:val="28"/>
          <w:szCs w:val="28"/>
        </w:rPr>
        <w:t>ahh</w:t>
      </w:r>
      <w:proofErr w:type="spellEnd"/>
      <w:r w:rsidR="00A330FC">
        <w:rPr>
          <w:rFonts w:ascii="Arial" w:hAnsi="Arial" w:cs="Arial"/>
          <w:sz w:val="28"/>
          <w:szCs w:val="28"/>
        </w:rPr>
        <w:t xml:space="preserve">, </w:t>
      </w:r>
      <w:proofErr w:type="spellStart"/>
      <w:r w:rsidR="00A330FC">
        <w:rPr>
          <w:rFonts w:ascii="Arial" w:hAnsi="Arial" w:cs="Arial"/>
          <w:sz w:val="28"/>
          <w:szCs w:val="28"/>
        </w:rPr>
        <w:t>toda</w:t>
      </w:r>
      <w:proofErr w:type="spellEnd"/>
      <w:r w:rsidR="00A330FC">
        <w:rPr>
          <w:rFonts w:ascii="Arial" w:hAnsi="Arial" w:cs="Arial"/>
          <w:sz w:val="28"/>
          <w:szCs w:val="28"/>
        </w:rPr>
        <w:t xml:space="preserve"> marriage chai…? </w:t>
      </w:r>
      <w:r w:rsidR="00A330FC" w:rsidRPr="00680875">
        <w:rPr>
          <w:rFonts w:ascii="Arial" w:hAnsi="Arial" w:cs="Arial"/>
          <w:sz w:val="18"/>
          <w:szCs w:val="18"/>
        </w:rPr>
        <w:t xml:space="preserve">[Congregation </w:t>
      </w:r>
      <w:r w:rsidR="00063DA1" w:rsidRPr="00680875">
        <w:rPr>
          <w:rFonts w:ascii="Arial" w:hAnsi="Arial" w:cs="Arial"/>
          <w:sz w:val="18"/>
          <w:szCs w:val="18"/>
        </w:rPr>
        <w:t>says, “</w:t>
      </w:r>
      <w:proofErr w:type="spellStart"/>
      <w:r w:rsidR="00A330FC" w:rsidRPr="00680875">
        <w:rPr>
          <w:rFonts w:ascii="Arial" w:hAnsi="Arial" w:cs="Arial"/>
          <w:sz w:val="18"/>
          <w:szCs w:val="18"/>
        </w:rPr>
        <w:t>chaiyo</w:t>
      </w:r>
      <w:proofErr w:type="spellEnd"/>
      <w:r w:rsidR="00A330FC" w:rsidRPr="00680875">
        <w:rPr>
          <w:rFonts w:ascii="Arial" w:hAnsi="Arial" w:cs="Arial"/>
          <w:sz w:val="18"/>
          <w:szCs w:val="18"/>
        </w:rPr>
        <w:t>.”]</w:t>
      </w:r>
      <w:r w:rsidR="00884528">
        <w:rPr>
          <w:rFonts w:ascii="Arial" w:hAnsi="Arial" w:cs="Arial"/>
          <w:sz w:val="28"/>
          <w:szCs w:val="28"/>
        </w:rPr>
        <w:t xml:space="preserve"> </w:t>
      </w:r>
      <w:proofErr w:type="spellStart"/>
      <w:r w:rsidR="00884528">
        <w:rPr>
          <w:rFonts w:ascii="Arial" w:hAnsi="Arial" w:cs="Arial"/>
          <w:sz w:val="28"/>
          <w:szCs w:val="28"/>
        </w:rPr>
        <w:t>Ehe</w:t>
      </w:r>
      <w:proofErr w:type="spellEnd"/>
      <w:r w:rsidR="00884528">
        <w:rPr>
          <w:rFonts w:ascii="Arial" w:hAnsi="Arial" w:cs="Arial"/>
          <w:sz w:val="28"/>
          <w:szCs w:val="28"/>
        </w:rPr>
        <w:t xml:space="preserve"> </w:t>
      </w:r>
      <w:proofErr w:type="spellStart"/>
      <w:r w:rsidR="00884528">
        <w:rPr>
          <w:rFonts w:ascii="Arial" w:hAnsi="Arial" w:cs="Arial"/>
          <w:sz w:val="28"/>
          <w:szCs w:val="28"/>
        </w:rPr>
        <w:t>toda</w:t>
      </w:r>
      <w:proofErr w:type="spellEnd"/>
      <w:r w:rsidR="00884528">
        <w:rPr>
          <w:rFonts w:ascii="Arial" w:hAnsi="Arial" w:cs="Arial"/>
          <w:sz w:val="28"/>
          <w:szCs w:val="28"/>
        </w:rPr>
        <w:t xml:space="preserve"> marriage </w:t>
      </w:r>
      <w:proofErr w:type="spellStart"/>
      <w:r w:rsidR="00884528">
        <w:rPr>
          <w:rFonts w:ascii="Arial" w:hAnsi="Arial" w:cs="Arial"/>
          <w:sz w:val="28"/>
          <w:szCs w:val="28"/>
        </w:rPr>
        <w:t>yekuti</w:t>
      </w:r>
      <w:proofErr w:type="spellEnd"/>
      <w:r w:rsidR="00884528">
        <w:rPr>
          <w:rFonts w:ascii="Arial" w:hAnsi="Arial" w:cs="Arial"/>
          <w:sz w:val="28"/>
          <w:szCs w:val="28"/>
        </w:rPr>
        <w:t xml:space="preserve"> munhu kana </w:t>
      </w:r>
      <w:proofErr w:type="spellStart"/>
      <w:r w:rsidR="00884528">
        <w:rPr>
          <w:rFonts w:ascii="Arial" w:hAnsi="Arial" w:cs="Arial"/>
          <w:sz w:val="28"/>
          <w:szCs w:val="28"/>
        </w:rPr>
        <w:t>aine</w:t>
      </w:r>
      <w:proofErr w:type="spellEnd"/>
      <w:r w:rsidR="00884528">
        <w:rPr>
          <w:rFonts w:ascii="Arial" w:hAnsi="Arial" w:cs="Arial"/>
          <w:sz w:val="28"/>
          <w:szCs w:val="28"/>
        </w:rPr>
        <w:t xml:space="preserve"> murume wake</w:t>
      </w:r>
      <w:r w:rsidR="00811985">
        <w:rPr>
          <w:rFonts w:ascii="Arial" w:hAnsi="Arial" w:cs="Arial"/>
          <w:sz w:val="28"/>
          <w:szCs w:val="28"/>
        </w:rPr>
        <w:t xml:space="preserve">, </w:t>
      </w:r>
      <w:proofErr w:type="spellStart"/>
      <w:r w:rsidR="00811985">
        <w:rPr>
          <w:rFonts w:ascii="Arial" w:hAnsi="Arial" w:cs="Arial"/>
          <w:sz w:val="28"/>
          <w:szCs w:val="28"/>
        </w:rPr>
        <w:t>munodada</w:t>
      </w:r>
      <w:proofErr w:type="spellEnd"/>
      <w:r w:rsidR="00B30DF9">
        <w:rPr>
          <w:rFonts w:ascii="Arial" w:hAnsi="Arial" w:cs="Arial"/>
          <w:sz w:val="28"/>
          <w:szCs w:val="28"/>
        </w:rPr>
        <w:t>.</w:t>
      </w:r>
      <w:r w:rsidR="00811985">
        <w:rPr>
          <w:rFonts w:ascii="Arial" w:hAnsi="Arial" w:cs="Arial"/>
          <w:sz w:val="28"/>
          <w:szCs w:val="28"/>
        </w:rPr>
        <w:t xml:space="preserve"> </w:t>
      </w:r>
      <w:r w:rsidR="00534101" w:rsidRPr="00534101">
        <w:rPr>
          <w:rFonts w:ascii="Arial" w:hAnsi="Arial" w:cs="Arial"/>
          <w:sz w:val="18"/>
          <w:szCs w:val="28"/>
        </w:rPr>
        <w:t xml:space="preserve">[Congregation says, “Amen.”] </w:t>
      </w:r>
    </w:p>
    <w:p w14:paraId="7A216969" w14:textId="57C2FF80" w:rsidR="00C738B5" w:rsidRPr="00680875" w:rsidRDefault="00F8462E" w:rsidP="00EE1207">
      <w:pPr>
        <w:jc w:val="both"/>
        <w:rPr>
          <w:rFonts w:ascii="Arial" w:hAnsi="Arial" w:cs="Arial"/>
          <w:sz w:val="18"/>
          <w:szCs w:val="18"/>
        </w:rPr>
      </w:pPr>
      <w:r>
        <w:rPr>
          <w:rFonts w:ascii="Arial" w:hAnsi="Arial" w:cs="Arial"/>
          <w:sz w:val="28"/>
          <w:szCs w:val="28"/>
          <w:vertAlign w:val="superscript"/>
        </w:rPr>
        <w:t>16</w:t>
      </w:r>
      <w:r w:rsidR="00BC4668">
        <w:rPr>
          <w:rFonts w:ascii="Arial" w:hAnsi="Arial" w:cs="Arial"/>
          <w:sz w:val="28"/>
          <w:szCs w:val="28"/>
          <w:vertAlign w:val="superscript"/>
        </w:rPr>
        <w:t>1</w:t>
      </w:r>
      <w:r>
        <w:rPr>
          <w:rFonts w:ascii="Arial" w:hAnsi="Arial" w:cs="Arial"/>
          <w:sz w:val="28"/>
          <w:szCs w:val="28"/>
          <w:vertAlign w:val="superscript"/>
        </w:rPr>
        <w:t xml:space="preserve"> </w:t>
      </w:r>
      <w:r w:rsidR="00811985">
        <w:rPr>
          <w:rFonts w:ascii="Arial" w:hAnsi="Arial" w:cs="Arial"/>
          <w:sz w:val="28"/>
          <w:szCs w:val="28"/>
        </w:rPr>
        <w:t xml:space="preserve">Munhu wese </w:t>
      </w:r>
      <w:proofErr w:type="spellStart"/>
      <w:r w:rsidR="00811985">
        <w:rPr>
          <w:rFonts w:ascii="Arial" w:hAnsi="Arial" w:cs="Arial"/>
          <w:sz w:val="28"/>
          <w:szCs w:val="28"/>
        </w:rPr>
        <w:t>anonamata</w:t>
      </w:r>
      <w:proofErr w:type="spellEnd"/>
      <w:r w:rsidR="00811985">
        <w:rPr>
          <w:rFonts w:ascii="Arial" w:hAnsi="Arial" w:cs="Arial"/>
          <w:sz w:val="28"/>
          <w:szCs w:val="28"/>
        </w:rPr>
        <w:t xml:space="preserve"> pano </w:t>
      </w:r>
      <w:proofErr w:type="spellStart"/>
      <w:r w:rsidR="00811985">
        <w:rPr>
          <w:rFonts w:ascii="Arial" w:hAnsi="Arial" w:cs="Arial"/>
          <w:sz w:val="28"/>
          <w:szCs w:val="28"/>
        </w:rPr>
        <w:t>a</w:t>
      </w:r>
      <w:r w:rsidR="00826EF5">
        <w:rPr>
          <w:rFonts w:ascii="Arial" w:hAnsi="Arial" w:cs="Arial"/>
          <w:sz w:val="28"/>
          <w:szCs w:val="28"/>
        </w:rPr>
        <w:t>kaenda</w:t>
      </w:r>
      <w:proofErr w:type="spellEnd"/>
      <w:r w:rsidR="00826EF5">
        <w:rPr>
          <w:rFonts w:ascii="Arial" w:hAnsi="Arial" w:cs="Arial"/>
          <w:sz w:val="28"/>
          <w:szCs w:val="28"/>
        </w:rPr>
        <w:t xml:space="preserve"> </w:t>
      </w:r>
      <w:proofErr w:type="spellStart"/>
      <w:r w:rsidR="00826EF5">
        <w:rPr>
          <w:rFonts w:ascii="Arial" w:hAnsi="Arial" w:cs="Arial"/>
          <w:sz w:val="28"/>
          <w:szCs w:val="28"/>
        </w:rPr>
        <w:t>kurudzi</w:t>
      </w:r>
      <w:proofErr w:type="spellEnd"/>
      <w:r w:rsidR="00826EF5">
        <w:rPr>
          <w:rFonts w:ascii="Arial" w:hAnsi="Arial" w:cs="Arial"/>
          <w:sz w:val="28"/>
          <w:szCs w:val="28"/>
        </w:rPr>
        <w:t xml:space="preserve"> </w:t>
      </w:r>
      <w:proofErr w:type="spellStart"/>
      <w:r w:rsidR="00826EF5">
        <w:rPr>
          <w:rFonts w:ascii="Arial" w:hAnsi="Arial" w:cs="Arial"/>
          <w:sz w:val="28"/>
          <w:szCs w:val="28"/>
        </w:rPr>
        <w:t>rwekake</w:t>
      </w:r>
      <w:proofErr w:type="spellEnd"/>
      <w:r w:rsidR="00826EF5">
        <w:rPr>
          <w:rFonts w:ascii="Arial" w:hAnsi="Arial" w:cs="Arial"/>
          <w:sz w:val="28"/>
          <w:szCs w:val="28"/>
        </w:rPr>
        <w:t xml:space="preserve"> kune vanhu </w:t>
      </w:r>
      <w:proofErr w:type="spellStart"/>
      <w:r w:rsidR="00826EF5">
        <w:rPr>
          <w:rFonts w:ascii="Arial" w:hAnsi="Arial" w:cs="Arial"/>
          <w:sz w:val="28"/>
          <w:szCs w:val="28"/>
        </w:rPr>
        <w:t>vezera</w:t>
      </w:r>
      <w:proofErr w:type="spellEnd"/>
      <w:r w:rsidR="00826EF5">
        <w:rPr>
          <w:rFonts w:ascii="Arial" w:hAnsi="Arial" w:cs="Arial"/>
          <w:sz w:val="28"/>
          <w:szCs w:val="28"/>
        </w:rPr>
        <w:t xml:space="preserve"> rake, </w:t>
      </w:r>
      <w:r w:rsidR="00810909">
        <w:rPr>
          <w:rFonts w:ascii="Arial" w:hAnsi="Arial" w:cs="Arial"/>
          <w:sz w:val="28"/>
          <w:szCs w:val="28"/>
        </w:rPr>
        <w:t>“…</w:t>
      </w:r>
      <w:r w:rsidR="00826EF5">
        <w:rPr>
          <w:rFonts w:ascii="Arial" w:hAnsi="Arial" w:cs="Arial"/>
          <w:sz w:val="28"/>
          <w:szCs w:val="28"/>
        </w:rPr>
        <w:t>you shall always be the head</w:t>
      </w:r>
      <w:r w:rsidR="00B30DF9">
        <w:rPr>
          <w:rFonts w:ascii="Arial" w:hAnsi="Arial" w:cs="Arial"/>
          <w:sz w:val="28"/>
          <w:szCs w:val="28"/>
        </w:rPr>
        <w:t>,</w:t>
      </w:r>
      <w:r w:rsidR="00826EF5">
        <w:rPr>
          <w:rFonts w:ascii="Arial" w:hAnsi="Arial" w:cs="Arial"/>
          <w:sz w:val="28"/>
          <w:szCs w:val="28"/>
        </w:rPr>
        <w:t xml:space="preserve"> </w:t>
      </w:r>
      <w:r w:rsidR="00534101" w:rsidRPr="00534101">
        <w:rPr>
          <w:rFonts w:ascii="Arial" w:hAnsi="Arial" w:cs="Arial"/>
          <w:sz w:val="18"/>
          <w:szCs w:val="28"/>
        </w:rPr>
        <w:t xml:space="preserve">[Congregation says, “Amen,”] </w:t>
      </w:r>
      <w:r w:rsidR="00826EF5">
        <w:rPr>
          <w:rFonts w:ascii="Arial" w:hAnsi="Arial" w:cs="Arial"/>
          <w:sz w:val="28"/>
          <w:szCs w:val="28"/>
        </w:rPr>
        <w:t>and never the…</w:t>
      </w:r>
      <w:r w:rsidR="00344E26">
        <w:rPr>
          <w:rFonts w:ascii="Arial" w:hAnsi="Arial" w:cs="Arial"/>
          <w:sz w:val="28"/>
          <w:szCs w:val="28"/>
        </w:rPr>
        <w:t>?</w:t>
      </w:r>
      <w:r w:rsidR="00810909">
        <w:rPr>
          <w:rFonts w:ascii="Arial" w:hAnsi="Arial" w:cs="Arial"/>
          <w:sz w:val="28"/>
          <w:szCs w:val="28"/>
        </w:rPr>
        <w:t>”</w:t>
      </w:r>
      <w:r w:rsidR="00344E26">
        <w:rPr>
          <w:rFonts w:ascii="Arial" w:hAnsi="Arial" w:cs="Arial"/>
          <w:sz w:val="28"/>
          <w:szCs w:val="28"/>
        </w:rPr>
        <w:t xml:space="preserve"> </w:t>
      </w:r>
      <w:r w:rsidR="00826EF5" w:rsidRPr="00680875">
        <w:rPr>
          <w:rFonts w:ascii="Arial" w:hAnsi="Arial" w:cs="Arial"/>
          <w:sz w:val="18"/>
          <w:szCs w:val="18"/>
        </w:rPr>
        <w:t xml:space="preserve">[Congregation </w:t>
      </w:r>
      <w:r w:rsidR="00063DA1" w:rsidRPr="00680875">
        <w:rPr>
          <w:rFonts w:ascii="Arial" w:hAnsi="Arial" w:cs="Arial"/>
          <w:sz w:val="18"/>
          <w:szCs w:val="18"/>
        </w:rPr>
        <w:t xml:space="preserve">says, </w:t>
      </w:r>
      <w:r w:rsidR="0075051D" w:rsidRPr="00680875">
        <w:rPr>
          <w:rFonts w:ascii="Arial" w:hAnsi="Arial" w:cs="Arial"/>
          <w:sz w:val="18"/>
          <w:szCs w:val="18"/>
        </w:rPr>
        <w:t>“</w:t>
      </w:r>
      <w:r w:rsidR="00344E26" w:rsidRPr="00680875">
        <w:rPr>
          <w:rFonts w:ascii="Arial" w:hAnsi="Arial" w:cs="Arial"/>
          <w:sz w:val="18"/>
          <w:szCs w:val="18"/>
        </w:rPr>
        <w:t>the tail.</w:t>
      </w:r>
      <w:r w:rsidR="0075051D" w:rsidRPr="00680875">
        <w:rPr>
          <w:rFonts w:ascii="Arial" w:hAnsi="Arial" w:cs="Arial"/>
          <w:sz w:val="18"/>
          <w:szCs w:val="18"/>
        </w:rPr>
        <w:t>”</w:t>
      </w:r>
      <w:r w:rsidR="00115FDC" w:rsidRPr="00680875">
        <w:rPr>
          <w:rFonts w:ascii="Arial" w:hAnsi="Arial" w:cs="Arial"/>
          <w:sz w:val="18"/>
          <w:szCs w:val="18"/>
        </w:rPr>
        <w:t>]</w:t>
      </w:r>
      <w:r w:rsidR="00115FDC">
        <w:rPr>
          <w:rFonts w:ascii="Arial" w:hAnsi="Arial" w:cs="Arial"/>
          <w:sz w:val="28"/>
          <w:szCs w:val="28"/>
        </w:rPr>
        <w:t xml:space="preserve"> That’s</w:t>
      </w:r>
      <w:r w:rsidR="00810909">
        <w:rPr>
          <w:rFonts w:ascii="Arial" w:hAnsi="Arial" w:cs="Arial"/>
          <w:sz w:val="28"/>
          <w:szCs w:val="28"/>
        </w:rPr>
        <w:t xml:space="preserve"> what we want, </w:t>
      </w:r>
      <w:r w:rsidR="00710498">
        <w:rPr>
          <w:rFonts w:ascii="Arial" w:hAnsi="Arial" w:cs="Arial"/>
          <w:sz w:val="28"/>
          <w:szCs w:val="28"/>
        </w:rPr>
        <w:t xml:space="preserve">“…you shall always be the head and never the tail…” </w:t>
      </w:r>
      <w:r w:rsidR="00680875">
        <w:rPr>
          <w:rFonts w:ascii="Arial" w:hAnsi="Arial" w:cs="Arial"/>
          <w:sz w:val="28"/>
          <w:szCs w:val="28"/>
        </w:rPr>
        <w:t>H</w:t>
      </w:r>
      <w:r w:rsidR="00534101">
        <w:rPr>
          <w:rFonts w:ascii="Arial" w:hAnsi="Arial" w:cs="Arial"/>
          <w:sz w:val="28"/>
          <w:szCs w:val="28"/>
        </w:rPr>
        <w:t>a-</w:t>
      </w:r>
      <w:proofErr w:type="spellStart"/>
      <w:r w:rsidR="00534101">
        <w:rPr>
          <w:rFonts w:ascii="Arial" w:hAnsi="Arial" w:cs="Arial"/>
          <w:sz w:val="28"/>
          <w:szCs w:val="28"/>
        </w:rPr>
        <w:t>maona</w:t>
      </w:r>
      <w:proofErr w:type="spellEnd"/>
      <w:r w:rsidR="00115FDC">
        <w:rPr>
          <w:rFonts w:ascii="Arial" w:hAnsi="Arial" w:cs="Arial"/>
          <w:sz w:val="28"/>
          <w:szCs w:val="28"/>
        </w:rPr>
        <w:t>.</w:t>
      </w:r>
      <w:r w:rsidR="00710498">
        <w:rPr>
          <w:rFonts w:ascii="Arial" w:hAnsi="Arial" w:cs="Arial"/>
          <w:sz w:val="28"/>
          <w:szCs w:val="28"/>
        </w:rPr>
        <w:t xml:space="preserve"> </w:t>
      </w:r>
      <w:proofErr w:type="spellStart"/>
      <w:r w:rsidR="00115FDC">
        <w:rPr>
          <w:rFonts w:ascii="Arial" w:hAnsi="Arial" w:cs="Arial"/>
          <w:sz w:val="28"/>
          <w:szCs w:val="28"/>
        </w:rPr>
        <w:t>N</w:t>
      </w:r>
      <w:r w:rsidR="006D4843">
        <w:rPr>
          <w:rFonts w:ascii="Arial" w:hAnsi="Arial" w:cs="Arial"/>
          <w:sz w:val="28"/>
          <w:szCs w:val="28"/>
        </w:rPr>
        <w:t>dosaka</w:t>
      </w:r>
      <w:proofErr w:type="spellEnd"/>
      <w:r w:rsidR="006D4843">
        <w:rPr>
          <w:rFonts w:ascii="Arial" w:hAnsi="Arial" w:cs="Arial"/>
          <w:sz w:val="28"/>
          <w:szCs w:val="28"/>
        </w:rPr>
        <w:t xml:space="preserve"> </w:t>
      </w:r>
      <w:proofErr w:type="spellStart"/>
      <w:r w:rsidR="006D4843">
        <w:rPr>
          <w:rFonts w:ascii="Arial" w:hAnsi="Arial" w:cs="Arial"/>
          <w:sz w:val="28"/>
          <w:szCs w:val="28"/>
        </w:rPr>
        <w:t>mukaona</w:t>
      </w:r>
      <w:proofErr w:type="spellEnd"/>
      <w:r w:rsidR="006D4843">
        <w:rPr>
          <w:rFonts w:ascii="Arial" w:hAnsi="Arial" w:cs="Arial"/>
          <w:sz w:val="28"/>
          <w:szCs w:val="28"/>
        </w:rPr>
        <w:t xml:space="preserve"> Moses </w:t>
      </w:r>
      <w:proofErr w:type="spellStart"/>
      <w:r w:rsidR="006D4843">
        <w:rPr>
          <w:rFonts w:ascii="Arial" w:hAnsi="Arial" w:cs="Arial"/>
          <w:sz w:val="28"/>
          <w:szCs w:val="28"/>
        </w:rPr>
        <w:t>akaudza</w:t>
      </w:r>
      <w:proofErr w:type="spellEnd"/>
      <w:r w:rsidR="006D4843">
        <w:rPr>
          <w:rFonts w:ascii="Arial" w:hAnsi="Arial" w:cs="Arial"/>
          <w:sz w:val="28"/>
          <w:szCs w:val="28"/>
        </w:rPr>
        <w:t xml:space="preserve"> vana </w:t>
      </w:r>
      <w:proofErr w:type="spellStart"/>
      <w:r w:rsidR="006D4843">
        <w:rPr>
          <w:rFonts w:ascii="Arial" w:hAnsi="Arial" w:cs="Arial"/>
          <w:sz w:val="28"/>
          <w:szCs w:val="28"/>
        </w:rPr>
        <w:t>veIsiraeri</w:t>
      </w:r>
      <w:proofErr w:type="spellEnd"/>
      <w:r w:rsidR="006D4843">
        <w:rPr>
          <w:rFonts w:ascii="Arial" w:hAnsi="Arial" w:cs="Arial"/>
          <w:sz w:val="28"/>
          <w:szCs w:val="28"/>
        </w:rPr>
        <w:t xml:space="preserve"> kuti </w:t>
      </w:r>
      <w:proofErr w:type="spellStart"/>
      <w:r w:rsidR="006D4843">
        <w:rPr>
          <w:rFonts w:ascii="Arial" w:hAnsi="Arial" w:cs="Arial"/>
          <w:sz w:val="28"/>
          <w:szCs w:val="28"/>
        </w:rPr>
        <w:t>mirai</w:t>
      </w:r>
      <w:proofErr w:type="spellEnd"/>
      <w:r w:rsidR="006D4843">
        <w:rPr>
          <w:rFonts w:ascii="Arial" w:hAnsi="Arial" w:cs="Arial"/>
          <w:sz w:val="28"/>
          <w:szCs w:val="28"/>
        </w:rPr>
        <w:t xml:space="preserve"> </w:t>
      </w:r>
      <w:proofErr w:type="spellStart"/>
      <w:r w:rsidR="006D4843">
        <w:rPr>
          <w:rFonts w:ascii="Arial" w:hAnsi="Arial" w:cs="Arial"/>
          <w:sz w:val="28"/>
          <w:szCs w:val="28"/>
        </w:rPr>
        <w:t>neShoko</w:t>
      </w:r>
      <w:proofErr w:type="spellEnd"/>
      <w:r w:rsidR="00115FDC">
        <w:rPr>
          <w:rFonts w:ascii="Arial" w:hAnsi="Arial" w:cs="Arial"/>
          <w:sz w:val="28"/>
          <w:szCs w:val="28"/>
        </w:rPr>
        <w:t xml:space="preserve">, </w:t>
      </w:r>
      <w:proofErr w:type="spellStart"/>
      <w:r w:rsidR="00115FDC">
        <w:rPr>
          <w:rFonts w:ascii="Arial" w:hAnsi="Arial" w:cs="Arial"/>
          <w:sz w:val="28"/>
          <w:szCs w:val="28"/>
        </w:rPr>
        <w:t>ibvai</w:t>
      </w:r>
      <w:proofErr w:type="spellEnd"/>
      <w:r w:rsidR="00115FDC">
        <w:rPr>
          <w:rFonts w:ascii="Arial" w:hAnsi="Arial" w:cs="Arial"/>
          <w:sz w:val="28"/>
          <w:szCs w:val="28"/>
        </w:rPr>
        <w:t xml:space="preserve"> </w:t>
      </w:r>
      <w:proofErr w:type="spellStart"/>
      <w:r w:rsidR="00115FDC">
        <w:rPr>
          <w:rFonts w:ascii="Arial" w:hAnsi="Arial" w:cs="Arial"/>
          <w:sz w:val="28"/>
          <w:szCs w:val="28"/>
        </w:rPr>
        <w:t>kuvakomana</w:t>
      </w:r>
      <w:proofErr w:type="spellEnd"/>
      <w:r w:rsidR="00115FDC">
        <w:rPr>
          <w:rFonts w:ascii="Arial" w:hAnsi="Arial" w:cs="Arial"/>
          <w:sz w:val="28"/>
          <w:szCs w:val="28"/>
        </w:rPr>
        <w:t xml:space="preserve"> </w:t>
      </w:r>
      <w:proofErr w:type="spellStart"/>
      <w:r w:rsidR="00DF2A00">
        <w:rPr>
          <w:rFonts w:ascii="Arial" w:hAnsi="Arial" w:cs="Arial"/>
          <w:sz w:val="28"/>
          <w:szCs w:val="28"/>
        </w:rPr>
        <w:t>vomunyika</w:t>
      </w:r>
      <w:proofErr w:type="spellEnd"/>
      <w:r w:rsidR="00DF2A00">
        <w:rPr>
          <w:rFonts w:ascii="Arial" w:hAnsi="Arial" w:cs="Arial"/>
          <w:sz w:val="28"/>
          <w:szCs w:val="28"/>
        </w:rPr>
        <w:t xml:space="preserve">, </w:t>
      </w:r>
      <w:proofErr w:type="spellStart"/>
      <w:r w:rsidR="00DF2A00">
        <w:rPr>
          <w:rFonts w:ascii="Arial" w:hAnsi="Arial" w:cs="Arial"/>
          <w:sz w:val="28"/>
          <w:szCs w:val="28"/>
        </w:rPr>
        <w:t>ibvai</w:t>
      </w:r>
      <w:proofErr w:type="spellEnd"/>
      <w:r w:rsidR="00DF2A00">
        <w:rPr>
          <w:rFonts w:ascii="Arial" w:hAnsi="Arial" w:cs="Arial"/>
          <w:sz w:val="28"/>
          <w:szCs w:val="28"/>
        </w:rPr>
        <w:t xml:space="preserve"> </w:t>
      </w:r>
      <w:proofErr w:type="spellStart"/>
      <w:r w:rsidR="00DF2A00">
        <w:rPr>
          <w:rFonts w:ascii="Arial" w:hAnsi="Arial" w:cs="Arial"/>
          <w:sz w:val="28"/>
          <w:szCs w:val="28"/>
        </w:rPr>
        <w:t>kuvasikana</w:t>
      </w:r>
      <w:proofErr w:type="spellEnd"/>
      <w:r w:rsidR="00DF2A00">
        <w:rPr>
          <w:rFonts w:ascii="Arial" w:hAnsi="Arial" w:cs="Arial"/>
          <w:sz w:val="28"/>
          <w:szCs w:val="28"/>
        </w:rPr>
        <w:t xml:space="preserve"> </w:t>
      </w:r>
      <w:proofErr w:type="spellStart"/>
      <w:r w:rsidR="00DF2A00">
        <w:rPr>
          <w:rFonts w:ascii="Arial" w:hAnsi="Arial" w:cs="Arial"/>
          <w:sz w:val="28"/>
          <w:szCs w:val="28"/>
        </w:rPr>
        <w:t>vemunyika</w:t>
      </w:r>
      <w:proofErr w:type="spellEnd"/>
      <w:r w:rsidR="00DF2A00">
        <w:rPr>
          <w:rFonts w:ascii="Arial" w:hAnsi="Arial" w:cs="Arial"/>
          <w:sz w:val="28"/>
          <w:szCs w:val="28"/>
        </w:rPr>
        <w:t xml:space="preserve">, </w:t>
      </w:r>
      <w:proofErr w:type="spellStart"/>
      <w:r w:rsidR="00DF2A00">
        <w:rPr>
          <w:rFonts w:ascii="Arial" w:hAnsi="Arial" w:cs="Arial"/>
          <w:sz w:val="28"/>
          <w:szCs w:val="28"/>
        </w:rPr>
        <w:t>ibvai</w:t>
      </w:r>
      <w:proofErr w:type="spellEnd"/>
      <w:r w:rsidR="00DF2A00">
        <w:rPr>
          <w:rFonts w:ascii="Arial" w:hAnsi="Arial" w:cs="Arial"/>
          <w:sz w:val="28"/>
          <w:szCs w:val="28"/>
        </w:rPr>
        <w:t xml:space="preserve"> </w:t>
      </w:r>
      <w:proofErr w:type="spellStart"/>
      <w:r w:rsidR="00DF2A00">
        <w:rPr>
          <w:rFonts w:ascii="Arial" w:hAnsi="Arial" w:cs="Arial"/>
          <w:sz w:val="28"/>
          <w:szCs w:val="28"/>
        </w:rPr>
        <w:t>kumudzimu</w:t>
      </w:r>
      <w:proofErr w:type="spellEnd"/>
      <w:r w:rsidR="00782914">
        <w:rPr>
          <w:rFonts w:ascii="Arial" w:hAnsi="Arial" w:cs="Arial"/>
          <w:sz w:val="28"/>
          <w:szCs w:val="28"/>
        </w:rPr>
        <w:t xml:space="preserve">, </w:t>
      </w:r>
      <w:proofErr w:type="spellStart"/>
      <w:r w:rsidR="00782914">
        <w:rPr>
          <w:rFonts w:ascii="Arial" w:hAnsi="Arial" w:cs="Arial"/>
          <w:sz w:val="28"/>
          <w:szCs w:val="28"/>
        </w:rPr>
        <w:t>ibvai</w:t>
      </w:r>
      <w:proofErr w:type="spellEnd"/>
      <w:r w:rsidR="00782914">
        <w:rPr>
          <w:rFonts w:ascii="Arial" w:hAnsi="Arial" w:cs="Arial"/>
          <w:sz w:val="28"/>
          <w:szCs w:val="28"/>
        </w:rPr>
        <w:t xml:space="preserve"> </w:t>
      </w:r>
      <w:proofErr w:type="spellStart"/>
      <w:r w:rsidR="00782914">
        <w:rPr>
          <w:rFonts w:ascii="Arial" w:hAnsi="Arial" w:cs="Arial"/>
          <w:sz w:val="28"/>
          <w:szCs w:val="28"/>
        </w:rPr>
        <w:t>pakubatirira</w:t>
      </w:r>
      <w:proofErr w:type="spellEnd"/>
      <w:r w:rsidR="00782914">
        <w:rPr>
          <w:rFonts w:ascii="Arial" w:hAnsi="Arial" w:cs="Arial"/>
          <w:sz w:val="28"/>
          <w:szCs w:val="28"/>
        </w:rPr>
        <w:t xml:space="preserve"> </w:t>
      </w:r>
      <w:proofErr w:type="spellStart"/>
      <w:r w:rsidR="00782914">
        <w:rPr>
          <w:rFonts w:ascii="Arial" w:hAnsi="Arial" w:cs="Arial"/>
          <w:sz w:val="28"/>
          <w:szCs w:val="28"/>
        </w:rPr>
        <w:t>pahama</w:t>
      </w:r>
      <w:proofErr w:type="spellEnd"/>
      <w:r w:rsidR="00782914">
        <w:rPr>
          <w:rFonts w:ascii="Arial" w:hAnsi="Arial" w:cs="Arial"/>
          <w:sz w:val="28"/>
          <w:szCs w:val="28"/>
        </w:rPr>
        <w:t xml:space="preserve"> </w:t>
      </w:r>
      <w:proofErr w:type="spellStart"/>
      <w:r w:rsidR="00782914">
        <w:rPr>
          <w:rFonts w:ascii="Arial" w:hAnsi="Arial" w:cs="Arial"/>
          <w:sz w:val="28"/>
          <w:szCs w:val="28"/>
        </w:rPr>
        <w:t>zvakanyanyisa</w:t>
      </w:r>
      <w:proofErr w:type="spellEnd"/>
      <w:r w:rsidR="006516BC">
        <w:rPr>
          <w:rFonts w:ascii="Arial" w:hAnsi="Arial" w:cs="Arial"/>
          <w:sz w:val="28"/>
          <w:szCs w:val="28"/>
        </w:rPr>
        <w:t>.</w:t>
      </w:r>
      <w:r w:rsidR="00782914">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6516BC">
        <w:rPr>
          <w:rFonts w:ascii="Arial" w:hAnsi="Arial" w:cs="Arial"/>
          <w:sz w:val="28"/>
          <w:szCs w:val="28"/>
        </w:rPr>
        <w:t>U</w:t>
      </w:r>
      <w:r w:rsidR="00CE2328">
        <w:rPr>
          <w:rFonts w:ascii="Arial" w:hAnsi="Arial" w:cs="Arial"/>
          <w:sz w:val="28"/>
          <w:szCs w:val="28"/>
        </w:rPr>
        <w:t>noenda</w:t>
      </w:r>
      <w:proofErr w:type="spellEnd"/>
      <w:r w:rsidR="00CE2328">
        <w:rPr>
          <w:rFonts w:ascii="Arial" w:hAnsi="Arial" w:cs="Arial"/>
          <w:sz w:val="28"/>
          <w:szCs w:val="28"/>
        </w:rPr>
        <w:t xml:space="preserve"> kun’anga, </w:t>
      </w:r>
      <w:proofErr w:type="spellStart"/>
      <w:r w:rsidR="00CE2328">
        <w:rPr>
          <w:rFonts w:ascii="Arial" w:hAnsi="Arial" w:cs="Arial"/>
          <w:sz w:val="28"/>
          <w:szCs w:val="28"/>
        </w:rPr>
        <w:t>unorova</w:t>
      </w:r>
      <w:proofErr w:type="spellEnd"/>
      <w:r w:rsidR="00CE2328">
        <w:rPr>
          <w:rFonts w:ascii="Arial" w:hAnsi="Arial" w:cs="Arial"/>
          <w:sz w:val="28"/>
          <w:szCs w:val="28"/>
        </w:rPr>
        <w:t xml:space="preserve"> makuva, </w:t>
      </w:r>
      <w:proofErr w:type="spellStart"/>
      <w:r w:rsidR="00CE2328">
        <w:rPr>
          <w:rFonts w:ascii="Arial" w:hAnsi="Arial" w:cs="Arial"/>
          <w:sz w:val="28"/>
          <w:szCs w:val="28"/>
        </w:rPr>
        <w:t>unopira</w:t>
      </w:r>
      <w:proofErr w:type="spellEnd"/>
      <w:r w:rsidR="00CE2328">
        <w:rPr>
          <w:rFonts w:ascii="Arial" w:hAnsi="Arial" w:cs="Arial"/>
          <w:sz w:val="28"/>
          <w:szCs w:val="28"/>
        </w:rPr>
        <w:t xml:space="preserve"> mudzimu </w:t>
      </w:r>
      <w:r w:rsidR="00DD466D">
        <w:rPr>
          <w:rFonts w:ascii="Arial" w:hAnsi="Arial" w:cs="Arial"/>
          <w:sz w:val="28"/>
          <w:szCs w:val="28"/>
        </w:rPr>
        <w:t>nazvo izvi</w:t>
      </w:r>
      <w:r w:rsidR="00C72270">
        <w:rPr>
          <w:rFonts w:ascii="Arial" w:hAnsi="Arial" w:cs="Arial"/>
          <w:sz w:val="28"/>
          <w:szCs w:val="28"/>
        </w:rPr>
        <w:t>.</w:t>
      </w:r>
      <w:r w:rsidR="00DD466D">
        <w:rPr>
          <w:rFonts w:ascii="Arial" w:hAnsi="Arial" w:cs="Arial"/>
          <w:sz w:val="28"/>
          <w:szCs w:val="28"/>
        </w:rPr>
        <w:t xml:space="preserve"> God’s Word calls for total</w:t>
      </w:r>
      <w:r w:rsidR="00C738B5">
        <w:rPr>
          <w:rFonts w:ascii="Arial" w:hAnsi="Arial" w:cs="Arial"/>
          <w:sz w:val="28"/>
          <w:szCs w:val="28"/>
        </w:rPr>
        <w:t xml:space="preserve">…? </w:t>
      </w:r>
      <w:r w:rsidR="00C738B5" w:rsidRPr="00680875">
        <w:rPr>
          <w:rFonts w:ascii="Arial" w:hAnsi="Arial" w:cs="Arial"/>
          <w:sz w:val="18"/>
          <w:szCs w:val="18"/>
        </w:rPr>
        <w:t xml:space="preserve">[Congregation </w:t>
      </w:r>
      <w:r w:rsidR="00063DA1" w:rsidRPr="00680875">
        <w:rPr>
          <w:rFonts w:ascii="Arial" w:hAnsi="Arial" w:cs="Arial"/>
          <w:sz w:val="18"/>
          <w:szCs w:val="18"/>
        </w:rPr>
        <w:t>says, “</w:t>
      </w:r>
      <w:r w:rsidR="00C738B5" w:rsidRPr="00680875">
        <w:rPr>
          <w:rFonts w:ascii="Arial" w:hAnsi="Arial" w:cs="Arial"/>
          <w:sz w:val="18"/>
          <w:szCs w:val="18"/>
        </w:rPr>
        <w:t xml:space="preserve">separation.”] </w:t>
      </w:r>
    </w:p>
    <w:p w14:paraId="30B8BB5C" w14:textId="3EE4031B" w:rsidR="00A375E7" w:rsidRPr="00AD1DD4" w:rsidRDefault="001F5D94" w:rsidP="00EE1207">
      <w:pPr>
        <w:jc w:val="both"/>
        <w:rPr>
          <w:rFonts w:ascii="Arial" w:hAnsi="Arial" w:cs="Arial"/>
          <w:sz w:val="18"/>
          <w:szCs w:val="18"/>
        </w:rPr>
      </w:pPr>
      <w:r>
        <w:rPr>
          <w:rFonts w:ascii="Arial" w:hAnsi="Arial" w:cs="Arial"/>
          <w:sz w:val="28"/>
          <w:szCs w:val="28"/>
          <w:vertAlign w:val="superscript"/>
        </w:rPr>
        <w:t>16</w:t>
      </w:r>
      <w:r w:rsidR="0082520B">
        <w:rPr>
          <w:rFonts w:ascii="Arial" w:hAnsi="Arial" w:cs="Arial"/>
          <w:sz w:val="28"/>
          <w:szCs w:val="28"/>
          <w:vertAlign w:val="superscript"/>
        </w:rPr>
        <w:t>2</w:t>
      </w:r>
      <w:r>
        <w:rPr>
          <w:rFonts w:ascii="Arial" w:hAnsi="Arial" w:cs="Arial"/>
          <w:sz w:val="28"/>
          <w:szCs w:val="28"/>
          <w:vertAlign w:val="superscript"/>
        </w:rPr>
        <w:t xml:space="preserve"> </w:t>
      </w:r>
      <w:proofErr w:type="spellStart"/>
      <w:r w:rsidR="00C738B5">
        <w:rPr>
          <w:rFonts w:ascii="Arial" w:hAnsi="Arial" w:cs="Arial"/>
          <w:sz w:val="28"/>
          <w:szCs w:val="28"/>
        </w:rPr>
        <w:t>T</w:t>
      </w:r>
      <w:r w:rsidR="006516BC">
        <w:rPr>
          <w:rFonts w:ascii="Arial" w:hAnsi="Arial" w:cs="Arial"/>
          <w:sz w:val="28"/>
          <w:szCs w:val="28"/>
        </w:rPr>
        <w:t>o</w:t>
      </w:r>
      <w:r w:rsidR="00C738B5">
        <w:rPr>
          <w:rFonts w:ascii="Arial" w:hAnsi="Arial" w:cs="Arial"/>
          <w:sz w:val="28"/>
          <w:szCs w:val="28"/>
        </w:rPr>
        <w:t>pinda</w:t>
      </w:r>
      <w:proofErr w:type="spellEnd"/>
      <w:r w:rsidR="00C738B5">
        <w:rPr>
          <w:rFonts w:ascii="Arial" w:hAnsi="Arial" w:cs="Arial"/>
          <w:sz w:val="28"/>
          <w:szCs w:val="28"/>
        </w:rPr>
        <w:t xml:space="preserve"> </w:t>
      </w:r>
      <w:proofErr w:type="spellStart"/>
      <w:r w:rsidR="00C738B5">
        <w:rPr>
          <w:rFonts w:ascii="Arial" w:hAnsi="Arial" w:cs="Arial"/>
          <w:sz w:val="28"/>
          <w:szCs w:val="28"/>
        </w:rPr>
        <w:t>pakunyengetera</w:t>
      </w:r>
      <w:proofErr w:type="spellEnd"/>
      <w:r w:rsidR="00C738B5">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F762FC">
        <w:rPr>
          <w:rFonts w:ascii="Arial" w:hAnsi="Arial" w:cs="Arial"/>
          <w:sz w:val="28"/>
          <w:szCs w:val="28"/>
        </w:rPr>
        <w:t xml:space="preserve">. </w:t>
      </w:r>
      <w:proofErr w:type="spellStart"/>
      <w:r w:rsidR="00F762FC">
        <w:rPr>
          <w:rFonts w:ascii="Arial" w:hAnsi="Arial" w:cs="Arial"/>
          <w:sz w:val="28"/>
          <w:szCs w:val="28"/>
        </w:rPr>
        <w:t>N</w:t>
      </w:r>
      <w:r w:rsidR="001C73C5">
        <w:rPr>
          <w:rFonts w:ascii="Arial" w:hAnsi="Arial" w:cs="Arial"/>
          <w:sz w:val="28"/>
          <w:szCs w:val="28"/>
        </w:rPr>
        <w:t>dosaka</w:t>
      </w:r>
      <w:proofErr w:type="spellEnd"/>
      <w:r w:rsidR="001C73C5">
        <w:rPr>
          <w:rFonts w:ascii="Arial" w:hAnsi="Arial" w:cs="Arial"/>
          <w:sz w:val="28"/>
          <w:szCs w:val="28"/>
        </w:rPr>
        <w:t xml:space="preserve"> nhasi uno </w:t>
      </w:r>
      <w:proofErr w:type="spellStart"/>
      <w:r w:rsidR="001C73C5">
        <w:rPr>
          <w:rFonts w:ascii="Arial" w:hAnsi="Arial" w:cs="Arial"/>
          <w:sz w:val="28"/>
          <w:szCs w:val="28"/>
        </w:rPr>
        <w:t>toda</w:t>
      </w:r>
      <w:proofErr w:type="spellEnd"/>
      <w:r w:rsidR="001C73C5">
        <w:rPr>
          <w:rFonts w:ascii="Arial" w:hAnsi="Arial" w:cs="Arial"/>
          <w:sz w:val="28"/>
          <w:szCs w:val="28"/>
        </w:rPr>
        <w:t xml:space="preserve"> kunamata </w:t>
      </w:r>
      <w:proofErr w:type="spellStart"/>
      <w:r w:rsidR="00B66F81">
        <w:rPr>
          <w:rFonts w:ascii="Arial" w:hAnsi="Arial" w:cs="Arial"/>
          <w:sz w:val="28"/>
          <w:szCs w:val="28"/>
        </w:rPr>
        <w:t>takanangana</w:t>
      </w:r>
      <w:proofErr w:type="spellEnd"/>
      <w:r w:rsidR="00B66F81">
        <w:rPr>
          <w:rFonts w:ascii="Arial" w:hAnsi="Arial" w:cs="Arial"/>
          <w:sz w:val="28"/>
          <w:szCs w:val="28"/>
        </w:rPr>
        <w:t xml:space="preserve"> </w:t>
      </w:r>
      <w:proofErr w:type="spellStart"/>
      <w:r w:rsidR="00B66F81">
        <w:rPr>
          <w:rFonts w:ascii="Arial" w:hAnsi="Arial" w:cs="Arial"/>
          <w:sz w:val="28"/>
          <w:szCs w:val="28"/>
        </w:rPr>
        <w:t>nenyaya</w:t>
      </w:r>
      <w:proofErr w:type="spellEnd"/>
      <w:r w:rsidR="00B66F81">
        <w:rPr>
          <w:rFonts w:ascii="Arial" w:hAnsi="Arial" w:cs="Arial"/>
          <w:sz w:val="28"/>
          <w:szCs w:val="28"/>
        </w:rPr>
        <w:t xml:space="preserve"> </w:t>
      </w:r>
      <w:proofErr w:type="spellStart"/>
      <w:r w:rsidR="00B66F81">
        <w:rPr>
          <w:rFonts w:ascii="Arial" w:hAnsi="Arial" w:cs="Arial"/>
          <w:sz w:val="28"/>
          <w:szCs w:val="28"/>
        </w:rPr>
        <w:t>yekutsvaka</w:t>
      </w:r>
      <w:proofErr w:type="spellEnd"/>
      <w:r w:rsidR="00B66F81">
        <w:rPr>
          <w:rFonts w:ascii="Arial" w:hAnsi="Arial" w:cs="Arial"/>
          <w:sz w:val="28"/>
          <w:szCs w:val="28"/>
        </w:rPr>
        <w:t xml:space="preserve"> ma…? </w:t>
      </w:r>
      <w:r w:rsidR="00B66F81" w:rsidRPr="00AD1DD4">
        <w:rPr>
          <w:rFonts w:ascii="Arial" w:hAnsi="Arial" w:cs="Arial"/>
          <w:sz w:val="18"/>
          <w:szCs w:val="18"/>
        </w:rPr>
        <w:t xml:space="preserve">[Congregation </w:t>
      </w:r>
      <w:r w:rsidR="00063DA1" w:rsidRPr="00AD1DD4">
        <w:rPr>
          <w:rFonts w:ascii="Arial" w:hAnsi="Arial" w:cs="Arial"/>
          <w:sz w:val="18"/>
          <w:szCs w:val="18"/>
        </w:rPr>
        <w:t>says, “</w:t>
      </w:r>
      <w:proofErr w:type="spellStart"/>
      <w:r w:rsidR="00B66F81" w:rsidRPr="00AD1DD4">
        <w:rPr>
          <w:rFonts w:ascii="Arial" w:hAnsi="Arial" w:cs="Arial"/>
          <w:sz w:val="18"/>
          <w:szCs w:val="18"/>
        </w:rPr>
        <w:t>mari</w:t>
      </w:r>
      <w:proofErr w:type="spellEnd"/>
      <w:r w:rsidR="00F762FC" w:rsidRPr="00AD1DD4">
        <w:rPr>
          <w:rFonts w:ascii="Arial" w:hAnsi="Arial" w:cs="Arial"/>
          <w:sz w:val="18"/>
          <w:szCs w:val="18"/>
        </w:rPr>
        <w:t>,</w:t>
      </w:r>
      <w:r w:rsidR="00B66F81" w:rsidRPr="00AD1DD4">
        <w:rPr>
          <w:rFonts w:ascii="Arial" w:hAnsi="Arial" w:cs="Arial"/>
          <w:sz w:val="18"/>
          <w:szCs w:val="18"/>
        </w:rPr>
        <w:t>”]</w:t>
      </w:r>
      <w:r w:rsidR="008F6A95">
        <w:rPr>
          <w:rFonts w:ascii="Arial" w:hAnsi="Arial" w:cs="Arial"/>
          <w:sz w:val="28"/>
          <w:szCs w:val="28"/>
        </w:rPr>
        <w:t xml:space="preserve"> </w:t>
      </w:r>
      <w:proofErr w:type="spellStart"/>
      <w:r w:rsidR="008F6A95">
        <w:rPr>
          <w:rFonts w:ascii="Arial" w:hAnsi="Arial" w:cs="Arial"/>
          <w:sz w:val="28"/>
          <w:szCs w:val="28"/>
        </w:rPr>
        <w:t>mari</w:t>
      </w:r>
      <w:proofErr w:type="spellEnd"/>
      <w:r w:rsidR="008F6A95">
        <w:rPr>
          <w:rFonts w:ascii="Arial" w:hAnsi="Arial" w:cs="Arial"/>
          <w:sz w:val="28"/>
          <w:szCs w:val="28"/>
        </w:rPr>
        <w:t xml:space="preserve">. Toda kunamata </w:t>
      </w:r>
      <w:proofErr w:type="spellStart"/>
      <w:r w:rsidR="008F6A95">
        <w:rPr>
          <w:rFonts w:ascii="Arial" w:hAnsi="Arial" w:cs="Arial"/>
          <w:sz w:val="28"/>
          <w:szCs w:val="28"/>
        </w:rPr>
        <w:t>takanangana</w:t>
      </w:r>
      <w:proofErr w:type="spellEnd"/>
      <w:r w:rsidR="008F6A95">
        <w:rPr>
          <w:rFonts w:ascii="Arial" w:hAnsi="Arial" w:cs="Arial"/>
          <w:sz w:val="28"/>
          <w:szCs w:val="28"/>
        </w:rPr>
        <w:t xml:space="preserve"> ne</w:t>
      </w:r>
      <w:r w:rsidR="009223BC">
        <w:rPr>
          <w:rFonts w:ascii="Arial" w:hAnsi="Arial" w:cs="Arial"/>
          <w:sz w:val="28"/>
          <w:szCs w:val="28"/>
        </w:rPr>
        <w:t xml:space="preserve">… don’t look at Belvedere </w:t>
      </w:r>
      <w:proofErr w:type="spellStart"/>
      <w:r w:rsidR="009223BC">
        <w:rPr>
          <w:rFonts w:ascii="Arial" w:hAnsi="Arial" w:cs="Arial"/>
          <w:sz w:val="28"/>
          <w:szCs w:val="28"/>
        </w:rPr>
        <w:t>nezvir</w:t>
      </w:r>
      <w:r w:rsidR="00F762FC">
        <w:rPr>
          <w:rFonts w:ascii="Arial" w:hAnsi="Arial" w:cs="Arial"/>
          <w:sz w:val="28"/>
          <w:szCs w:val="28"/>
        </w:rPr>
        <w:t>i</w:t>
      </w:r>
      <w:r w:rsidR="009223BC">
        <w:rPr>
          <w:rFonts w:ascii="Arial" w:hAnsi="Arial" w:cs="Arial"/>
          <w:sz w:val="28"/>
          <w:szCs w:val="28"/>
        </w:rPr>
        <w:t>ko</w:t>
      </w:r>
      <w:proofErr w:type="spellEnd"/>
      <w:r w:rsidR="009223BC">
        <w:rPr>
          <w:rFonts w:ascii="Arial" w:hAnsi="Arial" w:cs="Arial"/>
          <w:sz w:val="28"/>
          <w:szCs w:val="28"/>
        </w:rPr>
        <w:t xml:space="preserve"> </w:t>
      </w:r>
      <w:proofErr w:type="spellStart"/>
      <w:r w:rsidR="009223BC">
        <w:rPr>
          <w:rFonts w:ascii="Arial" w:hAnsi="Arial" w:cs="Arial"/>
          <w:sz w:val="28"/>
          <w:szCs w:val="28"/>
        </w:rPr>
        <w:t>ikoko</w:t>
      </w:r>
      <w:proofErr w:type="spellEnd"/>
      <w:r w:rsidR="006516BC">
        <w:rPr>
          <w:rFonts w:ascii="Arial" w:hAnsi="Arial" w:cs="Arial"/>
          <w:sz w:val="28"/>
          <w:szCs w:val="28"/>
        </w:rPr>
        <w:t>,</w:t>
      </w:r>
      <w:r w:rsidR="009223BC">
        <w:rPr>
          <w:rFonts w:ascii="Arial" w:hAnsi="Arial" w:cs="Arial"/>
          <w:sz w:val="28"/>
          <w:szCs w:val="28"/>
        </w:rPr>
        <w:t xml:space="preserve"> </w:t>
      </w:r>
      <w:r w:rsidR="008E736A">
        <w:rPr>
          <w:rFonts w:ascii="Arial" w:hAnsi="Arial" w:cs="Arial"/>
          <w:sz w:val="28"/>
          <w:szCs w:val="28"/>
        </w:rPr>
        <w:t xml:space="preserve">Mwari </w:t>
      </w:r>
      <w:proofErr w:type="spellStart"/>
      <w:r w:rsidR="008E736A">
        <w:rPr>
          <w:rFonts w:ascii="Arial" w:hAnsi="Arial" w:cs="Arial"/>
          <w:sz w:val="28"/>
          <w:szCs w:val="28"/>
        </w:rPr>
        <w:t>ngavadzorere</w:t>
      </w:r>
      <w:proofErr w:type="spellEnd"/>
      <w:r w:rsidR="008E736A">
        <w:rPr>
          <w:rFonts w:ascii="Arial" w:hAnsi="Arial" w:cs="Arial"/>
          <w:sz w:val="28"/>
          <w:szCs w:val="28"/>
        </w:rPr>
        <w:t xml:space="preserve"> status yedu! </w:t>
      </w:r>
      <w:r w:rsidR="008E736A" w:rsidRPr="00AD1DD4">
        <w:rPr>
          <w:rFonts w:ascii="Arial" w:hAnsi="Arial" w:cs="Arial"/>
          <w:sz w:val="18"/>
          <w:szCs w:val="18"/>
        </w:rPr>
        <w:t xml:space="preserve">[Congregation </w:t>
      </w:r>
      <w:r w:rsidR="00063DA1" w:rsidRPr="00AD1DD4">
        <w:rPr>
          <w:rFonts w:ascii="Arial" w:hAnsi="Arial" w:cs="Arial"/>
          <w:sz w:val="18"/>
          <w:szCs w:val="18"/>
        </w:rPr>
        <w:t>says, “</w:t>
      </w:r>
      <w:r w:rsidR="008E736A" w:rsidRPr="00AD1DD4">
        <w:rPr>
          <w:rFonts w:ascii="Arial" w:hAnsi="Arial" w:cs="Arial"/>
          <w:sz w:val="18"/>
          <w:szCs w:val="18"/>
        </w:rPr>
        <w:t>Hallelujah/Amen.”]</w:t>
      </w:r>
      <w:r w:rsidR="008E736A">
        <w:rPr>
          <w:rFonts w:ascii="Arial" w:hAnsi="Arial" w:cs="Arial"/>
          <w:sz w:val="28"/>
          <w:szCs w:val="28"/>
        </w:rPr>
        <w:t xml:space="preserve"> </w:t>
      </w:r>
      <w:r w:rsidR="007418B3">
        <w:rPr>
          <w:rFonts w:ascii="Arial" w:hAnsi="Arial" w:cs="Arial"/>
          <w:sz w:val="28"/>
          <w:szCs w:val="28"/>
        </w:rPr>
        <w:t xml:space="preserve">Toda double-portion chai…? </w:t>
      </w:r>
      <w:r w:rsidR="007418B3" w:rsidRPr="00AD1DD4">
        <w:rPr>
          <w:rFonts w:ascii="Arial" w:hAnsi="Arial" w:cs="Arial"/>
          <w:sz w:val="18"/>
          <w:szCs w:val="18"/>
        </w:rPr>
        <w:t xml:space="preserve">[Congregation </w:t>
      </w:r>
      <w:r w:rsidR="00063DA1" w:rsidRPr="00AD1DD4">
        <w:rPr>
          <w:rFonts w:ascii="Arial" w:hAnsi="Arial" w:cs="Arial"/>
          <w:sz w:val="18"/>
          <w:szCs w:val="18"/>
        </w:rPr>
        <w:t>says, “</w:t>
      </w:r>
      <w:proofErr w:type="spellStart"/>
      <w:r w:rsidR="007418B3" w:rsidRPr="00AD1DD4">
        <w:rPr>
          <w:rFonts w:ascii="Arial" w:hAnsi="Arial" w:cs="Arial"/>
          <w:sz w:val="18"/>
          <w:szCs w:val="18"/>
        </w:rPr>
        <w:t>chaiyo</w:t>
      </w:r>
      <w:proofErr w:type="spellEnd"/>
      <w:r w:rsidR="00DF7FBB" w:rsidRPr="00AD1DD4">
        <w:rPr>
          <w:rFonts w:ascii="Arial" w:hAnsi="Arial" w:cs="Arial"/>
          <w:sz w:val="18"/>
          <w:szCs w:val="18"/>
        </w:rPr>
        <w:t>,</w:t>
      </w:r>
      <w:r w:rsidR="008D290A" w:rsidRPr="00AD1DD4">
        <w:rPr>
          <w:rFonts w:ascii="Arial" w:hAnsi="Arial" w:cs="Arial"/>
          <w:sz w:val="18"/>
          <w:szCs w:val="18"/>
        </w:rPr>
        <w:t xml:space="preserve"> </w:t>
      </w:r>
      <w:r w:rsidR="00DF7FBB" w:rsidRPr="00AD1DD4">
        <w:rPr>
          <w:rFonts w:ascii="Arial" w:hAnsi="Arial" w:cs="Arial"/>
          <w:sz w:val="18"/>
          <w:szCs w:val="18"/>
        </w:rPr>
        <w:t>Amen.</w:t>
      </w:r>
      <w:r w:rsidR="007418B3" w:rsidRPr="00AD1DD4">
        <w:rPr>
          <w:rFonts w:ascii="Arial" w:hAnsi="Arial" w:cs="Arial"/>
          <w:sz w:val="18"/>
          <w:szCs w:val="18"/>
        </w:rPr>
        <w:t>”]</w:t>
      </w:r>
      <w:r w:rsidR="00DF7FBB">
        <w:rPr>
          <w:rFonts w:ascii="Arial" w:hAnsi="Arial" w:cs="Arial"/>
          <w:sz w:val="28"/>
          <w:szCs w:val="28"/>
        </w:rPr>
        <w:t xml:space="preserve"> </w:t>
      </w:r>
      <w:proofErr w:type="spellStart"/>
      <w:r w:rsidR="00DF7FBB">
        <w:rPr>
          <w:rFonts w:ascii="Arial" w:hAnsi="Arial" w:cs="Arial"/>
          <w:sz w:val="28"/>
          <w:szCs w:val="28"/>
        </w:rPr>
        <w:t>Zvinotaurwa</w:t>
      </w:r>
      <w:proofErr w:type="spellEnd"/>
      <w:r w:rsidR="00DF7FBB">
        <w:rPr>
          <w:rFonts w:ascii="Arial" w:hAnsi="Arial" w:cs="Arial"/>
          <w:sz w:val="28"/>
          <w:szCs w:val="28"/>
        </w:rPr>
        <w:t xml:space="preserve"> </w:t>
      </w:r>
      <w:proofErr w:type="spellStart"/>
      <w:r w:rsidR="00DF7FBB">
        <w:rPr>
          <w:rFonts w:ascii="Arial" w:hAnsi="Arial" w:cs="Arial"/>
          <w:sz w:val="28"/>
          <w:szCs w:val="28"/>
        </w:rPr>
        <w:t>naVaChitsinde</w:t>
      </w:r>
      <w:proofErr w:type="spellEnd"/>
      <w:r w:rsidR="00DF7FBB">
        <w:rPr>
          <w:rFonts w:ascii="Arial" w:hAnsi="Arial" w:cs="Arial"/>
          <w:sz w:val="28"/>
          <w:szCs w:val="28"/>
        </w:rPr>
        <w:t xml:space="preserve"> </w:t>
      </w:r>
      <w:proofErr w:type="spellStart"/>
      <w:r w:rsidR="00DF7FBB">
        <w:rPr>
          <w:rFonts w:ascii="Arial" w:hAnsi="Arial" w:cs="Arial"/>
          <w:sz w:val="28"/>
          <w:szCs w:val="28"/>
        </w:rPr>
        <w:t>siyanai</w:t>
      </w:r>
      <w:proofErr w:type="spellEnd"/>
      <w:r w:rsidR="00DF7FBB">
        <w:rPr>
          <w:rFonts w:ascii="Arial" w:hAnsi="Arial" w:cs="Arial"/>
          <w:sz w:val="28"/>
          <w:szCs w:val="28"/>
        </w:rPr>
        <w:t xml:space="preserve"> nazvo, </w:t>
      </w:r>
      <w:r w:rsidR="00534101" w:rsidRPr="00534101">
        <w:rPr>
          <w:rFonts w:ascii="Arial" w:hAnsi="Arial" w:cs="Arial"/>
          <w:sz w:val="18"/>
          <w:szCs w:val="28"/>
        </w:rPr>
        <w:t xml:space="preserve">[Congregation says, “mmm,”] </w:t>
      </w:r>
      <w:r w:rsidR="00EB40D8">
        <w:rPr>
          <w:rFonts w:ascii="Arial" w:hAnsi="Arial" w:cs="Arial"/>
          <w:sz w:val="28"/>
          <w:szCs w:val="28"/>
        </w:rPr>
        <w:t xml:space="preserve">vari </w:t>
      </w:r>
      <w:proofErr w:type="spellStart"/>
      <w:r w:rsidR="00EB40D8">
        <w:rPr>
          <w:rFonts w:ascii="Arial" w:hAnsi="Arial" w:cs="Arial"/>
          <w:sz w:val="28"/>
          <w:szCs w:val="28"/>
        </w:rPr>
        <w:t>kutaurira</w:t>
      </w:r>
      <w:proofErr w:type="spellEnd"/>
      <w:r w:rsidR="00EB40D8">
        <w:rPr>
          <w:rFonts w:ascii="Arial" w:hAnsi="Arial" w:cs="Arial"/>
          <w:sz w:val="28"/>
          <w:szCs w:val="28"/>
        </w:rPr>
        <w:t xml:space="preserve"> congregation </w:t>
      </w:r>
      <w:proofErr w:type="spellStart"/>
      <w:r w:rsidR="00EB40D8">
        <w:rPr>
          <w:rFonts w:ascii="Arial" w:hAnsi="Arial" w:cs="Arial"/>
          <w:sz w:val="28"/>
          <w:szCs w:val="28"/>
        </w:rPr>
        <w:t>yaani</w:t>
      </w:r>
      <w:proofErr w:type="spellEnd"/>
      <w:r w:rsidR="00EB40D8">
        <w:rPr>
          <w:rFonts w:ascii="Arial" w:hAnsi="Arial" w:cs="Arial"/>
          <w:sz w:val="28"/>
          <w:szCs w:val="28"/>
        </w:rPr>
        <w:t xml:space="preserve">…? </w:t>
      </w:r>
      <w:r w:rsidR="00EB40D8" w:rsidRPr="00AD1DD4">
        <w:rPr>
          <w:rFonts w:ascii="Arial" w:hAnsi="Arial" w:cs="Arial"/>
          <w:sz w:val="18"/>
          <w:szCs w:val="18"/>
        </w:rPr>
        <w:t xml:space="preserve">[Congregation </w:t>
      </w:r>
      <w:r w:rsidR="00063DA1" w:rsidRPr="00AD1DD4">
        <w:rPr>
          <w:rFonts w:ascii="Arial" w:hAnsi="Arial" w:cs="Arial"/>
          <w:sz w:val="18"/>
          <w:szCs w:val="18"/>
        </w:rPr>
        <w:t>says, “</w:t>
      </w:r>
      <w:proofErr w:type="spellStart"/>
      <w:r w:rsidR="00D13223" w:rsidRPr="00AD1DD4">
        <w:rPr>
          <w:rFonts w:ascii="Arial" w:hAnsi="Arial" w:cs="Arial"/>
          <w:sz w:val="18"/>
          <w:szCs w:val="18"/>
        </w:rPr>
        <w:t>yavo</w:t>
      </w:r>
      <w:proofErr w:type="spellEnd"/>
      <w:r w:rsidR="008D290A" w:rsidRPr="00AD1DD4">
        <w:rPr>
          <w:rFonts w:ascii="Arial" w:hAnsi="Arial" w:cs="Arial"/>
          <w:sz w:val="18"/>
          <w:szCs w:val="18"/>
        </w:rPr>
        <w:t>,</w:t>
      </w:r>
      <w:r w:rsidR="00EB40D8" w:rsidRPr="00AD1DD4">
        <w:rPr>
          <w:rFonts w:ascii="Arial" w:hAnsi="Arial" w:cs="Arial"/>
          <w:sz w:val="18"/>
          <w:szCs w:val="18"/>
        </w:rPr>
        <w:t>”]</w:t>
      </w:r>
      <w:r w:rsidR="00D13223">
        <w:rPr>
          <w:rFonts w:ascii="Arial" w:hAnsi="Arial" w:cs="Arial"/>
          <w:sz w:val="28"/>
          <w:szCs w:val="28"/>
        </w:rPr>
        <w:t xml:space="preserve"> and we don’t mind about what he says to his congregation</w:t>
      </w:r>
      <w:r w:rsidR="00A375E7">
        <w:rPr>
          <w:rFonts w:ascii="Arial" w:hAnsi="Arial" w:cs="Arial"/>
          <w:sz w:val="28"/>
          <w:szCs w:val="28"/>
        </w:rPr>
        <w:t>, we will never go there</w:t>
      </w:r>
      <w:r w:rsidR="00B02A66" w:rsidRPr="00AD1DD4">
        <w:rPr>
          <w:rFonts w:ascii="Arial" w:hAnsi="Arial" w:cs="Arial"/>
          <w:sz w:val="18"/>
          <w:szCs w:val="18"/>
        </w:rPr>
        <w:t>.</w:t>
      </w:r>
      <w:r w:rsidR="00A375E7" w:rsidRPr="00AD1DD4">
        <w:rPr>
          <w:rFonts w:ascii="Arial" w:hAnsi="Arial" w:cs="Arial"/>
          <w:sz w:val="18"/>
          <w:szCs w:val="18"/>
        </w:rPr>
        <w:t xml:space="preserve"> [Congregation </w:t>
      </w:r>
      <w:r w:rsidR="00063DA1" w:rsidRPr="00AD1DD4">
        <w:rPr>
          <w:rFonts w:ascii="Arial" w:hAnsi="Arial" w:cs="Arial"/>
          <w:sz w:val="18"/>
          <w:szCs w:val="18"/>
        </w:rPr>
        <w:t>says, “</w:t>
      </w:r>
      <w:r w:rsidR="00A375E7" w:rsidRPr="00AD1DD4">
        <w:rPr>
          <w:rFonts w:ascii="Arial" w:hAnsi="Arial" w:cs="Arial"/>
          <w:sz w:val="18"/>
          <w:szCs w:val="18"/>
        </w:rPr>
        <w:t>mmm.”]</w:t>
      </w:r>
    </w:p>
    <w:p w14:paraId="3B9B48DE" w14:textId="647ED541" w:rsidR="00E654C7" w:rsidRDefault="001F5D94" w:rsidP="00EE1207">
      <w:pPr>
        <w:jc w:val="both"/>
        <w:rPr>
          <w:rFonts w:ascii="Arial" w:hAnsi="Arial" w:cs="Arial"/>
          <w:sz w:val="28"/>
          <w:szCs w:val="28"/>
        </w:rPr>
      </w:pPr>
      <w:r>
        <w:rPr>
          <w:rFonts w:ascii="Arial" w:hAnsi="Arial" w:cs="Arial"/>
          <w:sz w:val="28"/>
          <w:szCs w:val="28"/>
          <w:vertAlign w:val="superscript"/>
        </w:rPr>
        <w:t>16</w:t>
      </w:r>
      <w:r w:rsidR="008D290A">
        <w:rPr>
          <w:rFonts w:ascii="Arial" w:hAnsi="Arial" w:cs="Arial"/>
          <w:sz w:val="28"/>
          <w:szCs w:val="28"/>
          <w:vertAlign w:val="superscript"/>
        </w:rPr>
        <w:t>3</w:t>
      </w:r>
      <w:r>
        <w:rPr>
          <w:rFonts w:ascii="Arial" w:hAnsi="Arial" w:cs="Arial"/>
          <w:sz w:val="28"/>
          <w:szCs w:val="28"/>
          <w:vertAlign w:val="superscript"/>
        </w:rPr>
        <w:t xml:space="preserve"> </w:t>
      </w:r>
      <w:r w:rsidR="00CA2C87">
        <w:rPr>
          <w:rFonts w:ascii="Arial" w:hAnsi="Arial" w:cs="Arial"/>
          <w:sz w:val="28"/>
          <w:szCs w:val="28"/>
        </w:rPr>
        <w:t xml:space="preserve">Handi muri </w:t>
      </w:r>
      <w:proofErr w:type="spellStart"/>
      <w:r w:rsidR="00CA2C87">
        <w:rPr>
          <w:rFonts w:ascii="Arial" w:hAnsi="Arial" w:cs="Arial"/>
          <w:sz w:val="28"/>
          <w:szCs w:val="28"/>
        </w:rPr>
        <w:t>kupanzwisisa</w:t>
      </w:r>
      <w:proofErr w:type="spellEnd"/>
      <w:r w:rsidR="00CA2C87">
        <w:rPr>
          <w:rFonts w:ascii="Arial" w:hAnsi="Arial" w:cs="Arial"/>
          <w:sz w:val="28"/>
          <w:szCs w:val="28"/>
        </w:rPr>
        <w:t xml:space="preserve"> ipap</w:t>
      </w:r>
      <w:r w:rsidR="00E20C37">
        <w:rPr>
          <w:rFonts w:ascii="Arial" w:hAnsi="Arial" w:cs="Arial"/>
          <w:sz w:val="28"/>
          <w:szCs w:val="28"/>
        </w:rPr>
        <w:t>o</w:t>
      </w:r>
      <w:r w:rsidR="00B02A66">
        <w:rPr>
          <w:rFonts w:ascii="Arial" w:hAnsi="Arial" w:cs="Arial"/>
          <w:sz w:val="28"/>
          <w:szCs w:val="28"/>
        </w:rPr>
        <w:t>.</w:t>
      </w:r>
      <w:r w:rsidR="00E20C37">
        <w:rPr>
          <w:rFonts w:ascii="Arial" w:hAnsi="Arial" w:cs="Arial"/>
          <w:sz w:val="28"/>
          <w:szCs w:val="28"/>
        </w:rPr>
        <w:t xml:space="preserve"> </w:t>
      </w:r>
      <w:r w:rsidR="00B02A66">
        <w:rPr>
          <w:rFonts w:ascii="Arial" w:hAnsi="Arial" w:cs="Arial"/>
          <w:sz w:val="28"/>
          <w:szCs w:val="28"/>
        </w:rPr>
        <w:t>W</w:t>
      </w:r>
      <w:r w:rsidR="00E20C37">
        <w:rPr>
          <w:rFonts w:ascii="Arial" w:hAnsi="Arial" w:cs="Arial"/>
          <w:sz w:val="28"/>
          <w:szCs w:val="28"/>
        </w:rPr>
        <w:t>e</w:t>
      </w:r>
      <w:r w:rsidR="00F01644">
        <w:rPr>
          <w:rFonts w:ascii="Arial" w:hAnsi="Arial" w:cs="Arial"/>
          <w:sz w:val="28"/>
          <w:szCs w:val="28"/>
        </w:rPr>
        <w:t xml:space="preserve"> </w:t>
      </w:r>
      <w:r w:rsidR="00E20C37">
        <w:rPr>
          <w:rFonts w:ascii="Arial" w:hAnsi="Arial" w:cs="Arial"/>
          <w:sz w:val="28"/>
          <w:szCs w:val="28"/>
        </w:rPr>
        <w:t>will never go there,</w:t>
      </w:r>
      <w:r w:rsidR="00F01644">
        <w:rPr>
          <w:rFonts w:ascii="Arial" w:hAnsi="Arial" w:cs="Arial"/>
          <w:sz w:val="28"/>
          <w:szCs w:val="28"/>
        </w:rPr>
        <w:t xml:space="preserve"> never! </w:t>
      </w:r>
      <w:r w:rsidR="00534101">
        <w:rPr>
          <w:rFonts w:ascii="Arial" w:hAnsi="Arial" w:cs="Arial"/>
          <w:sz w:val="28"/>
          <w:szCs w:val="28"/>
        </w:rPr>
        <w:t>Ha-</w:t>
      </w:r>
      <w:proofErr w:type="spellStart"/>
      <w:r w:rsidR="00534101">
        <w:rPr>
          <w:rFonts w:ascii="Arial" w:hAnsi="Arial" w:cs="Arial"/>
          <w:sz w:val="28"/>
          <w:szCs w:val="28"/>
        </w:rPr>
        <w:t>maona</w:t>
      </w:r>
      <w:proofErr w:type="spellEnd"/>
      <w:r w:rsidR="00F01644" w:rsidRPr="00F01644">
        <w:rPr>
          <w:rFonts w:ascii="Arial" w:hAnsi="Arial" w:cs="Arial"/>
          <w:sz w:val="28"/>
          <w:szCs w:val="28"/>
        </w:rPr>
        <w:t xml:space="preserve">, </w:t>
      </w:r>
      <w:proofErr w:type="spellStart"/>
      <w:r w:rsidR="00F01644" w:rsidRPr="00F01644">
        <w:rPr>
          <w:rFonts w:ascii="Arial" w:hAnsi="Arial" w:cs="Arial"/>
          <w:sz w:val="28"/>
          <w:szCs w:val="28"/>
        </w:rPr>
        <w:t>ngatinamatei</w:t>
      </w:r>
      <w:proofErr w:type="spellEnd"/>
      <w:r w:rsidR="00F01644" w:rsidRPr="00F01644">
        <w:rPr>
          <w:rFonts w:ascii="Arial" w:hAnsi="Arial" w:cs="Arial"/>
          <w:sz w:val="28"/>
          <w:szCs w:val="28"/>
        </w:rPr>
        <w:t xml:space="preserve"> </w:t>
      </w:r>
      <w:proofErr w:type="spellStart"/>
      <w:r w:rsidR="00F01644" w:rsidRPr="00F01644">
        <w:rPr>
          <w:rFonts w:ascii="Arial" w:hAnsi="Arial" w:cs="Arial"/>
          <w:sz w:val="28"/>
          <w:szCs w:val="28"/>
        </w:rPr>
        <w:t>takanangana</w:t>
      </w:r>
      <w:proofErr w:type="spellEnd"/>
      <w:r w:rsidR="00F01644" w:rsidRPr="00F01644">
        <w:rPr>
          <w:rFonts w:ascii="Arial" w:hAnsi="Arial" w:cs="Arial"/>
          <w:sz w:val="28"/>
          <w:szCs w:val="28"/>
        </w:rPr>
        <w:t xml:space="preserve"> </w:t>
      </w:r>
      <w:proofErr w:type="spellStart"/>
      <w:r w:rsidR="00F01644" w:rsidRPr="00F01644">
        <w:rPr>
          <w:rFonts w:ascii="Arial" w:hAnsi="Arial" w:cs="Arial"/>
          <w:sz w:val="28"/>
          <w:szCs w:val="28"/>
        </w:rPr>
        <w:t>nekuti</w:t>
      </w:r>
      <w:proofErr w:type="spellEnd"/>
      <w:r w:rsidR="00F01644" w:rsidRPr="00F01644">
        <w:rPr>
          <w:rFonts w:ascii="Arial" w:hAnsi="Arial" w:cs="Arial"/>
          <w:sz w:val="28"/>
          <w:szCs w:val="28"/>
        </w:rPr>
        <w:t xml:space="preserve"> Mwari </w:t>
      </w:r>
      <w:proofErr w:type="spellStart"/>
      <w:r w:rsidR="00F01644" w:rsidRPr="00F01644">
        <w:rPr>
          <w:rFonts w:ascii="Arial" w:hAnsi="Arial" w:cs="Arial"/>
          <w:sz w:val="28"/>
          <w:szCs w:val="28"/>
        </w:rPr>
        <w:t>sandurai</w:t>
      </w:r>
      <w:proofErr w:type="spellEnd"/>
      <w:r w:rsidR="00F01644" w:rsidRPr="00F01644">
        <w:rPr>
          <w:rFonts w:ascii="Arial" w:hAnsi="Arial" w:cs="Arial"/>
          <w:sz w:val="28"/>
          <w:szCs w:val="28"/>
        </w:rPr>
        <w:t xml:space="preserve"> status yedu</w:t>
      </w:r>
      <w:r w:rsidR="00F01644">
        <w:rPr>
          <w:rFonts w:ascii="Arial" w:hAnsi="Arial" w:cs="Arial"/>
          <w:sz w:val="28"/>
          <w:szCs w:val="28"/>
        </w:rPr>
        <w:t xml:space="preserve"> </w:t>
      </w:r>
      <w:proofErr w:type="spellStart"/>
      <w:r w:rsidR="00F01644">
        <w:rPr>
          <w:rFonts w:ascii="Arial" w:hAnsi="Arial" w:cs="Arial"/>
          <w:sz w:val="28"/>
          <w:szCs w:val="28"/>
        </w:rPr>
        <w:t>isusu</w:t>
      </w:r>
      <w:proofErr w:type="spellEnd"/>
      <w:r w:rsidR="002C435E">
        <w:rPr>
          <w:rFonts w:ascii="Arial" w:hAnsi="Arial" w:cs="Arial"/>
          <w:sz w:val="28"/>
          <w:szCs w:val="28"/>
        </w:rPr>
        <w:t>.</w:t>
      </w:r>
      <w:r w:rsidR="00F01644">
        <w:rPr>
          <w:rFonts w:ascii="Arial" w:hAnsi="Arial" w:cs="Arial"/>
          <w:sz w:val="28"/>
          <w:szCs w:val="28"/>
        </w:rPr>
        <w:t xml:space="preserve"> </w:t>
      </w:r>
      <w:r w:rsidR="00534101" w:rsidRPr="00534101">
        <w:rPr>
          <w:rFonts w:ascii="Arial" w:hAnsi="Arial" w:cs="Arial"/>
          <w:sz w:val="18"/>
          <w:szCs w:val="28"/>
        </w:rPr>
        <w:t xml:space="preserve">[Congregation says, “Amen.”] </w:t>
      </w:r>
      <w:r w:rsidR="00F01644">
        <w:rPr>
          <w:rFonts w:ascii="Arial" w:hAnsi="Arial" w:cs="Arial"/>
          <w:sz w:val="28"/>
          <w:szCs w:val="28"/>
        </w:rPr>
        <w:t xml:space="preserve">Mwari </w:t>
      </w:r>
      <w:proofErr w:type="spellStart"/>
      <w:r w:rsidR="00F01644">
        <w:rPr>
          <w:rFonts w:ascii="Arial" w:hAnsi="Arial" w:cs="Arial"/>
          <w:sz w:val="28"/>
          <w:szCs w:val="28"/>
        </w:rPr>
        <w:t>dairai</w:t>
      </w:r>
      <w:proofErr w:type="spellEnd"/>
      <w:r w:rsidR="00F01644">
        <w:rPr>
          <w:rFonts w:ascii="Arial" w:hAnsi="Arial" w:cs="Arial"/>
          <w:sz w:val="28"/>
          <w:szCs w:val="28"/>
        </w:rPr>
        <w:t xml:space="preserve"> </w:t>
      </w:r>
      <w:proofErr w:type="spellStart"/>
      <w:r w:rsidR="00EC6AA3">
        <w:rPr>
          <w:rFonts w:ascii="Arial" w:hAnsi="Arial" w:cs="Arial"/>
          <w:sz w:val="28"/>
          <w:szCs w:val="28"/>
        </w:rPr>
        <w:t>mi</w:t>
      </w:r>
      <w:r w:rsidR="00F01644">
        <w:rPr>
          <w:rFonts w:ascii="Arial" w:hAnsi="Arial" w:cs="Arial"/>
          <w:sz w:val="28"/>
          <w:szCs w:val="28"/>
        </w:rPr>
        <w:t>teuro</w:t>
      </w:r>
      <w:proofErr w:type="spellEnd"/>
      <w:r w:rsidR="00F01644">
        <w:rPr>
          <w:rFonts w:ascii="Arial" w:hAnsi="Arial" w:cs="Arial"/>
          <w:sz w:val="28"/>
          <w:szCs w:val="28"/>
        </w:rPr>
        <w:t xml:space="preserve"> </w:t>
      </w:r>
      <w:r w:rsidR="00EC6AA3">
        <w:rPr>
          <w:rFonts w:ascii="Arial" w:hAnsi="Arial" w:cs="Arial"/>
          <w:sz w:val="28"/>
          <w:szCs w:val="28"/>
        </w:rPr>
        <w:t xml:space="preserve">yedu </w:t>
      </w:r>
      <w:proofErr w:type="spellStart"/>
      <w:r w:rsidR="00EC6AA3">
        <w:rPr>
          <w:rFonts w:ascii="Arial" w:hAnsi="Arial" w:cs="Arial"/>
          <w:sz w:val="28"/>
          <w:szCs w:val="28"/>
        </w:rPr>
        <w:t>isusu</w:t>
      </w:r>
      <w:proofErr w:type="spellEnd"/>
      <w:r w:rsidR="002C435E">
        <w:rPr>
          <w:rFonts w:ascii="Arial" w:hAnsi="Arial" w:cs="Arial"/>
          <w:sz w:val="28"/>
          <w:szCs w:val="28"/>
        </w:rPr>
        <w:t xml:space="preserve">. </w:t>
      </w:r>
      <w:r w:rsidR="00534101" w:rsidRPr="00534101">
        <w:rPr>
          <w:rFonts w:ascii="Arial" w:hAnsi="Arial" w:cs="Arial"/>
          <w:sz w:val="18"/>
          <w:szCs w:val="28"/>
        </w:rPr>
        <w:t xml:space="preserve">[Congregation says, “Amen.”] </w:t>
      </w:r>
      <w:r w:rsidR="00EC6AA3" w:rsidRPr="00266D06">
        <w:rPr>
          <w:rFonts w:ascii="Arial" w:hAnsi="Arial" w:cs="Arial"/>
          <w:sz w:val="28"/>
          <w:szCs w:val="28"/>
        </w:rPr>
        <w:t>Toda double-portion pakati pedu</w:t>
      </w:r>
      <w:r w:rsidR="002C435E">
        <w:rPr>
          <w:rFonts w:ascii="Arial" w:hAnsi="Arial" w:cs="Arial"/>
          <w:sz w:val="28"/>
          <w:szCs w:val="28"/>
        </w:rPr>
        <w:t xml:space="preserve">. </w:t>
      </w:r>
      <w:proofErr w:type="spellStart"/>
      <w:r w:rsidR="002C435E">
        <w:rPr>
          <w:rFonts w:ascii="Arial" w:hAnsi="Arial" w:cs="Arial"/>
          <w:sz w:val="28"/>
          <w:szCs w:val="28"/>
        </w:rPr>
        <w:t>T</w:t>
      </w:r>
      <w:r w:rsidR="00955824" w:rsidRPr="00266D06">
        <w:rPr>
          <w:rFonts w:ascii="Arial" w:hAnsi="Arial" w:cs="Arial"/>
          <w:sz w:val="28"/>
          <w:szCs w:val="28"/>
        </w:rPr>
        <w:t>ipedze</w:t>
      </w:r>
      <w:proofErr w:type="spellEnd"/>
      <w:r w:rsidR="00955824" w:rsidRPr="00266D06">
        <w:rPr>
          <w:rFonts w:ascii="Arial" w:hAnsi="Arial" w:cs="Arial"/>
          <w:sz w:val="28"/>
          <w:szCs w:val="28"/>
        </w:rPr>
        <w:t xml:space="preserve"> </w:t>
      </w:r>
      <w:proofErr w:type="spellStart"/>
      <w:r w:rsidR="00955824" w:rsidRPr="00266D06">
        <w:rPr>
          <w:rFonts w:ascii="Arial" w:hAnsi="Arial" w:cs="Arial"/>
          <w:sz w:val="28"/>
          <w:szCs w:val="28"/>
        </w:rPr>
        <w:t>kuvaka</w:t>
      </w:r>
      <w:proofErr w:type="spellEnd"/>
      <w:r w:rsidR="00955824" w:rsidRPr="00266D06">
        <w:rPr>
          <w:rFonts w:ascii="Arial" w:hAnsi="Arial" w:cs="Arial"/>
          <w:sz w:val="28"/>
          <w:szCs w:val="28"/>
        </w:rPr>
        <w:t xml:space="preserve"> pano </w:t>
      </w:r>
      <w:proofErr w:type="spellStart"/>
      <w:r w:rsidR="00955824" w:rsidRPr="00266D06">
        <w:rPr>
          <w:rFonts w:ascii="Arial" w:hAnsi="Arial" w:cs="Arial"/>
          <w:sz w:val="28"/>
          <w:szCs w:val="28"/>
        </w:rPr>
        <w:t>tiende</w:t>
      </w:r>
      <w:proofErr w:type="spellEnd"/>
      <w:r w:rsidR="00955824" w:rsidRPr="00266D06">
        <w:rPr>
          <w:rFonts w:ascii="Arial" w:hAnsi="Arial" w:cs="Arial"/>
          <w:sz w:val="28"/>
          <w:szCs w:val="28"/>
        </w:rPr>
        <w:t xml:space="preserve"> </w:t>
      </w:r>
      <w:proofErr w:type="spellStart"/>
      <w:r w:rsidR="00955824" w:rsidRPr="00266D06">
        <w:rPr>
          <w:rFonts w:ascii="Arial" w:hAnsi="Arial" w:cs="Arial"/>
          <w:sz w:val="28"/>
          <w:szCs w:val="28"/>
        </w:rPr>
        <w:t>mu</w:t>
      </w:r>
      <w:r w:rsidR="00A05457" w:rsidRPr="00266D06">
        <w:rPr>
          <w:rFonts w:ascii="Arial" w:hAnsi="Arial" w:cs="Arial"/>
          <w:sz w:val="28"/>
          <w:szCs w:val="28"/>
        </w:rPr>
        <w:t>K</w:t>
      </w:r>
      <w:r w:rsidR="00955824" w:rsidRPr="00266D06">
        <w:rPr>
          <w:rFonts w:ascii="Arial" w:hAnsi="Arial" w:cs="Arial"/>
          <w:sz w:val="28"/>
          <w:szCs w:val="28"/>
        </w:rPr>
        <w:t>adoma</w:t>
      </w:r>
      <w:proofErr w:type="spellEnd"/>
      <w:r w:rsidR="00955824" w:rsidRPr="00266D06">
        <w:rPr>
          <w:rFonts w:ascii="Arial" w:hAnsi="Arial" w:cs="Arial"/>
          <w:sz w:val="28"/>
          <w:szCs w:val="28"/>
        </w:rPr>
        <w:t xml:space="preserve"> tivake, </w:t>
      </w:r>
      <w:proofErr w:type="spellStart"/>
      <w:r w:rsidR="00955824" w:rsidRPr="00266D06">
        <w:rPr>
          <w:rFonts w:ascii="Arial" w:hAnsi="Arial" w:cs="Arial"/>
          <w:sz w:val="28"/>
          <w:szCs w:val="28"/>
        </w:rPr>
        <w:t>tiende</w:t>
      </w:r>
      <w:proofErr w:type="spellEnd"/>
      <w:r w:rsidR="00955824" w:rsidRPr="00266D06">
        <w:rPr>
          <w:rFonts w:ascii="Arial" w:hAnsi="Arial" w:cs="Arial"/>
          <w:sz w:val="28"/>
          <w:szCs w:val="28"/>
        </w:rPr>
        <w:t xml:space="preserve"> </w:t>
      </w:r>
      <w:proofErr w:type="spellStart"/>
      <w:r w:rsidR="00955824" w:rsidRPr="00266D06">
        <w:rPr>
          <w:rFonts w:ascii="Arial" w:hAnsi="Arial" w:cs="Arial"/>
          <w:sz w:val="28"/>
          <w:szCs w:val="28"/>
        </w:rPr>
        <w:t>mu</w:t>
      </w:r>
      <w:r w:rsidR="002471DC">
        <w:rPr>
          <w:rFonts w:ascii="Arial" w:hAnsi="Arial" w:cs="Arial"/>
          <w:sz w:val="28"/>
          <w:szCs w:val="28"/>
        </w:rPr>
        <w:t>K</w:t>
      </w:r>
      <w:r w:rsidR="00266D06" w:rsidRPr="00266D06">
        <w:rPr>
          <w:rFonts w:ascii="Arial" w:hAnsi="Arial" w:cs="Arial"/>
          <w:sz w:val="28"/>
          <w:szCs w:val="28"/>
        </w:rPr>
        <w:t>wekwe</w:t>
      </w:r>
      <w:proofErr w:type="spellEnd"/>
      <w:r w:rsidR="00266D06" w:rsidRPr="00266D06">
        <w:rPr>
          <w:rFonts w:ascii="Arial" w:hAnsi="Arial" w:cs="Arial"/>
          <w:sz w:val="28"/>
          <w:szCs w:val="28"/>
        </w:rPr>
        <w:t xml:space="preserve"> tivake</w:t>
      </w:r>
      <w:r w:rsidR="006E13A4">
        <w:rPr>
          <w:rFonts w:ascii="Arial" w:hAnsi="Arial" w:cs="Arial"/>
          <w:sz w:val="28"/>
          <w:szCs w:val="28"/>
        </w:rPr>
        <w:t>.</w:t>
      </w:r>
      <w:r w:rsidR="00266D06" w:rsidRPr="00266D06">
        <w:rPr>
          <w:rFonts w:ascii="Arial" w:hAnsi="Arial" w:cs="Arial"/>
          <w:sz w:val="28"/>
          <w:szCs w:val="28"/>
        </w:rPr>
        <w:t xml:space="preserve"> </w:t>
      </w:r>
      <w:r w:rsidR="006E13A4">
        <w:rPr>
          <w:rFonts w:ascii="Arial" w:hAnsi="Arial" w:cs="Arial"/>
          <w:sz w:val="28"/>
          <w:szCs w:val="28"/>
        </w:rPr>
        <w:t>T</w:t>
      </w:r>
      <w:r w:rsidR="00266D06" w:rsidRPr="00266D06">
        <w:rPr>
          <w:rFonts w:ascii="Arial" w:hAnsi="Arial" w:cs="Arial"/>
          <w:sz w:val="28"/>
          <w:szCs w:val="28"/>
        </w:rPr>
        <w:t xml:space="preserve">ione vana </w:t>
      </w:r>
      <w:r w:rsidR="00A05457" w:rsidRPr="00266D06">
        <w:rPr>
          <w:rFonts w:ascii="Arial" w:hAnsi="Arial" w:cs="Arial"/>
          <w:sz w:val="28"/>
          <w:szCs w:val="28"/>
        </w:rPr>
        <w:t>b</w:t>
      </w:r>
      <w:r w:rsidR="00266D06" w:rsidRPr="00266D06">
        <w:rPr>
          <w:rFonts w:ascii="Arial" w:hAnsi="Arial" w:cs="Arial"/>
          <w:sz w:val="28"/>
          <w:szCs w:val="28"/>
        </w:rPr>
        <w:t>rothe</w:t>
      </w:r>
      <w:r w:rsidR="00266D06">
        <w:rPr>
          <w:rFonts w:ascii="Arial" w:hAnsi="Arial" w:cs="Arial"/>
          <w:sz w:val="28"/>
          <w:szCs w:val="28"/>
        </w:rPr>
        <w:t xml:space="preserve">r vari </w:t>
      </w:r>
      <w:proofErr w:type="spellStart"/>
      <w:r w:rsidR="00266D06">
        <w:rPr>
          <w:rFonts w:ascii="Arial" w:hAnsi="Arial" w:cs="Arial"/>
          <w:sz w:val="28"/>
          <w:szCs w:val="28"/>
        </w:rPr>
        <w:t>kuzvikoro</w:t>
      </w:r>
      <w:proofErr w:type="spellEnd"/>
      <w:r w:rsidR="00266D06">
        <w:rPr>
          <w:rFonts w:ascii="Arial" w:hAnsi="Arial" w:cs="Arial"/>
          <w:sz w:val="28"/>
          <w:szCs w:val="28"/>
        </w:rPr>
        <w:t xml:space="preserve"> </w:t>
      </w:r>
      <w:proofErr w:type="spellStart"/>
      <w:r w:rsidR="00266D06">
        <w:rPr>
          <w:rFonts w:ascii="Arial" w:hAnsi="Arial" w:cs="Arial"/>
          <w:sz w:val="28"/>
          <w:szCs w:val="28"/>
        </w:rPr>
        <w:t>vachi</w:t>
      </w:r>
      <w:proofErr w:type="spellEnd"/>
      <w:r w:rsidR="00266D06">
        <w:rPr>
          <w:rFonts w:ascii="Arial" w:hAnsi="Arial" w:cs="Arial"/>
          <w:sz w:val="28"/>
          <w:szCs w:val="28"/>
        </w:rPr>
        <w:t xml:space="preserve"> </w:t>
      </w:r>
      <w:proofErr w:type="spellStart"/>
      <w:r w:rsidR="00266D06" w:rsidRPr="00A05457">
        <w:rPr>
          <w:rFonts w:ascii="Arial" w:hAnsi="Arial" w:cs="Arial"/>
          <w:i/>
          <w:iCs/>
          <w:sz w:val="28"/>
          <w:szCs w:val="28"/>
        </w:rPr>
        <w:t>qualif</w:t>
      </w:r>
      <w:proofErr w:type="spellEnd"/>
      <w:r w:rsidR="00A05457" w:rsidRPr="00A05457">
        <w:rPr>
          <w:rFonts w:ascii="Arial" w:hAnsi="Arial" w:cs="Arial"/>
          <w:i/>
          <w:iCs/>
          <w:sz w:val="28"/>
          <w:szCs w:val="28"/>
        </w:rPr>
        <w:t>-aya</w:t>
      </w:r>
      <w:r w:rsidR="00C93B45">
        <w:rPr>
          <w:rFonts w:ascii="Arial" w:hAnsi="Arial" w:cs="Arial"/>
          <w:sz w:val="28"/>
          <w:szCs w:val="28"/>
        </w:rPr>
        <w:t xml:space="preserve">, </w:t>
      </w:r>
      <w:proofErr w:type="spellStart"/>
      <w:r w:rsidR="00C93B45">
        <w:rPr>
          <w:rFonts w:ascii="Arial" w:hAnsi="Arial" w:cs="Arial"/>
          <w:sz w:val="28"/>
          <w:szCs w:val="28"/>
        </w:rPr>
        <w:t>vachiita</w:t>
      </w:r>
      <w:proofErr w:type="spellEnd"/>
      <w:r w:rsidR="00C93B45">
        <w:rPr>
          <w:rFonts w:ascii="Arial" w:hAnsi="Arial" w:cs="Arial"/>
          <w:sz w:val="28"/>
          <w:szCs w:val="28"/>
        </w:rPr>
        <w:t xml:space="preserve"> mabasa </w:t>
      </w:r>
      <w:proofErr w:type="spellStart"/>
      <w:r w:rsidR="00C93B45">
        <w:rPr>
          <w:rFonts w:ascii="Arial" w:hAnsi="Arial" w:cs="Arial"/>
          <w:sz w:val="28"/>
          <w:szCs w:val="28"/>
        </w:rPr>
        <w:t>akanaka</w:t>
      </w:r>
      <w:proofErr w:type="spellEnd"/>
      <w:r w:rsidR="00C93B45">
        <w:rPr>
          <w:rFonts w:ascii="Arial" w:hAnsi="Arial" w:cs="Arial"/>
          <w:sz w:val="28"/>
          <w:szCs w:val="28"/>
        </w:rPr>
        <w:t xml:space="preserve">, </w:t>
      </w:r>
      <w:proofErr w:type="spellStart"/>
      <w:r w:rsidR="00C93B45">
        <w:rPr>
          <w:rFonts w:ascii="Arial" w:hAnsi="Arial" w:cs="Arial"/>
          <w:sz w:val="28"/>
          <w:szCs w:val="28"/>
        </w:rPr>
        <w:t>vachitenga</w:t>
      </w:r>
      <w:proofErr w:type="spellEnd"/>
      <w:r w:rsidR="00C93B45">
        <w:rPr>
          <w:rFonts w:ascii="Arial" w:hAnsi="Arial" w:cs="Arial"/>
          <w:sz w:val="28"/>
          <w:szCs w:val="28"/>
        </w:rPr>
        <w:t xml:space="preserve"> </w:t>
      </w:r>
      <w:proofErr w:type="spellStart"/>
      <w:r w:rsidR="00C93B45">
        <w:rPr>
          <w:rFonts w:ascii="Arial" w:hAnsi="Arial" w:cs="Arial"/>
          <w:sz w:val="28"/>
          <w:szCs w:val="28"/>
        </w:rPr>
        <w:lastRenderedPageBreak/>
        <w:t>motokari</w:t>
      </w:r>
      <w:proofErr w:type="spellEnd"/>
      <w:r w:rsidR="00C93B45">
        <w:rPr>
          <w:rFonts w:ascii="Arial" w:hAnsi="Arial" w:cs="Arial"/>
          <w:sz w:val="28"/>
          <w:szCs w:val="28"/>
        </w:rPr>
        <w:t xml:space="preserve">, </w:t>
      </w:r>
      <w:proofErr w:type="spellStart"/>
      <w:r w:rsidR="00C93B45">
        <w:rPr>
          <w:rFonts w:ascii="Arial" w:hAnsi="Arial" w:cs="Arial"/>
          <w:sz w:val="28"/>
          <w:szCs w:val="28"/>
        </w:rPr>
        <w:t>vachitenga</w:t>
      </w:r>
      <w:proofErr w:type="spellEnd"/>
      <w:r w:rsidR="00C93B45">
        <w:rPr>
          <w:rFonts w:ascii="Arial" w:hAnsi="Arial" w:cs="Arial"/>
          <w:sz w:val="28"/>
          <w:szCs w:val="28"/>
        </w:rPr>
        <w:t xml:space="preserve"> dzimba</w:t>
      </w:r>
      <w:r w:rsidR="00B25339">
        <w:rPr>
          <w:rFonts w:ascii="Arial" w:hAnsi="Arial" w:cs="Arial"/>
          <w:sz w:val="28"/>
          <w:szCs w:val="28"/>
        </w:rPr>
        <w:t xml:space="preserve"> </w:t>
      </w:r>
      <w:proofErr w:type="spellStart"/>
      <w:r w:rsidR="00B25339">
        <w:rPr>
          <w:rFonts w:ascii="Arial" w:hAnsi="Arial" w:cs="Arial"/>
          <w:sz w:val="28"/>
          <w:szCs w:val="28"/>
        </w:rPr>
        <w:t>vachibereka</w:t>
      </w:r>
      <w:proofErr w:type="spellEnd"/>
      <w:r w:rsidR="00B25339">
        <w:rPr>
          <w:rFonts w:ascii="Arial" w:hAnsi="Arial" w:cs="Arial"/>
          <w:sz w:val="28"/>
          <w:szCs w:val="28"/>
        </w:rPr>
        <w:t xml:space="preserve"> vana</w:t>
      </w:r>
      <w:r w:rsidR="006E13A4">
        <w:rPr>
          <w:rFonts w:ascii="Arial" w:hAnsi="Arial" w:cs="Arial"/>
          <w:sz w:val="28"/>
          <w:szCs w:val="28"/>
        </w:rPr>
        <w:t>.</w:t>
      </w:r>
      <w:r w:rsidR="00B25339">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E13A4">
        <w:rPr>
          <w:rFonts w:ascii="Arial" w:hAnsi="Arial" w:cs="Arial"/>
          <w:sz w:val="28"/>
          <w:szCs w:val="28"/>
        </w:rPr>
        <w:t>V</w:t>
      </w:r>
      <w:r w:rsidR="00B25339">
        <w:rPr>
          <w:rFonts w:ascii="Arial" w:hAnsi="Arial" w:cs="Arial"/>
          <w:sz w:val="28"/>
          <w:szCs w:val="28"/>
        </w:rPr>
        <w:t>achipinda</w:t>
      </w:r>
      <w:proofErr w:type="spellEnd"/>
      <w:r w:rsidR="00B25339">
        <w:rPr>
          <w:rFonts w:ascii="Arial" w:hAnsi="Arial" w:cs="Arial"/>
          <w:sz w:val="28"/>
          <w:szCs w:val="28"/>
        </w:rPr>
        <w:t xml:space="preserve"> mu</w:t>
      </w:r>
      <w:r w:rsidR="004C6C56">
        <w:rPr>
          <w:rFonts w:ascii="Arial" w:hAnsi="Arial" w:cs="Arial"/>
          <w:sz w:val="28"/>
          <w:szCs w:val="28"/>
        </w:rPr>
        <w:t xml:space="preserve"> </w:t>
      </w:r>
      <w:r w:rsidR="00B25339">
        <w:rPr>
          <w:rFonts w:ascii="Arial" w:hAnsi="Arial" w:cs="Arial"/>
          <w:sz w:val="28"/>
          <w:szCs w:val="28"/>
        </w:rPr>
        <w:t>Divine Marr</w:t>
      </w:r>
      <w:r w:rsidR="00E654C7">
        <w:rPr>
          <w:rFonts w:ascii="Arial" w:hAnsi="Arial" w:cs="Arial"/>
          <w:sz w:val="28"/>
          <w:szCs w:val="28"/>
        </w:rPr>
        <w:t xml:space="preserve">iage </w:t>
      </w:r>
      <w:proofErr w:type="spellStart"/>
      <w:r w:rsidR="00E654C7">
        <w:rPr>
          <w:rFonts w:ascii="Arial" w:hAnsi="Arial" w:cs="Arial"/>
          <w:sz w:val="28"/>
          <w:szCs w:val="28"/>
        </w:rPr>
        <w:t>yakaguta</w:t>
      </w:r>
      <w:proofErr w:type="spellEnd"/>
      <w:r w:rsidR="00E654C7">
        <w:rPr>
          <w:rFonts w:ascii="Arial" w:hAnsi="Arial" w:cs="Arial"/>
          <w:sz w:val="28"/>
          <w:szCs w:val="28"/>
        </w:rPr>
        <w:t>!</w:t>
      </w:r>
      <w:r w:rsidR="00E654C7" w:rsidRPr="00E654C7">
        <w:rPr>
          <w:rFonts w:ascii="Arial" w:hAnsi="Arial" w:cs="Arial"/>
          <w:sz w:val="28"/>
          <w:szCs w:val="28"/>
        </w:rPr>
        <w:t xml:space="preserve"> </w:t>
      </w:r>
      <w:r w:rsidR="00534101" w:rsidRPr="00534101">
        <w:rPr>
          <w:rFonts w:ascii="Arial" w:hAnsi="Arial" w:cs="Arial"/>
          <w:sz w:val="18"/>
          <w:szCs w:val="28"/>
        </w:rPr>
        <w:t xml:space="preserve">[Congregation says, “Amen.”] </w:t>
      </w:r>
    </w:p>
    <w:p w14:paraId="694AB941" w14:textId="3EF8B7F8" w:rsidR="00810909" w:rsidRPr="00266D06" w:rsidRDefault="001F5D94" w:rsidP="00EE1207">
      <w:pPr>
        <w:jc w:val="both"/>
        <w:rPr>
          <w:rFonts w:ascii="Arial" w:hAnsi="Arial" w:cs="Arial"/>
          <w:sz w:val="28"/>
          <w:szCs w:val="28"/>
        </w:rPr>
      </w:pPr>
      <w:r>
        <w:rPr>
          <w:rFonts w:ascii="Arial" w:hAnsi="Arial" w:cs="Arial"/>
          <w:sz w:val="28"/>
          <w:szCs w:val="28"/>
          <w:vertAlign w:val="superscript"/>
        </w:rPr>
        <w:t>16</w:t>
      </w:r>
      <w:r w:rsidR="006C5EBE">
        <w:rPr>
          <w:rFonts w:ascii="Arial" w:hAnsi="Arial" w:cs="Arial"/>
          <w:sz w:val="28"/>
          <w:szCs w:val="28"/>
          <w:vertAlign w:val="superscript"/>
        </w:rPr>
        <w:t>4</w:t>
      </w:r>
      <w:r>
        <w:rPr>
          <w:rFonts w:ascii="Arial" w:hAnsi="Arial" w:cs="Arial"/>
          <w:sz w:val="28"/>
          <w:szCs w:val="28"/>
          <w:vertAlign w:val="superscript"/>
        </w:rPr>
        <w:t xml:space="preserve"> </w:t>
      </w:r>
      <w:r w:rsidR="00E3319E">
        <w:rPr>
          <w:rFonts w:ascii="Arial" w:hAnsi="Arial" w:cs="Arial"/>
          <w:sz w:val="28"/>
          <w:szCs w:val="28"/>
        </w:rPr>
        <w:t>M</w:t>
      </w:r>
      <w:r w:rsidR="004C6C56">
        <w:rPr>
          <w:rFonts w:ascii="Arial" w:hAnsi="Arial" w:cs="Arial"/>
          <w:sz w:val="28"/>
          <w:szCs w:val="28"/>
        </w:rPr>
        <w:t>h</w:t>
      </w:r>
      <w:r w:rsidR="00E3319E">
        <w:rPr>
          <w:rFonts w:ascii="Arial" w:hAnsi="Arial" w:cs="Arial"/>
          <w:sz w:val="28"/>
          <w:szCs w:val="28"/>
        </w:rPr>
        <w:t xml:space="preserve">uri </w:t>
      </w:r>
      <w:proofErr w:type="spellStart"/>
      <w:r w:rsidR="00E3319E">
        <w:rPr>
          <w:rFonts w:ascii="Arial" w:hAnsi="Arial" w:cs="Arial"/>
          <w:sz w:val="28"/>
          <w:szCs w:val="28"/>
        </w:rPr>
        <w:t>imwe</w:t>
      </w:r>
      <w:proofErr w:type="spellEnd"/>
      <w:r w:rsidR="00E3319E">
        <w:rPr>
          <w:rFonts w:ascii="Arial" w:hAnsi="Arial" w:cs="Arial"/>
          <w:sz w:val="28"/>
          <w:szCs w:val="28"/>
        </w:rPr>
        <w:t xml:space="preserve"> </w:t>
      </w:r>
      <w:proofErr w:type="spellStart"/>
      <w:r w:rsidR="00E3319E">
        <w:rPr>
          <w:rFonts w:ascii="Arial" w:hAnsi="Arial" w:cs="Arial"/>
          <w:sz w:val="28"/>
          <w:szCs w:val="28"/>
        </w:rPr>
        <w:t>neimwe</w:t>
      </w:r>
      <w:proofErr w:type="spellEnd"/>
      <w:r w:rsidR="00E3319E">
        <w:rPr>
          <w:rFonts w:ascii="Arial" w:hAnsi="Arial" w:cs="Arial"/>
          <w:sz w:val="28"/>
          <w:szCs w:val="28"/>
        </w:rPr>
        <w:t xml:space="preserve"> </w:t>
      </w:r>
      <w:proofErr w:type="spellStart"/>
      <w:r w:rsidR="00E3319E">
        <w:rPr>
          <w:rFonts w:ascii="Arial" w:hAnsi="Arial" w:cs="Arial"/>
          <w:sz w:val="28"/>
          <w:szCs w:val="28"/>
        </w:rPr>
        <w:t>ichiita</w:t>
      </w:r>
      <w:proofErr w:type="spellEnd"/>
      <w:r w:rsidR="00E3319E">
        <w:rPr>
          <w:rFonts w:ascii="Arial" w:hAnsi="Arial" w:cs="Arial"/>
          <w:sz w:val="28"/>
          <w:szCs w:val="28"/>
        </w:rPr>
        <w:t xml:space="preserve"> one accord</w:t>
      </w:r>
      <w:r w:rsidR="004C6C56">
        <w:rPr>
          <w:rFonts w:ascii="Arial" w:hAnsi="Arial" w:cs="Arial"/>
          <w:sz w:val="28"/>
          <w:szCs w:val="28"/>
        </w:rPr>
        <w:t>. H</w:t>
      </w:r>
      <w:r w:rsidR="00E3319E">
        <w:rPr>
          <w:rFonts w:ascii="Arial" w:hAnsi="Arial" w:cs="Arial"/>
          <w:sz w:val="28"/>
          <w:szCs w:val="28"/>
        </w:rPr>
        <w:t xml:space="preserve">atitangei </w:t>
      </w:r>
      <w:proofErr w:type="spellStart"/>
      <w:r w:rsidR="00E3319E">
        <w:rPr>
          <w:rFonts w:ascii="Arial" w:hAnsi="Arial" w:cs="Arial"/>
          <w:sz w:val="28"/>
          <w:szCs w:val="28"/>
        </w:rPr>
        <w:t>kugadzira</w:t>
      </w:r>
      <w:proofErr w:type="spellEnd"/>
      <w:r w:rsidR="00E3319E">
        <w:rPr>
          <w:rFonts w:ascii="Arial" w:hAnsi="Arial" w:cs="Arial"/>
          <w:sz w:val="28"/>
          <w:szCs w:val="28"/>
        </w:rPr>
        <w:t xml:space="preserve"> </w:t>
      </w:r>
      <w:r w:rsidR="00506CB3">
        <w:rPr>
          <w:rFonts w:ascii="Arial" w:hAnsi="Arial" w:cs="Arial"/>
          <w:sz w:val="28"/>
          <w:szCs w:val="28"/>
        </w:rPr>
        <w:t>mhuri dzedu</w:t>
      </w:r>
      <w:r w:rsidR="004C6C56">
        <w:rPr>
          <w:rFonts w:ascii="Arial" w:hAnsi="Arial" w:cs="Arial"/>
          <w:sz w:val="28"/>
          <w:szCs w:val="28"/>
        </w:rPr>
        <w:t>.</w:t>
      </w:r>
      <w:r w:rsidR="00506CB3">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506CB3">
        <w:rPr>
          <w:rFonts w:ascii="Arial" w:hAnsi="Arial" w:cs="Arial"/>
          <w:sz w:val="28"/>
          <w:szCs w:val="28"/>
        </w:rPr>
        <w:t xml:space="preserve"> kunaka </w:t>
      </w:r>
      <w:proofErr w:type="spellStart"/>
      <w:r w:rsidR="00506CB3">
        <w:rPr>
          <w:rFonts w:ascii="Arial" w:hAnsi="Arial" w:cs="Arial"/>
          <w:sz w:val="28"/>
          <w:szCs w:val="28"/>
        </w:rPr>
        <w:t>kwemazuva</w:t>
      </w:r>
      <w:proofErr w:type="spellEnd"/>
      <w:r w:rsidR="00506CB3">
        <w:rPr>
          <w:rFonts w:ascii="Arial" w:hAnsi="Arial" w:cs="Arial"/>
          <w:sz w:val="28"/>
          <w:szCs w:val="28"/>
        </w:rPr>
        <w:t xml:space="preserve"> </w:t>
      </w:r>
      <w:proofErr w:type="spellStart"/>
      <w:r w:rsidR="00506CB3">
        <w:rPr>
          <w:rFonts w:ascii="Arial" w:hAnsi="Arial" w:cs="Arial"/>
          <w:sz w:val="28"/>
          <w:szCs w:val="28"/>
        </w:rPr>
        <w:t>ata</w:t>
      </w:r>
      <w:proofErr w:type="spellEnd"/>
      <w:r w:rsidR="00506CB3">
        <w:rPr>
          <w:rFonts w:ascii="Arial" w:hAnsi="Arial" w:cs="Arial"/>
          <w:sz w:val="28"/>
          <w:szCs w:val="28"/>
        </w:rPr>
        <w:t xml:space="preserve">… </w:t>
      </w:r>
      <w:proofErr w:type="spellStart"/>
      <w:r w:rsidR="00506CB3">
        <w:rPr>
          <w:rFonts w:ascii="Arial" w:hAnsi="Arial" w:cs="Arial"/>
          <w:sz w:val="28"/>
          <w:szCs w:val="28"/>
        </w:rPr>
        <w:t>mungati</w:t>
      </w:r>
      <w:proofErr w:type="spellEnd"/>
      <w:r w:rsidR="00506CB3">
        <w:rPr>
          <w:rFonts w:ascii="Arial" w:hAnsi="Arial" w:cs="Arial"/>
          <w:sz w:val="28"/>
          <w:szCs w:val="28"/>
        </w:rPr>
        <w:t xml:space="preserve"> </w:t>
      </w:r>
      <w:proofErr w:type="spellStart"/>
      <w:r w:rsidR="00506CB3">
        <w:rPr>
          <w:rFonts w:ascii="Arial" w:hAnsi="Arial" w:cs="Arial"/>
          <w:sz w:val="28"/>
          <w:szCs w:val="28"/>
        </w:rPr>
        <w:t>kudii</w:t>
      </w:r>
      <w:proofErr w:type="spellEnd"/>
      <w:r w:rsidR="005D3D01">
        <w:rPr>
          <w:rFonts w:ascii="Arial" w:hAnsi="Arial" w:cs="Arial"/>
          <w:sz w:val="28"/>
          <w:szCs w:val="28"/>
        </w:rPr>
        <w:t xml:space="preserve"> </w:t>
      </w:r>
      <w:proofErr w:type="spellStart"/>
      <w:r w:rsidR="005D3D01">
        <w:rPr>
          <w:rFonts w:ascii="Arial" w:hAnsi="Arial" w:cs="Arial"/>
          <w:sz w:val="28"/>
          <w:szCs w:val="28"/>
        </w:rPr>
        <w:t>imimi</w:t>
      </w:r>
      <w:proofErr w:type="spellEnd"/>
      <w:r w:rsidR="001823AE">
        <w:rPr>
          <w:rFonts w:ascii="Arial" w:hAnsi="Arial" w:cs="Arial"/>
          <w:sz w:val="28"/>
          <w:szCs w:val="28"/>
        </w:rPr>
        <w:t xml:space="preserve">. </w:t>
      </w:r>
      <w:r w:rsidR="001823AE" w:rsidRPr="00534101">
        <w:rPr>
          <w:rFonts w:ascii="Arial" w:hAnsi="Arial" w:cs="Arial"/>
          <w:sz w:val="28"/>
          <w:szCs w:val="28"/>
          <w:lang w:val="fr-FR"/>
        </w:rPr>
        <w:t>I</w:t>
      </w:r>
      <w:r w:rsidR="005D3D01" w:rsidRPr="00534101">
        <w:rPr>
          <w:rFonts w:ascii="Arial" w:hAnsi="Arial" w:cs="Arial"/>
          <w:sz w:val="28"/>
          <w:szCs w:val="28"/>
          <w:lang w:val="fr-FR"/>
        </w:rPr>
        <w:t xml:space="preserve">magine nhasi </w:t>
      </w:r>
      <w:proofErr w:type="spellStart"/>
      <w:r w:rsidR="005D3D01" w:rsidRPr="00534101">
        <w:rPr>
          <w:rFonts w:ascii="Arial" w:hAnsi="Arial" w:cs="Arial"/>
          <w:sz w:val="28"/>
          <w:szCs w:val="28"/>
          <w:lang w:val="fr-FR"/>
        </w:rPr>
        <w:t>handiti</w:t>
      </w:r>
      <w:proofErr w:type="spellEnd"/>
      <w:r w:rsidR="005D3D01" w:rsidRPr="00534101">
        <w:rPr>
          <w:rFonts w:ascii="Arial" w:hAnsi="Arial" w:cs="Arial"/>
          <w:sz w:val="28"/>
          <w:szCs w:val="28"/>
          <w:lang w:val="fr-FR"/>
        </w:rPr>
        <w:t xml:space="preserve">, </w:t>
      </w:r>
      <w:r w:rsidR="00534101" w:rsidRPr="00534101">
        <w:rPr>
          <w:rFonts w:ascii="Arial" w:hAnsi="Arial" w:cs="Arial"/>
          <w:sz w:val="28"/>
          <w:szCs w:val="28"/>
          <w:lang w:val="fr-FR"/>
        </w:rPr>
        <w:t>ha-</w:t>
      </w:r>
      <w:proofErr w:type="spellStart"/>
      <w:r w:rsidR="00534101" w:rsidRPr="00534101">
        <w:rPr>
          <w:rFonts w:ascii="Arial" w:hAnsi="Arial" w:cs="Arial"/>
          <w:sz w:val="28"/>
          <w:szCs w:val="28"/>
          <w:lang w:val="fr-FR"/>
        </w:rPr>
        <w:t>maona</w:t>
      </w:r>
      <w:proofErr w:type="spellEnd"/>
      <w:r w:rsidR="00ED3297" w:rsidRPr="00534101">
        <w:rPr>
          <w:rFonts w:ascii="Arial" w:hAnsi="Arial" w:cs="Arial"/>
          <w:sz w:val="28"/>
          <w:szCs w:val="28"/>
          <w:lang w:val="fr-FR"/>
        </w:rPr>
        <w:t xml:space="preserve"> kuti </w:t>
      </w:r>
      <w:proofErr w:type="gramStart"/>
      <w:r w:rsidR="00ED3297" w:rsidRPr="00534101">
        <w:rPr>
          <w:rFonts w:ascii="Arial" w:hAnsi="Arial" w:cs="Arial"/>
          <w:sz w:val="28"/>
          <w:szCs w:val="28"/>
          <w:lang w:val="fr-FR"/>
        </w:rPr>
        <w:t>Mai</w:t>
      </w:r>
      <w:proofErr w:type="gramEnd"/>
      <w:r w:rsidR="00ED3297" w:rsidRPr="00534101">
        <w:rPr>
          <w:rFonts w:ascii="Arial" w:hAnsi="Arial" w:cs="Arial"/>
          <w:sz w:val="28"/>
          <w:szCs w:val="28"/>
          <w:lang w:val="fr-FR"/>
        </w:rPr>
        <w:t xml:space="preserve"> Chibvura </w:t>
      </w:r>
      <w:proofErr w:type="spellStart"/>
      <w:r w:rsidR="00ED3297" w:rsidRPr="00534101">
        <w:rPr>
          <w:rFonts w:ascii="Arial" w:hAnsi="Arial" w:cs="Arial"/>
          <w:sz w:val="28"/>
          <w:szCs w:val="28"/>
          <w:lang w:val="fr-FR"/>
        </w:rPr>
        <w:t>ndaindichitaura</w:t>
      </w:r>
      <w:proofErr w:type="spellEnd"/>
      <w:r w:rsidR="00ED3297" w:rsidRPr="00534101">
        <w:rPr>
          <w:rFonts w:ascii="Arial" w:hAnsi="Arial" w:cs="Arial"/>
          <w:sz w:val="28"/>
          <w:szCs w:val="28"/>
          <w:lang w:val="fr-FR"/>
        </w:rPr>
        <w:t xml:space="preserve"> navo</w:t>
      </w:r>
      <w:r w:rsidR="004C6C56" w:rsidRPr="00534101">
        <w:rPr>
          <w:rFonts w:ascii="Arial" w:hAnsi="Arial" w:cs="Arial"/>
          <w:sz w:val="28"/>
          <w:szCs w:val="28"/>
          <w:lang w:val="fr-FR"/>
        </w:rPr>
        <w:t>.</w:t>
      </w:r>
      <w:r w:rsidR="00ED3297" w:rsidRPr="00534101">
        <w:rPr>
          <w:rFonts w:ascii="Arial" w:hAnsi="Arial" w:cs="Arial"/>
          <w:sz w:val="28"/>
          <w:szCs w:val="28"/>
          <w:lang w:val="fr-FR"/>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moona</w:t>
      </w:r>
      <w:proofErr w:type="spellEnd"/>
      <w:r w:rsidR="00ED3297">
        <w:rPr>
          <w:rFonts w:ascii="Arial" w:hAnsi="Arial" w:cs="Arial"/>
          <w:sz w:val="28"/>
          <w:szCs w:val="28"/>
        </w:rPr>
        <w:t xml:space="preserve"> kuti Mwari </w:t>
      </w:r>
      <w:proofErr w:type="spellStart"/>
      <w:r w:rsidR="00760FA1">
        <w:rPr>
          <w:rFonts w:ascii="Arial" w:hAnsi="Arial" w:cs="Arial"/>
          <w:sz w:val="28"/>
          <w:szCs w:val="28"/>
        </w:rPr>
        <w:t>anodaira</w:t>
      </w:r>
      <w:proofErr w:type="spellEnd"/>
      <w:r w:rsidR="00760FA1">
        <w:rPr>
          <w:rFonts w:ascii="Arial" w:hAnsi="Arial" w:cs="Arial"/>
          <w:sz w:val="28"/>
          <w:szCs w:val="28"/>
        </w:rPr>
        <w:t xml:space="preserve"> </w:t>
      </w:r>
      <w:proofErr w:type="spellStart"/>
      <w:r w:rsidR="00760FA1">
        <w:rPr>
          <w:rFonts w:ascii="Arial" w:hAnsi="Arial" w:cs="Arial"/>
          <w:sz w:val="28"/>
          <w:szCs w:val="28"/>
        </w:rPr>
        <w:t>munamato</w:t>
      </w:r>
      <w:proofErr w:type="spellEnd"/>
      <w:r w:rsidR="001823AE">
        <w:rPr>
          <w:rFonts w:ascii="Arial" w:hAnsi="Arial" w:cs="Arial"/>
          <w:sz w:val="28"/>
          <w:szCs w:val="28"/>
        </w:rPr>
        <w:t>.</w:t>
      </w:r>
      <w:r w:rsidR="00760FA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1823AE">
        <w:rPr>
          <w:rFonts w:ascii="Arial" w:hAnsi="Arial" w:cs="Arial"/>
          <w:sz w:val="28"/>
          <w:szCs w:val="28"/>
        </w:rPr>
        <w:t>C</w:t>
      </w:r>
      <w:r w:rsidR="00D22878">
        <w:rPr>
          <w:rFonts w:ascii="Arial" w:hAnsi="Arial" w:cs="Arial"/>
          <w:sz w:val="28"/>
          <w:szCs w:val="28"/>
        </w:rPr>
        <w:t>hinangwa</w:t>
      </w:r>
      <w:proofErr w:type="spellEnd"/>
      <w:r w:rsidR="00D22878">
        <w:rPr>
          <w:rFonts w:ascii="Arial" w:hAnsi="Arial" w:cs="Arial"/>
          <w:sz w:val="28"/>
          <w:szCs w:val="28"/>
        </w:rPr>
        <w:t xml:space="preserve"> </w:t>
      </w:r>
      <w:proofErr w:type="spellStart"/>
      <w:r w:rsidR="00D22878">
        <w:rPr>
          <w:rFonts w:ascii="Arial" w:hAnsi="Arial" w:cs="Arial"/>
          <w:sz w:val="28"/>
          <w:szCs w:val="28"/>
        </w:rPr>
        <w:t>chaMwari</w:t>
      </w:r>
      <w:proofErr w:type="spellEnd"/>
      <w:r w:rsidR="00D22878">
        <w:rPr>
          <w:rFonts w:ascii="Arial" w:hAnsi="Arial" w:cs="Arial"/>
          <w:sz w:val="28"/>
          <w:szCs w:val="28"/>
        </w:rPr>
        <w:t xml:space="preserve"> </w:t>
      </w:r>
      <w:proofErr w:type="spellStart"/>
      <w:r w:rsidR="00D22878">
        <w:rPr>
          <w:rFonts w:ascii="Arial" w:hAnsi="Arial" w:cs="Arial"/>
          <w:sz w:val="28"/>
          <w:szCs w:val="28"/>
        </w:rPr>
        <w:t>ndechekuti</w:t>
      </w:r>
      <w:proofErr w:type="spellEnd"/>
      <w:r w:rsidR="00D22878">
        <w:rPr>
          <w:rFonts w:ascii="Arial" w:hAnsi="Arial" w:cs="Arial"/>
          <w:sz w:val="28"/>
          <w:szCs w:val="28"/>
        </w:rPr>
        <w:t xml:space="preserve"> </w:t>
      </w:r>
      <w:proofErr w:type="spellStart"/>
      <w:r w:rsidR="00D22878">
        <w:rPr>
          <w:rFonts w:ascii="Arial" w:hAnsi="Arial" w:cs="Arial"/>
          <w:sz w:val="28"/>
          <w:szCs w:val="28"/>
        </w:rPr>
        <w:t>padii</w:t>
      </w:r>
      <w:proofErr w:type="spellEnd"/>
      <w:r w:rsidR="00D22878">
        <w:rPr>
          <w:rFonts w:ascii="Arial" w:hAnsi="Arial" w:cs="Arial"/>
          <w:sz w:val="28"/>
          <w:szCs w:val="28"/>
        </w:rPr>
        <w:t xml:space="preserve"> pakati </w:t>
      </w:r>
      <w:proofErr w:type="spellStart"/>
      <w:r w:rsidR="00D22878">
        <w:rPr>
          <w:rFonts w:ascii="Arial" w:hAnsi="Arial" w:cs="Arial"/>
          <w:sz w:val="28"/>
          <w:szCs w:val="28"/>
        </w:rPr>
        <w:t>paaChibvura</w:t>
      </w:r>
      <w:proofErr w:type="spellEnd"/>
      <w:r w:rsidR="00D22878">
        <w:rPr>
          <w:rFonts w:ascii="Arial" w:hAnsi="Arial" w:cs="Arial"/>
          <w:sz w:val="28"/>
          <w:szCs w:val="28"/>
        </w:rPr>
        <w:t xml:space="preserve"> </w:t>
      </w:r>
      <w:proofErr w:type="spellStart"/>
      <w:r w:rsidR="002159DB">
        <w:rPr>
          <w:rFonts w:ascii="Arial" w:hAnsi="Arial" w:cs="Arial"/>
          <w:sz w:val="28"/>
          <w:szCs w:val="28"/>
        </w:rPr>
        <w:t>nemukadzi</w:t>
      </w:r>
      <w:proofErr w:type="spellEnd"/>
      <w:r w:rsidR="002159DB">
        <w:rPr>
          <w:rFonts w:ascii="Arial" w:hAnsi="Arial" w:cs="Arial"/>
          <w:sz w:val="28"/>
          <w:szCs w:val="28"/>
        </w:rPr>
        <w:t xml:space="preserve"> wavo? [</w:t>
      </w:r>
      <w:r w:rsidR="002159DB" w:rsidRPr="00B5440B">
        <w:rPr>
          <w:rFonts w:ascii="Arial" w:hAnsi="Arial" w:cs="Arial"/>
          <w:sz w:val="28"/>
          <w:szCs w:val="28"/>
        </w:rPr>
        <w:t xml:space="preserve">Congregation </w:t>
      </w:r>
      <w:r w:rsidR="00063DA1">
        <w:rPr>
          <w:rFonts w:ascii="Arial" w:hAnsi="Arial" w:cs="Arial"/>
          <w:sz w:val="28"/>
          <w:szCs w:val="28"/>
        </w:rPr>
        <w:t>says, “</w:t>
      </w:r>
      <w:proofErr w:type="spellStart"/>
      <w:r w:rsidR="002159DB">
        <w:rPr>
          <w:rFonts w:ascii="Arial" w:hAnsi="Arial" w:cs="Arial"/>
          <w:sz w:val="28"/>
          <w:szCs w:val="28"/>
        </w:rPr>
        <w:t>paite</w:t>
      </w:r>
      <w:proofErr w:type="spellEnd"/>
      <w:r w:rsidR="002159DB">
        <w:rPr>
          <w:rFonts w:ascii="Arial" w:hAnsi="Arial" w:cs="Arial"/>
          <w:sz w:val="28"/>
          <w:szCs w:val="28"/>
        </w:rPr>
        <w:t xml:space="preserve"> one accord</w:t>
      </w:r>
      <w:r w:rsidR="000B0062">
        <w:rPr>
          <w:rFonts w:ascii="Arial" w:hAnsi="Arial" w:cs="Arial"/>
          <w:sz w:val="28"/>
          <w:szCs w:val="28"/>
        </w:rPr>
        <w:t>.</w:t>
      </w:r>
      <w:r w:rsidR="002159DB" w:rsidRPr="00B5440B">
        <w:rPr>
          <w:rFonts w:ascii="Arial" w:hAnsi="Arial" w:cs="Arial"/>
          <w:sz w:val="28"/>
          <w:szCs w:val="28"/>
        </w:rPr>
        <w:t>”]</w:t>
      </w:r>
      <w:r w:rsidR="002159DB">
        <w:rPr>
          <w:rFonts w:ascii="Arial" w:hAnsi="Arial" w:cs="Arial"/>
          <w:sz w:val="28"/>
          <w:szCs w:val="28"/>
        </w:rPr>
        <w:t xml:space="preserve"> </w:t>
      </w:r>
      <w:r w:rsidR="000B0062">
        <w:rPr>
          <w:rFonts w:ascii="Arial" w:hAnsi="Arial" w:cs="Arial"/>
          <w:sz w:val="28"/>
          <w:szCs w:val="28"/>
        </w:rPr>
        <w:t>H</w:t>
      </w:r>
      <w:r w:rsidR="00C27BA4">
        <w:rPr>
          <w:rFonts w:ascii="Arial" w:hAnsi="Arial" w:cs="Arial"/>
          <w:sz w:val="28"/>
          <w:szCs w:val="28"/>
        </w:rPr>
        <w:t xml:space="preserve">andi muri </w:t>
      </w:r>
      <w:proofErr w:type="spellStart"/>
      <w:r w:rsidR="00C27BA4">
        <w:rPr>
          <w:rFonts w:ascii="Arial" w:hAnsi="Arial" w:cs="Arial"/>
          <w:sz w:val="28"/>
          <w:szCs w:val="28"/>
        </w:rPr>
        <w:t>kuzviona</w:t>
      </w:r>
      <w:proofErr w:type="spellEnd"/>
      <w:r w:rsidR="000B0062">
        <w:rPr>
          <w:rFonts w:ascii="Arial" w:hAnsi="Arial" w:cs="Arial"/>
          <w:sz w:val="28"/>
          <w:szCs w:val="28"/>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maona</w:t>
      </w:r>
      <w:proofErr w:type="spellEnd"/>
      <w:r w:rsidR="00D74237">
        <w:rPr>
          <w:rFonts w:ascii="Arial" w:hAnsi="Arial" w:cs="Arial"/>
          <w:sz w:val="28"/>
          <w:szCs w:val="28"/>
        </w:rPr>
        <w:t xml:space="preserve"> kuti Mwari </w:t>
      </w:r>
      <w:proofErr w:type="spellStart"/>
      <w:r w:rsidR="00D74237">
        <w:rPr>
          <w:rFonts w:ascii="Arial" w:hAnsi="Arial" w:cs="Arial"/>
          <w:sz w:val="28"/>
          <w:szCs w:val="28"/>
        </w:rPr>
        <w:t>akuda</w:t>
      </w:r>
      <w:proofErr w:type="spellEnd"/>
      <w:r w:rsidR="00D74237">
        <w:rPr>
          <w:rFonts w:ascii="Arial" w:hAnsi="Arial" w:cs="Arial"/>
          <w:sz w:val="28"/>
          <w:szCs w:val="28"/>
        </w:rPr>
        <w:t xml:space="preserve"> kuti </w:t>
      </w:r>
      <w:proofErr w:type="spellStart"/>
      <w:r w:rsidR="00D74237">
        <w:rPr>
          <w:rFonts w:ascii="Arial" w:hAnsi="Arial" w:cs="Arial"/>
          <w:sz w:val="28"/>
          <w:szCs w:val="28"/>
        </w:rPr>
        <w:t>paite</w:t>
      </w:r>
      <w:proofErr w:type="spellEnd"/>
      <w:r w:rsidR="00D74237">
        <w:rPr>
          <w:rFonts w:ascii="Arial" w:hAnsi="Arial" w:cs="Arial"/>
          <w:sz w:val="28"/>
          <w:szCs w:val="28"/>
        </w:rPr>
        <w:t xml:space="preserve"> oneness, </w:t>
      </w:r>
      <w:r w:rsidR="00534101" w:rsidRPr="00534101">
        <w:rPr>
          <w:rFonts w:ascii="Arial" w:hAnsi="Arial" w:cs="Arial"/>
          <w:sz w:val="18"/>
          <w:szCs w:val="28"/>
        </w:rPr>
        <w:t xml:space="preserve">[Congregation says, “Amen,”] </w:t>
      </w:r>
      <w:r w:rsidR="00B3359E">
        <w:rPr>
          <w:rFonts w:ascii="Arial" w:hAnsi="Arial" w:cs="Arial"/>
          <w:sz w:val="28"/>
          <w:szCs w:val="28"/>
        </w:rPr>
        <w:t>H</w:t>
      </w:r>
      <w:r w:rsidR="00440A7E">
        <w:rPr>
          <w:rFonts w:ascii="Arial" w:hAnsi="Arial" w:cs="Arial"/>
          <w:sz w:val="28"/>
          <w:szCs w:val="28"/>
        </w:rPr>
        <w:t>e’</w:t>
      </w:r>
      <w:r w:rsidR="00B3359E">
        <w:rPr>
          <w:rFonts w:ascii="Arial" w:hAnsi="Arial" w:cs="Arial"/>
          <w:sz w:val="28"/>
          <w:szCs w:val="28"/>
        </w:rPr>
        <w:t xml:space="preserve">s already answering </w:t>
      </w:r>
      <w:proofErr w:type="spellStart"/>
      <w:r w:rsidR="00B3359E">
        <w:rPr>
          <w:rFonts w:ascii="Arial" w:hAnsi="Arial" w:cs="Arial"/>
          <w:sz w:val="28"/>
          <w:szCs w:val="28"/>
        </w:rPr>
        <w:t>pra</w:t>
      </w:r>
      <w:proofErr w:type="spellEnd"/>
      <w:r w:rsidR="00B3359E">
        <w:rPr>
          <w:rFonts w:ascii="Arial" w:hAnsi="Arial" w:cs="Arial"/>
          <w:sz w:val="28"/>
          <w:szCs w:val="28"/>
        </w:rPr>
        <w:t xml:space="preserve">…? </w:t>
      </w:r>
      <w:r w:rsidR="00DD13A1" w:rsidRPr="0073626E">
        <w:rPr>
          <w:rFonts w:ascii="Arial" w:hAnsi="Arial" w:cs="Arial"/>
          <w:sz w:val="18"/>
          <w:szCs w:val="18"/>
        </w:rPr>
        <w:t xml:space="preserve">[Congregation </w:t>
      </w:r>
      <w:r w:rsidR="00063DA1" w:rsidRPr="0073626E">
        <w:rPr>
          <w:rFonts w:ascii="Arial" w:hAnsi="Arial" w:cs="Arial"/>
          <w:sz w:val="18"/>
          <w:szCs w:val="18"/>
        </w:rPr>
        <w:t>says, “</w:t>
      </w:r>
      <w:r w:rsidR="00DD13A1" w:rsidRPr="0073626E">
        <w:rPr>
          <w:rFonts w:ascii="Arial" w:hAnsi="Arial" w:cs="Arial"/>
          <w:sz w:val="18"/>
          <w:szCs w:val="18"/>
        </w:rPr>
        <w:t>prayer</w:t>
      </w:r>
      <w:r w:rsidR="003143A9" w:rsidRPr="0073626E">
        <w:rPr>
          <w:rFonts w:ascii="Arial" w:hAnsi="Arial" w:cs="Arial"/>
          <w:sz w:val="18"/>
          <w:szCs w:val="18"/>
        </w:rPr>
        <w:t>.</w:t>
      </w:r>
      <w:r w:rsidR="00DD13A1" w:rsidRPr="0073626E">
        <w:rPr>
          <w:rFonts w:ascii="Arial" w:hAnsi="Arial" w:cs="Arial"/>
          <w:sz w:val="18"/>
          <w:szCs w:val="18"/>
        </w:rPr>
        <w:t>”]</w:t>
      </w:r>
      <w:r w:rsidR="00DD13A1">
        <w:rPr>
          <w:rFonts w:ascii="Arial" w:hAnsi="Arial" w:cs="Arial"/>
          <w:sz w:val="28"/>
          <w:szCs w:val="28"/>
        </w:rPr>
        <w:t xml:space="preserve">  </w:t>
      </w:r>
      <w:r w:rsidR="00B3359E">
        <w:rPr>
          <w:rFonts w:ascii="Arial" w:hAnsi="Arial" w:cs="Arial"/>
          <w:sz w:val="28"/>
          <w:szCs w:val="28"/>
        </w:rPr>
        <w:t xml:space="preserve"> </w:t>
      </w:r>
      <w:r w:rsidR="007418B3" w:rsidRPr="00266D06">
        <w:rPr>
          <w:rFonts w:ascii="Arial" w:hAnsi="Arial" w:cs="Arial"/>
          <w:sz w:val="28"/>
          <w:szCs w:val="28"/>
        </w:rPr>
        <w:t xml:space="preserve"> </w:t>
      </w:r>
      <w:r w:rsidR="008E736A" w:rsidRPr="00266D06">
        <w:rPr>
          <w:rFonts w:ascii="Arial" w:hAnsi="Arial" w:cs="Arial"/>
          <w:sz w:val="28"/>
          <w:szCs w:val="28"/>
        </w:rPr>
        <w:t xml:space="preserve"> </w:t>
      </w:r>
      <w:r w:rsidR="008F6A95" w:rsidRPr="00266D06">
        <w:rPr>
          <w:rFonts w:ascii="Arial" w:hAnsi="Arial" w:cs="Arial"/>
          <w:sz w:val="28"/>
          <w:szCs w:val="28"/>
        </w:rPr>
        <w:t xml:space="preserve"> </w:t>
      </w:r>
      <w:r w:rsidR="00B66F81" w:rsidRPr="00266D06">
        <w:rPr>
          <w:rFonts w:ascii="Arial" w:hAnsi="Arial" w:cs="Arial"/>
          <w:sz w:val="28"/>
          <w:szCs w:val="28"/>
        </w:rPr>
        <w:t xml:space="preserve"> </w:t>
      </w:r>
      <w:r w:rsidR="00C738B5" w:rsidRPr="00266D06">
        <w:rPr>
          <w:rFonts w:ascii="Arial" w:hAnsi="Arial" w:cs="Arial"/>
          <w:sz w:val="28"/>
          <w:szCs w:val="28"/>
        </w:rPr>
        <w:t xml:space="preserve"> </w:t>
      </w:r>
      <w:r w:rsidR="00782914" w:rsidRPr="00266D06">
        <w:rPr>
          <w:rFonts w:ascii="Arial" w:hAnsi="Arial" w:cs="Arial"/>
          <w:sz w:val="28"/>
          <w:szCs w:val="28"/>
        </w:rPr>
        <w:t xml:space="preserve"> </w:t>
      </w:r>
      <w:r w:rsidR="00115FDC" w:rsidRPr="00266D06">
        <w:rPr>
          <w:rFonts w:ascii="Arial" w:hAnsi="Arial" w:cs="Arial"/>
          <w:sz w:val="28"/>
          <w:szCs w:val="28"/>
        </w:rPr>
        <w:t xml:space="preserve"> </w:t>
      </w:r>
    </w:p>
    <w:p w14:paraId="4FA1A083" w14:textId="318B0306" w:rsidR="006F49AC" w:rsidRPr="0073626E" w:rsidRDefault="001F5D94" w:rsidP="00EE1207">
      <w:pPr>
        <w:jc w:val="both"/>
        <w:rPr>
          <w:rFonts w:ascii="Arial" w:hAnsi="Arial" w:cs="Arial"/>
          <w:sz w:val="18"/>
          <w:szCs w:val="18"/>
        </w:rPr>
      </w:pPr>
      <w:r>
        <w:rPr>
          <w:rFonts w:ascii="Arial" w:hAnsi="Arial" w:cs="Arial"/>
          <w:sz w:val="28"/>
          <w:szCs w:val="28"/>
          <w:vertAlign w:val="superscript"/>
        </w:rPr>
        <w:t>16</w:t>
      </w:r>
      <w:r w:rsidR="006C5EBE">
        <w:rPr>
          <w:rFonts w:ascii="Arial" w:hAnsi="Arial" w:cs="Arial"/>
          <w:sz w:val="28"/>
          <w:szCs w:val="28"/>
          <w:vertAlign w:val="superscript"/>
        </w:rPr>
        <w:t>5</w:t>
      </w:r>
      <w:r>
        <w:rPr>
          <w:rFonts w:ascii="Arial" w:hAnsi="Arial" w:cs="Arial"/>
          <w:sz w:val="28"/>
          <w:szCs w:val="28"/>
          <w:vertAlign w:val="superscript"/>
        </w:rPr>
        <w:t xml:space="preserve"> </w:t>
      </w:r>
      <w:r w:rsidR="003143A9">
        <w:rPr>
          <w:rFonts w:ascii="Arial" w:hAnsi="Arial" w:cs="Arial"/>
          <w:sz w:val="28"/>
          <w:szCs w:val="28"/>
        </w:rPr>
        <w:t xml:space="preserve">‘Pastor ini </w:t>
      </w:r>
      <w:proofErr w:type="spellStart"/>
      <w:r w:rsidR="00BA00B7">
        <w:rPr>
          <w:rFonts w:ascii="Arial" w:hAnsi="Arial" w:cs="Arial"/>
          <w:sz w:val="28"/>
          <w:szCs w:val="28"/>
        </w:rPr>
        <w:t>n</w:t>
      </w:r>
      <w:r w:rsidR="003143A9">
        <w:rPr>
          <w:rFonts w:ascii="Arial" w:hAnsi="Arial" w:cs="Arial"/>
          <w:sz w:val="28"/>
          <w:szCs w:val="28"/>
        </w:rPr>
        <w:t>doda</w:t>
      </w:r>
      <w:proofErr w:type="spellEnd"/>
      <w:r w:rsidR="003143A9">
        <w:rPr>
          <w:rFonts w:ascii="Arial" w:hAnsi="Arial" w:cs="Arial"/>
          <w:sz w:val="28"/>
          <w:szCs w:val="28"/>
        </w:rPr>
        <w:t xml:space="preserve"> kuita mukadzi </w:t>
      </w:r>
      <w:proofErr w:type="spellStart"/>
      <w:r w:rsidR="003143A9">
        <w:rPr>
          <w:rFonts w:ascii="Arial" w:hAnsi="Arial" w:cs="Arial"/>
          <w:sz w:val="28"/>
          <w:szCs w:val="28"/>
        </w:rPr>
        <w:t>akanaka</w:t>
      </w:r>
      <w:proofErr w:type="spellEnd"/>
      <w:r w:rsidR="00F02D90">
        <w:rPr>
          <w:rFonts w:ascii="Arial" w:hAnsi="Arial" w:cs="Arial"/>
          <w:sz w:val="28"/>
          <w:szCs w:val="28"/>
        </w:rPr>
        <w:t xml:space="preserve">, </w:t>
      </w:r>
      <w:proofErr w:type="spellStart"/>
      <w:r w:rsidR="00F02D90">
        <w:rPr>
          <w:rFonts w:ascii="Arial" w:hAnsi="Arial" w:cs="Arial"/>
          <w:sz w:val="28"/>
          <w:szCs w:val="28"/>
        </w:rPr>
        <w:t>ndoda</w:t>
      </w:r>
      <w:proofErr w:type="spellEnd"/>
      <w:r w:rsidR="00F02D90">
        <w:rPr>
          <w:rFonts w:ascii="Arial" w:hAnsi="Arial" w:cs="Arial"/>
          <w:sz w:val="28"/>
          <w:szCs w:val="28"/>
        </w:rPr>
        <w:t xml:space="preserve"> </w:t>
      </w:r>
      <w:proofErr w:type="spellStart"/>
      <w:r w:rsidR="00F02D90">
        <w:rPr>
          <w:rFonts w:ascii="Arial" w:hAnsi="Arial" w:cs="Arial"/>
          <w:sz w:val="28"/>
          <w:szCs w:val="28"/>
        </w:rPr>
        <w:t>kuzviisa</w:t>
      </w:r>
      <w:proofErr w:type="spellEnd"/>
      <w:r w:rsidR="00F02D90">
        <w:rPr>
          <w:rFonts w:ascii="Arial" w:hAnsi="Arial" w:cs="Arial"/>
          <w:sz w:val="28"/>
          <w:szCs w:val="28"/>
        </w:rPr>
        <w:t xml:space="preserve"> pasi </w:t>
      </w:r>
      <w:proofErr w:type="spellStart"/>
      <w:r w:rsidR="00F02D90">
        <w:rPr>
          <w:rFonts w:ascii="Arial" w:hAnsi="Arial" w:cs="Arial"/>
          <w:sz w:val="28"/>
          <w:szCs w:val="28"/>
        </w:rPr>
        <w:t>pemurume</w:t>
      </w:r>
      <w:proofErr w:type="spellEnd"/>
      <w:r w:rsidR="00F02D90">
        <w:rPr>
          <w:rFonts w:ascii="Arial" w:hAnsi="Arial" w:cs="Arial"/>
          <w:sz w:val="28"/>
          <w:szCs w:val="28"/>
        </w:rPr>
        <w:t xml:space="preserve"> wangu</w:t>
      </w:r>
      <w:r w:rsidR="0015031B">
        <w:rPr>
          <w:rFonts w:ascii="Arial" w:hAnsi="Arial" w:cs="Arial"/>
          <w:sz w:val="28"/>
          <w:szCs w:val="28"/>
        </w:rPr>
        <w:t xml:space="preserve">. </w:t>
      </w:r>
      <w:proofErr w:type="spellStart"/>
      <w:r w:rsidR="0015031B">
        <w:rPr>
          <w:rFonts w:ascii="Arial" w:hAnsi="Arial" w:cs="Arial"/>
          <w:sz w:val="28"/>
          <w:szCs w:val="28"/>
        </w:rPr>
        <w:t>Ndaka</w:t>
      </w:r>
      <w:proofErr w:type="spellEnd"/>
      <w:r w:rsidR="0015031B">
        <w:rPr>
          <w:rFonts w:ascii="Arial" w:hAnsi="Arial" w:cs="Arial"/>
          <w:sz w:val="28"/>
          <w:szCs w:val="28"/>
        </w:rPr>
        <w:t xml:space="preserve"> </w:t>
      </w:r>
      <w:proofErr w:type="spellStart"/>
      <w:r w:rsidR="0015031B">
        <w:rPr>
          <w:rFonts w:ascii="Arial" w:hAnsi="Arial" w:cs="Arial"/>
          <w:sz w:val="28"/>
          <w:szCs w:val="28"/>
        </w:rPr>
        <w:t>ndapindwa</w:t>
      </w:r>
      <w:proofErr w:type="spellEnd"/>
      <w:r w:rsidR="0015031B">
        <w:rPr>
          <w:rFonts w:ascii="Arial" w:hAnsi="Arial" w:cs="Arial"/>
          <w:sz w:val="28"/>
          <w:szCs w:val="28"/>
        </w:rPr>
        <w:t xml:space="preserve"> </w:t>
      </w:r>
      <w:proofErr w:type="spellStart"/>
      <w:r w:rsidR="0015031B">
        <w:rPr>
          <w:rFonts w:ascii="Arial" w:hAnsi="Arial" w:cs="Arial"/>
          <w:sz w:val="28"/>
          <w:szCs w:val="28"/>
        </w:rPr>
        <w:t>nezimweya</w:t>
      </w:r>
      <w:proofErr w:type="spellEnd"/>
      <w:r w:rsidR="0015031B">
        <w:rPr>
          <w:rFonts w:ascii="Arial" w:hAnsi="Arial" w:cs="Arial"/>
          <w:sz w:val="28"/>
          <w:szCs w:val="28"/>
        </w:rPr>
        <w:t xml:space="preserve"> iri</w:t>
      </w:r>
      <w:r w:rsidR="008B2B3D">
        <w:rPr>
          <w:rFonts w:ascii="Arial" w:hAnsi="Arial" w:cs="Arial"/>
          <w:sz w:val="28"/>
          <w:szCs w:val="28"/>
        </w:rPr>
        <w:t xml:space="preserve">, </w:t>
      </w:r>
      <w:proofErr w:type="spellStart"/>
      <w:r w:rsidR="008B2B3D">
        <w:rPr>
          <w:rFonts w:ascii="Arial" w:hAnsi="Arial" w:cs="Arial"/>
          <w:sz w:val="28"/>
          <w:szCs w:val="28"/>
        </w:rPr>
        <w:t>ndoda</w:t>
      </w:r>
      <w:proofErr w:type="spellEnd"/>
      <w:r w:rsidR="008B2B3D">
        <w:rPr>
          <w:rFonts w:ascii="Arial" w:hAnsi="Arial" w:cs="Arial"/>
          <w:sz w:val="28"/>
          <w:szCs w:val="28"/>
        </w:rPr>
        <w:t xml:space="preserve"> kuti </w:t>
      </w:r>
      <w:proofErr w:type="spellStart"/>
      <w:r w:rsidR="008B2B3D">
        <w:rPr>
          <w:rFonts w:ascii="Arial" w:hAnsi="Arial" w:cs="Arial"/>
          <w:sz w:val="28"/>
          <w:szCs w:val="28"/>
        </w:rPr>
        <w:t>zimweya</w:t>
      </w:r>
      <w:proofErr w:type="spellEnd"/>
      <w:r w:rsidR="008B2B3D">
        <w:rPr>
          <w:rFonts w:ascii="Arial" w:hAnsi="Arial" w:cs="Arial"/>
          <w:sz w:val="28"/>
          <w:szCs w:val="28"/>
        </w:rPr>
        <w:t xml:space="preserve"> iri </w:t>
      </w:r>
      <w:proofErr w:type="spellStart"/>
      <w:r w:rsidR="008B2B3D">
        <w:rPr>
          <w:rFonts w:ascii="Arial" w:hAnsi="Arial" w:cs="Arial"/>
          <w:sz w:val="28"/>
          <w:szCs w:val="28"/>
        </w:rPr>
        <w:t>ripere</w:t>
      </w:r>
      <w:proofErr w:type="spellEnd"/>
      <w:r w:rsidR="008B2B3D">
        <w:rPr>
          <w:rFonts w:ascii="Arial" w:hAnsi="Arial" w:cs="Arial"/>
          <w:sz w:val="28"/>
          <w:szCs w:val="28"/>
        </w:rPr>
        <w:t xml:space="preserve"> </w:t>
      </w:r>
      <w:proofErr w:type="spellStart"/>
      <w:r w:rsidR="008B2B3D">
        <w:rPr>
          <w:rFonts w:ascii="Arial" w:hAnsi="Arial" w:cs="Arial"/>
          <w:sz w:val="28"/>
          <w:szCs w:val="28"/>
        </w:rPr>
        <w:t>zvachose</w:t>
      </w:r>
      <w:proofErr w:type="spellEnd"/>
      <w:r w:rsidR="008B2B3D">
        <w:rPr>
          <w:rFonts w:ascii="Arial" w:hAnsi="Arial" w:cs="Arial"/>
          <w:sz w:val="28"/>
          <w:szCs w:val="28"/>
        </w:rPr>
        <w:t xml:space="preserve">, </w:t>
      </w:r>
      <w:proofErr w:type="spellStart"/>
      <w:r w:rsidR="008B2B3D">
        <w:rPr>
          <w:rFonts w:ascii="Arial" w:hAnsi="Arial" w:cs="Arial"/>
          <w:sz w:val="28"/>
          <w:szCs w:val="28"/>
        </w:rPr>
        <w:t>handicha</w:t>
      </w:r>
      <w:r w:rsidR="007A45BD">
        <w:rPr>
          <w:rFonts w:ascii="Arial" w:hAnsi="Arial" w:cs="Arial"/>
          <w:sz w:val="28"/>
          <w:szCs w:val="28"/>
        </w:rPr>
        <w:t>ri</w:t>
      </w:r>
      <w:r w:rsidR="008B2B3D">
        <w:rPr>
          <w:rFonts w:ascii="Arial" w:hAnsi="Arial" w:cs="Arial"/>
          <w:sz w:val="28"/>
          <w:szCs w:val="28"/>
        </w:rPr>
        <w:t>d</w:t>
      </w:r>
      <w:r w:rsidR="007A45BD">
        <w:rPr>
          <w:rFonts w:ascii="Arial" w:hAnsi="Arial" w:cs="Arial"/>
          <w:sz w:val="28"/>
          <w:szCs w:val="28"/>
        </w:rPr>
        <w:t>a</w:t>
      </w:r>
      <w:proofErr w:type="spellEnd"/>
      <w:r w:rsidR="007A45BD">
        <w:rPr>
          <w:rFonts w:ascii="Arial" w:hAnsi="Arial" w:cs="Arial"/>
          <w:sz w:val="28"/>
          <w:szCs w:val="28"/>
        </w:rPr>
        <w:t xml:space="preserve"> </w:t>
      </w:r>
      <w:proofErr w:type="spellStart"/>
      <w:r w:rsidR="007A45BD">
        <w:rPr>
          <w:rFonts w:ascii="Arial" w:hAnsi="Arial" w:cs="Arial"/>
          <w:sz w:val="28"/>
          <w:szCs w:val="28"/>
        </w:rPr>
        <w:t>zvachose</w:t>
      </w:r>
      <w:proofErr w:type="spellEnd"/>
      <w:r w:rsidR="007A45BD">
        <w:rPr>
          <w:rFonts w:ascii="Arial" w:hAnsi="Arial" w:cs="Arial"/>
          <w:sz w:val="28"/>
          <w:szCs w:val="28"/>
        </w:rPr>
        <w:t>.</w:t>
      </w:r>
      <w:r w:rsidR="003143A9">
        <w:rPr>
          <w:rFonts w:ascii="Arial" w:hAnsi="Arial" w:cs="Arial"/>
          <w:sz w:val="28"/>
          <w:szCs w:val="28"/>
        </w:rPr>
        <w:t>’</w:t>
      </w:r>
      <w:r w:rsidR="007A45BD">
        <w:rPr>
          <w:rFonts w:ascii="Arial" w:hAnsi="Arial" w:cs="Arial"/>
          <w:sz w:val="28"/>
          <w:szCs w:val="28"/>
        </w:rPr>
        <w:t xml:space="preserve"> Isn’t that a</w:t>
      </w:r>
      <w:r w:rsidR="00297AFB">
        <w:rPr>
          <w:rFonts w:ascii="Arial" w:hAnsi="Arial" w:cs="Arial"/>
          <w:sz w:val="28"/>
          <w:szCs w:val="28"/>
        </w:rPr>
        <w:t>n</w:t>
      </w:r>
      <w:r w:rsidR="007A45BD">
        <w:rPr>
          <w:rFonts w:ascii="Arial" w:hAnsi="Arial" w:cs="Arial"/>
          <w:sz w:val="28"/>
          <w:szCs w:val="28"/>
        </w:rPr>
        <w:t xml:space="preserve"> </w:t>
      </w:r>
      <w:r w:rsidR="00297AFB">
        <w:rPr>
          <w:rFonts w:ascii="Arial" w:hAnsi="Arial" w:cs="Arial"/>
          <w:sz w:val="28"/>
          <w:szCs w:val="28"/>
        </w:rPr>
        <w:t xml:space="preserve">answer to the prayer of one a…? </w:t>
      </w:r>
      <w:r w:rsidR="00297AFB" w:rsidRPr="0073626E">
        <w:rPr>
          <w:rFonts w:ascii="Arial" w:hAnsi="Arial" w:cs="Arial"/>
          <w:sz w:val="18"/>
          <w:szCs w:val="18"/>
        </w:rPr>
        <w:t xml:space="preserve">[Congregation </w:t>
      </w:r>
      <w:r w:rsidR="00063DA1" w:rsidRPr="0073626E">
        <w:rPr>
          <w:rFonts w:ascii="Arial" w:hAnsi="Arial" w:cs="Arial"/>
          <w:sz w:val="18"/>
          <w:szCs w:val="18"/>
        </w:rPr>
        <w:t>says, “</w:t>
      </w:r>
      <w:r w:rsidR="00785583" w:rsidRPr="0073626E">
        <w:rPr>
          <w:rFonts w:ascii="Arial" w:hAnsi="Arial" w:cs="Arial"/>
          <w:sz w:val="18"/>
          <w:szCs w:val="18"/>
        </w:rPr>
        <w:t xml:space="preserve">one </w:t>
      </w:r>
      <w:r w:rsidR="00297AFB" w:rsidRPr="0073626E">
        <w:rPr>
          <w:rFonts w:ascii="Arial" w:hAnsi="Arial" w:cs="Arial"/>
          <w:sz w:val="18"/>
          <w:szCs w:val="18"/>
        </w:rPr>
        <w:t>accord</w:t>
      </w:r>
      <w:r w:rsidR="00785583" w:rsidRPr="0073626E">
        <w:rPr>
          <w:rFonts w:ascii="Arial" w:hAnsi="Arial" w:cs="Arial"/>
          <w:sz w:val="18"/>
          <w:szCs w:val="18"/>
        </w:rPr>
        <w:t>, Amen.</w:t>
      </w:r>
      <w:r w:rsidR="00297AFB" w:rsidRPr="0073626E">
        <w:rPr>
          <w:rFonts w:ascii="Arial" w:hAnsi="Arial" w:cs="Arial"/>
          <w:sz w:val="18"/>
          <w:szCs w:val="18"/>
        </w:rPr>
        <w:t>”]</w:t>
      </w:r>
      <w:r w:rsidR="00785583">
        <w:rPr>
          <w:rFonts w:ascii="Arial" w:hAnsi="Arial" w:cs="Arial"/>
          <w:sz w:val="28"/>
          <w:szCs w:val="28"/>
        </w:rPr>
        <w:t xml:space="preserve"> </w:t>
      </w:r>
      <w:r w:rsidR="00617234">
        <w:rPr>
          <w:rFonts w:ascii="Arial" w:hAnsi="Arial" w:cs="Arial"/>
          <w:sz w:val="28"/>
          <w:szCs w:val="28"/>
        </w:rPr>
        <w:t xml:space="preserve">Muri kuona nyasha </w:t>
      </w:r>
      <w:proofErr w:type="spellStart"/>
      <w:r w:rsidR="00617234">
        <w:rPr>
          <w:rFonts w:ascii="Arial" w:hAnsi="Arial" w:cs="Arial"/>
          <w:sz w:val="28"/>
          <w:szCs w:val="28"/>
        </w:rPr>
        <w:t>dzaMwari</w:t>
      </w:r>
      <w:proofErr w:type="spellEnd"/>
      <w:r w:rsidR="00617234">
        <w:rPr>
          <w:rFonts w:ascii="Arial" w:hAnsi="Arial" w:cs="Arial"/>
          <w:sz w:val="28"/>
          <w:szCs w:val="28"/>
        </w:rPr>
        <w:t xml:space="preserve"> here </w:t>
      </w:r>
      <w:proofErr w:type="spellStart"/>
      <w:r w:rsidR="00617234">
        <w:rPr>
          <w:rFonts w:ascii="Arial" w:hAnsi="Arial" w:cs="Arial"/>
          <w:sz w:val="28"/>
          <w:szCs w:val="28"/>
        </w:rPr>
        <w:t>varanda</w:t>
      </w:r>
      <w:proofErr w:type="spellEnd"/>
      <w:r w:rsidR="00617234">
        <w:rPr>
          <w:rFonts w:ascii="Arial" w:hAnsi="Arial" w:cs="Arial"/>
          <w:sz w:val="28"/>
          <w:szCs w:val="28"/>
        </w:rPr>
        <w:t xml:space="preserve"> </w:t>
      </w:r>
      <w:proofErr w:type="spellStart"/>
      <w:r w:rsidR="00617234">
        <w:rPr>
          <w:rFonts w:ascii="Arial" w:hAnsi="Arial" w:cs="Arial"/>
          <w:sz w:val="28"/>
          <w:szCs w:val="28"/>
        </w:rPr>
        <w:t>vaMwari</w:t>
      </w:r>
      <w:proofErr w:type="spellEnd"/>
      <w:r w:rsidR="00617234">
        <w:rPr>
          <w:rFonts w:ascii="Arial" w:hAnsi="Arial" w:cs="Arial"/>
          <w:sz w:val="28"/>
          <w:szCs w:val="28"/>
        </w:rPr>
        <w:t xml:space="preserve">? </w:t>
      </w:r>
      <w:r w:rsidR="00534101" w:rsidRPr="00534101">
        <w:rPr>
          <w:rFonts w:ascii="Arial" w:hAnsi="Arial" w:cs="Arial"/>
          <w:sz w:val="18"/>
          <w:szCs w:val="28"/>
        </w:rPr>
        <w:t xml:space="preserve">[Congregation says, “Amen.”] </w:t>
      </w:r>
      <w:r w:rsidR="00315A4A">
        <w:rPr>
          <w:rFonts w:ascii="Arial" w:hAnsi="Arial" w:cs="Arial"/>
          <w:sz w:val="28"/>
          <w:szCs w:val="28"/>
        </w:rPr>
        <w:t>T</w:t>
      </w:r>
      <w:r w:rsidR="006B40A3">
        <w:rPr>
          <w:rFonts w:ascii="Arial" w:hAnsi="Arial" w:cs="Arial"/>
          <w:sz w:val="28"/>
          <w:szCs w:val="28"/>
        </w:rPr>
        <w:t xml:space="preserve">iri kuona nyasha here ipapo? </w:t>
      </w:r>
      <w:r w:rsidR="00534101" w:rsidRPr="00534101">
        <w:rPr>
          <w:rFonts w:ascii="Arial" w:hAnsi="Arial" w:cs="Arial"/>
          <w:sz w:val="18"/>
          <w:szCs w:val="28"/>
        </w:rPr>
        <w:t xml:space="preserve">[Congregation says, “Amen.”] </w:t>
      </w:r>
      <w:r w:rsidR="006B40A3">
        <w:rPr>
          <w:rFonts w:ascii="Arial" w:hAnsi="Arial" w:cs="Arial"/>
          <w:sz w:val="28"/>
          <w:szCs w:val="28"/>
        </w:rPr>
        <w:t xml:space="preserve">How we would wish every home </w:t>
      </w:r>
      <w:r w:rsidR="000D707B">
        <w:rPr>
          <w:rFonts w:ascii="Arial" w:hAnsi="Arial" w:cs="Arial"/>
          <w:sz w:val="28"/>
          <w:szCs w:val="28"/>
        </w:rPr>
        <w:t>would be like that</w:t>
      </w:r>
      <w:r w:rsidR="00046498">
        <w:rPr>
          <w:rFonts w:ascii="Arial" w:hAnsi="Arial" w:cs="Arial"/>
          <w:sz w:val="28"/>
          <w:szCs w:val="28"/>
        </w:rPr>
        <w:t>.</w:t>
      </w:r>
      <w:r w:rsidR="000D707B">
        <w:rPr>
          <w:rFonts w:ascii="Arial" w:hAnsi="Arial" w:cs="Arial"/>
          <w:sz w:val="28"/>
          <w:szCs w:val="28"/>
        </w:rPr>
        <w:t xml:space="preserve"> </w:t>
      </w:r>
      <w:r w:rsidR="00534101" w:rsidRPr="00534101">
        <w:rPr>
          <w:rFonts w:ascii="Arial" w:hAnsi="Arial" w:cs="Arial"/>
          <w:sz w:val="18"/>
          <w:szCs w:val="28"/>
        </w:rPr>
        <w:t xml:space="preserve">[Congregation says, “mmm.”] </w:t>
      </w:r>
      <w:r w:rsidR="00046498">
        <w:rPr>
          <w:rFonts w:ascii="Arial" w:hAnsi="Arial" w:cs="Arial"/>
          <w:sz w:val="28"/>
          <w:szCs w:val="28"/>
        </w:rPr>
        <w:t>I</w:t>
      </w:r>
      <w:r w:rsidR="000D707B">
        <w:rPr>
          <w:rFonts w:ascii="Arial" w:hAnsi="Arial" w:cs="Arial"/>
          <w:sz w:val="28"/>
          <w:szCs w:val="28"/>
        </w:rPr>
        <w:t xml:space="preserve">mba </w:t>
      </w:r>
      <w:proofErr w:type="spellStart"/>
      <w:r w:rsidR="007522FD">
        <w:rPr>
          <w:rFonts w:ascii="Arial" w:hAnsi="Arial" w:cs="Arial"/>
          <w:sz w:val="28"/>
          <w:szCs w:val="28"/>
        </w:rPr>
        <w:t>imwe</w:t>
      </w:r>
      <w:proofErr w:type="spellEnd"/>
      <w:r w:rsidR="007522FD">
        <w:rPr>
          <w:rFonts w:ascii="Arial" w:hAnsi="Arial" w:cs="Arial"/>
          <w:sz w:val="28"/>
          <w:szCs w:val="28"/>
        </w:rPr>
        <w:t xml:space="preserve"> </w:t>
      </w:r>
      <w:proofErr w:type="spellStart"/>
      <w:r w:rsidR="007522FD">
        <w:rPr>
          <w:rFonts w:ascii="Arial" w:hAnsi="Arial" w:cs="Arial"/>
          <w:sz w:val="28"/>
          <w:szCs w:val="28"/>
        </w:rPr>
        <w:t>neimwe</w:t>
      </w:r>
      <w:proofErr w:type="spellEnd"/>
      <w:r w:rsidR="007522FD">
        <w:rPr>
          <w:rFonts w:ascii="Arial" w:hAnsi="Arial" w:cs="Arial"/>
          <w:sz w:val="28"/>
          <w:szCs w:val="28"/>
        </w:rPr>
        <w:t xml:space="preserve"> </w:t>
      </w:r>
      <w:proofErr w:type="spellStart"/>
      <w:r w:rsidR="007522FD">
        <w:rPr>
          <w:rFonts w:ascii="Arial" w:hAnsi="Arial" w:cs="Arial"/>
          <w:sz w:val="28"/>
          <w:szCs w:val="28"/>
        </w:rPr>
        <w:t>ichisununguka</w:t>
      </w:r>
      <w:proofErr w:type="spellEnd"/>
      <w:r w:rsidR="007522FD">
        <w:rPr>
          <w:rFonts w:ascii="Arial" w:hAnsi="Arial" w:cs="Arial"/>
          <w:sz w:val="28"/>
          <w:szCs w:val="28"/>
        </w:rPr>
        <w:t xml:space="preserve"> </w:t>
      </w:r>
      <w:proofErr w:type="spellStart"/>
      <w:r w:rsidR="007522FD">
        <w:rPr>
          <w:rFonts w:ascii="Arial" w:hAnsi="Arial" w:cs="Arial"/>
          <w:sz w:val="28"/>
          <w:szCs w:val="28"/>
        </w:rPr>
        <w:t>handiti</w:t>
      </w:r>
      <w:proofErr w:type="spellEnd"/>
      <w:r w:rsidR="007522FD">
        <w:rPr>
          <w:rFonts w:ascii="Arial" w:hAnsi="Arial" w:cs="Arial"/>
          <w:sz w:val="28"/>
          <w:szCs w:val="28"/>
        </w:rPr>
        <w:t xml:space="preserve">…? </w:t>
      </w:r>
      <w:r w:rsidR="00534101" w:rsidRPr="00534101">
        <w:rPr>
          <w:rFonts w:ascii="Arial" w:hAnsi="Arial" w:cs="Arial"/>
          <w:sz w:val="18"/>
          <w:szCs w:val="28"/>
        </w:rPr>
        <w:t xml:space="preserve">[Congregation says, “mmm.”] </w:t>
      </w:r>
      <w:r w:rsidR="00046498">
        <w:rPr>
          <w:rFonts w:ascii="Arial" w:hAnsi="Arial" w:cs="Arial"/>
          <w:sz w:val="28"/>
          <w:szCs w:val="28"/>
        </w:rPr>
        <w:t>K</w:t>
      </w:r>
      <w:r w:rsidR="00BA6F38">
        <w:rPr>
          <w:rFonts w:ascii="Arial" w:hAnsi="Arial" w:cs="Arial"/>
          <w:sz w:val="28"/>
          <w:szCs w:val="28"/>
        </w:rPr>
        <w:t xml:space="preserve">uti murume </w:t>
      </w:r>
      <w:proofErr w:type="spellStart"/>
      <w:r w:rsidR="00BA6F38">
        <w:rPr>
          <w:rFonts w:ascii="Arial" w:hAnsi="Arial" w:cs="Arial"/>
          <w:sz w:val="28"/>
          <w:szCs w:val="28"/>
        </w:rPr>
        <w:t>nemukadzi</w:t>
      </w:r>
      <w:proofErr w:type="spellEnd"/>
      <w:r w:rsidR="00BA6F38">
        <w:rPr>
          <w:rFonts w:ascii="Arial" w:hAnsi="Arial" w:cs="Arial"/>
          <w:sz w:val="28"/>
          <w:szCs w:val="28"/>
        </w:rPr>
        <w:t xml:space="preserve"> hapana </w:t>
      </w:r>
      <w:proofErr w:type="spellStart"/>
      <w:r w:rsidR="00BA6F38">
        <w:rPr>
          <w:rFonts w:ascii="Arial" w:hAnsi="Arial" w:cs="Arial"/>
          <w:sz w:val="28"/>
          <w:szCs w:val="28"/>
        </w:rPr>
        <w:t>chinenge</w:t>
      </w:r>
      <w:proofErr w:type="spellEnd"/>
      <w:r w:rsidR="00BA6F38">
        <w:rPr>
          <w:rFonts w:ascii="Arial" w:hAnsi="Arial" w:cs="Arial"/>
          <w:sz w:val="28"/>
          <w:szCs w:val="28"/>
        </w:rPr>
        <w:t xml:space="preserve"> </w:t>
      </w:r>
      <w:proofErr w:type="spellStart"/>
      <w:r w:rsidR="00BA6F38">
        <w:rPr>
          <w:rFonts w:ascii="Arial" w:hAnsi="Arial" w:cs="Arial"/>
          <w:sz w:val="28"/>
          <w:szCs w:val="28"/>
        </w:rPr>
        <w:t>chichiri</w:t>
      </w:r>
      <w:proofErr w:type="spellEnd"/>
      <w:r w:rsidR="00BA6F38">
        <w:rPr>
          <w:rFonts w:ascii="Arial" w:hAnsi="Arial" w:cs="Arial"/>
          <w:sz w:val="28"/>
          <w:szCs w:val="28"/>
        </w:rPr>
        <w:t xml:space="preserve"> pakati </w:t>
      </w:r>
      <w:proofErr w:type="spellStart"/>
      <w:r w:rsidR="00BA6F38">
        <w:rPr>
          <w:rFonts w:ascii="Arial" w:hAnsi="Arial" w:cs="Arial"/>
          <w:sz w:val="28"/>
          <w:szCs w:val="28"/>
        </w:rPr>
        <w:t>paani</w:t>
      </w:r>
      <w:proofErr w:type="spellEnd"/>
      <w:r w:rsidR="00BA6F38">
        <w:rPr>
          <w:rFonts w:ascii="Arial" w:hAnsi="Arial" w:cs="Arial"/>
          <w:sz w:val="28"/>
          <w:szCs w:val="28"/>
        </w:rPr>
        <w:t xml:space="preserve">…? </w:t>
      </w:r>
      <w:r w:rsidR="00BA6F38" w:rsidRPr="0073626E">
        <w:rPr>
          <w:rFonts w:ascii="Arial" w:hAnsi="Arial" w:cs="Arial"/>
          <w:sz w:val="18"/>
          <w:szCs w:val="18"/>
        </w:rPr>
        <w:t xml:space="preserve">[Congregation </w:t>
      </w:r>
      <w:r w:rsidR="00063DA1" w:rsidRPr="0073626E">
        <w:rPr>
          <w:rFonts w:ascii="Arial" w:hAnsi="Arial" w:cs="Arial"/>
          <w:sz w:val="18"/>
          <w:szCs w:val="18"/>
        </w:rPr>
        <w:t>says, “</w:t>
      </w:r>
      <w:r w:rsidR="00BA6F38" w:rsidRPr="0073626E">
        <w:rPr>
          <w:rFonts w:ascii="Arial" w:hAnsi="Arial" w:cs="Arial"/>
          <w:sz w:val="18"/>
          <w:szCs w:val="18"/>
        </w:rPr>
        <w:t>pavo.”]</w:t>
      </w:r>
      <w:r w:rsidR="00915507">
        <w:rPr>
          <w:rFonts w:ascii="Arial" w:hAnsi="Arial" w:cs="Arial"/>
          <w:sz w:val="28"/>
          <w:szCs w:val="28"/>
        </w:rPr>
        <w:t xml:space="preserve"> </w:t>
      </w:r>
      <w:proofErr w:type="spellStart"/>
      <w:r w:rsidR="00915507">
        <w:rPr>
          <w:rFonts w:ascii="Arial" w:hAnsi="Arial" w:cs="Arial"/>
          <w:sz w:val="28"/>
          <w:szCs w:val="28"/>
        </w:rPr>
        <w:t>Vanenge</w:t>
      </w:r>
      <w:proofErr w:type="spellEnd"/>
      <w:r w:rsidR="00915507">
        <w:rPr>
          <w:rFonts w:ascii="Arial" w:hAnsi="Arial" w:cs="Arial"/>
          <w:sz w:val="28"/>
          <w:szCs w:val="28"/>
        </w:rPr>
        <w:t xml:space="preserve"> vane oneness, </w:t>
      </w:r>
      <w:r w:rsidR="00915507" w:rsidRPr="0073626E">
        <w:rPr>
          <w:rFonts w:ascii="Arial" w:hAnsi="Arial" w:cs="Arial"/>
          <w:sz w:val="18"/>
          <w:szCs w:val="18"/>
        </w:rPr>
        <w:t xml:space="preserve">[Apostle Gumbura claps hands </w:t>
      </w:r>
      <w:r w:rsidR="00BE5950" w:rsidRPr="0073626E">
        <w:rPr>
          <w:rFonts w:ascii="Arial" w:hAnsi="Arial" w:cs="Arial"/>
          <w:sz w:val="18"/>
          <w:szCs w:val="18"/>
        </w:rPr>
        <w:t>twi</w:t>
      </w:r>
      <w:r w:rsidR="00915507" w:rsidRPr="0073626E">
        <w:rPr>
          <w:rFonts w:ascii="Arial" w:hAnsi="Arial" w:cs="Arial"/>
          <w:sz w:val="18"/>
          <w:szCs w:val="18"/>
        </w:rPr>
        <w:t xml:space="preserve">ce] </w:t>
      </w:r>
      <w:proofErr w:type="spellStart"/>
      <w:r w:rsidR="00915507" w:rsidRPr="0073626E">
        <w:rPr>
          <w:rFonts w:ascii="Arial" w:hAnsi="Arial" w:cs="Arial"/>
          <w:sz w:val="18"/>
          <w:szCs w:val="18"/>
        </w:rPr>
        <w:t>yakanaka</w:t>
      </w:r>
      <w:proofErr w:type="spellEnd"/>
      <w:r w:rsidR="00C84C79" w:rsidRPr="0073626E">
        <w:rPr>
          <w:rFonts w:ascii="Arial" w:hAnsi="Arial" w:cs="Arial"/>
          <w:sz w:val="18"/>
          <w:szCs w:val="18"/>
        </w:rPr>
        <w:t xml:space="preserve">. </w:t>
      </w:r>
    </w:p>
    <w:p w14:paraId="303A6FD6" w14:textId="13CFDBFB" w:rsidR="00B05A65" w:rsidRDefault="001F5D94" w:rsidP="00EE1207">
      <w:pPr>
        <w:jc w:val="both"/>
        <w:rPr>
          <w:rFonts w:ascii="Arial" w:hAnsi="Arial" w:cs="Arial"/>
          <w:sz w:val="28"/>
          <w:szCs w:val="28"/>
        </w:rPr>
      </w:pPr>
      <w:r>
        <w:rPr>
          <w:rFonts w:ascii="Arial" w:hAnsi="Arial" w:cs="Arial"/>
          <w:sz w:val="28"/>
          <w:szCs w:val="28"/>
          <w:vertAlign w:val="superscript"/>
        </w:rPr>
        <w:t>16</w:t>
      </w:r>
      <w:r w:rsidR="00BE5950">
        <w:rPr>
          <w:rFonts w:ascii="Arial" w:hAnsi="Arial" w:cs="Arial"/>
          <w:sz w:val="28"/>
          <w:szCs w:val="28"/>
          <w:vertAlign w:val="superscript"/>
        </w:rPr>
        <w:t>6</w:t>
      </w:r>
      <w:r>
        <w:rPr>
          <w:rFonts w:ascii="Arial" w:hAnsi="Arial" w:cs="Arial"/>
          <w:sz w:val="28"/>
          <w:szCs w:val="28"/>
          <w:vertAlign w:val="superscript"/>
        </w:rPr>
        <w:t xml:space="preserve"> </w:t>
      </w:r>
      <w:proofErr w:type="spellStart"/>
      <w:r w:rsidR="00C84C79">
        <w:rPr>
          <w:rFonts w:ascii="Arial" w:hAnsi="Arial" w:cs="Arial"/>
          <w:sz w:val="28"/>
          <w:szCs w:val="28"/>
        </w:rPr>
        <w:t>Touya</w:t>
      </w:r>
      <w:proofErr w:type="spellEnd"/>
      <w:r w:rsidR="00C84C79">
        <w:rPr>
          <w:rFonts w:ascii="Arial" w:hAnsi="Arial" w:cs="Arial"/>
          <w:sz w:val="28"/>
          <w:szCs w:val="28"/>
        </w:rPr>
        <w:t xml:space="preserve"> </w:t>
      </w:r>
      <w:proofErr w:type="spellStart"/>
      <w:r w:rsidR="00C84C79">
        <w:rPr>
          <w:rFonts w:ascii="Arial" w:hAnsi="Arial" w:cs="Arial"/>
          <w:sz w:val="28"/>
          <w:szCs w:val="28"/>
        </w:rPr>
        <w:t>kuChechi</w:t>
      </w:r>
      <w:proofErr w:type="spellEnd"/>
      <w:r w:rsidR="00BE5950">
        <w:rPr>
          <w:rFonts w:ascii="Arial" w:hAnsi="Arial" w:cs="Arial"/>
          <w:sz w:val="28"/>
          <w:szCs w:val="28"/>
        </w:rPr>
        <w:t>,</w:t>
      </w:r>
      <w:r w:rsidR="00C84C79">
        <w:rPr>
          <w:rFonts w:ascii="Arial" w:hAnsi="Arial" w:cs="Arial"/>
          <w:sz w:val="28"/>
          <w:szCs w:val="28"/>
        </w:rPr>
        <w:t xml:space="preserve"> </w:t>
      </w:r>
      <w:proofErr w:type="spellStart"/>
      <w:r w:rsidR="00C84C79">
        <w:rPr>
          <w:rFonts w:ascii="Arial" w:hAnsi="Arial" w:cs="Arial"/>
          <w:sz w:val="28"/>
          <w:szCs w:val="28"/>
        </w:rPr>
        <w:t>VaMarange</w:t>
      </w:r>
      <w:proofErr w:type="spellEnd"/>
      <w:r w:rsidR="00C84C79">
        <w:rPr>
          <w:rFonts w:ascii="Arial" w:hAnsi="Arial" w:cs="Arial"/>
          <w:sz w:val="28"/>
          <w:szCs w:val="28"/>
        </w:rPr>
        <w:t xml:space="preserve"> </w:t>
      </w:r>
      <w:proofErr w:type="spellStart"/>
      <w:r w:rsidR="00C84C79">
        <w:rPr>
          <w:rFonts w:ascii="Arial" w:hAnsi="Arial" w:cs="Arial"/>
          <w:sz w:val="28"/>
          <w:szCs w:val="28"/>
        </w:rPr>
        <w:t>nemudzimai</w:t>
      </w:r>
      <w:proofErr w:type="spellEnd"/>
      <w:r w:rsidR="00C84C79">
        <w:rPr>
          <w:rFonts w:ascii="Arial" w:hAnsi="Arial" w:cs="Arial"/>
          <w:sz w:val="28"/>
          <w:szCs w:val="28"/>
        </w:rPr>
        <w:t xml:space="preserve"> </w:t>
      </w:r>
      <w:r w:rsidR="00A44F34">
        <w:rPr>
          <w:rFonts w:ascii="Arial" w:hAnsi="Arial" w:cs="Arial"/>
          <w:sz w:val="28"/>
          <w:szCs w:val="28"/>
        </w:rPr>
        <w:t xml:space="preserve">wavo </w:t>
      </w:r>
      <w:proofErr w:type="spellStart"/>
      <w:r w:rsidR="00A44F34">
        <w:rPr>
          <w:rFonts w:ascii="Arial" w:hAnsi="Arial" w:cs="Arial"/>
          <w:sz w:val="28"/>
          <w:szCs w:val="28"/>
        </w:rPr>
        <w:t>vachifara</w:t>
      </w:r>
      <w:proofErr w:type="spellEnd"/>
      <w:r w:rsidR="00A44F34">
        <w:rPr>
          <w:rFonts w:ascii="Arial" w:hAnsi="Arial" w:cs="Arial"/>
          <w:sz w:val="28"/>
          <w:szCs w:val="28"/>
        </w:rPr>
        <w:t xml:space="preserve">, </w:t>
      </w:r>
      <w:proofErr w:type="spellStart"/>
      <w:r w:rsidR="00A44F34">
        <w:rPr>
          <w:rFonts w:ascii="Arial" w:hAnsi="Arial" w:cs="Arial"/>
          <w:sz w:val="28"/>
          <w:szCs w:val="28"/>
        </w:rPr>
        <w:t>VaMukodzi</w:t>
      </w:r>
      <w:proofErr w:type="spellEnd"/>
      <w:r w:rsidR="00A44F34">
        <w:rPr>
          <w:rFonts w:ascii="Arial" w:hAnsi="Arial" w:cs="Arial"/>
          <w:sz w:val="28"/>
          <w:szCs w:val="28"/>
        </w:rPr>
        <w:t xml:space="preserve"> </w:t>
      </w:r>
      <w:proofErr w:type="spellStart"/>
      <w:r w:rsidR="00A44F34">
        <w:rPr>
          <w:rFonts w:ascii="Arial" w:hAnsi="Arial" w:cs="Arial"/>
          <w:sz w:val="28"/>
          <w:szCs w:val="28"/>
        </w:rPr>
        <w:t>nemudzimai</w:t>
      </w:r>
      <w:proofErr w:type="spellEnd"/>
      <w:r w:rsidR="00A44F34">
        <w:rPr>
          <w:rFonts w:ascii="Arial" w:hAnsi="Arial" w:cs="Arial"/>
          <w:sz w:val="28"/>
          <w:szCs w:val="28"/>
        </w:rPr>
        <w:t xml:space="preserve"> wavo </w:t>
      </w:r>
      <w:proofErr w:type="spellStart"/>
      <w:r w:rsidR="00A44F34">
        <w:rPr>
          <w:rFonts w:ascii="Arial" w:hAnsi="Arial" w:cs="Arial"/>
          <w:sz w:val="28"/>
          <w:szCs w:val="28"/>
        </w:rPr>
        <w:t>vachifara</w:t>
      </w:r>
      <w:proofErr w:type="spellEnd"/>
      <w:r w:rsidR="00A44F34">
        <w:rPr>
          <w:rFonts w:ascii="Arial" w:hAnsi="Arial" w:cs="Arial"/>
          <w:sz w:val="28"/>
          <w:szCs w:val="28"/>
        </w:rPr>
        <w:t xml:space="preserve">, </w:t>
      </w:r>
      <w:proofErr w:type="spellStart"/>
      <w:r w:rsidR="00A44F34">
        <w:rPr>
          <w:rFonts w:ascii="Arial" w:hAnsi="Arial" w:cs="Arial"/>
          <w:sz w:val="28"/>
          <w:szCs w:val="28"/>
        </w:rPr>
        <w:t>VaChibvura</w:t>
      </w:r>
      <w:proofErr w:type="spellEnd"/>
      <w:r w:rsidR="00A44F34">
        <w:rPr>
          <w:rFonts w:ascii="Arial" w:hAnsi="Arial" w:cs="Arial"/>
          <w:sz w:val="28"/>
          <w:szCs w:val="28"/>
        </w:rPr>
        <w:t xml:space="preserve"> </w:t>
      </w:r>
      <w:proofErr w:type="spellStart"/>
      <w:r w:rsidR="00A44F34">
        <w:rPr>
          <w:rFonts w:ascii="Arial" w:hAnsi="Arial" w:cs="Arial"/>
          <w:sz w:val="28"/>
          <w:szCs w:val="28"/>
        </w:rPr>
        <w:t>nemudzimai</w:t>
      </w:r>
      <w:proofErr w:type="spellEnd"/>
      <w:r w:rsidR="00A44F34">
        <w:rPr>
          <w:rFonts w:ascii="Arial" w:hAnsi="Arial" w:cs="Arial"/>
          <w:sz w:val="28"/>
          <w:szCs w:val="28"/>
        </w:rPr>
        <w:t xml:space="preserve"> wavo </w:t>
      </w:r>
      <w:proofErr w:type="spellStart"/>
      <w:r w:rsidR="00A44F34">
        <w:rPr>
          <w:rFonts w:ascii="Arial" w:hAnsi="Arial" w:cs="Arial"/>
          <w:sz w:val="28"/>
          <w:szCs w:val="28"/>
        </w:rPr>
        <w:t>vachifara</w:t>
      </w:r>
      <w:proofErr w:type="spellEnd"/>
      <w:r w:rsidR="00F56399">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A44F34">
        <w:rPr>
          <w:rFonts w:ascii="Arial" w:hAnsi="Arial" w:cs="Arial"/>
          <w:sz w:val="28"/>
          <w:szCs w:val="28"/>
        </w:rPr>
        <w:t xml:space="preserve"> </w:t>
      </w:r>
      <w:proofErr w:type="spellStart"/>
      <w:r w:rsidR="00A44F34">
        <w:rPr>
          <w:rFonts w:ascii="Arial" w:hAnsi="Arial" w:cs="Arial"/>
          <w:sz w:val="28"/>
          <w:szCs w:val="28"/>
        </w:rPr>
        <w:t>zvinenge</w:t>
      </w:r>
      <w:proofErr w:type="spellEnd"/>
      <w:r w:rsidR="00A44F34">
        <w:rPr>
          <w:rFonts w:ascii="Arial" w:hAnsi="Arial" w:cs="Arial"/>
          <w:sz w:val="28"/>
          <w:szCs w:val="28"/>
        </w:rPr>
        <w:t xml:space="preserve"> zvakanaka </w:t>
      </w:r>
      <w:proofErr w:type="spellStart"/>
      <w:r w:rsidR="00A44F34">
        <w:rPr>
          <w:rFonts w:ascii="Arial" w:hAnsi="Arial" w:cs="Arial"/>
          <w:sz w:val="28"/>
          <w:szCs w:val="28"/>
        </w:rPr>
        <w:t>muCh</w:t>
      </w:r>
      <w:r w:rsidR="00EA126B">
        <w:rPr>
          <w:rFonts w:ascii="Arial" w:hAnsi="Arial" w:cs="Arial"/>
          <w:sz w:val="28"/>
          <w:szCs w:val="28"/>
        </w:rPr>
        <w:t>echi</w:t>
      </w:r>
      <w:proofErr w:type="spellEnd"/>
      <w:r w:rsidR="00EA126B">
        <w:rPr>
          <w:rFonts w:ascii="Arial" w:hAnsi="Arial" w:cs="Arial"/>
          <w:sz w:val="28"/>
          <w:szCs w:val="28"/>
        </w:rPr>
        <w:t>?</w:t>
      </w:r>
      <w:r w:rsidR="00EA126B" w:rsidRPr="00EA126B">
        <w:rPr>
          <w:rFonts w:ascii="Arial" w:hAnsi="Arial" w:cs="Arial"/>
          <w:sz w:val="28"/>
          <w:szCs w:val="28"/>
        </w:rPr>
        <w:t xml:space="preserve"> </w:t>
      </w:r>
      <w:r w:rsidR="00534101" w:rsidRPr="00534101">
        <w:rPr>
          <w:rFonts w:ascii="Arial" w:hAnsi="Arial" w:cs="Arial"/>
          <w:sz w:val="18"/>
          <w:szCs w:val="28"/>
        </w:rPr>
        <w:t xml:space="preserve">[Congregation says, “Amen.”] </w:t>
      </w:r>
      <w:r w:rsidR="00EA126B">
        <w:rPr>
          <w:rFonts w:ascii="Arial" w:hAnsi="Arial" w:cs="Arial"/>
          <w:sz w:val="28"/>
          <w:szCs w:val="28"/>
        </w:rPr>
        <w:t xml:space="preserve"> </w:t>
      </w:r>
      <w:proofErr w:type="spellStart"/>
      <w:r w:rsidR="00EA126B">
        <w:rPr>
          <w:rFonts w:ascii="Arial" w:hAnsi="Arial" w:cs="Arial"/>
          <w:sz w:val="28"/>
          <w:szCs w:val="28"/>
        </w:rPr>
        <w:t>Ehe</w:t>
      </w:r>
      <w:proofErr w:type="spellEnd"/>
      <w:r w:rsidR="00EA126B">
        <w:rPr>
          <w:rFonts w:ascii="Arial" w:hAnsi="Arial" w:cs="Arial"/>
          <w:sz w:val="28"/>
          <w:szCs w:val="28"/>
        </w:rPr>
        <w:t xml:space="preserve">, </w:t>
      </w:r>
      <w:proofErr w:type="spellStart"/>
      <w:r w:rsidR="00EA126B">
        <w:rPr>
          <w:rFonts w:ascii="Arial" w:hAnsi="Arial" w:cs="Arial"/>
          <w:sz w:val="28"/>
          <w:szCs w:val="28"/>
        </w:rPr>
        <w:t>VaNyaude</w:t>
      </w:r>
      <w:proofErr w:type="spellEnd"/>
      <w:r w:rsidR="006B40A3">
        <w:rPr>
          <w:rFonts w:ascii="Arial" w:hAnsi="Arial" w:cs="Arial"/>
          <w:sz w:val="28"/>
          <w:szCs w:val="28"/>
        </w:rPr>
        <w:t xml:space="preserve"> </w:t>
      </w:r>
      <w:proofErr w:type="spellStart"/>
      <w:r w:rsidR="00EA126B">
        <w:rPr>
          <w:rFonts w:ascii="Arial" w:hAnsi="Arial" w:cs="Arial"/>
          <w:sz w:val="28"/>
          <w:szCs w:val="28"/>
        </w:rPr>
        <w:t>nemudzimai</w:t>
      </w:r>
      <w:proofErr w:type="spellEnd"/>
      <w:r w:rsidR="00EA126B">
        <w:rPr>
          <w:rFonts w:ascii="Arial" w:hAnsi="Arial" w:cs="Arial"/>
          <w:sz w:val="28"/>
          <w:szCs w:val="28"/>
        </w:rPr>
        <w:t xml:space="preserve"> wavo </w:t>
      </w:r>
      <w:proofErr w:type="spellStart"/>
      <w:r w:rsidR="00EA126B">
        <w:rPr>
          <w:rFonts w:ascii="Arial" w:hAnsi="Arial" w:cs="Arial"/>
          <w:sz w:val="28"/>
          <w:szCs w:val="28"/>
        </w:rPr>
        <w:t>vachifara</w:t>
      </w:r>
      <w:proofErr w:type="spellEnd"/>
      <w:r w:rsidR="00EA126B">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F56399">
        <w:rPr>
          <w:rFonts w:ascii="Arial" w:hAnsi="Arial" w:cs="Arial"/>
          <w:sz w:val="28"/>
          <w:szCs w:val="28"/>
        </w:rPr>
        <w:t>.</w:t>
      </w:r>
      <w:r w:rsidR="00EA126B">
        <w:rPr>
          <w:rFonts w:ascii="Arial" w:hAnsi="Arial" w:cs="Arial"/>
          <w:sz w:val="28"/>
          <w:szCs w:val="28"/>
        </w:rPr>
        <w:t xml:space="preserve"> </w:t>
      </w:r>
      <w:proofErr w:type="spellStart"/>
      <w:r w:rsidR="00F56399">
        <w:rPr>
          <w:rFonts w:ascii="Arial" w:hAnsi="Arial" w:cs="Arial"/>
          <w:sz w:val="28"/>
          <w:szCs w:val="28"/>
        </w:rPr>
        <w:t>T</w:t>
      </w:r>
      <w:r w:rsidR="00347931">
        <w:rPr>
          <w:rFonts w:ascii="Arial" w:hAnsi="Arial" w:cs="Arial"/>
          <w:sz w:val="28"/>
          <w:szCs w:val="28"/>
        </w:rPr>
        <w:t>oenda</w:t>
      </w:r>
      <w:proofErr w:type="spellEnd"/>
      <w:r w:rsidR="00347931">
        <w:rPr>
          <w:rFonts w:ascii="Arial" w:hAnsi="Arial" w:cs="Arial"/>
          <w:sz w:val="28"/>
          <w:szCs w:val="28"/>
        </w:rPr>
        <w:t xml:space="preserve"> </w:t>
      </w:r>
      <w:proofErr w:type="spellStart"/>
      <w:r w:rsidR="00347931">
        <w:rPr>
          <w:rFonts w:ascii="Arial" w:hAnsi="Arial" w:cs="Arial"/>
          <w:sz w:val="28"/>
          <w:szCs w:val="28"/>
        </w:rPr>
        <w:t>pana</w:t>
      </w:r>
      <w:proofErr w:type="spellEnd"/>
      <w:r w:rsidR="00347931">
        <w:rPr>
          <w:rFonts w:ascii="Arial" w:hAnsi="Arial" w:cs="Arial"/>
          <w:sz w:val="28"/>
          <w:szCs w:val="28"/>
        </w:rPr>
        <w:t xml:space="preserve"> </w:t>
      </w:r>
      <w:proofErr w:type="spellStart"/>
      <w:r w:rsidR="00347931">
        <w:rPr>
          <w:rFonts w:ascii="Arial" w:hAnsi="Arial" w:cs="Arial"/>
          <w:sz w:val="28"/>
          <w:szCs w:val="28"/>
        </w:rPr>
        <w:t>VaChigova</w:t>
      </w:r>
      <w:proofErr w:type="spellEnd"/>
      <w:r w:rsidR="00347931">
        <w:rPr>
          <w:rFonts w:ascii="Arial" w:hAnsi="Arial" w:cs="Arial"/>
          <w:sz w:val="28"/>
          <w:szCs w:val="28"/>
        </w:rPr>
        <w:t xml:space="preserve"> </w:t>
      </w:r>
      <w:proofErr w:type="spellStart"/>
      <w:r w:rsidR="00347931">
        <w:rPr>
          <w:rFonts w:ascii="Arial" w:hAnsi="Arial" w:cs="Arial"/>
          <w:sz w:val="28"/>
          <w:szCs w:val="28"/>
        </w:rPr>
        <w:t>nemudzimai</w:t>
      </w:r>
      <w:proofErr w:type="spellEnd"/>
      <w:r w:rsidR="00347931">
        <w:rPr>
          <w:rFonts w:ascii="Arial" w:hAnsi="Arial" w:cs="Arial"/>
          <w:sz w:val="28"/>
          <w:szCs w:val="28"/>
        </w:rPr>
        <w:t xml:space="preserve"> wavo </w:t>
      </w:r>
      <w:proofErr w:type="spellStart"/>
      <w:r w:rsidR="00347931">
        <w:rPr>
          <w:rFonts w:ascii="Arial" w:hAnsi="Arial" w:cs="Arial"/>
          <w:sz w:val="28"/>
          <w:szCs w:val="28"/>
        </w:rPr>
        <w:t>vachifara</w:t>
      </w:r>
      <w:proofErr w:type="spellEnd"/>
      <w:r w:rsidR="00347931">
        <w:rPr>
          <w:rFonts w:ascii="Arial" w:hAnsi="Arial" w:cs="Arial"/>
          <w:sz w:val="28"/>
          <w:szCs w:val="28"/>
        </w:rPr>
        <w:t xml:space="preserve">, VaGumbura </w:t>
      </w:r>
      <w:proofErr w:type="spellStart"/>
      <w:r w:rsidR="00347931">
        <w:rPr>
          <w:rFonts w:ascii="Arial" w:hAnsi="Arial" w:cs="Arial"/>
          <w:sz w:val="28"/>
          <w:szCs w:val="28"/>
        </w:rPr>
        <w:t>nemudzimai</w:t>
      </w:r>
      <w:proofErr w:type="spellEnd"/>
      <w:r w:rsidR="00347931">
        <w:rPr>
          <w:rFonts w:ascii="Arial" w:hAnsi="Arial" w:cs="Arial"/>
          <w:sz w:val="28"/>
          <w:szCs w:val="28"/>
        </w:rPr>
        <w:t xml:space="preserve"> wavo </w:t>
      </w:r>
      <w:proofErr w:type="spellStart"/>
      <w:r w:rsidR="00347931">
        <w:rPr>
          <w:rFonts w:ascii="Arial" w:hAnsi="Arial" w:cs="Arial"/>
          <w:sz w:val="28"/>
          <w:szCs w:val="28"/>
        </w:rPr>
        <w:t>vachifara</w:t>
      </w:r>
      <w:proofErr w:type="spellEnd"/>
      <w:r w:rsidR="00347931">
        <w:rPr>
          <w:rFonts w:ascii="Arial" w:hAnsi="Arial" w:cs="Arial"/>
          <w:sz w:val="28"/>
          <w:szCs w:val="28"/>
        </w:rPr>
        <w:t xml:space="preserve"> </w:t>
      </w:r>
      <w:r w:rsidR="00017F78">
        <w:rPr>
          <w:rFonts w:ascii="Arial" w:hAnsi="Arial" w:cs="Arial"/>
          <w:sz w:val="28"/>
          <w:szCs w:val="28"/>
        </w:rPr>
        <w:t>muri kuona</w:t>
      </w:r>
      <w:r w:rsidR="0023354E">
        <w:rPr>
          <w:rFonts w:ascii="Arial" w:hAnsi="Arial" w:cs="Arial"/>
          <w:sz w:val="28"/>
          <w:szCs w:val="28"/>
        </w:rPr>
        <w:t xml:space="preserve">. </w:t>
      </w:r>
      <w:proofErr w:type="spellStart"/>
      <w:r w:rsidR="00017F78">
        <w:rPr>
          <w:rFonts w:ascii="Arial" w:hAnsi="Arial" w:cs="Arial"/>
          <w:sz w:val="28"/>
          <w:szCs w:val="28"/>
        </w:rPr>
        <w:t>VaNyabeza</w:t>
      </w:r>
      <w:proofErr w:type="spellEnd"/>
      <w:r w:rsidR="00017F78">
        <w:rPr>
          <w:rFonts w:ascii="Arial" w:hAnsi="Arial" w:cs="Arial"/>
          <w:sz w:val="28"/>
          <w:szCs w:val="28"/>
        </w:rPr>
        <w:t xml:space="preserve"> </w:t>
      </w:r>
      <w:proofErr w:type="spellStart"/>
      <w:r w:rsidR="00017F78">
        <w:rPr>
          <w:rFonts w:ascii="Arial" w:hAnsi="Arial" w:cs="Arial"/>
          <w:sz w:val="28"/>
          <w:szCs w:val="28"/>
        </w:rPr>
        <w:t>nemudzimai</w:t>
      </w:r>
      <w:proofErr w:type="spellEnd"/>
      <w:r w:rsidR="00017F78">
        <w:rPr>
          <w:rFonts w:ascii="Arial" w:hAnsi="Arial" w:cs="Arial"/>
          <w:sz w:val="28"/>
          <w:szCs w:val="28"/>
        </w:rPr>
        <w:t xml:space="preserve"> wavo </w:t>
      </w:r>
      <w:proofErr w:type="spellStart"/>
      <w:r w:rsidR="00017F78">
        <w:rPr>
          <w:rFonts w:ascii="Arial" w:hAnsi="Arial" w:cs="Arial"/>
          <w:sz w:val="28"/>
          <w:szCs w:val="28"/>
        </w:rPr>
        <w:t>vachifara</w:t>
      </w:r>
      <w:proofErr w:type="spellEnd"/>
      <w:r w:rsidR="0023354E">
        <w:rPr>
          <w:rFonts w:ascii="Arial" w:hAnsi="Arial" w:cs="Arial"/>
          <w:sz w:val="28"/>
          <w:szCs w:val="28"/>
        </w:rPr>
        <w:t>.</w:t>
      </w:r>
      <w:r w:rsidR="00017F78">
        <w:rPr>
          <w:rFonts w:ascii="Arial" w:hAnsi="Arial" w:cs="Arial"/>
          <w:sz w:val="28"/>
          <w:szCs w:val="28"/>
        </w:rPr>
        <w:t xml:space="preserve"> </w:t>
      </w:r>
      <w:proofErr w:type="spellStart"/>
      <w:r w:rsidR="00017F78">
        <w:rPr>
          <w:rFonts w:ascii="Arial" w:hAnsi="Arial" w:cs="Arial"/>
          <w:sz w:val="28"/>
          <w:szCs w:val="28"/>
        </w:rPr>
        <w:t>VaGara</w:t>
      </w:r>
      <w:r w:rsidR="00212C77">
        <w:rPr>
          <w:rFonts w:ascii="Arial" w:hAnsi="Arial" w:cs="Arial"/>
          <w:sz w:val="28"/>
          <w:szCs w:val="28"/>
        </w:rPr>
        <w:t>mukanwa</w:t>
      </w:r>
      <w:proofErr w:type="spellEnd"/>
      <w:r w:rsidR="00212C77">
        <w:rPr>
          <w:rFonts w:ascii="Arial" w:hAnsi="Arial" w:cs="Arial"/>
          <w:sz w:val="28"/>
          <w:szCs w:val="28"/>
        </w:rPr>
        <w:t xml:space="preserve"> </w:t>
      </w:r>
      <w:proofErr w:type="spellStart"/>
      <w:r w:rsidR="00212C77">
        <w:rPr>
          <w:rFonts w:ascii="Arial" w:hAnsi="Arial" w:cs="Arial"/>
          <w:sz w:val="28"/>
          <w:szCs w:val="28"/>
        </w:rPr>
        <w:t>nemudzimai</w:t>
      </w:r>
      <w:proofErr w:type="spellEnd"/>
      <w:r w:rsidR="00212C77">
        <w:rPr>
          <w:rFonts w:ascii="Arial" w:hAnsi="Arial" w:cs="Arial"/>
          <w:sz w:val="28"/>
          <w:szCs w:val="28"/>
        </w:rPr>
        <w:t xml:space="preserve"> wavo </w:t>
      </w:r>
      <w:proofErr w:type="spellStart"/>
      <w:r w:rsidR="00212C77">
        <w:rPr>
          <w:rFonts w:ascii="Arial" w:hAnsi="Arial" w:cs="Arial"/>
          <w:sz w:val="28"/>
          <w:szCs w:val="28"/>
        </w:rPr>
        <w:t>vachifara</w:t>
      </w:r>
      <w:proofErr w:type="spellEnd"/>
      <w:r w:rsidR="00884EEA">
        <w:rPr>
          <w:rFonts w:ascii="Arial" w:hAnsi="Arial" w:cs="Arial"/>
          <w:sz w:val="28"/>
          <w:szCs w:val="28"/>
        </w:rPr>
        <w:t>,</w:t>
      </w:r>
      <w:r w:rsidR="00212C77">
        <w:rPr>
          <w:rFonts w:ascii="Arial" w:hAnsi="Arial" w:cs="Arial"/>
          <w:sz w:val="28"/>
          <w:szCs w:val="28"/>
        </w:rPr>
        <w:t xml:space="preserve"> </w:t>
      </w:r>
      <w:proofErr w:type="spellStart"/>
      <w:r w:rsidR="00212C77">
        <w:rPr>
          <w:rFonts w:ascii="Arial" w:hAnsi="Arial" w:cs="Arial"/>
          <w:sz w:val="28"/>
          <w:szCs w:val="28"/>
        </w:rPr>
        <w:t>VaHokonya</w:t>
      </w:r>
      <w:proofErr w:type="spellEnd"/>
      <w:r w:rsidR="00212C77">
        <w:rPr>
          <w:rFonts w:ascii="Arial" w:hAnsi="Arial" w:cs="Arial"/>
          <w:sz w:val="28"/>
          <w:szCs w:val="28"/>
        </w:rPr>
        <w:t xml:space="preserve"> </w:t>
      </w:r>
      <w:proofErr w:type="spellStart"/>
      <w:r w:rsidR="00212C77">
        <w:rPr>
          <w:rFonts w:ascii="Arial" w:hAnsi="Arial" w:cs="Arial"/>
          <w:sz w:val="28"/>
          <w:szCs w:val="28"/>
        </w:rPr>
        <w:t>nemudzimai</w:t>
      </w:r>
      <w:proofErr w:type="spellEnd"/>
      <w:r w:rsidR="00212C77">
        <w:rPr>
          <w:rFonts w:ascii="Arial" w:hAnsi="Arial" w:cs="Arial"/>
          <w:sz w:val="28"/>
          <w:szCs w:val="28"/>
        </w:rPr>
        <w:t xml:space="preserve"> wavo </w:t>
      </w:r>
      <w:proofErr w:type="spellStart"/>
      <w:r w:rsidR="00212C77">
        <w:rPr>
          <w:rFonts w:ascii="Arial" w:hAnsi="Arial" w:cs="Arial"/>
          <w:sz w:val="28"/>
          <w:szCs w:val="28"/>
        </w:rPr>
        <w:t>vachifara</w:t>
      </w:r>
      <w:proofErr w:type="spellEnd"/>
      <w:r w:rsidR="00CC4DED">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23354E">
        <w:rPr>
          <w:rFonts w:ascii="Arial" w:hAnsi="Arial" w:cs="Arial"/>
          <w:sz w:val="28"/>
          <w:szCs w:val="28"/>
        </w:rPr>
        <w:t>.</w:t>
      </w:r>
      <w:r w:rsidR="00CC4DED">
        <w:rPr>
          <w:rFonts w:ascii="Arial" w:hAnsi="Arial" w:cs="Arial"/>
          <w:sz w:val="28"/>
          <w:szCs w:val="28"/>
        </w:rPr>
        <w:t xml:space="preserve"> </w:t>
      </w:r>
      <w:proofErr w:type="spellStart"/>
      <w:r w:rsidR="0023354E">
        <w:rPr>
          <w:rFonts w:ascii="Arial" w:hAnsi="Arial" w:cs="Arial"/>
          <w:sz w:val="28"/>
          <w:szCs w:val="28"/>
        </w:rPr>
        <w:t>T</w:t>
      </w:r>
      <w:r w:rsidR="00CC4DED">
        <w:rPr>
          <w:rFonts w:ascii="Arial" w:hAnsi="Arial" w:cs="Arial"/>
          <w:sz w:val="28"/>
          <w:szCs w:val="28"/>
        </w:rPr>
        <w:t>opinda</w:t>
      </w:r>
      <w:proofErr w:type="spellEnd"/>
      <w:r w:rsidR="00CC4DED">
        <w:rPr>
          <w:rFonts w:ascii="Arial" w:hAnsi="Arial" w:cs="Arial"/>
          <w:sz w:val="28"/>
          <w:szCs w:val="28"/>
        </w:rPr>
        <w:t xml:space="preserve"> </w:t>
      </w:r>
      <w:proofErr w:type="spellStart"/>
      <w:r w:rsidR="00CC4DED">
        <w:rPr>
          <w:rFonts w:ascii="Arial" w:hAnsi="Arial" w:cs="Arial"/>
          <w:sz w:val="28"/>
          <w:szCs w:val="28"/>
        </w:rPr>
        <w:t>kuma</w:t>
      </w:r>
      <w:proofErr w:type="spellEnd"/>
      <w:r w:rsidR="00CC4DED">
        <w:rPr>
          <w:rFonts w:ascii="Arial" w:hAnsi="Arial" w:cs="Arial"/>
          <w:sz w:val="28"/>
          <w:szCs w:val="28"/>
        </w:rPr>
        <w:t xml:space="preserve"> officer</w:t>
      </w:r>
      <w:r w:rsidR="00054488">
        <w:rPr>
          <w:rFonts w:ascii="Arial" w:hAnsi="Arial" w:cs="Arial"/>
          <w:sz w:val="28"/>
          <w:szCs w:val="28"/>
        </w:rPr>
        <w:t>. T</w:t>
      </w:r>
      <w:r w:rsidR="0015519C">
        <w:rPr>
          <w:rFonts w:ascii="Arial" w:hAnsi="Arial" w:cs="Arial"/>
          <w:sz w:val="28"/>
          <w:szCs w:val="28"/>
        </w:rPr>
        <w:t xml:space="preserve">hen tine ma single sisters </w:t>
      </w:r>
      <w:proofErr w:type="spellStart"/>
      <w:r w:rsidR="0015519C">
        <w:rPr>
          <w:rFonts w:ascii="Arial" w:hAnsi="Arial" w:cs="Arial"/>
          <w:sz w:val="28"/>
          <w:szCs w:val="28"/>
        </w:rPr>
        <w:t>asingatye</w:t>
      </w:r>
      <w:proofErr w:type="spellEnd"/>
      <w:r w:rsidR="0015519C">
        <w:rPr>
          <w:rFonts w:ascii="Arial" w:hAnsi="Arial" w:cs="Arial"/>
          <w:sz w:val="28"/>
          <w:szCs w:val="28"/>
        </w:rPr>
        <w:t xml:space="preserve"> intimidation from the married</w:t>
      </w:r>
      <w:r w:rsidR="00F65756">
        <w:rPr>
          <w:rFonts w:ascii="Arial" w:hAnsi="Arial" w:cs="Arial"/>
          <w:sz w:val="28"/>
          <w:szCs w:val="28"/>
        </w:rPr>
        <w:t>.</w:t>
      </w:r>
      <w:r w:rsidR="007A3B14">
        <w:rPr>
          <w:rFonts w:ascii="Arial" w:hAnsi="Arial" w:cs="Arial"/>
          <w:sz w:val="28"/>
          <w:szCs w:val="28"/>
        </w:rPr>
        <w:t xml:space="preserve"> </w:t>
      </w:r>
      <w:r w:rsidR="00FC3084" w:rsidRPr="0073626E">
        <w:rPr>
          <w:rFonts w:ascii="Arial" w:hAnsi="Arial" w:cs="Arial"/>
          <w:sz w:val="18"/>
          <w:szCs w:val="18"/>
        </w:rPr>
        <w:t xml:space="preserve">[Congregation </w:t>
      </w:r>
      <w:r w:rsidR="00063DA1" w:rsidRPr="0073626E">
        <w:rPr>
          <w:rFonts w:ascii="Arial" w:hAnsi="Arial" w:cs="Arial"/>
          <w:sz w:val="18"/>
          <w:szCs w:val="18"/>
        </w:rPr>
        <w:t>says, “</w:t>
      </w:r>
      <w:r w:rsidR="00FC3084" w:rsidRPr="0073626E">
        <w:rPr>
          <w:rFonts w:ascii="Arial" w:hAnsi="Arial" w:cs="Arial"/>
          <w:sz w:val="18"/>
          <w:szCs w:val="18"/>
        </w:rPr>
        <w:t>Amen</w:t>
      </w:r>
      <w:r w:rsidR="007A3B14" w:rsidRPr="0073626E">
        <w:rPr>
          <w:rFonts w:ascii="Arial" w:hAnsi="Arial" w:cs="Arial"/>
          <w:sz w:val="18"/>
          <w:szCs w:val="18"/>
        </w:rPr>
        <w:t>.</w:t>
      </w:r>
      <w:r w:rsidR="00FC3084" w:rsidRPr="0073626E">
        <w:rPr>
          <w:rFonts w:ascii="Arial" w:hAnsi="Arial" w:cs="Arial"/>
          <w:sz w:val="18"/>
          <w:szCs w:val="18"/>
        </w:rPr>
        <w:t>”]</w:t>
      </w:r>
    </w:p>
    <w:p w14:paraId="57910A77" w14:textId="26A3B077" w:rsidR="007A3B14" w:rsidRDefault="001F5D94" w:rsidP="00EE1207">
      <w:pPr>
        <w:jc w:val="both"/>
        <w:rPr>
          <w:rFonts w:ascii="Arial" w:hAnsi="Arial" w:cs="Arial"/>
          <w:sz w:val="28"/>
          <w:szCs w:val="28"/>
        </w:rPr>
      </w:pPr>
      <w:r>
        <w:rPr>
          <w:rFonts w:ascii="Arial" w:hAnsi="Arial" w:cs="Arial"/>
          <w:sz w:val="28"/>
          <w:szCs w:val="28"/>
          <w:vertAlign w:val="superscript"/>
        </w:rPr>
        <w:t>16</w:t>
      </w:r>
      <w:r w:rsidR="00D46B2B">
        <w:rPr>
          <w:rFonts w:ascii="Arial" w:hAnsi="Arial" w:cs="Arial"/>
          <w:sz w:val="28"/>
          <w:szCs w:val="28"/>
          <w:vertAlign w:val="superscript"/>
        </w:rPr>
        <w:t>7</w:t>
      </w:r>
      <w:r w:rsidR="007A3B14">
        <w:rPr>
          <w:rFonts w:ascii="Arial" w:hAnsi="Arial" w:cs="Arial"/>
          <w:sz w:val="28"/>
          <w:szCs w:val="28"/>
        </w:rPr>
        <w:t>Zvino ma</w:t>
      </w:r>
      <w:r w:rsidR="00054488">
        <w:rPr>
          <w:rFonts w:ascii="Arial" w:hAnsi="Arial" w:cs="Arial"/>
          <w:sz w:val="28"/>
          <w:szCs w:val="28"/>
        </w:rPr>
        <w:t xml:space="preserve"> </w:t>
      </w:r>
      <w:r w:rsidR="007A3B14">
        <w:rPr>
          <w:rFonts w:ascii="Arial" w:hAnsi="Arial" w:cs="Arial"/>
          <w:sz w:val="28"/>
          <w:szCs w:val="28"/>
        </w:rPr>
        <w:t xml:space="preserve">brother </w:t>
      </w:r>
      <w:r w:rsidR="00DB4D65">
        <w:rPr>
          <w:rFonts w:ascii="Arial" w:hAnsi="Arial" w:cs="Arial"/>
          <w:sz w:val="28"/>
          <w:szCs w:val="28"/>
        </w:rPr>
        <w:t xml:space="preserve">edu </w:t>
      </w:r>
      <w:proofErr w:type="spellStart"/>
      <w:r w:rsidR="00DB4D65">
        <w:rPr>
          <w:rFonts w:ascii="Arial" w:hAnsi="Arial" w:cs="Arial"/>
          <w:sz w:val="28"/>
          <w:szCs w:val="28"/>
        </w:rPr>
        <w:t>hatidi</w:t>
      </w:r>
      <w:proofErr w:type="spellEnd"/>
      <w:r w:rsidR="00DB4D65">
        <w:rPr>
          <w:rFonts w:ascii="Arial" w:hAnsi="Arial" w:cs="Arial"/>
          <w:sz w:val="28"/>
          <w:szCs w:val="28"/>
        </w:rPr>
        <w:t xml:space="preserve"> kuita vana </w:t>
      </w:r>
      <w:proofErr w:type="spellStart"/>
      <w:r w:rsidR="0044648C">
        <w:rPr>
          <w:rFonts w:ascii="Arial" w:hAnsi="Arial" w:cs="Arial"/>
          <w:sz w:val="28"/>
          <w:szCs w:val="28"/>
        </w:rPr>
        <w:t>m</w:t>
      </w:r>
      <w:r w:rsidR="00DB4D65">
        <w:rPr>
          <w:rFonts w:ascii="Arial" w:hAnsi="Arial" w:cs="Arial"/>
          <w:sz w:val="28"/>
          <w:szCs w:val="28"/>
        </w:rPr>
        <w:t>wari</w:t>
      </w:r>
      <w:proofErr w:type="spellEnd"/>
      <w:r w:rsidR="00DB4D65">
        <w:rPr>
          <w:rFonts w:ascii="Arial" w:hAnsi="Arial" w:cs="Arial"/>
          <w:sz w:val="28"/>
          <w:szCs w:val="28"/>
        </w:rPr>
        <w:t xml:space="preserve"> </w:t>
      </w:r>
      <w:proofErr w:type="spellStart"/>
      <w:r w:rsidR="00DB4D65">
        <w:rPr>
          <w:rFonts w:ascii="Arial" w:hAnsi="Arial" w:cs="Arial"/>
          <w:sz w:val="28"/>
          <w:szCs w:val="28"/>
        </w:rPr>
        <w:t>mudzimba</w:t>
      </w:r>
      <w:proofErr w:type="spellEnd"/>
      <w:r w:rsidR="00DB4D65">
        <w:rPr>
          <w:rFonts w:ascii="Arial" w:hAnsi="Arial" w:cs="Arial"/>
          <w:sz w:val="28"/>
          <w:szCs w:val="28"/>
        </w:rPr>
        <w:t xml:space="preserve"> dzedu, </w:t>
      </w:r>
      <w:r w:rsidR="008B4E36">
        <w:rPr>
          <w:rFonts w:ascii="Arial" w:hAnsi="Arial" w:cs="Arial"/>
          <w:sz w:val="28"/>
          <w:szCs w:val="28"/>
        </w:rPr>
        <w:t>you are the god in your home</w:t>
      </w:r>
      <w:r w:rsidR="00054488">
        <w:rPr>
          <w:rFonts w:ascii="Arial" w:hAnsi="Arial" w:cs="Arial"/>
          <w:sz w:val="28"/>
          <w:szCs w:val="28"/>
        </w:rPr>
        <w:t>.</w:t>
      </w:r>
      <w:r w:rsidR="008B4E36">
        <w:rPr>
          <w:rFonts w:ascii="Arial" w:hAnsi="Arial" w:cs="Arial"/>
          <w:sz w:val="28"/>
          <w:szCs w:val="28"/>
        </w:rPr>
        <w:t xml:space="preserve"> </w:t>
      </w:r>
      <w:r w:rsidR="00534101" w:rsidRPr="00534101">
        <w:rPr>
          <w:rFonts w:ascii="Arial" w:hAnsi="Arial" w:cs="Arial"/>
          <w:sz w:val="18"/>
          <w:szCs w:val="28"/>
        </w:rPr>
        <w:t xml:space="preserve">[Congregation says, “Amen.”] </w:t>
      </w:r>
      <w:r w:rsidR="00054488">
        <w:rPr>
          <w:rFonts w:ascii="Arial" w:hAnsi="Arial" w:cs="Arial"/>
          <w:sz w:val="28"/>
          <w:szCs w:val="28"/>
        </w:rPr>
        <w:t>D</w:t>
      </w:r>
      <w:r w:rsidR="008B4E36">
        <w:rPr>
          <w:rFonts w:ascii="Arial" w:hAnsi="Arial" w:cs="Arial"/>
          <w:sz w:val="28"/>
          <w:szCs w:val="28"/>
        </w:rPr>
        <w:t xml:space="preserve">on’t be vindictive </w:t>
      </w:r>
      <w:r w:rsidR="00274CA5">
        <w:rPr>
          <w:rFonts w:ascii="Arial" w:hAnsi="Arial" w:cs="Arial"/>
          <w:sz w:val="28"/>
          <w:szCs w:val="28"/>
        </w:rPr>
        <w:t xml:space="preserve">to your wife. Rega kuti mukadzi wako </w:t>
      </w:r>
      <w:proofErr w:type="spellStart"/>
      <w:r w:rsidR="00274CA5">
        <w:rPr>
          <w:rFonts w:ascii="Arial" w:hAnsi="Arial" w:cs="Arial"/>
          <w:sz w:val="28"/>
          <w:szCs w:val="28"/>
        </w:rPr>
        <w:t>akutye</w:t>
      </w:r>
      <w:proofErr w:type="spellEnd"/>
      <w:r w:rsidR="00274CA5">
        <w:rPr>
          <w:rFonts w:ascii="Arial" w:hAnsi="Arial" w:cs="Arial"/>
          <w:sz w:val="28"/>
          <w:szCs w:val="28"/>
        </w:rPr>
        <w:t xml:space="preserve"> </w:t>
      </w:r>
      <w:r w:rsidR="00855B1A">
        <w:rPr>
          <w:rFonts w:ascii="Arial" w:hAnsi="Arial" w:cs="Arial"/>
          <w:sz w:val="28"/>
          <w:szCs w:val="28"/>
        </w:rPr>
        <w:t xml:space="preserve">never make that mistake kuti mukadzi wako </w:t>
      </w:r>
      <w:proofErr w:type="spellStart"/>
      <w:r w:rsidR="00855B1A">
        <w:rPr>
          <w:rFonts w:ascii="Arial" w:hAnsi="Arial" w:cs="Arial"/>
          <w:sz w:val="28"/>
          <w:szCs w:val="28"/>
        </w:rPr>
        <w:t>akutye</w:t>
      </w:r>
      <w:proofErr w:type="spellEnd"/>
      <w:r w:rsidR="00805545">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054488">
        <w:rPr>
          <w:rFonts w:ascii="Arial" w:hAnsi="Arial" w:cs="Arial"/>
          <w:sz w:val="28"/>
          <w:szCs w:val="28"/>
        </w:rPr>
        <w:t xml:space="preserve">. </w:t>
      </w:r>
      <w:proofErr w:type="spellStart"/>
      <w:r w:rsidR="00054488">
        <w:rPr>
          <w:rFonts w:ascii="Arial" w:hAnsi="Arial" w:cs="Arial"/>
          <w:sz w:val="28"/>
          <w:szCs w:val="28"/>
        </w:rPr>
        <w:t>M</w:t>
      </w:r>
      <w:r w:rsidR="00805545">
        <w:rPr>
          <w:rFonts w:ascii="Arial" w:hAnsi="Arial" w:cs="Arial"/>
          <w:sz w:val="28"/>
          <w:szCs w:val="28"/>
        </w:rPr>
        <w:t>udzidzise</w:t>
      </w:r>
      <w:proofErr w:type="spellEnd"/>
      <w:r w:rsidR="00805545">
        <w:rPr>
          <w:rFonts w:ascii="Arial" w:hAnsi="Arial" w:cs="Arial"/>
          <w:sz w:val="28"/>
          <w:szCs w:val="28"/>
        </w:rPr>
        <w:t xml:space="preserve"> kuku </w:t>
      </w:r>
      <w:r w:rsidR="00805545" w:rsidRPr="00805545">
        <w:rPr>
          <w:rFonts w:ascii="Arial" w:hAnsi="Arial" w:cs="Arial"/>
          <w:i/>
          <w:iCs/>
          <w:sz w:val="28"/>
          <w:szCs w:val="28"/>
        </w:rPr>
        <w:t>respect-a</w:t>
      </w:r>
      <w:r w:rsidR="00805545">
        <w:rPr>
          <w:rFonts w:ascii="Arial" w:hAnsi="Arial" w:cs="Arial"/>
          <w:i/>
          <w:iCs/>
          <w:sz w:val="28"/>
          <w:szCs w:val="28"/>
        </w:rPr>
        <w:t xml:space="preserve"> </w:t>
      </w:r>
      <w:r w:rsidR="00534101" w:rsidRPr="00534101">
        <w:rPr>
          <w:rFonts w:ascii="Arial" w:hAnsi="Arial" w:cs="Arial"/>
          <w:sz w:val="18"/>
          <w:szCs w:val="28"/>
        </w:rPr>
        <w:t xml:space="preserve">[Congregation says, “Amen,”] </w:t>
      </w:r>
      <w:proofErr w:type="spellStart"/>
      <w:r w:rsidR="00192EF7">
        <w:rPr>
          <w:rFonts w:ascii="Arial" w:hAnsi="Arial" w:cs="Arial"/>
          <w:sz w:val="28"/>
          <w:szCs w:val="28"/>
        </w:rPr>
        <w:t>kwete</w:t>
      </w:r>
      <w:proofErr w:type="spellEnd"/>
      <w:r w:rsidR="00192EF7">
        <w:rPr>
          <w:rFonts w:ascii="Arial" w:hAnsi="Arial" w:cs="Arial"/>
          <w:sz w:val="28"/>
          <w:szCs w:val="28"/>
        </w:rPr>
        <w:t xml:space="preserve"> </w:t>
      </w:r>
      <w:proofErr w:type="spellStart"/>
      <w:r w:rsidR="00192EF7">
        <w:rPr>
          <w:rFonts w:ascii="Arial" w:hAnsi="Arial" w:cs="Arial"/>
          <w:sz w:val="28"/>
          <w:szCs w:val="28"/>
        </w:rPr>
        <w:t>kukutya</w:t>
      </w:r>
      <w:proofErr w:type="spellEnd"/>
      <w:r w:rsidR="00192EF7">
        <w:rPr>
          <w:rFonts w:ascii="Arial" w:hAnsi="Arial" w:cs="Arial"/>
          <w:sz w:val="28"/>
          <w:szCs w:val="28"/>
        </w:rPr>
        <w:t xml:space="preserve">! </w:t>
      </w:r>
      <w:r w:rsidR="00534101" w:rsidRPr="00534101">
        <w:rPr>
          <w:rFonts w:ascii="Arial" w:hAnsi="Arial" w:cs="Arial"/>
          <w:sz w:val="18"/>
          <w:szCs w:val="28"/>
        </w:rPr>
        <w:t xml:space="preserve">[Congregation says, “Amen.”] </w:t>
      </w:r>
      <w:r w:rsidR="00120208">
        <w:rPr>
          <w:rFonts w:ascii="Arial" w:hAnsi="Arial" w:cs="Arial"/>
          <w:sz w:val="28"/>
          <w:szCs w:val="28"/>
        </w:rPr>
        <w:t xml:space="preserve">Maona, ini </w:t>
      </w:r>
      <w:proofErr w:type="spellStart"/>
      <w:r w:rsidR="00120208">
        <w:rPr>
          <w:rFonts w:ascii="Arial" w:hAnsi="Arial" w:cs="Arial"/>
          <w:sz w:val="28"/>
          <w:szCs w:val="28"/>
        </w:rPr>
        <w:t>ndotenda</w:t>
      </w:r>
      <w:proofErr w:type="spellEnd"/>
      <w:r w:rsidR="00120208">
        <w:rPr>
          <w:rFonts w:ascii="Arial" w:hAnsi="Arial" w:cs="Arial"/>
          <w:sz w:val="28"/>
          <w:szCs w:val="28"/>
        </w:rPr>
        <w:t xml:space="preserve"> kuti </w:t>
      </w:r>
      <w:r w:rsidR="00A13500">
        <w:rPr>
          <w:rFonts w:ascii="Arial" w:hAnsi="Arial" w:cs="Arial"/>
          <w:sz w:val="28"/>
          <w:szCs w:val="28"/>
        </w:rPr>
        <w:t xml:space="preserve">gore rino Mwari </w:t>
      </w:r>
      <w:proofErr w:type="spellStart"/>
      <w:r w:rsidR="00A13500">
        <w:rPr>
          <w:rFonts w:ascii="Arial" w:hAnsi="Arial" w:cs="Arial"/>
          <w:sz w:val="28"/>
          <w:szCs w:val="28"/>
        </w:rPr>
        <w:t>vatodaira</w:t>
      </w:r>
      <w:proofErr w:type="spellEnd"/>
      <w:r w:rsidR="00A13500">
        <w:rPr>
          <w:rFonts w:ascii="Arial" w:hAnsi="Arial" w:cs="Arial"/>
          <w:sz w:val="28"/>
          <w:szCs w:val="28"/>
        </w:rPr>
        <w:t xml:space="preserve"> </w:t>
      </w:r>
      <w:r w:rsidR="00250B73">
        <w:rPr>
          <w:rFonts w:ascii="Arial" w:hAnsi="Arial" w:cs="Arial"/>
          <w:sz w:val="28"/>
          <w:szCs w:val="28"/>
        </w:rPr>
        <w:t>halfway!</w:t>
      </w:r>
      <w:r w:rsidR="00A13500">
        <w:rPr>
          <w:rFonts w:ascii="Arial" w:hAnsi="Arial" w:cs="Arial"/>
          <w:sz w:val="28"/>
          <w:szCs w:val="28"/>
        </w:rPr>
        <w:t xml:space="preserve"> </w:t>
      </w:r>
      <w:r w:rsidR="00534101" w:rsidRPr="00534101">
        <w:rPr>
          <w:rFonts w:ascii="Arial" w:hAnsi="Arial" w:cs="Arial"/>
          <w:sz w:val="18"/>
          <w:szCs w:val="28"/>
        </w:rPr>
        <w:t xml:space="preserve">[Congregation says, “Amen.”] </w:t>
      </w:r>
      <w:r w:rsidR="00250B73">
        <w:rPr>
          <w:rFonts w:ascii="Arial" w:hAnsi="Arial" w:cs="Arial"/>
          <w:sz w:val="28"/>
          <w:szCs w:val="28"/>
        </w:rPr>
        <w:t>M</w:t>
      </w:r>
      <w:r w:rsidR="006B4FFE">
        <w:rPr>
          <w:rFonts w:ascii="Arial" w:hAnsi="Arial" w:cs="Arial"/>
          <w:sz w:val="28"/>
          <w:szCs w:val="28"/>
        </w:rPr>
        <w:t xml:space="preserve">a request edu o…? </w:t>
      </w:r>
      <w:r w:rsidR="006B4FFE" w:rsidRPr="0073626E">
        <w:rPr>
          <w:rFonts w:ascii="Arial" w:hAnsi="Arial" w:cs="Arial"/>
          <w:sz w:val="18"/>
          <w:szCs w:val="18"/>
        </w:rPr>
        <w:t xml:space="preserve">[Congregation </w:t>
      </w:r>
      <w:r w:rsidR="00063DA1" w:rsidRPr="0073626E">
        <w:rPr>
          <w:rFonts w:ascii="Arial" w:hAnsi="Arial" w:cs="Arial"/>
          <w:sz w:val="18"/>
          <w:szCs w:val="18"/>
        </w:rPr>
        <w:t>says, “</w:t>
      </w:r>
      <w:r w:rsidR="004C7BC8" w:rsidRPr="0073626E">
        <w:rPr>
          <w:rFonts w:ascii="Arial" w:hAnsi="Arial" w:cs="Arial"/>
          <w:sz w:val="18"/>
          <w:szCs w:val="18"/>
        </w:rPr>
        <w:t>ose</w:t>
      </w:r>
      <w:r w:rsidR="00AD68FD" w:rsidRPr="0073626E">
        <w:rPr>
          <w:rFonts w:ascii="Arial" w:hAnsi="Arial" w:cs="Arial"/>
          <w:sz w:val="18"/>
          <w:szCs w:val="18"/>
        </w:rPr>
        <w:t>,</w:t>
      </w:r>
      <w:r w:rsidR="006B4FFE" w:rsidRPr="0073626E">
        <w:rPr>
          <w:rFonts w:ascii="Arial" w:hAnsi="Arial" w:cs="Arial"/>
          <w:sz w:val="18"/>
          <w:szCs w:val="18"/>
        </w:rPr>
        <w:t>”]</w:t>
      </w:r>
      <w:r w:rsidR="006B4FFE">
        <w:rPr>
          <w:rFonts w:ascii="Arial" w:hAnsi="Arial" w:cs="Arial"/>
          <w:sz w:val="28"/>
          <w:szCs w:val="28"/>
        </w:rPr>
        <w:t xml:space="preserve"> ose</w:t>
      </w:r>
      <w:r w:rsidR="004C7BC8">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maona</w:t>
      </w:r>
      <w:proofErr w:type="spellEnd"/>
      <w:r w:rsidR="00250B73">
        <w:rPr>
          <w:rFonts w:ascii="Arial" w:hAnsi="Arial" w:cs="Arial"/>
          <w:sz w:val="28"/>
          <w:szCs w:val="28"/>
        </w:rPr>
        <w:t>.</w:t>
      </w:r>
      <w:r w:rsidR="004C7BC8">
        <w:rPr>
          <w:rFonts w:ascii="Arial" w:hAnsi="Arial" w:cs="Arial"/>
          <w:sz w:val="28"/>
          <w:szCs w:val="28"/>
        </w:rPr>
        <w:t xml:space="preserve"> </w:t>
      </w:r>
      <w:proofErr w:type="spellStart"/>
      <w:r w:rsidR="00EA6A5E">
        <w:rPr>
          <w:rFonts w:ascii="Arial" w:hAnsi="Arial" w:cs="Arial"/>
          <w:sz w:val="28"/>
          <w:szCs w:val="28"/>
        </w:rPr>
        <w:t>A</w:t>
      </w:r>
      <w:r w:rsidR="004C7BC8">
        <w:rPr>
          <w:rFonts w:ascii="Arial" w:hAnsi="Arial" w:cs="Arial"/>
          <w:sz w:val="28"/>
          <w:szCs w:val="28"/>
        </w:rPr>
        <w:t>sara</w:t>
      </w:r>
      <w:proofErr w:type="spellEnd"/>
      <w:r w:rsidR="004C7BC8">
        <w:rPr>
          <w:rFonts w:ascii="Arial" w:hAnsi="Arial" w:cs="Arial"/>
          <w:sz w:val="28"/>
          <w:szCs w:val="28"/>
        </w:rPr>
        <w:t xml:space="preserve"> </w:t>
      </w:r>
      <w:proofErr w:type="spellStart"/>
      <w:r w:rsidR="004C7BC8">
        <w:rPr>
          <w:rFonts w:ascii="Arial" w:hAnsi="Arial" w:cs="Arial"/>
          <w:sz w:val="28"/>
          <w:szCs w:val="28"/>
        </w:rPr>
        <w:t>mashomana</w:t>
      </w:r>
      <w:proofErr w:type="spellEnd"/>
      <w:r w:rsidR="00ED27B2">
        <w:rPr>
          <w:rFonts w:ascii="Arial" w:hAnsi="Arial" w:cs="Arial"/>
          <w:sz w:val="28"/>
          <w:szCs w:val="28"/>
        </w:rPr>
        <w:t>..</w:t>
      </w:r>
      <w:r w:rsidR="004C7BC8">
        <w:rPr>
          <w:rFonts w:ascii="Arial" w:hAnsi="Arial" w:cs="Arial"/>
          <w:sz w:val="28"/>
          <w:szCs w:val="28"/>
        </w:rPr>
        <w:t>.</w:t>
      </w:r>
      <w:r w:rsidR="00ED27B2">
        <w:rPr>
          <w:rFonts w:ascii="Arial" w:hAnsi="Arial" w:cs="Arial"/>
          <w:sz w:val="28"/>
          <w:szCs w:val="28"/>
        </w:rPr>
        <w:t>? [</w:t>
      </w:r>
      <w:r w:rsidR="00ED27B2" w:rsidRPr="0073626E">
        <w:rPr>
          <w:rFonts w:ascii="Arial" w:hAnsi="Arial" w:cs="Arial"/>
          <w:sz w:val="18"/>
          <w:szCs w:val="18"/>
        </w:rPr>
        <w:t xml:space="preserve">Congregation </w:t>
      </w:r>
      <w:r w:rsidR="00063DA1" w:rsidRPr="0073626E">
        <w:rPr>
          <w:rFonts w:ascii="Arial" w:hAnsi="Arial" w:cs="Arial"/>
          <w:sz w:val="18"/>
          <w:szCs w:val="18"/>
        </w:rPr>
        <w:t xml:space="preserve">says, </w:t>
      </w:r>
      <w:r w:rsidR="00063DA1" w:rsidRPr="0073626E">
        <w:rPr>
          <w:rFonts w:ascii="Arial" w:hAnsi="Arial" w:cs="Arial"/>
          <w:sz w:val="18"/>
          <w:szCs w:val="18"/>
        </w:rPr>
        <w:lastRenderedPageBreak/>
        <w:t>“</w:t>
      </w:r>
      <w:proofErr w:type="spellStart"/>
      <w:r w:rsidR="00ED27B2" w:rsidRPr="0073626E">
        <w:rPr>
          <w:rFonts w:ascii="Arial" w:hAnsi="Arial" w:cs="Arial"/>
          <w:sz w:val="18"/>
          <w:szCs w:val="18"/>
        </w:rPr>
        <w:t>mashomanana</w:t>
      </w:r>
      <w:proofErr w:type="spellEnd"/>
      <w:r w:rsidR="00AD68FD" w:rsidRPr="0073626E">
        <w:rPr>
          <w:rFonts w:ascii="Arial" w:hAnsi="Arial" w:cs="Arial"/>
          <w:sz w:val="18"/>
          <w:szCs w:val="18"/>
        </w:rPr>
        <w:t>,</w:t>
      </w:r>
      <w:r w:rsidR="00ED27B2" w:rsidRPr="0073626E">
        <w:rPr>
          <w:rFonts w:ascii="Arial" w:hAnsi="Arial" w:cs="Arial"/>
          <w:sz w:val="18"/>
          <w:szCs w:val="18"/>
        </w:rPr>
        <w:t>”]</w:t>
      </w:r>
      <w:r w:rsidR="00ED27B2">
        <w:rPr>
          <w:rFonts w:ascii="Arial" w:hAnsi="Arial" w:cs="Arial"/>
          <w:sz w:val="28"/>
          <w:szCs w:val="28"/>
        </w:rPr>
        <w:t xml:space="preserve"> </w:t>
      </w:r>
      <w:proofErr w:type="spellStart"/>
      <w:r w:rsidR="00ED27B2">
        <w:rPr>
          <w:rFonts w:ascii="Arial" w:hAnsi="Arial" w:cs="Arial"/>
          <w:sz w:val="28"/>
          <w:szCs w:val="28"/>
        </w:rPr>
        <w:t>mashomanana</w:t>
      </w:r>
      <w:proofErr w:type="spellEnd"/>
      <w:r w:rsidR="00F65756">
        <w:rPr>
          <w:rFonts w:ascii="Arial" w:hAnsi="Arial" w:cs="Arial"/>
          <w:sz w:val="28"/>
          <w:szCs w:val="28"/>
        </w:rPr>
        <w:t>,</w:t>
      </w:r>
      <w:r w:rsidR="00ED27B2">
        <w:rPr>
          <w:rFonts w:ascii="Arial" w:hAnsi="Arial" w:cs="Arial"/>
          <w:sz w:val="28"/>
          <w:szCs w:val="28"/>
        </w:rPr>
        <w:t xml:space="preserve"> </w:t>
      </w:r>
      <w:proofErr w:type="spellStart"/>
      <w:r w:rsidR="00ED27B2">
        <w:rPr>
          <w:rFonts w:ascii="Arial" w:hAnsi="Arial" w:cs="Arial"/>
          <w:sz w:val="28"/>
          <w:szCs w:val="28"/>
        </w:rPr>
        <w:t>ende</w:t>
      </w:r>
      <w:proofErr w:type="spellEnd"/>
      <w:r w:rsidR="00ED27B2">
        <w:rPr>
          <w:rFonts w:ascii="Arial" w:hAnsi="Arial" w:cs="Arial"/>
          <w:sz w:val="28"/>
          <w:szCs w:val="28"/>
        </w:rPr>
        <w:t xml:space="preserve"> </w:t>
      </w:r>
      <w:proofErr w:type="spellStart"/>
      <w:r w:rsidR="00ED27B2">
        <w:rPr>
          <w:rFonts w:ascii="Arial" w:hAnsi="Arial" w:cs="Arial"/>
          <w:sz w:val="28"/>
          <w:szCs w:val="28"/>
        </w:rPr>
        <w:t>anoda</w:t>
      </w:r>
      <w:r w:rsidR="00915E29">
        <w:rPr>
          <w:rFonts w:ascii="Arial" w:hAnsi="Arial" w:cs="Arial"/>
          <w:sz w:val="28"/>
          <w:szCs w:val="28"/>
        </w:rPr>
        <w:t>irwa</w:t>
      </w:r>
      <w:proofErr w:type="spellEnd"/>
      <w:r w:rsidR="00915E29">
        <w:rPr>
          <w:rFonts w:ascii="Arial" w:hAnsi="Arial" w:cs="Arial"/>
          <w:sz w:val="28"/>
          <w:szCs w:val="28"/>
        </w:rPr>
        <w:t xml:space="preserve"> here </w:t>
      </w:r>
      <w:proofErr w:type="spellStart"/>
      <w:r w:rsidR="00915E29">
        <w:rPr>
          <w:rFonts w:ascii="Arial" w:hAnsi="Arial" w:cs="Arial"/>
          <w:sz w:val="28"/>
          <w:szCs w:val="28"/>
        </w:rPr>
        <w:t>asara</w:t>
      </w:r>
      <w:proofErr w:type="spellEnd"/>
      <w:r w:rsidR="00915E29">
        <w:rPr>
          <w:rFonts w:ascii="Arial" w:hAnsi="Arial" w:cs="Arial"/>
          <w:sz w:val="28"/>
          <w:szCs w:val="28"/>
        </w:rPr>
        <w:t xml:space="preserve"> aya? </w:t>
      </w:r>
      <w:r w:rsidR="00534101" w:rsidRPr="00534101">
        <w:rPr>
          <w:rFonts w:ascii="Arial" w:hAnsi="Arial" w:cs="Arial"/>
          <w:sz w:val="18"/>
          <w:szCs w:val="28"/>
        </w:rPr>
        <w:t xml:space="preserve">[Congregation says, “Amen.”] </w:t>
      </w:r>
      <w:r w:rsidR="00444602">
        <w:rPr>
          <w:rFonts w:ascii="Arial" w:hAnsi="Arial" w:cs="Arial"/>
          <w:sz w:val="28"/>
          <w:szCs w:val="28"/>
        </w:rPr>
        <w:t xml:space="preserve">Haa ese </w:t>
      </w:r>
      <w:proofErr w:type="spellStart"/>
      <w:r w:rsidR="00444602">
        <w:rPr>
          <w:rFonts w:ascii="Arial" w:hAnsi="Arial" w:cs="Arial"/>
          <w:sz w:val="28"/>
          <w:szCs w:val="28"/>
        </w:rPr>
        <w:t>varanda</w:t>
      </w:r>
      <w:proofErr w:type="spellEnd"/>
      <w:r w:rsidR="00444602">
        <w:rPr>
          <w:rFonts w:ascii="Arial" w:hAnsi="Arial" w:cs="Arial"/>
          <w:sz w:val="28"/>
          <w:szCs w:val="28"/>
        </w:rPr>
        <w:t xml:space="preserve"> </w:t>
      </w:r>
      <w:proofErr w:type="spellStart"/>
      <w:r w:rsidR="00444602">
        <w:rPr>
          <w:rFonts w:ascii="Arial" w:hAnsi="Arial" w:cs="Arial"/>
          <w:sz w:val="28"/>
          <w:szCs w:val="28"/>
        </w:rPr>
        <w:t>vaMwari</w:t>
      </w:r>
      <w:proofErr w:type="spellEnd"/>
      <w:r w:rsidR="00444602">
        <w:rPr>
          <w:rFonts w:ascii="Arial" w:hAnsi="Arial" w:cs="Arial"/>
          <w:sz w:val="28"/>
          <w:szCs w:val="28"/>
        </w:rPr>
        <w:t xml:space="preserve"> </w:t>
      </w:r>
      <w:r w:rsidR="00534101" w:rsidRPr="00534101">
        <w:rPr>
          <w:rFonts w:ascii="Arial" w:hAnsi="Arial" w:cs="Arial"/>
          <w:sz w:val="18"/>
          <w:szCs w:val="28"/>
        </w:rPr>
        <w:t xml:space="preserve">[Congregation says, “Amen,”] </w:t>
      </w:r>
      <w:r w:rsidR="00444602">
        <w:rPr>
          <w:rFonts w:ascii="Arial" w:hAnsi="Arial" w:cs="Arial"/>
          <w:sz w:val="28"/>
          <w:szCs w:val="28"/>
        </w:rPr>
        <w:t xml:space="preserve">ese, Mwari </w:t>
      </w:r>
      <w:proofErr w:type="spellStart"/>
      <w:r w:rsidR="00305EF1">
        <w:rPr>
          <w:rFonts w:ascii="Arial" w:hAnsi="Arial" w:cs="Arial"/>
          <w:sz w:val="28"/>
          <w:szCs w:val="28"/>
        </w:rPr>
        <w:t>v</w:t>
      </w:r>
      <w:r w:rsidR="00444602">
        <w:rPr>
          <w:rFonts w:ascii="Arial" w:hAnsi="Arial" w:cs="Arial"/>
          <w:sz w:val="28"/>
          <w:szCs w:val="28"/>
        </w:rPr>
        <w:t>anodaira</w:t>
      </w:r>
      <w:proofErr w:type="spellEnd"/>
      <w:r w:rsidR="00444602">
        <w:rPr>
          <w:rFonts w:ascii="Arial" w:hAnsi="Arial" w:cs="Arial"/>
          <w:sz w:val="28"/>
          <w:szCs w:val="28"/>
        </w:rPr>
        <w:t xml:space="preserve"> e</w:t>
      </w:r>
      <w:r w:rsidR="00C07D7F">
        <w:rPr>
          <w:rFonts w:ascii="Arial" w:hAnsi="Arial" w:cs="Arial"/>
          <w:sz w:val="28"/>
          <w:szCs w:val="28"/>
        </w:rPr>
        <w:t>…?</w:t>
      </w:r>
      <w:r w:rsidR="008E5DD1">
        <w:rPr>
          <w:rFonts w:ascii="Arial" w:hAnsi="Arial" w:cs="Arial"/>
          <w:sz w:val="28"/>
          <w:szCs w:val="28"/>
        </w:rPr>
        <w:t xml:space="preserve"> </w:t>
      </w:r>
      <w:r w:rsidR="008E5DD1" w:rsidRPr="0073626E">
        <w:rPr>
          <w:rFonts w:ascii="Arial" w:hAnsi="Arial" w:cs="Arial"/>
          <w:sz w:val="18"/>
          <w:szCs w:val="18"/>
        </w:rPr>
        <w:t xml:space="preserve">[Congregation </w:t>
      </w:r>
      <w:r w:rsidR="00063DA1" w:rsidRPr="0073626E">
        <w:rPr>
          <w:rFonts w:ascii="Arial" w:hAnsi="Arial" w:cs="Arial"/>
          <w:sz w:val="18"/>
          <w:szCs w:val="18"/>
        </w:rPr>
        <w:t>says, “</w:t>
      </w:r>
      <w:r w:rsidR="008E5DD1" w:rsidRPr="0073626E">
        <w:rPr>
          <w:rFonts w:ascii="Arial" w:hAnsi="Arial" w:cs="Arial"/>
          <w:sz w:val="18"/>
          <w:szCs w:val="18"/>
        </w:rPr>
        <w:t>ese.”]</w:t>
      </w:r>
    </w:p>
    <w:p w14:paraId="69DAD713" w14:textId="7FECA681" w:rsidR="00193554" w:rsidRDefault="001F5D94" w:rsidP="00EE1207">
      <w:pPr>
        <w:jc w:val="both"/>
        <w:rPr>
          <w:rFonts w:ascii="Arial" w:hAnsi="Arial" w:cs="Arial"/>
          <w:sz w:val="28"/>
          <w:szCs w:val="28"/>
        </w:rPr>
      </w:pPr>
      <w:r>
        <w:rPr>
          <w:rFonts w:ascii="Arial" w:hAnsi="Arial" w:cs="Arial"/>
          <w:sz w:val="28"/>
          <w:szCs w:val="28"/>
          <w:vertAlign w:val="superscript"/>
        </w:rPr>
        <w:t>16</w:t>
      </w:r>
      <w:r w:rsidR="00D46B2B">
        <w:rPr>
          <w:rFonts w:ascii="Arial" w:hAnsi="Arial" w:cs="Arial"/>
          <w:sz w:val="28"/>
          <w:szCs w:val="28"/>
          <w:vertAlign w:val="superscript"/>
        </w:rPr>
        <w:t>8</w:t>
      </w:r>
      <w:r>
        <w:rPr>
          <w:rFonts w:ascii="Arial" w:hAnsi="Arial" w:cs="Arial"/>
          <w:sz w:val="28"/>
          <w:szCs w:val="28"/>
          <w:vertAlign w:val="superscript"/>
        </w:rPr>
        <w:t xml:space="preserve"> </w:t>
      </w:r>
      <w:proofErr w:type="spellStart"/>
      <w:r w:rsidR="008E5DD1" w:rsidRPr="00FD2014">
        <w:rPr>
          <w:rFonts w:ascii="Arial" w:hAnsi="Arial" w:cs="Arial"/>
          <w:sz w:val="28"/>
          <w:szCs w:val="28"/>
        </w:rPr>
        <w:t>Ndosaka</w:t>
      </w:r>
      <w:proofErr w:type="spellEnd"/>
      <w:r w:rsidR="008E5DD1" w:rsidRPr="00FD2014">
        <w:rPr>
          <w:rFonts w:ascii="Arial" w:hAnsi="Arial" w:cs="Arial"/>
          <w:sz w:val="28"/>
          <w:szCs w:val="28"/>
        </w:rPr>
        <w:t xml:space="preserve"> iye</w:t>
      </w:r>
      <w:r w:rsidR="00EA6A5E">
        <w:rPr>
          <w:rFonts w:ascii="Arial" w:hAnsi="Arial" w:cs="Arial"/>
          <w:sz w:val="28"/>
          <w:szCs w:val="28"/>
        </w:rPr>
        <w:t xml:space="preserve"> </w:t>
      </w:r>
      <w:proofErr w:type="spellStart"/>
      <w:r w:rsidR="008E5DD1" w:rsidRPr="00FD2014">
        <w:rPr>
          <w:rFonts w:ascii="Arial" w:hAnsi="Arial" w:cs="Arial"/>
          <w:sz w:val="28"/>
          <w:szCs w:val="28"/>
        </w:rPr>
        <w:t>zvino</w:t>
      </w:r>
      <w:proofErr w:type="spellEnd"/>
      <w:r w:rsidR="008E5DD1" w:rsidRPr="00FD2014">
        <w:rPr>
          <w:rFonts w:ascii="Arial" w:hAnsi="Arial" w:cs="Arial"/>
          <w:sz w:val="28"/>
          <w:szCs w:val="28"/>
        </w:rPr>
        <w:t xml:space="preserve"> </w:t>
      </w:r>
      <w:proofErr w:type="spellStart"/>
      <w:r w:rsidR="008E5DD1" w:rsidRPr="00FD2014">
        <w:rPr>
          <w:rFonts w:ascii="Arial" w:hAnsi="Arial" w:cs="Arial"/>
          <w:sz w:val="28"/>
          <w:szCs w:val="28"/>
        </w:rPr>
        <w:t>tichipinda</w:t>
      </w:r>
      <w:proofErr w:type="spellEnd"/>
      <w:r w:rsidR="008E5DD1" w:rsidRPr="00FD2014">
        <w:rPr>
          <w:rFonts w:ascii="Arial" w:hAnsi="Arial" w:cs="Arial"/>
          <w:sz w:val="28"/>
          <w:szCs w:val="28"/>
        </w:rPr>
        <w:t xml:space="preserve"> </w:t>
      </w:r>
      <w:proofErr w:type="spellStart"/>
      <w:r w:rsidR="008E5DD1" w:rsidRPr="00FD2014">
        <w:rPr>
          <w:rFonts w:ascii="Arial" w:hAnsi="Arial" w:cs="Arial"/>
          <w:sz w:val="28"/>
          <w:szCs w:val="28"/>
        </w:rPr>
        <w:t>pakuteura</w:t>
      </w:r>
      <w:proofErr w:type="spellEnd"/>
      <w:r w:rsidR="00723308" w:rsidRPr="00FD2014">
        <w:rPr>
          <w:rFonts w:ascii="Arial" w:hAnsi="Arial" w:cs="Arial"/>
          <w:sz w:val="28"/>
          <w:szCs w:val="28"/>
        </w:rPr>
        <w:t xml:space="preserve"> </w:t>
      </w:r>
      <w:proofErr w:type="spellStart"/>
      <w:r w:rsidR="009D041F">
        <w:rPr>
          <w:rFonts w:ascii="Arial" w:hAnsi="Arial" w:cs="Arial"/>
          <w:sz w:val="28"/>
          <w:szCs w:val="28"/>
        </w:rPr>
        <w:t>a</w:t>
      </w:r>
      <w:r w:rsidR="00723308" w:rsidRPr="00FD2014">
        <w:rPr>
          <w:rFonts w:ascii="Arial" w:hAnsi="Arial" w:cs="Arial"/>
          <w:sz w:val="28"/>
          <w:szCs w:val="28"/>
        </w:rPr>
        <w:t>pa</w:t>
      </w:r>
      <w:proofErr w:type="spellEnd"/>
      <w:r w:rsidR="00EA6A5E">
        <w:rPr>
          <w:rFonts w:ascii="Arial" w:hAnsi="Arial" w:cs="Arial"/>
          <w:sz w:val="28"/>
          <w:szCs w:val="28"/>
        </w:rPr>
        <w:t>;</w:t>
      </w:r>
      <w:r w:rsidR="00723308" w:rsidRPr="00FD2014">
        <w:rPr>
          <w:rFonts w:ascii="Arial" w:hAnsi="Arial" w:cs="Arial"/>
          <w:sz w:val="28"/>
          <w:szCs w:val="28"/>
        </w:rPr>
        <w:t xml:space="preserve"> one accord, </w:t>
      </w:r>
      <w:r w:rsidR="00EA6A5E" w:rsidRPr="00FD2014">
        <w:rPr>
          <w:rFonts w:ascii="Arial" w:hAnsi="Arial" w:cs="Arial"/>
          <w:sz w:val="28"/>
          <w:szCs w:val="28"/>
        </w:rPr>
        <w:t>double portion</w:t>
      </w:r>
      <w:r w:rsidR="00EA6A5E">
        <w:rPr>
          <w:rFonts w:ascii="Arial" w:hAnsi="Arial" w:cs="Arial"/>
          <w:sz w:val="28"/>
          <w:szCs w:val="28"/>
        </w:rPr>
        <w:t>.</w:t>
      </w:r>
      <w:r w:rsidR="00723308" w:rsidRPr="00FD2014">
        <w:rPr>
          <w:rFonts w:ascii="Arial" w:hAnsi="Arial" w:cs="Arial"/>
          <w:sz w:val="28"/>
          <w:szCs w:val="28"/>
        </w:rPr>
        <w:t xml:space="preserve"> </w:t>
      </w:r>
      <w:proofErr w:type="spellStart"/>
      <w:r w:rsidR="00EA6A5E">
        <w:rPr>
          <w:rFonts w:ascii="Arial" w:hAnsi="Arial" w:cs="Arial"/>
          <w:sz w:val="28"/>
          <w:szCs w:val="28"/>
        </w:rPr>
        <w:t>k</w:t>
      </w:r>
      <w:r w:rsidR="00723308" w:rsidRPr="00FD2014">
        <w:rPr>
          <w:rFonts w:ascii="Arial" w:hAnsi="Arial" w:cs="Arial"/>
          <w:sz w:val="28"/>
          <w:szCs w:val="28"/>
        </w:rPr>
        <w:t>uts</w:t>
      </w:r>
      <w:r w:rsidR="00EA6A5E">
        <w:rPr>
          <w:rFonts w:ascii="Arial" w:hAnsi="Arial" w:cs="Arial"/>
          <w:sz w:val="28"/>
          <w:szCs w:val="28"/>
        </w:rPr>
        <w:t>i</w:t>
      </w:r>
      <w:r w:rsidR="00723308" w:rsidRPr="00FD2014">
        <w:rPr>
          <w:rFonts w:ascii="Arial" w:hAnsi="Arial" w:cs="Arial"/>
          <w:sz w:val="28"/>
          <w:szCs w:val="28"/>
        </w:rPr>
        <w:t>ura</w:t>
      </w:r>
      <w:proofErr w:type="spellEnd"/>
      <w:r w:rsidR="00723308" w:rsidRPr="00FD2014">
        <w:rPr>
          <w:rFonts w:ascii="Arial" w:hAnsi="Arial" w:cs="Arial"/>
          <w:sz w:val="28"/>
          <w:szCs w:val="28"/>
        </w:rPr>
        <w:t xml:space="preserve"> </w:t>
      </w:r>
      <w:r w:rsidR="00FD2014" w:rsidRPr="00FD2014">
        <w:rPr>
          <w:rFonts w:ascii="Arial" w:hAnsi="Arial" w:cs="Arial"/>
          <w:sz w:val="28"/>
          <w:szCs w:val="28"/>
        </w:rPr>
        <w:t xml:space="preserve">mweya </w:t>
      </w:r>
      <w:proofErr w:type="spellStart"/>
      <w:r w:rsidR="00FD2014" w:rsidRPr="00FD2014">
        <w:rPr>
          <w:rFonts w:ascii="Arial" w:hAnsi="Arial" w:cs="Arial"/>
          <w:sz w:val="28"/>
          <w:szCs w:val="28"/>
        </w:rPr>
        <w:t>wemadzinza</w:t>
      </w:r>
      <w:proofErr w:type="spellEnd"/>
      <w:r w:rsidR="00FD2014" w:rsidRPr="00FD2014">
        <w:rPr>
          <w:rFonts w:ascii="Arial" w:hAnsi="Arial" w:cs="Arial"/>
          <w:sz w:val="28"/>
          <w:szCs w:val="28"/>
        </w:rPr>
        <w:t xml:space="preserve">, </w:t>
      </w:r>
      <w:proofErr w:type="spellStart"/>
      <w:r w:rsidR="00FD2014" w:rsidRPr="00FD2014">
        <w:rPr>
          <w:rFonts w:ascii="Arial" w:hAnsi="Arial" w:cs="Arial"/>
          <w:sz w:val="28"/>
          <w:szCs w:val="28"/>
        </w:rPr>
        <w:t>k</w:t>
      </w:r>
      <w:r w:rsidR="00FD2014">
        <w:rPr>
          <w:rFonts w:ascii="Arial" w:hAnsi="Arial" w:cs="Arial"/>
          <w:sz w:val="28"/>
          <w:szCs w:val="28"/>
        </w:rPr>
        <w:t>uts</w:t>
      </w:r>
      <w:r w:rsidR="00EA6A5E">
        <w:rPr>
          <w:rFonts w:ascii="Arial" w:hAnsi="Arial" w:cs="Arial"/>
          <w:sz w:val="28"/>
          <w:szCs w:val="28"/>
        </w:rPr>
        <w:t>i</w:t>
      </w:r>
      <w:r w:rsidR="00FD2014">
        <w:rPr>
          <w:rFonts w:ascii="Arial" w:hAnsi="Arial" w:cs="Arial"/>
          <w:sz w:val="28"/>
          <w:szCs w:val="28"/>
        </w:rPr>
        <w:t>ura</w:t>
      </w:r>
      <w:proofErr w:type="spellEnd"/>
      <w:r w:rsidR="00FD2014">
        <w:rPr>
          <w:rFonts w:ascii="Arial" w:hAnsi="Arial" w:cs="Arial"/>
          <w:sz w:val="28"/>
          <w:szCs w:val="28"/>
        </w:rPr>
        <w:t xml:space="preserve"> poverty, </w:t>
      </w:r>
      <w:proofErr w:type="spellStart"/>
      <w:r w:rsidR="009D041F">
        <w:rPr>
          <w:rFonts w:ascii="Arial" w:hAnsi="Arial" w:cs="Arial"/>
          <w:sz w:val="28"/>
          <w:szCs w:val="28"/>
        </w:rPr>
        <w:t>handi</w:t>
      </w:r>
      <w:proofErr w:type="spellEnd"/>
      <w:r w:rsidR="009D041F">
        <w:rPr>
          <w:rFonts w:ascii="Arial" w:hAnsi="Arial" w:cs="Arial"/>
          <w:sz w:val="28"/>
          <w:szCs w:val="28"/>
        </w:rPr>
        <w:t xml:space="preserve"> muri kuona</w:t>
      </w:r>
      <w:r w:rsidR="00FA4FF1">
        <w:rPr>
          <w:rFonts w:ascii="Arial" w:hAnsi="Arial" w:cs="Arial"/>
          <w:sz w:val="28"/>
          <w:szCs w:val="28"/>
        </w:rPr>
        <w:t xml:space="preserve"> </w:t>
      </w:r>
      <w:proofErr w:type="spellStart"/>
      <w:r w:rsidR="004524D1">
        <w:rPr>
          <w:rFonts w:ascii="Arial" w:hAnsi="Arial" w:cs="Arial"/>
          <w:sz w:val="28"/>
          <w:szCs w:val="28"/>
        </w:rPr>
        <w:t>zvatenge</w:t>
      </w:r>
      <w:proofErr w:type="spellEnd"/>
      <w:r w:rsidR="004524D1">
        <w:rPr>
          <w:rFonts w:ascii="Arial" w:hAnsi="Arial" w:cs="Arial"/>
          <w:sz w:val="28"/>
          <w:szCs w:val="28"/>
        </w:rPr>
        <w:t xml:space="preserve"> </w:t>
      </w:r>
      <w:proofErr w:type="spellStart"/>
      <w:r w:rsidR="004524D1">
        <w:rPr>
          <w:rFonts w:ascii="Arial" w:hAnsi="Arial" w:cs="Arial"/>
          <w:sz w:val="28"/>
          <w:szCs w:val="28"/>
        </w:rPr>
        <w:t>tichiku-kumbira</w:t>
      </w:r>
      <w:proofErr w:type="spellEnd"/>
      <w:r w:rsidR="00FA4FF1">
        <w:rPr>
          <w:rFonts w:ascii="Arial" w:hAnsi="Arial" w:cs="Arial"/>
          <w:sz w:val="28"/>
          <w:szCs w:val="28"/>
        </w:rPr>
        <w:t xml:space="preserve">. Kuchinjwa </w:t>
      </w:r>
      <w:proofErr w:type="spellStart"/>
      <w:r w:rsidR="00FA4FF1">
        <w:rPr>
          <w:rFonts w:ascii="Arial" w:hAnsi="Arial" w:cs="Arial"/>
          <w:sz w:val="28"/>
          <w:szCs w:val="28"/>
        </w:rPr>
        <w:t>kwenzvimbo</w:t>
      </w:r>
      <w:proofErr w:type="spellEnd"/>
      <w:r w:rsidR="00FA4FF1">
        <w:rPr>
          <w:rFonts w:ascii="Arial" w:hAnsi="Arial" w:cs="Arial"/>
          <w:sz w:val="28"/>
          <w:szCs w:val="28"/>
        </w:rPr>
        <w:t xml:space="preserve"> ino from commercial… </w:t>
      </w:r>
      <w:proofErr w:type="spellStart"/>
      <w:r w:rsidR="00FA4FF1">
        <w:rPr>
          <w:rFonts w:ascii="Arial" w:hAnsi="Arial" w:cs="Arial"/>
          <w:sz w:val="28"/>
          <w:szCs w:val="28"/>
        </w:rPr>
        <w:t>handiti</w:t>
      </w:r>
      <w:proofErr w:type="spellEnd"/>
      <w:r w:rsidR="00FA4FF1">
        <w:rPr>
          <w:rFonts w:ascii="Arial" w:hAnsi="Arial" w:cs="Arial"/>
          <w:sz w:val="28"/>
          <w:szCs w:val="28"/>
        </w:rPr>
        <w:t xml:space="preserve"> from residential </w:t>
      </w:r>
      <w:r w:rsidR="00905236">
        <w:rPr>
          <w:rFonts w:ascii="Arial" w:hAnsi="Arial" w:cs="Arial"/>
          <w:sz w:val="28"/>
          <w:szCs w:val="28"/>
        </w:rPr>
        <w:t xml:space="preserve">to commercial, </w:t>
      </w:r>
      <w:proofErr w:type="spellStart"/>
      <w:r w:rsidR="00905236">
        <w:rPr>
          <w:rFonts w:ascii="Arial" w:hAnsi="Arial" w:cs="Arial"/>
          <w:sz w:val="28"/>
          <w:szCs w:val="28"/>
        </w:rPr>
        <w:t>mari</w:t>
      </w:r>
      <w:proofErr w:type="spellEnd"/>
      <w:r w:rsidR="00905236">
        <w:rPr>
          <w:rFonts w:ascii="Arial" w:hAnsi="Arial" w:cs="Arial"/>
          <w:sz w:val="28"/>
          <w:szCs w:val="28"/>
        </w:rPr>
        <w:t xml:space="preserve"> </w:t>
      </w:r>
      <w:proofErr w:type="spellStart"/>
      <w:r w:rsidR="00905236">
        <w:rPr>
          <w:rFonts w:ascii="Arial" w:hAnsi="Arial" w:cs="Arial"/>
          <w:sz w:val="28"/>
          <w:szCs w:val="28"/>
        </w:rPr>
        <w:t>yekuvaka</w:t>
      </w:r>
      <w:proofErr w:type="spellEnd"/>
      <w:r w:rsidR="00905236">
        <w:rPr>
          <w:rFonts w:ascii="Arial" w:hAnsi="Arial" w:cs="Arial"/>
          <w:sz w:val="28"/>
          <w:szCs w:val="28"/>
        </w:rPr>
        <w:t xml:space="preserve"> Kwekwe, Kadoma</w:t>
      </w:r>
      <w:r w:rsidR="00192C27">
        <w:rPr>
          <w:rFonts w:ascii="Arial" w:hAnsi="Arial" w:cs="Arial"/>
          <w:sz w:val="28"/>
          <w:szCs w:val="28"/>
        </w:rPr>
        <w:t xml:space="preserve">, Harare </w:t>
      </w:r>
      <w:r w:rsidR="00534101">
        <w:rPr>
          <w:rFonts w:ascii="Arial" w:hAnsi="Arial" w:cs="Arial"/>
          <w:sz w:val="28"/>
          <w:szCs w:val="28"/>
        </w:rPr>
        <w:t>ha-</w:t>
      </w:r>
      <w:proofErr w:type="spellStart"/>
      <w:r w:rsidR="00534101">
        <w:rPr>
          <w:rFonts w:ascii="Arial" w:hAnsi="Arial" w:cs="Arial"/>
          <w:sz w:val="28"/>
          <w:szCs w:val="28"/>
        </w:rPr>
        <w:t>maona</w:t>
      </w:r>
      <w:proofErr w:type="spellEnd"/>
      <w:r w:rsidR="00851269">
        <w:rPr>
          <w:rFonts w:ascii="Arial" w:hAnsi="Arial" w:cs="Arial"/>
          <w:sz w:val="28"/>
          <w:szCs w:val="28"/>
        </w:rPr>
        <w:t xml:space="preserve">. </w:t>
      </w:r>
    </w:p>
    <w:p w14:paraId="20730740" w14:textId="4803DDD9" w:rsidR="00100A94" w:rsidRDefault="00BF5436" w:rsidP="00EE1207">
      <w:pPr>
        <w:jc w:val="both"/>
        <w:rPr>
          <w:rFonts w:ascii="Arial" w:hAnsi="Arial" w:cs="Arial"/>
          <w:sz w:val="28"/>
          <w:szCs w:val="28"/>
        </w:rPr>
      </w:pPr>
      <w:r>
        <w:rPr>
          <w:rFonts w:ascii="Arial" w:hAnsi="Arial" w:cs="Arial"/>
          <w:sz w:val="28"/>
          <w:szCs w:val="28"/>
          <w:vertAlign w:val="superscript"/>
        </w:rPr>
        <w:t>16</w:t>
      </w:r>
      <w:r w:rsidR="00DA2C36">
        <w:rPr>
          <w:rFonts w:ascii="Arial" w:hAnsi="Arial" w:cs="Arial"/>
          <w:sz w:val="28"/>
          <w:szCs w:val="28"/>
          <w:vertAlign w:val="superscript"/>
        </w:rPr>
        <w:t>9</w:t>
      </w:r>
      <w:r>
        <w:rPr>
          <w:rFonts w:ascii="Arial" w:hAnsi="Arial" w:cs="Arial"/>
          <w:sz w:val="28"/>
          <w:szCs w:val="28"/>
          <w:vertAlign w:val="superscript"/>
        </w:rPr>
        <w:t xml:space="preserve"> </w:t>
      </w:r>
      <w:proofErr w:type="spellStart"/>
      <w:r w:rsidR="00851269">
        <w:rPr>
          <w:rFonts w:ascii="Arial" w:hAnsi="Arial" w:cs="Arial"/>
          <w:sz w:val="28"/>
          <w:szCs w:val="28"/>
        </w:rPr>
        <w:t>Kudzoreredzwa</w:t>
      </w:r>
      <w:proofErr w:type="spellEnd"/>
      <w:r w:rsidR="00851269">
        <w:rPr>
          <w:rFonts w:ascii="Arial" w:hAnsi="Arial" w:cs="Arial"/>
          <w:sz w:val="28"/>
          <w:szCs w:val="28"/>
        </w:rPr>
        <w:t xml:space="preserve"> </w:t>
      </w:r>
      <w:proofErr w:type="spellStart"/>
      <w:r w:rsidR="00851269">
        <w:rPr>
          <w:rFonts w:ascii="Arial" w:hAnsi="Arial" w:cs="Arial"/>
          <w:sz w:val="28"/>
          <w:szCs w:val="28"/>
        </w:rPr>
        <w:t>kweMwenga</w:t>
      </w:r>
      <w:proofErr w:type="spellEnd"/>
      <w:r w:rsidR="00851269">
        <w:rPr>
          <w:rFonts w:ascii="Arial" w:hAnsi="Arial" w:cs="Arial"/>
          <w:sz w:val="28"/>
          <w:szCs w:val="28"/>
        </w:rPr>
        <w:t xml:space="preserve">, ku </w:t>
      </w:r>
      <w:proofErr w:type="spellStart"/>
      <w:r w:rsidR="00851269" w:rsidRPr="00851269">
        <w:rPr>
          <w:rFonts w:ascii="Arial" w:hAnsi="Arial" w:cs="Arial"/>
          <w:i/>
          <w:iCs/>
          <w:sz w:val="28"/>
          <w:szCs w:val="28"/>
        </w:rPr>
        <w:t>igno-wa</w:t>
      </w:r>
      <w:proofErr w:type="spellEnd"/>
      <w:r w:rsidR="00032A62">
        <w:rPr>
          <w:rFonts w:ascii="Arial" w:hAnsi="Arial" w:cs="Arial"/>
          <w:i/>
          <w:iCs/>
          <w:sz w:val="28"/>
          <w:szCs w:val="28"/>
        </w:rPr>
        <w:t xml:space="preserve"> </w:t>
      </w:r>
      <w:proofErr w:type="spellStart"/>
      <w:r w:rsidR="00032A62">
        <w:rPr>
          <w:rFonts w:ascii="Arial" w:hAnsi="Arial" w:cs="Arial"/>
          <w:sz w:val="28"/>
          <w:szCs w:val="28"/>
        </w:rPr>
        <w:t>zvinobva</w:t>
      </w:r>
      <w:proofErr w:type="spellEnd"/>
      <w:r w:rsidR="00032A62">
        <w:rPr>
          <w:rFonts w:ascii="Arial" w:hAnsi="Arial" w:cs="Arial"/>
          <w:sz w:val="28"/>
          <w:szCs w:val="28"/>
        </w:rPr>
        <w:t xml:space="preserve"> ku </w:t>
      </w:r>
      <w:proofErr w:type="spellStart"/>
      <w:r w:rsidR="00032A62">
        <w:rPr>
          <w:rFonts w:ascii="Arial" w:hAnsi="Arial" w:cs="Arial"/>
          <w:sz w:val="28"/>
          <w:szCs w:val="28"/>
        </w:rPr>
        <w:t>Bherevhedhiya</w:t>
      </w:r>
      <w:proofErr w:type="spellEnd"/>
      <w:r w:rsidR="00032A62">
        <w:rPr>
          <w:rFonts w:ascii="Arial" w:hAnsi="Arial" w:cs="Arial"/>
          <w:sz w:val="28"/>
          <w:szCs w:val="28"/>
        </w:rPr>
        <w:t xml:space="preserve"> </w:t>
      </w:r>
      <w:r w:rsidR="001850DB">
        <w:rPr>
          <w:rFonts w:ascii="Arial" w:hAnsi="Arial" w:cs="Arial"/>
          <w:sz w:val="28"/>
          <w:szCs w:val="28"/>
        </w:rPr>
        <w:t xml:space="preserve">uko </w:t>
      </w:r>
      <w:proofErr w:type="spellStart"/>
      <w:r w:rsidR="001850DB">
        <w:rPr>
          <w:rFonts w:ascii="Arial" w:hAnsi="Arial" w:cs="Arial"/>
          <w:sz w:val="28"/>
          <w:szCs w:val="28"/>
        </w:rPr>
        <w:t>zve</w:t>
      </w:r>
      <w:r w:rsidR="002F37E2">
        <w:rPr>
          <w:rFonts w:ascii="Arial" w:hAnsi="Arial" w:cs="Arial"/>
          <w:sz w:val="28"/>
          <w:szCs w:val="28"/>
        </w:rPr>
        <w:t>vanhu</w:t>
      </w:r>
      <w:proofErr w:type="spellEnd"/>
      <w:r w:rsidR="002F37E2">
        <w:rPr>
          <w:rFonts w:ascii="Arial" w:hAnsi="Arial" w:cs="Arial"/>
          <w:sz w:val="28"/>
          <w:szCs w:val="28"/>
        </w:rPr>
        <w:t xml:space="preserve"> </w:t>
      </w:r>
      <w:proofErr w:type="spellStart"/>
      <w:r w:rsidR="002F37E2">
        <w:rPr>
          <w:rFonts w:ascii="Arial" w:hAnsi="Arial" w:cs="Arial"/>
          <w:sz w:val="28"/>
          <w:szCs w:val="28"/>
        </w:rPr>
        <w:t>vakaramba</w:t>
      </w:r>
      <w:proofErr w:type="spellEnd"/>
      <w:r w:rsidR="002F37E2">
        <w:rPr>
          <w:rFonts w:ascii="Arial" w:hAnsi="Arial" w:cs="Arial"/>
          <w:sz w:val="28"/>
          <w:szCs w:val="28"/>
        </w:rPr>
        <w:t xml:space="preserve"> Message </w:t>
      </w:r>
      <w:proofErr w:type="spellStart"/>
      <w:r w:rsidR="002F37E2">
        <w:rPr>
          <w:rFonts w:ascii="Arial" w:hAnsi="Arial" w:cs="Arial"/>
          <w:sz w:val="28"/>
          <w:szCs w:val="28"/>
        </w:rPr>
        <w:t>kudha</w:t>
      </w:r>
      <w:proofErr w:type="spellEnd"/>
      <w:r w:rsidR="002F37E2">
        <w:rPr>
          <w:rFonts w:ascii="Arial" w:hAnsi="Arial" w:cs="Arial"/>
          <w:sz w:val="28"/>
          <w:szCs w:val="28"/>
        </w:rPr>
        <w:t xml:space="preserve">…? </w:t>
      </w:r>
      <w:r w:rsidR="002F37E2" w:rsidRPr="0073626E">
        <w:rPr>
          <w:rFonts w:ascii="Arial" w:hAnsi="Arial" w:cs="Arial"/>
          <w:sz w:val="18"/>
          <w:szCs w:val="18"/>
        </w:rPr>
        <w:t xml:space="preserve">[Congregation </w:t>
      </w:r>
      <w:r w:rsidR="00063DA1" w:rsidRPr="0073626E">
        <w:rPr>
          <w:rFonts w:ascii="Arial" w:hAnsi="Arial" w:cs="Arial"/>
          <w:sz w:val="18"/>
          <w:szCs w:val="18"/>
        </w:rPr>
        <w:t>says, “</w:t>
      </w:r>
      <w:proofErr w:type="spellStart"/>
      <w:r w:rsidR="002F37E2" w:rsidRPr="0073626E">
        <w:rPr>
          <w:rFonts w:ascii="Arial" w:hAnsi="Arial" w:cs="Arial"/>
          <w:sz w:val="18"/>
          <w:szCs w:val="18"/>
        </w:rPr>
        <w:t>kudhara</w:t>
      </w:r>
      <w:proofErr w:type="spellEnd"/>
      <w:r w:rsidR="00D75F46" w:rsidRPr="0073626E">
        <w:rPr>
          <w:rFonts w:ascii="Arial" w:hAnsi="Arial" w:cs="Arial"/>
          <w:sz w:val="18"/>
          <w:szCs w:val="18"/>
        </w:rPr>
        <w:t>.</w:t>
      </w:r>
      <w:r w:rsidR="002F37E2" w:rsidRPr="0073626E">
        <w:rPr>
          <w:rFonts w:ascii="Arial" w:hAnsi="Arial" w:cs="Arial"/>
          <w:sz w:val="18"/>
          <w:szCs w:val="18"/>
        </w:rPr>
        <w:t>”]</w:t>
      </w:r>
      <w:r w:rsidR="002F37E2">
        <w:rPr>
          <w:rFonts w:ascii="Arial" w:hAnsi="Arial" w:cs="Arial"/>
          <w:sz w:val="28"/>
          <w:szCs w:val="28"/>
        </w:rPr>
        <w:t xml:space="preserve"> </w:t>
      </w:r>
      <w:r w:rsidR="00D75F46">
        <w:rPr>
          <w:rFonts w:ascii="Arial" w:hAnsi="Arial" w:cs="Arial"/>
          <w:sz w:val="28"/>
          <w:szCs w:val="28"/>
        </w:rPr>
        <w:t>H</w:t>
      </w:r>
      <w:r w:rsidR="008D10C0">
        <w:rPr>
          <w:rFonts w:ascii="Arial" w:hAnsi="Arial" w:cs="Arial"/>
          <w:sz w:val="28"/>
          <w:szCs w:val="28"/>
        </w:rPr>
        <w:t xml:space="preserve">aa </w:t>
      </w:r>
      <w:proofErr w:type="spellStart"/>
      <w:r w:rsidR="008D10C0">
        <w:rPr>
          <w:rFonts w:ascii="Arial" w:hAnsi="Arial" w:cs="Arial"/>
          <w:sz w:val="28"/>
          <w:szCs w:val="28"/>
        </w:rPr>
        <w:t>vakaramba</w:t>
      </w:r>
      <w:proofErr w:type="spellEnd"/>
      <w:r w:rsidR="008D10C0">
        <w:rPr>
          <w:rFonts w:ascii="Arial" w:hAnsi="Arial" w:cs="Arial"/>
          <w:sz w:val="28"/>
          <w:szCs w:val="28"/>
        </w:rPr>
        <w:t xml:space="preserve"> Message </w:t>
      </w:r>
      <w:proofErr w:type="spellStart"/>
      <w:r w:rsidR="00907984">
        <w:rPr>
          <w:rFonts w:ascii="Arial" w:hAnsi="Arial" w:cs="Arial"/>
          <w:sz w:val="28"/>
          <w:szCs w:val="28"/>
        </w:rPr>
        <w:t>kudhara</w:t>
      </w:r>
      <w:proofErr w:type="spellEnd"/>
      <w:r w:rsidR="00907984">
        <w:rPr>
          <w:rFonts w:ascii="Arial" w:hAnsi="Arial" w:cs="Arial"/>
          <w:sz w:val="28"/>
          <w:szCs w:val="28"/>
        </w:rPr>
        <w:t xml:space="preserve"> </w:t>
      </w:r>
      <w:proofErr w:type="spellStart"/>
      <w:r w:rsidR="00907984">
        <w:rPr>
          <w:rFonts w:ascii="Arial" w:hAnsi="Arial" w:cs="Arial"/>
          <w:sz w:val="28"/>
          <w:szCs w:val="28"/>
        </w:rPr>
        <w:t>vakuru</w:t>
      </w:r>
      <w:proofErr w:type="spellEnd"/>
      <w:r w:rsidR="00907984">
        <w:rPr>
          <w:rFonts w:ascii="Arial" w:hAnsi="Arial" w:cs="Arial"/>
          <w:sz w:val="28"/>
          <w:szCs w:val="28"/>
        </w:rPr>
        <w:t xml:space="preserve"> </w:t>
      </w:r>
      <w:proofErr w:type="spellStart"/>
      <w:r w:rsidR="00907984">
        <w:rPr>
          <w:rFonts w:ascii="Arial" w:hAnsi="Arial" w:cs="Arial"/>
          <w:sz w:val="28"/>
          <w:szCs w:val="28"/>
        </w:rPr>
        <w:t>vaya</w:t>
      </w:r>
      <w:proofErr w:type="spellEnd"/>
      <w:r w:rsidR="00907984">
        <w:rPr>
          <w:rFonts w:ascii="Arial" w:hAnsi="Arial" w:cs="Arial"/>
          <w:sz w:val="28"/>
          <w:szCs w:val="28"/>
        </w:rPr>
        <w:t xml:space="preserve">, </w:t>
      </w:r>
      <w:proofErr w:type="spellStart"/>
      <w:r w:rsidR="00907984">
        <w:rPr>
          <w:rFonts w:ascii="Arial" w:hAnsi="Arial" w:cs="Arial"/>
          <w:sz w:val="28"/>
          <w:szCs w:val="28"/>
        </w:rPr>
        <w:t>havatende</w:t>
      </w:r>
      <w:proofErr w:type="spellEnd"/>
      <w:r w:rsidR="00907984">
        <w:rPr>
          <w:rFonts w:ascii="Arial" w:hAnsi="Arial" w:cs="Arial"/>
          <w:sz w:val="28"/>
          <w:szCs w:val="28"/>
        </w:rPr>
        <w:t xml:space="preserve"> Message </w:t>
      </w:r>
      <w:proofErr w:type="spellStart"/>
      <w:r w:rsidR="00907984">
        <w:rPr>
          <w:rFonts w:ascii="Arial" w:hAnsi="Arial" w:cs="Arial"/>
          <w:sz w:val="28"/>
          <w:szCs w:val="28"/>
        </w:rPr>
        <w:t>zvacho</w:t>
      </w:r>
      <w:proofErr w:type="spellEnd"/>
      <w:r w:rsidR="00907984">
        <w:rPr>
          <w:rFonts w:ascii="Arial" w:hAnsi="Arial" w:cs="Arial"/>
          <w:sz w:val="28"/>
          <w:szCs w:val="28"/>
        </w:rPr>
        <w:t xml:space="preserve">…? </w:t>
      </w:r>
      <w:bookmarkStart w:id="77" w:name="_Hlk185401068"/>
      <w:r w:rsidR="001F62A0" w:rsidRPr="0073626E">
        <w:rPr>
          <w:rFonts w:ascii="Arial" w:hAnsi="Arial" w:cs="Arial"/>
          <w:sz w:val="18"/>
          <w:szCs w:val="18"/>
        </w:rPr>
        <w:t xml:space="preserve">[Congregation </w:t>
      </w:r>
      <w:r w:rsidR="00063DA1" w:rsidRPr="0073626E">
        <w:rPr>
          <w:rFonts w:ascii="Arial" w:hAnsi="Arial" w:cs="Arial"/>
          <w:sz w:val="18"/>
          <w:szCs w:val="18"/>
        </w:rPr>
        <w:t>says, “</w:t>
      </w:r>
      <w:proofErr w:type="spellStart"/>
      <w:r w:rsidR="005148C1" w:rsidRPr="0073626E">
        <w:rPr>
          <w:rFonts w:ascii="Arial" w:hAnsi="Arial" w:cs="Arial"/>
          <w:sz w:val="18"/>
          <w:szCs w:val="18"/>
        </w:rPr>
        <w:t>zvachose</w:t>
      </w:r>
      <w:proofErr w:type="spellEnd"/>
      <w:r w:rsidR="005148C1" w:rsidRPr="0073626E">
        <w:rPr>
          <w:rFonts w:ascii="Arial" w:hAnsi="Arial" w:cs="Arial"/>
          <w:sz w:val="18"/>
          <w:szCs w:val="18"/>
        </w:rPr>
        <w:t>.</w:t>
      </w:r>
      <w:r w:rsidR="001F62A0" w:rsidRPr="0073626E">
        <w:rPr>
          <w:rFonts w:ascii="Arial" w:hAnsi="Arial" w:cs="Arial"/>
          <w:sz w:val="18"/>
          <w:szCs w:val="18"/>
        </w:rPr>
        <w:t>”]</w:t>
      </w:r>
      <w:r w:rsidR="005148C1">
        <w:rPr>
          <w:rFonts w:ascii="Arial" w:hAnsi="Arial" w:cs="Arial"/>
          <w:sz w:val="28"/>
          <w:szCs w:val="28"/>
        </w:rPr>
        <w:t xml:space="preserve"> </w:t>
      </w:r>
      <w:bookmarkEnd w:id="77"/>
      <w:r w:rsidR="005148C1">
        <w:rPr>
          <w:rFonts w:ascii="Arial" w:hAnsi="Arial" w:cs="Arial"/>
          <w:sz w:val="28"/>
          <w:szCs w:val="28"/>
        </w:rPr>
        <w:t xml:space="preserve">Hameno kuti program ye Message </w:t>
      </w:r>
      <w:proofErr w:type="spellStart"/>
      <w:r w:rsidR="000B2FEF">
        <w:rPr>
          <w:rFonts w:ascii="Arial" w:hAnsi="Arial" w:cs="Arial"/>
          <w:sz w:val="28"/>
          <w:szCs w:val="28"/>
        </w:rPr>
        <w:t>yavanayo</w:t>
      </w:r>
      <w:proofErr w:type="spellEnd"/>
      <w:r w:rsidR="000B2FEF">
        <w:rPr>
          <w:rFonts w:ascii="Arial" w:hAnsi="Arial" w:cs="Arial"/>
          <w:sz w:val="28"/>
          <w:szCs w:val="28"/>
        </w:rPr>
        <w:t xml:space="preserve"> </w:t>
      </w:r>
      <w:proofErr w:type="spellStart"/>
      <w:r w:rsidR="000B2FEF">
        <w:rPr>
          <w:rFonts w:ascii="Arial" w:hAnsi="Arial" w:cs="Arial"/>
          <w:sz w:val="28"/>
          <w:szCs w:val="28"/>
        </w:rPr>
        <w:t>ndeyey</w:t>
      </w:r>
      <w:r w:rsidR="00234449">
        <w:rPr>
          <w:rFonts w:ascii="Arial" w:hAnsi="Arial" w:cs="Arial"/>
          <w:sz w:val="28"/>
          <w:szCs w:val="28"/>
        </w:rPr>
        <w:t>i</w:t>
      </w:r>
      <w:proofErr w:type="spellEnd"/>
      <w:r w:rsidR="00234449">
        <w:rPr>
          <w:rFonts w:ascii="Arial" w:hAnsi="Arial" w:cs="Arial"/>
          <w:sz w:val="28"/>
          <w:szCs w:val="28"/>
        </w:rPr>
        <w:t>? Bro Branham taught</w:t>
      </w:r>
      <w:r w:rsidR="002C689E">
        <w:rPr>
          <w:rFonts w:ascii="Arial" w:hAnsi="Arial" w:cs="Arial"/>
          <w:sz w:val="28"/>
          <w:szCs w:val="28"/>
        </w:rPr>
        <w:t xml:space="preserve"> that every local assembly, every local assembly, </w:t>
      </w:r>
      <w:r w:rsidR="00DC6611">
        <w:rPr>
          <w:rFonts w:ascii="Arial" w:hAnsi="Arial" w:cs="Arial"/>
          <w:sz w:val="28"/>
          <w:szCs w:val="28"/>
        </w:rPr>
        <w:t>is sovereign and the highest authority in a local assembly is the pa</w:t>
      </w:r>
      <w:r w:rsidR="003028D6">
        <w:rPr>
          <w:rFonts w:ascii="Arial" w:hAnsi="Arial" w:cs="Arial"/>
          <w:sz w:val="28"/>
          <w:szCs w:val="28"/>
        </w:rPr>
        <w:t xml:space="preserve">…? </w:t>
      </w:r>
      <w:r w:rsidR="003028D6" w:rsidRPr="0073626E">
        <w:rPr>
          <w:rFonts w:ascii="Arial" w:hAnsi="Arial" w:cs="Arial"/>
          <w:sz w:val="18"/>
          <w:szCs w:val="18"/>
        </w:rPr>
        <w:t xml:space="preserve">[Congregation </w:t>
      </w:r>
      <w:r w:rsidR="00063DA1" w:rsidRPr="0073626E">
        <w:rPr>
          <w:rFonts w:ascii="Arial" w:hAnsi="Arial" w:cs="Arial"/>
          <w:sz w:val="18"/>
          <w:szCs w:val="18"/>
        </w:rPr>
        <w:t>says, “</w:t>
      </w:r>
      <w:r w:rsidR="003028D6" w:rsidRPr="0073626E">
        <w:rPr>
          <w:rFonts w:ascii="Arial" w:hAnsi="Arial" w:cs="Arial"/>
          <w:sz w:val="18"/>
          <w:szCs w:val="18"/>
        </w:rPr>
        <w:t>pastor</w:t>
      </w:r>
      <w:r w:rsidR="00E12989" w:rsidRPr="0073626E">
        <w:rPr>
          <w:rFonts w:ascii="Arial" w:hAnsi="Arial" w:cs="Arial"/>
          <w:sz w:val="18"/>
          <w:szCs w:val="18"/>
        </w:rPr>
        <w:t>,</w:t>
      </w:r>
      <w:r w:rsidR="003028D6" w:rsidRPr="0073626E">
        <w:rPr>
          <w:rFonts w:ascii="Arial" w:hAnsi="Arial" w:cs="Arial"/>
          <w:sz w:val="18"/>
          <w:szCs w:val="18"/>
        </w:rPr>
        <w:t>”]</w:t>
      </w:r>
      <w:r w:rsidR="003028D6">
        <w:rPr>
          <w:rFonts w:ascii="Arial" w:hAnsi="Arial" w:cs="Arial"/>
          <w:sz w:val="28"/>
          <w:szCs w:val="28"/>
        </w:rPr>
        <w:t xml:space="preserve"> </w:t>
      </w:r>
      <w:r w:rsidR="005A6CD4">
        <w:rPr>
          <w:rFonts w:ascii="Arial" w:hAnsi="Arial" w:cs="Arial"/>
          <w:sz w:val="28"/>
          <w:szCs w:val="28"/>
        </w:rPr>
        <w:t xml:space="preserve">outside </w:t>
      </w:r>
      <w:r w:rsidR="00193554">
        <w:rPr>
          <w:rFonts w:ascii="Arial" w:hAnsi="Arial" w:cs="Arial"/>
          <w:sz w:val="28"/>
          <w:szCs w:val="28"/>
        </w:rPr>
        <w:t xml:space="preserve">of the </w:t>
      </w:r>
      <w:r w:rsidR="00DE42C6">
        <w:rPr>
          <w:rFonts w:ascii="Arial" w:hAnsi="Arial" w:cs="Arial"/>
          <w:sz w:val="28"/>
          <w:szCs w:val="28"/>
        </w:rPr>
        <w:t>Ho…</w:t>
      </w:r>
      <w:r w:rsidR="00FB5F9C">
        <w:rPr>
          <w:rFonts w:ascii="Arial" w:hAnsi="Arial" w:cs="Arial"/>
          <w:sz w:val="28"/>
          <w:szCs w:val="28"/>
        </w:rPr>
        <w:t>?</w:t>
      </w:r>
      <w:r w:rsidR="00AC37BC">
        <w:rPr>
          <w:rFonts w:ascii="Arial" w:hAnsi="Arial" w:cs="Arial"/>
          <w:sz w:val="28"/>
          <w:szCs w:val="28"/>
        </w:rPr>
        <w:t xml:space="preserve"> </w:t>
      </w:r>
      <w:r w:rsidR="00AC37BC" w:rsidRPr="0073626E">
        <w:rPr>
          <w:rFonts w:ascii="Arial" w:hAnsi="Arial" w:cs="Arial"/>
          <w:sz w:val="18"/>
          <w:szCs w:val="18"/>
        </w:rPr>
        <w:t xml:space="preserve">[Congregation </w:t>
      </w:r>
      <w:r w:rsidR="00063DA1" w:rsidRPr="0073626E">
        <w:rPr>
          <w:rFonts w:ascii="Arial" w:hAnsi="Arial" w:cs="Arial"/>
          <w:sz w:val="18"/>
          <w:szCs w:val="18"/>
        </w:rPr>
        <w:t>says, “</w:t>
      </w:r>
      <w:r w:rsidR="00DE42C6" w:rsidRPr="0073626E">
        <w:rPr>
          <w:rFonts w:ascii="Arial" w:hAnsi="Arial" w:cs="Arial"/>
          <w:sz w:val="18"/>
          <w:szCs w:val="18"/>
        </w:rPr>
        <w:t xml:space="preserve">the </w:t>
      </w:r>
      <w:r w:rsidR="003C70F4" w:rsidRPr="0073626E">
        <w:rPr>
          <w:rFonts w:ascii="Arial" w:hAnsi="Arial" w:cs="Arial"/>
          <w:sz w:val="18"/>
          <w:szCs w:val="18"/>
        </w:rPr>
        <w:t>Holy Ghost.</w:t>
      </w:r>
      <w:r w:rsidR="00DE42C6" w:rsidRPr="0073626E">
        <w:rPr>
          <w:rFonts w:ascii="Arial" w:hAnsi="Arial" w:cs="Arial"/>
          <w:sz w:val="18"/>
          <w:szCs w:val="18"/>
        </w:rPr>
        <w:t>”</w:t>
      </w:r>
      <w:r w:rsidR="00450E75" w:rsidRPr="0073626E">
        <w:rPr>
          <w:rFonts w:ascii="Arial" w:hAnsi="Arial" w:cs="Arial"/>
          <w:sz w:val="18"/>
          <w:szCs w:val="18"/>
        </w:rPr>
        <w:t>]</w:t>
      </w:r>
      <w:r w:rsidR="00FB5F9C">
        <w:rPr>
          <w:rFonts w:ascii="Arial" w:hAnsi="Arial" w:cs="Arial"/>
          <w:sz w:val="28"/>
          <w:szCs w:val="28"/>
        </w:rPr>
        <w:t xml:space="preserve"> </w:t>
      </w:r>
      <w:r w:rsidR="00450E75">
        <w:rPr>
          <w:rFonts w:ascii="Arial" w:hAnsi="Arial" w:cs="Arial"/>
          <w:sz w:val="28"/>
          <w:szCs w:val="28"/>
        </w:rPr>
        <w:t>B</w:t>
      </w:r>
      <w:r w:rsidR="00FB5F9C">
        <w:rPr>
          <w:rFonts w:ascii="Arial" w:hAnsi="Arial" w:cs="Arial"/>
          <w:sz w:val="28"/>
          <w:szCs w:val="28"/>
        </w:rPr>
        <w:t xml:space="preserve">ut have you ever seen that </w:t>
      </w:r>
      <w:proofErr w:type="spellStart"/>
      <w:r w:rsidR="00FB5F9C">
        <w:rPr>
          <w:rFonts w:ascii="Arial" w:hAnsi="Arial" w:cs="Arial"/>
          <w:sz w:val="28"/>
          <w:szCs w:val="28"/>
        </w:rPr>
        <w:t>kwese</w:t>
      </w:r>
      <w:proofErr w:type="spellEnd"/>
      <w:r w:rsidR="00FB5F9C">
        <w:rPr>
          <w:rFonts w:ascii="Arial" w:hAnsi="Arial" w:cs="Arial"/>
          <w:sz w:val="28"/>
          <w:szCs w:val="28"/>
        </w:rPr>
        <w:t xml:space="preserve"> </w:t>
      </w:r>
      <w:proofErr w:type="spellStart"/>
      <w:r w:rsidR="00FB5F9C">
        <w:rPr>
          <w:rFonts w:ascii="Arial" w:hAnsi="Arial" w:cs="Arial"/>
          <w:sz w:val="28"/>
          <w:szCs w:val="28"/>
        </w:rPr>
        <w:t>kunoitika</w:t>
      </w:r>
      <w:proofErr w:type="spellEnd"/>
      <w:r w:rsidR="00FB5F9C">
        <w:rPr>
          <w:rFonts w:ascii="Arial" w:hAnsi="Arial" w:cs="Arial"/>
          <w:sz w:val="28"/>
          <w:szCs w:val="28"/>
        </w:rPr>
        <w:t xml:space="preserve"> problem ma</w:t>
      </w:r>
      <w:r w:rsidR="00394F1A">
        <w:rPr>
          <w:rFonts w:ascii="Arial" w:hAnsi="Arial" w:cs="Arial"/>
          <w:sz w:val="28"/>
          <w:szCs w:val="28"/>
        </w:rPr>
        <w:t xml:space="preserve"> </w:t>
      </w:r>
      <w:r w:rsidR="00FB5F9C">
        <w:rPr>
          <w:rFonts w:ascii="Arial" w:hAnsi="Arial" w:cs="Arial"/>
          <w:sz w:val="28"/>
          <w:szCs w:val="28"/>
        </w:rPr>
        <w:t xml:space="preserve">brother aya anoda </w:t>
      </w:r>
      <w:proofErr w:type="spellStart"/>
      <w:r w:rsidR="00FB5F9C">
        <w:rPr>
          <w:rFonts w:ascii="Arial" w:hAnsi="Arial" w:cs="Arial"/>
          <w:sz w:val="28"/>
          <w:szCs w:val="28"/>
        </w:rPr>
        <w:t>kunoto</w:t>
      </w:r>
      <w:r w:rsidR="008D02E6">
        <w:rPr>
          <w:rFonts w:ascii="Arial" w:hAnsi="Arial" w:cs="Arial"/>
          <w:sz w:val="28"/>
          <w:szCs w:val="28"/>
        </w:rPr>
        <w:t>r</w:t>
      </w:r>
      <w:r w:rsidR="00FB5F9C">
        <w:rPr>
          <w:rFonts w:ascii="Arial" w:hAnsi="Arial" w:cs="Arial"/>
          <w:sz w:val="28"/>
          <w:szCs w:val="28"/>
        </w:rPr>
        <w:t>a</w:t>
      </w:r>
      <w:proofErr w:type="spellEnd"/>
      <w:r w:rsidR="00FB5F9C">
        <w:rPr>
          <w:rFonts w:ascii="Arial" w:hAnsi="Arial" w:cs="Arial"/>
          <w:sz w:val="28"/>
          <w:szCs w:val="28"/>
        </w:rPr>
        <w:t xml:space="preserve"> </w:t>
      </w:r>
      <w:proofErr w:type="spellStart"/>
      <w:r w:rsidR="008D02E6">
        <w:rPr>
          <w:rFonts w:ascii="Arial" w:hAnsi="Arial" w:cs="Arial"/>
          <w:sz w:val="28"/>
          <w:szCs w:val="28"/>
        </w:rPr>
        <w:t>chechi</w:t>
      </w:r>
      <w:proofErr w:type="spellEnd"/>
      <w:r w:rsidR="008D02E6">
        <w:rPr>
          <w:rFonts w:ascii="Arial" w:hAnsi="Arial" w:cs="Arial"/>
          <w:sz w:val="28"/>
          <w:szCs w:val="28"/>
        </w:rPr>
        <w:t xml:space="preserve"> </w:t>
      </w:r>
      <w:proofErr w:type="spellStart"/>
      <w:r w:rsidR="008D02E6">
        <w:rPr>
          <w:rFonts w:ascii="Arial" w:hAnsi="Arial" w:cs="Arial"/>
          <w:sz w:val="28"/>
          <w:szCs w:val="28"/>
        </w:rPr>
        <w:t>dzacho</w:t>
      </w:r>
      <w:proofErr w:type="spellEnd"/>
      <w:r w:rsidR="00394F1A">
        <w:rPr>
          <w:rFonts w:ascii="Arial" w:hAnsi="Arial" w:cs="Arial"/>
          <w:sz w:val="28"/>
          <w:szCs w:val="28"/>
        </w:rPr>
        <w:t>?</w:t>
      </w:r>
      <w:r w:rsidR="008D02E6">
        <w:rPr>
          <w:rFonts w:ascii="Arial" w:hAnsi="Arial" w:cs="Arial"/>
          <w:sz w:val="28"/>
          <w:szCs w:val="28"/>
        </w:rPr>
        <w:t xml:space="preserve"> </w:t>
      </w:r>
      <w:r w:rsidR="00394F1A">
        <w:rPr>
          <w:rFonts w:ascii="Arial" w:hAnsi="Arial" w:cs="Arial"/>
          <w:sz w:val="28"/>
          <w:szCs w:val="28"/>
        </w:rPr>
        <w:t>M</w:t>
      </w:r>
      <w:r w:rsidR="001235B8">
        <w:rPr>
          <w:rFonts w:ascii="Arial" w:hAnsi="Arial" w:cs="Arial"/>
          <w:sz w:val="28"/>
          <w:szCs w:val="28"/>
        </w:rPr>
        <w:t xml:space="preserve">weya </w:t>
      </w:r>
      <w:proofErr w:type="spellStart"/>
      <w:r w:rsidR="008D02E6">
        <w:rPr>
          <w:rFonts w:ascii="Arial" w:hAnsi="Arial" w:cs="Arial"/>
          <w:sz w:val="28"/>
          <w:szCs w:val="28"/>
        </w:rPr>
        <w:t>w</w:t>
      </w:r>
      <w:r w:rsidR="001235B8">
        <w:rPr>
          <w:rFonts w:ascii="Arial" w:hAnsi="Arial" w:cs="Arial"/>
          <w:sz w:val="28"/>
          <w:szCs w:val="28"/>
        </w:rPr>
        <w:t>emuMessage</w:t>
      </w:r>
      <w:proofErr w:type="spellEnd"/>
      <w:r w:rsidR="001235B8">
        <w:rPr>
          <w:rFonts w:ascii="Arial" w:hAnsi="Arial" w:cs="Arial"/>
          <w:sz w:val="28"/>
          <w:szCs w:val="28"/>
        </w:rPr>
        <w:t xml:space="preserve"> </w:t>
      </w:r>
      <w:proofErr w:type="spellStart"/>
      <w:r w:rsidR="001235B8">
        <w:rPr>
          <w:rFonts w:ascii="Arial" w:hAnsi="Arial" w:cs="Arial"/>
          <w:sz w:val="28"/>
          <w:szCs w:val="28"/>
        </w:rPr>
        <w:t>iwoyo</w:t>
      </w:r>
      <w:proofErr w:type="spellEnd"/>
      <w:r w:rsidR="008D02E6">
        <w:rPr>
          <w:rFonts w:ascii="Arial" w:hAnsi="Arial" w:cs="Arial"/>
          <w:sz w:val="28"/>
          <w:szCs w:val="28"/>
        </w:rPr>
        <w:t>?</w:t>
      </w:r>
      <w:r w:rsidR="001235B8">
        <w:rPr>
          <w:rFonts w:ascii="Arial" w:hAnsi="Arial" w:cs="Arial"/>
          <w:sz w:val="28"/>
          <w:szCs w:val="28"/>
        </w:rPr>
        <w:t xml:space="preserve"> </w:t>
      </w:r>
    </w:p>
    <w:p w14:paraId="001380A5" w14:textId="312E0A4E" w:rsidR="00A13969" w:rsidRDefault="00BF5436" w:rsidP="004D65C0">
      <w:pPr>
        <w:jc w:val="both"/>
        <w:rPr>
          <w:rFonts w:ascii="Arial" w:hAnsi="Arial" w:cs="Arial"/>
          <w:sz w:val="28"/>
          <w:szCs w:val="28"/>
        </w:rPr>
      </w:pPr>
      <w:r>
        <w:rPr>
          <w:rFonts w:ascii="Arial" w:hAnsi="Arial" w:cs="Arial"/>
          <w:sz w:val="28"/>
          <w:szCs w:val="28"/>
          <w:vertAlign w:val="superscript"/>
        </w:rPr>
        <w:t>1</w:t>
      </w:r>
      <w:r w:rsidR="00DA2C36">
        <w:rPr>
          <w:rFonts w:ascii="Arial" w:hAnsi="Arial" w:cs="Arial"/>
          <w:sz w:val="28"/>
          <w:szCs w:val="28"/>
          <w:vertAlign w:val="superscript"/>
        </w:rPr>
        <w:t>70</w:t>
      </w:r>
      <w:r>
        <w:rPr>
          <w:rFonts w:ascii="Arial" w:hAnsi="Arial" w:cs="Arial"/>
          <w:sz w:val="28"/>
          <w:szCs w:val="28"/>
          <w:vertAlign w:val="superscript"/>
        </w:rPr>
        <w:t xml:space="preserve"> </w:t>
      </w:r>
      <w:r w:rsidR="00EE7DE3">
        <w:rPr>
          <w:rFonts w:ascii="Arial" w:hAnsi="Arial" w:cs="Arial"/>
          <w:sz w:val="28"/>
          <w:szCs w:val="28"/>
        </w:rPr>
        <w:t>T</w:t>
      </w:r>
      <w:r w:rsidR="001235B8">
        <w:rPr>
          <w:rFonts w:ascii="Arial" w:hAnsi="Arial" w:cs="Arial"/>
          <w:sz w:val="28"/>
          <w:szCs w:val="28"/>
        </w:rPr>
        <w:t>hat’s a denominational spirit</w:t>
      </w:r>
      <w:r w:rsidR="00EE7DE3">
        <w:rPr>
          <w:rFonts w:ascii="Arial" w:hAnsi="Arial" w:cs="Arial"/>
          <w:sz w:val="28"/>
          <w:szCs w:val="28"/>
        </w:rPr>
        <w:t xml:space="preserve">! Huh, </w:t>
      </w:r>
      <w:r w:rsidR="00C51380">
        <w:rPr>
          <w:rFonts w:ascii="Arial" w:hAnsi="Arial" w:cs="Arial"/>
          <w:sz w:val="28"/>
          <w:szCs w:val="28"/>
        </w:rPr>
        <w:t>i</w:t>
      </w:r>
      <w:r w:rsidR="00EE7DE3">
        <w:rPr>
          <w:rFonts w:ascii="Arial" w:hAnsi="Arial" w:cs="Arial"/>
          <w:sz w:val="28"/>
          <w:szCs w:val="28"/>
        </w:rPr>
        <w:t xml:space="preserve">t’s a </w:t>
      </w:r>
      <w:proofErr w:type="spellStart"/>
      <w:r w:rsidR="00EE7DE3">
        <w:rPr>
          <w:rFonts w:ascii="Arial" w:hAnsi="Arial" w:cs="Arial"/>
          <w:sz w:val="28"/>
          <w:szCs w:val="28"/>
        </w:rPr>
        <w:t>denomina</w:t>
      </w:r>
      <w:proofErr w:type="spellEnd"/>
      <w:r w:rsidR="00EE7DE3">
        <w:rPr>
          <w:rFonts w:ascii="Arial" w:hAnsi="Arial" w:cs="Arial"/>
          <w:sz w:val="28"/>
          <w:szCs w:val="28"/>
        </w:rPr>
        <w:t>… vakanzwa kuti</w:t>
      </w:r>
      <w:r w:rsidR="002856E2">
        <w:rPr>
          <w:rFonts w:ascii="Arial" w:hAnsi="Arial" w:cs="Arial"/>
          <w:sz w:val="28"/>
          <w:szCs w:val="28"/>
        </w:rPr>
        <w:t xml:space="preserve"> Mupaikwa </w:t>
      </w:r>
      <w:proofErr w:type="spellStart"/>
      <w:r w:rsidR="002856E2">
        <w:rPr>
          <w:rFonts w:ascii="Arial" w:hAnsi="Arial" w:cs="Arial"/>
          <w:sz w:val="28"/>
          <w:szCs w:val="28"/>
        </w:rPr>
        <w:t>aita</w:t>
      </w:r>
      <w:proofErr w:type="spellEnd"/>
      <w:r w:rsidR="00EE7DE3">
        <w:rPr>
          <w:rFonts w:ascii="Arial" w:hAnsi="Arial" w:cs="Arial"/>
          <w:sz w:val="28"/>
          <w:szCs w:val="28"/>
        </w:rPr>
        <w:t xml:space="preserve"> problem</w:t>
      </w:r>
      <w:r w:rsidR="001142C0">
        <w:rPr>
          <w:rFonts w:ascii="Arial" w:hAnsi="Arial" w:cs="Arial"/>
          <w:sz w:val="28"/>
          <w:szCs w:val="28"/>
        </w:rPr>
        <w:t>,</w:t>
      </w:r>
      <w:r w:rsidR="00EE7DE3">
        <w:rPr>
          <w:rFonts w:ascii="Arial" w:hAnsi="Arial" w:cs="Arial"/>
          <w:sz w:val="28"/>
          <w:szCs w:val="28"/>
        </w:rPr>
        <w:t xml:space="preserve"> vada </w:t>
      </w:r>
      <w:proofErr w:type="spellStart"/>
      <w:r w:rsidR="00EE7DE3">
        <w:rPr>
          <w:rFonts w:ascii="Arial" w:hAnsi="Arial" w:cs="Arial"/>
          <w:sz w:val="28"/>
          <w:szCs w:val="28"/>
        </w:rPr>
        <w:t>kuno</w:t>
      </w:r>
      <w:proofErr w:type="spellEnd"/>
      <w:r w:rsidR="00EE7DE3">
        <w:rPr>
          <w:rFonts w:ascii="Arial" w:hAnsi="Arial" w:cs="Arial"/>
          <w:sz w:val="28"/>
          <w:szCs w:val="28"/>
        </w:rPr>
        <w:t xml:space="preserve"> </w:t>
      </w:r>
      <w:proofErr w:type="spellStart"/>
      <w:r w:rsidR="002856E2">
        <w:rPr>
          <w:rFonts w:ascii="Arial" w:hAnsi="Arial" w:cs="Arial"/>
          <w:sz w:val="28"/>
          <w:szCs w:val="28"/>
        </w:rPr>
        <w:t>m</w:t>
      </w:r>
      <w:r w:rsidR="00EE7DE3">
        <w:rPr>
          <w:rFonts w:ascii="Arial" w:hAnsi="Arial" w:cs="Arial"/>
          <w:sz w:val="28"/>
          <w:szCs w:val="28"/>
        </w:rPr>
        <w:t>utorerai</w:t>
      </w:r>
      <w:proofErr w:type="spellEnd"/>
      <w:r w:rsidR="00EE7DE3">
        <w:rPr>
          <w:rFonts w:ascii="Arial" w:hAnsi="Arial" w:cs="Arial"/>
          <w:sz w:val="28"/>
          <w:szCs w:val="28"/>
        </w:rPr>
        <w:t xml:space="preserve"> </w:t>
      </w:r>
      <w:r w:rsidR="00C51380">
        <w:rPr>
          <w:rFonts w:ascii="Arial" w:hAnsi="Arial" w:cs="Arial"/>
          <w:sz w:val="28"/>
          <w:szCs w:val="28"/>
        </w:rPr>
        <w:t>church</w:t>
      </w:r>
      <w:r w:rsidR="001142C0">
        <w:rPr>
          <w:rFonts w:ascii="Arial" w:hAnsi="Arial" w:cs="Arial"/>
          <w:sz w:val="28"/>
          <w:szCs w:val="28"/>
        </w:rPr>
        <w:t>.</w:t>
      </w:r>
      <w:r w:rsidR="00CF6FCF">
        <w:rPr>
          <w:rFonts w:ascii="Arial" w:hAnsi="Arial" w:cs="Arial"/>
          <w:sz w:val="28"/>
          <w:szCs w:val="28"/>
        </w:rPr>
        <w:t xml:space="preserve"> </w:t>
      </w:r>
      <w:r w:rsidR="001142C0">
        <w:rPr>
          <w:rFonts w:ascii="Arial" w:hAnsi="Arial" w:cs="Arial"/>
          <w:sz w:val="28"/>
          <w:szCs w:val="28"/>
        </w:rPr>
        <w:t>V</w:t>
      </w:r>
      <w:r w:rsidR="00CF6FCF">
        <w:rPr>
          <w:rFonts w:ascii="Arial" w:hAnsi="Arial" w:cs="Arial"/>
          <w:sz w:val="28"/>
          <w:szCs w:val="28"/>
        </w:rPr>
        <w:t xml:space="preserve">akanzwa kuti </w:t>
      </w:r>
      <w:r w:rsidR="007817E1">
        <w:rPr>
          <w:rFonts w:ascii="Arial" w:hAnsi="Arial" w:cs="Arial"/>
          <w:sz w:val="28"/>
          <w:szCs w:val="28"/>
        </w:rPr>
        <w:t xml:space="preserve">Jeremiah </w:t>
      </w:r>
      <w:proofErr w:type="spellStart"/>
      <w:r w:rsidR="00CF6FCF">
        <w:rPr>
          <w:rFonts w:ascii="Arial" w:hAnsi="Arial" w:cs="Arial"/>
          <w:sz w:val="28"/>
          <w:szCs w:val="28"/>
        </w:rPr>
        <w:t>aita</w:t>
      </w:r>
      <w:proofErr w:type="spellEnd"/>
      <w:r w:rsidR="00CF6FCF">
        <w:rPr>
          <w:rFonts w:ascii="Arial" w:hAnsi="Arial" w:cs="Arial"/>
          <w:sz w:val="28"/>
          <w:szCs w:val="28"/>
        </w:rPr>
        <w:t xml:space="preserve"> problem</w:t>
      </w:r>
      <w:r w:rsidR="001142C0">
        <w:rPr>
          <w:rFonts w:ascii="Arial" w:hAnsi="Arial" w:cs="Arial"/>
          <w:sz w:val="28"/>
          <w:szCs w:val="28"/>
        </w:rPr>
        <w:t>,</w:t>
      </w:r>
      <w:r w:rsidR="00CF6FCF">
        <w:rPr>
          <w:rFonts w:ascii="Arial" w:hAnsi="Arial" w:cs="Arial"/>
          <w:sz w:val="28"/>
          <w:szCs w:val="28"/>
        </w:rPr>
        <w:t xml:space="preserve"> vada </w:t>
      </w:r>
      <w:proofErr w:type="spellStart"/>
      <w:r w:rsidR="00CF6FCF">
        <w:rPr>
          <w:rFonts w:ascii="Arial" w:hAnsi="Arial" w:cs="Arial"/>
          <w:sz w:val="28"/>
          <w:szCs w:val="28"/>
        </w:rPr>
        <w:t>kuno</w:t>
      </w:r>
      <w:proofErr w:type="spellEnd"/>
      <w:r w:rsidR="00CF6FCF">
        <w:rPr>
          <w:rFonts w:ascii="Arial" w:hAnsi="Arial" w:cs="Arial"/>
          <w:sz w:val="28"/>
          <w:szCs w:val="28"/>
        </w:rPr>
        <w:t xml:space="preserve"> </w:t>
      </w:r>
      <w:proofErr w:type="spellStart"/>
      <w:r w:rsidR="00CF6FCF">
        <w:rPr>
          <w:rFonts w:ascii="Arial" w:hAnsi="Arial" w:cs="Arial"/>
          <w:sz w:val="28"/>
          <w:szCs w:val="28"/>
        </w:rPr>
        <w:t>mutorerai</w:t>
      </w:r>
      <w:proofErr w:type="spellEnd"/>
      <w:r w:rsidR="00CF6FCF">
        <w:rPr>
          <w:rFonts w:ascii="Arial" w:hAnsi="Arial" w:cs="Arial"/>
          <w:sz w:val="28"/>
          <w:szCs w:val="28"/>
        </w:rPr>
        <w:t xml:space="preserve"> church</w:t>
      </w:r>
      <w:r w:rsidR="001142C0">
        <w:rPr>
          <w:rFonts w:ascii="Arial" w:hAnsi="Arial" w:cs="Arial"/>
          <w:sz w:val="28"/>
          <w:szCs w:val="28"/>
        </w:rPr>
        <w:t>.</w:t>
      </w:r>
      <w:r w:rsidR="00F51BF5">
        <w:rPr>
          <w:rFonts w:ascii="Arial" w:hAnsi="Arial" w:cs="Arial"/>
          <w:sz w:val="28"/>
          <w:szCs w:val="28"/>
        </w:rPr>
        <w:t xml:space="preserve"> </w:t>
      </w:r>
      <w:r w:rsidR="001142C0">
        <w:rPr>
          <w:rFonts w:ascii="Arial" w:hAnsi="Arial" w:cs="Arial"/>
          <w:sz w:val="28"/>
          <w:szCs w:val="28"/>
        </w:rPr>
        <w:t>W</w:t>
      </w:r>
      <w:r w:rsidR="00F51BF5">
        <w:rPr>
          <w:rFonts w:ascii="Arial" w:hAnsi="Arial" w:cs="Arial"/>
          <w:sz w:val="28"/>
          <w:szCs w:val="28"/>
        </w:rPr>
        <w:t xml:space="preserve">hat kind of a spirit is </w:t>
      </w:r>
      <w:r w:rsidR="00050538">
        <w:rPr>
          <w:rFonts w:ascii="Arial" w:hAnsi="Arial" w:cs="Arial"/>
          <w:sz w:val="28"/>
          <w:szCs w:val="28"/>
        </w:rPr>
        <w:t>that</w:t>
      </w:r>
      <w:r w:rsidR="009676A9">
        <w:rPr>
          <w:rFonts w:ascii="Arial" w:hAnsi="Arial" w:cs="Arial"/>
          <w:sz w:val="28"/>
          <w:szCs w:val="28"/>
        </w:rPr>
        <w:t xml:space="preserve"> </w:t>
      </w:r>
      <w:proofErr w:type="spellStart"/>
      <w:r w:rsidR="009676A9">
        <w:rPr>
          <w:rFonts w:ascii="Arial" w:hAnsi="Arial" w:cs="Arial"/>
          <w:sz w:val="28"/>
          <w:szCs w:val="28"/>
        </w:rPr>
        <w:t>hee</w:t>
      </w:r>
      <w:proofErr w:type="spellEnd"/>
      <w:r w:rsidR="00F51BF5">
        <w:rPr>
          <w:rFonts w:ascii="Arial" w:hAnsi="Arial" w:cs="Arial"/>
          <w:sz w:val="28"/>
          <w:szCs w:val="28"/>
        </w:rPr>
        <w:t>?</w:t>
      </w:r>
      <w:r w:rsidR="009676A9">
        <w:rPr>
          <w:rFonts w:ascii="Arial" w:hAnsi="Arial" w:cs="Arial"/>
          <w:sz w:val="28"/>
          <w:szCs w:val="28"/>
        </w:rPr>
        <w:t xml:space="preserve"> </w:t>
      </w:r>
      <w:r w:rsidR="007D7B80">
        <w:rPr>
          <w:rFonts w:ascii="Arial" w:hAnsi="Arial" w:cs="Arial"/>
          <w:sz w:val="28"/>
          <w:szCs w:val="28"/>
        </w:rPr>
        <w:t xml:space="preserve">Iwe </w:t>
      </w:r>
      <w:proofErr w:type="spellStart"/>
      <w:r w:rsidR="007D7B80">
        <w:rPr>
          <w:rFonts w:ascii="Arial" w:hAnsi="Arial" w:cs="Arial"/>
          <w:sz w:val="28"/>
          <w:szCs w:val="28"/>
        </w:rPr>
        <w:t>hauparidzi</w:t>
      </w:r>
      <w:proofErr w:type="spellEnd"/>
      <w:r w:rsidR="007D7B80">
        <w:rPr>
          <w:rFonts w:ascii="Arial" w:hAnsi="Arial" w:cs="Arial"/>
          <w:sz w:val="28"/>
          <w:szCs w:val="28"/>
        </w:rPr>
        <w:t xml:space="preserve"> kwako </w:t>
      </w:r>
      <w:proofErr w:type="spellStart"/>
      <w:r w:rsidR="007D7B80">
        <w:rPr>
          <w:rFonts w:ascii="Arial" w:hAnsi="Arial" w:cs="Arial"/>
          <w:sz w:val="28"/>
          <w:szCs w:val="28"/>
        </w:rPr>
        <w:t>ikoko</w:t>
      </w:r>
      <w:proofErr w:type="spellEnd"/>
      <w:r w:rsidR="007D7B80">
        <w:rPr>
          <w:rFonts w:ascii="Arial" w:hAnsi="Arial" w:cs="Arial"/>
          <w:sz w:val="28"/>
          <w:szCs w:val="28"/>
        </w:rPr>
        <w:t xml:space="preserve"> </w:t>
      </w:r>
      <w:proofErr w:type="spellStart"/>
      <w:r w:rsidR="00F30959">
        <w:rPr>
          <w:rFonts w:ascii="Arial" w:hAnsi="Arial" w:cs="Arial"/>
          <w:sz w:val="28"/>
          <w:szCs w:val="28"/>
        </w:rPr>
        <w:t>ukaguta</w:t>
      </w:r>
      <w:proofErr w:type="spellEnd"/>
      <w:r w:rsidR="00F30959">
        <w:rPr>
          <w:rFonts w:ascii="Arial" w:hAnsi="Arial" w:cs="Arial"/>
          <w:sz w:val="28"/>
          <w:szCs w:val="28"/>
        </w:rPr>
        <w:t xml:space="preserve">? </w:t>
      </w:r>
      <w:r w:rsidR="00050538">
        <w:rPr>
          <w:rFonts w:ascii="Arial" w:hAnsi="Arial" w:cs="Arial"/>
          <w:sz w:val="28"/>
          <w:szCs w:val="28"/>
        </w:rPr>
        <w:t xml:space="preserve">Mweya </w:t>
      </w:r>
      <w:proofErr w:type="spellStart"/>
      <w:r w:rsidR="00050538">
        <w:rPr>
          <w:rFonts w:ascii="Arial" w:hAnsi="Arial" w:cs="Arial"/>
          <w:sz w:val="28"/>
          <w:szCs w:val="28"/>
        </w:rPr>
        <w:t>wana</w:t>
      </w:r>
      <w:proofErr w:type="spellEnd"/>
      <w:r w:rsidR="00050538">
        <w:rPr>
          <w:rFonts w:ascii="Arial" w:hAnsi="Arial" w:cs="Arial"/>
          <w:sz w:val="28"/>
          <w:szCs w:val="28"/>
        </w:rPr>
        <w:t xml:space="preserve"> Murandu </w:t>
      </w:r>
      <w:proofErr w:type="spellStart"/>
      <w:r w:rsidR="00050538">
        <w:rPr>
          <w:rFonts w:ascii="Arial" w:hAnsi="Arial" w:cs="Arial"/>
          <w:sz w:val="28"/>
          <w:szCs w:val="28"/>
        </w:rPr>
        <w:t>w</w:t>
      </w:r>
      <w:r w:rsidR="00127E04">
        <w:rPr>
          <w:rFonts w:ascii="Arial" w:hAnsi="Arial" w:cs="Arial"/>
          <w:sz w:val="28"/>
          <w:szCs w:val="28"/>
        </w:rPr>
        <w:t>o</w:t>
      </w:r>
      <w:r w:rsidR="00050538">
        <w:rPr>
          <w:rFonts w:ascii="Arial" w:hAnsi="Arial" w:cs="Arial"/>
          <w:sz w:val="28"/>
          <w:szCs w:val="28"/>
        </w:rPr>
        <w:t>kutiza</w:t>
      </w:r>
      <w:proofErr w:type="spellEnd"/>
      <w:r w:rsidR="00127E04">
        <w:rPr>
          <w:rFonts w:ascii="Arial" w:hAnsi="Arial" w:cs="Arial"/>
          <w:sz w:val="28"/>
          <w:szCs w:val="28"/>
        </w:rPr>
        <w:t xml:space="preserve"> Harare kuuya </w:t>
      </w:r>
      <w:proofErr w:type="spellStart"/>
      <w:r w:rsidR="00127E04">
        <w:rPr>
          <w:rFonts w:ascii="Arial" w:hAnsi="Arial" w:cs="Arial"/>
          <w:sz w:val="28"/>
          <w:szCs w:val="28"/>
        </w:rPr>
        <w:t>kuzotsvaga</w:t>
      </w:r>
      <w:proofErr w:type="spellEnd"/>
      <w:r w:rsidR="00127E04">
        <w:rPr>
          <w:rFonts w:ascii="Arial" w:hAnsi="Arial" w:cs="Arial"/>
          <w:sz w:val="28"/>
          <w:szCs w:val="28"/>
        </w:rPr>
        <w:t xml:space="preserve"> </w:t>
      </w:r>
      <w:proofErr w:type="spellStart"/>
      <w:r w:rsidR="00127E04">
        <w:rPr>
          <w:rFonts w:ascii="Arial" w:hAnsi="Arial" w:cs="Arial"/>
          <w:sz w:val="28"/>
          <w:szCs w:val="28"/>
        </w:rPr>
        <w:t>chechi</w:t>
      </w:r>
      <w:proofErr w:type="spellEnd"/>
      <w:r w:rsidR="00127E04">
        <w:rPr>
          <w:rFonts w:ascii="Arial" w:hAnsi="Arial" w:cs="Arial"/>
          <w:sz w:val="28"/>
          <w:szCs w:val="28"/>
        </w:rPr>
        <w:t xml:space="preserve"> </w:t>
      </w:r>
      <w:proofErr w:type="spellStart"/>
      <w:r w:rsidR="00127E04">
        <w:rPr>
          <w:rFonts w:ascii="Arial" w:hAnsi="Arial" w:cs="Arial"/>
          <w:sz w:val="28"/>
          <w:szCs w:val="28"/>
        </w:rPr>
        <w:t>yeGwer</w:t>
      </w:r>
      <w:r w:rsidR="00CD05E3">
        <w:rPr>
          <w:rFonts w:ascii="Arial" w:hAnsi="Arial" w:cs="Arial"/>
          <w:sz w:val="28"/>
          <w:szCs w:val="28"/>
        </w:rPr>
        <w:t>u</w:t>
      </w:r>
      <w:proofErr w:type="spellEnd"/>
      <w:r w:rsidR="00A86643">
        <w:rPr>
          <w:rFonts w:ascii="Arial" w:hAnsi="Arial" w:cs="Arial"/>
          <w:sz w:val="28"/>
          <w:szCs w:val="28"/>
        </w:rPr>
        <w:t>.</w:t>
      </w:r>
      <w:r w:rsidR="00CD05E3">
        <w:rPr>
          <w:rFonts w:ascii="Arial" w:hAnsi="Arial" w:cs="Arial"/>
          <w:sz w:val="28"/>
          <w:szCs w:val="28"/>
        </w:rPr>
        <w:t xml:space="preserve"> </w:t>
      </w:r>
      <w:r w:rsidR="00A86643">
        <w:rPr>
          <w:rFonts w:ascii="Arial" w:hAnsi="Arial" w:cs="Arial"/>
          <w:sz w:val="28"/>
          <w:szCs w:val="28"/>
        </w:rPr>
        <w:t>N</w:t>
      </w:r>
      <w:r w:rsidR="00CD05E3">
        <w:rPr>
          <w:rFonts w:ascii="Arial" w:hAnsi="Arial" w:cs="Arial"/>
          <w:sz w:val="28"/>
          <w:szCs w:val="28"/>
        </w:rPr>
        <w:t xml:space="preserve">hai </w:t>
      </w:r>
      <w:proofErr w:type="spellStart"/>
      <w:r w:rsidR="00CD05E3">
        <w:rPr>
          <w:rFonts w:ascii="Arial" w:hAnsi="Arial" w:cs="Arial"/>
          <w:sz w:val="28"/>
          <w:szCs w:val="28"/>
        </w:rPr>
        <w:t>ungaone</w:t>
      </w:r>
      <w:proofErr w:type="spellEnd"/>
      <w:r w:rsidR="00CD05E3">
        <w:rPr>
          <w:rFonts w:ascii="Arial" w:hAnsi="Arial" w:cs="Arial"/>
          <w:sz w:val="28"/>
          <w:szCs w:val="28"/>
        </w:rPr>
        <w:t xml:space="preserve"> munhu </w:t>
      </w:r>
      <w:proofErr w:type="spellStart"/>
      <w:r w:rsidR="00CD05E3">
        <w:rPr>
          <w:rFonts w:ascii="Arial" w:hAnsi="Arial" w:cs="Arial"/>
          <w:sz w:val="28"/>
          <w:szCs w:val="28"/>
        </w:rPr>
        <w:t>achitiza</w:t>
      </w:r>
      <w:proofErr w:type="spellEnd"/>
      <w:r w:rsidR="00CD05E3">
        <w:rPr>
          <w:rFonts w:ascii="Arial" w:hAnsi="Arial" w:cs="Arial"/>
          <w:sz w:val="28"/>
          <w:szCs w:val="28"/>
        </w:rPr>
        <w:t xml:space="preserve"> </w:t>
      </w:r>
      <w:proofErr w:type="spellStart"/>
      <w:r w:rsidR="00CD05E3">
        <w:rPr>
          <w:rFonts w:ascii="Arial" w:hAnsi="Arial" w:cs="Arial"/>
          <w:sz w:val="28"/>
          <w:szCs w:val="28"/>
        </w:rPr>
        <w:t>kuHarare</w:t>
      </w:r>
      <w:proofErr w:type="spellEnd"/>
      <w:r w:rsidR="00CD05E3">
        <w:rPr>
          <w:rFonts w:ascii="Arial" w:hAnsi="Arial" w:cs="Arial"/>
          <w:sz w:val="28"/>
          <w:szCs w:val="28"/>
        </w:rPr>
        <w:t xml:space="preserve">, </w:t>
      </w:r>
      <w:proofErr w:type="spellStart"/>
      <w:r w:rsidR="00CD05E3">
        <w:rPr>
          <w:rFonts w:ascii="Arial" w:hAnsi="Arial" w:cs="Arial"/>
          <w:sz w:val="28"/>
          <w:szCs w:val="28"/>
        </w:rPr>
        <w:t>kutiza</w:t>
      </w:r>
      <w:proofErr w:type="spellEnd"/>
      <w:r w:rsidR="00CD05E3">
        <w:rPr>
          <w:rFonts w:ascii="Arial" w:hAnsi="Arial" w:cs="Arial"/>
          <w:sz w:val="28"/>
          <w:szCs w:val="28"/>
        </w:rPr>
        <w:t xml:space="preserve"> ku capital city uchienda ku provincial </w:t>
      </w:r>
      <w:r w:rsidR="008940E2">
        <w:rPr>
          <w:rFonts w:ascii="Arial" w:hAnsi="Arial" w:cs="Arial"/>
          <w:sz w:val="28"/>
          <w:szCs w:val="28"/>
        </w:rPr>
        <w:t>city?</w:t>
      </w:r>
      <w:r>
        <w:rPr>
          <w:rFonts w:ascii="Arial" w:hAnsi="Arial" w:cs="Arial"/>
          <w:sz w:val="28"/>
          <w:szCs w:val="28"/>
          <w:vertAlign w:val="superscript"/>
        </w:rPr>
        <w:t xml:space="preserve"> </w:t>
      </w:r>
      <w:r w:rsidR="008940E2">
        <w:rPr>
          <w:rFonts w:ascii="Arial" w:hAnsi="Arial" w:cs="Arial"/>
          <w:sz w:val="28"/>
          <w:szCs w:val="28"/>
        </w:rPr>
        <w:t>What’s the normal way to do things?</w:t>
      </w:r>
      <w:r w:rsidR="00F71965">
        <w:rPr>
          <w:rFonts w:ascii="Arial" w:hAnsi="Arial" w:cs="Arial"/>
          <w:sz w:val="28"/>
          <w:szCs w:val="28"/>
        </w:rPr>
        <w:t xml:space="preserve"> </w:t>
      </w:r>
      <w:r w:rsidR="008940E2">
        <w:rPr>
          <w:rFonts w:ascii="Arial" w:hAnsi="Arial" w:cs="Arial"/>
          <w:sz w:val="28"/>
          <w:szCs w:val="28"/>
        </w:rPr>
        <w:t xml:space="preserve"> </w:t>
      </w:r>
      <w:r w:rsidR="00F71965" w:rsidRPr="0073626E">
        <w:rPr>
          <w:rFonts w:ascii="Arial" w:hAnsi="Arial" w:cs="Arial"/>
          <w:sz w:val="18"/>
          <w:szCs w:val="18"/>
        </w:rPr>
        <w:t xml:space="preserve">[Congregation </w:t>
      </w:r>
      <w:r w:rsidR="00063DA1" w:rsidRPr="0073626E">
        <w:rPr>
          <w:rFonts w:ascii="Arial" w:hAnsi="Arial" w:cs="Arial"/>
          <w:sz w:val="18"/>
          <w:szCs w:val="18"/>
        </w:rPr>
        <w:t>says, “</w:t>
      </w:r>
      <w:r w:rsidR="00F71965" w:rsidRPr="0073626E">
        <w:rPr>
          <w:rFonts w:ascii="Arial" w:hAnsi="Arial" w:cs="Arial"/>
          <w:sz w:val="18"/>
          <w:szCs w:val="18"/>
        </w:rPr>
        <w:t>from provi</w:t>
      </w:r>
      <w:r w:rsidR="00A8503D" w:rsidRPr="0073626E">
        <w:rPr>
          <w:rFonts w:ascii="Arial" w:hAnsi="Arial" w:cs="Arial"/>
          <w:sz w:val="18"/>
          <w:szCs w:val="18"/>
        </w:rPr>
        <w:t>ncial to capital</w:t>
      </w:r>
      <w:r w:rsidR="007258ED" w:rsidRPr="0073626E">
        <w:rPr>
          <w:rFonts w:ascii="Arial" w:hAnsi="Arial" w:cs="Arial"/>
          <w:sz w:val="18"/>
          <w:szCs w:val="18"/>
        </w:rPr>
        <w:t>,</w:t>
      </w:r>
      <w:r w:rsidR="00F71965" w:rsidRPr="0073626E">
        <w:rPr>
          <w:rFonts w:ascii="Arial" w:hAnsi="Arial" w:cs="Arial"/>
          <w:sz w:val="18"/>
          <w:szCs w:val="18"/>
        </w:rPr>
        <w:t>”]</w:t>
      </w:r>
      <w:r w:rsidR="00A8503D">
        <w:rPr>
          <w:rFonts w:ascii="Arial" w:hAnsi="Arial" w:cs="Arial"/>
          <w:sz w:val="28"/>
          <w:szCs w:val="28"/>
        </w:rPr>
        <w:t xml:space="preserve"> from provincial to capital</w:t>
      </w:r>
      <w:r w:rsidR="007258ED">
        <w:rPr>
          <w:rFonts w:ascii="Arial" w:hAnsi="Arial" w:cs="Arial"/>
          <w:sz w:val="28"/>
          <w:szCs w:val="28"/>
        </w:rPr>
        <w:t>.</w:t>
      </w:r>
      <w:r w:rsidR="00843F6F">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843F6F">
        <w:rPr>
          <w:rFonts w:ascii="Arial" w:hAnsi="Arial" w:cs="Arial"/>
          <w:sz w:val="28"/>
          <w:szCs w:val="28"/>
        </w:rPr>
        <w:t>Ehe</w:t>
      </w:r>
      <w:proofErr w:type="spellEnd"/>
      <w:r w:rsidR="00843F6F">
        <w:rPr>
          <w:rFonts w:ascii="Arial" w:hAnsi="Arial" w:cs="Arial"/>
          <w:sz w:val="28"/>
          <w:szCs w:val="28"/>
        </w:rPr>
        <w:t xml:space="preserve"> </w:t>
      </w:r>
      <w:proofErr w:type="spellStart"/>
      <w:r w:rsidR="00843F6F">
        <w:rPr>
          <w:rFonts w:ascii="Arial" w:hAnsi="Arial" w:cs="Arial"/>
          <w:sz w:val="28"/>
          <w:szCs w:val="28"/>
        </w:rPr>
        <w:t>ndingatiz</w:t>
      </w:r>
      <w:r w:rsidR="00E76FE4">
        <w:rPr>
          <w:rFonts w:ascii="Arial" w:hAnsi="Arial" w:cs="Arial"/>
          <w:sz w:val="28"/>
          <w:szCs w:val="28"/>
        </w:rPr>
        <w:t>e</w:t>
      </w:r>
      <w:proofErr w:type="spellEnd"/>
      <w:r w:rsidR="00E76FE4">
        <w:rPr>
          <w:rFonts w:ascii="Arial" w:hAnsi="Arial" w:cs="Arial"/>
          <w:sz w:val="28"/>
          <w:szCs w:val="28"/>
        </w:rPr>
        <w:t xml:space="preserve"> </w:t>
      </w:r>
      <w:proofErr w:type="spellStart"/>
      <w:r w:rsidR="00E76FE4">
        <w:rPr>
          <w:rFonts w:ascii="Arial" w:hAnsi="Arial" w:cs="Arial"/>
          <w:sz w:val="28"/>
          <w:szCs w:val="28"/>
        </w:rPr>
        <w:t>kuno</w:t>
      </w:r>
      <w:proofErr w:type="spellEnd"/>
      <w:r w:rsidR="00E76FE4">
        <w:rPr>
          <w:rFonts w:ascii="Arial" w:hAnsi="Arial" w:cs="Arial"/>
          <w:sz w:val="28"/>
          <w:szCs w:val="28"/>
        </w:rPr>
        <w:t xml:space="preserve"> kuenda </w:t>
      </w:r>
      <w:proofErr w:type="spellStart"/>
      <w:r w:rsidR="00E76FE4">
        <w:rPr>
          <w:rFonts w:ascii="Arial" w:hAnsi="Arial" w:cs="Arial"/>
          <w:sz w:val="28"/>
          <w:szCs w:val="28"/>
        </w:rPr>
        <w:t>kunotora</w:t>
      </w:r>
      <w:proofErr w:type="spellEnd"/>
      <w:r w:rsidR="00E76FE4">
        <w:rPr>
          <w:rFonts w:ascii="Arial" w:hAnsi="Arial" w:cs="Arial"/>
          <w:sz w:val="28"/>
          <w:szCs w:val="28"/>
        </w:rPr>
        <w:t xml:space="preserve"> </w:t>
      </w:r>
      <w:proofErr w:type="spellStart"/>
      <w:r w:rsidR="00A01DB3">
        <w:rPr>
          <w:rFonts w:ascii="Arial" w:hAnsi="Arial" w:cs="Arial"/>
          <w:sz w:val="28"/>
          <w:szCs w:val="28"/>
        </w:rPr>
        <w:t>chechi</w:t>
      </w:r>
      <w:proofErr w:type="spellEnd"/>
      <w:r w:rsidR="00A01DB3">
        <w:rPr>
          <w:rFonts w:ascii="Arial" w:hAnsi="Arial" w:cs="Arial"/>
          <w:sz w:val="28"/>
          <w:szCs w:val="28"/>
        </w:rPr>
        <w:t xml:space="preserve"> </w:t>
      </w:r>
      <w:proofErr w:type="spellStart"/>
      <w:r w:rsidR="00A01DB3">
        <w:rPr>
          <w:rFonts w:ascii="Arial" w:hAnsi="Arial" w:cs="Arial"/>
          <w:sz w:val="28"/>
          <w:szCs w:val="28"/>
        </w:rPr>
        <w:t>yoku</w:t>
      </w:r>
      <w:proofErr w:type="spellEnd"/>
      <w:r w:rsidR="00A01DB3">
        <w:rPr>
          <w:rFonts w:ascii="Arial" w:hAnsi="Arial" w:cs="Arial"/>
          <w:sz w:val="28"/>
          <w:szCs w:val="28"/>
        </w:rPr>
        <w:t xml:space="preserve"> Hwange? </w:t>
      </w:r>
      <w:proofErr w:type="spellStart"/>
      <w:r w:rsidR="00A01DB3">
        <w:rPr>
          <w:rFonts w:ascii="Arial" w:hAnsi="Arial" w:cs="Arial"/>
          <w:sz w:val="28"/>
          <w:szCs w:val="28"/>
        </w:rPr>
        <w:t>Zvinoreva</w:t>
      </w:r>
      <w:proofErr w:type="spellEnd"/>
      <w:r w:rsidR="00A01DB3">
        <w:rPr>
          <w:rFonts w:ascii="Arial" w:hAnsi="Arial" w:cs="Arial"/>
          <w:sz w:val="28"/>
          <w:szCs w:val="28"/>
        </w:rPr>
        <w:t xml:space="preserve"> </w:t>
      </w:r>
      <w:r w:rsidR="00430DC4">
        <w:rPr>
          <w:rFonts w:ascii="Arial" w:hAnsi="Arial" w:cs="Arial"/>
          <w:sz w:val="28"/>
          <w:szCs w:val="28"/>
        </w:rPr>
        <w:t>i</w:t>
      </w:r>
      <w:r w:rsidR="00A01DB3">
        <w:rPr>
          <w:rFonts w:ascii="Arial" w:hAnsi="Arial" w:cs="Arial"/>
          <w:sz w:val="28"/>
          <w:szCs w:val="28"/>
        </w:rPr>
        <w:t>zv</w:t>
      </w:r>
      <w:r w:rsidR="00430DC4">
        <w:rPr>
          <w:rFonts w:ascii="Arial" w:hAnsi="Arial" w:cs="Arial"/>
          <w:sz w:val="28"/>
          <w:szCs w:val="28"/>
        </w:rPr>
        <w:t xml:space="preserve">i </w:t>
      </w:r>
      <w:r w:rsidR="00A01DB3">
        <w:rPr>
          <w:rFonts w:ascii="Arial" w:hAnsi="Arial" w:cs="Arial"/>
          <w:sz w:val="28"/>
          <w:szCs w:val="28"/>
        </w:rPr>
        <w:t xml:space="preserve">kuparidza </w:t>
      </w:r>
      <w:proofErr w:type="spellStart"/>
      <w:r w:rsidR="00A01DB3">
        <w:rPr>
          <w:rFonts w:ascii="Arial" w:hAnsi="Arial" w:cs="Arial"/>
          <w:sz w:val="28"/>
          <w:szCs w:val="28"/>
        </w:rPr>
        <w:t>kwara</w:t>
      </w:r>
      <w:proofErr w:type="spellEnd"/>
      <w:r w:rsidR="00A01DB3">
        <w:rPr>
          <w:rFonts w:ascii="Arial" w:hAnsi="Arial" w:cs="Arial"/>
          <w:sz w:val="28"/>
          <w:szCs w:val="28"/>
        </w:rPr>
        <w:t>…</w:t>
      </w:r>
      <w:r w:rsidR="00430DC4">
        <w:rPr>
          <w:rFonts w:ascii="Arial" w:hAnsi="Arial" w:cs="Arial"/>
          <w:sz w:val="28"/>
          <w:szCs w:val="28"/>
        </w:rPr>
        <w:t xml:space="preserve">? </w:t>
      </w:r>
      <w:r w:rsidR="00430DC4" w:rsidRPr="00F02CDB">
        <w:rPr>
          <w:rFonts w:ascii="Arial" w:hAnsi="Arial" w:cs="Arial"/>
          <w:sz w:val="18"/>
          <w:szCs w:val="18"/>
        </w:rPr>
        <w:t xml:space="preserve">[Congregation </w:t>
      </w:r>
      <w:r w:rsidR="00063DA1" w:rsidRPr="00F02CDB">
        <w:rPr>
          <w:rFonts w:ascii="Arial" w:hAnsi="Arial" w:cs="Arial"/>
          <w:sz w:val="18"/>
          <w:szCs w:val="18"/>
        </w:rPr>
        <w:t>says, “</w:t>
      </w:r>
      <w:proofErr w:type="spellStart"/>
      <w:r w:rsidR="00430DC4" w:rsidRPr="00F02CDB">
        <w:rPr>
          <w:rFonts w:ascii="Arial" w:hAnsi="Arial" w:cs="Arial"/>
          <w:sz w:val="18"/>
          <w:szCs w:val="18"/>
        </w:rPr>
        <w:t>kwaramba</w:t>
      </w:r>
      <w:proofErr w:type="spellEnd"/>
      <w:r w:rsidR="00C0757D" w:rsidRPr="00F02CDB">
        <w:rPr>
          <w:rFonts w:ascii="Arial" w:hAnsi="Arial" w:cs="Arial"/>
          <w:sz w:val="18"/>
          <w:szCs w:val="18"/>
        </w:rPr>
        <w:t>.</w:t>
      </w:r>
      <w:r w:rsidR="00430DC4" w:rsidRPr="00F02CDB">
        <w:rPr>
          <w:rFonts w:ascii="Arial" w:hAnsi="Arial" w:cs="Arial"/>
          <w:sz w:val="18"/>
          <w:szCs w:val="18"/>
        </w:rPr>
        <w:t>”]</w:t>
      </w:r>
      <w:r w:rsidR="00C0757D">
        <w:rPr>
          <w:rFonts w:ascii="Arial" w:hAnsi="Arial" w:cs="Arial"/>
          <w:sz w:val="28"/>
          <w:szCs w:val="28"/>
        </w:rPr>
        <w:t xml:space="preserve"> Hatits</w:t>
      </w:r>
      <w:r w:rsidR="00F02CDB">
        <w:rPr>
          <w:rFonts w:ascii="Arial" w:hAnsi="Arial" w:cs="Arial"/>
          <w:sz w:val="28"/>
          <w:szCs w:val="28"/>
        </w:rPr>
        <w:t>iu</w:t>
      </w:r>
      <w:r w:rsidR="00C0757D">
        <w:rPr>
          <w:rFonts w:ascii="Arial" w:hAnsi="Arial" w:cs="Arial"/>
          <w:sz w:val="28"/>
          <w:szCs w:val="28"/>
        </w:rPr>
        <w:t xml:space="preserve">rei Satan </w:t>
      </w:r>
      <w:proofErr w:type="spellStart"/>
      <w:r w:rsidR="00C0757D">
        <w:rPr>
          <w:rFonts w:ascii="Arial" w:hAnsi="Arial" w:cs="Arial"/>
          <w:sz w:val="28"/>
          <w:szCs w:val="28"/>
        </w:rPr>
        <w:t>varanda</w:t>
      </w:r>
      <w:proofErr w:type="spellEnd"/>
      <w:r w:rsidR="00C0757D">
        <w:rPr>
          <w:rFonts w:ascii="Arial" w:hAnsi="Arial" w:cs="Arial"/>
          <w:sz w:val="28"/>
          <w:szCs w:val="28"/>
        </w:rPr>
        <w:t xml:space="preserve"> </w:t>
      </w:r>
      <w:proofErr w:type="spellStart"/>
      <w:r w:rsidR="00C0757D">
        <w:rPr>
          <w:rFonts w:ascii="Arial" w:hAnsi="Arial" w:cs="Arial"/>
          <w:sz w:val="28"/>
          <w:szCs w:val="28"/>
        </w:rPr>
        <w:t>vaMwari</w:t>
      </w:r>
      <w:proofErr w:type="spellEnd"/>
      <w:r w:rsidR="00C0757D">
        <w:rPr>
          <w:rFonts w:ascii="Arial" w:hAnsi="Arial" w:cs="Arial"/>
          <w:sz w:val="28"/>
          <w:szCs w:val="28"/>
        </w:rPr>
        <w:t xml:space="preserve">! </w:t>
      </w:r>
      <w:r w:rsidR="00534101" w:rsidRPr="00534101">
        <w:rPr>
          <w:rFonts w:ascii="Arial" w:hAnsi="Arial" w:cs="Arial"/>
          <w:sz w:val="18"/>
          <w:szCs w:val="28"/>
        </w:rPr>
        <w:t xml:space="preserve">[Congregation says, “Amen.”] </w:t>
      </w:r>
      <w:r w:rsidR="00515060">
        <w:rPr>
          <w:rFonts w:ascii="Arial" w:hAnsi="Arial" w:cs="Arial"/>
          <w:sz w:val="28"/>
          <w:szCs w:val="28"/>
        </w:rPr>
        <w:t xml:space="preserve">Nguva </w:t>
      </w:r>
      <w:proofErr w:type="spellStart"/>
      <w:r w:rsidR="00515060">
        <w:rPr>
          <w:rFonts w:ascii="Arial" w:hAnsi="Arial" w:cs="Arial"/>
          <w:sz w:val="28"/>
          <w:szCs w:val="28"/>
        </w:rPr>
        <w:t>yekunamata</w:t>
      </w:r>
      <w:proofErr w:type="spellEnd"/>
      <w:r w:rsidR="00515060">
        <w:rPr>
          <w:rFonts w:ascii="Arial" w:hAnsi="Arial" w:cs="Arial"/>
          <w:sz w:val="28"/>
          <w:szCs w:val="28"/>
        </w:rPr>
        <w:t xml:space="preserve"> Mwari ndiyo ino </w:t>
      </w:r>
      <w:proofErr w:type="spellStart"/>
      <w:r w:rsidR="00515060">
        <w:rPr>
          <w:rFonts w:ascii="Arial" w:hAnsi="Arial" w:cs="Arial"/>
          <w:sz w:val="28"/>
          <w:szCs w:val="28"/>
        </w:rPr>
        <w:t>varanda</w:t>
      </w:r>
      <w:proofErr w:type="spellEnd"/>
      <w:r w:rsidR="00515060">
        <w:rPr>
          <w:rFonts w:ascii="Arial" w:hAnsi="Arial" w:cs="Arial"/>
          <w:sz w:val="28"/>
          <w:szCs w:val="28"/>
        </w:rPr>
        <w:t xml:space="preserve"> </w:t>
      </w:r>
      <w:proofErr w:type="spellStart"/>
      <w:r w:rsidR="00515060">
        <w:rPr>
          <w:rFonts w:ascii="Arial" w:hAnsi="Arial" w:cs="Arial"/>
          <w:sz w:val="28"/>
          <w:szCs w:val="28"/>
        </w:rPr>
        <w:t>vaShe</w:t>
      </w:r>
      <w:proofErr w:type="spellEnd"/>
      <w:r w:rsidR="00256483">
        <w:rPr>
          <w:rFonts w:ascii="Arial" w:hAnsi="Arial" w:cs="Arial"/>
          <w:sz w:val="28"/>
          <w:szCs w:val="28"/>
        </w:rPr>
        <w:t>.</w:t>
      </w:r>
      <w:r w:rsidR="005A2CC0">
        <w:rPr>
          <w:rFonts w:ascii="Arial" w:hAnsi="Arial" w:cs="Arial"/>
          <w:sz w:val="28"/>
          <w:szCs w:val="28"/>
        </w:rPr>
        <w:t xml:space="preserve"> </w:t>
      </w:r>
      <w:r w:rsidR="005A2CC0" w:rsidRPr="00F02CDB">
        <w:rPr>
          <w:rFonts w:ascii="Arial" w:hAnsi="Arial" w:cs="Arial"/>
          <w:sz w:val="18"/>
          <w:szCs w:val="18"/>
        </w:rPr>
        <w:t xml:space="preserve">[Congregation </w:t>
      </w:r>
      <w:r w:rsidR="00063DA1" w:rsidRPr="00F02CDB">
        <w:rPr>
          <w:rFonts w:ascii="Arial" w:hAnsi="Arial" w:cs="Arial"/>
          <w:sz w:val="18"/>
          <w:szCs w:val="18"/>
        </w:rPr>
        <w:t>says, “</w:t>
      </w:r>
      <w:r w:rsidR="005A2CC0" w:rsidRPr="00F02CDB">
        <w:rPr>
          <w:rFonts w:ascii="Arial" w:hAnsi="Arial" w:cs="Arial"/>
          <w:sz w:val="18"/>
          <w:szCs w:val="18"/>
        </w:rPr>
        <w:t>Amen/Hallelujah</w:t>
      </w:r>
      <w:r w:rsidR="00256483" w:rsidRPr="00F02CDB">
        <w:rPr>
          <w:rFonts w:ascii="Arial" w:hAnsi="Arial" w:cs="Arial"/>
          <w:sz w:val="18"/>
          <w:szCs w:val="18"/>
        </w:rPr>
        <w:t>.</w:t>
      </w:r>
      <w:r w:rsidR="005A2CC0" w:rsidRPr="00F02CDB">
        <w:rPr>
          <w:rFonts w:ascii="Arial" w:hAnsi="Arial" w:cs="Arial"/>
          <w:sz w:val="18"/>
          <w:szCs w:val="18"/>
        </w:rPr>
        <w:t>”]</w:t>
      </w:r>
      <w:r w:rsidR="005A2CC0">
        <w:rPr>
          <w:rFonts w:ascii="Arial" w:hAnsi="Arial" w:cs="Arial"/>
          <w:sz w:val="28"/>
          <w:szCs w:val="28"/>
        </w:rPr>
        <w:t xml:space="preserve"> </w:t>
      </w:r>
      <w:r w:rsidR="00256483">
        <w:rPr>
          <w:rFonts w:ascii="Arial" w:hAnsi="Arial" w:cs="Arial"/>
          <w:sz w:val="28"/>
          <w:szCs w:val="28"/>
        </w:rPr>
        <w:t>T</w:t>
      </w:r>
      <w:r w:rsidR="005A2CC0">
        <w:rPr>
          <w:rFonts w:ascii="Arial" w:hAnsi="Arial" w:cs="Arial"/>
          <w:sz w:val="28"/>
          <w:szCs w:val="28"/>
        </w:rPr>
        <w:t xml:space="preserve">inofanira </w:t>
      </w:r>
      <w:proofErr w:type="spellStart"/>
      <w:r w:rsidR="005A2CC0">
        <w:rPr>
          <w:rFonts w:ascii="Arial" w:hAnsi="Arial" w:cs="Arial"/>
          <w:sz w:val="28"/>
          <w:szCs w:val="28"/>
        </w:rPr>
        <w:t>kuropafadzwa</w:t>
      </w:r>
      <w:proofErr w:type="spellEnd"/>
      <w:r w:rsidR="005A2CC0">
        <w:rPr>
          <w:rFonts w:ascii="Arial" w:hAnsi="Arial" w:cs="Arial"/>
          <w:sz w:val="28"/>
          <w:szCs w:val="28"/>
        </w:rPr>
        <w:t xml:space="preserve"> </w:t>
      </w:r>
      <w:proofErr w:type="spellStart"/>
      <w:r w:rsidR="005A2CC0">
        <w:rPr>
          <w:rFonts w:ascii="Arial" w:hAnsi="Arial" w:cs="Arial"/>
          <w:sz w:val="28"/>
          <w:szCs w:val="28"/>
        </w:rPr>
        <w:t>chete</w:t>
      </w:r>
      <w:proofErr w:type="spellEnd"/>
      <w:r w:rsidR="005A2CC0">
        <w:rPr>
          <w:rFonts w:ascii="Arial" w:hAnsi="Arial" w:cs="Arial"/>
          <w:sz w:val="28"/>
          <w:szCs w:val="28"/>
        </w:rPr>
        <w:t xml:space="preserve">! </w:t>
      </w:r>
      <w:r w:rsidR="001213CD" w:rsidRPr="001213CD">
        <w:rPr>
          <w:rFonts w:ascii="Arial" w:hAnsi="Arial" w:cs="Arial"/>
          <w:sz w:val="18"/>
          <w:szCs w:val="28"/>
        </w:rPr>
        <w:t xml:space="preserve">[Congregation says, “Amen.”] </w:t>
      </w:r>
    </w:p>
    <w:p w14:paraId="790E8228" w14:textId="7FED3A5B" w:rsidR="00DF3077" w:rsidRDefault="00050580" w:rsidP="00EE1207">
      <w:pPr>
        <w:jc w:val="both"/>
        <w:rPr>
          <w:rFonts w:ascii="Arial" w:hAnsi="Arial" w:cs="Arial"/>
          <w:sz w:val="28"/>
          <w:szCs w:val="28"/>
        </w:rPr>
      </w:pPr>
      <w:r>
        <w:rPr>
          <w:rFonts w:ascii="Arial" w:hAnsi="Arial" w:cs="Arial"/>
          <w:sz w:val="28"/>
          <w:szCs w:val="28"/>
          <w:vertAlign w:val="superscript"/>
        </w:rPr>
        <w:t xml:space="preserve">171 </w:t>
      </w:r>
      <w:proofErr w:type="spellStart"/>
      <w:r w:rsidR="00652237" w:rsidRPr="00EA61FA">
        <w:rPr>
          <w:rFonts w:ascii="Arial" w:hAnsi="Arial" w:cs="Arial"/>
          <w:sz w:val="28"/>
          <w:szCs w:val="28"/>
        </w:rPr>
        <w:t>Handei</w:t>
      </w:r>
      <w:proofErr w:type="spellEnd"/>
      <w:r w:rsidR="00652237" w:rsidRPr="00EA61FA">
        <w:rPr>
          <w:rFonts w:ascii="Arial" w:hAnsi="Arial" w:cs="Arial"/>
          <w:sz w:val="28"/>
          <w:szCs w:val="28"/>
        </w:rPr>
        <w:t xml:space="preserve"> </w:t>
      </w:r>
      <w:proofErr w:type="spellStart"/>
      <w:r w:rsidR="00652237" w:rsidRPr="00EA61FA">
        <w:rPr>
          <w:rFonts w:ascii="Arial" w:hAnsi="Arial" w:cs="Arial"/>
          <w:sz w:val="28"/>
          <w:szCs w:val="28"/>
        </w:rPr>
        <w:t>tinoona</w:t>
      </w:r>
      <w:proofErr w:type="spellEnd"/>
      <w:r w:rsidR="00652237" w:rsidRPr="00EA61FA">
        <w:rPr>
          <w:rFonts w:ascii="Arial" w:hAnsi="Arial" w:cs="Arial"/>
          <w:sz w:val="28"/>
          <w:szCs w:val="28"/>
        </w:rPr>
        <w:t xml:space="preserve"> kuna Deuteronomy</w:t>
      </w:r>
      <w:r w:rsidR="00754092" w:rsidRPr="00EA61FA">
        <w:rPr>
          <w:rFonts w:ascii="Arial" w:hAnsi="Arial" w:cs="Arial"/>
          <w:sz w:val="28"/>
          <w:szCs w:val="28"/>
        </w:rPr>
        <w:t xml:space="preserve">, </w:t>
      </w:r>
      <w:proofErr w:type="spellStart"/>
      <w:r w:rsidR="00754092" w:rsidRPr="00EA61FA">
        <w:rPr>
          <w:rFonts w:ascii="Arial" w:hAnsi="Arial" w:cs="Arial"/>
          <w:sz w:val="28"/>
          <w:szCs w:val="28"/>
        </w:rPr>
        <w:t>topedza</w:t>
      </w:r>
      <w:proofErr w:type="spellEnd"/>
      <w:r w:rsidR="00754092" w:rsidRPr="00EA61FA">
        <w:rPr>
          <w:rFonts w:ascii="Arial" w:hAnsi="Arial" w:cs="Arial"/>
          <w:sz w:val="28"/>
          <w:szCs w:val="28"/>
        </w:rPr>
        <w:t xml:space="preserve"> </w:t>
      </w:r>
      <w:proofErr w:type="spellStart"/>
      <w:r w:rsidR="00754092" w:rsidRPr="00EA61FA">
        <w:rPr>
          <w:rFonts w:ascii="Arial" w:hAnsi="Arial" w:cs="Arial"/>
          <w:sz w:val="28"/>
          <w:szCs w:val="28"/>
        </w:rPr>
        <w:t>hedu</w:t>
      </w:r>
      <w:proofErr w:type="spellEnd"/>
      <w:r w:rsidR="00754092" w:rsidRPr="00EA61FA">
        <w:rPr>
          <w:rFonts w:ascii="Arial" w:hAnsi="Arial" w:cs="Arial"/>
          <w:sz w:val="28"/>
          <w:szCs w:val="28"/>
        </w:rPr>
        <w:t xml:space="preserve"> </w:t>
      </w:r>
      <w:proofErr w:type="spellStart"/>
      <w:r w:rsidR="00754092" w:rsidRPr="00EA61FA">
        <w:rPr>
          <w:rFonts w:ascii="Arial" w:hAnsi="Arial" w:cs="Arial"/>
          <w:sz w:val="28"/>
          <w:szCs w:val="28"/>
        </w:rPr>
        <w:t>nai</w:t>
      </w:r>
      <w:r w:rsidR="00617E04" w:rsidRPr="00EA61FA">
        <w:rPr>
          <w:rFonts w:ascii="Arial" w:hAnsi="Arial" w:cs="Arial"/>
          <w:sz w:val="28"/>
          <w:szCs w:val="28"/>
        </w:rPr>
        <w:t>koko</w:t>
      </w:r>
      <w:proofErr w:type="spellEnd"/>
      <w:r w:rsidR="00617E04" w:rsidRPr="00EA61FA">
        <w:rPr>
          <w:rFonts w:ascii="Arial" w:hAnsi="Arial" w:cs="Arial"/>
          <w:sz w:val="28"/>
          <w:szCs w:val="28"/>
        </w:rPr>
        <w:t xml:space="preserve">. </w:t>
      </w:r>
      <w:proofErr w:type="spellStart"/>
      <w:r w:rsidR="00617E04" w:rsidRPr="00EA61FA">
        <w:rPr>
          <w:rFonts w:ascii="Arial" w:hAnsi="Arial" w:cs="Arial"/>
          <w:sz w:val="28"/>
          <w:szCs w:val="28"/>
          <w:lang w:val="fr-FR"/>
        </w:rPr>
        <w:t>Handei</w:t>
      </w:r>
      <w:proofErr w:type="spellEnd"/>
      <w:r w:rsidR="00617E04" w:rsidRPr="00EA61FA">
        <w:rPr>
          <w:rFonts w:ascii="Arial" w:hAnsi="Arial" w:cs="Arial"/>
          <w:sz w:val="28"/>
          <w:szCs w:val="28"/>
          <w:lang w:val="fr-FR"/>
        </w:rPr>
        <w:t xml:space="preserve"> kuna </w:t>
      </w:r>
      <w:proofErr w:type="spellStart"/>
      <w:r w:rsidR="00617E04" w:rsidRPr="00EA61FA">
        <w:rPr>
          <w:rFonts w:ascii="Arial" w:hAnsi="Arial" w:cs="Arial"/>
          <w:sz w:val="28"/>
          <w:szCs w:val="28"/>
          <w:lang w:val="fr-FR"/>
        </w:rPr>
        <w:t>Deuteronomy</w:t>
      </w:r>
      <w:proofErr w:type="spellEnd"/>
      <w:r w:rsidR="00617E04" w:rsidRPr="00EA61FA">
        <w:rPr>
          <w:rFonts w:ascii="Arial" w:hAnsi="Arial" w:cs="Arial"/>
          <w:sz w:val="28"/>
          <w:szCs w:val="28"/>
          <w:lang w:val="fr-FR"/>
        </w:rPr>
        <w:t xml:space="preserve">, </w:t>
      </w:r>
      <w:proofErr w:type="spellStart"/>
      <w:r w:rsidR="00617E04" w:rsidRPr="00EA61FA">
        <w:rPr>
          <w:rFonts w:ascii="Arial" w:hAnsi="Arial" w:cs="Arial"/>
          <w:sz w:val="28"/>
          <w:szCs w:val="28"/>
          <w:lang w:val="fr-FR"/>
        </w:rPr>
        <w:t>ndongo</w:t>
      </w:r>
      <w:proofErr w:type="spellEnd"/>
      <w:r w:rsidR="00617E04" w:rsidRPr="00EA61FA">
        <w:rPr>
          <w:rFonts w:ascii="Arial" w:hAnsi="Arial" w:cs="Arial"/>
          <w:sz w:val="28"/>
          <w:szCs w:val="28"/>
          <w:lang w:val="fr-FR"/>
        </w:rPr>
        <w:t xml:space="preserve"> </w:t>
      </w:r>
      <w:proofErr w:type="spellStart"/>
      <w:r w:rsidR="00617E04" w:rsidRPr="00EA61FA">
        <w:rPr>
          <w:rFonts w:ascii="Arial" w:hAnsi="Arial" w:cs="Arial"/>
          <w:sz w:val="28"/>
          <w:szCs w:val="28"/>
          <w:lang w:val="fr-FR"/>
        </w:rPr>
        <w:t>nhonga</w:t>
      </w:r>
      <w:proofErr w:type="spellEnd"/>
      <w:r w:rsidR="00617E04" w:rsidRPr="00EA61FA">
        <w:rPr>
          <w:rFonts w:ascii="Arial" w:hAnsi="Arial" w:cs="Arial"/>
          <w:sz w:val="28"/>
          <w:szCs w:val="28"/>
          <w:lang w:val="fr-FR"/>
        </w:rPr>
        <w:t xml:space="preserve"> </w:t>
      </w:r>
      <w:proofErr w:type="spellStart"/>
      <w:r w:rsidR="00617E04" w:rsidRPr="00EA61FA">
        <w:rPr>
          <w:rFonts w:ascii="Arial" w:hAnsi="Arial" w:cs="Arial"/>
          <w:sz w:val="28"/>
          <w:szCs w:val="28"/>
          <w:lang w:val="fr-FR"/>
        </w:rPr>
        <w:t>nhonga</w:t>
      </w:r>
      <w:proofErr w:type="spellEnd"/>
      <w:r w:rsidR="00617E04" w:rsidRPr="00EA61FA">
        <w:rPr>
          <w:rFonts w:ascii="Arial" w:hAnsi="Arial" w:cs="Arial"/>
          <w:sz w:val="28"/>
          <w:szCs w:val="28"/>
          <w:lang w:val="fr-FR"/>
        </w:rPr>
        <w:t xml:space="preserve"> hangu ma</w:t>
      </w:r>
      <w:r w:rsidR="00A13969" w:rsidRPr="00EA61FA">
        <w:rPr>
          <w:rFonts w:ascii="Arial" w:hAnsi="Arial" w:cs="Arial"/>
          <w:sz w:val="28"/>
          <w:szCs w:val="28"/>
          <w:lang w:val="fr-FR"/>
        </w:rPr>
        <w:t xml:space="preserve"> verse </w:t>
      </w:r>
      <w:proofErr w:type="spellStart"/>
      <w:r w:rsidR="00A13969" w:rsidRPr="00EA61FA">
        <w:rPr>
          <w:rFonts w:ascii="Arial" w:hAnsi="Arial" w:cs="Arial"/>
          <w:sz w:val="28"/>
          <w:szCs w:val="28"/>
          <w:lang w:val="fr-FR"/>
        </w:rPr>
        <w:t>mashomanana</w:t>
      </w:r>
      <w:proofErr w:type="spellEnd"/>
      <w:r w:rsidR="00A13969" w:rsidRPr="00EA61FA">
        <w:rPr>
          <w:rFonts w:ascii="Arial" w:hAnsi="Arial" w:cs="Arial"/>
          <w:sz w:val="28"/>
          <w:szCs w:val="28"/>
          <w:lang w:val="fr-FR"/>
        </w:rPr>
        <w:t>.</w:t>
      </w:r>
      <w:r w:rsidR="007D4900" w:rsidRPr="00EA61FA">
        <w:rPr>
          <w:rFonts w:ascii="Arial" w:hAnsi="Arial" w:cs="Arial"/>
          <w:sz w:val="28"/>
          <w:szCs w:val="28"/>
          <w:lang w:val="fr-FR"/>
        </w:rPr>
        <w:t xml:space="preserve"> </w:t>
      </w:r>
      <w:r w:rsidR="007D4900" w:rsidRPr="00EA61FA">
        <w:rPr>
          <w:rFonts w:ascii="Arial" w:hAnsi="Arial" w:cs="Arial"/>
          <w:sz w:val="28"/>
          <w:szCs w:val="28"/>
        </w:rPr>
        <w:t xml:space="preserve">Ndoda Deuteronomy </w:t>
      </w:r>
      <w:r w:rsidR="00CB4B93" w:rsidRPr="00EA61FA">
        <w:rPr>
          <w:rFonts w:ascii="Arial" w:hAnsi="Arial" w:cs="Arial"/>
          <w:sz w:val="28"/>
          <w:szCs w:val="28"/>
        </w:rPr>
        <w:t>3</w:t>
      </w:r>
      <w:r w:rsidR="007D4900" w:rsidRPr="00EA61FA">
        <w:rPr>
          <w:rFonts w:ascii="Arial" w:hAnsi="Arial" w:cs="Arial"/>
          <w:sz w:val="28"/>
          <w:szCs w:val="28"/>
        </w:rPr>
        <w:t>0</w:t>
      </w:r>
      <w:r w:rsidR="008613F3" w:rsidRPr="00EA61FA">
        <w:rPr>
          <w:rFonts w:ascii="Arial" w:hAnsi="Arial" w:cs="Arial"/>
          <w:sz w:val="28"/>
          <w:szCs w:val="28"/>
        </w:rPr>
        <w:t xml:space="preserve">, </w:t>
      </w:r>
      <w:proofErr w:type="spellStart"/>
      <w:r w:rsidR="008613F3" w:rsidRPr="00EA61FA">
        <w:rPr>
          <w:rFonts w:ascii="Arial" w:hAnsi="Arial" w:cs="Arial"/>
          <w:sz w:val="28"/>
          <w:szCs w:val="28"/>
        </w:rPr>
        <w:t>ndo</w:t>
      </w:r>
      <w:proofErr w:type="spellEnd"/>
      <w:r w:rsidR="008613F3" w:rsidRPr="00EA61FA">
        <w:rPr>
          <w:rFonts w:ascii="Arial" w:hAnsi="Arial" w:cs="Arial"/>
          <w:sz w:val="28"/>
          <w:szCs w:val="28"/>
        </w:rPr>
        <w:t xml:space="preserve"> condition </w:t>
      </w:r>
      <w:proofErr w:type="spellStart"/>
      <w:r w:rsidR="008613F3" w:rsidRPr="00EA61FA">
        <w:rPr>
          <w:rFonts w:ascii="Arial" w:hAnsi="Arial" w:cs="Arial"/>
          <w:sz w:val="28"/>
          <w:szCs w:val="28"/>
        </w:rPr>
        <w:t>yatiri</w:t>
      </w:r>
      <w:proofErr w:type="spellEnd"/>
      <w:r w:rsidR="008613F3" w:rsidRPr="00EA61FA">
        <w:rPr>
          <w:rFonts w:ascii="Arial" w:hAnsi="Arial" w:cs="Arial"/>
          <w:sz w:val="28"/>
          <w:szCs w:val="28"/>
        </w:rPr>
        <w:t xml:space="preserve"> </w:t>
      </w:r>
      <w:proofErr w:type="spellStart"/>
      <w:r w:rsidR="00E55B78" w:rsidRPr="00EA61FA">
        <w:rPr>
          <w:rFonts w:ascii="Arial" w:hAnsi="Arial" w:cs="Arial"/>
          <w:sz w:val="28"/>
          <w:szCs w:val="28"/>
        </w:rPr>
        <w:t>mairi</w:t>
      </w:r>
      <w:proofErr w:type="spellEnd"/>
      <w:r w:rsidR="00E55B78" w:rsidRPr="00EA61FA">
        <w:rPr>
          <w:rFonts w:ascii="Arial" w:hAnsi="Arial" w:cs="Arial"/>
          <w:sz w:val="28"/>
          <w:szCs w:val="28"/>
        </w:rPr>
        <w:t xml:space="preserve"> </w:t>
      </w:r>
      <w:proofErr w:type="spellStart"/>
      <w:r w:rsidR="00E55B78" w:rsidRPr="00EA61FA">
        <w:rPr>
          <w:rFonts w:ascii="Arial" w:hAnsi="Arial" w:cs="Arial"/>
          <w:sz w:val="28"/>
          <w:szCs w:val="28"/>
        </w:rPr>
        <w:t>seMwenga</w:t>
      </w:r>
      <w:proofErr w:type="spellEnd"/>
      <w:r w:rsidR="008613F3" w:rsidRPr="00EA61FA">
        <w:rPr>
          <w:rFonts w:ascii="Arial" w:hAnsi="Arial" w:cs="Arial"/>
          <w:sz w:val="28"/>
          <w:szCs w:val="28"/>
        </w:rPr>
        <w:t xml:space="preserve"> iyi</w:t>
      </w:r>
      <w:r w:rsidR="007B22D0">
        <w:rPr>
          <w:rFonts w:ascii="Arial" w:hAnsi="Arial" w:cs="Arial"/>
          <w:sz w:val="28"/>
          <w:szCs w:val="28"/>
        </w:rPr>
        <w:t>.</w:t>
      </w:r>
      <w:r w:rsidR="007B22D0">
        <w:rPr>
          <w:rStyle w:val="CommentReference"/>
        </w:rPr>
        <w:t xml:space="preserve"> </w:t>
      </w:r>
      <w:r w:rsidR="007B22D0">
        <w:rPr>
          <w:rStyle w:val="CommentReference"/>
          <w:rFonts w:ascii="Arial" w:hAnsi="Arial" w:cs="Arial"/>
          <w:sz w:val="28"/>
          <w:szCs w:val="28"/>
        </w:rPr>
        <w:t>B</w:t>
      </w:r>
      <w:r w:rsidR="00154916">
        <w:rPr>
          <w:rStyle w:val="CommentReference"/>
          <w:rFonts w:ascii="Arial" w:hAnsi="Arial" w:cs="Arial"/>
          <w:sz w:val="28"/>
          <w:szCs w:val="28"/>
        </w:rPr>
        <w:t>u</w:t>
      </w:r>
      <w:r w:rsidR="008613F3" w:rsidRPr="00EA61FA">
        <w:rPr>
          <w:rFonts w:ascii="Arial" w:hAnsi="Arial" w:cs="Arial"/>
          <w:sz w:val="28"/>
          <w:szCs w:val="28"/>
        </w:rPr>
        <w:t>t</w:t>
      </w:r>
      <w:r w:rsidR="008D5959" w:rsidRPr="00EA61FA">
        <w:rPr>
          <w:rFonts w:ascii="Arial" w:hAnsi="Arial" w:cs="Arial"/>
          <w:sz w:val="28"/>
          <w:szCs w:val="28"/>
        </w:rPr>
        <w:t xml:space="preserve"> here’s</w:t>
      </w:r>
      <w:r w:rsidR="008613F3" w:rsidRPr="00EA61FA">
        <w:rPr>
          <w:rFonts w:ascii="Arial" w:hAnsi="Arial" w:cs="Arial"/>
          <w:sz w:val="28"/>
          <w:szCs w:val="28"/>
        </w:rPr>
        <w:t xml:space="preserve"> </w:t>
      </w:r>
      <w:r w:rsidR="00CB4B93" w:rsidRPr="00EA61FA">
        <w:rPr>
          <w:rFonts w:ascii="Arial" w:hAnsi="Arial" w:cs="Arial"/>
          <w:sz w:val="28"/>
          <w:szCs w:val="28"/>
        </w:rPr>
        <w:t xml:space="preserve">the promise of God if we follow God’s Word </w:t>
      </w:r>
      <w:proofErr w:type="spellStart"/>
      <w:r w:rsidR="00CB4B93" w:rsidRPr="00EA61FA">
        <w:rPr>
          <w:rFonts w:ascii="Arial" w:hAnsi="Arial" w:cs="Arial"/>
          <w:sz w:val="28"/>
          <w:szCs w:val="28"/>
        </w:rPr>
        <w:t>handitika</w:t>
      </w:r>
      <w:proofErr w:type="spellEnd"/>
      <w:r w:rsidR="00CB4B93" w:rsidRPr="00EA61FA">
        <w:rPr>
          <w:rFonts w:ascii="Arial" w:hAnsi="Arial" w:cs="Arial"/>
          <w:sz w:val="28"/>
          <w:szCs w:val="28"/>
        </w:rPr>
        <w:t xml:space="preserve">? </w:t>
      </w:r>
      <w:r w:rsidR="00534101" w:rsidRPr="00534101">
        <w:rPr>
          <w:rFonts w:ascii="Arial" w:hAnsi="Arial" w:cs="Arial"/>
          <w:sz w:val="18"/>
          <w:szCs w:val="28"/>
        </w:rPr>
        <w:t xml:space="preserve">[Congregation says, “Amen.”] </w:t>
      </w:r>
      <w:r w:rsidR="00766C80" w:rsidRPr="00EA61FA">
        <w:rPr>
          <w:rFonts w:ascii="Arial" w:hAnsi="Arial" w:cs="Arial"/>
          <w:sz w:val="28"/>
          <w:szCs w:val="28"/>
        </w:rPr>
        <w:t>Tasvika</w:t>
      </w:r>
      <w:r w:rsidR="00402886" w:rsidRPr="00EA61FA">
        <w:rPr>
          <w:rFonts w:ascii="Arial" w:hAnsi="Arial" w:cs="Arial"/>
          <w:sz w:val="28"/>
          <w:szCs w:val="28"/>
        </w:rPr>
        <w:t xml:space="preserve"> here </w:t>
      </w:r>
      <w:commentRangeStart w:id="78"/>
      <w:commentRangeStart w:id="79"/>
      <w:r w:rsidR="00402886" w:rsidRPr="00EA61FA">
        <w:rPr>
          <w:rFonts w:ascii="Arial" w:hAnsi="Arial" w:cs="Arial"/>
          <w:sz w:val="28"/>
          <w:szCs w:val="28"/>
        </w:rPr>
        <w:t>10</w:t>
      </w:r>
      <w:r w:rsidR="00766C80" w:rsidRPr="00EA61FA">
        <w:rPr>
          <w:rFonts w:ascii="Arial" w:hAnsi="Arial" w:cs="Arial"/>
          <w:sz w:val="28"/>
          <w:szCs w:val="28"/>
        </w:rPr>
        <w:t>?</w:t>
      </w:r>
      <w:commentRangeEnd w:id="78"/>
      <w:r w:rsidR="00612C67">
        <w:rPr>
          <w:rStyle w:val="CommentReference"/>
        </w:rPr>
        <w:commentReference w:id="78"/>
      </w:r>
      <w:commentRangeEnd w:id="79"/>
      <w:r w:rsidR="00A018D0">
        <w:rPr>
          <w:rStyle w:val="CommentReference"/>
        </w:rPr>
        <w:commentReference w:id="79"/>
      </w:r>
      <w:r w:rsidR="00402886" w:rsidRPr="00EA61FA">
        <w:rPr>
          <w:rFonts w:ascii="Arial" w:hAnsi="Arial" w:cs="Arial"/>
          <w:sz w:val="28"/>
          <w:szCs w:val="28"/>
        </w:rPr>
        <w:t xml:space="preserve"> </w:t>
      </w:r>
      <w:r w:rsidR="00534101" w:rsidRPr="00534101">
        <w:rPr>
          <w:rFonts w:ascii="Arial" w:hAnsi="Arial" w:cs="Arial"/>
          <w:sz w:val="18"/>
          <w:szCs w:val="28"/>
        </w:rPr>
        <w:t xml:space="preserve">[Congregation says, “Amen.”] </w:t>
      </w:r>
      <w:r w:rsidR="00766C80" w:rsidRPr="00EA61FA">
        <w:rPr>
          <w:rFonts w:ascii="Arial" w:hAnsi="Arial" w:cs="Arial"/>
          <w:sz w:val="28"/>
          <w:szCs w:val="28"/>
        </w:rPr>
        <w:t xml:space="preserve">Deuteronomy 30 vs </w:t>
      </w:r>
      <w:r w:rsidR="00315D9C" w:rsidRPr="00EA61FA">
        <w:rPr>
          <w:rFonts w:ascii="Arial" w:hAnsi="Arial" w:cs="Arial"/>
          <w:sz w:val="28"/>
          <w:szCs w:val="28"/>
        </w:rPr>
        <w:t xml:space="preserve">1, </w:t>
      </w:r>
      <w:r w:rsidR="00315D9C" w:rsidRPr="00F36D9F">
        <w:rPr>
          <w:rFonts w:ascii="Arial" w:hAnsi="Arial" w:cs="Arial"/>
          <w:i/>
          <w:iCs/>
          <w:sz w:val="28"/>
          <w:szCs w:val="28"/>
        </w:rPr>
        <w:t>Condition for Restoration of Blessings</w:t>
      </w:r>
      <w:r w:rsidR="002B4C70">
        <w:rPr>
          <w:rFonts w:ascii="Arial" w:hAnsi="Arial" w:cs="Arial"/>
          <w:i/>
          <w:iCs/>
          <w:sz w:val="28"/>
          <w:szCs w:val="28"/>
        </w:rPr>
        <w:t>,</w:t>
      </w:r>
      <w:r w:rsidR="00315D9C" w:rsidRPr="00F36D9F">
        <w:rPr>
          <w:rFonts w:ascii="Arial" w:hAnsi="Arial" w:cs="Arial"/>
          <w:i/>
          <w:iCs/>
          <w:sz w:val="28"/>
          <w:szCs w:val="28"/>
        </w:rPr>
        <w:t xml:space="preserve"> </w:t>
      </w:r>
      <w:r w:rsidR="00534101" w:rsidRPr="00534101">
        <w:rPr>
          <w:rFonts w:ascii="Arial" w:hAnsi="Arial" w:cs="Arial"/>
          <w:sz w:val="18"/>
          <w:szCs w:val="28"/>
        </w:rPr>
        <w:t xml:space="preserve">[Congregation </w:t>
      </w:r>
      <w:r w:rsidR="00534101" w:rsidRPr="00534101">
        <w:rPr>
          <w:rFonts w:ascii="Arial" w:hAnsi="Arial" w:cs="Arial"/>
          <w:sz w:val="18"/>
          <w:szCs w:val="28"/>
        </w:rPr>
        <w:lastRenderedPageBreak/>
        <w:t xml:space="preserve">says, “Amen,”] </w:t>
      </w:r>
      <w:proofErr w:type="spellStart"/>
      <w:r w:rsidR="00315D9C" w:rsidRPr="00EA61FA">
        <w:rPr>
          <w:rFonts w:ascii="Arial" w:hAnsi="Arial" w:cs="Arial"/>
          <w:sz w:val="28"/>
          <w:szCs w:val="28"/>
        </w:rPr>
        <w:t>ndo</w:t>
      </w:r>
      <w:proofErr w:type="spellEnd"/>
      <w:r w:rsidR="001D1E93" w:rsidRPr="00EA61FA">
        <w:rPr>
          <w:rFonts w:ascii="Arial" w:hAnsi="Arial" w:cs="Arial"/>
          <w:sz w:val="28"/>
          <w:szCs w:val="28"/>
        </w:rPr>
        <w:t xml:space="preserve"> Message ye….? </w:t>
      </w:r>
      <w:r w:rsidR="001D1E93" w:rsidRPr="00F02CDB">
        <w:rPr>
          <w:rFonts w:ascii="Arial" w:hAnsi="Arial" w:cs="Arial"/>
          <w:sz w:val="18"/>
          <w:szCs w:val="18"/>
        </w:rPr>
        <w:t xml:space="preserve">[Congregation </w:t>
      </w:r>
      <w:r w:rsidR="00063DA1" w:rsidRPr="00F02CDB">
        <w:rPr>
          <w:rFonts w:ascii="Arial" w:hAnsi="Arial" w:cs="Arial"/>
          <w:sz w:val="18"/>
          <w:szCs w:val="18"/>
        </w:rPr>
        <w:t>says, “</w:t>
      </w:r>
      <w:r w:rsidR="001D1E93" w:rsidRPr="00F02CDB">
        <w:rPr>
          <w:rFonts w:ascii="Arial" w:hAnsi="Arial" w:cs="Arial"/>
          <w:sz w:val="18"/>
          <w:szCs w:val="18"/>
        </w:rPr>
        <w:t>yedu</w:t>
      </w:r>
      <w:r w:rsidR="002B4C70" w:rsidRPr="00F02CDB">
        <w:rPr>
          <w:rFonts w:ascii="Arial" w:hAnsi="Arial" w:cs="Arial"/>
          <w:sz w:val="18"/>
          <w:szCs w:val="18"/>
        </w:rPr>
        <w:t>,</w:t>
      </w:r>
      <w:r w:rsidR="001D1E93" w:rsidRPr="00F02CDB">
        <w:rPr>
          <w:rFonts w:ascii="Arial" w:hAnsi="Arial" w:cs="Arial"/>
          <w:sz w:val="18"/>
          <w:szCs w:val="18"/>
        </w:rPr>
        <w:t>”]</w:t>
      </w:r>
      <w:r w:rsidR="00DB06E6" w:rsidRPr="00EA61FA">
        <w:rPr>
          <w:rFonts w:ascii="Arial" w:hAnsi="Arial" w:cs="Arial"/>
          <w:sz w:val="28"/>
          <w:szCs w:val="28"/>
        </w:rPr>
        <w:t xml:space="preserve"> </w:t>
      </w:r>
      <w:r w:rsidR="00F02CDB">
        <w:rPr>
          <w:rFonts w:ascii="Arial" w:hAnsi="Arial" w:cs="Arial"/>
          <w:sz w:val="28"/>
          <w:szCs w:val="28"/>
        </w:rPr>
        <w:t>y</w:t>
      </w:r>
      <w:r w:rsidR="00DB06E6" w:rsidRPr="00EA61FA">
        <w:rPr>
          <w:rFonts w:ascii="Arial" w:hAnsi="Arial" w:cs="Arial"/>
          <w:sz w:val="28"/>
          <w:szCs w:val="28"/>
        </w:rPr>
        <w:t xml:space="preserve">edu </w:t>
      </w:r>
      <w:proofErr w:type="spellStart"/>
      <w:r w:rsidR="00534101">
        <w:rPr>
          <w:rFonts w:ascii="Arial" w:hAnsi="Arial" w:cs="Arial"/>
          <w:sz w:val="28"/>
          <w:szCs w:val="28"/>
        </w:rPr>
        <w:t>handitika</w:t>
      </w:r>
      <w:proofErr w:type="spellEnd"/>
      <w:r w:rsidR="00534101">
        <w:rPr>
          <w:rFonts w:ascii="Arial" w:hAnsi="Arial" w:cs="Arial"/>
          <w:sz w:val="28"/>
          <w:szCs w:val="28"/>
        </w:rPr>
        <w:t>.</w:t>
      </w:r>
      <w:r w:rsidR="00DB06E6" w:rsidRPr="00EA61FA">
        <w:rPr>
          <w:rFonts w:ascii="Arial" w:hAnsi="Arial" w:cs="Arial"/>
          <w:sz w:val="28"/>
          <w:szCs w:val="28"/>
        </w:rPr>
        <w:t xml:space="preserve"> </w:t>
      </w:r>
      <w:r w:rsidR="002B4C70">
        <w:rPr>
          <w:rFonts w:ascii="Arial" w:hAnsi="Arial" w:cs="Arial"/>
          <w:sz w:val="28"/>
          <w:szCs w:val="28"/>
        </w:rPr>
        <w:t>H</w:t>
      </w:r>
      <w:r w:rsidR="00DB06E6" w:rsidRPr="00EA61FA">
        <w:rPr>
          <w:rFonts w:ascii="Arial" w:hAnsi="Arial" w:cs="Arial"/>
          <w:sz w:val="28"/>
          <w:szCs w:val="28"/>
        </w:rPr>
        <w:t>ere</w:t>
      </w:r>
      <w:r w:rsidR="000D6784" w:rsidRPr="00EA61FA">
        <w:rPr>
          <w:rFonts w:ascii="Arial" w:hAnsi="Arial" w:cs="Arial"/>
          <w:sz w:val="28"/>
          <w:szCs w:val="28"/>
        </w:rPr>
        <w:t>’s</w:t>
      </w:r>
      <w:r w:rsidR="00DB06E6" w:rsidRPr="00EA61FA">
        <w:rPr>
          <w:rFonts w:ascii="Arial" w:hAnsi="Arial" w:cs="Arial"/>
          <w:sz w:val="28"/>
          <w:szCs w:val="28"/>
        </w:rPr>
        <w:t xml:space="preserve"> why </w:t>
      </w:r>
      <w:r w:rsidR="000D6784" w:rsidRPr="00EA61FA">
        <w:rPr>
          <w:rFonts w:ascii="Arial" w:hAnsi="Arial" w:cs="Arial"/>
          <w:sz w:val="28"/>
          <w:szCs w:val="28"/>
        </w:rPr>
        <w:t xml:space="preserve">I say that. Verse 1 </w:t>
      </w:r>
      <w:proofErr w:type="spellStart"/>
      <w:r w:rsidR="000D6784" w:rsidRPr="00EA61FA">
        <w:rPr>
          <w:rFonts w:ascii="Arial" w:hAnsi="Arial" w:cs="Arial"/>
          <w:sz w:val="28"/>
          <w:szCs w:val="28"/>
        </w:rPr>
        <w:t>hativerengei</w:t>
      </w:r>
      <w:proofErr w:type="spellEnd"/>
      <w:r w:rsidR="000D6784" w:rsidRPr="00EA61FA">
        <w:rPr>
          <w:rFonts w:ascii="Arial" w:hAnsi="Arial" w:cs="Arial"/>
          <w:sz w:val="28"/>
          <w:szCs w:val="28"/>
        </w:rPr>
        <w:t xml:space="preserve"> tose</w:t>
      </w:r>
      <w:r w:rsidR="00DF3077" w:rsidRPr="00EA61FA">
        <w:rPr>
          <w:rFonts w:ascii="Arial" w:hAnsi="Arial" w:cs="Arial"/>
          <w:sz w:val="28"/>
          <w:szCs w:val="28"/>
        </w:rPr>
        <w:t xml:space="preserve">, </w:t>
      </w:r>
      <w:proofErr w:type="spellStart"/>
      <w:r w:rsidR="00DF3077" w:rsidRPr="00EA61FA">
        <w:rPr>
          <w:rFonts w:ascii="Arial" w:hAnsi="Arial" w:cs="Arial"/>
          <w:sz w:val="28"/>
          <w:szCs w:val="28"/>
        </w:rPr>
        <w:t>tese</w:t>
      </w:r>
      <w:proofErr w:type="spellEnd"/>
      <w:r w:rsidR="00DF3077" w:rsidRPr="00EA61FA">
        <w:rPr>
          <w:rFonts w:ascii="Arial" w:hAnsi="Arial" w:cs="Arial"/>
          <w:sz w:val="28"/>
          <w:szCs w:val="28"/>
        </w:rPr>
        <w:t>!</w:t>
      </w:r>
      <w:r w:rsidR="000D6784">
        <w:rPr>
          <w:rFonts w:ascii="Arial" w:hAnsi="Arial" w:cs="Arial"/>
          <w:sz w:val="28"/>
          <w:szCs w:val="28"/>
        </w:rPr>
        <w:t xml:space="preserve"> </w:t>
      </w:r>
      <w:r w:rsidR="001D1E93">
        <w:rPr>
          <w:rFonts w:ascii="Arial" w:hAnsi="Arial" w:cs="Arial"/>
          <w:sz w:val="28"/>
          <w:szCs w:val="28"/>
        </w:rPr>
        <w:t xml:space="preserve"> </w:t>
      </w:r>
    </w:p>
    <w:p w14:paraId="4889BDDC" w14:textId="77777777" w:rsidR="00155B5E" w:rsidRDefault="005E5FE5" w:rsidP="008A4E84">
      <w:pPr>
        <w:ind w:left="720"/>
        <w:jc w:val="both"/>
        <w:rPr>
          <w:rFonts w:ascii="Arial" w:hAnsi="Arial" w:cs="Arial"/>
          <w:sz w:val="28"/>
          <w:szCs w:val="28"/>
        </w:rPr>
      </w:pPr>
      <w:r w:rsidRPr="005E5FE5">
        <w:rPr>
          <w:rStyle w:val="chapternum"/>
          <w:rFonts w:ascii="Arial" w:hAnsi="Arial" w:cs="Arial"/>
          <w:b/>
          <w:bCs/>
          <w:i/>
          <w:iCs/>
          <w:color w:val="000000"/>
          <w:sz w:val="28"/>
          <w:szCs w:val="28"/>
          <w:shd w:val="clear" w:color="auto" w:fill="FFFFFF"/>
        </w:rPr>
        <w:t> </w:t>
      </w:r>
      <w:r w:rsidRPr="005E5FE5">
        <w:rPr>
          <w:rFonts w:ascii="Arial" w:hAnsi="Arial" w:cs="Arial"/>
          <w:i/>
          <w:iCs/>
          <w:color w:val="000000"/>
          <w:sz w:val="28"/>
          <w:szCs w:val="28"/>
          <w:shd w:val="clear" w:color="auto" w:fill="FFFFFF"/>
        </w:rPr>
        <w:t>And it shall come to pass, when all these things are come upon thee, the blessing and the curse, which I have set before thee, and thou shalt call them to mind among all the nations, whither the </w:t>
      </w:r>
      <w:r w:rsidRPr="005E5FE5">
        <w:rPr>
          <w:rStyle w:val="small-caps"/>
          <w:rFonts w:ascii="Arial" w:hAnsi="Arial" w:cs="Arial"/>
          <w:i/>
          <w:iCs/>
          <w:smallCaps/>
          <w:color w:val="000000"/>
          <w:sz w:val="28"/>
          <w:szCs w:val="28"/>
          <w:shd w:val="clear" w:color="auto" w:fill="FFFFFF"/>
        </w:rPr>
        <w:t>Lord</w:t>
      </w:r>
      <w:r w:rsidRPr="005E5FE5">
        <w:rPr>
          <w:rFonts w:ascii="Arial" w:hAnsi="Arial" w:cs="Arial"/>
          <w:i/>
          <w:iCs/>
          <w:color w:val="000000"/>
          <w:sz w:val="28"/>
          <w:szCs w:val="28"/>
          <w:shd w:val="clear" w:color="auto" w:fill="FFFFFF"/>
        </w:rPr>
        <w:t> thy God hath driven thee</w:t>
      </w:r>
      <w:r>
        <w:rPr>
          <w:rFonts w:ascii="Segoe UI" w:hAnsi="Segoe UI" w:cs="Segoe UI"/>
          <w:color w:val="000000"/>
          <w:shd w:val="clear" w:color="auto" w:fill="FFFFFF"/>
        </w:rPr>
        <w:t>,</w:t>
      </w:r>
      <w:r w:rsidR="00652237" w:rsidRPr="007D4900">
        <w:rPr>
          <w:rFonts w:ascii="Arial" w:hAnsi="Arial" w:cs="Arial"/>
          <w:sz w:val="28"/>
          <w:szCs w:val="28"/>
        </w:rPr>
        <w:t xml:space="preserve"> </w:t>
      </w:r>
      <w:r w:rsidR="005A2CC0" w:rsidRPr="007D4900">
        <w:rPr>
          <w:rFonts w:ascii="Arial" w:hAnsi="Arial" w:cs="Arial"/>
          <w:sz w:val="28"/>
          <w:szCs w:val="28"/>
        </w:rPr>
        <w:t xml:space="preserve"> </w:t>
      </w:r>
      <w:r w:rsidR="00C0757D" w:rsidRPr="007D4900">
        <w:rPr>
          <w:rFonts w:ascii="Arial" w:hAnsi="Arial" w:cs="Arial"/>
          <w:sz w:val="28"/>
          <w:szCs w:val="28"/>
        </w:rPr>
        <w:t xml:space="preserve"> </w:t>
      </w:r>
    </w:p>
    <w:p w14:paraId="5852A380" w14:textId="00D49826" w:rsidR="00E92A33" w:rsidRDefault="00050580" w:rsidP="00EE1207">
      <w:pPr>
        <w:jc w:val="both"/>
        <w:rPr>
          <w:rFonts w:ascii="Arial" w:hAnsi="Arial" w:cs="Arial"/>
          <w:sz w:val="28"/>
          <w:szCs w:val="28"/>
        </w:rPr>
      </w:pPr>
      <w:r w:rsidRPr="004E0BC5">
        <w:rPr>
          <w:rFonts w:ascii="Arial" w:hAnsi="Arial" w:cs="Arial"/>
          <w:sz w:val="28"/>
          <w:szCs w:val="28"/>
          <w:vertAlign w:val="superscript"/>
          <w:lang w:val="fr-FR"/>
        </w:rPr>
        <w:t xml:space="preserve">172 </w:t>
      </w:r>
      <w:proofErr w:type="spellStart"/>
      <w:r w:rsidR="00155B5E" w:rsidRPr="004E0BC5">
        <w:rPr>
          <w:rFonts w:ascii="Arial" w:hAnsi="Arial" w:cs="Arial"/>
          <w:sz w:val="28"/>
          <w:szCs w:val="28"/>
          <w:lang w:val="fr-FR"/>
        </w:rPr>
        <w:t>Handimaona</w:t>
      </w:r>
      <w:proofErr w:type="spellEnd"/>
      <w:r w:rsidR="00155B5E" w:rsidRPr="004E0BC5">
        <w:rPr>
          <w:rFonts w:ascii="Arial" w:hAnsi="Arial" w:cs="Arial"/>
          <w:sz w:val="28"/>
          <w:szCs w:val="28"/>
          <w:lang w:val="fr-FR"/>
        </w:rPr>
        <w:t xml:space="preserve"> </w:t>
      </w:r>
      <w:proofErr w:type="spellStart"/>
      <w:r w:rsidR="00155B5E" w:rsidRPr="004E0BC5">
        <w:rPr>
          <w:rFonts w:ascii="Arial" w:hAnsi="Arial" w:cs="Arial"/>
          <w:sz w:val="28"/>
          <w:szCs w:val="28"/>
          <w:lang w:val="fr-FR"/>
        </w:rPr>
        <w:t>ndatora</w:t>
      </w:r>
      <w:proofErr w:type="spellEnd"/>
      <w:r w:rsidR="00155B5E" w:rsidRPr="004E0BC5">
        <w:rPr>
          <w:rFonts w:ascii="Arial" w:hAnsi="Arial" w:cs="Arial"/>
          <w:sz w:val="28"/>
          <w:szCs w:val="28"/>
          <w:lang w:val="fr-FR"/>
        </w:rPr>
        <w:t xml:space="preserve"> </w:t>
      </w:r>
      <w:proofErr w:type="spellStart"/>
      <w:r w:rsidR="00155B5E" w:rsidRPr="004E0BC5">
        <w:rPr>
          <w:rFonts w:ascii="Arial" w:hAnsi="Arial" w:cs="Arial"/>
          <w:sz w:val="28"/>
          <w:szCs w:val="28"/>
          <w:lang w:val="fr-FR"/>
        </w:rPr>
        <w:t>cha</w:t>
      </w:r>
      <w:proofErr w:type="spellEnd"/>
      <w:r w:rsidR="00155B5E" w:rsidRPr="004E0BC5">
        <w:rPr>
          <w:rFonts w:ascii="Arial" w:hAnsi="Arial" w:cs="Arial"/>
          <w:sz w:val="28"/>
          <w:szCs w:val="28"/>
          <w:lang w:val="fr-FR"/>
        </w:rPr>
        <w:t xml:space="preserve">… </w:t>
      </w:r>
      <w:proofErr w:type="spellStart"/>
      <w:r w:rsidR="00155B5E" w:rsidRPr="004E0BC5">
        <w:rPr>
          <w:rFonts w:ascii="Arial" w:hAnsi="Arial" w:cs="Arial"/>
          <w:sz w:val="28"/>
          <w:szCs w:val="28"/>
          <w:lang w:val="fr-FR"/>
        </w:rPr>
        <w:t>Deuteronomy</w:t>
      </w:r>
      <w:proofErr w:type="spellEnd"/>
      <w:r w:rsidR="00155B5E" w:rsidRPr="004E0BC5">
        <w:rPr>
          <w:rFonts w:ascii="Arial" w:hAnsi="Arial" w:cs="Arial"/>
          <w:sz w:val="28"/>
          <w:szCs w:val="28"/>
          <w:lang w:val="fr-FR"/>
        </w:rPr>
        <w:t xml:space="preserve"> </w:t>
      </w:r>
      <w:proofErr w:type="spellStart"/>
      <w:r w:rsidR="00155B5E" w:rsidRPr="004E0BC5">
        <w:rPr>
          <w:rFonts w:ascii="Arial" w:hAnsi="Arial" w:cs="Arial"/>
          <w:sz w:val="28"/>
          <w:szCs w:val="28"/>
          <w:lang w:val="fr-FR"/>
        </w:rPr>
        <w:t>chapter</w:t>
      </w:r>
      <w:proofErr w:type="spellEnd"/>
      <w:r w:rsidR="00155B5E" w:rsidRPr="004E0BC5">
        <w:rPr>
          <w:rFonts w:ascii="Arial" w:hAnsi="Arial" w:cs="Arial"/>
          <w:sz w:val="28"/>
          <w:szCs w:val="28"/>
          <w:lang w:val="fr-FR"/>
        </w:rPr>
        <w:t xml:space="preserve"> </w:t>
      </w:r>
      <w:r w:rsidR="00D101DC" w:rsidRPr="004E0BC5">
        <w:rPr>
          <w:rFonts w:ascii="Arial" w:hAnsi="Arial" w:cs="Arial"/>
          <w:sz w:val="28"/>
          <w:szCs w:val="28"/>
          <w:lang w:val="fr-FR"/>
        </w:rPr>
        <w:t>30 ka</w:t>
      </w:r>
      <w:r w:rsidR="00554810" w:rsidRPr="004E0BC5">
        <w:rPr>
          <w:rFonts w:ascii="Arial" w:hAnsi="Arial" w:cs="Arial"/>
          <w:sz w:val="28"/>
          <w:szCs w:val="28"/>
          <w:lang w:val="fr-FR"/>
        </w:rPr>
        <w:t>?</w:t>
      </w:r>
      <w:r w:rsidR="00D101DC" w:rsidRPr="004E0BC5">
        <w:rPr>
          <w:rFonts w:ascii="Arial" w:hAnsi="Arial" w:cs="Arial"/>
          <w:sz w:val="28"/>
          <w:szCs w:val="28"/>
          <w:lang w:val="fr-FR"/>
        </w:rPr>
        <w:t xml:space="preserve"> </w:t>
      </w:r>
      <w:r w:rsidR="00554810" w:rsidRPr="004E0BC5">
        <w:rPr>
          <w:rFonts w:ascii="Arial" w:hAnsi="Arial" w:cs="Arial"/>
          <w:sz w:val="28"/>
          <w:szCs w:val="28"/>
          <w:lang w:val="fr-FR"/>
        </w:rPr>
        <w:t>H</w:t>
      </w:r>
      <w:r w:rsidR="00D101DC" w:rsidRPr="004E0BC5">
        <w:rPr>
          <w:rFonts w:ascii="Arial" w:hAnsi="Arial" w:cs="Arial"/>
          <w:sz w:val="28"/>
          <w:szCs w:val="28"/>
          <w:lang w:val="fr-FR"/>
        </w:rPr>
        <w:t xml:space="preserve">anzi </w:t>
      </w:r>
      <w:proofErr w:type="spellStart"/>
      <w:r w:rsidR="00D101DC" w:rsidRPr="004E0BC5">
        <w:rPr>
          <w:rFonts w:ascii="Arial" w:hAnsi="Arial" w:cs="Arial"/>
          <w:sz w:val="28"/>
          <w:szCs w:val="28"/>
          <w:lang w:val="fr-FR"/>
        </w:rPr>
        <w:t>zvandakataura</w:t>
      </w:r>
      <w:proofErr w:type="spellEnd"/>
      <w:r w:rsidR="00D101DC" w:rsidRPr="004E0BC5">
        <w:rPr>
          <w:rFonts w:ascii="Arial" w:hAnsi="Arial" w:cs="Arial"/>
          <w:sz w:val="28"/>
          <w:szCs w:val="28"/>
          <w:lang w:val="fr-FR"/>
        </w:rPr>
        <w:t xml:space="preserve"> zvose </w:t>
      </w:r>
      <w:proofErr w:type="spellStart"/>
      <w:r w:rsidR="00D101DC" w:rsidRPr="004E0BC5">
        <w:rPr>
          <w:rFonts w:ascii="Arial" w:hAnsi="Arial" w:cs="Arial"/>
          <w:sz w:val="28"/>
          <w:szCs w:val="28"/>
          <w:lang w:val="fr-FR"/>
        </w:rPr>
        <w:t>zvikange</w:t>
      </w:r>
      <w:proofErr w:type="spellEnd"/>
      <w:r w:rsidR="00D101DC" w:rsidRPr="004E0BC5">
        <w:rPr>
          <w:rFonts w:ascii="Arial" w:hAnsi="Arial" w:cs="Arial"/>
          <w:sz w:val="28"/>
          <w:szCs w:val="28"/>
          <w:lang w:val="fr-FR"/>
        </w:rPr>
        <w:t xml:space="preserve"> </w:t>
      </w:r>
      <w:proofErr w:type="spellStart"/>
      <w:r w:rsidR="00D101DC" w:rsidRPr="004E0BC5">
        <w:rPr>
          <w:rFonts w:ascii="Arial" w:hAnsi="Arial" w:cs="Arial"/>
          <w:sz w:val="28"/>
          <w:szCs w:val="28"/>
          <w:lang w:val="fr-FR"/>
        </w:rPr>
        <w:t>zvaitika</w:t>
      </w:r>
      <w:proofErr w:type="spellEnd"/>
      <w:r w:rsidR="00D101DC" w:rsidRPr="004E0BC5">
        <w:rPr>
          <w:rFonts w:ascii="Arial" w:hAnsi="Arial" w:cs="Arial"/>
          <w:sz w:val="28"/>
          <w:szCs w:val="28"/>
          <w:lang w:val="fr-FR"/>
        </w:rPr>
        <w:t xml:space="preserve"> </w:t>
      </w:r>
      <w:r w:rsidR="00205911" w:rsidRPr="004E0BC5">
        <w:rPr>
          <w:rFonts w:ascii="Arial" w:hAnsi="Arial" w:cs="Arial"/>
          <w:sz w:val="28"/>
          <w:szCs w:val="28"/>
          <w:lang w:val="fr-FR"/>
        </w:rPr>
        <w:t>kwamuri</w:t>
      </w:r>
      <w:r w:rsidR="006F7E06" w:rsidRPr="004E0BC5">
        <w:rPr>
          <w:rFonts w:ascii="Arial" w:hAnsi="Arial" w:cs="Arial"/>
          <w:sz w:val="28"/>
          <w:szCs w:val="28"/>
          <w:lang w:val="fr-FR"/>
        </w:rPr>
        <w:t xml:space="preserve">, </w:t>
      </w:r>
      <w:proofErr w:type="spellStart"/>
      <w:r w:rsidR="006F7E06" w:rsidRPr="004E0BC5">
        <w:rPr>
          <w:rFonts w:ascii="Arial" w:hAnsi="Arial" w:cs="Arial"/>
          <w:sz w:val="28"/>
          <w:szCs w:val="28"/>
          <w:lang w:val="fr-FR"/>
        </w:rPr>
        <w:t>mukaona</w:t>
      </w:r>
      <w:proofErr w:type="spellEnd"/>
      <w:r w:rsidR="006F7E06" w:rsidRPr="004E0BC5">
        <w:rPr>
          <w:rFonts w:ascii="Arial" w:hAnsi="Arial" w:cs="Arial"/>
          <w:sz w:val="28"/>
          <w:szCs w:val="28"/>
          <w:lang w:val="fr-FR"/>
        </w:rPr>
        <w:t xml:space="preserve"> </w:t>
      </w:r>
      <w:proofErr w:type="spellStart"/>
      <w:r w:rsidR="006F7E06" w:rsidRPr="004E0BC5">
        <w:rPr>
          <w:rFonts w:ascii="Arial" w:hAnsi="Arial" w:cs="Arial"/>
          <w:sz w:val="28"/>
          <w:szCs w:val="28"/>
          <w:lang w:val="fr-FR"/>
        </w:rPr>
        <w:t>zvaitika</w:t>
      </w:r>
      <w:proofErr w:type="spellEnd"/>
      <w:r w:rsidR="006F7E06" w:rsidRPr="004E0BC5">
        <w:rPr>
          <w:rFonts w:ascii="Arial" w:hAnsi="Arial" w:cs="Arial"/>
          <w:sz w:val="28"/>
          <w:szCs w:val="28"/>
          <w:lang w:val="fr-FR"/>
        </w:rPr>
        <w:t xml:space="preserve"> mu</w:t>
      </w:r>
      <w:r w:rsidR="00554810" w:rsidRPr="004E0BC5">
        <w:rPr>
          <w:rFonts w:ascii="Arial" w:hAnsi="Arial" w:cs="Arial"/>
          <w:sz w:val="28"/>
          <w:szCs w:val="28"/>
          <w:lang w:val="fr-FR"/>
        </w:rPr>
        <w:t xml:space="preserve"> </w:t>
      </w:r>
      <w:r w:rsidR="006F7E06" w:rsidRPr="004E0BC5">
        <w:rPr>
          <w:rFonts w:ascii="Arial" w:hAnsi="Arial" w:cs="Arial"/>
          <w:sz w:val="28"/>
          <w:szCs w:val="28"/>
          <w:lang w:val="fr-FR"/>
        </w:rPr>
        <w:t>Message</w:t>
      </w:r>
      <w:r w:rsidR="00554810" w:rsidRPr="004E0BC5">
        <w:rPr>
          <w:rFonts w:ascii="Arial" w:hAnsi="Arial" w:cs="Arial"/>
          <w:sz w:val="28"/>
          <w:szCs w:val="28"/>
          <w:lang w:val="fr-FR"/>
        </w:rPr>
        <w:t>.</w:t>
      </w:r>
      <w:r w:rsidR="006F7E06" w:rsidRPr="004E0BC5">
        <w:rPr>
          <w:rFonts w:ascii="Arial" w:hAnsi="Arial" w:cs="Arial"/>
          <w:sz w:val="28"/>
          <w:szCs w:val="28"/>
          <w:lang w:val="fr-FR"/>
        </w:rPr>
        <w:t xml:space="preserve"> </w:t>
      </w:r>
      <w:r w:rsidR="00554810">
        <w:rPr>
          <w:rFonts w:ascii="Arial" w:hAnsi="Arial" w:cs="Arial"/>
          <w:sz w:val="28"/>
          <w:szCs w:val="28"/>
        </w:rPr>
        <w:t>P</w:t>
      </w:r>
      <w:r w:rsidR="006F7E06">
        <w:rPr>
          <w:rFonts w:ascii="Arial" w:hAnsi="Arial" w:cs="Arial"/>
          <w:sz w:val="28"/>
          <w:szCs w:val="28"/>
        </w:rPr>
        <w:t xml:space="preserve">ane </w:t>
      </w:r>
      <w:proofErr w:type="spellStart"/>
      <w:r w:rsidR="006F7E06">
        <w:rPr>
          <w:rFonts w:ascii="Arial" w:hAnsi="Arial" w:cs="Arial"/>
          <w:sz w:val="28"/>
          <w:szCs w:val="28"/>
        </w:rPr>
        <w:t>chichaitika</w:t>
      </w:r>
      <w:proofErr w:type="spellEnd"/>
      <w:r w:rsidR="006F7E06">
        <w:rPr>
          <w:rFonts w:ascii="Arial" w:hAnsi="Arial" w:cs="Arial"/>
          <w:sz w:val="28"/>
          <w:szCs w:val="28"/>
        </w:rPr>
        <w:t xml:space="preserve"> </w:t>
      </w:r>
      <w:proofErr w:type="spellStart"/>
      <w:r w:rsidR="006F7E06">
        <w:rPr>
          <w:rFonts w:ascii="Arial" w:hAnsi="Arial" w:cs="Arial"/>
          <w:sz w:val="28"/>
          <w:szCs w:val="28"/>
        </w:rPr>
        <w:t>mu</w:t>
      </w:r>
      <w:r w:rsidR="00F60C31">
        <w:rPr>
          <w:rFonts w:ascii="Arial" w:hAnsi="Arial" w:cs="Arial"/>
          <w:sz w:val="28"/>
          <w:szCs w:val="28"/>
        </w:rPr>
        <w:t>M</w:t>
      </w:r>
      <w:r w:rsidR="006F7E06">
        <w:rPr>
          <w:rFonts w:ascii="Arial" w:hAnsi="Arial" w:cs="Arial"/>
          <w:sz w:val="28"/>
          <w:szCs w:val="28"/>
        </w:rPr>
        <w:t>essage</w:t>
      </w:r>
      <w:proofErr w:type="spellEnd"/>
      <w:r w:rsidR="006F7E06">
        <w:rPr>
          <w:rFonts w:ascii="Arial" w:hAnsi="Arial" w:cs="Arial"/>
          <w:sz w:val="28"/>
          <w:szCs w:val="28"/>
        </w:rPr>
        <w:t xml:space="preserve"> </w:t>
      </w:r>
      <w:proofErr w:type="spellStart"/>
      <w:r w:rsidR="006F7E06">
        <w:rPr>
          <w:rFonts w:ascii="Arial" w:hAnsi="Arial" w:cs="Arial"/>
          <w:sz w:val="28"/>
          <w:szCs w:val="28"/>
        </w:rPr>
        <w:t>chisi</w:t>
      </w:r>
      <w:r w:rsidR="00F60C31">
        <w:rPr>
          <w:rFonts w:ascii="Arial" w:hAnsi="Arial" w:cs="Arial"/>
          <w:sz w:val="28"/>
          <w:szCs w:val="28"/>
        </w:rPr>
        <w:t>na</w:t>
      </w:r>
      <w:proofErr w:type="spellEnd"/>
      <w:r w:rsidR="006F7E06">
        <w:rPr>
          <w:rFonts w:ascii="Arial" w:hAnsi="Arial" w:cs="Arial"/>
          <w:sz w:val="28"/>
          <w:szCs w:val="28"/>
        </w:rPr>
        <w:t xml:space="preserve"> </w:t>
      </w:r>
      <w:proofErr w:type="spellStart"/>
      <w:r w:rsidR="00F60C31">
        <w:rPr>
          <w:rFonts w:ascii="Arial" w:hAnsi="Arial" w:cs="Arial"/>
          <w:sz w:val="28"/>
          <w:szCs w:val="28"/>
        </w:rPr>
        <w:t>kuitika</w:t>
      </w:r>
      <w:proofErr w:type="spellEnd"/>
      <w:r w:rsidR="00F60C31">
        <w:rPr>
          <w:rFonts w:ascii="Arial" w:hAnsi="Arial" w:cs="Arial"/>
          <w:sz w:val="28"/>
          <w:szCs w:val="28"/>
        </w:rPr>
        <w:t>?</w:t>
      </w:r>
      <w:r w:rsidR="000362E3">
        <w:rPr>
          <w:rFonts w:ascii="Arial" w:hAnsi="Arial" w:cs="Arial"/>
          <w:sz w:val="28"/>
          <w:szCs w:val="28"/>
        </w:rPr>
        <w:t xml:space="preserve"> Mar</w:t>
      </w:r>
      <w:r w:rsidR="004E6877">
        <w:rPr>
          <w:rFonts w:ascii="Arial" w:hAnsi="Arial" w:cs="Arial"/>
          <w:sz w:val="28"/>
          <w:szCs w:val="28"/>
        </w:rPr>
        <w:t xml:space="preserve">opafadzo </w:t>
      </w:r>
      <w:proofErr w:type="spellStart"/>
      <w:r w:rsidR="0085772F">
        <w:rPr>
          <w:rFonts w:ascii="Arial" w:hAnsi="Arial" w:cs="Arial"/>
          <w:sz w:val="28"/>
          <w:szCs w:val="28"/>
        </w:rPr>
        <w:t>acho</w:t>
      </w:r>
      <w:proofErr w:type="spellEnd"/>
      <w:r w:rsidR="0085772F">
        <w:rPr>
          <w:rFonts w:ascii="Arial" w:hAnsi="Arial" w:cs="Arial"/>
          <w:sz w:val="28"/>
          <w:szCs w:val="28"/>
        </w:rPr>
        <w:t xml:space="preserve"> </w:t>
      </w:r>
      <w:proofErr w:type="spellStart"/>
      <w:r w:rsidR="0085772F">
        <w:rPr>
          <w:rFonts w:ascii="Arial" w:hAnsi="Arial" w:cs="Arial"/>
          <w:sz w:val="28"/>
          <w:szCs w:val="28"/>
        </w:rPr>
        <w:t>taka</w:t>
      </w:r>
      <w:r w:rsidR="004C242A">
        <w:rPr>
          <w:rFonts w:ascii="Arial" w:hAnsi="Arial" w:cs="Arial"/>
          <w:sz w:val="28"/>
          <w:szCs w:val="28"/>
        </w:rPr>
        <w:t>aona</w:t>
      </w:r>
      <w:proofErr w:type="spellEnd"/>
      <w:r w:rsidR="002F760A">
        <w:rPr>
          <w:rFonts w:ascii="Arial" w:hAnsi="Arial" w:cs="Arial"/>
          <w:sz w:val="28"/>
          <w:szCs w:val="28"/>
        </w:rPr>
        <w:t xml:space="preserve">, </w:t>
      </w:r>
      <w:proofErr w:type="spellStart"/>
      <w:r w:rsidR="002F760A">
        <w:rPr>
          <w:rFonts w:ascii="Arial" w:hAnsi="Arial" w:cs="Arial"/>
          <w:sz w:val="28"/>
          <w:szCs w:val="28"/>
        </w:rPr>
        <w:t>kutukwa</w:t>
      </w:r>
      <w:proofErr w:type="spellEnd"/>
      <w:r w:rsidR="002F760A">
        <w:rPr>
          <w:rFonts w:ascii="Arial" w:hAnsi="Arial" w:cs="Arial"/>
          <w:sz w:val="28"/>
          <w:szCs w:val="28"/>
        </w:rPr>
        <w:t xml:space="preserve"> </w:t>
      </w:r>
      <w:proofErr w:type="spellStart"/>
      <w:r w:rsidR="002F760A">
        <w:rPr>
          <w:rFonts w:ascii="Arial" w:hAnsi="Arial" w:cs="Arial"/>
          <w:sz w:val="28"/>
          <w:szCs w:val="28"/>
        </w:rPr>
        <w:t>kwacho</w:t>
      </w:r>
      <w:proofErr w:type="spellEnd"/>
      <w:r w:rsidR="002F760A">
        <w:rPr>
          <w:rFonts w:ascii="Arial" w:hAnsi="Arial" w:cs="Arial"/>
          <w:sz w:val="28"/>
          <w:szCs w:val="28"/>
        </w:rPr>
        <w:t xml:space="preserve"> </w:t>
      </w:r>
      <w:proofErr w:type="spellStart"/>
      <w:r w:rsidR="002F760A">
        <w:rPr>
          <w:rFonts w:ascii="Arial" w:hAnsi="Arial" w:cs="Arial"/>
          <w:sz w:val="28"/>
          <w:szCs w:val="28"/>
        </w:rPr>
        <w:t>takakuona</w:t>
      </w:r>
      <w:proofErr w:type="spellEnd"/>
      <w:r w:rsidR="00CE5964">
        <w:rPr>
          <w:rFonts w:ascii="Arial" w:hAnsi="Arial" w:cs="Arial"/>
          <w:sz w:val="28"/>
          <w:szCs w:val="28"/>
        </w:rPr>
        <w:t xml:space="preserve">. Hanzi kana </w:t>
      </w:r>
      <w:proofErr w:type="spellStart"/>
      <w:r w:rsidR="00CE5964">
        <w:rPr>
          <w:rFonts w:ascii="Arial" w:hAnsi="Arial" w:cs="Arial"/>
          <w:sz w:val="28"/>
          <w:szCs w:val="28"/>
        </w:rPr>
        <w:t>zv</w:t>
      </w:r>
      <w:r w:rsidR="00985B1E">
        <w:rPr>
          <w:rFonts w:ascii="Arial" w:hAnsi="Arial" w:cs="Arial"/>
          <w:sz w:val="28"/>
          <w:szCs w:val="28"/>
        </w:rPr>
        <w:t>a</w:t>
      </w:r>
      <w:r w:rsidR="00CE5964">
        <w:rPr>
          <w:rFonts w:ascii="Arial" w:hAnsi="Arial" w:cs="Arial"/>
          <w:sz w:val="28"/>
          <w:szCs w:val="28"/>
        </w:rPr>
        <w:t>itika</w:t>
      </w:r>
      <w:proofErr w:type="spellEnd"/>
      <w:r w:rsidR="00CE5964">
        <w:rPr>
          <w:rFonts w:ascii="Arial" w:hAnsi="Arial" w:cs="Arial"/>
          <w:sz w:val="28"/>
          <w:szCs w:val="28"/>
        </w:rPr>
        <w:t xml:space="preserve"> </w:t>
      </w:r>
      <w:proofErr w:type="spellStart"/>
      <w:r w:rsidR="00CE5964">
        <w:rPr>
          <w:rFonts w:ascii="Arial" w:hAnsi="Arial" w:cs="Arial"/>
          <w:sz w:val="28"/>
          <w:szCs w:val="28"/>
        </w:rPr>
        <w:t>zvese</w:t>
      </w:r>
      <w:proofErr w:type="spellEnd"/>
      <w:r w:rsidR="00CE5964">
        <w:rPr>
          <w:rFonts w:ascii="Arial" w:hAnsi="Arial" w:cs="Arial"/>
          <w:sz w:val="28"/>
          <w:szCs w:val="28"/>
        </w:rPr>
        <w:t xml:space="preserve"> izvi, </w:t>
      </w:r>
      <w:r w:rsidR="000950D9">
        <w:rPr>
          <w:rFonts w:ascii="Arial" w:hAnsi="Arial" w:cs="Arial"/>
          <w:sz w:val="28"/>
          <w:szCs w:val="28"/>
        </w:rPr>
        <w:t xml:space="preserve">muri </w:t>
      </w:r>
      <w:proofErr w:type="spellStart"/>
      <w:r w:rsidR="000950D9">
        <w:rPr>
          <w:rFonts w:ascii="Arial" w:hAnsi="Arial" w:cs="Arial"/>
          <w:sz w:val="28"/>
          <w:szCs w:val="28"/>
        </w:rPr>
        <w:t>pama</w:t>
      </w:r>
      <w:proofErr w:type="spellEnd"/>
      <w:r w:rsidR="000950D9">
        <w:rPr>
          <w:rFonts w:ascii="Arial" w:hAnsi="Arial" w:cs="Arial"/>
          <w:sz w:val="28"/>
          <w:szCs w:val="28"/>
        </w:rPr>
        <w:t xml:space="preserve"> rudzi </w:t>
      </w:r>
      <w:proofErr w:type="spellStart"/>
      <w:r w:rsidR="000950D9">
        <w:rPr>
          <w:rFonts w:ascii="Arial" w:hAnsi="Arial" w:cs="Arial"/>
          <w:sz w:val="28"/>
          <w:szCs w:val="28"/>
        </w:rPr>
        <w:t>amunenge</w:t>
      </w:r>
      <w:proofErr w:type="spellEnd"/>
      <w:r w:rsidR="000950D9">
        <w:rPr>
          <w:rFonts w:ascii="Arial" w:hAnsi="Arial" w:cs="Arial"/>
          <w:sz w:val="28"/>
          <w:szCs w:val="28"/>
        </w:rPr>
        <w:t xml:space="preserve"> muri </w:t>
      </w:r>
      <w:proofErr w:type="spellStart"/>
      <w:r w:rsidR="00486103">
        <w:rPr>
          <w:rFonts w:ascii="Arial" w:hAnsi="Arial" w:cs="Arial"/>
          <w:sz w:val="28"/>
          <w:szCs w:val="28"/>
        </w:rPr>
        <w:t>i</w:t>
      </w:r>
      <w:r w:rsidR="000950D9">
        <w:rPr>
          <w:rFonts w:ascii="Arial" w:hAnsi="Arial" w:cs="Arial"/>
          <w:sz w:val="28"/>
          <w:szCs w:val="28"/>
        </w:rPr>
        <w:t>woyo</w:t>
      </w:r>
      <w:proofErr w:type="spellEnd"/>
      <w:r w:rsidR="00486103">
        <w:rPr>
          <w:rFonts w:ascii="Arial" w:hAnsi="Arial" w:cs="Arial"/>
          <w:sz w:val="28"/>
          <w:szCs w:val="28"/>
        </w:rPr>
        <w:t xml:space="preserve"> </w:t>
      </w:r>
      <w:proofErr w:type="spellStart"/>
      <w:r w:rsidR="005169D3">
        <w:rPr>
          <w:rFonts w:ascii="Arial" w:hAnsi="Arial" w:cs="Arial"/>
          <w:sz w:val="28"/>
          <w:szCs w:val="28"/>
        </w:rPr>
        <w:t>mucharangarira</w:t>
      </w:r>
      <w:proofErr w:type="spellEnd"/>
      <w:r w:rsidR="00B244AF">
        <w:rPr>
          <w:rFonts w:ascii="Arial" w:hAnsi="Arial" w:cs="Arial"/>
          <w:sz w:val="28"/>
          <w:szCs w:val="28"/>
        </w:rPr>
        <w:t>,</w:t>
      </w:r>
      <w:r w:rsidR="000E217F">
        <w:rPr>
          <w:rFonts w:ascii="Arial" w:hAnsi="Arial" w:cs="Arial"/>
          <w:sz w:val="28"/>
          <w:szCs w:val="28"/>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moona</w:t>
      </w:r>
      <w:proofErr w:type="spellEnd"/>
      <w:r w:rsidR="0033600B">
        <w:rPr>
          <w:rFonts w:ascii="Arial" w:hAnsi="Arial" w:cs="Arial"/>
          <w:sz w:val="28"/>
          <w:szCs w:val="28"/>
        </w:rPr>
        <w:t xml:space="preserve"> kunaka kwenyasha </w:t>
      </w:r>
      <w:proofErr w:type="spellStart"/>
      <w:r w:rsidR="0033600B">
        <w:rPr>
          <w:rFonts w:ascii="Arial" w:hAnsi="Arial" w:cs="Arial"/>
          <w:sz w:val="28"/>
          <w:szCs w:val="28"/>
        </w:rPr>
        <w:t>dzaMwari</w:t>
      </w:r>
      <w:proofErr w:type="spellEnd"/>
      <w:r w:rsidR="0033600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07487">
        <w:rPr>
          <w:rFonts w:ascii="Arial" w:hAnsi="Arial" w:cs="Arial"/>
          <w:sz w:val="28"/>
          <w:szCs w:val="28"/>
        </w:rPr>
        <w:t>E</w:t>
      </w:r>
      <w:r w:rsidR="00642021">
        <w:rPr>
          <w:rFonts w:ascii="Arial" w:hAnsi="Arial" w:cs="Arial"/>
          <w:sz w:val="28"/>
          <w:szCs w:val="28"/>
        </w:rPr>
        <w:t>he</w:t>
      </w:r>
      <w:proofErr w:type="spellEnd"/>
      <w:r w:rsidR="00642021">
        <w:rPr>
          <w:rFonts w:ascii="Arial" w:hAnsi="Arial" w:cs="Arial"/>
          <w:sz w:val="28"/>
          <w:szCs w:val="28"/>
        </w:rPr>
        <w:t xml:space="preserve">. Kana </w:t>
      </w:r>
      <w:r w:rsidR="00D44B5F">
        <w:rPr>
          <w:rFonts w:ascii="Arial" w:hAnsi="Arial" w:cs="Arial"/>
          <w:sz w:val="28"/>
          <w:szCs w:val="28"/>
        </w:rPr>
        <w:t xml:space="preserve">zvoitika kwamuri zvose izvi, </w:t>
      </w:r>
      <w:proofErr w:type="spellStart"/>
      <w:r w:rsidR="0063465F">
        <w:rPr>
          <w:rFonts w:ascii="Arial" w:hAnsi="Arial" w:cs="Arial"/>
          <w:sz w:val="28"/>
          <w:szCs w:val="28"/>
        </w:rPr>
        <w:t>zvii</w:t>
      </w:r>
      <w:proofErr w:type="spellEnd"/>
      <w:r w:rsidR="0063465F">
        <w:rPr>
          <w:rFonts w:ascii="Arial" w:hAnsi="Arial" w:cs="Arial"/>
          <w:sz w:val="28"/>
          <w:szCs w:val="28"/>
        </w:rPr>
        <w:t xml:space="preserve"> </w:t>
      </w:r>
      <w:proofErr w:type="spellStart"/>
      <w:r w:rsidR="0063465F">
        <w:rPr>
          <w:rFonts w:ascii="Arial" w:hAnsi="Arial" w:cs="Arial"/>
          <w:sz w:val="28"/>
          <w:szCs w:val="28"/>
        </w:rPr>
        <w:t>zvichaitika</w:t>
      </w:r>
      <w:proofErr w:type="spellEnd"/>
      <w:r w:rsidR="0063465F">
        <w:rPr>
          <w:rFonts w:ascii="Arial" w:hAnsi="Arial" w:cs="Arial"/>
          <w:sz w:val="28"/>
          <w:szCs w:val="28"/>
        </w:rPr>
        <w:t xml:space="preserve">? </w:t>
      </w:r>
    </w:p>
    <w:p w14:paraId="649CCE79" w14:textId="78DDCB84" w:rsidR="00BF73FA" w:rsidRDefault="00050580" w:rsidP="00EE1207">
      <w:pPr>
        <w:jc w:val="both"/>
        <w:rPr>
          <w:rFonts w:ascii="Arial" w:hAnsi="Arial" w:cs="Arial"/>
          <w:sz w:val="28"/>
          <w:szCs w:val="28"/>
        </w:rPr>
      </w:pPr>
      <w:r>
        <w:rPr>
          <w:rFonts w:ascii="Arial" w:hAnsi="Arial" w:cs="Arial"/>
          <w:sz w:val="28"/>
          <w:szCs w:val="28"/>
          <w:vertAlign w:val="superscript"/>
        </w:rPr>
        <w:t xml:space="preserve">173 </w:t>
      </w:r>
      <w:proofErr w:type="spellStart"/>
      <w:r w:rsidR="00E92A33" w:rsidRPr="00293D36">
        <w:rPr>
          <w:rFonts w:ascii="Arial" w:hAnsi="Arial" w:cs="Arial"/>
          <w:sz w:val="28"/>
          <w:szCs w:val="28"/>
        </w:rPr>
        <w:t>Mabamurana</w:t>
      </w:r>
      <w:proofErr w:type="spellEnd"/>
      <w:r w:rsidR="00E92A33" w:rsidRPr="00293D36">
        <w:rPr>
          <w:rFonts w:ascii="Arial" w:hAnsi="Arial" w:cs="Arial"/>
          <w:sz w:val="28"/>
          <w:szCs w:val="28"/>
        </w:rPr>
        <w:t xml:space="preserve">, </w:t>
      </w:r>
      <w:proofErr w:type="spellStart"/>
      <w:r w:rsidR="0093383B" w:rsidRPr="00293D36">
        <w:rPr>
          <w:rFonts w:ascii="Arial" w:hAnsi="Arial" w:cs="Arial"/>
          <w:sz w:val="28"/>
          <w:szCs w:val="28"/>
        </w:rPr>
        <w:t>matukana</w:t>
      </w:r>
      <w:proofErr w:type="spellEnd"/>
      <w:r w:rsidR="0093383B" w:rsidRPr="00293D36">
        <w:rPr>
          <w:rFonts w:ascii="Arial" w:hAnsi="Arial" w:cs="Arial"/>
          <w:sz w:val="28"/>
          <w:szCs w:val="28"/>
        </w:rPr>
        <w:t xml:space="preserve">, </w:t>
      </w:r>
      <w:proofErr w:type="spellStart"/>
      <w:r w:rsidR="0093383B" w:rsidRPr="00293D36">
        <w:rPr>
          <w:rFonts w:ascii="Arial" w:hAnsi="Arial" w:cs="Arial"/>
          <w:sz w:val="28"/>
          <w:szCs w:val="28"/>
        </w:rPr>
        <w:t>mashaudhana</w:t>
      </w:r>
      <w:proofErr w:type="spellEnd"/>
      <w:r w:rsidR="0093383B" w:rsidRPr="00293D36">
        <w:rPr>
          <w:rFonts w:ascii="Arial" w:hAnsi="Arial" w:cs="Arial"/>
          <w:sz w:val="28"/>
          <w:szCs w:val="28"/>
        </w:rPr>
        <w:t xml:space="preserve">, </w:t>
      </w:r>
      <w:proofErr w:type="spellStart"/>
      <w:r w:rsidR="00501882" w:rsidRPr="00293D36">
        <w:rPr>
          <w:rFonts w:ascii="Arial" w:hAnsi="Arial" w:cs="Arial"/>
          <w:sz w:val="28"/>
          <w:szCs w:val="28"/>
        </w:rPr>
        <w:t>maita</w:t>
      </w:r>
      <w:proofErr w:type="spellEnd"/>
      <w:r w:rsidR="00501882" w:rsidRPr="00293D36">
        <w:rPr>
          <w:rFonts w:ascii="Arial" w:hAnsi="Arial" w:cs="Arial"/>
          <w:sz w:val="28"/>
          <w:szCs w:val="28"/>
        </w:rPr>
        <w:t xml:space="preserve"> vafundisi </w:t>
      </w:r>
      <w:proofErr w:type="spellStart"/>
      <w:r w:rsidR="00501882" w:rsidRPr="00293D36">
        <w:rPr>
          <w:rFonts w:ascii="Arial" w:hAnsi="Arial" w:cs="Arial"/>
          <w:sz w:val="28"/>
          <w:szCs w:val="28"/>
        </w:rPr>
        <w:t>vanoramba</w:t>
      </w:r>
      <w:proofErr w:type="spellEnd"/>
      <w:r w:rsidR="00501882" w:rsidRPr="00293D36">
        <w:rPr>
          <w:rFonts w:ascii="Arial" w:hAnsi="Arial" w:cs="Arial"/>
          <w:sz w:val="28"/>
          <w:szCs w:val="28"/>
        </w:rPr>
        <w:t xml:space="preserve"> </w:t>
      </w:r>
      <w:r w:rsidR="00C70078" w:rsidRPr="00293D36">
        <w:rPr>
          <w:rFonts w:ascii="Arial" w:hAnsi="Arial" w:cs="Arial"/>
          <w:sz w:val="28"/>
          <w:szCs w:val="28"/>
        </w:rPr>
        <w:t>Message</w:t>
      </w:r>
      <w:r w:rsidR="00B07487">
        <w:rPr>
          <w:rFonts w:ascii="Arial" w:hAnsi="Arial" w:cs="Arial"/>
          <w:sz w:val="28"/>
          <w:szCs w:val="28"/>
        </w:rPr>
        <w:t>.</w:t>
      </w:r>
      <w:r w:rsidR="00C70078" w:rsidRPr="00293D36">
        <w:rPr>
          <w:rFonts w:ascii="Arial" w:hAnsi="Arial" w:cs="Arial"/>
          <w:sz w:val="28"/>
          <w:szCs w:val="28"/>
        </w:rPr>
        <w:t xml:space="preserve"> </w:t>
      </w:r>
      <w:r w:rsidR="00B07487">
        <w:rPr>
          <w:rFonts w:ascii="Arial" w:hAnsi="Arial" w:cs="Arial"/>
          <w:sz w:val="28"/>
          <w:szCs w:val="28"/>
        </w:rPr>
        <w:t>M</w:t>
      </w:r>
      <w:r w:rsidR="00742F75" w:rsidRPr="00293D36">
        <w:rPr>
          <w:rFonts w:ascii="Arial" w:hAnsi="Arial" w:cs="Arial"/>
          <w:sz w:val="28"/>
          <w:szCs w:val="28"/>
        </w:rPr>
        <w:t xml:space="preserve">aita vanhu </w:t>
      </w:r>
      <w:proofErr w:type="spellStart"/>
      <w:r w:rsidR="00742F75" w:rsidRPr="00293D36">
        <w:rPr>
          <w:rFonts w:ascii="Arial" w:hAnsi="Arial" w:cs="Arial"/>
          <w:sz w:val="28"/>
          <w:szCs w:val="28"/>
        </w:rPr>
        <w:t>vanorambana</w:t>
      </w:r>
      <w:proofErr w:type="spellEnd"/>
      <w:r w:rsidR="00293D36" w:rsidRPr="00293D36">
        <w:rPr>
          <w:rFonts w:ascii="Arial" w:hAnsi="Arial" w:cs="Arial"/>
          <w:sz w:val="28"/>
          <w:szCs w:val="28"/>
        </w:rPr>
        <w:t xml:space="preserve">, </w:t>
      </w:r>
      <w:proofErr w:type="spellStart"/>
      <w:r w:rsidR="00293D36" w:rsidRPr="00293D36">
        <w:rPr>
          <w:rFonts w:ascii="Arial" w:hAnsi="Arial" w:cs="Arial"/>
          <w:sz w:val="28"/>
          <w:szCs w:val="28"/>
        </w:rPr>
        <w:t>maita</w:t>
      </w:r>
      <w:proofErr w:type="spellEnd"/>
      <w:r w:rsidR="00293D36" w:rsidRPr="00293D36">
        <w:rPr>
          <w:rFonts w:ascii="Arial" w:hAnsi="Arial" w:cs="Arial"/>
          <w:sz w:val="28"/>
          <w:szCs w:val="28"/>
        </w:rPr>
        <w:t xml:space="preserve"> vanh</w:t>
      </w:r>
      <w:r w:rsidR="00293D36">
        <w:rPr>
          <w:rFonts w:ascii="Arial" w:hAnsi="Arial" w:cs="Arial"/>
          <w:sz w:val="28"/>
          <w:szCs w:val="28"/>
        </w:rPr>
        <w:t xml:space="preserve">u </w:t>
      </w:r>
      <w:r w:rsidR="007B3335">
        <w:rPr>
          <w:rFonts w:ascii="Arial" w:hAnsi="Arial" w:cs="Arial"/>
          <w:sz w:val="28"/>
          <w:szCs w:val="28"/>
        </w:rPr>
        <w:t>ramba</w:t>
      </w:r>
      <w:r w:rsidR="00674D35">
        <w:rPr>
          <w:rFonts w:ascii="Arial" w:hAnsi="Arial" w:cs="Arial"/>
          <w:sz w:val="28"/>
          <w:szCs w:val="28"/>
        </w:rPr>
        <w:t xml:space="preserve"> </w:t>
      </w:r>
      <w:r w:rsidR="00674D35">
        <w:rPr>
          <w:rFonts w:ascii="Arial" w:hAnsi="Arial" w:cs="Arial"/>
          <w:i/>
          <w:iCs/>
          <w:sz w:val="28"/>
          <w:szCs w:val="28"/>
        </w:rPr>
        <w:t>S</w:t>
      </w:r>
      <w:r w:rsidR="00674D35" w:rsidRPr="00674D35">
        <w:rPr>
          <w:rFonts w:ascii="Arial" w:hAnsi="Arial" w:cs="Arial"/>
          <w:i/>
          <w:iCs/>
          <w:sz w:val="28"/>
          <w:szCs w:val="28"/>
        </w:rPr>
        <w:t xml:space="preserve">erpent </w:t>
      </w:r>
      <w:r w:rsidR="00674D35">
        <w:rPr>
          <w:rFonts w:ascii="Arial" w:hAnsi="Arial" w:cs="Arial"/>
          <w:i/>
          <w:iCs/>
          <w:sz w:val="28"/>
          <w:szCs w:val="28"/>
        </w:rPr>
        <w:t>S</w:t>
      </w:r>
      <w:r w:rsidR="00674D35" w:rsidRPr="00674D35">
        <w:rPr>
          <w:rFonts w:ascii="Arial" w:hAnsi="Arial" w:cs="Arial"/>
          <w:i/>
          <w:iCs/>
          <w:sz w:val="28"/>
          <w:szCs w:val="28"/>
        </w:rPr>
        <w:t>ee</w:t>
      </w:r>
      <w:r w:rsidR="00674D35">
        <w:rPr>
          <w:rFonts w:ascii="Arial" w:hAnsi="Arial" w:cs="Arial"/>
          <w:sz w:val="28"/>
          <w:szCs w:val="28"/>
        </w:rPr>
        <w:t xml:space="preserve">d, </w:t>
      </w:r>
      <w:proofErr w:type="spellStart"/>
      <w:r w:rsidR="004A0912">
        <w:rPr>
          <w:rFonts w:ascii="Arial" w:hAnsi="Arial" w:cs="Arial"/>
          <w:sz w:val="28"/>
          <w:szCs w:val="28"/>
        </w:rPr>
        <w:t>maita</w:t>
      </w:r>
      <w:proofErr w:type="spellEnd"/>
      <w:r w:rsidR="004A0912">
        <w:rPr>
          <w:rFonts w:ascii="Arial" w:hAnsi="Arial" w:cs="Arial"/>
          <w:sz w:val="28"/>
          <w:szCs w:val="28"/>
        </w:rPr>
        <w:t xml:space="preserve"> </w:t>
      </w:r>
      <w:r w:rsidR="004E40B6">
        <w:rPr>
          <w:rFonts w:ascii="Arial" w:hAnsi="Arial" w:cs="Arial"/>
          <w:sz w:val="28"/>
          <w:szCs w:val="28"/>
        </w:rPr>
        <w:t xml:space="preserve">vanhu </w:t>
      </w:r>
      <w:proofErr w:type="spellStart"/>
      <w:r w:rsidR="004E40B6">
        <w:rPr>
          <w:rFonts w:ascii="Arial" w:hAnsi="Arial" w:cs="Arial"/>
          <w:sz w:val="28"/>
          <w:szCs w:val="28"/>
        </w:rPr>
        <w:t>vanoramba</w:t>
      </w:r>
      <w:proofErr w:type="spellEnd"/>
      <w:r w:rsidR="004E40B6">
        <w:rPr>
          <w:rFonts w:ascii="Arial" w:hAnsi="Arial" w:cs="Arial"/>
          <w:sz w:val="28"/>
          <w:szCs w:val="28"/>
        </w:rPr>
        <w:t xml:space="preserve"> barika</w:t>
      </w:r>
      <w:r w:rsidR="00E8301B">
        <w:rPr>
          <w:rFonts w:ascii="Arial" w:hAnsi="Arial" w:cs="Arial"/>
          <w:sz w:val="28"/>
          <w:szCs w:val="28"/>
        </w:rPr>
        <w:t xml:space="preserve">, </w:t>
      </w:r>
      <w:proofErr w:type="spellStart"/>
      <w:r w:rsidR="00E8301B">
        <w:rPr>
          <w:rFonts w:ascii="Arial" w:hAnsi="Arial" w:cs="Arial"/>
          <w:sz w:val="28"/>
          <w:szCs w:val="28"/>
        </w:rPr>
        <w:t>maita</w:t>
      </w:r>
      <w:proofErr w:type="spellEnd"/>
      <w:r w:rsidR="00E8301B">
        <w:rPr>
          <w:rFonts w:ascii="Arial" w:hAnsi="Arial" w:cs="Arial"/>
          <w:sz w:val="28"/>
          <w:szCs w:val="28"/>
        </w:rPr>
        <w:t xml:space="preserve"> </w:t>
      </w:r>
      <w:proofErr w:type="spellStart"/>
      <w:r w:rsidR="00E8301B">
        <w:rPr>
          <w:rFonts w:ascii="Arial" w:hAnsi="Arial" w:cs="Arial"/>
          <w:sz w:val="28"/>
          <w:szCs w:val="28"/>
        </w:rPr>
        <w:t>varombo</w:t>
      </w:r>
      <w:proofErr w:type="spellEnd"/>
      <w:r w:rsidR="00E8301B">
        <w:rPr>
          <w:rFonts w:ascii="Arial" w:hAnsi="Arial" w:cs="Arial"/>
          <w:sz w:val="28"/>
          <w:szCs w:val="28"/>
        </w:rPr>
        <w:t xml:space="preserve"> </w:t>
      </w:r>
      <w:proofErr w:type="spellStart"/>
      <w:r w:rsidR="00E8301B">
        <w:rPr>
          <w:rFonts w:ascii="Arial" w:hAnsi="Arial" w:cs="Arial"/>
          <w:sz w:val="28"/>
          <w:szCs w:val="28"/>
        </w:rPr>
        <w:t>muchi</w:t>
      </w:r>
      <w:r w:rsidR="000C3B6C">
        <w:rPr>
          <w:rFonts w:ascii="Arial" w:hAnsi="Arial" w:cs="Arial"/>
          <w:sz w:val="28"/>
          <w:szCs w:val="28"/>
        </w:rPr>
        <w:t>namata</w:t>
      </w:r>
      <w:proofErr w:type="spellEnd"/>
      <w:r w:rsidR="000C3B6C">
        <w:rPr>
          <w:rFonts w:ascii="Arial" w:hAnsi="Arial" w:cs="Arial"/>
          <w:sz w:val="28"/>
          <w:szCs w:val="28"/>
        </w:rPr>
        <w:t xml:space="preserve"> for five years, </w:t>
      </w:r>
      <w:proofErr w:type="spellStart"/>
      <w:r w:rsidR="00AA04BA">
        <w:rPr>
          <w:rFonts w:ascii="Arial" w:hAnsi="Arial" w:cs="Arial"/>
          <w:sz w:val="28"/>
          <w:szCs w:val="28"/>
        </w:rPr>
        <w:t>maita</w:t>
      </w:r>
      <w:proofErr w:type="spellEnd"/>
      <w:r w:rsidR="00AA04BA">
        <w:rPr>
          <w:rFonts w:ascii="Arial" w:hAnsi="Arial" w:cs="Arial"/>
          <w:sz w:val="28"/>
          <w:szCs w:val="28"/>
        </w:rPr>
        <w:t xml:space="preserve"> </w:t>
      </w:r>
      <w:proofErr w:type="spellStart"/>
      <w:r w:rsidR="00AA04BA">
        <w:rPr>
          <w:rFonts w:ascii="Arial" w:hAnsi="Arial" w:cs="Arial"/>
          <w:sz w:val="28"/>
          <w:szCs w:val="28"/>
        </w:rPr>
        <w:t>va</w:t>
      </w:r>
      <w:r w:rsidR="00C7530C">
        <w:rPr>
          <w:rFonts w:ascii="Arial" w:hAnsi="Arial" w:cs="Arial"/>
          <w:sz w:val="28"/>
          <w:szCs w:val="28"/>
        </w:rPr>
        <w:t>rombo</w:t>
      </w:r>
      <w:proofErr w:type="spellEnd"/>
      <w:r w:rsidR="00C7530C">
        <w:rPr>
          <w:rFonts w:ascii="Arial" w:hAnsi="Arial" w:cs="Arial"/>
          <w:sz w:val="28"/>
          <w:szCs w:val="28"/>
        </w:rPr>
        <w:t xml:space="preserve"> </w:t>
      </w:r>
      <w:proofErr w:type="spellStart"/>
      <w:r w:rsidR="00C7530C">
        <w:rPr>
          <w:rFonts w:ascii="Arial" w:hAnsi="Arial" w:cs="Arial"/>
          <w:sz w:val="28"/>
          <w:szCs w:val="28"/>
        </w:rPr>
        <w:t>muchinamata</w:t>
      </w:r>
      <w:proofErr w:type="spellEnd"/>
      <w:r w:rsidR="00C7530C">
        <w:rPr>
          <w:rFonts w:ascii="Arial" w:hAnsi="Arial" w:cs="Arial"/>
          <w:sz w:val="28"/>
          <w:szCs w:val="28"/>
        </w:rPr>
        <w:t xml:space="preserve"> for ten years</w:t>
      </w:r>
      <w:r w:rsidR="0038412F">
        <w:rPr>
          <w:rFonts w:ascii="Arial" w:hAnsi="Arial" w:cs="Arial"/>
          <w:sz w:val="28"/>
          <w:szCs w:val="28"/>
        </w:rPr>
        <w:t>.</w:t>
      </w:r>
      <w:r w:rsidR="00C7530C">
        <w:rPr>
          <w:rFonts w:ascii="Arial" w:hAnsi="Arial" w:cs="Arial"/>
          <w:sz w:val="28"/>
          <w:szCs w:val="28"/>
        </w:rPr>
        <w:t xml:space="preserve"> </w:t>
      </w:r>
      <w:r w:rsidR="0038412F">
        <w:rPr>
          <w:rFonts w:ascii="Arial" w:hAnsi="Arial" w:cs="Arial"/>
          <w:sz w:val="28"/>
          <w:szCs w:val="28"/>
        </w:rPr>
        <w:t>M</w:t>
      </w:r>
      <w:r w:rsidR="00637AB8">
        <w:rPr>
          <w:rFonts w:ascii="Arial" w:hAnsi="Arial" w:cs="Arial"/>
          <w:sz w:val="28"/>
          <w:szCs w:val="28"/>
        </w:rPr>
        <w:t>a curses ese</w:t>
      </w:r>
      <w:r w:rsidR="00E044EE">
        <w:rPr>
          <w:rFonts w:ascii="Arial" w:hAnsi="Arial" w:cs="Arial"/>
          <w:sz w:val="28"/>
          <w:szCs w:val="28"/>
        </w:rPr>
        <w:t>, you will call to remembrance what I told you</w:t>
      </w:r>
      <w:r w:rsidR="0038412F">
        <w:rPr>
          <w:rFonts w:ascii="Arial" w:hAnsi="Arial" w:cs="Arial"/>
          <w:sz w:val="28"/>
          <w:szCs w:val="28"/>
        </w:rPr>
        <w:t>.</w:t>
      </w:r>
      <w:r w:rsidR="00BF73FA">
        <w:rPr>
          <w:rFonts w:ascii="Arial" w:hAnsi="Arial" w:cs="Arial"/>
          <w:sz w:val="28"/>
          <w:szCs w:val="28"/>
        </w:rPr>
        <w:t xml:space="preserve"> </w:t>
      </w:r>
      <w:r w:rsidR="00BF73FA" w:rsidRPr="00F02CDB">
        <w:rPr>
          <w:rFonts w:ascii="Arial" w:hAnsi="Arial" w:cs="Arial"/>
          <w:sz w:val="18"/>
          <w:szCs w:val="18"/>
        </w:rPr>
        <w:t xml:space="preserve">[Congregation </w:t>
      </w:r>
      <w:r w:rsidR="00063DA1" w:rsidRPr="00F02CDB">
        <w:rPr>
          <w:rFonts w:ascii="Arial" w:hAnsi="Arial" w:cs="Arial"/>
          <w:sz w:val="18"/>
          <w:szCs w:val="18"/>
        </w:rPr>
        <w:t>says, “</w:t>
      </w:r>
      <w:r w:rsidR="00BF73FA" w:rsidRPr="00F02CDB">
        <w:rPr>
          <w:rFonts w:ascii="Arial" w:hAnsi="Arial" w:cs="Arial"/>
          <w:sz w:val="18"/>
          <w:szCs w:val="18"/>
        </w:rPr>
        <w:t>Amen.”]</w:t>
      </w:r>
    </w:p>
    <w:p w14:paraId="41CCBAC3" w14:textId="5AF9523D" w:rsidR="00035B6C" w:rsidRDefault="00050580" w:rsidP="00EE1207">
      <w:pPr>
        <w:jc w:val="both"/>
        <w:rPr>
          <w:rFonts w:ascii="Arial" w:hAnsi="Arial" w:cs="Arial"/>
          <w:sz w:val="28"/>
          <w:szCs w:val="28"/>
        </w:rPr>
      </w:pPr>
      <w:r>
        <w:rPr>
          <w:rFonts w:ascii="Arial" w:hAnsi="Arial" w:cs="Arial"/>
          <w:sz w:val="28"/>
          <w:szCs w:val="28"/>
          <w:vertAlign w:val="superscript"/>
        </w:rPr>
        <w:t xml:space="preserve">174 </w:t>
      </w:r>
      <w:r w:rsidR="00CA2FB8">
        <w:rPr>
          <w:rFonts w:ascii="Arial" w:hAnsi="Arial" w:cs="Arial"/>
          <w:sz w:val="28"/>
          <w:szCs w:val="28"/>
        </w:rPr>
        <w:t xml:space="preserve">Kana </w:t>
      </w:r>
      <w:proofErr w:type="spellStart"/>
      <w:r w:rsidR="00CA2FB8">
        <w:rPr>
          <w:rFonts w:ascii="Arial" w:hAnsi="Arial" w:cs="Arial"/>
          <w:sz w:val="28"/>
          <w:szCs w:val="28"/>
        </w:rPr>
        <w:t>maakuda</w:t>
      </w:r>
      <w:proofErr w:type="spellEnd"/>
      <w:r w:rsidR="00CA2FB8">
        <w:rPr>
          <w:rFonts w:ascii="Arial" w:hAnsi="Arial" w:cs="Arial"/>
          <w:sz w:val="28"/>
          <w:szCs w:val="28"/>
        </w:rPr>
        <w:t xml:space="preserve"> </w:t>
      </w:r>
      <w:proofErr w:type="spellStart"/>
      <w:r w:rsidR="00CA2FB8">
        <w:rPr>
          <w:rFonts w:ascii="Arial" w:hAnsi="Arial" w:cs="Arial"/>
          <w:sz w:val="28"/>
          <w:szCs w:val="28"/>
        </w:rPr>
        <w:t>ropafadzo</w:t>
      </w:r>
      <w:proofErr w:type="spellEnd"/>
      <w:r w:rsidR="00CA2FB8">
        <w:rPr>
          <w:rFonts w:ascii="Arial" w:hAnsi="Arial" w:cs="Arial"/>
          <w:sz w:val="28"/>
          <w:szCs w:val="28"/>
        </w:rPr>
        <w:t xml:space="preserve"> </w:t>
      </w:r>
      <w:proofErr w:type="spellStart"/>
      <w:r w:rsidR="00CA2FB8">
        <w:rPr>
          <w:rFonts w:ascii="Arial" w:hAnsi="Arial" w:cs="Arial"/>
          <w:sz w:val="28"/>
          <w:szCs w:val="28"/>
        </w:rPr>
        <w:t>racho</w:t>
      </w:r>
      <w:proofErr w:type="spellEnd"/>
      <w:r w:rsidR="00595EFA">
        <w:rPr>
          <w:rFonts w:ascii="Arial" w:hAnsi="Arial" w:cs="Arial"/>
          <w:sz w:val="28"/>
          <w:szCs w:val="28"/>
        </w:rPr>
        <w:t>!</w:t>
      </w:r>
      <w:r w:rsidR="00CA2FB8">
        <w:rPr>
          <w:rFonts w:ascii="Arial" w:hAnsi="Arial" w:cs="Arial"/>
          <w:sz w:val="28"/>
          <w:szCs w:val="28"/>
        </w:rPr>
        <w:t xml:space="preserve"> </w:t>
      </w:r>
      <w:r w:rsidR="00595EFA">
        <w:rPr>
          <w:rFonts w:ascii="Arial" w:hAnsi="Arial" w:cs="Arial"/>
          <w:sz w:val="28"/>
          <w:szCs w:val="28"/>
        </w:rPr>
        <w:t>V</w:t>
      </w:r>
      <w:r w:rsidR="00031F35">
        <w:rPr>
          <w:rFonts w:ascii="Arial" w:hAnsi="Arial" w:cs="Arial"/>
          <w:sz w:val="28"/>
          <w:szCs w:val="28"/>
        </w:rPr>
        <w:t xml:space="preserve">azhinji vedu iye </w:t>
      </w:r>
      <w:proofErr w:type="spellStart"/>
      <w:r w:rsidR="00031F35">
        <w:rPr>
          <w:rFonts w:ascii="Arial" w:hAnsi="Arial" w:cs="Arial"/>
          <w:sz w:val="28"/>
          <w:szCs w:val="28"/>
        </w:rPr>
        <w:t>zvino</w:t>
      </w:r>
      <w:proofErr w:type="spellEnd"/>
      <w:r w:rsidR="00031F35">
        <w:rPr>
          <w:rFonts w:ascii="Arial" w:hAnsi="Arial" w:cs="Arial"/>
          <w:sz w:val="28"/>
          <w:szCs w:val="28"/>
        </w:rPr>
        <w:t xml:space="preserve"> </w:t>
      </w:r>
      <w:proofErr w:type="spellStart"/>
      <w:r w:rsidR="00AC3DD8">
        <w:rPr>
          <w:rFonts w:ascii="Arial" w:hAnsi="Arial" w:cs="Arial"/>
          <w:sz w:val="28"/>
          <w:szCs w:val="28"/>
        </w:rPr>
        <w:t>mukatarisa</w:t>
      </w:r>
      <w:proofErr w:type="spellEnd"/>
      <w:r w:rsidR="00AC3DD8">
        <w:rPr>
          <w:rFonts w:ascii="Arial" w:hAnsi="Arial" w:cs="Arial"/>
          <w:sz w:val="28"/>
          <w:szCs w:val="28"/>
        </w:rPr>
        <w:t xml:space="preserve"> vanhu </w:t>
      </w:r>
      <w:proofErr w:type="spellStart"/>
      <w:r w:rsidR="00F54801">
        <w:rPr>
          <w:rFonts w:ascii="Arial" w:hAnsi="Arial" w:cs="Arial"/>
          <w:sz w:val="28"/>
          <w:szCs w:val="28"/>
        </w:rPr>
        <w:t>vaMwari</w:t>
      </w:r>
      <w:proofErr w:type="spellEnd"/>
      <w:r w:rsidR="007D4D67">
        <w:rPr>
          <w:rFonts w:ascii="Arial" w:hAnsi="Arial" w:cs="Arial"/>
          <w:sz w:val="28"/>
          <w:szCs w:val="28"/>
        </w:rPr>
        <w:t>,</w:t>
      </w:r>
      <w:r w:rsidR="00595EFA">
        <w:rPr>
          <w:rFonts w:ascii="Arial" w:hAnsi="Arial" w:cs="Arial"/>
          <w:sz w:val="28"/>
          <w:szCs w:val="28"/>
        </w:rPr>
        <w:t xml:space="preserve"> </w:t>
      </w:r>
      <w:r w:rsidR="00293D98">
        <w:rPr>
          <w:rFonts w:ascii="Arial" w:hAnsi="Arial" w:cs="Arial"/>
          <w:sz w:val="28"/>
          <w:szCs w:val="28"/>
        </w:rPr>
        <w:t xml:space="preserve">vamwe </w:t>
      </w:r>
      <w:proofErr w:type="spellStart"/>
      <w:r w:rsidR="00293D98">
        <w:rPr>
          <w:rFonts w:ascii="Arial" w:hAnsi="Arial" w:cs="Arial"/>
          <w:sz w:val="28"/>
          <w:szCs w:val="28"/>
        </w:rPr>
        <w:t>taakutochembera</w:t>
      </w:r>
      <w:proofErr w:type="spellEnd"/>
      <w:r w:rsidR="00293D98">
        <w:rPr>
          <w:rFonts w:ascii="Arial" w:hAnsi="Arial" w:cs="Arial"/>
          <w:sz w:val="28"/>
          <w:szCs w:val="28"/>
        </w:rPr>
        <w:t xml:space="preserve"> tiri </w:t>
      </w:r>
      <w:r w:rsidR="00935B9F">
        <w:rPr>
          <w:rFonts w:ascii="Arial" w:hAnsi="Arial" w:cs="Arial"/>
          <w:sz w:val="28"/>
          <w:szCs w:val="28"/>
        </w:rPr>
        <w:t>mu</w:t>
      </w:r>
      <w:r w:rsidR="0038412F">
        <w:rPr>
          <w:rFonts w:ascii="Arial" w:hAnsi="Arial" w:cs="Arial"/>
          <w:sz w:val="28"/>
          <w:szCs w:val="28"/>
        </w:rPr>
        <w:t xml:space="preserve"> </w:t>
      </w:r>
      <w:r w:rsidR="00935B9F">
        <w:rPr>
          <w:rFonts w:ascii="Arial" w:hAnsi="Arial" w:cs="Arial"/>
          <w:sz w:val="28"/>
          <w:szCs w:val="28"/>
        </w:rPr>
        <w:t>Message ka</w:t>
      </w:r>
      <w:r w:rsidR="009D718E">
        <w:rPr>
          <w:rFonts w:ascii="Arial" w:hAnsi="Arial" w:cs="Arial"/>
          <w:sz w:val="28"/>
          <w:szCs w:val="28"/>
        </w:rPr>
        <w:t>, b</w:t>
      </w:r>
      <w:r w:rsidR="00CC1336">
        <w:rPr>
          <w:rFonts w:ascii="Arial" w:hAnsi="Arial" w:cs="Arial"/>
          <w:sz w:val="28"/>
          <w:szCs w:val="28"/>
        </w:rPr>
        <w:t xml:space="preserve">ut </w:t>
      </w:r>
      <w:proofErr w:type="spellStart"/>
      <w:r w:rsidR="00CC1336">
        <w:rPr>
          <w:rFonts w:ascii="Arial" w:hAnsi="Arial" w:cs="Arial"/>
          <w:sz w:val="28"/>
          <w:szCs w:val="28"/>
        </w:rPr>
        <w:t>ropafadzo</w:t>
      </w:r>
      <w:proofErr w:type="spellEnd"/>
      <w:r w:rsidR="00CC1336">
        <w:rPr>
          <w:rFonts w:ascii="Arial" w:hAnsi="Arial" w:cs="Arial"/>
          <w:sz w:val="28"/>
          <w:szCs w:val="28"/>
        </w:rPr>
        <w:t xml:space="preserve"> </w:t>
      </w:r>
      <w:proofErr w:type="spellStart"/>
      <w:r w:rsidR="00CC1336">
        <w:rPr>
          <w:rFonts w:ascii="Arial" w:hAnsi="Arial" w:cs="Arial"/>
          <w:sz w:val="28"/>
          <w:szCs w:val="28"/>
        </w:rPr>
        <w:t>hati</w:t>
      </w:r>
      <w:proofErr w:type="spellEnd"/>
      <w:r w:rsidR="00CC1336">
        <w:rPr>
          <w:rFonts w:ascii="Arial" w:hAnsi="Arial" w:cs="Arial"/>
          <w:sz w:val="28"/>
          <w:szCs w:val="28"/>
        </w:rPr>
        <w:t xml:space="preserve">…? </w:t>
      </w:r>
      <w:r w:rsidR="00CC1336" w:rsidRPr="00F02CDB">
        <w:rPr>
          <w:rFonts w:ascii="Arial" w:hAnsi="Arial" w:cs="Arial"/>
          <w:sz w:val="18"/>
          <w:szCs w:val="18"/>
        </w:rPr>
        <w:t xml:space="preserve">[Congregation </w:t>
      </w:r>
      <w:r w:rsidR="00063DA1" w:rsidRPr="00F02CDB">
        <w:rPr>
          <w:rFonts w:ascii="Arial" w:hAnsi="Arial" w:cs="Arial"/>
          <w:sz w:val="18"/>
          <w:szCs w:val="18"/>
        </w:rPr>
        <w:t>says, “</w:t>
      </w:r>
      <w:proofErr w:type="spellStart"/>
      <w:r w:rsidR="00CC1336" w:rsidRPr="00F02CDB">
        <w:rPr>
          <w:rFonts w:ascii="Arial" w:hAnsi="Arial" w:cs="Arial"/>
          <w:sz w:val="18"/>
          <w:szCs w:val="18"/>
        </w:rPr>
        <w:t>hatina</w:t>
      </w:r>
      <w:proofErr w:type="spellEnd"/>
      <w:r w:rsidR="009D718E" w:rsidRPr="00F02CDB">
        <w:rPr>
          <w:rFonts w:ascii="Arial" w:hAnsi="Arial" w:cs="Arial"/>
          <w:sz w:val="18"/>
          <w:szCs w:val="18"/>
        </w:rPr>
        <w:t>.</w:t>
      </w:r>
      <w:r w:rsidR="00CC1336" w:rsidRPr="00F02CDB">
        <w:rPr>
          <w:rFonts w:ascii="Arial" w:hAnsi="Arial" w:cs="Arial"/>
          <w:sz w:val="18"/>
          <w:szCs w:val="18"/>
        </w:rPr>
        <w:t>”]</w:t>
      </w:r>
      <w:r w:rsidR="009D718E">
        <w:rPr>
          <w:rFonts w:ascii="Arial" w:hAnsi="Arial" w:cs="Arial"/>
          <w:sz w:val="28"/>
          <w:szCs w:val="28"/>
        </w:rPr>
        <w:t xml:space="preserve"> Asi </w:t>
      </w:r>
      <w:proofErr w:type="spellStart"/>
      <w:r w:rsidR="006202F4">
        <w:rPr>
          <w:rFonts w:ascii="Arial" w:hAnsi="Arial" w:cs="Arial"/>
          <w:sz w:val="28"/>
          <w:szCs w:val="28"/>
        </w:rPr>
        <w:t>taakuchembera</w:t>
      </w:r>
      <w:proofErr w:type="spellEnd"/>
      <w:r w:rsidR="006202F4">
        <w:rPr>
          <w:rFonts w:ascii="Arial" w:hAnsi="Arial" w:cs="Arial"/>
          <w:sz w:val="28"/>
          <w:szCs w:val="28"/>
        </w:rPr>
        <w:t xml:space="preserve"> tiri </w:t>
      </w:r>
      <w:r w:rsidR="006E778E">
        <w:rPr>
          <w:rFonts w:ascii="Arial" w:hAnsi="Arial" w:cs="Arial"/>
          <w:sz w:val="28"/>
          <w:szCs w:val="28"/>
        </w:rPr>
        <w:t>mu</w:t>
      </w:r>
      <w:r w:rsidR="0038412F">
        <w:rPr>
          <w:rFonts w:ascii="Arial" w:hAnsi="Arial" w:cs="Arial"/>
          <w:sz w:val="28"/>
          <w:szCs w:val="28"/>
        </w:rPr>
        <w:t xml:space="preserve"> </w:t>
      </w:r>
      <w:r w:rsidR="006E778E">
        <w:rPr>
          <w:rFonts w:ascii="Arial" w:hAnsi="Arial" w:cs="Arial"/>
          <w:sz w:val="28"/>
          <w:szCs w:val="28"/>
        </w:rPr>
        <w:t xml:space="preserve">Message, </w:t>
      </w:r>
      <w:r w:rsidR="00E132DD">
        <w:rPr>
          <w:rFonts w:ascii="Arial" w:hAnsi="Arial" w:cs="Arial"/>
          <w:sz w:val="28"/>
          <w:szCs w:val="28"/>
        </w:rPr>
        <w:t>five years uri mu</w:t>
      </w:r>
      <w:r w:rsidR="0038412F">
        <w:rPr>
          <w:rFonts w:ascii="Arial" w:hAnsi="Arial" w:cs="Arial"/>
          <w:sz w:val="28"/>
          <w:szCs w:val="28"/>
        </w:rPr>
        <w:t xml:space="preserve"> </w:t>
      </w:r>
      <w:r w:rsidR="00E132DD">
        <w:rPr>
          <w:rFonts w:ascii="Arial" w:hAnsi="Arial" w:cs="Arial"/>
          <w:sz w:val="28"/>
          <w:szCs w:val="28"/>
        </w:rPr>
        <w:t xml:space="preserve">Message, you are not answered. </w:t>
      </w:r>
      <w:r w:rsidR="00EB46F4">
        <w:rPr>
          <w:rFonts w:ascii="Arial" w:hAnsi="Arial" w:cs="Arial"/>
          <w:sz w:val="28"/>
          <w:szCs w:val="28"/>
        </w:rPr>
        <w:t xml:space="preserve">Twenty years uri </w:t>
      </w:r>
      <w:r w:rsidR="000F5828">
        <w:rPr>
          <w:rFonts w:ascii="Arial" w:hAnsi="Arial" w:cs="Arial"/>
          <w:sz w:val="28"/>
          <w:szCs w:val="28"/>
        </w:rPr>
        <w:t>mu</w:t>
      </w:r>
      <w:r w:rsidR="0038412F">
        <w:rPr>
          <w:rFonts w:ascii="Arial" w:hAnsi="Arial" w:cs="Arial"/>
          <w:sz w:val="28"/>
          <w:szCs w:val="28"/>
        </w:rPr>
        <w:t xml:space="preserve"> </w:t>
      </w:r>
      <w:r w:rsidR="000F5828">
        <w:rPr>
          <w:rFonts w:ascii="Arial" w:hAnsi="Arial" w:cs="Arial"/>
          <w:sz w:val="28"/>
          <w:szCs w:val="28"/>
        </w:rPr>
        <w:t xml:space="preserve">Message, </w:t>
      </w:r>
      <w:proofErr w:type="spellStart"/>
      <w:r w:rsidR="000F5828">
        <w:rPr>
          <w:rFonts w:ascii="Arial" w:hAnsi="Arial" w:cs="Arial"/>
          <w:sz w:val="28"/>
          <w:szCs w:val="28"/>
        </w:rPr>
        <w:t>hauna</w:t>
      </w:r>
      <w:proofErr w:type="spellEnd"/>
      <w:r w:rsidR="000F5828">
        <w:rPr>
          <w:rFonts w:ascii="Arial" w:hAnsi="Arial" w:cs="Arial"/>
          <w:sz w:val="28"/>
          <w:szCs w:val="28"/>
        </w:rPr>
        <w:t xml:space="preserve"> imba </w:t>
      </w:r>
      <w:proofErr w:type="spellStart"/>
      <w:r w:rsidR="000F5828">
        <w:rPr>
          <w:rFonts w:ascii="Arial" w:hAnsi="Arial" w:cs="Arial"/>
          <w:sz w:val="28"/>
          <w:szCs w:val="28"/>
        </w:rPr>
        <w:t>yako</w:t>
      </w:r>
      <w:proofErr w:type="spellEnd"/>
      <w:r w:rsidR="000F5828">
        <w:rPr>
          <w:rFonts w:ascii="Arial" w:hAnsi="Arial" w:cs="Arial"/>
          <w:sz w:val="28"/>
          <w:szCs w:val="28"/>
        </w:rPr>
        <w:t xml:space="preserve">. </w:t>
      </w:r>
      <w:r w:rsidR="005E3EFC">
        <w:rPr>
          <w:rFonts w:ascii="Arial" w:hAnsi="Arial" w:cs="Arial"/>
          <w:sz w:val="28"/>
          <w:szCs w:val="28"/>
        </w:rPr>
        <w:t>Fifteen years uri mu</w:t>
      </w:r>
      <w:r w:rsidR="0038412F">
        <w:rPr>
          <w:rFonts w:ascii="Arial" w:hAnsi="Arial" w:cs="Arial"/>
          <w:sz w:val="28"/>
          <w:szCs w:val="28"/>
        </w:rPr>
        <w:t xml:space="preserve"> </w:t>
      </w:r>
      <w:r w:rsidR="005E3EFC">
        <w:rPr>
          <w:rFonts w:ascii="Arial" w:hAnsi="Arial" w:cs="Arial"/>
          <w:sz w:val="28"/>
          <w:szCs w:val="28"/>
        </w:rPr>
        <w:t xml:space="preserve">Message, </w:t>
      </w:r>
      <w:r w:rsidR="00EB4703">
        <w:rPr>
          <w:rFonts w:ascii="Arial" w:hAnsi="Arial" w:cs="Arial"/>
          <w:sz w:val="28"/>
          <w:szCs w:val="28"/>
        </w:rPr>
        <w:t xml:space="preserve">uri </w:t>
      </w:r>
      <w:proofErr w:type="spellStart"/>
      <w:r w:rsidR="00EB4703">
        <w:rPr>
          <w:rFonts w:ascii="Arial" w:hAnsi="Arial" w:cs="Arial"/>
          <w:sz w:val="28"/>
          <w:szCs w:val="28"/>
        </w:rPr>
        <w:t>murombo</w:t>
      </w:r>
      <w:proofErr w:type="spellEnd"/>
      <w:r w:rsidR="00271BCB">
        <w:rPr>
          <w:rFonts w:ascii="Arial" w:hAnsi="Arial" w:cs="Arial"/>
          <w:sz w:val="28"/>
          <w:szCs w:val="28"/>
        </w:rPr>
        <w:t xml:space="preserve">. Ten years </w:t>
      </w:r>
      <w:proofErr w:type="spellStart"/>
      <w:r w:rsidR="00271BCB">
        <w:rPr>
          <w:rFonts w:ascii="Arial" w:hAnsi="Arial" w:cs="Arial"/>
          <w:sz w:val="28"/>
          <w:szCs w:val="28"/>
        </w:rPr>
        <w:t>uchinamata</w:t>
      </w:r>
      <w:proofErr w:type="spellEnd"/>
      <w:r w:rsidR="00271BCB">
        <w:rPr>
          <w:rFonts w:ascii="Arial" w:hAnsi="Arial" w:cs="Arial"/>
          <w:sz w:val="28"/>
          <w:szCs w:val="28"/>
        </w:rPr>
        <w:t xml:space="preserve"> uri jaya</w:t>
      </w:r>
      <w:r w:rsidR="00B17877">
        <w:rPr>
          <w:rFonts w:ascii="Arial" w:hAnsi="Arial" w:cs="Arial"/>
          <w:sz w:val="28"/>
          <w:szCs w:val="28"/>
        </w:rPr>
        <w:t xml:space="preserve">, </w:t>
      </w:r>
      <w:proofErr w:type="spellStart"/>
      <w:r w:rsidR="00B17877">
        <w:rPr>
          <w:rFonts w:ascii="Arial" w:hAnsi="Arial" w:cs="Arial"/>
          <w:sz w:val="28"/>
          <w:szCs w:val="28"/>
        </w:rPr>
        <w:t>hauna</w:t>
      </w:r>
      <w:proofErr w:type="spellEnd"/>
      <w:r w:rsidR="00B17877">
        <w:rPr>
          <w:rFonts w:ascii="Arial" w:hAnsi="Arial" w:cs="Arial"/>
          <w:sz w:val="28"/>
          <w:szCs w:val="28"/>
        </w:rPr>
        <w:t xml:space="preserve"> basa </w:t>
      </w:r>
      <w:proofErr w:type="spellStart"/>
      <w:r w:rsidR="00B17877">
        <w:rPr>
          <w:rFonts w:ascii="Arial" w:hAnsi="Arial" w:cs="Arial"/>
          <w:sz w:val="28"/>
          <w:szCs w:val="28"/>
        </w:rPr>
        <w:t>rakati</w:t>
      </w:r>
      <w:proofErr w:type="spellEnd"/>
      <w:r w:rsidR="00B17877">
        <w:rPr>
          <w:rFonts w:ascii="Arial" w:hAnsi="Arial" w:cs="Arial"/>
          <w:sz w:val="28"/>
          <w:szCs w:val="28"/>
        </w:rPr>
        <w:t xml:space="preserve"> </w:t>
      </w:r>
      <w:proofErr w:type="spellStart"/>
      <w:r w:rsidR="00B17877">
        <w:rPr>
          <w:rFonts w:ascii="Arial" w:hAnsi="Arial" w:cs="Arial"/>
          <w:sz w:val="28"/>
          <w:szCs w:val="28"/>
        </w:rPr>
        <w:t>tsvikiti</w:t>
      </w:r>
      <w:proofErr w:type="spellEnd"/>
      <w:r w:rsidR="00B17877">
        <w:rPr>
          <w:rFonts w:ascii="Arial" w:hAnsi="Arial" w:cs="Arial"/>
          <w:sz w:val="28"/>
          <w:szCs w:val="28"/>
        </w:rPr>
        <w:t xml:space="preserve">, </w:t>
      </w:r>
      <w:proofErr w:type="spellStart"/>
      <w:r w:rsidR="00B17877">
        <w:rPr>
          <w:rFonts w:ascii="Arial" w:hAnsi="Arial" w:cs="Arial"/>
          <w:sz w:val="28"/>
          <w:szCs w:val="28"/>
        </w:rPr>
        <w:t>hauna</w:t>
      </w:r>
      <w:proofErr w:type="spellEnd"/>
      <w:r w:rsidR="00B17877">
        <w:rPr>
          <w:rFonts w:ascii="Arial" w:hAnsi="Arial" w:cs="Arial"/>
          <w:sz w:val="28"/>
          <w:szCs w:val="28"/>
        </w:rPr>
        <w:t xml:space="preserve"> </w:t>
      </w:r>
      <w:r w:rsidR="005B569C">
        <w:rPr>
          <w:rFonts w:ascii="Arial" w:hAnsi="Arial" w:cs="Arial"/>
          <w:sz w:val="28"/>
          <w:szCs w:val="28"/>
        </w:rPr>
        <w:t>income</w:t>
      </w:r>
      <w:r w:rsidR="00DD5CCF">
        <w:rPr>
          <w:rFonts w:ascii="Arial" w:hAnsi="Arial" w:cs="Arial"/>
          <w:sz w:val="28"/>
          <w:szCs w:val="28"/>
        </w:rPr>
        <w:t xml:space="preserve">. </w:t>
      </w:r>
      <w:r w:rsidR="00DD5CCF" w:rsidRPr="00E72FAB">
        <w:rPr>
          <w:rFonts w:ascii="Arial" w:hAnsi="Arial" w:cs="Arial"/>
          <w:sz w:val="28"/>
          <w:szCs w:val="28"/>
        </w:rPr>
        <w:t xml:space="preserve">Ma curses aya, </w:t>
      </w:r>
      <w:r w:rsidR="00534101" w:rsidRPr="00534101">
        <w:rPr>
          <w:rFonts w:ascii="Arial" w:hAnsi="Arial" w:cs="Arial"/>
          <w:sz w:val="18"/>
          <w:szCs w:val="28"/>
        </w:rPr>
        <w:t xml:space="preserve">[Congregation says, “Amen,”] </w:t>
      </w:r>
      <w:proofErr w:type="spellStart"/>
      <w:r w:rsidR="00DD5CCF" w:rsidRPr="00E72FAB">
        <w:rPr>
          <w:rFonts w:ascii="Arial" w:hAnsi="Arial" w:cs="Arial"/>
          <w:sz w:val="28"/>
          <w:szCs w:val="28"/>
        </w:rPr>
        <w:t>ekubata</w:t>
      </w:r>
      <w:proofErr w:type="spellEnd"/>
      <w:r w:rsidR="00DD5CCF" w:rsidRPr="00E72FAB">
        <w:rPr>
          <w:rFonts w:ascii="Arial" w:hAnsi="Arial" w:cs="Arial"/>
          <w:sz w:val="28"/>
          <w:szCs w:val="28"/>
        </w:rPr>
        <w:t xml:space="preserve"> Shoko raMwari nemi…? </w:t>
      </w:r>
      <w:r w:rsidR="00DD5CCF" w:rsidRPr="00F02CDB">
        <w:rPr>
          <w:rFonts w:ascii="Arial" w:hAnsi="Arial" w:cs="Arial"/>
          <w:sz w:val="18"/>
          <w:szCs w:val="18"/>
        </w:rPr>
        <w:t xml:space="preserve">[Congregation </w:t>
      </w:r>
      <w:r w:rsidR="00063DA1" w:rsidRPr="00F02CDB">
        <w:rPr>
          <w:rFonts w:ascii="Arial" w:hAnsi="Arial" w:cs="Arial"/>
          <w:sz w:val="18"/>
          <w:szCs w:val="18"/>
        </w:rPr>
        <w:t>says, “</w:t>
      </w:r>
      <w:proofErr w:type="spellStart"/>
      <w:r w:rsidR="00DD5CCF" w:rsidRPr="00F02CDB">
        <w:rPr>
          <w:rFonts w:ascii="Arial" w:hAnsi="Arial" w:cs="Arial"/>
          <w:sz w:val="18"/>
          <w:szCs w:val="18"/>
        </w:rPr>
        <w:t>neminwe</w:t>
      </w:r>
      <w:proofErr w:type="spellEnd"/>
      <w:r w:rsidR="0038412F" w:rsidRPr="00F02CDB">
        <w:rPr>
          <w:rFonts w:ascii="Arial" w:hAnsi="Arial" w:cs="Arial"/>
          <w:sz w:val="18"/>
          <w:szCs w:val="18"/>
        </w:rPr>
        <w:t>.</w:t>
      </w:r>
      <w:r w:rsidR="00DD5CCF" w:rsidRPr="00F02CDB">
        <w:rPr>
          <w:rFonts w:ascii="Arial" w:hAnsi="Arial" w:cs="Arial"/>
          <w:sz w:val="18"/>
          <w:szCs w:val="18"/>
        </w:rPr>
        <w:t>”]</w:t>
      </w:r>
      <w:r w:rsidR="00035B6C">
        <w:rPr>
          <w:rFonts w:ascii="Arial" w:hAnsi="Arial" w:cs="Arial"/>
          <w:sz w:val="28"/>
          <w:szCs w:val="28"/>
        </w:rPr>
        <w:t xml:space="preserve"> </w:t>
      </w:r>
      <w:r w:rsidR="0038412F">
        <w:rPr>
          <w:rFonts w:ascii="Arial" w:hAnsi="Arial" w:cs="Arial"/>
          <w:sz w:val="28"/>
          <w:szCs w:val="28"/>
        </w:rPr>
        <w:t>B</w:t>
      </w:r>
      <w:r w:rsidR="00035B6C">
        <w:rPr>
          <w:rFonts w:ascii="Arial" w:hAnsi="Arial" w:cs="Arial"/>
          <w:sz w:val="28"/>
          <w:szCs w:val="28"/>
        </w:rPr>
        <w:t xml:space="preserve">ut nguva </w:t>
      </w:r>
      <w:proofErr w:type="spellStart"/>
      <w:r w:rsidR="00035B6C">
        <w:rPr>
          <w:rFonts w:ascii="Arial" w:hAnsi="Arial" w:cs="Arial"/>
          <w:sz w:val="28"/>
          <w:szCs w:val="28"/>
        </w:rPr>
        <w:t>yekubata</w:t>
      </w:r>
      <w:proofErr w:type="spellEnd"/>
      <w:r w:rsidR="00035B6C">
        <w:rPr>
          <w:rFonts w:ascii="Arial" w:hAnsi="Arial" w:cs="Arial"/>
          <w:sz w:val="28"/>
          <w:szCs w:val="28"/>
        </w:rPr>
        <w:t xml:space="preserve"> Shoko raMwari</w:t>
      </w:r>
      <w:r w:rsidR="008C61C2">
        <w:rPr>
          <w:rFonts w:ascii="Arial" w:hAnsi="Arial" w:cs="Arial"/>
          <w:sz w:val="28"/>
          <w:szCs w:val="28"/>
        </w:rPr>
        <w:t xml:space="preserve"> </w:t>
      </w:r>
      <w:proofErr w:type="spellStart"/>
      <w:r w:rsidR="008C61C2">
        <w:rPr>
          <w:rFonts w:ascii="Arial" w:hAnsi="Arial" w:cs="Arial"/>
          <w:sz w:val="28"/>
          <w:szCs w:val="28"/>
        </w:rPr>
        <w:t>nemazvo</w:t>
      </w:r>
      <w:proofErr w:type="spellEnd"/>
      <w:r w:rsidR="008C61C2">
        <w:rPr>
          <w:rFonts w:ascii="Arial" w:hAnsi="Arial" w:cs="Arial"/>
          <w:sz w:val="28"/>
          <w:szCs w:val="28"/>
        </w:rPr>
        <w:t xml:space="preserve"> </w:t>
      </w:r>
      <w:proofErr w:type="spellStart"/>
      <w:r w:rsidR="008C61C2">
        <w:rPr>
          <w:rFonts w:ascii="Arial" w:hAnsi="Arial" w:cs="Arial"/>
          <w:sz w:val="28"/>
          <w:szCs w:val="28"/>
        </w:rPr>
        <w:t>ndeino</w:t>
      </w:r>
      <w:proofErr w:type="spellEnd"/>
      <w:r w:rsidR="009A623F">
        <w:rPr>
          <w:rFonts w:ascii="Arial" w:hAnsi="Arial" w:cs="Arial"/>
          <w:sz w:val="28"/>
          <w:szCs w:val="28"/>
        </w:rPr>
        <w:t xml:space="preserve">! </w:t>
      </w:r>
      <w:r w:rsidR="00825DC5" w:rsidRPr="00F02CDB">
        <w:rPr>
          <w:rFonts w:ascii="Arial" w:hAnsi="Arial" w:cs="Arial"/>
          <w:sz w:val="18"/>
          <w:szCs w:val="18"/>
        </w:rPr>
        <w:t xml:space="preserve">[Congregation </w:t>
      </w:r>
      <w:r w:rsidR="00063DA1" w:rsidRPr="00F02CDB">
        <w:rPr>
          <w:rFonts w:ascii="Arial" w:hAnsi="Arial" w:cs="Arial"/>
          <w:sz w:val="18"/>
          <w:szCs w:val="18"/>
        </w:rPr>
        <w:t>says, “</w:t>
      </w:r>
      <w:r w:rsidR="00825DC5" w:rsidRPr="00F02CDB">
        <w:rPr>
          <w:rFonts w:ascii="Arial" w:hAnsi="Arial" w:cs="Arial"/>
          <w:sz w:val="18"/>
          <w:szCs w:val="18"/>
        </w:rPr>
        <w:t>Amen</w:t>
      </w:r>
      <w:r w:rsidR="001D2B7D" w:rsidRPr="00F02CDB">
        <w:rPr>
          <w:rFonts w:ascii="Arial" w:hAnsi="Arial" w:cs="Arial"/>
          <w:sz w:val="18"/>
          <w:szCs w:val="18"/>
        </w:rPr>
        <w:t>/Hallelujah</w:t>
      </w:r>
      <w:r w:rsidR="0036442E" w:rsidRPr="00F02CDB">
        <w:rPr>
          <w:rFonts w:ascii="Arial" w:hAnsi="Arial" w:cs="Arial"/>
          <w:sz w:val="18"/>
          <w:szCs w:val="18"/>
        </w:rPr>
        <w:t>.</w:t>
      </w:r>
      <w:r w:rsidR="00825DC5" w:rsidRPr="00F02CDB">
        <w:rPr>
          <w:rFonts w:ascii="Arial" w:hAnsi="Arial" w:cs="Arial"/>
          <w:sz w:val="18"/>
          <w:szCs w:val="18"/>
        </w:rPr>
        <w:t>”]</w:t>
      </w:r>
    </w:p>
    <w:p w14:paraId="2EC63CD9" w14:textId="563E2E79" w:rsidR="003D734D" w:rsidRPr="00F02CDB" w:rsidRDefault="000C6038" w:rsidP="00EE1207">
      <w:pPr>
        <w:jc w:val="both"/>
        <w:rPr>
          <w:rFonts w:ascii="Arial" w:hAnsi="Arial" w:cs="Arial"/>
          <w:sz w:val="18"/>
          <w:szCs w:val="18"/>
        </w:rPr>
      </w:pPr>
      <w:r>
        <w:rPr>
          <w:rFonts w:ascii="Arial" w:hAnsi="Arial" w:cs="Arial"/>
          <w:sz w:val="28"/>
          <w:szCs w:val="28"/>
          <w:vertAlign w:val="superscript"/>
        </w:rPr>
        <w:t xml:space="preserve">175 </w:t>
      </w:r>
      <w:proofErr w:type="spellStart"/>
      <w:r w:rsidR="001D166E">
        <w:rPr>
          <w:rFonts w:ascii="Arial" w:hAnsi="Arial" w:cs="Arial"/>
          <w:sz w:val="28"/>
          <w:szCs w:val="28"/>
        </w:rPr>
        <w:t>Hati</w:t>
      </w:r>
      <w:r w:rsidR="00A75DDC">
        <w:rPr>
          <w:rFonts w:ascii="Arial" w:hAnsi="Arial" w:cs="Arial"/>
          <w:sz w:val="28"/>
          <w:szCs w:val="28"/>
        </w:rPr>
        <w:t>i</w:t>
      </w:r>
      <w:r w:rsidR="001D166E">
        <w:rPr>
          <w:rFonts w:ascii="Arial" w:hAnsi="Arial" w:cs="Arial"/>
          <w:sz w:val="28"/>
          <w:szCs w:val="28"/>
        </w:rPr>
        <w:t>ti</w:t>
      </w:r>
      <w:proofErr w:type="spellEnd"/>
      <w:r w:rsidR="00A75DDC">
        <w:rPr>
          <w:rFonts w:ascii="Arial" w:hAnsi="Arial" w:cs="Arial"/>
          <w:sz w:val="28"/>
          <w:szCs w:val="28"/>
        </w:rPr>
        <w:t>,</w:t>
      </w:r>
      <w:r w:rsidR="001D166E">
        <w:rPr>
          <w:rFonts w:ascii="Arial" w:hAnsi="Arial" w:cs="Arial"/>
          <w:sz w:val="28"/>
          <w:szCs w:val="28"/>
        </w:rPr>
        <w:t xml:space="preserve"> </w:t>
      </w:r>
      <w:r w:rsidR="00A75DDC">
        <w:rPr>
          <w:rFonts w:ascii="Arial" w:hAnsi="Arial" w:cs="Arial"/>
          <w:sz w:val="28"/>
          <w:szCs w:val="28"/>
        </w:rPr>
        <w:t>‘</w:t>
      </w:r>
      <w:r w:rsidR="001D166E">
        <w:rPr>
          <w:rFonts w:ascii="Arial" w:hAnsi="Arial" w:cs="Arial"/>
          <w:sz w:val="28"/>
          <w:szCs w:val="28"/>
        </w:rPr>
        <w:t xml:space="preserve">Baba </w:t>
      </w:r>
      <w:proofErr w:type="spellStart"/>
      <w:r w:rsidR="00063C80">
        <w:rPr>
          <w:rFonts w:ascii="Arial" w:hAnsi="Arial" w:cs="Arial"/>
          <w:sz w:val="28"/>
          <w:szCs w:val="28"/>
        </w:rPr>
        <w:t>tidzoreredzei</w:t>
      </w:r>
      <w:proofErr w:type="spellEnd"/>
      <w:r w:rsidR="00063C80">
        <w:rPr>
          <w:rFonts w:ascii="Arial" w:hAnsi="Arial" w:cs="Arial"/>
          <w:sz w:val="28"/>
          <w:szCs w:val="28"/>
        </w:rPr>
        <w:t xml:space="preserve"> </w:t>
      </w:r>
      <w:proofErr w:type="spellStart"/>
      <w:r w:rsidR="007E0418">
        <w:rPr>
          <w:rFonts w:ascii="Arial" w:hAnsi="Arial" w:cs="Arial"/>
          <w:sz w:val="28"/>
          <w:szCs w:val="28"/>
        </w:rPr>
        <w:t>kunotsanya</w:t>
      </w:r>
      <w:proofErr w:type="spellEnd"/>
      <w:r w:rsidR="007E0418">
        <w:rPr>
          <w:rFonts w:ascii="Arial" w:hAnsi="Arial" w:cs="Arial"/>
          <w:sz w:val="28"/>
          <w:szCs w:val="28"/>
        </w:rPr>
        <w:t xml:space="preserve">! </w:t>
      </w:r>
      <w:r w:rsidR="00F02CDB" w:rsidRPr="00F02CDB">
        <w:rPr>
          <w:rFonts w:ascii="Arial" w:hAnsi="Arial" w:cs="Arial"/>
          <w:sz w:val="18"/>
          <w:szCs w:val="28"/>
        </w:rPr>
        <w:t xml:space="preserve">[Congregation says, “Amen.”] </w:t>
      </w:r>
      <w:proofErr w:type="spellStart"/>
      <w:r w:rsidR="007E0418">
        <w:rPr>
          <w:rFonts w:ascii="Arial" w:hAnsi="Arial" w:cs="Arial"/>
          <w:sz w:val="28"/>
          <w:szCs w:val="28"/>
        </w:rPr>
        <w:t>Tidzoreredzei</w:t>
      </w:r>
      <w:proofErr w:type="spellEnd"/>
      <w:r w:rsidR="007E0418">
        <w:rPr>
          <w:rFonts w:ascii="Arial" w:hAnsi="Arial" w:cs="Arial"/>
          <w:sz w:val="28"/>
          <w:szCs w:val="28"/>
        </w:rPr>
        <w:t xml:space="preserve"> </w:t>
      </w:r>
      <w:proofErr w:type="spellStart"/>
      <w:r w:rsidR="007E0418">
        <w:rPr>
          <w:rFonts w:ascii="Arial" w:hAnsi="Arial" w:cs="Arial"/>
          <w:sz w:val="28"/>
          <w:szCs w:val="28"/>
        </w:rPr>
        <w:t>mu</w:t>
      </w:r>
      <w:r w:rsidR="00C51C64">
        <w:rPr>
          <w:rFonts w:ascii="Arial" w:hAnsi="Arial" w:cs="Arial"/>
          <w:sz w:val="28"/>
          <w:szCs w:val="28"/>
        </w:rPr>
        <w:t>m</w:t>
      </w:r>
      <w:r w:rsidR="00EE23A0">
        <w:rPr>
          <w:rFonts w:ascii="Arial" w:hAnsi="Arial" w:cs="Arial"/>
          <w:sz w:val="28"/>
          <w:szCs w:val="28"/>
        </w:rPr>
        <w:t>unamat</w:t>
      </w:r>
      <w:r w:rsidR="00C51C64">
        <w:rPr>
          <w:rFonts w:ascii="Arial" w:hAnsi="Arial" w:cs="Arial"/>
          <w:sz w:val="28"/>
          <w:szCs w:val="28"/>
        </w:rPr>
        <w:t>o</w:t>
      </w:r>
      <w:proofErr w:type="spellEnd"/>
      <w:r w:rsidR="00EE23A0">
        <w:rPr>
          <w:rFonts w:ascii="Arial" w:hAnsi="Arial" w:cs="Arial"/>
          <w:sz w:val="28"/>
          <w:szCs w:val="28"/>
        </w:rPr>
        <w:t xml:space="preserve"> chai…?</w:t>
      </w:r>
      <w:r w:rsidR="00AB1B91">
        <w:rPr>
          <w:rFonts w:ascii="Arial" w:hAnsi="Arial" w:cs="Arial"/>
          <w:sz w:val="28"/>
          <w:szCs w:val="28"/>
        </w:rPr>
        <w:t>’</w:t>
      </w:r>
      <w:r w:rsidR="00EE23A0">
        <w:rPr>
          <w:rFonts w:ascii="Arial" w:hAnsi="Arial" w:cs="Arial"/>
          <w:sz w:val="28"/>
          <w:szCs w:val="28"/>
        </w:rPr>
        <w:t xml:space="preserve"> </w:t>
      </w:r>
      <w:r w:rsidR="00EE23A0" w:rsidRPr="00F02CDB">
        <w:rPr>
          <w:rFonts w:ascii="Arial" w:hAnsi="Arial" w:cs="Arial"/>
          <w:sz w:val="18"/>
          <w:szCs w:val="18"/>
        </w:rPr>
        <w:t xml:space="preserve">[Congregation </w:t>
      </w:r>
      <w:r w:rsidR="00063DA1" w:rsidRPr="00F02CDB">
        <w:rPr>
          <w:rFonts w:ascii="Arial" w:hAnsi="Arial" w:cs="Arial"/>
          <w:sz w:val="18"/>
          <w:szCs w:val="18"/>
        </w:rPr>
        <w:t>says, “</w:t>
      </w:r>
      <w:proofErr w:type="spellStart"/>
      <w:r w:rsidR="00EE23A0" w:rsidRPr="00F02CDB">
        <w:rPr>
          <w:rFonts w:ascii="Arial" w:hAnsi="Arial" w:cs="Arial"/>
          <w:sz w:val="18"/>
          <w:szCs w:val="18"/>
        </w:rPr>
        <w:t>chai</w:t>
      </w:r>
      <w:r w:rsidR="00C51C64" w:rsidRPr="00F02CDB">
        <w:rPr>
          <w:rFonts w:ascii="Arial" w:hAnsi="Arial" w:cs="Arial"/>
          <w:sz w:val="18"/>
          <w:szCs w:val="18"/>
        </w:rPr>
        <w:t>m</w:t>
      </w:r>
      <w:r w:rsidR="00EE23A0" w:rsidRPr="00F02CDB">
        <w:rPr>
          <w:rFonts w:ascii="Arial" w:hAnsi="Arial" w:cs="Arial"/>
          <w:sz w:val="18"/>
          <w:szCs w:val="18"/>
        </w:rPr>
        <w:t>o</w:t>
      </w:r>
      <w:proofErr w:type="spellEnd"/>
      <w:r w:rsidR="00CB4D44" w:rsidRPr="00F02CDB">
        <w:rPr>
          <w:rFonts w:ascii="Arial" w:hAnsi="Arial" w:cs="Arial"/>
          <w:sz w:val="18"/>
          <w:szCs w:val="18"/>
        </w:rPr>
        <w:t>.</w:t>
      </w:r>
      <w:r w:rsidR="00EE23A0" w:rsidRPr="00F02CDB">
        <w:rPr>
          <w:rFonts w:ascii="Arial" w:hAnsi="Arial" w:cs="Arial"/>
          <w:sz w:val="18"/>
          <w:szCs w:val="18"/>
        </w:rPr>
        <w:t>”]</w:t>
      </w:r>
      <w:r w:rsidR="00CB4D44">
        <w:rPr>
          <w:rFonts w:ascii="Arial" w:hAnsi="Arial" w:cs="Arial"/>
          <w:sz w:val="28"/>
          <w:szCs w:val="28"/>
        </w:rPr>
        <w:t xml:space="preserve"> Ini ndinotenda</w:t>
      </w:r>
      <w:r w:rsidR="00D46B2B">
        <w:rPr>
          <w:rFonts w:ascii="Arial" w:hAnsi="Arial" w:cs="Arial"/>
          <w:sz w:val="28"/>
          <w:szCs w:val="28"/>
        </w:rPr>
        <w:t xml:space="preserve"> kuti</w:t>
      </w:r>
      <w:r w:rsidR="00CB4D44">
        <w:rPr>
          <w:rFonts w:ascii="Arial" w:hAnsi="Arial" w:cs="Arial"/>
          <w:sz w:val="28"/>
          <w:szCs w:val="28"/>
        </w:rPr>
        <w:t xml:space="preserve"> ma brothers ese even kana </w:t>
      </w:r>
      <w:proofErr w:type="spellStart"/>
      <w:r w:rsidR="00CB4D44">
        <w:rPr>
          <w:rFonts w:ascii="Arial" w:hAnsi="Arial" w:cs="Arial"/>
          <w:sz w:val="28"/>
          <w:szCs w:val="28"/>
        </w:rPr>
        <w:t>uchirwara</w:t>
      </w:r>
      <w:proofErr w:type="spellEnd"/>
      <w:r w:rsidR="00DB278D">
        <w:rPr>
          <w:rFonts w:ascii="Arial" w:hAnsi="Arial" w:cs="Arial"/>
          <w:sz w:val="28"/>
          <w:szCs w:val="28"/>
        </w:rPr>
        <w:t xml:space="preserve"> </w:t>
      </w:r>
      <w:proofErr w:type="spellStart"/>
      <w:r w:rsidR="00DB278D">
        <w:rPr>
          <w:rFonts w:ascii="Arial" w:hAnsi="Arial" w:cs="Arial"/>
          <w:sz w:val="28"/>
          <w:szCs w:val="28"/>
        </w:rPr>
        <w:t>nemukondombera</w:t>
      </w:r>
      <w:proofErr w:type="spellEnd"/>
      <w:r w:rsidR="00CB4D44">
        <w:rPr>
          <w:rFonts w:ascii="Arial" w:hAnsi="Arial" w:cs="Arial"/>
          <w:sz w:val="28"/>
          <w:szCs w:val="28"/>
        </w:rPr>
        <w:t xml:space="preserve">, </w:t>
      </w:r>
      <w:proofErr w:type="spellStart"/>
      <w:r w:rsidR="00C914D2">
        <w:rPr>
          <w:rFonts w:ascii="Arial" w:hAnsi="Arial" w:cs="Arial"/>
          <w:sz w:val="28"/>
          <w:szCs w:val="28"/>
        </w:rPr>
        <w:t>ukatenda</w:t>
      </w:r>
      <w:proofErr w:type="spellEnd"/>
      <w:r w:rsidR="00C914D2">
        <w:rPr>
          <w:rFonts w:ascii="Arial" w:hAnsi="Arial" w:cs="Arial"/>
          <w:sz w:val="28"/>
          <w:szCs w:val="28"/>
        </w:rPr>
        <w:t xml:space="preserve"> </w:t>
      </w:r>
      <w:proofErr w:type="spellStart"/>
      <w:r w:rsidR="0066476C">
        <w:rPr>
          <w:rFonts w:ascii="Arial" w:hAnsi="Arial" w:cs="Arial"/>
          <w:sz w:val="28"/>
          <w:szCs w:val="28"/>
        </w:rPr>
        <w:t>muna</w:t>
      </w:r>
      <w:proofErr w:type="spellEnd"/>
      <w:r w:rsidR="0066476C">
        <w:rPr>
          <w:rFonts w:ascii="Arial" w:hAnsi="Arial" w:cs="Arial"/>
          <w:sz w:val="28"/>
          <w:szCs w:val="28"/>
        </w:rPr>
        <w:t xml:space="preserve"> Mwari </w:t>
      </w:r>
      <w:proofErr w:type="spellStart"/>
      <w:r w:rsidR="008C0E4F">
        <w:rPr>
          <w:rFonts w:ascii="Arial" w:hAnsi="Arial" w:cs="Arial"/>
          <w:sz w:val="28"/>
          <w:szCs w:val="28"/>
        </w:rPr>
        <w:t>unorarama</w:t>
      </w:r>
      <w:proofErr w:type="spellEnd"/>
      <w:r w:rsidR="008C0E4F">
        <w:rPr>
          <w:rFonts w:ascii="Arial" w:hAnsi="Arial" w:cs="Arial"/>
          <w:sz w:val="28"/>
          <w:szCs w:val="28"/>
        </w:rPr>
        <w:t xml:space="preserve"> </w:t>
      </w:r>
      <w:proofErr w:type="spellStart"/>
      <w:r w:rsidR="008C0E4F">
        <w:rPr>
          <w:rFonts w:ascii="Arial" w:hAnsi="Arial" w:cs="Arial"/>
          <w:sz w:val="28"/>
          <w:szCs w:val="28"/>
        </w:rPr>
        <w:t>che</w:t>
      </w:r>
      <w:proofErr w:type="spellEnd"/>
      <w:r w:rsidR="008C0E4F">
        <w:rPr>
          <w:rFonts w:ascii="Arial" w:hAnsi="Arial" w:cs="Arial"/>
          <w:sz w:val="28"/>
          <w:szCs w:val="28"/>
        </w:rPr>
        <w:t xml:space="preserve">…? </w:t>
      </w:r>
      <w:r w:rsidR="008C0E4F" w:rsidRPr="00F02CDB">
        <w:rPr>
          <w:rFonts w:ascii="Arial" w:hAnsi="Arial" w:cs="Arial"/>
          <w:sz w:val="18"/>
          <w:szCs w:val="18"/>
        </w:rPr>
        <w:t xml:space="preserve">[Congregation </w:t>
      </w:r>
      <w:r w:rsidR="00063DA1" w:rsidRPr="00F02CDB">
        <w:rPr>
          <w:rFonts w:ascii="Arial" w:hAnsi="Arial" w:cs="Arial"/>
          <w:sz w:val="18"/>
          <w:szCs w:val="18"/>
        </w:rPr>
        <w:t>says, “</w:t>
      </w:r>
      <w:proofErr w:type="spellStart"/>
      <w:r w:rsidR="008C0E4F" w:rsidRPr="00F02CDB">
        <w:rPr>
          <w:rFonts w:ascii="Arial" w:hAnsi="Arial" w:cs="Arial"/>
          <w:sz w:val="18"/>
          <w:szCs w:val="18"/>
        </w:rPr>
        <w:t>chete</w:t>
      </w:r>
      <w:proofErr w:type="spellEnd"/>
      <w:r w:rsidR="008C0E4F" w:rsidRPr="00F02CDB">
        <w:rPr>
          <w:rFonts w:ascii="Arial" w:hAnsi="Arial" w:cs="Arial"/>
          <w:sz w:val="18"/>
          <w:szCs w:val="18"/>
        </w:rPr>
        <w:t>.”]</w:t>
      </w:r>
      <w:r w:rsidR="008C0E4F">
        <w:rPr>
          <w:rFonts w:ascii="Arial" w:hAnsi="Arial" w:cs="Arial"/>
          <w:sz w:val="28"/>
          <w:szCs w:val="28"/>
        </w:rPr>
        <w:t xml:space="preserve"> </w:t>
      </w:r>
      <w:r w:rsidR="002E6AD0">
        <w:rPr>
          <w:rFonts w:ascii="Arial" w:hAnsi="Arial" w:cs="Arial"/>
          <w:sz w:val="28"/>
          <w:szCs w:val="28"/>
        </w:rPr>
        <w:t xml:space="preserve">Kana wanga uri </w:t>
      </w:r>
      <w:proofErr w:type="spellStart"/>
      <w:r w:rsidR="002E6AD0">
        <w:rPr>
          <w:rFonts w:ascii="Arial" w:hAnsi="Arial" w:cs="Arial"/>
          <w:sz w:val="28"/>
          <w:szCs w:val="28"/>
        </w:rPr>
        <w:t>murombo</w:t>
      </w:r>
      <w:proofErr w:type="spellEnd"/>
      <w:r w:rsidR="002E6AD0">
        <w:rPr>
          <w:rFonts w:ascii="Arial" w:hAnsi="Arial" w:cs="Arial"/>
          <w:sz w:val="28"/>
          <w:szCs w:val="28"/>
        </w:rPr>
        <w:t xml:space="preserve"> usina basa, iye </w:t>
      </w:r>
      <w:proofErr w:type="spellStart"/>
      <w:r w:rsidR="002E6AD0">
        <w:rPr>
          <w:rFonts w:ascii="Arial" w:hAnsi="Arial" w:cs="Arial"/>
          <w:sz w:val="28"/>
          <w:szCs w:val="28"/>
        </w:rPr>
        <w:t>zvino</w:t>
      </w:r>
      <w:proofErr w:type="spellEnd"/>
      <w:r w:rsidR="002E6AD0">
        <w:rPr>
          <w:rFonts w:ascii="Arial" w:hAnsi="Arial" w:cs="Arial"/>
          <w:sz w:val="28"/>
          <w:szCs w:val="28"/>
        </w:rPr>
        <w:t xml:space="preserve"> right now </w:t>
      </w:r>
      <w:proofErr w:type="spellStart"/>
      <w:r w:rsidR="00DA228E">
        <w:rPr>
          <w:rFonts w:ascii="Arial" w:hAnsi="Arial" w:cs="Arial"/>
          <w:sz w:val="28"/>
          <w:szCs w:val="28"/>
        </w:rPr>
        <w:t>ukatora</w:t>
      </w:r>
      <w:proofErr w:type="spellEnd"/>
      <w:r w:rsidR="00DA228E">
        <w:rPr>
          <w:rFonts w:ascii="Arial" w:hAnsi="Arial" w:cs="Arial"/>
          <w:sz w:val="28"/>
          <w:szCs w:val="28"/>
        </w:rPr>
        <w:t xml:space="preserve"> Shoko raMwari </w:t>
      </w:r>
      <w:r w:rsidR="009D5099">
        <w:rPr>
          <w:rFonts w:ascii="Arial" w:hAnsi="Arial" w:cs="Arial"/>
          <w:sz w:val="28"/>
          <w:szCs w:val="28"/>
        </w:rPr>
        <w:t>serious</w:t>
      </w:r>
      <w:r w:rsidR="0096549D">
        <w:rPr>
          <w:rFonts w:ascii="Arial" w:hAnsi="Arial" w:cs="Arial"/>
          <w:sz w:val="28"/>
          <w:szCs w:val="28"/>
        </w:rPr>
        <w:t xml:space="preserve">ly, </w:t>
      </w:r>
      <w:proofErr w:type="spellStart"/>
      <w:r w:rsidR="0096549D">
        <w:rPr>
          <w:rFonts w:ascii="Arial" w:hAnsi="Arial" w:cs="Arial"/>
          <w:sz w:val="28"/>
          <w:szCs w:val="28"/>
        </w:rPr>
        <w:t>saizvozvi</w:t>
      </w:r>
      <w:proofErr w:type="spellEnd"/>
      <w:r w:rsidR="0096549D">
        <w:rPr>
          <w:rFonts w:ascii="Arial" w:hAnsi="Arial" w:cs="Arial"/>
          <w:sz w:val="28"/>
          <w:szCs w:val="28"/>
        </w:rPr>
        <w:t xml:space="preserve"> </w:t>
      </w:r>
      <w:proofErr w:type="spellStart"/>
      <w:r w:rsidR="0096549D">
        <w:rPr>
          <w:rFonts w:ascii="Arial" w:hAnsi="Arial" w:cs="Arial"/>
          <w:sz w:val="28"/>
          <w:szCs w:val="28"/>
        </w:rPr>
        <w:t>tichingopedza</w:t>
      </w:r>
      <w:proofErr w:type="spellEnd"/>
      <w:r w:rsidR="0096549D">
        <w:rPr>
          <w:rFonts w:ascii="Arial" w:hAnsi="Arial" w:cs="Arial"/>
          <w:sz w:val="28"/>
          <w:szCs w:val="28"/>
        </w:rPr>
        <w:t xml:space="preserve"> kunamata </w:t>
      </w:r>
      <w:proofErr w:type="spellStart"/>
      <w:r w:rsidR="003F2A20">
        <w:rPr>
          <w:rFonts w:ascii="Arial" w:hAnsi="Arial" w:cs="Arial"/>
          <w:sz w:val="28"/>
          <w:szCs w:val="28"/>
        </w:rPr>
        <w:t>kudai</w:t>
      </w:r>
      <w:proofErr w:type="spellEnd"/>
      <w:r w:rsidR="003F2A20">
        <w:rPr>
          <w:rFonts w:ascii="Arial" w:hAnsi="Arial" w:cs="Arial"/>
          <w:sz w:val="28"/>
          <w:szCs w:val="28"/>
        </w:rPr>
        <w:t xml:space="preserve">, </w:t>
      </w:r>
      <w:proofErr w:type="spellStart"/>
      <w:r w:rsidR="003F2A20">
        <w:rPr>
          <w:rFonts w:ascii="Arial" w:hAnsi="Arial" w:cs="Arial"/>
          <w:sz w:val="28"/>
          <w:szCs w:val="28"/>
        </w:rPr>
        <w:t>tichipinda</w:t>
      </w:r>
      <w:proofErr w:type="spellEnd"/>
      <w:r w:rsidR="003F2A20">
        <w:rPr>
          <w:rFonts w:ascii="Arial" w:hAnsi="Arial" w:cs="Arial"/>
          <w:sz w:val="28"/>
          <w:szCs w:val="28"/>
        </w:rPr>
        <w:t xml:space="preserve"> </w:t>
      </w:r>
      <w:proofErr w:type="spellStart"/>
      <w:r w:rsidR="003F2A20">
        <w:rPr>
          <w:rFonts w:ascii="Arial" w:hAnsi="Arial" w:cs="Arial"/>
          <w:sz w:val="28"/>
          <w:szCs w:val="28"/>
        </w:rPr>
        <w:t>mu</w:t>
      </w:r>
      <w:r w:rsidR="00D90179">
        <w:rPr>
          <w:rFonts w:ascii="Arial" w:hAnsi="Arial" w:cs="Arial"/>
          <w:sz w:val="28"/>
          <w:szCs w:val="28"/>
        </w:rPr>
        <w:t>muteuro</w:t>
      </w:r>
      <w:proofErr w:type="spellEnd"/>
      <w:r w:rsidR="00D90179">
        <w:rPr>
          <w:rFonts w:ascii="Arial" w:hAnsi="Arial" w:cs="Arial"/>
          <w:sz w:val="28"/>
          <w:szCs w:val="28"/>
        </w:rPr>
        <w:t xml:space="preserve">, </w:t>
      </w:r>
      <w:proofErr w:type="spellStart"/>
      <w:r w:rsidR="006A70AB">
        <w:rPr>
          <w:rFonts w:ascii="Arial" w:hAnsi="Arial" w:cs="Arial"/>
          <w:sz w:val="28"/>
          <w:szCs w:val="28"/>
        </w:rPr>
        <w:t>uchidana</w:t>
      </w:r>
      <w:proofErr w:type="spellEnd"/>
      <w:r w:rsidR="006A70AB">
        <w:rPr>
          <w:rFonts w:ascii="Arial" w:hAnsi="Arial" w:cs="Arial"/>
          <w:sz w:val="28"/>
          <w:szCs w:val="28"/>
        </w:rPr>
        <w:t xml:space="preserve"> </w:t>
      </w:r>
      <w:proofErr w:type="spellStart"/>
      <w:r w:rsidR="006A70AB">
        <w:rPr>
          <w:rFonts w:ascii="Arial" w:hAnsi="Arial" w:cs="Arial"/>
          <w:sz w:val="28"/>
          <w:szCs w:val="28"/>
        </w:rPr>
        <w:t>paZita</w:t>
      </w:r>
      <w:proofErr w:type="spellEnd"/>
      <w:r w:rsidR="006A70AB">
        <w:rPr>
          <w:rFonts w:ascii="Arial" w:hAnsi="Arial" w:cs="Arial"/>
          <w:sz w:val="28"/>
          <w:szCs w:val="28"/>
        </w:rPr>
        <w:t xml:space="preserve"> </w:t>
      </w:r>
      <w:r w:rsidR="00447CEB">
        <w:rPr>
          <w:rFonts w:ascii="Arial" w:hAnsi="Arial" w:cs="Arial"/>
          <w:sz w:val="28"/>
          <w:szCs w:val="28"/>
        </w:rPr>
        <w:t>raMwari</w:t>
      </w:r>
      <w:r w:rsidR="00BE457A">
        <w:rPr>
          <w:rFonts w:ascii="Arial" w:hAnsi="Arial" w:cs="Arial"/>
          <w:sz w:val="28"/>
          <w:szCs w:val="28"/>
        </w:rPr>
        <w:t>,</w:t>
      </w:r>
      <w:r w:rsidR="000B3F22">
        <w:rPr>
          <w:rFonts w:ascii="Arial" w:hAnsi="Arial" w:cs="Arial"/>
          <w:sz w:val="28"/>
          <w:szCs w:val="28"/>
        </w:rPr>
        <w:t xml:space="preserve"> </w:t>
      </w:r>
      <w:r w:rsidR="00AB59E1" w:rsidRPr="00F02CDB">
        <w:rPr>
          <w:rFonts w:ascii="Arial" w:hAnsi="Arial" w:cs="Arial"/>
          <w:sz w:val="18"/>
          <w:szCs w:val="18"/>
        </w:rPr>
        <w:t xml:space="preserve">[Congregation </w:t>
      </w:r>
      <w:r w:rsidR="00063DA1" w:rsidRPr="00F02CDB">
        <w:rPr>
          <w:rFonts w:ascii="Arial" w:hAnsi="Arial" w:cs="Arial"/>
          <w:sz w:val="18"/>
          <w:szCs w:val="18"/>
        </w:rPr>
        <w:t>says, “</w:t>
      </w:r>
      <w:r w:rsidR="00AB59E1" w:rsidRPr="00F02CDB">
        <w:rPr>
          <w:rFonts w:ascii="Arial" w:hAnsi="Arial" w:cs="Arial"/>
          <w:sz w:val="18"/>
          <w:szCs w:val="18"/>
        </w:rPr>
        <w:t>Amen/Hallelujah</w:t>
      </w:r>
      <w:r w:rsidR="00143A90" w:rsidRPr="00F02CDB">
        <w:rPr>
          <w:rFonts w:ascii="Arial" w:hAnsi="Arial" w:cs="Arial"/>
          <w:sz w:val="18"/>
          <w:szCs w:val="18"/>
        </w:rPr>
        <w:t>,</w:t>
      </w:r>
      <w:r w:rsidR="00AB59E1" w:rsidRPr="00F02CDB">
        <w:rPr>
          <w:rFonts w:ascii="Arial" w:hAnsi="Arial" w:cs="Arial"/>
          <w:sz w:val="18"/>
          <w:szCs w:val="18"/>
        </w:rPr>
        <w:t>”]</w:t>
      </w:r>
      <w:r w:rsidR="00B4091C">
        <w:rPr>
          <w:rFonts w:ascii="Arial" w:hAnsi="Arial" w:cs="Arial"/>
          <w:sz w:val="28"/>
          <w:szCs w:val="28"/>
        </w:rPr>
        <w:t xml:space="preserve"> </w:t>
      </w:r>
      <w:r w:rsidR="00754425">
        <w:rPr>
          <w:rFonts w:ascii="Arial" w:hAnsi="Arial" w:cs="Arial"/>
          <w:sz w:val="28"/>
          <w:szCs w:val="28"/>
        </w:rPr>
        <w:t xml:space="preserve">I tell you my brother </w:t>
      </w:r>
      <w:r w:rsidR="00060E2C">
        <w:rPr>
          <w:rFonts w:ascii="Arial" w:hAnsi="Arial" w:cs="Arial"/>
          <w:sz w:val="28"/>
          <w:szCs w:val="28"/>
        </w:rPr>
        <w:t xml:space="preserve">a lot can happen! </w:t>
      </w:r>
      <w:bookmarkStart w:id="80" w:name="_Hlk185404054"/>
      <w:r w:rsidR="0068326D" w:rsidRPr="00F02CDB">
        <w:rPr>
          <w:rFonts w:ascii="Arial" w:hAnsi="Arial" w:cs="Arial"/>
          <w:sz w:val="18"/>
          <w:szCs w:val="18"/>
        </w:rPr>
        <w:t xml:space="preserve">[Congregation </w:t>
      </w:r>
      <w:r w:rsidR="00063DA1" w:rsidRPr="00F02CDB">
        <w:rPr>
          <w:rFonts w:ascii="Arial" w:hAnsi="Arial" w:cs="Arial"/>
          <w:sz w:val="18"/>
          <w:szCs w:val="18"/>
        </w:rPr>
        <w:t>says, “</w:t>
      </w:r>
      <w:r w:rsidR="0068326D" w:rsidRPr="00F02CDB">
        <w:rPr>
          <w:rFonts w:ascii="Arial" w:hAnsi="Arial" w:cs="Arial"/>
          <w:sz w:val="18"/>
          <w:szCs w:val="18"/>
        </w:rPr>
        <w:t>Amen</w:t>
      </w:r>
      <w:r w:rsidR="003D734D" w:rsidRPr="00F02CDB">
        <w:rPr>
          <w:rFonts w:ascii="Arial" w:hAnsi="Arial" w:cs="Arial"/>
          <w:sz w:val="18"/>
          <w:szCs w:val="18"/>
        </w:rPr>
        <w:t>.</w:t>
      </w:r>
      <w:r w:rsidR="0068326D" w:rsidRPr="00F02CDB">
        <w:rPr>
          <w:rFonts w:ascii="Arial" w:hAnsi="Arial" w:cs="Arial"/>
          <w:sz w:val="18"/>
          <w:szCs w:val="18"/>
        </w:rPr>
        <w:t>”]</w:t>
      </w:r>
      <w:bookmarkEnd w:id="80"/>
    </w:p>
    <w:p w14:paraId="79DC17F2" w14:textId="77777777" w:rsidR="00321C3C" w:rsidRDefault="00EB6D5C" w:rsidP="00EE1207">
      <w:pPr>
        <w:jc w:val="both"/>
        <w:rPr>
          <w:rFonts w:ascii="Arial" w:hAnsi="Arial" w:cs="Arial"/>
          <w:sz w:val="28"/>
          <w:szCs w:val="28"/>
        </w:rPr>
      </w:pPr>
      <w:proofErr w:type="spellStart"/>
      <w:r>
        <w:rPr>
          <w:rFonts w:ascii="Arial" w:hAnsi="Arial" w:cs="Arial"/>
          <w:sz w:val="28"/>
          <w:szCs w:val="28"/>
        </w:rPr>
        <w:lastRenderedPageBreak/>
        <w:t>Handei</w:t>
      </w:r>
      <w:proofErr w:type="spellEnd"/>
      <w:r>
        <w:rPr>
          <w:rFonts w:ascii="Arial" w:hAnsi="Arial" w:cs="Arial"/>
          <w:sz w:val="28"/>
          <w:szCs w:val="28"/>
        </w:rPr>
        <w:t xml:space="preserve"> m</w:t>
      </w:r>
      <w:r w:rsidR="000F7FBE">
        <w:rPr>
          <w:rFonts w:ascii="Arial" w:hAnsi="Arial" w:cs="Arial"/>
          <w:sz w:val="28"/>
          <w:szCs w:val="28"/>
        </w:rPr>
        <w:t xml:space="preserve">beri </w:t>
      </w:r>
      <w:proofErr w:type="spellStart"/>
      <w:r w:rsidR="00EB0596">
        <w:rPr>
          <w:rFonts w:ascii="Arial" w:hAnsi="Arial" w:cs="Arial"/>
          <w:sz w:val="28"/>
          <w:szCs w:val="28"/>
        </w:rPr>
        <w:t>tione</w:t>
      </w:r>
      <w:proofErr w:type="spellEnd"/>
      <w:r w:rsidR="00EB0596">
        <w:rPr>
          <w:rFonts w:ascii="Arial" w:hAnsi="Arial" w:cs="Arial"/>
          <w:sz w:val="28"/>
          <w:szCs w:val="28"/>
        </w:rPr>
        <w:t xml:space="preserve">, verse 2 </w:t>
      </w:r>
      <w:proofErr w:type="spellStart"/>
      <w:r w:rsidR="00EB0596">
        <w:rPr>
          <w:rFonts w:ascii="Arial" w:hAnsi="Arial" w:cs="Arial"/>
          <w:sz w:val="28"/>
          <w:szCs w:val="28"/>
        </w:rPr>
        <w:t>tese</w:t>
      </w:r>
      <w:proofErr w:type="spellEnd"/>
      <w:r w:rsidR="00321C3C">
        <w:rPr>
          <w:rFonts w:ascii="Arial" w:hAnsi="Arial" w:cs="Arial"/>
          <w:sz w:val="28"/>
          <w:szCs w:val="28"/>
        </w:rPr>
        <w:t xml:space="preserve">. </w:t>
      </w:r>
    </w:p>
    <w:p w14:paraId="3DB09F4A" w14:textId="6715F2EC" w:rsidR="001F1493" w:rsidRPr="00800E4C" w:rsidRDefault="001F1493" w:rsidP="008A4E84">
      <w:pPr>
        <w:ind w:left="720"/>
        <w:jc w:val="both"/>
        <w:rPr>
          <w:rFonts w:ascii="Arial" w:hAnsi="Arial" w:cs="Arial"/>
          <w:i/>
          <w:iCs/>
          <w:sz w:val="28"/>
          <w:szCs w:val="28"/>
        </w:rPr>
      </w:pPr>
      <w:r w:rsidRPr="00800E4C">
        <w:rPr>
          <w:rFonts w:ascii="Arial" w:hAnsi="Arial" w:cs="Arial"/>
          <w:i/>
          <w:iCs/>
          <w:sz w:val="28"/>
          <w:szCs w:val="28"/>
        </w:rPr>
        <w:t xml:space="preserve">And shalt return unto the Lord thy God, and shalt obey </w:t>
      </w:r>
      <w:r w:rsidR="007B0CAC">
        <w:rPr>
          <w:rFonts w:ascii="Arial" w:hAnsi="Arial" w:cs="Arial"/>
          <w:i/>
          <w:iCs/>
          <w:sz w:val="28"/>
          <w:szCs w:val="28"/>
        </w:rPr>
        <w:t>H</w:t>
      </w:r>
      <w:r w:rsidRPr="00800E4C">
        <w:rPr>
          <w:rFonts w:ascii="Arial" w:hAnsi="Arial" w:cs="Arial"/>
          <w:i/>
          <w:iCs/>
          <w:sz w:val="28"/>
          <w:szCs w:val="28"/>
        </w:rPr>
        <w:t>is voice according to all that I command thee this day, thou</w:t>
      </w:r>
      <w:r w:rsidR="00804F7B">
        <w:rPr>
          <w:rFonts w:ascii="Arial" w:hAnsi="Arial" w:cs="Arial"/>
          <w:i/>
          <w:iCs/>
          <w:sz w:val="28"/>
          <w:szCs w:val="28"/>
        </w:rPr>
        <w:t xml:space="preserve"> </w:t>
      </w:r>
      <w:r w:rsidR="00804F7B" w:rsidRPr="00804F7B">
        <w:rPr>
          <w:rFonts w:ascii="Arial" w:hAnsi="Arial" w:cs="Arial"/>
          <w:sz w:val="28"/>
          <w:szCs w:val="28"/>
        </w:rPr>
        <w:t>[Apostle Gumbura reads with Congregation]</w:t>
      </w:r>
      <w:r w:rsidRPr="00800E4C">
        <w:rPr>
          <w:rFonts w:ascii="Arial" w:hAnsi="Arial" w:cs="Arial"/>
          <w:i/>
          <w:iCs/>
          <w:sz w:val="28"/>
          <w:szCs w:val="28"/>
        </w:rPr>
        <w:t xml:space="preserve"> and thy children, with all thine heart, and with all thy </w:t>
      </w:r>
      <w:proofErr w:type="gramStart"/>
      <w:r w:rsidRPr="00800E4C">
        <w:rPr>
          <w:rFonts w:ascii="Arial" w:hAnsi="Arial" w:cs="Arial"/>
          <w:i/>
          <w:iCs/>
          <w:sz w:val="28"/>
          <w:szCs w:val="28"/>
        </w:rPr>
        <w:t>soul;</w:t>
      </w:r>
      <w:proofErr w:type="gramEnd"/>
    </w:p>
    <w:p w14:paraId="5F721712" w14:textId="551176FA" w:rsidR="00B4381F" w:rsidRPr="00800E4C" w:rsidRDefault="001F1493" w:rsidP="008A4E84">
      <w:pPr>
        <w:ind w:left="720"/>
        <w:jc w:val="both"/>
        <w:rPr>
          <w:rFonts w:ascii="Arial" w:hAnsi="Arial" w:cs="Arial"/>
          <w:i/>
          <w:iCs/>
          <w:sz w:val="28"/>
          <w:szCs w:val="28"/>
        </w:rPr>
      </w:pPr>
      <w:r w:rsidRPr="00800E4C">
        <w:rPr>
          <w:rFonts w:ascii="Arial" w:hAnsi="Arial" w:cs="Arial"/>
          <w:i/>
          <w:iCs/>
          <w:sz w:val="28"/>
          <w:szCs w:val="28"/>
        </w:rPr>
        <w:t>That then the Lord thy God will turn thy captivity, and have compassion upon thee, and will return and gather thee from all the nations, whither the Lord thy God hath scattered thee.</w:t>
      </w:r>
      <w:r w:rsidR="00AB59E1" w:rsidRPr="00800E4C">
        <w:rPr>
          <w:rFonts w:ascii="Arial" w:hAnsi="Arial" w:cs="Arial"/>
          <w:i/>
          <w:iCs/>
          <w:sz w:val="28"/>
          <w:szCs w:val="28"/>
        </w:rPr>
        <w:t xml:space="preserve"> </w:t>
      </w:r>
      <w:r w:rsidR="002E6AD0" w:rsidRPr="00800E4C">
        <w:rPr>
          <w:rFonts w:ascii="Arial" w:hAnsi="Arial" w:cs="Arial"/>
          <w:i/>
          <w:iCs/>
          <w:sz w:val="28"/>
          <w:szCs w:val="28"/>
        </w:rPr>
        <w:t xml:space="preserve"> </w:t>
      </w:r>
    </w:p>
    <w:p w14:paraId="19E7A49B" w14:textId="4601FA0A" w:rsidR="00933606" w:rsidRPr="00800E4C" w:rsidRDefault="00933606" w:rsidP="008A4E84">
      <w:pPr>
        <w:ind w:left="720"/>
        <w:jc w:val="both"/>
        <w:rPr>
          <w:rFonts w:ascii="Arial" w:hAnsi="Arial" w:cs="Arial"/>
          <w:i/>
          <w:iCs/>
          <w:sz w:val="28"/>
          <w:szCs w:val="28"/>
        </w:rPr>
      </w:pPr>
      <w:r w:rsidRPr="00800E4C">
        <w:rPr>
          <w:rFonts w:ascii="Arial" w:hAnsi="Arial" w:cs="Arial"/>
          <w:i/>
          <w:iCs/>
          <w:sz w:val="28"/>
          <w:szCs w:val="28"/>
        </w:rPr>
        <w:t xml:space="preserve">If any of thine be driven out unto the outmost parts of heaven, from thence will the Lord thy God gather thee, and from thence will </w:t>
      </w:r>
      <w:r w:rsidR="007B0CAC">
        <w:rPr>
          <w:rFonts w:ascii="Arial" w:hAnsi="Arial" w:cs="Arial"/>
          <w:i/>
          <w:iCs/>
          <w:sz w:val="28"/>
          <w:szCs w:val="28"/>
        </w:rPr>
        <w:t>H</w:t>
      </w:r>
      <w:r w:rsidRPr="00800E4C">
        <w:rPr>
          <w:rFonts w:ascii="Arial" w:hAnsi="Arial" w:cs="Arial"/>
          <w:i/>
          <w:iCs/>
          <w:sz w:val="28"/>
          <w:szCs w:val="28"/>
        </w:rPr>
        <w:t>e fetch thee:</w:t>
      </w:r>
    </w:p>
    <w:p w14:paraId="738CBB1F" w14:textId="646569AE" w:rsidR="00933606" w:rsidRDefault="00933606" w:rsidP="008A4E84">
      <w:pPr>
        <w:ind w:left="720"/>
        <w:jc w:val="both"/>
        <w:rPr>
          <w:rFonts w:ascii="Arial" w:hAnsi="Arial" w:cs="Arial"/>
          <w:i/>
          <w:iCs/>
          <w:sz w:val="28"/>
          <w:szCs w:val="28"/>
        </w:rPr>
      </w:pPr>
      <w:r w:rsidRPr="00800E4C">
        <w:rPr>
          <w:rFonts w:ascii="Arial" w:hAnsi="Arial" w:cs="Arial"/>
          <w:i/>
          <w:iCs/>
          <w:sz w:val="28"/>
          <w:szCs w:val="28"/>
        </w:rPr>
        <w:t xml:space="preserve">And the Lord thy God will bring thee into the land which thy fathers possessed, and thou shalt possess it; and </w:t>
      </w:r>
      <w:r w:rsidR="007B0CAC">
        <w:rPr>
          <w:rFonts w:ascii="Arial" w:hAnsi="Arial" w:cs="Arial"/>
          <w:i/>
          <w:iCs/>
          <w:sz w:val="28"/>
          <w:szCs w:val="28"/>
        </w:rPr>
        <w:t>H</w:t>
      </w:r>
      <w:r w:rsidRPr="00800E4C">
        <w:rPr>
          <w:rFonts w:ascii="Arial" w:hAnsi="Arial" w:cs="Arial"/>
          <w:i/>
          <w:iCs/>
          <w:sz w:val="28"/>
          <w:szCs w:val="28"/>
        </w:rPr>
        <w:t xml:space="preserve">e will do thee </w:t>
      </w:r>
      <w:r w:rsidR="00F02CDB" w:rsidRPr="00800E4C">
        <w:rPr>
          <w:rFonts w:ascii="Arial" w:hAnsi="Arial" w:cs="Arial"/>
          <w:i/>
          <w:iCs/>
          <w:sz w:val="28"/>
          <w:szCs w:val="28"/>
        </w:rPr>
        <w:t>good</w:t>
      </w:r>
      <w:r w:rsidR="00F02CDB">
        <w:rPr>
          <w:rFonts w:ascii="Arial" w:hAnsi="Arial" w:cs="Arial"/>
          <w:i/>
          <w:iCs/>
          <w:sz w:val="28"/>
          <w:szCs w:val="28"/>
        </w:rPr>
        <w:t xml:space="preserve"> and</w:t>
      </w:r>
      <w:r w:rsidRPr="00800E4C">
        <w:rPr>
          <w:rFonts w:ascii="Arial" w:hAnsi="Arial" w:cs="Arial"/>
          <w:i/>
          <w:iCs/>
          <w:sz w:val="28"/>
          <w:szCs w:val="28"/>
        </w:rPr>
        <w:t xml:space="preserve"> multiply thee above thy fathers.</w:t>
      </w:r>
    </w:p>
    <w:p w14:paraId="08E8D930" w14:textId="68A2E677" w:rsidR="00800E4C" w:rsidRDefault="003670C6" w:rsidP="00EE1207">
      <w:pPr>
        <w:spacing w:line="240" w:lineRule="auto"/>
        <w:jc w:val="both"/>
        <w:rPr>
          <w:rFonts w:ascii="Arial" w:hAnsi="Arial" w:cs="Arial"/>
          <w:sz w:val="28"/>
          <w:szCs w:val="28"/>
        </w:rPr>
      </w:pPr>
      <w:r>
        <w:rPr>
          <w:rFonts w:ascii="Arial" w:hAnsi="Arial" w:cs="Arial"/>
          <w:sz w:val="28"/>
          <w:szCs w:val="28"/>
          <w:vertAlign w:val="superscript"/>
        </w:rPr>
        <w:t xml:space="preserve">176 </w:t>
      </w:r>
      <w:r w:rsidR="00534101" w:rsidRPr="00534101">
        <w:rPr>
          <w:rFonts w:ascii="Arial" w:hAnsi="Arial" w:cs="Arial"/>
          <w:sz w:val="18"/>
          <w:szCs w:val="28"/>
        </w:rPr>
        <w:t xml:space="preserve">[Congregation says, “Amen.”] </w:t>
      </w:r>
      <w:r w:rsidR="0083642E">
        <w:rPr>
          <w:rFonts w:ascii="Arial" w:hAnsi="Arial" w:cs="Arial"/>
          <w:sz w:val="28"/>
          <w:szCs w:val="28"/>
        </w:rPr>
        <w:t xml:space="preserve">Ndoda Amen </w:t>
      </w:r>
      <w:proofErr w:type="spellStart"/>
      <w:r w:rsidR="0083642E">
        <w:rPr>
          <w:rFonts w:ascii="Arial" w:hAnsi="Arial" w:cs="Arial"/>
          <w:sz w:val="28"/>
          <w:szCs w:val="28"/>
        </w:rPr>
        <w:t>akadarika</w:t>
      </w:r>
      <w:proofErr w:type="spellEnd"/>
      <w:r w:rsidR="0083642E">
        <w:rPr>
          <w:rFonts w:ascii="Arial" w:hAnsi="Arial" w:cs="Arial"/>
          <w:sz w:val="28"/>
          <w:szCs w:val="28"/>
        </w:rPr>
        <w:t xml:space="preserve"> Amen apo</w:t>
      </w:r>
      <w:r w:rsidR="007B0CAC">
        <w:rPr>
          <w:rFonts w:ascii="Arial" w:hAnsi="Arial" w:cs="Arial"/>
          <w:sz w:val="28"/>
          <w:szCs w:val="28"/>
        </w:rPr>
        <w:t>!</w:t>
      </w:r>
      <w:r w:rsidR="0083642E">
        <w:rPr>
          <w:rFonts w:ascii="Arial" w:hAnsi="Arial" w:cs="Arial"/>
          <w:sz w:val="28"/>
          <w:szCs w:val="28"/>
        </w:rPr>
        <w:t xml:space="preserve"> </w:t>
      </w:r>
      <w:r w:rsidR="00534101" w:rsidRPr="00534101">
        <w:rPr>
          <w:rFonts w:ascii="Arial" w:hAnsi="Arial" w:cs="Arial"/>
          <w:sz w:val="18"/>
          <w:szCs w:val="28"/>
        </w:rPr>
        <w:t xml:space="preserve">[Congregation says, “Amen.”] </w:t>
      </w:r>
      <w:r w:rsidR="005D7366">
        <w:rPr>
          <w:rFonts w:ascii="Arial" w:hAnsi="Arial" w:cs="Arial"/>
          <w:sz w:val="28"/>
          <w:szCs w:val="28"/>
        </w:rPr>
        <w:t xml:space="preserve">Toda Amen </w:t>
      </w:r>
      <w:proofErr w:type="spellStart"/>
      <w:r w:rsidR="005D7366">
        <w:rPr>
          <w:rFonts w:ascii="Arial" w:hAnsi="Arial" w:cs="Arial"/>
          <w:sz w:val="28"/>
          <w:szCs w:val="28"/>
        </w:rPr>
        <w:t>akadarika</w:t>
      </w:r>
      <w:proofErr w:type="spellEnd"/>
      <w:r w:rsidR="005D7366">
        <w:rPr>
          <w:rFonts w:ascii="Arial" w:hAnsi="Arial" w:cs="Arial"/>
          <w:sz w:val="28"/>
          <w:szCs w:val="28"/>
        </w:rPr>
        <w:t xml:space="preserve"> i</w:t>
      </w:r>
      <w:r w:rsidR="00867785">
        <w:rPr>
          <w:rFonts w:ascii="Arial" w:hAnsi="Arial" w:cs="Arial"/>
          <w:sz w:val="28"/>
          <w:szCs w:val="28"/>
        </w:rPr>
        <w:t>papo</w:t>
      </w:r>
      <w:r w:rsidR="007B0CAC">
        <w:rPr>
          <w:rFonts w:ascii="Arial" w:hAnsi="Arial" w:cs="Arial"/>
          <w:sz w:val="28"/>
          <w:szCs w:val="28"/>
        </w:rPr>
        <w:t xml:space="preserve">! </w:t>
      </w:r>
      <w:r w:rsidR="00534101" w:rsidRPr="00534101">
        <w:rPr>
          <w:rFonts w:ascii="Arial" w:hAnsi="Arial" w:cs="Arial"/>
          <w:sz w:val="18"/>
          <w:szCs w:val="28"/>
        </w:rPr>
        <w:t xml:space="preserve">[Congregation says, “Amen.”] </w:t>
      </w:r>
      <w:r w:rsidR="009B242A">
        <w:rPr>
          <w:rFonts w:ascii="Arial" w:hAnsi="Arial" w:cs="Arial"/>
          <w:sz w:val="28"/>
          <w:szCs w:val="28"/>
        </w:rPr>
        <w:t>Handisi</w:t>
      </w:r>
      <w:r w:rsidR="00AB6F77">
        <w:rPr>
          <w:rFonts w:ascii="Arial" w:hAnsi="Arial" w:cs="Arial"/>
          <w:sz w:val="28"/>
          <w:szCs w:val="28"/>
        </w:rPr>
        <w:t xml:space="preserve"> </w:t>
      </w:r>
      <w:proofErr w:type="spellStart"/>
      <w:r w:rsidR="00AB6F77">
        <w:rPr>
          <w:rFonts w:ascii="Arial" w:hAnsi="Arial" w:cs="Arial"/>
          <w:sz w:val="28"/>
          <w:szCs w:val="28"/>
        </w:rPr>
        <w:t>kumunzwa</w:t>
      </w:r>
      <w:proofErr w:type="spellEnd"/>
      <w:r w:rsidR="00AB6F77">
        <w:rPr>
          <w:rFonts w:ascii="Arial" w:hAnsi="Arial" w:cs="Arial"/>
          <w:sz w:val="28"/>
          <w:szCs w:val="28"/>
        </w:rPr>
        <w:t xml:space="preserve"> Amen </w:t>
      </w:r>
      <w:proofErr w:type="spellStart"/>
      <w:r w:rsidR="00AB6F77">
        <w:rPr>
          <w:rFonts w:ascii="Arial" w:hAnsi="Arial" w:cs="Arial"/>
          <w:sz w:val="28"/>
          <w:szCs w:val="28"/>
        </w:rPr>
        <w:t>iyeye</w:t>
      </w:r>
      <w:proofErr w:type="spellEnd"/>
      <w:r w:rsidR="007B0CAC">
        <w:rPr>
          <w:rFonts w:ascii="Arial" w:hAnsi="Arial" w:cs="Arial"/>
          <w:sz w:val="28"/>
          <w:szCs w:val="28"/>
        </w:rPr>
        <w:t>!</w:t>
      </w:r>
      <w:r w:rsidR="00AB6F77">
        <w:rPr>
          <w:rFonts w:ascii="Arial" w:hAnsi="Arial" w:cs="Arial"/>
          <w:sz w:val="28"/>
          <w:szCs w:val="28"/>
        </w:rPr>
        <w:t xml:space="preserve"> </w:t>
      </w:r>
      <w:r w:rsidR="00534101" w:rsidRPr="00534101">
        <w:rPr>
          <w:rFonts w:ascii="Arial" w:hAnsi="Arial" w:cs="Arial"/>
          <w:sz w:val="18"/>
          <w:szCs w:val="28"/>
        </w:rPr>
        <w:t xml:space="preserve">[Congregation says, “Amen.”] </w:t>
      </w:r>
    </w:p>
    <w:p w14:paraId="141643FE" w14:textId="7469C7B0" w:rsidR="00777CCB" w:rsidRDefault="003670C6" w:rsidP="00EE1207">
      <w:pPr>
        <w:jc w:val="both"/>
        <w:rPr>
          <w:rFonts w:ascii="Arial" w:hAnsi="Arial" w:cs="Arial"/>
          <w:sz w:val="28"/>
          <w:szCs w:val="28"/>
        </w:rPr>
      </w:pPr>
      <w:r>
        <w:rPr>
          <w:rFonts w:ascii="Arial" w:hAnsi="Arial" w:cs="Arial"/>
          <w:sz w:val="28"/>
          <w:szCs w:val="28"/>
          <w:vertAlign w:val="superscript"/>
        </w:rPr>
        <w:t xml:space="preserve">177 </w:t>
      </w:r>
      <w:r w:rsidR="00AB6F77">
        <w:rPr>
          <w:rFonts w:ascii="Arial" w:hAnsi="Arial" w:cs="Arial"/>
          <w:sz w:val="28"/>
          <w:szCs w:val="28"/>
        </w:rPr>
        <w:t xml:space="preserve">Hanzi kana </w:t>
      </w:r>
      <w:proofErr w:type="spellStart"/>
      <w:r w:rsidR="00AB6F77">
        <w:rPr>
          <w:rFonts w:ascii="Arial" w:hAnsi="Arial" w:cs="Arial"/>
          <w:sz w:val="28"/>
          <w:szCs w:val="28"/>
        </w:rPr>
        <w:t>mukangodzoka</w:t>
      </w:r>
      <w:proofErr w:type="spellEnd"/>
      <w:r w:rsidR="00AB6F77">
        <w:rPr>
          <w:rFonts w:ascii="Arial" w:hAnsi="Arial" w:cs="Arial"/>
          <w:sz w:val="28"/>
          <w:szCs w:val="28"/>
        </w:rPr>
        <w:t xml:space="preserve"> </w:t>
      </w:r>
      <w:proofErr w:type="spellStart"/>
      <w:r w:rsidR="00AB6F77">
        <w:rPr>
          <w:rFonts w:ascii="Arial" w:hAnsi="Arial" w:cs="Arial"/>
          <w:sz w:val="28"/>
          <w:szCs w:val="28"/>
        </w:rPr>
        <w:t>chete</w:t>
      </w:r>
      <w:proofErr w:type="spellEnd"/>
      <w:r w:rsidR="00AB6F77">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AB6F77">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522E97">
        <w:rPr>
          <w:rFonts w:ascii="Arial" w:hAnsi="Arial" w:cs="Arial"/>
          <w:sz w:val="28"/>
          <w:szCs w:val="28"/>
        </w:rPr>
        <w:t>C</w:t>
      </w:r>
      <w:r w:rsidR="009B242A">
        <w:rPr>
          <w:rFonts w:ascii="Arial" w:hAnsi="Arial" w:cs="Arial"/>
          <w:sz w:val="28"/>
          <w:szCs w:val="28"/>
        </w:rPr>
        <w:t>hisiyana</w:t>
      </w:r>
      <w:proofErr w:type="spellEnd"/>
      <w:r w:rsidR="009B242A">
        <w:rPr>
          <w:rFonts w:ascii="Arial" w:hAnsi="Arial" w:cs="Arial"/>
          <w:sz w:val="28"/>
          <w:szCs w:val="28"/>
        </w:rPr>
        <w:t xml:space="preserve"> </w:t>
      </w:r>
      <w:proofErr w:type="spellStart"/>
      <w:r w:rsidR="009B242A">
        <w:rPr>
          <w:rFonts w:ascii="Arial" w:hAnsi="Arial" w:cs="Arial"/>
          <w:sz w:val="28"/>
          <w:szCs w:val="28"/>
        </w:rPr>
        <w:t>nezve</w:t>
      </w:r>
      <w:proofErr w:type="spellEnd"/>
      <w:r w:rsidR="009B242A">
        <w:rPr>
          <w:rFonts w:ascii="Arial" w:hAnsi="Arial" w:cs="Arial"/>
          <w:sz w:val="28"/>
          <w:szCs w:val="28"/>
        </w:rPr>
        <w:t xml:space="preserve"> kunyenga vasikana </w:t>
      </w:r>
      <w:proofErr w:type="spellStart"/>
      <w:r w:rsidR="00505B19">
        <w:rPr>
          <w:rFonts w:ascii="Arial" w:hAnsi="Arial" w:cs="Arial"/>
          <w:sz w:val="28"/>
          <w:szCs w:val="28"/>
        </w:rPr>
        <w:t>venyi</w:t>
      </w:r>
      <w:proofErr w:type="spellEnd"/>
      <w:r w:rsidR="00505B19">
        <w:rPr>
          <w:rFonts w:ascii="Arial" w:hAnsi="Arial" w:cs="Arial"/>
          <w:sz w:val="28"/>
          <w:szCs w:val="28"/>
        </w:rPr>
        <w:t xml:space="preserve">…? </w:t>
      </w:r>
      <w:r w:rsidR="00505B19" w:rsidRPr="00F02CDB">
        <w:rPr>
          <w:rFonts w:ascii="Arial" w:hAnsi="Arial" w:cs="Arial"/>
          <w:sz w:val="18"/>
          <w:szCs w:val="18"/>
        </w:rPr>
        <w:t xml:space="preserve">[Congregation </w:t>
      </w:r>
      <w:r w:rsidR="00063DA1" w:rsidRPr="00F02CDB">
        <w:rPr>
          <w:rFonts w:ascii="Arial" w:hAnsi="Arial" w:cs="Arial"/>
          <w:sz w:val="18"/>
          <w:szCs w:val="18"/>
        </w:rPr>
        <w:t>says, “</w:t>
      </w:r>
      <w:proofErr w:type="spellStart"/>
      <w:r w:rsidR="00505B19" w:rsidRPr="00F02CDB">
        <w:rPr>
          <w:rFonts w:ascii="Arial" w:hAnsi="Arial" w:cs="Arial"/>
          <w:sz w:val="18"/>
          <w:szCs w:val="18"/>
        </w:rPr>
        <w:t>venyika</w:t>
      </w:r>
      <w:proofErr w:type="spellEnd"/>
      <w:r w:rsidR="00505B19" w:rsidRPr="00F02CDB">
        <w:rPr>
          <w:rFonts w:ascii="Arial" w:hAnsi="Arial" w:cs="Arial"/>
          <w:sz w:val="18"/>
          <w:szCs w:val="18"/>
        </w:rPr>
        <w:t>.”]</w:t>
      </w:r>
      <w:r w:rsidR="00505B19">
        <w:rPr>
          <w:rFonts w:ascii="Arial" w:hAnsi="Arial" w:cs="Arial"/>
          <w:sz w:val="28"/>
          <w:szCs w:val="28"/>
        </w:rPr>
        <w:t xml:space="preserve"> Siya </w:t>
      </w:r>
      <w:proofErr w:type="spellStart"/>
      <w:r w:rsidR="005B5CBF">
        <w:rPr>
          <w:rFonts w:ascii="Arial" w:hAnsi="Arial" w:cs="Arial"/>
          <w:sz w:val="28"/>
          <w:szCs w:val="28"/>
        </w:rPr>
        <w:t>nezvekurova</w:t>
      </w:r>
      <w:proofErr w:type="spellEnd"/>
      <w:r w:rsidR="005B5CBF">
        <w:rPr>
          <w:rFonts w:ascii="Arial" w:hAnsi="Arial" w:cs="Arial"/>
          <w:sz w:val="28"/>
          <w:szCs w:val="28"/>
        </w:rPr>
        <w:t xml:space="preserve"> </w:t>
      </w:r>
      <w:proofErr w:type="spellStart"/>
      <w:r w:rsidR="005B5CBF">
        <w:rPr>
          <w:rFonts w:ascii="Arial" w:hAnsi="Arial" w:cs="Arial"/>
          <w:sz w:val="28"/>
          <w:szCs w:val="28"/>
        </w:rPr>
        <w:t>maku</w:t>
      </w:r>
      <w:proofErr w:type="spellEnd"/>
      <w:r w:rsidR="005B5CBF">
        <w:rPr>
          <w:rFonts w:ascii="Arial" w:hAnsi="Arial" w:cs="Arial"/>
          <w:sz w:val="28"/>
          <w:szCs w:val="28"/>
        </w:rPr>
        <w:t xml:space="preserve">…? </w:t>
      </w:r>
      <w:r w:rsidR="005B5CBF" w:rsidRPr="00F02CDB">
        <w:rPr>
          <w:rFonts w:ascii="Arial" w:hAnsi="Arial" w:cs="Arial"/>
          <w:sz w:val="18"/>
          <w:szCs w:val="18"/>
        </w:rPr>
        <w:t xml:space="preserve">[Congregation </w:t>
      </w:r>
      <w:r w:rsidR="00063DA1" w:rsidRPr="00F02CDB">
        <w:rPr>
          <w:rFonts w:ascii="Arial" w:hAnsi="Arial" w:cs="Arial"/>
          <w:sz w:val="18"/>
          <w:szCs w:val="18"/>
        </w:rPr>
        <w:t>says, “</w:t>
      </w:r>
      <w:r w:rsidR="005B5CBF" w:rsidRPr="00F02CDB">
        <w:rPr>
          <w:rFonts w:ascii="Arial" w:hAnsi="Arial" w:cs="Arial"/>
          <w:sz w:val="18"/>
          <w:szCs w:val="18"/>
        </w:rPr>
        <w:t>makuva.”]</w:t>
      </w:r>
      <w:r w:rsidR="005B5CBF">
        <w:rPr>
          <w:rFonts w:ascii="Arial" w:hAnsi="Arial" w:cs="Arial"/>
          <w:sz w:val="28"/>
          <w:szCs w:val="28"/>
        </w:rPr>
        <w:t xml:space="preserve"> </w:t>
      </w:r>
      <w:r w:rsidR="0047712C">
        <w:rPr>
          <w:rFonts w:ascii="Arial" w:hAnsi="Arial" w:cs="Arial"/>
          <w:sz w:val="28"/>
          <w:szCs w:val="28"/>
        </w:rPr>
        <w:t xml:space="preserve">Siya </w:t>
      </w:r>
      <w:proofErr w:type="spellStart"/>
      <w:r w:rsidR="0047712C">
        <w:rPr>
          <w:rFonts w:ascii="Arial" w:hAnsi="Arial" w:cs="Arial"/>
          <w:sz w:val="28"/>
          <w:szCs w:val="28"/>
        </w:rPr>
        <w:t>zvekuda</w:t>
      </w:r>
      <w:proofErr w:type="spellEnd"/>
      <w:r w:rsidR="0047712C">
        <w:rPr>
          <w:rFonts w:ascii="Arial" w:hAnsi="Arial" w:cs="Arial"/>
          <w:sz w:val="28"/>
          <w:szCs w:val="28"/>
        </w:rPr>
        <w:t xml:space="preserve"> nyika </w:t>
      </w:r>
      <w:proofErr w:type="spellStart"/>
      <w:r w:rsidR="0047712C">
        <w:rPr>
          <w:rFonts w:ascii="Arial" w:hAnsi="Arial" w:cs="Arial"/>
          <w:sz w:val="28"/>
          <w:szCs w:val="28"/>
        </w:rPr>
        <w:t>netsika</w:t>
      </w:r>
      <w:proofErr w:type="spellEnd"/>
      <w:r w:rsidR="0047712C">
        <w:rPr>
          <w:rFonts w:ascii="Arial" w:hAnsi="Arial" w:cs="Arial"/>
          <w:sz w:val="28"/>
          <w:szCs w:val="28"/>
        </w:rPr>
        <w:t xml:space="preserve"> </w:t>
      </w:r>
      <w:proofErr w:type="spellStart"/>
      <w:r w:rsidR="0047712C">
        <w:rPr>
          <w:rFonts w:ascii="Arial" w:hAnsi="Arial" w:cs="Arial"/>
          <w:sz w:val="28"/>
          <w:szCs w:val="28"/>
        </w:rPr>
        <w:t>dzaani</w:t>
      </w:r>
      <w:proofErr w:type="spellEnd"/>
      <w:r w:rsidR="0047712C">
        <w:rPr>
          <w:rFonts w:ascii="Arial" w:hAnsi="Arial" w:cs="Arial"/>
          <w:sz w:val="28"/>
          <w:szCs w:val="28"/>
        </w:rPr>
        <w:t xml:space="preserve">…? </w:t>
      </w:r>
      <w:r w:rsidR="0047712C" w:rsidRPr="00F02CDB">
        <w:rPr>
          <w:rFonts w:ascii="Arial" w:hAnsi="Arial" w:cs="Arial"/>
          <w:sz w:val="18"/>
          <w:szCs w:val="18"/>
        </w:rPr>
        <w:t xml:space="preserve">[Congregation </w:t>
      </w:r>
      <w:r w:rsidR="00063DA1" w:rsidRPr="00F02CDB">
        <w:rPr>
          <w:rFonts w:ascii="Arial" w:hAnsi="Arial" w:cs="Arial"/>
          <w:sz w:val="18"/>
          <w:szCs w:val="18"/>
        </w:rPr>
        <w:t>says, “</w:t>
      </w:r>
      <w:proofErr w:type="spellStart"/>
      <w:r w:rsidR="0047712C" w:rsidRPr="00F02CDB">
        <w:rPr>
          <w:rFonts w:ascii="Arial" w:hAnsi="Arial" w:cs="Arial"/>
          <w:sz w:val="18"/>
          <w:szCs w:val="18"/>
        </w:rPr>
        <w:t>dzayo</w:t>
      </w:r>
      <w:proofErr w:type="spellEnd"/>
      <w:r w:rsidR="0047712C" w:rsidRPr="00F02CDB">
        <w:rPr>
          <w:rFonts w:ascii="Arial" w:hAnsi="Arial" w:cs="Arial"/>
          <w:sz w:val="18"/>
          <w:szCs w:val="18"/>
        </w:rPr>
        <w:t>.”]</w:t>
      </w:r>
      <w:r w:rsidR="0047712C">
        <w:rPr>
          <w:rFonts w:ascii="Arial" w:hAnsi="Arial" w:cs="Arial"/>
          <w:sz w:val="28"/>
          <w:szCs w:val="28"/>
        </w:rPr>
        <w:t xml:space="preserve"> </w:t>
      </w:r>
      <w:r w:rsidR="008D6819">
        <w:rPr>
          <w:rFonts w:ascii="Arial" w:hAnsi="Arial" w:cs="Arial"/>
          <w:sz w:val="28"/>
          <w:szCs w:val="28"/>
        </w:rPr>
        <w:t xml:space="preserve">Hatidzokororei nemoyo </w:t>
      </w:r>
      <w:proofErr w:type="spellStart"/>
      <w:r w:rsidR="008D6819">
        <w:rPr>
          <w:rFonts w:ascii="Arial" w:hAnsi="Arial" w:cs="Arial"/>
          <w:sz w:val="28"/>
          <w:szCs w:val="28"/>
        </w:rPr>
        <w:t>unoda</w:t>
      </w:r>
      <w:proofErr w:type="spellEnd"/>
      <w:r w:rsidR="00EF0203">
        <w:rPr>
          <w:rFonts w:ascii="Arial" w:hAnsi="Arial" w:cs="Arial"/>
          <w:sz w:val="28"/>
          <w:szCs w:val="28"/>
        </w:rPr>
        <w:t xml:space="preserve">. </w:t>
      </w:r>
      <w:proofErr w:type="spellStart"/>
      <w:r w:rsidR="00EF0203">
        <w:rPr>
          <w:rFonts w:ascii="Arial" w:hAnsi="Arial" w:cs="Arial"/>
          <w:sz w:val="28"/>
          <w:szCs w:val="28"/>
        </w:rPr>
        <w:t>N</w:t>
      </w:r>
      <w:r w:rsidR="008D6819">
        <w:rPr>
          <w:rFonts w:ascii="Arial" w:hAnsi="Arial" w:cs="Arial"/>
          <w:sz w:val="28"/>
          <w:szCs w:val="28"/>
        </w:rPr>
        <w:t>dosaka</w:t>
      </w:r>
      <w:proofErr w:type="spellEnd"/>
      <w:r w:rsidR="008D6819">
        <w:rPr>
          <w:rFonts w:ascii="Arial" w:hAnsi="Arial" w:cs="Arial"/>
          <w:sz w:val="28"/>
          <w:szCs w:val="28"/>
        </w:rPr>
        <w:t xml:space="preserve"> </w:t>
      </w:r>
      <w:proofErr w:type="spellStart"/>
      <w:r w:rsidR="008D6819">
        <w:rPr>
          <w:rFonts w:ascii="Arial" w:hAnsi="Arial" w:cs="Arial"/>
          <w:sz w:val="28"/>
          <w:szCs w:val="28"/>
        </w:rPr>
        <w:t>kutsanya</w:t>
      </w:r>
      <w:proofErr w:type="spellEnd"/>
      <w:r w:rsidR="008D6819">
        <w:rPr>
          <w:rFonts w:ascii="Arial" w:hAnsi="Arial" w:cs="Arial"/>
          <w:sz w:val="28"/>
          <w:szCs w:val="28"/>
        </w:rPr>
        <w:t xml:space="preserve"> kwatiri kuita vanhu </w:t>
      </w:r>
      <w:proofErr w:type="spellStart"/>
      <w:r w:rsidR="008D6819">
        <w:rPr>
          <w:rFonts w:ascii="Arial" w:hAnsi="Arial" w:cs="Arial"/>
          <w:sz w:val="28"/>
          <w:szCs w:val="28"/>
        </w:rPr>
        <w:t>vaMwari</w:t>
      </w:r>
      <w:proofErr w:type="spellEnd"/>
      <w:r w:rsidR="008D6819">
        <w:rPr>
          <w:rFonts w:ascii="Arial" w:hAnsi="Arial" w:cs="Arial"/>
          <w:sz w:val="28"/>
          <w:szCs w:val="28"/>
        </w:rPr>
        <w:t xml:space="preserve">, </w:t>
      </w:r>
      <w:r w:rsidR="00240AD2">
        <w:rPr>
          <w:rFonts w:ascii="Arial" w:hAnsi="Arial" w:cs="Arial"/>
          <w:sz w:val="28"/>
          <w:szCs w:val="28"/>
        </w:rPr>
        <w:t xml:space="preserve">tiri kuti God return to us again! </w:t>
      </w:r>
      <w:r w:rsidR="00534101" w:rsidRPr="00534101">
        <w:rPr>
          <w:rFonts w:ascii="Arial" w:hAnsi="Arial" w:cs="Arial"/>
          <w:sz w:val="18"/>
          <w:szCs w:val="28"/>
        </w:rPr>
        <w:t xml:space="preserve">[Congregation says, “Amen.”] </w:t>
      </w:r>
      <w:proofErr w:type="spellStart"/>
      <w:r w:rsidR="00240AD2">
        <w:rPr>
          <w:rFonts w:ascii="Arial" w:hAnsi="Arial" w:cs="Arial"/>
          <w:sz w:val="28"/>
          <w:szCs w:val="28"/>
        </w:rPr>
        <w:t>Takanzwa</w:t>
      </w:r>
      <w:proofErr w:type="spellEnd"/>
      <w:r w:rsidR="00240AD2">
        <w:rPr>
          <w:rFonts w:ascii="Arial" w:hAnsi="Arial" w:cs="Arial"/>
          <w:sz w:val="28"/>
          <w:szCs w:val="28"/>
        </w:rPr>
        <w:t xml:space="preserve"> Message </w:t>
      </w:r>
      <w:proofErr w:type="spellStart"/>
      <w:r w:rsidR="00240AD2">
        <w:rPr>
          <w:rFonts w:ascii="Arial" w:hAnsi="Arial" w:cs="Arial"/>
          <w:sz w:val="28"/>
          <w:szCs w:val="28"/>
        </w:rPr>
        <w:t>tikaibata</w:t>
      </w:r>
      <w:proofErr w:type="spellEnd"/>
      <w:r w:rsidR="00240AD2">
        <w:rPr>
          <w:rFonts w:ascii="Arial" w:hAnsi="Arial" w:cs="Arial"/>
          <w:sz w:val="28"/>
          <w:szCs w:val="28"/>
        </w:rPr>
        <w:t xml:space="preserve"> </w:t>
      </w:r>
      <w:proofErr w:type="spellStart"/>
      <w:r w:rsidR="00240AD2">
        <w:rPr>
          <w:rFonts w:ascii="Arial" w:hAnsi="Arial" w:cs="Arial"/>
          <w:sz w:val="28"/>
          <w:szCs w:val="28"/>
        </w:rPr>
        <w:t>nemadii</w:t>
      </w:r>
      <w:proofErr w:type="spellEnd"/>
      <w:r w:rsidR="00240AD2">
        <w:rPr>
          <w:rFonts w:ascii="Arial" w:hAnsi="Arial" w:cs="Arial"/>
          <w:sz w:val="28"/>
          <w:szCs w:val="28"/>
        </w:rPr>
        <w:t xml:space="preserve">…? </w:t>
      </w:r>
      <w:proofErr w:type="spellStart"/>
      <w:r w:rsidR="0000184A">
        <w:rPr>
          <w:rFonts w:ascii="Arial" w:hAnsi="Arial" w:cs="Arial"/>
          <w:sz w:val="28"/>
          <w:szCs w:val="28"/>
        </w:rPr>
        <w:t>N</w:t>
      </w:r>
      <w:r w:rsidR="008A0077">
        <w:rPr>
          <w:rFonts w:ascii="Arial" w:hAnsi="Arial" w:cs="Arial"/>
          <w:sz w:val="28"/>
          <w:szCs w:val="28"/>
        </w:rPr>
        <w:t>emadiro</w:t>
      </w:r>
      <w:proofErr w:type="spellEnd"/>
      <w:r w:rsidR="008A0077">
        <w:rPr>
          <w:rFonts w:ascii="Arial" w:hAnsi="Arial" w:cs="Arial"/>
          <w:sz w:val="28"/>
          <w:szCs w:val="28"/>
        </w:rPr>
        <w:t xml:space="preserve">, </w:t>
      </w:r>
      <w:proofErr w:type="spellStart"/>
      <w:r w:rsidR="008A0077">
        <w:rPr>
          <w:rFonts w:ascii="Arial" w:hAnsi="Arial" w:cs="Arial"/>
          <w:sz w:val="28"/>
          <w:szCs w:val="28"/>
        </w:rPr>
        <w:t>neminwe</w:t>
      </w:r>
      <w:proofErr w:type="spellEnd"/>
      <w:r w:rsidR="00777CCB">
        <w:rPr>
          <w:rFonts w:ascii="Arial" w:hAnsi="Arial" w:cs="Arial"/>
          <w:sz w:val="28"/>
          <w:szCs w:val="28"/>
        </w:rPr>
        <w:t xml:space="preserve">. </w:t>
      </w:r>
    </w:p>
    <w:p w14:paraId="686D5496" w14:textId="24BF7C1C" w:rsidR="001A48A2" w:rsidRDefault="003670C6" w:rsidP="00EE1207">
      <w:pPr>
        <w:jc w:val="both"/>
        <w:rPr>
          <w:rFonts w:ascii="Arial" w:hAnsi="Arial" w:cs="Arial"/>
          <w:sz w:val="28"/>
          <w:szCs w:val="28"/>
        </w:rPr>
      </w:pPr>
      <w:r>
        <w:rPr>
          <w:rFonts w:ascii="Arial" w:hAnsi="Arial" w:cs="Arial"/>
          <w:sz w:val="28"/>
          <w:szCs w:val="28"/>
          <w:vertAlign w:val="superscript"/>
        </w:rPr>
        <w:t xml:space="preserve">178 </w:t>
      </w:r>
      <w:proofErr w:type="spellStart"/>
      <w:r w:rsidR="00777CCB" w:rsidRPr="00E72FAB">
        <w:rPr>
          <w:rFonts w:ascii="Arial" w:hAnsi="Arial" w:cs="Arial"/>
          <w:sz w:val="28"/>
          <w:szCs w:val="28"/>
        </w:rPr>
        <w:t>Ndizvo</w:t>
      </w:r>
      <w:proofErr w:type="spellEnd"/>
      <w:r w:rsidR="00777CCB" w:rsidRPr="00E72FAB">
        <w:rPr>
          <w:rFonts w:ascii="Arial" w:hAnsi="Arial" w:cs="Arial"/>
          <w:sz w:val="28"/>
          <w:szCs w:val="28"/>
        </w:rPr>
        <w:t xml:space="preserve"> </w:t>
      </w:r>
      <w:proofErr w:type="spellStart"/>
      <w:r w:rsidR="00777CCB" w:rsidRPr="00E72FAB">
        <w:rPr>
          <w:rFonts w:ascii="Arial" w:hAnsi="Arial" w:cs="Arial"/>
          <w:sz w:val="28"/>
          <w:szCs w:val="28"/>
        </w:rPr>
        <w:t>zvataitaura</w:t>
      </w:r>
      <w:proofErr w:type="spellEnd"/>
      <w:r w:rsidR="00777CCB" w:rsidRPr="00E72FAB">
        <w:rPr>
          <w:rFonts w:ascii="Arial" w:hAnsi="Arial" w:cs="Arial"/>
          <w:sz w:val="28"/>
          <w:szCs w:val="28"/>
        </w:rPr>
        <w:t xml:space="preserve"> ka izvi, </w:t>
      </w:r>
      <w:proofErr w:type="spellStart"/>
      <w:r w:rsidR="00FF550D" w:rsidRPr="00E72FAB">
        <w:rPr>
          <w:rFonts w:ascii="Arial" w:hAnsi="Arial" w:cs="Arial"/>
          <w:sz w:val="28"/>
          <w:szCs w:val="28"/>
        </w:rPr>
        <w:t>takaenda</w:t>
      </w:r>
      <w:proofErr w:type="spellEnd"/>
      <w:r w:rsidR="00FF550D" w:rsidRPr="00E72FAB">
        <w:rPr>
          <w:rFonts w:ascii="Arial" w:hAnsi="Arial" w:cs="Arial"/>
          <w:sz w:val="28"/>
          <w:szCs w:val="28"/>
        </w:rPr>
        <w:t xml:space="preserve"> pasi pe Message nana Brother Chitsinde. </w:t>
      </w:r>
      <w:proofErr w:type="spellStart"/>
      <w:r w:rsidR="00FF550D" w:rsidRPr="00E72FAB">
        <w:rPr>
          <w:rFonts w:ascii="Arial" w:hAnsi="Arial" w:cs="Arial"/>
          <w:sz w:val="28"/>
          <w:szCs w:val="28"/>
        </w:rPr>
        <w:t>Takaziva</w:t>
      </w:r>
      <w:proofErr w:type="spellEnd"/>
      <w:r w:rsidR="00FF550D" w:rsidRPr="00E72FAB">
        <w:rPr>
          <w:rFonts w:ascii="Arial" w:hAnsi="Arial" w:cs="Arial"/>
          <w:sz w:val="28"/>
          <w:szCs w:val="28"/>
        </w:rPr>
        <w:t xml:space="preserve"> Message</w:t>
      </w:r>
      <w:r w:rsidR="001158C5" w:rsidRPr="00E72FAB">
        <w:rPr>
          <w:rFonts w:ascii="Arial" w:hAnsi="Arial" w:cs="Arial"/>
          <w:sz w:val="28"/>
          <w:szCs w:val="28"/>
        </w:rPr>
        <w:t xml:space="preserve">? </w:t>
      </w:r>
      <w:proofErr w:type="spellStart"/>
      <w:r w:rsidR="001158C5" w:rsidRPr="00E72FAB">
        <w:rPr>
          <w:rFonts w:ascii="Arial" w:hAnsi="Arial" w:cs="Arial"/>
          <w:sz w:val="28"/>
          <w:szCs w:val="28"/>
        </w:rPr>
        <w:t>Takaziva</w:t>
      </w:r>
      <w:proofErr w:type="spellEnd"/>
      <w:r w:rsidR="001158C5" w:rsidRPr="00E72FAB">
        <w:rPr>
          <w:rFonts w:ascii="Arial" w:hAnsi="Arial" w:cs="Arial"/>
          <w:sz w:val="28"/>
          <w:szCs w:val="28"/>
        </w:rPr>
        <w:t xml:space="preserve"> </w:t>
      </w:r>
      <w:proofErr w:type="spellStart"/>
      <w:r w:rsidR="001158C5" w:rsidRPr="00E72FAB">
        <w:rPr>
          <w:rFonts w:ascii="Arial" w:hAnsi="Arial" w:cs="Arial"/>
          <w:sz w:val="28"/>
          <w:szCs w:val="28"/>
        </w:rPr>
        <w:t>chiSengwayo</w:t>
      </w:r>
      <w:proofErr w:type="spellEnd"/>
      <w:r w:rsidR="00EF3EE9">
        <w:rPr>
          <w:rFonts w:ascii="Arial" w:hAnsi="Arial" w:cs="Arial"/>
          <w:sz w:val="28"/>
          <w:szCs w:val="28"/>
        </w:rPr>
        <w:t>.</w:t>
      </w:r>
      <w:r w:rsidR="00B27C64" w:rsidRPr="00E72FAB">
        <w:rPr>
          <w:rFonts w:ascii="Arial" w:hAnsi="Arial" w:cs="Arial"/>
          <w:sz w:val="28"/>
          <w:szCs w:val="28"/>
        </w:rPr>
        <w:t xml:space="preserve"> </w:t>
      </w:r>
      <w:proofErr w:type="spellStart"/>
      <w:r w:rsidR="00EF3EE9">
        <w:rPr>
          <w:rFonts w:ascii="Arial" w:hAnsi="Arial" w:cs="Arial"/>
          <w:sz w:val="28"/>
          <w:szCs w:val="28"/>
        </w:rPr>
        <w:t>H</w:t>
      </w:r>
      <w:r w:rsidR="00B27C64" w:rsidRPr="00E72FAB">
        <w:rPr>
          <w:rFonts w:ascii="Arial" w:hAnsi="Arial" w:cs="Arial"/>
          <w:sz w:val="28"/>
          <w:szCs w:val="28"/>
        </w:rPr>
        <w:t>unhu</w:t>
      </w:r>
      <w:proofErr w:type="spellEnd"/>
      <w:r w:rsidR="00B27C64" w:rsidRPr="00E72FAB">
        <w:rPr>
          <w:rFonts w:ascii="Arial" w:hAnsi="Arial" w:cs="Arial"/>
          <w:sz w:val="28"/>
          <w:szCs w:val="28"/>
        </w:rPr>
        <w:t xml:space="preserve"> </w:t>
      </w:r>
      <w:proofErr w:type="spellStart"/>
      <w:r w:rsidR="00B27C64" w:rsidRPr="00E72FAB">
        <w:rPr>
          <w:rFonts w:ascii="Arial" w:hAnsi="Arial" w:cs="Arial"/>
          <w:sz w:val="28"/>
          <w:szCs w:val="28"/>
        </w:rPr>
        <w:t>hwemunhu</w:t>
      </w:r>
      <w:proofErr w:type="spellEnd"/>
      <w:r w:rsidR="00B27C64" w:rsidRPr="00E72FAB">
        <w:rPr>
          <w:rFonts w:ascii="Arial" w:hAnsi="Arial" w:cs="Arial"/>
          <w:sz w:val="28"/>
          <w:szCs w:val="28"/>
        </w:rPr>
        <w:t xml:space="preserve">, influence </w:t>
      </w:r>
      <w:proofErr w:type="spellStart"/>
      <w:r w:rsidR="00B27C64" w:rsidRPr="00E72FAB">
        <w:rPr>
          <w:rFonts w:ascii="Arial" w:hAnsi="Arial" w:cs="Arial"/>
          <w:sz w:val="28"/>
          <w:szCs w:val="28"/>
        </w:rPr>
        <w:t>yemunhu</w:t>
      </w:r>
      <w:proofErr w:type="spellEnd"/>
      <w:r w:rsidR="00B27C64" w:rsidRPr="00E72FAB">
        <w:rPr>
          <w:rFonts w:ascii="Arial" w:hAnsi="Arial" w:cs="Arial"/>
          <w:sz w:val="28"/>
          <w:szCs w:val="28"/>
        </w:rPr>
        <w:t xml:space="preserve"> </w:t>
      </w:r>
      <w:proofErr w:type="spellStart"/>
      <w:r w:rsidR="00B27C64" w:rsidRPr="00E72FAB">
        <w:rPr>
          <w:rFonts w:ascii="Arial" w:hAnsi="Arial" w:cs="Arial"/>
          <w:sz w:val="28"/>
          <w:szCs w:val="28"/>
        </w:rPr>
        <w:t>ndoyatakasvika</w:t>
      </w:r>
      <w:proofErr w:type="spellEnd"/>
      <w:r w:rsidR="00B27C64" w:rsidRPr="00E72FAB">
        <w:rPr>
          <w:rFonts w:ascii="Arial" w:hAnsi="Arial" w:cs="Arial"/>
          <w:sz w:val="28"/>
          <w:szCs w:val="28"/>
        </w:rPr>
        <w:t xml:space="preserve"> </w:t>
      </w:r>
      <w:proofErr w:type="spellStart"/>
      <w:r w:rsidR="00E74676" w:rsidRPr="00E72FAB">
        <w:rPr>
          <w:rFonts w:ascii="Arial" w:hAnsi="Arial" w:cs="Arial"/>
          <w:sz w:val="28"/>
          <w:szCs w:val="28"/>
        </w:rPr>
        <w:t>pairi</w:t>
      </w:r>
      <w:proofErr w:type="spellEnd"/>
      <w:r w:rsidR="00E74676" w:rsidRPr="00E72FAB">
        <w:rPr>
          <w:rFonts w:ascii="Arial" w:hAnsi="Arial" w:cs="Arial"/>
          <w:sz w:val="28"/>
          <w:szCs w:val="28"/>
        </w:rPr>
        <w:t xml:space="preserve">. </w:t>
      </w:r>
      <w:r w:rsidR="00E74676" w:rsidRPr="00B21B81">
        <w:rPr>
          <w:rFonts w:ascii="Arial" w:hAnsi="Arial" w:cs="Arial"/>
          <w:sz w:val="28"/>
          <w:szCs w:val="28"/>
        </w:rPr>
        <w:t xml:space="preserve">Message </w:t>
      </w:r>
      <w:proofErr w:type="spellStart"/>
      <w:r w:rsidR="00E74676" w:rsidRPr="00B21B81">
        <w:rPr>
          <w:rFonts w:ascii="Arial" w:hAnsi="Arial" w:cs="Arial"/>
          <w:sz w:val="28"/>
          <w:szCs w:val="28"/>
        </w:rPr>
        <w:t>hatina</w:t>
      </w:r>
      <w:proofErr w:type="spellEnd"/>
      <w:r w:rsidR="00E74676" w:rsidRPr="00B21B81">
        <w:rPr>
          <w:rFonts w:ascii="Arial" w:hAnsi="Arial" w:cs="Arial"/>
          <w:sz w:val="28"/>
          <w:szCs w:val="28"/>
        </w:rPr>
        <w:t xml:space="preserve"> </w:t>
      </w:r>
      <w:proofErr w:type="spellStart"/>
      <w:r w:rsidR="00E74676" w:rsidRPr="00B21B81">
        <w:rPr>
          <w:rFonts w:ascii="Arial" w:hAnsi="Arial" w:cs="Arial"/>
          <w:sz w:val="28"/>
          <w:szCs w:val="28"/>
        </w:rPr>
        <w:t>kuizi</w:t>
      </w:r>
      <w:proofErr w:type="spellEnd"/>
      <w:r w:rsidR="00E74676" w:rsidRPr="00B21B81">
        <w:rPr>
          <w:rFonts w:ascii="Arial" w:hAnsi="Arial" w:cs="Arial"/>
          <w:sz w:val="28"/>
          <w:szCs w:val="28"/>
        </w:rPr>
        <w:t xml:space="preserve">…? </w:t>
      </w:r>
      <w:r w:rsidR="00E74676" w:rsidRPr="00F951A1">
        <w:rPr>
          <w:rFonts w:ascii="Arial" w:hAnsi="Arial" w:cs="Arial"/>
          <w:sz w:val="18"/>
          <w:szCs w:val="18"/>
        </w:rPr>
        <w:t xml:space="preserve">[Congregation </w:t>
      </w:r>
      <w:r w:rsidR="00063DA1" w:rsidRPr="00F951A1">
        <w:rPr>
          <w:rFonts w:ascii="Arial" w:hAnsi="Arial" w:cs="Arial"/>
          <w:sz w:val="18"/>
          <w:szCs w:val="18"/>
        </w:rPr>
        <w:t>says, “</w:t>
      </w:r>
      <w:proofErr w:type="spellStart"/>
      <w:r w:rsidR="00E74676" w:rsidRPr="00F951A1">
        <w:rPr>
          <w:rFonts w:ascii="Arial" w:hAnsi="Arial" w:cs="Arial"/>
          <w:sz w:val="18"/>
          <w:szCs w:val="18"/>
        </w:rPr>
        <w:t>kuiziva</w:t>
      </w:r>
      <w:proofErr w:type="spellEnd"/>
      <w:r w:rsidR="00EF3EE9" w:rsidRPr="00F951A1">
        <w:rPr>
          <w:rFonts w:ascii="Arial" w:hAnsi="Arial" w:cs="Arial"/>
          <w:sz w:val="18"/>
          <w:szCs w:val="18"/>
        </w:rPr>
        <w:t>.</w:t>
      </w:r>
      <w:r w:rsidR="00E74676" w:rsidRPr="00F951A1">
        <w:rPr>
          <w:rFonts w:ascii="Arial" w:hAnsi="Arial" w:cs="Arial"/>
          <w:sz w:val="18"/>
          <w:szCs w:val="18"/>
        </w:rPr>
        <w:t xml:space="preserve">”] </w:t>
      </w:r>
      <w:r w:rsidR="00EF3EE9">
        <w:rPr>
          <w:rFonts w:ascii="Arial" w:hAnsi="Arial" w:cs="Arial"/>
          <w:sz w:val="28"/>
          <w:szCs w:val="28"/>
        </w:rPr>
        <w:t>B</w:t>
      </w:r>
      <w:r w:rsidR="00B21B81">
        <w:rPr>
          <w:rFonts w:ascii="Arial" w:hAnsi="Arial" w:cs="Arial"/>
          <w:sz w:val="28"/>
          <w:szCs w:val="28"/>
        </w:rPr>
        <w:t xml:space="preserve">ut </w:t>
      </w:r>
      <w:proofErr w:type="spellStart"/>
      <w:r w:rsidR="00B21B81">
        <w:rPr>
          <w:rFonts w:ascii="Arial" w:hAnsi="Arial" w:cs="Arial"/>
          <w:sz w:val="28"/>
          <w:szCs w:val="28"/>
        </w:rPr>
        <w:t>mira</w:t>
      </w:r>
      <w:proofErr w:type="spellEnd"/>
      <w:r w:rsidR="00B21B81">
        <w:rPr>
          <w:rFonts w:ascii="Arial" w:hAnsi="Arial" w:cs="Arial"/>
          <w:sz w:val="28"/>
          <w:szCs w:val="28"/>
        </w:rPr>
        <w:t xml:space="preserve"> </w:t>
      </w:r>
      <w:proofErr w:type="spellStart"/>
      <w:r w:rsidR="00B21B81">
        <w:rPr>
          <w:rFonts w:ascii="Arial" w:hAnsi="Arial" w:cs="Arial"/>
          <w:sz w:val="28"/>
          <w:szCs w:val="28"/>
        </w:rPr>
        <w:t>ndikutaurire</w:t>
      </w:r>
      <w:proofErr w:type="spellEnd"/>
      <w:r w:rsidR="00B21B81">
        <w:rPr>
          <w:rFonts w:ascii="Arial" w:hAnsi="Arial" w:cs="Arial"/>
          <w:sz w:val="28"/>
          <w:szCs w:val="28"/>
        </w:rPr>
        <w:t xml:space="preserve"> Bhaibheri iri brother </w:t>
      </w:r>
      <w:proofErr w:type="spellStart"/>
      <w:r w:rsidR="00B21B81">
        <w:rPr>
          <w:rFonts w:ascii="Arial" w:hAnsi="Arial" w:cs="Arial"/>
          <w:sz w:val="28"/>
          <w:szCs w:val="28"/>
        </w:rPr>
        <w:t>iShoko</w:t>
      </w:r>
      <w:proofErr w:type="spellEnd"/>
      <w:r w:rsidR="00B21B81">
        <w:rPr>
          <w:rFonts w:ascii="Arial" w:hAnsi="Arial" w:cs="Arial"/>
          <w:sz w:val="28"/>
          <w:szCs w:val="28"/>
        </w:rPr>
        <w:t xml:space="preserve"> raMwari </w:t>
      </w:r>
      <w:proofErr w:type="spellStart"/>
      <w:r w:rsidR="00B21B81">
        <w:rPr>
          <w:rFonts w:ascii="Arial" w:hAnsi="Arial" w:cs="Arial"/>
          <w:sz w:val="28"/>
          <w:szCs w:val="28"/>
        </w:rPr>
        <w:t>ende</w:t>
      </w:r>
      <w:proofErr w:type="spellEnd"/>
      <w:r w:rsidR="00B21B81">
        <w:rPr>
          <w:rFonts w:ascii="Arial" w:hAnsi="Arial" w:cs="Arial"/>
          <w:sz w:val="28"/>
          <w:szCs w:val="28"/>
        </w:rPr>
        <w:t xml:space="preserve"> </w:t>
      </w:r>
      <w:proofErr w:type="spellStart"/>
      <w:r w:rsidR="000E2E05">
        <w:rPr>
          <w:rFonts w:ascii="Arial" w:hAnsi="Arial" w:cs="Arial"/>
          <w:sz w:val="28"/>
          <w:szCs w:val="28"/>
        </w:rPr>
        <w:t>Bhaibherei</w:t>
      </w:r>
      <w:proofErr w:type="spellEnd"/>
      <w:r w:rsidR="000E2E05">
        <w:rPr>
          <w:rFonts w:ascii="Arial" w:hAnsi="Arial" w:cs="Arial"/>
          <w:sz w:val="28"/>
          <w:szCs w:val="28"/>
        </w:rPr>
        <w:t xml:space="preserve"> </w:t>
      </w:r>
      <w:proofErr w:type="spellStart"/>
      <w:r w:rsidR="000E2E05">
        <w:rPr>
          <w:rFonts w:ascii="Arial" w:hAnsi="Arial" w:cs="Arial"/>
          <w:sz w:val="28"/>
          <w:szCs w:val="28"/>
        </w:rPr>
        <w:t>ibenyu</w:t>
      </w:r>
      <w:proofErr w:type="spellEnd"/>
      <w:r w:rsidR="00247236">
        <w:rPr>
          <w:rFonts w:ascii="Arial" w:hAnsi="Arial" w:cs="Arial"/>
          <w:sz w:val="28"/>
          <w:szCs w:val="28"/>
        </w:rPr>
        <w:t>.</w:t>
      </w:r>
      <w:r w:rsidR="000E2E05">
        <w:rPr>
          <w:rFonts w:ascii="Arial" w:hAnsi="Arial" w:cs="Arial"/>
          <w:sz w:val="28"/>
          <w:szCs w:val="28"/>
        </w:rPr>
        <w:t xml:space="preserve"> </w:t>
      </w:r>
      <w:r w:rsidR="00534101" w:rsidRPr="00534101">
        <w:rPr>
          <w:rFonts w:ascii="Arial" w:hAnsi="Arial" w:cs="Arial"/>
          <w:sz w:val="18"/>
          <w:szCs w:val="28"/>
        </w:rPr>
        <w:t xml:space="preserve">[Congregation says, “Amen.”] </w:t>
      </w:r>
      <w:r w:rsidR="000E2E05">
        <w:rPr>
          <w:rFonts w:ascii="Arial" w:hAnsi="Arial" w:cs="Arial"/>
          <w:sz w:val="28"/>
          <w:szCs w:val="28"/>
        </w:rPr>
        <w:t>Ka</w:t>
      </w:r>
      <w:r w:rsidR="009A79CF">
        <w:rPr>
          <w:rFonts w:ascii="Arial" w:hAnsi="Arial" w:cs="Arial"/>
          <w:sz w:val="28"/>
          <w:szCs w:val="28"/>
        </w:rPr>
        <w:t xml:space="preserve">na munhu </w:t>
      </w:r>
      <w:proofErr w:type="spellStart"/>
      <w:r w:rsidR="009A79CF">
        <w:rPr>
          <w:rFonts w:ascii="Arial" w:hAnsi="Arial" w:cs="Arial"/>
          <w:sz w:val="28"/>
          <w:szCs w:val="28"/>
        </w:rPr>
        <w:t>achirwara</w:t>
      </w:r>
      <w:proofErr w:type="spellEnd"/>
      <w:r w:rsidR="009A79CF">
        <w:rPr>
          <w:rFonts w:ascii="Arial" w:hAnsi="Arial" w:cs="Arial"/>
          <w:sz w:val="28"/>
          <w:szCs w:val="28"/>
        </w:rPr>
        <w:t xml:space="preserve"> </w:t>
      </w:r>
      <w:proofErr w:type="spellStart"/>
      <w:r w:rsidR="009A79CF">
        <w:rPr>
          <w:rFonts w:ascii="Arial" w:hAnsi="Arial" w:cs="Arial"/>
          <w:sz w:val="28"/>
          <w:szCs w:val="28"/>
        </w:rPr>
        <w:t>zvakasimba</w:t>
      </w:r>
      <w:proofErr w:type="spellEnd"/>
      <w:r w:rsidR="009A79CF">
        <w:rPr>
          <w:rFonts w:ascii="Arial" w:hAnsi="Arial" w:cs="Arial"/>
          <w:sz w:val="28"/>
          <w:szCs w:val="28"/>
        </w:rPr>
        <w:t xml:space="preserve"> </w:t>
      </w:r>
      <w:proofErr w:type="spellStart"/>
      <w:r w:rsidR="009A79CF">
        <w:rPr>
          <w:rFonts w:ascii="Arial" w:hAnsi="Arial" w:cs="Arial"/>
          <w:sz w:val="28"/>
          <w:szCs w:val="28"/>
        </w:rPr>
        <w:t>chaizvo</w:t>
      </w:r>
      <w:proofErr w:type="spellEnd"/>
      <w:r w:rsidR="009A79CF">
        <w:rPr>
          <w:rFonts w:ascii="Arial" w:hAnsi="Arial" w:cs="Arial"/>
          <w:sz w:val="28"/>
          <w:szCs w:val="28"/>
        </w:rPr>
        <w:t xml:space="preserve"> </w:t>
      </w:r>
      <w:proofErr w:type="spellStart"/>
      <w:r w:rsidR="009A79CF">
        <w:rPr>
          <w:rFonts w:ascii="Arial" w:hAnsi="Arial" w:cs="Arial"/>
          <w:sz w:val="28"/>
          <w:szCs w:val="28"/>
        </w:rPr>
        <w:t>ukatendeuka</w:t>
      </w:r>
      <w:proofErr w:type="spellEnd"/>
      <w:r w:rsidR="009A79CF">
        <w:rPr>
          <w:rFonts w:ascii="Arial" w:hAnsi="Arial" w:cs="Arial"/>
          <w:sz w:val="28"/>
          <w:szCs w:val="28"/>
        </w:rPr>
        <w:t xml:space="preserve"> hupenyu </w:t>
      </w:r>
      <w:r w:rsidR="00A87550">
        <w:rPr>
          <w:rFonts w:ascii="Arial" w:hAnsi="Arial" w:cs="Arial"/>
          <w:sz w:val="28"/>
          <w:szCs w:val="28"/>
        </w:rPr>
        <w:t xml:space="preserve">hwako </w:t>
      </w:r>
      <w:proofErr w:type="spellStart"/>
      <w:r w:rsidR="001A48A2">
        <w:rPr>
          <w:rFonts w:ascii="Arial" w:hAnsi="Arial" w:cs="Arial"/>
          <w:sz w:val="28"/>
          <w:szCs w:val="28"/>
        </w:rPr>
        <w:t>hwese</w:t>
      </w:r>
      <w:proofErr w:type="spellEnd"/>
      <w:r w:rsidR="001A48A2">
        <w:rPr>
          <w:rFonts w:ascii="Arial" w:hAnsi="Arial" w:cs="Arial"/>
          <w:sz w:val="28"/>
          <w:szCs w:val="28"/>
        </w:rPr>
        <w:t xml:space="preserve">, </w:t>
      </w:r>
      <w:proofErr w:type="spellStart"/>
      <w:r w:rsidR="001A48A2">
        <w:rPr>
          <w:rFonts w:ascii="Arial" w:hAnsi="Arial" w:cs="Arial"/>
          <w:sz w:val="28"/>
          <w:szCs w:val="28"/>
        </w:rPr>
        <w:t>ukaiswa</w:t>
      </w:r>
      <w:proofErr w:type="spellEnd"/>
      <w:r w:rsidR="00A87550">
        <w:rPr>
          <w:rFonts w:ascii="Arial" w:hAnsi="Arial" w:cs="Arial"/>
          <w:sz w:val="28"/>
          <w:szCs w:val="28"/>
        </w:rPr>
        <w:t xml:space="preserve"> maoko pam</w:t>
      </w:r>
      <w:r w:rsidR="001A48A2">
        <w:rPr>
          <w:rFonts w:ascii="Arial" w:hAnsi="Arial" w:cs="Arial"/>
          <w:sz w:val="28"/>
          <w:szCs w:val="28"/>
        </w:rPr>
        <w:t xml:space="preserve">usoro, </w:t>
      </w:r>
      <w:proofErr w:type="spellStart"/>
      <w:r w:rsidR="001A48A2">
        <w:rPr>
          <w:rFonts w:ascii="Arial" w:hAnsi="Arial" w:cs="Arial"/>
          <w:sz w:val="28"/>
          <w:szCs w:val="28"/>
        </w:rPr>
        <w:t>unorarama</w:t>
      </w:r>
      <w:proofErr w:type="spellEnd"/>
      <w:r w:rsidR="001A48A2">
        <w:rPr>
          <w:rFonts w:ascii="Arial" w:hAnsi="Arial" w:cs="Arial"/>
          <w:sz w:val="28"/>
          <w:szCs w:val="28"/>
        </w:rPr>
        <w:t xml:space="preserve">! </w:t>
      </w:r>
      <w:r w:rsidR="00534101" w:rsidRPr="00534101">
        <w:rPr>
          <w:rFonts w:ascii="Arial" w:hAnsi="Arial" w:cs="Arial"/>
          <w:sz w:val="18"/>
          <w:szCs w:val="28"/>
        </w:rPr>
        <w:t xml:space="preserve">[Congregation says, “Amen.”] </w:t>
      </w:r>
      <w:r w:rsidR="000950D9" w:rsidRPr="00B21B81">
        <w:rPr>
          <w:rFonts w:ascii="Arial" w:hAnsi="Arial" w:cs="Arial"/>
          <w:sz w:val="28"/>
          <w:szCs w:val="28"/>
        </w:rPr>
        <w:t xml:space="preserve"> </w:t>
      </w:r>
    </w:p>
    <w:p w14:paraId="12E10AD0" w14:textId="64B5C666" w:rsidR="002E4345" w:rsidRDefault="003670C6" w:rsidP="00EE1207">
      <w:pPr>
        <w:jc w:val="both"/>
        <w:rPr>
          <w:rFonts w:ascii="Arial" w:hAnsi="Arial" w:cs="Arial"/>
          <w:sz w:val="28"/>
          <w:szCs w:val="28"/>
        </w:rPr>
      </w:pPr>
      <w:r>
        <w:rPr>
          <w:rFonts w:ascii="Arial" w:hAnsi="Arial" w:cs="Arial"/>
          <w:sz w:val="28"/>
          <w:szCs w:val="28"/>
          <w:vertAlign w:val="superscript"/>
        </w:rPr>
        <w:t xml:space="preserve">179 </w:t>
      </w:r>
      <w:r w:rsidR="001A48A2">
        <w:rPr>
          <w:rFonts w:ascii="Arial" w:hAnsi="Arial" w:cs="Arial"/>
          <w:sz w:val="28"/>
          <w:szCs w:val="28"/>
        </w:rPr>
        <w:t xml:space="preserve">We have </w:t>
      </w:r>
      <w:r w:rsidR="00643955">
        <w:rPr>
          <w:rFonts w:ascii="Arial" w:hAnsi="Arial" w:cs="Arial"/>
          <w:sz w:val="28"/>
          <w:szCs w:val="28"/>
        </w:rPr>
        <w:t>“…</w:t>
      </w:r>
      <w:r w:rsidR="001A48A2">
        <w:rPr>
          <w:rFonts w:ascii="Arial" w:hAnsi="Arial" w:cs="Arial"/>
          <w:sz w:val="28"/>
          <w:szCs w:val="28"/>
        </w:rPr>
        <w:t xml:space="preserve">to die </w:t>
      </w:r>
      <w:r w:rsidR="00491E78">
        <w:rPr>
          <w:rFonts w:ascii="Arial" w:hAnsi="Arial" w:cs="Arial"/>
          <w:sz w:val="28"/>
          <w:szCs w:val="28"/>
        </w:rPr>
        <w:t>w</w:t>
      </w:r>
      <w:r w:rsidR="001A48A2">
        <w:rPr>
          <w:rFonts w:ascii="Arial" w:hAnsi="Arial" w:cs="Arial"/>
          <w:sz w:val="28"/>
          <w:szCs w:val="28"/>
        </w:rPr>
        <w:t>hat</w:t>
      </w:r>
      <w:r w:rsidR="009F040E">
        <w:rPr>
          <w:rFonts w:ascii="Arial" w:hAnsi="Arial" w:cs="Arial"/>
          <w:sz w:val="28"/>
          <w:szCs w:val="28"/>
        </w:rPr>
        <w:t>…</w:t>
      </w:r>
      <w:r w:rsidR="00491E78">
        <w:rPr>
          <w:rFonts w:ascii="Arial" w:hAnsi="Arial" w:cs="Arial"/>
          <w:sz w:val="28"/>
          <w:szCs w:val="28"/>
        </w:rPr>
        <w:t>?</w:t>
      </w:r>
      <w:r w:rsidR="00B25CD6">
        <w:rPr>
          <w:rFonts w:ascii="Arial" w:hAnsi="Arial" w:cs="Arial"/>
          <w:sz w:val="28"/>
          <w:szCs w:val="28"/>
        </w:rPr>
        <w:t>”</w:t>
      </w:r>
      <w:r w:rsidR="00491E78">
        <w:rPr>
          <w:rFonts w:ascii="Arial" w:hAnsi="Arial" w:cs="Arial"/>
          <w:sz w:val="28"/>
          <w:szCs w:val="28"/>
        </w:rPr>
        <w:t xml:space="preserve"> </w:t>
      </w:r>
      <w:r w:rsidR="00491E78" w:rsidRPr="00F951A1">
        <w:rPr>
          <w:rFonts w:ascii="Arial" w:hAnsi="Arial" w:cs="Arial"/>
          <w:sz w:val="18"/>
          <w:szCs w:val="18"/>
        </w:rPr>
        <w:t xml:space="preserve">[Congregation </w:t>
      </w:r>
      <w:r w:rsidR="00063DA1" w:rsidRPr="00F951A1">
        <w:rPr>
          <w:rFonts w:ascii="Arial" w:hAnsi="Arial" w:cs="Arial"/>
          <w:sz w:val="18"/>
          <w:szCs w:val="18"/>
        </w:rPr>
        <w:t>says, “</w:t>
      </w:r>
      <w:r w:rsidR="009F040E" w:rsidRPr="00F951A1">
        <w:rPr>
          <w:rFonts w:ascii="Arial" w:hAnsi="Arial" w:cs="Arial"/>
          <w:sz w:val="18"/>
          <w:szCs w:val="18"/>
        </w:rPr>
        <w:t>daily,</w:t>
      </w:r>
      <w:r w:rsidR="00491E78" w:rsidRPr="00F951A1">
        <w:rPr>
          <w:rFonts w:ascii="Arial" w:hAnsi="Arial" w:cs="Arial"/>
          <w:sz w:val="18"/>
          <w:szCs w:val="18"/>
        </w:rPr>
        <w:t>”]</w:t>
      </w:r>
      <w:r w:rsidR="009F040E">
        <w:rPr>
          <w:rFonts w:ascii="Arial" w:hAnsi="Arial" w:cs="Arial"/>
          <w:sz w:val="28"/>
          <w:szCs w:val="28"/>
        </w:rPr>
        <w:t xml:space="preserve"> and grow from </w:t>
      </w:r>
      <w:r w:rsidR="000A5FE2">
        <w:rPr>
          <w:rFonts w:ascii="Arial" w:hAnsi="Arial" w:cs="Arial"/>
          <w:sz w:val="28"/>
          <w:szCs w:val="28"/>
        </w:rPr>
        <w:t>“…</w:t>
      </w:r>
      <w:r w:rsidR="009F040E">
        <w:rPr>
          <w:rFonts w:ascii="Arial" w:hAnsi="Arial" w:cs="Arial"/>
          <w:sz w:val="28"/>
          <w:szCs w:val="28"/>
        </w:rPr>
        <w:t>glory to…?</w:t>
      </w:r>
      <w:r w:rsidR="000A5FE2">
        <w:rPr>
          <w:rFonts w:ascii="Arial" w:hAnsi="Arial" w:cs="Arial"/>
          <w:sz w:val="28"/>
          <w:szCs w:val="28"/>
        </w:rPr>
        <w:t>”</w:t>
      </w:r>
      <w:r w:rsidR="009F040E">
        <w:rPr>
          <w:rFonts w:ascii="Arial" w:hAnsi="Arial" w:cs="Arial"/>
          <w:sz w:val="28"/>
          <w:szCs w:val="28"/>
        </w:rPr>
        <w:t xml:space="preserve"> </w:t>
      </w:r>
      <w:r w:rsidR="009F040E" w:rsidRPr="00F951A1">
        <w:rPr>
          <w:rFonts w:ascii="Arial" w:hAnsi="Arial" w:cs="Arial"/>
          <w:sz w:val="18"/>
          <w:szCs w:val="18"/>
        </w:rPr>
        <w:t xml:space="preserve">[Congregation </w:t>
      </w:r>
      <w:r w:rsidR="00063DA1" w:rsidRPr="00F951A1">
        <w:rPr>
          <w:rFonts w:ascii="Arial" w:hAnsi="Arial" w:cs="Arial"/>
          <w:sz w:val="18"/>
          <w:szCs w:val="18"/>
        </w:rPr>
        <w:t>says, “</w:t>
      </w:r>
      <w:r w:rsidR="00B8648B" w:rsidRPr="00F951A1">
        <w:rPr>
          <w:rFonts w:ascii="Arial" w:hAnsi="Arial" w:cs="Arial"/>
          <w:sz w:val="18"/>
          <w:szCs w:val="18"/>
        </w:rPr>
        <w:t>to glory</w:t>
      </w:r>
      <w:r w:rsidR="009F040E" w:rsidRPr="00F951A1">
        <w:rPr>
          <w:rFonts w:ascii="Arial" w:hAnsi="Arial" w:cs="Arial"/>
          <w:sz w:val="18"/>
          <w:szCs w:val="18"/>
        </w:rPr>
        <w:t>.”]</w:t>
      </w:r>
      <w:r w:rsidR="00B8648B">
        <w:rPr>
          <w:rFonts w:ascii="Arial" w:hAnsi="Arial" w:cs="Arial"/>
          <w:sz w:val="28"/>
          <w:szCs w:val="28"/>
        </w:rPr>
        <w:t xml:space="preserve"> Kana vanhu </w:t>
      </w:r>
      <w:proofErr w:type="spellStart"/>
      <w:r w:rsidR="00B8648B">
        <w:rPr>
          <w:rFonts w:ascii="Arial" w:hAnsi="Arial" w:cs="Arial"/>
          <w:sz w:val="28"/>
          <w:szCs w:val="28"/>
        </w:rPr>
        <w:t>vachitora</w:t>
      </w:r>
      <w:proofErr w:type="spellEnd"/>
      <w:r w:rsidR="00B8648B">
        <w:rPr>
          <w:rFonts w:ascii="Arial" w:hAnsi="Arial" w:cs="Arial"/>
          <w:sz w:val="28"/>
          <w:szCs w:val="28"/>
        </w:rPr>
        <w:t xml:space="preserve"> zvikwambo </w:t>
      </w:r>
      <w:proofErr w:type="spellStart"/>
      <w:r w:rsidR="00B8648B">
        <w:rPr>
          <w:rFonts w:ascii="Arial" w:hAnsi="Arial" w:cs="Arial"/>
          <w:sz w:val="28"/>
          <w:szCs w:val="28"/>
        </w:rPr>
        <w:t>vachipfuma</w:t>
      </w:r>
      <w:proofErr w:type="spellEnd"/>
      <w:r w:rsidR="007F2373">
        <w:rPr>
          <w:rFonts w:ascii="Arial" w:hAnsi="Arial" w:cs="Arial"/>
          <w:sz w:val="28"/>
          <w:szCs w:val="28"/>
        </w:rPr>
        <w:t>.</w:t>
      </w:r>
      <w:r w:rsidR="000A5FE2">
        <w:rPr>
          <w:rFonts w:ascii="Arial" w:hAnsi="Arial" w:cs="Arial"/>
          <w:sz w:val="28"/>
          <w:szCs w:val="28"/>
        </w:rPr>
        <w:t xml:space="preserve"> </w:t>
      </w:r>
      <w:r w:rsidR="007F2373">
        <w:rPr>
          <w:rFonts w:ascii="Arial" w:hAnsi="Arial" w:cs="Arial"/>
          <w:sz w:val="28"/>
          <w:szCs w:val="28"/>
        </w:rPr>
        <w:t>V</w:t>
      </w:r>
      <w:r w:rsidR="00694472">
        <w:rPr>
          <w:rFonts w:ascii="Arial" w:hAnsi="Arial" w:cs="Arial"/>
          <w:sz w:val="28"/>
          <w:szCs w:val="28"/>
        </w:rPr>
        <w:t xml:space="preserve">ana </w:t>
      </w:r>
      <w:r w:rsidR="007F2373">
        <w:rPr>
          <w:rFonts w:ascii="Arial" w:hAnsi="Arial" w:cs="Arial"/>
          <w:sz w:val="28"/>
          <w:szCs w:val="28"/>
        </w:rPr>
        <w:t>M</w:t>
      </w:r>
      <w:r w:rsidR="00694472">
        <w:rPr>
          <w:rFonts w:ascii="Arial" w:hAnsi="Arial" w:cs="Arial"/>
          <w:sz w:val="28"/>
          <w:szCs w:val="28"/>
        </w:rPr>
        <w:t xml:space="preserve">hunga, </w:t>
      </w:r>
      <w:proofErr w:type="spellStart"/>
      <w:r w:rsidR="00694472">
        <w:rPr>
          <w:rFonts w:ascii="Arial" w:hAnsi="Arial" w:cs="Arial"/>
          <w:sz w:val="28"/>
          <w:szCs w:val="28"/>
        </w:rPr>
        <w:t>vachichekeresa</w:t>
      </w:r>
      <w:proofErr w:type="spellEnd"/>
      <w:r w:rsidR="003F7215">
        <w:rPr>
          <w:rFonts w:ascii="Arial" w:hAnsi="Arial" w:cs="Arial"/>
          <w:sz w:val="28"/>
          <w:szCs w:val="28"/>
        </w:rPr>
        <w:t xml:space="preserve"> </w:t>
      </w:r>
      <w:proofErr w:type="spellStart"/>
      <w:r w:rsidR="003F7215">
        <w:rPr>
          <w:rFonts w:ascii="Arial" w:hAnsi="Arial" w:cs="Arial"/>
          <w:sz w:val="28"/>
          <w:szCs w:val="28"/>
        </w:rPr>
        <w:t>vachiita</w:t>
      </w:r>
      <w:proofErr w:type="spellEnd"/>
      <w:r w:rsidR="003F7215">
        <w:rPr>
          <w:rFonts w:ascii="Arial" w:hAnsi="Arial" w:cs="Arial"/>
          <w:sz w:val="28"/>
          <w:szCs w:val="28"/>
        </w:rPr>
        <w:t xml:space="preserve"> </w:t>
      </w:r>
      <w:proofErr w:type="spellStart"/>
      <w:r w:rsidR="003F7215">
        <w:rPr>
          <w:rFonts w:ascii="Arial" w:hAnsi="Arial" w:cs="Arial"/>
          <w:sz w:val="28"/>
          <w:szCs w:val="28"/>
        </w:rPr>
        <w:t>mabhazi</w:t>
      </w:r>
      <w:proofErr w:type="spellEnd"/>
      <w:r w:rsidR="003F7215">
        <w:rPr>
          <w:rFonts w:ascii="Arial" w:hAnsi="Arial" w:cs="Arial"/>
          <w:sz w:val="28"/>
          <w:szCs w:val="28"/>
        </w:rPr>
        <w:t xml:space="preserve"> </w:t>
      </w:r>
      <w:proofErr w:type="spellStart"/>
      <w:r w:rsidR="003F7215">
        <w:rPr>
          <w:rFonts w:ascii="Arial" w:hAnsi="Arial" w:cs="Arial"/>
          <w:sz w:val="28"/>
          <w:szCs w:val="28"/>
        </w:rPr>
        <w:t>anodhura</w:t>
      </w:r>
      <w:proofErr w:type="spellEnd"/>
      <w:r w:rsidR="003F7215">
        <w:rPr>
          <w:rFonts w:ascii="Arial" w:hAnsi="Arial" w:cs="Arial"/>
          <w:sz w:val="28"/>
          <w:szCs w:val="28"/>
        </w:rPr>
        <w:t xml:space="preserve"> </w:t>
      </w:r>
      <w:proofErr w:type="spellStart"/>
      <w:r w:rsidR="003F7215">
        <w:rPr>
          <w:rFonts w:ascii="Arial" w:hAnsi="Arial" w:cs="Arial"/>
          <w:sz w:val="28"/>
          <w:szCs w:val="28"/>
        </w:rPr>
        <w:t>akanaka</w:t>
      </w:r>
      <w:proofErr w:type="spellEnd"/>
      <w:r w:rsidR="003F7215">
        <w:rPr>
          <w:rFonts w:ascii="Arial" w:hAnsi="Arial" w:cs="Arial"/>
          <w:sz w:val="28"/>
          <w:szCs w:val="28"/>
        </w:rPr>
        <w:t xml:space="preserve"> </w:t>
      </w:r>
      <w:proofErr w:type="spellStart"/>
      <w:r w:rsidR="003F7215">
        <w:rPr>
          <w:rFonts w:ascii="Arial" w:hAnsi="Arial" w:cs="Arial"/>
          <w:sz w:val="28"/>
          <w:szCs w:val="28"/>
        </w:rPr>
        <w:lastRenderedPageBreak/>
        <w:t>muMasvingo</w:t>
      </w:r>
      <w:proofErr w:type="spellEnd"/>
      <w:r w:rsidR="003F7215">
        <w:rPr>
          <w:rFonts w:ascii="Arial" w:hAnsi="Arial" w:cs="Arial"/>
          <w:sz w:val="28"/>
          <w:szCs w:val="28"/>
        </w:rPr>
        <w:t xml:space="preserve">, </w:t>
      </w:r>
      <w:proofErr w:type="spellStart"/>
      <w:r w:rsidR="00346244">
        <w:rPr>
          <w:rFonts w:ascii="Arial" w:hAnsi="Arial" w:cs="Arial"/>
          <w:sz w:val="28"/>
          <w:szCs w:val="28"/>
        </w:rPr>
        <w:t>ziva</w:t>
      </w:r>
      <w:proofErr w:type="spellEnd"/>
      <w:r w:rsidR="00346244">
        <w:rPr>
          <w:rFonts w:ascii="Arial" w:hAnsi="Arial" w:cs="Arial"/>
          <w:sz w:val="28"/>
          <w:szCs w:val="28"/>
        </w:rPr>
        <w:t xml:space="preserve"> kuti </w:t>
      </w:r>
      <w:proofErr w:type="spellStart"/>
      <w:r w:rsidR="00346244">
        <w:rPr>
          <w:rFonts w:ascii="Arial" w:hAnsi="Arial" w:cs="Arial"/>
          <w:sz w:val="28"/>
          <w:szCs w:val="28"/>
        </w:rPr>
        <w:t>zvese</w:t>
      </w:r>
      <w:proofErr w:type="spellEnd"/>
      <w:r w:rsidR="00346244">
        <w:rPr>
          <w:rFonts w:ascii="Arial" w:hAnsi="Arial" w:cs="Arial"/>
          <w:sz w:val="28"/>
          <w:szCs w:val="28"/>
        </w:rPr>
        <w:t xml:space="preserve"> </w:t>
      </w:r>
      <w:proofErr w:type="spellStart"/>
      <w:r w:rsidR="00346244">
        <w:rPr>
          <w:rFonts w:ascii="Arial" w:hAnsi="Arial" w:cs="Arial"/>
          <w:sz w:val="28"/>
          <w:szCs w:val="28"/>
        </w:rPr>
        <w:t>izvozvo</w:t>
      </w:r>
      <w:proofErr w:type="spellEnd"/>
      <w:r w:rsidR="00346244">
        <w:rPr>
          <w:rFonts w:ascii="Arial" w:hAnsi="Arial" w:cs="Arial"/>
          <w:sz w:val="28"/>
          <w:szCs w:val="28"/>
        </w:rPr>
        <w:t xml:space="preserve"> hazvina simba</w:t>
      </w:r>
      <w:r w:rsidR="00614E18">
        <w:rPr>
          <w:rFonts w:ascii="Arial" w:hAnsi="Arial" w:cs="Arial"/>
          <w:sz w:val="28"/>
          <w:szCs w:val="28"/>
        </w:rPr>
        <w:t>,</w:t>
      </w:r>
      <w:r w:rsidR="00346244">
        <w:rPr>
          <w:rFonts w:ascii="Arial" w:hAnsi="Arial" w:cs="Arial"/>
          <w:sz w:val="28"/>
          <w:szCs w:val="28"/>
        </w:rPr>
        <w:t xml:space="preserve"> </w:t>
      </w:r>
      <w:r w:rsidR="00534101" w:rsidRPr="00534101">
        <w:rPr>
          <w:rFonts w:ascii="Arial" w:hAnsi="Arial" w:cs="Arial"/>
          <w:sz w:val="18"/>
          <w:szCs w:val="28"/>
        </w:rPr>
        <w:t xml:space="preserve">[Congregation says, “Amen,”] </w:t>
      </w:r>
      <w:r w:rsidR="00614E18">
        <w:rPr>
          <w:rFonts w:ascii="Arial" w:hAnsi="Arial" w:cs="Arial"/>
          <w:sz w:val="28"/>
          <w:szCs w:val="28"/>
        </w:rPr>
        <w:t xml:space="preserve">pane Bhaibheri </w:t>
      </w:r>
      <w:proofErr w:type="spellStart"/>
      <w:r w:rsidR="00614E18">
        <w:rPr>
          <w:rFonts w:ascii="Arial" w:hAnsi="Arial" w:cs="Arial"/>
          <w:sz w:val="28"/>
          <w:szCs w:val="28"/>
        </w:rPr>
        <w:t>rawakavhura</w:t>
      </w:r>
      <w:proofErr w:type="spellEnd"/>
      <w:r w:rsidR="00614E18">
        <w:rPr>
          <w:rFonts w:ascii="Arial" w:hAnsi="Arial" w:cs="Arial"/>
          <w:sz w:val="28"/>
          <w:szCs w:val="28"/>
        </w:rPr>
        <w:t xml:space="preserve"> pamberi </w:t>
      </w:r>
      <w:proofErr w:type="spellStart"/>
      <w:r w:rsidR="00614E18">
        <w:rPr>
          <w:rFonts w:ascii="Arial" w:hAnsi="Arial" w:cs="Arial"/>
          <w:sz w:val="28"/>
          <w:szCs w:val="28"/>
        </w:rPr>
        <w:t>pako</w:t>
      </w:r>
      <w:proofErr w:type="spellEnd"/>
      <w:r w:rsidR="00706956">
        <w:rPr>
          <w:rFonts w:ascii="Arial" w:hAnsi="Arial" w:cs="Arial"/>
          <w:sz w:val="28"/>
          <w:szCs w:val="28"/>
        </w:rPr>
        <w:t>.</w:t>
      </w:r>
      <w:r w:rsidR="00614E18">
        <w:rPr>
          <w:rFonts w:ascii="Arial" w:hAnsi="Arial" w:cs="Arial"/>
          <w:sz w:val="28"/>
          <w:szCs w:val="28"/>
        </w:rPr>
        <w:t xml:space="preserve"> </w:t>
      </w:r>
      <w:r w:rsidR="00614E18" w:rsidRPr="00F951A1">
        <w:rPr>
          <w:rFonts w:ascii="Arial" w:hAnsi="Arial" w:cs="Arial"/>
          <w:sz w:val="18"/>
          <w:szCs w:val="18"/>
        </w:rPr>
        <w:t xml:space="preserve">[Congregation </w:t>
      </w:r>
      <w:r w:rsidR="00063DA1" w:rsidRPr="00F951A1">
        <w:rPr>
          <w:rFonts w:ascii="Arial" w:hAnsi="Arial" w:cs="Arial"/>
          <w:sz w:val="18"/>
          <w:szCs w:val="18"/>
        </w:rPr>
        <w:t>says, “</w:t>
      </w:r>
      <w:r w:rsidR="00614E18" w:rsidRPr="00F951A1">
        <w:rPr>
          <w:rFonts w:ascii="Arial" w:hAnsi="Arial" w:cs="Arial"/>
          <w:sz w:val="18"/>
          <w:szCs w:val="18"/>
        </w:rPr>
        <w:t>Amen</w:t>
      </w:r>
      <w:r w:rsidR="00777D2F" w:rsidRPr="00F951A1">
        <w:rPr>
          <w:rFonts w:ascii="Arial" w:hAnsi="Arial" w:cs="Arial"/>
          <w:sz w:val="18"/>
          <w:szCs w:val="18"/>
        </w:rPr>
        <w:t>/Hallelujah</w:t>
      </w:r>
      <w:r w:rsidR="00614E18" w:rsidRPr="00F951A1">
        <w:rPr>
          <w:rFonts w:ascii="Arial" w:hAnsi="Arial" w:cs="Arial"/>
          <w:sz w:val="18"/>
          <w:szCs w:val="18"/>
        </w:rPr>
        <w:t>.”]</w:t>
      </w:r>
      <w:r w:rsidR="00777D2F">
        <w:rPr>
          <w:rFonts w:ascii="Arial" w:hAnsi="Arial" w:cs="Arial"/>
          <w:sz w:val="28"/>
          <w:szCs w:val="28"/>
        </w:rPr>
        <w:t xml:space="preserve"> Ndoda Amen </w:t>
      </w:r>
      <w:proofErr w:type="spellStart"/>
      <w:r w:rsidR="00777D2F">
        <w:rPr>
          <w:rFonts w:ascii="Arial" w:hAnsi="Arial" w:cs="Arial"/>
          <w:sz w:val="28"/>
          <w:szCs w:val="28"/>
        </w:rPr>
        <w:t>akadarika</w:t>
      </w:r>
      <w:proofErr w:type="spellEnd"/>
      <w:r w:rsidR="00777D2F">
        <w:rPr>
          <w:rFonts w:ascii="Arial" w:hAnsi="Arial" w:cs="Arial"/>
          <w:sz w:val="28"/>
          <w:szCs w:val="28"/>
        </w:rPr>
        <w:t xml:space="preserve"> Amen</w:t>
      </w:r>
      <w:r w:rsidR="00773F12">
        <w:rPr>
          <w:rFonts w:ascii="Arial" w:hAnsi="Arial" w:cs="Arial"/>
          <w:sz w:val="28"/>
          <w:szCs w:val="28"/>
        </w:rPr>
        <w:t xml:space="preserve"> ipapo</w:t>
      </w:r>
      <w:r w:rsidR="002E4345">
        <w:rPr>
          <w:rFonts w:ascii="Arial" w:hAnsi="Arial" w:cs="Arial"/>
          <w:sz w:val="28"/>
          <w:szCs w:val="28"/>
        </w:rPr>
        <w:t>!</w:t>
      </w:r>
      <w:r w:rsidR="00773F12">
        <w:rPr>
          <w:rFonts w:ascii="Arial" w:hAnsi="Arial" w:cs="Arial"/>
          <w:sz w:val="28"/>
          <w:szCs w:val="28"/>
        </w:rPr>
        <w:t xml:space="preserve"> </w:t>
      </w:r>
      <w:r w:rsidR="00773F12" w:rsidRPr="00F951A1">
        <w:rPr>
          <w:rFonts w:ascii="Arial" w:hAnsi="Arial" w:cs="Arial"/>
          <w:sz w:val="18"/>
          <w:szCs w:val="18"/>
        </w:rPr>
        <w:t xml:space="preserve">[Congregation </w:t>
      </w:r>
      <w:r w:rsidR="00063DA1" w:rsidRPr="00F951A1">
        <w:rPr>
          <w:rFonts w:ascii="Arial" w:hAnsi="Arial" w:cs="Arial"/>
          <w:sz w:val="18"/>
          <w:szCs w:val="18"/>
        </w:rPr>
        <w:t>says, “</w:t>
      </w:r>
      <w:r w:rsidR="00773F12" w:rsidRPr="00F951A1">
        <w:rPr>
          <w:rFonts w:ascii="Arial" w:hAnsi="Arial" w:cs="Arial"/>
          <w:sz w:val="18"/>
          <w:szCs w:val="18"/>
        </w:rPr>
        <w:t>Amen</w:t>
      </w:r>
      <w:r w:rsidR="002E4345" w:rsidRPr="00F951A1">
        <w:rPr>
          <w:rFonts w:ascii="Arial" w:hAnsi="Arial" w:cs="Arial"/>
          <w:sz w:val="18"/>
          <w:szCs w:val="18"/>
        </w:rPr>
        <w:t>!</w:t>
      </w:r>
      <w:r w:rsidR="00773F12" w:rsidRPr="00F951A1">
        <w:rPr>
          <w:rFonts w:ascii="Arial" w:hAnsi="Arial" w:cs="Arial"/>
          <w:sz w:val="18"/>
          <w:szCs w:val="18"/>
        </w:rPr>
        <w:t>”]</w:t>
      </w:r>
    </w:p>
    <w:p w14:paraId="6607F71B" w14:textId="7A3E3BCD" w:rsidR="00CD31EB" w:rsidRDefault="003670C6" w:rsidP="00EE1207">
      <w:pPr>
        <w:jc w:val="both"/>
        <w:rPr>
          <w:rFonts w:ascii="Arial" w:hAnsi="Arial" w:cs="Arial"/>
          <w:sz w:val="28"/>
          <w:szCs w:val="28"/>
        </w:rPr>
      </w:pPr>
      <w:r>
        <w:rPr>
          <w:rFonts w:ascii="Arial" w:hAnsi="Arial" w:cs="Arial"/>
          <w:sz w:val="28"/>
          <w:szCs w:val="28"/>
          <w:vertAlign w:val="superscript"/>
        </w:rPr>
        <w:t xml:space="preserve">180 </w:t>
      </w:r>
      <w:proofErr w:type="spellStart"/>
      <w:r w:rsidR="002E4345">
        <w:rPr>
          <w:rFonts w:ascii="Arial" w:hAnsi="Arial" w:cs="Arial"/>
          <w:sz w:val="28"/>
          <w:szCs w:val="28"/>
        </w:rPr>
        <w:t>Bhaibheri</w:t>
      </w:r>
      <w:proofErr w:type="spellEnd"/>
      <w:r w:rsidR="002E4345">
        <w:rPr>
          <w:rFonts w:ascii="Arial" w:hAnsi="Arial" w:cs="Arial"/>
          <w:sz w:val="28"/>
          <w:szCs w:val="28"/>
        </w:rPr>
        <w:t xml:space="preserve"> rine simba </w:t>
      </w:r>
      <w:proofErr w:type="spellStart"/>
      <w:r w:rsidR="002E4345">
        <w:rPr>
          <w:rFonts w:ascii="Arial" w:hAnsi="Arial" w:cs="Arial"/>
          <w:sz w:val="28"/>
          <w:szCs w:val="28"/>
        </w:rPr>
        <w:t>kudarika</w:t>
      </w:r>
      <w:proofErr w:type="spellEnd"/>
      <w:r w:rsidR="002E4345">
        <w:rPr>
          <w:rFonts w:ascii="Arial" w:hAnsi="Arial" w:cs="Arial"/>
          <w:sz w:val="28"/>
          <w:szCs w:val="28"/>
        </w:rPr>
        <w:t xml:space="preserve"> izvo…? </w:t>
      </w:r>
      <w:r w:rsidR="002E4345" w:rsidRPr="00F951A1">
        <w:rPr>
          <w:rFonts w:ascii="Arial" w:hAnsi="Arial" w:cs="Arial"/>
          <w:sz w:val="18"/>
          <w:szCs w:val="18"/>
        </w:rPr>
        <w:t xml:space="preserve">[Congregation </w:t>
      </w:r>
      <w:r w:rsidR="00063DA1" w:rsidRPr="00F951A1">
        <w:rPr>
          <w:rFonts w:ascii="Arial" w:hAnsi="Arial" w:cs="Arial"/>
          <w:sz w:val="18"/>
          <w:szCs w:val="18"/>
        </w:rPr>
        <w:t>says, “</w:t>
      </w:r>
      <w:proofErr w:type="spellStart"/>
      <w:r w:rsidR="002E4345" w:rsidRPr="00F951A1">
        <w:rPr>
          <w:rFonts w:ascii="Arial" w:hAnsi="Arial" w:cs="Arial"/>
          <w:sz w:val="18"/>
          <w:szCs w:val="18"/>
        </w:rPr>
        <w:t>izvozvo</w:t>
      </w:r>
      <w:proofErr w:type="spellEnd"/>
      <w:r w:rsidR="00B64B51" w:rsidRPr="00F951A1">
        <w:rPr>
          <w:rFonts w:ascii="Arial" w:hAnsi="Arial" w:cs="Arial"/>
          <w:sz w:val="18"/>
          <w:szCs w:val="18"/>
        </w:rPr>
        <w:t>.</w:t>
      </w:r>
      <w:r w:rsidR="002E4345" w:rsidRPr="00F951A1">
        <w:rPr>
          <w:rFonts w:ascii="Arial" w:hAnsi="Arial" w:cs="Arial"/>
          <w:sz w:val="18"/>
          <w:szCs w:val="18"/>
        </w:rPr>
        <w:t xml:space="preserve">”] </w:t>
      </w:r>
      <w:r w:rsidR="00B64B51">
        <w:rPr>
          <w:rFonts w:ascii="Arial" w:hAnsi="Arial" w:cs="Arial"/>
          <w:sz w:val="28"/>
          <w:szCs w:val="28"/>
        </w:rPr>
        <w:t>Majaya anoda mabasa</w:t>
      </w:r>
      <w:r w:rsidR="00706956">
        <w:rPr>
          <w:rFonts w:ascii="Arial" w:hAnsi="Arial" w:cs="Arial"/>
          <w:sz w:val="28"/>
          <w:szCs w:val="28"/>
        </w:rPr>
        <w:t>,</w:t>
      </w:r>
      <w:r w:rsidR="00B64B51">
        <w:rPr>
          <w:rFonts w:ascii="Arial" w:hAnsi="Arial" w:cs="Arial"/>
          <w:sz w:val="28"/>
          <w:szCs w:val="28"/>
        </w:rPr>
        <w:t xml:space="preserve"> </w:t>
      </w:r>
      <w:proofErr w:type="spellStart"/>
      <w:r w:rsidR="00B64B51">
        <w:rPr>
          <w:rFonts w:ascii="Arial" w:hAnsi="Arial" w:cs="Arial"/>
          <w:sz w:val="28"/>
          <w:szCs w:val="28"/>
        </w:rPr>
        <w:t>wana</w:t>
      </w:r>
      <w:proofErr w:type="spellEnd"/>
      <w:r w:rsidR="00B64B51">
        <w:rPr>
          <w:rFonts w:ascii="Arial" w:hAnsi="Arial" w:cs="Arial"/>
          <w:sz w:val="28"/>
          <w:szCs w:val="28"/>
        </w:rPr>
        <w:t xml:space="preserve"> mabasa</w:t>
      </w:r>
      <w:r w:rsidR="00706956">
        <w:rPr>
          <w:rFonts w:ascii="Arial" w:hAnsi="Arial" w:cs="Arial"/>
          <w:sz w:val="28"/>
          <w:szCs w:val="28"/>
        </w:rPr>
        <w:t>.</w:t>
      </w:r>
      <w:r w:rsidR="00B64B51">
        <w:rPr>
          <w:rFonts w:ascii="Arial" w:hAnsi="Arial" w:cs="Arial"/>
          <w:sz w:val="28"/>
          <w:szCs w:val="28"/>
        </w:rPr>
        <w:t xml:space="preserve"> </w:t>
      </w:r>
      <w:r w:rsidR="00534101" w:rsidRPr="00534101">
        <w:rPr>
          <w:rFonts w:ascii="Arial" w:hAnsi="Arial" w:cs="Arial"/>
          <w:sz w:val="18"/>
          <w:szCs w:val="28"/>
        </w:rPr>
        <w:t xml:space="preserve">[Congregation says, “Amen.”] </w:t>
      </w:r>
      <w:r w:rsidR="00706956">
        <w:rPr>
          <w:rFonts w:ascii="Arial" w:hAnsi="Arial" w:cs="Arial"/>
          <w:sz w:val="28"/>
          <w:szCs w:val="28"/>
        </w:rPr>
        <w:t>B</w:t>
      </w:r>
      <w:r w:rsidR="007E3CBD">
        <w:rPr>
          <w:rFonts w:ascii="Arial" w:hAnsi="Arial" w:cs="Arial"/>
          <w:sz w:val="28"/>
          <w:szCs w:val="28"/>
        </w:rPr>
        <w:t>ut</w:t>
      </w:r>
      <w:r w:rsidR="0060611B">
        <w:rPr>
          <w:rFonts w:ascii="Arial" w:hAnsi="Arial" w:cs="Arial"/>
          <w:sz w:val="28"/>
          <w:szCs w:val="28"/>
        </w:rPr>
        <w:t xml:space="preserve"> </w:t>
      </w:r>
      <w:proofErr w:type="spellStart"/>
      <w:r w:rsidR="0060611B">
        <w:rPr>
          <w:rFonts w:ascii="Arial" w:hAnsi="Arial" w:cs="Arial"/>
          <w:sz w:val="28"/>
          <w:szCs w:val="28"/>
        </w:rPr>
        <w:t>ukapinda</w:t>
      </w:r>
      <w:proofErr w:type="spellEnd"/>
      <w:r w:rsidR="0060611B">
        <w:rPr>
          <w:rFonts w:ascii="Arial" w:hAnsi="Arial" w:cs="Arial"/>
          <w:sz w:val="28"/>
          <w:szCs w:val="28"/>
        </w:rPr>
        <w:t xml:space="preserve"> mu</w:t>
      </w:r>
      <w:r w:rsidR="007F2373">
        <w:rPr>
          <w:rFonts w:ascii="Arial" w:hAnsi="Arial" w:cs="Arial"/>
          <w:sz w:val="28"/>
          <w:szCs w:val="28"/>
        </w:rPr>
        <w:t xml:space="preserve"> </w:t>
      </w:r>
      <w:r w:rsidR="0060611B">
        <w:rPr>
          <w:rFonts w:ascii="Arial" w:hAnsi="Arial" w:cs="Arial"/>
          <w:sz w:val="28"/>
          <w:szCs w:val="28"/>
        </w:rPr>
        <w:t xml:space="preserve">Church brother </w:t>
      </w:r>
      <w:proofErr w:type="spellStart"/>
      <w:r w:rsidR="0060611B">
        <w:rPr>
          <w:rFonts w:ascii="Arial" w:hAnsi="Arial" w:cs="Arial"/>
          <w:sz w:val="28"/>
          <w:szCs w:val="28"/>
        </w:rPr>
        <w:t>ukatanga</w:t>
      </w:r>
      <w:proofErr w:type="spellEnd"/>
      <w:r w:rsidR="0060611B">
        <w:rPr>
          <w:rFonts w:ascii="Arial" w:hAnsi="Arial" w:cs="Arial"/>
          <w:sz w:val="28"/>
          <w:szCs w:val="28"/>
        </w:rPr>
        <w:t xml:space="preserve"> kuti </w:t>
      </w:r>
      <w:proofErr w:type="spellStart"/>
      <w:r w:rsidR="0060611B">
        <w:rPr>
          <w:rFonts w:ascii="Arial" w:hAnsi="Arial" w:cs="Arial"/>
          <w:sz w:val="28"/>
          <w:szCs w:val="28"/>
        </w:rPr>
        <w:t>unouuya</w:t>
      </w:r>
      <w:proofErr w:type="spellEnd"/>
      <w:r w:rsidR="0060611B">
        <w:rPr>
          <w:rFonts w:ascii="Arial" w:hAnsi="Arial" w:cs="Arial"/>
          <w:sz w:val="28"/>
          <w:szCs w:val="28"/>
        </w:rPr>
        <w:t xml:space="preserve"> ku</w:t>
      </w:r>
      <w:r w:rsidR="007F2373">
        <w:rPr>
          <w:rFonts w:ascii="Arial" w:hAnsi="Arial" w:cs="Arial"/>
          <w:sz w:val="28"/>
          <w:szCs w:val="28"/>
        </w:rPr>
        <w:t xml:space="preserve"> </w:t>
      </w:r>
      <w:r w:rsidR="008D0E7E">
        <w:rPr>
          <w:rFonts w:ascii="Arial" w:hAnsi="Arial" w:cs="Arial"/>
          <w:sz w:val="28"/>
          <w:szCs w:val="28"/>
        </w:rPr>
        <w:t xml:space="preserve">Church </w:t>
      </w:r>
      <w:proofErr w:type="spellStart"/>
      <w:r w:rsidR="008D0E7E">
        <w:rPr>
          <w:rFonts w:ascii="Arial" w:hAnsi="Arial" w:cs="Arial"/>
          <w:sz w:val="28"/>
          <w:szCs w:val="28"/>
        </w:rPr>
        <w:t>uchinyenga</w:t>
      </w:r>
      <w:proofErr w:type="spellEnd"/>
      <w:r w:rsidR="008D0E7E">
        <w:rPr>
          <w:rFonts w:ascii="Arial" w:hAnsi="Arial" w:cs="Arial"/>
          <w:sz w:val="28"/>
          <w:szCs w:val="28"/>
        </w:rPr>
        <w:t xml:space="preserve"> </w:t>
      </w:r>
      <w:r w:rsidR="007E3CBD">
        <w:rPr>
          <w:rFonts w:ascii="Arial" w:hAnsi="Arial" w:cs="Arial"/>
          <w:sz w:val="28"/>
          <w:szCs w:val="28"/>
        </w:rPr>
        <w:t xml:space="preserve">vasikana </w:t>
      </w:r>
      <w:proofErr w:type="spellStart"/>
      <w:r w:rsidR="007E3CBD">
        <w:rPr>
          <w:rFonts w:ascii="Arial" w:hAnsi="Arial" w:cs="Arial"/>
          <w:sz w:val="28"/>
          <w:szCs w:val="28"/>
        </w:rPr>
        <w:t>vemunyika</w:t>
      </w:r>
      <w:proofErr w:type="spellEnd"/>
      <w:r w:rsidR="008D0E7E">
        <w:rPr>
          <w:rFonts w:ascii="Arial" w:hAnsi="Arial" w:cs="Arial"/>
          <w:sz w:val="28"/>
          <w:szCs w:val="28"/>
        </w:rPr>
        <w:t xml:space="preserve">, </w:t>
      </w:r>
      <w:proofErr w:type="spellStart"/>
      <w:r w:rsidR="008D0E7E">
        <w:rPr>
          <w:rFonts w:ascii="Arial" w:hAnsi="Arial" w:cs="Arial"/>
          <w:sz w:val="28"/>
          <w:szCs w:val="28"/>
        </w:rPr>
        <w:t>unouuya</w:t>
      </w:r>
      <w:proofErr w:type="spellEnd"/>
      <w:r w:rsidR="008D0E7E">
        <w:rPr>
          <w:rFonts w:ascii="Arial" w:hAnsi="Arial" w:cs="Arial"/>
          <w:sz w:val="28"/>
          <w:szCs w:val="28"/>
        </w:rPr>
        <w:t xml:space="preserve"> mu</w:t>
      </w:r>
      <w:r w:rsidR="007F2373">
        <w:rPr>
          <w:rFonts w:ascii="Arial" w:hAnsi="Arial" w:cs="Arial"/>
          <w:sz w:val="28"/>
          <w:szCs w:val="28"/>
        </w:rPr>
        <w:t xml:space="preserve"> </w:t>
      </w:r>
      <w:r w:rsidR="008D0E7E">
        <w:rPr>
          <w:rFonts w:ascii="Arial" w:hAnsi="Arial" w:cs="Arial"/>
          <w:sz w:val="28"/>
          <w:szCs w:val="28"/>
        </w:rPr>
        <w:t xml:space="preserve">Church </w:t>
      </w:r>
      <w:proofErr w:type="spellStart"/>
      <w:r w:rsidR="008D0E7E">
        <w:rPr>
          <w:rFonts w:ascii="Arial" w:hAnsi="Arial" w:cs="Arial"/>
          <w:sz w:val="28"/>
          <w:szCs w:val="28"/>
        </w:rPr>
        <w:t>uchi</w:t>
      </w:r>
      <w:r w:rsidR="00D91891">
        <w:rPr>
          <w:rFonts w:ascii="Arial" w:hAnsi="Arial" w:cs="Arial"/>
          <w:sz w:val="28"/>
          <w:szCs w:val="28"/>
        </w:rPr>
        <w:t>viga</w:t>
      </w:r>
      <w:proofErr w:type="spellEnd"/>
      <w:r w:rsidR="00D91891">
        <w:rPr>
          <w:rFonts w:ascii="Arial" w:hAnsi="Arial" w:cs="Arial"/>
          <w:sz w:val="28"/>
          <w:szCs w:val="28"/>
        </w:rPr>
        <w:t xml:space="preserve"> zvivi, hanzi</w:t>
      </w:r>
      <w:r w:rsidR="001B47F0">
        <w:rPr>
          <w:rFonts w:ascii="Arial" w:hAnsi="Arial" w:cs="Arial"/>
          <w:sz w:val="28"/>
          <w:szCs w:val="28"/>
        </w:rPr>
        <w:t>,</w:t>
      </w:r>
      <w:r w:rsidR="00D91891">
        <w:rPr>
          <w:rFonts w:ascii="Arial" w:hAnsi="Arial" w:cs="Arial"/>
          <w:sz w:val="28"/>
          <w:szCs w:val="28"/>
        </w:rPr>
        <w:t xml:space="preserve"> “…hasha </w:t>
      </w:r>
      <w:proofErr w:type="spellStart"/>
      <w:r w:rsidR="00D91891">
        <w:rPr>
          <w:rFonts w:ascii="Arial" w:hAnsi="Arial" w:cs="Arial"/>
          <w:sz w:val="28"/>
          <w:szCs w:val="28"/>
        </w:rPr>
        <w:t>dzaMwari</w:t>
      </w:r>
      <w:proofErr w:type="spellEnd"/>
      <w:r w:rsidR="00D91891">
        <w:rPr>
          <w:rFonts w:ascii="Arial" w:hAnsi="Arial" w:cs="Arial"/>
          <w:sz w:val="28"/>
          <w:szCs w:val="28"/>
        </w:rPr>
        <w:t xml:space="preserve"> </w:t>
      </w:r>
      <w:proofErr w:type="spellStart"/>
      <w:r w:rsidR="00D91891">
        <w:rPr>
          <w:rFonts w:ascii="Arial" w:hAnsi="Arial" w:cs="Arial"/>
          <w:sz w:val="28"/>
          <w:szCs w:val="28"/>
        </w:rPr>
        <w:t>dziri</w:t>
      </w:r>
      <w:proofErr w:type="spellEnd"/>
      <w:r w:rsidR="00D91891">
        <w:rPr>
          <w:rFonts w:ascii="Arial" w:hAnsi="Arial" w:cs="Arial"/>
          <w:sz w:val="28"/>
          <w:szCs w:val="28"/>
        </w:rPr>
        <w:t xml:space="preserve"> pamusoro </w:t>
      </w:r>
      <w:proofErr w:type="spellStart"/>
      <w:r w:rsidR="00D91891">
        <w:rPr>
          <w:rFonts w:ascii="Arial" w:hAnsi="Arial" w:cs="Arial"/>
          <w:sz w:val="28"/>
          <w:szCs w:val="28"/>
        </w:rPr>
        <w:t>pavose</w:t>
      </w:r>
      <w:proofErr w:type="spellEnd"/>
      <w:r w:rsidR="00D91891">
        <w:rPr>
          <w:rFonts w:ascii="Arial" w:hAnsi="Arial" w:cs="Arial"/>
          <w:sz w:val="28"/>
          <w:szCs w:val="28"/>
        </w:rPr>
        <w:t xml:space="preserve"> </w:t>
      </w:r>
      <w:proofErr w:type="spellStart"/>
      <w:r w:rsidR="00D91891">
        <w:rPr>
          <w:rFonts w:ascii="Arial" w:hAnsi="Arial" w:cs="Arial"/>
          <w:sz w:val="28"/>
          <w:szCs w:val="28"/>
        </w:rPr>
        <w:t>vano</w:t>
      </w:r>
      <w:r w:rsidR="009F331A">
        <w:rPr>
          <w:rFonts w:ascii="Arial" w:hAnsi="Arial" w:cs="Arial"/>
          <w:sz w:val="28"/>
          <w:szCs w:val="28"/>
        </w:rPr>
        <w:t>bata</w:t>
      </w:r>
      <w:proofErr w:type="spellEnd"/>
      <w:r w:rsidR="009F331A">
        <w:rPr>
          <w:rFonts w:ascii="Arial" w:hAnsi="Arial" w:cs="Arial"/>
          <w:sz w:val="28"/>
          <w:szCs w:val="28"/>
        </w:rPr>
        <w:t xml:space="preserve"> </w:t>
      </w:r>
      <w:proofErr w:type="spellStart"/>
      <w:r w:rsidR="009F331A">
        <w:rPr>
          <w:rFonts w:ascii="Arial" w:hAnsi="Arial" w:cs="Arial"/>
          <w:sz w:val="28"/>
          <w:szCs w:val="28"/>
        </w:rPr>
        <w:t>zvokwadi</w:t>
      </w:r>
      <w:proofErr w:type="spellEnd"/>
      <w:r w:rsidR="009F331A">
        <w:rPr>
          <w:rFonts w:ascii="Arial" w:hAnsi="Arial" w:cs="Arial"/>
          <w:sz w:val="28"/>
          <w:szCs w:val="28"/>
        </w:rPr>
        <w:t xml:space="preserve"> yake </w:t>
      </w:r>
      <w:proofErr w:type="spellStart"/>
      <w:r w:rsidR="009F331A">
        <w:rPr>
          <w:rFonts w:ascii="Arial" w:hAnsi="Arial" w:cs="Arial"/>
          <w:sz w:val="28"/>
          <w:szCs w:val="28"/>
        </w:rPr>
        <w:t>mukudii</w:t>
      </w:r>
      <w:r w:rsidR="00CD31EB">
        <w:rPr>
          <w:rFonts w:ascii="Arial" w:hAnsi="Arial" w:cs="Arial"/>
          <w:sz w:val="28"/>
          <w:szCs w:val="28"/>
        </w:rPr>
        <w:t>i</w:t>
      </w:r>
      <w:proofErr w:type="spellEnd"/>
      <w:r w:rsidR="00CD31EB">
        <w:rPr>
          <w:rFonts w:ascii="Arial" w:hAnsi="Arial" w:cs="Arial"/>
          <w:sz w:val="28"/>
          <w:szCs w:val="28"/>
        </w:rPr>
        <w:t>…</w:t>
      </w:r>
      <w:r w:rsidR="00D91891">
        <w:rPr>
          <w:rFonts w:ascii="Arial" w:hAnsi="Arial" w:cs="Arial"/>
          <w:sz w:val="28"/>
          <w:szCs w:val="28"/>
        </w:rPr>
        <w:t>”</w:t>
      </w:r>
      <w:r w:rsidR="00CD31EB" w:rsidRPr="00CD31EB">
        <w:rPr>
          <w:rFonts w:ascii="Arial" w:hAnsi="Arial" w:cs="Arial"/>
          <w:sz w:val="28"/>
          <w:szCs w:val="28"/>
        </w:rPr>
        <w:t xml:space="preserve"> </w:t>
      </w:r>
      <w:r w:rsidR="00CD31EB" w:rsidRPr="001B47F0">
        <w:rPr>
          <w:rFonts w:ascii="Arial" w:hAnsi="Arial" w:cs="Arial"/>
          <w:sz w:val="18"/>
          <w:szCs w:val="18"/>
        </w:rPr>
        <w:t xml:space="preserve">[Congregation </w:t>
      </w:r>
      <w:r w:rsidR="00063DA1" w:rsidRPr="001B47F0">
        <w:rPr>
          <w:rFonts w:ascii="Arial" w:hAnsi="Arial" w:cs="Arial"/>
          <w:sz w:val="18"/>
          <w:szCs w:val="18"/>
        </w:rPr>
        <w:t>says, “</w:t>
      </w:r>
      <w:proofErr w:type="spellStart"/>
      <w:r w:rsidR="00CD31EB" w:rsidRPr="001B47F0">
        <w:rPr>
          <w:rFonts w:ascii="Arial" w:hAnsi="Arial" w:cs="Arial"/>
          <w:sz w:val="18"/>
          <w:szCs w:val="18"/>
        </w:rPr>
        <w:t>mukusarurama</w:t>
      </w:r>
      <w:proofErr w:type="spellEnd"/>
      <w:r w:rsidR="00CD31EB" w:rsidRPr="001B47F0">
        <w:rPr>
          <w:rFonts w:ascii="Arial" w:hAnsi="Arial" w:cs="Arial"/>
          <w:sz w:val="18"/>
          <w:szCs w:val="18"/>
        </w:rPr>
        <w:t>.”]</w:t>
      </w:r>
    </w:p>
    <w:p w14:paraId="4470C099" w14:textId="16C01A26" w:rsidR="007E6764" w:rsidRDefault="008D6614" w:rsidP="00EE1207">
      <w:pPr>
        <w:jc w:val="both"/>
        <w:rPr>
          <w:rFonts w:ascii="Arial" w:hAnsi="Arial" w:cs="Arial"/>
          <w:sz w:val="28"/>
          <w:szCs w:val="28"/>
        </w:rPr>
      </w:pPr>
      <w:r w:rsidRPr="00063DA1">
        <w:rPr>
          <w:rFonts w:ascii="Arial" w:hAnsi="Arial" w:cs="Arial"/>
          <w:sz w:val="28"/>
          <w:szCs w:val="28"/>
          <w:vertAlign w:val="superscript"/>
        </w:rPr>
        <w:t xml:space="preserve">181 </w:t>
      </w:r>
      <w:r w:rsidR="00CD31EB" w:rsidRPr="00063DA1">
        <w:rPr>
          <w:rFonts w:ascii="Arial" w:hAnsi="Arial" w:cs="Arial"/>
          <w:sz w:val="28"/>
          <w:szCs w:val="28"/>
        </w:rPr>
        <w:t xml:space="preserve">Hakuna </w:t>
      </w:r>
      <w:proofErr w:type="spellStart"/>
      <w:r w:rsidR="007E3CBD" w:rsidRPr="00063DA1">
        <w:rPr>
          <w:rFonts w:ascii="Arial" w:hAnsi="Arial" w:cs="Arial"/>
          <w:sz w:val="28"/>
          <w:szCs w:val="28"/>
        </w:rPr>
        <w:t>ngozi</w:t>
      </w:r>
      <w:proofErr w:type="spellEnd"/>
      <w:r w:rsidR="007E3CBD" w:rsidRPr="00063DA1">
        <w:rPr>
          <w:rFonts w:ascii="Arial" w:hAnsi="Arial" w:cs="Arial"/>
          <w:sz w:val="28"/>
          <w:szCs w:val="28"/>
        </w:rPr>
        <w:t xml:space="preserve"> </w:t>
      </w:r>
      <w:proofErr w:type="spellStart"/>
      <w:r w:rsidR="007E3CBD" w:rsidRPr="00063DA1">
        <w:rPr>
          <w:rFonts w:ascii="Arial" w:hAnsi="Arial" w:cs="Arial"/>
          <w:sz w:val="28"/>
          <w:szCs w:val="28"/>
        </w:rPr>
        <w:t>futi</w:t>
      </w:r>
      <w:proofErr w:type="spellEnd"/>
      <w:r w:rsidR="007E3CBD" w:rsidRPr="00063DA1">
        <w:rPr>
          <w:rFonts w:ascii="Arial" w:hAnsi="Arial" w:cs="Arial"/>
          <w:sz w:val="28"/>
          <w:szCs w:val="28"/>
        </w:rPr>
        <w:t xml:space="preserve">, </w:t>
      </w:r>
      <w:proofErr w:type="spellStart"/>
      <w:r w:rsidR="007E3CBD" w:rsidRPr="00063DA1">
        <w:rPr>
          <w:rFonts w:ascii="Arial" w:hAnsi="Arial" w:cs="Arial"/>
          <w:sz w:val="28"/>
          <w:szCs w:val="28"/>
        </w:rPr>
        <w:t>inodarika</w:t>
      </w:r>
      <w:proofErr w:type="spellEnd"/>
      <w:r w:rsidR="007E3CBD" w:rsidRPr="00063DA1">
        <w:rPr>
          <w:rFonts w:ascii="Arial" w:hAnsi="Arial" w:cs="Arial"/>
          <w:sz w:val="28"/>
          <w:szCs w:val="28"/>
        </w:rPr>
        <w:t xml:space="preserve"> munhu ari </w:t>
      </w:r>
      <w:proofErr w:type="spellStart"/>
      <w:r w:rsidR="007E3CBD" w:rsidRPr="00063DA1">
        <w:rPr>
          <w:rFonts w:ascii="Arial" w:hAnsi="Arial" w:cs="Arial"/>
          <w:sz w:val="28"/>
          <w:szCs w:val="28"/>
        </w:rPr>
        <w:t>kuts</w:t>
      </w:r>
      <w:r w:rsidR="00343DB0">
        <w:rPr>
          <w:rFonts w:ascii="Arial" w:hAnsi="Arial" w:cs="Arial"/>
          <w:sz w:val="28"/>
          <w:szCs w:val="28"/>
        </w:rPr>
        <w:t>i</w:t>
      </w:r>
      <w:r w:rsidR="007E3CBD" w:rsidRPr="00063DA1">
        <w:rPr>
          <w:rFonts w:ascii="Arial" w:hAnsi="Arial" w:cs="Arial"/>
          <w:sz w:val="28"/>
          <w:szCs w:val="28"/>
        </w:rPr>
        <w:t>urwa</w:t>
      </w:r>
      <w:proofErr w:type="spellEnd"/>
      <w:r w:rsidR="007E3CBD" w:rsidRPr="00063DA1">
        <w:rPr>
          <w:rFonts w:ascii="Arial" w:hAnsi="Arial" w:cs="Arial"/>
          <w:sz w:val="28"/>
          <w:szCs w:val="28"/>
        </w:rPr>
        <w:t xml:space="preserve"> ne curse </w:t>
      </w:r>
      <w:proofErr w:type="spellStart"/>
      <w:r w:rsidR="007E3CBD" w:rsidRPr="00063DA1">
        <w:rPr>
          <w:rFonts w:ascii="Arial" w:hAnsi="Arial" w:cs="Arial"/>
          <w:sz w:val="28"/>
          <w:szCs w:val="28"/>
        </w:rPr>
        <w:t>ya</w:t>
      </w:r>
      <w:r w:rsidR="00946470" w:rsidRPr="00063DA1">
        <w:rPr>
          <w:rFonts w:ascii="Arial" w:hAnsi="Arial" w:cs="Arial"/>
          <w:sz w:val="28"/>
          <w:szCs w:val="28"/>
        </w:rPr>
        <w:t>a</w:t>
      </w:r>
      <w:r w:rsidR="007E3CBD" w:rsidRPr="00063DA1">
        <w:rPr>
          <w:rFonts w:ascii="Arial" w:hAnsi="Arial" w:cs="Arial"/>
          <w:sz w:val="28"/>
          <w:szCs w:val="28"/>
        </w:rPr>
        <w:t>ni</w:t>
      </w:r>
      <w:proofErr w:type="spellEnd"/>
      <w:r w:rsidR="00946470" w:rsidRPr="00063DA1">
        <w:rPr>
          <w:rFonts w:ascii="Arial" w:hAnsi="Arial" w:cs="Arial"/>
          <w:sz w:val="28"/>
          <w:szCs w:val="28"/>
        </w:rPr>
        <w:t xml:space="preserve">…? </w:t>
      </w:r>
      <w:r w:rsidR="00946470" w:rsidRPr="001B47F0">
        <w:rPr>
          <w:rFonts w:ascii="Arial" w:hAnsi="Arial" w:cs="Arial"/>
          <w:sz w:val="18"/>
          <w:szCs w:val="18"/>
        </w:rPr>
        <w:t xml:space="preserve">[Congregation </w:t>
      </w:r>
      <w:r w:rsidR="00063DA1" w:rsidRPr="001B47F0">
        <w:rPr>
          <w:rFonts w:ascii="Arial" w:hAnsi="Arial" w:cs="Arial"/>
          <w:sz w:val="18"/>
          <w:szCs w:val="18"/>
        </w:rPr>
        <w:t>says, “</w:t>
      </w:r>
      <w:r w:rsidR="00946470" w:rsidRPr="001B47F0">
        <w:rPr>
          <w:rFonts w:ascii="Arial" w:hAnsi="Arial" w:cs="Arial"/>
          <w:sz w:val="18"/>
          <w:szCs w:val="18"/>
        </w:rPr>
        <w:t>yaMwa</w:t>
      </w:r>
      <w:r w:rsidR="004321D9" w:rsidRPr="001B47F0">
        <w:rPr>
          <w:rFonts w:ascii="Arial" w:hAnsi="Arial" w:cs="Arial"/>
          <w:sz w:val="18"/>
          <w:szCs w:val="18"/>
        </w:rPr>
        <w:t>ri.]</w:t>
      </w:r>
      <w:r w:rsidR="004321D9">
        <w:rPr>
          <w:rFonts w:ascii="Arial" w:hAnsi="Arial" w:cs="Arial"/>
          <w:sz w:val="28"/>
          <w:szCs w:val="28"/>
        </w:rPr>
        <w:t xml:space="preserve"> Tamba </w:t>
      </w:r>
      <w:proofErr w:type="spellStart"/>
      <w:r w:rsidR="004321D9">
        <w:rPr>
          <w:rFonts w:ascii="Arial" w:hAnsi="Arial" w:cs="Arial"/>
          <w:sz w:val="28"/>
          <w:szCs w:val="28"/>
        </w:rPr>
        <w:t>hako</w:t>
      </w:r>
      <w:proofErr w:type="spellEnd"/>
      <w:r w:rsidR="004321D9">
        <w:rPr>
          <w:rFonts w:ascii="Arial" w:hAnsi="Arial" w:cs="Arial"/>
          <w:sz w:val="28"/>
          <w:szCs w:val="28"/>
        </w:rPr>
        <w:t xml:space="preserve"> uri </w:t>
      </w:r>
      <w:proofErr w:type="spellStart"/>
      <w:r w:rsidR="004321D9">
        <w:rPr>
          <w:rFonts w:ascii="Arial" w:hAnsi="Arial" w:cs="Arial"/>
          <w:sz w:val="28"/>
          <w:szCs w:val="28"/>
        </w:rPr>
        <w:t>muKereke</w:t>
      </w:r>
      <w:proofErr w:type="spellEnd"/>
      <w:r w:rsidR="004321D9">
        <w:rPr>
          <w:rFonts w:ascii="Arial" w:hAnsi="Arial" w:cs="Arial"/>
          <w:sz w:val="28"/>
          <w:szCs w:val="28"/>
        </w:rPr>
        <w:t xml:space="preserve"> </w:t>
      </w:r>
      <w:r w:rsidR="001458CF">
        <w:rPr>
          <w:rFonts w:ascii="Arial" w:hAnsi="Arial" w:cs="Arial"/>
          <w:sz w:val="28"/>
          <w:szCs w:val="28"/>
        </w:rPr>
        <w:t xml:space="preserve">yaMwari </w:t>
      </w:r>
      <w:proofErr w:type="spellStart"/>
      <w:r w:rsidR="001458CF">
        <w:rPr>
          <w:rFonts w:ascii="Arial" w:hAnsi="Arial" w:cs="Arial"/>
          <w:sz w:val="28"/>
          <w:szCs w:val="28"/>
        </w:rPr>
        <w:t>uchiita</w:t>
      </w:r>
      <w:proofErr w:type="spellEnd"/>
      <w:r w:rsidR="001458CF">
        <w:rPr>
          <w:rFonts w:ascii="Arial" w:hAnsi="Arial" w:cs="Arial"/>
          <w:sz w:val="28"/>
          <w:szCs w:val="28"/>
        </w:rPr>
        <w:t xml:space="preserve"> </w:t>
      </w:r>
      <w:proofErr w:type="spellStart"/>
      <w:r w:rsidR="001458CF">
        <w:rPr>
          <w:rFonts w:ascii="Arial" w:hAnsi="Arial" w:cs="Arial"/>
          <w:sz w:val="28"/>
          <w:szCs w:val="28"/>
        </w:rPr>
        <w:t>zvaunod</w:t>
      </w:r>
      <w:r w:rsidR="005E520C">
        <w:rPr>
          <w:rFonts w:ascii="Arial" w:hAnsi="Arial" w:cs="Arial"/>
          <w:sz w:val="28"/>
          <w:szCs w:val="28"/>
        </w:rPr>
        <w:t>ii</w:t>
      </w:r>
      <w:proofErr w:type="spellEnd"/>
      <w:r w:rsidR="005E520C">
        <w:rPr>
          <w:rFonts w:ascii="Arial" w:hAnsi="Arial" w:cs="Arial"/>
          <w:sz w:val="28"/>
          <w:szCs w:val="28"/>
        </w:rPr>
        <w:t xml:space="preserve">…? </w:t>
      </w:r>
      <w:r w:rsidR="005E520C" w:rsidRPr="001B47F0">
        <w:rPr>
          <w:rFonts w:ascii="Arial" w:hAnsi="Arial" w:cs="Arial"/>
          <w:sz w:val="18"/>
          <w:szCs w:val="18"/>
        </w:rPr>
        <w:t xml:space="preserve">[Congregation </w:t>
      </w:r>
      <w:r w:rsidR="00063DA1" w:rsidRPr="001B47F0">
        <w:rPr>
          <w:rFonts w:ascii="Arial" w:hAnsi="Arial" w:cs="Arial"/>
          <w:sz w:val="18"/>
          <w:szCs w:val="18"/>
        </w:rPr>
        <w:t>says, “</w:t>
      </w:r>
      <w:r w:rsidR="001E10F3" w:rsidRPr="001B47F0">
        <w:rPr>
          <w:rFonts w:ascii="Arial" w:hAnsi="Arial" w:cs="Arial"/>
          <w:sz w:val="18"/>
          <w:szCs w:val="18"/>
        </w:rPr>
        <w:t>zvaunoda.</w:t>
      </w:r>
      <w:r w:rsidR="005E520C" w:rsidRPr="001B47F0">
        <w:rPr>
          <w:rFonts w:ascii="Arial" w:hAnsi="Arial" w:cs="Arial"/>
          <w:sz w:val="18"/>
          <w:szCs w:val="18"/>
        </w:rPr>
        <w:t>”]</w:t>
      </w:r>
      <w:r w:rsidR="001E10F3">
        <w:rPr>
          <w:rFonts w:ascii="Arial" w:hAnsi="Arial" w:cs="Arial"/>
          <w:sz w:val="28"/>
          <w:szCs w:val="28"/>
        </w:rPr>
        <w:t xml:space="preserve"> </w:t>
      </w:r>
      <w:proofErr w:type="spellStart"/>
      <w:r w:rsidR="001E10F3">
        <w:rPr>
          <w:rFonts w:ascii="Arial" w:hAnsi="Arial" w:cs="Arial"/>
          <w:sz w:val="28"/>
          <w:szCs w:val="28"/>
        </w:rPr>
        <w:t>Ehe</w:t>
      </w:r>
      <w:proofErr w:type="spellEnd"/>
      <w:r w:rsidR="001E10F3">
        <w:rPr>
          <w:rFonts w:ascii="Arial" w:hAnsi="Arial" w:cs="Arial"/>
          <w:sz w:val="28"/>
          <w:szCs w:val="28"/>
        </w:rPr>
        <w:t xml:space="preserve">, tamba, </w:t>
      </w:r>
      <w:proofErr w:type="spellStart"/>
      <w:r w:rsidR="001E10F3">
        <w:rPr>
          <w:rFonts w:ascii="Arial" w:hAnsi="Arial" w:cs="Arial"/>
          <w:sz w:val="28"/>
          <w:szCs w:val="28"/>
        </w:rPr>
        <w:t>nyenga</w:t>
      </w:r>
      <w:proofErr w:type="spellEnd"/>
      <w:r w:rsidR="001E10F3">
        <w:rPr>
          <w:rFonts w:ascii="Arial" w:hAnsi="Arial" w:cs="Arial"/>
          <w:sz w:val="28"/>
          <w:szCs w:val="28"/>
        </w:rPr>
        <w:t xml:space="preserve"> va</w:t>
      </w:r>
      <w:r w:rsidR="009F7C97">
        <w:rPr>
          <w:rFonts w:ascii="Arial" w:hAnsi="Arial" w:cs="Arial"/>
          <w:sz w:val="28"/>
          <w:szCs w:val="28"/>
        </w:rPr>
        <w:t xml:space="preserve">sikana </w:t>
      </w:r>
      <w:proofErr w:type="spellStart"/>
      <w:r w:rsidR="009F7C97">
        <w:rPr>
          <w:rFonts w:ascii="Arial" w:hAnsi="Arial" w:cs="Arial"/>
          <w:sz w:val="28"/>
          <w:szCs w:val="28"/>
        </w:rPr>
        <w:t>uchiuya</w:t>
      </w:r>
      <w:proofErr w:type="spellEnd"/>
      <w:r w:rsidR="009F7C97">
        <w:rPr>
          <w:rFonts w:ascii="Arial" w:hAnsi="Arial" w:cs="Arial"/>
          <w:sz w:val="28"/>
          <w:szCs w:val="28"/>
        </w:rPr>
        <w:t xml:space="preserve"> mu</w:t>
      </w:r>
      <w:r w:rsidR="00343DB0">
        <w:rPr>
          <w:rFonts w:ascii="Arial" w:hAnsi="Arial" w:cs="Arial"/>
          <w:sz w:val="28"/>
          <w:szCs w:val="28"/>
        </w:rPr>
        <w:t xml:space="preserve"> </w:t>
      </w:r>
      <w:r w:rsidR="00D76507">
        <w:rPr>
          <w:rFonts w:ascii="Arial" w:hAnsi="Arial" w:cs="Arial"/>
          <w:sz w:val="28"/>
          <w:szCs w:val="28"/>
        </w:rPr>
        <w:t>C</w:t>
      </w:r>
      <w:r w:rsidR="009F7C97">
        <w:rPr>
          <w:rFonts w:ascii="Arial" w:hAnsi="Arial" w:cs="Arial"/>
          <w:sz w:val="28"/>
          <w:szCs w:val="28"/>
        </w:rPr>
        <w:t>h</w:t>
      </w:r>
      <w:r w:rsidR="00D76507">
        <w:rPr>
          <w:rFonts w:ascii="Arial" w:hAnsi="Arial" w:cs="Arial"/>
          <w:sz w:val="28"/>
          <w:szCs w:val="28"/>
        </w:rPr>
        <w:t xml:space="preserve">urch, </w:t>
      </w:r>
      <w:proofErr w:type="spellStart"/>
      <w:r w:rsidR="00D76507">
        <w:rPr>
          <w:rFonts w:ascii="Arial" w:hAnsi="Arial" w:cs="Arial"/>
          <w:sz w:val="28"/>
          <w:szCs w:val="28"/>
        </w:rPr>
        <w:t>nyenga</w:t>
      </w:r>
      <w:proofErr w:type="spellEnd"/>
      <w:r w:rsidR="00D76507">
        <w:rPr>
          <w:rFonts w:ascii="Arial" w:hAnsi="Arial" w:cs="Arial"/>
          <w:sz w:val="28"/>
          <w:szCs w:val="28"/>
        </w:rPr>
        <w:t xml:space="preserve"> vamwe vari mu</w:t>
      </w:r>
      <w:r w:rsidR="00343DB0">
        <w:rPr>
          <w:rFonts w:ascii="Arial" w:hAnsi="Arial" w:cs="Arial"/>
          <w:sz w:val="28"/>
          <w:szCs w:val="28"/>
        </w:rPr>
        <w:t xml:space="preserve"> </w:t>
      </w:r>
      <w:r w:rsidR="00D76507">
        <w:rPr>
          <w:rFonts w:ascii="Arial" w:hAnsi="Arial" w:cs="Arial"/>
          <w:sz w:val="28"/>
          <w:szCs w:val="28"/>
        </w:rPr>
        <w:t>Ch</w:t>
      </w:r>
      <w:r w:rsidR="00D753D9">
        <w:rPr>
          <w:rFonts w:ascii="Arial" w:hAnsi="Arial" w:cs="Arial"/>
          <w:sz w:val="28"/>
          <w:szCs w:val="28"/>
        </w:rPr>
        <w:t xml:space="preserve">urch </w:t>
      </w:r>
      <w:proofErr w:type="spellStart"/>
      <w:r w:rsidR="00D753D9">
        <w:rPr>
          <w:rFonts w:ascii="Arial" w:hAnsi="Arial" w:cs="Arial"/>
          <w:sz w:val="28"/>
          <w:szCs w:val="28"/>
        </w:rPr>
        <w:t>imomo</w:t>
      </w:r>
      <w:proofErr w:type="spellEnd"/>
      <w:r w:rsidR="0012237C">
        <w:rPr>
          <w:rFonts w:ascii="Arial" w:hAnsi="Arial" w:cs="Arial"/>
          <w:sz w:val="28"/>
          <w:szCs w:val="28"/>
        </w:rPr>
        <w:t xml:space="preserve">, viga zvinhu zvako, </w:t>
      </w:r>
      <w:proofErr w:type="spellStart"/>
      <w:r w:rsidR="0012237C">
        <w:rPr>
          <w:rFonts w:ascii="Arial" w:hAnsi="Arial" w:cs="Arial"/>
          <w:sz w:val="28"/>
          <w:szCs w:val="28"/>
        </w:rPr>
        <w:t>i</w:t>
      </w:r>
      <w:r w:rsidR="007F3450">
        <w:rPr>
          <w:rFonts w:ascii="Arial" w:hAnsi="Arial" w:cs="Arial"/>
          <w:sz w:val="28"/>
          <w:szCs w:val="28"/>
        </w:rPr>
        <w:t>ta</w:t>
      </w:r>
      <w:proofErr w:type="spellEnd"/>
      <w:r w:rsidR="007F3450">
        <w:rPr>
          <w:rFonts w:ascii="Arial" w:hAnsi="Arial" w:cs="Arial"/>
          <w:sz w:val="28"/>
          <w:szCs w:val="28"/>
        </w:rPr>
        <w:t xml:space="preserve"> </w:t>
      </w:r>
      <w:proofErr w:type="spellStart"/>
      <w:r w:rsidR="007F3450">
        <w:rPr>
          <w:rFonts w:ascii="Arial" w:hAnsi="Arial" w:cs="Arial"/>
          <w:sz w:val="28"/>
          <w:szCs w:val="28"/>
        </w:rPr>
        <w:t>musikanza</w:t>
      </w:r>
      <w:proofErr w:type="spellEnd"/>
      <w:r w:rsidR="007F3450">
        <w:rPr>
          <w:rFonts w:ascii="Arial" w:hAnsi="Arial" w:cs="Arial"/>
          <w:sz w:val="28"/>
          <w:szCs w:val="28"/>
        </w:rPr>
        <w:t xml:space="preserve"> </w:t>
      </w:r>
      <w:proofErr w:type="spellStart"/>
      <w:r w:rsidR="007F3450">
        <w:rPr>
          <w:rFonts w:ascii="Arial" w:hAnsi="Arial" w:cs="Arial"/>
          <w:sz w:val="28"/>
          <w:szCs w:val="28"/>
        </w:rPr>
        <w:t>yako</w:t>
      </w:r>
      <w:proofErr w:type="spellEnd"/>
      <w:r w:rsidR="007739B9">
        <w:rPr>
          <w:rFonts w:ascii="Arial" w:hAnsi="Arial" w:cs="Arial"/>
          <w:sz w:val="28"/>
          <w:szCs w:val="28"/>
        </w:rPr>
        <w:t>, one day you will reap!</w:t>
      </w:r>
      <w:r w:rsidR="002B5818" w:rsidRPr="002B5818">
        <w:rPr>
          <w:rFonts w:ascii="Arial" w:hAnsi="Arial" w:cs="Arial"/>
          <w:sz w:val="28"/>
          <w:szCs w:val="28"/>
        </w:rPr>
        <w:t xml:space="preserve"> </w:t>
      </w:r>
      <w:r w:rsidR="00534101" w:rsidRPr="00534101">
        <w:rPr>
          <w:rFonts w:ascii="Arial" w:hAnsi="Arial" w:cs="Arial"/>
          <w:sz w:val="18"/>
          <w:szCs w:val="28"/>
        </w:rPr>
        <w:t xml:space="preserve">[Congregation says, “Amen.”] </w:t>
      </w:r>
    </w:p>
    <w:p w14:paraId="6C365615" w14:textId="53315B8E" w:rsidR="008E5DD1" w:rsidRDefault="008D6614" w:rsidP="00EE1207">
      <w:pPr>
        <w:jc w:val="both"/>
        <w:rPr>
          <w:rFonts w:ascii="Arial" w:hAnsi="Arial" w:cs="Arial"/>
          <w:sz w:val="28"/>
          <w:szCs w:val="28"/>
        </w:rPr>
      </w:pPr>
      <w:r>
        <w:rPr>
          <w:rFonts w:ascii="Arial" w:hAnsi="Arial" w:cs="Arial"/>
          <w:sz w:val="28"/>
          <w:szCs w:val="28"/>
          <w:vertAlign w:val="superscript"/>
        </w:rPr>
        <w:t xml:space="preserve">182 </w:t>
      </w:r>
      <w:r w:rsidR="00534101">
        <w:rPr>
          <w:rFonts w:ascii="Arial" w:hAnsi="Arial" w:cs="Arial"/>
          <w:sz w:val="28"/>
          <w:szCs w:val="28"/>
        </w:rPr>
        <w:t>Ha-</w:t>
      </w:r>
      <w:proofErr w:type="spellStart"/>
      <w:r w:rsidR="00534101">
        <w:rPr>
          <w:rFonts w:ascii="Arial" w:hAnsi="Arial" w:cs="Arial"/>
          <w:sz w:val="28"/>
          <w:szCs w:val="28"/>
        </w:rPr>
        <w:t>maona</w:t>
      </w:r>
      <w:proofErr w:type="spellEnd"/>
      <w:r w:rsidR="002B5818">
        <w:rPr>
          <w:rFonts w:ascii="Arial" w:hAnsi="Arial" w:cs="Arial"/>
          <w:sz w:val="28"/>
          <w:szCs w:val="28"/>
        </w:rPr>
        <w:t xml:space="preserve">, I couldn’t </w:t>
      </w:r>
      <w:r w:rsidR="00620105">
        <w:rPr>
          <w:rFonts w:ascii="Arial" w:hAnsi="Arial" w:cs="Arial"/>
          <w:sz w:val="28"/>
          <w:szCs w:val="28"/>
        </w:rPr>
        <w:t>help th</w:t>
      </w:r>
      <w:r w:rsidR="003D6D7D">
        <w:rPr>
          <w:rFonts w:ascii="Arial" w:hAnsi="Arial" w:cs="Arial"/>
          <w:sz w:val="28"/>
          <w:szCs w:val="28"/>
        </w:rPr>
        <w:t xml:space="preserve">inking kuti </w:t>
      </w:r>
      <w:r w:rsidR="00A712C8">
        <w:rPr>
          <w:rFonts w:ascii="Arial" w:hAnsi="Arial" w:cs="Arial"/>
          <w:sz w:val="28"/>
          <w:szCs w:val="28"/>
        </w:rPr>
        <w:t xml:space="preserve">ahh </w:t>
      </w:r>
      <w:r w:rsidR="003D6D7D">
        <w:rPr>
          <w:rFonts w:ascii="Arial" w:hAnsi="Arial" w:cs="Arial"/>
          <w:sz w:val="28"/>
          <w:szCs w:val="28"/>
        </w:rPr>
        <w:t xml:space="preserve">but Brother Kudzai </w:t>
      </w:r>
      <w:proofErr w:type="spellStart"/>
      <w:r w:rsidR="003D6D7D">
        <w:rPr>
          <w:rFonts w:ascii="Arial" w:hAnsi="Arial" w:cs="Arial"/>
          <w:sz w:val="28"/>
          <w:szCs w:val="28"/>
        </w:rPr>
        <w:t>vakauya</w:t>
      </w:r>
      <w:proofErr w:type="spellEnd"/>
      <w:r w:rsidR="003D6D7D">
        <w:rPr>
          <w:rFonts w:ascii="Arial" w:hAnsi="Arial" w:cs="Arial"/>
          <w:sz w:val="28"/>
          <w:szCs w:val="28"/>
        </w:rPr>
        <w:t xml:space="preserve"> </w:t>
      </w:r>
      <w:proofErr w:type="spellStart"/>
      <w:r w:rsidR="003D6D7D">
        <w:rPr>
          <w:rFonts w:ascii="Arial" w:hAnsi="Arial" w:cs="Arial"/>
          <w:sz w:val="28"/>
          <w:szCs w:val="28"/>
        </w:rPr>
        <w:t>vakataura</w:t>
      </w:r>
      <w:proofErr w:type="spellEnd"/>
      <w:r w:rsidR="003D6D7D">
        <w:rPr>
          <w:rFonts w:ascii="Arial" w:hAnsi="Arial" w:cs="Arial"/>
          <w:sz w:val="28"/>
          <w:szCs w:val="28"/>
        </w:rPr>
        <w:t xml:space="preserve"> neni</w:t>
      </w:r>
      <w:r w:rsidR="00F54592">
        <w:rPr>
          <w:rFonts w:ascii="Arial" w:hAnsi="Arial" w:cs="Arial"/>
          <w:sz w:val="28"/>
          <w:szCs w:val="28"/>
        </w:rPr>
        <w:t xml:space="preserve"> </w:t>
      </w:r>
      <w:proofErr w:type="spellStart"/>
      <w:r w:rsidR="001549A6">
        <w:rPr>
          <w:rFonts w:ascii="Arial" w:hAnsi="Arial" w:cs="Arial"/>
          <w:sz w:val="28"/>
          <w:szCs w:val="28"/>
        </w:rPr>
        <w:t>vakatendeuka</w:t>
      </w:r>
      <w:proofErr w:type="spellEnd"/>
      <w:r w:rsidR="001549A6">
        <w:rPr>
          <w:rFonts w:ascii="Arial" w:hAnsi="Arial" w:cs="Arial"/>
          <w:sz w:val="28"/>
          <w:szCs w:val="28"/>
        </w:rPr>
        <w:t xml:space="preserve"> but </w:t>
      </w:r>
      <w:proofErr w:type="spellStart"/>
      <w:r w:rsidR="001549A6">
        <w:rPr>
          <w:rFonts w:ascii="Arial" w:hAnsi="Arial" w:cs="Arial"/>
          <w:sz w:val="28"/>
          <w:szCs w:val="28"/>
        </w:rPr>
        <w:t>nya</w:t>
      </w:r>
      <w:r w:rsidR="00F243B7">
        <w:rPr>
          <w:rFonts w:ascii="Arial" w:hAnsi="Arial" w:cs="Arial"/>
          <w:sz w:val="28"/>
          <w:szCs w:val="28"/>
        </w:rPr>
        <w:t>ya</w:t>
      </w:r>
      <w:proofErr w:type="spellEnd"/>
      <w:r w:rsidR="00F243B7">
        <w:rPr>
          <w:rFonts w:ascii="Arial" w:hAnsi="Arial" w:cs="Arial"/>
          <w:sz w:val="28"/>
          <w:szCs w:val="28"/>
        </w:rPr>
        <w:t xml:space="preserve"> </w:t>
      </w:r>
      <w:proofErr w:type="spellStart"/>
      <w:r w:rsidR="00F243B7">
        <w:rPr>
          <w:rFonts w:ascii="Arial" w:hAnsi="Arial" w:cs="Arial"/>
          <w:sz w:val="28"/>
          <w:szCs w:val="28"/>
        </w:rPr>
        <w:t>yavo</w:t>
      </w:r>
      <w:proofErr w:type="spellEnd"/>
      <w:r w:rsidR="00F243B7">
        <w:rPr>
          <w:rFonts w:ascii="Arial" w:hAnsi="Arial" w:cs="Arial"/>
          <w:sz w:val="28"/>
          <w:szCs w:val="28"/>
        </w:rPr>
        <w:t xml:space="preserve"> </w:t>
      </w:r>
      <w:proofErr w:type="spellStart"/>
      <w:r w:rsidR="00F243B7">
        <w:rPr>
          <w:rFonts w:ascii="Arial" w:hAnsi="Arial" w:cs="Arial"/>
          <w:sz w:val="28"/>
          <w:szCs w:val="28"/>
        </w:rPr>
        <w:t>yanga</w:t>
      </w:r>
      <w:proofErr w:type="spellEnd"/>
      <w:r w:rsidR="00ED5553">
        <w:rPr>
          <w:rFonts w:ascii="Arial" w:hAnsi="Arial" w:cs="Arial"/>
          <w:sz w:val="28"/>
          <w:szCs w:val="28"/>
        </w:rPr>
        <w:t xml:space="preserve"> ir</w:t>
      </w:r>
      <w:r w:rsidR="009E7035">
        <w:rPr>
          <w:rFonts w:ascii="Arial" w:hAnsi="Arial" w:cs="Arial"/>
          <w:sz w:val="28"/>
          <w:szCs w:val="28"/>
        </w:rPr>
        <w:t xml:space="preserve">i </w:t>
      </w:r>
      <w:proofErr w:type="spellStart"/>
      <w:r w:rsidR="009E7035">
        <w:rPr>
          <w:rFonts w:ascii="Arial" w:hAnsi="Arial" w:cs="Arial"/>
          <w:sz w:val="28"/>
          <w:szCs w:val="28"/>
        </w:rPr>
        <w:t>yemusikana</w:t>
      </w:r>
      <w:proofErr w:type="spellEnd"/>
      <w:r w:rsidR="009E7035">
        <w:rPr>
          <w:rFonts w:ascii="Arial" w:hAnsi="Arial" w:cs="Arial"/>
          <w:sz w:val="28"/>
          <w:szCs w:val="28"/>
        </w:rPr>
        <w:t xml:space="preserve"> </w:t>
      </w:r>
      <w:proofErr w:type="spellStart"/>
      <w:r w:rsidR="009E7035">
        <w:rPr>
          <w:rFonts w:ascii="Arial" w:hAnsi="Arial" w:cs="Arial"/>
          <w:sz w:val="28"/>
          <w:szCs w:val="28"/>
        </w:rPr>
        <w:t>wem</w:t>
      </w:r>
      <w:r w:rsidR="0000182C">
        <w:rPr>
          <w:rFonts w:ascii="Arial" w:hAnsi="Arial" w:cs="Arial"/>
          <w:sz w:val="28"/>
          <w:szCs w:val="28"/>
        </w:rPr>
        <w:t>unyika</w:t>
      </w:r>
      <w:proofErr w:type="spellEnd"/>
      <w:r w:rsidR="0000182C">
        <w:rPr>
          <w:rFonts w:ascii="Arial" w:hAnsi="Arial" w:cs="Arial"/>
          <w:sz w:val="28"/>
          <w:szCs w:val="28"/>
        </w:rPr>
        <w:t xml:space="preserve"> </w:t>
      </w:r>
      <w:proofErr w:type="spellStart"/>
      <w:r w:rsidR="0000182C">
        <w:rPr>
          <w:rFonts w:ascii="Arial" w:hAnsi="Arial" w:cs="Arial"/>
          <w:sz w:val="28"/>
          <w:szCs w:val="28"/>
        </w:rPr>
        <w:t>wava</w:t>
      </w:r>
      <w:r w:rsidR="00BA32BF">
        <w:rPr>
          <w:rFonts w:ascii="Arial" w:hAnsi="Arial" w:cs="Arial"/>
          <w:sz w:val="28"/>
          <w:szCs w:val="28"/>
        </w:rPr>
        <w:t>ka</w:t>
      </w:r>
      <w:r w:rsidR="005B315B">
        <w:rPr>
          <w:rFonts w:ascii="Arial" w:hAnsi="Arial" w:cs="Arial"/>
          <w:sz w:val="28"/>
          <w:szCs w:val="28"/>
        </w:rPr>
        <w:t>nga</w:t>
      </w:r>
      <w:proofErr w:type="spellEnd"/>
      <w:r w:rsidR="00BA32BF">
        <w:rPr>
          <w:rFonts w:ascii="Arial" w:hAnsi="Arial" w:cs="Arial"/>
          <w:sz w:val="28"/>
          <w:szCs w:val="28"/>
        </w:rPr>
        <w:t xml:space="preserve"> </w:t>
      </w:r>
      <w:proofErr w:type="spellStart"/>
      <w:r w:rsidR="005B315B">
        <w:rPr>
          <w:rFonts w:ascii="Arial" w:hAnsi="Arial" w:cs="Arial"/>
          <w:sz w:val="28"/>
          <w:szCs w:val="28"/>
        </w:rPr>
        <w:t>va</w:t>
      </w:r>
      <w:r w:rsidR="00BA32BF">
        <w:rPr>
          <w:rFonts w:ascii="Arial" w:hAnsi="Arial" w:cs="Arial"/>
          <w:sz w:val="28"/>
          <w:szCs w:val="28"/>
        </w:rPr>
        <w:t>mititsa</w:t>
      </w:r>
      <w:proofErr w:type="spellEnd"/>
      <w:r w:rsidR="005B315B">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5B315B">
        <w:rPr>
          <w:rFonts w:ascii="Arial" w:hAnsi="Arial" w:cs="Arial"/>
          <w:sz w:val="28"/>
          <w:szCs w:val="28"/>
        </w:rPr>
        <w:t xml:space="preserve"> But I though</w:t>
      </w:r>
      <w:r w:rsidR="007E6764">
        <w:rPr>
          <w:rFonts w:ascii="Arial" w:hAnsi="Arial" w:cs="Arial"/>
          <w:sz w:val="28"/>
          <w:szCs w:val="28"/>
        </w:rPr>
        <w:t xml:space="preserve">t his accident, </w:t>
      </w:r>
      <w:proofErr w:type="spellStart"/>
      <w:r w:rsidR="007E6764">
        <w:rPr>
          <w:rFonts w:ascii="Arial" w:hAnsi="Arial" w:cs="Arial"/>
          <w:sz w:val="28"/>
          <w:szCs w:val="28"/>
        </w:rPr>
        <w:t>mucha</w:t>
      </w:r>
      <w:r w:rsidR="00A32911">
        <w:rPr>
          <w:rFonts w:ascii="Arial" w:hAnsi="Arial" w:cs="Arial"/>
          <w:sz w:val="28"/>
          <w:szCs w:val="28"/>
        </w:rPr>
        <w:t>ziva</w:t>
      </w:r>
      <w:proofErr w:type="spellEnd"/>
      <w:r w:rsidR="00A32911">
        <w:rPr>
          <w:rFonts w:ascii="Arial" w:hAnsi="Arial" w:cs="Arial"/>
          <w:sz w:val="28"/>
          <w:szCs w:val="28"/>
        </w:rPr>
        <w:t xml:space="preserve"> here story </w:t>
      </w:r>
      <w:proofErr w:type="spellStart"/>
      <w:r w:rsidR="00A32911">
        <w:rPr>
          <w:rFonts w:ascii="Arial" w:hAnsi="Arial" w:cs="Arial"/>
          <w:sz w:val="28"/>
          <w:szCs w:val="28"/>
        </w:rPr>
        <w:t>ya</w:t>
      </w:r>
      <w:proofErr w:type="spellEnd"/>
      <w:r w:rsidR="00A32911">
        <w:rPr>
          <w:rFonts w:ascii="Arial" w:hAnsi="Arial" w:cs="Arial"/>
          <w:sz w:val="28"/>
          <w:szCs w:val="28"/>
        </w:rPr>
        <w:t xml:space="preserve"> Brother Branham</w:t>
      </w:r>
      <w:r w:rsidR="005B315B">
        <w:rPr>
          <w:rFonts w:ascii="Arial" w:hAnsi="Arial" w:cs="Arial"/>
          <w:sz w:val="28"/>
          <w:szCs w:val="28"/>
        </w:rPr>
        <w:t xml:space="preserve"> </w:t>
      </w:r>
      <w:proofErr w:type="spellStart"/>
      <w:r w:rsidR="00A32911">
        <w:rPr>
          <w:rFonts w:ascii="Arial" w:hAnsi="Arial" w:cs="Arial"/>
          <w:sz w:val="28"/>
          <w:szCs w:val="28"/>
        </w:rPr>
        <w:t>vachiti</w:t>
      </w:r>
      <w:proofErr w:type="spellEnd"/>
      <w:r w:rsidR="00A32911">
        <w:rPr>
          <w:rFonts w:ascii="Arial" w:hAnsi="Arial" w:cs="Arial"/>
          <w:sz w:val="28"/>
          <w:szCs w:val="28"/>
        </w:rPr>
        <w:t xml:space="preserve"> </w:t>
      </w:r>
      <w:proofErr w:type="spellStart"/>
      <w:r w:rsidR="00A32911">
        <w:rPr>
          <w:rFonts w:ascii="Arial" w:hAnsi="Arial" w:cs="Arial"/>
          <w:sz w:val="28"/>
          <w:szCs w:val="28"/>
        </w:rPr>
        <w:t>vakanamatira</w:t>
      </w:r>
      <w:proofErr w:type="spellEnd"/>
      <w:r w:rsidR="00A32911">
        <w:rPr>
          <w:rFonts w:ascii="Arial" w:hAnsi="Arial" w:cs="Arial"/>
          <w:sz w:val="28"/>
          <w:szCs w:val="28"/>
        </w:rPr>
        <w:t xml:space="preserve"> munhu</w:t>
      </w:r>
      <w:r w:rsidR="00343DB0">
        <w:rPr>
          <w:rFonts w:ascii="Arial" w:hAnsi="Arial" w:cs="Arial"/>
          <w:sz w:val="28"/>
          <w:szCs w:val="28"/>
        </w:rPr>
        <w:t>.</w:t>
      </w:r>
      <w:r w:rsidR="001907D2">
        <w:rPr>
          <w:rFonts w:ascii="Arial" w:hAnsi="Arial" w:cs="Arial"/>
          <w:sz w:val="28"/>
          <w:szCs w:val="28"/>
        </w:rPr>
        <w:t xml:space="preserve"> </w:t>
      </w:r>
      <w:proofErr w:type="spellStart"/>
      <w:r w:rsidR="00343DB0">
        <w:rPr>
          <w:rFonts w:ascii="Arial" w:hAnsi="Arial" w:cs="Arial"/>
          <w:sz w:val="28"/>
          <w:szCs w:val="28"/>
        </w:rPr>
        <w:t>V</w:t>
      </w:r>
      <w:r w:rsidR="001907D2">
        <w:rPr>
          <w:rFonts w:ascii="Arial" w:hAnsi="Arial" w:cs="Arial"/>
          <w:sz w:val="28"/>
          <w:szCs w:val="28"/>
        </w:rPr>
        <w:t>akamupupurira</w:t>
      </w:r>
      <w:proofErr w:type="spellEnd"/>
      <w:r w:rsidR="001907D2">
        <w:rPr>
          <w:rFonts w:ascii="Arial" w:hAnsi="Arial" w:cs="Arial"/>
          <w:sz w:val="28"/>
          <w:szCs w:val="28"/>
        </w:rPr>
        <w:t xml:space="preserve"> vaenda ku hunting naye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1907D2">
        <w:rPr>
          <w:rFonts w:ascii="Arial" w:hAnsi="Arial" w:cs="Arial"/>
          <w:sz w:val="28"/>
          <w:szCs w:val="28"/>
        </w:rPr>
        <w:t xml:space="preserve"> </w:t>
      </w:r>
      <w:proofErr w:type="spellStart"/>
      <w:r w:rsidR="001907D2">
        <w:rPr>
          <w:rFonts w:ascii="Arial" w:hAnsi="Arial" w:cs="Arial"/>
          <w:sz w:val="28"/>
          <w:szCs w:val="28"/>
        </w:rPr>
        <w:t>Vamupupurira</w:t>
      </w:r>
      <w:proofErr w:type="spellEnd"/>
      <w:r w:rsidR="001907D2">
        <w:rPr>
          <w:rFonts w:ascii="Arial" w:hAnsi="Arial" w:cs="Arial"/>
          <w:sz w:val="28"/>
          <w:szCs w:val="28"/>
        </w:rPr>
        <w:t xml:space="preserve"> </w:t>
      </w:r>
      <w:r w:rsidR="0009682E">
        <w:rPr>
          <w:rFonts w:ascii="Arial" w:hAnsi="Arial" w:cs="Arial"/>
          <w:sz w:val="28"/>
          <w:szCs w:val="28"/>
        </w:rPr>
        <w:t xml:space="preserve">Brother ava, </w:t>
      </w:r>
      <w:proofErr w:type="spellStart"/>
      <w:r w:rsidR="0009682E">
        <w:rPr>
          <w:rFonts w:ascii="Arial" w:hAnsi="Arial" w:cs="Arial"/>
          <w:sz w:val="28"/>
          <w:szCs w:val="28"/>
        </w:rPr>
        <w:t>vaive</w:t>
      </w:r>
      <w:proofErr w:type="spellEnd"/>
      <w:r w:rsidR="0009682E">
        <w:rPr>
          <w:rFonts w:ascii="Arial" w:hAnsi="Arial" w:cs="Arial"/>
          <w:sz w:val="28"/>
          <w:szCs w:val="28"/>
        </w:rPr>
        <w:t xml:space="preserve"> ne</w:t>
      </w:r>
      <w:r w:rsidR="00343DB0">
        <w:rPr>
          <w:rFonts w:ascii="Arial" w:hAnsi="Arial" w:cs="Arial"/>
          <w:sz w:val="28"/>
          <w:szCs w:val="28"/>
        </w:rPr>
        <w:t xml:space="preserve"> </w:t>
      </w:r>
      <w:r w:rsidR="0009682E">
        <w:rPr>
          <w:rFonts w:ascii="Arial" w:hAnsi="Arial" w:cs="Arial"/>
          <w:sz w:val="28"/>
          <w:szCs w:val="28"/>
        </w:rPr>
        <w:t xml:space="preserve">problem ye cigarette </w:t>
      </w:r>
      <w:proofErr w:type="spellStart"/>
      <w:r w:rsidR="0009682E">
        <w:rPr>
          <w:rFonts w:ascii="Arial" w:hAnsi="Arial" w:cs="Arial"/>
          <w:sz w:val="28"/>
          <w:szCs w:val="28"/>
        </w:rPr>
        <w:t>smo</w:t>
      </w:r>
      <w:proofErr w:type="spellEnd"/>
      <w:r w:rsidR="0009682E">
        <w:rPr>
          <w:rFonts w:ascii="Arial" w:hAnsi="Arial" w:cs="Arial"/>
          <w:sz w:val="28"/>
          <w:szCs w:val="28"/>
        </w:rPr>
        <w:t xml:space="preserve">…? </w:t>
      </w:r>
      <w:r w:rsidR="00637A44" w:rsidRPr="00BF63D1">
        <w:rPr>
          <w:rFonts w:ascii="Arial" w:hAnsi="Arial" w:cs="Arial"/>
          <w:sz w:val="18"/>
          <w:szCs w:val="18"/>
        </w:rPr>
        <w:t xml:space="preserve">[Congregation </w:t>
      </w:r>
      <w:r w:rsidR="00063DA1" w:rsidRPr="00BF63D1">
        <w:rPr>
          <w:rFonts w:ascii="Arial" w:hAnsi="Arial" w:cs="Arial"/>
          <w:sz w:val="18"/>
          <w:szCs w:val="18"/>
        </w:rPr>
        <w:t>says, “</w:t>
      </w:r>
      <w:r w:rsidR="00637A44" w:rsidRPr="00BF63D1">
        <w:rPr>
          <w:rFonts w:ascii="Arial" w:hAnsi="Arial" w:cs="Arial"/>
          <w:sz w:val="18"/>
          <w:szCs w:val="18"/>
        </w:rPr>
        <w:t>smoking</w:t>
      </w:r>
      <w:r w:rsidR="00025875" w:rsidRPr="00BF63D1">
        <w:rPr>
          <w:rFonts w:ascii="Arial" w:hAnsi="Arial" w:cs="Arial"/>
          <w:sz w:val="18"/>
          <w:szCs w:val="18"/>
        </w:rPr>
        <w:t>,</w:t>
      </w:r>
      <w:r w:rsidR="00637A44" w:rsidRPr="00BF63D1">
        <w:rPr>
          <w:rFonts w:ascii="Arial" w:hAnsi="Arial" w:cs="Arial"/>
          <w:sz w:val="18"/>
          <w:szCs w:val="18"/>
        </w:rPr>
        <w:t>”]</w:t>
      </w:r>
      <w:r w:rsidR="00637A44">
        <w:rPr>
          <w:rFonts w:ascii="Arial" w:hAnsi="Arial" w:cs="Arial"/>
          <w:sz w:val="28"/>
          <w:szCs w:val="28"/>
        </w:rPr>
        <w:t xml:space="preserve"> </w:t>
      </w:r>
      <w:proofErr w:type="spellStart"/>
      <w:r w:rsidR="00637A44">
        <w:rPr>
          <w:rFonts w:ascii="Arial" w:hAnsi="Arial" w:cs="Arial"/>
          <w:sz w:val="28"/>
          <w:szCs w:val="28"/>
        </w:rPr>
        <w:t>ndobva</w:t>
      </w:r>
      <w:proofErr w:type="spellEnd"/>
      <w:r w:rsidR="00637A44">
        <w:rPr>
          <w:rFonts w:ascii="Arial" w:hAnsi="Arial" w:cs="Arial"/>
          <w:sz w:val="28"/>
          <w:szCs w:val="28"/>
        </w:rPr>
        <w:t xml:space="preserve"> </w:t>
      </w:r>
      <w:proofErr w:type="spellStart"/>
      <w:r w:rsidR="00637A44">
        <w:rPr>
          <w:rFonts w:ascii="Arial" w:hAnsi="Arial" w:cs="Arial"/>
          <w:sz w:val="28"/>
          <w:szCs w:val="28"/>
        </w:rPr>
        <w:t>vamunamatira</w:t>
      </w:r>
      <w:proofErr w:type="spellEnd"/>
      <w:r w:rsidR="00637A44">
        <w:rPr>
          <w:rFonts w:ascii="Arial" w:hAnsi="Arial" w:cs="Arial"/>
          <w:sz w:val="28"/>
          <w:szCs w:val="28"/>
        </w:rPr>
        <w:t xml:space="preserve">, </w:t>
      </w:r>
      <w:proofErr w:type="spellStart"/>
      <w:r w:rsidR="00637A44">
        <w:rPr>
          <w:rFonts w:ascii="Arial" w:hAnsi="Arial" w:cs="Arial"/>
          <w:sz w:val="28"/>
          <w:szCs w:val="28"/>
        </w:rPr>
        <w:t>ndobva</w:t>
      </w:r>
      <w:proofErr w:type="spellEnd"/>
      <w:r w:rsidR="00637A44">
        <w:rPr>
          <w:rFonts w:ascii="Arial" w:hAnsi="Arial" w:cs="Arial"/>
          <w:sz w:val="28"/>
          <w:szCs w:val="28"/>
        </w:rPr>
        <w:t xml:space="preserve"> </w:t>
      </w:r>
      <w:proofErr w:type="spellStart"/>
      <w:r w:rsidR="00637A44">
        <w:rPr>
          <w:rFonts w:ascii="Arial" w:hAnsi="Arial" w:cs="Arial"/>
          <w:sz w:val="28"/>
          <w:szCs w:val="28"/>
        </w:rPr>
        <w:t>vamubhabhatidza</w:t>
      </w:r>
      <w:proofErr w:type="spellEnd"/>
      <w:r w:rsidR="00165F06">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165F06">
        <w:rPr>
          <w:rFonts w:ascii="Arial" w:hAnsi="Arial" w:cs="Arial"/>
          <w:sz w:val="28"/>
          <w:szCs w:val="28"/>
        </w:rPr>
        <w:t xml:space="preserve"> </w:t>
      </w:r>
    </w:p>
    <w:p w14:paraId="20F2D758" w14:textId="2E3EB86F" w:rsidR="00165F06" w:rsidRDefault="008D6614" w:rsidP="00EE1207">
      <w:pPr>
        <w:jc w:val="both"/>
        <w:rPr>
          <w:rFonts w:ascii="Arial" w:hAnsi="Arial" w:cs="Arial"/>
          <w:sz w:val="28"/>
          <w:szCs w:val="28"/>
        </w:rPr>
      </w:pPr>
      <w:r>
        <w:rPr>
          <w:rFonts w:ascii="Arial" w:hAnsi="Arial" w:cs="Arial"/>
          <w:sz w:val="28"/>
          <w:szCs w:val="28"/>
          <w:vertAlign w:val="superscript"/>
        </w:rPr>
        <w:t xml:space="preserve">183 </w:t>
      </w:r>
      <w:r w:rsidR="00165F06">
        <w:rPr>
          <w:rFonts w:ascii="Arial" w:hAnsi="Arial" w:cs="Arial"/>
          <w:sz w:val="28"/>
          <w:szCs w:val="28"/>
        </w:rPr>
        <w:t xml:space="preserve">Brother </w:t>
      </w:r>
      <w:proofErr w:type="spellStart"/>
      <w:r w:rsidR="00165F06">
        <w:rPr>
          <w:rFonts w:ascii="Arial" w:hAnsi="Arial" w:cs="Arial"/>
          <w:sz w:val="28"/>
          <w:szCs w:val="28"/>
        </w:rPr>
        <w:t>vaya</w:t>
      </w:r>
      <w:proofErr w:type="spellEnd"/>
      <w:r w:rsidR="00165F06">
        <w:rPr>
          <w:rFonts w:ascii="Arial" w:hAnsi="Arial" w:cs="Arial"/>
          <w:sz w:val="28"/>
          <w:szCs w:val="28"/>
        </w:rPr>
        <w:t xml:space="preserve"> </w:t>
      </w:r>
      <w:proofErr w:type="spellStart"/>
      <w:r w:rsidR="00165F06">
        <w:rPr>
          <w:rFonts w:ascii="Arial" w:hAnsi="Arial" w:cs="Arial"/>
          <w:sz w:val="28"/>
          <w:szCs w:val="28"/>
        </w:rPr>
        <w:t>ndobva</w:t>
      </w:r>
      <w:proofErr w:type="spellEnd"/>
      <w:r w:rsidR="00165F06">
        <w:rPr>
          <w:rFonts w:ascii="Arial" w:hAnsi="Arial" w:cs="Arial"/>
          <w:sz w:val="28"/>
          <w:szCs w:val="28"/>
        </w:rPr>
        <w:t xml:space="preserve"> vaenda ku hunting </w:t>
      </w:r>
      <w:proofErr w:type="spellStart"/>
      <w:r w:rsidR="00165F06">
        <w:rPr>
          <w:rFonts w:ascii="Arial" w:hAnsi="Arial" w:cs="Arial"/>
          <w:sz w:val="28"/>
          <w:szCs w:val="28"/>
        </w:rPr>
        <w:t>na</w:t>
      </w:r>
      <w:proofErr w:type="spellEnd"/>
      <w:r w:rsidR="00165F06">
        <w:rPr>
          <w:rFonts w:ascii="Arial" w:hAnsi="Arial" w:cs="Arial"/>
          <w:sz w:val="28"/>
          <w:szCs w:val="28"/>
        </w:rPr>
        <w:t xml:space="preserve"> Brother Branham, behind Bro Branham’s back </w:t>
      </w:r>
      <w:proofErr w:type="spellStart"/>
      <w:r w:rsidR="00960F29">
        <w:rPr>
          <w:rFonts w:ascii="Arial" w:hAnsi="Arial" w:cs="Arial"/>
          <w:sz w:val="28"/>
          <w:szCs w:val="28"/>
        </w:rPr>
        <w:t>handitika</w:t>
      </w:r>
      <w:proofErr w:type="spellEnd"/>
      <w:r w:rsidR="00960F29">
        <w:rPr>
          <w:rFonts w:ascii="Arial" w:hAnsi="Arial" w:cs="Arial"/>
          <w:sz w:val="28"/>
          <w:szCs w:val="28"/>
        </w:rPr>
        <w:t>.</w:t>
      </w:r>
      <w:r w:rsidR="00ED0BE9">
        <w:rPr>
          <w:rFonts w:ascii="Arial" w:hAnsi="Arial" w:cs="Arial"/>
          <w:sz w:val="28"/>
          <w:szCs w:val="28"/>
        </w:rPr>
        <w:t xml:space="preserve"> </w:t>
      </w:r>
      <w:proofErr w:type="spellStart"/>
      <w:r w:rsidR="00ED0BE9">
        <w:rPr>
          <w:rFonts w:ascii="Arial" w:hAnsi="Arial" w:cs="Arial"/>
          <w:sz w:val="28"/>
          <w:szCs w:val="28"/>
        </w:rPr>
        <w:t>Ndobva</w:t>
      </w:r>
      <w:proofErr w:type="spellEnd"/>
      <w:r w:rsidR="00ED0BE9">
        <w:rPr>
          <w:rFonts w:ascii="Arial" w:hAnsi="Arial" w:cs="Arial"/>
          <w:sz w:val="28"/>
          <w:szCs w:val="28"/>
        </w:rPr>
        <w:t xml:space="preserve"> </w:t>
      </w:r>
      <w:proofErr w:type="spellStart"/>
      <w:r w:rsidR="00ED0BE9">
        <w:rPr>
          <w:rFonts w:ascii="Arial" w:hAnsi="Arial" w:cs="Arial"/>
          <w:sz w:val="28"/>
          <w:szCs w:val="28"/>
        </w:rPr>
        <w:t>vaita</w:t>
      </w:r>
      <w:proofErr w:type="spellEnd"/>
      <w:r w:rsidR="00ED0BE9">
        <w:rPr>
          <w:rFonts w:ascii="Arial" w:hAnsi="Arial" w:cs="Arial"/>
          <w:sz w:val="28"/>
          <w:szCs w:val="28"/>
        </w:rPr>
        <w:t xml:space="preserve"> sei? </w:t>
      </w:r>
      <w:r w:rsidR="00ED0BE9" w:rsidRPr="00BF63D1">
        <w:rPr>
          <w:rFonts w:ascii="Arial" w:hAnsi="Arial" w:cs="Arial"/>
          <w:sz w:val="18"/>
          <w:szCs w:val="18"/>
        </w:rPr>
        <w:t xml:space="preserve">[Congregation </w:t>
      </w:r>
      <w:r w:rsidR="00063DA1" w:rsidRPr="00BF63D1">
        <w:rPr>
          <w:rFonts w:ascii="Arial" w:hAnsi="Arial" w:cs="Arial"/>
          <w:sz w:val="18"/>
          <w:szCs w:val="18"/>
        </w:rPr>
        <w:t>says, “</w:t>
      </w:r>
      <w:proofErr w:type="spellStart"/>
      <w:r w:rsidR="00ED0BE9" w:rsidRPr="00BF63D1">
        <w:rPr>
          <w:rFonts w:ascii="Arial" w:hAnsi="Arial" w:cs="Arial"/>
          <w:i/>
          <w:iCs/>
          <w:sz w:val="18"/>
          <w:szCs w:val="18"/>
        </w:rPr>
        <w:t>vasmok</w:t>
      </w:r>
      <w:proofErr w:type="spellEnd"/>
      <w:r w:rsidR="00ED0BE9" w:rsidRPr="00BF63D1">
        <w:rPr>
          <w:rFonts w:ascii="Arial" w:hAnsi="Arial" w:cs="Arial"/>
          <w:i/>
          <w:iCs/>
          <w:sz w:val="18"/>
          <w:szCs w:val="18"/>
        </w:rPr>
        <w:t>-a</w:t>
      </w:r>
      <w:r w:rsidR="005A0FB8" w:rsidRPr="00BF63D1">
        <w:rPr>
          <w:rFonts w:ascii="Arial" w:hAnsi="Arial" w:cs="Arial"/>
          <w:i/>
          <w:iCs/>
          <w:sz w:val="18"/>
          <w:szCs w:val="18"/>
        </w:rPr>
        <w:t>.</w:t>
      </w:r>
      <w:r w:rsidR="00ED0BE9" w:rsidRPr="00BF63D1">
        <w:rPr>
          <w:rFonts w:ascii="Arial" w:hAnsi="Arial" w:cs="Arial"/>
          <w:sz w:val="18"/>
          <w:szCs w:val="18"/>
        </w:rPr>
        <w:t>”]</w:t>
      </w:r>
      <w:r w:rsidR="00ED0BE9" w:rsidRPr="00ED0BE9">
        <w:rPr>
          <w:rFonts w:ascii="Arial" w:hAnsi="Arial" w:cs="Arial"/>
          <w:sz w:val="28"/>
          <w:szCs w:val="28"/>
        </w:rPr>
        <w:t xml:space="preserve"> </w:t>
      </w:r>
      <w:r w:rsidR="005A0FB8">
        <w:rPr>
          <w:rFonts w:ascii="Arial" w:hAnsi="Arial" w:cs="Arial"/>
          <w:sz w:val="28"/>
          <w:szCs w:val="28"/>
        </w:rPr>
        <w:t>W</w:t>
      </w:r>
      <w:r w:rsidR="00ED0BE9" w:rsidRPr="00ED0BE9">
        <w:rPr>
          <w:rFonts w:ascii="Arial" w:hAnsi="Arial" w:cs="Arial"/>
          <w:sz w:val="28"/>
          <w:szCs w:val="28"/>
        </w:rPr>
        <w:t>hat</w:t>
      </w:r>
      <w:r w:rsidR="00CC14D7">
        <w:rPr>
          <w:rFonts w:ascii="Arial" w:hAnsi="Arial" w:cs="Arial"/>
          <w:sz w:val="28"/>
          <w:szCs w:val="28"/>
        </w:rPr>
        <w:t>-</w:t>
      </w:r>
      <w:r w:rsidR="00ED0BE9" w:rsidRPr="00ED0BE9">
        <w:rPr>
          <w:rFonts w:ascii="Arial" w:hAnsi="Arial" w:cs="Arial"/>
          <w:sz w:val="28"/>
          <w:szCs w:val="28"/>
        </w:rPr>
        <w:t>w</w:t>
      </w:r>
      <w:r w:rsidR="00CC14D7">
        <w:rPr>
          <w:rFonts w:ascii="Arial" w:hAnsi="Arial" w:cs="Arial"/>
          <w:sz w:val="28"/>
          <w:szCs w:val="28"/>
        </w:rPr>
        <w:t>hat</w:t>
      </w:r>
      <w:r w:rsidR="00ED0BE9">
        <w:rPr>
          <w:rFonts w:ascii="Arial" w:hAnsi="Arial" w:cs="Arial"/>
          <w:sz w:val="28"/>
          <w:szCs w:val="28"/>
        </w:rPr>
        <w:t xml:space="preserve"> happened to him</w:t>
      </w:r>
      <w:r w:rsidR="00CC14D7">
        <w:rPr>
          <w:rFonts w:ascii="Arial" w:hAnsi="Arial" w:cs="Arial"/>
          <w:sz w:val="28"/>
          <w:szCs w:val="28"/>
        </w:rPr>
        <w:t xml:space="preserve">? </w:t>
      </w:r>
      <w:r w:rsidR="00CC14D7" w:rsidRPr="00BF63D1">
        <w:rPr>
          <w:rFonts w:ascii="Arial" w:hAnsi="Arial" w:cs="Arial"/>
          <w:sz w:val="18"/>
          <w:szCs w:val="18"/>
        </w:rPr>
        <w:t>[</w:t>
      </w:r>
      <w:r w:rsidR="00CF7033" w:rsidRPr="00BF63D1">
        <w:rPr>
          <w:rFonts w:ascii="Arial" w:hAnsi="Arial" w:cs="Arial"/>
          <w:sz w:val="18"/>
          <w:szCs w:val="18"/>
        </w:rPr>
        <w:t>Bro Makaza</w:t>
      </w:r>
      <w:r w:rsidR="00CC14D7" w:rsidRPr="00BF63D1">
        <w:rPr>
          <w:rFonts w:ascii="Arial" w:hAnsi="Arial" w:cs="Arial"/>
          <w:sz w:val="18"/>
          <w:szCs w:val="18"/>
        </w:rPr>
        <w:t xml:space="preserve"> </w:t>
      </w:r>
      <w:r w:rsidR="00063DA1" w:rsidRPr="00BF63D1">
        <w:rPr>
          <w:rFonts w:ascii="Arial" w:hAnsi="Arial" w:cs="Arial"/>
          <w:sz w:val="18"/>
          <w:szCs w:val="18"/>
        </w:rPr>
        <w:t>says, “</w:t>
      </w:r>
      <w:r w:rsidR="00CC14D7" w:rsidRPr="00BF63D1">
        <w:rPr>
          <w:rFonts w:ascii="Arial" w:hAnsi="Arial" w:cs="Arial"/>
          <w:sz w:val="18"/>
          <w:szCs w:val="18"/>
        </w:rPr>
        <w:t xml:space="preserve">aka </w:t>
      </w:r>
      <w:r w:rsidR="00CC14D7" w:rsidRPr="00BF63D1">
        <w:rPr>
          <w:rFonts w:ascii="Arial" w:hAnsi="Arial" w:cs="Arial"/>
          <w:i/>
          <w:iCs/>
          <w:sz w:val="18"/>
          <w:szCs w:val="18"/>
        </w:rPr>
        <w:t>break-a</w:t>
      </w:r>
      <w:r w:rsidR="00CC14D7" w:rsidRPr="00BF63D1">
        <w:rPr>
          <w:rFonts w:ascii="Arial" w:hAnsi="Arial" w:cs="Arial"/>
          <w:sz w:val="18"/>
          <w:szCs w:val="18"/>
        </w:rPr>
        <w:t xml:space="preserve"> back.”]</w:t>
      </w:r>
      <w:r w:rsidR="00CC14D7">
        <w:rPr>
          <w:rFonts w:ascii="Arial" w:hAnsi="Arial" w:cs="Arial"/>
          <w:sz w:val="28"/>
          <w:szCs w:val="28"/>
        </w:rPr>
        <w:t xml:space="preserve"> </w:t>
      </w:r>
      <w:r w:rsidR="00D71915">
        <w:rPr>
          <w:rFonts w:ascii="Arial" w:hAnsi="Arial" w:cs="Arial"/>
          <w:sz w:val="28"/>
          <w:szCs w:val="28"/>
        </w:rPr>
        <w:t xml:space="preserve">He broke his back, muri kuona </w:t>
      </w:r>
      <w:proofErr w:type="spellStart"/>
      <w:r w:rsidR="00D71915">
        <w:rPr>
          <w:rFonts w:ascii="Arial" w:hAnsi="Arial" w:cs="Arial"/>
          <w:sz w:val="28"/>
          <w:szCs w:val="28"/>
        </w:rPr>
        <w:t>zvinoitika</w:t>
      </w:r>
      <w:proofErr w:type="spellEnd"/>
      <w:r w:rsidR="00F7478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7478A">
        <w:rPr>
          <w:rFonts w:ascii="Arial" w:hAnsi="Arial" w:cs="Arial"/>
          <w:sz w:val="28"/>
          <w:szCs w:val="28"/>
        </w:rPr>
        <w:t>Pandakaona</w:t>
      </w:r>
      <w:proofErr w:type="spellEnd"/>
      <w:r w:rsidR="00F7478A">
        <w:rPr>
          <w:rFonts w:ascii="Arial" w:hAnsi="Arial" w:cs="Arial"/>
          <w:sz w:val="28"/>
          <w:szCs w:val="28"/>
        </w:rPr>
        <w:t xml:space="preserve"> </w:t>
      </w:r>
      <w:r w:rsidR="002B07AE">
        <w:rPr>
          <w:rFonts w:ascii="Arial" w:hAnsi="Arial" w:cs="Arial"/>
          <w:sz w:val="28"/>
          <w:szCs w:val="28"/>
        </w:rPr>
        <w:t xml:space="preserve">Brother Kudzai </w:t>
      </w:r>
      <w:proofErr w:type="spellStart"/>
      <w:r w:rsidR="002B07AE">
        <w:rPr>
          <w:rFonts w:ascii="Arial" w:hAnsi="Arial" w:cs="Arial"/>
          <w:sz w:val="28"/>
          <w:szCs w:val="28"/>
        </w:rPr>
        <w:t>vachiburuka</w:t>
      </w:r>
      <w:proofErr w:type="spellEnd"/>
      <w:r w:rsidR="002B07AE">
        <w:rPr>
          <w:rFonts w:ascii="Arial" w:hAnsi="Arial" w:cs="Arial"/>
          <w:sz w:val="28"/>
          <w:szCs w:val="28"/>
        </w:rPr>
        <w:t xml:space="preserve"> </w:t>
      </w:r>
      <w:proofErr w:type="spellStart"/>
      <w:r w:rsidR="002B07AE">
        <w:rPr>
          <w:rFonts w:ascii="Arial" w:hAnsi="Arial" w:cs="Arial"/>
          <w:sz w:val="28"/>
          <w:szCs w:val="28"/>
        </w:rPr>
        <w:t>mumota</w:t>
      </w:r>
      <w:proofErr w:type="spellEnd"/>
      <w:r w:rsidR="002B07AE">
        <w:rPr>
          <w:rFonts w:ascii="Arial" w:hAnsi="Arial" w:cs="Arial"/>
          <w:sz w:val="28"/>
          <w:szCs w:val="28"/>
        </w:rPr>
        <w:t xml:space="preserve">, </w:t>
      </w:r>
      <w:proofErr w:type="spellStart"/>
      <w:r w:rsidR="002B07AE">
        <w:rPr>
          <w:rFonts w:ascii="Arial" w:hAnsi="Arial" w:cs="Arial"/>
          <w:sz w:val="28"/>
          <w:szCs w:val="28"/>
        </w:rPr>
        <w:t>vachidaiwo</w:t>
      </w:r>
      <w:proofErr w:type="spellEnd"/>
      <w:r w:rsidR="001C6A9B">
        <w:rPr>
          <w:rFonts w:ascii="Arial" w:hAnsi="Arial" w:cs="Arial"/>
          <w:sz w:val="28"/>
          <w:szCs w:val="28"/>
        </w:rPr>
        <w:t xml:space="preserve">. </w:t>
      </w:r>
      <w:r w:rsidR="002B07AE" w:rsidRPr="00BF63D1">
        <w:rPr>
          <w:rFonts w:ascii="Arial" w:hAnsi="Arial" w:cs="Arial"/>
          <w:sz w:val="18"/>
          <w:szCs w:val="18"/>
        </w:rPr>
        <w:t>[</w:t>
      </w:r>
      <w:r w:rsidR="00307DEF" w:rsidRPr="00BF63D1">
        <w:rPr>
          <w:rFonts w:ascii="Arial" w:hAnsi="Arial" w:cs="Arial"/>
          <w:sz w:val="18"/>
          <w:szCs w:val="18"/>
        </w:rPr>
        <w:t>Apostle</w:t>
      </w:r>
      <w:r w:rsidR="002B07AE" w:rsidRPr="00BF63D1">
        <w:rPr>
          <w:rFonts w:ascii="Arial" w:hAnsi="Arial" w:cs="Arial"/>
          <w:sz w:val="18"/>
          <w:szCs w:val="18"/>
        </w:rPr>
        <w:t xml:space="preserve"> Gumbura illustrates]</w:t>
      </w:r>
      <w:r w:rsidR="002B07AE">
        <w:rPr>
          <w:rFonts w:ascii="Arial" w:hAnsi="Arial" w:cs="Arial"/>
          <w:sz w:val="28"/>
          <w:szCs w:val="28"/>
        </w:rPr>
        <w:t xml:space="preserve"> </w:t>
      </w:r>
      <w:proofErr w:type="spellStart"/>
      <w:r w:rsidR="001C6A9B">
        <w:rPr>
          <w:rFonts w:ascii="Arial" w:hAnsi="Arial" w:cs="Arial"/>
          <w:sz w:val="28"/>
          <w:szCs w:val="28"/>
        </w:rPr>
        <w:t>N</w:t>
      </w:r>
      <w:r w:rsidR="0001124D">
        <w:rPr>
          <w:rFonts w:ascii="Arial" w:hAnsi="Arial" w:cs="Arial"/>
          <w:sz w:val="28"/>
          <w:szCs w:val="28"/>
        </w:rPr>
        <w:t>dakati</w:t>
      </w:r>
      <w:proofErr w:type="spellEnd"/>
      <w:r w:rsidR="0001124D">
        <w:rPr>
          <w:rFonts w:ascii="Arial" w:hAnsi="Arial" w:cs="Arial"/>
          <w:sz w:val="28"/>
          <w:szCs w:val="28"/>
        </w:rPr>
        <w:t>, ‘ahh I hope the young man what he told me was all,</w:t>
      </w:r>
      <w:r w:rsidR="00003294">
        <w:rPr>
          <w:rFonts w:ascii="Arial" w:hAnsi="Arial" w:cs="Arial"/>
          <w:sz w:val="28"/>
          <w:szCs w:val="28"/>
        </w:rPr>
        <w:t>’</w:t>
      </w:r>
      <w:r w:rsidR="0001124D">
        <w:rPr>
          <w:rFonts w:ascii="Arial" w:hAnsi="Arial" w:cs="Arial"/>
          <w:sz w:val="28"/>
          <w:szCs w:val="28"/>
        </w:rPr>
        <w:t xml:space="preserve"> </w:t>
      </w:r>
      <w:r w:rsidR="00003294">
        <w:rPr>
          <w:rFonts w:ascii="Arial" w:hAnsi="Arial" w:cs="Arial"/>
          <w:sz w:val="28"/>
          <w:szCs w:val="28"/>
        </w:rPr>
        <w:t xml:space="preserve">because kana </w:t>
      </w:r>
      <w:proofErr w:type="spellStart"/>
      <w:r w:rsidR="00003294">
        <w:rPr>
          <w:rFonts w:ascii="Arial" w:hAnsi="Arial" w:cs="Arial"/>
          <w:sz w:val="28"/>
          <w:szCs w:val="28"/>
        </w:rPr>
        <w:t>akasiya</w:t>
      </w:r>
      <w:proofErr w:type="spellEnd"/>
      <w:r w:rsidR="00003294">
        <w:rPr>
          <w:rFonts w:ascii="Arial" w:hAnsi="Arial" w:cs="Arial"/>
          <w:sz w:val="28"/>
          <w:szCs w:val="28"/>
        </w:rPr>
        <w:t xml:space="preserve"> ka, iyi warning </w:t>
      </w:r>
      <w:proofErr w:type="spellStart"/>
      <w:r w:rsidR="00003294">
        <w:rPr>
          <w:rFonts w:ascii="Arial" w:hAnsi="Arial" w:cs="Arial"/>
          <w:sz w:val="28"/>
          <w:szCs w:val="28"/>
        </w:rPr>
        <w:t>is</w:t>
      </w:r>
      <w:r w:rsidR="002A63D5">
        <w:rPr>
          <w:rFonts w:ascii="Arial" w:hAnsi="Arial" w:cs="Arial"/>
          <w:sz w:val="28"/>
          <w:szCs w:val="28"/>
        </w:rPr>
        <w:t>ingadii</w:t>
      </w:r>
      <w:proofErr w:type="spellEnd"/>
      <w:r w:rsidR="002A63D5">
        <w:rPr>
          <w:rFonts w:ascii="Arial" w:hAnsi="Arial" w:cs="Arial"/>
          <w:sz w:val="28"/>
          <w:szCs w:val="28"/>
        </w:rPr>
        <w:t xml:space="preserve">…? </w:t>
      </w:r>
      <w:r w:rsidR="002A63D5" w:rsidRPr="00BF63D1">
        <w:rPr>
          <w:rFonts w:ascii="Arial" w:hAnsi="Arial" w:cs="Arial"/>
          <w:sz w:val="18"/>
          <w:szCs w:val="18"/>
        </w:rPr>
        <w:t xml:space="preserve">[Congregation </w:t>
      </w:r>
      <w:r w:rsidR="00063DA1" w:rsidRPr="00BF63D1">
        <w:rPr>
          <w:rFonts w:ascii="Arial" w:hAnsi="Arial" w:cs="Arial"/>
          <w:sz w:val="18"/>
          <w:szCs w:val="18"/>
        </w:rPr>
        <w:t>says, “</w:t>
      </w:r>
      <w:proofErr w:type="spellStart"/>
      <w:r w:rsidR="002A63D5" w:rsidRPr="00BF63D1">
        <w:rPr>
          <w:rFonts w:ascii="Arial" w:hAnsi="Arial" w:cs="Arial"/>
          <w:sz w:val="18"/>
          <w:szCs w:val="18"/>
        </w:rPr>
        <w:t>isingaite</w:t>
      </w:r>
      <w:proofErr w:type="spellEnd"/>
      <w:r w:rsidR="003D4FB6" w:rsidRPr="00BF63D1">
        <w:rPr>
          <w:rFonts w:ascii="Arial" w:hAnsi="Arial" w:cs="Arial"/>
          <w:sz w:val="18"/>
          <w:szCs w:val="18"/>
        </w:rPr>
        <w:t>,</w:t>
      </w:r>
      <w:r w:rsidR="002A63D5" w:rsidRPr="00BF63D1">
        <w:rPr>
          <w:rFonts w:ascii="Arial" w:hAnsi="Arial" w:cs="Arial"/>
          <w:sz w:val="18"/>
          <w:szCs w:val="18"/>
        </w:rPr>
        <w:t>”]</w:t>
      </w:r>
      <w:r w:rsidR="002A63D5">
        <w:rPr>
          <w:rFonts w:ascii="Arial" w:hAnsi="Arial" w:cs="Arial"/>
          <w:sz w:val="28"/>
          <w:szCs w:val="28"/>
        </w:rPr>
        <w:t xml:space="preserve"> </w:t>
      </w:r>
      <w:proofErr w:type="spellStart"/>
      <w:r w:rsidR="002A63D5">
        <w:rPr>
          <w:rFonts w:ascii="Arial" w:hAnsi="Arial" w:cs="Arial"/>
          <w:sz w:val="28"/>
          <w:szCs w:val="28"/>
        </w:rPr>
        <w:t>isingaite</w:t>
      </w:r>
      <w:proofErr w:type="spellEnd"/>
      <w:r w:rsidR="002A63D5">
        <w:rPr>
          <w:rFonts w:ascii="Arial" w:hAnsi="Arial" w:cs="Arial"/>
          <w:sz w:val="28"/>
          <w:szCs w:val="28"/>
        </w:rPr>
        <w:t xml:space="preserve"> iyi</w:t>
      </w:r>
      <w:r w:rsidR="008D5D19">
        <w:rPr>
          <w:rFonts w:ascii="Arial" w:hAnsi="Arial" w:cs="Arial"/>
          <w:sz w:val="28"/>
          <w:szCs w:val="28"/>
        </w:rPr>
        <w:t>.  The young man will find himself one day in a wheelchair</w:t>
      </w:r>
      <w:r w:rsidR="00510911">
        <w:rPr>
          <w:rFonts w:ascii="Arial" w:hAnsi="Arial" w:cs="Arial"/>
          <w:sz w:val="28"/>
          <w:szCs w:val="28"/>
        </w:rPr>
        <w:t xml:space="preserve">, mmm. </w:t>
      </w:r>
    </w:p>
    <w:p w14:paraId="2C61C2B1" w14:textId="26FFD1D0" w:rsidR="00D32411" w:rsidRDefault="008D6614" w:rsidP="00EE1207">
      <w:pPr>
        <w:jc w:val="both"/>
        <w:rPr>
          <w:rFonts w:ascii="Arial" w:hAnsi="Arial" w:cs="Arial"/>
          <w:sz w:val="28"/>
          <w:szCs w:val="28"/>
        </w:rPr>
      </w:pPr>
      <w:r>
        <w:rPr>
          <w:rFonts w:ascii="Arial" w:hAnsi="Arial" w:cs="Arial"/>
          <w:sz w:val="28"/>
          <w:szCs w:val="28"/>
          <w:vertAlign w:val="superscript"/>
        </w:rPr>
        <w:t xml:space="preserve">184 </w:t>
      </w:r>
      <w:r w:rsidR="00510911">
        <w:rPr>
          <w:rFonts w:ascii="Arial" w:hAnsi="Arial" w:cs="Arial"/>
          <w:sz w:val="28"/>
          <w:szCs w:val="28"/>
        </w:rPr>
        <w:t xml:space="preserve">That man </w:t>
      </w:r>
      <w:proofErr w:type="spellStart"/>
      <w:r w:rsidR="00510911">
        <w:rPr>
          <w:rFonts w:ascii="Arial" w:hAnsi="Arial" w:cs="Arial"/>
          <w:sz w:val="28"/>
          <w:szCs w:val="28"/>
        </w:rPr>
        <w:t>akaenda</w:t>
      </w:r>
      <w:proofErr w:type="spellEnd"/>
      <w:r w:rsidR="00510911">
        <w:rPr>
          <w:rFonts w:ascii="Arial" w:hAnsi="Arial" w:cs="Arial"/>
          <w:sz w:val="28"/>
          <w:szCs w:val="28"/>
        </w:rPr>
        <w:t xml:space="preserve"> </w:t>
      </w:r>
      <w:proofErr w:type="spellStart"/>
      <w:r w:rsidR="00510911">
        <w:rPr>
          <w:rFonts w:ascii="Arial" w:hAnsi="Arial" w:cs="Arial"/>
          <w:sz w:val="28"/>
          <w:szCs w:val="28"/>
        </w:rPr>
        <w:t>akanobhabhatidz</w:t>
      </w:r>
      <w:r w:rsidR="00307DEF">
        <w:rPr>
          <w:rFonts w:ascii="Arial" w:hAnsi="Arial" w:cs="Arial"/>
          <w:sz w:val="28"/>
          <w:szCs w:val="28"/>
        </w:rPr>
        <w:t>w</w:t>
      </w:r>
      <w:r w:rsidR="00510911">
        <w:rPr>
          <w:rFonts w:ascii="Arial" w:hAnsi="Arial" w:cs="Arial"/>
          <w:sz w:val="28"/>
          <w:szCs w:val="28"/>
        </w:rPr>
        <w:t>a</w:t>
      </w:r>
      <w:proofErr w:type="spellEnd"/>
      <w:r w:rsidR="00510911">
        <w:rPr>
          <w:rFonts w:ascii="Arial" w:hAnsi="Arial" w:cs="Arial"/>
          <w:sz w:val="28"/>
          <w:szCs w:val="28"/>
        </w:rPr>
        <w:t xml:space="preserve"> mu</w:t>
      </w:r>
      <w:r w:rsidR="00651B26">
        <w:rPr>
          <w:rFonts w:ascii="Arial" w:hAnsi="Arial" w:cs="Arial"/>
          <w:sz w:val="28"/>
          <w:szCs w:val="28"/>
        </w:rPr>
        <w:t xml:space="preserve"> </w:t>
      </w:r>
      <w:proofErr w:type="spellStart"/>
      <w:r w:rsidR="00651B26">
        <w:rPr>
          <w:rFonts w:ascii="Arial" w:hAnsi="Arial" w:cs="Arial"/>
          <w:sz w:val="28"/>
          <w:szCs w:val="28"/>
        </w:rPr>
        <w:t>Jorodhani</w:t>
      </w:r>
      <w:proofErr w:type="spellEnd"/>
      <w:r w:rsidR="00651B26">
        <w:rPr>
          <w:rFonts w:ascii="Arial" w:hAnsi="Arial" w:cs="Arial"/>
          <w:sz w:val="28"/>
          <w:szCs w:val="28"/>
        </w:rPr>
        <w:t xml:space="preserve"> </w:t>
      </w:r>
      <w:proofErr w:type="spellStart"/>
      <w:r w:rsidR="00651B26">
        <w:rPr>
          <w:rFonts w:ascii="Arial" w:hAnsi="Arial" w:cs="Arial"/>
          <w:sz w:val="28"/>
          <w:szCs w:val="28"/>
        </w:rPr>
        <w:t>apupurirwa</w:t>
      </w:r>
      <w:proofErr w:type="spellEnd"/>
      <w:r w:rsidR="00651B26">
        <w:rPr>
          <w:rFonts w:ascii="Arial" w:hAnsi="Arial" w:cs="Arial"/>
          <w:sz w:val="28"/>
          <w:szCs w:val="28"/>
        </w:rPr>
        <w:t xml:space="preserve"> </w:t>
      </w:r>
      <w:proofErr w:type="spellStart"/>
      <w:r w:rsidR="00651B26">
        <w:rPr>
          <w:rFonts w:ascii="Arial" w:hAnsi="Arial" w:cs="Arial"/>
          <w:sz w:val="28"/>
          <w:szCs w:val="28"/>
        </w:rPr>
        <w:t>na</w:t>
      </w:r>
      <w:proofErr w:type="spellEnd"/>
      <w:r w:rsidR="00651B26">
        <w:rPr>
          <w:rFonts w:ascii="Arial" w:hAnsi="Arial" w:cs="Arial"/>
          <w:sz w:val="28"/>
          <w:szCs w:val="28"/>
        </w:rPr>
        <w:t xml:space="preserve"> Brother Branham, </w:t>
      </w:r>
      <w:proofErr w:type="spellStart"/>
      <w:r w:rsidR="00651B26">
        <w:rPr>
          <w:rFonts w:ascii="Arial" w:hAnsi="Arial" w:cs="Arial"/>
          <w:sz w:val="28"/>
          <w:szCs w:val="28"/>
        </w:rPr>
        <w:t>zvikanzi</w:t>
      </w:r>
      <w:proofErr w:type="spellEnd"/>
      <w:r w:rsidR="00E61B88">
        <w:rPr>
          <w:rFonts w:ascii="Arial" w:hAnsi="Arial" w:cs="Arial"/>
          <w:sz w:val="28"/>
          <w:szCs w:val="28"/>
        </w:rPr>
        <w:t>,</w:t>
      </w:r>
      <w:r w:rsidR="00651B26">
        <w:rPr>
          <w:rFonts w:ascii="Arial" w:hAnsi="Arial" w:cs="Arial"/>
          <w:sz w:val="28"/>
          <w:szCs w:val="28"/>
        </w:rPr>
        <w:t xml:space="preserve"> </w:t>
      </w:r>
      <w:r w:rsidR="00E61B88">
        <w:rPr>
          <w:rFonts w:ascii="Arial" w:hAnsi="Arial" w:cs="Arial"/>
          <w:sz w:val="28"/>
          <w:szCs w:val="28"/>
        </w:rPr>
        <w:t>‘</w:t>
      </w:r>
      <w:r w:rsidR="00651B26">
        <w:rPr>
          <w:rFonts w:ascii="Arial" w:hAnsi="Arial" w:cs="Arial"/>
          <w:sz w:val="28"/>
          <w:szCs w:val="28"/>
        </w:rPr>
        <w:t xml:space="preserve">cigarette smoking </w:t>
      </w:r>
      <w:proofErr w:type="spellStart"/>
      <w:r w:rsidR="00651B26">
        <w:rPr>
          <w:rFonts w:ascii="Arial" w:hAnsi="Arial" w:cs="Arial"/>
          <w:sz w:val="28"/>
          <w:szCs w:val="28"/>
        </w:rPr>
        <w:t>chiregera</w:t>
      </w:r>
      <w:proofErr w:type="spellEnd"/>
      <w:r w:rsidR="00E61B88">
        <w:rPr>
          <w:rFonts w:ascii="Arial" w:hAnsi="Arial" w:cs="Arial"/>
          <w:sz w:val="28"/>
          <w:szCs w:val="28"/>
        </w:rPr>
        <w:t xml:space="preserve">, </w:t>
      </w:r>
      <w:proofErr w:type="spellStart"/>
      <w:r w:rsidR="00E61B88">
        <w:rPr>
          <w:rFonts w:ascii="Arial" w:hAnsi="Arial" w:cs="Arial"/>
          <w:sz w:val="28"/>
          <w:szCs w:val="28"/>
        </w:rPr>
        <w:t>c</w:t>
      </w:r>
      <w:r w:rsidR="00B55729">
        <w:rPr>
          <w:rFonts w:ascii="Arial" w:hAnsi="Arial" w:cs="Arial"/>
          <w:sz w:val="28"/>
          <w:szCs w:val="28"/>
        </w:rPr>
        <w:t>hirega</w:t>
      </w:r>
      <w:proofErr w:type="spellEnd"/>
      <w:r w:rsidR="00B55729">
        <w:rPr>
          <w:rFonts w:ascii="Arial" w:hAnsi="Arial" w:cs="Arial"/>
          <w:sz w:val="28"/>
          <w:szCs w:val="28"/>
        </w:rPr>
        <w:t xml:space="preserve"> kutora fodya </w:t>
      </w:r>
      <w:proofErr w:type="spellStart"/>
      <w:r w:rsidR="00B55729">
        <w:rPr>
          <w:rFonts w:ascii="Arial" w:hAnsi="Arial" w:cs="Arial"/>
          <w:sz w:val="28"/>
          <w:szCs w:val="28"/>
        </w:rPr>
        <w:t>futi</w:t>
      </w:r>
      <w:proofErr w:type="spellEnd"/>
      <w:r w:rsidR="00E61B88">
        <w:rPr>
          <w:rFonts w:ascii="Arial" w:hAnsi="Arial" w:cs="Arial"/>
          <w:sz w:val="28"/>
          <w:szCs w:val="28"/>
        </w:rPr>
        <w:t>’</w:t>
      </w:r>
      <w:r w:rsidR="00B55729">
        <w:rPr>
          <w:rFonts w:ascii="Arial" w:hAnsi="Arial" w:cs="Arial"/>
          <w:sz w:val="28"/>
          <w:szCs w:val="28"/>
        </w:rPr>
        <w:t xml:space="preserve"> </w:t>
      </w:r>
      <w:proofErr w:type="spellStart"/>
      <w:r w:rsidR="00B55729">
        <w:rPr>
          <w:rFonts w:ascii="Arial" w:hAnsi="Arial" w:cs="Arial"/>
          <w:sz w:val="28"/>
          <w:szCs w:val="28"/>
        </w:rPr>
        <w:t>zvikanzi</w:t>
      </w:r>
      <w:proofErr w:type="spellEnd"/>
      <w:r w:rsidR="00B55729">
        <w:rPr>
          <w:rFonts w:ascii="Arial" w:hAnsi="Arial" w:cs="Arial"/>
          <w:sz w:val="28"/>
          <w:szCs w:val="28"/>
        </w:rPr>
        <w:t>, ‘I will not take it’</w:t>
      </w:r>
      <w:r w:rsidR="00E61B88">
        <w:rPr>
          <w:rFonts w:ascii="Arial" w:hAnsi="Arial" w:cs="Arial"/>
          <w:sz w:val="28"/>
          <w:szCs w:val="28"/>
        </w:rPr>
        <w:t xml:space="preserve">. </w:t>
      </w:r>
      <w:proofErr w:type="spellStart"/>
      <w:r w:rsidR="00E61B88">
        <w:rPr>
          <w:rFonts w:ascii="Arial" w:hAnsi="Arial" w:cs="Arial"/>
          <w:sz w:val="28"/>
          <w:szCs w:val="28"/>
        </w:rPr>
        <w:t>Ndokuenda</w:t>
      </w:r>
      <w:proofErr w:type="spellEnd"/>
      <w:r w:rsidR="00E61B88">
        <w:rPr>
          <w:rFonts w:ascii="Arial" w:hAnsi="Arial" w:cs="Arial"/>
          <w:sz w:val="28"/>
          <w:szCs w:val="28"/>
        </w:rPr>
        <w:t xml:space="preserve"> </w:t>
      </w:r>
      <w:proofErr w:type="spellStart"/>
      <w:r w:rsidR="00E61B88">
        <w:rPr>
          <w:rFonts w:ascii="Arial" w:hAnsi="Arial" w:cs="Arial"/>
          <w:sz w:val="28"/>
          <w:szCs w:val="28"/>
        </w:rPr>
        <w:t>na</w:t>
      </w:r>
      <w:proofErr w:type="spellEnd"/>
      <w:r w:rsidR="00E61B88">
        <w:rPr>
          <w:rFonts w:ascii="Arial" w:hAnsi="Arial" w:cs="Arial"/>
          <w:sz w:val="28"/>
          <w:szCs w:val="28"/>
        </w:rPr>
        <w:t xml:space="preserve"> Brother Branham </w:t>
      </w:r>
      <w:r w:rsidR="00052DDD">
        <w:rPr>
          <w:rFonts w:ascii="Arial" w:hAnsi="Arial" w:cs="Arial"/>
          <w:sz w:val="28"/>
          <w:szCs w:val="28"/>
        </w:rPr>
        <w:t xml:space="preserve">ku hunting, vari ku hunting </w:t>
      </w:r>
      <w:proofErr w:type="spellStart"/>
      <w:r w:rsidR="00052DDD">
        <w:rPr>
          <w:rFonts w:ascii="Arial" w:hAnsi="Arial" w:cs="Arial"/>
          <w:sz w:val="28"/>
          <w:szCs w:val="28"/>
        </w:rPr>
        <w:t>kuya</w:t>
      </w:r>
      <w:proofErr w:type="spellEnd"/>
      <w:r w:rsidR="00052DDD">
        <w:rPr>
          <w:rFonts w:ascii="Arial" w:hAnsi="Arial" w:cs="Arial"/>
          <w:sz w:val="28"/>
          <w:szCs w:val="28"/>
        </w:rPr>
        <w:t xml:space="preserve"> </w:t>
      </w:r>
      <w:proofErr w:type="spellStart"/>
      <w:r w:rsidR="00052DDD">
        <w:rPr>
          <w:rFonts w:ascii="Arial" w:hAnsi="Arial" w:cs="Arial"/>
          <w:sz w:val="28"/>
          <w:szCs w:val="28"/>
        </w:rPr>
        <w:t>ndobva</w:t>
      </w:r>
      <w:proofErr w:type="spellEnd"/>
      <w:r w:rsidR="00052DDD">
        <w:rPr>
          <w:rFonts w:ascii="Arial" w:hAnsi="Arial" w:cs="Arial"/>
          <w:sz w:val="28"/>
          <w:szCs w:val="28"/>
        </w:rPr>
        <w:t xml:space="preserve"> </w:t>
      </w:r>
      <w:proofErr w:type="spellStart"/>
      <w:r w:rsidR="00052DDD">
        <w:rPr>
          <w:rFonts w:ascii="Arial" w:hAnsi="Arial" w:cs="Arial"/>
          <w:sz w:val="28"/>
          <w:szCs w:val="28"/>
        </w:rPr>
        <w:t>ango</w:t>
      </w:r>
      <w:proofErr w:type="spellEnd"/>
      <w:r w:rsidR="00052DDD">
        <w:rPr>
          <w:rFonts w:ascii="Arial" w:hAnsi="Arial" w:cs="Arial"/>
          <w:sz w:val="28"/>
          <w:szCs w:val="28"/>
        </w:rPr>
        <w:t xml:space="preserve"> </w:t>
      </w:r>
      <w:proofErr w:type="spellStart"/>
      <w:r w:rsidR="00052DDD">
        <w:rPr>
          <w:rFonts w:ascii="Arial" w:hAnsi="Arial" w:cs="Arial"/>
          <w:sz w:val="28"/>
          <w:szCs w:val="28"/>
        </w:rPr>
        <w:t>mhanya</w:t>
      </w:r>
      <w:proofErr w:type="spellEnd"/>
      <w:r w:rsidR="00052DDD">
        <w:rPr>
          <w:rFonts w:ascii="Arial" w:hAnsi="Arial" w:cs="Arial"/>
          <w:sz w:val="28"/>
          <w:szCs w:val="28"/>
        </w:rPr>
        <w:t xml:space="preserve"> </w:t>
      </w:r>
      <w:proofErr w:type="spellStart"/>
      <w:r w:rsidR="00052DDD">
        <w:rPr>
          <w:rFonts w:ascii="Arial" w:hAnsi="Arial" w:cs="Arial"/>
          <w:sz w:val="28"/>
          <w:szCs w:val="28"/>
        </w:rPr>
        <w:t>museri</w:t>
      </w:r>
      <w:proofErr w:type="spellEnd"/>
      <w:r w:rsidR="00052DDD">
        <w:rPr>
          <w:rFonts w:ascii="Arial" w:hAnsi="Arial" w:cs="Arial"/>
          <w:sz w:val="28"/>
          <w:szCs w:val="28"/>
        </w:rPr>
        <w:t xml:space="preserve"> </w:t>
      </w:r>
      <w:proofErr w:type="spellStart"/>
      <w:r w:rsidR="00052DDD">
        <w:rPr>
          <w:rFonts w:ascii="Arial" w:hAnsi="Arial" w:cs="Arial"/>
          <w:sz w:val="28"/>
          <w:szCs w:val="28"/>
        </w:rPr>
        <w:t>me</w:t>
      </w:r>
      <w:r w:rsidR="006D0D3C">
        <w:rPr>
          <w:rFonts w:ascii="Arial" w:hAnsi="Arial" w:cs="Arial"/>
          <w:sz w:val="28"/>
          <w:szCs w:val="28"/>
        </w:rPr>
        <w:t>chidondo</w:t>
      </w:r>
      <w:proofErr w:type="spellEnd"/>
      <w:r w:rsidR="006D0D3C">
        <w:rPr>
          <w:rFonts w:ascii="Arial" w:hAnsi="Arial" w:cs="Arial"/>
          <w:sz w:val="28"/>
          <w:szCs w:val="28"/>
        </w:rPr>
        <w:t xml:space="preserve"> </w:t>
      </w:r>
      <w:proofErr w:type="spellStart"/>
      <w:r w:rsidR="006D0D3C">
        <w:rPr>
          <w:rFonts w:ascii="Arial" w:hAnsi="Arial" w:cs="Arial"/>
          <w:sz w:val="28"/>
          <w:szCs w:val="28"/>
        </w:rPr>
        <w:t>ndokubatidza</w:t>
      </w:r>
      <w:proofErr w:type="spellEnd"/>
      <w:r w:rsidR="006D0D3C">
        <w:rPr>
          <w:rFonts w:ascii="Arial" w:hAnsi="Arial" w:cs="Arial"/>
          <w:sz w:val="28"/>
          <w:szCs w:val="28"/>
        </w:rPr>
        <w:t xml:space="preserve">. </w:t>
      </w:r>
      <w:proofErr w:type="spellStart"/>
      <w:r w:rsidR="006D0D3C">
        <w:rPr>
          <w:rFonts w:ascii="Arial" w:hAnsi="Arial" w:cs="Arial"/>
          <w:sz w:val="28"/>
          <w:szCs w:val="28"/>
        </w:rPr>
        <w:t>Kureva</w:t>
      </w:r>
      <w:proofErr w:type="spellEnd"/>
      <w:r w:rsidR="006D0D3C">
        <w:rPr>
          <w:rFonts w:ascii="Arial" w:hAnsi="Arial" w:cs="Arial"/>
          <w:sz w:val="28"/>
          <w:szCs w:val="28"/>
        </w:rPr>
        <w:t xml:space="preserve"> kuti </w:t>
      </w:r>
      <w:proofErr w:type="spellStart"/>
      <w:r w:rsidR="006D0D3C">
        <w:rPr>
          <w:rFonts w:ascii="Arial" w:hAnsi="Arial" w:cs="Arial"/>
          <w:sz w:val="28"/>
          <w:szCs w:val="28"/>
        </w:rPr>
        <w:t>akatotakura</w:t>
      </w:r>
      <w:proofErr w:type="spellEnd"/>
      <w:r w:rsidR="006D0D3C">
        <w:rPr>
          <w:rFonts w:ascii="Arial" w:hAnsi="Arial" w:cs="Arial"/>
          <w:sz w:val="28"/>
          <w:szCs w:val="28"/>
        </w:rPr>
        <w:t xml:space="preserve"> fodya mu</w:t>
      </w:r>
      <w:r w:rsidR="00800B5B">
        <w:rPr>
          <w:rFonts w:ascii="Arial" w:hAnsi="Arial" w:cs="Arial"/>
          <w:sz w:val="28"/>
          <w:szCs w:val="28"/>
        </w:rPr>
        <w:t xml:space="preserve"> bag rake, </w:t>
      </w:r>
      <w:proofErr w:type="spellStart"/>
      <w:r w:rsidR="00800B5B">
        <w:rPr>
          <w:rFonts w:ascii="Arial" w:hAnsi="Arial" w:cs="Arial"/>
          <w:sz w:val="28"/>
          <w:szCs w:val="28"/>
        </w:rPr>
        <w:t>aine</w:t>
      </w:r>
      <w:proofErr w:type="spellEnd"/>
      <w:r w:rsidR="00800B5B">
        <w:rPr>
          <w:rFonts w:ascii="Arial" w:hAnsi="Arial" w:cs="Arial"/>
          <w:sz w:val="28"/>
          <w:szCs w:val="28"/>
        </w:rPr>
        <w:t xml:space="preserve"> muporofita</w:t>
      </w:r>
      <w:r w:rsidR="002B155C">
        <w:rPr>
          <w:rFonts w:ascii="Arial" w:hAnsi="Arial" w:cs="Arial"/>
          <w:sz w:val="28"/>
          <w:szCs w:val="28"/>
        </w:rPr>
        <w:t xml:space="preserve">. </w:t>
      </w:r>
      <w:proofErr w:type="spellStart"/>
      <w:r w:rsidR="002B155C">
        <w:rPr>
          <w:rFonts w:ascii="Arial" w:hAnsi="Arial" w:cs="Arial"/>
          <w:sz w:val="28"/>
          <w:szCs w:val="28"/>
        </w:rPr>
        <w:t>Ndipo</w:t>
      </w:r>
      <w:proofErr w:type="spellEnd"/>
      <w:r w:rsidR="002B155C">
        <w:rPr>
          <w:rFonts w:ascii="Arial" w:hAnsi="Arial" w:cs="Arial"/>
          <w:sz w:val="28"/>
          <w:szCs w:val="28"/>
        </w:rPr>
        <w:t xml:space="preserve"> </w:t>
      </w:r>
      <w:proofErr w:type="spellStart"/>
      <w:r w:rsidR="002B155C">
        <w:rPr>
          <w:rFonts w:ascii="Arial" w:hAnsi="Arial" w:cs="Arial"/>
          <w:sz w:val="28"/>
          <w:szCs w:val="28"/>
        </w:rPr>
        <w:t>pamunoti</w:t>
      </w:r>
      <w:proofErr w:type="spellEnd"/>
      <w:r w:rsidR="002B155C">
        <w:rPr>
          <w:rFonts w:ascii="Arial" w:hAnsi="Arial" w:cs="Arial"/>
          <w:sz w:val="28"/>
          <w:szCs w:val="28"/>
        </w:rPr>
        <w:t xml:space="preserve"> vanhu pano </w:t>
      </w:r>
      <w:r w:rsidR="00341B95">
        <w:rPr>
          <w:rFonts w:ascii="Arial" w:hAnsi="Arial" w:cs="Arial"/>
          <w:sz w:val="28"/>
          <w:szCs w:val="28"/>
        </w:rPr>
        <w:t xml:space="preserve">nhasi </w:t>
      </w:r>
      <w:proofErr w:type="spellStart"/>
      <w:r w:rsidR="002B155C">
        <w:rPr>
          <w:rFonts w:ascii="Arial" w:hAnsi="Arial" w:cs="Arial"/>
          <w:sz w:val="28"/>
          <w:szCs w:val="28"/>
        </w:rPr>
        <w:t>vanorega</w:t>
      </w:r>
      <w:proofErr w:type="spellEnd"/>
      <w:r w:rsidR="002B155C">
        <w:rPr>
          <w:rFonts w:ascii="Arial" w:hAnsi="Arial" w:cs="Arial"/>
          <w:sz w:val="28"/>
          <w:szCs w:val="28"/>
        </w:rPr>
        <w:t xml:space="preserve"> </w:t>
      </w:r>
      <w:r w:rsidR="00341B95">
        <w:rPr>
          <w:rFonts w:ascii="Arial" w:hAnsi="Arial" w:cs="Arial"/>
          <w:sz w:val="28"/>
          <w:szCs w:val="28"/>
        </w:rPr>
        <w:t>a</w:t>
      </w:r>
      <w:r w:rsidR="00A7193D">
        <w:rPr>
          <w:rFonts w:ascii="Arial" w:hAnsi="Arial" w:cs="Arial"/>
          <w:sz w:val="28"/>
          <w:szCs w:val="28"/>
        </w:rPr>
        <w:t>ah-aah-aah</w:t>
      </w:r>
      <w:r w:rsidR="00B96C2D">
        <w:rPr>
          <w:rFonts w:ascii="Arial" w:hAnsi="Arial" w:cs="Arial"/>
          <w:sz w:val="28"/>
          <w:szCs w:val="28"/>
        </w:rPr>
        <w:t>-</w:t>
      </w:r>
      <w:r w:rsidR="00B96C2D">
        <w:rPr>
          <w:rFonts w:ascii="Arial" w:hAnsi="Arial" w:cs="Arial"/>
          <w:sz w:val="28"/>
          <w:szCs w:val="28"/>
        </w:rPr>
        <w:lastRenderedPageBreak/>
        <w:t>ahh</w:t>
      </w:r>
      <w:r w:rsidR="00A7193D">
        <w:rPr>
          <w:rFonts w:ascii="Arial" w:hAnsi="Arial" w:cs="Arial"/>
          <w:sz w:val="28"/>
          <w:szCs w:val="28"/>
        </w:rPr>
        <w:t>.</w:t>
      </w:r>
      <w:r w:rsidR="00341B95">
        <w:rPr>
          <w:rFonts w:ascii="Arial" w:hAnsi="Arial" w:cs="Arial"/>
          <w:sz w:val="28"/>
          <w:szCs w:val="28"/>
        </w:rPr>
        <w:t xml:space="preserve"> </w:t>
      </w:r>
      <w:r w:rsidR="00341B95" w:rsidRPr="00BF63D1">
        <w:rPr>
          <w:rFonts w:ascii="Arial" w:hAnsi="Arial" w:cs="Arial"/>
          <w:sz w:val="18"/>
          <w:szCs w:val="18"/>
        </w:rPr>
        <w:t xml:space="preserve">[Apostle Gumbura and </w:t>
      </w:r>
      <w:r w:rsidR="004F7FB2" w:rsidRPr="00BF63D1">
        <w:rPr>
          <w:rFonts w:ascii="Arial" w:hAnsi="Arial" w:cs="Arial"/>
          <w:sz w:val="18"/>
          <w:szCs w:val="18"/>
        </w:rPr>
        <w:t>C</w:t>
      </w:r>
      <w:r w:rsidR="00341B95" w:rsidRPr="00BF63D1">
        <w:rPr>
          <w:rFonts w:ascii="Arial" w:hAnsi="Arial" w:cs="Arial"/>
          <w:sz w:val="18"/>
          <w:szCs w:val="18"/>
        </w:rPr>
        <w:t>ongregation laugh]</w:t>
      </w:r>
      <w:r w:rsidR="00341B95">
        <w:rPr>
          <w:rFonts w:ascii="Arial" w:hAnsi="Arial" w:cs="Arial"/>
          <w:sz w:val="28"/>
          <w:szCs w:val="28"/>
        </w:rPr>
        <w:t xml:space="preserve"> </w:t>
      </w:r>
      <w:r w:rsidR="00A7193D">
        <w:rPr>
          <w:rFonts w:ascii="Arial" w:hAnsi="Arial" w:cs="Arial"/>
          <w:sz w:val="28"/>
          <w:szCs w:val="28"/>
        </w:rPr>
        <w:t xml:space="preserve">Akatakura bag rine fodya </w:t>
      </w:r>
      <w:proofErr w:type="spellStart"/>
      <w:r w:rsidR="00A7193D">
        <w:rPr>
          <w:rFonts w:ascii="Arial" w:hAnsi="Arial" w:cs="Arial"/>
          <w:sz w:val="28"/>
          <w:szCs w:val="28"/>
        </w:rPr>
        <w:t>nemuporofita</w:t>
      </w:r>
      <w:proofErr w:type="spellEnd"/>
      <w:r w:rsidR="00A7193D">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91937">
        <w:rPr>
          <w:rFonts w:ascii="Arial" w:hAnsi="Arial" w:cs="Arial"/>
          <w:sz w:val="28"/>
          <w:szCs w:val="28"/>
        </w:rPr>
        <w:t>kwakuenda</w:t>
      </w:r>
      <w:proofErr w:type="spellEnd"/>
      <w:r w:rsidR="00991937">
        <w:rPr>
          <w:rFonts w:ascii="Arial" w:hAnsi="Arial" w:cs="Arial"/>
          <w:sz w:val="28"/>
          <w:szCs w:val="28"/>
        </w:rPr>
        <w:t xml:space="preserve"> </w:t>
      </w:r>
      <w:proofErr w:type="spellStart"/>
      <w:r w:rsidR="00991937">
        <w:rPr>
          <w:rFonts w:ascii="Arial" w:hAnsi="Arial" w:cs="Arial"/>
          <w:sz w:val="28"/>
          <w:szCs w:val="28"/>
        </w:rPr>
        <w:t>naro</w:t>
      </w:r>
      <w:proofErr w:type="spellEnd"/>
      <w:r w:rsidR="00991937">
        <w:rPr>
          <w:rFonts w:ascii="Arial" w:hAnsi="Arial" w:cs="Arial"/>
          <w:sz w:val="28"/>
          <w:szCs w:val="28"/>
        </w:rPr>
        <w:t xml:space="preserve"> </w:t>
      </w:r>
      <w:proofErr w:type="spellStart"/>
      <w:r w:rsidR="00991937">
        <w:rPr>
          <w:rFonts w:ascii="Arial" w:hAnsi="Arial" w:cs="Arial"/>
          <w:sz w:val="28"/>
          <w:szCs w:val="28"/>
        </w:rPr>
        <w:t>aine</w:t>
      </w:r>
      <w:proofErr w:type="spellEnd"/>
      <w:r w:rsidR="00991937">
        <w:rPr>
          <w:rFonts w:ascii="Arial" w:hAnsi="Arial" w:cs="Arial"/>
          <w:sz w:val="28"/>
          <w:szCs w:val="28"/>
        </w:rPr>
        <w:t xml:space="preserve"> muporofita </w:t>
      </w:r>
      <w:proofErr w:type="spellStart"/>
      <w:r w:rsidR="00991937">
        <w:rPr>
          <w:rFonts w:ascii="Arial" w:hAnsi="Arial" w:cs="Arial"/>
          <w:sz w:val="28"/>
          <w:szCs w:val="28"/>
        </w:rPr>
        <w:t>kunyatsodherera</w:t>
      </w:r>
      <w:proofErr w:type="spellEnd"/>
      <w:r w:rsidR="00991937">
        <w:rPr>
          <w:rFonts w:ascii="Arial" w:hAnsi="Arial" w:cs="Arial"/>
          <w:sz w:val="28"/>
          <w:szCs w:val="28"/>
        </w:rPr>
        <w:t xml:space="preserve"> kuti Mwari </w:t>
      </w:r>
      <w:proofErr w:type="spellStart"/>
      <w:r w:rsidR="00E014D7">
        <w:rPr>
          <w:rFonts w:ascii="Arial" w:hAnsi="Arial" w:cs="Arial"/>
          <w:sz w:val="28"/>
          <w:szCs w:val="28"/>
        </w:rPr>
        <w:t>hamuko</w:t>
      </w:r>
      <w:proofErr w:type="spellEnd"/>
      <w:r w:rsidR="00E014D7">
        <w:rPr>
          <w:rFonts w:ascii="Arial" w:hAnsi="Arial" w:cs="Arial"/>
          <w:sz w:val="28"/>
          <w:szCs w:val="28"/>
        </w:rPr>
        <w:t xml:space="preserve">, kuparidza ma funny, hakuna chinonzi kunamata, </w:t>
      </w:r>
      <w:proofErr w:type="spellStart"/>
      <w:r w:rsidR="00E014D7">
        <w:rPr>
          <w:rFonts w:ascii="Arial" w:hAnsi="Arial" w:cs="Arial"/>
          <w:sz w:val="28"/>
          <w:szCs w:val="28"/>
        </w:rPr>
        <w:t>nd</w:t>
      </w:r>
      <w:r w:rsidR="005E472C">
        <w:rPr>
          <w:rFonts w:ascii="Arial" w:hAnsi="Arial" w:cs="Arial"/>
          <w:sz w:val="28"/>
          <w:szCs w:val="28"/>
        </w:rPr>
        <w:t>inoita</w:t>
      </w:r>
      <w:proofErr w:type="spellEnd"/>
      <w:r w:rsidR="005E472C">
        <w:rPr>
          <w:rFonts w:ascii="Arial" w:hAnsi="Arial" w:cs="Arial"/>
          <w:sz w:val="28"/>
          <w:szCs w:val="28"/>
        </w:rPr>
        <w:t xml:space="preserve"> </w:t>
      </w:r>
      <w:proofErr w:type="spellStart"/>
      <w:r w:rsidR="005E472C">
        <w:rPr>
          <w:rFonts w:ascii="Arial" w:hAnsi="Arial" w:cs="Arial"/>
          <w:sz w:val="28"/>
          <w:szCs w:val="28"/>
        </w:rPr>
        <w:t>zvandinodii</w:t>
      </w:r>
      <w:proofErr w:type="spellEnd"/>
      <w:r w:rsidR="004852E3">
        <w:rPr>
          <w:rFonts w:ascii="Arial" w:hAnsi="Arial" w:cs="Arial"/>
          <w:sz w:val="28"/>
          <w:szCs w:val="28"/>
        </w:rPr>
        <w:t xml:space="preserve">…? </w:t>
      </w:r>
      <w:r w:rsidR="004852E3" w:rsidRPr="00BF63D1">
        <w:rPr>
          <w:rFonts w:ascii="Arial" w:hAnsi="Arial" w:cs="Arial"/>
          <w:sz w:val="18"/>
          <w:szCs w:val="18"/>
        </w:rPr>
        <w:t xml:space="preserve">[Congregation </w:t>
      </w:r>
      <w:r w:rsidR="00063DA1" w:rsidRPr="00BF63D1">
        <w:rPr>
          <w:rFonts w:ascii="Arial" w:hAnsi="Arial" w:cs="Arial"/>
          <w:sz w:val="18"/>
          <w:szCs w:val="18"/>
        </w:rPr>
        <w:t>says, “</w:t>
      </w:r>
      <w:proofErr w:type="spellStart"/>
      <w:r w:rsidR="004852E3" w:rsidRPr="00BF63D1">
        <w:rPr>
          <w:rFonts w:ascii="Arial" w:hAnsi="Arial" w:cs="Arial"/>
          <w:sz w:val="18"/>
          <w:szCs w:val="18"/>
        </w:rPr>
        <w:t>zvandinoda</w:t>
      </w:r>
      <w:proofErr w:type="spellEnd"/>
      <w:r w:rsidR="004F7FB2" w:rsidRPr="00BF63D1">
        <w:rPr>
          <w:rFonts w:ascii="Arial" w:hAnsi="Arial" w:cs="Arial"/>
          <w:sz w:val="18"/>
          <w:szCs w:val="18"/>
        </w:rPr>
        <w:t>,</w:t>
      </w:r>
      <w:r w:rsidR="004852E3" w:rsidRPr="00BF63D1">
        <w:rPr>
          <w:rFonts w:ascii="Arial" w:hAnsi="Arial" w:cs="Arial"/>
          <w:sz w:val="18"/>
          <w:szCs w:val="18"/>
        </w:rPr>
        <w:t>”]</w:t>
      </w:r>
      <w:r w:rsidR="004852E3">
        <w:rPr>
          <w:rFonts w:ascii="Arial" w:hAnsi="Arial" w:cs="Arial"/>
          <w:sz w:val="28"/>
          <w:szCs w:val="28"/>
        </w:rPr>
        <w:t xml:space="preserve"> </w:t>
      </w:r>
      <w:proofErr w:type="spellStart"/>
      <w:r w:rsidR="004852E3">
        <w:rPr>
          <w:rFonts w:ascii="Arial" w:hAnsi="Arial" w:cs="Arial"/>
          <w:sz w:val="28"/>
          <w:szCs w:val="28"/>
        </w:rPr>
        <w:t>heyi</w:t>
      </w:r>
      <w:proofErr w:type="spellEnd"/>
      <w:r w:rsidR="004852E3">
        <w:rPr>
          <w:rFonts w:ascii="Arial" w:hAnsi="Arial" w:cs="Arial"/>
          <w:sz w:val="28"/>
          <w:szCs w:val="28"/>
        </w:rPr>
        <w:t xml:space="preserve">! </w:t>
      </w:r>
    </w:p>
    <w:p w14:paraId="581B06C3" w14:textId="66C07BC1" w:rsidR="00386E57" w:rsidRDefault="008D6614" w:rsidP="00EE1207">
      <w:pPr>
        <w:jc w:val="both"/>
        <w:rPr>
          <w:rFonts w:ascii="Arial" w:hAnsi="Arial" w:cs="Arial"/>
          <w:sz w:val="28"/>
          <w:szCs w:val="28"/>
        </w:rPr>
      </w:pPr>
      <w:r>
        <w:rPr>
          <w:rFonts w:ascii="Arial" w:hAnsi="Arial" w:cs="Arial"/>
          <w:sz w:val="28"/>
          <w:szCs w:val="28"/>
          <w:vertAlign w:val="superscript"/>
        </w:rPr>
        <w:t xml:space="preserve">185 </w:t>
      </w:r>
      <w:r w:rsidR="004852E3">
        <w:rPr>
          <w:rFonts w:ascii="Arial" w:hAnsi="Arial" w:cs="Arial"/>
          <w:sz w:val="28"/>
          <w:szCs w:val="28"/>
        </w:rPr>
        <w:t xml:space="preserve">Ini </w:t>
      </w:r>
      <w:proofErr w:type="spellStart"/>
      <w:r w:rsidR="004852E3">
        <w:rPr>
          <w:rFonts w:ascii="Arial" w:hAnsi="Arial" w:cs="Arial"/>
          <w:sz w:val="28"/>
          <w:szCs w:val="28"/>
        </w:rPr>
        <w:t>ndava</w:t>
      </w:r>
      <w:proofErr w:type="spellEnd"/>
      <w:r w:rsidR="004852E3">
        <w:rPr>
          <w:rFonts w:ascii="Arial" w:hAnsi="Arial" w:cs="Arial"/>
          <w:sz w:val="28"/>
          <w:szCs w:val="28"/>
        </w:rPr>
        <w:t xml:space="preserve"> kuziva kuti Mwari </w:t>
      </w:r>
      <w:proofErr w:type="spellStart"/>
      <w:r w:rsidR="004852E3">
        <w:rPr>
          <w:rFonts w:ascii="Arial" w:hAnsi="Arial" w:cs="Arial"/>
          <w:sz w:val="28"/>
          <w:szCs w:val="28"/>
        </w:rPr>
        <w:t>vanot</w:t>
      </w:r>
      <w:r w:rsidR="00976CBA">
        <w:rPr>
          <w:rFonts w:ascii="Arial" w:hAnsi="Arial" w:cs="Arial"/>
          <w:sz w:val="28"/>
          <w:szCs w:val="28"/>
        </w:rPr>
        <w:t>s</w:t>
      </w:r>
      <w:r w:rsidR="007B4FC9">
        <w:rPr>
          <w:rFonts w:ascii="Arial" w:hAnsi="Arial" w:cs="Arial"/>
          <w:sz w:val="28"/>
          <w:szCs w:val="28"/>
        </w:rPr>
        <w:t>i</w:t>
      </w:r>
      <w:r w:rsidR="00976CBA">
        <w:rPr>
          <w:rFonts w:ascii="Arial" w:hAnsi="Arial" w:cs="Arial"/>
          <w:sz w:val="28"/>
          <w:szCs w:val="28"/>
        </w:rPr>
        <w:t>ura</w:t>
      </w:r>
      <w:proofErr w:type="spellEnd"/>
      <w:r w:rsidR="00337FA5">
        <w:rPr>
          <w:rFonts w:ascii="Arial" w:hAnsi="Arial" w:cs="Arial"/>
          <w:sz w:val="28"/>
          <w:szCs w:val="28"/>
        </w:rPr>
        <w:t>.</w:t>
      </w:r>
      <w:r w:rsidR="00976CB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37FA5">
        <w:rPr>
          <w:rFonts w:ascii="Arial" w:hAnsi="Arial" w:cs="Arial"/>
          <w:sz w:val="28"/>
          <w:szCs w:val="28"/>
        </w:rPr>
        <w:t>E</w:t>
      </w:r>
      <w:r w:rsidR="00976CBA">
        <w:rPr>
          <w:rFonts w:ascii="Arial" w:hAnsi="Arial" w:cs="Arial"/>
          <w:sz w:val="28"/>
          <w:szCs w:val="28"/>
        </w:rPr>
        <w:t>he</w:t>
      </w:r>
      <w:proofErr w:type="spellEnd"/>
      <w:r w:rsidR="00337FA5">
        <w:rPr>
          <w:rFonts w:ascii="Arial" w:hAnsi="Arial" w:cs="Arial"/>
          <w:sz w:val="28"/>
          <w:szCs w:val="28"/>
        </w:rPr>
        <w:t>.</w:t>
      </w:r>
      <w:r w:rsidR="00976CBA">
        <w:rPr>
          <w:rFonts w:ascii="Arial" w:hAnsi="Arial" w:cs="Arial"/>
          <w:sz w:val="28"/>
          <w:szCs w:val="28"/>
        </w:rPr>
        <w:t xml:space="preserve"> </w:t>
      </w:r>
      <w:proofErr w:type="spellStart"/>
      <w:r w:rsidR="00337FA5">
        <w:rPr>
          <w:rFonts w:ascii="Arial" w:hAnsi="Arial" w:cs="Arial"/>
          <w:sz w:val="28"/>
          <w:szCs w:val="28"/>
        </w:rPr>
        <w:t>N</w:t>
      </w:r>
      <w:r w:rsidR="00976CBA">
        <w:rPr>
          <w:rFonts w:ascii="Arial" w:hAnsi="Arial" w:cs="Arial"/>
          <w:sz w:val="28"/>
          <w:szCs w:val="28"/>
        </w:rPr>
        <w:t>dakakuturirai</w:t>
      </w:r>
      <w:proofErr w:type="spellEnd"/>
      <w:r w:rsidR="00976CBA">
        <w:rPr>
          <w:rFonts w:ascii="Arial" w:hAnsi="Arial" w:cs="Arial"/>
          <w:sz w:val="28"/>
          <w:szCs w:val="28"/>
        </w:rPr>
        <w:t xml:space="preserve"> </w:t>
      </w:r>
      <w:proofErr w:type="spellStart"/>
      <w:r w:rsidR="00976CBA">
        <w:rPr>
          <w:rFonts w:ascii="Arial" w:hAnsi="Arial" w:cs="Arial"/>
          <w:sz w:val="28"/>
          <w:szCs w:val="28"/>
        </w:rPr>
        <w:t>wani</w:t>
      </w:r>
      <w:proofErr w:type="spellEnd"/>
      <w:r w:rsidR="00976CBA">
        <w:rPr>
          <w:rFonts w:ascii="Arial" w:hAnsi="Arial" w:cs="Arial"/>
          <w:sz w:val="28"/>
          <w:szCs w:val="28"/>
        </w:rPr>
        <w:t xml:space="preserve"> kuti ini </w:t>
      </w:r>
      <w:proofErr w:type="spellStart"/>
      <w:r w:rsidR="00976CBA">
        <w:rPr>
          <w:rFonts w:ascii="Arial" w:hAnsi="Arial" w:cs="Arial"/>
          <w:sz w:val="28"/>
          <w:szCs w:val="28"/>
        </w:rPr>
        <w:t>ndaka</w:t>
      </w:r>
      <w:r w:rsidR="00A3781C">
        <w:rPr>
          <w:rFonts w:ascii="Arial" w:hAnsi="Arial" w:cs="Arial"/>
          <w:sz w:val="28"/>
          <w:szCs w:val="28"/>
        </w:rPr>
        <w:t>ita</w:t>
      </w:r>
      <w:proofErr w:type="spellEnd"/>
      <w:r w:rsidR="00A3781C">
        <w:rPr>
          <w:rFonts w:ascii="Arial" w:hAnsi="Arial" w:cs="Arial"/>
          <w:sz w:val="28"/>
          <w:szCs w:val="28"/>
        </w:rPr>
        <w:t xml:space="preserve"> </w:t>
      </w:r>
      <w:proofErr w:type="spellStart"/>
      <w:r w:rsidR="00A3781C">
        <w:rPr>
          <w:rFonts w:ascii="Arial" w:hAnsi="Arial" w:cs="Arial"/>
          <w:sz w:val="28"/>
          <w:szCs w:val="28"/>
        </w:rPr>
        <w:t>musikanzwa</w:t>
      </w:r>
      <w:proofErr w:type="spellEnd"/>
      <w:r w:rsidR="00A3781C">
        <w:rPr>
          <w:rFonts w:ascii="Arial" w:hAnsi="Arial" w:cs="Arial"/>
          <w:sz w:val="28"/>
          <w:szCs w:val="28"/>
        </w:rPr>
        <w:t xml:space="preserve"> </w:t>
      </w:r>
      <w:proofErr w:type="spellStart"/>
      <w:r w:rsidR="00A3781C">
        <w:rPr>
          <w:rFonts w:ascii="Arial" w:hAnsi="Arial" w:cs="Arial"/>
          <w:sz w:val="28"/>
          <w:szCs w:val="28"/>
        </w:rPr>
        <w:t>sanhasi</w:t>
      </w:r>
      <w:proofErr w:type="spellEnd"/>
      <w:r w:rsidR="00A3781C">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A3781C">
        <w:rPr>
          <w:rFonts w:ascii="Arial" w:hAnsi="Arial" w:cs="Arial"/>
          <w:sz w:val="28"/>
          <w:szCs w:val="28"/>
        </w:rPr>
        <w:t xml:space="preserve"> Ndaita </w:t>
      </w:r>
      <w:proofErr w:type="spellStart"/>
      <w:r w:rsidR="00A3781C">
        <w:rPr>
          <w:rFonts w:ascii="Arial" w:hAnsi="Arial" w:cs="Arial"/>
          <w:sz w:val="28"/>
          <w:szCs w:val="28"/>
        </w:rPr>
        <w:t>musikanzwa</w:t>
      </w:r>
      <w:proofErr w:type="spellEnd"/>
      <w:r w:rsidR="00A3781C">
        <w:rPr>
          <w:rFonts w:ascii="Arial" w:hAnsi="Arial" w:cs="Arial"/>
          <w:sz w:val="28"/>
          <w:szCs w:val="28"/>
        </w:rPr>
        <w:t xml:space="preserve"> </w:t>
      </w:r>
      <w:proofErr w:type="spellStart"/>
      <w:r w:rsidR="00A3781C">
        <w:rPr>
          <w:rFonts w:ascii="Arial" w:hAnsi="Arial" w:cs="Arial"/>
          <w:sz w:val="28"/>
          <w:szCs w:val="28"/>
        </w:rPr>
        <w:t>sanhasi</w:t>
      </w:r>
      <w:proofErr w:type="spellEnd"/>
      <w:r w:rsidR="00A3781C">
        <w:rPr>
          <w:rFonts w:ascii="Arial" w:hAnsi="Arial" w:cs="Arial"/>
          <w:sz w:val="28"/>
          <w:szCs w:val="28"/>
        </w:rPr>
        <w:t xml:space="preserve"> </w:t>
      </w:r>
      <w:proofErr w:type="spellStart"/>
      <w:r w:rsidR="001E6E2C">
        <w:rPr>
          <w:rFonts w:ascii="Arial" w:hAnsi="Arial" w:cs="Arial"/>
          <w:sz w:val="28"/>
          <w:szCs w:val="28"/>
        </w:rPr>
        <w:t>ndokudzoka</w:t>
      </w:r>
      <w:proofErr w:type="spellEnd"/>
      <w:r w:rsidR="001E6E2C">
        <w:rPr>
          <w:rFonts w:ascii="Arial" w:hAnsi="Arial" w:cs="Arial"/>
          <w:sz w:val="28"/>
          <w:szCs w:val="28"/>
        </w:rPr>
        <w:t xml:space="preserve"> </w:t>
      </w:r>
      <w:proofErr w:type="spellStart"/>
      <w:r w:rsidR="001E6E2C">
        <w:rPr>
          <w:rFonts w:ascii="Arial" w:hAnsi="Arial" w:cs="Arial"/>
          <w:sz w:val="28"/>
          <w:szCs w:val="28"/>
        </w:rPr>
        <w:t>pamba</w:t>
      </w:r>
      <w:proofErr w:type="spellEnd"/>
      <w:r w:rsidR="001E6E2C">
        <w:rPr>
          <w:rFonts w:ascii="Arial" w:hAnsi="Arial" w:cs="Arial"/>
          <w:sz w:val="28"/>
          <w:szCs w:val="28"/>
        </w:rPr>
        <w:t xml:space="preserve"> pano, </w:t>
      </w:r>
      <w:proofErr w:type="spellStart"/>
      <w:r w:rsidR="001E6E2C">
        <w:rPr>
          <w:rFonts w:ascii="Arial" w:hAnsi="Arial" w:cs="Arial"/>
          <w:sz w:val="28"/>
          <w:szCs w:val="28"/>
        </w:rPr>
        <w:t>ndandatova</w:t>
      </w:r>
      <w:proofErr w:type="spellEnd"/>
      <w:r w:rsidR="001E6E2C">
        <w:rPr>
          <w:rFonts w:ascii="Arial" w:hAnsi="Arial" w:cs="Arial"/>
          <w:sz w:val="28"/>
          <w:szCs w:val="28"/>
        </w:rPr>
        <w:t xml:space="preserve"> pano, </w:t>
      </w:r>
      <w:proofErr w:type="spellStart"/>
      <w:r w:rsidR="001E6E2C">
        <w:rPr>
          <w:rFonts w:ascii="Arial" w:hAnsi="Arial" w:cs="Arial"/>
          <w:sz w:val="28"/>
          <w:szCs w:val="28"/>
        </w:rPr>
        <w:t>ndobva</w:t>
      </w:r>
      <w:proofErr w:type="spellEnd"/>
      <w:r w:rsidR="001E6E2C">
        <w:rPr>
          <w:rFonts w:ascii="Arial" w:hAnsi="Arial" w:cs="Arial"/>
          <w:sz w:val="28"/>
          <w:szCs w:val="28"/>
        </w:rPr>
        <w:t xml:space="preserve"> </w:t>
      </w:r>
      <w:proofErr w:type="spellStart"/>
      <w:r w:rsidR="001E6E2C">
        <w:rPr>
          <w:rFonts w:ascii="Arial" w:hAnsi="Arial" w:cs="Arial"/>
          <w:sz w:val="28"/>
          <w:szCs w:val="28"/>
        </w:rPr>
        <w:t>ndadzoka</w:t>
      </w:r>
      <w:proofErr w:type="spellEnd"/>
      <w:r w:rsidR="001E6E2C">
        <w:rPr>
          <w:rFonts w:ascii="Arial" w:hAnsi="Arial" w:cs="Arial"/>
          <w:sz w:val="28"/>
          <w:szCs w:val="28"/>
        </w:rPr>
        <w:t xml:space="preserve"> pano </w:t>
      </w:r>
      <w:proofErr w:type="spellStart"/>
      <w:r w:rsidR="001E6E2C">
        <w:rPr>
          <w:rFonts w:ascii="Arial" w:hAnsi="Arial" w:cs="Arial"/>
          <w:sz w:val="28"/>
          <w:szCs w:val="28"/>
        </w:rPr>
        <w:t>pamba</w:t>
      </w:r>
      <w:proofErr w:type="spellEnd"/>
      <w:r w:rsidR="001E6E2C">
        <w:rPr>
          <w:rFonts w:ascii="Arial" w:hAnsi="Arial" w:cs="Arial"/>
          <w:sz w:val="28"/>
          <w:szCs w:val="28"/>
        </w:rPr>
        <w:t xml:space="preserve"> </w:t>
      </w:r>
      <w:proofErr w:type="spellStart"/>
      <w:r w:rsidR="001E6E2C">
        <w:rPr>
          <w:rFonts w:ascii="Arial" w:hAnsi="Arial" w:cs="Arial"/>
          <w:sz w:val="28"/>
          <w:szCs w:val="28"/>
        </w:rPr>
        <w:t>apa</w:t>
      </w:r>
      <w:proofErr w:type="spellEnd"/>
      <w:r w:rsidR="00792E90">
        <w:rPr>
          <w:rFonts w:ascii="Arial" w:hAnsi="Arial" w:cs="Arial"/>
          <w:sz w:val="28"/>
          <w:szCs w:val="28"/>
        </w:rPr>
        <w:t xml:space="preserve"> </w:t>
      </w:r>
      <w:proofErr w:type="spellStart"/>
      <w:r w:rsidR="00792E90">
        <w:rPr>
          <w:rFonts w:ascii="Arial" w:hAnsi="Arial" w:cs="Arial"/>
          <w:sz w:val="28"/>
          <w:szCs w:val="28"/>
        </w:rPr>
        <w:t>ndobva</w:t>
      </w:r>
      <w:proofErr w:type="spellEnd"/>
      <w:r w:rsidR="00792E90">
        <w:rPr>
          <w:rFonts w:ascii="Arial" w:hAnsi="Arial" w:cs="Arial"/>
          <w:sz w:val="28"/>
          <w:szCs w:val="28"/>
        </w:rPr>
        <w:t xml:space="preserve"> </w:t>
      </w:r>
      <w:proofErr w:type="spellStart"/>
      <w:r w:rsidR="00792E90">
        <w:rPr>
          <w:rFonts w:ascii="Arial" w:hAnsi="Arial" w:cs="Arial"/>
          <w:sz w:val="28"/>
          <w:szCs w:val="28"/>
        </w:rPr>
        <w:t>ndarara</w:t>
      </w:r>
      <w:proofErr w:type="spellEnd"/>
      <w:r w:rsidR="00792E90">
        <w:rPr>
          <w:rFonts w:ascii="Arial" w:hAnsi="Arial" w:cs="Arial"/>
          <w:sz w:val="28"/>
          <w:szCs w:val="28"/>
        </w:rPr>
        <w:t xml:space="preserve"> </w:t>
      </w:r>
      <w:proofErr w:type="spellStart"/>
      <w:r w:rsidR="00792E90">
        <w:rPr>
          <w:rFonts w:ascii="Arial" w:hAnsi="Arial" w:cs="Arial"/>
          <w:sz w:val="28"/>
          <w:szCs w:val="28"/>
        </w:rPr>
        <w:t>apa</w:t>
      </w:r>
      <w:proofErr w:type="spellEnd"/>
      <w:r w:rsidR="00792E90">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792E90">
        <w:rPr>
          <w:rFonts w:ascii="Arial" w:hAnsi="Arial" w:cs="Arial"/>
          <w:sz w:val="28"/>
          <w:szCs w:val="28"/>
        </w:rPr>
        <w:t xml:space="preserve"> </w:t>
      </w:r>
      <w:proofErr w:type="spellStart"/>
      <w:r w:rsidR="00792E90">
        <w:rPr>
          <w:rFonts w:ascii="Arial" w:hAnsi="Arial" w:cs="Arial"/>
          <w:sz w:val="28"/>
          <w:szCs w:val="28"/>
        </w:rPr>
        <w:t>Ndobva</w:t>
      </w:r>
      <w:proofErr w:type="spellEnd"/>
      <w:r w:rsidR="00792E90">
        <w:rPr>
          <w:rFonts w:ascii="Arial" w:hAnsi="Arial" w:cs="Arial"/>
          <w:sz w:val="28"/>
          <w:szCs w:val="28"/>
        </w:rPr>
        <w:t xml:space="preserve"> </w:t>
      </w:r>
      <w:proofErr w:type="spellStart"/>
      <w:r w:rsidR="00792E90">
        <w:rPr>
          <w:rFonts w:ascii="Arial" w:hAnsi="Arial" w:cs="Arial"/>
          <w:sz w:val="28"/>
          <w:szCs w:val="28"/>
        </w:rPr>
        <w:t>ndamuka</w:t>
      </w:r>
      <w:proofErr w:type="spellEnd"/>
      <w:r w:rsidR="00792E90">
        <w:rPr>
          <w:rFonts w:ascii="Arial" w:hAnsi="Arial" w:cs="Arial"/>
          <w:sz w:val="28"/>
          <w:szCs w:val="28"/>
        </w:rPr>
        <w:t xml:space="preserve"> </w:t>
      </w:r>
      <w:proofErr w:type="spellStart"/>
      <w:r w:rsidR="00792E90">
        <w:rPr>
          <w:rFonts w:ascii="Arial" w:hAnsi="Arial" w:cs="Arial"/>
          <w:sz w:val="28"/>
          <w:szCs w:val="28"/>
        </w:rPr>
        <w:t>kuseni</w:t>
      </w:r>
      <w:proofErr w:type="spellEnd"/>
      <w:r w:rsidR="00792E90">
        <w:rPr>
          <w:rFonts w:ascii="Arial" w:hAnsi="Arial" w:cs="Arial"/>
          <w:sz w:val="28"/>
          <w:szCs w:val="28"/>
        </w:rPr>
        <w:t xml:space="preserve"> Benz </w:t>
      </w:r>
      <w:proofErr w:type="spellStart"/>
      <w:r w:rsidR="00792E90">
        <w:rPr>
          <w:rFonts w:ascii="Arial" w:hAnsi="Arial" w:cs="Arial"/>
          <w:sz w:val="28"/>
          <w:szCs w:val="28"/>
        </w:rPr>
        <w:t>yakabiwa</w:t>
      </w:r>
      <w:proofErr w:type="spellEnd"/>
      <w:r w:rsidR="00EA3F67">
        <w:rPr>
          <w:rFonts w:ascii="Arial" w:hAnsi="Arial" w:cs="Arial"/>
          <w:sz w:val="28"/>
          <w:szCs w:val="28"/>
        </w:rPr>
        <w:t>, tape recorder</w:t>
      </w:r>
      <w:r w:rsidR="00B96C2D">
        <w:rPr>
          <w:rFonts w:ascii="Arial" w:hAnsi="Arial" w:cs="Arial"/>
          <w:sz w:val="28"/>
          <w:szCs w:val="28"/>
        </w:rPr>
        <w:t>,</w:t>
      </w:r>
      <w:r w:rsidR="00EA3F67">
        <w:rPr>
          <w:rFonts w:ascii="Arial" w:hAnsi="Arial" w:cs="Arial"/>
          <w:sz w:val="28"/>
          <w:szCs w:val="28"/>
        </w:rPr>
        <w:t xml:space="preserve"> </w:t>
      </w:r>
      <w:proofErr w:type="spellStart"/>
      <w:r w:rsidR="00EA3F67">
        <w:rPr>
          <w:rFonts w:ascii="Arial" w:hAnsi="Arial" w:cs="Arial"/>
          <w:sz w:val="28"/>
          <w:szCs w:val="28"/>
        </w:rPr>
        <w:t>handikutaurirei</w:t>
      </w:r>
      <w:proofErr w:type="spellEnd"/>
      <w:r w:rsidR="00EA3F67">
        <w:rPr>
          <w:rFonts w:ascii="Arial" w:hAnsi="Arial" w:cs="Arial"/>
          <w:sz w:val="28"/>
          <w:szCs w:val="28"/>
        </w:rPr>
        <w:t xml:space="preserve"> </w:t>
      </w:r>
      <w:proofErr w:type="spellStart"/>
      <w:r w:rsidR="00EA3F67">
        <w:rPr>
          <w:rFonts w:ascii="Arial" w:hAnsi="Arial" w:cs="Arial"/>
          <w:sz w:val="28"/>
          <w:szCs w:val="28"/>
        </w:rPr>
        <w:t>musikanzwa</w:t>
      </w:r>
      <w:proofErr w:type="spellEnd"/>
      <w:r w:rsidR="00EA3F67">
        <w:rPr>
          <w:rFonts w:ascii="Arial" w:hAnsi="Arial" w:cs="Arial"/>
          <w:sz w:val="28"/>
          <w:szCs w:val="28"/>
        </w:rPr>
        <w:t xml:space="preserve"> </w:t>
      </w:r>
      <w:proofErr w:type="spellStart"/>
      <w:r w:rsidR="00D32411">
        <w:rPr>
          <w:rFonts w:ascii="Arial" w:hAnsi="Arial" w:cs="Arial"/>
          <w:sz w:val="28"/>
          <w:szCs w:val="28"/>
        </w:rPr>
        <w:t>wandakaita</w:t>
      </w:r>
      <w:proofErr w:type="spellEnd"/>
      <w:r w:rsidR="00D32411">
        <w:rPr>
          <w:rFonts w:ascii="Arial" w:hAnsi="Arial" w:cs="Arial"/>
          <w:sz w:val="28"/>
          <w:szCs w:val="28"/>
        </w:rPr>
        <w:t>.</w:t>
      </w:r>
      <w:r w:rsidR="00130721">
        <w:rPr>
          <w:rFonts w:ascii="Arial" w:hAnsi="Arial" w:cs="Arial"/>
          <w:sz w:val="28"/>
          <w:szCs w:val="28"/>
        </w:rPr>
        <w:t xml:space="preserve"> </w:t>
      </w:r>
      <w:proofErr w:type="spellStart"/>
      <w:r w:rsidR="00130721">
        <w:rPr>
          <w:rFonts w:ascii="Arial" w:hAnsi="Arial" w:cs="Arial"/>
          <w:sz w:val="28"/>
          <w:szCs w:val="28"/>
        </w:rPr>
        <w:t>Ndakapinda</w:t>
      </w:r>
      <w:proofErr w:type="spellEnd"/>
      <w:r w:rsidR="00130721">
        <w:rPr>
          <w:rFonts w:ascii="Arial" w:hAnsi="Arial" w:cs="Arial"/>
          <w:sz w:val="28"/>
          <w:szCs w:val="28"/>
        </w:rPr>
        <w:t xml:space="preserve"> </w:t>
      </w:r>
      <w:proofErr w:type="spellStart"/>
      <w:r w:rsidR="00130721">
        <w:rPr>
          <w:rFonts w:ascii="Arial" w:hAnsi="Arial" w:cs="Arial"/>
          <w:sz w:val="28"/>
          <w:szCs w:val="28"/>
        </w:rPr>
        <w:t>ndega</w:t>
      </w:r>
      <w:proofErr w:type="spellEnd"/>
      <w:r w:rsidR="00130721">
        <w:rPr>
          <w:rFonts w:ascii="Arial" w:hAnsi="Arial" w:cs="Arial"/>
          <w:sz w:val="28"/>
          <w:szCs w:val="28"/>
        </w:rPr>
        <w:t xml:space="preserve"> </w:t>
      </w:r>
      <w:proofErr w:type="spellStart"/>
      <w:r w:rsidR="00130721">
        <w:rPr>
          <w:rFonts w:ascii="Arial" w:hAnsi="Arial" w:cs="Arial"/>
          <w:sz w:val="28"/>
          <w:szCs w:val="28"/>
        </w:rPr>
        <w:t>ndikabata</w:t>
      </w:r>
      <w:proofErr w:type="spellEnd"/>
      <w:r w:rsidR="00130721">
        <w:rPr>
          <w:rFonts w:ascii="Arial" w:hAnsi="Arial" w:cs="Arial"/>
          <w:sz w:val="28"/>
          <w:szCs w:val="28"/>
        </w:rPr>
        <w:t xml:space="preserve"> </w:t>
      </w:r>
      <w:proofErr w:type="spellStart"/>
      <w:r w:rsidR="00130721">
        <w:rPr>
          <w:rFonts w:ascii="Arial" w:hAnsi="Arial" w:cs="Arial"/>
          <w:sz w:val="28"/>
          <w:szCs w:val="28"/>
        </w:rPr>
        <w:t>shaya</w:t>
      </w:r>
      <w:proofErr w:type="spellEnd"/>
      <w:r w:rsidR="00130721">
        <w:rPr>
          <w:rFonts w:ascii="Arial" w:hAnsi="Arial" w:cs="Arial"/>
          <w:sz w:val="28"/>
          <w:szCs w:val="28"/>
        </w:rPr>
        <w:t xml:space="preserve"> yangu </w:t>
      </w:r>
      <w:r w:rsidR="0052513B">
        <w:rPr>
          <w:rFonts w:ascii="Arial" w:hAnsi="Arial" w:cs="Arial"/>
          <w:sz w:val="28"/>
          <w:szCs w:val="28"/>
        </w:rPr>
        <w:t xml:space="preserve">so </w:t>
      </w:r>
      <w:proofErr w:type="spellStart"/>
      <w:r w:rsidR="00130721">
        <w:rPr>
          <w:rFonts w:ascii="Arial" w:hAnsi="Arial" w:cs="Arial"/>
          <w:sz w:val="28"/>
          <w:szCs w:val="28"/>
        </w:rPr>
        <w:t>ndakat</w:t>
      </w:r>
      <w:r w:rsidR="00C47579">
        <w:rPr>
          <w:rFonts w:ascii="Arial" w:hAnsi="Arial" w:cs="Arial"/>
          <w:sz w:val="28"/>
          <w:szCs w:val="28"/>
        </w:rPr>
        <w:t>a</w:t>
      </w:r>
      <w:r w:rsidR="00130721">
        <w:rPr>
          <w:rFonts w:ascii="Arial" w:hAnsi="Arial" w:cs="Arial"/>
          <w:sz w:val="28"/>
          <w:szCs w:val="28"/>
        </w:rPr>
        <w:t>risa</w:t>
      </w:r>
      <w:proofErr w:type="spellEnd"/>
      <w:r w:rsidR="00130721">
        <w:rPr>
          <w:rFonts w:ascii="Arial" w:hAnsi="Arial" w:cs="Arial"/>
          <w:sz w:val="28"/>
          <w:szCs w:val="28"/>
        </w:rPr>
        <w:t xml:space="preserve"> Benz yangu </w:t>
      </w:r>
      <w:proofErr w:type="spellStart"/>
      <w:r w:rsidR="00130721">
        <w:rPr>
          <w:rFonts w:ascii="Arial" w:hAnsi="Arial" w:cs="Arial"/>
          <w:sz w:val="28"/>
          <w:szCs w:val="28"/>
        </w:rPr>
        <w:t>yapwanyiwa</w:t>
      </w:r>
      <w:proofErr w:type="spellEnd"/>
      <w:r w:rsidR="00130721">
        <w:rPr>
          <w:rFonts w:ascii="Arial" w:hAnsi="Arial" w:cs="Arial"/>
          <w:sz w:val="28"/>
          <w:szCs w:val="28"/>
        </w:rPr>
        <w:t xml:space="preserve"> window </w:t>
      </w:r>
      <w:proofErr w:type="spellStart"/>
      <w:r w:rsidR="00F4703F">
        <w:rPr>
          <w:rFonts w:ascii="Arial" w:hAnsi="Arial" w:cs="Arial"/>
          <w:sz w:val="28"/>
          <w:szCs w:val="28"/>
        </w:rPr>
        <w:t>ndik</w:t>
      </w:r>
      <w:r w:rsidR="00F5726F">
        <w:rPr>
          <w:rFonts w:ascii="Arial" w:hAnsi="Arial" w:cs="Arial"/>
          <w:sz w:val="28"/>
          <w:szCs w:val="28"/>
        </w:rPr>
        <w:t>aziva</w:t>
      </w:r>
      <w:proofErr w:type="spellEnd"/>
      <w:r w:rsidR="00F5726F">
        <w:rPr>
          <w:rFonts w:ascii="Arial" w:hAnsi="Arial" w:cs="Arial"/>
          <w:sz w:val="28"/>
          <w:szCs w:val="28"/>
        </w:rPr>
        <w:t xml:space="preserve"> </w:t>
      </w:r>
      <w:r w:rsidR="00F4703F">
        <w:rPr>
          <w:rFonts w:ascii="Arial" w:hAnsi="Arial" w:cs="Arial"/>
          <w:sz w:val="28"/>
          <w:szCs w:val="28"/>
        </w:rPr>
        <w:t xml:space="preserve">kuti Jehovah </w:t>
      </w:r>
      <w:proofErr w:type="spellStart"/>
      <w:r w:rsidR="00F4703F">
        <w:rPr>
          <w:rFonts w:ascii="Arial" w:hAnsi="Arial" w:cs="Arial"/>
          <w:sz w:val="28"/>
          <w:szCs w:val="28"/>
        </w:rPr>
        <w:t>vadii</w:t>
      </w:r>
      <w:proofErr w:type="spellEnd"/>
      <w:r w:rsidR="00F55423">
        <w:rPr>
          <w:rFonts w:ascii="Arial" w:hAnsi="Arial" w:cs="Arial"/>
          <w:sz w:val="28"/>
          <w:szCs w:val="28"/>
        </w:rPr>
        <w:t>…?</w:t>
      </w:r>
    </w:p>
    <w:p w14:paraId="7F2260FD" w14:textId="3ADC2CF1" w:rsidR="003E585D" w:rsidRDefault="008D6614" w:rsidP="00EE1207">
      <w:pPr>
        <w:jc w:val="both"/>
        <w:rPr>
          <w:rFonts w:ascii="Arial" w:hAnsi="Arial" w:cs="Arial"/>
          <w:sz w:val="28"/>
          <w:szCs w:val="28"/>
        </w:rPr>
      </w:pPr>
      <w:r>
        <w:rPr>
          <w:rFonts w:ascii="Arial" w:hAnsi="Arial" w:cs="Arial"/>
          <w:sz w:val="28"/>
          <w:szCs w:val="28"/>
          <w:vertAlign w:val="superscript"/>
        </w:rPr>
        <w:t xml:space="preserve">186 </w:t>
      </w:r>
      <w:r w:rsidR="00F55423">
        <w:rPr>
          <w:rFonts w:ascii="Arial" w:hAnsi="Arial" w:cs="Arial"/>
          <w:sz w:val="28"/>
          <w:szCs w:val="28"/>
        </w:rPr>
        <w:t>I just went quietly</w:t>
      </w:r>
      <w:r w:rsidR="00D865B8">
        <w:rPr>
          <w:rFonts w:ascii="Arial" w:hAnsi="Arial" w:cs="Arial"/>
          <w:sz w:val="28"/>
          <w:szCs w:val="28"/>
        </w:rPr>
        <w:t xml:space="preserve"> in the-y… my bedroo</w:t>
      </w:r>
      <w:r w:rsidR="00386E57">
        <w:rPr>
          <w:rFonts w:ascii="Arial" w:hAnsi="Arial" w:cs="Arial"/>
          <w:sz w:val="28"/>
          <w:szCs w:val="28"/>
        </w:rPr>
        <w:t xml:space="preserve">m </w:t>
      </w:r>
      <w:proofErr w:type="spellStart"/>
      <w:r w:rsidR="00386E57">
        <w:rPr>
          <w:rFonts w:ascii="Arial" w:hAnsi="Arial" w:cs="Arial"/>
          <w:sz w:val="28"/>
          <w:szCs w:val="28"/>
        </w:rPr>
        <w:t>ndikati</w:t>
      </w:r>
      <w:proofErr w:type="spellEnd"/>
      <w:r w:rsidR="00386E57">
        <w:rPr>
          <w:rFonts w:ascii="Arial" w:hAnsi="Arial" w:cs="Arial"/>
          <w:sz w:val="28"/>
          <w:szCs w:val="28"/>
        </w:rPr>
        <w:t xml:space="preserve">, ‘Mwari I got your message, message yenyu </w:t>
      </w:r>
      <w:proofErr w:type="spellStart"/>
      <w:r w:rsidR="00386E57">
        <w:rPr>
          <w:rFonts w:ascii="Arial" w:hAnsi="Arial" w:cs="Arial"/>
          <w:sz w:val="28"/>
          <w:szCs w:val="28"/>
        </w:rPr>
        <w:t>ndaidii</w:t>
      </w:r>
      <w:proofErr w:type="spellEnd"/>
      <w:r w:rsidR="00386E57">
        <w:rPr>
          <w:rFonts w:ascii="Arial" w:hAnsi="Arial" w:cs="Arial"/>
          <w:sz w:val="28"/>
          <w:szCs w:val="28"/>
        </w:rPr>
        <w:t xml:space="preserve">? </w:t>
      </w:r>
      <w:r w:rsidR="00386E57" w:rsidRPr="00E51F22">
        <w:rPr>
          <w:rFonts w:ascii="Arial" w:hAnsi="Arial" w:cs="Arial"/>
          <w:sz w:val="18"/>
          <w:szCs w:val="18"/>
        </w:rPr>
        <w:t xml:space="preserve">[Congregation </w:t>
      </w:r>
      <w:r w:rsidR="00563BCF" w:rsidRPr="00E51F22">
        <w:rPr>
          <w:rFonts w:ascii="Arial" w:hAnsi="Arial" w:cs="Arial"/>
          <w:sz w:val="18"/>
          <w:szCs w:val="18"/>
        </w:rPr>
        <w:t xml:space="preserve">says, </w:t>
      </w:r>
      <w:r w:rsidR="00E51F22" w:rsidRPr="00E51F22">
        <w:rPr>
          <w:rFonts w:ascii="Arial" w:hAnsi="Arial" w:cs="Arial"/>
          <w:sz w:val="18"/>
          <w:szCs w:val="18"/>
        </w:rPr>
        <w:t>“</w:t>
      </w:r>
      <w:proofErr w:type="spellStart"/>
      <w:r w:rsidR="00386E57" w:rsidRPr="00E51F22">
        <w:rPr>
          <w:rFonts w:ascii="Arial" w:hAnsi="Arial" w:cs="Arial"/>
          <w:sz w:val="18"/>
          <w:szCs w:val="18"/>
        </w:rPr>
        <w:t>ndaibata</w:t>
      </w:r>
      <w:proofErr w:type="spellEnd"/>
      <w:r w:rsidR="00DF058A" w:rsidRPr="00E51F22">
        <w:rPr>
          <w:rFonts w:ascii="Arial" w:hAnsi="Arial" w:cs="Arial"/>
          <w:sz w:val="18"/>
          <w:szCs w:val="18"/>
        </w:rPr>
        <w:t>.</w:t>
      </w:r>
      <w:r w:rsidR="00E51F22" w:rsidRPr="00E51F22">
        <w:rPr>
          <w:rFonts w:ascii="Arial" w:hAnsi="Arial" w:cs="Arial"/>
          <w:sz w:val="18"/>
          <w:szCs w:val="18"/>
        </w:rPr>
        <w:t>”</w:t>
      </w:r>
      <w:r w:rsidR="00386E57" w:rsidRPr="00E51F22">
        <w:rPr>
          <w:rFonts w:ascii="Arial" w:hAnsi="Arial" w:cs="Arial"/>
          <w:sz w:val="18"/>
          <w:szCs w:val="18"/>
        </w:rPr>
        <w:t>]</w:t>
      </w:r>
      <w:r w:rsidR="00DF058A">
        <w:rPr>
          <w:rFonts w:ascii="Arial" w:hAnsi="Arial" w:cs="Arial"/>
          <w:sz w:val="28"/>
          <w:szCs w:val="28"/>
        </w:rPr>
        <w:t xml:space="preserve"> I will not repeat that, I </w:t>
      </w:r>
      <w:r w:rsidR="00D50A20">
        <w:rPr>
          <w:rFonts w:ascii="Arial" w:hAnsi="Arial" w:cs="Arial"/>
          <w:sz w:val="28"/>
          <w:szCs w:val="28"/>
        </w:rPr>
        <w:t>will not</w:t>
      </w:r>
      <w:r w:rsidR="00DF058A">
        <w:rPr>
          <w:rFonts w:ascii="Arial" w:hAnsi="Arial" w:cs="Arial"/>
          <w:sz w:val="28"/>
          <w:szCs w:val="28"/>
        </w:rPr>
        <w:t xml:space="preserve"> re</w:t>
      </w:r>
      <w:r w:rsidR="00D50A20">
        <w:rPr>
          <w:rFonts w:ascii="Arial" w:hAnsi="Arial" w:cs="Arial"/>
          <w:sz w:val="28"/>
          <w:szCs w:val="28"/>
        </w:rPr>
        <w:t xml:space="preserve">peat that, whether I like it or not Lord, </w:t>
      </w:r>
      <w:proofErr w:type="spellStart"/>
      <w:r w:rsidR="00D50A20">
        <w:rPr>
          <w:rFonts w:ascii="Arial" w:hAnsi="Arial" w:cs="Arial"/>
          <w:sz w:val="28"/>
          <w:szCs w:val="28"/>
        </w:rPr>
        <w:t>ndazvibata</w:t>
      </w:r>
      <w:proofErr w:type="spellEnd"/>
      <w:r w:rsidR="00C64C6B">
        <w:rPr>
          <w:rFonts w:ascii="Arial" w:hAnsi="Arial" w:cs="Arial"/>
          <w:sz w:val="28"/>
          <w:szCs w:val="28"/>
        </w:rPr>
        <w:t xml:space="preserve"> Jehovah</w:t>
      </w:r>
      <w:r w:rsidR="00D50A20">
        <w:rPr>
          <w:rFonts w:ascii="Arial" w:hAnsi="Arial" w:cs="Arial"/>
          <w:sz w:val="28"/>
          <w:szCs w:val="28"/>
        </w:rPr>
        <w:t>!</w:t>
      </w:r>
      <w:r w:rsidR="00C64C6B">
        <w:rPr>
          <w:rFonts w:ascii="Arial" w:hAnsi="Arial" w:cs="Arial"/>
          <w:sz w:val="28"/>
          <w:szCs w:val="28"/>
        </w:rPr>
        <w:t xml:space="preserve"> </w:t>
      </w:r>
      <w:proofErr w:type="spellStart"/>
      <w:r w:rsidR="00C64C6B">
        <w:rPr>
          <w:rFonts w:ascii="Arial" w:hAnsi="Arial" w:cs="Arial"/>
          <w:sz w:val="28"/>
          <w:szCs w:val="28"/>
        </w:rPr>
        <w:t>Ndapota</w:t>
      </w:r>
      <w:proofErr w:type="spellEnd"/>
      <w:r w:rsidR="00C64C6B">
        <w:rPr>
          <w:rFonts w:ascii="Arial" w:hAnsi="Arial" w:cs="Arial"/>
          <w:sz w:val="28"/>
          <w:szCs w:val="28"/>
        </w:rPr>
        <w:t xml:space="preserve"> </w:t>
      </w:r>
      <w:proofErr w:type="spellStart"/>
      <w:r w:rsidR="00C64C6B">
        <w:rPr>
          <w:rFonts w:ascii="Arial" w:hAnsi="Arial" w:cs="Arial"/>
          <w:sz w:val="28"/>
          <w:szCs w:val="28"/>
        </w:rPr>
        <w:t>ngazvichimirira</w:t>
      </w:r>
      <w:proofErr w:type="spellEnd"/>
      <w:r w:rsidR="00C64C6B">
        <w:rPr>
          <w:rFonts w:ascii="Arial" w:hAnsi="Arial" w:cs="Arial"/>
          <w:sz w:val="28"/>
          <w:szCs w:val="28"/>
        </w:rPr>
        <w:t xml:space="preserve"> pano</w:t>
      </w:r>
      <w:r w:rsidR="00063DEE">
        <w:rPr>
          <w:rFonts w:ascii="Arial" w:hAnsi="Arial" w:cs="Arial"/>
          <w:sz w:val="28"/>
          <w:szCs w:val="28"/>
        </w:rPr>
        <w:t>!</w:t>
      </w:r>
      <w:r w:rsidR="00DF058A">
        <w:rPr>
          <w:rFonts w:ascii="Arial" w:hAnsi="Arial" w:cs="Arial"/>
          <w:sz w:val="28"/>
          <w:szCs w:val="28"/>
        </w:rPr>
        <w:t>’</w:t>
      </w:r>
      <w:r w:rsidR="00063DEE">
        <w:rPr>
          <w:rFonts w:ascii="Arial" w:hAnsi="Arial" w:cs="Arial"/>
          <w:sz w:val="28"/>
          <w:szCs w:val="28"/>
        </w:rPr>
        <w:t xml:space="preserve"> Mas</w:t>
      </w:r>
      <w:r w:rsidR="00B96C95">
        <w:rPr>
          <w:rFonts w:ascii="Arial" w:hAnsi="Arial" w:cs="Arial"/>
          <w:sz w:val="28"/>
          <w:szCs w:val="28"/>
        </w:rPr>
        <w:t>i</w:t>
      </w:r>
      <w:r w:rsidR="00063DEE">
        <w:rPr>
          <w:rFonts w:ascii="Arial" w:hAnsi="Arial" w:cs="Arial"/>
          <w:sz w:val="28"/>
          <w:szCs w:val="28"/>
        </w:rPr>
        <w:t xml:space="preserve">kati </w:t>
      </w:r>
      <w:proofErr w:type="spellStart"/>
      <w:r w:rsidR="00063DEE">
        <w:rPr>
          <w:rFonts w:ascii="Arial" w:hAnsi="Arial" w:cs="Arial"/>
          <w:sz w:val="28"/>
          <w:szCs w:val="28"/>
        </w:rPr>
        <w:t>acho</w:t>
      </w:r>
      <w:proofErr w:type="spellEnd"/>
      <w:r w:rsidR="00B96C95">
        <w:rPr>
          <w:rFonts w:ascii="Arial" w:hAnsi="Arial" w:cs="Arial"/>
          <w:sz w:val="28"/>
          <w:szCs w:val="28"/>
        </w:rPr>
        <w:t>,</w:t>
      </w:r>
      <w:r w:rsidR="00063DEE">
        <w:rPr>
          <w:rFonts w:ascii="Arial" w:hAnsi="Arial" w:cs="Arial"/>
          <w:sz w:val="28"/>
          <w:szCs w:val="28"/>
        </w:rPr>
        <w:t xml:space="preserve"> </w:t>
      </w:r>
      <w:proofErr w:type="spellStart"/>
      <w:r w:rsidR="00063DEE">
        <w:rPr>
          <w:rFonts w:ascii="Arial" w:hAnsi="Arial" w:cs="Arial"/>
          <w:sz w:val="28"/>
          <w:szCs w:val="28"/>
        </w:rPr>
        <w:t>ndakandatukwa</w:t>
      </w:r>
      <w:proofErr w:type="spellEnd"/>
      <w:r w:rsidR="00063DEE">
        <w:rPr>
          <w:rFonts w:ascii="Arial" w:hAnsi="Arial" w:cs="Arial"/>
          <w:sz w:val="28"/>
          <w:szCs w:val="28"/>
        </w:rPr>
        <w:t xml:space="preserve"> </w:t>
      </w:r>
      <w:proofErr w:type="spellStart"/>
      <w:r w:rsidR="00063DEE">
        <w:rPr>
          <w:rFonts w:ascii="Arial" w:hAnsi="Arial" w:cs="Arial"/>
          <w:sz w:val="28"/>
          <w:szCs w:val="28"/>
        </w:rPr>
        <w:t>nemapurisa</w:t>
      </w:r>
      <w:proofErr w:type="spellEnd"/>
      <w:r w:rsidR="00063DEE">
        <w:rPr>
          <w:rFonts w:ascii="Arial" w:hAnsi="Arial" w:cs="Arial"/>
          <w:sz w:val="28"/>
          <w:szCs w:val="28"/>
        </w:rPr>
        <w:t xml:space="preserve"> </w:t>
      </w:r>
      <w:r w:rsidR="00B96C95">
        <w:rPr>
          <w:rFonts w:ascii="Arial" w:hAnsi="Arial" w:cs="Arial"/>
          <w:sz w:val="28"/>
          <w:szCs w:val="28"/>
        </w:rPr>
        <w:t>kuti, ‘</w:t>
      </w:r>
      <w:r w:rsidR="0015044F">
        <w:rPr>
          <w:rFonts w:ascii="Arial" w:hAnsi="Arial" w:cs="Arial"/>
          <w:sz w:val="28"/>
          <w:szCs w:val="28"/>
        </w:rPr>
        <w:t xml:space="preserve">iwe </w:t>
      </w:r>
      <w:proofErr w:type="spellStart"/>
      <w:r w:rsidR="0015044F">
        <w:rPr>
          <w:rFonts w:ascii="Arial" w:hAnsi="Arial" w:cs="Arial"/>
          <w:sz w:val="28"/>
          <w:szCs w:val="28"/>
        </w:rPr>
        <w:t>mudhara</w:t>
      </w:r>
      <w:proofErr w:type="spellEnd"/>
      <w:r w:rsidR="0015044F">
        <w:rPr>
          <w:rFonts w:ascii="Arial" w:hAnsi="Arial" w:cs="Arial"/>
          <w:sz w:val="28"/>
          <w:szCs w:val="28"/>
        </w:rPr>
        <w:t xml:space="preserve"> iwe, buda mu road umo, </w:t>
      </w:r>
      <w:proofErr w:type="spellStart"/>
      <w:r w:rsidR="0015044F">
        <w:rPr>
          <w:rFonts w:ascii="Arial" w:hAnsi="Arial" w:cs="Arial"/>
          <w:sz w:val="28"/>
          <w:szCs w:val="28"/>
        </w:rPr>
        <w:t>nd</w:t>
      </w:r>
      <w:r w:rsidR="00F226CE">
        <w:rPr>
          <w:rFonts w:ascii="Arial" w:hAnsi="Arial" w:cs="Arial"/>
          <w:sz w:val="28"/>
          <w:szCs w:val="28"/>
        </w:rPr>
        <w:t>ip-pfutseke</w:t>
      </w:r>
      <w:proofErr w:type="spellEnd"/>
      <w:r w:rsidR="00F226CE">
        <w:rPr>
          <w:rFonts w:ascii="Arial" w:hAnsi="Arial" w:cs="Arial"/>
          <w:sz w:val="28"/>
          <w:szCs w:val="28"/>
        </w:rPr>
        <w:t xml:space="preserve">! </w:t>
      </w:r>
      <w:proofErr w:type="spellStart"/>
      <w:r w:rsidR="00F226CE">
        <w:rPr>
          <w:rFonts w:ascii="Arial" w:hAnsi="Arial" w:cs="Arial"/>
          <w:sz w:val="28"/>
          <w:szCs w:val="28"/>
        </w:rPr>
        <w:t>Zimbwa</w:t>
      </w:r>
      <w:proofErr w:type="spellEnd"/>
      <w:r w:rsidR="00F226CE">
        <w:rPr>
          <w:rFonts w:ascii="Arial" w:hAnsi="Arial" w:cs="Arial"/>
          <w:sz w:val="28"/>
          <w:szCs w:val="28"/>
        </w:rPr>
        <w:t xml:space="preserve"> </w:t>
      </w:r>
      <w:proofErr w:type="spellStart"/>
      <w:r w:rsidR="00F226CE">
        <w:rPr>
          <w:rFonts w:ascii="Arial" w:hAnsi="Arial" w:cs="Arial"/>
          <w:sz w:val="28"/>
          <w:szCs w:val="28"/>
        </w:rPr>
        <w:t>romunhu</w:t>
      </w:r>
      <w:proofErr w:type="spellEnd"/>
      <w:r w:rsidR="007506C1">
        <w:rPr>
          <w:rFonts w:ascii="Arial" w:hAnsi="Arial" w:cs="Arial"/>
          <w:sz w:val="28"/>
          <w:szCs w:val="28"/>
        </w:rPr>
        <w:t>!</w:t>
      </w:r>
      <w:r w:rsidR="00B96C95">
        <w:rPr>
          <w:rFonts w:ascii="Arial" w:hAnsi="Arial" w:cs="Arial"/>
          <w:sz w:val="28"/>
          <w:szCs w:val="28"/>
        </w:rPr>
        <w:t>’</w:t>
      </w:r>
      <w:r w:rsidR="007506C1">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7506C1">
        <w:rPr>
          <w:rFonts w:ascii="Arial" w:hAnsi="Arial" w:cs="Arial"/>
          <w:sz w:val="28"/>
          <w:szCs w:val="28"/>
        </w:rPr>
        <w:t xml:space="preserve"> </w:t>
      </w:r>
      <w:proofErr w:type="spellStart"/>
      <w:r w:rsidR="007506C1">
        <w:rPr>
          <w:rFonts w:ascii="Arial" w:hAnsi="Arial" w:cs="Arial"/>
          <w:sz w:val="28"/>
          <w:szCs w:val="28"/>
        </w:rPr>
        <w:t>zvinoita</w:t>
      </w:r>
      <w:proofErr w:type="spellEnd"/>
      <w:r w:rsidR="007506C1">
        <w:rPr>
          <w:rFonts w:ascii="Arial" w:hAnsi="Arial" w:cs="Arial"/>
          <w:sz w:val="28"/>
          <w:szCs w:val="28"/>
        </w:rPr>
        <w:t xml:space="preserve"> Jehovah</w:t>
      </w:r>
      <w:r w:rsidR="00E54A37">
        <w:rPr>
          <w:rFonts w:ascii="Arial" w:hAnsi="Arial" w:cs="Arial"/>
          <w:sz w:val="28"/>
          <w:szCs w:val="28"/>
        </w:rPr>
        <w:t>.</w:t>
      </w:r>
      <w:r w:rsidR="007506C1">
        <w:rPr>
          <w:rFonts w:ascii="Arial" w:hAnsi="Arial" w:cs="Arial"/>
          <w:sz w:val="28"/>
          <w:szCs w:val="28"/>
        </w:rPr>
        <w:t xml:space="preserve"> </w:t>
      </w:r>
      <w:r w:rsidR="00E54A37">
        <w:rPr>
          <w:rFonts w:ascii="Arial" w:hAnsi="Arial" w:cs="Arial"/>
          <w:sz w:val="28"/>
          <w:szCs w:val="28"/>
        </w:rPr>
        <w:t>I</w:t>
      </w:r>
      <w:r w:rsidR="007506C1">
        <w:rPr>
          <w:rFonts w:ascii="Arial" w:hAnsi="Arial" w:cs="Arial"/>
          <w:sz w:val="28"/>
          <w:szCs w:val="28"/>
        </w:rPr>
        <w:t xml:space="preserve">ni </w:t>
      </w:r>
      <w:proofErr w:type="spellStart"/>
      <w:r w:rsidR="007506C1">
        <w:rPr>
          <w:rFonts w:ascii="Arial" w:hAnsi="Arial" w:cs="Arial"/>
          <w:sz w:val="28"/>
          <w:szCs w:val="28"/>
        </w:rPr>
        <w:t>handizive</w:t>
      </w:r>
      <w:proofErr w:type="spellEnd"/>
      <w:r w:rsidR="007506C1">
        <w:rPr>
          <w:rFonts w:ascii="Arial" w:hAnsi="Arial" w:cs="Arial"/>
          <w:sz w:val="28"/>
          <w:szCs w:val="28"/>
        </w:rPr>
        <w:t xml:space="preserve"> kuti sei vamwe</w:t>
      </w:r>
      <w:r w:rsidR="000665BB">
        <w:rPr>
          <w:rFonts w:ascii="Arial" w:hAnsi="Arial" w:cs="Arial"/>
          <w:sz w:val="28"/>
          <w:szCs w:val="28"/>
        </w:rPr>
        <w:t xml:space="preserve"> </w:t>
      </w:r>
      <w:proofErr w:type="spellStart"/>
      <w:r w:rsidR="000665BB">
        <w:rPr>
          <w:rFonts w:ascii="Arial" w:hAnsi="Arial" w:cs="Arial"/>
          <w:sz w:val="28"/>
          <w:szCs w:val="28"/>
        </w:rPr>
        <w:t>musinga</w:t>
      </w:r>
      <w:proofErr w:type="spellEnd"/>
      <w:r w:rsidR="000665BB">
        <w:rPr>
          <w:rFonts w:ascii="Arial" w:hAnsi="Arial" w:cs="Arial"/>
          <w:sz w:val="28"/>
          <w:szCs w:val="28"/>
        </w:rPr>
        <w:t xml:space="preserve">… </w:t>
      </w:r>
      <w:proofErr w:type="spellStart"/>
      <w:r w:rsidR="00E54A37">
        <w:rPr>
          <w:rFonts w:ascii="Arial" w:hAnsi="Arial" w:cs="Arial"/>
          <w:sz w:val="28"/>
          <w:szCs w:val="28"/>
        </w:rPr>
        <w:t>U</w:t>
      </w:r>
      <w:r w:rsidR="000665BB">
        <w:rPr>
          <w:rFonts w:ascii="Arial" w:hAnsi="Arial" w:cs="Arial"/>
          <w:sz w:val="28"/>
          <w:szCs w:val="28"/>
        </w:rPr>
        <w:t>kaona</w:t>
      </w:r>
      <w:proofErr w:type="spellEnd"/>
      <w:r w:rsidR="000665BB">
        <w:rPr>
          <w:rFonts w:ascii="Arial" w:hAnsi="Arial" w:cs="Arial"/>
          <w:sz w:val="28"/>
          <w:szCs w:val="28"/>
        </w:rPr>
        <w:t xml:space="preserve"> </w:t>
      </w:r>
      <w:proofErr w:type="spellStart"/>
      <w:r w:rsidR="000665BB">
        <w:rPr>
          <w:rFonts w:ascii="Arial" w:hAnsi="Arial" w:cs="Arial"/>
          <w:sz w:val="28"/>
          <w:szCs w:val="28"/>
        </w:rPr>
        <w:t>usingataurirwe</w:t>
      </w:r>
      <w:proofErr w:type="spellEnd"/>
      <w:r w:rsidR="000665BB">
        <w:rPr>
          <w:rFonts w:ascii="Arial" w:hAnsi="Arial" w:cs="Arial"/>
          <w:sz w:val="28"/>
          <w:szCs w:val="28"/>
        </w:rPr>
        <w:t xml:space="preserve"> </w:t>
      </w:r>
      <w:r w:rsidR="0074558B">
        <w:rPr>
          <w:rFonts w:ascii="Arial" w:hAnsi="Arial" w:cs="Arial"/>
          <w:sz w:val="28"/>
          <w:szCs w:val="28"/>
        </w:rPr>
        <w:t xml:space="preserve">ka, </w:t>
      </w:r>
      <w:proofErr w:type="spellStart"/>
      <w:r w:rsidR="0074558B">
        <w:rPr>
          <w:rFonts w:ascii="Arial" w:hAnsi="Arial" w:cs="Arial"/>
          <w:sz w:val="28"/>
          <w:szCs w:val="28"/>
        </w:rPr>
        <w:t>ukaona</w:t>
      </w:r>
      <w:proofErr w:type="spellEnd"/>
      <w:r w:rsidR="0074558B">
        <w:rPr>
          <w:rFonts w:ascii="Arial" w:hAnsi="Arial" w:cs="Arial"/>
          <w:sz w:val="28"/>
          <w:szCs w:val="28"/>
        </w:rPr>
        <w:t xml:space="preserve"> Mwari </w:t>
      </w:r>
      <w:proofErr w:type="spellStart"/>
      <w:r w:rsidR="00A60348">
        <w:rPr>
          <w:rFonts w:ascii="Arial" w:hAnsi="Arial" w:cs="Arial"/>
          <w:sz w:val="28"/>
          <w:szCs w:val="28"/>
        </w:rPr>
        <w:t>asingakutsure</w:t>
      </w:r>
      <w:proofErr w:type="spellEnd"/>
      <w:r w:rsidR="00A60348">
        <w:rPr>
          <w:rFonts w:ascii="Arial" w:hAnsi="Arial" w:cs="Arial"/>
          <w:sz w:val="28"/>
          <w:szCs w:val="28"/>
        </w:rPr>
        <w:t xml:space="preserve"> </w:t>
      </w:r>
      <w:proofErr w:type="spellStart"/>
      <w:r w:rsidR="00A60348">
        <w:rPr>
          <w:rFonts w:ascii="Arial" w:hAnsi="Arial" w:cs="Arial"/>
          <w:sz w:val="28"/>
          <w:szCs w:val="28"/>
        </w:rPr>
        <w:t>une</w:t>
      </w:r>
      <w:proofErr w:type="spellEnd"/>
      <w:r w:rsidR="00A60348">
        <w:rPr>
          <w:rFonts w:ascii="Arial" w:hAnsi="Arial" w:cs="Arial"/>
          <w:sz w:val="28"/>
          <w:szCs w:val="28"/>
        </w:rPr>
        <w:t xml:space="preserve"> </w:t>
      </w:r>
      <w:proofErr w:type="spellStart"/>
      <w:r w:rsidR="00A60348">
        <w:rPr>
          <w:rFonts w:ascii="Arial" w:hAnsi="Arial" w:cs="Arial"/>
          <w:sz w:val="28"/>
          <w:szCs w:val="28"/>
        </w:rPr>
        <w:t>chivi</w:t>
      </w:r>
      <w:proofErr w:type="spellEnd"/>
      <w:r w:rsidR="00A60348">
        <w:rPr>
          <w:rFonts w:ascii="Arial" w:hAnsi="Arial" w:cs="Arial"/>
          <w:sz w:val="28"/>
          <w:szCs w:val="28"/>
        </w:rPr>
        <w:t xml:space="preserve"> kana </w:t>
      </w:r>
      <w:proofErr w:type="spellStart"/>
      <w:r w:rsidR="00A60348">
        <w:rPr>
          <w:rFonts w:ascii="Arial" w:hAnsi="Arial" w:cs="Arial"/>
          <w:sz w:val="28"/>
          <w:szCs w:val="28"/>
        </w:rPr>
        <w:t>kukunetsa</w:t>
      </w:r>
      <w:proofErr w:type="spellEnd"/>
      <w:r w:rsidR="00A60348">
        <w:rPr>
          <w:rFonts w:ascii="Arial" w:hAnsi="Arial" w:cs="Arial"/>
          <w:sz w:val="28"/>
          <w:szCs w:val="28"/>
        </w:rPr>
        <w:t xml:space="preserve"> </w:t>
      </w:r>
      <w:proofErr w:type="spellStart"/>
      <w:r w:rsidR="00A60348">
        <w:rPr>
          <w:rFonts w:ascii="Arial" w:hAnsi="Arial" w:cs="Arial"/>
          <w:sz w:val="28"/>
          <w:szCs w:val="28"/>
        </w:rPr>
        <w:t>mukati</w:t>
      </w:r>
      <w:proofErr w:type="spellEnd"/>
      <w:r w:rsidR="00A60348">
        <w:rPr>
          <w:rFonts w:ascii="Arial" w:hAnsi="Arial" w:cs="Arial"/>
          <w:sz w:val="28"/>
          <w:szCs w:val="28"/>
        </w:rPr>
        <w:t xml:space="preserve"> </w:t>
      </w:r>
      <w:proofErr w:type="spellStart"/>
      <w:r w:rsidR="00A60348">
        <w:rPr>
          <w:rFonts w:ascii="Arial" w:hAnsi="Arial" w:cs="Arial"/>
          <w:sz w:val="28"/>
          <w:szCs w:val="28"/>
        </w:rPr>
        <w:t>m</w:t>
      </w:r>
      <w:r w:rsidR="00291FE8">
        <w:rPr>
          <w:rFonts w:ascii="Arial" w:hAnsi="Arial" w:cs="Arial"/>
          <w:sz w:val="28"/>
          <w:szCs w:val="28"/>
        </w:rPr>
        <w:t>emoyo</w:t>
      </w:r>
      <w:proofErr w:type="spellEnd"/>
      <w:r w:rsidR="00291FE8">
        <w:rPr>
          <w:rFonts w:ascii="Arial" w:hAnsi="Arial" w:cs="Arial"/>
          <w:sz w:val="28"/>
          <w:szCs w:val="28"/>
        </w:rPr>
        <w:t xml:space="preserve"> wako, don’t you worry, you don’t belong here</w:t>
      </w:r>
      <w:r w:rsidR="003E585D">
        <w:rPr>
          <w:rFonts w:ascii="Arial" w:hAnsi="Arial" w:cs="Arial"/>
          <w:sz w:val="28"/>
          <w:szCs w:val="28"/>
        </w:rPr>
        <w:t xml:space="preserve">. Uri </w:t>
      </w:r>
      <w:proofErr w:type="spellStart"/>
      <w:r w:rsidR="003E585D">
        <w:rPr>
          <w:rFonts w:ascii="Arial" w:hAnsi="Arial" w:cs="Arial"/>
          <w:sz w:val="28"/>
          <w:szCs w:val="28"/>
        </w:rPr>
        <w:t>kupfu</w:t>
      </w:r>
      <w:proofErr w:type="spellEnd"/>
      <w:r w:rsidR="003E585D">
        <w:rPr>
          <w:rFonts w:ascii="Arial" w:hAnsi="Arial" w:cs="Arial"/>
          <w:sz w:val="28"/>
          <w:szCs w:val="28"/>
        </w:rPr>
        <w:t xml:space="preserve">…? </w:t>
      </w:r>
      <w:r w:rsidR="003E585D" w:rsidRPr="00E51F22">
        <w:rPr>
          <w:rFonts w:ascii="Arial" w:hAnsi="Arial" w:cs="Arial"/>
          <w:sz w:val="18"/>
          <w:szCs w:val="18"/>
        </w:rPr>
        <w:t xml:space="preserve">[Congregation </w:t>
      </w:r>
      <w:r w:rsidR="00063DA1" w:rsidRPr="00E51F22">
        <w:rPr>
          <w:rFonts w:ascii="Arial" w:hAnsi="Arial" w:cs="Arial"/>
          <w:sz w:val="18"/>
          <w:szCs w:val="18"/>
        </w:rPr>
        <w:t>says, “</w:t>
      </w:r>
      <w:r w:rsidR="002C2A32" w:rsidRPr="00E51F22">
        <w:rPr>
          <w:rFonts w:ascii="Arial" w:hAnsi="Arial" w:cs="Arial"/>
          <w:sz w:val="18"/>
          <w:szCs w:val="18"/>
        </w:rPr>
        <w:t xml:space="preserve">uri </w:t>
      </w:r>
      <w:proofErr w:type="spellStart"/>
      <w:r w:rsidR="002C2A32" w:rsidRPr="00E51F22">
        <w:rPr>
          <w:rFonts w:ascii="Arial" w:hAnsi="Arial" w:cs="Arial"/>
          <w:sz w:val="18"/>
          <w:szCs w:val="18"/>
        </w:rPr>
        <w:t>ku</w:t>
      </w:r>
      <w:r w:rsidR="003E585D" w:rsidRPr="00E51F22">
        <w:rPr>
          <w:rFonts w:ascii="Arial" w:hAnsi="Arial" w:cs="Arial"/>
          <w:sz w:val="18"/>
          <w:szCs w:val="18"/>
        </w:rPr>
        <w:t>pfura</w:t>
      </w:r>
      <w:proofErr w:type="spellEnd"/>
      <w:r w:rsidR="003E585D" w:rsidRPr="00E51F22">
        <w:rPr>
          <w:rFonts w:ascii="Arial" w:hAnsi="Arial" w:cs="Arial"/>
          <w:sz w:val="18"/>
          <w:szCs w:val="18"/>
        </w:rPr>
        <w:t>.”]</w:t>
      </w:r>
    </w:p>
    <w:p w14:paraId="14123E0F" w14:textId="313B233E" w:rsidR="003E585D" w:rsidRDefault="008D6614" w:rsidP="00EE1207">
      <w:pPr>
        <w:jc w:val="both"/>
        <w:rPr>
          <w:rFonts w:ascii="Arial" w:hAnsi="Arial" w:cs="Arial"/>
          <w:sz w:val="28"/>
          <w:szCs w:val="28"/>
        </w:rPr>
      </w:pPr>
      <w:r>
        <w:rPr>
          <w:rFonts w:ascii="Arial" w:hAnsi="Arial" w:cs="Arial"/>
          <w:sz w:val="28"/>
          <w:szCs w:val="28"/>
          <w:vertAlign w:val="superscript"/>
        </w:rPr>
        <w:t xml:space="preserve">187 </w:t>
      </w:r>
      <w:proofErr w:type="spellStart"/>
      <w:r w:rsidR="00E77A94" w:rsidRPr="00A338CD">
        <w:rPr>
          <w:rFonts w:ascii="Arial" w:hAnsi="Arial" w:cs="Arial"/>
          <w:sz w:val="28"/>
          <w:szCs w:val="28"/>
        </w:rPr>
        <w:t>Herino</w:t>
      </w:r>
      <w:proofErr w:type="spellEnd"/>
      <w:r w:rsidR="00E77A94" w:rsidRPr="00A338CD">
        <w:rPr>
          <w:rFonts w:ascii="Arial" w:hAnsi="Arial" w:cs="Arial"/>
          <w:sz w:val="28"/>
          <w:szCs w:val="28"/>
        </w:rPr>
        <w:t xml:space="preserve"> Shoko De</w:t>
      </w:r>
      <w:r w:rsidR="00541E8B" w:rsidRPr="00A338CD">
        <w:rPr>
          <w:rFonts w:ascii="Arial" w:hAnsi="Arial" w:cs="Arial"/>
          <w:sz w:val="28"/>
          <w:szCs w:val="28"/>
        </w:rPr>
        <w:t>-De</w:t>
      </w:r>
      <w:r w:rsidR="00E77A94" w:rsidRPr="00A338CD">
        <w:rPr>
          <w:rFonts w:ascii="Arial" w:hAnsi="Arial" w:cs="Arial"/>
          <w:sz w:val="28"/>
          <w:szCs w:val="28"/>
        </w:rPr>
        <w:t xml:space="preserve">uteronomy </w:t>
      </w:r>
      <w:r w:rsidR="00541E8B" w:rsidRPr="00A338CD">
        <w:rPr>
          <w:rFonts w:ascii="Arial" w:hAnsi="Arial" w:cs="Arial"/>
          <w:sz w:val="28"/>
          <w:szCs w:val="28"/>
        </w:rPr>
        <w:t>chapter 30, hanzi</w:t>
      </w:r>
      <w:r w:rsidR="008D1023" w:rsidRPr="00A338CD">
        <w:rPr>
          <w:rFonts w:ascii="Arial" w:hAnsi="Arial" w:cs="Arial"/>
          <w:sz w:val="28"/>
          <w:szCs w:val="28"/>
        </w:rPr>
        <w:t>,</w:t>
      </w:r>
      <w:r w:rsidR="00541E8B" w:rsidRPr="00A338CD">
        <w:rPr>
          <w:rFonts w:ascii="Arial" w:hAnsi="Arial" w:cs="Arial"/>
          <w:sz w:val="28"/>
          <w:szCs w:val="28"/>
        </w:rPr>
        <w:t xml:space="preserve"> </w:t>
      </w:r>
      <w:r w:rsidR="008D1023" w:rsidRPr="00A338CD">
        <w:rPr>
          <w:rFonts w:ascii="Arial" w:hAnsi="Arial" w:cs="Arial"/>
          <w:sz w:val="28"/>
          <w:szCs w:val="28"/>
        </w:rPr>
        <w:t>‘</w:t>
      </w:r>
      <w:proofErr w:type="spellStart"/>
      <w:r w:rsidR="00541E8B" w:rsidRPr="00A338CD">
        <w:rPr>
          <w:rFonts w:ascii="Arial" w:hAnsi="Arial" w:cs="Arial"/>
          <w:sz w:val="28"/>
          <w:szCs w:val="28"/>
        </w:rPr>
        <w:t>muchaona</w:t>
      </w:r>
      <w:proofErr w:type="spellEnd"/>
      <w:r w:rsidR="00541E8B" w:rsidRPr="00A338CD">
        <w:rPr>
          <w:rFonts w:ascii="Arial" w:hAnsi="Arial" w:cs="Arial"/>
          <w:sz w:val="28"/>
          <w:szCs w:val="28"/>
        </w:rPr>
        <w:t xml:space="preserve"> </w:t>
      </w:r>
      <w:proofErr w:type="spellStart"/>
      <w:r w:rsidR="00541E8B" w:rsidRPr="00A338CD">
        <w:rPr>
          <w:rFonts w:ascii="Arial" w:hAnsi="Arial" w:cs="Arial"/>
          <w:sz w:val="28"/>
          <w:szCs w:val="28"/>
        </w:rPr>
        <w:t>ndichakureger</w:t>
      </w:r>
      <w:r w:rsidR="002D73B0">
        <w:rPr>
          <w:rFonts w:ascii="Arial" w:hAnsi="Arial" w:cs="Arial"/>
          <w:sz w:val="28"/>
          <w:szCs w:val="28"/>
        </w:rPr>
        <w:t>ai</w:t>
      </w:r>
      <w:proofErr w:type="spellEnd"/>
      <w:r w:rsidR="005B1433">
        <w:rPr>
          <w:rFonts w:ascii="Arial" w:hAnsi="Arial" w:cs="Arial"/>
          <w:sz w:val="28"/>
          <w:szCs w:val="28"/>
        </w:rPr>
        <w:t>.</w:t>
      </w:r>
      <w:r w:rsidR="00541E8B" w:rsidRPr="00A338CD">
        <w:rPr>
          <w:rFonts w:ascii="Arial" w:hAnsi="Arial" w:cs="Arial"/>
          <w:sz w:val="28"/>
          <w:szCs w:val="28"/>
        </w:rPr>
        <w:t xml:space="preserve"> </w:t>
      </w:r>
      <w:proofErr w:type="spellStart"/>
      <w:r w:rsidR="005B1433">
        <w:rPr>
          <w:rFonts w:ascii="Arial" w:hAnsi="Arial" w:cs="Arial"/>
          <w:sz w:val="28"/>
          <w:szCs w:val="28"/>
        </w:rPr>
        <w:t>N</w:t>
      </w:r>
      <w:r w:rsidR="008D1023" w:rsidRPr="00A338CD">
        <w:rPr>
          <w:rFonts w:ascii="Arial" w:hAnsi="Arial" w:cs="Arial"/>
          <w:sz w:val="28"/>
          <w:szCs w:val="28"/>
        </w:rPr>
        <w:t>dakuregerai</w:t>
      </w:r>
      <w:proofErr w:type="spellEnd"/>
      <w:r w:rsidR="005B1433">
        <w:rPr>
          <w:rFonts w:ascii="Arial" w:hAnsi="Arial" w:cs="Arial"/>
          <w:sz w:val="28"/>
          <w:szCs w:val="28"/>
        </w:rPr>
        <w:t>,</w:t>
      </w:r>
      <w:r w:rsidR="008D1023" w:rsidRPr="00A338CD">
        <w:rPr>
          <w:rFonts w:ascii="Arial" w:hAnsi="Arial" w:cs="Arial"/>
          <w:sz w:val="28"/>
          <w:szCs w:val="28"/>
        </w:rPr>
        <w:t xml:space="preserve"> </w:t>
      </w:r>
      <w:proofErr w:type="spellStart"/>
      <w:r w:rsidR="008D1023" w:rsidRPr="00A338CD">
        <w:rPr>
          <w:rFonts w:ascii="Arial" w:hAnsi="Arial" w:cs="Arial"/>
          <w:sz w:val="28"/>
          <w:szCs w:val="28"/>
        </w:rPr>
        <w:t>muchaona</w:t>
      </w:r>
      <w:proofErr w:type="spellEnd"/>
      <w:r w:rsidR="008D1023" w:rsidRPr="00A338CD">
        <w:rPr>
          <w:rFonts w:ascii="Arial" w:hAnsi="Arial" w:cs="Arial"/>
          <w:sz w:val="28"/>
          <w:szCs w:val="28"/>
        </w:rPr>
        <w:t xml:space="preserve"> ma curses </w:t>
      </w:r>
      <w:proofErr w:type="spellStart"/>
      <w:r w:rsidR="00A338CD" w:rsidRPr="00A338CD">
        <w:rPr>
          <w:rFonts w:ascii="Arial" w:hAnsi="Arial" w:cs="Arial"/>
          <w:sz w:val="28"/>
          <w:szCs w:val="28"/>
        </w:rPr>
        <w:t>achishanda</w:t>
      </w:r>
      <w:proofErr w:type="spellEnd"/>
      <w:r w:rsidR="00A338CD" w:rsidRPr="00A338CD">
        <w:rPr>
          <w:rFonts w:ascii="Arial" w:hAnsi="Arial" w:cs="Arial"/>
          <w:sz w:val="28"/>
          <w:szCs w:val="28"/>
        </w:rPr>
        <w:t xml:space="preserve"> pane vamwe vanhu</w:t>
      </w:r>
      <w:r w:rsidR="005B1433">
        <w:rPr>
          <w:rFonts w:ascii="Arial" w:hAnsi="Arial" w:cs="Arial"/>
          <w:sz w:val="28"/>
          <w:szCs w:val="28"/>
        </w:rPr>
        <w:t>.</w:t>
      </w:r>
      <w:r w:rsidR="00A338CD" w:rsidRPr="00A338CD">
        <w:rPr>
          <w:rFonts w:ascii="Arial" w:hAnsi="Arial" w:cs="Arial"/>
          <w:sz w:val="28"/>
          <w:szCs w:val="28"/>
        </w:rPr>
        <w:t xml:space="preserve"> </w:t>
      </w:r>
      <w:proofErr w:type="spellStart"/>
      <w:r w:rsidR="005B1433">
        <w:rPr>
          <w:rFonts w:ascii="Arial" w:hAnsi="Arial" w:cs="Arial"/>
          <w:sz w:val="28"/>
          <w:szCs w:val="28"/>
        </w:rPr>
        <w:t>M</w:t>
      </w:r>
      <w:r w:rsidR="00A338CD" w:rsidRPr="00A338CD">
        <w:rPr>
          <w:rFonts w:ascii="Arial" w:hAnsi="Arial" w:cs="Arial"/>
          <w:sz w:val="28"/>
          <w:szCs w:val="28"/>
        </w:rPr>
        <w:t>uchaona</w:t>
      </w:r>
      <w:proofErr w:type="spellEnd"/>
      <w:r w:rsidR="00A338CD" w:rsidRPr="00A338CD">
        <w:rPr>
          <w:rFonts w:ascii="Arial" w:hAnsi="Arial" w:cs="Arial"/>
          <w:sz w:val="28"/>
          <w:szCs w:val="28"/>
        </w:rPr>
        <w:t xml:space="preserve"> ma blessings </w:t>
      </w:r>
      <w:proofErr w:type="spellStart"/>
      <w:r w:rsidR="00A338CD" w:rsidRPr="00A338CD">
        <w:rPr>
          <w:rFonts w:ascii="Arial" w:hAnsi="Arial" w:cs="Arial"/>
          <w:sz w:val="28"/>
          <w:szCs w:val="28"/>
        </w:rPr>
        <w:t>achishanda</w:t>
      </w:r>
      <w:proofErr w:type="spellEnd"/>
      <w:r w:rsidR="00A338CD" w:rsidRPr="00A338CD">
        <w:rPr>
          <w:rFonts w:ascii="Arial" w:hAnsi="Arial" w:cs="Arial"/>
          <w:sz w:val="28"/>
          <w:szCs w:val="28"/>
        </w:rPr>
        <w:t xml:space="preserve"> pane vamw</w:t>
      </w:r>
      <w:r w:rsidR="00A338CD">
        <w:rPr>
          <w:rFonts w:ascii="Arial" w:hAnsi="Arial" w:cs="Arial"/>
          <w:sz w:val="28"/>
          <w:szCs w:val="28"/>
        </w:rPr>
        <w:t>e vanhu</w:t>
      </w:r>
      <w:r w:rsidR="005B1433">
        <w:rPr>
          <w:rFonts w:ascii="Arial" w:hAnsi="Arial" w:cs="Arial"/>
          <w:sz w:val="28"/>
          <w:szCs w:val="28"/>
        </w:rPr>
        <w:t xml:space="preserve">. </w:t>
      </w:r>
      <w:proofErr w:type="spellStart"/>
      <w:r w:rsidR="005B1433">
        <w:rPr>
          <w:rFonts w:ascii="Arial" w:hAnsi="Arial" w:cs="Arial"/>
          <w:sz w:val="28"/>
          <w:szCs w:val="28"/>
        </w:rPr>
        <w:t>P</w:t>
      </w:r>
      <w:r w:rsidR="00843A67">
        <w:rPr>
          <w:rFonts w:ascii="Arial" w:hAnsi="Arial" w:cs="Arial"/>
          <w:sz w:val="28"/>
          <w:szCs w:val="28"/>
        </w:rPr>
        <w:t>amuchaona</w:t>
      </w:r>
      <w:proofErr w:type="spellEnd"/>
      <w:r w:rsidR="00843A67">
        <w:rPr>
          <w:rFonts w:ascii="Arial" w:hAnsi="Arial" w:cs="Arial"/>
          <w:sz w:val="28"/>
          <w:szCs w:val="28"/>
        </w:rPr>
        <w:t xml:space="preserve"> </w:t>
      </w:r>
      <w:proofErr w:type="spellStart"/>
      <w:r w:rsidR="00843A67">
        <w:rPr>
          <w:rFonts w:ascii="Arial" w:hAnsi="Arial" w:cs="Arial"/>
          <w:sz w:val="28"/>
          <w:szCs w:val="28"/>
        </w:rPr>
        <w:t>zvichiitika</w:t>
      </w:r>
      <w:proofErr w:type="spellEnd"/>
      <w:r w:rsidR="00843A67">
        <w:rPr>
          <w:rFonts w:ascii="Arial" w:hAnsi="Arial" w:cs="Arial"/>
          <w:sz w:val="28"/>
          <w:szCs w:val="28"/>
        </w:rPr>
        <w:t xml:space="preserve"> imi </w:t>
      </w:r>
      <w:proofErr w:type="spellStart"/>
      <w:r w:rsidR="00843A67">
        <w:rPr>
          <w:rFonts w:ascii="Arial" w:hAnsi="Arial" w:cs="Arial"/>
          <w:sz w:val="28"/>
          <w:szCs w:val="28"/>
        </w:rPr>
        <w:t>ndopa</w:t>
      </w:r>
      <w:proofErr w:type="spellEnd"/>
      <w:r w:rsidR="00843A67">
        <w:rPr>
          <w:rFonts w:ascii="Arial" w:hAnsi="Arial" w:cs="Arial"/>
          <w:sz w:val="28"/>
          <w:szCs w:val="28"/>
        </w:rPr>
        <w:t xml:space="preserve"> </w:t>
      </w:r>
      <w:proofErr w:type="spellStart"/>
      <w:r w:rsidR="00843A67">
        <w:rPr>
          <w:rFonts w:ascii="Arial" w:hAnsi="Arial" w:cs="Arial"/>
          <w:sz w:val="28"/>
          <w:szCs w:val="28"/>
        </w:rPr>
        <w:t>muchadzidza</w:t>
      </w:r>
      <w:proofErr w:type="spellEnd"/>
      <w:r w:rsidR="00843A67">
        <w:rPr>
          <w:rFonts w:ascii="Arial" w:hAnsi="Arial" w:cs="Arial"/>
          <w:sz w:val="28"/>
          <w:szCs w:val="28"/>
        </w:rPr>
        <w:t xml:space="preserve"> kuti </w:t>
      </w:r>
      <w:r w:rsidR="00A41287">
        <w:rPr>
          <w:rFonts w:ascii="Arial" w:hAnsi="Arial" w:cs="Arial"/>
          <w:sz w:val="28"/>
          <w:szCs w:val="28"/>
        </w:rPr>
        <w:t xml:space="preserve">kuteerera Mwari </w:t>
      </w:r>
      <w:proofErr w:type="spellStart"/>
      <w:r w:rsidR="00A41287">
        <w:rPr>
          <w:rFonts w:ascii="Arial" w:hAnsi="Arial" w:cs="Arial"/>
          <w:sz w:val="28"/>
          <w:szCs w:val="28"/>
        </w:rPr>
        <w:t>kunokosha</w:t>
      </w:r>
      <w:proofErr w:type="spellEnd"/>
      <w:r w:rsidR="00A41287">
        <w:rPr>
          <w:rFonts w:ascii="Arial" w:hAnsi="Arial" w:cs="Arial"/>
          <w:sz w:val="28"/>
          <w:szCs w:val="28"/>
        </w:rPr>
        <w:t>!</w:t>
      </w:r>
      <w:r w:rsidR="008D1023" w:rsidRPr="00A338CD">
        <w:rPr>
          <w:rFonts w:ascii="Arial" w:hAnsi="Arial" w:cs="Arial"/>
          <w:sz w:val="28"/>
          <w:szCs w:val="28"/>
        </w:rPr>
        <w:t>’</w:t>
      </w:r>
      <w:r w:rsidR="00A41287">
        <w:rPr>
          <w:rFonts w:ascii="Arial" w:hAnsi="Arial" w:cs="Arial"/>
          <w:sz w:val="28"/>
          <w:szCs w:val="28"/>
        </w:rPr>
        <w:t xml:space="preserve"> </w:t>
      </w:r>
      <w:r w:rsidR="00534101" w:rsidRPr="00534101">
        <w:rPr>
          <w:rFonts w:ascii="Arial" w:hAnsi="Arial" w:cs="Arial"/>
          <w:sz w:val="18"/>
          <w:szCs w:val="28"/>
        </w:rPr>
        <w:t xml:space="preserve">[Congregation says, “Amen.”] </w:t>
      </w:r>
      <w:r w:rsidR="009C393C">
        <w:rPr>
          <w:rFonts w:ascii="Arial" w:hAnsi="Arial" w:cs="Arial"/>
          <w:sz w:val="28"/>
          <w:szCs w:val="28"/>
        </w:rPr>
        <w:t xml:space="preserve">Ndoda Amen </w:t>
      </w:r>
      <w:proofErr w:type="spellStart"/>
      <w:r w:rsidR="009C393C">
        <w:rPr>
          <w:rFonts w:ascii="Arial" w:hAnsi="Arial" w:cs="Arial"/>
          <w:sz w:val="28"/>
          <w:szCs w:val="28"/>
        </w:rPr>
        <w:t>akadarika</w:t>
      </w:r>
      <w:proofErr w:type="spellEnd"/>
      <w:r w:rsidR="009C393C">
        <w:rPr>
          <w:rFonts w:ascii="Arial" w:hAnsi="Arial" w:cs="Arial"/>
          <w:sz w:val="28"/>
          <w:szCs w:val="28"/>
        </w:rPr>
        <w:t xml:space="preserve"> ipapo</w:t>
      </w:r>
      <w:r w:rsidR="002D73B0">
        <w:rPr>
          <w:rFonts w:ascii="Arial" w:hAnsi="Arial" w:cs="Arial"/>
          <w:sz w:val="28"/>
          <w:szCs w:val="28"/>
        </w:rPr>
        <w:t>!</w:t>
      </w:r>
      <w:r w:rsidR="009C393C">
        <w:rPr>
          <w:rFonts w:ascii="Arial" w:hAnsi="Arial" w:cs="Arial"/>
          <w:sz w:val="28"/>
          <w:szCs w:val="28"/>
        </w:rPr>
        <w:t xml:space="preserve"> </w:t>
      </w:r>
      <w:r w:rsidR="00534101" w:rsidRPr="00534101">
        <w:rPr>
          <w:rFonts w:ascii="Arial" w:hAnsi="Arial" w:cs="Arial"/>
          <w:sz w:val="18"/>
          <w:szCs w:val="28"/>
        </w:rPr>
        <w:t xml:space="preserve">[Congregation says, “Amen.”] </w:t>
      </w:r>
      <w:r w:rsidR="009C393C">
        <w:rPr>
          <w:rFonts w:ascii="Arial" w:hAnsi="Arial" w:cs="Arial"/>
          <w:sz w:val="28"/>
          <w:szCs w:val="28"/>
        </w:rPr>
        <w:t xml:space="preserve">Ndoda Amen </w:t>
      </w:r>
      <w:proofErr w:type="spellStart"/>
      <w:r w:rsidR="009C393C">
        <w:rPr>
          <w:rFonts w:ascii="Arial" w:hAnsi="Arial" w:cs="Arial"/>
          <w:sz w:val="28"/>
          <w:szCs w:val="28"/>
        </w:rPr>
        <w:t>aka</w:t>
      </w:r>
      <w:r w:rsidR="00BD14D8">
        <w:rPr>
          <w:rFonts w:ascii="Arial" w:hAnsi="Arial" w:cs="Arial"/>
          <w:sz w:val="28"/>
          <w:szCs w:val="28"/>
        </w:rPr>
        <w:t>pfura</w:t>
      </w:r>
      <w:proofErr w:type="spellEnd"/>
      <w:r w:rsidR="009C393C">
        <w:rPr>
          <w:rFonts w:ascii="Arial" w:hAnsi="Arial" w:cs="Arial"/>
          <w:sz w:val="28"/>
          <w:szCs w:val="28"/>
        </w:rPr>
        <w:t xml:space="preserve"> </w:t>
      </w:r>
      <w:r w:rsidR="00BD14D8">
        <w:rPr>
          <w:rFonts w:ascii="Arial" w:hAnsi="Arial" w:cs="Arial"/>
          <w:sz w:val="28"/>
          <w:szCs w:val="28"/>
        </w:rPr>
        <w:t>ip</w:t>
      </w:r>
      <w:r w:rsidR="009C393C">
        <w:rPr>
          <w:rFonts w:ascii="Arial" w:hAnsi="Arial" w:cs="Arial"/>
          <w:sz w:val="28"/>
          <w:szCs w:val="28"/>
        </w:rPr>
        <w:t>apo</w:t>
      </w:r>
      <w:r w:rsidR="002D73B0">
        <w:rPr>
          <w:rFonts w:ascii="Arial" w:hAnsi="Arial" w:cs="Arial"/>
          <w:sz w:val="28"/>
          <w:szCs w:val="28"/>
        </w:rPr>
        <w:t>!</w:t>
      </w:r>
      <w:r w:rsidR="009C393C">
        <w:rPr>
          <w:rFonts w:ascii="Arial" w:hAnsi="Arial" w:cs="Arial"/>
          <w:sz w:val="28"/>
          <w:szCs w:val="28"/>
        </w:rPr>
        <w:t xml:space="preserve"> </w:t>
      </w:r>
      <w:r w:rsidR="009C393C" w:rsidRPr="00E51F22">
        <w:rPr>
          <w:rFonts w:ascii="Arial" w:hAnsi="Arial" w:cs="Arial"/>
          <w:sz w:val="18"/>
          <w:szCs w:val="18"/>
        </w:rPr>
        <w:t xml:space="preserve">[Congregation </w:t>
      </w:r>
      <w:r w:rsidR="00063DA1" w:rsidRPr="00E51F22">
        <w:rPr>
          <w:rFonts w:ascii="Arial" w:hAnsi="Arial" w:cs="Arial"/>
          <w:sz w:val="18"/>
          <w:szCs w:val="18"/>
        </w:rPr>
        <w:t>says, “</w:t>
      </w:r>
      <w:r w:rsidR="009C393C" w:rsidRPr="00E51F22">
        <w:rPr>
          <w:rFonts w:ascii="Arial" w:hAnsi="Arial" w:cs="Arial"/>
          <w:sz w:val="18"/>
          <w:szCs w:val="18"/>
        </w:rPr>
        <w:t>Amen.”]</w:t>
      </w:r>
    </w:p>
    <w:p w14:paraId="6A5248A3" w14:textId="6C5F21AB" w:rsidR="00681CD2" w:rsidRDefault="008D6614" w:rsidP="00EE1207">
      <w:pPr>
        <w:jc w:val="both"/>
        <w:rPr>
          <w:rFonts w:ascii="Arial" w:hAnsi="Arial" w:cs="Arial"/>
          <w:sz w:val="28"/>
          <w:szCs w:val="28"/>
        </w:rPr>
      </w:pPr>
      <w:r>
        <w:rPr>
          <w:rFonts w:ascii="Arial" w:hAnsi="Arial" w:cs="Arial"/>
          <w:sz w:val="28"/>
          <w:szCs w:val="28"/>
          <w:vertAlign w:val="superscript"/>
        </w:rPr>
        <w:t xml:space="preserve">188 </w:t>
      </w:r>
      <w:r w:rsidR="00F71FC3">
        <w:rPr>
          <w:rFonts w:ascii="Arial" w:hAnsi="Arial" w:cs="Arial"/>
          <w:sz w:val="28"/>
          <w:szCs w:val="28"/>
        </w:rPr>
        <w:t>Hanzi, ‘</w:t>
      </w:r>
      <w:proofErr w:type="spellStart"/>
      <w:r w:rsidR="00F71FC3">
        <w:rPr>
          <w:rFonts w:ascii="Arial" w:hAnsi="Arial" w:cs="Arial"/>
          <w:sz w:val="28"/>
          <w:szCs w:val="28"/>
        </w:rPr>
        <w:t>ndopa</w:t>
      </w:r>
      <w:proofErr w:type="spellEnd"/>
      <w:r w:rsidR="00F71FC3">
        <w:rPr>
          <w:rFonts w:ascii="Arial" w:hAnsi="Arial" w:cs="Arial"/>
          <w:sz w:val="28"/>
          <w:szCs w:val="28"/>
        </w:rPr>
        <w:t xml:space="preserve"> </w:t>
      </w:r>
      <w:proofErr w:type="spellStart"/>
      <w:r w:rsidR="00F71FC3">
        <w:rPr>
          <w:rFonts w:ascii="Arial" w:hAnsi="Arial" w:cs="Arial"/>
          <w:sz w:val="28"/>
          <w:szCs w:val="28"/>
        </w:rPr>
        <w:t>muchadzidza</w:t>
      </w:r>
      <w:proofErr w:type="spellEnd"/>
      <w:r w:rsidR="00F71FC3">
        <w:rPr>
          <w:rFonts w:ascii="Arial" w:hAnsi="Arial" w:cs="Arial"/>
          <w:sz w:val="28"/>
          <w:szCs w:val="28"/>
        </w:rPr>
        <w:t xml:space="preserve"> kuti kuteerera Mwari </w:t>
      </w:r>
      <w:proofErr w:type="spellStart"/>
      <w:r w:rsidR="00F71FC3">
        <w:rPr>
          <w:rFonts w:ascii="Arial" w:hAnsi="Arial" w:cs="Arial"/>
          <w:sz w:val="28"/>
          <w:szCs w:val="28"/>
        </w:rPr>
        <w:t>kunodii</w:t>
      </w:r>
      <w:proofErr w:type="spellEnd"/>
      <w:r w:rsidR="00F71FC3">
        <w:rPr>
          <w:rFonts w:ascii="Arial" w:hAnsi="Arial" w:cs="Arial"/>
          <w:sz w:val="28"/>
          <w:szCs w:val="28"/>
        </w:rPr>
        <w:t xml:space="preserve">?’ </w:t>
      </w:r>
      <w:r w:rsidR="00F71FC3" w:rsidRPr="0009121B">
        <w:rPr>
          <w:rFonts w:ascii="Arial" w:hAnsi="Arial" w:cs="Arial"/>
          <w:sz w:val="18"/>
          <w:szCs w:val="18"/>
        </w:rPr>
        <w:t xml:space="preserve">[Congregation </w:t>
      </w:r>
      <w:r w:rsidR="00063DA1" w:rsidRPr="0009121B">
        <w:rPr>
          <w:rFonts w:ascii="Arial" w:hAnsi="Arial" w:cs="Arial"/>
          <w:sz w:val="18"/>
          <w:szCs w:val="18"/>
        </w:rPr>
        <w:t>says, “</w:t>
      </w:r>
      <w:proofErr w:type="spellStart"/>
      <w:r w:rsidR="00BB30D4" w:rsidRPr="0009121B">
        <w:rPr>
          <w:rFonts w:ascii="Arial" w:hAnsi="Arial" w:cs="Arial"/>
          <w:sz w:val="18"/>
          <w:szCs w:val="18"/>
        </w:rPr>
        <w:t>kunokosha</w:t>
      </w:r>
      <w:proofErr w:type="spellEnd"/>
      <w:r w:rsidR="00F71FC3" w:rsidRPr="0009121B">
        <w:rPr>
          <w:rFonts w:ascii="Arial" w:hAnsi="Arial" w:cs="Arial"/>
          <w:sz w:val="18"/>
          <w:szCs w:val="18"/>
        </w:rPr>
        <w:t>.”]</w:t>
      </w:r>
      <w:r w:rsidR="00BB30D4">
        <w:rPr>
          <w:rFonts w:ascii="Arial" w:hAnsi="Arial" w:cs="Arial"/>
          <w:sz w:val="28"/>
          <w:szCs w:val="28"/>
        </w:rPr>
        <w:t xml:space="preserve"> </w:t>
      </w:r>
      <w:proofErr w:type="spellStart"/>
      <w:r w:rsidR="00BB30D4">
        <w:rPr>
          <w:rFonts w:ascii="Arial" w:hAnsi="Arial" w:cs="Arial"/>
          <w:sz w:val="28"/>
          <w:szCs w:val="28"/>
        </w:rPr>
        <w:t>Ehe</w:t>
      </w:r>
      <w:proofErr w:type="spellEnd"/>
      <w:r w:rsidR="00BB30D4">
        <w:rPr>
          <w:rFonts w:ascii="Arial" w:hAnsi="Arial" w:cs="Arial"/>
          <w:sz w:val="28"/>
          <w:szCs w:val="28"/>
        </w:rPr>
        <w:t xml:space="preserve"> </w:t>
      </w:r>
      <w:proofErr w:type="spellStart"/>
      <w:r w:rsidR="00BB30D4">
        <w:rPr>
          <w:rFonts w:ascii="Arial" w:hAnsi="Arial" w:cs="Arial"/>
          <w:sz w:val="28"/>
          <w:szCs w:val="28"/>
        </w:rPr>
        <w:t>muchazvionera</w:t>
      </w:r>
      <w:proofErr w:type="spellEnd"/>
      <w:r w:rsidR="00BB30D4">
        <w:rPr>
          <w:rFonts w:ascii="Arial" w:hAnsi="Arial" w:cs="Arial"/>
          <w:sz w:val="28"/>
          <w:szCs w:val="28"/>
        </w:rPr>
        <w:t xml:space="preserve"> moga </w:t>
      </w:r>
      <w:proofErr w:type="spellStart"/>
      <w:r w:rsidR="00BB30D4">
        <w:rPr>
          <w:rFonts w:ascii="Arial" w:hAnsi="Arial" w:cs="Arial"/>
          <w:sz w:val="28"/>
          <w:szCs w:val="28"/>
        </w:rPr>
        <w:t>nemaziso</w:t>
      </w:r>
      <w:proofErr w:type="spellEnd"/>
      <w:r w:rsidR="00BB30D4">
        <w:rPr>
          <w:rFonts w:ascii="Arial" w:hAnsi="Arial" w:cs="Arial"/>
          <w:sz w:val="28"/>
          <w:szCs w:val="28"/>
        </w:rPr>
        <w:t xml:space="preserve"> enyu kuti</w:t>
      </w:r>
      <w:r w:rsidR="00680F01">
        <w:rPr>
          <w:rFonts w:ascii="Arial" w:hAnsi="Arial" w:cs="Arial"/>
          <w:sz w:val="28"/>
          <w:szCs w:val="28"/>
        </w:rPr>
        <w:t>,</w:t>
      </w:r>
      <w:r w:rsidR="00BB30D4">
        <w:rPr>
          <w:rFonts w:ascii="Arial" w:hAnsi="Arial" w:cs="Arial"/>
          <w:sz w:val="28"/>
          <w:szCs w:val="28"/>
        </w:rPr>
        <w:t xml:space="preserve"> </w:t>
      </w:r>
      <w:r w:rsidR="00680F01">
        <w:rPr>
          <w:rFonts w:ascii="Arial" w:hAnsi="Arial" w:cs="Arial"/>
          <w:sz w:val="28"/>
          <w:szCs w:val="28"/>
        </w:rPr>
        <w:t>‘</w:t>
      </w:r>
      <w:proofErr w:type="spellStart"/>
      <w:r w:rsidR="00BB30D4">
        <w:rPr>
          <w:rFonts w:ascii="Arial" w:hAnsi="Arial" w:cs="Arial"/>
          <w:sz w:val="28"/>
          <w:szCs w:val="28"/>
        </w:rPr>
        <w:t>ohh</w:t>
      </w:r>
      <w:proofErr w:type="spellEnd"/>
      <w:r w:rsidR="00BB30D4">
        <w:rPr>
          <w:rFonts w:ascii="Arial" w:hAnsi="Arial" w:cs="Arial"/>
          <w:sz w:val="28"/>
          <w:szCs w:val="28"/>
        </w:rPr>
        <w:t xml:space="preserve"> </w:t>
      </w:r>
      <w:bookmarkStart w:id="81" w:name="_Hlk185412643"/>
      <w:proofErr w:type="spellStart"/>
      <w:r w:rsidR="00124305">
        <w:rPr>
          <w:rFonts w:ascii="Arial" w:hAnsi="Arial" w:cs="Arial"/>
          <w:sz w:val="28"/>
          <w:szCs w:val="28"/>
        </w:rPr>
        <w:t>uyu</w:t>
      </w:r>
      <w:proofErr w:type="spellEnd"/>
      <w:r w:rsidR="00124305">
        <w:rPr>
          <w:rFonts w:ascii="Arial" w:hAnsi="Arial" w:cs="Arial"/>
          <w:sz w:val="28"/>
          <w:szCs w:val="28"/>
        </w:rPr>
        <w:t xml:space="preserve"> </w:t>
      </w:r>
      <w:proofErr w:type="spellStart"/>
      <w:r w:rsidR="00124305">
        <w:rPr>
          <w:rFonts w:ascii="Arial" w:hAnsi="Arial" w:cs="Arial"/>
          <w:sz w:val="28"/>
          <w:szCs w:val="28"/>
        </w:rPr>
        <w:t>akaita</w:t>
      </w:r>
      <w:proofErr w:type="spellEnd"/>
      <w:r w:rsidR="00124305">
        <w:rPr>
          <w:rFonts w:ascii="Arial" w:hAnsi="Arial" w:cs="Arial"/>
          <w:sz w:val="28"/>
          <w:szCs w:val="28"/>
        </w:rPr>
        <w:t xml:space="preserve"> </w:t>
      </w:r>
      <w:proofErr w:type="spellStart"/>
      <w:r w:rsidR="00124305">
        <w:rPr>
          <w:rFonts w:ascii="Arial" w:hAnsi="Arial" w:cs="Arial"/>
          <w:sz w:val="28"/>
          <w:szCs w:val="28"/>
        </w:rPr>
        <w:t>zvakati</w:t>
      </w:r>
      <w:proofErr w:type="spellEnd"/>
      <w:r w:rsidR="00124305">
        <w:rPr>
          <w:rFonts w:ascii="Arial" w:hAnsi="Arial" w:cs="Arial"/>
          <w:sz w:val="28"/>
          <w:szCs w:val="28"/>
        </w:rPr>
        <w:t xml:space="preserve"> curse yake </w:t>
      </w:r>
      <w:proofErr w:type="spellStart"/>
      <w:r w:rsidR="00124305">
        <w:rPr>
          <w:rFonts w:ascii="Arial" w:hAnsi="Arial" w:cs="Arial"/>
          <w:sz w:val="28"/>
          <w:szCs w:val="28"/>
        </w:rPr>
        <w:t>yakapera</w:t>
      </w:r>
      <w:proofErr w:type="spellEnd"/>
      <w:r w:rsidR="00124305">
        <w:rPr>
          <w:rFonts w:ascii="Arial" w:hAnsi="Arial" w:cs="Arial"/>
          <w:sz w:val="28"/>
          <w:szCs w:val="28"/>
        </w:rPr>
        <w:t xml:space="preserve"> </w:t>
      </w:r>
      <w:proofErr w:type="spellStart"/>
      <w:r w:rsidR="00124305">
        <w:rPr>
          <w:rFonts w:ascii="Arial" w:hAnsi="Arial" w:cs="Arial"/>
          <w:sz w:val="28"/>
          <w:szCs w:val="28"/>
        </w:rPr>
        <w:t>yakadai</w:t>
      </w:r>
      <w:bookmarkEnd w:id="81"/>
      <w:proofErr w:type="spellEnd"/>
      <w:r w:rsidR="001F1835">
        <w:rPr>
          <w:rFonts w:ascii="Arial" w:hAnsi="Arial" w:cs="Arial"/>
          <w:sz w:val="28"/>
          <w:szCs w:val="28"/>
        </w:rPr>
        <w:t xml:space="preserve">, </w:t>
      </w:r>
      <w:proofErr w:type="spellStart"/>
      <w:r w:rsidR="001F1835">
        <w:rPr>
          <w:rFonts w:ascii="Arial" w:hAnsi="Arial" w:cs="Arial"/>
          <w:sz w:val="28"/>
          <w:szCs w:val="28"/>
        </w:rPr>
        <w:t>uyu</w:t>
      </w:r>
      <w:proofErr w:type="spellEnd"/>
      <w:r w:rsidR="001F1835">
        <w:rPr>
          <w:rFonts w:ascii="Arial" w:hAnsi="Arial" w:cs="Arial"/>
          <w:sz w:val="28"/>
          <w:szCs w:val="28"/>
        </w:rPr>
        <w:t xml:space="preserve"> </w:t>
      </w:r>
      <w:proofErr w:type="spellStart"/>
      <w:r w:rsidR="001F1835">
        <w:rPr>
          <w:rFonts w:ascii="Arial" w:hAnsi="Arial" w:cs="Arial"/>
          <w:sz w:val="28"/>
          <w:szCs w:val="28"/>
        </w:rPr>
        <w:t>akaita</w:t>
      </w:r>
      <w:proofErr w:type="spellEnd"/>
      <w:r w:rsidR="001F1835">
        <w:rPr>
          <w:rFonts w:ascii="Arial" w:hAnsi="Arial" w:cs="Arial"/>
          <w:sz w:val="28"/>
          <w:szCs w:val="28"/>
        </w:rPr>
        <w:t xml:space="preserve"> </w:t>
      </w:r>
      <w:proofErr w:type="spellStart"/>
      <w:r w:rsidR="001F1835">
        <w:rPr>
          <w:rFonts w:ascii="Arial" w:hAnsi="Arial" w:cs="Arial"/>
          <w:sz w:val="28"/>
          <w:szCs w:val="28"/>
        </w:rPr>
        <w:t>zvakati</w:t>
      </w:r>
      <w:proofErr w:type="spellEnd"/>
      <w:r w:rsidR="001F1835">
        <w:rPr>
          <w:rFonts w:ascii="Arial" w:hAnsi="Arial" w:cs="Arial"/>
          <w:sz w:val="28"/>
          <w:szCs w:val="28"/>
        </w:rPr>
        <w:t xml:space="preserve"> </w:t>
      </w:r>
      <w:proofErr w:type="spellStart"/>
      <w:r w:rsidR="001F1835">
        <w:rPr>
          <w:rFonts w:ascii="Arial" w:hAnsi="Arial" w:cs="Arial"/>
          <w:sz w:val="28"/>
          <w:szCs w:val="28"/>
        </w:rPr>
        <w:t>ropafadzo</w:t>
      </w:r>
      <w:proofErr w:type="spellEnd"/>
      <w:r w:rsidR="001F1835">
        <w:rPr>
          <w:rFonts w:ascii="Arial" w:hAnsi="Arial" w:cs="Arial"/>
          <w:sz w:val="28"/>
          <w:szCs w:val="28"/>
        </w:rPr>
        <w:t xml:space="preserve"> </w:t>
      </w:r>
      <w:proofErr w:type="spellStart"/>
      <w:r w:rsidR="001F1835">
        <w:rPr>
          <w:rFonts w:ascii="Arial" w:hAnsi="Arial" w:cs="Arial"/>
          <w:sz w:val="28"/>
          <w:szCs w:val="28"/>
        </w:rPr>
        <w:t>ra</w:t>
      </w:r>
      <w:r w:rsidR="00575A38">
        <w:rPr>
          <w:rFonts w:ascii="Arial" w:hAnsi="Arial" w:cs="Arial"/>
          <w:sz w:val="28"/>
          <w:szCs w:val="28"/>
        </w:rPr>
        <w:t>cho</w:t>
      </w:r>
      <w:proofErr w:type="spellEnd"/>
      <w:r w:rsidR="001F1835">
        <w:rPr>
          <w:rFonts w:ascii="Arial" w:hAnsi="Arial" w:cs="Arial"/>
          <w:sz w:val="28"/>
          <w:szCs w:val="28"/>
        </w:rPr>
        <w:t xml:space="preserve"> </w:t>
      </w:r>
      <w:proofErr w:type="spellStart"/>
      <w:r w:rsidR="001F1835">
        <w:rPr>
          <w:rFonts w:ascii="Arial" w:hAnsi="Arial" w:cs="Arial"/>
          <w:sz w:val="28"/>
          <w:szCs w:val="28"/>
        </w:rPr>
        <w:t>rakauya</w:t>
      </w:r>
      <w:proofErr w:type="spellEnd"/>
      <w:r w:rsidR="001F1835">
        <w:rPr>
          <w:rFonts w:ascii="Arial" w:hAnsi="Arial" w:cs="Arial"/>
          <w:sz w:val="28"/>
          <w:szCs w:val="28"/>
        </w:rPr>
        <w:t xml:space="preserve"> </w:t>
      </w:r>
      <w:proofErr w:type="spellStart"/>
      <w:r w:rsidR="001F1835">
        <w:rPr>
          <w:rFonts w:ascii="Arial" w:hAnsi="Arial" w:cs="Arial"/>
          <w:sz w:val="28"/>
          <w:szCs w:val="28"/>
        </w:rPr>
        <w:t>rakadai</w:t>
      </w:r>
      <w:proofErr w:type="spellEnd"/>
      <w:r w:rsidR="00575A38">
        <w:rPr>
          <w:rFonts w:ascii="Arial" w:hAnsi="Arial" w:cs="Arial"/>
          <w:sz w:val="28"/>
          <w:szCs w:val="28"/>
        </w:rPr>
        <w:t xml:space="preserve">, </w:t>
      </w:r>
      <w:proofErr w:type="spellStart"/>
      <w:r w:rsidR="00575A38">
        <w:rPr>
          <w:rFonts w:ascii="Arial" w:hAnsi="Arial" w:cs="Arial"/>
          <w:sz w:val="28"/>
          <w:szCs w:val="28"/>
        </w:rPr>
        <w:t>uyu</w:t>
      </w:r>
      <w:proofErr w:type="spellEnd"/>
      <w:r w:rsidR="00575A38">
        <w:rPr>
          <w:rFonts w:ascii="Arial" w:hAnsi="Arial" w:cs="Arial"/>
          <w:sz w:val="28"/>
          <w:szCs w:val="28"/>
        </w:rPr>
        <w:t xml:space="preserve"> </w:t>
      </w:r>
      <w:proofErr w:type="spellStart"/>
      <w:r w:rsidR="00575A38">
        <w:rPr>
          <w:rFonts w:ascii="Arial" w:hAnsi="Arial" w:cs="Arial"/>
          <w:sz w:val="28"/>
          <w:szCs w:val="28"/>
        </w:rPr>
        <w:t>akaita</w:t>
      </w:r>
      <w:proofErr w:type="spellEnd"/>
      <w:r w:rsidR="00575A38">
        <w:rPr>
          <w:rFonts w:ascii="Arial" w:hAnsi="Arial" w:cs="Arial"/>
          <w:sz w:val="28"/>
          <w:szCs w:val="28"/>
        </w:rPr>
        <w:t xml:space="preserve"> </w:t>
      </w:r>
      <w:proofErr w:type="spellStart"/>
      <w:r w:rsidR="00575A38">
        <w:rPr>
          <w:rFonts w:ascii="Arial" w:hAnsi="Arial" w:cs="Arial"/>
          <w:sz w:val="28"/>
          <w:szCs w:val="28"/>
        </w:rPr>
        <w:t>zvakati</w:t>
      </w:r>
      <w:proofErr w:type="spellEnd"/>
      <w:r w:rsidR="00575A38">
        <w:rPr>
          <w:rFonts w:ascii="Arial" w:hAnsi="Arial" w:cs="Arial"/>
          <w:sz w:val="28"/>
          <w:szCs w:val="28"/>
        </w:rPr>
        <w:t xml:space="preserve"> Mwari </w:t>
      </w:r>
      <w:proofErr w:type="spellStart"/>
      <w:r w:rsidR="00575A38">
        <w:rPr>
          <w:rFonts w:ascii="Arial" w:hAnsi="Arial" w:cs="Arial"/>
          <w:sz w:val="28"/>
          <w:szCs w:val="28"/>
        </w:rPr>
        <w:t>ak</w:t>
      </w:r>
      <w:r w:rsidR="00C84E62">
        <w:rPr>
          <w:rFonts w:ascii="Arial" w:hAnsi="Arial" w:cs="Arial"/>
          <w:sz w:val="28"/>
          <w:szCs w:val="28"/>
        </w:rPr>
        <w:t>a</w:t>
      </w:r>
      <w:r w:rsidR="00575A38">
        <w:rPr>
          <w:rFonts w:ascii="Arial" w:hAnsi="Arial" w:cs="Arial"/>
          <w:sz w:val="28"/>
          <w:szCs w:val="28"/>
        </w:rPr>
        <w:t>zopindira</w:t>
      </w:r>
      <w:proofErr w:type="spellEnd"/>
      <w:r w:rsidR="00C84E62">
        <w:rPr>
          <w:rFonts w:ascii="Arial" w:hAnsi="Arial" w:cs="Arial"/>
          <w:sz w:val="28"/>
          <w:szCs w:val="28"/>
        </w:rPr>
        <w:t xml:space="preserve"> </w:t>
      </w:r>
      <w:proofErr w:type="spellStart"/>
      <w:r w:rsidR="00C84E62">
        <w:rPr>
          <w:rFonts w:ascii="Arial" w:hAnsi="Arial" w:cs="Arial"/>
          <w:sz w:val="28"/>
          <w:szCs w:val="28"/>
        </w:rPr>
        <w:t>akadai</w:t>
      </w:r>
      <w:proofErr w:type="spellEnd"/>
      <w:r w:rsidR="00C84E62">
        <w:rPr>
          <w:rFonts w:ascii="Arial" w:hAnsi="Arial" w:cs="Arial"/>
          <w:sz w:val="28"/>
          <w:szCs w:val="28"/>
        </w:rPr>
        <w:t>,</w:t>
      </w:r>
      <w:r w:rsidR="00C84E62" w:rsidRPr="00C84E62">
        <w:rPr>
          <w:rFonts w:ascii="Arial" w:hAnsi="Arial" w:cs="Arial"/>
          <w:sz w:val="28"/>
          <w:szCs w:val="28"/>
        </w:rPr>
        <w:t xml:space="preserve"> </w:t>
      </w:r>
      <w:proofErr w:type="spellStart"/>
      <w:r w:rsidR="00C84E62">
        <w:rPr>
          <w:rFonts w:ascii="Arial" w:hAnsi="Arial" w:cs="Arial"/>
          <w:sz w:val="28"/>
          <w:szCs w:val="28"/>
        </w:rPr>
        <w:t>uyu</w:t>
      </w:r>
      <w:proofErr w:type="spellEnd"/>
      <w:r w:rsidR="00C84E62">
        <w:rPr>
          <w:rFonts w:ascii="Arial" w:hAnsi="Arial" w:cs="Arial"/>
          <w:sz w:val="28"/>
          <w:szCs w:val="28"/>
        </w:rPr>
        <w:t xml:space="preserve"> </w:t>
      </w:r>
      <w:proofErr w:type="spellStart"/>
      <w:r w:rsidR="00C84E62">
        <w:rPr>
          <w:rFonts w:ascii="Arial" w:hAnsi="Arial" w:cs="Arial"/>
          <w:sz w:val="28"/>
          <w:szCs w:val="28"/>
        </w:rPr>
        <w:t>akaita</w:t>
      </w:r>
      <w:proofErr w:type="spellEnd"/>
      <w:r w:rsidR="00C84E62">
        <w:rPr>
          <w:rFonts w:ascii="Arial" w:hAnsi="Arial" w:cs="Arial"/>
          <w:sz w:val="28"/>
          <w:szCs w:val="28"/>
        </w:rPr>
        <w:t xml:space="preserve"> </w:t>
      </w:r>
      <w:proofErr w:type="spellStart"/>
      <w:r w:rsidR="00C84E62">
        <w:rPr>
          <w:rFonts w:ascii="Arial" w:hAnsi="Arial" w:cs="Arial"/>
          <w:sz w:val="28"/>
          <w:szCs w:val="28"/>
        </w:rPr>
        <w:t>zvakati</w:t>
      </w:r>
      <w:proofErr w:type="spellEnd"/>
      <w:r w:rsidR="00C84E62">
        <w:rPr>
          <w:rFonts w:ascii="Arial" w:hAnsi="Arial" w:cs="Arial"/>
          <w:sz w:val="28"/>
          <w:szCs w:val="28"/>
        </w:rPr>
        <w:t xml:space="preserve"> Mwari </w:t>
      </w:r>
      <w:proofErr w:type="spellStart"/>
      <w:r w:rsidR="00C84E62">
        <w:rPr>
          <w:rFonts w:ascii="Arial" w:hAnsi="Arial" w:cs="Arial"/>
          <w:sz w:val="28"/>
          <w:szCs w:val="28"/>
        </w:rPr>
        <w:t>vakazodai</w:t>
      </w:r>
      <w:proofErr w:type="spellEnd"/>
      <w:r w:rsidR="00C84E62">
        <w:rPr>
          <w:rFonts w:ascii="Arial" w:hAnsi="Arial" w:cs="Arial"/>
          <w:sz w:val="28"/>
          <w:szCs w:val="28"/>
        </w:rPr>
        <w:t xml:space="preserve">. </w:t>
      </w:r>
      <w:proofErr w:type="spellStart"/>
      <w:r w:rsidR="00C84E62">
        <w:rPr>
          <w:rFonts w:ascii="Arial" w:hAnsi="Arial" w:cs="Arial"/>
          <w:sz w:val="28"/>
          <w:szCs w:val="28"/>
        </w:rPr>
        <w:t>Mu</w:t>
      </w:r>
      <w:r w:rsidR="00894D68">
        <w:rPr>
          <w:rFonts w:ascii="Arial" w:hAnsi="Arial" w:cs="Arial"/>
          <w:sz w:val="28"/>
          <w:szCs w:val="28"/>
        </w:rPr>
        <w:t>chazviona</w:t>
      </w:r>
      <w:proofErr w:type="spellEnd"/>
      <w:r w:rsidR="00894D68">
        <w:rPr>
          <w:rFonts w:ascii="Arial" w:hAnsi="Arial" w:cs="Arial"/>
          <w:sz w:val="28"/>
          <w:szCs w:val="28"/>
        </w:rPr>
        <w:t xml:space="preserve"> moga kana </w:t>
      </w:r>
      <w:proofErr w:type="spellStart"/>
      <w:r w:rsidR="00894D68">
        <w:rPr>
          <w:rFonts w:ascii="Arial" w:hAnsi="Arial" w:cs="Arial"/>
          <w:sz w:val="28"/>
          <w:szCs w:val="28"/>
        </w:rPr>
        <w:t>mazviona</w:t>
      </w:r>
      <w:proofErr w:type="spellEnd"/>
      <w:r w:rsidR="00894D68">
        <w:rPr>
          <w:rFonts w:ascii="Arial" w:hAnsi="Arial" w:cs="Arial"/>
          <w:sz w:val="28"/>
          <w:szCs w:val="28"/>
        </w:rPr>
        <w:t xml:space="preserve"> moga </w:t>
      </w:r>
      <w:proofErr w:type="spellStart"/>
      <w:r w:rsidR="00894D68">
        <w:rPr>
          <w:rFonts w:ascii="Arial" w:hAnsi="Arial" w:cs="Arial"/>
          <w:sz w:val="28"/>
          <w:szCs w:val="28"/>
        </w:rPr>
        <w:t>muchadzok</w:t>
      </w:r>
      <w:r w:rsidR="00515A32">
        <w:rPr>
          <w:rFonts w:ascii="Arial" w:hAnsi="Arial" w:cs="Arial"/>
          <w:sz w:val="28"/>
          <w:szCs w:val="28"/>
        </w:rPr>
        <w:t>a</w:t>
      </w:r>
      <w:proofErr w:type="spellEnd"/>
      <w:r w:rsidR="00515A32">
        <w:rPr>
          <w:rFonts w:ascii="Arial" w:hAnsi="Arial" w:cs="Arial"/>
          <w:sz w:val="28"/>
          <w:szCs w:val="28"/>
        </w:rPr>
        <w:t xml:space="preserve"> </w:t>
      </w:r>
      <w:proofErr w:type="spellStart"/>
      <w:r w:rsidR="00515A32">
        <w:rPr>
          <w:rFonts w:ascii="Arial" w:hAnsi="Arial" w:cs="Arial"/>
          <w:sz w:val="28"/>
          <w:szCs w:val="28"/>
        </w:rPr>
        <w:t>kwandiri</w:t>
      </w:r>
      <w:proofErr w:type="spellEnd"/>
      <w:r w:rsidR="00384BDF">
        <w:rPr>
          <w:rFonts w:ascii="Arial" w:hAnsi="Arial" w:cs="Arial"/>
          <w:sz w:val="28"/>
          <w:szCs w:val="28"/>
        </w:rPr>
        <w:t>,</w:t>
      </w:r>
      <w:r w:rsidR="00515A32">
        <w:rPr>
          <w:rFonts w:ascii="Arial" w:hAnsi="Arial" w:cs="Arial"/>
          <w:sz w:val="28"/>
          <w:szCs w:val="28"/>
        </w:rPr>
        <w:t xml:space="preserve"> </w:t>
      </w:r>
      <w:r w:rsidR="00515A32" w:rsidRPr="0009121B">
        <w:rPr>
          <w:rFonts w:ascii="Arial" w:hAnsi="Arial" w:cs="Arial"/>
          <w:sz w:val="18"/>
          <w:szCs w:val="18"/>
        </w:rPr>
        <w:t xml:space="preserve">[Congregation </w:t>
      </w:r>
      <w:r w:rsidR="00063DA1" w:rsidRPr="0009121B">
        <w:rPr>
          <w:rFonts w:ascii="Arial" w:hAnsi="Arial" w:cs="Arial"/>
          <w:sz w:val="18"/>
          <w:szCs w:val="18"/>
        </w:rPr>
        <w:t>says, “</w:t>
      </w:r>
      <w:r w:rsidR="00A73B68" w:rsidRPr="0009121B">
        <w:rPr>
          <w:rFonts w:ascii="Arial" w:hAnsi="Arial" w:cs="Arial"/>
          <w:sz w:val="18"/>
          <w:szCs w:val="18"/>
        </w:rPr>
        <w:t>mmm</w:t>
      </w:r>
      <w:r w:rsidR="00384BDF" w:rsidRPr="0009121B">
        <w:rPr>
          <w:rFonts w:ascii="Arial" w:hAnsi="Arial" w:cs="Arial"/>
          <w:sz w:val="18"/>
          <w:szCs w:val="18"/>
        </w:rPr>
        <w:t>/Amen</w:t>
      </w:r>
      <w:r w:rsidR="001459CC" w:rsidRPr="0009121B">
        <w:rPr>
          <w:rFonts w:ascii="Arial" w:hAnsi="Arial" w:cs="Arial"/>
          <w:sz w:val="18"/>
          <w:szCs w:val="18"/>
        </w:rPr>
        <w:t>,</w:t>
      </w:r>
      <w:r w:rsidR="00515A32" w:rsidRPr="0009121B">
        <w:rPr>
          <w:rFonts w:ascii="Arial" w:hAnsi="Arial" w:cs="Arial"/>
          <w:sz w:val="18"/>
          <w:szCs w:val="18"/>
        </w:rPr>
        <w:t>”]</w:t>
      </w:r>
      <w:r w:rsidR="00A73B68">
        <w:rPr>
          <w:rFonts w:ascii="Arial" w:hAnsi="Arial" w:cs="Arial"/>
          <w:sz w:val="28"/>
          <w:szCs w:val="28"/>
        </w:rPr>
        <w:t xml:space="preserve"> </w:t>
      </w:r>
      <w:proofErr w:type="spellStart"/>
      <w:r w:rsidR="00A73B68">
        <w:rPr>
          <w:rFonts w:ascii="Arial" w:hAnsi="Arial" w:cs="Arial"/>
          <w:sz w:val="28"/>
          <w:szCs w:val="28"/>
        </w:rPr>
        <w:t>muchitsvaga</w:t>
      </w:r>
      <w:proofErr w:type="spellEnd"/>
      <w:r w:rsidR="00A73B68">
        <w:rPr>
          <w:rFonts w:ascii="Arial" w:hAnsi="Arial" w:cs="Arial"/>
          <w:sz w:val="28"/>
          <w:szCs w:val="28"/>
        </w:rPr>
        <w:t xml:space="preserve"> kunamata Mwari </w:t>
      </w:r>
      <w:proofErr w:type="spellStart"/>
      <w:r w:rsidR="00194E75">
        <w:rPr>
          <w:rFonts w:ascii="Arial" w:hAnsi="Arial" w:cs="Arial"/>
          <w:sz w:val="28"/>
          <w:szCs w:val="28"/>
        </w:rPr>
        <w:t>mu</w:t>
      </w:r>
      <w:r w:rsidR="00CB5A9E">
        <w:rPr>
          <w:rFonts w:ascii="Arial" w:hAnsi="Arial" w:cs="Arial"/>
          <w:sz w:val="28"/>
          <w:szCs w:val="28"/>
        </w:rPr>
        <w:t>M</w:t>
      </w:r>
      <w:r w:rsidR="00194E75">
        <w:rPr>
          <w:rFonts w:ascii="Arial" w:hAnsi="Arial" w:cs="Arial"/>
          <w:sz w:val="28"/>
          <w:szCs w:val="28"/>
        </w:rPr>
        <w:t>weya</w:t>
      </w:r>
      <w:proofErr w:type="spellEnd"/>
      <w:r w:rsidR="00194E75">
        <w:rPr>
          <w:rFonts w:ascii="Arial" w:hAnsi="Arial" w:cs="Arial"/>
          <w:sz w:val="28"/>
          <w:szCs w:val="28"/>
        </w:rPr>
        <w:t xml:space="preserve"> </w:t>
      </w:r>
      <w:proofErr w:type="spellStart"/>
      <w:r w:rsidR="00194E75">
        <w:rPr>
          <w:rFonts w:ascii="Arial" w:hAnsi="Arial" w:cs="Arial"/>
          <w:sz w:val="28"/>
          <w:szCs w:val="28"/>
        </w:rPr>
        <w:t>ne</w:t>
      </w:r>
      <w:r w:rsidR="00CB5A9E">
        <w:rPr>
          <w:rFonts w:ascii="Arial" w:hAnsi="Arial" w:cs="Arial"/>
          <w:sz w:val="28"/>
          <w:szCs w:val="28"/>
        </w:rPr>
        <w:t>M</w:t>
      </w:r>
      <w:r w:rsidR="00194E75">
        <w:rPr>
          <w:rFonts w:ascii="Arial" w:hAnsi="Arial" w:cs="Arial"/>
          <w:sz w:val="28"/>
          <w:szCs w:val="28"/>
        </w:rPr>
        <w:t>uzvokwadi</w:t>
      </w:r>
      <w:proofErr w:type="spellEnd"/>
      <w:r w:rsidR="00194E75">
        <w:rPr>
          <w:rFonts w:ascii="Arial" w:hAnsi="Arial" w:cs="Arial"/>
          <w:sz w:val="28"/>
          <w:szCs w:val="28"/>
        </w:rPr>
        <w:t xml:space="preserve"> </w:t>
      </w:r>
      <w:r w:rsidR="00534101" w:rsidRPr="00534101">
        <w:rPr>
          <w:rFonts w:ascii="Arial" w:hAnsi="Arial" w:cs="Arial"/>
          <w:sz w:val="18"/>
          <w:szCs w:val="28"/>
        </w:rPr>
        <w:t xml:space="preserve">[Congregation says, “Amen.”] </w:t>
      </w:r>
      <w:r w:rsidR="00A82D2F" w:rsidRPr="00F75174">
        <w:rPr>
          <w:rFonts w:ascii="Arial" w:hAnsi="Arial" w:cs="Arial"/>
          <w:sz w:val="28"/>
          <w:szCs w:val="28"/>
        </w:rPr>
        <w:t xml:space="preserve">Hanzi ipapo </w:t>
      </w:r>
      <w:proofErr w:type="spellStart"/>
      <w:r w:rsidR="00A82D2F" w:rsidRPr="00F75174">
        <w:rPr>
          <w:rFonts w:ascii="Arial" w:hAnsi="Arial" w:cs="Arial"/>
          <w:sz w:val="28"/>
          <w:szCs w:val="28"/>
        </w:rPr>
        <w:t>manje</w:t>
      </w:r>
      <w:proofErr w:type="spellEnd"/>
      <w:r w:rsidR="00A82D2F" w:rsidRPr="00F75174">
        <w:rPr>
          <w:rFonts w:ascii="Arial" w:hAnsi="Arial" w:cs="Arial"/>
          <w:sz w:val="28"/>
          <w:szCs w:val="28"/>
        </w:rPr>
        <w:t xml:space="preserve">, </w:t>
      </w:r>
      <w:proofErr w:type="spellStart"/>
      <w:r w:rsidR="00A82D2F" w:rsidRPr="00F75174">
        <w:rPr>
          <w:rFonts w:ascii="Arial" w:hAnsi="Arial" w:cs="Arial"/>
          <w:sz w:val="28"/>
          <w:szCs w:val="28"/>
        </w:rPr>
        <w:t>ndopa</w:t>
      </w:r>
      <w:proofErr w:type="spellEnd"/>
      <w:r w:rsidR="00A82D2F" w:rsidRPr="00F75174">
        <w:rPr>
          <w:rFonts w:ascii="Arial" w:hAnsi="Arial" w:cs="Arial"/>
          <w:sz w:val="28"/>
          <w:szCs w:val="28"/>
        </w:rPr>
        <w:t xml:space="preserve"> </w:t>
      </w:r>
      <w:proofErr w:type="spellStart"/>
      <w:r w:rsidR="00A82D2F" w:rsidRPr="00F75174">
        <w:rPr>
          <w:rFonts w:ascii="Arial" w:hAnsi="Arial" w:cs="Arial"/>
          <w:sz w:val="28"/>
          <w:szCs w:val="28"/>
        </w:rPr>
        <w:t>ndichakuropafadzai</w:t>
      </w:r>
      <w:proofErr w:type="spellEnd"/>
      <w:r w:rsidR="00A82D2F" w:rsidRPr="00F75174">
        <w:rPr>
          <w:rFonts w:ascii="Arial" w:hAnsi="Arial" w:cs="Arial"/>
          <w:sz w:val="28"/>
          <w:szCs w:val="28"/>
        </w:rPr>
        <w:t>.’</w:t>
      </w:r>
    </w:p>
    <w:p w14:paraId="7AC1EC58" w14:textId="4657D756" w:rsidR="00C1667E" w:rsidRDefault="008D6614" w:rsidP="00EE1207">
      <w:pPr>
        <w:jc w:val="both"/>
        <w:rPr>
          <w:rFonts w:ascii="Arial" w:hAnsi="Arial" w:cs="Arial"/>
          <w:sz w:val="28"/>
          <w:szCs w:val="28"/>
        </w:rPr>
      </w:pPr>
      <w:r w:rsidRPr="00A82D2F">
        <w:rPr>
          <w:rFonts w:ascii="Arial" w:hAnsi="Arial" w:cs="Arial"/>
          <w:sz w:val="28"/>
          <w:szCs w:val="28"/>
          <w:vertAlign w:val="superscript"/>
        </w:rPr>
        <w:lastRenderedPageBreak/>
        <w:t xml:space="preserve">189 </w:t>
      </w:r>
      <w:r w:rsidR="00A82D2F" w:rsidRPr="00A82D2F">
        <w:rPr>
          <w:rFonts w:ascii="Arial" w:hAnsi="Arial" w:cs="Arial"/>
          <w:sz w:val="28"/>
          <w:szCs w:val="28"/>
        </w:rPr>
        <w:t>D</w:t>
      </w:r>
      <w:r w:rsidR="004E5C76" w:rsidRPr="00A82D2F">
        <w:rPr>
          <w:rFonts w:ascii="Arial" w:hAnsi="Arial" w:cs="Arial"/>
          <w:sz w:val="28"/>
          <w:szCs w:val="28"/>
        </w:rPr>
        <w:t xml:space="preserve">ai </w:t>
      </w:r>
      <w:proofErr w:type="spellStart"/>
      <w:r w:rsidR="004E5C76" w:rsidRPr="00A82D2F">
        <w:rPr>
          <w:rFonts w:ascii="Arial" w:hAnsi="Arial" w:cs="Arial"/>
          <w:sz w:val="28"/>
          <w:szCs w:val="28"/>
        </w:rPr>
        <w:t>tainzwa</w:t>
      </w:r>
      <w:proofErr w:type="spellEnd"/>
      <w:r w:rsidR="004E5C76" w:rsidRPr="00A82D2F">
        <w:rPr>
          <w:rFonts w:ascii="Arial" w:hAnsi="Arial" w:cs="Arial"/>
          <w:sz w:val="28"/>
          <w:szCs w:val="28"/>
        </w:rPr>
        <w:t xml:space="preserve"> </w:t>
      </w:r>
      <w:proofErr w:type="spellStart"/>
      <w:r w:rsidR="004E5C76" w:rsidRPr="00A82D2F">
        <w:rPr>
          <w:rFonts w:ascii="Arial" w:hAnsi="Arial" w:cs="Arial"/>
          <w:sz w:val="28"/>
          <w:szCs w:val="28"/>
        </w:rPr>
        <w:t>manheru</w:t>
      </w:r>
      <w:proofErr w:type="spellEnd"/>
      <w:r w:rsidR="004E5C76" w:rsidRPr="00A82D2F">
        <w:rPr>
          <w:rFonts w:ascii="Arial" w:hAnsi="Arial" w:cs="Arial"/>
          <w:sz w:val="28"/>
          <w:szCs w:val="28"/>
        </w:rPr>
        <w:t xml:space="preserve"> </w:t>
      </w:r>
      <w:proofErr w:type="spellStart"/>
      <w:r w:rsidR="004E5C76" w:rsidRPr="00A82D2F">
        <w:rPr>
          <w:rFonts w:ascii="Arial" w:hAnsi="Arial" w:cs="Arial"/>
          <w:sz w:val="28"/>
          <w:szCs w:val="28"/>
        </w:rPr>
        <w:t>ano</w:t>
      </w:r>
      <w:proofErr w:type="spellEnd"/>
      <w:r w:rsidR="004E5C76" w:rsidRPr="00A82D2F">
        <w:rPr>
          <w:rFonts w:ascii="Arial" w:hAnsi="Arial" w:cs="Arial"/>
          <w:sz w:val="28"/>
          <w:szCs w:val="28"/>
        </w:rPr>
        <w:t xml:space="preserve"> vanhu </w:t>
      </w:r>
      <w:proofErr w:type="spellStart"/>
      <w:r w:rsidR="004E5C76" w:rsidRPr="00A82D2F">
        <w:rPr>
          <w:rFonts w:ascii="Arial" w:hAnsi="Arial" w:cs="Arial"/>
          <w:sz w:val="28"/>
          <w:szCs w:val="28"/>
        </w:rPr>
        <w:t>vaMwari</w:t>
      </w:r>
      <w:proofErr w:type="spellEnd"/>
      <w:r w:rsidR="004E5C76" w:rsidRPr="00A82D2F">
        <w:rPr>
          <w:rFonts w:ascii="Arial" w:hAnsi="Arial" w:cs="Arial"/>
          <w:sz w:val="28"/>
          <w:szCs w:val="28"/>
        </w:rPr>
        <w:t xml:space="preserve"> </w:t>
      </w:r>
      <w:proofErr w:type="spellStart"/>
      <w:r w:rsidR="004E5C76" w:rsidRPr="00A82D2F">
        <w:rPr>
          <w:rFonts w:ascii="Arial" w:hAnsi="Arial" w:cs="Arial"/>
          <w:sz w:val="28"/>
          <w:szCs w:val="28"/>
        </w:rPr>
        <w:t>mumwe</w:t>
      </w:r>
      <w:proofErr w:type="spellEnd"/>
      <w:r w:rsidR="004E5C76" w:rsidRPr="00A82D2F">
        <w:rPr>
          <w:rFonts w:ascii="Arial" w:hAnsi="Arial" w:cs="Arial"/>
          <w:sz w:val="28"/>
          <w:szCs w:val="28"/>
        </w:rPr>
        <w:t xml:space="preserve"> </w:t>
      </w:r>
      <w:proofErr w:type="spellStart"/>
      <w:r w:rsidR="004E5C76" w:rsidRPr="00A82D2F">
        <w:rPr>
          <w:rFonts w:ascii="Arial" w:hAnsi="Arial" w:cs="Arial"/>
          <w:sz w:val="28"/>
          <w:szCs w:val="28"/>
        </w:rPr>
        <w:t>nemumwe</w:t>
      </w:r>
      <w:proofErr w:type="spellEnd"/>
      <w:r w:rsidR="004E5C76" w:rsidRPr="00A82D2F">
        <w:rPr>
          <w:rFonts w:ascii="Arial" w:hAnsi="Arial" w:cs="Arial"/>
          <w:sz w:val="28"/>
          <w:szCs w:val="28"/>
        </w:rPr>
        <w:t xml:space="preserve"> wedu</w:t>
      </w:r>
      <w:r w:rsidR="002C0519" w:rsidRPr="00A82D2F">
        <w:rPr>
          <w:rFonts w:ascii="Arial" w:hAnsi="Arial" w:cs="Arial"/>
          <w:sz w:val="28"/>
          <w:szCs w:val="28"/>
        </w:rPr>
        <w:t xml:space="preserve">. </w:t>
      </w:r>
      <w:proofErr w:type="spellStart"/>
      <w:r w:rsidR="002C0519">
        <w:rPr>
          <w:rFonts w:ascii="Arial" w:hAnsi="Arial" w:cs="Arial"/>
          <w:sz w:val="28"/>
          <w:szCs w:val="28"/>
        </w:rPr>
        <w:t>Ugere</w:t>
      </w:r>
      <w:proofErr w:type="spellEnd"/>
      <w:r w:rsidR="002C0519">
        <w:rPr>
          <w:rFonts w:ascii="Arial" w:hAnsi="Arial" w:cs="Arial"/>
          <w:sz w:val="28"/>
          <w:szCs w:val="28"/>
        </w:rPr>
        <w:t xml:space="preserve"> ipapo you don’t need </w:t>
      </w:r>
      <w:r w:rsidR="001459CC">
        <w:rPr>
          <w:rFonts w:ascii="Arial" w:hAnsi="Arial" w:cs="Arial"/>
          <w:sz w:val="28"/>
          <w:szCs w:val="28"/>
        </w:rPr>
        <w:t>any more</w:t>
      </w:r>
      <w:r w:rsidR="002C0519">
        <w:rPr>
          <w:rFonts w:ascii="Arial" w:hAnsi="Arial" w:cs="Arial"/>
          <w:sz w:val="28"/>
          <w:szCs w:val="28"/>
        </w:rPr>
        <w:t xml:space="preserve"> provocation than the preaching of the Word</w:t>
      </w:r>
      <w:r w:rsidR="00C53C63">
        <w:rPr>
          <w:rFonts w:ascii="Arial" w:hAnsi="Arial" w:cs="Arial"/>
          <w:sz w:val="28"/>
          <w:szCs w:val="28"/>
        </w:rPr>
        <w:t>.</w:t>
      </w:r>
      <w:r w:rsidR="00ED26EA">
        <w:rPr>
          <w:rFonts w:ascii="Arial" w:hAnsi="Arial" w:cs="Arial"/>
          <w:sz w:val="28"/>
          <w:szCs w:val="28"/>
        </w:rPr>
        <w:t xml:space="preserve"> </w:t>
      </w:r>
      <w:r w:rsidR="00534101" w:rsidRPr="00534101">
        <w:rPr>
          <w:rFonts w:ascii="Arial" w:hAnsi="Arial" w:cs="Arial"/>
          <w:sz w:val="18"/>
          <w:szCs w:val="28"/>
        </w:rPr>
        <w:t xml:space="preserve">[Congregation says, “Amen.”] </w:t>
      </w:r>
      <w:r w:rsidR="00ED26EA">
        <w:rPr>
          <w:rFonts w:ascii="Arial" w:hAnsi="Arial" w:cs="Arial"/>
          <w:sz w:val="28"/>
          <w:szCs w:val="28"/>
        </w:rPr>
        <w:t xml:space="preserve">Iti, ‘Mwari </w:t>
      </w:r>
      <w:proofErr w:type="spellStart"/>
      <w:r w:rsidR="00384BDF">
        <w:rPr>
          <w:rFonts w:ascii="Arial" w:hAnsi="Arial" w:cs="Arial"/>
          <w:sz w:val="28"/>
          <w:szCs w:val="28"/>
        </w:rPr>
        <w:t>n</w:t>
      </w:r>
      <w:r w:rsidR="00ED26EA">
        <w:rPr>
          <w:rFonts w:ascii="Arial" w:hAnsi="Arial" w:cs="Arial"/>
          <w:sz w:val="28"/>
          <w:szCs w:val="28"/>
        </w:rPr>
        <w:t>doda</w:t>
      </w:r>
      <w:proofErr w:type="spellEnd"/>
      <w:r w:rsidR="00ED26EA">
        <w:rPr>
          <w:rFonts w:ascii="Arial" w:hAnsi="Arial" w:cs="Arial"/>
          <w:sz w:val="28"/>
          <w:szCs w:val="28"/>
        </w:rPr>
        <w:t xml:space="preserve"> </w:t>
      </w:r>
      <w:proofErr w:type="spellStart"/>
      <w:r w:rsidR="00ED26EA">
        <w:rPr>
          <w:rFonts w:ascii="Arial" w:hAnsi="Arial" w:cs="Arial"/>
          <w:sz w:val="28"/>
          <w:szCs w:val="28"/>
        </w:rPr>
        <w:t>ropafadzo</w:t>
      </w:r>
      <w:proofErr w:type="spellEnd"/>
      <w:r w:rsidR="00ED26EA">
        <w:rPr>
          <w:rFonts w:ascii="Arial" w:hAnsi="Arial" w:cs="Arial"/>
          <w:sz w:val="28"/>
          <w:szCs w:val="28"/>
        </w:rPr>
        <w:t xml:space="preserve"> rangu </w:t>
      </w:r>
      <w:r w:rsidR="00E555C3">
        <w:rPr>
          <w:rFonts w:ascii="Arial" w:hAnsi="Arial" w:cs="Arial"/>
          <w:sz w:val="28"/>
          <w:szCs w:val="28"/>
        </w:rPr>
        <w:t>Mwari</w:t>
      </w:r>
      <w:r w:rsidR="00C53C63">
        <w:rPr>
          <w:rFonts w:ascii="Arial" w:hAnsi="Arial" w:cs="Arial"/>
          <w:sz w:val="28"/>
          <w:szCs w:val="28"/>
        </w:rPr>
        <w:t>.</w:t>
      </w:r>
      <w:r w:rsidR="00F75174">
        <w:rPr>
          <w:rFonts w:ascii="Arial" w:hAnsi="Arial" w:cs="Arial"/>
          <w:sz w:val="28"/>
          <w:szCs w:val="28"/>
        </w:rPr>
        <w:t>’</w:t>
      </w:r>
      <w:r w:rsidR="00E555C3">
        <w:rPr>
          <w:rFonts w:ascii="Arial" w:hAnsi="Arial" w:cs="Arial"/>
          <w:sz w:val="28"/>
          <w:szCs w:val="28"/>
        </w:rPr>
        <w:t xml:space="preserve"> </w:t>
      </w:r>
      <w:r w:rsidR="00534101" w:rsidRPr="00534101">
        <w:rPr>
          <w:rFonts w:ascii="Arial" w:hAnsi="Arial" w:cs="Arial"/>
          <w:sz w:val="18"/>
          <w:szCs w:val="28"/>
        </w:rPr>
        <w:t xml:space="preserve">[Congregation says, “Amen.”] </w:t>
      </w:r>
      <w:r w:rsidR="00ED26EA">
        <w:rPr>
          <w:rFonts w:ascii="Arial" w:hAnsi="Arial" w:cs="Arial"/>
          <w:sz w:val="28"/>
          <w:szCs w:val="28"/>
        </w:rPr>
        <w:t xml:space="preserve"> </w:t>
      </w:r>
      <w:proofErr w:type="spellStart"/>
      <w:r w:rsidR="00C53C63">
        <w:rPr>
          <w:rFonts w:ascii="Arial" w:hAnsi="Arial" w:cs="Arial"/>
          <w:sz w:val="28"/>
          <w:szCs w:val="28"/>
        </w:rPr>
        <w:t>I</w:t>
      </w:r>
      <w:r w:rsidR="00ED26EA">
        <w:rPr>
          <w:rFonts w:ascii="Arial" w:hAnsi="Arial" w:cs="Arial"/>
          <w:sz w:val="28"/>
          <w:szCs w:val="28"/>
        </w:rPr>
        <w:t>gore</w:t>
      </w:r>
      <w:proofErr w:type="spellEnd"/>
      <w:r w:rsidR="00ED26EA">
        <w:rPr>
          <w:rFonts w:ascii="Arial" w:hAnsi="Arial" w:cs="Arial"/>
          <w:sz w:val="28"/>
          <w:szCs w:val="28"/>
        </w:rPr>
        <w:t xml:space="preserve"> re</w:t>
      </w:r>
      <w:r w:rsidR="00F75174">
        <w:rPr>
          <w:rFonts w:ascii="Arial" w:hAnsi="Arial" w:cs="Arial"/>
          <w:sz w:val="28"/>
          <w:szCs w:val="28"/>
        </w:rPr>
        <w:t xml:space="preserve"> </w:t>
      </w:r>
      <w:r w:rsidR="00E555C3">
        <w:rPr>
          <w:rFonts w:ascii="Arial" w:hAnsi="Arial" w:cs="Arial"/>
          <w:sz w:val="28"/>
          <w:szCs w:val="28"/>
        </w:rPr>
        <w:t xml:space="preserve">double </w:t>
      </w:r>
      <w:proofErr w:type="spellStart"/>
      <w:r w:rsidR="00E555C3">
        <w:rPr>
          <w:rFonts w:ascii="Arial" w:hAnsi="Arial" w:cs="Arial"/>
          <w:sz w:val="28"/>
          <w:szCs w:val="28"/>
        </w:rPr>
        <w:t>chii</w:t>
      </w:r>
      <w:proofErr w:type="spellEnd"/>
      <w:r w:rsidR="00E555C3">
        <w:rPr>
          <w:rFonts w:ascii="Arial" w:hAnsi="Arial" w:cs="Arial"/>
          <w:sz w:val="28"/>
          <w:szCs w:val="28"/>
        </w:rPr>
        <w:t xml:space="preserve">…? </w:t>
      </w:r>
      <w:r w:rsidR="00E555C3" w:rsidRPr="0009121B">
        <w:rPr>
          <w:rFonts w:ascii="Arial" w:hAnsi="Arial" w:cs="Arial"/>
          <w:sz w:val="18"/>
          <w:szCs w:val="18"/>
        </w:rPr>
        <w:t xml:space="preserve">[Congregation </w:t>
      </w:r>
      <w:r w:rsidR="00563BCF" w:rsidRPr="0009121B">
        <w:rPr>
          <w:rFonts w:ascii="Arial" w:hAnsi="Arial" w:cs="Arial"/>
          <w:sz w:val="18"/>
          <w:szCs w:val="18"/>
        </w:rPr>
        <w:t>says, ‘</w:t>
      </w:r>
      <w:r w:rsidR="00E555C3" w:rsidRPr="0009121B">
        <w:rPr>
          <w:rFonts w:ascii="Arial" w:hAnsi="Arial" w:cs="Arial"/>
          <w:sz w:val="18"/>
          <w:szCs w:val="18"/>
        </w:rPr>
        <w:t>portion.</w:t>
      </w:r>
      <w:r w:rsidR="00C53C63" w:rsidRPr="0009121B">
        <w:rPr>
          <w:rFonts w:ascii="Arial" w:hAnsi="Arial" w:cs="Arial"/>
          <w:sz w:val="18"/>
          <w:szCs w:val="18"/>
        </w:rPr>
        <w:t>’</w:t>
      </w:r>
      <w:r w:rsidR="00E555C3" w:rsidRPr="0009121B">
        <w:rPr>
          <w:rFonts w:ascii="Arial" w:hAnsi="Arial" w:cs="Arial"/>
          <w:sz w:val="18"/>
          <w:szCs w:val="18"/>
        </w:rPr>
        <w:t>]</w:t>
      </w:r>
    </w:p>
    <w:p w14:paraId="1C64EEDB" w14:textId="504DDAF4" w:rsidR="00194E75" w:rsidRDefault="008D6614" w:rsidP="00EE1207">
      <w:pPr>
        <w:jc w:val="both"/>
        <w:rPr>
          <w:rFonts w:ascii="Arial" w:hAnsi="Arial" w:cs="Arial"/>
          <w:sz w:val="28"/>
          <w:szCs w:val="28"/>
        </w:rPr>
      </w:pPr>
      <w:r>
        <w:rPr>
          <w:rFonts w:ascii="Arial" w:hAnsi="Arial" w:cs="Arial"/>
          <w:sz w:val="28"/>
          <w:szCs w:val="28"/>
          <w:vertAlign w:val="superscript"/>
        </w:rPr>
        <w:t xml:space="preserve">190 </w:t>
      </w:r>
      <w:proofErr w:type="spellStart"/>
      <w:r w:rsidR="00C1667E">
        <w:rPr>
          <w:rFonts w:ascii="Arial" w:hAnsi="Arial" w:cs="Arial"/>
          <w:sz w:val="28"/>
          <w:szCs w:val="28"/>
        </w:rPr>
        <w:t>Handei</w:t>
      </w:r>
      <w:proofErr w:type="spellEnd"/>
      <w:r w:rsidR="00C1667E">
        <w:rPr>
          <w:rFonts w:ascii="Arial" w:hAnsi="Arial" w:cs="Arial"/>
          <w:sz w:val="28"/>
          <w:szCs w:val="28"/>
        </w:rPr>
        <w:t xml:space="preserve"> mberi </w:t>
      </w:r>
      <w:proofErr w:type="spellStart"/>
      <w:r w:rsidR="00C1667E">
        <w:rPr>
          <w:rFonts w:ascii="Arial" w:hAnsi="Arial" w:cs="Arial"/>
          <w:sz w:val="28"/>
          <w:szCs w:val="28"/>
        </w:rPr>
        <w:t>tione</w:t>
      </w:r>
      <w:proofErr w:type="spellEnd"/>
      <w:r w:rsidR="00C1667E">
        <w:rPr>
          <w:rFonts w:ascii="Arial" w:hAnsi="Arial" w:cs="Arial"/>
          <w:sz w:val="28"/>
          <w:szCs w:val="28"/>
        </w:rPr>
        <w:t xml:space="preserve">, what will happen verse </w:t>
      </w:r>
      <w:r w:rsidR="00FB78E3">
        <w:rPr>
          <w:rFonts w:ascii="Arial" w:hAnsi="Arial" w:cs="Arial"/>
          <w:sz w:val="28"/>
          <w:szCs w:val="28"/>
        </w:rPr>
        <w:t>5</w:t>
      </w:r>
      <w:bookmarkStart w:id="82" w:name="_Hlk185413354"/>
      <w:r w:rsidR="00FB78E3">
        <w:rPr>
          <w:rFonts w:ascii="Arial" w:hAnsi="Arial" w:cs="Arial"/>
          <w:sz w:val="28"/>
          <w:szCs w:val="28"/>
        </w:rPr>
        <w:t xml:space="preserve">, </w:t>
      </w:r>
      <w:proofErr w:type="spellStart"/>
      <w:r w:rsidR="00DE1F53">
        <w:rPr>
          <w:rFonts w:ascii="Arial" w:hAnsi="Arial" w:cs="Arial"/>
          <w:sz w:val="28"/>
          <w:szCs w:val="28"/>
        </w:rPr>
        <w:t>h</w:t>
      </w:r>
      <w:r w:rsidR="00FB78E3">
        <w:rPr>
          <w:rFonts w:ascii="Arial" w:hAnsi="Arial" w:cs="Arial"/>
          <w:sz w:val="28"/>
          <w:szCs w:val="28"/>
        </w:rPr>
        <w:t>ativerengei</w:t>
      </w:r>
      <w:proofErr w:type="spellEnd"/>
      <w:r w:rsidR="00DE1F53">
        <w:rPr>
          <w:rFonts w:ascii="Arial" w:hAnsi="Arial" w:cs="Arial"/>
          <w:sz w:val="28"/>
          <w:szCs w:val="28"/>
        </w:rPr>
        <w:t xml:space="preserve"> tose</w:t>
      </w:r>
      <w:r w:rsidR="00FB78E3">
        <w:rPr>
          <w:rFonts w:ascii="Arial" w:hAnsi="Arial" w:cs="Arial"/>
          <w:sz w:val="28"/>
          <w:szCs w:val="28"/>
        </w:rPr>
        <w:t xml:space="preserve"> </w:t>
      </w:r>
      <w:bookmarkEnd w:id="82"/>
      <w:r w:rsidR="00FB78E3">
        <w:rPr>
          <w:rFonts w:ascii="Arial" w:hAnsi="Arial" w:cs="Arial"/>
          <w:sz w:val="28"/>
          <w:szCs w:val="28"/>
        </w:rPr>
        <w:t xml:space="preserve">verse 5 </w:t>
      </w:r>
      <w:proofErr w:type="spellStart"/>
      <w:r w:rsidR="00FB78E3">
        <w:rPr>
          <w:rFonts w:ascii="Arial" w:hAnsi="Arial" w:cs="Arial"/>
          <w:sz w:val="28"/>
          <w:szCs w:val="28"/>
        </w:rPr>
        <w:t>t</w:t>
      </w:r>
      <w:r w:rsidR="00475375">
        <w:rPr>
          <w:rFonts w:ascii="Arial" w:hAnsi="Arial" w:cs="Arial"/>
          <w:sz w:val="28"/>
          <w:szCs w:val="28"/>
        </w:rPr>
        <w:t>e</w:t>
      </w:r>
      <w:r w:rsidR="00FB78E3">
        <w:rPr>
          <w:rFonts w:ascii="Arial" w:hAnsi="Arial" w:cs="Arial"/>
          <w:sz w:val="28"/>
          <w:szCs w:val="28"/>
        </w:rPr>
        <w:t>se</w:t>
      </w:r>
      <w:proofErr w:type="spellEnd"/>
      <w:r w:rsidR="00FB78E3">
        <w:rPr>
          <w:rFonts w:ascii="Arial" w:hAnsi="Arial" w:cs="Arial"/>
          <w:sz w:val="28"/>
          <w:szCs w:val="28"/>
        </w:rPr>
        <w:t>,</w:t>
      </w:r>
      <w:r w:rsidR="00475375">
        <w:rPr>
          <w:rFonts w:ascii="Arial" w:hAnsi="Arial" w:cs="Arial"/>
          <w:sz w:val="28"/>
          <w:szCs w:val="28"/>
        </w:rPr>
        <w:t xml:space="preserve"> </w:t>
      </w:r>
      <w:proofErr w:type="spellStart"/>
      <w:r w:rsidR="00475375">
        <w:rPr>
          <w:rFonts w:ascii="Arial" w:hAnsi="Arial" w:cs="Arial"/>
          <w:sz w:val="28"/>
          <w:szCs w:val="28"/>
        </w:rPr>
        <w:t>hativerengei</w:t>
      </w:r>
      <w:proofErr w:type="spellEnd"/>
      <w:r w:rsidR="00475375">
        <w:rPr>
          <w:rFonts w:ascii="Arial" w:hAnsi="Arial" w:cs="Arial"/>
          <w:sz w:val="28"/>
          <w:szCs w:val="28"/>
        </w:rPr>
        <w:t xml:space="preserve"> t</w:t>
      </w:r>
      <w:r w:rsidR="00D6543B">
        <w:rPr>
          <w:rFonts w:ascii="Arial" w:hAnsi="Arial" w:cs="Arial"/>
          <w:sz w:val="28"/>
          <w:szCs w:val="28"/>
        </w:rPr>
        <w:t>o</w:t>
      </w:r>
      <w:r w:rsidR="00475375">
        <w:rPr>
          <w:rFonts w:ascii="Arial" w:hAnsi="Arial" w:cs="Arial"/>
          <w:sz w:val="28"/>
          <w:szCs w:val="28"/>
        </w:rPr>
        <w:t>se</w:t>
      </w:r>
      <w:r w:rsidR="00D6543B">
        <w:rPr>
          <w:rFonts w:ascii="Arial" w:hAnsi="Arial" w:cs="Arial"/>
          <w:sz w:val="28"/>
          <w:szCs w:val="28"/>
        </w:rPr>
        <w:t xml:space="preserve">. </w:t>
      </w:r>
    </w:p>
    <w:p w14:paraId="35A60108" w14:textId="04EA1E41" w:rsidR="004073AC" w:rsidRDefault="004073AC" w:rsidP="008A4E84">
      <w:pPr>
        <w:ind w:left="720"/>
        <w:jc w:val="both"/>
        <w:rPr>
          <w:rFonts w:ascii="Arial" w:hAnsi="Arial" w:cs="Arial"/>
          <w:i/>
          <w:iCs/>
          <w:sz w:val="28"/>
          <w:szCs w:val="28"/>
        </w:rPr>
      </w:pPr>
      <w:r w:rsidRPr="004073AC">
        <w:rPr>
          <w:rFonts w:ascii="Arial" w:hAnsi="Arial" w:cs="Arial"/>
          <w:i/>
          <w:iCs/>
          <w:sz w:val="28"/>
          <w:szCs w:val="28"/>
        </w:rPr>
        <w:t xml:space="preserve">And the Lord thy God will bring thee into the land which thy fathers possessed, and thou shalt possess it; and </w:t>
      </w:r>
      <w:r w:rsidR="00C53C63">
        <w:rPr>
          <w:rFonts w:ascii="Arial" w:hAnsi="Arial" w:cs="Arial"/>
          <w:i/>
          <w:iCs/>
          <w:sz w:val="28"/>
          <w:szCs w:val="28"/>
        </w:rPr>
        <w:t>H</w:t>
      </w:r>
      <w:r w:rsidRPr="004073AC">
        <w:rPr>
          <w:rFonts w:ascii="Arial" w:hAnsi="Arial" w:cs="Arial"/>
          <w:i/>
          <w:iCs/>
          <w:sz w:val="28"/>
          <w:szCs w:val="28"/>
        </w:rPr>
        <w:t xml:space="preserve">e will do thee </w:t>
      </w:r>
      <w:r w:rsidR="0009121B" w:rsidRPr="004073AC">
        <w:rPr>
          <w:rFonts w:ascii="Arial" w:hAnsi="Arial" w:cs="Arial"/>
          <w:i/>
          <w:iCs/>
          <w:sz w:val="28"/>
          <w:szCs w:val="28"/>
        </w:rPr>
        <w:t>good and</w:t>
      </w:r>
      <w:r w:rsidRPr="004073AC">
        <w:rPr>
          <w:rFonts w:ascii="Arial" w:hAnsi="Arial" w:cs="Arial"/>
          <w:i/>
          <w:iCs/>
          <w:sz w:val="28"/>
          <w:szCs w:val="28"/>
        </w:rPr>
        <w:t xml:space="preserve"> multiply thee above thy fathers.</w:t>
      </w:r>
    </w:p>
    <w:p w14:paraId="76469D90" w14:textId="7BB5B188" w:rsidR="0053272A" w:rsidRDefault="008D6614" w:rsidP="00EE1207">
      <w:pPr>
        <w:jc w:val="both"/>
        <w:rPr>
          <w:rFonts w:ascii="Arial" w:hAnsi="Arial" w:cs="Arial"/>
          <w:sz w:val="28"/>
          <w:szCs w:val="28"/>
        </w:rPr>
      </w:pPr>
      <w:r>
        <w:rPr>
          <w:rFonts w:ascii="Arial" w:hAnsi="Arial" w:cs="Arial"/>
          <w:sz w:val="28"/>
          <w:szCs w:val="28"/>
          <w:vertAlign w:val="superscript"/>
        </w:rPr>
        <w:t xml:space="preserve">191 </w:t>
      </w:r>
      <w:r w:rsidR="004073AC" w:rsidRPr="00C92B3D">
        <w:rPr>
          <w:rFonts w:ascii="Arial" w:hAnsi="Arial" w:cs="Arial"/>
          <w:sz w:val="28"/>
          <w:szCs w:val="28"/>
        </w:rPr>
        <w:t xml:space="preserve">Right, </w:t>
      </w:r>
      <w:proofErr w:type="spellStart"/>
      <w:r w:rsidR="006E3860" w:rsidRPr="00C92B3D">
        <w:rPr>
          <w:rFonts w:ascii="Arial" w:hAnsi="Arial" w:cs="Arial"/>
          <w:sz w:val="28"/>
          <w:szCs w:val="28"/>
        </w:rPr>
        <w:t>ndoda</w:t>
      </w:r>
      <w:proofErr w:type="spellEnd"/>
      <w:r w:rsidR="004073AC" w:rsidRPr="00C92B3D">
        <w:rPr>
          <w:rFonts w:ascii="Arial" w:hAnsi="Arial" w:cs="Arial"/>
          <w:sz w:val="28"/>
          <w:szCs w:val="28"/>
        </w:rPr>
        <w:t xml:space="preserve"> Amen </w:t>
      </w:r>
      <w:proofErr w:type="spellStart"/>
      <w:r w:rsidR="004073AC" w:rsidRPr="00C92B3D">
        <w:rPr>
          <w:rFonts w:ascii="Arial" w:hAnsi="Arial" w:cs="Arial"/>
          <w:sz w:val="28"/>
          <w:szCs w:val="28"/>
        </w:rPr>
        <w:t>aka</w:t>
      </w:r>
      <w:r w:rsidR="006E3860" w:rsidRPr="00C92B3D">
        <w:rPr>
          <w:rFonts w:ascii="Arial" w:hAnsi="Arial" w:cs="Arial"/>
          <w:sz w:val="28"/>
          <w:szCs w:val="28"/>
        </w:rPr>
        <w:t>darika</w:t>
      </w:r>
      <w:proofErr w:type="spellEnd"/>
      <w:r w:rsidR="006E3860" w:rsidRPr="00C92B3D">
        <w:rPr>
          <w:rFonts w:ascii="Arial" w:hAnsi="Arial" w:cs="Arial"/>
          <w:sz w:val="28"/>
          <w:szCs w:val="28"/>
        </w:rPr>
        <w:t xml:space="preserve"> Amen! </w:t>
      </w:r>
      <w:r w:rsidR="00534101" w:rsidRPr="00534101">
        <w:rPr>
          <w:rFonts w:ascii="Arial" w:hAnsi="Arial" w:cs="Arial"/>
          <w:sz w:val="18"/>
          <w:szCs w:val="28"/>
        </w:rPr>
        <w:t xml:space="preserve">[Congregation says, “Amen.”] </w:t>
      </w:r>
      <w:r w:rsidR="006E3860" w:rsidRPr="00C92B3D">
        <w:rPr>
          <w:rFonts w:ascii="Arial" w:hAnsi="Arial" w:cs="Arial"/>
          <w:sz w:val="28"/>
          <w:szCs w:val="28"/>
        </w:rPr>
        <w:t xml:space="preserve">Ndoda Amen </w:t>
      </w:r>
      <w:proofErr w:type="spellStart"/>
      <w:r w:rsidR="006E3860" w:rsidRPr="00C92B3D">
        <w:rPr>
          <w:rFonts w:ascii="Arial" w:hAnsi="Arial" w:cs="Arial"/>
          <w:sz w:val="28"/>
          <w:szCs w:val="28"/>
        </w:rPr>
        <w:t>akadarika</w:t>
      </w:r>
      <w:proofErr w:type="spellEnd"/>
      <w:r w:rsidR="006E3860" w:rsidRPr="00C92B3D">
        <w:rPr>
          <w:rFonts w:ascii="Arial" w:hAnsi="Arial" w:cs="Arial"/>
          <w:sz w:val="28"/>
          <w:szCs w:val="28"/>
        </w:rPr>
        <w:t xml:space="preserve"> ipapo</w:t>
      </w:r>
      <w:r w:rsidR="00C53C63" w:rsidRPr="00C92B3D">
        <w:rPr>
          <w:rFonts w:ascii="Arial" w:hAnsi="Arial" w:cs="Arial"/>
          <w:sz w:val="28"/>
          <w:szCs w:val="28"/>
        </w:rPr>
        <w:t>!</w:t>
      </w:r>
      <w:r w:rsidR="00A9494A" w:rsidRPr="00C92B3D">
        <w:rPr>
          <w:rFonts w:ascii="Arial" w:hAnsi="Arial" w:cs="Arial"/>
          <w:sz w:val="28"/>
          <w:szCs w:val="28"/>
        </w:rPr>
        <w:t xml:space="preserve"> </w:t>
      </w:r>
      <w:r w:rsidR="00534101" w:rsidRPr="00534101">
        <w:rPr>
          <w:rFonts w:ascii="Arial" w:hAnsi="Arial" w:cs="Arial"/>
          <w:sz w:val="18"/>
          <w:szCs w:val="28"/>
        </w:rPr>
        <w:t xml:space="preserve">[Congregation says, “Amen.”] </w:t>
      </w:r>
      <w:r w:rsidR="00A9494A" w:rsidRPr="00C92B3D">
        <w:rPr>
          <w:rFonts w:ascii="Arial" w:hAnsi="Arial" w:cs="Arial"/>
          <w:sz w:val="28"/>
          <w:szCs w:val="28"/>
        </w:rPr>
        <w:t xml:space="preserve">Handisi </w:t>
      </w:r>
      <w:proofErr w:type="spellStart"/>
      <w:r w:rsidR="00A9494A" w:rsidRPr="00C92B3D">
        <w:rPr>
          <w:rFonts w:ascii="Arial" w:hAnsi="Arial" w:cs="Arial"/>
          <w:sz w:val="28"/>
          <w:szCs w:val="28"/>
        </w:rPr>
        <w:t>kumunzwa</w:t>
      </w:r>
      <w:proofErr w:type="spellEnd"/>
      <w:r w:rsidR="00A9494A" w:rsidRPr="00C92B3D">
        <w:rPr>
          <w:rFonts w:ascii="Arial" w:hAnsi="Arial" w:cs="Arial"/>
          <w:sz w:val="28"/>
          <w:szCs w:val="28"/>
        </w:rPr>
        <w:t xml:space="preserve"> Amen </w:t>
      </w:r>
      <w:proofErr w:type="spellStart"/>
      <w:r w:rsidR="00A9494A" w:rsidRPr="00C92B3D">
        <w:rPr>
          <w:rFonts w:ascii="Arial" w:hAnsi="Arial" w:cs="Arial"/>
          <w:sz w:val="28"/>
          <w:szCs w:val="28"/>
        </w:rPr>
        <w:t>iyeye</w:t>
      </w:r>
      <w:proofErr w:type="spellEnd"/>
      <w:r w:rsidR="00C53C63" w:rsidRPr="00C92B3D">
        <w:rPr>
          <w:rFonts w:ascii="Arial" w:hAnsi="Arial" w:cs="Arial"/>
          <w:sz w:val="28"/>
          <w:szCs w:val="28"/>
        </w:rPr>
        <w:t>!</w:t>
      </w:r>
      <w:r w:rsidR="00EE40B0" w:rsidRPr="00C92B3D">
        <w:rPr>
          <w:rFonts w:ascii="Arial" w:hAnsi="Arial" w:cs="Arial"/>
          <w:sz w:val="28"/>
          <w:szCs w:val="28"/>
        </w:rPr>
        <w:t xml:space="preserve"> </w:t>
      </w:r>
      <w:r w:rsidR="00534101" w:rsidRPr="00534101">
        <w:rPr>
          <w:rFonts w:ascii="Arial" w:hAnsi="Arial" w:cs="Arial"/>
          <w:sz w:val="18"/>
          <w:szCs w:val="28"/>
        </w:rPr>
        <w:t xml:space="preserve">[Congregation says, “Amen.”] </w:t>
      </w:r>
      <w:r w:rsidR="00EE40B0" w:rsidRPr="00C92B3D">
        <w:rPr>
          <w:rFonts w:ascii="Arial" w:hAnsi="Arial" w:cs="Arial"/>
          <w:sz w:val="28"/>
          <w:szCs w:val="28"/>
        </w:rPr>
        <w:t xml:space="preserve">Handisi </w:t>
      </w:r>
      <w:proofErr w:type="spellStart"/>
      <w:r w:rsidR="00EE40B0" w:rsidRPr="00C92B3D">
        <w:rPr>
          <w:rFonts w:ascii="Arial" w:hAnsi="Arial" w:cs="Arial"/>
          <w:sz w:val="28"/>
          <w:szCs w:val="28"/>
        </w:rPr>
        <w:t>kumunzwa</w:t>
      </w:r>
      <w:proofErr w:type="spellEnd"/>
      <w:r w:rsidR="00EE40B0" w:rsidRPr="00C92B3D">
        <w:rPr>
          <w:rFonts w:ascii="Arial" w:hAnsi="Arial" w:cs="Arial"/>
          <w:sz w:val="28"/>
          <w:szCs w:val="28"/>
        </w:rPr>
        <w:t xml:space="preserve"> Amen </w:t>
      </w:r>
      <w:proofErr w:type="spellStart"/>
      <w:r w:rsidR="00EE40B0" w:rsidRPr="00C92B3D">
        <w:rPr>
          <w:rFonts w:ascii="Arial" w:hAnsi="Arial" w:cs="Arial"/>
          <w:sz w:val="28"/>
          <w:szCs w:val="28"/>
        </w:rPr>
        <w:t>iyeye</w:t>
      </w:r>
      <w:proofErr w:type="spellEnd"/>
      <w:r w:rsidR="00C53C63" w:rsidRPr="00C92B3D">
        <w:rPr>
          <w:rFonts w:ascii="Arial" w:hAnsi="Arial" w:cs="Arial"/>
          <w:sz w:val="28"/>
          <w:szCs w:val="28"/>
        </w:rPr>
        <w:t>.</w:t>
      </w:r>
      <w:r w:rsidR="00EE40B0" w:rsidRPr="00C92B3D">
        <w:rPr>
          <w:rFonts w:ascii="Arial" w:hAnsi="Arial" w:cs="Arial"/>
          <w:sz w:val="28"/>
          <w:szCs w:val="28"/>
        </w:rPr>
        <w:t xml:space="preserve"> </w:t>
      </w:r>
      <w:bookmarkStart w:id="83" w:name="_Hlk185413913"/>
      <w:r w:rsidR="00EE40B0" w:rsidRPr="0009121B">
        <w:rPr>
          <w:rFonts w:ascii="Arial" w:hAnsi="Arial" w:cs="Arial"/>
          <w:sz w:val="18"/>
          <w:szCs w:val="18"/>
        </w:rPr>
        <w:t xml:space="preserve">[Congregation </w:t>
      </w:r>
      <w:r w:rsidR="00063DA1" w:rsidRPr="0009121B">
        <w:rPr>
          <w:rFonts w:ascii="Arial" w:hAnsi="Arial" w:cs="Arial"/>
          <w:sz w:val="18"/>
          <w:szCs w:val="18"/>
        </w:rPr>
        <w:t>says, “</w:t>
      </w:r>
      <w:r w:rsidR="00EE40B0" w:rsidRPr="0009121B">
        <w:rPr>
          <w:rFonts w:ascii="Arial" w:hAnsi="Arial" w:cs="Arial"/>
          <w:sz w:val="18"/>
          <w:szCs w:val="18"/>
        </w:rPr>
        <w:t>Amen</w:t>
      </w:r>
      <w:r w:rsidR="00C53C63" w:rsidRPr="0009121B">
        <w:rPr>
          <w:rFonts w:ascii="Arial" w:hAnsi="Arial" w:cs="Arial"/>
          <w:sz w:val="18"/>
          <w:szCs w:val="18"/>
        </w:rPr>
        <w:t>!</w:t>
      </w:r>
      <w:r w:rsidR="00EE40B0" w:rsidRPr="0009121B">
        <w:rPr>
          <w:rFonts w:ascii="Arial" w:hAnsi="Arial" w:cs="Arial"/>
          <w:sz w:val="18"/>
          <w:szCs w:val="18"/>
        </w:rPr>
        <w:t>”]</w:t>
      </w:r>
      <w:r w:rsidR="006E3860" w:rsidRPr="00C92B3D">
        <w:rPr>
          <w:rFonts w:ascii="Arial" w:hAnsi="Arial" w:cs="Arial"/>
          <w:sz w:val="28"/>
          <w:szCs w:val="28"/>
        </w:rPr>
        <w:t xml:space="preserve"> </w:t>
      </w:r>
      <w:bookmarkEnd w:id="83"/>
      <w:r w:rsidR="0053272A" w:rsidRPr="00C92B3D">
        <w:rPr>
          <w:rFonts w:ascii="Arial" w:hAnsi="Arial" w:cs="Arial"/>
          <w:sz w:val="28"/>
          <w:szCs w:val="28"/>
        </w:rPr>
        <w:t xml:space="preserve">I want you to read verse 6 with understanding, </w:t>
      </w:r>
      <w:proofErr w:type="spellStart"/>
      <w:r w:rsidR="00984162" w:rsidRPr="00C92B3D">
        <w:rPr>
          <w:rFonts w:ascii="Arial" w:hAnsi="Arial" w:cs="Arial"/>
          <w:sz w:val="28"/>
          <w:szCs w:val="28"/>
        </w:rPr>
        <w:t>handei</w:t>
      </w:r>
      <w:proofErr w:type="spellEnd"/>
      <w:r w:rsidR="00984162" w:rsidRPr="00C92B3D">
        <w:rPr>
          <w:rFonts w:ascii="Arial" w:hAnsi="Arial" w:cs="Arial"/>
          <w:sz w:val="28"/>
          <w:szCs w:val="28"/>
        </w:rPr>
        <w:t xml:space="preserve"> ku verse 6 </w:t>
      </w:r>
      <w:proofErr w:type="spellStart"/>
      <w:r w:rsidR="00984162" w:rsidRPr="00C92B3D">
        <w:rPr>
          <w:rFonts w:ascii="Arial" w:hAnsi="Arial" w:cs="Arial"/>
          <w:sz w:val="28"/>
          <w:szCs w:val="28"/>
        </w:rPr>
        <w:t>tichi</w:t>
      </w:r>
      <w:proofErr w:type="spellEnd"/>
      <w:r w:rsidR="00984162" w:rsidRPr="00C92B3D">
        <w:rPr>
          <w:rFonts w:ascii="Arial" w:hAnsi="Arial" w:cs="Arial"/>
          <w:sz w:val="28"/>
          <w:szCs w:val="28"/>
        </w:rPr>
        <w:t xml:space="preserve"> </w:t>
      </w:r>
      <w:r w:rsidR="00984162" w:rsidRPr="00C92B3D">
        <w:rPr>
          <w:rFonts w:ascii="Arial" w:hAnsi="Arial" w:cs="Arial"/>
          <w:i/>
          <w:iCs/>
          <w:sz w:val="28"/>
          <w:szCs w:val="28"/>
        </w:rPr>
        <w:t xml:space="preserve">understand-a </w:t>
      </w:r>
      <w:proofErr w:type="spellStart"/>
      <w:r w:rsidR="007F4453" w:rsidRPr="00C92B3D">
        <w:rPr>
          <w:rFonts w:ascii="Arial" w:hAnsi="Arial" w:cs="Arial"/>
          <w:sz w:val="28"/>
          <w:szCs w:val="28"/>
        </w:rPr>
        <w:t>tese</w:t>
      </w:r>
      <w:proofErr w:type="spellEnd"/>
      <w:r w:rsidR="007F4453" w:rsidRPr="00C92B3D">
        <w:rPr>
          <w:rFonts w:ascii="Arial" w:hAnsi="Arial" w:cs="Arial"/>
          <w:sz w:val="28"/>
          <w:szCs w:val="28"/>
        </w:rPr>
        <w:t xml:space="preserve">, verse 6 </w:t>
      </w:r>
      <w:proofErr w:type="spellStart"/>
      <w:r w:rsidR="007F4453" w:rsidRPr="00C92B3D">
        <w:rPr>
          <w:rFonts w:ascii="Arial" w:hAnsi="Arial" w:cs="Arial"/>
          <w:sz w:val="28"/>
          <w:szCs w:val="28"/>
        </w:rPr>
        <w:t>hativerengei</w:t>
      </w:r>
      <w:proofErr w:type="spellEnd"/>
      <w:r w:rsidR="007F4453" w:rsidRPr="00C92B3D">
        <w:rPr>
          <w:rFonts w:ascii="Arial" w:hAnsi="Arial" w:cs="Arial"/>
          <w:sz w:val="28"/>
          <w:szCs w:val="28"/>
        </w:rPr>
        <w:t xml:space="preserve"> </w:t>
      </w:r>
      <w:proofErr w:type="spellStart"/>
      <w:r w:rsidR="007F4453" w:rsidRPr="00C92B3D">
        <w:rPr>
          <w:rFonts w:ascii="Arial" w:hAnsi="Arial" w:cs="Arial"/>
          <w:sz w:val="28"/>
          <w:szCs w:val="28"/>
        </w:rPr>
        <w:t>tese</w:t>
      </w:r>
      <w:proofErr w:type="spellEnd"/>
      <w:r w:rsidR="007F4453" w:rsidRPr="00C92B3D">
        <w:rPr>
          <w:rFonts w:ascii="Arial" w:hAnsi="Arial" w:cs="Arial"/>
          <w:sz w:val="28"/>
          <w:szCs w:val="28"/>
        </w:rPr>
        <w:t>.</w:t>
      </w:r>
      <w:r w:rsidR="000469AB">
        <w:rPr>
          <w:rFonts w:ascii="Arial" w:hAnsi="Arial" w:cs="Arial"/>
          <w:sz w:val="28"/>
          <w:szCs w:val="28"/>
        </w:rPr>
        <w:t xml:space="preserve"> </w:t>
      </w:r>
      <w:r w:rsidR="007F4453">
        <w:rPr>
          <w:rFonts w:ascii="Arial" w:hAnsi="Arial" w:cs="Arial"/>
          <w:sz w:val="28"/>
          <w:szCs w:val="28"/>
        </w:rPr>
        <w:t xml:space="preserve"> </w:t>
      </w:r>
    </w:p>
    <w:p w14:paraId="3F4AC2F7" w14:textId="5ABBE618" w:rsidR="007F4453" w:rsidRPr="0084223B" w:rsidRDefault="00575004" w:rsidP="0084223B">
      <w:pPr>
        <w:ind w:left="720"/>
        <w:jc w:val="both"/>
        <w:rPr>
          <w:rFonts w:ascii="Arial" w:hAnsi="Arial" w:cs="Arial"/>
          <w:i/>
          <w:iCs/>
          <w:sz w:val="28"/>
          <w:szCs w:val="28"/>
        </w:rPr>
      </w:pPr>
      <w:r w:rsidRPr="0084223B">
        <w:rPr>
          <w:rFonts w:ascii="Arial" w:hAnsi="Arial" w:cs="Arial"/>
          <w:i/>
          <w:iCs/>
          <w:sz w:val="28"/>
          <w:szCs w:val="28"/>
        </w:rPr>
        <w:t>And the Lord thy God will circumcise thine heart, and the heart of thy seed, to love the Lord thy God with all thine heart, and with all thy soul, that thou mayest live.</w:t>
      </w:r>
    </w:p>
    <w:p w14:paraId="54454456" w14:textId="48222C04" w:rsidR="00575004" w:rsidRPr="00575004" w:rsidRDefault="008D6614" w:rsidP="00EE1207">
      <w:pPr>
        <w:jc w:val="both"/>
        <w:rPr>
          <w:rFonts w:ascii="Arial" w:hAnsi="Arial" w:cs="Arial"/>
          <w:sz w:val="28"/>
          <w:szCs w:val="28"/>
        </w:rPr>
      </w:pPr>
      <w:r>
        <w:rPr>
          <w:rFonts w:ascii="Arial" w:hAnsi="Arial" w:cs="Arial"/>
          <w:sz w:val="28"/>
          <w:szCs w:val="28"/>
          <w:vertAlign w:val="superscript"/>
        </w:rPr>
        <w:t xml:space="preserve">192 </w:t>
      </w:r>
      <w:r w:rsidR="00534101" w:rsidRPr="00534101">
        <w:rPr>
          <w:rFonts w:ascii="Arial" w:hAnsi="Arial" w:cs="Arial"/>
          <w:sz w:val="18"/>
          <w:szCs w:val="28"/>
        </w:rPr>
        <w:t xml:space="preserve">[Congregation says, “Amen.”] </w:t>
      </w:r>
      <w:r w:rsidR="00416C30">
        <w:rPr>
          <w:rFonts w:ascii="Arial" w:hAnsi="Arial" w:cs="Arial"/>
          <w:sz w:val="28"/>
          <w:szCs w:val="28"/>
        </w:rPr>
        <w:t>Ndoda</w:t>
      </w:r>
      <w:r w:rsidR="00803120">
        <w:rPr>
          <w:rFonts w:ascii="Arial" w:hAnsi="Arial" w:cs="Arial"/>
          <w:sz w:val="28"/>
          <w:szCs w:val="28"/>
        </w:rPr>
        <w:t xml:space="preserve"> Amen </w:t>
      </w:r>
      <w:proofErr w:type="spellStart"/>
      <w:r w:rsidR="00803120">
        <w:rPr>
          <w:rFonts w:ascii="Arial" w:hAnsi="Arial" w:cs="Arial"/>
          <w:sz w:val="28"/>
          <w:szCs w:val="28"/>
        </w:rPr>
        <w:t>akadarika</w:t>
      </w:r>
      <w:proofErr w:type="spellEnd"/>
      <w:r w:rsidR="00803120">
        <w:rPr>
          <w:rFonts w:ascii="Arial" w:hAnsi="Arial" w:cs="Arial"/>
          <w:sz w:val="28"/>
          <w:szCs w:val="28"/>
        </w:rPr>
        <w:t xml:space="preserve"> Amen hama</w:t>
      </w:r>
      <w:r w:rsidR="007D1A50">
        <w:rPr>
          <w:rFonts w:ascii="Arial" w:hAnsi="Arial" w:cs="Arial"/>
          <w:sz w:val="28"/>
          <w:szCs w:val="28"/>
        </w:rPr>
        <w:t xml:space="preserve">! </w:t>
      </w:r>
      <w:r w:rsidR="00534101" w:rsidRPr="00534101">
        <w:rPr>
          <w:rFonts w:ascii="Arial" w:hAnsi="Arial" w:cs="Arial"/>
          <w:sz w:val="18"/>
          <w:szCs w:val="28"/>
        </w:rPr>
        <w:t xml:space="preserve">[Congregation says, “Amen.”] </w:t>
      </w:r>
      <w:r w:rsidR="00416C30">
        <w:rPr>
          <w:rFonts w:ascii="Arial" w:hAnsi="Arial" w:cs="Arial"/>
          <w:sz w:val="28"/>
          <w:szCs w:val="28"/>
        </w:rPr>
        <w:t>Ndoda</w:t>
      </w:r>
      <w:r w:rsidR="00803120">
        <w:rPr>
          <w:rFonts w:ascii="Arial" w:hAnsi="Arial" w:cs="Arial"/>
          <w:sz w:val="28"/>
          <w:szCs w:val="28"/>
        </w:rPr>
        <w:t xml:space="preserve"> Amen </w:t>
      </w:r>
      <w:proofErr w:type="spellStart"/>
      <w:r w:rsidR="00416C30">
        <w:rPr>
          <w:rFonts w:ascii="Arial" w:hAnsi="Arial" w:cs="Arial"/>
          <w:sz w:val="28"/>
          <w:szCs w:val="28"/>
        </w:rPr>
        <w:t>akadarika</w:t>
      </w:r>
      <w:proofErr w:type="spellEnd"/>
      <w:r w:rsidR="00416C30">
        <w:rPr>
          <w:rFonts w:ascii="Arial" w:hAnsi="Arial" w:cs="Arial"/>
          <w:sz w:val="28"/>
          <w:szCs w:val="28"/>
        </w:rPr>
        <w:t xml:space="preserve"> ipapo</w:t>
      </w:r>
      <w:r w:rsidR="007D1A50">
        <w:rPr>
          <w:rFonts w:ascii="Arial" w:hAnsi="Arial" w:cs="Arial"/>
          <w:sz w:val="28"/>
          <w:szCs w:val="28"/>
        </w:rPr>
        <w:t>!</w:t>
      </w:r>
      <w:r w:rsidR="00ED3510">
        <w:rPr>
          <w:rFonts w:ascii="Arial" w:hAnsi="Arial" w:cs="Arial"/>
          <w:sz w:val="28"/>
          <w:szCs w:val="28"/>
        </w:rPr>
        <w:t xml:space="preserve"> </w:t>
      </w:r>
      <w:r w:rsidR="00534101" w:rsidRPr="00534101">
        <w:rPr>
          <w:rFonts w:ascii="Arial" w:hAnsi="Arial" w:cs="Arial"/>
          <w:sz w:val="18"/>
          <w:szCs w:val="28"/>
        </w:rPr>
        <w:t xml:space="preserve">[Congregation says, “Amen.”] </w:t>
      </w:r>
      <w:r w:rsidR="00ED3510">
        <w:rPr>
          <w:rFonts w:ascii="Arial" w:hAnsi="Arial" w:cs="Arial"/>
          <w:sz w:val="28"/>
          <w:szCs w:val="28"/>
        </w:rPr>
        <w:t xml:space="preserve">Ameni </w:t>
      </w:r>
      <w:proofErr w:type="spellStart"/>
      <w:r w:rsidR="00ED3510">
        <w:rPr>
          <w:rFonts w:ascii="Arial" w:hAnsi="Arial" w:cs="Arial"/>
          <w:sz w:val="28"/>
          <w:szCs w:val="28"/>
        </w:rPr>
        <w:t>iyeye</w:t>
      </w:r>
      <w:proofErr w:type="spellEnd"/>
      <w:r w:rsidR="00ED3510">
        <w:rPr>
          <w:rFonts w:ascii="Arial" w:hAnsi="Arial" w:cs="Arial"/>
          <w:sz w:val="28"/>
          <w:szCs w:val="28"/>
        </w:rPr>
        <w:t xml:space="preserve"> </w:t>
      </w:r>
      <w:proofErr w:type="spellStart"/>
      <w:r w:rsidR="00ED3510">
        <w:rPr>
          <w:rFonts w:ascii="Arial" w:hAnsi="Arial" w:cs="Arial"/>
          <w:sz w:val="28"/>
          <w:szCs w:val="28"/>
        </w:rPr>
        <w:t>ngapfuure</w:t>
      </w:r>
      <w:proofErr w:type="spellEnd"/>
      <w:r w:rsidR="00ED3510">
        <w:rPr>
          <w:rFonts w:ascii="Arial" w:hAnsi="Arial" w:cs="Arial"/>
          <w:sz w:val="28"/>
          <w:szCs w:val="28"/>
        </w:rPr>
        <w:t xml:space="preserve"> </w:t>
      </w:r>
      <w:r w:rsidR="00571E9E">
        <w:rPr>
          <w:rFonts w:ascii="Arial" w:hAnsi="Arial" w:cs="Arial"/>
          <w:sz w:val="28"/>
          <w:szCs w:val="28"/>
        </w:rPr>
        <w:t>ipapo</w:t>
      </w:r>
      <w:r w:rsidR="00E049D6">
        <w:rPr>
          <w:rFonts w:ascii="Arial" w:hAnsi="Arial" w:cs="Arial"/>
          <w:sz w:val="28"/>
          <w:szCs w:val="28"/>
        </w:rPr>
        <w:t xml:space="preserve">! </w:t>
      </w:r>
      <w:r w:rsidR="00534101" w:rsidRPr="00534101">
        <w:rPr>
          <w:rFonts w:ascii="Arial" w:hAnsi="Arial" w:cs="Arial"/>
          <w:sz w:val="18"/>
          <w:szCs w:val="28"/>
        </w:rPr>
        <w:t xml:space="preserve">[Congregation says, “Amen.”] </w:t>
      </w:r>
      <w:r w:rsidR="00416C30">
        <w:rPr>
          <w:rFonts w:ascii="Arial" w:hAnsi="Arial" w:cs="Arial"/>
          <w:sz w:val="28"/>
          <w:szCs w:val="28"/>
        </w:rPr>
        <w:t xml:space="preserve"> </w:t>
      </w:r>
    </w:p>
    <w:p w14:paraId="08FAB68C" w14:textId="3D8C1B9A" w:rsidR="00A7193D" w:rsidRDefault="00CC3C78" w:rsidP="00EE1207">
      <w:pPr>
        <w:jc w:val="both"/>
        <w:rPr>
          <w:rFonts w:ascii="Arial" w:hAnsi="Arial" w:cs="Arial"/>
          <w:sz w:val="28"/>
          <w:szCs w:val="28"/>
        </w:rPr>
      </w:pPr>
      <w:r>
        <w:rPr>
          <w:rFonts w:ascii="Arial" w:hAnsi="Arial" w:cs="Arial"/>
          <w:sz w:val="28"/>
          <w:szCs w:val="28"/>
          <w:vertAlign w:val="superscript"/>
        </w:rPr>
        <w:t xml:space="preserve">193 </w:t>
      </w:r>
      <w:r w:rsidR="00571E9E">
        <w:rPr>
          <w:rFonts w:ascii="Arial" w:hAnsi="Arial" w:cs="Arial"/>
          <w:sz w:val="28"/>
          <w:szCs w:val="28"/>
        </w:rPr>
        <w:t>Hanzi, ‘</w:t>
      </w:r>
      <w:proofErr w:type="spellStart"/>
      <w:r w:rsidR="00C8147B">
        <w:rPr>
          <w:rFonts w:ascii="Arial" w:hAnsi="Arial" w:cs="Arial"/>
          <w:sz w:val="28"/>
          <w:szCs w:val="28"/>
        </w:rPr>
        <w:t>ndichadzingisa</w:t>
      </w:r>
      <w:proofErr w:type="spellEnd"/>
      <w:r w:rsidR="00C8147B">
        <w:rPr>
          <w:rFonts w:ascii="Arial" w:hAnsi="Arial" w:cs="Arial"/>
          <w:sz w:val="28"/>
          <w:szCs w:val="28"/>
        </w:rPr>
        <w:t xml:space="preserve"> moyo wako</w:t>
      </w:r>
      <w:r w:rsidR="00C6364C">
        <w:rPr>
          <w:rFonts w:ascii="Arial" w:hAnsi="Arial" w:cs="Arial"/>
          <w:sz w:val="28"/>
          <w:szCs w:val="28"/>
        </w:rPr>
        <w:t>,</w:t>
      </w:r>
      <w:r w:rsidR="00C8147B">
        <w:rPr>
          <w:rFonts w:ascii="Arial" w:hAnsi="Arial" w:cs="Arial"/>
          <w:sz w:val="28"/>
          <w:szCs w:val="28"/>
        </w:rPr>
        <w:t xml:space="preserve"> nemoyo </w:t>
      </w:r>
      <w:proofErr w:type="spellStart"/>
      <w:r w:rsidR="00C8147B">
        <w:rPr>
          <w:rFonts w:ascii="Arial" w:hAnsi="Arial" w:cs="Arial"/>
          <w:sz w:val="28"/>
          <w:szCs w:val="28"/>
        </w:rPr>
        <w:t>wevana</w:t>
      </w:r>
      <w:proofErr w:type="spellEnd"/>
      <w:r w:rsidR="00C8147B">
        <w:rPr>
          <w:rFonts w:ascii="Arial" w:hAnsi="Arial" w:cs="Arial"/>
          <w:sz w:val="28"/>
          <w:szCs w:val="28"/>
        </w:rPr>
        <w:t xml:space="preserve"> </w:t>
      </w:r>
      <w:proofErr w:type="spellStart"/>
      <w:r w:rsidR="00C8147B">
        <w:rPr>
          <w:rFonts w:ascii="Arial" w:hAnsi="Arial" w:cs="Arial"/>
          <w:sz w:val="28"/>
          <w:szCs w:val="28"/>
        </w:rPr>
        <w:t>vani</w:t>
      </w:r>
      <w:proofErr w:type="spellEnd"/>
      <w:r w:rsidR="00C8147B">
        <w:rPr>
          <w:rFonts w:ascii="Arial" w:hAnsi="Arial" w:cs="Arial"/>
          <w:sz w:val="28"/>
          <w:szCs w:val="28"/>
        </w:rPr>
        <w:t xml:space="preserve">? </w:t>
      </w:r>
      <w:r w:rsidR="00C8147B" w:rsidRPr="00063BA0">
        <w:rPr>
          <w:rFonts w:ascii="Arial" w:hAnsi="Arial" w:cs="Arial"/>
          <w:sz w:val="18"/>
          <w:szCs w:val="18"/>
        </w:rPr>
        <w:t xml:space="preserve">[Congregation </w:t>
      </w:r>
      <w:r w:rsidR="00063DA1" w:rsidRPr="00063BA0">
        <w:rPr>
          <w:rFonts w:ascii="Arial" w:hAnsi="Arial" w:cs="Arial"/>
          <w:sz w:val="18"/>
          <w:szCs w:val="18"/>
        </w:rPr>
        <w:t>says, “</w:t>
      </w:r>
      <w:r w:rsidR="00C8147B" w:rsidRPr="00063BA0">
        <w:rPr>
          <w:rFonts w:ascii="Arial" w:hAnsi="Arial" w:cs="Arial"/>
          <w:sz w:val="18"/>
          <w:szCs w:val="18"/>
        </w:rPr>
        <w:t>vako.”]</w:t>
      </w:r>
      <w:r w:rsidR="00C8147B">
        <w:rPr>
          <w:rFonts w:ascii="Arial" w:hAnsi="Arial" w:cs="Arial"/>
          <w:sz w:val="28"/>
          <w:szCs w:val="28"/>
        </w:rPr>
        <w:t xml:space="preserve"> </w:t>
      </w:r>
      <w:r w:rsidR="00055FB0">
        <w:rPr>
          <w:rFonts w:ascii="Arial" w:hAnsi="Arial" w:cs="Arial"/>
          <w:sz w:val="28"/>
          <w:szCs w:val="28"/>
        </w:rPr>
        <w:t xml:space="preserve">Kuti </w:t>
      </w:r>
      <w:proofErr w:type="spellStart"/>
      <w:r w:rsidR="00055FB0">
        <w:rPr>
          <w:rFonts w:ascii="Arial" w:hAnsi="Arial" w:cs="Arial"/>
          <w:sz w:val="28"/>
          <w:szCs w:val="28"/>
        </w:rPr>
        <w:t>mude</w:t>
      </w:r>
      <w:proofErr w:type="spellEnd"/>
      <w:r w:rsidR="00055FB0">
        <w:rPr>
          <w:rFonts w:ascii="Arial" w:hAnsi="Arial" w:cs="Arial"/>
          <w:sz w:val="28"/>
          <w:szCs w:val="28"/>
        </w:rPr>
        <w:t xml:space="preserve"> Mwari nemoyo ye…?</w:t>
      </w:r>
      <w:r w:rsidR="0098063A">
        <w:rPr>
          <w:rFonts w:ascii="Arial" w:hAnsi="Arial" w:cs="Arial"/>
          <w:sz w:val="28"/>
          <w:szCs w:val="28"/>
        </w:rPr>
        <w:t xml:space="preserve">’ </w:t>
      </w:r>
      <w:r w:rsidR="00055FB0" w:rsidRPr="00063BA0">
        <w:rPr>
          <w:rFonts w:ascii="Arial" w:hAnsi="Arial" w:cs="Arial"/>
          <w:sz w:val="18"/>
          <w:szCs w:val="18"/>
        </w:rPr>
        <w:t xml:space="preserve">[Congregation </w:t>
      </w:r>
      <w:r w:rsidR="00063DA1" w:rsidRPr="00063BA0">
        <w:rPr>
          <w:rFonts w:ascii="Arial" w:hAnsi="Arial" w:cs="Arial"/>
          <w:sz w:val="18"/>
          <w:szCs w:val="18"/>
        </w:rPr>
        <w:t>says, “</w:t>
      </w:r>
      <w:proofErr w:type="spellStart"/>
      <w:r w:rsidR="00055FB0" w:rsidRPr="00063BA0">
        <w:rPr>
          <w:rFonts w:ascii="Arial" w:hAnsi="Arial" w:cs="Arial"/>
          <w:sz w:val="18"/>
          <w:szCs w:val="18"/>
        </w:rPr>
        <w:t>yese</w:t>
      </w:r>
      <w:proofErr w:type="spellEnd"/>
      <w:r w:rsidR="00055FB0" w:rsidRPr="00063BA0">
        <w:rPr>
          <w:rFonts w:ascii="Arial" w:hAnsi="Arial" w:cs="Arial"/>
          <w:sz w:val="18"/>
          <w:szCs w:val="18"/>
        </w:rPr>
        <w:t>/yedu.”]</w:t>
      </w:r>
      <w:r w:rsidR="0098063A" w:rsidRPr="00063BA0">
        <w:rPr>
          <w:rFonts w:ascii="Arial" w:hAnsi="Arial" w:cs="Arial"/>
          <w:sz w:val="18"/>
          <w:szCs w:val="18"/>
        </w:rPr>
        <w:t xml:space="preserve"> </w:t>
      </w:r>
      <w:r w:rsidR="00BE5A46">
        <w:rPr>
          <w:rFonts w:ascii="Arial" w:hAnsi="Arial" w:cs="Arial"/>
          <w:sz w:val="28"/>
          <w:szCs w:val="28"/>
        </w:rPr>
        <w:t xml:space="preserve">Brother </w:t>
      </w:r>
      <w:proofErr w:type="spellStart"/>
      <w:r w:rsidR="00BE5A46">
        <w:rPr>
          <w:rFonts w:ascii="Arial" w:hAnsi="Arial" w:cs="Arial"/>
          <w:sz w:val="28"/>
          <w:szCs w:val="28"/>
        </w:rPr>
        <w:t>ukada</w:t>
      </w:r>
      <w:proofErr w:type="spellEnd"/>
      <w:r w:rsidR="00BE5A46">
        <w:rPr>
          <w:rFonts w:ascii="Arial" w:hAnsi="Arial" w:cs="Arial"/>
          <w:sz w:val="28"/>
          <w:szCs w:val="28"/>
        </w:rPr>
        <w:t xml:space="preserve"> Mwari, </w:t>
      </w:r>
      <w:r w:rsidR="0098063A">
        <w:rPr>
          <w:rFonts w:ascii="Arial" w:hAnsi="Arial" w:cs="Arial"/>
          <w:sz w:val="28"/>
          <w:szCs w:val="28"/>
        </w:rPr>
        <w:t>“…</w:t>
      </w:r>
      <w:r w:rsidR="00BE5A46">
        <w:rPr>
          <w:rFonts w:ascii="Arial" w:hAnsi="Arial" w:cs="Arial"/>
          <w:sz w:val="28"/>
          <w:szCs w:val="28"/>
        </w:rPr>
        <w:t>to them that love God all things</w:t>
      </w:r>
      <w:r w:rsidR="00823A61">
        <w:rPr>
          <w:rFonts w:ascii="Arial" w:hAnsi="Arial" w:cs="Arial"/>
          <w:sz w:val="28"/>
          <w:szCs w:val="28"/>
        </w:rPr>
        <w:t xml:space="preserve"> </w:t>
      </w:r>
      <w:r w:rsidR="00531A6D">
        <w:rPr>
          <w:rFonts w:ascii="Arial" w:hAnsi="Arial" w:cs="Arial"/>
          <w:sz w:val="28"/>
          <w:szCs w:val="28"/>
        </w:rPr>
        <w:t>work together for</w:t>
      </w:r>
      <w:r w:rsidR="0098063A">
        <w:rPr>
          <w:rFonts w:ascii="Arial" w:hAnsi="Arial" w:cs="Arial"/>
          <w:sz w:val="28"/>
          <w:szCs w:val="28"/>
        </w:rPr>
        <w:t>…</w:t>
      </w:r>
      <w:r w:rsidR="00531A6D">
        <w:rPr>
          <w:rFonts w:ascii="Arial" w:hAnsi="Arial" w:cs="Arial"/>
          <w:sz w:val="28"/>
          <w:szCs w:val="28"/>
        </w:rPr>
        <w:t>?</w:t>
      </w:r>
      <w:r w:rsidR="00300D0A">
        <w:rPr>
          <w:rFonts w:ascii="Arial" w:hAnsi="Arial" w:cs="Arial"/>
          <w:sz w:val="28"/>
          <w:szCs w:val="28"/>
        </w:rPr>
        <w:t xml:space="preserve">” </w:t>
      </w:r>
      <w:r w:rsidR="00531A6D" w:rsidRPr="00063BA0">
        <w:rPr>
          <w:rFonts w:ascii="Arial" w:hAnsi="Arial" w:cs="Arial"/>
          <w:sz w:val="18"/>
          <w:szCs w:val="18"/>
        </w:rPr>
        <w:t xml:space="preserve">[Congregation </w:t>
      </w:r>
      <w:r w:rsidR="00063DA1" w:rsidRPr="00063BA0">
        <w:rPr>
          <w:rFonts w:ascii="Arial" w:hAnsi="Arial" w:cs="Arial"/>
          <w:sz w:val="18"/>
          <w:szCs w:val="18"/>
        </w:rPr>
        <w:t>says, “</w:t>
      </w:r>
      <w:r w:rsidR="00531A6D" w:rsidRPr="00063BA0">
        <w:rPr>
          <w:rFonts w:ascii="Arial" w:hAnsi="Arial" w:cs="Arial"/>
          <w:sz w:val="18"/>
          <w:szCs w:val="18"/>
        </w:rPr>
        <w:t>for good.”]</w:t>
      </w:r>
      <w:r w:rsidR="00300D0A">
        <w:rPr>
          <w:rFonts w:ascii="Arial" w:hAnsi="Arial" w:cs="Arial"/>
          <w:sz w:val="28"/>
          <w:szCs w:val="28"/>
        </w:rPr>
        <w:t xml:space="preserve"> </w:t>
      </w:r>
      <w:r w:rsidR="00BA2577">
        <w:rPr>
          <w:rFonts w:ascii="Arial" w:hAnsi="Arial" w:cs="Arial"/>
          <w:sz w:val="28"/>
          <w:szCs w:val="28"/>
        </w:rPr>
        <w:t>“…to them that</w:t>
      </w:r>
      <w:r w:rsidR="00522556">
        <w:rPr>
          <w:rFonts w:ascii="Arial" w:hAnsi="Arial" w:cs="Arial"/>
          <w:sz w:val="28"/>
          <w:szCs w:val="28"/>
        </w:rPr>
        <w:t xml:space="preserve">…” </w:t>
      </w:r>
      <w:r w:rsidR="00BA2577">
        <w:rPr>
          <w:rFonts w:ascii="Arial" w:hAnsi="Arial" w:cs="Arial"/>
          <w:sz w:val="28"/>
          <w:szCs w:val="28"/>
        </w:rPr>
        <w:t>what</w:t>
      </w:r>
      <w:r w:rsidR="00522556">
        <w:rPr>
          <w:rFonts w:ascii="Arial" w:hAnsi="Arial" w:cs="Arial"/>
          <w:sz w:val="28"/>
          <w:szCs w:val="28"/>
        </w:rPr>
        <w:t xml:space="preserve">? </w:t>
      </w:r>
      <w:r w:rsidR="00BA2577" w:rsidRPr="00063BA0">
        <w:rPr>
          <w:rFonts w:ascii="Arial" w:hAnsi="Arial" w:cs="Arial"/>
          <w:sz w:val="18"/>
          <w:szCs w:val="18"/>
        </w:rPr>
        <w:t xml:space="preserve">[Congregation </w:t>
      </w:r>
      <w:r w:rsidR="00063DA1" w:rsidRPr="00063BA0">
        <w:rPr>
          <w:rFonts w:ascii="Arial" w:hAnsi="Arial" w:cs="Arial"/>
          <w:sz w:val="18"/>
          <w:szCs w:val="18"/>
        </w:rPr>
        <w:t>says, “</w:t>
      </w:r>
      <w:r w:rsidR="00EC46D0" w:rsidRPr="00063BA0">
        <w:rPr>
          <w:rFonts w:ascii="Arial" w:hAnsi="Arial" w:cs="Arial"/>
          <w:sz w:val="18"/>
          <w:szCs w:val="18"/>
        </w:rPr>
        <w:t>…</w:t>
      </w:r>
      <w:r w:rsidR="00BA2577" w:rsidRPr="00063BA0">
        <w:rPr>
          <w:rFonts w:ascii="Arial" w:hAnsi="Arial" w:cs="Arial"/>
          <w:sz w:val="18"/>
          <w:szCs w:val="18"/>
        </w:rPr>
        <w:t>love God</w:t>
      </w:r>
      <w:r w:rsidR="00EC46D0" w:rsidRPr="00063BA0">
        <w:rPr>
          <w:rFonts w:ascii="Arial" w:hAnsi="Arial" w:cs="Arial"/>
          <w:sz w:val="18"/>
          <w:szCs w:val="18"/>
        </w:rPr>
        <w:t>..</w:t>
      </w:r>
      <w:r w:rsidR="00BA2577" w:rsidRPr="00063BA0">
        <w:rPr>
          <w:rFonts w:ascii="Arial" w:hAnsi="Arial" w:cs="Arial"/>
          <w:sz w:val="18"/>
          <w:szCs w:val="18"/>
        </w:rPr>
        <w:t>.”]</w:t>
      </w:r>
      <w:r w:rsidR="00522556">
        <w:rPr>
          <w:rFonts w:ascii="Arial" w:hAnsi="Arial" w:cs="Arial"/>
          <w:sz w:val="28"/>
          <w:szCs w:val="28"/>
        </w:rPr>
        <w:t xml:space="preserve"> “…to them t</w:t>
      </w:r>
      <w:r w:rsidR="009A552A">
        <w:rPr>
          <w:rFonts w:ascii="Arial" w:hAnsi="Arial" w:cs="Arial"/>
          <w:sz w:val="28"/>
          <w:szCs w:val="28"/>
        </w:rPr>
        <w:t>hat…?</w:t>
      </w:r>
      <w:r w:rsidR="00522556">
        <w:rPr>
          <w:rFonts w:ascii="Arial" w:hAnsi="Arial" w:cs="Arial"/>
          <w:sz w:val="28"/>
          <w:szCs w:val="28"/>
        </w:rPr>
        <w:t>”</w:t>
      </w:r>
      <w:r w:rsidR="009A552A">
        <w:rPr>
          <w:rFonts w:ascii="Arial" w:hAnsi="Arial" w:cs="Arial"/>
          <w:sz w:val="28"/>
          <w:szCs w:val="28"/>
        </w:rPr>
        <w:t xml:space="preserve"> </w:t>
      </w:r>
      <w:r w:rsidR="009A552A" w:rsidRPr="00063BA0">
        <w:rPr>
          <w:rFonts w:ascii="Arial" w:hAnsi="Arial" w:cs="Arial"/>
          <w:sz w:val="18"/>
          <w:szCs w:val="18"/>
        </w:rPr>
        <w:t xml:space="preserve">[Congregation </w:t>
      </w:r>
      <w:r w:rsidR="00063DA1" w:rsidRPr="00063BA0">
        <w:rPr>
          <w:rFonts w:ascii="Arial" w:hAnsi="Arial" w:cs="Arial"/>
          <w:sz w:val="18"/>
          <w:szCs w:val="18"/>
        </w:rPr>
        <w:t>says, “</w:t>
      </w:r>
      <w:r w:rsidR="005E24DE" w:rsidRPr="00063BA0">
        <w:rPr>
          <w:rFonts w:ascii="Arial" w:hAnsi="Arial" w:cs="Arial"/>
          <w:sz w:val="18"/>
          <w:szCs w:val="18"/>
        </w:rPr>
        <w:t>love God</w:t>
      </w:r>
      <w:r w:rsidR="009A552A" w:rsidRPr="00063BA0">
        <w:rPr>
          <w:rFonts w:ascii="Arial" w:hAnsi="Arial" w:cs="Arial"/>
          <w:sz w:val="18"/>
          <w:szCs w:val="18"/>
        </w:rPr>
        <w:t>.”]</w:t>
      </w:r>
      <w:r w:rsidR="00D9327F">
        <w:rPr>
          <w:rFonts w:ascii="Arial" w:hAnsi="Arial" w:cs="Arial"/>
          <w:sz w:val="28"/>
          <w:szCs w:val="28"/>
        </w:rPr>
        <w:t xml:space="preserve"> Handisi </w:t>
      </w:r>
      <w:proofErr w:type="spellStart"/>
      <w:r w:rsidR="00D9327F">
        <w:rPr>
          <w:rFonts w:ascii="Arial" w:hAnsi="Arial" w:cs="Arial"/>
          <w:sz w:val="28"/>
          <w:szCs w:val="28"/>
        </w:rPr>
        <w:t>kunzwa</w:t>
      </w:r>
      <w:proofErr w:type="spellEnd"/>
      <w:r w:rsidR="00D9327F">
        <w:rPr>
          <w:rFonts w:ascii="Arial" w:hAnsi="Arial" w:cs="Arial"/>
          <w:sz w:val="28"/>
          <w:szCs w:val="28"/>
        </w:rPr>
        <w:t xml:space="preserve">, </w:t>
      </w:r>
      <w:r w:rsidR="00433F3C">
        <w:rPr>
          <w:rFonts w:ascii="Arial" w:hAnsi="Arial" w:cs="Arial"/>
          <w:sz w:val="28"/>
          <w:szCs w:val="28"/>
        </w:rPr>
        <w:t>“</w:t>
      </w:r>
      <w:r w:rsidR="00D9327F">
        <w:rPr>
          <w:rFonts w:ascii="Arial" w:hAnsi="Arial" w:cs="Arial"/>
          <w:sz w:val="28"/>
          <w:szCs w:val="28"/>
        </w:rPr>
        <w:t>to them that…</w:t>
      </w:r>
      <w:r w:rsidR="00433F3C">
        <w:rPr>
          <w:rFonts w:ascii="Arial" w:hAnsi="Arial" w:cs="Arial"/>
          <w:sz w:val="28"/>
          <w:szCs w:val="28"/>
        </w:rPr>
        <w:t xml:space="preserve">?” </w:t>
      </w:r>
      <w:r w:rsidR="00433F3C" w:rsidRPr="00063BA0">
        <w:rPr>
          <w:rFonts w:ascii="Arial" w:hAnsi="Arial" w:cs="Arial"/>
          <w:sz w:val="18"/>
          <w:szCs w:val="18"/>
        </w:rPr>
        <w:t xml:space="preserve">[Congregation </w:t>
      </w:r>
      <w:r w:rsidR="00063DA1" w:rsidRPr="00063BA0">
        <w:rPr>
          <w:rFonts w:ascii="Arial" w:hAnsi="Arial" w:cs="Arial"/>
          <w:sz w:val="18"/>
          <w:szCs w:val="18"/>
        </w:rPr>
        <w:t>says, “</w:t>
      </w:r>
      <w:r w:rsidR="00B639E1" w:rsidRPr="00063BA0">
        <w:rPr>
          <w:rFonts w:ascii="Arial" w:hAnsi="Arial" w:cs="Arial"/>
          <w:sz w:val="18"/>
          <w:szCs w:val="18"/>
        </w:rPr>
        <w:t>love God</w:t>
      </w:r>
      <w:r w:rsidR="00433F3C" w:rsidRPr="00063BA0">
        <w:rPr>
          <w:rFonts w:ascii="Arial" w:hAnsi="Arial" w:cs="Arial"/>
          <w:sz w:val="18"/>
          <w:szCs w:val="18"/>
        </w:rPr>
        <w:t>.”]</w:t>
      </w:r>
      <w:r w:rsidR="00B639E1">
        <w:rPr>
          <w:rFonts w:ascii="Arial" w:hAnsi="Arial" w:cs="Arial"/>
          <w:sz w:val="28"/>
          <w:szCs w:val="28"/>
        </w:rPr>
        <w:t xml:space="preserve"> Muri </w:t>
      </w:r>
      <w:proofErr w:type="spellStart"/>
      <w:r w:rsidR="00B639E1">
        <w:rPr>
          <w:rFonts w:ascii="Arial" w:hAnsi="Arial" w:cs="Arial"/>
          <w:sz w:val="28"/>
          <w:szCs w:val="28"/>
        </w:rPr>
        <w:t>kupanzwisis</w:t>
      </w:r>
      <w:r w:rsidR="002A03F8">
        <w:rPr>
          <w:rFonts w:ascii="Arial" w:hAnsi="Arial" w:cs="Arial"/>
          <w:sz w:val="28"/>
          <w:szCs w:val="28"/>
        </w:rPr>
        <w:t>a</w:t>
      </w:r>
      <w:proofErr w:type="spellEnd"/>
      <w:r w:rsidR="002A03F8">
        <w:rPr>
          <w:rFonts w:ascii="Arial" w:hAnsi="Arial" w:cs="Arial"/>
          <w:sz w:val="28"/>
          <w:szCs w:val="28"/>
        </w:rPr>
        <w:t xml:space="preserve"> ipapo, </w:t>
      </w:r>
      <w:r w:rsidR="002A03F8" w:rsidRPr="00063BA0">
        <w:rPr>
          <w:rFonts w:ascii="Arial" w:hAnsi="Arial" w:cs="Arial"/>
          <w:sz w:val="18"/>
          <w:szCs w:val="18"/>
        </w:rPr>
        <w:t xml:space="preserve">[Congregation </w:t>
      </w:r>
      <w:r w:rsidR="00063DA1" w:rsidRPr="00063BA0">
        <w:rPr>
          <w:rFonts w:ascii="Arial" w:hAnsi="Arial" w:cs="Arial"/>
          <w:sz w:val="18"/>
          <w:szCs w:val="18"/>
        </w:rPr>
        <w:t>says, “</w:t>
      </w:r>
      <w:r w:rsidR="002A03F8" w:rsidRPr="00063BA0">
        <w:rPr>
          <w:rFonts w:ascii="Arial" w:hAnsi="Arial" w:cs="Arial"/>
          <w:sz w:val="18"/>
          <w:szCs w:val="18"/>
        </w:rPr>
        <w:t>Amen.”]</w:t>
      </w:r>
    </w:p>
    <w:p w14:paraId="5E9CE29D" w14:textId="6DBE0E10" w:rsidR="002A03F8" w:rsidRDefault="00627AFD" w:rsidP="00EE1207">
      <w:pPr>
        <w:jc w:val="both"/>
        <w:rPr>
          <w:rFonts w:ascii="Arial" w:hAnsi="Arial" w:cs="Arial"/>
          <w:sz w:val="28"/>
          <w:szCs w:val="28"/>
        </w:rPr>
      </w:pPr>
      <w:r>
        <w:rPr>
          <w:rFonts w:ascii="Arial" w:hAnsi="Arial" w:cs="Arial"/>
          <w:sz w:val="28"/>
          <w:szCs w:val="28"/>
          <w:vertAlign w:val="superscript"/>
        </w:rPr>
        <w:t xml:space="preserve">194 </w:t>
      </w:r>
      <w:r w:rsidR="00C37308">
        <w:rPr>
          <w:rFonts w:ascii="Arial" w:hAnsi="Arial" w:cs="Arial"/>
          <w:sz w:val="28"/>
          <w:szCs w:val="28"/>
        </w:rPr>
        <w:t xml:space="preserve">Ida Shoko </w:t>
      </w:r>
      <w:r w:rsidR="004E66B7">
        <w:rPr>
          <w:rFonts w:ascii="Arial" w:hAnsi="Arial" w:cs="Arial"/>
          <w:sz w:val="28"/>
          <w:szCs w:val="28"/>
        </w:rPr>
        <w:t xml:space="preserve">raMwari naMwari </w:t>
      </w:r>
      <w:r w:rsidR="00534101" w:rsidRPr="00534101">
        <w:rPr>
          <w:rFonts w:ascii="Arial" w:hAnsi="Arial" w:cs="Arial"/>
          <w:sz w:val="18"/>
          <w:szCs w:val="28"/>
        </w:rPr>
        <w:t xml:space="preserve">[Congregation says, “Amen,”] </w:t>
      </w:r>
      <w:r w:rsidR="004E66B7">
        <w:rPr>
          <w:rFonts w:ascii="Arial" w:hAnsi="Arial" w:cs="Arial"/>
          <w:sz w:val="28"/>
          <w:szCs w:val="28"/>
        </w:rPr>
        <w:t xml:space="preserve">nemoyo wako we…? </w:t>
      </w:r>
      <w:r w:rsidR="00D11401" w:rsidRPr="00063BA0">
        <w:rPr>
          <w:rFonts w:ascii="Arial" w:hAnsi="Arial" w:cs="Arial"/>
          <w:sz w:val="18"/>
          <w:szCs w:val="18"/>
        </w:rPr>
        <w:t xml:space="preserve">[Congregation </w:t>
      </w:r>
      <w:r w:rsidR="00063DA1" w:rsidRPr="00063BA0">
        <w:rPr>
          <w:rFonts w:ascii="Arial" w:hAnsi="Arial" w:cs="Arial"/>
          <w:sz w:val="18"/>
          <w:szCs w:val="18"/>
        </w:rPr>
        <w:t>says, “</w:t>
      </w:r>
      <w:r w:rsidR="009F4368" w:rsidRPr="00063BA0">
        <w:rPr>
          <w:rFonts w:ascii="Arial" w:hAnsi="Arial" w:cs="Arial"/>
          <w:sz w:val="18"/>
          <w:szCs w:val="18"/>
        </w:rPr>
        <w:t>wese.</w:t>
      </w:r>
      <w:r w:rsidR="00D11401" w:rsidRPr="00063BA0">
        <w:rPr>
          <w:rFonts w:ascii="Arial" w:hAnsi="Arial" w:cs="Arial"/>
          <w:sz w:val="18"/>
          <w:szCs w:val="18"/>
        </w:rPr>
        <w:t>”]</w:t>
      </w:r>
    </w:p>
    <w:p w14:paraId="1443143F" w14:textId="75B07DD5" w:rsidR="00BD10E2" w:rsidRDefault="00627AFD" w:rsidP="00EE1207">
      <w:pPr>
        <w:jc w:val="both"/>
        <w:rPr>
          <w:rFonts w:ascii="Arial" w:hAnsi="Arial" w:cs="Arial"/>
          <w:sz w:val="28"/>
          <w:szCs w:val="28"/>
        </w:rPr>
      </w:pPr>
      <w:r>
        <w:rPr>
          <w:rFonts w:ascii="Arial" w:hAnsi="Arial" w:cs="Arial"/>
          <w:sz w:val="28"/>
          <w:szCs w:val="28"/>
          <w:vertAlign w:val="superscript"/>
        </w:rPr>
        <w:t xml:space="preserve">195 </w:t>
      </w:r>
      <w:r w:rsidR="009F4368">
        <w:rPr>
          <w:rFonts w:ascii="Arial" w:hAnsi="Arial" w:cs="Arial"/>
          <w:sz w:val="28"/>
          <w:szCs w:val="28"/>
        </w:rPr>
        <w:t xml:space="preserve">Hakuna </w:t>
      </w:r>
      <w:proofErr w:type="spellStart"/>
      <w:r w:rsidR="009F4368">
        <w:rPr>
          <w:rFonts w:ascii="Arial" w:hAnsi="Arial" w:cs="Arial"/>
          <w:sz w:val="28"/>
          <w:szCs w:val="28"/>
        </w:rPr>
        <w:t>chausingagone</w:t>
      </w:r>
      <w:proofErr w:type="spellEnd"/>
      <w:r w:rsidR="009F4368">
        <w:rPr>
          <w:rFonts w:ascii="Arial" w:hAnsi="Arial" w:cs="Arial"/>
          <w:sz w:val="28"/>
          <w:szCs w:val="28"/>
        </w:rPr>
        <w:t xml:space="preserve"> kuita panyika pano</w:t>
      </w:r>
      <w:r w:rsidR="00FA1721">
        <w:rPr>
          <w:rFonts w:ascii="Arial" w:hAnsi="Arial" w:cs="Arial"/>
          <w:sz w:val="28"/>
          <w:szCs w:val="28"/>
        </w:rPr>
        <w:t>,</w:t>
      </w:r>
      <w:r w:rsidR="009F4368">
        <w:rPr>
          <w:rFonts w:ascii="Arial" w:hAnsi="Arial" w:cs="Arial"/>
          <w:sz w:val="28"/>
          <w:szCs w:val="28"/>
        </w:rPr>
        <w:t xml:space="preserve"> </w:t>
      </w:r>
      <w:r w:rsidR="00FA1721">
        <w:rPr>
          <w:rFonts w:ascii="Arial" w:hAnsi="Arial" w:cs="Arial"/>
          <w:sz w:val="28"/>
          <w:szCs w:val="28"/>
        </w:rPr>
        <w:t xml:space="preserve">brother </w:t>
      </w:r>
      <w:proofErr w:type="spellStart"/>
      <w:r w:rsidR="00FA1721">
        <w:rPr>
          <w:rFonts w:ascii="Arial" w:hAnsi="Arial" w:cs="Arial"/>
          <w:sz w:val="28"/>
          <w:szCs w:val="28"/>
        </w:rPr>
        <w:t>kukumbira</w:t>
      </w:r>
      <w:proofErr w:type="spellEnd"/>
      <w:r w:rsidR="00FA1721">
        <w:rPr>
          <w:rFonts w:ascii="Arial" w:hAnsi="Arial" w:cs="Arial"/>
          <w:sz w:val="28"/>
          <w:szCs w:val="28"/>
        </w:rPr>
        <w:t xml:space="preserve"> kwatiri kui</w:t>
      </w:r>
      <w:r w:rsidR="00B63A96">
        <w:rPr>
          <w:rFonts w:ascii="Arial" w:hAnsi="Arial" w:cs="Arial"/>
          <w:sz w:val="28"/>
          <w:szCs w:val="28"/>
        </w:rPr>
        <w:t>ta Mwar</w:t>
      </w:r>
      <w:r w:rsidR="00C74C50">
        <w:rPr>
          <w:rFonts w:ascii="Arial" w:hAnsi="Arial" w:cs="Arial"/>
          <w:sz w:val="28"/>
          <w:szCs w:val="28"/>
        </w:rPr>
        <w:t xml:space="preserve">i </w:t>
      </w:r>
      <w:proofErr w:type="spellStart"/>
      <w:r w:rsidR="00BD25F2">
        <w:rPr>
          <w:rFonts w:ascii="Arial" w:hAnsi="Arial" w:cs="Arial"/>
          <w:sz w:val="28"/>
          <w:szCs w:val="28"/>
        </w:rPr>
        <w:t>to</w:t>
      </w:r>
      <w:r w:rsidR="0006720F">
        <w:rPr>
          <w:rFonts w:ascii="Arial" w:hAnsi="Arial" w:cs="Arial"/>
          <w:sz w:val="28"/>
          <w:szCs w:val="28"/>
        </w:rPr>
        <w:t>d</w:t>
      </w:r>
      <w:r w:rsidR="00BD25F2">
        <w:rPr>
          <w:rFonts w:ascii="Arial" w:hAnsi="Arial" w:cs="Arial"/>
          <w:sz w:val="28"/>
          <w:szCs w:val="28"/>
        </w:rPr>
        <w:t>a</w:t>
      </w:r>
      <w:proofErr w:type="spellEnd"/>
      <w:r w:rsidR="00BD25F2">
        <w:rPr>
          <w:rFonts w:ascii="Arial" w:hAnsi="Arial" w:cs="Arial"/>
          <w:sz w:val="28"/>
          <w:szCs w:val="28"/>
        </w:rPr>
        <w:t xml:space="preserve"> ku</w:t>
      </w:r>
      <w:r w:rsidR="00ED17B1">
        <w:rPr>
          <w:rFonts w:ascii="Arial" w:hAnsi="Arial" w:cs="Arial"/>
          <w:sz w:val="28"/>
          <w:szCs w:val="28"/>
        </w:rPr>
        <w:t xml:space="preserve">ti nzvimbo ino </w:t>
      </w:r>
      <w:proofErr w:type="spellStart"/>
      <w:r w:rsidR="00ED17B1">
        <w:rPr>
          <w:rFonts w:ascii="Arial" w:hAnsi="Arial" w:cs="Arial"/>
          <w:sz w:val="28"/>
          <w:szCs w:val="28"/>
        </w:rPr>
        <w:t>ii</w:t>
      </w:r>
      <w:r w:rsidR="0006720F">
        <w:rPr>
          <w:rFonts w:ascii="Arial" w:hAnsi="Arial" w:cs="Arial"/>
          <w:sz w:val="28"/>
          <w:szCs w:val="28"/>
        </w:rPr>
        <w:t>te</w:t>
      </w:r>
      <w:proofErr w:type="spellEnd"/>
      <w:r w:rsidR="00ED17B1">
        <w:rPr>
          <w:rFonts w:ascii="Arial" w:hAnsi="Arial" w:cs="Arial"/>
          <w:sz w:val="28"/>
          <w:szCs w:val="28"/>
        </w:rPr>
        <w:t xml:space="preserve"> </w:t>
      </w:r>
      <w:proofErr w:type="spellStart"/>
      <w:proofErr w:type="gramStart"/>
      <w:r w:rsidR="00ED17B1">
        <w:rPr>
          <w:rFonts w:ascii="Arial" w:hAnsi="Arial" w:cs="Arial"/>
          <w:sz w:val="28"/>
          <w:szCs w:val="28"/>
        </w:rPr>
        <w:t>co</w:t>
      </w:r>
      <w:r w:rsidR="00D40C05">
        <w:rPr>
          <w:rFonts w:ascii="Arial" w:hAnsi="Arial" w:cs="Arial"/>
          <w:sz w:val="28"/>
          <w:szCs w:val="28"/>
        </w:rPr>
        <w:t>..iii..</w:t>
      </w:r>
      <w:proofErr w:type="gramEnd"/>
      <w:r w:rsidR="00701FF5">
        <w:rPr>
          <w:rFonts w:ascii="Arial" w:hAnsi="Arial" w:cs="Arial"/>
          <w:sz w:val="28"/>
          <w:szCs w:val="28"/>
        </w:rPr>
        <w:t>commercial</w:t>
      </w:r>
      <w:proofErr w:type="spellEnd"/>
      <w:r w:rsidR="00BF7042">
        <w:rPr>
          <w:rFonts w:ascii="Arial" w:hAnsi="Arial" w:cs="Arial"/>
          <w:sz w:val="28"/>
          <w:szCs w:val="28"/>
        </w:rPr>
        <w:t>, we are doing this for the glory of God</w:t>
      </w:r>
      <w:r w:rsidR="00FC0C10">
        <w:rPr>
          <w:rFonts w:ascii="Arial" w:hAnsi="Arial" w:cs="Arial"/>
          <w:sz w:val="28"/>
          <w:szCs w:val="28"/>
        </w:rPr>
        <w:t>.</w:t>
      </w:r>
      <w:r w:rsidR="00381D04">
        <w:rPr>
          <w:rFonts w:ascii="Arial" w:hAnsi="Arial" w:cs="Arial"/>
          <w:sz w:val="28"/>
          <w:szCs w:val="28"/>
        </w:rPr>
        <w:t xml:space="preserve"> </w:t>
      </w:r>
      <w:r w:rsidR="00534101" w:rsidRPr="00534101">
        <w:rPr>
          <w:rFonts w:ascii="Arial" w:hAnsi="Arial" w:cs="Arial"/>
          <w:sz w:val="18"/>
          <w:szCs w:val="28"/>
        </w:rPr>
        <w:t xml:space="preserve">[Congregation says, “Amen.”] </w:t>
      </w:r>
      <w:r w:rsidR="00FC0C10">
        <w:rPr>
          <w:rFonts w:ascii="Arial" w:hAnsi="Arial" w:cs="Arial"/>
          <w:sz w:val="28"/>
          <w:szCs w:val="28"/>
        </w:rPr>
        <w:t>E</w:t>
      </w:r>
      <w:r w:rsidR="00381D04">
        <w:rPr>
          <w:rFonts w:ascii="Arial" w:hAnsi="Arial" w:cs="Arial"/>
          <w:sz w:val="28"/>
          <w:szCs w:val="28"/>
        </w:rPr>
        <w:t xml:space="preserve">nde </w:t>
      </w:r>
      <w:proofErr w:type="spellStart"/>
      <w:r w:rsidR="00381D04">
        <w:rPr>
          <w:rFonts w:ascii="Arial" w:hAnsi="Arial" w:cs="Arial"/>
          <w:sz w:val="28"/>
          <w:szCs w:val="28"/>
        </w:rPr>
        <w:t>hazvisi</w:t>
      </w:r>
      <w:proofErr w:type="spellEnd"/>
      <w:r w:rsidR="00381D04">
        <w:rPr>
          <w:rFonts w:ascii="Arial" w:hAnsi="Arial" w:cs="Arial"/>
          <w:sz w:val="28"/>
          <w:szCs w:val="28"/>
        </w:rPr>
        <w:t xml:space="preserve"> </w:t>
      </w:r>
      <w:proofErr w:type="spellStart"/>
      <w:r w:rsidR="00381D04">
        <w:rPr>
          <w:rFonts w:ascii="Arial" w:hAnsi="Arial" w:cs="Arial"/>
          <w:sz w:val="28"/>
          <w:szCs w:val="28"/>
        </w:rPr>
        <w:t>ku</w:t>
      </w:r>
      <w:r w:rsidR="005C0C48">
        <w:rPr>
          <w:rFonts w:ascii="Arial" w:hAnsi="Arial" w:cs="Arial"/>
          <w:sz w:val="28"/>
          <w:szCs w:val="28"/>
        </w:rPr>
        <w:t>zoitirwa</w:t>
      </w:r>
      <w:proofErr w:type="spellEnd"/>
      <w:r w:rsidR="005C0C48">
        <w:rPr>
          <w:rFonts w:ascii="Arial" w:hAnsi="Arial" w:cs="Arial"/>
          <w:sz w:val="28"/>
          <w:szCs w:val="28"/>
        </w:rPr>
        <w:t xml:space="preserve"> </w:t>
      </w:r>
      <w:proofErr w:type="spellStart"/>
      <w:r w:rsidR="005C0C48">
        <w:rPr>
          <w:rFonts w:ascii="Arial" w:hAnsi="Arial" w:cs="Arial"/>
          <w:sz w:val="28"/>
          <w:szCs w:val="28"/>
        </w:rPr>
        <w:t>isusu</w:t>
      </w:r>
      <w:proofErr w:type="spellEnd"/>
      <w:r w:rsidR="005C0C48">
        <w:rPr>
          <w:rFonts w:ascii="Arial" w:hAnsi="Arial" w:cs="Arial"/>
          <w:sz w:val="28"/>
          <w:szCs w:val="28"/>
        </w:rPr>
        <w:t xml:space="preserve"> </w:t>
      </w:r>
      <w:proofErr w:type="spellStart"/>
      <w:r w:rsidR="005C0C48">
        <w:rPr>
          <w:rFonts w:ascii="Arial" w:hAnsi="Arial" w:cs="Arial"/>
          <w:sz w:val="28"/>
          <w:szCs w:val="28"/>
        </w:rPr>
        <w:t>chete</w:t>
      </w:r>
      <w:proofErr w:type="spellEnd"/>
      <w:r w:rsidR="005C0C48">
        <w:rPr>
          <w:rFonts w:ascii="Arial" w:hAnsi="Arial" w:cs="Arial"/>
          <w:sz w:val="28"/>
          <w:szCs w:val="28"/>
        </w:rPr>
        <w:t xml:space="preserve"> nema offsprings e…? </w:t>
      </w:r>
      <w:r w:rsidR="005C0C48" w:rsidRPr="00063BA0">
        <w:rPr>
          <w:rFonts w:ascii="Arial" w:hAnsi="Arial" w:cs="Arial"/>
          <w:sz w:val="18"/>
          <w:szCs w:val="18"/>
        </w:rPr>
        <w:t xml:space="preserve">[Congregation </w:t>
      </w:r>
      <w:r w:rsidR="00063DA1" w:rsidRPr="00063BA0">
        <w:rPr>
          <w:rFonts w:ascii="Arial" w:hAnsi="Arial" w:cs="Arial"/>
          <w:sz w:val="18"/>
          <w:szCs w:val="18"/>
        </w:rPr>
        <w:t>says, “</w:t>
      </w:r>
      <w:r w:rsidR="005C0C48" w:rsidRPr="00063BA0">
        <w:rPr>
          <w:rFonts w:ascii="Arial" w:hAnsi="Arial" w:cs="Arial"/>
          <w:sz w:val="18"/>
          <w:szCs w:val="18"/>
        </w:rPr>
        <w:t>edu.”]</w:t>
      </w:r>
      <w:r w:rsidR="00D268C3" w:rsidRPr="00063BA0">
        <w:rPr>
          <w:rFonts w:ascii="Arial" w:hAnsi="Arial" w:cs="Arial"/>
          <w:sz w:val="18"/>
          <w:szCs w:val="18"/>
        </w:rPr>
        <w:t xml:space="preserve"> </w:t>
      </w:r>
      <w:proofErr w:type="spellStart"/>
      <w:r w:rsidR="00D268C3">
        <w:rPr>
          <w:rFonts w:ascii="Arial" w:hAnsi="Arial" w:cs="Arial"/>
          <w:sz w:val="28"/>
          <w:szCs w:val="28"/>
        </w:rPr>
        <w:t>Nevamwe</w:t>
      </w:r>
      <w:proofErr w:type="spellEnd"/>
      <w:r w:rsidR="00D268C3">
        <w:rPr>
          <w:rFonts w:ascii="Arial" w:hAnsi="Arial" w:cs="Arial"/>
          <w:sz w:val="28"/>
          <w:szCs w:val="28"/>
        </w:rPr>
        <w:t xml:space="preserve"> </w:t>
      </w:r>
      <w:proofErr w:type="spellStart"/>
      <w:r w:rsidR="00D268C3">
        <w:rPr>
          <w:rFonts w:ascii="Arial" w:hAnsi="Arial" w:cs="Arial"/>
          <w:sz w:val="28"/>
          <w:szCs w:val="28"/>
        </w:rPr>
        <w:t>vatisiri</w:t>
      </w:r>
      <w:proofErr w:type="spellEnd"/>
      <w:r w:rsidR="00D268C3">
        <w:rPr>
          <w:rFonts w:ascii="Arial" w:hAnsi="Arial" w:cs="Arial"/>
          <w:sz w:val="28"/>
          <w:szCs w:val="28"/>
        </w:rPr>
        <w:t xml:space="preserve"> </w:t>
      </w:r>
      <w:proofErr w:type="spellStart"/>
      <w:r w:rsidR="00D268C3">
        <w:rPr>
          <w:rFonts w:ascii="Arial" w:hAnsi="Arial" w:cs="Arial"/>
          <w:sz w:val="28"/>
          <w:szCs w:val="28"/>
        </w:rPr>
        <w:t>kuzi</w:t>
      </w:r>
      <w:proofErr w:type="spellEnd"/>
      <w:r w:rsidR="00D268C3">
        <w:rPr>
          <w:rFonts w:ascii="Arial" w:hAnsi="Arial" w:cs="Arial"/>
          <w:sz w:val="28"/>
          <w:szCs w:val="28"/>
        </w:rPr>
        <w:t xml:space="preserve">…? </w:t>
      </w:r>
      <w:r w:rsidR="00D268C3" w:rsidRPr="00063BA0">
        <w:rPr>
          <w:rFonts w:ascii="Arial" w:hAnsi="Arial" w:cs="Arial"/>
          <w:sz w:val="18"/>
          <w:szCs w:val="18"/>
        </w:rPr>
        <w:t xml:space="preserve">[Congregation </w:t>
      </w:r>
      <w:r w:rsidR="00063DA1" w:rsidRPr="00063BA0">
        <w:rPr>
          <w:rFonts w:ascii="Arial" w:hAnsi="Arial" w:cs="Arial"/>
          <w:sz w:val="18"/>
          <w:szCs w:val="18"/>
        </w:rPr>
        <w:t>says, “</w:t>
      </w:r>
      <w:r w:rsidR="00D268C3" w:rsidRPr="00063BA0">
        <w:rPr>
          <w:rFonts w:ascii="Arial" w:hAnsi="Arial" w:cs="Arial"/>
          <w:sz w:val="18"/>
          <w:szCs w:val="18"/>
        </w:rPr>
        <w:t>kuziva.”]</w:t>
      </w:r>
      <w:r w:rsidR="00D268C3">
        <w:rPr>
          <w:rFonts w:ascii="Arial" w:hAnsi="Arial" w:cs="Arial"/>
          <w:sz w:val="28"/>
          <w:szCs w:val="28"/>
        </w:rPr>
        <w:t xml:space="preserve"> </w:t>
      </w:r>
      <w:proofErr w:type="spellStart"/>
      <w:r w:rsidR="003424DF">
        <w:rPr>
          <w:rFonts w:ascii="Arial" w:hAnsi="Arial" w:cs="Arial"/>
          <w:sz w:val="28"/>
          <w:szCs w:val="28"/>
        </w:rPr>
        <w:t>Vanorambirei</w:t>
      </w:r>
      <w:proofErr w:type="spellEnd"/>
      <w:r w:rsidR="003424DF">
        <w:rPr>
          <w:rFonts w:ascii="Arial" w:hAnsi="Arial" w:cs="Arial"/>
          <w:sz w:val="28"/>
          <w:szCs w:val="28"/>
        </w:rPr>
        <w:t xml:space="preserve"> Mwari, tiri </w:t>
      </w:r>
      <w:proofErr w:type="spellStart"/>
      <w:r w:rsidR="003424DF">
        <w:rPr>
          <w:rFonts w:ascii="Arial" w:hAnsi="Arial" w:cs="Arial"/>
          <w:sz w:val="28"/>
          <w:szCs w:val="28"/>
        </w:rPr>
        <w:t>kuda</w:t>
      </w:r>
      <w:proofErr w:type="spellEnd"/>
      <w:r w:rsidR="003424DF">
        <w:rPr>
          <w:rFonts w:ascii="Arial" w:hAnsi="Arial" w:cs="Arial"/>
          <w:sz w:val="28"/>
          <w:szCs w:val="28"/>
        </w:rPr>
        <w:t xml:space="preserve"> </w:t>
      </w:r>
      <w:proofErr w:type="spellStart"/>
      <w:r w:rsidR="003424DF">
        <w:rPr>
          <w:rFonts w:ascii="Arial" w:hAnsi="Arial" w:cs="Arial"/>
          <w:sz w:val="28"/>
          <w:szCs w:val="28"/>
        </w:rPr>
        <w:t>mari</w:t>
      </w:r>
      <w:proofErr w:type="spellEnd"/>
      <w:r w:rsidR="003424DF">
        <w:rPr>
          <w:rFonts w:ascii="Arial" w:hAnsi="Arial" w:cs="Arial"/>
          <w:sz w:val="28"/>
          <w:szCs w:val="28"/>
        </w:rPr>
        <w:t xml:space="preserve"> </w:t>
      </w:r>
      <w:proofErr w:type="spellStart"/>
      <w:r w:rsidR="003424DF">
        <w:rPr>
          <w:rFonts w:ascii="Arial" w:hAnsi="Arial" w:cs="Arial"/>
          <w:sz w:val="28"/>
          <w:szCs w:val="28"/>
        </w:rPr>
        <w:t>yekuvaka</w:t>
      </w:r>
      <w:proofErr w:type="spellEnd"/>
      <w:r w:rsidR="003424DF">
        <w:rPr>
          <w:rFonts w:ascii="Arial" w:hAnsi="Arial" w:cs="Arial"/>
          <w:sz w:val="28"/>
          <w:szCs w:val="28"/>
        </w:rPr>
        <w:t xml:space="preserve"> ma</w:t>
      </w:r>
      <w:r w:rsidR="00FC0C10">
        <w:rPr>
          <w:rFonts w:ascii="Arial" w:hAnsi="Arial" w:cs="Arial"/>
          <w:sz w:val="28"/>
          <w:szCs w:val="28"/>
        </w:rPr>
        <w:t xml:space="preserve"> </w:t>
      </w:r>
      <w:r w:rsidR="00C1347F">
        <w:rPr>
          <w:rFonts w:ascii="Arial" w:hAnsi="Arial" w:cs="Arial"/>
          <w:sz w:val="28"/>
          <w:szCs w:val="28"/>
        </w:rPr>
        <w:lastRenderedPageBreak/>
        <w:t>church</w:t>
      </w:r>
      <w:r w:rsidR="00FC0C10">
        <w:rPr>
          <w:rFonts w:ascii="Arial" w:hAnsi="Arial" w:cs="Arial"/>
          <w:sz w:val="28"/>
          <w:szCs w:val="28"/>
        </w:rPr>
        <w:t>,</w:t>
      </w:r>
      <w:r w:rsidR="00C1347F">
        <w:rPr>
          <w:rFonts w:ascii="Arial" w:hAnsi="Arial" w:cs="Arial"/>
          <w:sz w:val="28"/>
          <w:szCs w:val="28"/>
        </w:rPr>
        <w:t xml:space="preserve"> </w:t>
      </w:r>
      <w:proofErr w:type="spellStart"/>
      <w:r w:rsidR="00C1347F">
        <w:rPr>
          <w:rFonts w:ascii="Arial" w:hAnsi="Arial" w:cs="Arial"/>
          <w:sz w:val="28"/>
          <w:szCs w:val="28"/>
        </w:rPr>
        <w:t>achasara</w:t>
      </w:r>
      <w:proofErr w:type="spellEnd"/>
      <w:r w:rsidR="00C1347F">
        <w:rPr>
          <w:rFonts w:ascii="Arial" w:hAnsi="Arial" w:cs="Arial"/>
          <w:sz w:val="28"/>
          <w:szCs w:val="28"/>
        </w:rPr>
        <w:t xml:space="preserve"> </w:t>
      </w:r>
      <w:proofErr w:type="spellStart"/>
      <w:r w:rsidR="00C1347F">
        <w:rPr>
          <w:rFonts w:ascii="Arial" w:hAnsi="Arial" w:cs="Arial"/>
          <w:sz w:val="28"/>
          <w:szCs w:val="28"/>
        </w:rPr>
        <w:t>achipindwa</w:t>
      </w:r>
      <w:proofErr w:type="spellEnd"/>
      <w:r w:rsidR="00C1347F">
        <w:rPr>
          <w:rFonts w:ascii="Arial" w:hAnsi="Arial" w:cs="Arial"/>
          <w:sz w:val="28"/>
          <w:szCs w:val="28"/>
        </w:rPr>
        <w:t xml:space="preserve"> </w:t>
      </w:r>
      <w:proofErr w:type="spellStart"/>
      <w:r w:rsidR="00C1347F">
        <w:rPr>
          <w:rFonts w:ascii="Arial" w:hAnsi="Arial" w:cs="Arial"/>
          <w:sz w:val="28"/>
          <w:szCs w:val="28"/>
        </w:rPr>
        <w:t>nevanhu</w:t>
      </w:r>
      <w:proofErr w:type="spellEnd"/>
      <w:r w:rsidR="00C1347F">
        <w:rPr>
          <w:rFonts w:ascii="Arial" w:hAnsi="Arial" w:cs="Arial"/>
          <w:sz w:val="28"/>
          <w:szCs w:val="28"/>
        </w:rPr>
        <w:t xml:space="preserve"> isu </w:t>
      </w:r>
      <w:proofErr w:type="spellStart"/>
      <w:r w:rsidR="00C1347F">
        <w:rPr>
          <w:rFonts w:ascii="Arial" w:hAnsi="Arial" w:cs="Arial"/>
          <w:sz w:val="28"/>
          <w:szCs w:val="28"/>
        </w:rPr>
        <w:t>tafa</w:t>
      </w:r>
      <w:proofErr w:type="spellEnd"/>
      <w:r w:rsidR="005B2C77">
        <w:rPr>
          <w:rFonts w:ascii="Arial" w:hAnsi="Arial" w:cs="Arial"/>
          <w:sz w:val="28"/>
          <w:szCs w:val="28"/>
        </w:rPr>
        <w:t xml:space="preserve"> </w:t>
      </w:r>
      <w:r w:rsidR="00534101" w:rsidRPr="00534101">
        <w:rPr>
          <w:rFonts w:ascii="Arial" w:hAnsi="Arial" w:cs="Arial"/>
          <w:sz w:val="18"/>
          <w:szCs w:val="28"/>
        </w:rPr>
        <w:t xml:space="preserve">[Congregation says, “mmm.”] </w:t>
      </w:r>
      <w:r w:rsidR="005B2C77">
        <w:rPr>
          <w:rFonts w:ascii="Arial" w:hAnsi="Arial" w:cs="Arial"/>
          <w:sz w:val="28"/>
          <w:szCs w:val="28"/>
        </w:rPr>
        <w:t>There is no way God can stan</w:t>
      </w:r>
      <w:r w:rsidR="003E445F">
        <w:rPr>
          <w:rFonts w:ascii="Arial" w:hAnsi="Arial" w:cs="Arial"/>
          <w:sz w:val="28"/>
          <w:szCs w:val="28"/>
        </w:rPr>
        <w:t xml:space="preserve">d in our way </w:t>
      </w:r>
      <w:r w:rsidR="00534101" w:rsidRPr="00534101">
        <w:rPr>
          <w:rFonts w:ascii="Arial" w:hAnsi="Arial" w:cs="Arial"/>
          <w:sz w:val="18"/>
          <w:szCs w:val="28"/>
        </w:rPr>
        <w:t xml:space="preserve">[Congregation says, “Amen,”] </w:t>
      </w:r>
      <w:r w:rsidR="003E445F">
        <w:rPr>
          <w:rFonts w:ascii="Arial" w:hAnsi="Arial" w:cs="Arial"/>
          <w:sz w:val="28"/>
          <w:szCs w:val="28"/>
        </w:rPr>
        <w:t xml:space="preserve">but vane character </w:t>
      </w:r>
      <w:proofErr w:type="spellStart"/>
      <w:r w:rsidR="00BD10E2">
        <w:rPr>
          <w:rFonts w:ascii="Arial" w:hAnsi="Arial" w:cs="Arial"/>
          <w:sz w:val="28"/>
          <w:szCs w:val="28"/>
        </w:rPr>
        <w:t>yavanoda</w:t>
      </w:r>
      <w:proofErr w:type="spellEnd"/>
      <w:r w:rsidR="00BD10E2">
        <w:rPr>
          <w:rFonts w:ascii="Arial" w:hAnsi="Arial" w:cs="Arial"/>
          <w:sz w:val="28"/>
          <w:szCs w:val="28"/>
        </w:rPr>
        <w:t xml:space="preserve"> </w:t>
      </w:r>
      <w:proofErr w:type="spellStart"/>
      <w:r w:rsidR="00BD10E2">
        <w:rPr>
          <w:rFonts w:ascii="Arial" w:hAnsi="Arial" w:cs="Arial"/>
          <w:sz w:val="28"/>
          <w:szCs w:val="28"/>
        </w:rPr>
        <w:t>kuisa</w:t>
      </w:r>
      <w:proofErr w:type="spellEnd"/>
      <w:r w:rsidR="00BD10E2">
        <w:rPr>
          <w:rFonts w:ascii="Arial" w:hAnsi="Arial" w:cs="Arial"/>
          <w:sz w:val="28"/>
          <w:szCs w:val="28"/>
        </w:rPr>
        <w:t xml:space="preserve"> </w:t>
      </w:r>
      <w:proofErr w:type="spellStart"/>
      <w:r w:rsidR="00BD10E2">
        <w:rPr>
          <w:rFonts w:ascii="Arial" w:hAnsi="Arial" w:cs="Arial"/>
          <w:sz w:val="28"/>
          <w:szCs w:val="28"/>
        </w:rPr>
        <w:t>pauri</w:t>
      </w:r>
      <w:proofErr w:type="spellEnd"/>
      <w:r w:rsidR="00063BA0">
        <w:rPr>
          <w:rFonts w:ascii="Arial" w:hAnsi="Arial" w:cs="Arial"/>
          <w:sz w:val="28"/>
          <w:szCs w:val="28"/>
        </w:rPr>
        <w:t>.</w:t>
      </w:r>
      <w:r w:rsidR="00BD10E2">
        <w:rPr>
          <w:rFonts w:ascii="Arial" w:hAnsi="Arial" w:cs="Arial"/>
          <w:sz w:val="28"/>
          <w:szCs w:val="28"/>
        </w:rPr>
        <w:t xml:space="preserve"> </w:t>
      </w:r>
      <w:r w:rsidR="00BD10E2" w:rsidRPr="003E1BCA">
        <w:rPr>
          <w:rFonts w:ascii="Arial" w:hAnsi="Arial" w:cs="Arial"/>
          <w:sz w:val="18"/>
          <w:szCs w:val="18"/>
        </w:rPr>
        <w:t xml:space="preserve">[Congregation </w:t>
      </w:r>
      <w:r w:rsidR="00063DA1" w:rsidRPr="003E1BCA">
        <w:rPr>
          <w:rFonts w:ascii="Arial" w:hAnsi="Arial" w:cs="Arial"/>
          <w:sz w:val="18"/>
          <w:szCs w:val="18"/>
        </w:rPr>
        <w:t>says, “</w:t>
      </w:r>
      <w:r w:rsidR="00BD10E2" w:rsidRPr="003E1BCA">
        <w:rPr>
          <w:rFonts w:ascii="Arial" w:hAnsi="Arial" w:cs="Arial"/>
          <w:sz w:val="18"/>
          <w:szCs w:val="18"/>
        </w:rPr>
        <w:t>mmm.”]</w:t>
      </w:r>
    </w:p>
    <w:p w14:paraId="6973F457" w14:textId="476AFBFE" w:rsidR="00D26E9E" w:rsidRDefault="00627AFD" w:rsidP="00EE1207">
      <w:pPr>
        <w:jc w:val="both"/>
        <w:rPr>
          <w:rFonts w:ascii="Arial" w:hAnsi="Arial" w:cs="Arial"/>
          <w:sz w:val="28"/>
          <w:szCs w:val="28"/>
        </w:rPr>
      </w:pPr>
      <w:r>
        <w:rPr>
          <w:rFonts w:ascii="Arial" w:hAnsi="Arial" w:cs="Arial"/>
          <w:sz w:val="28"/>
          <w:szCs w:val="28"/>
          <w:vertAlign w:val="superscript"/>
        </w:rPr>
        <w:t xml:space="preserve">196 </w:t>
      </w:r>
      <w:proofErr w:type="spellStart"/>
      <w:r w:rsidR="00BD10E2">
        <w:rPr>
          <w:rFonts w:ascii="Arial" w:hAnsi="Arial" w:cs="Arial"/>
          <w:sz w:val="28"/>
          <w:szCs w:val="28"/>
        </w:rPr>
        <w:t>Hati</w:t>
      </w:r>
      <w:r w:rsidR="0011633F">
        <w:rPr>
          <w:rFonts w:ascii="Arial" w:hAnsi="Arial" w:cs="Arial"/>
          <w:sz w:val="28"/>
          <w:szCs w:val="28"/>
        </w:rPr>
        <w:t>chemerei</w:t>
      </w:r>
      <w:proofErr w:type="spellEnd"/>
      <w:r w:rsidR="0011633F">
        <w:rPr>
          <w:rFonts w:ascii="Arial" w:hAnsi="Arial" w:cs="Arial"/>
          <w:sz w:val="28"/>
          <w:szCs w:val="28"/>
        </w:rPr>
        <w:t xml:space="preserve"> character iyoyo </w:t>
      </w:r>
      <w:proofErr w:type="spellStart"/>
      <w:r w:rsidR="0011633F">
        <w:rPr>
          <w:rFonts w:ascii="Arial" w:hAnsi="Arial" w:cs="Arial"/>
          <w:sz w:val="28"/>
          <w:szCs w:val="28"/>
        </w:rPr>
        <w:t>manheru</w:t>
      </w:r>
      <w:proofErr w:type="spellEnd"/>
      <w:r w:rsidR="0011633F">
        <w:rPr>
          <w:rFonts w:ascii="Arial" w:hAnsi="Arial" w:cs="Arial"/>
          <w:sz w:val="28"/>
          <w:szCs w:val="28"/>
        </w:rPr>
        <w:t xml:space="preserve"> </w:t>
      </w:r>
      <w:proofErr w:type="spellStart"/>
      <w:r w:rsidR="0011633F">
        <w:rPr>
          <w:rFonts w:ascii="Arial" w:hAnsi="Arial" w:cs="Arial"/>
          <w:sz w:val="28"/>
          <w:szCs w:val="28"/>
        </w:rPr>
        <w:t>ano</w:t>
      </w:r>
      <w:proofErr w:type="spellEnd"/>
      <w:r w:rsidR="00FC0C10">
        <w:rPr>
          <w:rFonts w:ascii="Arial" w:hAnsi="Arial" w:cs="Arial"/>
          <w:sz w:val="28"/>
          <w:szCs w:val="28"/>
        </w:rPr>
        <w:t>.</w:t>
      </w:r>
      <w:r w:rsidR="0011633F">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56508">
        <w:rPr>
          <w:rFonts w:ascii="Arial" w:hAnsi="Arial" w:cs="Arial"/>
          <w:sz w:val="28"/>
          <w:szCs w:val="28"/>
        </w:rPr>
        <w:t>Handei</w:t>
      </w:r>
      <w:proofErr w:type="spellEnd"/>
      <w:r w:rsidR="00056508">
        <w:rPr>
          <w:rFonts w:ascii="Arial" w:hAnsi="Arial" w:cs="Arial"/>
          <w:sz w:val="28"/>
          <w:szCs w:val="28"/>
        </w:rPr>
        <w:t xml:space="preserve"> mberi </w:t>
      </w:r>
      <w:proofErr w:type="spellStart"/>
      <w:r w:rsidR="00056508">
        <w:rPr>
          <w:rFonts w:ascii="Arial" w:hAnsi="Arial" w:cs="Arial"/>
          <w:sz w:val="28"/>
          <w:szCs w:val="28"/>
        </w:rPr>
        <w:t>tione</w:t>
      </w:r>
      <w:proofErr w:type="spellEnd"/>
      <w:r w:rsidR="00056508">
        <w:rPr>
          <w:rFonts w:ascii="Arial" w:hAnsi="Arial" w:cs="Arial"/>
          <w:sz w:val="28"/>
          <w:szCs w:val="28"/>
        </w:rPr>
        <w:t xml:space="preserve">, verse 7 tone where He will put </w:t>
      </w:r>
      <w:r w:rsidR="003E5BBC">
        <w:rPr>
          <w:rFonts w:ascii="Arial" w:hAnsi="Arial" w:cs="Arial"/>
          <w:sz w:val="28"/>
          <w:szCs w:val="28"/>
        </w:rPr>
        <w:t xml:space="preserve">curses now. Verse 7 </w:t>
      </w:r>
      <w:proofErr w:type="spellStart"/>
      <w:r w:rsidR="003E5BBC">
        <w:rPr>
          <w:rFonts w:ascii="Arial" w:hAnsi="Arial" w:cs="Arial"/>
          <w:sz w:val="28"/>
          <w:szCs w:val="28"/>
        </w:rPr>
        <w:t>hationei</w:t>
      </w:r>
      <w:proofErr w:type="spellEnd"/>
      <w:r w:rsidR="003E5BBC">
        <w:rPr>
          <w:rFonts w:ascii="Arial" w:hAnsi="Arial" w:cs="Arial"/>
          <w:sz w:val="28"/>
          <w:szCs w:val="28"/>
        </w:rPr>
        <w:t xml:space="preserve"> </w:t>
      </w:r>
      <w:proofErr w:type="spellStart"/>
      <w:r w:rsidR="003E5BBC">
        <w:rPr>
          <w:rFonts w:ascii="Arial" w:hAnsi="Arial" w:cs="Arial"/>
          <w:sz w:val="28"/>
          <w:szCs w:val="28"/>
        </w:rPr>
        <w:t>tese</w:t>
      </w:r>
      <w:proofErr w:type="spellEnd"/>
      <w:r w:rsidR="003E5BBC">
        <w:rPr>
          <w:rFonts w:ascii="Arial" w:hAnsi="Arial" w:cs="Arial"/>
          <w:sz w:val="28"/>
          <w:szCs w:val="28"/>
        </w:rPr>
        <w:t xml:space="preserve"> </w:t>
      </w:r>
      <w:r w:rsidR="00D26E9E">
        <w:rPr>
          <w:rFonts w:ascii="Arial" w:hAnsi="Arial" w:cs="Arial"/>
          <w:sz w:val="28"/>
          <w:szCs w:val="28"/>
        </w:rPr>
        <w:t xml:space="preserve">verse 7 </w:t>
      </w:r>
      <w:proofErr w:type="spellStart"/>
      <w:r w:rsidR="00D26E9E">
        <w:rPr>
          <w:rFonts w:ascii="Arial" w:hAnsi="Arial" w:cs="Arial"/>
          <w:sz w:val="28"/>
          <w:szCs w:val="28"/>
        </w:rPr>
        <w:t>tese</w:t>
      </w:r>
      <w:proofErr w:type="spellEnd"/>
      <w:r w:rsidR="00D26E9E">
        <w:rPr>
          <w:rFonts w:ascii="Arial" w:hAnsi="Arial" w:cs="Arial"/>
          <w:sz w:val="28"/>
          <w:szCs w:val="28"/>
        </w:rPr>
        <w:t>.</w:t>
      </w:r>
    </w:p>
    <w:p w14:paraId="6552F231" w14:textId="239264A5" w:rsidR="009F4368" w:rsidRDefault="003C6A55" w:rsidP="0084223B">
      <w:pPr>
        <w:ind w:left="720"/>
        <w:jc w:val="both"/>
        <w:rPr>
          <w:rFonts w:ascii="Arial" w:hAnsi="Arial" w:cs="Arial"/>
          <w:sz w:val="28"/>
          <w:szCs w:val="28"/>
        </w:rPr>
      </w:pPr>
      <w:r w:rsidRPr="003C6A55">
        <w:rPr>
          <w:rFonts w:ascii="Arial" w:hAnsi="Arial" w:cs="Arial"/>
          <w:i/>
          <w:iCs/>
          <w:sz w:val="28"/>
          <w:szCs w:val="28"/>
        </w:rPr>
        <w:t>And the Lord thy God will put all these curses upon thine enemies, and on them that hate thee, which persecuted thee.</w:t>
      </w:r>
      <w:r w:rsidR="005B2C77" w:rsidRPr="003C6A55">
        <w:rPr>
          <w:rFonts w:ascii="Arial" w:hAnsi="Arial" w:cs="Arial"/>
          <w:i/>
          <w:iCs/>
          <w:sz w:val="28"/>
          <w:szCs w:val="28"/>
        </w:rPr>
        <w:t xml:space="preserve"> </w:t>
      </w:r>
      <w:r w:rsidR="00C1347F" w:rsidRPr="003C6A55">
        <w:rPr>
          <w:rFonts w:ascii="Arial" w:hAnsi="Arial" w:cs="Arial"/>
          <w:i/>
          <w:iCs/>
          <w:sz w:val="28"/>
          <w:szCs w:val="28"/>
        </w:rPr>
        <w:t xml:space="preserve"> </w:t>
      </w:r>
    </w:p>
    <w:p w14:paraId="50B6999B" w14:textId="5718704B" w:rsidR="009164AD" w:rsidRDefault="009164AD" w:rsidP="00EE1207">
      <w:pPr>
        <w:jc w:val="both"/>
        <w:rPr>
          <w:rFonts w:ascii="Arial" w:hAnsi="Arial" w:cs="Arial"/>
          <w:sz w:val="28"/>
          <w:szCs w:val="28"/>
        </w:rPr>
      </w:pPr>
      <w:r>
        <w:rPr>
          <w:rFonts w:ascii="Arial" w:hAnsi="Arial" w:cs="Arial"/>
          <w:sz w:val="28"/>
          <w:szCs w:val="28"/>
        </w:rPr>
        <w:t xml:space="preserve">Verse 8. </w:t>
      </w:r>
    </w:p>
    <w:p w14:paraId="7DEDD663" w14:textId="5FB6A759" w:rsidR="00374520" w:rsidRDefault="00374520" w:rsidP="0084223B">
      <w:pPr>
        <w:ind w:left="720"/>
        <w:jc w:val="both"/>
        <w:rPr>
          <w:rFonts w:ascii="Arial" w:hAnsi="Arial" w:cs="Arial"/>
          <w:i/>
          <w:iCs/>
          <w:sz w:val="28"/>
          <w:szCs w:val="28"/>
        </w:rPr>
      </w:pPr>
      <w:r w:rsidRPr="00374520">
        <w:rPr>
          <w:rFonts w:ascii="Arial" w:hAnsi="Arial" w:cs="Arial"/>
          <w:i/>
          <w:iCs/>
          <w:sz w:val="28"/>
          <w:szCs w:val="28"/>
        </w:rPr>
        <w:t xml:space="preserve">And thou shalt return and obey the voice of the </w:t>
      </w:r>
      <w:proofErr w:type="gramStart"/>
      <w:r w:rsidRPr="00374520">
        <w:rPr>
          <w:rFonts w:ascii="Arial" w:hAnsi="Arial" w:cs="Arial"/>
          <w:i/>
          <w:iCs/>
          <w:sz w:val="28"/>
          <w:szCs w:val="28"/>
        </w:rPr>
        <w:t>Lord, and</w:t>
      </w:r>
      <w:proofErr w:type="gramEnd"/>
      <w:r w:rsidRPr="00374520">
        <w:rPr>
          <w:rFonts w:ascii="Arial" w:hAnsi="Arial" w:cs="Arial"/>
          <w:i/>
          <w:iCs/>
          <w:sz w:val="28"/>
          <w:szCs w:val="28"/>
        </w:rPr>
        <w:t xml:space="preserve"> do all </w:t>
      </w:r>
      <w:r w:rsidR="007F2255">
        <w:rPr>
          <w:rFonts w:ascii="Arial" w:hAnsi="Arial" w:cs="Arial"/>
          <w:i/>
          <w:iCs/>
          <w:sz w:val="28"/>
          <w:szCs w:val="28"/>
        </w:rPr>
        <w:t>H</w:t>
      </w:r>
      <w:r w:rsidRPr="00374520">
        <w:rPr>
          <w:rFonts w:ascii="Arial" w:hAnsi="Arial" w:cs="Arial"/>
          <w:i/>
          <w:iCs/>
          <w:sz w:val="28"/>
          <w:szCs w:val="28"/>
        </w:rPr>
        <w:t>is commandments which I command thee this day.</w:t>
      </w:r>
    </w:p>
    <w:p w14:paraId="7F1EA3B1" w14:textId="58AF740A" w:rsidR="00374520" w:rsidRDefault="00627AFD" w:rsidP="00EE1207">
      <w:pPr>
        <w:jc w:val="both"/>
        <w:rPr>
          <w:rFonts w:ascii="Arial" w:hAnsi="Arial" w:cs="Arial"/>
          <w:sz w:val="28"/>
          <w:szCs w:val="28"/>
        </w:rPr>
      </w:pPr>
      <w:r>
        <w:rPr>
          <w:rFonts w:ascii="Arial" w:hAnsi="Arial" w:cs="Arial"/>
          <w:sz w:val="28"/>
          <w:szCs w:val="28"/>
          <w:vertAlign w:val="superscript"/>
        </w:rPr>
        <w:t xml:space="preserve">197 </w:t>
      </w:r>
      <w:r w:rsidR="00966348">
        <w:rPr>
          <w:rFonts w:ascii="Arial" w:hAnsi="Arial" w:cs="Arial"/>
          <w:sz w:val="28"/>
          <w:szCs w:val="28"/>
        </w:rPr>
        <w:t xml:space="preserve">And there, when you do that </w:t>
      </w:r>
      <w:r w:rsidR="000A60B4">
        <w:rPr>
          <w:rFonts w:ascii="Arial" w:hAnsi="Arial" w:cs="Arial"/>
          <w:sz w:val="28"/>
          <w:szCs w:val="28"/>
        </w:rPr>
        <w:t xml:space="preserve">what will </w:t>
      </w:r>
      <w:r w:rsidR="000A1C67">
        <w:rPr>
          <w:rFonts w:ascii="Arial" w:hAnsi="Arial" w:cs="Arial"/>
          <w:sz w:val="28"/>
          <w:szCs w:val="28"/>
        </w:rPr>
        <w:t>happen? V</w:t>
      </w:r>
      <w:r w:rsidR="000A60B4">
        <w:rPr>
          <w:rFonts w:ascii="Arial" w:hAnsi="Arial" w:cs="Arial"/>
          <w:sz w:val="28"/>
          <w:szCs w:val="28"/>
        </w:rPr>
        <w:t>erse 9</w:t>
      </w:r>
      <w:r w:rsidR="000A1C67">
        <w:rPr>
          <w:rFonts w:ascii="Arial" w:hAnsi="Arial" w:cs="Arial"/>
          <w:sz w:val="28"/>
          <w:szCs w:val="28"/>
        </w:rPr>
        <w:t>,</w:t>
      </w:r>
      <w:r w:rsidR="000A60B4">
        <w:rPr>
          <w:rFonts w:ascii="Arial" w:hAnsi="Arial" w:cs="Arial"/>
          <w:sz w:val="28"/>
          <w:szCs w:val="28"/>
        </w:rPr>
        <w:t xml:space="preserve"> </w:t>
      </w:r>
      <w:proofErr w:type="spellStart"/>
      <w:r w:rsidR="00FF2237">
        <w:rPr>
          <w:rFonts w:ascii="Arial" w:hAnsi="Arial" w:cs="Arial"/>
          <w:sz w:val="28"/>
          <w:szCs w:val="28"/>
        </w:rPr>
        <w:t>ng</w:t>
      </w:r>
      <w:r w:rsidR="000A60B4">
        <w:rPr>
          <w:rFonts w:ascii="Arial" w:hAnsi="Arial" w:cs="Arial"/>
          <w:sz w:val="28"/>
          <w:szCs w:val="28"/>
        </w:rPr>
        <w:t>atiitei</w:t>
      </w:r>
      <w:proofErr w:type="spellEnd"/>
      <w:r w:rsidR="000A60B4">
        <w:rPr>
          <w:rFonts w:ascii="Arial" w:hAnsi="Arial" w:cs="Arial"/>
          <w:sz w:val="28"/>
          <w:szCs w:val="28"/>
        </w:rPr>
        <w:t xml:space="preserve"> Amen </w:t>
      </w:r>
      <w:proofErr w:type="spellStart"/>
      <w:r w:rsidR="000A60B4">
        <w:rPr>
          <w:rFonts w:ascii="Arial" w:hAnsi="Arial" w:cs="Arial"/>
          <w:sz w:val="28"/>
          <w:szCs w:val="28"/>
        </w:rPr>
        <w:t>tese</w:t>
      </w:r>
      <w:proofErr w:type="spellEnd"/>
      <w:r w:rsidR="00386547">
        <w:rPr>
          <w:rFonts w:ascii="Arial" w:hAnsi="Arial" w:cs="Arial"/>
          <w:sz w:val="28"/>
          <w:szCs w:val="28"/>
        </w:rPr>
        <w:t>,</w:t>
      </w:r>
      <w:r w:rsidR="000A60B4">
        <w:rPr>
          <w:rFonts w:ascii="Arial" w:hAnsi="Arial" w:cs="Arial"/>
          <w:sz w:val="28"/>
          <w:szCs w:val="28"/>
        </w:rPr>
        <w:t xml:space="preserve"> </w:t>
      </w:r>
      <w:r w:rsidR="00534101" w:rsidRPr="00534101">
        <w:rPr>
          <w:rFonts w:ascii="Arial" w:hAnsi="Arial" w:cs="Arial"/>
          <w:sz w:val="18"/>
          <w:szCs w:val="28"/>
        </w:rPr>
        <w:t xml:space="preserve">[Congregation says, “Amen.”] </w:t>
      </w:r>
      <w:r w:rsidR="000A1C67">
        <w:rPr>
          <w:rFonts w:ascii="Arial" w:hAnsi="Arial" w:cs="Arial"/>
          <w:sz w:val="28"/>
          <w:szCs w:val="28"/>
        </w:rPr>
        <w:t>T</w:t>
      </w:r>
      <w:r w:rsidR="000A60B4">
        <w:rPr>
          <w:rFonts w:ascii="Arial" w:hAnsi="Arial" w:cs="Arial"/>
          <w:sz w:val="28"/>
          <w:szCs w:val="28"/>
        </w:rPr>
        <w:t xml:space="preserve">oda </w:t>
      </w:r>
      <w:r w:rsidR="00FF2237">
        <w:rPr>
          <w:rFonts w:ascii="Arial" w:hAnsi="Arial" w:cs="Arial"/>
          <w:sz w:val="28"/>
          <w:szCs w:val="28"/>
        </w:rPr>
        <w:t xml:space="preserve">Amen </w:t>
      </w:r>
      <w:proofErr w:type="spellStart"/>
      <w:r w:rsidR="00FF2237">
        <w:rPr>
          <w:rFonts w:ascii="Arial" w:hAnsi="Arial" w:cs="Arial"/>
          <w:sz w:val="28"/>
          <w:szCs w:val="28"/>
        </w:rPr>
        <w:t>akadarika</w:t>
      </w:r>
      <w:proofErr w:type="spellEnd"/>
      <w:r w:rsidR="00FF2237">
        <w:rPr>
          <w:rFonts w:ascii="Arial" w:hAnsi="Arial" w:cs="Arial"/>
          <w:sz w:val="28"/>
          <w:szCs w:val="28"/>
        </w:rPr>
        <w:t xml:space="preserve"> </w:t>
      </w:r>
      <w:r w:rsidR="008F29D1">
        <w:rPr>
          <w:rFonts w:ascii="Arial" w:hAnsi="Arial" w:cs="Arial"/>
          <w:sz w:val="28"/>
          <w:szCs w:val="28"/>
        </w:rPr>
        <w:t>ipapo</w:t>
      </w:r>
      <w:r w:rsidR="00F30D65">
        <w:rPr>
          <w:rFonts w:ascii="Arial" w:hAnsi="Arial" w:cs="Arial"/>
          <w:sz w:val="28"/>
          <w:szCs w:val="28"/>
        </w:rPr>
        <w:t>.</w:t>
      </w:r>
      <w:r w:rsidR="008F29D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8F29D1">
        <w:rPr>
          <w:rFonts w:ascii="Arial" w:hAnsi="Arial" w:cs="Arial"/>
          <w:sz w:val="28"/>
          <w:szCs w:val="28"/>
        </w:rPr>
        <w:t>Hativerengei</w:t>
      </w:r>
      <w:proofErr w:type="spellEnd"/>
      <w:r w:rsidR="008F29D1">
        <w:rPr>
          <w:rFonts w:ascii="Arial" w:hAnsi="Arial" w:cs="Arial"/>
          <w:sz w:val="28"/>
          <w:szCs w:val="28"/>
        </w:rPr>
        <w:t xml:space="preserve"> </w:t>
      </w:r>
      <w:proofErr w:type="spellStart"/>
      <w:r w:rsidR="008F29D1">
        <w:rPr>
          <w:rFonts w:ascii="Arial" w:hAnsi="Arial" w:cs="Arial"/>
          <w:sz w:val="28"/>
          <w:szCs w:val="28"/>
        </w:rPr>
        <w:t>tese</w:t>
      </w:r>
      <w:proofErr w:type="spellEnd"/>
      <w:r w:rsidR="008F29D1">
        <w:rPr>
          <w:rFonts w:ascii="Arial" w:hAnsi="Arial" w:cs="Arial"/>
          <w:sz w:val="28"/>
          <w:szCs w:val="28"/>
        </w:rPr>
        <w:t xml:space="preserve"> verse 9</w:t>
      </w:r>
      <w:r w:rsidR="00CC7D21">
        <w:rPr>
          <w:rFonts w:ascii="Arial" w:hAnsi="Arial" w:cs="Arial"/>
          <w:sz w:val="28"/>
          <w:szCs w:val="28"/>
        </w:rPr>
        <w:t xml:space="preserve"> </w:t>
      </w:r>
      <w:proofErr w:type="spellStart"/>
      <w:r w:rsidR="00CC7D21">
        <w:rPr>
          <w:rFonts w:ascii="Arial" w:hAnsi="Arial" w:cs="Arial"/>
          <w:sz w:val="28"/>
          <w:szCs w:val="28"/>
        </w:rPr>
        <w:t>tese</w:t>
      </w:r>
      <w:proofErr w:type="spellEnd"/>
      <w:r w:rsidR="00CC7D21">
        <w:rPr>
          <w:rFonts w:ascii="Arial" w:hAnsi="Arial" w:cs="Arial"/>
          <w:sz w:val="28"/>
          <w:szCs w:val="28"/>
        </w:rPr>
        <w:t>.</w:t>
      </w:r>
    </w:p>
    <w:p w14:paraId="1763075C" w14:textId="7E8294F4" w:rsidR="00CC7D21" w:rsidRDefault="00CC7D21" w:rsidP="00EE1207">
      <w:pPr>
        <w:jc w:val="both"/>
        <w:rPr>
          <w:rFonts w:ascii="Arial" w:hAnsi="Arial" w:cs="Arial"/>
          <w:sz w:val="28"/>
          <w:szCs w:val="28"/>
        </w:rPr>
      </w:pPr>
      <w:r>
        <w:rPr>
          <w:rFonts w:ascii="Arial" w:hAnsi="Arial" w:cs="Arial"/>
          <w:sz w:val="28"/>
          <w:szCs w:val="28"/>
        </w:rPr>
        <w:t>[Congregation reads]</w:t>
      </w:r>
    </w:p>
    <w:p w14:paraId="0149FDC5" w14:textId="72F46FEA" w:rsidR="00CC7D21" w:rsidRDefault="00FB1D96" w:rsidP="0084223B">
      <w:pPr>
        <w:ind w:left="720"/>
        <w:jc w:val="both"/>
        <w:rPr>
          <w:rFonts w:ascii="Arial" w:hAnsi="Arial" w:cs="Arial"/>
          <w:i/>
          <w:iCs/>
          <w:sz w:val="28"/>
          <w:szCs w:val="28"/>
        </w:rPr>
      </w:pPr>
      <w:r w:rsidRPr="00FB1D96">
        <w:rPr>
          <w:rFonts w:ascii="Arial" w:hAnsi="Arial" w:cs="Arial"/>
          <w:i/>
          <w:iCs/>
          <w:sz w:val="28"/>
          <w:szCs w:val="28"/>
        </w:rPr>
        <w:t xml:space="preserve">And the Lord thy God will make thee plenteous in every work of thine hand, in the fruit of thy body, and in the fruit of thy cattle, and in the fruit of thy land, for good: for the Lord will again rejoice over thee for good, as </w:t>
      </w:r>
      <w:r w:rsidR="007F2255">
        <w:rPr>
          <w:rFonts w:ascii="Arial" w:hAnsi="Arial" w:cs="Arial"/>
          <w:i/>
          <w:iCs/>
          <w:sz w:val="28"/>
          <w:szCs w:val="28"/>
        </w:rPr>
        <w:t>H</w:t>
      </w:r>
      <w:r w:rsidRPr="00FB1D96">
        <w:rPr>
          <w:rFonts w:ascii="Arial" w:hAnsi="Arial" w:cs="Arial"/>
          <w:i/>
          <w:iCs/>
          <w:sz w:val="28"/>
          <w:szCs w:val="28"/>
        </w:rPr>
        <w:t>e rejoiced over thy fathers:</w:t>
      </w:r>
    </w:p>
    <w:p w14:paraId="06A17D52" w14:textId="6D6544C6" w:rsidR="00FB1D96" w:rsidRDefault="00627AFD" w:rsidP="00EE1207">
      <w:pPr>
        <w:jc w:val="both"/>
        <w:rPr>
          <w:rFonts w:ascii="Arial" w:hAnsi="Arial" w:cs="Arial"/>
          <w:sz w:val="28"/>
          <w:szCs w:val="28"/>
        </w:rPr>
      </w:pPr>
      <w:r>
        <w:rPr>
          <w:rFonts w:ascii="Arial" w:hAnsi="Arial" w:cs="Arial"/>
          <w:sz w:val="28"/>
          <w:szCs w:val="28"/>
          <w:vertAlign w:val="superscript"/>
        </w:rPr>
        <w:t xml:space="preserve">198 </w:t>
      </w:r>
      <w:r w:rsidR="00534101" w:rsidRPr="00534101">
        <w:rPr>
          <w:rFonts w:ascii="Arial" w:hAnsi="Arial" w:cs="Arial"/>
          <w:sz w:val="18"/>
          <w:szCs w:val="28"/>
        </w:rPr>
        <w:t xml:space="preserve">[Congregation says, “Amen.”] </w:t>
      </w:r>
      <w:proofErr w:type="spellStart"/>
      <w:r w:rsidR="00B0598F">
        <w:rPr>
          <w:rFonts w:ascii="Arial" w:hAnsi="Arial" w:cs="Arial"/>
          <w:sz w:val="28"/>
          <w:szCs w:val="28"/>
        </w:rPr>
        <w:t>Tingaita</w:t>
      </w:r>
      <w:proofErr w:type="spellEnd"/>
      <w:r w:rsidR="00B0598F">
        <w:rPr>
          <w:rFonts w:ascii="Arial" w:hAnsi="Arial" w:cs="Arial"/>
          <w:sz w:val="28"/>
          <w:szCs w:val="28"/>
        </w:rPr>
        <w:t xml:space="preserve"> Amen </w:t>
      </w:r>
      <w:proofErr w:type="spellStart"/>
      <w:r w:rsidR="00B0598F">
        <w:rPr>
          <w:rFonts w:ascii="Arial" w:hAnsi="Arial" w:cs="Arial"/>
          <w:sz w:val="28"/>
          <w:szCs w:val="28"/>
        </w:rPr>
        <w:t>akadarika</w:t>
      </w:r>
      <w:proofErr w:type="spellEnd"/>
      <w:r w:rsidR="00B0598F">
        <w:rPr>
          <w:rFonts w:ascii="Arial" w:hAnsi="Arial" w:cs="Arial"/>
          <w:sz w:val="28"/>
          <w:szCs w:val="28"/>
        </w:rPr>
        <w:t xml:space="preserve"> Amen here</w:t>
      </w:r>
      <w:r w:rsidR="007F2255">
        <w:rPr>
          <w:rFonts w:ascii="Arial" w:hAnsi="Arial" w:cs="Arial"/>
          <w:sz w:val="28"/>
          <w:szCs w:val="28"/>
        </w:rPr>
        <w:t>!</w:t>
      </w:r>
      <w:r w:rsidR="00B0598F">
        <w:rPr>
          <w:rFonts w:ascii="Arial" w:hAnsi="Arial" w:cs="Arial"/>
          <w:sz w:val="28"/>
          <w:szCs w:val="28"/>
        </w:rPr>
        <w:t xml:space="preserve"> </w:t>
      </w:r>
      <w:r w:rsidR="00534101" w:rsidRPr="00534101">
        <w:rPr>
          <w:rFonts w:ascii="Arial" w:hAnsi="Arial" w:cs="Arial"/>
          <w:sz w:val="18"/>
          <w:szCs w:val="28"/>
        </w:rPr>
        <w:t xml:space="preserve">[Congregation says, “Amen.”] </w:t>
      </w:r>
      <w:r w:rsidR="00A275EB">
        <w:rPr>
          <w:rFonts w:ascii="Arial" w:hAnsi="Arial" w:cs="Arial"/>
          <w:sz w:val="28"/>
          <w:szCs w:val="28"/>
        </w:rPr>
        <w:t xml:space="preserve">Ndoda Amen </w:t>
      </w:r>
      <w:proofErr w:type="spellStart"/>
      <w:r w:rsidR="00A275EB">
        <w:rPr>
          <w:rFonts w:ascii="Arial" w:hAnsi="Arial" w:cs="Arial"/>
          <w:sz w:val="28"/>
          <w:szCs w:val="28"/>
        </w:rPr>
        <w:t>akadarika</w:t>
      </w:r>
      <w:proofErr w:type="spellEnd"/>
      <w:r w:rsidR="00A275EB">
        <w:rPr>
          <w:rFonts w:ascii="Arial" w:hAnsi="Arial" w:cs="Arial"/>
          <w:sz w:val="28"/>
          <w:szCs w:val="28"/>
        </w:rPr>
        <w:t xml:space="preserve"> ipapo</w:t>
      </w:r>
      <w:r w:rsidR="007F2255">
        <w:rPr>
          <w:rFonts w:ascii="Arial" w:hAnsi="Arial" w:cs="Arial"/>
          <w:sz w:val="28"/>
          <w:szCs w:val="28"/>
        </w:rPr>
        <w:t>!</w:t>
      </w:r>
      <w:r w:rsidR="007349B2">
        <w:rPr>
          <w:rFonts w:ascii="Arial" w:hAnsi="Arial" w:cs="Arial"/>
          <w:sz w:val="28"/>
          <w:szCs w:val="28"/>
        </w:rPr>
        <w:t xml:space="preserve"> </w:t>
      </w:r>
      <w:r w:rsidR="00534101" w:rsidRPr="00534101">
        <w:rPr>
          <w:rFonts w:ascii="Arial" w:hAnsi="Arial" w:cs="Arial"/>
          <w:sz w:val="18"/>
          <w:szCs w:val="28"/>
        </w:rPr>
        <w:t xml:space="preserve">[Congregation says, “Amen.”] </w:t>
      </w:r>
    </w:p>
    <w:p w14:paraId="673F299B" w14:textId="444AD02D" w:rsidR="006C13CE" w:rsidRDefault="00C65543" w:rsidP="00EE1207">
      <w:pPr>
        <w:jc w:val="both"/>
        <w:rPr>
          <w:rFonts w:ascii="Arial" w:hAnsi="Arial" w:cs="Arial"/>
          <w:sz w:val="28"/>
          <w:szCs w:val="28"/>
        </w:rPr>
      </w:pPr>
      <w:r>
        <w:rPr>
          <w:rFonts w:ascii="Arial" w:hAnsi="Arial" w:cs="Arial"/>
          <w:sz w:val="28"/>
          <w:szCs w:val="28"/>
          <w:vertAlign w:val="superscript"/>
        </w:rPr>
        <w:t xml:space="preserve">199 </w:t>
      </w:r>
      <w:r w:rsidR="000D7B7E">
        <w:rPr>
          <w:rFonts w:ascii="Arial" w:hAnsi="Arial" w:cs="Arial"/>
          <w:sz w:val="28"/>
          <w:szCs w:val="28"/>
        </w:rPr>
        <w:t>Mwar</w:t>
      </w:r>
      <w:r w:rsidR="006C25D5">
        <w:rPr>
          <w:rFonts w:ascii="Arial" w:hAnsi="Arial" w:cs="Arial"/>
          <w:sz w:val="28"/>
          <w:szCs w:val="28"/>
        </w:rPr>
        <w:t xml:space="preserve">i </w:t>
      </w:r>
      <w:proofErr w:type="spellStart"/>
      <w:r w:rsidR="006C25D5">
        <w:rPr>
          <w:rFonts w:ascii="Arial" w:hAnsi="Arial" w:cs="Arial"/>
          <w:sz w:val="28"/>
          <w:szCs w:val="28"/>
        </w:rPr>
        <w:t>vakafarira</w:t>
      </w:r>
      <w:proofErr w:type="spellEnd"/>
      <w:r w:rsidR="006C25D5">
        <w:rPr>
          <w:rFonts w:ascii="Arial" w:hAnsi="Arial" w:cs="Arial"/>
          <w:sz w:val="28"/>
          <w:szCs w:val="28"/>
        </w:rPr>
        <w:t xml:space="preserve"> here vana Brother Branham munguva </w:t>
      </w:r>
      <w:proofErr w:type="spellStart"/>
      <w:r w:rsidR="006C25D5">
        <w:rPr>
          <w:rFonts w:ascii="Arial" w:hAnsi="Arial" w:cs="Arial"/>
          <w:sz w:val="28"/>
          <w:szCs w:val="28"/>
        </w:rPr>
        <w:t>yavo</w:t>
      </w:r>
      <w:proofErr w:type="spellEnd"/>
      <w:r w:rsidR="006C25D5">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25861">
        <w:rPr>
          <w:rFonts w:ascii="Arial" w:hAnsi="Arial" w:cs="Arial"/>
          <w:sz w:val="28"/>
          <w:szCs w:val="28"/>
        </w:rPr>
        <w:t>Ndobva</w:t>
      </w:r>
      <w:proofErr w:type="spellEnd"/>
      <w:r w:rsidR="00F25861">
        <w:rPr>
          <w:rFonts w:ascii="Arial" w:hAnsi="Arial" w:cs="Arial"/>
          <w:sz w:val="28"/>
          <w:szCs w:val="28"/>
        </w:rPr>
        <w:t xml:space="preserve"> </w:t>
      </w:r>
      <w:proofErr w:type="spellStart"/>
      <w:r w:rsidR="00B34AFC">
        <w:rPr>
          <w:rFonts w:ascii="Arial" w:hAnsi="Arial" w:cs="Arial"/>
          <w:sz w:val="28"/>
          <w:szCs w:val="28"/>
        </w:rPr>
        <w:t>V</w:t>
      </w:r>
      <w:r w:rsidR="00F25861">
        <w:rPr>
          <w:rFonts w:ascii="Arial" w:hAnsi="Arial" w:cs="Arial"/>
          <w:sz w:val="28"/>
          <w:szCs w:val="28"/>
        </w:rPr>
        <w:t>avaropafadza</w:t>
      </w:r>
      <w:proofErr w:type="spellEnd"/>
      <w:r w:rsidR="00F25861">
        <w:rPr>
          <w:rFonts w:ascii="Arial" w:hAnsi="Arial" w:cs="Arial"/>
          <w:sz w:val="28"/>
          <w:szCs w:val="28"/>
        </w:rPr>
        <w:t xml:space="preserve"> </w:t>
      </w:r>
      <w:r w:rsidR="002E1CD5">
        <w:rPr>
          <w:rFonts w:ascii="Arial" w:hAnsi="Arial" w:cs="Arial"/>
          <w:sz w:val="28"/>
          <w:szCs w:val="28"/>
        </w:rPr>
        <w:t xml:space="preserve">ka? </w:t>
      </w:r>
      <w:r w:rsidR="00534101" w:rsidRPr="00534101">
        <w:rPr>
          <w:rFonts w:ascii="Arial" w:hAnsi="Arial" w:cs="Arial"/>
          <w:sz w:val="18"/>
          <w:szCs w:val="28"/>
        </w:rPr>
        <w:t xml:space="preserve">[Congregation says, “Amen.”] </w:t>
      </w:r>
      <w:r w:rsidR="002E1CD5">
        <w:rPr>
          <w:rFonts w:ascii="Arial" w:hAnsi="Arial" w:cs="Arial"/>
          <w:sz w:val="28"/>
          <w:szCs w:val="28"/>
        </w:rPr>
        <w:t xml:space="preserve">Ko isu </w:t>
      </w:r>
      <w:proofErr w:type="spellStart"/>
      <w:r w:rsidR="002E1CD5">
        <w:rPr>
          <w:rFonts w:ascii="Arial" w:hAnsi="Arial" w:cs="Arial"/>
          <w:sz w:val="28"/>
          <w:szCs w:val="28"/>
        </w:rPr>
        <w:t>takazorasikirwa</w:t>
      </w:r>
      <w:proofErr w:type="spellEnd"/>
      <w:r w:rsidR="002E1CD5">
        <w:rPr>
          <w:rFonts w:ascii="Arial" w:hAnsi="Arial" w:cs="Arial"/>
          <w:sz w:val="28"/>
          <w:szCs w:val="28"/>
        </w:rPr>
        <w:t xml:space="preserve"> nazvo </w:t>
      </w:r>
      <w:proofErr w:type="spellStart"/>
      <w:r w:rsidR="002E1CD5">
        <w:rPr>
          <w:rFonts w:ascii="Arial" w:hAnsi="Arial" w:cs="Arial"/>
          <w:sz w:val="28"/>
          <w:szCs w:val="28"/>
        </w:rPr>
        <w:t>papi</w:t>
      </w:r>
      <w:proofErr w:type="spellEnd"/>
      <w:r w:rsidR="002E1CD5">
        <w:rPr>
          <w:rFonts w:ascii="Arial" w:hAnsi="Arial" w:cs="Arial"/>
          <w:sz w:val="28"/>
          <w:szCs w:val="28"/>
        </w:rPr>
        <w:t xml:space="preserve">? Where did we go wrong? </w:t>
      </w:r>
      <w:r w:rsidR="00571517">
        <w:rPr>
          <w:rFonts w:ascii="Arial" w:hAnsi="Arial" w:cs="Arial"/>
          <w:sz w:val="28"/>
          <w:szCs w:val="28"/>
        </w:rPr>
        <w:t xml:space="preserve">Kutaura </w:t>
      </w:r>
      <w:proofErr w:type="spellStart"/>
      <w:r w:rsidR="00571517">
        <w:rPr>
          <w:rFonts w:ascii="Arial" w:hAnsi="Arial" w:cs="Arial"/>
          <w:sz w:val="28"/>
          <w:szCs w:val="28"/>
        </w:rPr>
        <w:t>chokwadi</w:t>
      </w:r>
      <w:proofErr w:type="spellEnd"/>
      <w:r w:rsidR="00571517">
        <w:rPr>
          <w:rFonts w:ascii="Arial" w:hAnsi="Arial" w:cs="Arial"/>
          <w:sz w:val="28"/>
          <w:szCs w:val="28"/>
        </w:rPr>
        <w:t xml:space="preserve"> mweya uri mu</w:t>
      </w:r>
      <w:r w:rsidR="00B34AFC">
        <w:rPr>
          <w:rFonts w:ascii="Arial" w:hAnsi="Arial" w:cs="Arial"/>
          <w:sz w:val="28"/>
          <w:szCs w:val="28"/>
        </w:rPr>
        <w:t xml:space="preserve"> </w:t>
      </w:r>
      <w:r w:rsidR="00571517">
        <w:rPr>
          <w:rFonts w:ascii="Arial" w:hAnsi="Arial" w:cs="Arial"/>
          <w:sz w:val="28"/>
          <w:szCs w:val="28"/>
        </w:rPr>
        <w:t xml:space="preserve">Message </w:t>
      </w:r>
      <w:proofErr w:type="spellStart"/>
      <w:r w:rsidR="00571517">
        <w:rPr>
          <w:rFonts w:ascii="Arial" w:hAnsi="Arial" w:cs="Arial"/>
          <w:sz w:val="28"/>
          <w:szCs w:val="28"/>
        </w:rPr>
        <w:t>uyu</w:t>
      </w:r>
      <w:proofErr w:type="spellEnd"/>
      <w:r w:rsidR="00B34AFC">
        <w:rPr>
          <w:rFonts w:ascii="Arial" w:hAnsi="Arial" w:cs="Arial"/>
          <w:sz w:val="28"/>
          <w:szCs w:val="28"/>
        </w:rPr>
        <w:t>,</w:t>
      </w:r>
      <w:r w:rsidR="00571517">
        <w:rPr>
          <w:rFonts w:ascii="Arial" w:hAnsi="Arial" w:cs="Arial"/>
          <w:sz w:val="28"/>
          <w:szCs w:val="28"/>
        </w:rPr>
        <w:t xml:space="preserve"> </w:t>
      </w:r>
      <w:proofErr w:type="spellStart"/>
      <w:r w:rsidR="00571517">
        <w:rPr>
          <w:rFonts w:ascii="Arial" w:hAnsi="Arial" w:cs="Arial"/>
          <w:sz w:val="28"/>
          <w:szCs w:val="28"/>
        </w:rPr>
        <w:t>hauzi</w:t>
      </w:r>
      <w:proofErr w:type="spellEnd"/>
      <w:r w:rsidR="00571517">
        <w:rPr>
          <w:rFonts w:ascii="Arial" w:hAnsi="Arial" w:cs="Arial"/>
          <w:sz w:val="28"/>
          <w:szCs w:val="28"/>
        </w:rPr>
        <w:t xml:space="preserve"> wedenga</w:t>
      </w:r>
      <w:r w:rsidR="00B34AFC">
        <w:rPr>
          <w:rFonts w:ascii="Arial" w:hAnsi="Arial" w:cs="Arial"/>
          <w:sz w:val="28"/>
          <w:szCs w:val="28"/>
        </w:rPr>
        <w:t>.</w:t>
      </w:r>
      <w:r w:rsidR="0057151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34AFC">
        <w:rPr>
          <w:rFonts w:ascii="Arial" w:hAnsi="Arial" w:cs="Arial"/>
          <w:sz w:val="28"/>
          <w:szCs w:val="28"/>
        </w:rPr>
        <w:t>I</w:t>
      </w:r>
      <w:r w:rsidR="0045652A">
        <w:rPr>
          <w:rFonts w:ascii="Arial" w:hAnsi="Arial" w:cs="Arial"/>
          <w:sz w:val="28"/>
          <w:szCs w:val="28"/>
        </w:rPr>
        <w:t>ga</w:t>
      </w:r>
      <w:r w:rsidR="00EB36F6">
        <w:rPr>
          <w:rFonts w:ascii="Arial" w:hAnsi="Arial" w:cs="Arial"/>
          <w:sz w:val="28"/>
          <w:szCs w:val="28"/>
        </w:rPr>
        <w:t>h</w:t>
      </w:r>
      <w:r w:rsidR="0045652A">
        <w:rPr>
          <w:rFonts w:ascii="Arial" w:hAnsi="Arial" w:cs="Arial"/>
          <w:sz w:val="28"/>
          <w:szCs w:val="28"/>
        </w:rPr>
        <w:t>ena</w:t>
      </w:r>
      <w:proofErr w:type="spellEnd"/>
      <w:r w:rsidR="0045652A">
        <w:rPr>
          <w:rFonts w:ascii="Arial" w:hAnsi="Arial" w:cs="Arial"/>
          <w:sz w:val="28"/>
          <w:szCs w:val="28"/>
        </w:rPr>
        <w:t xml:space="preserve"> chai…? </w:t>
      </w:r>
      <w:r w:rsidR="0045652A" w:rsidRPr="003E1BCA">
        <w:rPr>
          <w:rFonts w:ascii="Arial" w:hAnsi="Arial" w:cs="Arial"/>
          <w:sz w:val="18"/>
          <w:szCs w:val="18"/>
        </w:rPr>
        <w:t xml:space="preserve">[Congregation </w:t>
      </w:r>
      <w:r w:rsidR="00063DA1" w:rsidRPr="003E1BCA">
        <w:rPr>
          <w:rFonts w:ascii="Arial" w:hAnsi="Arial" w:cs="Arial"/>
          <w:sz w:val="18"/>
          <w:szCs w:val="18"/>
        </w:rPr>
        <w:t>says, “</w:t>
      </w:r>
      <w:proofErr w:type="spellStart"/>
      <w:r w:rsidR="000E321D" w:rsidRPr="003E1BCA">
        <w:rPr>
          <w:rFonts w:ascii="Arial" w:hAnsi="Arial" w:cs="Arial"/>
          <w:sz w:val="18"/>
          <w:szCs w:val="18"/>
        </w:rPr>
        <w:t>chairo</w:t>
      </w:r>
      <w:proofErr w:type="spellEnd"/>
      <w:r w:rsidR="0045652A" w:rsidRPr="003E1BCA">
        <w:rPr>
          <w:rFonts w:ascii="Arial" w:hAnsi="Arial" w:cs="Arial"/>
          <w:sz w:val="18"/>
          <w:szCs w:val="18"/>
        </w:rPr>
        <w:t>.”]</w:t>
      </w:r>
      <w:r w:rsidR="000E321D" w:rsidRPr="003E1BCA">
        <w:rPr>
          <w:rFonts w:ascii="Arial" w:hAnsi="Arial" w:cs="Arial"/>
          <w:sz w:val="18"/>
          <w:szCs w:val="18"/>
        </w:rPr>
        <w:t xml:space="preserve"> </w:t>
      </w:r>
    </w:p>
    <w:p w14:paraId="4C6FA185" w14:textId="1E0AD65C" w:rsidR="006C3AB7" w:rsidRDefault="00C65543" w:rsidP="00EE1207">
      <w:pPr>
        <w:jc w:val="both"/>
        <w:rPr>
          <w:rFonts w:ascii="Arial" w:hAnsi="Arial" w:cs="Arial"/>
          <w:sz w:val="28"/>
          <w:szCs w:val="28"/>
        </w:rPr>
      </w:pPr>
      <w:r>
        <w:rPr>
          <w:rFonts w:ascii="Arial" w:hAnsi="Arial" w:cs="Arial"/>
          <w:sz w:val="28"/>
          <w:szCs w:val="28"/>
          <w:vertAlign w:val="superscript"/>
        </w:rPr>
        <w:t xml:space="preserve">200 </w:t>
      </w:r>
      <w:r w:rsidR="000E321D">
        <w:rPr>
          <w:rFonts w:ascii="Arial" w:hAnsi="Arial" w:cs="Arial"/>
          <w:sz w:val="28"/>
          <w:szCs w:val="28"/>
        </w:rPr>
        <w:t>Hatred iri mu</w:t>
      </w:r>
      <w:r w:rsidR="00B34AFC">
        <w:rPr>
          <w:rFonts w:ascii="Arial" w:hAnsi="Arial" w:cs="Arial"/>
          <w:sz w:val="28"/>
          <w:szCs w:val="28"/>
        </w:rPr>
        <w:t xml:space="preserve"> </w:t>
      </w:r>
      <w:r w:rsidR="000E321D">
        <w:rPr>
          <w:rFonts w:ascii="Arial" w:hAnsi="Arial" w:cs="Arial"/>
          <w:sz w:val="28"/>
          <w:szCs w:val="28"/>
        </w:rPr>
        <w:t xml:space="preserve">Message </w:t>
      </w:r>
      <w:proofErr w:type="spellStart"/>
      <w:r w:rsidR="000E321D">
        <w:rPr>
          <w:rFonts w:ascii="Arial" w:hAnsi="Arial" w:cs="Arial"/>
          <w:sz w:val="28"/>
          <w:szCs w:val="28"/>
        </w:rPr>
        <w:t>iga</w:t>
      </w:r>
      <w:r w:rsidR="00EB36F6">
        <w:rPr>
          <w:rFonts w:ascii="Arial" w:hAnsi="Arial" w:cs="Arial"/>
          <w:sz w:val="28"/>
          <w:szCs w:val="28"/>
        </w:rPr>
        <w:t>h</w:t>
      </w:r>
      <w:r w:rsidR="000E321D">
        <w:rPr>
          <w:rFonts w:ascii="Arial" w:hAnsi="Arial" w:cs="Arial"/>
          <w:sz w:val="28"/>
          <w:szCs w:val="28"/>
        </w:rPr>
        <w:t>ena</w:t>
      </w:r>
      <w:proofErr w:type="spellEnd"/>
      <w:r w:rsidR="00C13C8E">
        <w:rPr>
          <w:rFonts w:ascii="Arial" w:hAnsi="Arial" w:cs="Arial"/>
          <w:sz w:val="28"/>
          <w:szCs w:val="28"/>
        </w:rPr>
        <w:t xml:space="preserve">, hatred </w:t>
      </w:r>
      <w:proofErr w:type="spellStart"/>
      <w:r w:rsidR="00C13C8E">
        <w:rPr>
          <w:rFonts w:ascii="Arial" w:hAnsi="Arial" w:cs="Arial"/>
          <w:sz w:val="28"/>
          <w:szCs w:val="28"/>
        </w:rPr>
        <w:t>inoparidzwa</w:t>
      </w:r>
      <w:proofErr w:type="spellEnd"/>
      <w:r w:rsidR="00C13C8E">
        <w:rPr>
          <w:rFonts w:ascii="Arial" w:hAnsi="Arial" w:cs="Arial"/>
          <w:sz w:val="28"/>
          <w:szCs w:val="28"/>
        </w:rPr>
        <w:t xml:space="preserve"> nana Brother Chitsinde </w:t>
      </w:r>
      <w:proofErr w:type="spellStart"/>
      <w:r w:rsidR="00C13C8E">
        <w:rPr>
          <w:rFonts w:ascii="Arial" w:hAnsi="Arial" w:cs="Arial"/>
          <w:sz w:val="28"/>
          <w:szCs w:val="28"/>
        </w:rPr>
        <w:t>iya</w:t>
      </w:r>
      <w:proofErr w:type="spellEnd"/>
      <w:r w:rsidR="00C13C8E">
        <w:rPr>
          <w:rFonts w:ascii="Arial" w:hAnsi="Arial" w:cs="Arial"/>
          <w:sz w:val="28"/>
          <w:szCs w:val="28"/>
        </w:rPr>
        <w:t xml:space="preserve"> </w:t>
      </w:r>
      <w:proofErr w:type="spellStart"/>
      <w:r w:rsidR="00C13C8E">
        <w:rPr>
          <w:rFonts w:ascii="Arial" w:hAnsi="Arial" w:cs="Arial"/>
          <w:sz w:val="28"/>
          <w:szCs w:val="28"/>
        </w:rPr>
        <w:t>ndeye</w:t>
      </w:r>
      <w:proofErr w:type="spellEnd"/>
      <w:r w:rsidR="00C13C8E">
        <w:rPr>
          <w:rFonts w:ascii="Arial" w:hAnsi="Arial" w:cs="Arial"/>
          <w:sz w:val="28"/>
          <w:szCs w:val="28"/>
        </w:rPr>
        <w:t xml:space="preserve"> </w:t>
      </w:r>
      <w:proofErr w:type="spellStart"/>
      <w:r w:rsidR="00C13C8E">
        <w:rPr>
          <w:rFonts w:ascii="Arial" w:hAnsi="Arial" w:cs="Arial"/>
          <w:sz w:val="28"/>
          <w:szCs w:val="28"/>
        </w:rPr>
        <w:t>gahe</w:t>
      </w:r>
      <w:r w:rsidR="00EB36F6">
        <w:rPr>
          <w:rFonts w:ascii="Arial" w:hAnsi="Arial" w:cs="Arial"/>
          <w:sz w:val="28"/>
          <w:szCs w:val="28"/>
        </w:rPr>
        <w:t>na</w:t>
      </w:r>
      <w:proofErr w:type="spellEnd"/>
      <w:r w:rsidR="00EB36F6">
        <w:rPr>
          <w:rFonts w:ascii="Arial" w:hAnsi="Arial" w:cs="Arial"/>
          <w:sz w:val="28"/>
          <w:szCs w:val="28"/>
        </w:rPr>
        <w:t xml:space="preserve"> </w:t>
      </w:r>
      <w:proofErr w:type="spellStart"/>
      <w:r w:rsidR="00EB36F6">
        <w:rPr>
          <w:rFonts w:ascii="Arial" w:hAnsi="Arial" w:cs="Arial"/>
          <w:sz w:val="28"/>
          <w:szCs w:val="28"/>
        </w:rPr>
        <w:t>iya</w:t>
      </w:r>
      <w:proofErr w:type="spellEnd"/>
      <w:r w:rsidR="00EB36F6">
        <w:rPr>
          <w:rFonts w:ascii="Arial" w:hAnsi="Arial" w:cs="Arial"/>
          <w:sz w:val="28"/>
          <w:szCs w:val="28"/>
        </w:rPr>
        <w:t xml:space="preserve">. </w:t>
      </w:r>
      <w:r w:rsidR="006C13CE">
        <w:rPr>
          <w:rFonts w:ascii="Arial" w:hAnsi="Arial" w:cs="Arial"/>
          <w:sz w:val="28"/>
          <w:szCs w:val="28"/>
        </w:rPr>
        <w:t xml:space="preserve">The man has been proven wrong nokuda </w:t>
      </w:r>
      <w:proofErr w:type="spellStart"/>
      <w:r w:rsidR="006C13CE">
        <w:rPr>
          <w:rFonts w:ascii="Arial" w:hAnsi="Arial" w:cs="Arial"/>
          <w:sz w:val="28"/>
          <w:szCs w:val="28"/>
        </w:rPr>
        <w:t>kwekushaiwa</w:t>
      </w:r>
      <w:proofErr w:type="spellEnd"/>
      <w:r w:rsidR="006C13CE">
        <w:rPr>
          <w:rFonts w:ascii="Arial" w:hAnsi="Arial" w:cs="Arial"/>
          <w:sz w:val="28"/>
          <w:szCs w:val="28"/>
        </w:rPr>
        <w:t xml:space="preserve"> </w:t>
      </w:r>
      <w:proofErr w:type="spellStart"/>
      <w:r w:rsidR="006C13CE">
        <w:rPr>
          <w:rFonts w:ascii="Arial" w:hAnsi="Arial" w:cs="Arial"/>
          <w:sz w:val="28"/>
          <w:szCs w:val="28"/>
        </w:rPr>
        <w:t>ru</w:t>
      </w:r>
      <w:proofErr w:type="spellEnd"/>
      <w:r w:rsidR="006C13CE">
        <w:rPr>
          <w:rFonts w:ascii="Arial" w:hAnsi="Arial" w:cs="Arial"/>
          <w:sz w:val="28"/>
          <w:szCs w:val="28"/>
        </w:rPr>
        <w:t xml:space="preserve">…? </w:t>
      </w:r>
      <w:r w:rsidR="006C13CE" w:rsidRPr="003E1BCA">
        <w:rPr>
          <w:rFonts w:ascii="Arial" w:hAnsi="Arial" w:cs="Arial"/>
          <w:sz w:val="18"/>
          <w:szCs w:val="18"/>
        </w:rPr>
        <w:t xml:space="preserve">[Congregation </w:t>
      </w:r>
      <w:r w:rsidR="00063DA1" w:rsidRPr="003E1BCA">
        <w:rPr>
          <w:rFonts w:ascii="Arial" w:hAnsi="Arial" w:cs="Arial"/>
          <w:sz w:val="18"/>
          <w:szCs w:val="18"/>
        </w:rPr>
        <w:t>says, “</w:t>
      </w:r>
      <w:r w:rsidR="006C13CE" w:rsidRPr="003E1BCA">
        <w:rPr>
          <w:rFonts w:ascii="Arial" w:hAnsi="Arial" w:cs="Arial"/>
          <w:sz w:val="18"/>
          <w:szCs w:val="18"/>
        </w:rPr>
        <w:t>rudo</w:t>
      </w:r>
      <w:r w:rsidR="0097181C" w:rsidRPr="003E1BCA">
        <w:rPr>
          <w:rFonts w:ascii="Arial" w:hAnsi="Arial" w:cs="Arial"/>
          <w:sz w:val="18"/>
          <w:szCs w:val="18"/>
        </w:rPr>
        <w:t>,</w:t>
      </w:r>
      <w:r w:rsidR="006C13CE" w:rsidRPr="003E1BCA">
        <w:rPr>
          <w:rFonts w:ascii="Arial" w:hAnsi="Arial" w:cs="Arial"/>
          <w:sz w:val="18"/>
          <w:szCs w:val="18"/>
        </w:rPr>
        <w:t>”]</w:t>
      </w:r>
      <w:r w:rsidR="006C13CE">
        <w:rPr>
          <w:rFonts w:ascii="Arial" w:hAnsi="Arial" w:cs="Arial"/>
          <w:sz w:val="28"/>
          <w:szCs w:val="28"/>
        </w:rPr>
        <w:t xml:space="preserve"> rudo. I want you to ask a good question </w:t>
      </w:r>
      <w:r w:rsidR="00052698">
        <w:rPr>
          <w:rFonts w:ascii="Arial" w:hAnsi="Arial" w:cs="Arial"/>
          <w:sz w:val="28"/>
          <w:szCs w:val="28"/>
        </w:rPr>
        <w:t xml:space="preserve">vanhu </w:t>
      </w:r>
      <w:proofErr w:type="spellStart"/>
      <w:r w:rsidR="00052698">
        <w:rPr>
          <w:rFonts w:ascii="Arial" w:hAnsi="Arial" w:cs="Arial"/>
          <w:sz w:val="28"/>
          <w:szCs w:val="28"/>
        </w:rPr>
        <w:t>vaMwari</w:t>
      </w:r>
      <w:proofErr w:type="spellEnd"/>
      <w:r w:rsidR="00052698">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052698">
        <w:rPr>
          <w:rFonts w:ascii="Arial" w:hAnsi="Arial" w:cs="Arial"/>
          <w:sz w:val="28"/>
          <w:szCs w:val="28"/>
        </w:rPr>
        <w:t xml:space="preserve"> If Brother Chitsinde is justified </w:t>
      </w:r>
      <w:proofErr w:type="spellStart"/>
      <w:r w:rsidR="00052698">
        <w:rPr>
          <w:rFonts w:ascii="Arial" w:hAnsi="Arial" w:cs="Arial"/>
          <w:sz w:val="28"/>
          <w:szCs w:val="28"/>
        </w:rPr>
        <w:t>zvavari</w:t>
      </w:r>
      <w:proofErr w:type="spellEnd"/>
      <w:r w:rsidR="00052698">
        <w:rPr>
          <w:rFonts w:ascii="Arial" w:hAnsi="Arial" w:cs="Arial"/>
          <w:sz w:val="28"/>
          <w:szCs w:val="28"/>
        </w:rPr>
        <w:t xml:space="preserve"> kuita </w:t>
      </w:r>
      <w:proofErr w:type="spellStart"/>
      <w:r w:rsidR="00052698">
        <w:rPr>
          <w:rFonts w:ascii="Arial" w:hAnsi="Arial" w:cs="Arial"/>
          <w:sz w:val="28"/>
          <w:szCs w:val="28"/>
        </w:rPr>
        <w:t>kutuka</w:t>
      </w:r>
      <w:proofErr w:type="spellEnd"/>
      <w:r w:rsidR="00052698">
        <w:rPr>
          <w:rFonts w:ascii="Arial" w:hAnsi="Arial" w:cs="Arial"/>
          <w:sz w:val="28"/>
          <w:szCs w:val="28"/>
        </w:rPr>
        <w:t xml:space="preserve"> Mwenga </w:t>
      </w:r>
      <w:r w:rsidR="00D4775A">
        <w:rPr>
          <w:rFonts w:ascii="Arial" w:hAnsi="Arial" w:cs="Arial"/>
          <w:sz w:val="28"/>
          <w:szCs w:val="28"/>
        </w:rPr>
        <w:t xml:space="preserve">wese </w:t>
      </w:r>
      <w:proofErr w:type="spellStart"/>
      <w:r w:rsidR="00D4775A">
        <w:rPr>
          <w:rFonts w:ascii="Arial" w:hAnsi="Arial" w:cs="Arial"/>
          <w:sz w:val="28"/>
          <w:szCs w:val="28"/>
        </w:rPr>
        <w:t>nokuvenga</w:t>
      </w:r>
      <w:proofErr w:type="spellEnd"/>
      <w:r w:rsidR="00D4775A">
        <w:rPr>
          <w:rFonts w:ascii="Arial" w:hAnsi="Arial" w:cs="Arial"/>
          <w:sz w:val="28"/>
          <w:szCs w:val="28"/>
        </w:rPr>
        <w:t xml:space="preserve"> vanhu </w:t>
      </w:r>
      <w:proofErr w:type="spellStart"/>
      <w:r w:rsidR="00D4775A">
        <w:rPr>
          <w:rFonts w:ascii="Arial" w:hAnsi="Arial" w:cs="Arial"/>
          <w:sz w:val="28"/>
          <w:szCs w:val="28"/>
        </w:rPr>
        <w:t>vachi</w:t>
      </w:r>
      <w:r w:rsidR="00B34AFC">
        <w:rPr>
          <w:rFonts w:ascii="Arial" w:hAnsi="Arial" w:cs="Arial"/>
          <w:sz w:val="28"/>
          <w:szCs w:val="28"/>
        </w:rPr>
        <w:t>I</w:t>
      </w:r>
      <w:r w:rsidR="00D4775A">
        <w:rPr>
          <w:rFonts w:ascii="Arial" w:hAnsi="Arial" w:cs="Arial"/>
          <w:sz w:val="28"/>
          <w:szCs w:val="28"/>
        </w:rPr>
        <w:t>ta</w:t>
      </w:r>
      <w:proofErr w:type="spellEnd"/>
      <w:r w:rsidR="00D4775A">
        <w:rPr>
          <w:rFonts w:ascii="Arial" w:hAnsi="Arial" w:cs="Arial"/>
          <w:sz w:val="28"/>
          <w:szCs w:val="28"/>
        </w:rPr>
        <w:t xml:space="preserve"> </w:t>
      </w:r>
      <w:proofErr w:type="spellStart"/>
      <w:r w:rsidR="00483DC0">
        <w:rPr>
          <w:rFonts w:ascii="Arial" w:hAnsi="Arial" w:cs="Arial"/>
          <w:sz w:val="28"/>
          <w:szCs w:val="28"/>
        </w:rPr>
        <w:t>mataura</w:t>
      </w:r>
      <w:proofErr w:type="spellEnd"/>
      <w:r w:rsidR="00483DC0">
        <w:rPr>
          <w:rFonts w:ascii="Arial" w:hAnsi="Arial" w:cs="Arial"/>
          <w:sz w:val="28"/>
          <w:szCs w:val="28"/>
        </w:rPr>
        <w:t xml:space="preserve"> </w:t>
      </w:r>
      <w:proofErr w:type="spellStart"/>
      <w:r w:rsidR="00483DC0">
        <w:rPr>
          <w:rFonts w:ascii="Arial" w:hAnsi="Arial" w:cs="Arial"/>
          <w:sz w:val="28"/>
          <w:szCs w:val="28"/>
        </w:rPr>
        <w:t>mazita</w:t>
      </w:r>
      <w:proofErr w:type="spellEnd"/>
      <w:r w:rsidR="00483DC0">
        <w:rPr>
          <w:rFonts w:ascii="Arial" w:hAnsi="Arial" w:cs="Arial"/>
          <w:sz w:val="28"/>
          <w:szCs w:val="28"/>
        </w:rPr>
        <w:t xml:space="preserve"> </w:t>
      </w:r>
      <w:proofErr w:type="spellStart"/>
      <w:r w:rsidR="00483DC0">
        <w:rPr>
          <w:rFonts w:ascii="Arial" w:hAnsi="Arial" w:cs="Arial"/>
          <w:sz w:val="28"/>
          <w:szCs w:val="28"/>
        </w:rPr>
        <w:t>ekuti</w:t>
      </w:r>
      <w:proofErr w:type="spellEnd"/>
      <w:r w:rsidR="00B34AFC">
        <w:rPr>
          <w:rFonts w:ascii="Arial" w:hAnsi="Arial" w:cs="Arial"/>
          <w:sz w:val="28"/>
          <w:szCs w:val="28"/>
        </w:rPr>
        <w:t>,</w:t>
      </w:r>
      <w:r w:rsidR="00483DC0">
        <w:rPr>
          <w:rFonts w:ascii="Arial" w:hAnsi="Arial" w:cs="Arial"/>
          <w:sz w:val="28"/>
          <w:szCs w:val="28"/>
        </w:rPr>
        <w:t xml:space="preserve"> </w:t>
      </w:r>
      <w:r w:rsidR="00B34AFC">
        <w:rPr>
          <w:rFonts w:ascii="Arial" w:hAnsi="Arial" w:cs="Arial"/>
          <w:sz w:val="28"/>
          <w:szCs w:val="28"/>
        </w:rPr>
        <w:t>‘</w:t>
      </w:r>
      <w:proofErr w:type="spellStart"/>
      <w:r w:rsidR="0039321D">
        <w:rPr>
          <w:rFonts w:ascii="Arial" w:hAnsi="Arial" w:cs="Arial"/>
          <w:sz w:val="28"/>
          <w:szCs w:val="28"/>
        </w:rPr>
        <w:t>nhingi</w:t>
      </w:r>
      <w:proofErr w:type="spellEnd"/>
      <w:r w:rsidR="0039321D">
        <w:rPr>
          <w:rFonts w:ascii="Arial" w:hAnsi="Arial" w:cs="Arial"/>
          <w:sz w:val="28"/>
          <w:szCs w:val="28"/>
        </w:rPr>
        <w:t xml:space="preserve"> is… </w:t>
      </w:r>
      <w:proofErr w:type="spellStart"/>
      <w:r w:rsidR="0039321D">
        <w:rPr>
          <w:rFonts w:ascii="Arial" w:hAnsi="Arial" w:cs="Arial"/>
          <w:sz w:val="28"/>
          <w:szCs w:val="28"/>
        </w:rPr>
        <w:t>ndiSatani</w:t>
      </w:r>
      <w:proofErr w:type="spellEnd"/>
      <w:r w:rsidR="0039321D">
        <w:rPr>
          <w:rFonts w:ascii="Arial" w:hAnsi="Arial" w:cs="Arial"/>
          <w:sz w:val="28"/>
          <w:szCs w:val="28"/>
        </w:rPr>
        <w:t xml:space="preserve">, </w:t>
      </w:r>
      <w:proofErr w:type="spellStart"/>
      <w:r w:rsidR="000A7F94">
        <w:rPr>
          <w:rFonts w:ascii="Arial" w:hAnsi="Arial" w:cs="Arial"/>
          <w:sz w:val="28"/>
          <w:szCs w:val="28"/>
        </w:rPr>
        <w:t>eehh</w:t>
      </w:r>
      <w:proofErr w:type="spellEnd"/>
      <w:r w:rsidR="000A7F94">
        <w:rPr>
          <w:rFonts w:ascii="Arial" w:hAnsi="Arial" w:cs="Arial"/>
          <w:sz w:val="28"/>
          <w:szCs w:val="28"/>
        </w:rPr>
        <w:t xml:space="preserve"> </w:t>
      </w:r>
      <w:proofErr w:type="spellStart"/>
      <w:r w:rsidR="000A7F94">
        <w:rPr>
          <w:rFonts w:ascii="Arial" w:hAnsi="Arial" w:cs="Arial"/>
          <w:sz w:val="28"/>
          <w:szCs w:val="28"/>
        </w:rPr>
        <w:t>dhevhuru</w:t>
      </w:r>
      <w:proofErr w:type="spellEnd"/>
      <w:r w:rsidR="0039321D">
        <w:rPr>
          <w:rFonts w:ascii="Arial" w:hAnsi="Arial" w:cs="Arial"/>
          <w:sz w:val="28"/>
          <w:szCs w:val="28"/>
        </w:rPr>
        <w:t xml:space="preserve"> </w:t>
      </w:r>
      <w:proofErr w:type="spellStart"/>
      <w:r w:rsidR="0039321D">
        <w:rPr>
          <w:rFonts w:ascii="Arial" w:hAnsi="Arial" w:cs="Arial"/>
          <w:sz w:val="28"/>
          <w:szCs w:val="28"/>
        </w:rPr>
        <w:t>mupu</w:t>
      </w:r>
      <w:r w:rsidR="00E328A7">
        <w:rPr>
          <w:rFonts w:ascii="Arial" w:hAnsi="Arial" w:cs="Arial"/>
          <w:sz w:val="28"/>
          <w:szCs w:val="28"/>
        </w:rPr>
        <w:t>ru</w:t>
      </w:r>
      <w:r w:rsidR="0039321D">
        <w:rPr>
          <w:rFonts w:ascii="Arial" w:hAnsi="Arial" w:cs="Arial"/>
          <w:sz w:val="28"/>
          <w:szCs w:val="28"/>
        </w:rPr>
        <w:t>pit</w:t>
      </w:r>
      <w:r w:rsidR="006C3AB7">
        <w:rPr>
          <w:rFonts w:ascii="Arial" w:hAnsi="Arial" w:cs="Arial"/>
          <w:sz w:val="28"/>
          <w:szCs w:val="28"/>
        </w:rPr>
        <w:t>i</w:t>
      </w:r>
      <w:proofErr w:type="spellEnd"/>
      <w:r w:rsidR="00B34AFC">
        <w:rPr>
          <w:rFonts w:ascii="Arial" w:hAnsi="Arial" w:cs="Arial"/>
          <w:sz w:val="28"/>
          <w:szCs w:val="28"/>
        </w:rPr>
        <w:t>’</w:t>
      </w:r>
      <w:r w:rsidR="0039321D">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6C3AB7">
        <w:rPr>
          <w:rFonts w:ascii="Arial" w:hAnsi="Arial" w:cs="Arial"/>
          <w:sz w:val="28"/>
          <w:szCs w:val="28"/>
        </w:rPr>
        <w:t xml:space="preserve"> </w:t>
      </w:r>
    </w:p>
    <w:p w14:paraId="0C1B0E7D" w14:textId="2262FEFB" w:rsidR="00B64742" w:rsidRDefault="00C65543" w:rsidP="00EE1207">
      <w:pPr>
        <w:jc w:val="both"/>
        <w:rPr>
          <w:rFonts w:ascii="Arial" w:hAnsi="Arial" w:cs="Arial"/>
          <w:sz w:val="28"/>
          <w:szCs w:val="28"/>
        </w:rPr>
      </w:pPr>
      <w:r>
        <w:rPr>
          <w:rFonts w:ascii="Arial" w:hAnsi="Arial" w:cs="Arial"/>
          <w:sz w:val="28"/>
          <w:szCs w:val="28"/>
          <w:vertAlign w:val="superscript"/>
        </w:rPr>
        <w:lastRenderedPageBreak/>
        <w:t xml:space="preserve">201 </w:t>
      </w:r>
      <w:r w:rsidR="006C3AB7">
        <w:rPr>
          <w:rFonts w:ascii="Arial" w:hAnsi="Arial" w:cs="Arial"/>
          <w:sz w:val="28"/>
          <w:szCs w:val="28"/>
        </w:rPr>
        <w:t xml:space="preserve">Until </w:t>
      </w:r>
      <w:proofErr w:type="spellStart"/>
      <w:r w:rsidR="006C3AB7">
        <w:rPr>
          <w:rFonts w:ascii="Arial" w:hAnsi="Arial" w:cs="Arial"/>
          <w:sz w:val="28"/>
          <w:szCs w:val="28"/>
        </w:rPr>
        <w:t>tavakutoziva</w:t>
      </w:r>
      <w:proofErr w:type="spellEnd"/>
      <w:r w:rsidR="006C3AB7">
        <w:rPr>
          <w:rFonts w:ascii="Arial" w:hAnsi="Arial" w:cs="Arial"/>
          <w:sz w:val="28"/>
          <w:szCs w:val="28"/>
        </w:rPr>
        <w:t xml:space="preserve"> vanhu </w:t>
      </w:r>
      <w:proofErr w:type="spellStart"/>
      <w:r w:rsidR="006C3AB7">
        <w:rPr>
          <w:rFonts w:ascii="Arial" w:hAnsi="Arial" w:cs="Arial"/>
          <w:sz w:val="28"/>
          <w:szCs w:val="28"/>
        </w:rPr>
        <w:t>vavanovenga</w:t>
      </w:r>
      <w:proofErr w:type="spellEnd"/>
      <w:r w:rsidR="006C3AB7">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6C3AB7">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041DA1">
        <w:rPr>
          <w:rFonts w:ascii="Arial" w:hAnsi="Arial" w:cs="Arial"/>
          <w:sz w:val="28"/>
          <w:szCs w:val="28"/>
        </w:rPr>
        <w:t>Chimbondiudzai</w:t>
      </w:r>
      <w:r w:rsidR="000D30E7">
        <w:rPr>
          <w:rFonts w:ascii="Arial" w:hAnsi="Arial" w:cs="Arial"/>
          <w:sz w:val="28"/>
          <w:szCs w:val="28"/>
        </w:rPr>
        <w:t>wo</w:t>
      </w:r>
      <w:proofErr w:type="spellEnd"/>
      <w:r w:rsidR="00041DA1">
        <w:rPr>
          <w:rFonts w:ascii="Arial" w:hAnsi="Arial" w:cs="Arial"/>
          <w:sz w:val="28"/>
          <w:szCs w:val="28"/>
        </w:rPr>
        <w:t xml:space="preserve"> enemy </w:t>
      </w:r>
      <w:proofErr w:type="spellStart"/>
      <w:r w:rsidR="00041DA1">
        <w:rPr>
          <w:rFonts w:ascii="Arial" w:hAnsi="Arial" w:cs="Arial"/>
          <w:sz w:val="28"/>
          <w:szCs w:val="28"/>
        </w:rPr>
        <w:t>yaikweshwa</w:t>
      </w:r>
      <w:proofErr w:type="spellEnd"/>
      <w:r w:rsidR="00041DA1">
        <w:rPr>
          <w:rFonts w:ascii="Arial" w:hAnsi="Arial" w:cs="Arial"/>
          <w:sz w:val="28"/>
          <w:szCs w:val="28"/>
        </w:rPr>
        <w:t xml:space="preserve"> </w:t>
      </w:r>
      <w:proofErr w:type="spellStart"/>
      <w:r w:rsidR="00041DA1">
        <w:rPr>
          <w:rFonts w:ascii="Arial" w:hAnsi="Arial" w:cs="Arial"/>
          <w:sz w:val="28"/>
          <w:szCs w:val="28"/>
        </w:rPr>
        <w:t>na</w:t>
      </w:r>
      <w:proofErr w:type="spellEnd"/>
      <w:r w:rsidR="00041DA1">
        <w:rPr>
          <w:rFonts w:ascii="Arial" w:hAnsi="Arial" w:cs="Arial"/>
          <w:sz w:val="28"/>
          <w:szCs w:val="28"/>
        </w:rPr>
        <w:t xml:space="preserve"> Brother Branham </w:t>
      </w:r>
      <w:r w:rsidR="000D30E7">
        <w:rPr>
          <w:rFonts w:ascii="Arial" w:hAnsi="Arial" w:cs="Arial"/>
          <w:sz w:val="28"/>
          <w:szCs w:val="28"/>
        </w:rPr>
        <w:t>like that</w:t>
      </w:r>
      <w:r w:rsidR="005C4BC2">
        <w:rPr>
          <w:rFonts w:ascii="Arial" w:hAnsi="Arial" w:cs="Arial"/>
          <w:sz w:val="28"/>
          <w:szCs w:val="28"/>
        </w:rPr>
        <w:t>.</w:t>
      </w:r>
      <w:r w:rsidR="00041DA1">
        <w:rPr>
          <w:rFonts w:ascii="Arial" w:hAnsi="Arial" w:cs="Arial"/>
          <w:sz w:val="28"/>
          <w:szCs w:val="28"/>
        </w:rPr>
        <w:t xml:space="preserve"> </w:t>
      </w:r>
      <w:r w:rsidR="005C4BC2">
        <w:rPr>
          <w:rFonts w:ascii="Arial" w:hAnsi="Arial" w:cs="Arial"/>
          <w:sz w:val="28"/>
          <w:szCs w:val="28"/>
        </w:rPr>
        <w:t>K</w:t>
      </w:r>
      <w:r w:rsidR="000D30E7">
        <w:rPr>
          <w:rFonts w:ascii="Arial" w:hAnsi="Arial" w:cs="Arial"/>
          <w:sz w:val="28"/>
          <w:szCs w:val="28"/>
        </w:rPr>
        <w:t xml:space="preserve">uti muone kuti baba ava vane </w:t>
      </w:r>
      <w:proofErr w:type="spellStart"/>
      <w:r w:rsidR="000D30E7">
        <w:rPr>
          <w:rFonts w:ascii="Arial" w:hAnsi="Arial" w:cs="Arial"/>
          <w:sz w:val="28"/>
          <w:szCs w:val="28"/>
        </w:rPr>
        <w:t>maitiro</w:t>
      </w:r>
      <w:proofErr w:type="spellEnd"/>
      <w:r w:rsidR="000D30E7">
        <w:rPr>
          <w:rFonts w:ascii="Arial" w:hAnsi="Arial" w:cs="Arial"/>
          <w:sz w:val="28"/>
          <w:szCs w:val="28"/>
        </w:rPr>
        <w:t xml:space="preserve"> avo </w:t>
      </w:r>
      <w:proofErr w:type="spellStart"/>
      <w:r w:rsidR="000D30E7">
        <w:rPr>
          <w:rFonts w:ascii="Arial" w:hAnsi="Arial" w:cs="Arial"/>
          <w:sz w:val="28"/>
          <w:szCs w:val="28"/>
        </w:rPr>
        <w:t>asiri</w:t>
      </w:r>
      <w:proofErr w:type="spellEnd"/>
      <w:r w:rsidR="000D30E7">
        <w:rPr>
          <w:rFonts w:ascii="Arial" w:hAnsi="Arial" w:cs="Arial"/>
          <w:sz w:val="28"/>
          <w:szCs w:val="28"/>
        </w:rPr>
        <w:t xml:space="preserve"> </w:t>
      </w:r>
      <w:r w:rsidR="00D60D73">
        <w:rPr>
          <w:rFonts w:ascii="Arial" w:hAnsi="Arial" w:cs="Arial"/>
          <w:sz w:val="28"/>
          <w:szCs w:val="28"/>
        </w:rPr>
        <w:t xml:space="preserve">e Spoken Wo…? </w:t>
      </w:r>
      <w:r w:rsidR="00D60D73" w:rsidRPr="003E1BCA">
        <w:rPr>
          <w:rFonts w:ascii="Arial" w:hAnsi="Arial" w:cs="Arial"/>
          <w:sz w:val="18"/>
          <w:szCs w:val="18"/>
        </w:rPr>
        <w:t xml:space="preserve">[Congregation </w:t>
      </w:r>
      <w:r w:rsidR="00063DA1" w:rsidRPr="003E1BCA">
        <w:rPr>
          <w:rFonts w:ascii="Arial" w:hAnsi="Arial" w:cs="Arial"/>
          <w:sz w:val="18"/>
          <w:szCs w:val="18"/>
        </w:rPr>
        <w:t>says, “</w:t>
      </w:r>
      <w:r w:rsidR="00D60D73" w:rsidRPr="003E1BCA">
        <w:rPr>
          <w:rFonts w:ascii="Arial" w:hAnsi="Arial" w:cs="Arial"/>
          <w:sz w:val="18"/>
          <w:szCs w:val="18"/>
        </w:rPr>
        <w:t>Word.”]</w:t>
      </w:r>
      <w:r w:rsidR="00D60D73">
        <w:rPr>
          <w:rFonts w:ascii="Arial" w:hAnsi="Arial" w:cs="Arial"/>
          <w:sz w:val="28"/>
          <w:szCs w:val="28"/>
        </w:rPr>
        <w:t xml:space="preserve"> </w:t>
      </w:r>
      <w:r w:rsidR="00EB7F0C">
        <w:rPr>
          <w:rFonts w:ascii="Arial" w:hAnsi="Arial" w:cs="Arial"/>
          <w:sz w:val="28"/>
          <w:szCs w:val="28"/>
        </w:rPr>
        <w:t xml:space="preserve">He wants us to submit to him, he can’t submit to the man </w:t>
      </w:r>
      <w:r w:rsidR="003C1BBD">
        <w:rPr>
          <w:rFonts w:ascii="Arial" w:hAnsi="Arial" w:cs="Arial"/>
          <w:sz w:val="28"/>
          <w:szCs w:val="28"/>
        </w:rPr>
        <w:t>he professes to believe in, Brother Branham.</w:t>
      </w:r>
    </w:p>
    <w:p w14:paraId="30C3F64B" w14:textId="63C7AE57" w:rsidR="00E04F75" w:rsidRDefault="00B64742" w:rsidP="00EE1207">
      <w:pPr>
        <w:jc w:val="both"/>
        <w:rPr>
          <w:rFonts w:ascii="Arial" w:hAnsi="Arial" w:cs="Arial"/>
          <w:sz w:val="28"/>
          <w:szCs w:val="28"/>
        </w:rPr>
      </w:pPr>
      <w:r>
        <w:rPr>
          <w:rFonts w:ascii="Arial" w:hAnsi="Arial" w:cs="Arial"/>
          <w:sz w:val="28"/>
          <w:szCs w:val="28"/>
          <w:vertAlign w:val="superscript"/>
        </w:rPr>
        <w:t xml:space="preserve">202 </w:t>
      </w:r>
      <w:proofErr w:type="spellStart"/>
      <w:r w:rsidR="003C1BBD">
        <w:rPr>
          <w:rFonts w:ascii="Arial" w:hAnsi="Arial" w:cs="Arial"/>
          <w:sz w:val="28"/>
          <w:szCs w:val="28"/>
        </w:rPr>
        <w:t>Pamakambonzwa</w:t>
      </w:r>
      <w:proofErr w:type="spellEnd"/>
      <w:r w:rsidR="003C1BBD">
        <w:rPr>
          <w:rFonts w:ascii="Arial" w:hAnsi="Arial" w:cs="Arial"/>
          <w:sz w:val="28"/>
          <w:szCs w:val="28"/>
        </w:rPr>
        <w:t xml:space="preserve"> Brother Branham </w:t>
      </w:r>
      <w:proofErr w:type="spellStart"/>
      <w:r w:rsidR="006350B3">
        <w:rPr>
          <w:rFonts w:ascii="Arial" w:hAnsi="Arial" w:cs="Arial"/>
          <w:sz w:val="28"/>
          <w:szCs w:val="28"/>
        </w:rPr>
        <w:t>vachidaro</w:t>
      </w:r>
      <w:proofErr w:type="spellEnd"/>
      <w:r w:rsidR="006350B3">
        <w:rPr>
          <w:rFonts w:ascii="Arial" w:hAnsi="Arial" w:cs="Arial"/>
          <w:sz w:val="28"/>
          <w:szCs w:val="28"/>
        </w:rPr>
        <w:t xml:space="preserve"> munhu </w:t>
      </w:r>
      <w:proofErr w:type="spellStart"/>
      <w:r w:rsidR="006350B3">
        <w:rPr>
          <w:rFonts w:ascii="Arial" w:hAnsi="Arial" w:cs="Arial"/>
          <w:sz w:val="28"/>
          <w:szCs w:val="28"/>
        </w:rPr>
        <w:t>ndepapi</w:t>
      </w:r>
      <w:proofErr w:type="spellEnd"/>
      <w:r w:rsidR="006350B3">
        <w:rPr>
          <w:rFonts w:ascii="Arial" w:hAnsi="Arial" w:cs="Arial"/>
          <w:sz w:val="28"/>
          <w:szCs w:val="28"/>
        </w:rPr>
        <w:t xml:space="preserve">? </w:t>
      </w:r>
      <w:r w:rsidR="001018CD">
        <w:rPr>
          <w:rFonts w:ascii="Arial" w:hAnsi="Arial" w:cs="Arial"/>
          <w:sz w:val="28"/>
          <w:szCs w:val="28"/>
        </w:rPr>
        <w:t>So,</w:t>
      </w:r>
      <w:r w:rsidR="006350B3">
        <w:rPr>
          <w:rFonts w:ascii="Arial" w:hAnsi="Arial" w:cs="Arial"/>
          <w:sz w:val="28"/>
          <w:szCs w:val="28"/>
        </w:rPr>
        <w:t xml:space="preserve"> you mean Brother Branham had no persecutors </w:t>
      </w:r>
      <w:r w:rsidR="00DA4C56">
        <w:rPr>
          <w:rFonts w:ascii="Arial" w:hAnsi="Arial" w:cs="Arial"/>
          <w:sz w:val="28"/>
          <w:szCs w:val="28"/>
        </w:rPr>
        <w:t xml:space="preserve">or </w:t>
      </w:r>
      <w:r w:rsidR="006350B3">
        <w:rPr>
          <w:rFonts w:ascii="Arial" w:hAnsi="Arial" w:cs="Arial"/>
          <w:sz w:val="28"/>
          <w:szCs w:val="28"/>
        </w:rPr>
        <w:t xml:space="preserve">vanhu </w:t>
      </w:r>
      <w:proofErr w:type="spellStart"/>
      <w:r w:rsidR="006350B3">
        <w:rPr>
          <w:rFonts w:ascii="Arial" w:hAnsi="Arial" w:cs="Arial"/>
          <w:sz w:val="28"/>
          <w:szCs w:val="28"/>
        </w:rPr>
        <w:t>vaimunetsa</w:t>
      </w:r>
      <w:proofErr w:type="spellEnd"/>
      <w:r w:rsidR="00C178CE">
        <w:rPr>
          <w:rFonts w:ascii="Arial" w:hAnsi="Arial" w:cs="Arial"/>
          <w:sz w:val="28"/>
          <w:szCs w:val="28"/>
        </w:rPr>
        <w:t>?</w:t>
      </w:r>
      <w:r w:rsidR="00DA4C56">
        <w:rPr>
          <w:rFonts w:ascii="Arial" w:hAnsi="Arial" w:cs="Arial"/>
          <w:sz w:val="28"/>
          <w:szCs w:val="28"/>
        </w:rPr>
        <w:t xml:space="preserve"> Muri </w:t>
      </w:r>
      <w:proofErr w:type="spellStart"/>
      <w:r w:rsidR="00DA4C56">
        <w:rPr>
          <w:rFonts w:ascii="Arial" w:hAnsi="Arial" w:cs="Arial"/>
          <w:sz w:val="28"/>
          <w:szCs w:val="28"/>
        </w:rPr>
        <w:t>kuzviona</w:t>
      </w:r>
      <w:proofErr w:type="spellEnd"/>
      <w:r w:rsidR="00DA4C56">
        <w:rPr>
          <w:rFonts w:ascii="Arial" w:hAnsi="Arial" w:cs="Arial"/>
          <w:sz w:val="28"/>
          <w:szCs w:val="28"/>
        </w:rPr>
        <w:t xml:space="preserve"> kuti murume </w:t>
      </w:r>
      <w:proofErr w:type="spellStart"/>
      <w:r w:rsidR="00DA4C56">
        <w:rPr>
          <w:rFonts w:ascii="Arial" w:hAnsi="Arial" w:cs="Arial"/>
          <w:sz w:val="28"/>
          <w:szCs w:val="28"/>
        </w:rPr>
        <w:t>uya</w:t>
      </w:r>
      <w:proofErr w:type="spellEnd"/>
      <w:r w:rsidR="00DA4C56">
        <w:rPr>
          <w:rFonts w:ascii="Arial" w:hAnsi="Arial" w:cs="Arial"/>
          <w:sz w:val="28"/>
          <w:szCs w:val="28"/>
        </w:rPr>
        <w:t xml:space="preserve"> </w:t>
      </w:r>
      <w:proofErr w:type="spellStart"/>
      <w:r w:rsidR="00DA4C56">
        <w:rPr>
          <w:rFonts w:ascii="Arial" w:hAnsi="Arial" w:cs="Arial"/>
          <w:sz w:val="28"/>
          <w:szCs w:val="28"/>
        </w:rPr>
        <w:t>ane</w:t>
      </w:r>
      <w:proofErr w:type="spellEnd"/>
      <w:r w:rsidR="00DA4C56">
        <w:rPr>
          <w:rFonts w:ascii="Arial" w:hAnsi="Arial" w:cs="Arial"/>
          <w:sz w:val="28"/>
          <w:szCs w:val="28"/>
        </w:rPr>
        <w:t xml:space="preserve"> </w:t>
      </w:r>
      <w:proofErr w:type="spellStart"/>
      <w:r w:rsidR="00DA4C56">
        <w:rPr>
          <w:rFonts w:ascii="Arial" w:hAnsi="Arial" w:cs="Arial"/>
          <w:sz w:val="28"/>
          <w:szCs w:val="28"/>
        </w:rPr>
        <w:t>maitiro</w:t>
      </w:r>
      <w:proofErr w:type="spellEnd"/>
      <w:r w:rsidR="00DA4C56">
        <w:rPr>
          <w:rFonts w:ascii="Arial" w:hAnsi="Arial" w:cs="Arial"/>
          <w:sz w:val="28"/>
          <w:szCs w:val="28"/>
        </w:rPr>
        <w:t xml:space="preserve"> </w:t>
      </w:r>
      <w:proofErr w:type="spellStart"/>
      <w:r w:rsidR="00DA4C56">
        <w:rPr>
          <w:rFonts w:ascii="Arial" w:hAnsi="Arial" w:cs="Arial"/>
          <w:sz w:val="28"/>
          <w:szCs w:val="28"/>
        </w:rPr>
        <w:t>ake</w:t>
      </w:r>
      <w:proofErr w:type="spellEnd"/>
      <w:r w:rsidR="00DA4C56">
        <w:rPr>
          <w:rFonts w:ascii="Arial" w:hAnsi="Arial" w:cs="Arial"/>
          <w:sz w:val="28"/>
          <w:szCs w:val="28"/>
        </w:rPr>
        <w:t xml:space="preserve"> </w:t>
      </w:r>
      <w:proofErr w:type="spellStart"/>
      <w:r w:rsidR="001018CD">
        <w:rPr>
          <w:rFonts w:ascii="Arial" w:hAnsi="Arial" w:cs="Arial"/>
          <w:sz w:val="28"/>
          <w:szCs w:val="28"/>
        </w:rPr>
        <w:t>asiri</w:t>
      </w:r>
      <w:proofErr w:type="spellEnd"/>
      <w:r w:rsidR="001018CD">
        <w:rPr>
          <w:rFonts w:ascii="Arial" w:hAnsi="Arial" w:cs="Arial"/>
          <w:sz w:val="28"/>
          <w:szCs w:val="28"/>
        </w:rPr>
        <w:t xml:space="preserve"> </w:t>
      </w:r>
      <w:proofErr w:type="spellStart"/>
      <w:r w:rsidR="001018CD">
        <w:rPr>
          <w:rFonts w:ascii="Arial" w:hAnsi="Arial" w:cs="Arial"/>
          <w:sz w:val="28"/>
          <w:szCs w:val="28"/>
        </w:rPr>
        <w:t>eShoko</w:t>
      </w:r>
      <w:proofErr w:type="spellEnd"/>
      <w:r w:rsidR="001018CD">
        <w:rPr>
          <w:rFonts w:ascii="Arial" w:hAnsi="Arial" w:cs="Arial"/>
          <w:sz w:val="28"/>
          <w:szCs w:val="28"/>
        </w:rPr>
        <w:t xml:space="preserve"> raMwari? </w:t>
      </w:r>
      <w:r w:rsidR="00534101" w:rsidRPr="00534101">
        <w:rPr>
          <w:rFonts w:ascii="Arial" w:hAnsi="Arial" w:cs="Arial"/>
          <w:sz w:val="18"/>
          <w:szCs w:val="28"/>
        </w:rPr>
        <w:t xml:space="preserve">[Congregation says, “Amen.”] </w:t>
      </w:r>
      <w:r w:rsidR="001018CD">
        <w:rPr>
          <w:rFonts w:ascii="Arial" w:hAnsi="Arial" w:cs="Arial"/>
          <w:sz w:val="28"/>
          <w:szCs w:val="28"/>
        </w:rPr>
        <w:t>Huh, Brother Branham would never talk like that!</w:t>
      </w:r>
      <w:r w:rsidR="00DA4C56">
        <w:rPr>
          <w:rFonts w:ascii="Arial" w:hAnsi="Arial" w:cs="Arial"/>
          <w:sz w:val="28"/>
          <w:szCs w:val="28"/>
        </w:rPr>
        <w:t xml:space="preserve"> </w:t>
      </w:r>
      <w:r w:rsidR="009C6E4C">
        <w:rPr>
          <w:rFonts w:ascii="Arial" w:hAnsi="Arial" w:cs="Arial"/>
          <w:sz w:val="28"/>
          <w:szCs w:val="28"/>
        </w:rPr>
        <w:t>A prophet, a higher ministry</w:t>
      </w:r>
      <w:r w:rsidR="00FC63C9">
        <w:rPr>
          <w:rFonts w:ascii="Arial" w:hAnsi="Arial" w:cs="Arial"/>
          <w:sz w:val="28"/>
          <w:szCs w:val="28"/>
        </w:rPr>
        <w:t>, he would never talk like the way that man talks</w:t>
      </w:r>
      <w:r w:rsidR="00E04F75">
        <w:rPr>
          <w:rFonts w:ascii="Arial" w:hAnsi="Arial" w:cs="Arial"/>
          <w:sz w:val="28"/>
          <w:szCs w:val="28"/>
        </w:rPr>
        <w:t xml:space="preserve">. </w:t>
      </w:r>
    </w:p>
    <w:p w14:paraId="76476D9D" w14:textId="77D3B677" w:rsidR="00976ACB" w:rsidRDefault="00B64742" w:rsidP="00EE1207">
      <w:pPr>
        <w:jc w:val="both"/>
        <w:rPr>
          <w:rFonts w:ascii="Arial" w:hAnsi="Arial" w:cs="Arial"/>
          <w:sz w:val="28"/>
          <w:szCs w:val="28"/>
        </w:rPr>
      </w:pPr>
      <w:r>
        <w:rPr>
          <w:rFonts w:ascii="Arial" w:hAnsi="Arial" w:cs="Arial"/>
          <w:sz w:val="28"/>
          <w:szCs w:val="28"/>
          <w:vertAlign w:val="superscript"/>
        </w:rPr>
        <w:t xml:space="preserve">203 </w:t>
      </w:r>
      <w:proofErr w:type="spellStart"/>
      <w:r w:rsidR="00E04F75" w:rsidRPr="00F115CA">
        <w:rPr>
          <w:rFonts w:ascii="Arial" w:hAnsi="Arial" w:cs="Arial"/>
          <w:sz w:val="28"/>
          <w:szCs w:val="28"/>
        </w:rPr>
        <w:t>Ndopa</w:t>
      </w:r>
      <w:proofErr w:type="spellEnd"/>
      <w:r w:rsidR="00E04F75" w:rsidRPr="00F115CA">
        <w:rPr>
          <w:rFonts w:ascii="Arial" w:hAnsi="Arial" w:cs="Arial"/>
          <w:sz w:val="28"/>
          <w:szCs w:val="28"/>
        </w:rPr>
        <w:t xml:space="preserve"> </w:t>
      </w:r>
      <w:proofErr w:type="spellStart"/>
      <w:r w:rsidR="00E04F75" w:rsidRPr="00F115CA">
        <w:rPr>
          <w:rFonts w:ascii="Arial" w:hAnsi="Arial" w:cs="Arial"/>
          <w:sz w:val="28"/>
          <w:szCs w:val="28"/>
        </w:rPr>
        <w:t>munofanira</w:t>
      </w:r>
      <w:proofErr w:type="spellEnd"/>
      <w:r w:rsidR="00E04F75" w:rsidRPr="00F115CA">
        <w:rPr>
          <w:rFonts w:ascii="Arial" w:hAnsi="Arial" w:cs="Arial"/>
          <w:sz w:val="28"/>
          <w:szCs w:val="28"/>
        </w:rPr>
        <w:t xml:space="preserve"> kudzidza vanhu </w:t>
      </w:r>
      <w:proofErr w:type="spellStart"/>
      <w:r w:rsidR="00E04F75" w:rsidRPr="00F115CA">
        <w:rPr>
          <w:rFonts w:ascii="Arial" w:hAnsi="Arial" w:cs="Arial"/>
          <w:sz w:val="28"/>
          <w:szCs w:val="28"/>
        </w:rPr>
        <w:t>vaMwari</w:t>
      </w:r>
      <w:proofErr w:type="spellEnd"/>
      <w:r w:rsidR="00E04F75" w:rsidRPr="00F115CA">
        <w:rPr>
          <w:rFonts w:ascii="Arial" w:hAnsi="Arial" w:cs="Arial"/>
          <w:sz w:val="28"/>
          <w:szCs w:val="28"/>
        </w:rPr>
        <w:t xml:space="preserve">, </w:t>
      </w:r>
      <w:r w:rsidR="00F115CA" w:rsidRPr="00F115CA">
        <w:rPr>
          <w:rFonts w:ascii="Arial" w:hAnsi="Arial" w:cs="Arial"/>
          <w:sz w:val="28"/>
          <w:szCs w:val="28"/>
        </w:rPr>
        <w:t xml:space="preserve">kuti </w:t>
      </w:r>
      <w:proofErr w:type="spellStart"/>
      <w:r w:rsidR="00F115CA" w:rsidRPr="00F115CA">
        <w:rPr>
          <w:rFonts w:ascii="Arial" w:hAnsi="Arial" w:cs="Arial"/>
          <w:sz w:val="28"/>
          <w:szCs w:val="28"/>
        </w:rPr>
        <w:t>hatitarisei</w:t>
      </w:r>
      <w:proofErr w:type="spellEnd"/>
      <w:r w:rsidR="00F115CA" w:rsidRPr="00F115CA">
        <w:rPr>
          <w:rFonts w:ascii="Arial" w:hAnsi="Arial" w:cs="Arial"/>
          <w:sz w:val="28"/>
          <w:szCs w:val="28"/>
        </w:rPr>
        <w:t xml:space="preserve"> kune vaka</w:t>
      </w:r>
      <w:r w:rsidR="00F115CA">
        <w:rPr>
          <w:rFonts w:ascii="Arial" w:hAnsi="Arial" w:cs="Arial"/>
          <w:sz w:val="28"/>
          <w:szCs w:val="28"/>
        </w:rPr>
        <w:t xml:space="preserve">enda mberi </w:t>
      </w:r>
      <w:r w:rsidR="00EE0A7C">
        <w:rPr>
          <w:rFonts w:ascii="Arial" w:hAnsi="Arial" w:cs="Arial"/>
          <w:sz w:val="28"/>
          <w:szCs w:val="28"/>
        </w:rPr>
        <w:t xml:space="preserve">kwedu! </w:t>
      </w:r>
      <w:r w:rsidR="00534101" w:rsidRPr="00534101">
        <w:rPr>
          <w:rFonts w:ascii="Arial" w:hAnsi="Arial" w:cs="Arial"/>
          <w:sz w:val="18"/>
          <w:szCs w:val="28"/>
        </w:rPr>
        <w:t xml:space="preserve">[Congregation says, “Amen.”] </w:t>
      </w:r>
      <w:r w:rsidR="00EE0A7C">
        <w:rPr>
          <w:rFonts w:ascii="Arial" w:hAnsi="Arial" w:cs="Arial"/>
          <w:sz w:val="28"/>
          <w:szCs w:val="28"/>
        </w:rPr>
        <w:t xml:space="preserve">Toda </w:t>
      </w:r>
      <w:proofErr w:type="spellStart"/>
      <w:r w:rsidR="00EE0A7C">
        <w:rPr>
          <w:rFonts w:ascii="Arial" w:hAnsi="Arial" w:cs="Arial"/>
          <w:sz w:val="28"/>
          <w:szCs w:val="28"/>
        </w:rPr>
        <w:t>kudzorerwa</w:t>
      </w:r>
      <w:proofErr w:type="spellEnd"/>
      <w:r w:rsidR="00EE0A7C">
        <w:rPr>
          <w:rFonts w:ascii="Arial" w:hAnsi="Arial" w:cs="Arial"/>
          <w:sz w:val="28"/>
          <w:szCs w:val="28"/>
        </w:rPr>
        <w:t xml:space="preserve"> </w:t>
      </w:r>
      <w:proofErr w:type="spellStart"/>
      <w:r w:rsidR="00EE0A7C">
        <w:rPr>
          <w:rFonts w:ascii="Arial" w:hAnsi="Arial" w:cs="Arial"/>
          <w:sz w:val="28"/>
          <w:szCs w:val="28"/>
        </w:rPr>
        <w:t>kuMessage</w:t>
      </w:r>
      <w:proofErr w:type="spellEnd"/>
      <w:r w:rsidR="00EE0A7C">
        <w:rPr>
          <w:rFonts w:ascii="Arial" w:hAnsi="Arial" w:cs="Arial"/>
          <w:sz w:val="28"/>
          <w:szCs w:val="28"/>
        </w:rPr>
        <w:t xml:space="preserve"> vanhu </w:t>
      </w:r>
      <w:proofErr w:type="spellStart"/>
      <w:r w:rsidR="00EE0A7C">
        <w:rPr>
          <w:rFonts w:ascii="Arial" w:hAnsi="Arial" w:cs="Arial"/>
          <w:sz w:val="28"/>
          <w:szCs w:val="28"/>
        </w:rPr>
        <w:t>vaMwari</w:t>
      </w:r>
      <w:proofErr w:type="spellEnd"/>
      <w:r w:rsidR="00EE0A7C">
        <w:rPr>
          <w:rFonts w:ascii="Arial" w:hAnsi="Arial" w:cs="Arial"/>
          <w:sz w:val="28"/>
          <w:szCs w:val="28"/>
        </w:rPr>
        <w:t xml:space="preserve">, </w:t>
      </w:r>
      <w:proofErr w:type="spellStart"/>
      <w:r w:rsidR="00B5321C">
        <w:rPr>
          <w:rFonts w:ascii="Arial" w:hAnsi="Arial" w:cs="Arial"/>
          <w:sz w:val="28"/>
          <w:szCs w:val="28"/>
        </w:rPr>
        <w:t>mumwe</w:t>
      </w:r>
      <w:proofErr w:type="spellEnd"/>
      <w:r w:rsidR="00B5321C">
        <w:rPr>
          <w:rFonts w:ascii="Arial" w:hAnsi="Arial" w:cs="Arial"/>
          <w:sz w:val="28"/>
          <w:szCs w:val="28"/>
        </w:rPr>
        <w:t xml:space="preserve"> </w:t>
      </w:r>
      <w:proofErr w:type="spellStart"/>
      <w:r w:rsidR="00B5321C">
        <w:rPr>
          <w:rFonts w:ascii="Arial" w:hAnsi="Arial" w:cs="Arial"/>
          <w:sz w:val="28"/>
          <w:szCs w:val="28"/>
        </w:rPr>
        <w:t>nemumwe</w:t>
      </w:r>
      <w:proofErr w:type="spellEnd"/>
      <w:r w:rsidR="00B5321C">
        <w:rPr>
          <w:rFonts w:ascii="Arial" w:hAnsi="Arial" w:cs="Arial"/>
          <w:sz w:val="28"/>
          <w:szCs w:val="28"/>
        </w:rPr>
        <w:t xml:space="preserve"> ari pano </w:t>
      </w:r>
      <w:proofErr w:type="spellStart"/>
      <w:r w:rsidR="00B5321C">
        <w:rPr>
          <w:rFonts w:ascii="Arial" w:hAnsi="Arial" w:cs="Arial"/>
          <w:sz w:val="28"/>
          <w:szCs w:val="28"/>
        </w:rPr>
        <w:t>ngaati</w:t>
      </w:r>
      <w:proofErr w:type="spellEnd"/>
      <w:r w:rsidR="00B5321C">
        <w:rPr>
          <w:rFonts w:ascii="Arial" w:hAnsi="Arial" w:cs="Arial"/>
          <w:sz w:val="28"/>
          <w:szCs w:val="28"/>
        </w:rPr>
        <w:t xml:space="preserve">, ‘Baba </w:t>
      </w:r>
      <w:proofErr w:type="spellStart"/>
      <w:r w:rsidR="00B5321C">
        <w:rPr>
          <w:rFonts w:ascii="Arial" w:hAnsi="Arial" w:cs="Arial"/>
          <w:sz w:val="28"/>
          <w:szCs w:val="28"/>
        </w:rPr>
        <w:t>ndoda</w:t>
      </w:r>
      <w:proofErr w:type="spellEnd"/>
      <w:r w:rsidR="00B5321C">
        <w:rPr>
          <w:rFonts w:ascii="Arial" w:hAnsi="Arial" w:cs="Arial"/>
          <w:sz w:val="28"/>
          <w:szCs w:val="28"/>
        </w:rPr>
        <w:t xml:space="preserve"> </w:t>
      </w:r>
      <w:proofErr w:type="spellStart"/>
      <w:r w:rsidR="00B5321C">
        <w:rPr>
          <w:rFonts w:ascii="Arial" w:hAnsi="Arial" w:cs="Arial"/>
          <w:sz w:val="28"/>
          <w:szCs w:val="28"/>
        </w:rPr>
        <w:t>ropafadzo</w:t>
      </w:r>
      <w:proofErr w:type="spellEnd"/>
      <w:r w:rsidR="00B5321C">
        <w:rPr>
          <w:rFonts w:ascii="Arial" w:hAnsi="Arial" w:cs="Arial"/>
          <w:sz w:val="28"/>
          <w:szCs w:val="28"/>
        </w:rPr>
        <w:t xml:space="preserve"> rangu</w:t>
      </w:r>
      <w:r w:rsidR="00AA43B4">
        <w:rPr>
          <w:rFonts w:ascii="Arial" w:hAnsi="Arial" w:cs="Arial"/>
          <w:sz w:val="28"/>
          <w:szCs w:val="28"/>
        </w:rPr>
        <w:t>’</w:t>
      </w:r>
      <w:r w:rsidR="007205C8">
        <w:rPr>
          <w:rFonts w:ascii="Arial" w:hAnsi="Arial" w:cs="Arial"/>
          <w:sz w:val="28"/>
          <w:szCs w:val="28"/>
        </w:rPr>
        <w:t>.</w:t>
      </w:r>
      <w:r w:rsidR="00AA43B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AA43B4">
        <w:rPr>
          <w:rFonts w:ascii="Arial" w:hAnsi="Arial" w:cs="Arial"/>
          <w:sz w:val="28"/>
          <w:szCs w:val="28"/>
        </w:rPr>
        <w:t>Inguva</w:t>
      </w:r>
      <w:proofErr w:type="spellEnd"/>
      <w:r w:rsidR="00AA43B4">
        <w:rPr>
          <w:rFonts w:ascii="Arial" w:hAnsi="Arial" w:cs="Arial"/>
          <w:sz w:val="28"/>
          <w:szCs w:val="28"/>
        </w:rPr>
        <w:t xml:space="preserve"> </w:t>
      </w:r>
      <w:proofErr w:type="spellStart"/>
      <w:r w:rsidR="00AA43B4">
        <w:rPr>
          <w:rFonts w:ascii="Arial" w:hAnsi="Arial" w:cs="Arial"/>
          <w:sz w:val="28"/>
          <w:szCs w:val="28"/>
        </w:rPr>
        <w:t>yekutambira</w:t>
      </w:r>
      <w:proofErr w:type="spellEnd"/>
      <w:r w:rsidR="00AA43B4">
        <w:rPr>
          <w:rFonts w:ascii="Arial" w:hAnsi="Arial" w:cs="Arial"/>
          <w:sz w:val="28"/>
          <w:szCs w:val="28"/>
        </w:rPr>
        <w:t xml:space="preserve"> </w:t>
      </w:r>
      <w:proofErr w:type="spellStart"/>
      <w:r w:rsidR="00AA43B4">
        <w:rPr>
          <w:rFonts w:ascii="Arial" w:hAnsi="Arial" w:cs="Arial"/>
          <w:sz w:val="28"/>
          <w:szCs w:val="28"/>
        </w:rPr>
        <w:t>ropafadzo</w:t>
      </w:r>
      <w:proofErr w:type="spellEnd"/>
      <w:r w:rsidR="00AA43B4">
        <w:rPr>
          <w:rFonts w:ascii="Arial" w:hAnsi="Arial" w:cs="Arial"/>
          <w:sz w:val="28"/>
          <w:szCs w:val="28"/>
        </w:rPr>
        <w:t xml:space="preserve"> </w:t>
      </w:r>
      <w:proofErr w:type="spellStart"/>
      <w:r w:rsidR="00AA43B4">
        <w:rPr>
          <w:rFonts w:ascii="Arial" w:hAnsi="Arial" w:cs="Arial"/>
          <w:sz w:val="28"/>
          <w:szCs w:val="28"/>
        </w:rPr>
        <w:t>rako</w:t>
      </w:r>
      <w:proofErr w:type="spellEnd"/>
      <w:r w:rsidR="00AA43B4">
        <w:rPr>
          <w:rFonts w:ascii="Arial" w:hAnsi="Arial" w:cs="Arial"/>
          <w:sz w:val="28"/>
          <w:szCs w:val="28"/>
        </w:rPr>
        <w:t xml:space="preserve"> </w:t>
      </w:r>
      <w:r w:rsidR="00706FB6">
        <w:rPr>
          <w:rFonts w:ascii="Arial" w:hAnsi="Arial" w:cs="Arial"/>
          <w:sz w:val="28"/>
          <w:szCs w:val="28"/>
        </w:rPr>
        <w:t xml:space="preserve">izvo…? </w:t>
      </w:r>
      <w:r w:rsidR="00706FB6" w:rsidRPr="00F051E2">
        <w:rPr>
          <w:rFonts w:ascii="Arial" w:hAnsi="Arial" w:cs="Arial"/>
          <w:sz w:val="18"/>
          <w:szCs w:val="18"/>
        </w:rPr>
        <w:t xml:space="preserve">[Congregation </w:t>
      </w:r>
      <w:r w:rsidR="00063DA1" w:rsidRPr="00F051E2">
        <w:rPr>
          <w:rFonts w:ascii="Arial" w:hAnsi="Arial" w:cs="Arial"/>
          <w:sz w:val="18"/>
          <w:szCs w:val="18"/>
        </w:rPr>
        <w:t>says, “</w:t>
      </w:r>
      <w:proofErr w:type="spellStart"/>
      <w:r w:rsidR="00706FB6" w:rsidRPr="00F051E2">
        <w:rPr>
          <w:rFonts w:ascii="Arial" w:hAnsi="Arial" w:cs="Arial"/>
          <w:sz w:val="18"/>
          <w:szCs w:val="18"/>
        </w:rPr>
        <w:t>izvozvi</w:t>
      </w:r>
      <w:proofErr w:type="spellEnd"/>
      <w:r w:rsidR="00B330C0" w:rsidRPr="00F051E2">
        <w:rPr>
          <w:rFonts w:ascii="Arial" w:hAnsi="Arial" w:cs="Arial"/>
          <w:sz w:val="18"/>
          <w:szCs w:val="18"/>
        </w:rPr>
        <w:t>, Amen.</w:t>
      </w:r>
      <w:r w:rsidR="00706FB6" w:rsidRPr="00F051E2">
        <w:rPr>
          <w:rFonts w:ascii="Arial" w:hAnsi="Arial" w:cs="Arial"/>
          <w:sz w:val="18"/>
          <w:szCs w:val="18"/>
        </w:rPr>
        <w:t>”]</w:t>
      </w:r>
      <w:r w:rsidR="00706FB6">
        <w:rPr>
          <w:rFonts w:ascii="Arial" w:hAnsi="Arial" w:cs="Arial"/>
          <w:sz w:val="28"/>
          <w:szCs w:val="28"/>
        </w:rPr>
        <w:t xml:space="preserve"> </w:t>
      </w:r>
      <w:proofErr w:type="spellStart"/>
      <w:r w:rsidR="00B330C0">
        <w:rPr>
          <w:rFonts w:ascii="Arial" w:hAnsi="Arial" w:cs="Arial"/>
          <w:sz w:val="28"/>
          <w:szCs w:val="28"/>
        </w:rPr>
        <w:t>Haaameeen</w:t>
      </w:r>
      <w:proofErr w:type="spellEnd"/>
      <w:r w:rsidR="00B330C0">
        <w:rPr>
          <w:rFonts w:ascii="Arial" w:hAnsi="Arial" w:cs="Arial"/>
          <w:sz w:val="28"/>
          <w:szCs w:val="28"/>
        </w:rPr>
        <w:t xml:space="preserve">! </w:t>
      </w:r>
      <w:r w:rsidR="00534101" w:rsidRPr="00534101">
        <w:rPr>
          <w:rFonts w:ascii="Arial" w:hAnsi="Arial" w:cs="Arial"/>
          <w:sz w:val="18"/>
          <w:szCs w:val="28"/>
        </w:rPr>
        <w:t xml:space="preserve">[Congregation says, “Amen.”] </w:t>
      </w:r>
    </w:p>
    <w:p w14:paraId="7E4F2CE2" w14:textId="77777777" w:rsidR="00976ACB" w:rsidRDefault="00976ACB" w:rsidP="00EE1207">
      <w:pPr>
        <w:jc w:val="both"/>
        <w:rPr>
          <w:rFonts w:ascii="Arial" w:hAnsi="Arial" w:cs="Arial"/>
          <w:sz w:val="28"/>
          <w:szCs w:val="28"/>
        </w:rPr>
      </w:pPr>
      <w:r>
        <w:rPr>
          <w:rFonts w:ascii="Arial" w:hAnsi="Arial" w:cs="Arial"/>
          <w:sz w:val="28"/>
          <w:szCs w:val="28"/>
        </w:rPr>
        <w:t xml:space="preserve">Hativerengeri tose, verse 10 </w:t>
      </w:r>
      <w:proofErr w:type="spellStart"/>
      <w:r>
        <w:rPr>
          <w:rFonts w:ascii="Arial" w:hAnsi="Arial" w:cs="Arial"/>
          <w:sz w:val="28"/>
          <w:szCs w:val="28"/>
        </w:rPr>
        <w:t>tese</w:t>
      </w:r>
      <w:proofErr w:type="spellEnd"/>
      <w:r>
        <w:rPr>
          <w:rFonts w:ascii="Arial" w:hAnsi="Arial" w:cs="Arial"/>
          <w:sz w:val="28"/>
          <w:szCs w:val="28"/>
        </w:rPr>
        <w:t>.</w:t>
      </w:r>
    </w:p>
    <w:p w14:paraId="2F4153ED" w14:textId="617E2D6F" w:rsidR="006C13CE" w:rsidRDefault="00821840" w:rsidP="00CF060B">
      <w:pPr>
        <w:ind w:left="720"/>
        <w:jc w:val="both"/>
        <w:rPr>
          <w:rFonts w:ascii="Arial" w:hAnsi="Arial" w:cs="Arial"/>
          <w:i/>
          <w:iCs/>
          <w:sz w:val="28"/>
          <w:szCs w:val="28"/>
        </w:rPr>
      </w:pPr>
      <w:r w:rsidRPr="00821840">
        <w:rPr>
          <w:rFonts w:ascii="Arial" w:hAnsi="Arial" w:cs="Arial"/>
          <w:i/>
          <w:iCs/>
          <w:sz w:val="28"/>
          <w:szCs w:val="28"/>
        </w:rPr>
        <w:t xml:space="preserve">If thou shalt hearken unto the voice of the Lord thy God, to keep </w:t>
      </w:r>
      <w:r w:rsidR="00342E1E">
        <w:rPr>
          <w:rFonts w:ascii="Arial" w:hAnsi="Arial" w:cs="Arial"/>
          <w:i/>
          <w:iCs/>
          <w:sz w:val="28"/>
          <w:szCs w:val="28"/>
        </w:rPr>
        <w:t>H</w:t>
      </w:r>
      <w:r w:rsidRPr="00821840">
        <w:rPr>
          <w:rFonts w:ascii="Arial" w:hAnsi="Arial" w:cs="Arial"/>
          <w:i/>
          <w:iCs/>
          <w:sz w:val="28"/>
          <w:szCs w:val="28"/>
        </w:rPr>
        <w:t xml:space="preserve">is commandments and </w:t>
      </w:r>
      <w:r w:rsidR="00342E1E">
        <w:rPr>
          <w:rFonts w:ascii="Arial" w:hAnsi="Arial" w:cs="Arial"/>
          <w:i/>
          <w:iCs/>
          <w:sz w:val="28"/>
          <w:szCs w:val="28"/>
        </w:rPr>
        <w:t>H</w:t>
      </w:r>
      <w:r w:rsidRPr="00821840">
        <w:rPr>
          <w:rFonts w:ascii="Arial" w:hAnsi="Arial" w:cs="Arial"/>
          <w:i/>
          <w:iCs/>
          <w:sz w:val="28"/>
          <w:szCs w:val="28"/>
        </w:rPr>
        <w:t xml:space="preserve">is statutes which are written in this </w:t>
      </w:r>
      <w:r w:rsidR="00A17920">
        <w:rPr>
          <w:rFonts w:ascii="Arial" w:hAnsi="Arial" w:cs="Arial"/>
          <w:i/>
          <w:iCs/>
          <w:sz w:val="28"/>
          <w:szCs w:val="28"/>
        </w:rPr>
        <w:t>b</w:t>
      </w:r>
      <w:r w:rsidRPr="00821840">
        <w:rPr>
          <w:rFonts w:ascii="Arial" w:hAnsi="Arial" w:cs="Arial"/>
          <w:i/>
          <w:iCs/>
          <w:sz w:val="28"/>
          <w:szCs w:val="28"/>
        </w:rPr>
        <w:t xml:space="preserve">ook of the </w:t>
      </w:r>
      <w:r w:rsidR="00A17920">
        <w:rPr>
          <w:rFonts w:ascii="Arial" w:hAnsi="Arial" w:cs="Arial"/>
          <w:i/>
          <w:iCs/>
          <w:sz w:val="28"/>
          <w:szCs w:val="28"/>
        </w:rPr>
        <w:t>L</w:t>
      </w:r>
      <w:r w:rsidRPr="00821840">
        <w:rPr>
          <w:rFonts w:ascii="Arial" w:hAnsi="Arial" w:cs="Arial"/>
          <w:i/>
          <w:iCs/>
          <w:sz w:val="28"/>
          <w:szCs w:val="28"/>
        </w:rPr>
        <w:t>aw, and if thou turn unto the Lord thy God with all thine heart, and with all thy soul.</w:t>
      </w:r>
    </w:p>
    <w:p w14:paraId="3B7632C9" w14:textId="59D1182B" w:rsidR="00D0509A" w:rsidRDefault="00B64742" w:rsidP="00EE1207">
      <w:pPr>
        <w:jc w:val="both"/>
        <w:rPr>
          <w:rFonts w:ascii="Arial" w:hAnsi="Arial" w:cs="Arial"/>
          <w:sz w:val="28"/>
          <w:szCs w:val="28"/>
        </w:rPr>
      </w:pPr>
      <w:r>
        <w:rPr>
          <w:rFonts w:ascii="Arial" w:hAnsi="Arial" w:cs="Arial"/>
          <w:sz w:val="28"/>
          <w:szCs w:val="28"/>
          <w:vertAlign w:val="superscript"/>
        </w:rPr>
        <w:t xml:space="preserve">204 </w:t>
      </w:r>
      <w:r w:rsidR="00821840">
        <w:rPr>
          <w:rFonts w:ascii="Arial" w:hAnsi="Arial" w:cs="Arial"/>
          <w:sz w:val="28"/>
          <w:szCs w:val="28"/>
        </w:rPr>
        <w:t xml:space="preserve">Ndoda Amen </w:t>
      </w:r>
      <w:proofErr w:type="spellStart"/>
      <w:r w:rsidR="00821840">
        <w:rPr>
          <w:rFonts w:ascii="Arial" w:hAnsi="Arial" w:cs="Arial"/>
          <w:sz w:val="28"/>
          <w:szCs w:val="28"/>
        </w:rPr>
        <w:t>akadarika</w:t>
      </w:r>
      <w:proofErr w:type="spellEnd"/>
      <w:r w:rsidR="00821840">
        <w:rPr>
          <w:rFonts w:ascii="Arial" w:hAnsi="Arial" w:cs="Arial"/>
          <w:sz w:val="28"/>
          <w:szCs w:val="28"/>
        </w:rPr>
        <w:t xml:space="preserve"> Amen</w:t>
      </w:r>
      <w:r w:rsidR="009F203E">
        <w:rPr>
          <w:rFonts w:ascii="Arial" w:hAnsi="Arial" w:cs="Arial"/>
          <w:sz w:val="28"/>
          <w:szCs w:val="28"/>
        </w:rPr>
        <w:t>.</w:t>
      </w:r>
      <w:r w:rsidR="00821840">
        <w:rPr>
          <w:rFonts w:ascii="Arial" w:hAnsi="Arial" w:cs="Arial"/>
          <w:sz w:val="28"/>
          <w:szCs w:val="28"/>
        </w:rPr>
        <w:t xml:space="preserve"> </w:t>
      </w:r>
      <w:r w:rsidR="00534101" w:rsidRPr="00534101">
        <w:rPr>
          <w:rFonts w:ascii="Arial" w:hAnsi="Arial" w:cs="Arial"/>
          <w:sz w:val="18"/>
          <w:szCs w:val="28"/>
        </w:rPr>
        <w:t xml:space="preserve">[Congregation says, “Amen.”] </w:t>
      </w:r>
      <w:r w:rsidR="00DB311C" w:rsidRPr="00DB311C">
        <w:rPr>
          <w:rFonts w:ascii="Arial" w:hAnsi="Arial" w:cs="Arial"/>
          <w:sz w:val="28"/>
          <w:szCs w:val="28"/>
        </w:rPr>
        <w:t xml:space="preserve">Munhu wese </w:t>
      </w:r>
      <w:proofErr w:type="spellStart"/>
      <w:r w:rsidR="00DB311C" w:rsidRPr="00DB311C">
        <w:rPr>
          <w:rFonts w:ascii="Arial" w:hAnsi="Arial" w:cs="Arial"/>
          <w:sz w:val="28"/>
          <w:szCs w:val="28"/>
        </w:rPr>
        <w:t>obvunza</w:t>
      </w:r>
      <w:proofErr w:type="spellEnd"/>
      <w:r w:rsidR="00DB311C" w:rsidRPr="00DB311C">
        <w:rPr>
          <w:rFonts w:ascii="Arial" w:hAnsi="Arial" w:cs="Arial"/>
          <w:sz w:val="28"/>
          <w:szCs w:val="28"/>
        </w:rPr>
        <w:t xml:space="preserve"> kuti </w:t>
      </w:r>
      <w:proofErr w:type="spellStart"/>
      <w:r w:rsidR="00DB311C" w:rsidRPr="00DB311C">
        <w:rPr>
          <w:rFonts w:ascii="Arial" w:hAnsi="Arial" w:cs="Arial"/>
          <w:sz w:val="28"/>
          <w:szCs w:val="28"/>
        </w:rPr>
        <w:t>zvino</w:t>
      </w:r>
      <w:proofErr w:type="spellEnd"/>
      <w:r w:rsidR="00DB311C" w:rsidRPr="00DB311C">
        <w:rPr>
          <w:rFonts w:ascii="Arial" w:hAnsi="Arial" w:cs="Arial"/>
          <w:sz w:val="28"/>
          <w:szCs w:val="28"/>
        </w:rPr>
        <w:t xml:space="preserve"> </w:t>
      </w:r>
      <w:proofErr w:type="spellStart"/>
      <w:r w:rsidR="00DB311C" w:rsidRPr="00DB311C">
        <w:rPr>
          <w:rFonts w:ascii="Arial" w:hAnsi="Arial" w:cs="Arial"/>
          <w:sz w:val="28"/>
          <w:szCs w:val="28"/>
        </w:rPr>
        <w:t>ndoita</w:t>
      </w:r>
      <w:proofErr w:type="spellEnd"/>
      <w:r w:rsidR="00DB311C" w:rsidRPr="00DB311C">
        <w:rPr>
          <w:rFonts w:ascii="Arial" w:hAnsi="Arial" w:cs="Arial"/>
          <w:sz w:val="28"/>
          <w:szCs w:val="28"/>
        </w:rPr>
        <w:t xml:space="preserve"> sei</w:t>
      </w:r>
      <w:r w:rsidR="00DB311C">
        <w:rPr>
          <w:rFonts w:ascii="Arial" w:hAnsi="Arial" w:cs="Arial"/>
          <w:sz w:val="28"/>
          <w:szCs w:val="28"/>
        </w:rPr>
        <w:t xml:space="preserve">? </w:t>
      </w:r>
      <w:r w:rsidR="00250B1D">
        <w:rPr>
          <w:rFonts w:ascii="Arial" w:hAnsi="Arial" w:cs="Arial"/>
          <w:sz w:val="28"/>
          <w:szCs w:val="28"/>
        </w:rPr>
        <w:t>Ndo-</w:t>
      </w:r>
      <w:proofErr w:type="spellStart"/>
      <w:r w:rsidR="00250B1D">
        <w:rPr>
          <w:rFonts w:ascii="Arial" w:hAnsi="Arial" w:cs="Arial"/>
          <w:sz w:val="28"/>
          <w:szCs w:val="28"/>
        </w:rPr>
        <w:t>ndo</w:t>
      </w:r>
      <w:proofErr w:type="spellEnd"/>
      <w:r w:rsidR="00F9492A">
        <w:rPr>
          <w:rFonts w:ascii="Arial" w:hAnsi="Arial" w:cs="Arial"/>
          <w:sz w:val="28"/>
          <w:szCs w:val="28"/>
        </w:rPr>
        <w:t xml:space="preserve"> </w:t>
      </w:r>
      <w:proofErr w:type="spellStart"/>
      <w:r w:rsidR="00F9492A">
        <w:rPr>
          <w:rFonts w:ascii="Arial" w:hAnsi="Arial" w:cs="Arial"/>
          <w:sz w:val="28"/>
          <w:szCs w:val="28"/>
        </w:rPr>
        <w:t>ndo</w:t>
      </w:r>
      <w:proofErr w:type="spellEnd"/>
      <w:r w:rsidR="00F9492A">
        <w:rPr>
          <w:rFonts w:ascii="Arial" w:hAnsi="Arial" w:cs="Arial"/>
          <w:sz w:val="28"/>
          <w:szCs w:val="28"/>
        </w:rPr>
        <w:t xml:space="preserve"> </w:t>
      </w:r>
      <w:r w:rsidR="00F9492A" w:rsidRPr="00F9492A">
        <w:rPr>
          <w:rFonts w:ascii="Arial" w:hAnsi="Arial" w:cs="Arial"/>
          <w:i/>
          <w:iCs/>
          <w:sz w:val="28"/>
          <w:szCs w:val="28"/>
        </w:rPr>
        <w:t>turn-a</w:t>
      </w:r>
      <w:r w:rsidR="00F9492A">
        <w:rPr>
          <w:rFonts w:ascii="Arial" w:hAnsi="Arial" w:cs="Arial"/>
          <w:sz w:val="28"/>
          <w:szCs w:val="28"/>
        </w:rPr>
        <w:t xml:space="preserve"> </w:t>
      </w:r>
      <w:proofErr w:type="spellStart"/>
      <w:r w:rsidR="00F9492A">
        <w:rPr>
          <w:rFonts w:ascii="Arial" w:hAnsi="Arial" w:cs="Arial"/>
          <w:sz w:val="28"/>
          <w:szCs w:val="28"/>
        </w:rPr>
        <w:t>kupi</w:t>
      </w:r>
      <w:proofErr w:type="spellEnd"/>
      <w:r w:rsidR="00F9492A">
        <w:rPr>
          <w:rFonts w:ascii="Arial" w:hAnsi="Arial" w:cs="Arial"/>
          <w:sz w:val="28"/>
          <w:szCs w:val="28"/>
        </w:rPr>
        <w:t xml:space="preserve">, </w:t>
      </w:r>
      <w:proofErr w:type="spellStart"/>
      <w:r w:rsidR="00F9492A">
        <w:rPr>
          <w:rFonts w:ascii="Arial" w:hAnsi="Arial" w:cs="Arial"/>
          <w:sz w:val="28"/>
          <w:szCs w:val="28"/>
        </w:rPr>
        <w:t>ndodini</w:t>
      </w:r>
      <w:proofErr w:type="spellEnd"/>
      <w:r w:rsidR="00F9492A">
        <w:rPr>
          <w:rFonts w:ascii="Arial" w:hAnsi="Arial" w:cs="Arial"/>
          <w:sz w:val="28"/>
          <w:szCs w:val="28"/>
        </w:rPr>
        <w:t xml:space="preserve"> ko</w:t>
      </w:r>
      <w:r w:rsidR="0056230D">
        <w:rPr>
          <w:rFonts w:ascii="Arial" w:hAnsi="Arial" w:cs="Arial"/>
          <w:sz w:val="28"/>
          <w:szCs w:val="28"/>
        </w:rPr>
        <w:t xml:space="preserve"> kuti </w:t>
      </w:r>
      <w:proofErr w:type="spellStart"/>
      <w:r w:rsidR="0056230D">
        <w:rPr>
          <w:rFonts w:ascii="Arial" w:hAnsi="Arial" w:cs="Arial"/>
          <w:sz w:val="28"/>
          <w:szCs w:val="28"/>
        </w:rPr>
        <w:t>ndi</w:t>
      </w:r>
      <w:proofErr w:type="spellEnd"/>
      <w:r w:rsidR="0056230D">
        <w:rPr>
          <w:rFonts w:ascii="Arial" w:hAnsi="Arial" w:cs="Arial"/>
          <w:sz w:val="28"/>
          <w:szCs w:val="28"/>
        </w:rPr>
        <w:t xml:space="preserve"> </w:t>
      </w:r>
      <w:r w:rsidR="000156DB" w:rsidRPr="000156DB">
        <w:rPr>
          <w:rFonts w:ascii="Arial" w:hAnsi="Arial" w:cs="Arial"/>
          <w:i/>
          <w:iCs/>
          <w:sz w:val="28"/>
          <w:szCs w:val="28"/>
        </w:rPr>
        <w:t>turn-e</w:t>
      </w:r>
      <w:r w:rsidR="000156DB">
        <w:rPr>
          <w:rFonts w:ascii="Arial" w:hAnsi="Arial" w:cs="Arial"/>
          <w:sz w:val="28"/>
          <w:szCs w:val="28"/>
        </w:rPr>
        <w:t xml:space="preserve"> nemoyo wangu </w:t>
      </w:r>
      <w:proofErr w:type="spellStart"/>
      <w:r w:rsidR="000156DB">
        <w:rPr>
          <w:rFonts w:ascii="Arial" w:hAnsi="Arial" w:cs="Arial"/>
          <w:sz w:val="28"/>
          <w:szCs w:val="28"/>
        </w:rPr>
        <w:t>wose</w:t>
      </w:r>
      <w:proofErr w:type="spellEnd"/>
      <w:r w:rsidR="00F9492A">
        <w:rPr>
          <w:rFonts w:ascii="Arial" w:hAnsi="Arial" w:cs="Arial"/>
          <w:sz w:val="28"/>
          <w:szCs w:val="28"/>
        </w:rPr>
        <w:t xml:space="preserve">? </w:t>
      </w:r>
      <w:r w:rsidR="000156DB">
        <w:rPr>
          <w:rFonts w:ascii="Arial" w:hAnsi="Arial" w:cs="Arial"/>
          <w:sz w:val="28"/>
          <w:szCs w:val="28"/>
        </w:rPr>
        <w:t xml:space="preserve">Mira </w:t>
      </w:r>
      <w:proofErr w:type="spellStart"/>
      <w:r w:rsidR="000156DB">
        <w:rPr>
          <w:rFonts w:ascii="Arial" w:hAnsi="Arial" w:cs="Arial"/>
          <w:sz w:val="28"/>
          <w:szCs w:val="28"/>
        </w:rPr>
        <w:t>ndikutaurire</w:t>
      </w:r>
      <w:proofErr w:type="spellEnd"/>
      <w:r w:rsidR="000156DB">
        <w:rPr>
          <w:rFonts w:ascii="Arial" w:hAnsi="Arial" w:cs="Arial"/>
          <w:sz w:val="28"/>
          <w:szCs w:val="28"/>
        </w:rPr>
        <w:t xml:space="preserve"> </w:t>
      </w:r>
      <w:r w:rsidR="00D7692C">
        <w:rPr>
          <w:rFonts w:ascii="Arial" w:hAnsi="Arial" w:cs="Arial"/>
          <w:sz w:val="28"/>
          <w:szCs w:val="28"/>
        </w:rPr>
        <w:t xml:space="preserve">munhu waMwari uno </w:t>
      </w:r>
      <w:r w:rsidR="00D7692C" w:rsidRPr="00342E1E">
        <w:rPr>
          <w:rFonts w:ascii="Arial" w:hAnsi="Arial" w:cs="Arial"/>
          <w:i/>
          <w:iCs/>
          <w:sz w:val="28"/>
          <w:szCs w:val="28"/>
        </w:rPr>
        <w:t>turn-a</w:t>
      </w:r>
      <w:r w:rsidR="00D7692C">
        <w:rPr>
          <w:rFonts w:ascii="Arial" w:hAnsi="Arial" w:cs="Arial"/>
          <w:sz w:val="28"/>
          <w:szCs w:val="28"/>
        </w:rPr>
        <w:t xml:space="preserve"> nemoyo wako wese </w:t>
      </w:r>
      <w:proofErr w:type="spellStart"/>
      <w:r w:rsidR="00D7692C">
        <w:rPr>
          <w:rFonts w:ascii="Arial" w:hAnsi="Arial" w:cs="Arial"/>
          <w:sz w:val="28"/>
          <w:szCs w:val="28"/>
        </w:rPr>
        <w:t>kuma</w:t>
      </w:r>
      <w:proofErr w:type="spellEnd"/>
      <w:r w:rsidR="00D7692C">
        <w:rPr>
          <w:rFonts w:ascii="Arial" w:hAnsi="Arial" w:cs="Arial"/>
          <w:sz w:val="28"/>
          <w:szCs w:val="28"/>
        </w:rPr>
        <w:t xml:space="preserve"> Spoken Words aun</w:t>
      </w:r>
      <w:r w:rsidR="00ED25F3">
        <w:rPr>
          <w:rFonts w:ascii="Arial" w:hAnsi="Arial" w:cs="Arial"/>
          <w:sz w:val="28"/>
          <w:szCs w:val="28"/>
        </w:rPr>
        <w:t xml:space="preserve">awo </w:t>
      </w:r>
      <w:proofErr w:type="spellStart"/>
      <w:r w:rsidR="00ED25F3">
        <w:rPr>
          <w:rFonts w:ascii="Arial" w:hAnsi="Arial" w:cs="Arial"/>
          <w:sz w:val="28"/>
          <w:szCs w:val="28"/>
        </w:rPr>
        <w:t>pasherufu</w:t>
      </w:r>
      <w:proofErr w:type="spellEnd"/>
      <w:r w:rsidR="00ED25F3">
        <w:rPr>
          <w:rFonts w:ascii="Arial" w:hAnsi="Arial" w:cs="Arial"/>
          <w:sz w:val="28"/>
          <w:szCs w:val="28"/>
        </w:rPr>
        <w:t xml:space="preserve"> </w:t>
      </w:r>
      <w:proofErr w:type="spellStart"/>
      <w:r w:rsidR="00ED25F3">
        <w:rPr>
          <w:rFonts w:ascii="Arial" w:hAnsi="Arial" w:cs="Arial"/>
          <w:sz w:val="28"/>
          <w:szCs w:val="28"/>
        </w:rPr>
        <w:t>rako</w:t>
      </w:r>
      <w:proofErr w:type="spellEnd"/>
      <w:r w:rsidR="00342E1E">
        <w:rPr>
          <w:rFonts w:ascii="Arial" w:hAnsi="Arial" w:cs="Arial"/>
          <w:sz w:val="28"/>
          <w:szCs w:val="28"/>
        </w:rPr>
        <w:t>.</w:t>
      </w:r>
      <w:r w:rsidR="00ED25F3">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D25F3">
        <w:rPr>
          <w:rFonts w:ascii="Arial" w:hAnsi="Arial" w:cs="Arial"/>
          <w:sz w:val="28"/>
          <w:szCs w:val="28"/>
        </w:rPr>
        <w:t>Rarama</w:t>
      </w:r>
      <w:proofErr w:type="spellEnd"/>
      <w:r w:rsidR="00ED25F3">
        <w:rPr>
          <w:rFonts w:ascii="Arial" w:hAnsi="Arial" w:cs="Arial"/>
          <w:sz w:val="28"/>
          <w:szCs w:val="28"/>
        </w:rPr>
        <w:t xml:space="preserve"> Spoken Word </w:t>
      </w:r>
      <w:proofErr w:type="spellStart"/>
      <w:r w:rsidR="00ED25F3">
        <w:rPr>
          <w:rFonts w:ascii="Arial" w:hAnsi="Arial" w:cs="Arial"/>
          <w:sz w:val="28"/>
          <w:szCs w:val="28"/>
        </w:rPr>
        <w:t>ra</w:t>
      </w:r>
      <w:r w:rsidR="00324C9A">
        <w:rPr>
          <w:rFonts w:ascii="Arial" w:hAnsi="Arial" w:cs="Arial"/>
          <w:sz w:val="28"/>
          <w:szCs w:val="28"/>
        </w:rPr>
        <w:t>uri</w:t>
      </w:r>
      <w:proofErr w:type="spellEnd"/>
      <w:r w:rsidR="00324C9A">
        <w:rPr>
          <w:rFonts w:ascii="Arial" w:hAnsi="Arial" w:cs="Arial"/>
          <w:sz w:val="28"/>
          <w:szCs w:val="28"/>
        </w:rPr>
        <w:t xml:space="preserve"> </w:t>
      </w:r>
      <w:proofErr w:type="spellStart"/>
      <w:r w:rsidR="00324C9A">
        <w:rPr>
          <w:rFonts w:ascii="Arial" w:hAnsi="Arial" w:cs="Arial"/>
          <w:sz w:val="28"/>
          <w:szCs w:val="28"/>
        </w:rPr>
        <w:t>kuverenga</w:t>
      </w:r>
      <w:proofErr w:type="spellEnd"/>
      <w:r w:rsidR="00324C9A">
        <w:rPr>
          <w:rFonts w:ascii="Arial" w:hAnsi="Arial" w:cs="Arial"/>
          <w:sz w:val="28"/>
          <w:szCs w:val="28"/>
        </w:rPr>
        <w:t xml:space="preserve"> zuva rimwe nei…? </w:t>
      </w:r>
      <w:r w:rsidR="009D1AF5" w:rsidRPr="00F051E2">
        <w:rPr>
          <w:rFonts w:ascii="Arial" w:hAnsi="Arial" w:cs="Arial"/>
          <w:sz w:val="18"/>
          <w:szCs w:val="18"/>
        </w:rPr>
        <w:t xml:space="preserve">[Congregation </w:t>
      </w:r>
      <w:r w:rsidR="00063DA1" w:rsidRPr="00F051E2">
        <w:rPr>
          <w:rFonts w:ascii="Arial" w:hAnsi="Arial" w:cs="Arial"/>
          <w:sz w:val="18"/>
          <w:szCs w:val="18"/>
        </w:rPr>
        <w:t>says, “</w:t>
      </w:r>
      <w:proofErr w:type="spellStart"/>
      <w:r w:rsidR="009D1AF5" w:rsidRPr="00F051E2">
        <w:rPr>
          <w:rFonts w:ascii="Arial" w:hAnsi="Arial" w:cs="Arial"/>
          <w:sz w:val="18"/>
          <w:szCs w:val="18"/>
        </w:rPr>
        <w:t>rerimwe</w:t>
      </w:r>
      <w:proofErr w:type="spellEnd"/>
      <w:r w:rsidR="009D1AF5" w:rsidRPr="00F051E2">
        <w:rPr>
          <w:rFonts w:ascii="Arial" w:hAnsi="Arial" w:cs="Arial"/>
          <w:sz w:val="18"/>
          <w:szCs w:val="18"/>
        </w:rPr>
        <w:t>.”]</w:t>
      </w:r>
      <w:r w:rsidR="009D1AF5">
        <w:rPr>
          <w:rFonts w:ascii="Arial" w:hAnsi="Arial" w:cs="Arial"/>
          <w:sz w:val="28"/>
          <w:szCs w:val="28"/>
        </w:rPr>
        <w:t xml:space="preserve"> </w:t>
      </w:r>
      <w:proofErr w:type="spellStart"/>
      <w:r w:rsidR="006B2F96">
        <w:rPr>
          <w:rFonts w:ascii="Arial" w:hAnsi="Arial" w:cs="Arial"/>
          <w:sz w:val="28"/>
          <w:szCs w:val="28"/>
        </w:rPr>
        <w:t>Rarama</w:t>
      </w:r>
      <w:proofErr w:type="spellEnd"/>
      <w:r w:rsidR="006B2F96">
        <w:rPr>
          <w:rFonts w:ascii="Arial" w:hAnsi="Arial" w:cs="Arial"/>
          <w:sz w:val="28"/>
          <w:szCs w:val="28"/>
        </w:rPr>
        <w:t xml:space="preserve"> ma</w:t>
      </w:r>
      <w:r w:rsidR="003834B7">
        <w:rPr>
          <w:rFonts w:ascii="Arial" w:hAnsi="Arial" w:cs="Arial"/>
          <w:sz w:val="28"/>
          <w:szCs w:val="28"/>
        </w:rPr>
        <w:t xml:space="preserve"> </w:t>
      </w:r>
      <w:r w:rsidR="00342E1E">
        <w:rPr>
          <w:rFonts w:ascii="Arial" w:hAnsi="Arial" w:cs="Arial"/>
          <w:sz w:val="28"/>
          <w:szCs w:val="28"/>
        </w:rPr>
        <w:t>T</w:t>
      </w:r>
      <w:r w:rsidR="003834B7">
        <w:rPr>
          <w:rFonts w:ascii="Arial" w:hAnsi="Arial" w:cs="Arial"/>
          <w:sz w:val="28"/>
          <w:szCs w:val="28"/>
        </w:rPr>
        <w:t xml:space="preserve">ape </w:t>
      </w:r>
      <w:proofErr w:type="spellStart"/>
      <w:r w:rsidR="003834B7">
        <w:rPr>
          <w:rFonts w:ascii="Arial" w:hAnsi="Arial" w:cs="Arial"/>
          <w:sz w:val="28"/>
          <w:szCs w:val="28"/>
        </w:rPr>
        <w:t>auri</w:t>
      </w:r>
      <w:proofErr w:type="spellEnd"/>
      <w:r w:rsidR="003834B7">
        <w:rPr>
          <w:rFonts w:ascii="Arial" w:hAnsi="Arial" w:cs="Arial"/>
          <w:sz w:val="28"/>
          <w:szCs w:val="28"/>
        </w:rPr>
        <w:t xml:space="preserve"> kuteerera zuva rimwe nei…? </w:t>
      </w:r>
      <w:r w:rsidR="006B2F96" w:rsidRPr="00F051E2">
        <w:rPr>
          <w:rFonts w:ascii="Arial" w:hAnsi="Arial" w:cs="Arial"/>
          <w:sz w:val="18"/>
          <w:szCs w:val="18"/>
        </w:rPr>
        <w:t xml:space="preserve">[Congregation </w:t>
      </w:r>
      <w:r w:rsidR="00063DA1" w:rsidRPr="00F051E2">
        <w:rPr>
          <w:rFonts w:ascii="Arial" w:hAnsi="Arial" w:cs="Arial"/>
          <w:sz w:val="18"/>
          <w:szCs w:val="18"/>
        </w:rPr>
        <w:t>says, “</w:t>
      </w:r>
      <w:r w:rsidR="006B2F96" w:rsidRPr="00F051E2">
        <w:rPr>
          <w:rFonts w:ascii="Arial" w:hAnsi="Arial" w:cs="Arial"/>
          <w:sz w:val="18"/>
          <w:szCs w:val="18"/>
        </w:rPr>
        <w:t>nerimwe.”]</w:t>
      </w:r>
    </w:p>
    <w:p w14:paraId="4722BF43" w14:textId="24F7CFF6" w:rsidR="00B61EE3" w:rsidRDefault="00B64742" w:rsidP="00EE1207">
      <w:pPr>
        <w:jc w:val="both"/>
        <w:rPr>
          <w:rFonts w:ascii="Arial" w:hAnsi="Arial" w:cs="Arial"/>
          <w:sz w:val="28"/>
          <w:szCs w:val="28"/>
        </w:rPr>
      </w:pPr>
      <w:r>
        <w:rPr>
          <w:rFonts w:ascii="Arial" w:hAnsi="Arial" w:cs="Arial"/>
          <w:sz w:val="28"/>
          <w:szCs w:val="28"/>
          <w:vertAlign w:val="superscript"/>
        </w:rPr>
        <w:t xml:space="preserve">205 </w:t>
      </w:r>
      <w:r w:rsidR="006B2F96">
        <w:rPr>
          <w:rFonts w:ascii="Arial" w:hAnsi="Arial" w:cs="Arial"/>
          <w:sz w:val="28"/>
          <w:szCs w:val="28"/>
        </w:rPr>
        <w:t>Don’t listen to people, ig</w:t>
      </w:r>
      <w:r w:rsidR="00D0509A">
        <w:rPr>
          <w:rFonts w:ascii="Arial" w:hAnsi="Arial" w:cs="Arial"/>
          <w:sz w:val="28"/>
          <w:szCs w:val="28"/>
        </w:rPr>
        <w:t>nore what people say</w:t>
      </w:r>
      <w:r w:rsidR="009F203E">
        <w:rPr>
          <w:rFonts w:ascii="Arial" w:hAnsi="Arial" w:cs="Arial"/>
          <w:sz w:val="28"/>
          <w:szCs w:val="28"/>
        </w:rPr>
        <w:t>.</w:t>
      </w:r>
      <w:r w:rsidR="00D0509A">
        <w:rPr>
          <w:rFonts w:ascii="Arial" w:hAnsi="Arial" w:cs="Arial"/>
          <w:sz w:val="28"/>
          <w:szCs w:val="28"/>
        </w:rPr>
        <w:t xml:space="preserve"> </w:t>
      </w:r>
      <w:r w:rsidR="009F203E">
        <w:rPr>
          <w:rFonts w:ascii="Arial" w:hAnsi="Arial" w:cs="Arial"/>
          <w:sz w:val="28"/>
          <w:szCs w:val="28"/>
        </w:rPr>
        <w:t>K</w:t>
      </w:r>
      <w:r w:rsidR="00D0509A">
        <w:rPr>
          <w:rFonts w:ascii="Arial" w:hAnsi="Arial" w:cs="Arial"/>
          <w:sz w:val="28"/>
          <w:szCs w:val="28"/>
        </w:rPr>
        <w:t xml:space="preserve">utukana </w:t>
      </w:r>
      <w:proofErr w:type="spellStart"/>
      <w:r w:rsidR="00D0509A">
        <w:rPr>
          <w:rFonts w:ascii="Arial" w:hAnsi="Arial" w:cs="Arial"/>
          <w:sz w:val="28"/>
          <w:szCs w:val="28"/>
        </w:rPr>
        <w:t>kwevafundisi</w:t>
      </w:r>
      <w:proofErr w:type="spellEnd"/>
      <w:r w:rsidR="00D0509A">
        <w:rPr>
          <w:rFonts w:ascii="Arial" w:hAnsi="Arial" w:cs="Arial"/>
          <w:sz w:val="28"/>
          <w:szCs w:val="28"/>
        </w:rPr>
        <w:t xml:space="preserve"> </w:t>
      </w:r>
      <w:proofErr w:type="spellStart"/>
      <w:r w:rsidR="00D0509A">
        <w:rPr>
          <w:rFonts w:ascii="Arial" w:hAnsi="Arial" w:cs="Arial"/>
          <w:sz w:val="28"/>
          <w:szCs w:val="28"/>
        </w:rPr>
        <w:t>siyana</w:t>
      </w:r>
      <w:proofErr w:type="spellEnd"/>
      <w:r w:rsidR="00E134B6">
        <w:rPr>
          <w:rFonts w:ascii="Arial" w:hAnsi="Arial" w:cs="Arial"/>
          <w:sz w:val="28"/>
          <w:szCs w:val="28"/>
        </w:rPr>
        <w:t xml:space="preserve"> na</w:t>
      </w:r>
      <w:r w:rsidR="00D0509A">
        <w:rPr>
          <w:rFonts w:ascii="Arial" w:hAnsi="Arial" w:cs="Arial"/>
          <w:sz w:val="28"/>
          <w:szCs w:val="28"/>
        </w:rPr>
        <w:t xml:space="preserve">ni…? </w:t>
      </w:r>
      <w:r w:rsidR="00D0509A" w:rsidRPr="00F051E2">
        <w:rPr>
          <w:rFonts w:ascii="Arial" w:hAnsi="Arial" w:cs="Arial"/>
          <w:sz w:val="18"/>
          <w:szCs w:val="18"/>
        </w:rPr>
        <w:t xml:space="preserve">[Congregation </w:t>
      </w:r>
      <w:r w:rsidR="00063DA1" w:rsidRPr="00F051E2">
        <w:rPr>
          <w:rFonts w:ascii="Arial" w:hAnsi="Arial" w:cs="Arial"/>
          <w:sz w:val="18"/>
          <w:szCs w:val="18"/>
        </w:rPr>
        <w:t>says, “</w:t>
      </w:r>
      <w:proofErr w:type="spellStart"/>
      <w:r w:rsidR="00D0509A" w:rsidRPr="00F051E2">
        <w:rPr>
          <w:rFonts w:ascii="Arial" w:hAnsi="Arial" w:cs="Arial"/>
          <w:sz w:val="18"/>
          <w:szCs w:val="18"/>
        </w:rPr>
        <w:t>nako</w:t>
      </w:r>
      <w:proofErr w:type="spellEnd"/>
      <w:r w:rsidR="00D0509A" w:rsidRPr="00F051E2">
        <w:rPr>
          <w:rFonts w:ascii="Arial" w:hAnsi="Arial" w:cs="Arial"/>
          <w:sz w:val="18"/>
          <w:szCs w:val="18"/>
        </w:rPr>
        <w:t>.”]</w:t>
      </w:r>
      <w:r w:rsidR="00D0509A">
        <w:rPr>
          <w:rFonts w:ascii="Arial" w:hAnsi="Arial" w:cs="Arial"/>
          <w:sz w:val="28"/>
          <w:szCs w:val="28"/>
        </w:rPr>
        <w:t xml:space="preserve"> </w:t>
      </w:r>
      <w:r w:rsidR="00931E77">
        <w:rPr>
          <w:rFonts w:ascii="Arial" w:hAnsi="Arial" w:cs="Arial"/>
          <w:sz w:val="28"/>
          <w:szCs w:val="28"/>
        </w:rPr>
        <w:t xml:space="preserve">Tine hondo dzedu, </w:t>
      </w:r>
      <w:proofErr w:type="spellStart"/>
      <w:r w:rsidR="00931E77">
        <w:rPr>
          <w:rFonts w:ascii="Arial" w:hAnsi="Arial" w:cs="Arial"/>
          <w:sz w:val="28"/>
          <w:szCs w:val="28"/>
        </w:rPr>
        <w:t>ende</w:t>
      </w:r>
      <w:proofErr w:type="spellEnd"/>
      <w:r w:rsidR="00931E77">
        <w:rPr>
          <w:rFonts w:ascii="Arial" w:hAnsi="Arial" w:cs="Arial"/>
          <w:sz w:val="28"/>
          <w:szCs w:val="28"/>
        </w:rPr>
        <w:t xml:space="preserve"> hondo dzedu </w:t>
      </w:r>
      <w:proofErr w:type="spellStart"/>
      <w:r w:rsidR="00587E9E">
        <w:rPr>
          <w:rFonts w:ascii="Arial" w:hAnsi="Arial" w:cs="Arial"/>
          <w:sz w:val="28"/>
          <w:szCs w:val="28"/>
        </w:rPr>
        <w:t>hadzipere</w:t>
      </w:r>
      <w:proofErr w:type="spellEnd"/>
      <w:r w:rsidR="00587E9E">
        <w:rPr>
          <w:rFonts w:ascii="Arial" w:hAnsi="Arial" w:cs="Arial"/>
          <w:sz w:val="28"/>
          <w:szCs w:val="28"/>
        </w:rPr>
        <w:t xml:space="preserve"> vafundisi but </w:t>
      </w:r>
      <w:proofErr w:type="spellStart"/>
      <w:r w:rsidR="00587E9E">
        <w:rPr>
          <w:rFonts w:ascii="Arial" w:hAnsi="Arial" w:cs="Arial"/>
          <w:sz w:val="28"/>
          <w:szCs w:val="28"/>
        </w:rPr>
        <w:t>haaziye</w:t>
      </w:r>
      <w:proofErr w:type="spellEnd"/>
      <w:r w:rsidR="00587E9E">
        <w:rPr>
          <w:rFonts w:ascii="Arial" w:hAnsi="Arial" w:cs="Arial"/>
          <w:sz w:val="28"/>
          <w:szCs w:val="28"/>
        </w:rPr>
        <w:t xml:space="preserve"> Mwari </w:t>
      </w:r>
      <w:proofErr w:type="spellStart"/>
      <w:r w:rsidR="00587E9E">
        <w:rPr>
          <w:rFonts w:ascii="Arial" w:hAnsi="Arial" w:cs="Arial"/>
          <w:sz w:val="28"/>
          <w:szCs w:val="28"/>
        </w:rPr>
        <w:t>uyu</w:t>
      </w:r>
      <w:proofErr w:type="spellEnd"/>
      <w:r w:rsidR="00B1283A">
        <w:rPr>
          <w:rFonts w:ascii="Arial" w:hAnsi="Arial" w:cs="Arial"/>
          <w:sz w:val="28"/>
          <w:szCs w:val="28"/>
        </w:rPr>
        <w:t xml:space="preserve">. Mwari </w:t>
      </w:r>
      <w:proofErr w:type="spellStart"/>
      <w:r w:rsidR="00B1283A">
        <w:rPr>
          <w:rFonts w:ascii="Arial" w:hAnsi="Arial" w:cs="Arial"/>
          <w:sz w:val="28"/>
          <w:szCs w:val="28"/>
        </w:rPr>
        <w:t>haatiche</w:t>
      </w:r>
      <w:proofErr w:type="spellEnd"/>
      <w:r w:rsidR="00B1283A">
        <w:rPr>
          <w:rFonts w:ascii="Arial" w:hAnsi="Arial" w:cs="Arial"/>
          <w:sz w:val="28"/>
          <w:szCs w:val="28"/>
        </w:rPr>
        <w:t xml:space="preserve"> hatred, Mwari </w:t>
      </w:r>
      <w:proofErr w:type="spellStart"/>
      <w:r w:rsidR="00B1283A">
        <w:rPr>
          <w:rFonts w:ascii="Arial" w:hAnsi="Arial" w:cs="Arial"/>
          <w:sz w:val="28"/>
          <w:szCs w:val="28"/>
        </w:rPr>
        <w:t>haavenganise</w:t>
      </w:r>
      <w:proofErr w:type="spellEnd"/>
      <w:r w:rsidR="00B1283A">
        <w:rPr>
          <w:rFonts w:ascii="Arial" w:hAnsi="Arial" w:cs="Arial"/>
          <w:sz w:val="28"/>
          <w:szCs w:val="28"/>
        </w:rPr>
        <w:t xml:space="preserve"> vanhu</w:t>
      </w:r>
      <w:r w:rsidR="009E21E2">
        <w:rPr>
          <w:rFonts w:ascii="Arial" w:hAnsi="Arial" w:cs="Arial"/>
          <w:sz w:val="28"/>
          <w:szCs w:val="28"/>
        </w:rPr>
        <w:t xml:space="preserve">. </w:t>
      </w:r>
      <w:bookmarkStart w:id="84" w:name="_Hlk185418102"/>
      <w:proofErr w:type="spellStart"/>
      <w:r w:rsidR="009E21E2">
        <w:rPr>
          <w:rFonts w:ascii="Arial" w:hAnsi="Arial" w:cs="Arial"/>
          <w:sz w:val="28"/>
          <w:szCs w:val="28"/>
        </w:rPr>
        <w:t>Haikona</w:t>
      </w:r>
      <w:proofErr w:type="spellEnd"/>
      <w:r w:rsidR="009E21E2">
        <w:rPr>
          <w:rFonts w:ascii="Arial" w:hAnsi="Arial" w:cs="Arial"/>
          <w:sz w:val="28"/>
          <w:szCs w:val="28"/>
        </w:rPr>
        <w:t xml:space="preserve"> </w:t>
      </w:r>
      <w:proofErr w:type="spellStart"/>
      <w:r w:rsidR="009E21E2">
        <w:rPr>
          <w:rFonts w:ascii="Arial" w:hAnsi="Arial" w:cs="Arial"/>
          <w:sz w:val="28"/>
          <w:szCs w:val="28"/>
        </w:rPr>
        <w:t>kumbobvuma</w:t>
      </w:r>
      <w:proofErr w:type="spellEnd"/>
      <w:r w:rsidR="009E21E2">
        <w:rPr>
          <w:rFonts w:ascii="Arial" w:hAnsi="Arial" w:cs="Arial"/>
          <w:sz w:val="28"/>
          <w:szCs w:val="28"/>
        </w:rPr>
        <w:t xml:space="preserve"> </w:t>
      </w:r>
      <w:proofErr w:type="spellStart"/>
      <w:r w:rsidR="009E21E2">
        <w:rPr>
          <w:rFonts w:ascii="Arial" w:hAnsi="Arial" w:cs="Arial"/>
          <w:sz w:val="28"/>
          <w:szCs w:val="28"/>
        </w:rPr>
        <w:t>kudzidziswa</w:t>
      </w:r>
      <w:proofErr w:type="spellEnd"/>
      <w:r w:rsidR="009E21E2">
        <w:rPr>
          <w:rFonts w:ascii="Arial" w:hAnsi="Arial" w:cs="Arial"/>
          <w:sz w:val="28"/>
          <w:szCs w:val="28"/>
        </w:rPr>
        <w:t xml:space="preserve"> </w:t>
      </w:r>
      <w:bookmarkEnd w:id="84"/>
      <w:proofErr w:type="spellStart"/>
      <w:r w:rsidR="009E21E2">
        <w:rPr>
          <w:rFonts w:ascii="Arial" w:hAnsi="Arial" w:cs="Arial"/>
          <w:sz w:val="28"/>
          <w:szCs w:val="28"/>
        </w:rPr>
        <w:t>kuvenga</w:t>
      </w:r>
      <w:proofErr w:type="spellEnd"/>
      <w:r w:rsidR="009E21E2">
        <w:rPr>
          <w:rFonts w:ascii="Arial" w:hAnsi="Arial" w:cs="Arial"/>
          <w:sz w:val="28"/>
          <w:szCs w:val="28"/>
        </w:rPr>
        <w:t xml:space="preserve"> munhu. </w:t>
      </w:r>
      <w:proofErr w:type="spellStart"/>
      <w:r w:rsidR="009E21E2">
        <w:rPr>
          <w:rFonts w:ascii="Arial" w:hAnsi="Arial" w:cs="Arial"/>
          <w:sz w:val="28"/>
          <w:szCs w:val="28"/>
        </w:rPr>
        <w:t>Haikona</w:t>
      </w:r>
      <w:proofErr w:type="spellEnd"/>
      <w:r w:rsidR="009E21E2">
        <w:rPr>
          <w:rFonts w:ascii="Arial" w:hAnsi="Arial" w:cs="Arial"/>
          <w:sz w:val="28"/>
          <w:szCs w:val="28"/>
        </w:rPr>
        <w:t xml:space="preserve"> </w:t>
      </w:r>
      <w:proofErr w:type="spellStart"/>
      <w:r w:rsidR="009E21E2">
        <w:rPr>
          <w:rFonts w:ascii="Arial" w:hAnsi="Arial" w:cs="Arial"/>
          <w:sz w:val="28"/>
          <w:szCs w:val="28"/>
        </w:rPr>
        <w:t>kumbobvuma</w:t>
      </w:r>
      <w:proofErr w:type="spellEnd"/>
      <w:r w:rsidR="009E21E2">
        <w:rPr>
          <w:rFonts w:ascii="Arial" w:hAnsi="Arial" w:cs="Arial"/>
          <w:sz w:val="28"/>
          <w:szCs w:val="28"/>
        </w:rPr>
        <w:t xml:space="preserve"> </w:t>
      </w:r>
      <w:proofErr w:type="spellStart"/>
      <w:r w:rsidR="005527E7">
        <w:rPr>
          <w:rFonts w:ascii="Arial" w:hAnsi="Arial" w:cs="Arial"/>
          <w:sz w:val="28"/>
          <w:szCs w:val="28"/>
        </w:rPr>
        <w:t>kudzidziswa</w:t>
      </w:r>
      <w:proofErr w:type="spellEnd"/>
      <w:r w:rsidR="005527E7">
        <w:rPr>
          <w:rFonts w:ascii="Arial" w:hAnsi="Arial" w:cs="Arial"/>
          <w:sz w:val="28"/>
          <w:szCs w:val="28"/>
        </w:rPr>
        <w:t xml:space="preserve"> kuramba Shoko raMwari. </w:t>
      </w:r>
      <w:proofErr w:type="spellStart"/>
      <w:r w:rsidR="005527E7">
        <w:rPr>
          <w:rFonts w:ascii="Arial" w:hAnsi="Arial" w:cs="Arial"/>
          <w:sz w:val="28"/>
          <w:szCs w:val="28"/>
        </w:rPr>
        <w:t>Haikona</w:t>
      </w:r>
      <w:proofErr w:type="spellEnd"/>
      <w:r w:rsidR="005527E7">
        <w:rPr>
          <w:rFonts w:ascii="Arial" w:hAnsi="Arial" w:cs="Arial"/>
          <w:sz w:val="28"/>
          <w:szCs w:val="28"/>
        </w:rPr>
        <w:t xml:space="preserve"> </w:t>
      </w:r>
      <w:proofErr w:type="spellStart"/>
      <w:r w:rsidR="005527E7">
        <w:rPr>
          <w:rFonts w:ascii="Arial" w:hAnsi="Arial" w:cs="Arial"/>
          <w:sz w:val="28"/>
          <w:szCs w:val="28"/>
        </w:rPr>
        <w:t>kumbobvuma</w:t>
      </w:r>
      <w:proofErr w:type="spellEnd"/>
      <w:r w:rsidR="005527E7">
        <w:rPr>
          <w:rFonts w:ascii="Arial" w:hAnsi="Arial" w:cs="Arial"/>
          <w:sz w:val="28"/>
          <w:szCs w:val="28"/>
        </w:rPr>
        <w:t xml:space="preserve"> </w:t>
      </w:r>
      <w:proofErr w:type="spellStart"/>
      <w:r w:rsidR="005527E7">
        <w:rPr>
          <w:rFonts w:ascii="Arial" w:hAnsi="Arial" w:cs="Arial"/>
          <w:sz w:val="28"/>
          <w:szCs w:val="28"/>
        </w:rPr>
        <w:t>kudzidziswa</w:t>
      </w:r>
      <w:proofErr w:type="spellEnd"/>
      <w:r w:rsidR="005527E7">
        <w:rPr>
          <w:rFonts w:ascii="Arial" w:hAnsi="Arial" w:cs="Arial"/>
          <w:sz w:val="28"/>
          <w:szCs w:val="28"/>
        </w:rPr>
        <w:t xml:space="preserve"> </w:t>
      </w:r>
      <w:r w:rsidR="00713672">
        <w:rPr>
          <w:rFonts w:ascii="Arial" w:hAnsi="Arial" w:cs="Arial"/>
          <w:sz w:val="28"/>
          <w:szCs w:val="28"/>
        </w:rPr>
        <w:t xml:space="preserve">kuita zvinhu </w:t>
      </w:r>
      <w:proofErr w:type="spellStart"/>
      <w:r w:rsidR="00713672">
        <w:rPr>
          <w:rFonts w:ascii="Arial" w:hAnsi="Arial" w:cs="Arial"/>
          <w:sz w:val="28"/>
          <w:szCs w:val="28"/>
        </w:rPr>
        <w:t>zvisina</w:t>
      </w:r>
      <w:proofErr w:type="spellEnd"/>
      <w:r w:rsidR="00713672">
        <w:rPr>
          <w:rFonts w:ascii="Arial" w:hAnsi="Arial" w:cs="Arial"/>
          <w:sz w:val="28"/>
          <w:szCs w:val="28"/>
        </w:rPr>
        <w:t xml:space="preserve"> </w:t>
      </w:r>
      <w:proofErr w:type="spellStart"/>
      <w:r w:rsidR="00713672">
        <w:rPr>
          <w:rFonts w:ascii="Arial" w:hAnsi="Arial" w:cs="Arial"/>
          <w:sz w:val="28"/>
          <w:szCs w:val="28"/>
        </w:rPr>
        <w:t>nebasa</w:t>
      </w:r>
      <w:proofErr w:type="spellEnd"/>
      <w:r w:rsidR="00713672">
        <w:rPr>
          <w:rFonts w:ascii="Arial" w:hAnsi="Arial" w:cs="Arial"/>
          <w:sz w:val="28"/>
          <w:szCs w:val="28"/>
        </w:rPr>
        <w:t xml:space="preserve"> rose.</w:t>
      </w:r>
    </w:p>
    <w:p w14:paraId="21CBA3B8" w14:textId="79667075" w:rsidR="00B61EE3" w:rsidRDefault="001C2EE7" w:rsidP="00EE1207">
      <w:pPr>
        <w:jc w:val="both"/>
        <w:rPr>
          <w:rFonts w:ascii="Arial" w:hAnsi="Arial" w:cs="Arial"/>
          <w:sz w:val="28"/>
          <w:szCs w:val="28"/>
        </w:rPr>
      </w:pPr>
      <w:r>
        <w:rPr>
          <w:rFonts w:ascii="Arial" w:hAnsi="Arial" w:cs="Arial"/>
          <w:sz w:val="28"/>
          <w:szCs w:val="28"/>
          <w:vertAlign w:val="superscript"/>
        </w:rPr>
        <w:lastRenderedPageBreak/>
        <w:t xml:space="preserve">206 </w:t>
      </w:r>
      <w:proofErr w:type="spellStart"/>
      <w:r w:rsidR="00713672">
        <w:rPr>
          <w:rFonts w:ascii="Arial" w:hAnsi="Arial" w:cs="Arial"/>
          <w:sz w:val="28"/>
          <w:szCs w:val="28"/>
        </w:rPr>
        <w:t>Hatitorei</w:t>
      </w:r>
      <w:proofErr w:type="spellEnd"/>
      <w:r w:rsidR="00713672">
        <w:rPr>
          <w:rFonts w:ascii="Arial" w:hAnsi="Arial" w:cs="Arial"/>
          <w:sz w:val="28"/>
          <w:szCs w:val="28"/>
        </w:rPr>
        <w:t xml:space="preserve"> moyo yedu, vanhu </w:t>
      </w:r>
      <w:proofErr w:type="spellStart"/>
      <w:r w:rsidR="00713672">
        <w:rPr>
          <w:rFonts w:ascii="Arial" w:hAnsi="Arial" w:cs="Arial"/>
          <w:sz w:val="28"/>
          <w:szCs w:val="28"/>
        </w:rPr>
        <w:t>vaMwari</w:t>
      </w:r>
      <w:proofErr w:type="spellEnd"/>
      <w:r w:rsidR="00713672">
        <w:rPr>
          <w:rFonts w:ascii="Arial" w:hAnsi="Arial" w:cs="Arial"/>
          <w:sz w:val="28"/>
          <w:szCs w:val="28"/>
        </w:rPr>
        <w:t xml:space="preserve"> </w:t>
      </w:r>
      <w:proofErr w:type="spellStart"/>
      <w:r w:rsidR="002F6F41">
        <w:rPr>
          <w:rFonts w:ascii="Arial" w:hAnsi="Arial" w:cs="Arial"/>
          <w:sz w:val="28"/>
          <w:szCs w:val="28"/>
        </w:rPr>
        <w:t>tese</w:t>
      </w:r>
      <w:proofErr w:type="spellEnd"/>
      <w:r w:rsidR="002F6F41">
        <w:rPr>
          <w:rFonts w:ascii="Arial" w:hAnsi="Arial" w:cs="Arial"/>
          <w:sz w:val="28"/>
          <w:szCs w:val="28"/>
        </w:rPr>
        <w:t xml:space="preserve"> tiri </w:t>
      </w:r>
      <w:proofErr w:type="spellStart"/>
      <w:r w:rsidR="002F6F41">
        <w:rPr>
          <w:rFonts w:ascii="Arial" w:hAnsi="Arial" w:cs="Arial"/>
          <w:sz w:val="28"/>
          <w:szCs w:val="28"/>
        </w:rPr>
        <w:t>panapa</w:t>
      </w:r>
      <w:proofErr w:type="spellEnd"/>
      <w:r w:rsidR="002F6F41">
        <w:rPr>
          <w:rFonts w:ascii="Arial" w:hAnsi="Arial" w:cs="Arial"/>
          <w:sz w:val="28"/>
          <w:szCs w:val="28"/>
        </w:rPr>
        <w:t>. Hatitorei ma</w:t>
      </w:r>
      <w:r w:rsidR="00E94EBE">
        <w:rPr>
          <w:rFonts w:ascii="Arial" w:hAnsi="Arial" w:cs="Arial"/>
          <w:sz w:val="28"/>
          <w:szCs w:val="28"/>
        </w:rPr>
        <w:t xml:space="preserve"> </w:t>
      </w:r>
      <w:r w:rsidR="002F6F41">
        <w:rPr>
          <w:rFonts w:ascii="Arial" w:hAnsi="Arial" w:cs="Arial"/>
          <w:sz w:val="28"/>
          <w:szCs w:val="28"/>
        </w:rPr>
        <w:t xml:space="preserve">Spoken Words </w:t>
      </w:r>
      <w:r w:rsidR="006F2707">
        <w:rPr>
          <w:rFonts w:ascii="Arial" w:hAnsi="Arial" w:cs="Arial"/>
          <w:sz w:val="28"/>
          <w:szCs w:val="28"/>
        </w:rPr>
        <w:t xml:space="preserve">aya nema tape aya, </w:t>
      </w:r>
      <w:proofErr w:type="spellStart"/>
      <w:r w:rsidR="006F2707">
        <w:rPr>
          <w:rFonts w:ascii="Arial" w:hAnsi="Arial" w:cs="Arial"/>
          <w:sz w:val="28"/>
          <w:szCs w:val="28"/>
        </w:rPr>
        <w:t>aite</w:t>
      </w:r>
      <w:proofErr w:type="spellEnd"/>
      <w:r w:rsidR="006F2707">
        <w:rPr>
          <w:rFonts w:ascii="Arial" w:hAnsi="Arial" w:cs="Arial"/>
          <w:sz w:val="28"/>
          <w:szCs w:val="28"/>
        </w:rPr>
        <w:t xml:space="preserve"> </w:t>
      </w:r>
      <w:proofErr w:type="spellStart"/>
      <w:r w:rsidR="006F2707">
        <w:rPr>
          <w:rFonts w:ascii="Arial" w:hAnsi="Arial" w:cs="Arial"/>
          <w:sz w:val="28"/>
          <w:szCs w:val="28"/>
        </w:rPr>
        <w:t>chikafu</w:t>
      </w:r>
      <w:proofErr w:type="spellEnd"/>
      <w:r w:rsidR="006F2707">
        <w:rPr>
          <w:rFonts w:ascii="Arial" w:hAnsi="Arial" w:cs="Arial"/>
          <w:sz w:val="28"/>
          <w:szCs w:val="28"/>
        </w:rPr>
        <w:t xml:space="preserve"> </w:t>
      </w:r>
      <w:proofErr w:type="spellStart"/>
      <w:r w:rsidR="006F2707">
        <w:rPr>
          <w:rFonts w:ascii="Arial" w:hAnsi="Arial" w:cs="Arial"/>
          <w:sz w:val="28"/>
          <w:szCs w:val="28"/>
        </w:rPr>
        <w:t>chako</w:t>
      </w:r>
      <w:proofErr w:type="spellEnd"/>
      <w:r w:rsidR="006F2707">
        <w:rPr>
          <w:rFonts w:ascii="Arial" w:hAnsi="Arial" w:cs="Arial"/>
          <w:sz w:val="28"/>
          <w:szCs w:val="28"/>
        </w:rPr>
        <w:t xml:space="preserve"> </w:t>
      </w:r>
      <w:r w:rsidR="00E94EBE">
        <w:rPr>
          <w:rFonts w:ascii="Arial" w:hAnsi="Arial" w:cs="Arial"/>
          <w:sz w:val="28"/>
          <w:szCs w:val="28"/>
        </w:rPr>
        <w:t>every day.</w:t>
      </w:r>
      <w:r w:rsidR="006F270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95A3D">
        <w:rPr>
          <w:rFonts w:ascii="Arial" w:hAnsi="Arial" w:cs="Arial"/>
          <w:sz w:val="28"/>
          <w:szCs w:val="28"/>
        </w:rPr>
        <w:t>Terera</w:t>
      </w:r>
      <w:proofErr w:type="spellEnd"/>
      <w:r w:rsidR="00E95A3D">
        <w:rPr>
          <w:rFonts w:ascii="Arial" w:hAnsi="Arial" w:cs="Arial"/>
          <w:sz w:val="28"/>
          <w:szCs w:val="28"/>
        </w:rPr>
        <w:t xml:space="preserve"> </w:t>
      </w:r>
      <w:proofErr w:type="spellStart"/>
      <w:r w:rsidR="00E95A3D">
        <w:rPr>
          <w:rFonts w:ascii="Arial" w:hAnsi="Arial" w:cs="Arial"/>
          <w:sz w:val="28"/>
          <w:szCs w:val="28"/>
        </w:rPr>
        <w:t>mumba</w:t>
      </w:r>
      <w:proofErr w:type="spellEnd"/>
      <w:r w:rsidR="00E95A3D">
        <w:rPr>
          <w:rFonts w:ascii="Arial" w:hAnsi="Arial" w:cs="Arial"/>
          <w:sz w:val="28"/>
          <w:szCs w:val="28"/>
        </w:rPr>
        <w:t xml:space="preserve"> mako</w:t>
      </w:r>
      <w:r w:rsidR="00E94EBE">
        <w:rPr>
          <w:rFonts w:ascii="Arial" w:hAnsi="Arial" w:cs="Arial"/>
          <w:sz w:val="28"/>
          <w:szCs w:val="28"/>
        </w:rPr>
        <w:t>,</w:t>
      </w:r>
      <w:r w:rsidR="00E95A3D">
        <w:rPr>
          <w:rFonts w:ascii="Arial" w:hAnsi="Arial" w:cs="Arial"/>
          <w:sz w:val="28"/>
          <w:szCs w:val="28"/>
        </w:rPr>
        <w:t xml:space="preserve"> zuva rimwe nerimwe</w:t>
      </w:r>
      <w:r w:rsidR="00E94EBE">
        <w:rPr>
          <w:rFonts w:ascii="Arial" w:hAnsi="Arial" w:cs="Arial"/>
          <w:sz w:val="28"/>
          <w:szCs w:val="28"/>
        </w:rPr>
        <w:t>.</w:t>
      </w:r>
      <w:r w:rsidR="00E95A3D">
        <w:rPr>
          <w:rFonts w:ascii="Arial" w:hAnsi="Arial" w:cs="Arial"/>
          <w:sz w:val="28"/>
          <w:szCs w:val="28"/>
        </w:rPr>
        <w:t xml:space="preserve"> </w:t>
      </w:r>
      <w:proofErr w:type="spellStart"/>
      <w:r w:rsidR="00E94EBE">
        <w:rPr>
          <w:rFonts w:ascii="Arial" w:hAnsi="Arial" w:cs="Arial"/>
          <w:sz w:val="28"/>
          <w:szCs w:val="28"/>
        </w:rPr>
        <w:t>N</w:t>
      </w:r>
      <w:r w:rsidR="00E95A3D">
        <w:rPr>
          <w:rFonts w:ascii="Arial" w:hAnsi="Arial" w:cs="Arial"/>
          <w:sz w:val="28"/>
          <w:szCs w:val="28"/>
        </w:rPr>
        <w:t>ekuti</w:t>
      </w:r>
      <w:proofErr w:type="spellEnd"/>
      <w:r w:rsidR="00E95A3D">
        <w:rPr>
          <w:rFonts w:ascii="Arial" w:hAnsi="Arial" w:cs="Arial"/>
          <w:sz w:val="28"/>
          <w:szCs w:val="28"/>
        </w:rPr>
        <w:t xml:space="preserve"> Shoko </w:t>
      </w:r>
      <w:proofErr w:type="spellStart"/>
      <w:r w:rsidR="00054C27">
        <w:rPr>
          <w:rFonts w:ascii="Arial" w:hAnsi="Arial" w:cs="Arial"/>
          <w:sz w:val="28"/>
          <w:szCs w:val="28"/>
        </w:rPr>
        <w:t>randiri</w:t>
      </w:r>
      <w:proofErr w:type="spellEnd"/>
      <w:r w:rsidR="00054C27">
        <w:rPr>
          <w:rFonts w:ascii="Arial" w:hAnsi="Arial" w:cs="Arial"/>
          <w:sz w:val="28"/>
          <w:szCs w:val="28"/>
        </w:rPr>
        <w:t xml:space="preserve"> </w:t>
      </w:r>
      <w:proofErr w:type="spellStart"/>
      <w:r w:rsidR="00054C27">
        <w:rPr>
          <w:rFonts w:ascii="Arial" w:hAnsi="Arial" w:cs="Arial"/>
          <w:sz w:val="28"/>
          <w:szCs w:val="28"/>
        </w:rPr>
        <w:t>kuda</w:t>
      </w:r>
      <w:proofErr w:type="spellEnd"/>
      <w:r w:rsidR="00054C27">
        <w:rPr>
          <w:rFonts w:ascii="Arial" w:hAnsi="Arial" w:cs="Arial"/>
          <w:sz w:val="28"/>
          <w:szCs w:val="28"/>
        </w:rPr>
        <w:t xml:space="preserve"> kuti mu </w:t>
      </w:r>
      <w:r w:rsidR="00054C27" w:rsidRPr="00054C27">
        <w:rPr>
          <w:rFonts w:ascii="Arial" w:hAnsi="Arial" w:cs="Arial"/>
          <w:i/>
          <w:iCs/>
          <w:sz w:val="28"/>
          <w:szCs w:val="28"/>
        </w:rPr>
        <w:t>turn-e</w:t>
      </w:r>
      <w:r w:rsidR="00054C27">
        <w:rPr>
          <w:rFonts w:ascii="Arial" w:hAnsi="Arial" w:cs="Arial"/>
          <w:sz w:val="28"/>
          <w:szCs w:val="28"/>
        </w:rPr>
        <w:t xml:space="preserve"> </w:t>
      </w:r>
      <w:proofErr w:type="spellStart"/>
      <w:r w:rsidR="00054C27">
        <w:rPr>
          <w:rFonts w:ascii="Arial" w:hAnsi="Arial" w:cs="Arial"/>
          <w:sz w:val="28"/>
          <w:szCs w:val="28"/>
        </w:rPr>
        <w:t>kwariri</w:t>
      </w:r>
      <w:proofErr w:type="spellEnd"/>
      <w:r w:rsidR="00054C27">
        <w:rPr>
          <w:rFonts w:ascii="Arial" w:hAnsi="Arial" w:cs="Arial"/>
          <w:sz w:val="28"/>
          <w:szCs w:val="28"/>
        </w:rPr>
        <w:t xml:space="preserve">, </w:t>
      </w:r>
      <w:proofErr w:type="spellStart"/>
      <w:r w:rsidR="00054C27">
        <w:rPr>
          <w:rFonts w:ascii="Arial" w:hAnsi="Arial" w:cs="Arial"/>
          <w:sz w:val="28"/>
          <w:szCs w:val="28"/>
        </w:rPr>
        <w:t>handizi</w:t>
      </w:r>
      <w:proofErr w:type="spellEnd"/>
      <w:r w:rsidR="00054C27">
        <w:rPr>
          <w:rFonts w:ascii="Arial" w:hAnsi="Arial" w:cs="Arial"/>
          <w:sz w:val="28"/>
          <w:szCs w:val="28"/>
        </w:rPr>
        <w:t xml:space="preserve"> kuk</w:t>
      </w:r>
      <w:r w:rsidR="007A5725">
        <w:rPr>
          <w:rFonts w:ascii="Arial" w:hAnsi="Arial" w:cs="Arial"/>
          <w:sz w:val="28"/>
          <w:szCs w:val="28"/>
        </w:rPr>
        <w:t>u</w:t>
      </w:r>
      <w:r w:rsidR="00C132C6">
        <w:rPr>
          <w:rFonts w:ascii="Arial" w:hAnsi="Arial" w:cs="Arial"/>
          <w:sz w:val="28"/>
          <w:szCs w:val="28"/>
        </w:rPr>
        <w:t xml:space="preserve"> t</w:t>
      </w:r>
      <w:r w:rsidR="00054C27">
        <w:rPr>
          <w:rFonts w:ascii="Arial" w:hAnsi="Arial" w:cs="Arial"/>
          <w:sz w:val="28"/>
          <w:szCs w:val="28"/>
        </w:rPr>
        <w:t>u</w:t>
      </w:r>
      <w:r w:rsidR="00C132C6">
        <w:rPr>
          <w:rFonts w:ascii="Arial" w:hAnsi="Arial" w:cs="Arial"/>
          <w:sz w:val="28"/>
          <w:szCs w:val="28"/>
        </w:rPr>
        <w:t>r</w:t>
      </w:r>
      <w:r w:rsidR="00054C27">
        <w:rPr>
          <w:rFonts w:ascii="Arial" w:hAnsi="Arial" w:cs="Arial"/>
          <w:sz w:val="28"/>
          <w:szCs w:val="28"/>
        </w:rPr>
        <w:t>-</w:t>
      </w:r>
      <w:r w:rsidR="00054C27" w:rsidRPr="00C132C6">
        <w:rPr>
          <w:rFonts w:ascii="Arial" w:hAnsi="Arial" w:cs="Arial"/>
          <w:i/>
          <w:iCs/>
          <w:sz w:val="28"/>
          <w:szCs w:val="28"/>
        </w:rPr>
        <w:t>turn-ai</w:t>
      </w:r>
      <w:r w:rsidR="00C132C6">
        <w:rPr>
          <w:rFonts w:ascii="Arial" w:hAnsi="Arial" w:cs="Arial"/>
          <w:sz w:val="28"/>
          <w:szCs w:val="28"/>
        </w:rPr>
        <w:t xml:space="preserve"> </w:t>
      </w:r>
      <w:r w:rsidR="00E01149">
        <w:rPr>
          <w:rFonts w:ascii="Arial" w:hAnsi="Arial" w:cs="Arial"/>
          <w:sz w:val="28"/>
          <w:szCs w:val="28"/>
        </w:rPr>
        <w:t xml:space="preserve">Shoko </w:t>
      </w:r>
      <w:proofErr w:type="spellStart"/>
      <w:r w:rsidR="00E01149">
        <w:rPr>
          <w:rFonts w:ascii="Arial" w:hAnsi="Arial" w:cs="Arial"/>
          <w:sz w:val="28"/>
          <w:szCs w:val="28"/>
        </w:rPr>
        <w:t>riri</w:t>
      </w:r>
      <w:proofErr w:type="spellEnd"/>
      <w:r w:rsidR="00E01149">
        <w:rPr>
          <w:rFonts w:ascii="Arial" w:hAnsi="Arial" w:cs="Arial"/>
          <w:sz w:val="28"/>
          <w:szCs w:val="28"/>
        </w:rPr>
        <w:t xml:space="preserve"> </w:t>
      </w:r>
      <w:proofErr w:type="spellStart"/>
      <w:r w:rsidR="00E01149">
        <w:rPr>
          <w:rFonts w:ascii="Arial" w:hAnsi="Arial" w:cs="Arial"/>
          <w:sz w:val="28"/>
          <w:szCs w:val="28"/>
        </w:rPr>
        <w:t>kure</w:t>
      </w:r>
      <w:proofErr w:type="spellEnd"/>
      <w:r w:rsidR="00E01149">
        <w:rPr>
          <w:rFonts w:ascii="Arial" w:hAnsi="Arial" w:cs="Arial"/>
          <w:sz w:val="28"/>
          <w:szCs w:val="28"/>
        </w:rPr>
        <w:t xml:space="preserve"> nemi. Ma</w:t>
      </w:r>
      <w:r w:rsidR="00D90C9D">
        <w:rPr>
          <w:rFonts w:ascii="Arial" w:hAnsi="Arial" w:cs="Arial"/>
          <w:sz w:val="28"/>
          <w:szCs w:val="28"/>
        </w:rPr>
        <w:t xml:space="preserve"> </w:t>
      </w:r>
      <w:r w:rsidR="00E01149">
        <w:rPr>
          <w:rFonts w:ascii="Arial" w:hAnsi="Arial" w:cs="Arial"/>
          <w:sz w:val="28"/>
          <w:szCs w:val="28"/>
        </w:rPr>
        <w:t>Spoken Word</w:t>
      </w:r>
      <w:r w:rsidR="00183FD7">
        <w:rPr>
          <w:rFonts w:ascii="Arial" w:hAnsi="Arial" w:cs="Arial"/>
          <w:sz w:val="28"/>
          <w:szCs w:val="28"/>
        </w:rPr>
        <w:t xml:space="preserve">s </w:t>
      </w:r>
      <w:proofErr w:type="spellStart"/>
      <w:r w:rsidR="00183FD7">
        <w:rPr>
          <w:rFonts w:ascii="Arial" w:hAnsi="Arial" w:cs="Arial"/>
          <w:sz w:val="28"/>
          <w:szCs w:val="28"/>
        </w:rPr>
        <w:t>iwaya</w:t>
      </w:r>
      <w:proofErr w:type="spellEnd"/>
      <w:r w:rsidR="00DA69D9">
        <w:rPr>
          <w:rFonts w:ascii="Arial" w:hAnsi="Arial" w:cs="Arial"/>
          <w:sz w:val="28"/>
          <w:szCs w:val="28"/>
        </w:rPr>
        <w:t>,</w:t>
      </w:r>
      <w:r w:rsidR="00183FD7">
        <w:rPr>
          <w:rFonts w:ascii="Arial" w:hAnsi="Arial" w:cs="Arial"/>
          <w:sz w:val="28"/>
          <w:szCs w:val="28"/>
        </w:rPr>
        <w:t xml:space="preserve"> Bhaibheri </w:t>
      </w:r>
      <w:proofErr w:type="spellStart"/>
      <w:r w:rsidR="00183FD7">
        <w:rPr>
          <w:rFonts w:ascii="Arial" w:hAnsi="Arial" w:cs="Arial"/>
          <w:sz w:val="28"/>
          <w:szCs w:val="28"/>
        </w:rPr>
        <w:t>iroriri</w:t>
      </w:r>
      <w:proofErr w:type="spellEnd"/>
      <w:r w:rsidR="00183FD7">
        <w:rPr>
          <w:rFonts w:ascii="Arial" w:hAnsi="Arial" w:cs="Arial"/>
          <w:sz w:val="28"/>
          <w:szCs w:val="28"/>
        </w:rPr>
        <w:t>,</w:t>
      </w:r>
      <w:r w:rsidR="00DA69D9">
        <w:rPr>
          <w:rFonts w:ascii="Arial" w:hAnsi="Arial" w:cs="Arial"/>
          <w:sz w:val="28"/>
          <w:szCs w:val="28"/>
        </w:rPr>
        <w:t xml:space="preserve"> </w:t>
      </w:r>
      <w:proofErr w:type="spellStart"/>
      <w:r w:rsidR="00DA69D9">
        <w:rPr>
          <w:rFonts w:ascii="Arial" w:hAnsi="Arial" w:cs="Arial"/>
          <w:sz w:val="28"/>
          <w:szCs w:val="28"/>
        </w:rPr>
        <w:t>zvamunogara</w:t>
      </w:r>
      <w:proofErr w:type="spellEnd"/>
      <w:r w:rsidR="00DA69D9">
        <w:rPr>
          <w:rFonts w:ascii="Arial" w:hAnsi="Arial" w:cs="Arial"/>
          <w:sz w:val="28"/>
          <w:szCs w:val="28"/>
        </w:rPr>
        <w:t xml:space="preserve"> </w:t>
      </w:r>
      <w:proofErr w:type="spellStart"/>
      <w:r w:rsidR="00DA69D9">
        <w:rPr>
          <w:rFonts w:ascii="Arial" w:hAnsi="Arial" w:cs="Arial"/>
          <w:sz w:val="28"/>
          <w:szCs w:val="28"/>
        </w:rPr>
        <w:t>muchitaurirana</w:t>
      </w:r>
      <w:proofErr w:type="spellEnd"/>
      <w:r w:rsidR="00DA69D9">
        <w:rPr>
          <w:rFonts w:ascii="Arial" w:hAnsi="Arial" w:cs="Arial"/>
          <w:sz w:val="28"/>
          <w:szCs w:val="28"/>
        </w:rPr>
        <w:t xml:space="preserve"> zuva </w:t>
      </w:r>
      <w:r w:rsidR="00861EC8">
        <w:rPr>
          <w:rFonts w:ascii="Arial" w:hAnsi="Arial" w:cs="Arial"/>
          <w:sz w:val="28"/>
          <w:szCs w:val="28"/>
        </w:rPr>
        <w:t xml:space="preserve">rimwe nei…? </w:t>
      </w:r>
      <w:r w:rsidR="00861EC8" w:rsidRPr="007E532B">
        <w:rPr>
          <w:rFonts w:ascii="Arial" w:hAnsi="Arial" w:cs="Arial"/>
          <w:sz w:val="18"/>
          <w:szCs w:val="18"/>
        </w:rPr>
        <w:t xml:space="preserve">[Congregation </w:t>
      </w:r>
      <w:r w:rsidR="00063DA1" w:rsidRPr="007E532B">
        <w:rPr>
          <w:rFonts w:ascii="Arial" w:hAnsi="Arial" w:cs="Arial"/>
          <w:sz w:val="18"/>
          <w:szCs w:val="18"/>
        </w:rPr>
        <w:t>says, “</w:t>
      </w:r>
      <w:r w:rsidR="00861EC8" w:rsidRPr="007E532B">
        <w:rPr>
          <w:rFonts w:ascii="Arial" w:hAnsi="Arial" w:cs="Arial"/>
          <w:sz w:val="18"/>
          <w:szCs w:val="18"/>
        </w:rPr>
        <w:t>nerimwe.”]</w:t>
      </w:r>
      <w:r w:rsidR="00861EC8">
        <w:rPr>
          <w:rFonts w:ascii="Arial" w:hAnsi="Arial" w:cs="Arial"/>
          <w:sz w:val="28"/>
          <w:szCs w:val="28"/>
        </w:rPr>
        <w:t xml:space="preserve"> </w:t>
      </w:r>
    </w:p>
    <w:p w14:paraId="73AB5E2D" w14:textId="30E45AA7" w:rsidR="00B61EE3" w:rsidRDefault="001C2EE7" w:rsidP="00EE1207">
      <w:pPr>
        <w:jc w:val="both"/>
        <w:rPr>
          <w:rFonts w:ascii="Arial" w:hAnsi="Arial" w:cs="Arial"/>
          <w:sz w:val="28"/>
          <w:szCs w:val="28"/>
        </w:rPr>
      </w:pPr>
      <w:r>
        <w:rPr>
          <w:rFonts w:ascii="Arial" w:hAnsi="Arial" w:cs="Arial"/>
          <w:sz w:val="28"/>
          <w:szCs w:val="28"/>
          <w:vertAlign w:val="superscript"/>
        </w:rPr>
        <w:t xml:space="preserve">207 </w:t>
      </w:r>
      <w:proofErr w:type="spellStart"/>
      <w:r w:rsidR="00861EC8">
        <w:rPr>
          <w:rFonts w:ascii="Arial" w:hAnsi="Arial" w:cs="Arial"/>
          <w:sz w:val="28"/>
          <w:szCs w:val="28"/>
        </w:rPr>
        <w:t>Ndozvandiri</w:t>
      </w:r>
      <w:proofErr w:type="spellEnd"/>
      <w:r w:rsidR="00861EC8">
        <w:rPr>
          <w:rFonts w:ascii="Arial" w:hAnsi="Arial" w:cs="Arial"/>
          <w:sz w:val="28"/>
          <w:szCs w:val="28"/>
        </w:rPr>
        <w:t xml:space="preserve"> </w:t>
      </w:r>
      <w:proofErr w:type="spellStart"/>
      <w:r w:rsidR="00861EC8">
        <w:rPr>
          <w:rFonts w:ascii="Arial" w:hAnsi="Arial" w:cs="Arial"/>
          <w:sz w:val="28"/>
          <w:szCs w:val="28"/>
        </w:rPr>
        <w:t>kuda</w:t>
      </w:r>
      <w:proofErr w:type="spellEnd"/>
      <w:r w:rsidR="00861EC8">
        <w:rPr>
          <w:rFonts w:ascii="Arial" w:hAnsi="Arial" w:cs="Arial"/>
          <w:sz w:val="28"/>
          <w:szCs w:val="28"/>
        </w:rPr>
        <w:t xml:space="preserve"> kuti </w:t>
      </w:r>
      <w:proofErr w:type="spellStart"/>
      <w:r w:rsidR="00861EC8">
        <w:rPr>
          <w:rFonts w:ascii="Arial" w:hAnsi="Arial" w:cs="Arial"/>
          <w:sz w:val="28"/>
          <w:szCs w:val="28"/>
        </w:rPr>
        <w:t>muite</w:t>
      </w:r>
      <w:proofErr w:type="spellEnd"/>
      <w:r w:rsidR="00861EC8">
        <w:rPr>
          <w:rFonts w:ascii="Arial" w:hAnsi="Arial" w:cs="Arial"/>
          <w:sz w:val="28"/>
          <w:szCs w:val="28"/>
        </w:rPr>
        <w:t xml:space="preserve">, </w:t>
      </w:r>
      <w:proofErr w:type="spellStart"/>
      <w:r w:rsidR="00481B21">
        <w:rPr>
          <w:rFonts w:ascii="Arial" w:hAnsi="Arial" w:cs="Arial"/>
          <w:sz w:val="28"/>
          <w:szCs w:val="28"/>
        </w:rPr>
        <w:t>tora</w:t>
      </w:r>
      <w:proofErr w:type="spellEnd"/>
      <w:r w:rsidR="00481B21">
        <w:rPr>
          <w:rFonts w:ascii="Arial" w:hAnsi="Arial" w:cs="Arial"/>
          <w:sz w:val="28"/>
          <w:szCs w:val="28"/>
        </w:rPr>
        <w:t xml:space="preserve"> Spoken Word </w:t>
      </w:r>
      <w:r w:rsidR="00481B21">
        <w:rPr>
          <w:rFonts w:ascii="Arial" w:hAnsi="Arial" w:cs="Arial"/>
          <w:i/>
          <w:iCs/>
          <w:sz w:val="28"/>
          <w:szCs w:val="28"/>
        </w:rPr>
        <w:t xml:space="preserve">Influence </w:t>
      </w:r>
      <w:proofErr w:type="spellStart"/>
      <w:r w:rsidR="00481B21">
        <w:rPr>
          <w:rFonts w:ascii="Arial" w:hAnsi="Arial" w:cs="Arial"/>
          <w:sz w:val="28"/>
          <w:szCs w:val="28"/>
        </w:rPr>
        <w:t>woverenga</w:t>
      </w:r>
      <w:proofErr w:type="spellEnd"/>
      <w:r w:rsidR="001870D6">
        <w:rPr>
          <w:rFonts w:ascii="Arial" w:hAnsi="Arial" w:cs="Arial"/>
          <w:sz w:val="28"/>
          <w:szCs w:val="28"/>
        </w:rPr>
        <w:t>,</w:t>
      </w:r>
      <w:r w:rsidR="00D07F87">
        <w:rPr>
          <w:rFonts w:ascii="Arial" w:hAnsi="Arial" w:cs="Arial"/>
          <w:sz w:val="28"/>
          <w:szCs w:val="28"/>
        </w:rPr>
        <w:t xml:space="preserve"> </w:t>
      </w:r>
      <w:proofErr w:type="spellStart"/>
      <w:r w:rsidR="00D07F87">
        <w:rPr>
          <w:rFonts w:ascii="Arial" w:hAnsi="Arial" w:cs="Arial"/>
          <w:sz w:val="28"/>
          <w:szCs w:val="28"/>
        </w:rPr>
        <w:t>hee</w:t>
      </w:r>
      <w:proofErr w:type="spellEnd"/>
      <w:r w:rsidR="00D07F87">
        <w:rPr>
          <w:rFonts w:ascii="Arial" w:hAnsi="Arial" w:cs="Arial"/>
          <w:sz w:val="28"/>
          <w:szCs w:val="28"/>
        </w:rPr>
        <w:t xml:space="preserve">. Tora Spoken Word </w:t>
      </w:r>
      <w:r w:rsidR="00D07F87">
        <w:rPr>
          <w:rFonts w:ascii="Arial" w:hAnsi="Arial" w:cs="Arial"/>
          <w:i/>
          <w:iCs/>
          <w:sz w:val="28"/>
          <w:szCs w:val="28"/>
        </w:rPr>
        <w:t xml:space="preserve">Restoration </w:t>
      </w:r>
      <w:proofErr w:type="spellStart"/>
      <w:r w:rsidR="005F1731">
        <w:rPr>
          <w:rFonts w:ascii="Arial" w:hAnsi="Arial" w:cs="Arial"/>
          <w:sz w:val="28"/>
          <w:szCs w:val="28"/>
        </w:rPr>
        <w:t>u</w:t>
      </w:r>
      <w:r w:rsidR="00D07F87">
        <w:rPr>
          <w:rFonts w:ascii="Arial" w:hAnsi="Arial" w:cs="Arial"/>
          <w:sz w:val="28"/>
          <w:szCs w:val="28"/>
        </w:rPr>
        <w:t>verenga</w:t>
      </w:r>
      <w:proofErr w:type="spellEnd"/>
      <w:r w:rsidR="00D07F87">
        <w:rPr>
          <w:rFonts w:ascii="Arial" w:hAnsi="Arial" w:cs="Arial"/>
          <w:sz w:val="28"/>
          <w:szCs w:val="28"/>
        </w:rPr>
        <w:t>,</w:t>
      </w:r>
      <w:r w:rsidR="005F1731">
        <w:rPr>
          <w:rFonts w:ascii="Arial" w:hAnsi="Arial" w:cs="Arial"/>
          <w:sz w:val="28"/>
          <w:szCs w:val="28"/>
        </w:rPr>
        <w:t xml:space="preserve"> </w:t>
      </w:r>
      <w:proofErr w:type="spellStart"/>
      <w:r w:rsidR="005F1731">
        <w:rPr>
          <w:rFonts w:ascii="Arial" w:hAnsi="Arial" w:cs="Arial"/>
          <w:sz w:val="28"/>
          <w:szCs w:val="28"/>
        </w:rPr>
        <w:t>zvaunenge</w:t>
      </w:r>
      <w:proofErr w:type="spellEnd"/>
      <w:r w:rsidR="005F1731">
        <w:rPr>
          <w:rFonts w:ascii="Arial" w:hAnsi="Arial" w:cs="Arial"/>
          <w:sz w:val="28"/>
          <w:szCs w:val="28"/>
        </w:rPr>
        <w:t xml:space="preserve"> </w:t>
      </w:r>
      <w:proofErr w:type="spellStart"/>
      <w:r w:rsidR="005F1731">
        <w:rPr>
          <w:rFonts w:ascii="Arial" w:hAnsi="Arial" w:cs="Arial"/>
          <w:sz w:val="28"/>
          <w:szCs w:val="28"/>
        </w:rPr>
        <w:t>wadzidza</w:t>
      </w:r>
      <w:proofErr w:type="spellEnd"/>
      <w:r w:rsidR="005F1731">
        <w:rPr>
          <w:rFonts w:ascii="Arial" w:hAnsi="Arial" w:cs="Arial"/>
          <w:sz w:val="28"/>
          <w:szCs w:val="28"/>
        </w:rPr>
        <w:t xml:space="preserve"> </w:t>
      </w:r>
      <w:proofErr w:type="spellStart"/>
      <w:r w:rsidR="005F1731">
        <w:rPr>
          <w:rFonts w:ascii="Arial" w:hAnsi="Arial" w:cs="Arial"/>
          <w:sz w:val="28"/>
          <w:szCs w:val="28"/>
        </w:rPr>
        <w:t>imomo</w:t>
      </w:r>
      <w:proofErr w:type="spellEnd"/>
      <w:r w:rsidR="005F1731">
        <w:rPr>
          <w:rFonts w:ascii="Arial" w:hAnsi="Arial" w:cs="Arial"/>
          <w:sz w:val="28"/>
          <w:szCs w:val="28"/>
        </w:rPr>
        <w:t xml:space="preserve"> </w:t>
      </w:r>
      <w:proofErr w:type="spellStart"/>
      <w:r w:rsidR="005F1731">
        <w:rPr>
          <w:rFonts w:ascii="Arial" w:hAnsi="Arial" w:cs="Arial"/>
          <w:sz w:val="28"/>
          <w:szCs w:val="28"/>
        </w:rPr>
        <w:t>ita</w:t>
      </w:r>
      <w:proofErr w:type="spellEnd"/>
      <w:r w:rsidR="005F1731">
        <w:rPr>
          <w:rFonts w:ascii="Arial" w:hAnsi="Arial" w:cs="Arial"/>
          <w:sz w:val="28"/>
          <w:szCs w:val="28"/>
        </w:rPr>
        <w:t xml:space="preserve"> </w:t>
      </w:r>
      <w:proofErr w:type="spellStart"/>
      <w:r w:rsidR="005F1731">
        <w:rPr>
          <w:rFonts w:ascii="Arial" w:hAnsi="Arial" w:cs="Arial"/>
          <w:sz w:val="28"/>
          <w:szCs w:val="28"/>
        </w:rPr>
        <w:t>izvo</w:t>
      </w:r>
      <w:r w:rsidR="00327D43">
        <w:rPr>
          <w:rFonts w:ascii="Arial" w:hAnsi="Arial" w:cs="Arial"/>
          <w:sz w:val="28"/>
          <w:szCs w:val="28"/>
        </w:rPr>
        <w:t>zvo</w:t>
      </w:r>
      <w:proofErr w:type="spellEnd"/>
      <w:r w:rsidR="001870D6">
        <w:rPr>
          <w:rFonts w:ascii="Arial" w:hAnsi="Arial" w:cs="Arial"/>
          <w:sz w:val="28"/>
          <w:szCs w:val="28"/>
        </w:rPr>
        <w:t>,</w:t>
      </w:r>
      <w:r w:rsidR="00327D43">
        <w:rPr>
          <w:rFonts w:ascii="Arial" w:hAnsi="Arial" w:cs="Arial"/>
          <w:sz w:val="28"/>
          <w:szCs w:val="28"/>
        </w:rPr>
        <w:t xml:space="preserve"> </w:t>
      </w:r>
      <w:r w:rsidR="00534101" w:rsidRPr="00534101">
        <w:rPr>
          <w:rFonts w:ascii="Arial" w:hAnsi="Arial" w:cs="Arial"/>
          <w:sz w:val="18"/>
          <w:szCs w:val="28"/>
        </w:rPr>
        <w:t xml:space="preserve">[Congregation says, “Amen.”] </w:t>
      </w:r>
      <w:r w:rsidR="00327D43">
        <w:rPr>
          <w:rFonts w:ascii="Arial" w:hAnsi="Arial" w:cs="Arial"/>
          <w:sz w:val="28"/>
          <w:szCs w:val="28"/>
        </w:rPr>
        <w:t xml:space="preserve">Brother Branham </w:t>
      </w:r>
      <w:proofErr w:type="spellStart"/>
      <w:r w:rsidR="00327D43">
        <w:rPr>
          <w:rFonts w:ascii="Arial" w:hAnsi="Arial" w:cs="Arial"/>
          <w:sz w:val="28"/>
          <w:szCs w:val="28"/>
        </w:rPr>
        <w:t>vakakuticha</w:t>
      </w:r>
      <w:proofErr w:type="spellEnd"/>
      <w:r w:rsidR="00327D43">
        <w:rPr>
          <w:rFonts w:ascii="Arial" w:hAnsi="Arial" w:cs="Arial"/>
          <w:sz w:val="28"/>
          <w:szCs w:val="28"/>
        </w:rPr>
        <w:t xml:space="preserve"> rudo, vakati </w:t>
      </w:r>
      <w:proofErr w:type="spellStart"/>
      <w:r w:rsidR="00327D43">
        <w:rPr>
          <w:rFonts w:ascii="Arial" w:hAnsi="Arial" w:cs="Arial"/>
          <w:sz w:val="28"/>
          <w:szCs w:val="28"/>
        </w:rPr>
        <w:t>usa</w:t>
      </w:r>
      <w:r w:rsidR="00615E01">
        <w:rPr>
          <w:rFonts w:ascii="Arial" w:hAnsi="Arial" w:cs="Arial"/>
          <w:sz w:val="28"/>
          <w:szCs w:val="28"/>
        </w:rPr>
        <w:t>venge</w:t>
      </w:r>
      <w:proofErr w:type="spellEnd"/>
      <w:r w:rsidR="00615E01">
        <w:rPr>
          <w:rFonts w:ascii="Arial" w:hAnsi="Arial" w:cs="Arial"/>
          <w:sz w:val="28"/>
          <w:szCs w:val="28"/>
        </w:rPr>
        <w:t xml:space="preserve"> </w:t>
      </w:r>
      <w:proofErr w:type="spellStart"/>
      <w:r w:rsidR="00615E01">
        <w:rPr>
          <w:rFonts w:ascii="Arial" w:hAnsi="Arial" w:cs="Arial"/>
          <w:sz w:val="28"/>
          <w:szCs w:val="28"/>
        </w:rPr>
        <w:t>ita</w:t>
      </w:r>
      <w:proofErr w:type="spellEnd"/>
      <w:r w:rsidR="00615E01">
        <w:rPr>
          <w:rFonts w:ascii="Arial" w:hAnsi="Arial" w:cs="Arial"/>
          <w:sz w:val="28"/>
          <w:szCs w:val="28"/>
        </w:rPr>
        <w:t xml:space="preserve"> izvo…? </w:t>
      </w:r>
      <w:r w:rsidR="00615E01" w:rsidRPr="007E532B">
        <w:rPr>
          <w:rFonts w:ascii="Arial" w:hAnsi="Arial" w:cs="Arial"/>
          <w:sz w:val="18"/>
          <w:szCs w:val="18"/>
        </w:rPr>
        <w:t xml:space="preserve">[Congregation </w:t>
      </w:r>
      <w:r w:rsidR="00063DA1" w:rsidRPr="007E532B">
        <w:rPr>
          <w:rFonts w:ascii="Arial" w:hAnsi="Arial" w:cs="Arial"/>
          <w:sz w:val="18"/>
          <w:szCs w:val="18"/>
        </w:rPr>
        <w:t>says, “</w:t>
      </w:r>
      <w:r w:rsidR="00615E01" w:rsidRPr="007E532B">
        <w:rPr>
          <w:rFonts w:ascii="Arial" w:hAnsi="Arial" w:cs="Arial"/>
          <w:sz w:val="18"/>
          <w:szCs w:val="18"/>
        </w:rPr>
        <w:t xml:space="preserve">Amen, </w:t>
      </w:r>
      <w:proofErr w:type="spellStart"/>
      <w:r w:rsidR="00615E01" w:rsidRPr="007E532B">
        <w:rPr>
          <w:rFonts w:ascii="Arial" w:hAnsi="Arial" w:cs="Arial"/>
          <w:sz w:val="18"/>
          <w:szCs w:val="18"/>
        </w:rPr>
        <w:t>izvozvo</w:t>
      </w:r>
      <w:proofErr w:type="spellEnd"/>
      <w:r w:rsidR="00615E01" w:rsidRPr="007E532B">
        <w:rPr>
          <w:rFonts w:ascii="Arial" w:hAnsi="Arial" w:cs="Arial"/>
          <w:sz w:val="18"/>
          <w:szCs w:val="18"/>
        </w:rPr>
        <w:t>.”]</w:t>
      </w:r>
      <w:r w:rsidR="00615E01">
        <w:rPr>
          <w:rFonts w:ascii="Arial" w:hAnsi="Arial" w:cs="Arial"/>
          <w:sz w:val="28"/>
          <w:szCs w:val="28"/>
        </w:rPr>
        <w:t xml:space="preserve"> Ende </w:t>
      </w:r>
      <w:proofErr w:type="spellStart"/>
      <w:r w:rsidR="00615E01">
        <w:rPr>
          <w:rFonts w:ascii="Arial" w:hAnsi="Arial" w:cs="Arial"/>
          <w:sz w:val="28"/>
          <w:szCs w:val="28"/>
        </w:rPr>
        <w:t>pupura</w:t>
      </w:r>
      <w:proofErr w:type="spellEnd"/>
      <w:r w:rsidR="00615E01">
        <w:rPr>
          <w:rFonts w:ascii="Arial" w:hAnsi="Arial" w:cs="Arial"/>
          <w:sz w:val="28"/>
          <w:szCs w:val="28"/>
        </w:rPr>
        <w:t xml:space="preserve"> </w:t>
      </w:r>
      <w:proofErr w:type="spellStart"/>
      <w:r w:rsidR="00B06D61">
        <w:rPr>
          <w:rFonts w:ascii="Arial" w:hAnsi="Arial" w:cs="Arial"/>
          <w:sz w:val="28"/>
          <w:szCs w:val="28"/>
        </w:rPr>
        <w:t>izvozvo</w:t>
      </w:r>
      <w:proofErr w:type="spellEnd"/>
      <w:r w:rsidR="00B06D61">
        <w:rPr>
          <w:rFonts w:ascii="Arial" w:hAnsi="Arial" w:cs="Arial"/>
          <w:sz w:val="28"/>
          <w:szCs w:val="28"/>
        </w:rPr>
        <w:t xml:space="preserve">, </w:t>
      </w:r>
      <w:proofErr w:type="spellStart"/>
      <w:r w:rsidR="00B06D61">
        <w:rPr>
          <w:rFonts w:ascii="Arial" w:hAnsi="Arial" w:cs="Arial"/>
          <w:sz w:val="28"/>
          <w:szCs w:val="28"/>
        </w:rPr>
        <w:t>rarama</w:t>
      </w:r>
      <w:proofErr w:type="spellEnd"/>
      <w:r w:rsidR="00B06D61">
        <w:rPr>
          <w:rFonts w:ascii="Arial" w:hAnsi="Arial" w:cs="Arial"/>
          <w:sz w:val="28"/>
          <w:szCs w:val="28"/>
        </w:rPr>
        <w:t xml:space="preserve"> </w:t>
      </w:r>
      <w:proofErr w:type="spellStart"/>
      <w:r w:rsidR="00B06D61">
        <w:rPr>
          <w:rFonts w:ascii="Arial" w:hAnsi="Arial" w:cs="Arial"/>
          <w:sz w:val="28"/>
          <w:szCs w:val="28"/>
        </w:rPr>
        <w:t>izvozvo</w:t>
      </w:r>
      <w:proofErr w:type="spellEnd"/>
      <w:r w:rsidR="007A5725">
        <w:rPr>
          <w:rFonts w:ascii="Arial" w:hAnsi="Arial" w:cs="Arial"/>
          <w:sz w:val="28"/>
          <w:szCs w:val="28"/>
        </w:rPr>
        <w:t>!</w:t>
      </w:r>
      <w:r w:rsidR="00B06D6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06D61">
        <w:rPr>
          <w:rFonts w:ascii="Arial" w:hAnsi="Arial" w:cs="Arial"/>
          <w:sz w:val="28"/>
          <w:szCs w:val="28"/>
        </w:rPr>
        <w:t>Dzidzisa</w:t>
      </w:r>
      <w:proofErr w:type="spellEnd"/>
      <w:r w:rsidR="00B06D61">
        <w:rPr>
          <w:rFonts w:ascii="Arial" w:hAnsi="Arial" w:cs="Arial"/>
          <w:sz w:val="28"/>
          <w:szCs w:val="28"/>
        </w:rPr>
        <w:t xml:space="preserve"> mukadzi wako, </w:t>
      </w:r>
      <w:proofErr w:type="spellStart"/>
      <w:r w:rsidR="00B06D61">
        <w:rPr>
          <w:rFonts w:ascii="Arial" w:hAnsi="Arial" w:cs="Arial"/>
          <w:sz w:val="28"/>
          <w:szCs w:val="28"/>
        </w:rPr>
        <w:t>dzidzisa</w:t>
      </w:r>
      <w:proofErr w:type="spellEnd"/>
      <w:r w:rsidR="00B06D61">
        <w:rPr>
          <w:rFonts w:ascii="Arial" w:hAnsi="Arial" w:cs="Arial"/>
          <w:sz w:val="28"/>
          <w:szCs w:val="28"/>
        </w:rPr>
        <w:t xml:space="preserve"> vana </w:t>
      </w:r>
      <w:r w:rsidR="00B730EB">
        <w:rPr>
          <w:rFonts w:ascii="Arial" w:hAnsi="Arial" w:cs="Arial"/>
          <w:sz w:val="28"/>
          <w:szCs w:val="28"/>
        </w:rPr>
        <w:t xml:space="preserve">vako </w:t>
      </w:r>
      <w:proofErr w:type="spellStart"/>
      <w:r w:rsidR="00B730EB">
        <w:rPr>
          <w:rFonts w:ascii="Arial" w:hAnsi="Arial" w:cs="Arial"/>
          <w:sz w:val="28"/>
          <w:szCs w:val="28"/>
        </w:rPr>
        <w:t>izvozvo</w:t>
      </w:r>
      <w:proofErr w:type="spellEnd"/>
      <w:r w:rsidR="007A5725">
        <w:rPr>
          <w:rFonts w:ascii="Arial" w:hAnsi="Arial" w:cs="Arial"/>
          <w:sz w:val="28"/>
          <w:szCs w:val="28"/>
        </w:rPr>
        <w:t>!</w:t>
      </w:r>
      <w:r w:rsidR="00B730EB">
        <w:rPr>
          <w:rFonts w:ascii="Arial" w:hAnsi="Arial" w:cs="Arial"/>
          <w:sz w:val="28"/>
          <w:szCs w:val="28"/>
        </w:rPr>
        <w:t xml:space="preserve"> </w:t>
      </w:r>
      <w:r w:rsidR="00534101" w:rsidRPr="00534101">
        <w:rPr>
          <w:rFonts w:ascii="Arial" w:hAnsi="Arial" w:cs="Arial"/>
          <w:sz w:val="18"/>
          <w:szCs w:val="28"/>
        </w:rPr>
        <w:t xml:space="preserve">[Congregation says, “Amen.”] </w:t>
      </w:r>
      <w:r w:rsidR="00B730EB">
        <w:rPr>
          <w:rFonts w:ascii="Arial" w:hAnsi="Arial" w:cs="Arial"/>
          <w:sz w:val="28"/>
          <w:szCs w:val="28"/>
        </w:rPr>
        <w:t xml:space="preserve">Idai </w:t>
      </w:r>
      <w:proofErr w:type="spellStart"/>
      <w:r w:rsidR="00B730EB">
        <w:rPr>
          <w:rFonts w:ascii="Arial" w:hAnsi="Arial" w:cs="Arial"/>
          <w:sz w:val="28"/>
          <w:szCs w:val="28"/>
        </w:rPr>
        <w:t>izvozvo</w:t>
      </w:r>
      <w:proofErr w:type="spellEnd"/>
      <w:r w:rsidR="00B730EB">
        <w:rPr>
          <w:rFonts w:ascii="Arial" w:hAnsi="Arial" w:cs="Arial"/>
          <w:sz w:val="28"/>
          <w:szCs w:val="28"/>
        </w:rPr>
        <w:t xml:space="preserve"> nemoyo wenyu wese</w:t>
      </w:r>
      <w:r w:rsidR="00B61EE3">
        <w:rPr>
          <w:rFonts w:ascii="Arial" w:hAnsi="Arial" w:cs="Arial"/>
          <w:sz w:val="28"/>
          <w:szCs w:val="28"/>
        </w:rPr>
        <w:t>!</w:t>
      </w:r>
      <w:r w:rsidR="00B61EE3" w:rsidRPr="00B61EE3">
        <w:rPr>
          <w:rFonts w:ascii="Arial" w:hAnsi="Arial" w:cs="Arial"/>
          <w:sz w:val="28"/>
          <w:szCs w:val="28"/>
        </w:rPr>
        <w:t xml:space="preserve"> </w:t>
      </w:r>
      <w:r w:rsidR="00534101" w:rsidRPr="00534101">
        <w:rPr>
          <w:rFonts w:ascii="Arial" w:hAnsi="Arial" w:cs="Arial"/>
          <w:sz w:val="18"/>
          <w:szCs w:val="28"/>
        </w:rPr>
        <w:t xml:space="preserve">[Congregation says, “Amen.”] </w:t>
      </w:r>
      <w:r w:rsidR="00615E01">
        <w:rPr>
          <w:rFonts w:ascii="Arial" w:hAnsi="Arial" w:cs="Arial"/>
          <w:sz w:val="28"/>
          <w:szCs w:val="28"/>
        </w:rPr>
        <w:t xml:space="preserve"> </w:t>
      </w:r>
      <w:r w:rsidR="00D07F87">
        <w:rPr>
          <w:rFonts w:ascii="Arial" w:hAnsi="Arial" w:cs="Arial"/>
          <w:sz w:val="28"/>
          <w:szCs w:val="28"/>
        </w:rPr>
        <w:t xml:space="preserve"> </w:t>
      </w:r>
      <w:r w:rsidR="00861EC8">
        <w:rPr>
          <w:rFonts w:ascii="Arial" w:hAnsi="Arial" w:cs="Arial"/>
          <w:sz w:val="28"/>
          <w:szCs w:val="28"/>
        </w:rPr>
        <w:t xml:space="preserve"> </w:t>
      </w:r>
    </w:p>
    <w:p w14:paraId="2D2C913A" w14:textId="5AC03B65" w:rsidR="00821840" w:rsidRDefault="001C2EE7" w:rsidP="007E532B">
      <w:pPr>
        <w:jc w:val="both"/>
        <w:rPr>
          <w:rFonts w:ascii="Arial" w:hAnsi="Arial" w:cs="Arial"/>
          <w:sz w:val="28"/>
          <w:szCs w:val="28"/>
        </w:rPr>
      </w:pPr>
      <w:r>
        <w:rPr>
          <w:rFonts w:ascii="Arial" w:hAnsi="Arial" w:cs="Arial"/>
          <w:sz w:val="28"/>
          <w:szCs w:val="28"/>
          <w:vertAlign w:val="superscript"/>
        </w:rPr>
        <w:t xml:space="preserve">208 </w:t>
      </w:r>
      <w:proofErr w:type="spellStart"/>
      <w:r w:rsidR="00DB5CC9">
        <w:rPr>
          <w:rFonts w:ascii="Arial" w:hAnsi="Arial" w:cs="Arial"/>
          <w:sz w:val="28"/>
          <w:szCs w:val="28"/>
        </w:rPr>
        <w:t>Matokunda</w:t>
      </w:r>
      <w:proofErr w:type="spellEnd"/>
      <w:r w:rsidR="00DB5CC9">
        <w:rPr>
          <w:rFonts w:ascii="Arial" w:hAnsi="Arial" w:cs="Arial"/>
          <w:sz w:val="28"/>
          <w:szCs w:val="28"/>
        </w:rPr>
        <w:t xml:space="preserve">. You find you are impregnated with God’s </w:t>
      </w:r>
      <w:r w:rsidR="00006627">
        <w:rPr>
          <w:rFonts w:ascii="Arial" w:hAnsi="Arial" w:cs="Arial"/>
          <w:sz w:val="28"/>
          <w:szCs w:val="28"/>
        </w:rPr>
        <w:t>Word</w:t>
      </w:r>
      <w:r w:rsidR="00D90C9D">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06627">
        <w:rPr>
          <w:rFonts w:ascii="Arial" w:hAnsi="Arial" w:cs="Arial"/>
          <w:sz w:val="28"/>
          <w:szCs w:val="28"/>
        </w:rPr>
        <w:t>Handei</w:t>
      </w:r>
      <w:proofErr w:type="spellEnd"/>
      <w:r w:rsidR="00006627">
        <w:rPr>
          <w:rFonts w:ascii="Arial" w:hAnsi="Arial" w:cs="Arial"/>
          <w:sz w:val="28"/>
          <w:szCs w:val="28"/>
        </w:rPr>
        <w:t xml:space="preserve"> mberi </w:t>
      </w:r>
      <w:proofErr w:type="spellStart"/>
      <w:r w:rsidR="00006627">
        <w:rPr>
          <w:rFonts w:ascii="Arial" w:hAnsi="Arial" w:cs="Arial"/>
          <w:sz w:val="28"/>
          <w:szCs w:val="28"/>
        </w:rPr>
        <w:t>tione</w:t>
      </w:r>
      <w:proofErr w:type="spellEnd"/>
      <w:r w:rsidR="009779F1">
        <w:rPr>
          <w:rFonts w:ascii="Arial" w:hAnsi="Arial" w:cs="Arial"/>
          <w:sz w:val="28"/>
          <w:szCs w:val="28"/>
        </w:rPr>
        <w:t xml:space="preserve">, kuti </w:t>
      </w:r>
      <w:proofErr w:type="spellStart"/>
      <w:r w:rsidR="009779F1">
        <w:rPr>
          <w:rFonts w:ascii="Arial" w:hAnsi="Arial" w:cs="Arial"/>
          <w:sz w:val="28"/>
          <w:szCs w:val="28"/>
        </w:rPr>
        <w:t>ndozvandiri</w:t>
      </w:r>
      <w:proofErr w:type="spellEnd"/>
      <w:r w:rsidR="009779F1">
        <w:rPr>
          <w:rFonts w:ascii="Arial" w:hAnsi="Arial" w:cs="Arial"/>
          <w:sz w:val="28"/>
          <w:szCs w:val="28"/>
        </w:rPr>
        <w:t xml:space="preserve"> kutaura here? Right, verse 11 </w:t>
      </w:r>
      <w:proofErr w:type="spellStart"/>
      <w:r w:rsidR="009779F1">
        <w:rPr>
          <w:rFonts w:ascii="Arial" w:hAnsi="Arial" w:cs="Arial"/>
          <w:sz w:val="28"/>
          <w:szCs w:val="28"/>
        </w:rPr>
        <w:t>tese</w:t>
      </w:r>
      <w:proofErr w:type="spellEnd"/>
      <w:r w:rsidR="009779F1">
        <w:rPr>
          <w:rFonts w:ascii="Arial" w:hAnsi="Arial" w:cs="Arial"/>
          <w:sz w:val="28"/>
          <w:szCs w:val="28"/>
        </w:rPr>
        <w:t xml:space="preserve"> </w:t>
      </w:r>
      <w:proofErr w:type="spellStart"/>
      <w:r w:rsidR="009779F1">
        <w:rPr>
          <w:rFonts w:ascii="Arial" w:hAnsi="Arial" w:cs="Arial"/>
          <w:sz w:val="28"/>
          <w:szCs w:val="28"/>
        </w:rPr>
        <w:t>hativerengei</w:t>
      </w:r>
      <w:proofErr w:type="spellEnd"/>
      <w:r w:rsidR="009779F1">
        <w:rPr>
          <w:rFonts w:ascii="Arial" w:hAnsi="Arial" w:cs="Arial"/>
          <w:sz w:val="28"/>
          <w:szCs w:val="28"/>
        </w:rPr>
        <w:t xml:space="preserve"> </w:t>
      </w:r>
      <w:r w:rsidR="006F66A9">
        <w:rPr>
          <w:rFonts w:ascii="Arial" w:hAnsi="Arial" w:cs="Arial"/>
          <w:sz w:val="28"/>
          <w:szCs w:val="28"/>
        </w:rPr>
        <w:t>tone.</w:t>
      </w:r>
    </w:p>
    <w:p w14:paraId="33487BD1" w14:textId="4A2EC021" w:rsidR="00527C20" w:rsidRDefault="00527C20" w:rsidP="00CF060B">
      <w:pPr>
        <w:ind w:left="720"/>
        <w:jc w:val="both"/>
        <w:rPr>
          <w:rFonts w:ascii="Arial" w:hAnsi="Arial" w:cs="Arial"/>
          <w:i/>
          <w:iCs/>
          <w:sz w:val="28"/>
          <w:szCs w:val="28"/>
        </w:rPr>
      </w:pPr>
      <w:r w:rsidRPr="00527C20">
        <w:rPr>
          <w:rFonts w:ascii="Arial" w:hAnsi="Arial" w:cs="Arial"/>
          <w:i/>
          <w:iCs/>
          <w:sz w:val="28"/>
          <w:szCs w:val="28"/>
        </w:rPr>
        <w:t>For this commandment which I command thee this day, it is not hidden from thee, neither is it far off.</w:t>
      </w:r>
    </w:p>
    <w:p w14:paraId="185C68A1" w14:textId="2B60ED4A" w:rsidR="00527C20" w:rsidRPr="00872566" w:rsidRDefault="00D13436" w:rsidP="00EE1207">
      <w:pPr>
        <w:jc w:val="both"/>
        <w:rPr>
          <w:rFonts w:ascii="Arial" w:hAnsi="Arial" w:cs="Arial"/>
          <w:sz w:val="28"/>
          <w:szCs w:val="28"/>
        </w:rPr>
      </w:pPr>
      <w:proofErr w:type="spellStart"/>
      <w:r w:rsidRPr="00872566">
        <w:rPr>
          <w:rFonts w:ascii="Arial" w:hAnsi="Arial" w:cs="Arial"/>
          <w:sz w:val="28"/>
          <w:szCs w:val="28"/>
        </w:rPr>
        <w:t>Ehh</w:t>
      </w:r>
      <w:proofErr w:type="spellEnd"/>
      <w:r w:rsidRPr="00872566">
        <w:rPr>
          <w:rFonts w:ascii="Arial" w:hAnsi="Arial" w:cs="Arial"/>
          <w:sz w:val="28"/>
          <w:szCs w:val="28"/>
        </w:rPr>
        <w:t xml:space="preserve"> </w:t>
      </w:r>
      <w:proofErr w:type="spellStart"/>
      <w:r w:rsidRPr="00872566">
        <w:rPr>
          <w:rFonts w:ascii="Arial" w:hAnsi="Arial" w:cs="Arial"/>
          <w:sz w:val="28"/>
          <w:szCs w:val="28"/>
        </w:rPr>
        <w:t>tadi-tadira</w:t>
      </w:r>
      <w:proofErr w:type="spellEnd"/>
      <w:r w:rsidRPr="00872566">
        <w:rPr>
          <w:rFonts w:ascii="Arial" w:hAnsi="Arial" w:cs="Arial"/>
          <w:sz w:val="28"/>
          <w:szCs w:val="28"/>
        </w:rPr>
        <w:t xml:space="preserve"> generator here diesel </w:t>
      </w:r>
      <w:proofErr w:type="spellStart"/>
      <w:r w:rsidRPr="00872566">
        <w:rPr>
          <w:rFonts w:ascii="Arial" w:hAnsi="Arial" w:cs="Arial"/>
          <w:sz w:val="28"/>
          <w:szCs w:val="28"/>
        </w:rPr>
        <w:t>rauya</w:t>
      </w:r>
      <w:proofErr w:type="spellEnd"/>
      <w:r w:rsidR="000869E3">
        <w:rPr>
          <w:rFonts w:ascii="Arial" w:hAnsi="Arial" w:cs="Arial"/>
          <w:sz w:val="28"/>
          <w:szCs w:val="28"/>
        </w:rPr>
        <w:t xml:space="preserve"> iri</w:t>
      </w:r>
      <w:r w:rsidR="008B0D88" w:rsidRPr="00872566">
        <w:rPr>
          <w:rFonts w:ascii="Arial" w:hAnsi="Arial" w:cs="Arial"/>
          <w:sz w:val="28"/>
          <w:szCs w:val="28"/>
        </w:rPr>
        <w:t>?</w:t>
      </w:r>
      <w:r w:rsidRPr="00872566">
        <w:rPr>
          <w:rFonts w:ascii="Arial" w:hAnsi="Arial" w:cs="Arial"/>
          <w:sz w:val="28"/>
          <w:szCs w:val="28"/>
        </w:rPr>
        <w:t xml:space="preserve"> </w:t>
      </w:r>
      <w:r w:rsidR="005A14B9" w:rsidRPr="00872566">
        <w:rPr>
          <w:rFonts w:ascii="Arial" w:hAnsi="Arial" w:cs="Arial"/>
          <w:sz w:val="28"/>
          <w:szCs w:val="28"/>
        </w:rPr>
        <w:t>[Someone says, “</w:t>
      </w:r>
      <w:proofErr w:type="spellStart"/>
      <w:r w:rsidR="008B0D88" w:rsidRPr="00872566">
        <w:rPr>
          <w:rFonts w:ascii="Arial" w:hAnsi="Arial" w:cs="Arial"/>
          <w:sz w:val="28"/>
          <w:szCs w:val="28"/>
        </w:rPr>
        <w:t>H</w:t>
      </w:r>
      <w:r w:rsidR="005A14B9" w:rsidRPr="00872566">
        <w:rPr>
          <w:rFonts w:ascii="Arial" w:hAnsi="Arial" w:cs="Arial"/>
          <w:sz w:val="28"/>
          <w:szCs w:val="28"/>
        </w:rPr>
        <w:t>ongu</w:t>
      </w:r>
      <w:proofErr w:type="spellEnd"/>
      <w:r w:rsidR="008B0D88" w:rsidRPr="00872566">
        <w:rPr>
          <w:rFonts w:ascii="Arial" w:hAnsi="Arial" w:cs="Arial"/>
          <w:sz w:val="28"/>
          <w:szCs w:val="28"/>
        </w:rPr>
        <w:t>.</w:t>
      </w:r>
      <w:r w:rsidR="005A14B9" w:rsidRPr="00872566">
        <w:rPr>
          <w:rFonts w:ascii="Arial" w:hAnsi="Arial" w:cs="Arial"/>
          <w:sz w:val="28"/>
          <w:szCs w:val="28"/>
        </w:rPr>
        <w:t xml:space="preserve">”] </w:t>
      </w:r>
      <w:proofErr w:type="spellStart"/>
      <w:r w:rsidR="00B5789C" w:rsidRPr="00872566">
        <w:rPr>
          <w:rFonts w:ascii="Arial" w:hAnsi="Arial" w:cs="Arial"/>
          <w:sz w:val="28"/>
          <w:szCs w:val="28"/>
        </w:rPr>
        <w:t>H</w:t>
      </w:r>
      <w:r w:rsidR="004E60F2" w:rsidRPr="00872566">
        <w:rPr>
          <w:rFonts w:ascii="Arial" w:hAnsi="Arial" w:cs="Arial"/>
          <w:sz w:val="28"/>
          <w:szCs w:val="28"/>
        </w:rPr>
        <w:t>okay</w:t>
      </w:r>
      <w:proofErr w:type="spellEnd"/>
      <w:r w:rsidR="004E60F2" w:rsidRPr="00872566">
        <w:rPr>
          <w:rFonts w:ascii="Arial" w:hAnsi="Arial" w:cs="Arial"/>
          <w:sz w:val="28"/>
          <w:szCs w:val="28"/>
        </w:rPr>
        <w:t xml:space="preserve"> </w:t>
      </w:r>
      <w:proofErr w:type="spellStart"/>
      <w:r w:rsidR="004E60F2" w:rsidRPr="00872566">
        <w:rPr>
          <w:rFonts w:ascii="Arial" w:hAnsi="Arial" w:cs="Arial"/>
          <w:sz w:val="28"/>
          <w:szCs w:val="28"/>
        </w:rPr>
        <w:t>handei</w:t>
      </w:r>
      <w:proofErr w:type="spellEnd"/>
      <w:r w:rsidR="004E60F2" w:rsidRPr="00872566">
        <w:rPr>
          <w:rFonts w:ascii="Arial" w:hAnsi="Arial" w:cs="Arial"/>
          <w:sz w:val="28"/>
          <w:szCs w:val="28"/>
        </w:rPr>
        <w:t xml:space="preserve"> mberi. </w:t>
      </w:r>
      <w:proofErr w:type="spellStart"/>
      <w:r w:rsidR="004E60F2" w:rsidRPr="00872566">
        <w:rPr>
          <w:rFonts w:ascii="Arial" w:hAnsi="Arial" w:cs="Arial"/>
          <w:sz w:val="28"/>
          <w:szCs w:val="28"/>
        </w:rPr>
        <w:t>Tese</w:t>
      </w:r>
      <w:proofErr w:type="spellEnd"/>
      <w:r w:rsidR="004E60F2" w:rsidRPr="00872566">
        <w:rPr>
          <w:rFonts w:ascii="Arial" w:hAnsi="Arial" w:cs="Arial"/>
          <w:sz w:val="28"/>
          <w:szCs w:val="28"/>
        </w:rPr>
        <w:t xml:space="preserve"> verse, verse 11 </w:t>
      </w:r>
      <w:proofErr w:type="spellStart"/>
      <w:r w:rsidR="004E60F2" w:rsidRPr="00872566">
        <w:rPr>
          <w:rFonts w:ascii="Arial" w:hAnsi="Arial" w:cs="Arial"/>
          <w:sz w:val="28"/>
          <w:szCs w:val="28"/>
        </w:rPr>
        <w:t>tese</w:t>
      </w:r>
      <w:proofErr w:type="spellEnd"/>
      <w:r w:rsidR="00802932" w:rsidRPr="00872566">
        <w:rPr>
          <w:rFonts w:ascii="Arial" w:hAnsi="Arial" w:cs="Arial"/>
          <w:sz w:val="28"/>
          <w:szCs w:val="28"/>
        </w:rPr>
        <w:t>.</w:t>
      </w:r>
    </w:p>
    <w:p w14:paraId="0E0CF39C" w14:textId="3EAD10A3" w:rsidR="00802932" w:rsidRPr="00872566" w:rsidRDefault="00802932" w:rsidP="00CF060B">
      <w:pPr>
        <w:ind w:left="720"/>
        <w:jc w:val="both"/>
        <w:rPr>
          <w:rFonts w:ascii="Arial" w:hAnsi="Arial" w:cs="Arial"/>
          <w:i/>
          <w:iCs/>
          <w:sz w:val="28"/>
          <w:szCs w:val="28"/>
        </w:rPr>
      </w:pPr>
      <w:r w:rsidRPr="00872566">
        <w:rPr>
          <w:rFonts w:ascii="Arial" w:hAnsi="Arial" w:cs="Arial"/>
          <w:i/>
          <w:iCs/>
          <w:sz w:val="28"/>
          <w:szCs w:val="28"/>
        </w:rPr>
        <w:t>For this commandment which I command thee this day, it is not hidden from thee, neither is it far off.</w:t>
      </w:r>
    </w:p>
    <w:p w14:paraId="4F5C8234" w14:textId="64CFB6EF" w:rsidR="000C3FFE" w:rsidRDefault="00237EFE" w:rsidP="00EE1207">
      <w:pPr>
        <w:jc w:val="both"/>
        <w:rPr>
          <w:rFonts w:ascii="Arial" w:hAnsi="Arial" w:cs="Arial"/>
          <w:sz w:val="28"/>
          <w:szCs w:val="28"/>
        </w:rPr>
      </w:pPr>
      <w:r>
        <w:rPr>
          <w:rFonts w:ascii="Arial" w:hAnsi="Arial" w:cs="Arial"/>
          <w:sz w:val="28"/>
          <w:szCs w:val="28"/>
          <w:vertAlign w:val="superscript"/>
        </w:rPr>
        <w:t>209</w:t>
      </w:r>
      <w:r w:rsidR="00534101" w:rsidRPr="00534101">
        <w:rPr>
          <w:rFonts w:ascii="Arial" w:hAnsi="Arial" w:cs="Arial"/>
          <w:sz w:val="18"/>
          <w:szCs w:val="28"/>
        </w:rPr>
        <w:t xml:space="preserve">[Congregation says, “Amen.”] </w:t>
      </w:r>
      <w:r w:rsidR="00062A19" w:rsidRPr="00872566">
        <w:rPr>
          <w:rFonts w:ascii="Arial" w:hAnsi="Arial" w:cs="Arial"/>
          <w:sz w:val="28"/>
          <w:szCs w:val="28"/>
        </w:rPr>
        <w:t xml:space="preserve">Ndoda Amen ka </w:t>
      </w:r>
      <w:proofErr w:type="spellStart"/>
      <w:r w:rsidR="00062A19" w:rsidRPr="00872566">
        <w:rPr>
          <w:rFonts w:ascii="Arial" w:hAnsi="Arial" w:cs="Arial"/>
          <w:sz w:val="28"/>
          <w:szCs w:val="28"/>
        </w:rPr>
        <w:t>kuvatsvene</w:t>
      </w:r>
      <w:proofErr w:type="spellEnd"/>
      <w:r w:rsidR="00FE3255">
        <w:rPr>
          <w:rFonts w:ascii="Arial" w:hAnsi="Arial" w:cs="Arial"/>
          <w:sz w:val="28"/>
          <w:szCs w:val="28"/>
        </w:rPr>
        <w:t>!</w:t>
      </w:r>
      <w:r w:rsidR="00062A19" w:rsidRPr="00872566">
        <w:rPr>
          <w:rFonts w:ascii="Arial" w:hAnsi="Arial" w:cs="Arial"/>
          <w:sz w:val="28"/>
          <w:szCs w:val="28"/>
        </w:rPr>
        <w:t xml:space="preserve"> </w:t>
      </w:r>
      <w:r w:rsidR="00534101" w:rsidRPr="00534101">
        <w:rPr>
          <w:rFonts w:ascii="Arial" w:hAnsi="Arial" w:cs="Arial"/>
          <w:sz w:val="18"/>
          <w:szCs w:val="28"/>
        </w:rPr>
        <w:t xml:space="preserve">[Congregation says, “Amen.”] </w:t>
      </w:r>
      <w:r w:rsidR="00062A19" w:rsidRPr="00872566">
        <w:rPr>
          <w:rFonts w:ascii="Arial" w:hAnsi="Arial" w:cs="Arial"/>
          <w:sz w:val="28"/>
          <w:szCs w:val="28"/>
        </w:rPr>
        <w:t xml:space="preserve">Handisi </w:t>
      </w:r>
      <w:proofErr w:type="spellStart"/>
      <w:r w:rsidR="00062A19" w:rsidRPr="00872566">
        <w:rPr>
          <w:rFonts w:ascii="Arial" w:hAnsi="Arial" w:cs="Arial"/>
          <w:sz w:val="28"/>
          <w:szCs w:val="28"/>
        </w:rPr>
        <w:t>kumunzwa</w:t>
      </w:r>
      <w:proofErr w:type="spellEnd"/>
      <w:r w:rsidR="00062A19" w:rsidRPr="00872566">
        <w:rPr>
          <w:rFonts w:ascii="Arial" w:hAnsi="Arial" w:cs="Arial"/>
          <w:sz w:val="28"/>
          <w:szCs w:val="28"/>
        </w:rPr>
        <w:t xml:space="preserve"> Amen </w:t>
      </w:r>
      <w:proofErr w:type="spellStart"/>
      <w:r w:rsidR="004205A3" w:rsidRPr="00872566">
        <w:rPr>
          <w:rFonts w:ascii="Arial" w:hAnsi="Arial" w:cs="Arial"/>
          <w:sz w:val="28"/>
          <w:szCs w:val="28"/>
        </w:rPr>
        <w:t>iyeye</w:t>
      </w:r>
      <w:proofErr w:type="spellEnd"/>
      <w:r w:rsidR="00FE3255">
        <w:rPr>
          <w:rFonts w:ascii="Arial" w:hAnsi="Arial" w:cs="Arial"/>
          <w:sz w:val="28"/>
          <w:szCs w:val="28"/>
        </w:rPr>
        <w:t>!</w:t>
      </w:r>
      <w:r w:rsidR="004205A3" w:rsidRPr="00872566">
        <w:rPr>
          <w:rFonts w:ascii="Arial" w:hAnsi="Arial" w:cs="Arial"/>
          <w:sz w:val="28"/>
          <w:szCs w:val="28"/>
        </w:rPr>
        <w:t xml:space="preserve"> </w:t>
      </w:r>
      <w:r w:rsidR="00534101" w:rsidRPr="00534101">
        <w:rPr>
          <w:rFonts w:ascii="Arial" w:hAnsi="Arial" w:cs="Arial"/>
          <w:sz w:val="18"/>
          <w:szCs w:val="28"/>
        </w:rPr>
        <w:t xml:space="preserve">[Congregation says, “Amen.”] </w:t>
      </w:r>
      <w:r w:rsidR="004205A3" w:rsidRPr="00872566">
        <w:rPr>
          <w:rFonts w:ascii="Arial" w:hAnsi="Arial" w:cs="Arial"/>
          <w:sz w:val="28"/>
          <w:szCs w:val="28"/>
        </w:rPr>
        <w:t xml:space="preserve">Hanzi, commandment </w:t>
      </w:r>
      <w:proofErr w:type="spellStart"/>
      <w:r w:rsidR="006E7418" w:rsidRPr="00872566">
        <w:rPr>
          <w:rFonts w:ascii="Arial" w:hAnsi="Arial" w:cs="Arial"/>
          <w:sz w:val="28"/>
          <w:szCs w:val="28"/>
        </w:rPr>
        <w:t>yandiri</w:t>
      </w:r>
      <w:proofErr w:type="spellEnd"/>
      <w:r w:rsidR="006E7418" w:rsidRPr="00872566">
        <w:rPr>
          <w:rFonts w:ascii="Arial" w:hAnsi="Arial" w:cs="Arial"/>
          <w:sz w:val="28"/>
          <w:szCs w:val="28"/>
        </w:rPr>
        <w:t xml:space="preserve"> </w:t>
      </w:r>
      <w:proofErr w:type="spellStart"/>
      <w:r w:rsidR="006E7418" w:rsidRPr="00872566">
        <w:rPr>
          <w:rFonts w:ascii="Arial" w:hAnsi="Arial" w:cs="Arial"/>
          <w:sz w:val="28"/>
          <w:szCs w:val="28"/>
        </w:rPr>
        <w:t>kuda</w:t>
      </w:r>
      <w:proofErr w:type="spellEnd"/>
      <w:r w:rsidR="006E7418" w:rsidRPr="00872566">
        <w:rPr>
          <w:rFonts w:ascii="Arial" w:hAnsi="Arial" w:cs="Arial"/>
          <w:sz w:val="28"/>
          <w:szCs w:val="28"/>
        </w:rPr>
        <w:t xml:space="preserve"> kuti </w:t>
      </w:r>
      <w:proofErr w:type="spellStart"/>
      <w:r w:rsidR="006E7418" w:rsidRPr="00872566">
        <w:rPr>
          <w:rFonts w:ascii="Arial" w:hAnsi="Arial" w:cs="Arial"/>
          <w:sz w:val="28"/>
          <w:szCs w:val="28"/>
        </w:rPr>
        <w:t>muterere</w:t>
      </w:r>
      <w:proofErr w:type="spellEnd"/>
      <w:r w:rsidR="006E7418" w:rsidRPr="00872566">
        <w:rPr>
          <w:rFonts w:ascii="Arial" w:hAnsi="Arial" w:cs="Arial"/>
          <w:sz w:val="28"/>
          <w:szCs w:val="28"/>
        </w:rPr>
        <w:t xml:space="preserve"> haizi ku…? </w:t>
      </w:r>
      <w:r w:rsidR="006E7418" w:rsidRPr="007E532B">
        <w:rPr>
          <w:rFonts w:ascii="Arial" w:hAnsi="Arial" w:cs="Arial"/>
          <w:sz w:val="18"/>
          <w:szCs w:val="18"/>
        </w:rPr>
        <w:t xml:space="preserve">[Congregation </w:t>
      </w:r>
      <w:r w:rsidR="00063DA1" w:rsidRPr="007E532B">
        <w:rPr>
          <w:rFonts w:ascii="Arial" w:hAnsi="Arial" w:cs="Arial"/>
          <w:sz w:val="18"/>
          <w:szCs w:val="18"/>
        </w:rPr>
        <w:t>says, “</w:t>
      </w:r>
      <w:proofErr w:type="spellStart"/>
      <w:r w:rsidR="006E7418" w:rsidRPr="007E532B">
        <w:rPr>
          <w:rFonts w:ascii="Arial" w:hAnsi="Arial" w:cs="Arial"/>
          <w:sz w:val="18"/>
          <w:szCs w:val="18"/>
        </w:rPr>
        <w:t>kure</w:t>
      </w:r>
      <w:proofErr w:type="spellEnd"/>
      <w:r w:rsidR="00EB4495" w:rsidRPr="007E532B">
        <w:rPr>
          <w:rFonts w:ascii="Arial" w:hAnsi="Arial" w:cs="Arial"/>
          <w:sz w:val="18"/>
          <w:szCs w:val="18"/>
        </w:rPr>
        <w:t>.</w:t>
      </w:r>
      <w:r w:rsidR="006E7418" w:rsidRPr="007E532B">
        <w:rPr>
          <w:rFonts w:ascii="Arial" w:hAnsi="Arial" w:cs="Arial"/>
          <w:sz w:val="18"/>
          <w:szCs w:val="18"/>
        </w:rPr>
        <w:t>”]</w:t>
      </w:r>
      <w:r w:rsidR="006E7418" w:rsidRPr="00872566">
        <w:rPr>
          <w:rFonts w:ascii="Arial" w:hAnsi="Arial" w:cs="Arial"/>
          <w:sz w:val="28"/>
          <w:szCs w:val="28"/>
        </w:rPr>
        <w:t xml:space="preserve"> </w:t>
      </w:r>
      <w:r w:rsidR="00EB4495">
        <w:rPr>
          <w:rFonts w:ascii="Arial" w:hAnsi="Arial" w:cs="Arial"/>
          <w:sz w:val="28"/>
          <w:szCs w:val="28"/>
        </w:rPr>
        <w:t>E</w:t>
      </w:r>
      <w:r w:rsidR="006D4508" w:rsidRPr="00872566">
        <w:rPr>
          <w:rFonts w:ascii="Arial" w:hAnsi="Arial" w:cs="Arial"/>
          <w:sz w:val="28"/>
          <w:szCs w:val="28"/>
        </w:rPr>
        <w:t xml:space="preserve">nde </w:t>
      </w:r>
      <w:proofErr w:type="spellStart"/>
      <w:r w:rsidR="006D4508" w:rsidRPr="00872566">
        <w:rPr>
          <w:rFonts w:ascii="Arial" w:hAnsi="Arial" w:cs="Arial"/>
          <w:sz w:val="28"/>
          <w:szCs w:val="28"/>
        </w:rPr>
        <w:t>haina</w:t>
      </w:r>
      <w:proofErr w:type="spellEnd"/>
      <w:r w:rsidR="006D4508" w:rsidRPr="00872566">
        <w:rPr>
          <w:rFonts w:ascii="Arial" w:hAnsi="Arial" w:cs="Arial"/>
          <w:sz w:val="28"/>
          <w:szCs w:val="28"/>
        </w:rPr>
        <w:t xml:space="preserve"> </w:t>
      </w:r>
      <w:proofErr w:type="spellStart"/>
      <w:r w:rsidR="006D4508" w:rsidRPr="00872566">
        <w:rPr>
          <w:rFonts w:ascii="Arial" w:hAnsi="Arial" w:cs="Arial"/>
          <w:sz w:val="28"/>
          <w:szCs w:val="28"/>
        </w:rPr>
        <w:t>kuvigwa</w:t>
      </w:r>
      <w:proofErr w:type="spellEnd"/>
      <w:r w:rsidR="006D4508" w:rsidRPr="00872566">
        <w:rPr>
          <w:rFonts w:ascii="Arial" w:hAnsi="Arial" w:cs="Arial"/>
          <w:sz w:val="28"/>
          <w:szCs w:val="28"/>
        </w:rPr>
        <w:t xml:space="preserve"> kune </w:t>
      </w:r>
      <w:proofErr w:type="spellStart"/>
      <w:r w:rsidR="006D4508" w:rsidRPr="00872566">
        <w:rPr>
          <w:rFonts w:ascii="Arial" w:hAnsi="Arial" w:cs="Arial"/>
          <w:sz w:val="28"/>
          <w:szCs w:val="28"/>
        </w:rPr>
        <w:t>mumwe</w:t>
      </w:r>
      <w:proofErr w:type="spellEnd"/>
      <w:r w:rsidR="006D4508" w:rsidRPr="00872566">
        <w:rPr>
          <w:rFonts w:ascii="Arial" w:hAnsi="Arial" w:cs="Arial"/>
          <w:sz w:val="28"/>
          <w:szCs w:val="28"/>
        </w:rPr>
        <w:t xml:space="preserve"> </w:t>
      </w:r>
      <w:proofErr w:type="spellStart"/>
      <w:r w:rsidR="006D4508" w:rsidRPr="00872566">
        <w:rPr>
          <w:rFonts w:ascii="Arial" w:hAnsi="Arial" w:cs="Arial"/>
          <w:sz w:val="28"/>
          <w:szCs w:val="28"/>
        </w:rPr>
        <w:t>nemumwe</w:t>
      </w:r>
      <w:proofErr w:type="spellEnd"/>
      <w:r w:rsidR="006D4508" w:rsidRPr="00872566">
        <w:rPr>
          <w:rFonts w:ascii="Arial" w:hAnsi="Arial" w:cs="Arial"/>
          <w:sz w:val="28"/>
          <w:szCs w:val="28"/>
        </w:rPr>
        <w:t xml:space="preserve"> we…? </w:t>
      </w:r>
      <w:r w:rsidR="006D4508" w:rsidRPr="007E532B">
        <w:rPr>
          <w:rFonts w:ascii="Arial" w:hAnsi="Arial" w:cs="Arial"/>
          <w:sz w:val="18"/>
          <w:szCs w:val="18"/>
        </w:rPr>
        <w:t xml:space="preserve">[Congregation </w:t>
      </w:r>
      <w:r w:rsidR="00063DA1" w:rsidRPr="007E532B">
        <w:rPr>
          <w:rFonts w:ascii="Arial" w:hAnsi="Arial" w:cs="Arial"/>
          <w:sz w:val="18"/>
          <w:szCs w:val="18"/>
        </w:rPr>
        <w:t>says, “</w:t>
      </w:r>
      <w:r w:rsidR="006D4508" w:rsidRPr="007E532B">
        <w:rPr>
          <w:rFonts w:ascii="Arial" w:hAnsi="Arial" w:cs="Arial"/>
          <w:sz w:val="18"/>
          <w:szCs w:val="18"/>
        </w:rPr>
        <w:t>wedu.”]</w:t>
      </w:r>
      <w:r w:rsidR="006D4508" w:rsidRPr="00872566">
        <w:rPr>
          <w:rFonts w:ascii="Arial" w:hAnsi="Arial" w:cs="Arial"/>
          <w:sz w:val="28"/>
          <w:szCs w:val="28"/>
        </w:rPr>
        <w:t xml:space="preserve"> </w:t>
      </w:r>
      <w:r w:rsidR="00444D0F" w:rsidRPr="00872566">
        <w:rPr>
          <w:rFonts w:ascii="Arial" w:hAnsi="Arial" w:cs="Arial"/>
          <w:sz w:val="28"/>
          <w:szCs w:val="28"/>
        </w:rPr>
        <w:t>Ndo</w:t>
      </w:r>
      <w:r w:rsidR="00D25593" w:rsidRPr="00872566">
        <w:rPr>
          <w:rFonts w:ascii="Arial" w:hAnsi="Arial" w:cs="Arial"/>
          <w:sz w:val="28"/>
          <w:szCs w:val="28"/>
        </w:rPr>
        <w:t>…</w:t>
      </w:r>
      <w:r w:rsidR="00444D0F" w:rsidRPr="00872566">
        <w:rPr>
          <w:rFonts w:ascii="Arial" w:hAnsi="Arial" w:cs="Arial"/>
          <w:sz w:val="28"/>
          <w:szCs w:val="28"/>
        </w:rPr>
        <w:t xml:space="preserve">ma </w:t>
      </w:r>
      <w:proofErr w:type="spellStart"/>
      <w:r w:rsidR="00444D0F" w:rsidRPr="00872566">
        <w:rPr>
          <w:rFonts w:ascii="Arial" w:hAnsi="Arial" w:cs="Arial"/>
          <w:sz w:val="28"/>
          <w:szCs w:val="28"/>
        </w:rPr>
        <w:t>ndoBhaibheri</w:t>
      </w:r>
      <w:proofErr w:type="spellEnd"/>
      <w:r w:rsidR="00444D0F" w:rsidRPr="00872566">
        <w:rPr>
          <w:rFonts w:ascii="Arial" w:hAnsi="Arial" w:cs="Arial"/>
          <w:sz w:val="28"/>
          <w:szCs w:val="28"/>
        </w:rPr>
        <w:t xml:space="preserve"> iri</w:t>
      </w:r>
      <w:r w:rsidR="00FE3255">
        <w:rPr>
          <w:rFonts w:ascii="Arial" w:hAnsi="Arial" w:cs="Arial"/>
          <w:sz w:val="28"/>
          <w:szCs w:val="28"/>
        </w:rPr>
        <w:t>,</w:t>
      </w:r>
      <w:r w:rsidR="00444D0F" w:rsidRPr="0087256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444D0F" w:rsidRPr="00872566">
        <w:rPr>
          <w:rFonts w:ascii="Arial" w:hAnsi="Arial" w:cs="Arial"/>
          <w:sz w:val="28"/>
          <w:szCs w:val="28"/>
        </w:rPr>
        <w:t>ndoma</w:t>
      </w:r>
      <w:proofErr w:type="spellEnd"/>
      <w:r w:rsidR="00D25593" w:rsidRPr="00872566">
        <w:rPr>
          <w:rFonts w:ascii="Arial" w:hAnsi="Arial" w:cs="Arial"/>
          <w:sz w:val="28"/>
          <w:szCs w:val="28"/>
        </w:rPr>
        <w:t xml:space="preserve"> </w:t>
      </w:r>
      <w:r w:rsidR="00444D0F" w:rsidRPr="00872566">
        <w:rPr>
          <w:rFonts w:ascii="Arial" w:hAnsi="Arial" w:cs="Arial"/>
          <w:sz w:val="28"/>
          <w:szCs w:val="28"/>
        </w:rPr>
        <w:t xml:space="preserve">Spoken Word aunawo </w:t>
      </w:r>
      <w:proofErr w:type="spellStart"/>
      <w:r w:rsidR="00D25593" w:rsidRPr="00872566">
        <w:rPr>
          <w:rFonts w:ascii="Arial" w:hAnsi="Arial" w:cs="Arial"/>
          <w:sz w:val="28"/>
          <w:szCs w:val="28"/>
        </w:rPr>
        <w:t>kup</w:t>
      </w:r>
      <w:r w:rsidR="006E3917" w:rsidRPr="00872566">
        <w:rPr>
          <w:rFonts w:ascii="Arial" w:hAnsi="Arial" w:cs="Arial"/>
          <w:sz w:val="28"/>
          <w:szCs w:val="28"/>
        </w:rPr>
        <w:t>i</w:t>
      </w:r>
      <w:proofErr w:type="spellEnd"/>
      <w:r w:rsidR="00FE3255">
        <w:rPr>
          <w:rFonts w:ascii="Arial" w:hAnsi="Arial" w:cs="Arial"/>
          <w:sz w:val="28"/>
          <w:szCs w:val="28"/>
        </w:rPr>
        <w:t>…?</w:t>
      </w:r>
      <w:r w:rsidR="006E3917" w:rsidRPr="00872566">
        <w:rPr>
          <w:rFonts w:ascii="Arial" w:hAnsi="Arial" w:cs="Arial"/>
          <w:sz w:val="28"/>
          <w:szCs w:val="28"/>
        </w:rPr>
        <w:t xml:space="preserve"> </w:t>
      </w:r>
      <w:r w:rsidR="006E3917" w:rsidRPr="007E532B">
        <w:rPr>
          <w:rFonts w:ascii="Arial" w:hAnsi="Arial" w:cs="Arial"/>
          <w:sz w:val="18"/>
          <w:szCs w:val="18"/>
        </w:rPr>
        <w:t xml:space="preserve">[Congregation </w:t>
      </w:r>
      <w:r w:rsidR="00063DA1" w:rsidRPr="007E532B">
        <w:rPr>
          <w:rFonts w:ascii="Arial" w:hAnsi="Arial" w:cs="Arial"/>
          <w:sz w:val="18"/>
          <w:szCs w:val="18"/>
        </w:rPr>
        <w:t>says, “</w:t>
      </w:r>
      <w:proofErr w:type="spellStart"/>
      <w:r w:rsidR="007E532B" w:rsidRPr="007E532B">
        <w:rPr>
          <w:rFonts w:ascii="Arial" w:hAnsi="Arial" w:cs="Arial"/>
          <w:sz w:val="18"/>
          <w:szCs w:val="18"/>
        </w:rPr>
        <w:t>k</w:t>
      </w:r>
      <w:r w:rsidR="003E0091" w:rsidRPr="007E532B">
        <w:rPr>
          <w:rFonts w:ascii="Arial" w:hAnsi="Arial" w:cs="Arial"/>
          <w:sz w:val="18"/>
          <w:szCs w:val="18"/>
        </w:rPr>
        <w:t>umba</w:t>
      </w:r>
      <w:proofErr w:type="spellEnd"/>
      <w:r w:rsidR="006E3917" w:rsidRPr="007E532B">
        <w:rPr>
          <w:rFonts w:ascii="Arial" w:hAnsi="Arial" w:cs="Arial"/>
          <w:sz w:val="18"/>
          <w:szCs w:val="18"/>
        </w:rPr>
        <w:t>.”]</w:t>
      </w:r>
      <w:r w:rsidR="006E3917">
        <w:rPr>
          <w:rFonts w:ascii="Arial" w:hAnsi="Arial" w:cs="Arial"/>
          <w:sz w:val="28"/>
          <w:szCs w:val="28"/>
        </w:rPr>
        <w:t xml:space="preserve"> </w:t>
      </w:r>
    </w:p>
    <w:p w14:paraId="12714A4A" w14:textId="0C24FC37" w:rsidR="00796822" w:rsidRDefault="00237EFE" w:rsidP="00EE1207">
      <w:pPr>
        <w:jc w:val="both"/>
        <w:rPr>
          <w:rFonts w:ascii="Arial" w:hAnsi="Arial" w:cs="Arial"/>
          <w:sz w:val="28"/>
          <w:szCs w:val="28"/>
        </w:rPr>
      </w:pPr>
      <w:r>
        <w:rPr>
          <w:rFonts w:ascii="Arial" w:hAnsi="Arial" w:cs="Arial"/>
          <w:sz w:val="28"/>
          <w:szCs w:val="28"/>
          <w:vertAlign w:val="superscript"/>
        </w:rPr>
        <w:t xml:space="preserve">210 </w:t>
      </w:r>
      <w:r w:rsidR="006E3917">
        <w:rPr>
          <w:rFonts w:ascii="Arial" w:hAnsi="Arial" w:cs="Arial"/>
          <w:sz w:val="28"/>
          <w:szCs w:val="28"/>
        </w:rPr>
        <w:t xml:space="preserve">Brother itai habit </w:t>
      </w:r>
      <w:proofErr w:type="spellStart"/>
      <w:r w:rsidR="006E3917">
        <w:rPr>
          <w:rFonts w:ascii="Arial" w:hAnsi="Arial" w:cs="Arial"/>
          <w:sz w:val="28"/>
          <w:szCs w:val="28"/>
        </w:rPr>
        <w:t>yekuti</w:t>
      </w:r>
      <w:proofErr w:type="spellEnd"/>
      <w:r w:rsidR="006E3917">
        <w:rPr>
          <w:rFonts w:ascii="Arial" w:hAnsi="Arial" w:cs="Arial"/>
          <w:sz w:val="28"/>
          <w:szCs w:val="28"/>
        </w:rPr>
        <w:t xml:space="preserve"> kana </w:t>
      </w:r>
      <w:proofErr w:type="spellStart"/>
      <w:r w:rsidR="00556AB5">
        <w:rPr>
          <w:rFonts w:ascii="Arial" w:hAnsi="Arial" w:cs="Arial"/>
          <w:sz w:val="28"/>
          <w:szCs w:val="28"/>
        </w:rPr>
        <w:t>ukange</w:t>
      </w:r>
      <w:proofErr w:type="spellEnd"/>
      <w:r w:rsidR="00556AB5">
        <w:rPr>
          <w:rFonts w:ascii="Arial" w:hAnsi="Arial" w:cs="Arial"/>
          <w:sz w:val="28"/>
          <w:szCs w:val="28"/>
        </w:rPr>
        <w:t xml:space="preserve"> </w:t>
      </w:r>
      <w:proofErr w:type="spellStart"/>
      <w:r w:rsidR="00556AB5">
        <w:rPr>
          <w:rFonts w:ascii="Arial" w:hAnsi="Arial" w:cs="Arial"/>
          <w:sz w:val="28"/>
          <w:szCs w:val="28"/>
        </w:rPr>
        <w:t>wakuenda</w:t>
      </w:r>
      <w:proofErr w:type="spellEnd"/>
      <w:r w:rsidR="00556AB5">
        <w:rPr>
          <w:rFonts w:ascii="Arial" w:hAnsi="Arial" w:cs="Arial"/>
          <w:sz w:val="28"/>
          <w:szCs w:val="28"/>
        </w:rPr>
        <w:t xml:space="preserve"> </w:t>
      </w:r>
      <w:proofErr w:type="spellStart"/>
      <w:r w:rsidR="00556AB5">
        <w:rPr>
          <w:rFonts w:ascii="Arial" w:hAnsi="Arial" w:cs="Arial"/>
          <w:sz w:val="28"/>
          <w:szCs w:val="28"/>
        </w:rPr>
        <w:t>kumba</w:t>
      </w:r>
      <w:proofErr w:type="spellEnd"/>
      <w:r w:rsidR="00556AB5">
        <w:rPr>
          <w:rFonts w:ascii="Arial" w:hAnsi="Arial" w:cs="Arial"/>
          <w:sz w:val="28"/>
          <w:szCs w:val="28"/>
        </w:rPr>
        <w:t xml:space="preserve"> kwako </w:t>
      </w:r>
      <w:proofErr w:type="spellStart"/>
      <w:r w:rsidR="00556AB5">
        <w:rPr>
          <w:rFonts w:ascii="Arial" w:hAnsi="Arial" w:cs="Arial"/>
          <w:sz w:val="28"/>
          <w:szCs w:val="28"/>
        </w:rPr>
        <w:t>manheru</w:t>
      </w:r>
      <w:proofErr w:type="spellEnd"/>
      <w:r w:rsidR="00556AB5">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556AB5">
        <w:rPr>
          <w:rFonts w:ascii="Arial" w:hAnsi="Arial" w:cs="Arial"/>
          <w:sz w:val="28"/>
          <w:szCs w:val="28"/>
        </w:rPr>
        <w:t xml:space="preserve"> </w:t>
      </w:r>
      <w:r w:rsidR="001B0472">
        <w:rPr>
          <w:rFonts w:ascii="Arial" w:hAnsi="Arial" w:cs="Arial"/>
          <w:sz w:val="28"/>
          <w:szCs w:val="28"/>
        </w:rPr>
        <w:t>Tererai tape</w:t>
      </w:r>
      <w:r w:rsidR="001A0C9C">
        <w:rPr>
          <w:rFonts w:ascii="Arial" w:hAnsi="Arial" w:cs="Arial"/>
          <w:sz w:val="28"/>
          <w:szCs w:val="28"/>
        </w:rPr>
        <w:t>.</w:t>
      </w:r>
      <w:r w:rsidR="001B0472">
        <w:rPr>
          <w:rFonts w:ascii="Arial" w:hAnsi="Arial" w:cs="Arial"/>
          <w:sz w:val="28"/>
          <w:szCs w:val="28"/>
        </w:rPr>
        <w:t xml:space="preserve"> </w:t>
      </w:r>
      <w:r w:rsidR="00534101" w:rsidRPr="00534101">
        <w:rPr>
          <w:rFonts w:ascii="Arial" w:hAnsi="Arial" w:cs="Arial"/>
          <w:sz w:val="18"/>
          <w:szCs w:val="28"/>
        </w:rPr>
        <w:t xml:space="preserve">[Congregation says, “mmm.”] </w:t>
      </w:r>
      <w:r w:rsidR="001A0C9C">
        <w:rPr>
          <w:rFonts w:ascii="Arial" w:hAnsi="Arial" w:cs="Arial"/>
          <w:sz w:val="28"/>
          <w:szCs w:val="28"/>
        </w:rPr>
        <w:t>I</w:t>
      </w:r>
      <w:r w:rsidR="001B0472">
        <w:rPr>
          <w:rFonts w:ascii="Arial" w:hAnsi="Arial" w:cs="Arial"/>
          <w:sz w:val="28"/>
          <w:szCs w:val="28"/>
        </w:rPr>
        <w:t xml:space="preserve">tai Spoken Word </w:t>
      </w:r>
      <w:proofErr w:type="spellStart"/>
      <w:r w:rsidR="001B0472">
        <w:rPr>
          <w:rFonts w:ascii="Arial" w:hAnsi="Arial" w:cs="Arial"/>
          <w:sz w:val="28"/>
          <w:szCs w:val="28"/>
        </w:rPr>
        <w:t>ramunoverenga</w:t>
      </w:r>
      <w:proofErr w:type="spellEnd"/>
      <w:r w:rsidR="001A0C9C">
        <w:rPr>
          <w:rFonts w:ascii="Arial" w:hAnsi="Arial" w:cs="Arial"/>
          <w:sz w:val="28"/>
          <w:szCs w:val="28"/>
        </w:rPr>
        <w:t>.</w:t>
      </w:r>
      <w:r w:rsidR="001B0472">
        <w:rPr>
          <w:rFonts w:ascii="Arial" w:hAnsi="Arial" w:cs="Arial"/>
          <w:sz w:val="28"/>
          <w:szCs w:val="28"/>
        </w:rPr>
        <w:t xml:space="preserve"> </w:t>
      </w:r>
      <w:r w:rsidR="001A0C9C">
        <w:rPr>
          <w:rFonts w:ascii="Arial" w:hAnsi="Arial" w:cs="Arial"/>
          <w:sz w:val="28"/>
          <w:szCs w:val="28"/>
        </w:rPr>
        <w:t>K</w:t>
      </w:r>
      <w:r w:rsidR="000C3FFE">
        <w:rPr>
          <w:rFonts w:ascii="Arial" w:hAnsi="Arial" w:cs="Arial"/>
          <w:sz w:val="28"/>
          <w:szCs w:val="28"/>
        </w:rPr>
        <w:t xml:space="preserve">ana </w:t>
      </w:r>
      <w:proofErr w:type="spellStart"/>
      <w:r w:rsidR="000C3FFE">
        <w:rPr>
          <w:rFonts w:ascii="Arial" w:hAnsi="Arial" w:cs="Arial"/>
          <w:sz w:val="28"/>
          <w:szCs w:val="28"/>
        </w:rPr>
        <w:t>ungava</w:t>
      </w:r>
      <w:proofErr w:type="spellEnd"/>
      <w:r w:rsidR="000C3FFE">
        <w:rPr>
          <w:rFonts w:ascii="Arial" w:hAnsi="Arial" w:cs="Arial"/>
          <w:sz w:val="28"/>
          <w:szCs w:val="28"/>
        </w:rPr>
        <w:t xml:space="preserve"> zvawo </w:t>
      </w:r>
      <w:proofErr w:type="spellStart"/>
      <w:r w:rsidR="000C3FFE">
        <w:rPr>
          <w:rFonts w:ascii="Arial" w:hAnsi="Arial" w:cs="Arial"/>
          <w:sz w:val="28"/>
          <w:szCs w:val="28"/>
        </w:rPr>
        <w:t>mwedzi</w:t>
      </w:r>
      <w:proofErr w:type="spellEnd"/>
      <w:r w:rsidR="000C3FFE">
        <w:rPr>
          <w:rFonts w:ascii="Arial" w:hAnsi="Arial" w:cs="Arial"/>
          <w:sz w:val="28"/>
          <w:szCs w:val="28"/>
        </w:rPr>
        <w:t xml:space="preserve"> wese </w:t>
      </w:r>
      <w:proofErr w:type="spellStart"/>
      <w:r w:rsidR="000C3FFE">
        <w:rPr>
          <w:rFonts w:ascii="Arial" w:hAnsi="Arial" w:cs="Arial"/>
          <w:sz w:val="28"/>
          <w:szCs w:val="28"/>
        </w:rPr>
        <w:t>ha</w:t>
      </w:r>
      <w:r w:rsidR="003A1A1A">
        <w:rPr>
          <w:rFonts w:ascii="Arial" w:hAnsi="Arial" w:cs="Arial"/>
          <w:sz w:val="28"/>
          <w:szCs w:val="28"/>
        </w:rPr>
        <w:t>ndi</w:t>
      </w:r>
      <w:proofErr w:type="spellEnd"/>
      <w:r w:rsidR="003A1A1A">
        <w:rPr>
          <w:rFonts w:ascii="Arial" w:hAnsi="Arial" w:cs="Arial"/>
          <w:sz w:val="28"/>
          <w:szCs w:val="28"/>
        </w:rPr>
        <w:t xml:space="preserve"> </w:t>
      </w:r>
      <w:proofErr w:type="spellStart"/>
      <w:r w:rsidR="003A1A1A">
        <w:rPr>
          <w:rFonts w:ascii="Arial" w:hAnsi="Arial" w:cs="Arial"/>
          <w:sz w:val="28"/>
          <w:szCs w:val="28"/>
        </w:rPr>
        <w:t>munoona</w:t>
      </w:r>
      <w:proofErr w:type="spellEnd"/>
      <w:r w:rsidR="003A1A1A">
        <w:rPr>
          <w:rFonts w:ascii="Arial" w:hAnsi="Arial" w:cs="Arial"/>
          <w:sz w:val="28"/>
          <w:szCs w:val="28"/>
        </w:rPr>
        <w:t xml:space="preserve">…? </w:t>
      </w:r>
      <w:proofErr w:type="spellStart"/>
      <w:r w:rsidR="003A1A1A">
        <w:rPr>
          <w:rFonts w:ascii="Arial" w:hAnsi="Arial" w:cs="Arial"/>
          <w:sz w:val="28"/>
          <w:szCs w:val="28"/>
        </w:rPr>
        <w:t>Unogona</w:t>
      </w:r>
      <w:proofErr w:type="spellEnd"/>
      <w:r w:rsidR="003A1A1A">
        <w:rPr>
          <w:rFonts w:ascii="Arial" w:hAnsi="Arial" w:cs="Arial"/>
          <w:sz w:val="28"/>
          <w:szCs w:val="28"/>
        </w:rPr>
        <w:t xml:space="preserve"> </w:t>
      </w:r>
      <w:proofErr w:type="spellStart"/>
      <w:r w:rsidR="003A1A1A">
        <w:rPr>
          <w:rFonts w:ascii="Arial" w:hAnsi="Arial" w:cs="Arial"/>
          <w:sz w:val="28"/>
          <w:szCs w:val="28"/>
        </w:rPr>
        <w:t>ku</w:t>
      </w:r>
      <w:r w:rsidR="002466E1">
        <w:rPr>
          <w:rFonts w:ascii="Arial" w:hAnsi="Arial" w:cs="Arial"/>
          <w:sz w:val="28"/>
          <w:szCs w:val="28"/>
        </w:rPr>
        <w:t>ngo</w:t>
      </w:r>
      <w:r w:rsidR="003A1A1A">
        <w:rPr>
          <w:rFonts w:ascii="Arial" w:hAnsi="Arial" w:cs="Arial"/>
          <w:sz w:val="28"/>
          <w:szCs w:val="28"/>
        </w:rPr>
        <w:t>ti</w:t>
      </w:r>
      <w:proofErr w:type="spellEnd"/>
      <w:r w:rsidR="002466E1">
        <w:rPr>
          <w:rFonts w:ascii="Arial" w:hAnsi="Arial" w:cs="Arial"/>
          <w:sz w:val="28"/>
          <w:szCs w:val="28"/>
        </w:rPr>
        <w:t xml:space="preserve"> </w:t>
      </w:r>
      <w:proofErr w:type="spellStart"/>
      <w:r w:rsidR="002466E1">
        <w:rPr>
          <w:rFonts w:ascii="Arial" w:hAnsi="Arial" w:cs="Arial"/>
          <w:sz w:val="28"/>
          <w:szCs w:val="28"/>
        </w:rPr>
        <w:t>manheru</w:t>
      </w:r>
      <w:proofErr w:type="spellEnd"/>
      <w:r w:rsidR="002466E1">
        <w:rPr>
          <w:rFonts w:ascii="Arial" w:hAnsi="Arial" w:cs="Arial"/>
          <w:sz w:val="28"/>
          <w:szCs w:val="28"/>
        </w:rPr>
        <w:t xml:space="preserve"> </w:t>
      </w:r>
      <w:proofErr w:type="spellStart"/>
      <w:r w:rsidR="002466E1">
        <w:rPr>
          <w:rFonts w:ascii="Arial" w:hAnsi="Arial" w:cs="Arial"/>
          <w:sz w:val="28"/>
          <w:szCs w:val="28"/>
        </w:rPr>
        <w:t>ega</w:t>
      </w:r>
      <w:proofErr w:type="spellEnd"/>
      <w:r w:rsidR="002466E1">
        <w:rPr>
          <w:rFonts w:ascii="Arial" w:hAnsi="Arial" w:cs="Arial"/>
          <w:sz w:val="28"/>
          <w:szCs w:val="28"/>
        </w:rPr>
        <w:t xml:space="preserve"> </w:t>
      </w:r>
      <w:proofErr w:type="spellStart"/>
      <w:r w:rsidR="002466E1">
        <w:rPr>
          <w:rFonts w:ascii="Arial" w:hAnsi="Arial" w:cs="Arial"/>
          <w:sz w:val="28"/>
          <w:szCs w:val="28"/>
        </w:rPr>
        <w:t>ega</w:t>
      </w:r>
      <w:proofErr w:type="spellEnd"/>
      <w:r w:rsidR="002466E1">
        <w:rPr>
          <w:rFonts w:ascii="Arial" w:hAnsi="Arial" w:cs="Arial"/>
          <w:sz w:val="28"/>
          <w:szCs w:val="28"/>
        </w:rPr>
        <w:t xml:space="preserve"> maa mu altar</w:t>
      </w:r>
      <w:r w:rsidR="00B915FE">
        <w:rPr>
          <w:rFonts w:ascii="Arial" w:hAnsi="Arial" w:cs="Arial"/>
          <w:sz w:val="28"/>
          <w:szCs w:val="28"/>
        </w:rPr>
        <w:t xml:space="preserve"> </w:t>
      </w:r>
      <w:r w:rsidR="002466E1">
        <w:rPr>
          <w:rFonts w:ascii="Arial" w:hAnsi="Arial" w:cs="Arial"/>
          <w:sz w:val="28"/>
          <w:szCs w:val="28"/>
        </w:rPr>
        <w:t xml:space="preserve">call </w:t>
      </w:r>
      <w:r w:rsidR="00FA795F">
        <w:rPr>
          <w:rFonts w:ascii="Arial" w:hAnsi="Arial" w:cs="Arial"/>
          <w:sz w:val="28"/>
          <w:szCs w:val="28"/>
        </w:rPr>
        <w:t xml:space="preserve">paya, </w:t>
      </w:r>
      <w:proofErr w:type="spellStart"/>
      <w:r w:rsidR="00FA795F">
        <w:rPr>
          <w:rFonts w:ascii="Arial" w:hAnsi="Arial" w:cs="Arial"/>
          <w:sz w:val="28"/>
          <w:szCs w:val="28"/>
        </w:rPr>
        <w:t>magara</w:t>
      </w:r>
      <w:proofErr w:type="spellEnd"/>
      <w:r w:rsidR="00FA795F">
        <w:rPr>
          <w:rFonts w:ascii="Arial" w:hAnsi="Arial" w:cs="Arial"/>
          <w:sz w:val="28"/>
          <w:szCs w:val="28"/>
        </w:rPr>
        <w:t xml:space="preserve"> paya pa altar</w:t>
      </w:r>
      <w:r w:rsidR="00B915FE">
        <w:rPr>
          <w:rFonts w:ascii="Arial" w:hAnsi="Arial" w:cs="Arial"/>
          <w:sz w:val="28"/>
          <w:szCs w:val="28"/>
        </w:rPr>
        <w:t xml:space="preserve"> </w:t>
      </w:r>
      <w:r w:rsidR="00FA795F">
        <w:rPr>
          <w:rFonts w:ascii="Arial" w:hAnsi="Arial" w:cs="Arial"/>
          <w:sz w:val="28"/>
          <w:szCs w:val="28"/>
        </w:rPr>
        <w:t xml:space="preserve">call </w:t>
      </w:r>
      <w:proofErr w:type="spellStart"/>
      <w:r w:rsidR="002A17DA">
        <w:rPr>
          <w:rFonts w:ascii="Arial" w:hAnsi="Arial" w:cs="Arial"/>
          <w:sz w:val="28"/>
          <w:szCs w:val="28"/>
        </w:rPr>
        <w:t>wogarisa</w:t>
      </w:r>
      <w:proofErr w:type="spellEnd"/>
      <w:r w:rsidR="002A17DA">
        <w:rPr>
          <w:rFonts w:ascii="Arial" w:hAnsi="Arial" w:cs="Arial"/>
          <w:sz w:val="28"/>
          <w:szCs w:val="28"/>
        </w:rPr>
        <w:t xml:space="preserve"> mudzimai wako, </w:t>
      </w:r>
      <w:proofErr w:type="spellStart"/>
      <w:r w:rsidR="002A17DA">
        <w:rPr>
          <w:rFonts w:ascii="Arial" w:hAnsi="Arial" w:cs="Arial"/>
          <w:sz w:val="28"/>
          <w:szCs w:val="28"/>
        </w:rPr>
        <w:t>motora</w:t>
      </w:r>
      <w:proofErr w:type="spellEnd"/>
      <w:r w:rsidR="002A17DA">
        <w:rPr>
          <w:rFonts w:ascii="Arial" w:hAnsi="Arial" w:cs="Arial"/>
          <w:sz w:val="28"/>
          <w:szCs w:val="28"/>
        </w:rPr>
        <w:t xml:space="preserve"> </w:t>
      </w:r>
      <w:proofErr w:type="spellStart"/>
      <w:r w:rsidR="002A17DA">
        <w:rPr>
          <w:rFonts w:ascii="Arial" w:hAnsi="Arial" w:cs="Arial"/>
          <w:sz w:val="28"/>
          <w:szCs w:val="28"/>
        </w:rPr>
        <w:t>Bhuku</w:t>
      </w:r>
      <w:proofErr w:type="spellEnd"/>
      <w:r w:rsidR="002A17DA">
        <w:rPr>
          <w:rFonts w:ascii="Arial" w:hAnsi="Arial" w:cs="Arial"/>
          <w:sz w:val="28"/>
          <w:szCs w:val="28"/>
        </w:rPr>
        <w:t xml:space="preserve"> renyu </w:t>
      </w:r>
      <w:proofErr w:type="spellStart"/>
      <w:r w:rsidR="007971C5">
        <w:rPr>
          <w:rFonts w:ascii="Arial" w:hAnsi="Arial" w:cs="Arial"/>
          <w:sz w:val="28"/>
          <w:szCs w:val="28"/>
        </w:rPr>
        <w:t>riya</w:t>
      </w:r>
      <w:proofErr w:type="spellEnd"/>
      <w:r w:rsidR="007971C5">
        <w:rPr>
          <w:rFonts w:ascii="Arial" w:hAnsi="Arial" w:cs="Arial"/>
          <w:sz w:val="28"/>
          <w:szCs w:val="28"/>
        </w:rPr>
        <w:t xml:space="preserve"> </w:t>
      </w:r>
      <w:proofErr w:type="spellStart"/>
      <w:r w:rsidR="007971C5">
        <w:rPr>
          <w:rFonts w:ascii="Arial" w:hAnsi="Arial" w:cs="Arial"/>
          <w:sz w:val="28"/>
          <w:szCs w:val="28"/>
        </w:rPr>
        <w:t>moti</w:t>
      </w:r>
      <w:proofErr w:type="spellEnd"/>
      <w:r w:rsidR="007971C5">
        <w:rPr>
          <w:rFonts w:ascii="Arial" w:hAnsi="Arial" w:cs="Arial"/>
          <w:sz w:val="28"/>
          <w:szCs w:val="28"/>
        </w:rPr>
        <w:t xml:space="preserve"> </w:t>
      </w:r>
      <w:proofErr w:type="spellStart"/>
      <w:r w:rsidR="00840164">
        <w:rPr>
          <w:rFonts w:ascii="Arial" w:hAnsi="Arial" w:cs="Arial"/>
          <w:sz w:val="28"/>
          <w:szCs w:val="28"/>
        </w:rPr>
        <w:lastRenderedPageBreak/>
        <w:t>t</w:t>
      </w:r>
      <w:r w:rsidR="007971C5">
        <w:rPr>
          <w:rFonts w:ascii="Arial" w:hAnsi="Arial" w:cs="Arial"/>
          <w:sz w:val="28"/>
          <w:szCs w:val="28"/>
        </w:rPr>
        <w:t>inoverenga</w:t>
      </w:r>
      <w:proofErr w:type="spellEnd"/>
      <w:r w:rsidR="007971C5">
        <w:rPr>
          <w:rFonts w:ascii="Arial" w:hAnsi="Arial" w:cs="Arial"/>
          <w:sz w:val="28"/>
          <w:szCs w:val="28"/>
        </w:rPr>
        <w:t xml:space="preserve"> </w:t>
      </w:r>
      <w:proofErr w:type="spellStart"/>
      <w:r w:rsidR="007971C5">
        <w:rPr>
          <w:rFonts w:ascii="Arial" w:hAnsi="Arial" w:cs="Arial"/>
          <w:sz w:val="28"/>
          <w:szCs w:val="28"/>
        </w:rPr>
        <w:t>th</w:t>
      </w:r>
      <w:proofErr w:type="spellEnd"/>
      <w:r w:rsidR="007971C5">
        <w:rPr>
          <w:rFonts w:ascii="Arial" w:hAnsi="Arial" w:cs="Arial"/>
          <w:sz w:val="28"/>
          <w:szCs w:val="28"/>
        </w:rPr>
        <w:t xml:space="preserve">-three chapters </w:t>
      </w:r>
      <w:r w:rsidR="00840164">
        <w:rPr>
          <w:rFonts w:ascii="Arial" w:hAnsi="Arial" w:cs="Arial"/>
          <w:sz w:val="28"/>
          <w:szCs w:val="28"/>
        </w:rPr>
        <w:t xml:space="preserve">every day or a chapter a day </w:t>
      </w:r>
      <w:proofErr w:type="spellStart"/>
      <w:r w:rsidR="00534101">
        <w:rPr>
          <w:rFonts w:ascii="Arial" w:hAnsi="Arial" w:cs="Arial"/>
          <w:sz w:val="28"/>
          <w:szCs w:val="28"/>
        </w:rPr>
        <w:t>handitika</w:t>
      </w:r>
      <w:proofErr w:type="spellEnd"/>
      <w:r w:rsidR="00534101">
        <w:rPr>
          <w:rFonts w:ascii="Arial" w:hAnsi="Arial" w:cs="Arial"/>
          <w:sz w:val="28"/>
          <w:szCs w:val="28"/>
        </w:rPr>
        <w:t>.</w:t>
      </w:r>
      <w:r w:rsidR="00EC2B05">
        <w:rPr>
          <w:rFonts w:ascii="Arial" w:hAnsi="Arial" w:cs="Arial"/>
          <w:sz w:val="28"/>
          <w:szCs w:val="28"/>
        </w:rPr>
        <w:t xml:space="preserve"> </w:t>
      </w:r>
      <w:r w:rsidR="00534101" w:rsidRPr="00534101">
        <w:rPr>
          <w:rFonts w:ascii="Arial" w:hAnsi="Arial" w:cs="Arial"/>
          <w:sz w:val="18"/>
          <w:szCs w:val="28"/>
        </w:rPr>
        <w:t xml:space="preserve">[Congregation says, “mmm.”] </w:t>
      </w:r>
      <w:r w:rsidR="00EC2B05">
        <w:rPr>
          <w:rFonts w:ascii="Arial" w:hAnsi="Arial" w:cs="Arial"/>
          <w:sz w:val="28"/>
          <w:szCs w:val="28"/>
        </w:rPr>
        <w:t xml:space="preserve">   </w:t>
      </w:r>
    </w:p>
    <w:p w14:paraId="288C4874" w14:textId="487BE2BE" w:rsidR="00947D12" w:rsidRDefault="00237EFE" w:rsidP="00EE1207">
      <w:pPr>
        <w:jc w:val="both"/>
        <w:rPr>
          <w:rFonts w:ascii="Arial" w:hAnsi="Arial" w:cs="Arial"/>
          <w:sz w:val="28"/>
          <w:szCs w:val="28"/>
        </w:rPr>
      </w:pPr>
      <w:r>
        <w:rPr>
          <w:rFonts w:ascii="Arial" w:hAnsi="Arial" w:cs="Arial"/>
          <w:sz w:val="28"/>
          <w:szCs w:val="28"/>
          <w:vertAlign w:val="superscript"/>
        </w:rPr>
        <w:t>211</w:t>
      </w:r>
      <w:r w:rsidR="00626353">
        <w:rPr>
          <w:rFonts w:ascii="Arial" w:hAnsi="Arial" w:cs="Arial"/>
          <w:sz w:val="28"/>
          <w:szCs w:val="28"/>
        </w:rPr>
        <w:t xml:space="preserve">Or four pages a </w:t>
      </w:r>
      <w:r w:rsidR="00443AC0">
        <w:rPr>
          <w:rFonts w:ascii="Arial" w:hAnsi="Arial" w:cs="Arial"/>
          <w:sz w:val="28"/>
          <w:szCs w:val="28"/>
        </w:rPr>
        <w:t>day kana</w:t>
      </w:r>
      <w:r w:rsidR="00626353">
        <w:rPr>
          <w:rFonts w:ascii="Arial" w:hAnsi="Arial" w:cs="Arial"/>
          <w:sz w:val="28"/>
          <w:szCs w:val="28"/>
        </w:rPr>
        <w:t xml:space="preserve"> </w:t>
      </w:r>
      <w:proofErr w:type="spellStart"/>
      <w:r w:rsidR="00626353">
        <w:rPr>
          <w:rFonts w:ascii="Arial" w:hAnsi="Arial" w:cs="Arial"/>
          <w:sz w:val="28"/>
          <w:szCs w:val="28"/>
        </w:rPr>
        <w:t>ingava</w:t>
      </w:r>
      <w:proofErr w:type="spellEnd"/>
      <w:r w:rsidR="00626353">
        <w:rPr>
          <w:rFonts w:ascii="Arial" w:hAnsi="Arial" w:cs="Arial"/>
          <w:sz w:val="28"/>
          <w:szCs w:val="28"/>
        </w:rPr>
        <w:t xml:space="preserve"> </w:t>
      </w:r>
      <w:r w:rsidR="00626353">
        <w:rPr>
          <w:rFonts w:ascii="Arial" w:hAnsi="Arial" w:cs="Arial"/>
          <w:i/>
          <w:iCs/>
          <w:sz w:val="28"/>
          <w:szCs w:val="28"/>
        </w:rPr>
        <w:t xml:space="preserve">Adoption, </w:t>
      </w:r>
      <w:proofErr w:type="spellStart"/>
      <w:r w:rsidR="00187B36">
        <w:rPr>
          <w:rFonts w:ascii="Arial" w:hAnsi="Arial" w:cs="Arial"/>
          <w:sz w:val="28"/>
          <w:szCs w:val="28"/>
        </w:rPr>
        <w:t>motanga</w:t>
      </w:r>
      <w:proofErr w:type="spellEnd"/>
      <w:r w:rsidR="00187B36">
        <w:rPr>
          <w:rFonts w:ascii="Arial" w:hAnsi="Arial" w:cs="Arial"/>
          <w:sz w:val="28"/>
          <w:szCs w:val="28"/>
        </w:rPr>
        <w:t xml:space="preserve"> kutanga </w:t>
      </w:r>
      <w:proofErr w:type="spellStart"/>
      <w:r w:rsidR="00F15C34">
        <w:rPr>
          <w:rFonts w:ascii="Arial" w:hAnsi="Arial" w:cs="Arial"/>
          <w:sz w:val="28"/>
          <w:szCs w:val="28"/>
        </w:rPr>
        <w:t>kw</w:t>
      </w:r>
      <w:r w:rsidR="00CE38ED">
        <w:rPr>
          <w:rFonts w:ascii="Arial" w:hAnsi="Arial" w:cs="Arial"/>
          <w:sz w:val="28"/>
          <w:szCs w:val="28"/>
        </w:rPr>
        <w:t>o</w:t>
      </w:r>
      <w:r w:rsidR="00F15C34">
        <w:rPr>
          <w:rFonts w:ascii="Arial" w:hAnsi="Arial" w:cs="Arial"/>
          <w:sz w:val="28"/>
          <w:szCs w:val="28"/>
        </w:rPr>
        <w:t>kutanga</w:t>
      </w:r>
      <w:proofErr w:type="spellEnd"/>
      <w:r w:rsidR="00F15C34">
        <w:rPr>
          <w:rFonts w:ascii="Arial" w:hAnsi="Arial" w:cs="Arial"/>
          <w:sz w:val="28"/>
          <w:szCs w:val="28"/>
        </w:rPr>
        <w:t xml:space="preserve"> </w:t>
      </w:r>
      <w:proofErr w:type="spellStart"/>
      <w:r w:rsidR="00F15C34">
        <w:rPr>
          <w:rFonts w:ascii="Arial" w:hAnsi="Arial" w:cs="Arial"/>
          <w:sz w:val="28"/>
          <w:szCs w:val="28"/>
        </w:rPr>
        <w:t>muchitaura</w:t>
      </w:r>
      <w:proofErr w:type="spellEnd"/>
      <w:r w:rsidR="00F15C34">
        <w:rPr>
          <w:rFonts w:ascii="Arial" w:hAnsi="Arial" w:cs="Arial"/>
          <w:sz w:val="28"/>
          <w:szCs w:val="28"/>
        </w:rPr>
        <w:t xml:space="preserve"> </w:t>
      </w:r>
      <w:proofErr w:type="spellStart"/>
      <w:r w:rsidR="00F15C34">
        <w:rPr>
          <w:rFonts w:ascii="Arial" w:hAnsi="Arial" w:cs="Arial"/>
          <w:sz w:val="28"/>
          <w:szCs w:val="28"/>
        </w:rPr>
        <w:t>muchitsanangurirana</w:t>
      </w:r>
      <w:proofErr w:type="spellEnd"/>
      <w:r w:rsidR="00F15C34">
        <w:rPr>
          <w:rFonts w:ascii="Arial" w:hAnsi="Arial" w:cs="Arial"/>
          <w:sz w:val="28"/>
          <w:szCs w:val="28"/>
        </w:rPr>
        <w:t xml:space="preserve"> </w:t>
      </w:r>
      <w:proofErr w:type="spellStart"/>
      <w:r w:rsidR="00F15C34">
        <w:rPr>
          <w:rFonts w:ascii="Arial" w:hAnsi="Arial" w:cs="Arial"/>
          <w:sz w:val="28"/>
          <w:szCs w:val="28"/>
        </w:rPr>
        <w:t>muchidzidzisana</w:t>
      </w:r>
      <w:proofErr w:type="spellEnd"/>
      <w:r w:rsidR="005F64A2">
        <w:rPr>
          <w:rFonts w:ascii="Arial" w:hAnsi="Arial" w:cs="Arial"/>
          <w:sz w:val="28"/>
          <w:szCs w:val="28"/>
        </w:rPr>
        <w:t xml:space="preserve">, </w:t>
      </w:r>
      <w:proofErr w:type="spellStart"/>
      <w:r w:rsidR="005F64A2">
        <w:rPr>
          <w:rFonts w:ascii="Arial" w:hAnsi="Arial" w:cs="Arial"/>
          <w:sz w:val="28"/>
          <w:szCs w:val="28"/>
        </w:rPr>
        <w:t>muchibvunzana</w:t>
      </w:r>
      <w:proofErr w:type="spellEnd"/>
      <w:r w:rsidR="005F64A2">
        <w:rPr>
          <w:rFonts w:ascii="Arial" w:hAnsi="Arial" w:cs="Arial"/>
          <w:sz w:val="28"/>
          <w:szCs w:val="28"/>
        </w:rPr>
        <w:t xml:space="preserve"> ma</w:t>
      </w:r>
      <w:r w:rsidR="000D46B4">
        <w:rPr>
          <w:rFonts w:ascii="Arial" w:hAnsi="Arial" w:cs="Arial"/>
          <w:sz w:val="28"/>
          <w:szCs w:val="28"/>
        </w:rPr>
        <w:t xml:space="preserve"> </w:t>
      </w:r>
      <w:r w:rsidR="005F64A2">
        <w:rPr>
          <w:rFonts w:ascii="Arial" w:hAnsi="Arial" w:cs="Arial"/>
          <w:sz w:val="28"/>
          <w:szCs w:val="28"/>
        </w:rPr>
        <w:t xml:space="preserve">questions </w:t>
      </w:r>
      <w:proofErr w:type="spellStart"/>
      <w:r w:rsidR="005F64A2">
        <w:rPr>
          <w:rFonts w:ascii="Arial" w:hAnsi="Arial" w:cs="Arial"/>
          <w:sz w:val="28"/>
          <w:szCs w:val="28"/>
        </w:rPr>
        <w:t>muchidaro</w:t>
      </w:r>
      <w:proofErr w:type="spellEnd"/>
      <w:r w:rsidR="005F64A2">
        <w:rPr>
          <w:rFonts w:ascii="Arial" w:hAnsi="Arial" w:cs="Arial"/>
          <w:sz w:val="28"/>
          <w:szCs w:val="28"/>
        </w:rPr>
        <w:t xml:space="preserve">. </w:t>
      </w:r>
      <w:proofErr w:type="spellStart"/>
      <w:r w:rsidR="005F64A2">
        <w:rPr>
          <w:rFonts w:ascii="Arial" w:hAnsi="Arial" w:cs="Arial"/>
          <w:sz w:val="28"/>
          <w:szCs w:val="28"/>
        </w:rPr>
        <w:t>Kusvika</w:t>
      </w:r>
      <w:proofErr w:type="spellEnd"/>
      <w:r w:rsidR="005F64A2">
        <w:rPr>
          <w:rFonts w:ascii="Arial" w:hAnsi="Arial" w:cs="Arial"/>
          <w:sz w:val="28"/>
          <w:szCs w:val="28"/>
        </w:rPr>
        <w:t xml:space="preserve"> </w:t>
      </w:r>
      <w:r w:rsidR="002B338C">
        <w:rPr>
          <w:rFonts w:ascii="Arial" w:hAnsi="Arial" w:cs="Arial"/>
          <w:sz w:val="28"/>
          <w:szCs w:val="28"/>
        </w:rPr>
        <w:t xml:space="preserve">Bhuku </w:t>
      </w:r>
      <w:proofErr w:type="spellStart"/>
      <w:r w:rsidR="002B338C">
        <w:rPr>
          <w:rFonts w:ascii="Arial" w:hAnsi="Arial" w:cs="Arial"/>
          <w:sz w:val="28"/>
          <w:szCs w:val="28"/>
        </w:rPr>
        <w:t>riye</w:t>
      </w:r>
      <w:proofErr w:type="spellEnd"/>
      <w:r w:rsidR="002B338C">
        <w:rPr>
          <w:rFonts w:ascii="Arial" w:hAnsi="Arial" w:cs="Arial"/>
          <w:sz w:val="28"/>
          <w:szCs w:val="28"/>
        </w:rPr>
        <w:t xml:space="preserve"> rapera whether it takes you six </w:t>
      </w:r>
      <w:r w:rsidR="00443AC0">
        <w:rPr>
          <w:rFonts w:ascii="Arial" w:hAnsi="Arial" w:cs="Arial"/>
          <w:sz w:val="28"/>
          <w:szCs w:val="28"/>
        </w:rPr>
        <w:t xml:space="preserve">months </w:t>
      </w:r>
      <w:r w:rsidR="00443AC0" w:rsidRPr="00443AC0">
        <w:rPr>
          <w:rFonts w:ascii="Arial" w:hAnsi="Arial" w:cs="Arial"/>
          <w:i/>
          <w:iCs/>
          <w:sz w:val="28"/>
          <w:szCs w:val="28"/>
        </w:rPr>
        <w:t>Adoption</w:t>
      </w:r>
      <w:r w:rsidR="00443AC0">
        <w:rPr>
          <w:rFonts w:ascii="Arial" w:hAnsi="Arial" w:cs="Arial"/>
          <w:i/>
          <w:iCs/>
          <w:sz w:val="28"/>
          <w:szCs w:val="28"/>
        </w:rPr>
        <w:t xml:space="preserve"> </w:t>
      </w:r>
      <w:r w:rsidR="00443AC0" w:rsidRPr="00443AC0">
        <w:rPr>
          <w:rFonts w:ascii="Arial" w:hAnsi="Arial" w:cs="Arial"/>
          <w:sz w:val="28"/>
          <w:szCs w:val="28"/>
        </w:rPr>
        <w:t>iye</w:t>
      </w:r>
      <w:r w:rsidR="00443AC0">
        <w:rPr>
          <w:rFonts w:ascii="Arial" w:hAnsi="Arial" w:cs="Arial"/>
          <w:sz w:val="28"/>
          <w:szCs w:val="28"/>
        </w:rPr>
        <w:t xml:space="preserve"> </w:t>
      </w:r>
      <w:proofErr w:type="spellStart"/>
      <w:r w:rsidR="00443AC0">
        <w:rPr>
          <w:rFonts w:ascii="Arial" w:hAnsi="Arial" w:cs="Arial"/>
          <w:sz w:val="28"/>
          <w:szCs w:val="28"/>
        </w:rPr>
        <w:t>mapedza</w:t>
      </w:r>
      <w:proofErr w:type="spellEnd"/>
      <w:r w:rsidR="00443AC0">
        <w:rPr>
          <w:rFonts w:ascii="Arial" w:hAnsi="Arial" w:cs="Arial"/>
          <w:sz w:val="28"/>
          <w:szCs w:val="28"/>
        </w:rPr>
        <w:t xml:space="preserve">, </w:t>
      </w:r>
      <w:proofErr w:type="spellStart"/>
      <w:r w:rsidR="00443AC0">
        <w:rPr>
          <w:rFonts w:ascii="Arial" w:hAnsi="Arial" w:cs="Arial"/>
          <w:sz w:val="28"/>
          <w:szCs w:val="28"/>
        </w:rPr>
        <w:t>zviri</w:t>
      </w:r>
      <w:proofErr w:type="spellEnd"/>
      <w:r w:rsidR="00443AC0">
        <w:rPr>
          <w:rFonts w:ascii="Arial" w:hAnsi="Arial" w:cs="Arial"/>
          <w:sz w:val="28"/>
          <w:szCs w:val="28"/>
        </w:rPr>
        <w:t xml:space="preserve"> </w:t>
      </w:r>
      <w:proofErr w:type="spellStart"/>
      <w:r w:rsidR="00443AC0">
        <w:rPr>
          <w:rFonts w:ascii="Arial" w:hAnsi="Arial" w:cs="Arial"/>
          <w:sz w:val="28"/>
          <w:szCs w:val="28"/>
        </w:rPr>
        <w:t>mairi</w:t>
      </w:r>
      <w:proofErr w:type="spellEnd"/>
      <w:r w:rsidR="00443AC0">
        <w:rPr>
          <w:rFonts w:ascii="Arial" w:hAnsi="Arial" w:cs="Arial"/>
          <w:sz w:val="28"/>
          <w:szCs w:val="28"/>
        </w:rPr>
        <w:t xml:space="preserve"> ma </w:t>
      </w:r>
      <w:proofErr w:type="spellStart"/>
      <w:r w:rsidR="00443AC0" w:rsidRPr="00443AC0">
        <w:rPr>
          <w:rFonts w:ascii="Arial" w:hAnsi="Arial" w:cs="Arial"/>
          <w:i/>
          <w:iCs/>
          <w:sz w:val="28"/>
          <w:szCs w:val="28"/>
        </w:rPr>
        <w:t>meditat</w:t>
      </w:r>
      <w:proofErr w:type="spellEnd"/>
      <w:r w:rsidR="00443AC0" w:rsidRPr="00443AC0">
        <w:rPr>
          <w:rFonts w:ascii="Arial" w:hAnsi="Arial" w:cs="Arial"/>
          <w:i/>
          <w:iCs/>
          <w:sz w:val="28"/>
          <w:szCs w:val="28"/>
        </w:rPr>
        <w:t>-a</w:t>
      </w:r>
      <w:r w:rsidR="00443AC0">
        <w:rPr>
          <w:rFonts w:ascii="Arial" w:hAnsi="Arial" w:cs="Arial"/>
          <w:i/>
          <w:iCs/>
          <w:sz w:val="28"/>
          <w:szCs w:val="28"/>
        </w:rPr>
        <w:t xml:space="preserve"> </w:t>
      </w:r>
      <w:proofErr w:type="spellStart"/>
      <w:r w:rsidR="00443AC0">
        <w:rPr>
          <w:rFonts w:ascii="Arial" w:hAnsi="Arial" w:cs="Arial"/>
          <w:sz w:val="28"/>
          <w:szCs w:val="28"/>
        </w:rPr>
        <w:t>m</w:t>
      </w:r>
      <w:r w:rsidR="009B4C97">
        <w:rPr>
          <w:rFonts w:ascii="Arial" w:hAnsi="Arial" w:cs="Arial"/>
          <w:sz w:val="28"/>
          <w:szCs w:val="28"/>
        </w:rPr>
        <w:t>ibvunzo</w:t>
      </w:r>
      <w:proofErr w:type="spellEnd"/>
      <w:r w:rsidR="009B4C97">
        <w:rPr>
          <w:rFonts w:ascii="Arial" w:hAnsi="Arial" w:cs="Arial"/>
          <w:sz w:val="28"/>
          <w:szCs w:val="28"/>
        </w:rPr>
        <w:t xml:space="preserve"> </w:t>
      </w:r>
      <w:proofErr w:type="spellStart"/>
      <w:r w:rsidR="009B4C97">
        <w:rPr>
          <w:rFonts w:ascii="Arial" w:hAnsi="Arial" w:cs="Arial"/>
          <w:sz w:val="28"/>
          <w:szCs w:val="28"/>
        </w:rPr>
        <w:t>mabvunza</w:t>
      </w:r>
      <w:proofErr w:type="spellEnd"/>
      <w:r w:rsidR="009B4C97">
        <w:rPr>
          <w:rFonts w:ascii="Arial" w:hAnsi="Arial" w:cs="Arial"/>
          <w:sz w:val="28"/>
          <w:szCs w:val="28"/>
        </w:rPr>
        <w:t xml:space="preserve"> </w:t>
      </w:r>
      <w:proofErr w:type="spellStart"/>
      <w:r w:rsidR="009B4C97">
        <w:rPr>
          <w:rFonts w:ascii="Arial" w:hAnsi="Arial" w:cs="Arial"/>
          <w:sz w:val="28"/>
          <w:szCs w:val="28"/>
        </w:rPr>
        <w:t>maakurirarama</w:t>
      </w:r>
      <w:proofErr w:type="spellEnd"/>
      <w:r w:rsidR="00F4210C">
        <w:rPr>
          <w:rFonts w:ascii="Arial" w:hAnsi="Arial" w:cs="Arial"/>
          <w:sz w:val="28"/>
          <w:szCs w:val="28"/>
        </w:rPr>
        <w:t>.</w:t>
      </w:r>
      <w:r w:rsidR="00E801FD">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801FD">
        <w:rPr>
          <w:rFonts w:ascii="Arial" w:hAnsi="Arial" w:cs="Arial"/>
          <w:sz w:val="28"/>
          <w:szCs w:val="28"/>
        </w:rPr>
        <w:t>Toenda</w:t>
      </w:r>
      <w:proofErr w:type="spellEnd"/>
      <w:r w:rsidR="00E801FD">
        <w:rPr>
          <w:rFonts w:ascii="Arial" w:hAnsi="Arial" w:cs="Arial"/>
          <w:sz w:val="28"/>
          <w:szCs w:val="28"/>
        </w:rPr>
        <w:t xml:space="preserve"> ku </w:t>
      </w:r>
      <w:proofErr w:type="spellStart"/>
      <w:r w:rsidR="00E801FD">
        <w:rPr>
          <w:rFonts w:ascii="Arial" w:hAnsi="Arial" w:cs="Arial"/>
          <w:i/>
          <w:iCs/>
          <w:sz w:val="28"/>
          <w:szCs w:val="28"/>
        </w:rPr>
        <w:t>Restora</w:t>
      </w:r>
      <w:proofErr w:type="spellEnd"/>
      <w:r w:rsidR="00B33547">
        <w:rPr>
          <w:rFonts w:ascii="Arial" w:hAnsi="Arial" w:cs="Arial"/>
          <w:i/>
          <w:iCs/>
          <w:sz w:val="28"/>
          <w:szCs w:val="28"/>
        </w:rPr>
        <w:t>..</w:t>
      </w:r>
      <w:r w:rsidR="00E801FD">
        <w:rPr>
          <w:rFonts w:ascii="Arial" w:hAnsi="Arial" w:cs="Arial"/>
          <w:i/>
          <w:iCs/>
          <w:sz w:val="28"/>
          <w:szCs w:val="28"/>
        </w:rPr>
        <w:t xml:space="preserve">.? </w:t>
      </w:r>
      <w:r w:rsidR="00E801FD" w:rsidRPr="007E532B">
        <w:rPr>
          <w:rFonts w:ascii="Arial" w:hAnsi="Arial" w:cs="Arial"/>
          <w:sz w:val="18"/>
          <w:szCs w:val="18"/>
        </w:rPr>
        <w:t xml:space="preserve">[Congregation </w:t>
      </w:r>
      <w:r w:rsidR="00063DA1" w:rsidRPr="007E532B">
        <w:rPr>
          <w:rFonts w:ascii="Arial" w:hAnsi="Arial" w:cs="Arial"/>
          <w:sz w:val="18"/>
          <w:szCs w:val="18"/>
        </w:rPr>
        <w:t>says, “</w:t>
      </w:r>
      <w:r w:rsidR="00E801FD" w:rsidRPr="007E532B">
        <w:rPr>
          <w:rFonts w:ascii="Arial" w:hAnsi="Arial" w:cs="Arial"/>
          <w:i/>
          <w:iCs/>
          <w:sz w:val="18"/>
          <w:szCs w:val="18"/>
        </w:rPr>
        <w:t>Restoration</w:t>
      </w:r>
      <w:r w:rsidR="00E801FD" w:rsidRPr="007E532B">
        <w:rPr>
          <w:rFonts w:ascii="Arial" w:hAnsi="Arial" w:cs="Arial"/>
          <w:sz w:val="18"/>
          <w:szCs w:val="18"/>
        </w:rPr>
        <w:t>.”]</w:t>
      </w:r>
      <w:r w:rsidR="00E801FD">
        <w:rPr>
          <w:rFonts w:ascii="Arial" w:hAnsi="Arial" w:cs="Arial"/>
          <w:sz w:val="28"/>
          <w:szCs w:val="28"/>
        </w:rPr>
        <w:t xml:space="preserve"> Moita </w:t>
      </w:r>
      <w:proofErr w:type="spellStart"/>
      <w:r w:rsidR="00E801FD">
        <w:rPr>
          <w:rFonts w:ascii="Arial" w:hAnsi="Arial" w:cs="Arial"/>
          <w:sz w:val="28"/>
          <w:szCs w:val="28"/>
        </w:rPr>
        <w:t>futi</w:t>
      </w:r>
      <w:proofErr w:type="spellEnd"/>
      <w:r w:rsidR="00E801FD">
        <w:rPr>
          <w:rFonts w:ascii="Arial" w:hAnsi="Arial" w:cs="Arial"/>
          <w:sz w:val="28"/>
          <w:szCs w:val="28"/>
        </w:rPr>
        <w:t xml:space="preserve"> the </w:t>
      </w:r>
      <w:proofErr w:type="spellStart"/>
      <w:r w:rsidR="00E801FD">
        <w:rPr>
          <w:rFonts w:ascii="Arial" w:hAnsi="Arial" w:cs="Arial"/>
          <w:sz w:val="28"/>
          <w:szCs w:val="28"/>
        </w:rPr>
        <w:t>sa</w:t>
      </w:r>
      <w:proofErr w:type="spellEnd"/>
      <w:r w:rsidR="00E801FD">
        <w:rPr>
          <w:rFonts w:ascii="Arial" w:hAnsi="Arial" w:cs="Arial"/>
          <w:sz w:val="28"/>
          <w:szCs w:val="28"/>
        </w:rPr>
        <w:t xml:space="preserve">…? </w:t>
      </w:r>
      <w:r w:rsidR="00E801FD" w:rsidRPr="007E532B">
        <w:rPr>
          <w:rFonts w:ascii="Arial" w:hAnsi="Arial" w:cs="Arial"/>
          <w:sz w:val="18"/>
          <w:szCs w:val="18"/>
        </w:rPr>
        <w:t xml:space="preserve">[Congregation </w:t>
      </w:r>
      <w:r w:rsidR="00063DA1" w:rsidRPr="007E532B">
        <w:rPr>
          <w:rFonts w:ascii="Arial" w:hAnsi="Arial" w:cs="Arial"/>
          <w:sz w:val="18"/>
          <w:szCs w:val="18"/>
        </w:rPr>
        <w:t>says, “</w:t>
      </w:r>
      <w:r w:rsidR="00E801FD" w:rsidRPr="007E532B">
        <w:rPr>
          <w:rFonts w:ascii="Arial" w:hAnsi="Arial" w:cs="Arial"/>
          <w:sz w:val="18"/>
          <w:szCs w:val="18"/>
        </w:rPr>
        <w:t>the same.”]</w:t>
      </w:r>
      <w:r w:rsidR="00E801FD">
        <w:rPr>
          <w:rFonts w:ascii="Arial" w:hAnsi="Arial" w:cs="Arial"/>
          <w:sz w:val="28"/>
          <w:szCs w:val="28"/>
        </w:rPr>
        <w:t xml:space="preserve"> </w:t>
      </w:r>
    </w:p>
    <w:p w14:paraId="1655171E" w14:textId="77417C81" w:rsidR="0075162D" w:rsidRDefault="004A175D" w:rsidP="00EE1207">
      <w:pPr>
        <w:jc w:val="both"/>
        <w:rPr>
          <w:rFonts w:ascii="Arial" w:hAnsi="Arial" w:cs="Arial"/>
          <w:sz w:val="28"/>
          <w:szCs w:val="28"/>
        </w:rPr>
      </w:pPr>
      <w:r w:rsidRPr="004F644B">
        <w:rPr>
          <w:rFonts w:ascii="Arial" w:hAnsi="Arial" w:cs="Arial"/>
          <w:sz w:val="28"/>
          <w:szCs w:val="28"/>
          <w:vertAlign w:val="superscript"/>
        </w:rPr>
        <w:t xml:space="preserve">213 </w:t>
      </w:r>
      <w:r w:rsidR="00B33547" w:rsidRPr="00F4210C">
        <w:rPr>
          <w:rFonts w:ascii="Arial" w:hAnsi="Arial" w:cs="Arial"/>
          <w:sz w:val="28"/>
          <w:szCs w:val="28"/>
        </w:rPr>
        <w:t xml:space="preserve">Or-o </w:t>
      </w:r>
      <w:r w:rsidR="00B33547" w:rsidRPr="004F644B">
        <w:rPr>
          <w:rFonts w:ascii="Arial" w:hAnsi="Arial" w:cs="Arial"/>
          <w:sz w:val="28"/>
          <w:szCs w:val="28"/>
        </w:rPr>
        <w:t xml:space="preserve">kuti </w:t>
      </w:r>
      <w:proofErr w:type="spellStart"/>
      <w:r w:rsidR="00B33547" w:rsidRPr="004F644B">
        <w:rPr>
          <w:rFonts w:ascii="Arial" w:hAnsi="Arial" w:cs="Arial"/>
          <w:sz w:val="28"/>
          <w:szCs w:val="28"/>
        </w:rPr>
        <w:t>unenge</w:t>
      </w:r>
      <w:proofErr w:type="spellEnd"/>
      <w:r w:rsidR="00B33547" w:rsidRPr="004F644B">
        <w:rPr>
          <w:rFonts w:ascii="Arial" w:hAnsi="Arial" w:cs="Arial"/>
          <w:sz w:val="28"/>
          <w:szCs w:val="28"/>
        </w:rPr>
        <w:t xml:space="preserve"> </w:t>
      </w:r>
      <w:proofErr w:type="spellStart"/>
      <w:r w:rsidR="00B33547" w:rsidRPr="004F644B">
        <w:rPr>
          <w:rFonts w:ascii="Arial" w:hAnsi="Arial" w:cs="Arial"/>
          <w:sz w:val="28"/>
          <w:szCs w:val="28"/>
        </w:rPr>
        <w:t>une</w:t>
      </w:r>
      <w:proofErr w:type="spellEnd"/>
      <w:r w:rsidR="00B33547" w:rsidRPr="004F644B">
        <w:rPr>
          <w:rFonts w:ascii="Arial" w:hAnsi="Arial" w:cs="Arial"/>
          <w:sz w:val="28"/>
          <w:szCs w:val="28"/>
        </w:rPr>
        <w:t xml:space="preserve"> </w:t>
      </w:r>
      <w:proofErr w:type="spellStart"/>
      <w:r w:rsidR="00B33547" w:rsidRPr="004F644B">
        <w:rPr>
          <w:rFonts w:ascii="Arial" w:hAnsi="Arial" w:cs="Arial"/>
          <w:sz w:val="28"/>
          <w:szCs w:val="28"/>
        </w:rPr>
        <w:t>Bhuku</w:t>
      </w:r>
      <w:proofErr w:type="spellEnd"/>
      <w:r w:rsidR="00B33547" w:rsidRPr="004F644B">
        <w:rPr>
          <w:rFonts w:ascii="Arial" w:hAnsi="Arial" w:cs="Arial"/>
          <w:sz w:val="28"/>
          <w:szCs w:val="28"/>
        </w:rPr>
        <w:t xml:space="preserve"> </w:t>
      </w:r>
      <w:proofErr w:type="spellStart"/>
      <w:r w:rsidR="00B33547" w:rsidRPr="004F644B">
        <w:rPr>
          <w:rFonts w:ascii="Arial" w:hAnsi="Arial" w:cs="Arial"/>
          <w:sz w:val="28"/>
          <w:szCs w:val="28"/>
        </w:rPr>
        <w:t>apa</w:t>
      </w:r>
      <w:proofErr w:type="spellEnd"/>
      <w:r w:rsidR="00133389" w:rsidRPr="004F644B">
        <w:rPr>
          <w:rFonts w:ascii="Arial" w:hAnsi="Arial" w:cs="Arial"/>
          <w:sz w:val="28"/>
          <w:szCs w:val="28"/>
        </w:rPr>
        <w:t>, tape pasi</w:t>
      </w:r>
      <w:r w:rsidR="00F4210C" w:rsidRPr="004F644B">
        <w:rPr>
          <w:rFonts w:ascii="Arial" w:hAnsi="Arial" w:cs="Arial"/>
          <w:sz w:val="28"/>
          <w:szCs w:val="28"/>
        </w:rPr>
        <w:t>…?</w:t>
      </w:r>
      <w:r w:rsidR="00133389" w:rsidRPr="004F644B">
        <w:rPr>
          <w:rFonts w:ascii="Arial" w:hAnsi="Arial" w:cs="Arial"/>
          <w:sz w:val="28"/>
          <w:szCs w:val="28"/>
        </w:rPr>
        <w:t xml:space="preserve"> </w:t>
      </w:r>
      <w:r w:rsidR="00133389" w:rsidRPr="007E532B">
        <w:rPr>
          <w:rFonts w:ascii="Arial" w:hAnsi="Arial" w:cs="Arial"/>
          <w:sz w:val="18"/>
          <w:szCs w:val="18"/>
        </w:rPr>
        <w:t xml:space="preserve">[Congregation </w:t>
      </w:r>
      <w:r w:rsidR="00063DA1" w:rsidRPr="007E532B">
        <w:rPr>
          <w:rFonts w:ascii="Arial" w:hAnsi="Arial" w:cs="Arial"/>
          <w:sz w:val="18"/>
          <w:szCs w:val="18"/>
        </w:rPr>
        <w:t>says, “</w:t>
      </w:r>
      <w:proofErr w:type="spellStart"/>
      <w:r w:rsidR="00133389" w:rsidRPr="007E532B">
        <w:rPr>
          <w:rFonts w:ascii="Arial" w:hAnsi="Arial" w:cs="Arial"/>
          <w:sz w:val="18"/>
          <w:szCs w:val="18"/>
        </w:rPr>
        <w:t>paside</w:t>
      </w:r>
      <w:proofErr w:type="spellEnd"/>
      <w:r w:rsidR="00E978CC" w:rsidRPr="007E532B">
        <w:rPr>
          <w:rFonts w:ascii="Arial" w:hAnsi="Arial" w:cs="Arial"/>
          <w:sz w:val="18"/>
          <w:szCs w:val="18"/>
        </w:rPr>
        <w:t>.</w:t>
      </w:r>
      <w:r w:rsidR="00133389" w:rsidRPr="007E532B">
        <w:rPr>
          <w:rFonts w:ascii="Arial" w:hAnsi="Arial" w:cs="Arial"/>
          <w:sz w:val="18"/>
          <w:szCs w:val="18"/>
        </w:rPr>
        <w:t>”]</w:t>
      </w:r>
      <w:r w:rsidR="00133389">
        <w:rPr>
          <w:rFonts w:ascii="Arial" w:hAnsi="Arial" w:cs="Arial"/>
          <w:sz w:val="28"/>
          <w:szCs w:val="28"/>
        </w:rPr>
        <w:t xml:space="preserve"> </w:t>
      </w:r>
      <w:proofErr w:type="spellStart"/>
      <w:r w:rsidR="00E978CC">
        <w:rPr>
          <w:rFonts w:ascii="Arial" w:hAnsi="Arial" w:cs="Arial"/>
          <w:sz w:val="28"/>
          <w:szCs w:val="28"/>
        </w:rPr>
        <w:t>M</w:t>
      </w:r>
      <w:r w:rsidR="00133389">
        <w:rPr>
          <w:rFonts w:ascii="Arial" w:hAnsi="Arial" w:cs="Arial"/>
          <w:sz w:val="28"/>
          <w:szCs w:val="28"/>
        </w:rPr>
        <w:t>oterera</w:t>
      </w:r>
      <w:proofErr w:type="spellEnd"/>
      <w:r w:rsidR="00133389">
        <w:rPr>
          <w:rFonts w:ascii="Arial" w:hAnsi="Arial" w:cs="Arial"/>
          <w:sz w:val="28"/>
          <w:szCs w:val="28"/>
        </w:rPr>
        <w:t xml:space="preserve"> tape yenyu</w:t>
      </w:r>
      <w:r w:rsidR="00F619D2">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C413C5">
        <w:rPr>
          <w:rFonts w:ascii="Arial" w:hAnsi="Arial" w:cs="Arial"/>
          <w:sz w:val="28"/>
          <w:szCs w:val="28"/>
        </w:rPr>
        <w:t xml:space="preserve"> </w:t>
      </w:r>
      <w:proofErr w:type="spellStart"/>
      <w:r w:rsidR="00E978CC">
        <w:rPr>
          <w:rFonts w:ascii="Arial" w:hAnsi="Arial" w:cs="Arial"/>
          <w:sz w:val="28"/>
          <w:szCs w:val="28"/>
        </w:rPr>
        <w:t>M</w:t>
      </w:r>
      <w:r w:rsidR="00C413C5">
        <w:rPr>
          <w:rFonts w:ascii="Arial" w:hAnsi="Arial" w:cs="Arial"/>
          <w:sz w:val="28"/>
          <w:szCs w:val="28"/>
        </w:rPr>
        <w:t>uchiteverera</w:t>
      </w:r>
      <w:proofErr w:type="spellEnd"/>
      <w:r w:rsidR="00C413C5">
        <w:rPr>
          <w:rFonts w:ascii="Arial" w:hAnsi="Arial" w:cs="Arial"/>
          <w:sz w:val="28"/>
          <w:szCs w:val="28"/>
        </w:rPr>
        <w:t xml:space="preserve"> </w:t>
      </w:r>
      <w:proofErr w:type="spellStart"/>
      <w:r w:rsidR="00C413C5">
        <w:rPr>
          <w:rFonts w:ascii="Arial" w:hAnsi="Arial" w:cs="Arial"/>
          <w:sz w:val="28"/>
          <w:szCs w:val="28"/>
        </w:rPr>
        <w:t>neBhuku</w:t>
      </w:r>
      <w:proofErr w:type="spellEnd"/>
      <w:r w:rsidR="00133389">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C413C5">
        <w:rPr>
          <w:rFonts w:ascii="Arial" w:hAnsi="Arial" w:cs="Arial"/>
          <w:sz w:val="28"/>
          <w:szCs w:val="28"/>
        </w:rPr>
        <w:t xml:space="preserve"> </w:t>
      </w:r>
      <w:proofErr w:type="spellStart"/>
      <w:r w:rsidR="00A87DC4">
        <w:rPr>
          <w:rFonts w:ascii="Arial" w:hAnsi="Arial" w:cs="Arial"/>
          <w:sz w:val="28"/>
          <w:szCs w:val="28"/>
        </w:rPr>
        <w:t>Mapedza</w:t>
      </w:r>
      <w:proofErr w:type="spellEnd"/>
      <w:r w:rsidR="00A87DC4">
        <w:rPr>
          <w:rFonts w:ascii="Arial" w:hAnsi="Arial" w:cs="Arial"/>
          <w:sz w:val="28"/>
          <w:szCs w:val="28"/>
        </w:rPr>
        <w:t xml:space="preserve"> </w:t>
      </w:r>
      <w:proofErr w:type="spellStart"/>
      <w:r w:rsidR="00A87DC4">
        <w:rPr>
          <w:rFonts w:ascii="Arial" w:hAnsi="Arial" w:cs="Arial"/>
          <w:sz w:val="28"/>
          <w:szCs w:val="28"/>
        </w:rPr>
        <w:t>m</w:t>
      </w:r>
      <w:r w:rsidR="00C12F4D">
        <w:rPr>
          <w:rFonts w:ascii="Arial" w:hAnsi="Arial" w:cs="Arial"/>
          <w:sz w:val="28"/>
          <w:szCs w:val="28"/>
        </w:rPr>
        <w:t>o</w:t>
      </w:r>
      <w:r w:rsidR="00A87DC4">
        <w:rPr>
          <w:rFonts w:ascii="Arial" w:hAnsi="Arial" w:cs="Arial"/>
          <w:sz w:val="28"/>
          <w:szCs w:val="28"/>
        </w:rPr>
        <w:t>dzidzisana</w:t>
      </w:r>
      <w:proofErr w:type="spellEnd"/>
      <w:r w:rsidR="00A87DC4">
        <w:rPr>
          <w:rFonts w:ascii="Arial" w:hAnsi="Arial" w:cs="Arial"/>
          <w:sz w:val="28"/>
          <w:szCs w:val="28"/>
        </w:rPr>
        <w:t xml:space="preserve"> </w:t>
      </w:r>
      <w:proofErr w:type="spellStart"/>
      <w:r w:rsidR="00A87DC4">
        <w:rPr>
          <w:rFonts w:ascii="Arial" w:hAnsi="Arial" w:cs="Arial"/>
          <w:sz w:val="28"/>
          <w:szCs w:val="28"/>
        </w:rPr>
        <w:t>mobvunzana</w:t>
      </w:r>
      <w:proofErr w:type="spellEnd"/>
      <w:r w:rsidR="00A87DC4">
        <w:rPr>
          <w:rFonts w:ascii="Arial" w:hAnsi="Arial" w:cs="Arial"/>
          <w:sz w:val="28"/>
          <w:szCs w:val="28"/>
        </w:rPr>
        <w:t xml:space="preserve"> </w:t>
      </w:r>
      <w:proofErr w:type="spellStart"/>
      <w:r w:rsidR="00A87DC4">
        <w:rPr>
          <w:rFonts w:ascii="Arial" w:hAnsi="Arial" w:cs="Arial"/>
          <w:sz w:val="28"/>
          <w:szCs w:val="28"/>
        </w:rPr>
        <w:t>mu</w:t>
      </w:r>
      <w:r w:rsidR="000D46B4">
        <w:rPr>
          <w:rFonts w:ascii="Arial" w:hAnsi="Arial" w:cs="Arial"/>
          <w:sz w:val="28"/>
          <w:szCs w:val="28"/>
        </w:rPr>
        <w:t>bvunzo</w:t>
      </w:r>
      <w:proofErr w:type="spellEnd"/>
      <w:r w:rsidR="000D46B4">
        <w:rPr>
          <w:rFonts w:ascii="Arial" w:hAnsi="Arial" w:cs="Arial"/>
          <w:sz w:val="28"/>
          <w:szCs w:val="28"/>
        </w:rPr>
        <w:t xml:space="preserve">, </w:t>
      </w:r>
      <w:proofErr w:type="spellStart"/>
      <w:r w:rsidR="000D46B4">
        <w:rPr>
          <w:rFonts w:ascii="Arial" w:hAnsi="Arial" w:cs="Arial"/>
          <w:sz w:val="28"/>
          <w:szCs w:val="28"/>
        </w:rPr>
        <w:t>mopinda</w:t>
      </w:r>
      <w:proofErr w:type="spellEnd"/>
      <w:r w:rsidR="000D46B4">
        <w:rPr>
          <w:rFonts w:ascii="Arial" w:hAnsi="Arial" w:cs="Arial"/>
          <w:sz w:val="28"/>
          <w:szCs w:val="28"/>
        </w:rPr>
        <w:t xml:space="preserve"> </w:t>
      </w:r>
      <w:proofErr w:type="spellStart"/>
      <w:r w:rsidR="000D46B4">
        <w:rPr>
          <w:rFonts w:ascii="Arial" w:hAnsi="Arial" w:cs="Arial"/>
          <w:sz w:val="28"/>
          <w:szCs w:val="28"/>
        </w:rPr>
        <w:t>mumuteuro</w:t>
      </w:r>
      <w:proofErr w:type="spellEnd"/>
      <w:r w:rsidR="00457176">
        <w:rPr>
          <w:rFonts w:ascii="Arial" w:hAnsi="Arial" w:cs="Arial"/>
          <w:sz w:val="28"/>
          <w:szCs w:val="28"/>
        </w:rPr>
        <w:t xml:space="preserve">. </w:t>
      </w:r>
      <w:proofErr w:type="spellStart"/>
      <w:r w:rsidR="00457176">
        <w:rPr>
          <w:rFonts w:ascii="Arial" w:hAnsi="Arial" w:cs="Arial"/>
          <w:sz w:val="28"/>
          <w:szCs w:val="28"/>
        </w:rPr>
        <w:t>Raramai</w:t>
      </w:r>
      <w:proofErr w:type="spellEnd"/>
      <w:r w:rsidR="00457176">
        <w:rPr>
          <w:rFonts w:ascii="Arial" w:hAnsi="Arial" w:cs="Arial"/>
          <w:sz w:val="28"/>
          <w:szCs w:val="28"/>
        </w:rPr>
        <w:t xml:space="preserve"> ne Spoken Word </w:t>
      </w:r>
      <w:proofErr w:type="spellStart"/>
      <w:r w:rsidR="00457176">
        <w:rPr>
          <w:rFonts w:ascii="Arial" w:hAnsi="Arial" w:cs="Arial"/>
          <w:sz w:val="28"/>
          <w:szCs w:val="28"/>
        </w:rPr>
        <w:t>iroro</w:t>
      </w:r>
      <w:proofErr w:type="spellEnd"/>
      <w:r w:rsidR="00457176">
        <w:rPr>
          <w:rFonts w:ascii="Arial" w:hAnsi="Arial" w:cs="Arial"/>
          <w:sz w:val="28"/>
          <w:szCs w:val="28"/>
        </w:rPr>
        <w:t xml:space="preserve">! </w:t>
      </w:r>
      <w:r w:rsidR="00534101" w:rsidRPr="00534101">
        <w:rPr>
          <w:rFonts w:ascii="Arial" w:hAnsi="Arial" w:cs="Arial"/>
          <w:sz w:val="18"/>
          <w:szCs w:val="28"/>
        </w:rPr>
        <w:t xml:space="preserve">[Congregation says, “Amen.”] </w:t>
      </w:r>
      <w:r w:rsidR="00457176">
        <w:rPr>
          <w:rFonts w:ascii="Arial" w:hAnsi="Arial" w:cs="Arial"/>
          <w:sz w:val="28"/>
          <w:szCs w:val="28"/>
        </w:rPr>
        <w:t xml:space="preserve">Ndoda Amen </w:t>
      </w:r>
      <w:proofErr w:type="spellStart"/>
      <w:r w:rsidR="00457176">
        <w:rPr>
          <w:rFonts w:ascii="Arial" w:hAnsi="Arial" w:cs="Arial"/>
          <w:sz w:val="28"/>
          <w:szCs w:val="28"/>
        </w:rPr>
        <w:t>akadarika</w:t>
      </w:r>
      <w:proofErr w:type="spellEnd"/>
      <w:r w:rsidR="00457176">
        <w:rPr>
          <w:rFonts w:ascii="Arial" w:hAnsi="Arial" w:cs="Arial"/>
          <w:sz w:val="28"/>
          <w:szCs w:val="28"/>
        </w:rPr>
        <w:t xml:space="preserve"> Amen hama</w:t>
      </w:r>
      <w:r w:rsidR="00C12F4D">
        <w:rPr>
          <w:rFonts w:ascii="Arial" w:hAnsi="Arial" w:cs="Arial"/>
          <w:sz w:val="28"/>
          <w:szCs w:val="28"/>
        </w:rPr>
        <w:t>!</w:t>
      </w:r>
      <w:r w:rsidR="0045717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116ED4">
        <w:rPr>
          <w:rFonts w:ascii="Arial" w:hAnsi="Arial" w:cs="Arial"/>
          <w:sz w:val="28"/>
          <w:szCs w:val="28"/>
        </w:rPr>
        <w:t>Ndochikafu</w:t>
      </w:r>
      <w:proofErr w:type="spellEnd"/>
      <w:r w:rsidR="00116ED4">
        <w:rPr>
          <w:rFonts w:ascii="Arial" w:hAnsi="Arial" w:cs="Arial"/>
          <w:sz w:val="28"/>
          <w:szCs w:val="28"/>
        </w:rPr>
        <w:t xml:space="preserve"> </w:t>
      </w:r>
      <w:proofErr w:type="spellStart"/>
      <w:r w:rsidR="00116ED4">
        <w:rPr>
          <w:rFonts w:ascii="Arial" w:hAnsi="Arial" w:cs="Arial"/>
          <w:sz w:val="28"/>
          <w:szCs w:val="28"/>
        </w:rPr>
        <w:t>cheMwenga</w:t>
      </w:r>
      <w:proofErr w:type="spellEnd"/>
      <w:r w:rsidR="00116ED4">
        <w:rPr>
          <w:rFonts w:ascii="Arial" w:hAnsi="Arial" w:cs="Arial"/>
          <w:sz w:val="28"/>
          <w:szCs w:val="28"/>
        </w:rPr>
        <w:t xml:space="preserve"> chai…? </w:t>
      </w:r>
      <w:r w:rsidR="00116ED4" w:rsidRPr="007E532B">
        <w:rPr>
          <w:rFonts w:ascii="Arial" w:hAnsi="Arial" w:cs="Arial"/>
          <w:sz w:val="18"/>
          <w:szCs w:val="18"/>
        </w:rPr>
        <w:t xml:space="preserve">[Congregation </w:t>
      </w:r>
      <w:r w:rsidR="00063DA1" w:rsidRPr="007E532B">
        <w:rPr>
          <w:rFonts w:ascii="Arial" w:hAnsi="Arial" w:cs="Arial"/>
          <w:sz w:val="18"/>
          <w:szCs w:val="18"/>
        </w:rPr>
        <w:t>says, “</w:t>
      </w:r>
      <w:proofErr w:type="spellStart"/>
      <w:r w:rsidR="00116ED4" w:rsidRPr="007E532B">
        <w:rPr>
          <w:rFonts w:ascii="Arial" w:hAnsi="Arial" w:cs="Arial"/>
          <w:sz w:val="18"/>
          <w:szCs w:val="18"/>
        </w:rPr>
        <w:t>chaicho</w:t>
      </w:r>
      <w:proofErr w:type="spellEnd"/>
      <w:r w:rsidR="00116ED4" w:rsidRPr="007E532B">
        <w:rPr>
          <w:rFonts w:ascii="Arial" w:hAnsi="Arial" w:cs="Arial"/>
          <w:sz w:val="18"/>
          <w:szCs w:val="18"/>
        </w:rPr>
        <w:t>.”]</w:t>
      </w:r>
      <w:r w:rsidR="0075162D">
        <w:rPr>
          <w:rFonts w:ascii="Arial" w:hAnsi="Arial" w:cs="Arial"/>
          <w:sz w:val="28"/>
          <w:szCs w:val="28"/>
        </w:rPr>
        <w:t xml:space="preserve"> </w:t>
      </w:r>
    </w:p>
    <w:p w14:paraId="29DD9823" w14:textId="21DC531A" w:rsidR="001635F8" w:rsidRDefault="004A175D" w:rsidP="00EE1207">
      <w:pPr>
        <w:jc w:val="both"/>
        <w:rPr>
          <w:rFonts w:ascii="Arial" w:hAnsi="Arial" w:cs="Arial"/>
          <w:sz w:val="28"/>
          <w:szCs w:val="28"/>
        </w:rPr>
      </w:pPr>
      <w:r>
        <w:rPr>
          <w:rFonts w:ascii="Arial" w:hAnsi="Arial" w:cs="Arial"/>
          <w:sz w:val="28"/>
          <w:szCs w:val="28"/>
          <w:vertAlign w:val="superscript"/>
        </w:rPr>
        <w:t xml:space="preserve">214 </w:t>
      </w:r>
      <w:r w:rsidR="0075162D">
        <w:rPr>
          <w:rFonts w:ascii="Arial" w:hAnsi="Arial" w:cs="Arial"/>
          <w:sz w:val="28"/>
          <w:szCs w:val="28"/>
        </w:rPr>
        <w:t xml:space="preserve">But </w:t>
      </w:r>
      <w:proofErr w:type="spellStart"/>
      <w:r w:rsidR="0075162D">
        <w:rPr>
          <w:rFonts w:ascii="Arial" w:hAnsi="Arial" w:cs="Arial"/>
          <w:sz w:val="28"/>
          <w:szCs w:val="28"/>
        </w:rPr>
        <w:t>ezvino</w:t>
      </w:r>
      <w:proofErr w:type="spellEnd"/>
      <w:r w:rsidR="0075162D">
        <w:rPr>
          <w:rFonts w:ascii="Arial" w:hAnsi="Arial" w:cs="Arial"/>
          <w:sz w:val="28"/>
          <w:szCs w:val="28"/>
        </w:rPr>
        <w:t xml:space="preserve"> Mwenga </w:t>
      </w:r>
      <w:proofErr w:type="spellStart"/>
      <w:r w:rsidR="0075162D">
        <w:rPr>
          <w:rFonts w:ascii="Arial" w:hAnsi="Arial" w:cs="Arial"/>
          <w:sz w:val="28"/>
          <w:szCs w:val="28"/>
        </w:rPr>
        <w:t>hakuchina</w:t>
      </w:r>
      <w:proofErr w:type="spellEnd"/>
      <w:r w:rsidR="0075162D">
        <w:rPr>
          <w:rFonts w:ascii="Arial" w:hAnsi="Arial" w:cs="Arial"/>
          <w:sz w:val="28"/>
          <w:szCs w:val="28"/>
        </w:rPr>
        <w:t xml:space="preserve">, </w:t>
      </w:r>
      <w:proofErr w:type="spellStart"/>
      <w:r w:rsidR="00933532">
        <w:rPr>
          <w:rFonts w:ascii="Arial" w:hAnsi="Arial" w:cs="Arial"/>
          <w:sz w:val="28"/>
          <w:szCs w:val="28"/>
        </w:rPr>
        <w:t>kwaa</w:t>
      </w:r>
      <w:proofErr w:type="spellEnd"/>
      <w:r w:rsidR="00933532">
        <w:rPr>
          <w:rFonts w:ascii="Arial" w:hAnsi="Arial" w:cs="Arial"/>
          <w:sz w:val="28"/>
          <w:szCs w:val="28"/>
        </w:rPr>
        <w:t xml:space="preserve"> </w:t>
      </w:r>
      <w:proofErr w:type="spellStart"/>
      <w:r w:rsidR="00933532">
        <w:rPr>
          <w:rFonts w:ascii="Arial" w:hAnsi="Arial" w:cs="Arial"/>
          <w:sz w:val="28"/>
          <w:szCs w:val="28"/>
        </w:rPr>
        <w:t>nemakwai</w:t>
      </w:r>
      <w:proofErr w:type="spellEnd"/>
      <w:r w:rsidR="00933532">
        <w:rPr>
          <w:rFonts w:ascii="Arial" w:hAnsi="Arial" w:cs="Arial"/>
          <w:sz w:val="28"/>
          <w:szCs w:val="28"/>
        </w:rPr>
        <w:t xml:space="preserve"> </w:t>
      </w:r>
      <w:proofErr w:type="spellStart"/>
      <w:r w:rsidR="00933532">
        <w:rPr>
          <w:rFonts w:ascii="Arial" w:hAnsi="Arial" w:cs="Arial"/>
          <w:sz w:val="28"/>
          <w:szCs w:val="28"/>
        </w:rPr>
        <w:t>evafundisi</w:t>
      </w:r>
      <w:proofErr w:type="spellEnd"/>
      <w:r w:rsidR="00933532">
        <w:rPr>
          <w:rFonts w:ascii="Arial" w:hAnsi="Arial" w:cs="Arial"/>
          <w:sz w:val="28"/>
          <w:szCs w:val="28"/>
        </w:rPr>
        <w:t xml:space="preserve"> </w:t>
      </w:r>
      <w:proofErr w:type="spellStart"/>
      <w:r w:rsidR="00933532">
        <w:rPr>
          <w:rFonts w:ascii="Arial" w:hAnsi="Arial" w:cs="Arial"/>
          <w:sz w:val="28"/>
          <w:szCs w:val="28"/>
        </w:rPr>
        <w:t>vakasiyana</w:t>
      </w:r>
      <w:proofErr w:type="spellEnd"/>
      <w:r w:rsidR="00933532">
        <w:rPr>
          <w:rFonts w:ascii="Arial" w:hAnsi="Arial" w:cs="Arial"/>
          <w:sz w:val="28"/>
          <w:szCs w:val="28"/>
        </w:rPr>
        <w:t xml:space="preserve"> </w:t>
      </w:r>
      <w:proofErr w:type="spellStart"/>
      <w:r w:rsidR="00933532">
        <w:rPr>
          <w:rFonts w:ascii="Arial" w:hAnsi="Arial" w:cs="Arial"/>
          <w:sz w:val="28"/>
          <w:szCs w:val="28"/>
        </w:rPr>
        <w:t>siyana</w:t>
      </w:r>
      <w:proofErr w:type="spellEnd"/>
      <w:r w:rsidR="00933532">
        <w:rPr>
          <w:rFonts w:ascii="Arial" w:hAnsi="Arial" w:cs="Arial"/>
          <w:sz w:val="28"/>
          <w:szCs w:val="28"/>
        </w:rPr>
        <w:t xml:space="preserve">. Makwai </w:t>
      </w:r>
      <w:proofErr w:type="spellStart"/>
      <w:r w:rsidR="00933532">
        <w:rPr>
          <w:rFonts w:ascii="Arial" w:hAnsi="Arial" w:cs="Arial"/>
          <w:sz w:val="28"/>
          <w:szCs w:val="28"/>
        </w:rPr>
        <w:t>aGumbura</w:t>
      </w:r>
      <w:proofErr w:type="spellEnd"/>
      <w:r w:rsidR="00933532">
        <w:rPr>
          <w:rFonts w:ascii="Arial" w:hAnsi="Arial" w:cs="Arial"/>
          <w:sz w:val="28"/>
          <w:szCs w:val="28"/>
        </w:rPr>
        <w:t xml:space="preserve">, makwai </w:t>
      </w:r>
      <w:proofErr w:type="spellStart"/>
      <w:r w:rsidR="00933532">
        <w:rPr>
          <w:rFonts w:ascii="Arial" w:hAnsi="Arial" w:cs="Arial"/>
          <w:sz w:val="28"/>
          <w:szCs w:val="28"/>
        </w:rPr>
        <w:t>aChitsinde</w:t>
      </w:r>
      <w:proofErr w:type="spellEnd"/>
      <w:r w:rsidR="00933532">
        <w:rPr>
          <w:rFonts w:ascii="Arial" w:hAnsi="Arial" w:cs="Arial"/>
          <w:sz w:val="28"/>
          <w:szCs w:val="28"/>
        </w:rPr>
        <w:t xml:space="preserve">, makwai </w:t>
      </w:r>
      <w:proofErr w:type="spellStart"/>
      <w:r w:rsidR="00933532">
        <w:rPr>
          <w:rFonts w:ascii="Arial" w:hAnsi="Arial" w:cs="Arial"/>
          <w:sz w:val="28"/>
          <w:szCs w:val="28"/>
        </w:rPr>
        <w:t>a</w:t>
      </w:r>
      <w:r w:rsidR="006D1520">
        <w:rPr>
          <w:rFonts w:ascii="Arial" w:hAnsi="Arial" w:cs="Arial"/>
          <w:sz w:val="28"/>
          <w:szCs w:val="28"/>
        </w:rPr>
        <w:t>Jeremiah</w:t>
      </w:r>
      <w:proofErr w:type="spellEnd"/>
      <w:r w:rsidR="006D1520">
        <w:rPr>
          <w:rFonts w:ascii="Arial" w:hAnsi="Arial" w:cs="Arial"/>
          <w:sz w:val="28"/>
          <w:szCs w:val="28"/>
        </w:rPr>
        <w:t xml:space="preserve">, makwai </w:t>
      </w:r>
      <w:proofErr w:type="spellStart"/>
      <w:r w:rsidR="006D1520">
        <w:rPr>
          <w:rFonts w:ascii="Arial" w:hAnsi="Arial" w:cs="Arial"/>
          <w:sz w:val="28"/>
          <w:szCs w:val="28"/>
        </w:rPr>
        <w:t>aChesa</w:t>
      </w:r>
      <w:proofErr w:type="spellEnd"/>
      <w:r w:rsidR="006D1520">
        <w:rPr>
          <w:rFonts w:ascii="Arial" w:hAnsi="Arial" w:cs="Arial"/>
          <w:sz w:val="28"/>
          <w:szCs w:val="28"/>
        </w:rPr>
        <w:t xml:space="preserve">. Where are you going to go </w:t>
      </w:r>
      <w:r w:rsidR="00D119F8">
        <w:rPr>
          <w:rFonts w:ascii="Arial" w:hAnsi="Arial" w:cs="Arial"/>
          <w:sz w:val="28"/>
          <w:szCs w:val="28"/>
        </w:rPr>
        <w:t xml:space="preserve">those kind of titles huh? I’m </w:t>
      </w:r>
      <w:r w:rsidR="00D060F0">
        <w:rPr>
          <w:rFonts w:ascii="Arial" w:hAnsi="Arial" w:cs="Arial"/>
          <w:sz w:val="28"/>
          <w:szCs w:val="28"/>
        </w:rPr>
        <w:t xml:space="preserve">of Apollos, I’m of Paul, </w:t>
      </w:r>
      <w:r w:rsidR="00F566F9">
        <w:rPr>
          <w:rFonts w:ascii="Arial" w:hAnsi="Arial" w:cs="Arial"/>
          <w:sz w:val="28"/>
          <w:szCs w:val="28"/>
        </w:rPr>
        <w:t xml:space="preserve">I’m of Sylvanus </w:t>
      </w:r>
      <w:proofErr w:type="spellStart"/>
      <w:r w:rsidR="00F566F9">
        <w:rPr>
          <w:rFonts w:ascii="Arial" w:hAnsi="Arial" w:cs="Arial"/>
          <w:sz w:val="28"/>
          <w:szCs w:val="28"/>
        </w:rPr>
        <w:t>mukuona</w:t>
      </w:r>
      <w:proofErr w:type="spellEnd"/>
      <w:r w:rsidR="00F566F9">
        <w:rPr>
          <w:rFonts w:ascii="Arial" w:hAnsi="Arial" w:cs="Arial"/>
          <w:sz w:val="28"/>
          <w:szCs w:val="28"/>
        </w:rPr>
        <w:t xml:space="preserve"> kuti </w:t>
      </w:r>
      <w:proofErr w:type="spellStart"/>
      <w:r w:rsidR="00F566F9">
        <w:rPr>
          <w:rFonts w:ascii="Arial" w:hAnsi="Arial" w:cs="Arial"/>
          <w:sz w:val="28"/>
          <w:szCs w:val="28"/>
        </w:rPr>
        <w:t>zvadzoka</w:t>
      </w:r>
      <w:proofErr w:type="spellEnd"/>
      <w:r w:rsidR="00F566F9">
        <w:rPr>
          <w:rFonts w:ascii="Arial" w:hAnsi="Arial" w:cs="Arial"/>
          <w:sz w:val="28"/>
          <w:szCs w:val="28"/>
        </w:rPr>
        <w:t>?</w:t>
      </w:r>
      <w:r w:rsidR="007A52F5">
        <w:rPr>
          <w:rFonts w:ascii="Arial" w:hAnsi="Arial" w:cs="Arial"/>
          <w:sz w:val="28"/>
          <w:szCs w:val="28"/>
        </w:rPr>
        <w:t xml:space="preserve"> </w:t>
      </w:r>
      <w:r w:rsidR="00534101" w:rsidRPr="00534101">
        <w:rPr>
          <w:rFonts w:ascii="Arial" w:hAnsi="Arial" w:cs="Arial"/>
          <w:sz w:val="18"/>
          <w:szCs w:val="28"/>
        </w:rPr>
        <w:t xml:space="preserve">[Congregation says, “Amen.”] </w:t>
      </w:r>
      <w:r w:rsidR="007112FB">
        <w:rPr>
          <w:rFonts w:ascii="Arial" w:hAnsi="Arial" w:cs="Arial"/>
          <w:sz w:val="28"/>
          <w:szCs w:val="28"/>
        </w:rPr>
        <w:t xml:space="preserve">Hanzi </w:t>
      </w:r>
      <w:proofErr w:type="spellStart"/>
      <w:r w:rsidR="007112FB">
        <w:rPr>
          <w:rFonts w:ascii="Arial" w:hAnsi="Arial" w:cs="Arial"/>
          <w:sz w:val="28"/>
          <w:szCs w:val="28"/>
        </w:rPr>
        <w:t>manje</w:t>
      </w:r>
      <w:proofErr w:type="spellEnd"/>
      <w:r w:rsidR="007112FB">
        <w:rPr>
          <w:rFonts w:ascii="Arial" w:hAnsi="Arial" w:cs="Arial"/>
          <w:sz w:val="28"/>
          <w:szCs w:val="28"/>
        </w:rPr>
        <w:t xml:space="preserve"> </w:t>
      </w:r>
      <w:proofErr w:type="spellStart"/>
      <w:r w:rsidR="00825C3A">
        <w:rPr>
          <w:rFonts w:ascii="Arial" w:hAnsi="Arial" w:cs="Arial"/>
          <w:sz w:val="28"/>
          <w:szCs w:val="28"/>
        </w:rPr>
        <w:t>muchatambira</w:t>
      </w:r>
      <w:proofErr w:type="spellEnd"/>
      <w:r w:rsidR="00825C3A">
        <w:rPr>
          <w:rFonts w:ascii="Arial" w:hAnsi="Arial" w:cs="Arial"/>
          <w:sz w:val="28"/>
          <w:szCs w:val="28"/>
        </w:rPr>
        <w:t xml:space="preserve"> ma curses </w:t>
      </w:r>
      <w:proofErr w:type="spellStart"/>
      <w:r w:rsidR="00825C3A">
        <w:rPr>
          <w:rFonts w:ascii="Arial" w:hAnsi="Arial" w:cs="Arial"/>
          <w:sz w:val="28"/>
          <w:szCs w:val="28"/>
        </w:rPr>
        <w:t>nekuda</w:t>
      </w:r>
      <w:proofErr w:type="spellEnd"/>
      <w:r w:rsidR="00825C3A">
        <w:rPr>
          <w:rFonts w:ascii="Arial" w:hAnsi="Arial" w:cs="Arial"/>
          <w:sz w:val="28"/>
          <w:szCs w:val="28"/>
        </w:rPr>
        <w:t xml:space="preserve"> </w:t>
      </w:r>
      <w:proofErr w:type="spellStart"/>
      <w:r w:rsidR="00825C3A">
        <w:rPr>
          <w:rFonts w:ascii="Arial" w:hAnsi="Arial" w:cs="Arial"/>
          <w:sz w:val="28"/>
          <w:szCs w:val="28"/>
        </w:rPr>
        <w:t>kwezvinhu</w:t>
      </w:r>
      <w:proofErr w:type="spellEnd"/>
      <w:r w:rsidR="00825C3A">
        <w:rPr>
          <w:rFonts w:ascii="Arial" w:hAnsi="Arial" w:cs="Arial"/>
          <w:sz w:val="28"/>
          <w:szCs w:val="28"/>
        </w:rPr>
        <w:t xml:space="preserve"> izvo…? </w:t>
      </w:r>
      <w:r w:rsidR="00825C3A" w:rsidRPr="007E532B">
        <w:rPr>
          <w:rFonts w:ascii="Arial" w:hAnsi="Arial" w:cs="Arial"/>
          <w:sz w:val="18"/>
          <w:szCs w:val="18"/>
        </w:rPr>
        <w:t xml:space="preserve">[Congregation </w:t>
      </w:r>
      <w:r w:rsidR="00063DA1" w:rsidRPr="007E532B">
        <w:rPr>
          <w:rFonts w:ascii="Arial" w:hAnsi="Arial" w:cs="Arial"/>
          <w:sz w:val="18"/>
          <w:szCs w:val="18"/>
        </w:rPr>
        <w:t>says, “</w:t>
      </w:r>
      <w:proofErr w:type="spellStart"/>
      <w:r w:rsidR="006D544D" w:rsidRPr="007E532B">
        <w:rPr>
          <w:rFonts w:ascii="Arial" w:hAnsi="Arial" w:cs="Arial"/>
          <w:sz w:val="18"/>
          <w:szCs w:val="18"/>
        </w:rPr>
        <w:t>i</w:t>
      </w:r>
      <w:r w:rsidR="00B717F5" w:rsidRPr="007E532B">
        <w:rPr>
          <w:rFonts w:ascii="Arial" w:hAnsi="Arial" w:cs="Arial"/>
          <w:sz w:val="18"/>
          <w:szCs w:val="18"/>
        </w:rPr>
        <w:t>zvozvo</w:t>
      </w:r>
      <w:proofErr w:type="spellEnd"/>
      <w:r w:rsidR="00825C3A" w:rsidRPr="007E532B">
        <w:rPr>
          <w:rFonts w:ascii="Arial" w:hAnsi="Arial" w:cs="Arial"/>
          <w:sz w:val="18"/>
          <w:szCs w:val="18"/>
        </w:rPr>
        <w:t>.”]</w:t>
      </w:r>
      <w:r w:rsidR="00B717F5">
        <w:rPr>
          <w:rFonts w:ascii="Arial" w:hAnsi="Arial" w:cs="Arial"/>
          <w:sz w:val="28"/>
          <w:szCs w:val="28"/>
        </w:rPr>
        <w:t xml:space="preserve"> </w:t>
      </w:r>
      <w:proofErr w:type="spellStart"/>
      <w:r w:rsidR="00B717F5">
        <w:rPr>
          <w:rFonts w:ascii="Arial" w:hAnsi="Arial" w:cs="Arial"/>
          <w:sz w:val="28"/>
          <w:szCs w:val="28"/>
        </w:rPr>
        <w:t>Dzokerai</w:t>
      </w:r>
      <w:proofErr w:type="spellEnd"/>
      <w:r w:rsidR="00B717F5">
        <w:rPr>
          <w:rFonts w:ascii="Arial" w:hAnsi="Arial" w:cs="Arial"/>
          <w:sz w:val="28"/>
          <w:szCs w:val="28"/>
        </w:rPr>
        <w:t xml:space="preserve"> </w:t>
      </w:r>
      <w:proofErr w:type="spellStart"/>
      <w:r w:rsidR="00B717F5">
        <w:rPr>
          <w:rFonts w:ascii="Arial" w:hAnsi="Arial" w:cs="Arial"/>
          <w:sz w:val="28"/>
          <w:szCs w:val="28"/>
        </w:rPr>
        <w:t>ku</w:t>
      </w:r>
      <w:r w:rsidR="00BF6199">
        <w:rPr>
          <w:rFonts w:ascii="Arial" w:hAnsi="Arial" w:cs="Arial"/>
          <w:sz w:val="28"/>
          <w:szCs w:val="28"/>
        </w:rPr>
        <w:t>S</w:t>
      </w:r>
      <w:r w:rsidR="00B717F5">
        <w:rPr>
          <w:rFonts w:ascii="Arial" w:hAnsi="Arial" w:cs="Arial"/>
          <w:sz w:val="28"/>
          <w:szCs w:val="28"/>
        </w:rPr>
        <w:t>hoko</w:t>
      </w:r>
      <w:proofErr w:type="spellEnd"/>
      <w:r w:rsidR="00B717F5">
        <w:rPr>
          <w:rFonts w:ascii="Arial" w:hAnsi="Arial" w:cs="Arial"/>
          <w:sz w:val="28"/>
          <w:szCs w:val="28"/>
        </w:rPr>
        <w:t xml:space="preserve"> </w:t>
      </w:r>
      <w:proofErr w:type="spellStart"/>
      <w:r w:rsidR="00B717F5">
        <w:rPr>
          <w:rFonts w:ascii="Arial" w:hAnsi="Arial" w:cs="Arial"/>
          <w:sz w:val="28"/>
          <w:szCs w:val="28"/>
        </w:rPr>
        <w:t>raani</w:t>
      </w:r>
      <w:proofErr w:type="spellEnd"/>
      <w:r w:rsidR="00B717F5">
        <w:rPr>
          <w:rFonts w:ascii="Arial" w:hAnsi="Arial" w:cs="Arial"/>
          <w:sz w:val="28"/>
          <w:szCs w:val="28"/>
        </w:rPr>
        <w:t xml:space="preserve">…? </w:t>
      </w:r>
      <w:r w:rsidR="00B717F5" w:rsidRPr="007E532B">
        <w:rPr>
          <w:rFonts w:ascii="Arial" w:hAnsi="Arial" w:cs="Arial"/>
          <w:sz w:val="18"/>
          <w:szCs w:val="18"/>
        </w:rPr>
        <w:t xml:space="preserve">[Congregation </w:t>
      </w:r>
      <w:r w:rsidR="00063DA1" w:rsidRPr="007E532B">
        <w:rPr>
          <w:rFonts w:ascii="Arial" w:hAnsi="Arial" w:cs="Arial"/>
          <w:sz w:val="18"/>
          <w:szCs w:val="18"/>
        </w:rPr>
        <w:t>says, “</w:t>
      </w:r>
      <w:r w:rsidR="006D544D" w:rsidRPr="007E532B">
        <w:rPr>
          <w:rFonts w:ascii="Arial" w:hAnsi="Arial" w:cs="Arial"/>
          <w:sz w:val="18"/>
          <w:szCs w:val="18"/>
        </w:rPr>
        <w:t>r</w:t>
      </w:r>
      <w:r w:rsidR="00B717F5" w:rsidRPr="007E532B">
        <w:rPr>
          <w:rFonts w:ascii="Arial" w:hAnsi="Arial" w:cs="Arial"/>
          <w:sz w:val="18"/>
          <w:szCs w:val="18"/>
        </w:rPr>
        <w:t>aMwari.”]</w:t>
      </w:r>
      <w:r w:rsidR="0024685A">
        <w:rPr>
          <w:rFonts w:ascii="Arial" w:hAnsi="Arial" w:cs="Arial"/>
          <w:sz w:val="28"/>
          <w:szCs w:val="28"/>
        </w:rPr>
        <w:t xml:space="preserve"> </w:t>
      </w:r>
      <w:proofErr w:type="spellStart"/>
      <w:r w:rsidR="0024685A">
        <w:rPr>
          <w:rFonts w:ascii="Arial" w:hAnsi="Arial" w:cs="Arial"/>
          <w:sz w:val="28"/>
          <w:szCs w:val="28"/>
        </w:rPr>
        <w:t>Tingaite</w:t>
      </w:r>
      <w:proofErr w:type="spellEnd"/>
      <w:r w:rsidR="0024685A">
        <w:rPr>
          <w:rFonts w:ascii="Arial" w:hAnsi="Arial" w:cs="Arial"/>
          <w:sz w:val="28"/>
          <w:szCs w:val="28"/>
        </w:rPr>
        <w:t xml:space="preserve"> Amen here ipapo</w:t>
      </w:r>
      <w:r w:rsidR="00BF6199">
        <w:rPr>
          <w:rFonts w:ascii="Arial" w:hAnsi="Arial" w:cs="Arial"/>
          <w:sz w:val="28"/>
          <w:szCs w:val="28"/>
        </w:rPr>
        <w:t>?</w:t>
      </w:r>
      <w:r w:rsidR="0024685A">
        <w:rPr>
          <w:rFonts w:ascii="Arial" w:hAnsi="Arial" w:cs="Arial"/>
          <w:sz w:val="28"/>
          <w:szCs w:val="28"/>
        </w:rPr>
        <w:t xml:space="preserve"> </w:t>
      </w:r>
      <w:r w:rsidR="00534101" w:rsidRPr="00534101">
        <w:rPr>
          <w:rFonts w:ascii="Arial" w:hAnsi="Arial" w:cs="Arial"/>
          <w:sz w:val="18"/>
          <w:szCs w:val="28"/>
        </w:rPr>
        <w:t xml:space="preserve">[Congregation says, “Amen.”] </w:t>
      </w:r>
      <w:r w:rsidR="0024685A">
        <w:rPr>
          <w:rFonts w:ascii="Arial" w:hAnsi="Arial" w:cs="Arial"/>
          <w:sz w:val="28"/>
          <w:szCs w:val="28"/>
        </w:rPr>
        <w:t xml:space="preserve">Ndoda Amen </w:t>
      </w:r>
      <w:proofErr w:type="spellStart"/>
      <w:r w:rsidR="0024685A">
        <w:rPr>
          <w:rFonts w:ascii="Arial" w:hAnsi="Arial" w:cs="Arial"/>
          <w:sz w:val="28"/>
          <w:szCs w:val="28"/>
        </w:rPr>
        <w:t>akadarika</w:t>
      </w:r>
      <w:proofErr w:type="spellEnd"/>
      <w:r w:rsidR="0024685A">
        <w:rPr>
          <w:rFonts w:ascii="Arial" w:hAnsi="Arial" w:cs="Arial"/>
          <w:sz w:val="28"/>
          <w:szCs w:val="28"/>
        </w:rPr>
        <w:t xml:space="preserve"> ipapo, </w:t>
      </w:r>
      <w:r w:rsidR="00534101" w:rsidRPr="00534101">
        <w:rPr>
          <w:rFonts w:ascii="Arial" w:hAnsi="Arial" w:cs="Arial"/>
          <w:sz w:val="18"/>
          <w:szCs w:val="28"/>
        </w:rPr>
        <w:t xml:space="preserve">[Congregation says, “Amen.”] </w:t>
      </w:r>
      <w:r w:rsidR="001635F8">
        <w:rPr>
          <w:rFonts w:ascii="Arial" w:hAnsi="Arial" w:cs="Arial"/>
          <w:sz w:val="28"/>
          <w:szCs w:val="28"/>
        </w:rPr>
        <w:t xml:space="preserve">Handisi </w:t>
      </w:r>
      <w:proofErr w:type="spellStart"/>
      <w:r w:rsidR="001635F8">
        <w:rPr>
          <w:rFonts w:ascii="Arial" w:hAnsi="Arial" w:cs="Arial"/>
          <w:sz w:val="28"/>
          <w:szCs w:val="28"/>
        </w:rPr>
        <w:t>kumunzwa</w:t>
      </w:r>
      <w:proofErr w:type="spellEnd"/>
      <w:r w:rsidR="001635F8">
        <w:rPr>
          <w:rFonts w:ascii="Arial" w:hAnsi="Arial" w:cs="Arial"/>
          <w:sz w:val="28"/>
          <w:szCs w:val="28"/>
        </w:rPr>
        <w:t xml:space="preserve"> Amen </w:t>
      </w:r>
      <w:proofErr w:type="spellStart"/>
      <w:r w:rsidR="001635F8">
        <w:rPr>
          <w:rFonts w:ascii="Arial" w:hAnsi="Arial" w:cs="Arial"/>
          <w:sz w:val="28"/>
          <w:szCs w:val="28"/>
        </w:rPr>
        <w:t>iyeye</w:t>
      </w:r>
      <w:proofErr w:type="spellEnd"/>
      <w:r w:rsidR="001635F8">
        <w:rPr>
          <w:rFonts w:ascii="Arial" w:hAnsi="Arial" w:cs="Arial"/>
          <w:sz w:val="28"/>
          <w:szCs w:val="28"/>
        </w:rPr>
        <w:t xml:space="preserve">, </w:t>
      </w:r>
      <w:r w:rsidR="00534101" w:rsidRPr="00534101">
        <w:rPr>
          <w:rFonts w:ascii="Arial" w:hAnsi="Arial" w:cs="Arial"/>
          <w:sz w:val="18"/>
          <w:szCs w:val="28"/>
        </w:rPr>
        <w:t xml:space="preserve">[Congregation says, “Amen.”] </w:t>
      </w:r>
    </w:p>
    <w:p w14:paraId="49B45E39" w14:textId="4CCCE398" w:rsidR="00C60DCA" w:rsidRDefault="004A175D" w:rsidP="00EE1207">
      <w:pPr>
        <w:jc w:val="both"/>
        <w:rPr>
          <w:rFonts w:ascii="Arial" w:hAnsi="Arial" w:cs="Arial"/>
          <w:sz w:val="28"/>
          <w:szCs w:val="28"/>
        </w:rPr>
      </w:pPr>
      <w:r w:rsidRPr="004E0BC5">
        <w:rPr>
          <w:rFonts w:ascii="Arial" w:hAnsi="Arial" w:cs="Arial"/>
          <w:sz w:val="28"/>
          <w:szCs w:val="28"/>
          <w:vertAlign w:val="superscript"/>
        </w:rPr>
        <w:t xml:space="preserve">215 </w:t>
      </w:r>
      <w:r w:rsidR="001635F8" w:rsidRPr="004E0BC5">
        <w:rPr>
          <w:rFonts w:ascii="Arial" w:hAnsi="Arial" w:cs="Arial"/>
          <w:sz w:val="28"/>
          <w:szCs w:val="28"/>
        </w:rPr>
        <w:t xml:space="preserve">Shoko </w:t>
      </w:r>
      <w:proofErr w:type="spellStart"/>
      <w:r w:rsidR="001635F8" w:rsidRPr="004E0BC5">
        <w:rPr>
          <w:rFonts w:ascii="Arial" w:hAnsi="Arial" w:cs="Arial"/>
          <w:sz w:val="28"/>
          <w:szCs w:val="28"/>
        </w:rPr>
        <w:t>randiri</w:t>
      </w:r>
      <w:proofErr w:type="spellEnd"/>
      <w:r w:rsidR="001635F8" w:rsidRPr="004E0BC5">
        <w:rPr>
          <w:rFonts w:ascii="Arial" w:hAnsi="Arial" w:cs="Arial"/>
          <w:sz w:val="28"/>
          <w:szCs w:val="28"/>
        </w:rPr>
        <w:t xml:space="preserve"> </w:t>
      </w:r>
      <w:proofErr w:type="spellStart"/>
      <w:r w:rsidR="001635F8" w:rsidRPr="004E0BC5">
        <w:rPr>
          <w:rFonts w:ascii="Arial" w:hAnsi="Arial" w:cs="Arial"/>
          <w:sz w:val="28"/>
          <w:szCs w:val="28"/>
        </w:rPr>
        <w:t>kukutaurirai</w:t>
      </w:r>
      <w:proofErr w:type="spellEnd"/>
      <w:r w:rsidR="001635F8" w:rsidRPr="004E0BC5">
        <w:rPr>
          <w:rFonts w:ascii="Arial" w:hAnsi="Arial" w:cs="Arial"/>
          <w:sz w:val="28"/>
          <w:szCs w:val="28"/>
        </w:rPr>
        <w:t xml:space="preserve"> kuti </w:t>
      </w:r>
      <w:proofErr w:type="spellStart"/>
      <w:r w:rsidR="001635F8" w:rsidRPr="004E0BC5">
        <w:rPr>
          <w:rFonts w:ascii="Arial" w:hAnsi="Arial" w:cs="Arial"/>
          <w:sz w:val="28"/>
          <w:szCs w:val="28"/>
        </w:rPr>
        <w:t>mutevedzere</w:t>
      </w:r>
      <w:proofErr w:type="spellEnd"/>
      <w:r w:rsidR="001635F8" w:rsidRPr="004E0BC5">
        <w:rPr>
          <w:rFonts w:ascii="Arial" w:hAnsi="Arial" w:cs="Arial"/>
          <w:sz w:val="28"/>
          <w:szCs w:val="28"/>
        </w:rPr>
        <w:t xml:space="preserve"> </w:t>
      </w:r>
      <w:proofErr w:type="spellStart"/>
      <w:r w:rsidR="002C36C1" w:rsidRPr="004E0BC5">
        <w:rPr>
          <w:rFonts w:ascii="Arial" w:hAnsi="Arial" w:cs="Arial"/>
          <w:sz w:val="28"/>
          <w:szCs w:val="28"/>
        </w:rPr>
        <w:t>harizi</w:t>
      </w:r>
      <w:proofErr w:type="spellEnd"/>
      <w:r w:rsidR="002C36C1" w:rsidRPr="004E0BC5">
        <w:rPr>
          <w:rFonts w:ascii="Arial" w:hAnsi="Arial" w:cs="Arial"/>
          <w:sz w:val="28"/>
          <w:szCs w:val="28"/>
        </w:rPr>
        <w:t xml:space="preserve"> </w:t>
      </w:r>
      <w:proofErr w:type="spellStart"/>
      <w:r w:rsidR="002C36C1" w:rsidRPr="004E0BC5">
        <w:rPr>
          <w:rFonts w:ascii="Arial" w:hAnsi="Arial" w:cs="Arial"/>
          <w:sz w:val="28"/>
          <w:szCs w:val="28"/>
        </w:rPr>
        <w:t>kure</w:t>
      </w:r>
      <w:proofErr w:type="spellEnd"/>
      <w:r w:rsidR="002C36C1" w:rsidRPr="004E0BC5">
        <w:rPr>
          <w:rFonts w:ascii="Arial" w:hAnsi="Arial" w:cs="Arial"/>
          <w:sz w:val="28"/>
          <w:szCs w:val="28"/>
        </w:rPr>
        <w:t xml:space="preserve"> nemi me…?</w:t>
      </w:r>
      <w:r w:rsidR="00A01341" w:rsidRPr="004E0BC5">
        <w:rPr>
          <w:rFonts w:ascii="Arial" w:hAnsi="Arial" w:cs="Arial"/>
          <w:sz w:val="28"/>
          <w:szCs w:val="28"/>
        </w:rPr>
        <w:t xml:space="preserve"> </w:t>
      </w:r>
      <w:r w:rsidR="00A01341" w:rsidRPr="007E532B">
        <w:rPr>
          <w:rFonts w:ascii="Arial" w:hAnsi="Arial" w:cs="Arial"/>
          <w:sz w:val="18"/>
          <w:szCs w:val="18"/>
        </w:rPr>
        <w:t xml:space="preserve">[Apostle Gumbura and </w:t>
      </w:r>
      <w:r w:rsidR="003012FA" w:rsidRPr="007E532B">
        <w:rPr>
          <w:rFonts w:ascii="Arial" w:hAnsi="Arial" w:cs="Arial"/>
          <w:sz w:val="18"/>
          <w:szCs w:val="18"/>
        </w:rPr>
        <w:t>C</w:t>
      </w:r>
      <w:r w:rsidR="00A01341" w:rsidRPr="007E532B">
        <w:rPr>
          <w:rFonts w:ascii="Arial" w:hAnsi="Arial" w:cs="Arial"/>
          <w:sz w:val="18"/>
          <w:szCs w:val="18"/>
        </w:rPr>
        <w:t xml:space="preserve">ongregation </w:t>
      </w:r>
      <w:r w:rsidR="0066014D" w:rsidRPr="007E532B">
        <w:rPr>
          <w:rFonts w:ascii="Arial" w:hAnsi="Arial" w:cs="Arial"/>
          <w:sz w:val="18"/>
          <w:szCs w:val="18"/>
        </w:rPr>
        <w:t>say, “</w:t>
      </w:r>
      <w:r w:rsidR="00A01341" w:rsidRPr="007E532B">
        <w:rPr>
          <w:rFonts w:ascii="Arial" w:hAnsi="Arial" w:cs="Arial"/>
          <w:sz w:val="18"/>
          <w:szCs w:val="18"/>
        </w:rPr>
        <w:t>mese.”]</w:t>
      </w:r>
      <w:r w:rsidR="00A01341">
        <w:rPr>
          <w:rFonts w:ascii="Arial" w:hAnsi="Arial" w:cs="Arial"/>
          <w:sz w:val="28"/>
          <w:szCs w:val="28"/>
        </w:rPr>
        <w:t xml:space="preserve"> </w:t>
      </w:r>
      <w:proofErr w:type="spellStart"/>
      <w:r w:rsidR="00C60DCA">
        <w:rPr>
          <w:rFonts w:ascii="Arial" w:hAnsi="Arial" w:cs="Arial"/>
          <w:sz w:val="28"/>
          <w:szCs w:val="28"/>
        </w:rPr>
        <w:t>Handei</w:t>
      </w:r>
      <w:proofErr w:type="spellEnd"/>
      <w:r w:rsidR="00C60DCA">
        <w:rPr>
          <w:rFonts w:ascii="Arial" w:hAnsi="Arial" w:cs="Arial"/>
          <w:sz w:val="28"/>
          <w:szCs w:val="28"/>
        </w:rPr>
        <w:t xml:space="preserve"> mberi </w:t>
      </w:r>
      <w:proofErr w:type="spellStart"/>
      <w:r w:rsidR="00C60DCA">
        <w:rPr>
          <w:rFonts w:ascii="Arial" w:hAnsi="Arial" w:cs="Arial"/>
          <w:sz w:val="28"/>
          <w:szCs w:val="28"/>
        </w:rPr>
        <w:t>tione</w:t>
      </w:r>
      <w:proofErr w:type="spellEnd"/>
      <w:r w:rsidR="00F77763">
        <w:rPr>
          <w:rFonts w:ascii="Arial" w:hAnsi="Arial" w:cs="Arial"/>
          <w:sz w:val="28"/>
          <w:szCs w:val="28"/>
        </w:rPr>
        <w:t>,</w:t>
      </w:r>
      <w:r w:rsidR="00C60DCA">
        <w:rPr>
          <w:rFonts w:ascii="Arial" w:hAnsi="Arial" w:cs="Arial"/>
          <w:sz w:val="28"/>
          <w:szCs w:val="28"/>
        </w:rPr>
        <w:t xml:space="preserve"> verse 12, </w:t>
      </w:r>
      <w:proofErr w:type="spellStart"/>
      <w:r w:rsidR="00C60DCA">
        <w:rPr>
          <w:rFonts w:ascii="Arial" w:hAnsi="Arial" w:cs="Arial"/>
          <w:sz w:val="28"/>
          <w:szCs w:val="28"/>
        </w:rPr>
        <w:t>hativerengei</w:t>
      </w:r>
      <w:proofErr w:type="spellEnd"/>
      <w:r w:rsidR="00C60DCA">
        <w:rPr>
          <w:rFonts w:ascii="Arial" w:hAnsi="Arial" w:cs="Arial"/>
          <w:sz w:val="28"/>
          <w:szCs w:val="28"/>
        </w:rPr>
        <w:t xml:space="preserve"> verse 12 </w:t>
      </w:r>
      <w:proofErr w:type="spellStart"/>
      <w:r w:rsidR="00C60DCA">
        <w:rPr>
          <w:rFonts w:ascii="Arial" w:hAnsi="Arial" w:cs="Arial"/>
          <w:sz w:val="28"/>
          <w:szCs w:val="28"/>
        </w:rPr>
        <w:t>tese</w:t>
      </w:r>
      <w:proofErr w:type="spellEnd"/>
      <w:r w:rsidR="00C60DCA">
        <w:rPr>
          <w:rFonts w:ascii="Arial" w:hAnsi="Arial" w:cs="Arial"/>
          <w:sz w:val="28"/>
          <w:szCs w:val="28"/>
        </w:rPr>
        <w:t xml:space="preserve"> muone.</w:t>
      </w:r>
    </w:p>
    <w:p w14:paraId="6B1180E0" w14:textId="77777777" w:rsidR="003C3C30" w:rsidRDefault="003C3C30" w:rsidP="00CF060B">
      <w:pPr>
        <w:ind w:left="720"/>
        <w:jc w:val="both"/>
        <w:rPr>
          <w:rFonts w:ascii="Arial" w:hAnsi="Arial" w:cs="Arial"/>
          <w:i/>
          <w:iCs/>
          <w:sz w:val="28"/>
          <w:szCs w:val="28"/>
        </w:rPr>
      </w:pPr>
      <w:r w:rsidRPr="003C3C30">
        <w:rPr>
          <w:rFonts w:ascii="Arial" w:hAnsi="Arial" w:cs="Arial"/>
          <w:i/>
          <w:iCs/>
          <w:sz w:val="28"/>
          <w:szCs w:val="28"/>
        </w:rPr>
        <w:t>It is not in heaven, that thou shouldest say, Who shall go up for us to heaven, and bring it unto us, that we may hear it, and do it?</w:t>
      </w:r>
    </w:p>
    <w:p w14:paraId="08BAB81B" w14:textId="07ADCD25" w:rsidR="004D7269" w:rsidRDefault="004D7269" w:rsidP="00D054FE">
      <w:pPr>
        <w:jc w:val="both"/>
        <w:rPr>
          <w:rFonts w:ascii="Arial" w:hAnsi="Arial" w:cs="Arial"/>
          <w:sz w:val="28"/>
          <w:szCs w:val="28"/>
        </w:rPr>
      </w:pPr>
      <w:r>
        <w:rPr>
          <w:rFonts w:ascii="Arial" w:hAnsi="Arial" w:cs="Arial"/>
          <w:sz w:val="28"/>
          <w:szCs w:val="28"/>
        </w:rPr>
        <w:t xml:space="preserve">Verse 13. </w:t>
      </w:r>
    </w:p>
    <w:p w14:paraId="74AB2323" w14:textId="77777777" w:rsidR="004D7269" w:rsidRDefault="004D7269" w:rsidP="00CF060B">
      <w:pPr>
        <w:ind w:left="720"/>
        <w:jc w:val="both"/>
        <w:rPr>
          <w:rFonts w:ascii="Arial" w:hAnsi="Arial" w:cs="Arial"/>
          <w:i/>
          <w:iCs/>
          <w:sz w:val="28"/>
          <w:szCs w:val="28"/>
        </w:rPr>
      </w:pPr>
      <w:r w:rsidRPr="004D7269">
        <w:rPr>
          <w:rFonts w:ascii="Arial" w:hAnsi="Arial" w:cs="Arial"/>
          <w:i/>
          <w:iCs/>
          <w:sz w:val="28"/>
          <w:szCs w:val="28"/>
        </w:rPr>
        <w:t>Neither is it beyond the sea, that thou shouldest say, Who shall go over the sea for us, and bring it unto us, that we may hear it, and do it?</w:t>
      </w:r>
    </w:p>
    <w:p w14:paraId="6AC05442" w14:textId="5BAD824E" w:rsidR="00874715" w:rsidRDefault="00903496" w:rsidP="00EE1207">
      <w:pPr>
        <w:jc w:val="both"/>
        <w:rPr>
          <w:rFonts w:ascii="Arial" w:hAnsi="Arial" w:cs="Arial"/>
          <w:sz w:val="28"/>
          <w:szCs w:val="28"/>
        </w:rPr>
      </w:pPr>
      <w:r>
        <w:rPr>
          <w:rFonts w:ascii="Arial" w:hAnsi="Arial" w:cs="Arial"/>
          <w:sz w:val="28"/>
          <w:szCs w:val="28"/>
          <w:vertAlign w:val="superscript"/>
        </w:rPr>
        <w:lastRenderedPageBreak/>
        <w:t xml:space="preserve">216 </w:t>
      </w:r>
      <w:proofErr w:type="spellStart"/>
      <w:r w:rsidR="004D7269">
        <w:rPr>
          <w:rFonts w:ascii="Arial" w:hAnsi="Arial" w:cs="Arial"/>
          <w:sz w:val="28"/>
          <w:szCs w:val="28"/>
        </w:rPr>
        <w:t>Hatiitii</w:t>
      </w:r>
      <w:proofErr w:type="spellEnd"/>
      <w:r w:rsidR="004D7269">
        <w:rPr>
          <w:rFonts w:ascii="Arial" w:hAnsi="Arial" w:cs="Arial"/>
          <w:sz w:val="28"/>
          <w:szCs w:val="28"/>
        </w:rPr>
        <w:t xml:space="preserve"> Amen </w:t>
      </w:r>
      <w:proofErr w:type="spellStart"/>
      <w:r w:rsidR="00524352">
        <w:rPr>
          <w:rFonts w:ascii="Arial" w:hAnsi="Arial" w:cs="Arial"/>
          <w:sz w:val="28"/>
          <w:szCs w:val="28"/>
        </w:rPr>
        <w:t>tese</w:t>
      </w:r>
      <w:proofErr w:type="spellEnd"/>
      <w:r w:rsidR="00F77763">
        <w:rPr>
          <w:rFonts w:ascii="Arial" w:hAnsi="Arial" w:cs="Arial"/>
          <w:sz w:val="28"/>
          <w:szCs w:val="28"/>
        </w:rPr>
        <w:t>.</w:t>
      </w:r>
      <w:r w:rsidR="0052435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85EEA">
        <w:rPr>
          <w:rFonts w:ascii="Arial" w:hAnsi="Arial" w:cs="Arial"/>
          <w:sz w:val="28"/>
          <w:szCs w:val="28"/>
        </w:rPr>
        <w:t>Hatiite</w:t>
      </w:r>
      <w:proofErr w:type="spellEnd"/>
      <w:r w:rsidR="00E85EEA">
        <w:rPr>
          <w:rFonts w:ascii="Arial" w:hAnsi="Arial" w:cs="Arial"/>
          <w:sz w:val="28"/>
          <w:szCs w:val="28"/>
        </w:rPr>
        <w:t xml:space="preserve"> Amen </w:t>
      </w:r>
      <w:proofErr w:type="spellStart"/>
      <w:r w:rsidR="00E85EEA">
        <w:rPr>
          <w:rFonts w:ascii="Arial" w:hAnsi="Arial" w:cs="Arial"/>
          <w:sz w:val="28"/>
          <w:szCs w:val="28"/>
        </w:rPr>
        <w:t>tese</w:t>
      </w:r>
      <w:proofErr w:type="spellEnd"/>
      <w:r w:rsidR="00F77763">
        <w:rPr>
          <w:rFonts w:ascii="Arial" w:hAnsi="Arial" w:cs="Arial"/>
          <w:sz w:val="28"/>
          <w:szCs w:val="28"/>
        </w:rPr>
        <w:t>.</w:t>
      </w:r>
      <w:r w:rsidR="00E85EEA">
        <w:rPr>
          <w:rFonts w:ascii="Arial" w:hAnsi="Arial" w:cs="Arial"/>
          <w:sz w:val="28"/>
          <w:szCs w:val="28"/>
        </w:rPr>
        <w:t xml:space="preserve"> </w:t>
      </w:r>
      <w:r w:rsidR="00534101" w:rsidRPr="00534101">
        <w:rPr>
          <w:rFonts w:ascii="Arial" w:hAnsi="Arial" w:cs="Arial"/>
          <w:sz w:val="18"/>
          <w:szCs w:val="28"/>
        </w:rPr>
        <w:t xml:space="preserve">[Congregation says, “Amen.”] </w:t>
      </w:r>
      <w:r w:rsidR="00B92E32">
        <w:rPr>
          <w:rFonts w:ascii="Arial" w:hAnsi="Arial" w:cs="Arial"/>
          <w:sz w:val="28"/>
          <w:szCs w:val="28"/>
        </w:rPr>
        <w:t xml:space="preserve">Ndoda Amen </w:t>
      </w:r>
      <w:proofErr w:type="spellStart"/>
      <w:r w:rsidR="00B92E32">
        <w:rPr>
          <w:rFonts w:ascii="Arial" w:hAnsi="Arial" w:cs="Arial"/>
          <w:sz w:val="28"/>
          <w:szCs w:val="28"/>
        </w:rPr>
        <w:t>akadarika</w:t>
      </w:r>
      <w:proofErr w:type="spellEnd"/>
      <w:r w:rsidR="00B92E32">
        <w:rPr>
          <w:rFonts w:ascii="Arial" w:hAnsi="Arial" w:cs="Arial"/>
          <w:sz w:val="28"/>
          <w:szCs w:val="28"/>
        </w:rPr>
        <w:t xml:space="preserve"> ipapo</w:t>
      </w:r>
      <w:r w:rsidR="00F77763">
        <w:rPr>
          <w:rFonts w:ascii="Arial" w:hAnsi="Arial" w:cs="Arial"/>
          <w:sz w:val="28"/>
          <w:szCs w:val="28"/>
        </w:rPr>
        <w:t>!</w:t>
      </w:r>
      <w:r w:rsidR="00B92E3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92E32">
        <w:rPr>
          <w:rFonts w:ascii="Arial" w:hAnsi="Arial" w:cs="Arial"/>
          <w:sz w:val="28"/>
          <w:szCs w:val="28"/>
        </w:rPr>
        <w:t>Hatiite</w:t>
      </w:r>
      <w:proofErr w:type="spellEnd"/>
      <w:r w:rsidR="00B92E32">
        <w:rPr>
          <w:rFonts w:ascii="Arial" w:hAnsi="Arial" w:cs="Arial"/>
          <w:sz w:val="28"/>
          <w:szCs w:val="28"/>
        </w:rPr>
        <w:t xml:space="preserve"> Amen </w:t>
      </w:r>
      <w:proofErr w:type="spellStart"/>
      <w:r w:rsidR="00B92E32">
        <w:rPr>
          <w:rFonts w:ascii="Arial" w:hAnsi="Arial" w:cs="Arial"/>
          <w:sz w:val="28"/>
          <w:szCs w:val="28"/>
        </w:rPr>
        <w:t>akapfura</w:t>
      </w:r>
      <w:proofErr w:type="spellEnd"/>
      <w:r w:rsidR="00B92E32">
        <w:rPr>
          <w:rFonts w:ascii="Arial" w:hAnsi="Arial" w:cs="Arial"/>
          <w:sz w:val="28"/>
          <w:szCs w:val="28"/>
        </w:rPr>
        <w:t xml:space="preserve"> ipapo</w:t>
      </w:r>
      <w:r w:rsidR="00F77763">
        <w:rPr>
          <w:rFonts w:ascii="Arial" w:hAnsi="Arial" w:cs="Arial"/>
          <w:sz w:val="28"/>
          <w:szCs w:val="28"/>
        </w:rPr>
        <w:t>!</w:t>
      </w:r>
      <w:r w:rsidR="00B92E3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874715">
        <w:rPr>
          <w:rFonts w:ascii="Arial" w:hAnsi="Arial" w:cs="Arial"/>
          <w:sz w:val="28"/>
          <w:szCs w:val="28"/>
        </w:rPr>
        <w:t>Handei</w:t>
      </w:r>
      <w:proofErr w:type="spellEnd"/>
      <w:r w:rsidR="00874715">
        <w:rPr>
          <w:rFonts w:ascii="Arial" w:hAnsi="Arial" w:cs="Arial"/>
          <w:sz w:val="28"/>
          <w:szCs w:val="28"/>
        </w:rPr>
        <w:t xml:space="preserve"> pa verse 14. </w:t>
      </w:r>
    </w:p>
    <w:p w14:paraId="4249671D" w14:textId="0A22D175" w:rsidR="00E41451" w:rsidRDefault="00E41451" w:rsidP="00CF060B">
      <w:pPr>
        <w:ind w:left="720"/>
        <w:jc w:val="both"/>
        <w:rPr>
          <w:rFonts w:ascii="Arial" w:hAnsi="Arial" w:cs="Arial"/>
          <w:i/>
          <w:iCs/>
          <w:sz w:val="28"/>
          <w:szCs w:val="28"/>
        </w:rPr>
      </w:pPr>
      <w:r w:rsidRPr="00E41451">
        <w:rPr>
          <w:rFonts w:ascii="Arial" w:hAnsi="Arial" w:cs="Arial"/>
          <w:i/>
          <w:iCs/>
          <w:sz w:val="28"/>
          <w:szCs w:val="28"/>
        </w:rPr>
        <w:t xml:space="preserve">But the </w:t>
      </w:r>
      <w:r w:rsidR="00CF060B">
        <w:rPr>
          <w:rFonts w:ascii="Arial" w:hAnsi="Arial" w:cs="Arial"/>
          <w:i/>
          <w:iCs/>
          <w:sz w:val="28"/>
          <w:szCs w:val="28"/>
        </w:rPr>
        <w:t>W</w:t>
      </w:r>
      <w:r w:rsidRPr="00E41451">
        <w:rPr>
          <w:rFonts w:ascii="Arial" w:hAnsi="Arial" w:cs="Arial"/>
          <w:i/>
          <w:iCs/>
          <w:sz w:val="28"/>
          <w:szCs w:val="28"/>
        </w:rPr>
        <w:t>ord is very nigh unto thee, in thy mouth, and in thy heart, that thou mayest do it.</w:t>
      </w:r>
      <w:r w:rsidR="00B92E32" w:rsidRPr="00E41451">
        <w:rPr>
          <w:rFonts w:ascii="Arial" w:hAnsi="Arial" w:cs="Arial"/>
          <w:i/>
          <w:iCs/>
          <w:sz w:val="28"/>
          <w:szCs w:val="28"/>
        </w:rPr>
        <w:t xml:space="preserve"> </w:t>
      </w:r>
      <w:r w:rsidR="00E85EEA" w:rsidRPr="00E41451">
        <w:rPr>
          <w:rFonts w:ascii="Arial" w:hAnsi="Arial" w:cs="Arial"/>
          <w:i/>
          <w:iCs/>
          <w:sz w:val="28"/>
          <w:szCs w:val="28"/>
        </w:rPr>
        <w:t xml:space="preserve"> </w:t>
      </w:r>
      <w:r w:rsidR="00524352" w:rsidRPr="00E41451">
        <w:rPr>
          <w:rFonts w:ascii="Arial" w:hAnsi="Arial" w:cs="Arial"/>
          <w:i/>
          <w:iCs/>
          <w:sz w:val="28"/>
          <w:szCs w:val="28"/>
        </w:rPr>
        <w:t xml:space="preserve"> </w:t>
      </w:r>
    </w:p>
    <w:p w14:paraId="244C1C18" w14:textId="1CE33E94" w:rsidR="006D250F" w:rsidRDefault="00903496" w:rsidP="00EE1207">
      <w:pPr>
        <w:jc w:val="both"/>
        <w:rPr>
          <w:rFonts w:ascii="Arial" w:hAnsi="Arial" w:cs="Arial"/>
          <w:sz w:val="28"/>
          <w:szCs w:val="28"/>
        </w:rPr>
      </w:pPr>
      <w:r>
        <w:rPr>
          <w:rFonts w:ascii="Arial" w:hAnsi="Arial" w:cs="Arial"/>
          <w:sz w:val="28"/>
          <w:szCs w:val="28"/>
          <w:vertAlign w:val="superscript"/>
        </w:rPr>
        <w:t xml:space="preserve">217 </w:t>
      </w:r>
      <w:r w:rsidR="00534101" w:rsidRPr="00534101">
        <w:rPr>
          <w:rFonts w:ascii="Arial" w:hAnsi="Arial" w:cs="Arial"/>
          <w:sz w:val="18"/>
          <w:szCs w:val="28"/>
        </w:rPr>
        <w:t xml:space="preserve">[Congregation says, “Amen.”] </w:t>
      </w:r>
      <w:proofErr w:type="spellStart"/>
      <w:r w:rsidR="00D13144">
        <w:rPr>
          <w:rFonts w:ascii="Arial" w:hAnsi="Arial" w:cs="Arial"/>
          <w:sz w:val="28"/>
          <w:szCs w:val="28"/>
        </w:rPr>
        <w:t>Tingaita</w:t>
      </w:r>
      <w:proofErr w:type="spellEnd"/>
      <w:r w:rsidR="00D13144">
        <w:rPr>
          <w:rFonts w:ascii="Arial" w:hAnsi="Arial" w:cs="Arial"/>
          <w:sz w:val="28"/>
          <w:szCs w:val="28"/>
        </w:rPr>
        <w:t xml:space="preserve"> Amen here </w:t>
      </w:r>
      <w:proofErr w:type="spellStart"/>
      <w:r w:rsidR="00D13144">
        <w:rPr>
          <w:rFonts w:ascii="Arial" w:hAnsi="Arial" w:cs="Arial"/>
          <w:sz w:val="28"/>
          <w:szCs w:val="28"/>
        </w:rPr>
        <w:t>akadarika</w:t>
      </w:r>
      <w:proofErr w:type="spellEnd"/>
      <w:r w:rsidR="00D13144">
        <w:rPr>
          <w:rFonts w:ascii="Arial" w:hAnsi="Arial" w:cs="Arial"/>
          <w:sz w:val="28"/>
          <w:szCs w:val="28"/>
        </w:rPr>
        <w:t xml:space="preserve"> Amen </w:t>
      </w:r>
      <w:proofErr w:type="spellStart"/>
      <w:r w:rsidR="00AF22F6">
        <w:rPr>
          <w:rFonts w:ascii="Arial" w:hAnsi="Arial" w:cs="Arial"/>
          <w:sz w:val="28"/>
          <w:szCs w:val="28"/>
        </w:rPr>
        <w:t>apa</w:t>
      </w:r>
      <w:proofErr w:type="spellEnd"/>
      <w:r w:rsidR="00AF22F6">
        <w:rPr>
          <w:rFonts w:ascii="Arial" w:hAnsi="Arial" w:cs="Arial"/>
          <w:sz w:val="28"/>
          <w:szCs w:val="28"/>
        </w:rPr>
        <w:t>!</w:t>
      </w:r>
      <w:r w:rsidR="00A128AA">
        <w:rPr>
          <w:rFonts w:ascii="Arial" w:hAnsi="Arial" w:cs="Arial"/>
          <w:sz w:val="28"/>
          <w:szCs w:val="28"/>
        </w:rPr>
        <w:t xml:space="preserve"> </w:t>
      </w:r>
      <w:r w:rsidR="00534101" w:rsidRPr="00534101">
        <w:rPr>
          <w:rFonts w:ascii="Arial" w:hAnsi="Arial" w:cs="Arial"/>
          <w:sz w:val="18"/>
          <w:szCs w:val="28"/>
        </w:rPr>
        <w:t xml:space="preserve">[Congregation says, “Amen.”] </w:t>
      </w:r>
      <w:r w:rsidR="00A128AA">
        <w:rPr>
          <w:rFonts w:ascii="Arial" w:hAnsi="Arial" w:cs="Arial"/>
          <w:sz w:val="28"/>
          <w:szCs w:val="28"/>
        </w:rPr>
        <w:t xml:space="preserve">Makore </w:t>
      </w:r>
      <w:proofErr w:type="spellStart"/>
      <w:r w:rsidR="00A128AA">
        <w:rPr>
          <w:rFonts w:ascii="Arial" w:hAnsi="Arial" w:cs="Arial"/>
          <w:sz w:val="28"/>
          <w:szCs w:val="28"/>
        </w:rPr>
        <w:t>awaparidzirwa</w:t>
      </w:r>
      <w:proofErr w:type="spellEnd"/>
      <w:r w:rsidR="00A128AA">
        <w:rPr>
          <w:rFonts w:ascii="Arial" w:hAnsi="Arial" w:cs="Arial"/>
          <w:sz w:val="28"/>
          <w:szCs w:val="28"/>
        </w:rPr>
        <w:t xml:space="preserve">, Shoko iri </w:t>
      </w:r>
      <w:proofErr w:type="spellStart"/>
      <w:r w:rsidR="00A128AA">
        <w:rPr>
          <w:rFonts w:ascii="Arial" w:hAnsi="Arial" w:cs="Arial"/>
          <w:sz w:val="28"/>
          <w:szCs w:val="28"/>
        </w:rPr>
        <w:t>rava</w:t>
      </w:r>
      <w:proofErr w:type="spellEnd"/>
      <w:r w:rsidR="00A128AA">
        <w:rPr>
          <w:rFonts w:ascii="Arial" w:hAnsi="Arial" w:cs="Arial"/>
          <w:sz w:val="28"/>
          <w:szCs w:val="28"/>
        </w:rPr>
        <w:t xml:space="preserve"> pai iri…? </w:t>
      </w:r>
      <w:r w:rsidR="00E32F98" w:rsidRPr="008973D9">
        <w:rPr>
          <w:rFonts w:ascii="Arial" w:hAnsi="Arial" w:cs="Arial"/>
          <w:sz w:val="18"/>
          <w:szCs w:val="18"/>
        </w:rPr>
        <w:t xml:space="preserve">[Congregation </w:t>
      </w:r>
      <w:r w:rsidR="00063DA1" w:rsidRPr="008973D9">
        <w:rPr>
          <w:rFonts w:ascii="Arial" w:hAnsi="Arial" w:cs="Arial"/>
          <w:sz w:val="18"/>
          <w:szCs w:val="18"/>
        </w:rPr>
        <w:t>says, “</w:t>
      </w:r>
      <w:r w:rsidR="00E32F98" w:rsidRPr="008973D9">
        <w:rPr>
          <w:rFonts w:ascii="Arial" w:hAnsi="Arial" w:cs="Arial"/>
          <w:sz w:val="18"/>
          <w:szCs w:val="18"/>
        </w:rPr>
        <w:t>mumoyo.”]</w:t>
      </w:r>
      <w:r w:rsidR="00E32F98">
        <w:rPr>
          <w:rFonts w:ascii="Arial" w:hAnsi="Arial" w:cs="Arial"/>
          <w:sz w:val="28"/>
          <w:szCs w:val="28"/>
        </w:rPr>
        <w:t xml:space="preserve"> </w:t>
      </w:r>
      <w:proofErr w:type="spellStart"/>
      <w:r w:rsidR="00E32F98">
        <w:rPr>
          <w:rFonts w:ascii="Arial" w:hAnsi="Arial" w:cs="Arial"/>
          <w:sz w:val="28"/>
          <w:szCs w:val="28"/>
        </w:rPr>
        <w:t>Ngatiendei</w:t>
      </w:r>
      <w:proofErr w:type="spellEnd"/>
      <w:r w:rsidR="00E32F98">
        <w:rPr>
          <w:rFonts w:ascii="Arial" w:hAnsi="Arial" w:cs="Arial"/>
          <w:sz w:val="28"/>
          <w:szCs w:val="28"/>
        </w:rPr>
        <w:t xml:space="preserve"> vanhu </w:t>
      </w:r>
      <w:proofErr w:type="spellStart"/>
      <w:r w:rsidR="00E32F98">
        <w:rPr>
          <w:rFonts w:ascii="Arial" w:hAnsi="Arial" w:cs="Arial"/>
          <w:sz w:val="28"/>
          <w:szCs w:val="28"/>
        </w:rPr>
        <w:t>vaMwari</w:t>
      </w:r>
      <w:proofErr w:type="spellEnd"/>
      <w:r w:rsidR="00E32F98">
        <w:rPr>
          <w:rFonts w:ascii="Arial" w:hAnsi="Arial" w:cs="Arial"/>
          <w:sz w:val="28"/>
          <w:szCs w:val="28"/>
        </w:rPr>
        <w:t xml:space="preserve"> </w:t>
      </w:r>
      <w:proofErr w:type="spellStart"/>
      <w:r w:rsidR="00E32F98">
        <w:rPr>
          <w:rFonts w:ascii="Arial" w:hAnsi="Arial" w:cs="Arial"/>
          <w:sz w:val="28"/>
          <w:szCs w:val="28"/>
        </w:rPr>
        <w:t>tinyatsorarama</w:t>
      </w:r>
      <w:proofErr w:type="spellEnd"/>
      <w:r w:rsidR="00E32F98">
        <w:rPr>
          <w:rFonts w:ascii="Arial" w:hAnsi="Arial" w:cs="Arial"/>
          <w:sz w:val="28"/>
          <w:szCs w:val="28"/>
        </w:rPr>
        <w:t xml:space="preserve"> Shoko</w:t>
      </w:r>
      <w:r w:rsidR="00AF22F6">
        <w:rPr>
          <w:rFonts w:ascii="Arial" w:hAnsi="Arial" w:cs="Arial"/>
          <w:sz w:val="28"/>
          <w:szCs w:val="28"/>
        </w:rPr>
        <w:t>.</w:t>
      </w:r>
      <w:r w:rsidR="00E32F98">
        <w:rPr>
          <w:rFonts w:ascii="Arial" w:hAnsi="Arial" w:cs="Arial"/>
          <w:sz w:val="28"/>
          <w:szCs w:val="28"/>
        </w:rPr>
        <w:t xml:space="preserve"> </w:t>
      </w:r>
      <w:r w:rsidR="00534101" w:rsidRPr="00534101">
        <w:rPr>
          <w:rFonts w:ascii="Arial" w:hAnsi="Arial" w:cs="Arial"/>
          <w:sz w:val="18"/>
          <w:szCs w:val="28"/>
        </w:rPr>
        <w:t xml:space="preserve">[Congregation says, “Amen.”] </w:t>
      </w:r>
    </w:p>
    <w:p w14:paraId="58EB9B64" w14:textId="186E2D84" w:rsidR="00B33547" w:rsidRDefault="00903496" w:rsidP="00EE1207">
      <w:pPr>
        <w:jc w:val="both"/>
        <w:rPr>
          <w:rFonts w:ascii="Arial" w:hAnsi="Arial" w:cs="Arial"/>
          <w:sz w:val="28"/>
          <w:szCs w:val="28"/>
        </w:rPr>
      </w:pPr>
      <w:r>
        <w:rPr>
          <w:rFonts w:ascii="Arial" w:hAnsi="Arial" w:cs="Arial"/>
          <w:sz w:val="28"/>
          <w:szCs w:val="28"/>
          <w:vertAlign w:val="superscript"/>
        </w:rPr>
        <w:t xml:space="preserve">218 </w:t>
      </w:r>
      <w:proofErr w:type="spellStart"/>
      <w:r w:rsidR="00E32F98">
        <w:rPr>
          <w:rFonts w:ascii="Arial" w:hAnsi="Arial" w:cs="Arial"/>
          <w:sz w:val="28"/>
          <w:szCs w:val="28"/>
        </w:rPr>
        <w:t>S</w:t>
      </w:r>
      <w:r w:rsidR="00CE4A4F">
        <w:rPr>
          <w:rFonts w:ascii="Arial" w:hAnsi="Arial" w:cs="Arial"/>
          <w:sz w:val="28"/>
          <w:szCs w:val="28"/>
        </w:rPr>
        <w:t>iyai</w:t>
      </w:r>
      <w:proofErr w:type="spellEnd"/>
      <w:r w:rsidR="00CE4A4F">
        <w:rPr>
          <w:rFonts w:ascii="Arial" w:hAnsi="Arial" w:cs="Arial"/>
          <w:sz w:val="28"/>
          <w:szCs w:val="28"/>
        </w:rPr>
        <w:t xml:space="preserve"> politics </w:t>
      </w:r>
      <w:proofErr w:type="spellStart"/>
      <w:r w:rsidR="00CE4A4F">
        <w:rPr>
          <w:rFonts w:ascii="Arial" w:hAnsi="Arial" w:cs="Arial"/>
          <w:sz w:val="28"/>
          <w:szCs w:val="28"/>
        </w:rPr>
        <w:t>dzeva</w:t>
      </w:r>
      <w:proofErr w:type="spellEnd"/>
      <w:r w:rsidR="00CE4A4F">
        <w:rPr>
          <w:rFonts w:ascii="Arial" w:hAnsi="Arial" w:cs="Arial"/>
          <w:sz w:val="28"/>
          <w:szCs w:val="28"/>
        </w:rPr>
        <w:t xml:space="preserve">…? </w:t>
      </w:r>
      <w:r w:rsidR="00CE4A4F" w:rsidRPr="008973D9">
        <w:rPr>
          <w:rFonts w:ascii="Arial" w:hAnsi="Arial" w:cs="Arial"/>
          <w:sz w:val="18"/>
          <w:szCs w:val="18"/>
        </w:rPr>
        <w:t xml:space="preserve">[Congregation </w:t>
      </w:r>
      <w:r w:rsidR="00063DA1" w:rsidRPr="008973D9">
        <w:rPr>
          <w:rFonts w:ascii="Arial" w:hAnsi="Arial" w:cs="Arial"/>
          <w:sz w:val="18"/>
          <w:szCs w:val="18"/>
        </w:rPr>
        <w:t>says, “</w:t>
      </w:r>
      <w:r w:rsidR="00CE4A4F" w:rsidRPr="008973D9">
        <w:rPr>
          <w:rFonts w:ascii="Arial" w:hAnsi="Arial" w:cs="Arial"/>
          <w:sz w:val="18"/>
          <w:szCs w:val="18"/>
        </w:rPr>
        <w:t>dzevanhu.”]</w:t>
      </w:r>
      <w:r w:rsidR="00CE4A4F">
        <w:rPr>
          <w:rFonts w:ascii="Arial" w:hAnsi="Arial" w:cs="Arial"/>
          <w:sz w:val="28"/>
          <w:szCs w:val="28"/>
        </w:rPr>
        <w:t xml:space="preserve"> ‘</w:t>
      </w:r>
      <w:proofErr w:type="spellStart"/>
      <w:r w:rsidR="00CE4A4F">
        <w:rPr>
          <w:rFonts w:ascii="Arial" w:hAnsi="Arial" w:cs="Arial"/>
          <w:sz w:val="28"/>
          <w:szCs w:val="28"/>
        </w:rPr>
        <w:t>Hee</w:t>
      </w:r>
      <w:proofErr w:type="spellEnd"/>
      <w:r w:rsidR="00CE4A4F">
        <w:rPr>
          <w:rFonts w:ascii="Arial" w:hAnsi="Arial" w:cs="Arial"/>
          <w:sz w:val="28"/>
          <w:szCs w:val="28"/>
        </w:rPr>
        <w:t xml:space="preserve"> Brother Gumbura </w:t>
      </w:r>
      <w:proofErr w:type="spellStart"/>
      <w:r w:rsidR="00CE4A4F">
        <w:rPr>
          <w:rFonts w:ascii="Arial" w:hAnsi="Arial" w:cs="Arial"/>
          <w:sz w:val="28"/>
          <w:szCs w:val="28"/>
        </w:rPr>
        <w:t>havanamate</w:t>
      </w:r>
      <w:proofErr w:type="spellEnd"/>
      <w:r w:rsidR="008D243C">
        <w:rPr>
          <w:rFonts w:ascii="Arial" w:hAnsi="Arial" w:cs="Arial"/>
          <w:sz w:val="28"/>
          <w:szCs w:val="28"/>
        </w:rPr>
        <w:t>,</w:t>
      </w:r>
      <w:r w:rsidR="00CE4A4F">
        <w:rPr>
          <w:rFonts w:ascii="Arial" w:hAnsi="Arial" w:cs="Arial"/>
          <w:sz w:val="28"/>
          <w:szCs w:val="28"/>
        </w:rPr>
        <w:t xml:space="preserve"> </w:t>
      </w:r>
      <w:proofErr w:type="spellStart"/>
      <w:r w:rsidR="00CE4A4F">
        <w:rPr>
          <w:rFonts w:ascii="Arial" w:hAnsi="Arial" w:cs="Arial"/>
          <w:sz w:val="28"/>
          <w:szCs w:val="28"/>
        </w:rPr>
        <w:t>hee</w:t>
      </w:r>
      <w:proofErr w:type="spellEnd"/>
      <w:r w:rsidR="00CE4A4F">
        <w:rPr>
          <w:rFonts w:ascii="Arial" w:hAnsi="Arial" w:cs="Arial"/>
          <w:sz w:val="28"/>
          <w:szCs w:val="28"/>
        </w:rPr>
        <w:t xml:space="preserve"> Brother Chesa </w:t>
      </w:r>
      <w:proofErr w:type="spellStart"/>
      <w:r w:rsidR="00CE4A4F">
        <w:rPr>
          <w:rFonts w:ascii="Arial" w:hAnsi="Arial" w:cs="Arial"/>
          <w:sz w:val="28"/>
          <w:szCs w:val="28"/>
        </w:rPr>
        <w:t>vakazodai</w:t>
      </w:r>
      <w:proofErr w:type="spellEnd"/>
      <w:r w:rsidR="00CE4A4F">
        <w:rPr>
          <w:rFonts w:ascii="Arial" w:hAnsi="Arial" w:cs="Arial"/>
          <w:sz w:val="28"/>
          <w:szCs w:val="28"/>
        </w:rPr>
        <w:t xml:space="preserve">, </w:t>
      </w:r>
      <w:proofErr w:type="spellStart"/>
      <w:r w:rsidR="00CE4A4F">
        <w:rPr>
          <w:rFonts w:ascii="Arial" w:hAnsi="Arial" w:cs="Arial"/>
          <w:sz w:val="28"/>
          <w:szCs w:val="28"/>
        </w:rPr>
        <w:t>hee</w:t>
      </w:r>
      <w:proofErr w:type="spellEnd"/>
      <w:r w:rsidR="008D243C">
        <w:rPr>
          <w:rFonts w:ascii="Arial" w:hAnsi="Arial" w:cs="Arial"/>
          <w:sz w:val="28"/>
          <w:szCs w:val="28"/>
        </w:rPr>
        <w:t xml:space="preserve"> Brother Chitsinde </w:t>
      </w:r>
      <w:proofErr w:type="spellStart"/>
      <w:r w:rsidR="008D243C">
        <w:rPr>
          <w:rFonts w:ascii="Arial" w:hAnsi="Arial" w:cs="Arial"/>
          <w:sz w:val="28"/>
          <w:szCs w:val="28"/>
        </w:rPr>
        <w:t>vakazodai</w:t>
      </w:r>
      <w:proofErr w:type="spellEnd"/>
      <w:r w:rsidR="008D243C">
        <w:rPr>
          <w:rFonts w:ascii="Arial" w:hAnsi="Arial" w:cs="Arial"/>
          <w:sz w:val="28"/>
          <w:szCs w:val="28"/>
        </w:rPr>
        <w:t xml:space="preserve"> </w:t>
      </w:r>
      <w:proofErr w:type="spellStart"/>
      <w:r w:rsidR="008D243C">
        <w:rPr>
          <w:rFonts w:ascii="Arial" w:hAnsi="Arial" w:cs="Arial"/>
          <w:sz w:val="28"/>
          <w:szCs w:val="28"/>
        </w:rPr>
        <w:t>vakadai</w:t>
      </w:r>
      <w:proofErr w:type="spellEnd"/>
      <w:r w:rsidR="008D243C">
        <w:rPr>
          <w:rFonts w:ascii="Arial" w:hAnsi="Arial" w:cs="Arial"/>
          <w:sz w:val="28"/>
          <w:szCs w:val="28"/>
        </w:rPr>
        <w:t xml:space="preserve"> </w:t>
      </w:r>
      <w:proofErr w:type="spellStart"/>
      <w:r w:rsidR="008D243C">
        <w:rPr>
          <w:rFonts w:ascii="Arial" w:hAnsi="Arial" w:cs="Arial"/>
          <w:sz w:val="28"/>
          <w:szCs w:val="28"/>
        </w:rPr>
        <w:t>hee</w:t>
      </w:r>
      <w:proofErr w:type="spellEnd"/>
      <w:r w:rsidR="008D243C">
        <w:rPr>
          <w:rFonts w:ascii="Arial" w:hAnsi="Arial" w:cs="Arial"/>
          <w:sz w:val="28"/>
          <w:szCs w:val="28"/>
        </w:rPr>
        <w:t>…</w:t>
      </w:r>
      <w:r w:rsidR="00CE4A4F">
        <w:rPr>
          <w:rFonts w:ascii="Arial" w:hAnsi="Arial" w:cs="Arial"/>
          <w:sz w:val="28"/>
          <w:szCs w:val="28"/>
        </w:rPr>
        <w:t>’</w:t>
      </w:r>
      <w:r w:rsidR="006D250F">
        <w:rPr>
          <w:rFonts w:ascii="Arial" w:hAnsi="Arial" w:cs="Arial"/>
          <w:sz w:val="28"/>
          <w:szCs w:val="28"/>
        </w:rPr>
        <w:t xml:space="preserve"> Brother </w:t>
      </w:r>
      <w:proofErr w:type="spellStart"/>
      <w:r w:rsidR="006D250F">
        <w:rPr>
          <w:rFonts w:ascii="Arial" w:hAnsi="Arial" w:cs="Arial"/>
          <w:sz w:val="28"/>
          <w:szCs w:val="28"/>
        </w:rPr>
        <w:t>ukangodaro</w:t>
      </w:r>
      <w:proofErr w:type="spellEnd"/>
      <w:r w:rsidR="006D250F">
        <w:rPr>
          <w:rFonts w:ascii="Arial" w:hAnsi="Arial" w:cs="Arial"/>
          <w:sz w:val="28"/>
          <w:szCs w:val="28"/>
        </w:rPr>
        <w:t xml:space="preserve"> </w:t>
      </w:r>
      <w:proofErr w:type="spellStart"/>
      <w:r w:rsidR="006D250F">
        <w:rPr>
          <w:rFonts w:ascii="Arial" w:hAnsi="Arial" w:cs="Arial"/>
          <w:sz w:val="28"/>
          <w:szCs w:val="28"/>
        </w:rPr>
        <w:t>unonyatsoona</w:t>
      </w:r>
      <w:proofErr w:type="spellEnd"/>
      <w:r w:rsidR="006D250F">
        <w:rPr>
          <w:rFonts w:ascii="Arial" w:hAnsi="Arial" w:cs="Arial"/>
          <w:sz w:val="28"/>
          <w:szCs w:val="28"/>
        </w:rPr>
        <w:t xml:space="preserve"> iwewe quality </w:t>
      </w:r>
      <w:proofErr w:type="spellStart"/>
      <w:r w:rsidR="006D250F">
        <w:rPr>
          <w:rFonts w:ascii="Arial" w:hAnsi="Arial" w:cs="Arial"/>
          <w:sz w:val="28"/>
          <w:szCs w:val="28"/>
        </w:rPr>
        <w:t>yako</w:t>
      </w:r>
      <w:proofErr w:type="spellEnd"/>
      <w:r w:rsidR="006D250F">
        <w:rPr>
          <w:rFonts w:ascii="Arial" w:hAnsi="Arial" w:cs="Arial"/>
          <w:sz w:val="28"/>
          <w:szCs w:val="28"/>
        </w:rPr>
        <w:t xml:space="preserve"> </w:t>
      </w:r>
      <w:proofErr w:type="spellStart"/>
      <w:r w:rsidR="006D250F">
        <w:rPr>
          <w:rFonts w:ascii="Arial" w:hAnsi="Arial" w:cs="Arial"/>
          <w:sz w:val="28"/>
          <w:szCs w:val="28"/>
        </w:rPr>
        <w:t>yekunamata</w:t>
      </w:r>
      <w:proofErr w:type="spellEnd"/>
      <w:r w:rsidR="006D250F">
        <w:rPr>
          <w:rFonts w:ascii="Arial" w:hAnsi="Arial" w:cs="Arial"/>
          <w:sz w:val="28"/>
          <w:szCs w:val="28"/>
        </w:rPr>
        <w:t xml:space="preserve"> </w:t>
      </w:r>
      <w:proofErr w:type="spellStart"/>
      <w:r w:rsidR="006D250F">
        <w:rPr>
          <w:rFonts w:ascii="Arial" w:hAnsi="Arial" w:cs="Arial"/>
          <w:sz w:val="28"/>
          <w:szCs w:val="28"/>
        </w:rPr>
        <w:t>ichidzikira</w:t>
      </w:r>
      <w:proofErr w:type="spellEnd"/>
      <w:r w:rsidR="006D250F">
        <w:rPr>
          <w:rFonts w:ascii="Arial" w:hAnsi="Arial" w:cs="Arial"/>
          <w:sz w:val="28"/>
          <w:szCs w:val="28"/>
        </w:rPr>
        <w:t xml:space="preserve"> pai…? </w:t>
      </w:r>
      <w:r w:rsidR="006D250F" w:rsidRPr="008973D9">
        <w:rPr>
          <w:rFonts w:ascii="Arial" w:hAnsi="Arial" w:cs="Arial"/>
          <w:sz w:val="18"/>
          <w:szCs w:val="18"/>
        </w:rPr>
        <w:t xml:space="preserve">[Congregation </w:t>
      </w:r>
      <w:r w:rsidR="00063DA1" w:rsidRPr="008973D9">
        <w:rPr>
          <w:rFonts w:ascii="Arial" w:hAnsi="Arial" w:cs="Arial"/>
          <w:sz w:val="18"/>
          <w:szCs w:val="18"/>
        </w:rPr>
        <w:t>says, “</w:t>
      </w:r>
      <w:r w:rsidR="006D250F" w:rsidRPr="008973D9">
        <w:rPr>
          <w:rFonts w:ascii="Arial" w:hAnsi="Arial" w:cs="Arial"/>
          <w:sz w:val="18"/>
          <w:szCs w:val="18"/>
        </w:rPr>
        <w:t>pasi.”]</w:t>
      </w:r>
      <w:r w:rsidR="006D250F">
        <w:rPr>
          <w:rFonts w:ascii="Arial" w:hAnsi="Arial" w:cs="Arial"/>
          <w:sz w:val="28"/>
          <w:szCs w:val="28"/>
        </w:rPr>
        <w:t xml:space="preserve"> </w:t>
      </w:r>
      <w:r w:rsidR="00CB73BB">
        <w:rPr>
          <w:rFonts w:ascii="Arial" w:hAnsi="Arial" w:cs="Arial"/>
          <w:sz w:val="28"/>
          <w:szCs w:val="28"/>
        </w:rPr>
        <w:t xml:space="preserve">Simba </w:t>
      </w:r>
      <w:proofErr w:type="spellStart"/>
      <w:r w:rsidR="00CB73BB">
        <w:rPr>
          <w:rFonts w:ascii="Arial" w:hAnsi="Arial" w:cs="Arial"/>
          <w:sz w:val="28"/>
          <w:szCs w:val="28"/>
        </w:rPr>
        <w:t>uchiri</w:t>
      </w:r>
      <w:proofErr w:type="spellEnd"/>
      <w:r w:rsidR="00CB73BB">
        <w:rPr>
          <w:rFonts w:ascii="Arial" w:hAnsi="Arial" w:cs="Arial"/>
          <w:sz w:val="28"/>
          <w:szCs w:val="28"/>
        </w:rPr>
        <w:t xml:space="preserve"> dii…? </w:t>
      </w:r>
      <w:r w:rsidR="00CB73BB" w:rsidRPr="008973D9">
        <w:rPr>
          <w:rFonts w:ascii="Arial" w:hAnsi="Arial" w:cs="Arial"/>
          <w:sz w:val="18"/>
          <w:szCs w:val="18"/>
        </w:rPr>
        <w:t xml:space="preserve">[Congregation </w:t>
      </w:r>
      <w:r w:rsidR="00063DA1" w:rsidRPr="008973D9">
        <w:rPr>
          <w:rFonts w:ascii="Arial" w:hAnsi="Arial" w:cs="Arial"/>
          <w:sz w:val="18"/>
          <w:szCs w:val="18"/>
        </w:rPr>
        <w:t>says, “</w:t>
      </w:r>
      <w:proofErr w:type="spellStart"/>
      <w:r w:rsidR="00CB73BB" w:rsidRPr="008973D9">
        <w:rPr>
          <w:rFonts w:ascii="Arial" w:hAnsi="Arial" w:cs="Arial"/>
          <w:sz w:val="18"/>
          <w:szCs w:val="18"/>
        </w:rPr>
        <w:t>uchiri</w:t>
      </w:r>
      <w:proofErr w:type="spellEnd"/>
      <w:r w:rsidR="00CB73BB" w:rsidRPr="008973D9">
        <w:rPr>
          <w:rFonts w:ascii="Arial" w:hAnsi="Arial" w:cs="Arial"/>
          <w:sz w:val="18"/>
          <w:szCs w:val="18"/>
        </w:rPr>
        <w:t xml:space="preserve"> </w:t>
      </w:r>
      <w:proofErr w:type="spellStart"/>
      <w:r w:rsidR="00CB73BB" w:rsidRPr="008973D9">
        <w:rPr>
          <w:rFonts w:ascii="Arial" w:hAnsi="Arial" w:cs="Arial"/>
          <w:sz w:val="18"/>
          <w:szCs w:val="18"/>
        </w:rPr>
        <w:t>shaya</w:t>
      </w:r>
      <w:proofErr w:type="spellEnd"/>
      <w:r w:rsidR="00BE7260" w:rsidRPr="008973D9">
        <w:rPr>
          <w:rFonts w:ascii="Arial" w:hAnsi="Arial" w:cs="Arial"/>
          <w:sz w:val="18"/>
          <w:szCs w:val="18"/>
        </w:rPr>
        <w:t>.</w:t>
      </w:r>
      <w:r w:rsidR="00CB73BB" w:rsidRPr="008973D9">
        <w:rPr>
          <w:rFonts w:ascii="Arial" w:hAnsi="Arial" w:cs="Arial"/>
          <w:sz w:val="18"/>
          <w:szCs w:val="18"/>
        </w:rPr>
        <w:t>”]</w:t>
      </w:r>
      <w:r w:rsidR="00CB73BB">
        <w:rPr>
          <w:rFonts w:ascii="Arial" w:hAnsi="Arial" w:cs="Arial"/>
          <w:sz w:val="28"/>
          <w:szCs w:val="28"/>
        </w:rPr>
        <w:t xml:space="preserve"> </w:t>
      </w:r>
      <w:r w:rsidR="00BE7260">
        <w:rPr>
          <w:rFonts w:ascii="Arial" w:hAnsi="Arial" w:cs="Arial"/>
          <w:sz w:val="28"/>
          <w:szCs w:val="28"/>
        </w:rPr>
        <w:t>E</w:t>
      </w:r>
      <w:r w:rsidR="00CB73BB">
        <w:rPr>
          <w:rFonts w:ascii="Arial" w:hAnsi="Arial" w:cs="Arial"/>
          <w:sz w:val="28"/>
          <w:szCs w:val="28"/>
        </w:rPr>
        <w:t xml:space="preserve">nde </w:t>
      </w:r>
      <w:proofErr w:type="spellStart"/>
      <w:r w:rsidR="00CB73BB">
        <w:rPr>
          <w:rFonts w:ascii="Arial" w:hAnsi="Arial" w:cs="Arial"/>
          <w:sz w:val="28"/>
          <w:szCs w:val="28"/>
        </w:rPr>
        <w:t>unotanga</w:t>
      </w:r>
      <w:proofErr w:type="spellEnd"/>
      <w:r w:rsidR="00CB73BB">
        <w:rPr>
          <w:rFonts w:ascii="Arial" w:hAnsi="Arial" w:cs="Arial"/>
          <w:sz w:val="28"/>
          <w:szCs w:val="28"/>
        </w:rPr>
        <w:t xml:space="preserve"> kuita zvivi </w:t>
      </w:r>
      <w:proofErr w:type="spellStart"/>
      <w:r w:rsidR="00CB73BB">
        <w:rPr>
          <w:rFonts w:ascii="Arial" w:hAnsi="Arial" w:cs="Arial"/>
          <w:sz w:val="28"/>
          <w:szCs w:val="28"/>
        </w:rPr>
        <w:t>u</w:t>
      </w:r>
      <w:r w:rsidR="00212133">
        <w:rPr>
          <w:rFonts w:ascii="Arial" w:hAnsi="Arial" w:cs="Arial"/>
          <w:sz w:val="28"/>
          <w:szCs w:val="28"/>
        </w:rPr>
        <w:t>chichengeta</w:t>
      </w:r>
      <w:proofErr w:type="spellEnd"/>
      <w:r w:rsidR="00BE7260">
        <w:rPr>
          <w:rFonts w:ascii="Arial" w:hAnsi="Arial" w:cs="Arial"/>
          <w:sz w:val="28"/>
          <w:szCs w:val="28"/>
        </w:rPr>
        <w:t>.</w:t>
      </w:r>
      <w:r w:rsidR="00212133">
        <w:rPr>
          <w:rFonts w:ascii="Arial" w:hAnsi="Arial" w:cs="Arial"/>
          <w:sz w:val="28"/>
          <w:szCs w:val="28"/>
        </w:rPr>
        <w:t xml:space="preserve"> </w:t>
      </w:r>
      <w:proofErr w:type="spellStart"/>
      <w:r w:rsidR="00BE7260">
        <w:rPr>
          <w:rFonts w:ascii="Arial" w:hAnsi="Arial" w:cs="Arial"/>
          <w:sz w:val="28"/>
          <w:szCs w:val="28"/>
        </w:rPr>
        <w:t>N</w:t>
      </w:r>
      <w:r w:rsidR="00212133">
        <w:rPr>
          <w:rFonts w:ascii="Arial" w:hAnsi="Arial" w:cs="Arial"/>
          <w:sz w:val="28"/>
          <w:szCs w:val="28"/>
        </w:rPr>
        <w:t>ekuti</w:t>
      </w:r>
      <w:proofErr w:type="spellEnd"/>
      <w:r w:rsidR="00212133">
        <w:rPr>
          <w:rFonts w:ascii="Arial" w:hAnsi="Arial" w:cs="Arial"/>
          <w:sz w:val="28"/>
          <w:szCs w:val="28"/>
        </w:rPr>
        <w:t xml:space="preserve"> </w:t>
      </w:r>
      <w:proofErr w:type="spellStart"/>
      <w:r w:rsidR="00212133">
        <w:rPr>
          <w:rFonts w:ascii="Arial" w:hAnsi="Arial" w:cs="Arial"/>
          <w:sz w:val="28"/>
          <w:szCs w:val="28"/>
        </w:rPr>
        <w:t>wava</w:t>
      </w:r>
      <w:proofErr w:type="spellEnd"/>
      <w:r w:rsidR="00212133">
        <w:rPr>
          <w:rFonts w:ascii="Arial" w:hAnsi="Arial" w:cs="Arial"/>
          <w:sz w:val="28"/>
          <w:szCs w:val="28"/>
        </w:rPr>
        <w:t xml:space="preserve"> kuita faithful kuvanhu rather than </w:t>
      </w:r>
      <w:proofErr w:type="spellStart"/>
      <w:r w:rsidR="00212133">
        <w:rPr>
          <w:rFonts w:ascii="Arial" w:hAnsi="Arial" w:cs="Arial"/>
          <w:sz w:val="28"/>
          <w:szCs w:val="28"/>
        </w:rPr>
        <w:t>kunani</w:t>
      </w:r>
      <w:proofErr w:type="spellEnd"/>
      <w:r w:rsidR="00212133">
        <w:rPr>
          <w:rFonts w:ascii="Arial" w:hAnsi="Arial" w:cs="Arial"/>
          <w:sz w:val="28"/>
          <w:szCs w:val="28"/>
        </w:rPr>
        <w:t xml:space="preserve">…? </w:t>
      </w:r>
      <w:r w:rsidR="00212133" w:rsidRPr="008973D9">
        <w:rPr>
          <w:rFonts w:ascii="Arial" w:hAnsi="Arial" w:cs="Arial"/>
          <w:sz w:val="18"/>
          <w:szCs w:val="18"/>
        </w:rPr>
        <w:t xml:space="preserve">[Congregation </w:t>
      </w:r>
      <w:r w:rsidR="00063DA1" w:rsidRPr="008973D9">
        <w:rPr>
          <w:rFonts w:ascii="Arial" w:hAnsi="Arial" w:cs="Arial"/>
          <w:sz w:val="18"/>
          <w:szCs w:val="18"/>
        </w:rPr>
        <w:t>says, “</w:t>
      </w:r>
      <w:r w:rsidR="00337821" w:rsidRPr="008973D9">
        <w:rPr>
          <w:rFonts w:ascii="Arial" w:hAnsi="Arial" w:cs="Arial"/>
          <w:sz w:val="18"/>
          <w:szCs w:val="18"/>
        </w:rPr>
        <w:t>kuna Mwari</w:t>
      </w:r>
      <w:r w:rsidR="00212133" w:rsidRPr="008973D9">
        <w:rPr>
          <w:rFonts w:ascii="Arial" w:hAnsi="Arial" w:cs="Arial"/>
          <w:sz w:val="18"/>
          <w:szCs w:val="18"/>
        </w:rPr>
        <w:t>.”]</w:t>
      </w:r>
    </w:p>
    <w:p w14:paraId="47E7DF15" w14:textId="70E98CDB" w:rsidR="00EC2CAC" w:rsidRDefault="00903496" w:rsidP="00443C7B">
      <w:pPr>
        <w:jc w:val="both"/>
        <w:rPr>
          <w:rFonts w:ascii="Arial" w:hAnsi="Arial" w:cs="Arial"/>
          <w:sz w:val="28"/>
          <w:szCs w:val="28"/>
        </w:rPr>
      </w:pPr>
      <w:r>
        <w:rPr>
          <w:rFonts w:ascii="Arial" w:hAnsi="Arial" w:cs="Arial"/>
          <w:sz w:val="28"/>
          <w:szCs w:val="28"/>
          <w:vertAlign w:val="superscript"/>
        </w:rPr>
        <w:t>21</w:t>
      </w:r>
      <w:r w:rsidR="00724079">
        <w:rPr>
          <w:rFonts w:ascii="Arial" w:hAnsi="Arial" w:cs="Arial"/>
          <w:sz w:val="28"/>
          <w:szCs w:val="28"/>
          <w:vertAlign w:val="superscript"/>
        </w:rPr>
        <w:t xml:space="preserve">9 </w:t>
      </w:r>
      <w:r w:rsidR="00337821">
        <w:rPr>
          <w:rFonts w:ascii="Arial" w:hAnsi="Arial" w:cs="Arial"/>
          <w:sz w:val="28"/>
          <w:szCs w:val="28"/>
        </w:rPr>
        <w:t xml:space="preserve">Hanzi Shoko </w:t>
      </w:r>
      <w:proofErr w:type="spellStart"/>
      <w:r w:rsidR="00337821">
        <w:rPr>
          <w:rFonts w:ascii="Arial" w:hAnsi="Arial" w:cs="Arial"/>
          <w:sz w:val="28"/>
          <w:szCs w:val="28"/>
        </w:rPr>
        <w:t>ratoda</w:t>
      </w:r>
      <w:proofErr w:type="spellEnd"/>
      <w:r w:rsidR="00337821">
        <w:rPr>
          <w:rFonts w:ascii="Arial" w:hAnsi="Arial" w:cs="Arial"/>
          <w:sz w:val="28"/>
          <w:szCs w:val="28"/>
        </w:rPr>
        <w:t xml:space="preserve"> kuti </w:t>
      </w:r>
      <w:proofErr w:type="spellStart"/>
      <w:r w:rsidR="00337821">
        <w:rPr>
          <w:rFonts w:ascii="Arial" w:hAnsi="Arial" w:cs="Arial"/>
          <w:sz w:val="28"/>
          <w:szCs w:val="28"/>
        </w:rPr>
        <w:t>mutevedzere</w:t>
      </w:r>
      <w:proofErr w:type="spellEnd"/>
      <w:r w:rsidR="00337821">
        <w:rPr>
          <w:rFonts w:ascii="Arial" w:hAnsi="Arial" w:cs="Arial"/>
          <w:sz w:val="28"/>
          <w:szCs w:val="28"/>
        </w:rPr>
        <w:t xml:space="preserve"> </w:t>
      </w:r>
      <w:proofErr w:type="spellStart"/>
      <w:r w:rsidR="00337821">
        <w:rPr>
          <w:rFonts w:ascii="Arial" w:hAnsi="Arial" w:cs="Arial"/>
          <w:sz w:val="28"/>
          <w:szCs w:val="28"/>
        </w:rPr>
        <w:t>munaro</w:t>
      </w:r>
      <w:proofErr w:type="spellEnd"/>
      <w:r w:rsidR="00337821">
        <w:rPr>
          <w:rFonts w:ascii="Arial" w:hAnsi="Arial" w:cs="Arial"/>
          <w:sz w:val="28"/>
          <w:szCs w:val="28"/>
        </w:rPr>
        <w:t xml:space="preserve"> </w:t>
      </w:r>
      <w:proofErr w:type="spellStart"/>
      <w:r w:rsidR="00337821">
        <w:rPr>
          <w:rFonts w:ascii="Arial" w:hAnsi="Arial" w:cs="Arial"/>
          <w:sz w:val="28"/>
          <w:szCs w:val="28"/>
        </w:rPr>
        <w:t>ipapapa</w:t>
      </w:r>
      <w:proofErr w:type="spellEnd"/>
      <w:r w:rsidR="00734299">
        <w:rPr>
          <w:rFonts w:ascii="Arial" w:hAnsi="Arial" w:cs="Arial"/>
          <w:sz w:val="28"/>
          <w:szCs w:val="28"/>
        </w:rPr>
        <w:t>.</w:t>
      </w:r>
      <w:r w:rsidR="0033782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37821">
        <w:rPr>
          <w:rFonts w:ascii="Arial" w:hAnsi="Arial" w:cs="Arial"/>
          <w:sz w:val="28"/>
          <w:szCs w:val="28"/>
        </w:rPr>
        <w:t>Tingaita</w:t>
      </w:r>
      <w:proofErr w:type="spellEnd"/>
      <w:r w:rsidR="00337821">
        <w:rPr>
          <w:rFonts w:ascii="Arial" w:hAnsi="Arial" w:cs="Arial"/>
          <w:sz w:val="28"/>
          <w:szCs w:val="28"/>
        </w:rPr>
        <w:t xml:space="preserve"> Amen here</w:t>
      </w:r>
      <w:r w:rsidR="000D17C6">
        <w:rPr>
          <w:rFonts w:ascii="Arial" w:hAnsi="Arial" w:cs="Arial"/>
          <w:sz w:val="28"/>
          <w:szCs w:val="28"/>
        </w:rPr>
        <w:t xml:space="preserve"> </w:t>
      </w:r>
      <w:proofErr w:type="spellStart"/>
      <w:r w:rsidR="000D17C6">
        <w:rPr>
          <w:rFonts w:ascii="Arial" w:hAnsi="Arial" w:cs="Arial"/>
          <w:sz w:val="28"/>
          <w:szCs w:val="28"/>
        </w:rPr>
        <w:t>tese</w:t>
      </w:r>
      <w:proofErr w:type="spellEnd"/>
      <w:r w:rsidR="00337821">
        <w:rPr>
          <w:rFonts w:ascii="Arial" w:hAnsi="Arial" w:cs="Arial"/>
          <w:sz w:val="28"/>
          <w:szCs w:val="28"/>
        </w:rPr>
        <w:t xml:space="preserve">? </w:t>
      </w:r>
      <w:r w:rsidR="00534101" w:rsidRPr="00534101">
        <w:rPr>
          <w:rFonts w:ascii="Arial" w:hAnsi="Arial" w:cs="Arial"/>
          <w:sz w:val="18"/>
          <w:szCs w:val="28"/>
        </w:rPr>
        <w:t xml:space="preserve">[Congregation says, “Amen.”] </w:t>
      </w:r>
      <w:r w:rsidR="000D17C6">
        <w:rPr>
          <w:rFonts w:ascii="Arial" w:hAnsi="Arial" w:cs="Arial"/>
          <w:sz w:val="28"/>
          <w:szCs w:val="28"/>
        </w:rPr>
        <w:t xml:space="preserve">Hanzi Shoko </w:t>
      </w:r>
      <w:proofErr w:type="spellStart"/>
      <w:r w:rsidR="000D17C6">
        <w:rPr>
          <w:rFonts w:ascii="Arial" w:hAnsi="Arial" w:cs="Arial"/>
          <w:sz w:val="28"/>
          <w:szCs w:val="28"/>
        </w:rPr>
        <w:t>racho</w:t>
      </w:r>
      <w:proofErr w:type="spellEnd"/>
      <w:r w:rsidR="000D17C6">
        <w:rPr>
          <w:rFonts w:ascii="Arial" w:hAnsi="Arial" w:cs="Arial"/>
          <w:sz w:val="28"/>
          <w:szCs w:val="28"/>
        </w:rPr>
        <w:t xml:space="preserve"> </w:t>
      </w:r>
      <w:proofErr w:type="spellStart"/>
      <w:r w:rsidR="000D17C6">
        <w:rPr>
          <w:rFonts w:ascii="Arial" w:hAnsi="Arial" w:cs="Arial"/>
          <w:sz w:val="28"/>
          <w:szCs w:val="28"/>
        </w:rPr>
        <w:t>muna</w:t>
      </w:r>
      <w:proofErr w:type="spellEnd"/>
      <w:r w:rsidR="000D17C6">
        <w:rPr>
          <w:rFonts w:ascii="Arial" w:hAnsi="Arial" w:cs="Arial"/>
          <w:sz w:val="28"/>
          <w:szCs w:val="28"/>
        </w:rPr>
        <w:t xml:space="preserve">…? </w:t>
      </w:r>
      <w:r w:rsidR="000D17C6" w:rsidRPr="00443C7B">
        <w:rPr>
          <w:rFonts w:ascii="Arial" w:hAnsi="Arial" w:cs="Arial"/>
          <w:sz w:val="18"/>
          <w:szCs w:val="18"/>
        </w:rPr>
        <w:t xml:space="preserve">[Congregation </w:t>
      </w:r>
      <w:r w:rsidR="00063DA1" w:rsidRPr="00443C7B">
        <w:rPr>
          <w:rFonts w:ascii="Arial" w:hAnsi="Arial" w:cs="Arial"/>
          <w:sz w:val="18"/>
          <w:szCs w:val="18"/>
        </w:rPr>
        <w:t>says, “</w:t>
      </w:r>
      <w:proofErr w:type="spellStart"/>
      <w:r w:rsidR="000D17C6" w:rsidRPr="00443C7B">
        <w:rPr>
          <w:rFonts w:ascii="Arial" w:hAnsi="Arial" w:cs="Arial"/>
          <w:sz w:val="18"/>
          <w:szCs w:val="18"/>
        </w:rPr>
        <w:t>munaro</w:t>
      </w:r>
      <w:proofErr w:type="spellEnd"/>
      <w:r w:rsidR="000D17C6" w:rsidRPr="00443C7B">
        <w:rPr>
          <w:rFonts w:ascii="Arial" w:hAnsi="Arial" w:cs="Arial"/>
          <w:sz w:val="18"/>
          <w:szCs w:val="18"/>
        </w:rPr>
        <w:t>.”]</w:t>
      </w:r>
      <w:r w:rsidR="000D17C6">
        <w:rPr>
          <w:rFonts w:ascii="Arial" w:hAnsi="Arial" w:cs="Arial"/>
          <w:sz w:val="28"/>
          <w:szCs w:val="28"/>
        </w:rPr>
        <w:t xml:space="preserve"> </w:t>
      </w:r>
      <w:proofErr w:type="spellStart"/>
      <w:r w:rsidR="00AF352C">
        <w:rPr>
          <w:rFonts w:ascii="Arial" w:hAnsi="Arial" w:cs="Arial"/>
          <w:sz w:val="28"/>
          <w:szCs w:val="28"/>
        </w:rPr>
        <w:t>Tingaita</w:t>
      </w:r>
      <w:proofErr w:type="spellEnd"/>
      <w:r w:rsidR="00AF352C">
        <w:rPr>
          <w:rFonts w:ascii="Arial" w:hAnsi="Arial" w:cs="Arial"/>
          <w:sz w:val="28"/>
          <w:szCs w:val="28"/>
        </w:rPr>
        <w:t xml:space="preserve"> Amen here </w:t>
      </w:r>
      <w:proofErr w:type="spellStart"/>
      <w:r w:rsidR="00AF352C">
        <w:rPr>
          <w:rFonts w:ascii="Arial" w:hAnsi="Arial" w:cs="Arial"/>
          <w:sz w:val="28"/>
          <w:szCs w:val="28"/>
        </w:rPr>
        <w:t>tese</w:t>
      </w:r>
      <w:proofErr w:type="spellEnd"/>
      <w:r w:rsidR="00734299">
        <w:rPr>
          <w:rFonts w:ascii="Arial" w:hAnsi="Arial" w:cs="Arial"/>
          <w:sz w:val="28"/>
          <w:szCs w:val="28"/>
        </w:rPr>
        <w:t>?</w:t>
      </w:r>
      <w:r w:rsidR="00AF352C">
        <w:rPr>
          <w:rFonts w:ascii="Arial" w:hAnsi="Arial" w:cs="Arial"/>
          <w:sz w:val="28"/>
          <w:szCs w:val="28"/>
        </w:rPr>
        <w:t xml:space="preserve"> </w:t>
      </w:r>
      <w:r w:rsidR="00534101" w:rsidRPr="00534101">
        <w:rPr>
          <w:rFonts w:ascii="Arial" w:hAnsi="Arial" w:cs="Arial"/>
          <w:sz w:val="18"/>
          <w:szCs w:val="28"/>
        </w:rPr>
        <w:t xml:space="preserve">[Congregation says, “Amen.”] </w:t>
      </w:r>
      <w:r w:rsidR="00AF352C">
        <w:rPr>
          <w:rFonts w:ascii="Arial" w:hAnsi="Arial" w:cs="Arial"/>
          <w:sz w:val="28"/>
          <w:szCs w:val="28"/>
        </w:rPr>
        <w:t xml:space="preserve">Amen </w:t>
      </w:r>
      <w:proofErr w:type="spellStart"/>
      <w:r w:rsidR="00AF352C">
        <w:rPr>
          <w:rFonts w:ascii="Arial" w:hAnsi="Arial" w:cs="Arial"/>
          <w:sz w:val="28"/>
          <w:szCs w:val="28"/>
        </w:rPr>
        <w:t>handisi</w:t>
      </w:r>
      <w:proofErr w:type="spellEnd"/>
      <w:r w:rsidR="00AF352C">
        <w:rPr>
          <w:rFonts w:ascii="Arial" w:hAnsi="Arial" w:cs="Arial"/>
          <w:sz w:val="28"/>
          <w:szCs w:val="28"/>
        </w:rPr>
        <w:t xml:space="preserve"> </w:t>
      </w:r>
      <w:proofErr w:type="spellStart"/>
      <w:r w:rsidR="00AF352C">
        <w:rPr>
          <w:rFonts w:ascii="Arial" w:hAnsi="Arial" w:cs="Arial"/>
          <w:sz w:val="28"/>
          <w:szCs w:val="28"/>
        </w:rPr>
        <w:t>kumunzwa</w:t>
      </w:r>
      <w:proofErr w:type="spellEnd"/>
      <w:r w:rsidR="00AF352C">
        <w:rPr>
          <w:rFonts w:ascii="Arial" w:hAnsi="Arial" w:cs="Arial"/>
          <w:sz w:val="28"/>
          <w:szCs w:val="28"/>
        </w:rPr>
        <w:t xml:space="preserve"> </w:t>
      </w:r>
      <w:proofErr w:type="spellStart"/>
      <w:r w:rsidR="00AF352C">
        <w:rPr>
          <w:rFonts w:ascii="Arial" w:hAnsi="Arial" w:cs="Arial"/>
          <w:sz w:val="28"/>
          <w:szCs w:val="28"/>
        </w:rPr>
        <w:t>iyeye</w:t>
      </w:r>
      <w:proofErr w:type="spellEnd"/>
      <w:r w:rsidR="005F29AF">
        <w:rPr>
          <w:rFonts w:ascii="Arial" w:hAnsi="Arial" w:cs="Arial"/>
          <w:sz w:val="28"/>
          <w:szCs w:val="28"/>
        </w:rPr>
        <w:t>!</w:t>
      </w:r>
      <w:r w:rsidR="00AF352C">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AF352C">
        <w:rPr>
          <w:rFonts w:ascii="Arial" w:hAnsi="Arial" w:cs="Arial"/>
          <w:sz w:val="28"/>
          <w:szCs w:val="28"/>
        </w:rPr>
        <w:t>Handei</w:t>
      </w:r>
      <w:proofErr w:type="spellEnd"/>
      <w:r w:rsidR="00AF352C">
        <w:rPr>
          <w:rFonts w:ascii="Arial" w:hAnsi="Arial" w:cs="Arial"/>
          <w:sz w:val="28"/>
          <w:szCs w:val="28"/>
        </w:rPr>
        <w:t xml:space="preserve"> mberi </w:t>
      </w:r>
      <w:proofErr w:type="spellStart"/>
      <w:r w:rsidR="00EC2CAC">
        <w:rPr>
          <w:rFonts w:ascii="Arial" w:hAnsi="Arial" w:cs="Arial"/>
          <w:sz w:val="28"/>
          <w:szCs w:val="28"/>
        </w:rPr>
        <w:t>tione</w:t>
      </w:r>
      <w:proofErr w:type="spellEnd"/>
      <w:r w:rsidR="00EC2CAC">
        <w:rPr>
          <w:rFonts w:ascii="Arial" w:hAnsi="Arial" w:cs="Arial"/>
          <w:sz w:val="28"/>
          <w:szCs w:val="28"/>
        </w:rPr>
        <w:t>. Here is the blessing</w:t>
      </w:r>
      <w:r w:rsidR="005F29AF">
        <w:rPr>
          <w:rFonts w:ascii="Arial" w:hAnsi="Arial" w:cs="Arial"/>
          <w:sz w:val="28"/>
          <w:szCs w:val="28"/>
        </w:rPr>
        <w:t>,</w:t>
      </w:r>
      <w:r w:rsidR="00EC2CAC">
        <w:rPr>
          <w:rFonts w:ascii="Arial" w:hAnsi="Arial" w:cs="Arial"/>
          <w:sz w:val="28"/>
          <w:szCs w:val="28"/>
        </w:rPr>
        <w:t xml:space="preserve"> verse 15 </w:t>
      </w:r>
      <w:proofErr w:type="spellStart"/>
      <w:r w:rsidR="00EC2CAC">
        <w:rPr>
          <w:rFonts w:ascii="Arial" w:hAnsi="Arial" w:cs="Arial"/>
          <w:sz w:val="28"/>
          <w:szCs w:val="28"/>
        </w:rPr>
        <w:t>tese</w:t>
      </w:r>
      <w:proofErr w:type="spellEnd"/>
      <w:r w:rsidR="00EC2CAC">
        <w:rPr>
          <w:rFonts w:ascii="Arial" w:hAnsi="Arial" w:cs="Arial"/>
          <w:sz w:val="28"/>
          <w:szCs w:val="28"/>
        </w:rPr>
        <w:t>.</w:t>
      </w:r>
    </w:p>
    <w:p w14:paraId="6DFB8A31" w14:textId="66776B39" w:rsidR="00337821" w:rsidRPr="0027459B" w:rsidRDefault="0027459B" w:rsidP="00CF060B">
      <w:pPr>
        <w:ind w:left="720"/>
        <w:jc w:val="both"/>
        <w:rPr>
          <w:rFonts w:ascii="Arial" w:hAnsi="Arial" w:cs="Arial"/>
          <w:i/>
          <w:iCs/>
          <w:sz w:val="28"/>
          <w:szCs w:val="28"/>
        </w:rPr>
      </w:pPr>
      <w:r w:rsidRPr="0027459B">
        <w:rPr>
          <w:rFonts w:ascii="Arial" w:hAnsi="Arial" w:cs="Arial"/>
          <w:i/>
          <w:iCs/>
          <w:sz w:val="28"/>
          <w:szCs w:val="28"/>
        </w:rPr>
        <w:t xml:space="preserve">See, I have set before thee this day life and good, and death and </w:t>
      </w:r>
      <w:proofErr w:type="gramStart"/>
      <w:r w:rsidRPr="0027459B">
        <w:rPr>
          <w:rFonts w:ascii="Arial" w:hAnsi="Arial" w:cs="Arial"/>
          <w:i/>
          <w:iCs/>
          <w:sz w:val="28"/>
          <w:szCs w:val="28"/>
        </w:rPr>
        <w:t>evil;</w:t>
      </w:r>
      <w:proofErr w:type="gramEnd"/>
      <w:r w:rsidR="00EC2CAC" w:rsidRPr="0027459B">
        <w:rPr>
          <w:rFonts w:ascii="Arial" w:hAnsi="Arial" w:cs="Arial"/>
          <w:i/>
          <w:iCs/>
          <w:sz w:val="28"/>
          <w:szCs w:val="28"/>
        </w:rPr>
        <w:t xml:space="preserve"> </w:t>
      </w:r>
    </w:p>
    <w:p w14:paraId="10AE7985" w14:textId="0201AFB2" w:rsidR="0093757A" w:rsidRDefault="00724079" w:rsidP="00EE1207">
      <w:pPr>
        <w:jc w:val="both"/>
        <w:rPr>
          <w:rFonts w:ascii="Arial" w:hAnsi="Arial" w:cs="Arial"/>
          <w:sz w:val="28"/>
          <w:szCs w:val="28"/>
        </w:rPr>
      </w:pPr>
      <w:r>
        <w:rPr>
          <w:rFonts w:ascii="Arial" w:hAnsi="Arial" w:cs="Arial"/>
          <w:sz w:val="28"/>
          <w:szCs w:val="28"/>
          <w:vertAlign w:val="superscript"/>
        </w:rPr>
        <w:t>220</w:t>
      </w:r>
      <w:r w:rsidR="002559DB">
        <w:rPr>
          <w:rFonts w:ascii="Arial" w:hAnsi="Arial" w:cs="Arial"/>
          <w:sz w:val="28"/>
          <w:szCs w:val="28"/>
        </w:rPr>
        <w:t>Mmm</w:t>
      </w:r>
      <w:r w:rsidR="000F30F4">
        <w:rPr>
          <w:rFonts w:ascii="Arial" w:hAnsi="Arial" w:cs="Arial"/>
          <w:sz w:val="28"/>
          <w:szCs w:val="28"/>
        </w:rPr>
        <w:t>-mm</w:t>
      </w:r>
      <w:r w:rsidR="002559DB">
        <w:rPr>
          <w:rFonts w:ascii="Arial" w:hAnsi="Arial" w:cs="Arial"/>
          <w:sz w:val="28"/>
          <w:szCs w:val="28"/>
        </w:rPr>
        <w:t xml:space="preserve">h, </w:t>
      </w:r>
      <w:proofErr w:type="spellStart"/>
      <w:r w:rsidR="000F30F4">
        <w:rPr>
          <w:rFonts w:ascii="Arial" w:hAnsi="Arial" w:cs="Arial"/>
          <w:sz w:val="28"/>
          <w:szCs w:val="28"/>
        </w:rPr>
        <w:t>ndakupa</w:t>
      </w:r>
      <w:proofErr w:type="spellEnd"/>
      <w:r w:rsidR="000F30F4">
        <w:rPr>
          <w:rFonts w:ascii="Arial" w:hAnsi="Arial" w:cs="Arial"/>
          <w:sz w:val="28"/>
          <w:szCs w:val="28"/>
        </w:rPr>
        <w:t xml:space="preserve"> h</w:t>
      </w:r>
      <w:r w:rsidR="00C44B61">
        <w:rPr>
          <w:rFonts w:ascii="Arial" w:hAnsi="Arial" w:cs="Arial"/>
          <w:sz w:val="28"/>
          <w:szCs w:val="28"/>
        </w:rPr>
        <w:t xml:space="preserve">upenyu </w:t>
      </w:r>
      <w:proofErr w:type="spellStart"/>
      <w:r w:rsidR="00C44B61">
        <w:rPr>
          <w:rFonts w:ascii="Arial" w:hAnsi="Arial" w:cs="Arial"/>
          <w:sz w:val="28"/>
          <w:szCs w:val="28"/>
        </w:rPr>
        <w:t>nerufu</w:t>
      </w:r>
      <w:proofErr w:type="spellEnd"/>
      <w:r w:rsidR="00C44B61">
        <w:rPr>
          <w:rFonts w:ascii="Arial" w:hAnsi="Arial" w:cs="Arial"/>
          <w:sz w:val="28"/>
          <w:szCs w:val="28"/>
        </w:rPr>
        <w:t xml:space="preserve">. </w:t>
      </w:r>
      <w:proofErr w:type="spellStart"/>
      <w:r w:rsidR="00C44B61">
        <w:rPr>
          <w:rFonts w:ascii="Arial" w:hAnsi="Arial" w:cs="Arial"/>
          <w:sz w:val="28"/>
          <w:szCs w:val="28"/>
        </w:rPr>
        <w:t>Chakaipa</w:t>
      </w:r>
      <w:proofErr w:type="spellEnd"/>
      <w:r w:rsidR="00C44B61">
        <w:rPr>
          <w:rFonts w:ascii="Arial" w:hAnsi="Arial" w:cs="Arial"/>
          <w:sz w:val="28"/>
          <w:szCs w:val="28"/>
        </w:rPr>
        <w:t xml:space="preserve"> </w:t>
      </w:r>
      <w:proofErr w:type="spellStart"/>
      <w:r w:rsidR="00C44B61">
        <w:rPr>
          <w:rFonts w:ascii="Arial" w:hAnsi="Arial" w:cs="Arial"/>
          <w:sz w:val="28"/>
          <w:szCs w:val="28"/>
        </w:rPr>
        <w:t>nechakadii</w:t>
      </w:r>
      <w:proofErr w:type="spellEnd"/>
      <w:r w:rsidR="00C44B61">
        <w:rPr>
          <w:rFonts w:ascii="Arial" w:hAnsi="Arial" w:cs="Arial"/>
          <w:sz w:val="28"/>
          <w:szCs w:val="28"/>
        </w:rPr>
        <w:t>?</w:t>
      </w:r>
      <w:r w:rsidR="00F665DA">
        <w:rPr>
          <w:rFonts w:ascii="Arial" w:hAnsi="Arial" w:cs="Arial"/>
          <w:sz w:val="28"/>
          <w:szCs w:val="28"/>
        </w:rPr>
        <w:t xml:space="preserve"> </w:t>
      </w:r>
      <w:r w:rsidR="00F665DA" w:rsidRPr="00443C7B">
        <w:rPr>
          <w:rFonts w:ascii="Arial" w:hAnsi="Arial" w:cs="Arial"/>
          <w:sz w:val="18"/>
          <w:szCs w:val="18"/>
        </w:rPr>
        <w:t xml:space="preserve">[Congregation </w:t>
      </w:r>
      <w:r w:rsidR="00063DA1" w:rsidRPr="00443C7B">
        <w:rPr>
          <w:rFonts w:ascii="Arial" w:hAnsi="Arial" w:cs="Arial"/>
          <w:sz w:val="18"/>
          <w:szCs w:val="18"/>
        </w:rPr>
        <w:t>says, “</w:t>
      </w:r>
      <w:proofErr w:type="spellStart"/>
      <w:r w:rsidR="00F665DA" w:rsidRPr="00443C7B">
        <w:rPr>
          <w:rFonts w:ascii="Arial" w:hAnsi="Arial" w:cs="Arial"/>
          <w:sz w:val="18"/>
          <w:szCs w:val="18"/>
        </w:rPr>
        <w:t>chakanaka</w:t>
      </w:r>
      <w:proofErr w:type="spellEnd"/>
      <w:r w:rsidR="00034AE7" w:rsidRPr="00443C7B">
        <w:rPr>
          <w:rFonts w:ascii="Arial" w:hAnsi="Arial" w:cs="Arial"/>
          <w:sz w:val="18"/>
          <w:szCs w:val="18"/>
        </w:rPr>
        <w:t>,</w:t>
      </w:r>
      <w:r w:rsidR="00662CE5" w:rsidRPr="00443C7B">
        <w:rPr>
          <w:rFonts w:ascii="Arial" w:hAnsi="Arial" w:cs="Arial"/>
          <w:sz w:val="18"/>
          <w:szCs w:val="18"/>
        </w:rPr>
        <w:t>”]</w:t>
      </w:r>
      <w:r w:rsidR="00662CE5">
        <w:rPr>
          <w:rFonts w:ascii="Arial" w:hAnsi="Arial" w:cs="Arial"/>
          <w:sz w:val="28"/>
          <w:szCs w:val="28"/>
        </w:rPr>
        <w:t xml:space="preserve"> </w:t>
      </w:r>
      <w:proofErr w:type="spellStart"/>
      <w:r w:rsidR="00662CE5">
        <w:rPr>
          <w:rFonts w:ascii="Arial" w:hAnsi="Arial" w:cs="Arial"/>
          <w:sz w:val="28"/>
          <w:szCs w:val="28"/>
        </w:rPr>
        <w:t>mazviona</w:t>
      </w:r>
      <w:proofErr w:type="spellEnd"/>
      <w:r w:rsidR="00F96D75">
        <w:rPr>
          <w:rFonts w:ascii="Arial" w:hAnsi="Arial" w:cs="Arial"/>
          <w:sz w:val="28"/>
          <w:szCs w:val="28"/>
        </w:rPr>
        <w:t xml:space="preserve"> </w:t>
      </w:r>
      <w:r w:rsidR="00662CE5">
        <w:rPr>
          <w:rFonts w:ascii="Arial" w:hAnsi="Arial" w:cs="Arial"/>
          <w:sz w:val="28"/>
          <w:szCs w:val="28"/>
        </w:rPr>
        <w:t xml:space="preserve">ka </w:t>
      </w:r>
      <w:proofErr w:type="spellStart"/>
      <w:r w:rsidR="00662CE5">
        <w:rPr>
          <w:rFonts w:ascii="Arial" w:hAnsi="Arial" w:cs="Arial"/>
          <w:sz w:val="28"/>
          <w:szCs w:val="28"/>
        </w:rPr>
        <w:t>apa</w:t>
      </w:r>
      <w:proofErr w:type="spellEnd"/>
      <w:r w:rsidR="00662CE5">
        <w:rPr>
          <w:rFonts w:ascii="Arial" w:hAnsi="Arial" w:cs="Arial"/>
          <w:sz w:val="28"/>
          <w:szCs w:val="28"/>
        </w:rPr>
        <w:t xml:space="preserve">? </w:t>
      </w:r>
      <w:r w:rsidR="00534101" w:rsidRPr="00534101">
        <w:rPr>
          <w:rFonts w:ascii="Arial" w:hAnsi="Arial" w:cs="Arial"/>
          <w:sz w:val="18"/>
          <w:szCs w:val="28"/>
        </w:rPr>
        <w:t xml:space="preserve">[Congregation says, “Amen.”] </w:t>
      </w:r>
      <w:r w:rsidR="00662CE5">
        <w:rPr>
          <w:rFonts w:ascii="Arial" w:hAnsi="Arial" w:cs="Arial"/>
          <w:sz w:val="28"/>
          <w:szCs w:val="28"/>
        </w:rPr>
        <w:t xml:space="preserve">Saka poverty </w:t>
      </w:r>
      <w:proofErr w:type="spellStart"/>
      <w:r w:rsidR="00662CE5">
        <w:rPr>
          <w:rFonts w:ascii="Arial" w:hAnsi="Arial" w:cs="Arial"/>
          <w:sz w:val="28"/>
          <w:szCs w:val="28"/>
        </w:rPr>
        <w:t>yakanaka</w:t>
      </w:r>
      <w:proofErr w:type="spellEnd"/>
      <w:r w:rsidR="003E6A82">
        <w:rPr>
          <w:rFonts w:ascii="Arial" w:hAnsi="Arial" w:cs="Arial"/>
          <w:sz w:val="28"/>
          <w:szCs w:val="28"/>
        </w:rPr>
        <w:t xml:space="preserve">, muri </w:t>
      </w:r>
      <w:proofErr w:type="spellStart"/>
      <w:r w:rsidR="003E6A82">
        <w:rPr>
          <w:rFonts w:ascii="Arial" w:hAnsi="Arial" w:cs="Arial"/>
          <w:sz w:val="28"/>
          <w:szCs w:val="28"/>
        </w:rPr>
        <w:t>kuipuhwa</w:t>
      </w:r>
      <w:proofErr w:type="spellEnd"/>
      <w:r w:rsidR="003E6A82">
        <w:rPr>
          <w:rFonts w:ascii="Arial" w:hAnsi="Arial" w:cs="Arial"/>
          <w:sz w:val="28"/>
          <w:szCs w:val="28"/>
        </w:rPr>
        <w:t xml:space="preserve"> naMwari</w:t>
      </w:r>
      <w:r w:rsidR="00662CE5">
        <w:rPr>
          <w:rFonts w:ascii="Arial" w:hAnsi="Arial" w:cs="Arial"/>
          <w:sz w:val="28"/>
          <w:szCs w:val="28"/>
        </w:rPr>
        <w:t xml:space="preserve">? </w:t>
      </w:r>
      <w:r w:rsidR="003E6A82">
        <w:rPr>
          <w:rFonts w:ascii="Arial" w:hAnsi="Arial" w:cs="Arial"/>
          <w:sz w:val="28"/>
          <w:szCs w:val="28"/>
        </w:rPr>
        <w:t xml:space="preserve">Break yourself from it! </w:t>
      </w:r>
      <w:r w:rsidR="00534101" w:rsidRPr="00534101">
        <w:rPr>
          <w:rFonts w:ascii="Arial" w:hAnsi="Arial" w:cs="Arial"/>
          <w:sz w:val="18"/>
          <w:szCs w:val="28"/>
        </w:rPr>
        <w:t xml:space="preserve">[Congregation says, “Amen.”] </w:t>
      </w:r>
      <w:r w:rsidR="00E12EC2">
        <w:rPr>
          <w:rFonts w:ascii="Arial" w:hAnsi="Arial" w:cs="Arial"/>
          <w:sz w:val="28"/>
          <w:szCs w:val="28"/>
        </w:rPr>
        <w:t xml:space="preserve">Disunity </w:t>
      </w:r>
      <w:proofErr w:type="spellStart"/>
      <w:r w:rsidR="00E12EC2">
        <w:rPr>
          <w:rFonts w:ascii="Arial" w:hAnsi="Arial" w:cs="Arial"/>
          <w:sz w:val="28"/>
          <w:szCs w:val="28"/>
        </w:rPr>
        <w:t>yamunayo</w:t>
      </w:r>
      <w:proofErr w:type="spellEnd"/>
      <w:r w:rsidR="00E12EC2">
        <w:rPr>
          <w:rFonts w:ascii="Arial" w:hAnsi="Arial" w:cs="Arial"/>
          <w:sz w:val="28"/>
          <w:szCs w:val="28"/>
        </w:rPr>
        <w:t xml:space="preserve"> iyoyo iri kubva kuna Mwari here iyi?</w:t>
      </w:r>
      <w:r w:rsidR="00E12EC2" w:rsidRPr="00E12EC2">
        <w:rPr>
          <w:rFonts w:ascii="Arial" w:hAnsi="Arial" w:cs="Arial"/>
          <w:sz w:val="28"/>
          <w:szCs w:val="28"/>
        </w:rPr>
        <w:t xml:space="preserve"> </w:t>
      </w:r>
      <w:r w:rsidR="00E12EC2" w:rsidRPr="00443C7B">
        <w:rPr>
          <w:rFonts w:ascii="Arial" w:hAnsi="Arial" w:cs="Arial"/>
          <w:sz w:val="18"/>
          <w:szCs w:val="18"/>
        </w:rPr>
        <w:t xml:space="preserve">[Congregation </w:t>
      </w:r>
      <w:r w:rsidR="00063DA1" w:rsidRPr="00443C7B">
        <w:rPr>
          <w:rFonts w:ascii="Arial" w:hAnsi="Arial" w:cs="Arial"/>
          <w:sz w:val="18"/>
          <w:szCs w:val="18"/>
        </w:rPr>
        <w:t>says, “</w:t>
      </w:r>
      <w:proofErr w:type="spellStart"/>
      <w:r w:rsidR="00E12EC2" w:rsidRPr="00443C7B">
        <w:rPr>
          <w:rFonts w:ascii="Arial" w:hAnsi="Arial" w:cs="Arial"/>
          <w:sz w:val="18"/>
          <w:szCs w:val="18"/>
        </w:rPr>
        <w:t>kwete</w:t>
      </w:r>
      <w:proofErr w:type="spellEnd"/>
      <w:r w:rsidR="005838E4" w:rsidRPr="00443C7B">
        <w:rPr>
          <w:rFonts w:ascii="Arial" w:hAnsi="Arial" w:cs="Arial"/>
          <w:sz w:val="18"/>
          <w:szCs w:val="18"/>
        </w:rPr>
        <w:t>.</w:t>
      </w:r>
      <w:r w:rsidR="00E12EC2" w:rsidRPr="00443C7B">
        <w:rPr>
          <w:rFonts w:ascii="Arial" w:hAnsi="Arial" w:cs="Arial"/>
          <w:sz w:val="18"/>
          <w:szCs w:val="18"/>
        </w:rPr>
        <w:t>”]</w:t>
      </w:r>
      <w:r w:rsidR="00E12EC2">
        <w:rPr>
          <w:rFonts w:ascii="Arial" w:hAnsi="Arial" w:cs="Arial"/>
          <w:sz w:val="28"/>
          <w:szCs w:val="28"/>
        </w:rPr>
        <w:t xml:space="preserve"> </w:t>
      </w:r>
      <w:r w:rsidR="005838E4">
        <w:rPr>
          <w:rFonts w:ascii="Arial" w:hAnsi="Arial" w:cs="Arial"/>
          <w:sz w:val="28"/>
          <w:szCs w:val="28"/>
        </w:rPr>
        <w:t>M</w:t>
      </w:r>
      <w:r w:rsidR="007567EF">
        <w:rPr>
          <w:rFonts w:ascii="Arial" w:hAnsi="Arial" w:cs="Arial"/>
          <w:sz w:val="28"/>
          <w:szCs w:val="28"/>
        </w:rPr>
        <w:t xml:space="preserve">uri </w:t>
      </w:r>
      <w:proofErr w:type="spellStart"/>
      <w:r w:rsidR="007567EF">
        <w:rPr>
          <w:rFonts w:ascii="Arial" w:hAnsi="Arial" w:cs="Arial"/>
          <w:sz w:val="28"/>
          <w:szCs w:val="28"/>
        </w:rPr>
        <w:t>kuzviona</w:t>
      </w:r>
      <w:proofErr w:type="spellEnd"/>
      <w:r w:rsidR="007567EF">
        <w:rPr>
          <w:rFonts w:ascii="Arial" w:hAnsi="Arial" w:cs="Arial"/>
          <w:sz w:val="28"/>
          <w:szCs w:val="28"/>
        </w:rPr>
        <w:t xml:space="preserve"> ka? </w:t>
      </w:r>
      <w:r w:rsidR="00534101" w:rsidRPr="00534101">
        <w:rPr>
          <w:rFonts w:ascii="Arial" w:hAnsi="Arial" w:cs="Arial"/>
          <w:sz w:val="18"/>
          <w:szCs w:val="28"/>
        </w:rPr>
        <w:t xml:space="preserve">[Congregation says, “Amen.”] </w:t>
      </w:r>
      <w:r w:rsidR="007567EF">
        <w:rPr>
          <w:rFonts w:ascii="Arial" w:hAnsi="Arial" w:cs="Arial"/>
          <w:sz w:val="28"/>
          <w:szCs w:val="28"/>
        </w:rPr>
        <w:t xml:space="preserve">Mweya </w:t>
      </w:r>
      <w:proofErr w:type="spellStart"/>
      <w:r w:rsidR="007567EF">
        <w:rPr>
          <w:rFonts w:ascii="Arial" w:hAnsi="Arial" w:cs="Arial"/>
          <w:sz w:val="28"/>
          <w:szCs w:val="28"/>
        </w:rPr>
        <w:t>wemadzin</w:t>
      </w:r>
      <w:r w:rsidR="004F6516">
        <w:rPr>
          <w:rFonts w:ascii="Arial" w:hAnsi="Arial" w:cs="Arial"/>
          <w:sz w:val="28"/>
          <w:szCs w:val="28"/>
        </w:rPr>
        <w:t>za</w:t>
      </w:r>
      <w:proofErr w:type="spellEnd"/>
      <w:r w:rsidR="004F6516">
        <w:rPr>
          <w:rFonts w:ascii="Arial" w:hAnsi="Arial" w:cs="Arial"/>
          <w:sz w:val="28"/>
          <w:szCs w:val="28"/>
        </w:rPr>
        <w:t xml:space="preserve"> ka iyi?</w:t>
      </w:r>
      <w:r w:rsidR="004F6516" w:rsidRPr="004F6516">
        <w:rPr>
          <w:rFonts w:ascii="Arial" w:hAnsi="Arial" w:cs="Arial"/>
          <w:sz w:val="28"/>
          <w:szCs w:val="28"/>
        </w:rPr>
        <w:t xml:space="preserve"> </w:t>
      </w:r>
      <w:r w:rsidR="00534101" w:rsidRPr="00534101">
        <w:rPr>
          <w:rFonts w:ascii="Arial" w:hAnsi="Arial" w:cs="Arial"/>
          <w:sz w:val="18"/>
          <w:szCs w:val="28"/>
        </w:rPr>
        <w:t xml:space="preserve">[Congregation says, “Amen.”] </w:t>
      </w:r>
      <w:r w:rsidR="004F6516">
        <w:rPr>
          <w:rFonts w:ascii="Arial" w:hAnsi="Arial" w:cs="Arial"/>
          <w:sz w:val="28"/>
          <w:szCs w:val="28"/>
        </w:rPr>
        <w:t xml:space="preserve">Hondo </w:t>
      </w:r>
      <w:proofErr w:type="spellStart"/>
      <w:r w:rsidR="004F6516">
        <w:rPr>
          <w:rFonts w:ascii="Arial" w:hAnsi="Arial" w:cs="Arial"/>
          <w:sz w:val="28"/>
          <w:szCs w:val="28"/>
        </w:rPr>
        <w:t>yemu</w:t>
      </w:r>
      <w:proofErr w:type="spellEnd"/>
      <w:r w:rsidR="004F6516">
        <w:rPr>
          <w:rFonts w:ascii="Arial" w:hAnsi="Arial" w:cs="Arial"/>
          <w:sz w:val="28"/>
          <w:szCs w:val="28"/>
        </w:rPr>
        <w:t xml:space="preserve"> Message iri kubva kuna Mwari here iyi?</w:t>
      </w:r>
    </w:p>
    <w:p w14:paraId="2BC787FA" w14:textId="227AA6AD" w:rsidR="00242CFC" w:rsidRDefault="00724079" w:rsidP="00EE1207">
      <w:pPr>
        <w:jc w:val="both"/>
        <w:rPr>
          <w:rFonts w:ascii="Arial" w:hAnsi="Arial" w:cs="Arial"/>
          <w:sz w:val="28"/>
          <w:szCs w:val="28"/>
        </w:rPr>
      </w:pPr>
      <w:r>
        <w:rPr>
          <w:rFonts w:ascii="Arial" w:hAnsi="Arial" w:cs="Arial"/>
          <w:sz w:val="28"/>
          <w:szCs w:val="28"/>
          <w:vertAlign w:val="superscript"/>
        </w:rPr>
        <w:t>221</w:t>
      </w:r>
      <w:r w:rsidR="009417B8">
        <w:rPr>
          <w:rFonts w:ascii="Arial" w:hAnsi="Arial" w:cs="Arial"/>
          <w:sz w:val="28"/>
          <w:szCs w:val="28"/>
        </w:rPr>
        <w:t xml:space="preserve">Nguva yedu </w:t>
      </w:r>
      <w:proofErr w:type="spellStart"/>
      <w:r w:rsidR="009417B8">
        <w:rPr>
          <w:rFonts w:ascii="Arial" w:hAnsi="Arial" w:cs="Arial"/>
          <w:sz w:val="28"/>
          <w:szCs w:val="28"/>
        </w:rPr>
        <w:t>yakwana</w:t>
      </w:r>
      <w:proofErr w:type="spellEnd"/>
      <w:r w:rsidR="009417B8">
        <w:rPr>
          <w:rFonts w:ascii="Arial" w:hAnsi="Arial" w:cs="Arial"/>
          <w:sz w:val="28"/>
          <w:szCs w:val="28"/>
        </w:rPr>
        <w:t xml:space="preserve"> vanhu </w:t>
      </w:r>
      <w:proofErr w:type="spellStart"/>
      <w:r w:rsidR="009417B8">
        <w:rPr>
          <w:rFonts w:ascii="Arial" w:hAnsi="Arial" w:cs="Arial"/>
          <w:sz w:val="28"/>
          <w:szCs w:val="28"/>
        </w:rPr>
        <w:t>vaMwari</w:t>
      </w:r>
      <w:proofErr w:type="spellEnd"/>
      <w:r w:rsidR="005838E4">
        <w:rPr>
          <w:rFonts w:ascii="Arial" w:hAnsi="Arial" w:cs="Arial"/>
          <w:sz w:val="28"/>
          <w:szCs w:val="28"/>
        </w:rPr>
        <w:t>.</w:t>
      </w:r>
      <w:r w:rsidR="009417B8">
        <w:rPr>
          <w:rFonts w:ascii="Arial" w:hAnsi="Arial" w:cs="Arial"/>
          <w:sz w:val="28"/>
          <w:szCs w:val="28"/>
        </w:rPr>
        <w:t xml:space="preserve"> </w:t>
      </w:r>
      <w:r w:rsidR="009417B8" w:rsidRPr="00443C7B">
        <w:rPr>
          <w:rFonts w:ascii="Arial" w:hAnsi="Arial" w:cs="Arial"/>
          <w:sz w:val="18"/>
          <w:szCs w:val="18"/>
        </w:rPr>
        <w:t xml:space="preserve">[Congregation </w:t>
      </w:r>
      <w:r w:rsidR="00063DA1" w:rsidRPr="00443C7B">
        <w:rPr>
          <w:rFonts w:ascii="Arial" w:hAnsi="Arial" w:cs="Arial"/>
          <w:sz w:val="18"/>
          <w:szCs w:val="18"/>
        </w:rPr>
        <w:t>says, “</w:t>
      </w:r>
      <w:r w:rsidR="009417B8" w:rsidRPr="00443C7B">
        <w:rPr>
          <w:rFonts w:ascii="Arial" w:hAnsi="Arial" w:cs="Arial"/>
          <w:sz w:val="18"/>
          <w:szCs w:val="18"/>
        </w:rPr>
        <w:t>Hallelujah/Amen.”]</w:t>
      </w:r>
      <w:r w:rsidR="0093757A" w:rsidRPr="00443C7B">
        <w:rPr>
          <w:rFonts w:ascii="Arial" w:hAnsi="Arial" w:cs="Arial"/>
          <w:sz w:val="18"/>
          <w:szCs w:val="18"/>
        </w:rPr>
        <w:t xml:space="preserve"> </w:t>
      </w:r>
      <w:r w:rsidR="0093757A">
        <w:rPr>
          <w:rFonts w:ascii="Arial" w:hAnsi="Arial" w:cs="Arial"/>
          <w:sz w:val="28"/>
          <w:szCs w:val="28"/>
        </w:rPr>
        <w:t xml:space="preserve">Nguva yedu </w:t>
      </w:r>
      <w:proofErr w:type="spellStart"/>
      <w:r w:rsidR="0093757A">
        <w:rPr>
          <w:rFonts w:ascii="Arial" w:hAnsi="Arial" w:cs="Arial"/>
          <w:sz w:val="28"/>
          <w:szCs w:val="28"/>
        </w:rPr>
        <w:t>yakwana</w:t>
      </w:r>
      <w:proofErr w:type="spellEnd"/>
      <w:r w:rsidR="0093757A">
        <w:rPr>
          <w:rFonts w:ascii="Arial" w:hAnsi="Arial" w:cs="Arial"/>
          <w:sz w:val="28"/>
          <w:szCs w:val="28"/>
        </w:rPr>
        <w:t xml:space="preserve"> hama! </w:t>
      </w:r>
      <w:r w:rsidR="00534101" w:rsidRPr="00534101">
        <w:rPr>
          <w:rFonts w:ascii="Arial" w:hAnsi="Arial" w:cs="Arial"/>
          <w:sz w:val="18"/>
          <w:szCs w:val="28"/>
        </w:rPr>
        <w:t xml:space="preserve">[Congregation says, “Amen.”] </w:t>
      </w:r>
      <w:r w:rsidR="0093757A">
        <w:rPr>
          <w:rFonts w:ascii="Arial" w:hAnsi="Arial" w:cs="Arial"/>
          <w:sz w:val="28"/>
          <w:szCs w:val="28"/>
        </w:rPr>
        <w:t xml:space="preserve">Ma conditions </w:t>
      </w:r>
      <w:proofErr w:type="spellStart"/>
      <w:r w:rsidR="0093757A">
        <w:rPr>
          <w:rFonts w:ascii="Arial" w:hAnsi="Arial" w:cs="Arial"/>
          <w:sz w:val="28"/>
          <w:szCs w:val="28"/>
        </w:rPr>
        <w:t>eropafadzo</w:t>
      </w:r>
      <w:proofErr w:type="spellEnd"/>
      <w:r w:rsidR="0093757A">
        <w:rPr>
          <w:rFonts w:ascii="Arial" w:hAnsi="Arial" w:cs="Arial"/>
          <w:sz w:val="28"/>
          <w:szCs w:val="28"/>
        </w:rPr>
        <w:t xml:space="preserve"> </w:t>
      </w:r>
      <w:proofErr w:type="spellStart"/>
      <w:r w:rsidR="0093757A">
        <w:rPr>
          <w:rFonts w:ascii="Arial" w:hAnsi="Arial" w:cs="Arial"/>
          <w:sz w:val="28"/>
          <w:szCs w:val="28"/>
        </w:rPr>
        <w:t>tinoa</w:t>
      </w:r>
      <w:r w:rsidR="00665CE3">
        <w:rPr>
          <w:rFonts w:ascii="Arial" w:hAnsi="Arial" w:cs="Arial"/>
          <w:sz w:val="28"/>
          <w:szCs w:val="28"/>
        </w:rPr>
        <w:t>dii</w:t>
      </w:r>
      <w:proofErr w:type="spellEnd"/>
      <w:r w:rsidR="00665CE3">
        <w:rPr>
          <w:rFonts w:ascii="Arial" w:hAnsi="Arial" w:cs="Arial"/>
          <w:sz w:val="28"/>
          <w:szCs w:val="28"/>
        </w:rPr>
        <w:t xml:space="preserve">…? </w:t>
      </w:r>
      <w:r w:rsidR="00665CE3" w:rsidRPr="00443C7B">
        <w:rPr>
          <w:rFonts w:ascii="Arial" w:hAnsi="Arial" w:cs="Arial"/>
          <w:sz w:val="18"/>
          <w:szCs w:val="18"/>
        </w:rPr>
        <w:t xml:space="preserve">[Congregation </w:t>
      </w:r>
      <w:r w:rsidR="00063DA1" w:rsidRPr="00443C7B">
        <w:rPr>
          <w:rFonts w:ascii="Arial" w:hAnsi="Arial" w:cs="Arial"/>
          <w:sz w:val="18"/>
          <w:szCs w:val="18"/>
        </w:rPr>
        <w:t>says, “</w:t>
      </w:r>
      <w:proofErr w:type="spellStart"/>
      <w:r w:rsidR="00665CE3" w:rsidRPr="00443C7B">
        <w:rPr>
          <w:rFonts w:ascii="Arial" w:hAnsi="Arial" w:cs="Arial"/>
          <w:sz w:val="18"/>
          <w:szCs w:val="18"/>
        </w:rPr>
        <w:t>tinoaziva</w:t>
      </w:r>
      <w:proofErr w:type="spellEnd"/>
      <w:r w:rsidR="00443C7B" w:rsidRPr="00443C7B">
        <w:rPr>
          <w:rFonts w:ascii="Arial" w:hAnsi="Arial" w:cs="Arial"/>
          <w:sz w:val="18"/>
          <w:szCs w:val="18"/>
        </w:rPr>
        <w:t>,</w:t>
      </w:r>
      <w:r w:rsidR="00665CE3" w:rsidRPr="00443C7B">
        <w:rPr>
          <w:rFonts w:ascii="Arial" w:hAnsi="Arial" w:cs="Arial"/>
          <w:sz w:val="18"/>
          <w:szCs w:val="18"/>
        </w:rPr>
        <w:t>”]</w:t>
      </w:r>
      <w:r w:rsidR="00665CE3">
        <w:rPr>
          <w:rFonts w:ascii="Arial" w:hAnsi="Arial" w:cs="Arial"/>
          <w:sz w:val="28"/>
          <w:szCs w:val="28"/>
        </w:rPr>
        <w:t xml:space="preserve"> </w:t>
      </w:r>
      <w:proofErr w:type="spellStart"/>
      <w:r w:rsidR="00665CE3">
        <w:rPr>
          <w:rFonts w:ascii="Arial" w:hAnsi="Arial" w:cs="Arial"/>
          <w:sz w:val="28"/>
          <w:szCs w:val="28"/>
        </w:rPr>
        <w:t>tinoaziva</w:t>
      </w:r>
      <w:proofErr w:type="spellEnd"/>
      <w:r w:rsidR="00665CE3">
        <w:rPr>
          <w:rFonts w:ascii="Arial" w:hAnsi="Arial" w:cs="Arial"/>
          <w:sz w:val="28"/>
          <w:szCs w:val="28"/>
        </w:rPr>
        <w:t xml:space="preserve">. </w:t>
      </w:r>
      <w:proofErr w:type="spellStart"/>
      <w:r w:rsidR="00242CFC">
        <w:rPr>
          <w:rFonts w:ascii="Arial" w:hAnsi="Arial" w:cs="Arial"/>
          <w:sz w:val="28"/>
          <w:szCs w:val="28"/>
        </w:rPr>
        <w:t>Handei</w:t>
      </w:r>
      <w:proofErr w:type="spellEnd"/>
      <w:r w:rsidR="00242CFC">
        <w:rPr>
          <w:rFonts w:ascii="Arial" w:hAnsi="Arial" w:cs="Arial"/>
          <w:sz w:val="28"/>
          <w:szCs w:val="28"/>
        </w:rPr>
        <w:t xml:space="preserve"> mberi </w:t>
      </w:r>
      <w:proofErr w:type="spellStart"/>
      <w:r w:rsidR="00242CFC">
        <w:rPr>
          <w:rFonts w:ascii="Arial" w:hAnsi="Arial" w:cs="Arial"/>
          <w:sz w:val="28"/>
          <w:szCs w:val="28"/>
        </w:rPr>
        <w:t>tione</w:t>
      </w:r>
      <w:proofErr w:type="spellEnd"/>
      <w:r w:rsidR="00242CFC">
        <w:rPr>
          <w:rFonts w:ascii="Arial" w:hAnsi="Arial" w:cs="Arial"/>
          <w:sz w:val="28"/>
          <w:szCs w:val="28"/>
        </w:rPr>
        <w:t xml:space="preserve">, verse 16 </w:t>
      </w:r>
      <w:proofErr w:type="spellStart"/>
      <w:r w:rsidR="00242CFC">
        <w:rPr>
          <w:rFonts w:ascii="Arial" w:hAnsi="Arial" w:cs="Arial"/>
          <w:sz w:val="28"/>
          <w:szCs w:val="28"/>
        </w:rPr>
        <w:t>tese</w:t>
      </w:r>
      <w:proofErr w:type="spellEnd"/>
      <w:r w:rsidR="00242CFC">
        <w:rPr>
          <w:rFonts w:ascii="Arial" w:hAnsi="Arial" w:cs="Arial"/>
          <w:sz w:val="28"/>
          <w:szCs w:val="28"/>
        </w:rPr>
        <w:t xml:space="preserve"> </w:t>
      </w:r>
      <w:proofErr w:type="spellStart"/>
      <w:r w:rsidR="00242CFC">
        <w:rPr>
          <w:rFonts w:ascii="Arial" w:hAnsi="Arial" w:cs="Arial"/>
          <w:sz w:val="28"/>
          <w:szCs w:val="28"/>
        </w:rPr>
        <w:t>hativerengei</w:t>
      </w:r>
      <w:proofErr w:type="spellEnd"/>
      <w:r w:rsidR="00242CFC">
        <w:rPr>
          <w:rFonts w:ascii="Arial" w:hAnsi="Arial" w:cs="Arial"/>
          <w:sz w:val="28"/>
          <w:szCs w:val="28"/>
        </w:rPr>
        <w:t>.</w:t>
      </w:r>
    </w:p>
    <w:p w14:paraId="3AFD4C03" w14:textId="654E5EB7" w:rsidR="00DF552D" w:rsidRDefault="00DF552D" w:rsidP="00CF060B">
      <w:pPr>
        <w:ind w:left="720"/>
        <w:jc w:val="both"/>
        <w:rPr>
          <w:rFonts w:ascii="Arial" w:hAnsi="Arial" w:cs="Arial"/>
          <w:i/>
          <w:iCs/>
          <w:sz w:val="28"/>
          <w:szCs w:val="28"/>
        </w:rPr>
      </w:pPr>
      <w:r w:rsidRPr="00DF552D">
        <w:rPr>
          <w:rFonts w:ascii="Arial" w:hAnsi="Arial" w:cs="Arial"/>
          <w:i/>
          <w:iCs/>
          <w:sz w:val="28"/>
          <w:szCs w:val="28"/>
        </w:rPr>
        <w:lastRenderedPageBreak/>
        <w:t xml:space="preserve">In that I command thee this day to love the Lord thy God, to walk in </w:t>
      </w:r>
      <w:r w:rsidR="005838E4">
        <w:rPr>
          <w:rFonts w:ascii="Arial" w:hAnsi="Arial" w:cs="Arial"/>
          <w:i/>
          <w:iCs/>
          <w:sz w:val="28"/>
          <w:szCs w:val="28"/>
        </w:rPr>
        <w:t>H</w:t>
      </w:r>
      <w:r w:rsidRPr="00DF552D">
        <w:rPr>
          <w:rFonts w:ascii="Arial" w:hAnsi="Arial" w:cs="Arial"/>
          <w:i/>
          <w:iCs/>
          <w:sz w:val="28"/>
          <w:szCs w:val="28"/>
        </w:rPr>
        <w:t xml:space="preserve">is ways, and to keep </w:t>
      </w:r>
      <w:r w:rsidR="005838E4">
        <w:rPr>
          <w:rFonts w:ascii="Arial" w:hAnsi="Arial" w:cs="Arial"/>
          <w:i/>
          <w:iCs/>
          <w:sz w:val="28"/>
          <w:szCs w:val="28"/>
        </w:rPr>
        <w:t>H</w:t>
      </w:r>
      <w:r w:rsidRPr="00DF552D">
        <w:rPr>
          <w:rFonts w:ascii="Arial" w:hAnsi="Arial" w:cs="Arial"/>
          <w:i/>
          <w:iCs/>
          <w:sz w:val="28"/>
          <w:szCs w:val="28"/>
        </w:rPr>
        <w:t xml:space="preserve">is commandments and </w:t>
      </w:r>
      <w:r w:rsidR="005838E4">
        <w:rPr>
          <w:rFonts w:ascii="Arial" w:hAnsi="Arial" w:cs="Arial"/>
          <w:i/>
          <w:iCs/>
          <w:sz w:val="28"/>
          <w:szCs w:val="28"/>
        </w:rPr>
        <w:t>H</w:t>
      </w:r>
      <w:r w:rsidRPr="00DF552D">
        <w:rPr>
          <w:rFonts w:ascii="Arial" w:hAnsi="Arial" w:cs="Arial"/>
          <w:i/>
          <w:iCs/>
          <w:sz w:val="28"/>
          <w:szCs w:val="28"/>
        </w:rPr>
        <w:t xml:space="preserve">is statutes and </w:t>
      </w:r>
      <w:r w:rsidR="005838E4">
        <w:rPr>
          <w:rFonts w:ascii="Arial" w:hAnsi="Arial" w:cs="Arial"/>
          <w:i/>
          <w:iCs/>
          <w:sz w:val="28"/>
          <w:szCs w:val="28"/>
        </w:rPr>
        <w:t>H</w:t>
      </w:r>
      <w:r w:rsidRPr="00DF552D">
        <w:rPr>
          <w:rFonts w:ascii="Arial" w:hAnsi="Arial" w:cs="Arial"/>
          <w:i/>
          <w:iCs/>
          <w:sz w:val="28"/>
          <w:szCs w:val="28"/>
        </w:rPr>
        <w:t xml:space="preserve">is judgments, that thou mayest live and multiply: and the Lord thy God shall bless thee in the land whither thou </w:t>
      </w:r>
      <w:proofErr w:type="spellStart"/>
      <w:r w:rsidRPr="00DF552D">
        <w:rPr>
          <w:rFonts w:ascii="Arial" w:hAnsi="Arial" w:cs="Arial"/>
          <w:i/>
          <w:iCs/>
          <w:sz w:val="28"/>
          <w:szCs w:val="28"/>
        </w:rPr>
        <w:t>goest</w:t>
      </w:r>
      <w:proofErr w:type="spellEnd"/>
      <w:r w:rsidRPr="00DF552D">
        <w:rPr>
          <w:rFonts w:ascii="Arial" w:hAnsi="Arial" w:cs="Arial"/>
          <w:i/>
          <w:iCs/>
          <w:sz w:val="28"/>
          <w:szCs w:val="28"/>
        </w:rPr>
        <w:t xml:space="preserve"> to possess it.</w:t>
      </w:r>
    </w:p>
    <w:p w14:paraId="6C6B131C" w14:textId="18AE9D92" w:rsidR="007B7A15" w:rsidRDefault="00724079" w:rsidP="00EE1207">
      <w:pPr>
        <w:jc w:val="both"/>
        <w:rPr>
          <w:rFonts w:ascii="Arial" w:hAnsi="Arial" w:cs="Arial"/>
          <w:sz w:val="28"/>
          <w:szCs w:val="28"/>
        </w:rPr>
      </w:pPr>
      <w:r>
        <w:rPr>
          <w:rFonts w:ascii="Arial" w:hAnsi="Arial" w:cs="Arial"/>
          <w:sz w:val="28"/>
          <w:szCs w:val="28"/>
          <w:vertAlign w:val="superscript"/>
        </w:rPr>
        <w:t xml:space="preserve">222 </w:t>
      </w:r>
      <w:r w:rsidR="00534101" w:rsidRPr="00534101">
        <w:rPr>
          <w:rFonts w:ascii="Arial" w:hAnsi="Arial" w:cs="Arial"/>
          <w:sz w:val="18"/>
          <w:szCs w:val="28"/>
        </w:rPr>
        <w:t xml:space="preserve">[Congregation says, “Amen.”] </w:t>
      </w:r>
      <w:proofErr w:type="spellStart"/>
      <w:r w:rsidR="00DF552D">
        <w:rPr>
          <w:rFonts w:ascii="Arial" w:hAnsi="Arial" w:cs="Arial"/>
          <w:sz w:val="28"/>
          <w:szCs w:val="28"/>
        </w:rPr>
        <w:t>Tingaita</w:t>
      </w:r>
      <w:proofErr w:type="spellEnd"/>
      <w:r w:rsidR="00DF552D">
        <w:rPr>
          <w:rFonts w:ascii="Arial" w:hAnsi="Arial" w:cs="Arial"/>
          <w:sz w:val="28"/>
          <w:szCs w:val="28"/>
        </w:rPr>
        <w:t xml:space="preserve"> Amen her</w:t>
      </w:r>
      <w:r w:rsidR="00732D4C">
        <w:rPr>
          <w:rFonts w:ascii="Arial" w:hAnsi="Arial" w:cs="Arial"/>
          <w:sz w:val="28"/>
          <w:szCs w:val="28"/>
        </w:rPr>
        <w:t xml:space="preserve">e </w:t>
      </w:r>
      <w:r w:rsidR="005F37D6">
        <w:rPr>
          <w:rFonts w:ascii="Arial" w:hAnsi="Arial" w:cs="Arial"/>
          <w:sz w:val="28"/>
          <w:szCs w:val="28"/>
        </w:rPr>
        <w:t>imi hama</w:t>
      </w:r>
      <w:r w:rsidR="00DF552D">
        <w:rPr>
          <w:rFonts w:ascii="Arial" w:hAnsi="Arial" w:cs="Arial"/>
          <w:sz w:val="28"/>
          <w:szCs w:val="28"/>
        </w:rPr>
        <w:t>?</w:t>
      </w:r>
      <w:r w:rsidR="00732D4C">
        <w:rPr>
          <w:rFonts w:ascii="Arial" w:hAnsi="Arial" w:cs="Arial"/>
          <w:sz w:val="28"/>
          <w:szCs w:val="28"/>
        </w:rPr>
        <w:t xml:space="preserve"> </w:t>
      </w:r>
      <w:r w:rsidR="00534101" w:rsidRPr="00534101">
        <w:rPr>
          <w:rFonts w:ascii="Arial" w:hAnsi="Arial" w:cs="Arial"/>
          <w:sz w:val="18"/>
          <w:szCs w:val="28"/>
        </w:rPr>
        <w:t xml:space="preserve">[Congregation says, “Amen.”] </w:t>
      </w:r>
      <w:r w:rsidR="00732D4C">
        <w:rPr>
          <w:rFonts w:ascii="Arial" w:hAnsi="Arial" w:cs="Arial"/>
          <w:sz w:val="28"/>
          <w:szCs w:val="28"/>
        </w:rPr>
        <w:t xml:space="preserve">Ndoda kuti </w:t>
      </w:r>
      <w:proofErr w:type="spellStart"/>
      <w:r w:rsidR="00732D4C">
        <w:rPr>
          <w:rFonts w:ascii="Arial" w:hAnsi="Arial" w:cs="Arial"/>
          <w:sz w:val="28"/>
          <w:szCs w:val="28"/>
        </w:rPr>
        <w:t>mumboona</w:t>
      </w:r>
      <w:proofErr w:type="spellEnd"/>
      <w:r w:rsidR="00732D4C">
        <w:rPr>
          <w:rFonts w:ascii="Arial" w:hAnsi="Arial" w:cs="Arial"/>
          <w:sz w:val="28"/>
          <w:szCs w:val="28"/>
        </w:rPr>
        <w:t xml:space="preserve">, how many times have you seen </w:t>
      </w:r>
      <w:r w:rsidR="008C1156">
        <w:rPr>
          <w:rFonts w:ascii="Arial" w:hAnsi="Arial" w:cs="Arial"/>
          <w:sz w:val="28"/>
          <w:szCs w:val="28"/>
        </w:rPr>
        <w:t xml:space="preserve">the word ‘multiply’ there? Muri kuona kuti </w:t>
      </w:r>
      <w:r w:rsidR="0075065B">
        <w:rPr>
          <w:rFonts w:ascii="Arial" w:hAnsi="Arial" w:cs="Arial"/>
          <w:sz w:val="28"/>
          <w:szCs w:val="28"/>
        </w:rPr>
        <w:t>‘</w:t>
      </w:r>
      <w:r w:rsidR="008C1156">
        <w:rPr>
          <w:rFonts w:ascii="Arial" w:hAnsi="Arial" w:cs="Arial"/>
          <w:sz w:val="28"/>
          <w:szCs w:val="28"/>
        </w:rPr>
        <w:t>multiply</w:t>
      </w:r>
      <w:r w:rsidR="0075065B">
        <w:rPr>
          <w:rFonts w:ascii="Arial" w:hAnsi="Arial" w:cs="Arial"/>
          <w:sz w:val="28"/>
          <w:szCs w:val="28"/>
        </w:rPr>
        <w:t>’</w:t>
      </w:r>
      <w:r w:rsidR="008C1156">
        <w:rPr>
          <w:rFonts w:ascii="Arial" w:hAnsi="Arial" w:cs="Arial"/>
          <w:sz w:val="28"/>
          <w:szCs w:val="28"/>
        </w:rPr>
        <w:t xml:space="preserve"> </w:t>
      </w:r>
      <w:proofErr w:type="spellStart"/>
      <w:r w:rsidR="008C1156">
        <w:rPr>
          <w:rFonts w:ascii="Arial" w:hAnsi="Arial" w:cs="Arial"/>
          <w:sz w:val="28"/>
          <w:szCs w:val="28"/>
        </w:rPr>
        <w:t>yaka</w:t>
      </w:r>
      <w:proofErr w:type="spellEnd"/>
      <w:r w:rsidR="008C1156">
        <w:rPr>
          <w:rFonts w:ascii="Arial" w:hAnsi="Arial" w:cs="Arial"/>
          <w:sz w:val="28"/>
          <w:szCs w:val="28"/>
        </w:rPr>
        <w:t xml:space="preserve"> </w:t>
      </w:r>
      <w:proofErr w:type="spellStart"/>
      <w:r w:rsidR="008C1156">
        <w:rPr>
          <w:rFonts w:ascii="Arial" w:hAnsi="Arial" w:cs="Arial"/>
          <w:sz w:val="28"/>
          <w:szCs w:val="28"/>
        </w:rPr>
        <w:t>em</w:t>
      </w:r>
      <w:r w:rsidR="00043844">
        <w:rPr>
          <w:rFonts w:ascii="Arial" w:hAnsi="Arial" w:cs="Arial"/>
          <w:sz w:val="28"/>
          <w:szCs w:val="28"/>
        </w:rPr>
        <w:t>ph</w:t>
      </w:r>
      <w:proofErr w:type="spellEnd"/>
      <w:r w:rsidR="00043844">
        <w:rPr>
          <w:rFonts w:ascii="Arial" w:hAnsi="Arial" w:cs="Arial"/>
          <w:sz w:val="28"/>
          <w:szCs w:val="28"/>
        </w:rPr>
        <w:t xml:space="preserve">… iri </w:t>
      </w:r>
      <w:proofErr w:type="spellStart"/>
      <w:r w:rsidR="00043844">
        <w:rPr>
          <w:rFonts w:ascii="Arial" w:hAnsi="Arial" w:cs="Arial"/>
          <w:sz w:val="28"/>
          <w:szCs w:val="28"/>
        </w:rPr>
        <w:t>kusimbiswa</w:t>
      </w:r>
      <w:proofErr w:type="spellEnd"/>
      <w:r w:rsidR="00043844">
        <w:rPr>
          <w:rFonts w:ascii="Arial" w:hAnsi="Arial" w:cs="Arial"/>
          <w:sz w:val="28"/>
          <w:szCs w:val="28"/>
        </w:rPr>
        <w:t xml:space="preserve">? </w:t>
      </w:r>
      <w:r w:rsidR="00534101" w:rsidRPr="00534101">
        <w:rPr>
          <w:rFonts w:ascii="Arial" w:hAnsi="Arial" w:cs="Arial"/>
          <w:sz w:val="18"/>
          <w:szCs w:val="28"/>
        </w:rPr>
        <w:t xml:space="preserve">[Congregation says, “Amen.”] </w:t>
      </w:r>
      <w:r w:rsidR="00043844">
        <w:rPr>
          <w:rFonts w:ascii="Arial" w:hAnsi="Arial" w:cs="Arial"/>
          <w:sz w:val="28"/>
          <w:szCs w:val="28"/>
        </w:rPr>
        <w:t xml:space="preserve">Muri kuona here kuti </w:t>
      </w:r>
      <w:proofErr w:type="spellStart"/>
      <w:r w:rsidR="00043844">
        <w:rPr>
          <w:rFonts w:ascii="Arial" w:hAnsi="Arial" w:cs="Arial"/>
          <w:sz w:val="28"/>
          <w:szCs w:val="28"/>
        </w:rPr>
        <w:t>kuwanda</w:t>
      </w:r>
      <w:proofErr w:type="spellEnd"/>
      <w:r w:rsidR="00043844">
        <w:rPr>
          <w:rFonts w:ascii="Arial" w:hAnsi="Arial" w:cs="Arial"/>
          <w:sz w:val="28"/>
          <w:szCs w:val="28"/>
        </w:rPr>
        <w:t xml:space="preserve"> </w:t>
      </w:r>
      <w:proofErr w:type="spellStart"/>
      <w:r w:rsidR="00043844">
        <w:rPr>
          <w:rFonts w:ascii="Arial" w:hAnsi="Arial" w:cs="Arial"/>
          <w:sz w:val="28"/>
          <w:szCs w:val="28"/>
        </w:rPr>
        <w:t>iropafadzo</w:t>
      </w:r>
      <w:proofErr w:type="spellEnd"/>
      <w:r w:rsidR="00043844">
        <w:rPr>
          <w:rFonts w:ascii="Arial" w:hAnsi="Arial" w:cs="Arial"/>
          <w:sz w:val="28"/>
          <w:szCs w:val="28"/>
        </w:rPr>
        <w:t xml:space="preserve">? </w:t>
      </w:r>
      <w:r w:rsidR="00534101" w:rsidRPr="00534101">
        <w:rPr>
          <w:rFonts w:ascii="Arial" w:hAnsi="Arial" w:cs="Arial"/>
          <w:sz w:val="18"/>
          <w:szCs w:val="28"/>
        </w:rPr>
        <w:t xml:space="preserve">[Congregation says, “Amen.”] </w:t>
      </w:r>
      <w:r w:rsidR="00F26202">
        <w:rPr>
          <w:rFonts w:ascii="Arial" w:hAnsi="Arial" w:cs="Arial"/>
          <w:sz w:val="28"/>
          <w:szCs w:val="28"/>
        </w:rPr>
        <w:t>According to God, not according to society</w:t>
      </w:r>
      <w:r w:rsidR="00D8664B">
        <w:rPr>
          <w:rFonts w:ascii="Arial" w:hAnsi="Arial" w:cs="Arial"/>
          <w:sz w:val="28"/>
          <w:szCs w:val="28"/>
        </w:rPr>
        <w:t>.</w:t>
      </w:r>
      <w:r w:rsidR="00F26202">
        <w:rPr>
          <w:rFonts w:ascii="Arial" w:hAnsi="Arial" w:cs="Arial"/>
          <w:sz w:val="28"/>
          <w:szCs w:val="28"/>
        </w:rPr>
        <w:t xml:space="preserve"> </w:t>
      </w:r>
      <w:r w:rsidR="00534101" w:rsidRPr="00534101">
        <w:rPr>
          <w:rFonts w:ascii="Arial" w:hAnsi="Arial" w:cs="Arial"/>
          <w:sz w:val="18"/>
          <w:szCs w:val="28"/>
        </w:rPr>
        <w:t xml:space="preserve">[Congregation says, “mmm.”] </w:t>
      </w:r>
      <w:r w:rsidR="00D8664B">
        <w:rPr>
          <w:rFonts w:ascii="Arial" w:hAnsi="Arial" w:cs="Arial"/>
          <w:sz w:val="28"/>
          <w:szCs w:val="28"/>
        </w:rPr>
        <w:t>K</w:t>
      </w:r>
      <w:r w:rsidR="00F26202">
        <w:rPr>
          <w:rFonts w:ascii="Arial" w:hAnsi="Arial" w:cs="Arial"/>
          <w:sz w:val="28"/>
          <w:szCs w:val="28"/>
        </w:rPr>
        <w:t xml:space="preserve">uwanda </w:t>
      </w:r>
      <w:proofErr w:type="spellStart"/>
      <w:r w:rsidR="00F26202">
        <w:rPr>
          <w:rFonts w:ascii="Arial" w:hAnsi="Arial" w:cs="Arial"/>
          <w:sz w:val="28"/>
          <w:szCs w:val="28"/>
        </w:rPr>
        <w:t>kwevana</w:t>
      </w:r>
      <w:proofErr w:type="spellEnd"/>
      <w:r w:rsidR="00F26202">
        <w:rPr>
          <w:rFonts w:ascii="Arial" w:hAnsi="Arial" w:cs="Arial"/>
          <w:sz w:val="28"/>
          <w:szCs w:val="28"/>
        </w:rPr>
        <w:t xml:space="preserve"> </w:t>
      </w:r>
      <w:proofErr w:type="spellStart"/>
      <w:r w:rsidR="007B7A15">
        <w:rPr>
          <w:rFonts w:ascii="Arial" w:hAnsi="Arial" w:cs="Arial"/>
          <w:sz w:val="28"/>
          <w:szCs w:val="28"/>
        </w:rPr>
        <w:t>nekuwanda</w:t>
      </w:r>
      <w:proofErr w:type="spellEnd"/>
      <w:r w:rsidR="007B7A15">
        <w:rPr>
          <w:rFonts w:ascii="Arial" w:hAnsi="Arial" w:cs="Arial"/>
          <w:sz w:val="28"/>
          <w:szCs w:val="28"/>
        </w:rPr>
        <w:t xml:space="preserve"> </w:t>
      </w:r>
      <w:proofErr w:type="spellStart"/>
      <w:r w:rsidR="007B7A15">
        <w:rPr>
          <w:rFonts w:ascii="Arial" w:hAnsi="Arial" w:cs="Arial"/>
          <w:sz w:val="28"/>
          <w:szCs w:val="28"/>
        </w:rPr>
        <w:t>kwemadzimai</w:t>
      </w:r>
      <w:proofErr w:type="spellEnd"/>
      <w:r w:rsidR="007B7A15">
        <w:rPr>
          <w:rFonts w:ascii="Arial" w:hAnsi="Arial" w:cs="Arial"/>
          <w:sz w:val="28"/>
          <w:szCs w:val="28"/>
        </w:rPr>
        <w:t>, multiply</w:t>
      </w:r>
      <w:r w:rsidR="00443C7B">
        <w:rPr>
          <w:rFonts w:ascii="Arial" w:hAnsi="Arial" w:cs="Arial"/>
          <w:sz w:val="28"/>
          <w:szCs w:val="28"/>
        </w:rPr>
        <w:t>.</w:t>
      </w:r>
      <w:r w:rsidR="007B7A15">
        <w:rPr>
          <w:rFonts w:ascii="Arial" w:hAnsi="Arial" w:cs="Arial"/>
          <w:sz w:val="28"/>
          <w:szCs w:val="28"/>
        </w:rPr>
        <w:t xml:space="preserve"> </w:t>
      </w:r>
      <w:r w:rsidR="007B7A15" w:rsidRPr="00443C7B">
        <w:rPr>
          <w:rFonts w:ascii="Arial" w:hAnsi="Arial" w:cs="Arial"/>
          <w:sz w:val="18"/>
          <w:szCs w:val="18"/>
        </w:rPr>
        <w:t xml:space="preserve">[Congregation </w:t>
      </w:r>
      <w:r w:rsidR="00063DA1" w:rsidRPr="00443C7B">
        <w:rPr>
          <w:rFonts w:ascii="Arial" w:hAnsi="Arial" w:cs="Arial"/>
          <w:sz w:val="18"/>
          <w:szCs w:val="18"/>
        </w:rPr>
        <w:t>says, “</w:t>
      </w:r>
      <w:r w:rsidR="007B7A15" w:rsidRPr="00443C7B">
        <w:rPr>
          <w:rFonts w:ascii="Arial" w:hAnsi="Arial" w:cs="Arial"/>
          <w:sz w:val="18"/>
          <w:szCs w:val="18"/>
        </w:rPr>
        <w:t>Amen.”]</w:t>
      </w:r>
    </w:p>
    <w:p w14:paraId="12D990A3" w14:textId="7ED9C03A" w:rsidR="00BC7913" w:rsidRDefault="00724079" w:rsidP="00AF4256">
      <w:pPr>
        <w:jc w:val="both"/>
        <w:rPr>
          <w:rFonts w:ascii="Arial" w:hAnsi="Arial" w:cs="Arial"/>
          <w:sz w:val="28"/>
          <w:szCs w:val="28"/>
        </w:rPr>
      </w:pPr>
      <w:r>
        <w:rPr>
          <w:rFonts w:ascii="Arial" w:hAnsi="Arial" w:cs="Arial"/>
          <w:sz w:val="28"/>
          <w:szCs w:val="28"/>
          <w:vertAlign w:val="superscript"/>
        </w:rPr>
        <w:t xml:space="preserve">223 </w:t>
      </w:r>
      <w:proofErr w:type="spellStart"/>
      <w:r w:rsidR="007B7A15">
        <w:rPr>
          <w:rFonts w:ascii="Arial" w:hAnsi="Arial" w:cs="Arial"/>
          <w:sz w:val="28"/>
          <w:szCs w:val="28"/>
        </w:rPr>
        <w:t>Ukanzi</w:t>
      </w:r>
      <w:proofErr w:type="spellEnd"/>
      <w:r w:rsidR="007B7A15">
        <w:rPr>
          <w:rFonts w:ascii="Arial" w:hAnsi="Arial" w:cs="Arial"/>
          <w:sz w:val="28"/>
          <w:szCs w:val="28"/>
        </w:rPr>
        <w:t xml:space="preserve">, “…multiply and replenish the earth….” </w:t>
      </w:r>
      <w:proofErr w:type="spellStart"/>
      <w:r w:rsidR="007B7A15">
        <w:rPr>
          <w:rFonts w:ascii="Arial" w:hAnsi="Arial" w:cs="Arial"/>
          <w:sz w:val="28"/>
          <w:szCs w:val="28"/>
        </w:rPr>
        <w:t>unogo</w:t>
      </w:r>
      <w:proofErr w:type="spellEnd"/>
      <w:r w:rsidR="007B7A15">
        <w:rPr>
          <w:rFonts w:ascii="Arial" w:hAnsi="Arial" w:cs="Arial"/>
          <w:sz w:val="28"/>
          <w:szCs w:val="28"/>
        </w:rPr>
        <w:t xml:space="preserve"> </w:t>
      </w:r>
      <w:r w:rsidR="007B7A15" w:rsidRPr="007B7A15">
        <w:rPr>
          <w:rFonts w:ascii="Arial" w:hAnsi="Arial" w:cs="Arial"/>
          <w:i/>
          <w:iCs/>
          <w:sz w:val="28"/>
          <w:szCs w:val="28"/>
        </w:rPr>
        <w:t>multiply-a</w:t>
      </w:r>
      <w:r w:rsidR="00DF552D">
        <w:rPr>
          <w:rFonts w:ascii="Arial" w:hAnsi="Arial" w:cs="Arial"/>
          <w:sz w:val="28"/>
          <w:szCs w:val="28"/>
        </w:rPr>
        <w:t xml:space="preserve"> </w:t>
      </w:r>
      <w:r w:rsidR="007B7A15">
        <w:rPr>
          <w:rFonts w:ascii="Arial" w:hAnsi="Arial" w:cs="Arial"/>
          <w:sz w:val="28"/>
          <w:szCs w:val="28"/>
        </w:rPr>
        <w:t xml:space="preserve">uri </w:t>
      </w:r>
      <w:r w:rsidR="002C076C">
        <w:rPr>
          <w:rFonts w:ascii="Arial" w:hAnsi="Arial" w:cs="Arial"/>
          <w:sz w:val="28"/>
          <w:szCs w:val="28"/>
        </w:rPr>
        <w:t xml:space="preserve">murume </w:t>
      </w:r>
      <w:proofErr w:type="spellStart"/>
      <w:r w:rsidR="002C076C">
        <w:rPr>
          <w:rFonts w:ascii="Arial" w:hAnsi="Arial" w:cs="Arial"/>
          <w:sz w:val="28"/>
          <w:szCs w:val="28"/>
        </w:rPr>
        <w:t>ane</w:t>
      </w:r>
      <w:proofErr w:type="spellEnd"/>
      <w:r w:rsidR="002C076C">
        <w:rPr>
          <w:rFonts w:ascii="Arial" w:hAnsi="Arial" w:cs="Arial"/>
          <w:sz w:val="28"/>
          <w:szCs w:val="28"/>
        </w:rPr>
        <w:t xml:space="preserve"> mukadzi one? Uno </w:t>
      </w:r>
      <w:proofErr w:type="spellStart"/>
      <w:r w:rsidR="002C076C" w:rsidRPr="002C076C">
        <w:rPr>
          <w:rFonts w:ascii="Arial" w:hAnsi="Arial" w:cs="Arial"/>
          <w:i/>
          <w:iCs/>
          <w:sz w:val="28"/>
          <w:szCs w:val="28"/>
        </w:rPr>
        <w:t>mulitiply</w:t>
      </w:r>
      <w:proofErr w:type="spellEnd"/>
      <w:r w:rsidR="002C076C" w:rsidRPr="002C076C">
        <w:rPr>
          <w:rFonts w:ascii="Arial" w:hAnsi="Arial" w:cs="Arial"/>
          <w:i/>
          <w:iCs/>
          <w:sz w:val="28"/>
          <w:szCs w:val="28"/>
        </w:rPr>
        <w:t>-a</w:t>
      </w:r>
      <w:r w:rsidR="002C076C">
        <w:rPr>
          <w:rFonts w:ascii="Arial" w:hAnsi="Arial" w:cs="Arial"/>
          <w:i/>
          <w:iCs/>
          <w:sz w:val="28"/>
          <w:szCs w:val="28"/>
        </w:rPr>
        <w:t xml:space="preserve">, </w:t>
      </w:r>
      <w:r w:rsidR="002C076C">
        <w:rPr>
          <w:rFonts w:ascii="Arial" w:hAnsi="Arial" w:cs="Arial"/>
          <w:sz w:val="28"/>
          <w:szCs w:val="28"/>
        </w:rPr>
        <w:t xml:space="preserve">vakadzi </w:t>
      </w:r>
      <w:proofErr w:type="spellStart"/>
      <w:r w:rsidR="002C076C">
        <w:rPr>
          <w:rFonts w:ascii="Arial" w:hAnsi="Arial" w:cs="Arial"/>
          <w:sz w:val="28"/>
          <w:szCs w:val="28"/>
        </w:rPr>
        <w:t>vakadii</w:t>
      </w:r>
      <w:proofErr w:type="spellEnd"/>
      <w:r w:rsidR="002C076C">
        <w:rPr>
          <w:rFonts w:ascii="Arial" w:hAnsi="Arial" w:cs="Arial"/>
          <w:sz w:val="28"/>
          <w:szCs w:val="28"/>
        </w:rPr>
        <w:t xml:space="preserve">…? </w:t>
      </w:r>
      <w:r w:rsidR="002C076C" w:rsidRPr="00443C7B">
        <w:rPr>
          <w:rFonts w:ascii="Arial" w:hAnsi="Arial" w:cs="Arial"/>
          <w:sz w:val="18"/>
          <w:szCs w:val="18"/>
        </w:rPr>
        <w:t xml:space="preserve">[Congregation </w:t>
      </w:r>
      <w:r w:rsidR="00063DA1" w:rsidRPr="00443C7B">
        <w:rPr>
          <w:rFonts w:ascii="Arial" w:hAnsi="Arial" w:cs="Arial"/>
          <w:sz w:val="18"/>
          <w:szCs w:val="18"/>
        </w:rPr>
        <w:t>says, “</w:t>
      </w:r>
      <w:r w:rsidR="00523382" w:rsidRPr="00443C7B">
        <w:rPr>
          <w:rFonts w:ascii="Arial" w:hAnsi="Arial" w:cs="Arial"/>
          <w:sz w:val="18"/>
          <w:szCs w:val="18"/>
        </w:rPr>
        <w:t>vakawanda</w:t>
      </w:r>
      <w:r w:rsidR="002C076C" w:rsidRPr="00443C7B">
        <w:rPr>
          <w:rFonts w:ascii="Arial" w:hAnsi="Arial" w:cs="Arial"/>
          <w:sz w:val="18"/>
          <w:szCs w:val="18"/>
        </w:rPr>
        <w:t>.”]</w:t>
      </w:r>
      <w:r w:rsidR="00523382">
        <w:rPr>
          <w:rFonts w:ascii="Arial" w:hAnsi="Arial" w:cs="Arial"/>
          <w:sz w:val="28"/>
          <w:szCs w:val="28"/>
        </w:rPr>
        <w:t xml:space="preserve"> </w:t>
      </w:r>
      <w:proofErr w:type="spellStart"/>
      <w:r w:rsidR="00523382">
        <w:rPr>
          <w:rFonts w:ascii="Arial" w:hAnsi="Arial" w:cs="Arial"/>
          <w:sz w:val="28"/>
          <w:szCs w:val="28"/>
        </w:rPr>
        <w:t>Tingaita</w:t>
      </w:r>
      <w:proofErr w:type="spellEnd"/>
      <w:r w:rsidR="00523382">
        <w:rPr>
          <w:rFonts w:ascii="Arial" w:hAnsi="Arial" w:cs="Arial"/>
          <w:sz w:val="28"/>
          <w:szCs w:val="28"/>
        </w:rPr>
        <w:t xml:space="preserve"> Amen here ipapo</w:t>
      </w:r>
      <w:r w:rsidR="0006323C">
        <w:rPr>
          <w:rFonts w:ascii="Arial" w:hAnsi="Arial" w:cs="Arial"/>
          <w:sz w:val="28"/>
          <w:szCs w:val="28"/>
        </w:rPr>
        <w:t>?</w:t>
      </w:r>
      <w:r w:rsidR="00523382">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71716">
        <w:rPr>
          <w:rFonts w:ascii="Arial" w:hAnsi="Arial" w:cs="Arial"/>
          <w:sz w:val="28"/>
          <w:szCs w:val="28"/>
        </w:rPr>
        <w:t>Pagore</w:t>
      </w:r>
      <w:proofErr w:type="spellEnd"/>
      <w:r w:rsidR="00E71716">
        <w:rPr>
          <w:rFonts w:ascii="Arial" w:hAnsi="Arial" w:cs="Arial"/>
          <w:sz w:val="28"/>
          <w:szCs w:val="28"/>
        </w:rPr>
        <w:t xml:space="preserve"> kana </w:t>
      </w:r>
      <w:proofErr w:type="spellStart"/>
      <w:r w:rsidR="00E71716">
        <w:rPr>
          <w:rFonts w:ascii="Arial" w:hAnsi="Arial" w:cs="Arial"/>
          <w:sz w:val="28"/>
          <w:szCs w:val="28"/>
        </w:rPr>
        <w:t>une</w:t>
      </w:r>
      <w:proofErr w:type="spellEnd"/>
      <w:r w:rsidR="00E71716">
        <w:rPr>
          <w:rFonts w:ascii="Arial" w:hAnsi="Arial" w:cs="Arial"/>
          <w:sz w:val="28"/>
          <w:szCs w:val="28"/>
        </w:rPr>
        <w:t xml:space="preserve"> vakadzi five </w:t>
      </w:r>
      <w:proofErr w:type="spellStart"/>
      <w:r w:rsidR="00E71716">
        <w:rPr>
          <w:rFonts w:ascii="Arial" w:hAnsi="Arial" w:cs="Arial"/>
          <w:sz w:val="28"/>
          <w:szCs w:val="28"/>
        </w:rPr>
        <w:t>unobereka</w:t>
      </w:r>
      <w:proofErr w:type="spellEnd"/>
      <w:r w:rsidR="00E71716">
        <w:rPr>
          <w:rFonts w:ascii="Arial" w:hAnsi="Arial" w:cs="Arial"/>
          <w:sz w:val="28"/>
          <w:szCs w:val="28"/>
        </w:rPr>
        <w:t xml:space="preserve"> vana </w:t>
      </w:r>
      <w:proofErr w:type="spellStart"/>
      <w:r w:rsidR="00E71716">
        <w:rPr>
          <w:rFonts w:ascii="Arial" w:hAnsi="Arial" w:cs="Arial"/>
          <w:sz w:val="28"/>
          <w:szCs w:val="28"/>
        </w:rPr>
        <w:t>vangani</w:t>
      </w:r>
      <w:proofErr w:type="spellEnd"/>
      <w:r w:rsidR="00E71716">
        <w:rPr>
          <w:rFonts w:ascii="Arial" w:hAnsi="Arial" w:cs="Arial"/>
          <w:sz w:val="28"/>
          <w:szCs w:val="28"/>
        </w:rPr>
        <w:t xml:space="preserve">? </w:t>
      </w:r>
      <w:r w:rsidR="00E71716" w:rsidRPr="00196414">
        <w:rPr>
          <w:rFonts w:ascii="Arial" w:hAnsi="Arial" w:cs="Arial"/>
          <w:sz w:val="18"/>
          <w:szCs w:val="18"/>
        </w:rPr>
        <w:t xml:space="preserve">[Congregation </w:t>
      </w:r>
      <w:r w:rsidR="00063DA1" w:rsidRPr="00196414">
        <w:rPr>
          <w:rFonts w:ascii="Arial" w:hAnsi="Arial" w:cs="Arial"/>
          <w:sz w:val="18"/>
          <w:szCs w:val="18"/>
        </w:rPr>
        <w:t>says, “</w:t>
      </w:r>
      <w:r w:rsidR="00E71716" w:rsidRPr="00196414">
        <w:rPr>
          <w:rFonts w:ascii="Arial" w:hAnsi="Arial" w:cs="Arial"/>
          <w:sz w:val="18"/>
          <w:szCs w:val="18"/>
        </w:rPr>
        <w:t>five.”]</w:t>
      </w:r>
      <w:r w:rsidR="00E71716">
        <w:rPr>
          <w:rFonts w:ascii="Arial" w:hAnsi="Arial" w:cs="Arial"/>
          <w:sz w:val="28"/>
          <w:szCs w:val="28"/>
        </w:rPr>
        <w:t xml:space="preserve"> </w:t>
      </w:r>
      <w:r w:rsidR="00BF199F">
        <w:rPr>
          <w:rFonts w:ascii="Arial" w:hAnsi="Arial" w:cs="Arial"/>
          <w:sz w:val="28"/>
          <w:szCs w:val="28"/>
        </w:rPr>
        <w:t xml:space="preserve">Ko kana </w:t>
      </w:r>
      <w:proofErr w:type="spellStart"/>
      <w:r w:rsidR="00BF199F">
        <w:rPr>
          <w:rFonts w:ascii="Arial" w:hAnsi="Arial" w:cs="Arial"/>
          <w:sz w:val="28"/>
          <w:szCs w:val="28"/>
        </w:rPr>
        <w:t>une</w:t>
      </w:r>
      <w:proofErr w:type="spellEnd"/>
      <w:r w:rsidR="00BF199F">
        <w:rPr>
          <w:rFonts w:ascii="Arial" w:hAnsi="Arial" w:cs="Arial"/>
          <w:sz w:val="28"/>
          <w:szCs w:val="28"/>
        </w:rPr>
        <w:t xml:space="preserve"> mukadzi one, </w:t>
      </w:r>
      <w:proofErr w:type="spellStart"/>
      <w:r w:rsidR="00BF199F">
        <w:rPr>
          <w:rFonts w:ascii="Arial" w:hAnsi="Arial" w:cs="Arial"/>
          <w:sz w:val="28"/>
          <w:szCs w:val="28"/>
        </w:rPr>
        <w:t>unobereka</w:t>
      </w:r>
      <w:proofErr w:type="spellEnd"/>
      <w:r w:rsidR="00BF199F">
        <w:rPr>
          <w:rFonts w:ascii="Arial" w:hAnsi="Arial" w:cs="Arial"/>
          <w:sz w:val="28"/>
          <w:szCs w:val="28"/>
        </w:rPr>
        <w:t xml:space="preserve"> vana </w:t>
      </w:r>
      <w:proofErr w:type="spellStart"/>
      <w:r w:rsidR="00BF199F">
        <w:rPr>
          <w:rFonts w:ascii="Arial" w:hAnsi="Arial" w:cs="Arial"/>
          <w:sz w:val="28"/>
          <w:szCs w:val="28"/>
        </w:rPr>
        <w:t>vangani</w:t>
      </w:r>
      <w:proofErr w:type="spellEnd"/>
      <w:r w:rsidR="00BF199F">
        <w:rPr>
          <w:rFonts w:ascii="Arial" w:hAnsi="Arial" w:cs="Arial"/>
          <w:sz w:val="28"/>
          <w:szCs w:val="28"/>
        </w:rPr>
        <w:t xml:space="preserve">? </w:t>
      </w:r>
      <w:r w:rsidR="00BF199F" w:rsidRPr="00196414">
        <w:rPr>
          <w:rFonts w:ascii="Arial" w:hAnsi="Arial" w:cs="Arial"/>
          <w:sz w:val="18"/>
          <w:szCs w:val="18"/>
        </w:rPr>
        <w:t xml:space="preserve">[Congregation </w:t>
      </w:r>
      <w:r w:rsidR="00063DA1" w:rsidRPr="00196414">
        <w:rPr>
          <w:rFonts w:ascii="Arial" w:hAnsi="Arial" w:cs="Arial"/>
          <w:sz w:val="18"/>
          <w:szCs w:val="18"/>
        </w:rPr>
        <w:t>says, “</w:t>
      </w:r>
      <w:r w:rsidR="00BF199F" w:rsidRPr="00196414">
        <w:rPr>
          <w:rFonts w:ascii="Arial" w:hAnsi="Arial" w:cs="Arial"/>
          <w:sz w:val="18"/>
          <w:szCs w:val="18"/>
        </w:rPr>
        <w:t>one</w:t>
      </w:r>
      <w:r w:rsidR="00641ABA" w:rsidRPr="00196414">
        <w:rPr>
          <w:rFonts w:ascii="Arial" w:hAnsi="Arial" w:cs="Arial"/>
          <w:sz w:val="18"/>
          <w:szCs w:val="18"/>
        </w:rPr>
        <w:t>.</w:t>
      </w:r>
      <w:r w:rsidR="00BF199F" w:rsidRPr="00196414">
        <w:rPr>
          <w:rFonts w:ascii="Arial" w:hAnsi="Arial" w:cs="Arial"/>
          <w:sz w:val="18"/>
          <w:szCs w:val="18"/>
        </w:rPr>
        <w:t>”]</w:t>
      </w:r>
      <w:r w:rsidR="00BF199F" w:rsidRPr="00196414">
        <w:rPr>
          <w:rFonts w:ascii="Arial" w:hAnsi="Arial" w:cs="Arial"/>
          <w:sz w:val="32"/>
          <w:szCs w:val="32"/>
        </w:rPr>
        <w:t xml:space="preserve"> </w:t>
      </w:r>
      <w:r w:rsidR="00641ABA">
        <w:rPr>
          <w:rFonts w:ascii="Arial" w:hAnsi="Arial" w:cs="Arial"/>
          <w:sz w:val="28"/>
          <w:szCs w:val="28"/>
        </w:rPr>
        <w:t>B</w:t>
      </w:r>
      <w:r w:rsidR="00BF199F">
        <w:rPr>
          <w:rFonts w:ascii="Arial" w:hAnsi="Arial" w:cs="Arial"/>
          <w:sz w:val="28"/>
          <w:szCs w:val="28"/>
        </w:rPr>
        <w:t xml:space="preserve">ut zvanzi </w:t>
      </w:r>
      <w:r w:rsidR="00350DF3">
        <w:rPr>
          <w:rFonts w:ascii="Arial" w:hAnsi="Arial" w:cs="Arial"/>
          <w:sz w:val="28"/>
          <w:szCs w:val="28"/>
        </w:rPr>
        <w:t xml:space="preserve">multiply! </w:t>
      </w:r>
      <w:r w:rsidR="00534101" w:rsidRPr="00534101">
        <w:rPr>
          <w:rFonts w:ascii="Arial" w:hAnsi="Arial" w:cs="Arial"/>
          <w:sz w:val="18"/>
          <w:szCs w:val="28"/>
        </w:rPr>
        <w:t xml:space="preserve">[Congregation says, “Amen.”] </w:t>
      </w:r>
      <w:r w:rsidR="00350DF3">
        <w:rPr>
          <w:rFonts w:ascii="Arial" w:hAnsi="Arial" w:cs="Arial"/>
          <w:sz w:val="28"/>
          <w:szCs w:val="28"/>
        </w:rPr>
        <w:t>Polygamy is the essen</w:t>
      </w:r>
      <w:r w:rsidR="00B5176C">
        <w:rPr>
          <w:rFonts w:ascii="Arial" w:hAnsi="Arial" w:cs="Arial"/>
          <w:sz w:val="28"/>
          <w:szCs w:val="28"/>
        </w:rPr>
        <w:t xml:space="preserve">ce… </w:t>
      </w:r>
      <w:proofErr w:type="spellStart"/>
      <w:r w:rsidR="00BC7913">
        <w:rPr>
          <w:rFonts w:ascii="Arial" w:hAnsi="Arial" w:cs="Arial"/>
          <w:sz w:val="28"/>
          <w:szCs w:val="28"/>
        </w:rPr>
        <w:t>i-</w:t>
      </w:r>
      <w:r w:rsidR="000F67B7">
        <w:rPr>
          <w:rFonts w:ascii="Arial" w:hAnsi="Arial" w:cs="Arial"/>
          <w:sz w:val="28"/>
          <w:szCs w:val="28"/>
        </w:rPr>
        <w:t>i</w:t>
      </w:r>
      <w:proofErr w:type="spellEnd"/>
      <w:r w:rsidR="00BC7913">
        <w:rPr>
          <w:rFonts w:ascii="Arial" w:hAnsi="Arial" w:cs="Arial"/>
          <w:sz w:val="28"/>
          <w:szCs w:val="28"/>
        </w:rPr>
        <w:t xml:space="preserve"> </w:t>
      </w:r>
      <w:proofErr w:type="spellStart"/>
      <w:r w:rsidR="00BC7913">
        <w:rPr>
          <w:rFonts w:ascii="Arial" w:hAnsi="Arial" w:cs="Arial"/>
          <w:sz w:val="28"/>
          <w:szCs w:val="28"/>
        </w:rPr>
        <w:t>th</w:t>
      </w:r>
      <w:proofErr w:type="spellEnd"/>
      <w:r w:rsidR="00BC7913">
        <w:rPr>
          <w:rFonts w:ascii="Arial" w:hAnsi="Arial" w:cs="Arial"/>
          <w:sz w:val="28"/>
          <w:szCs w:val="28"/>
        </w:rPr>
        <w:t xml:space="preserve">-theme </w:t>
      </w:r>
      <w:proofErr w:type="spellStart"/>
      <w:r w:rsidR="00BC7913">
        <w:rPr>
          <w:rFonts w:ascii="Arial" w:hAnsi="Arial" w:cs="Arial"/>
          <w:sz w:val="28"/>
          <w:szCs w:val="28"/>
        </w:rPr>
        <w:t>yeBhaibheri</w:t>
      </w:r>
      <w:proofErr w:type="spellEnd"/>
      <w:r w:rsidR="00BC7913">
        <w:rPr>
          <w:rFonts w:ascii="Arial" w:hAnsi="Arial" w:cs="Arial"/>
          <w:sz w:val="28"/>
          <w:szCs w:val="28"/>
        </w:rPr>
        <w:t xml:space="preserve"> rose</w:t>
      </w:r>
      <w:r w:rsidR="0050422E">
        <w:rPr>
          <w:rFonts w:ascii="Arial" w:hAnsi="Arial" w:cs="Arial"/>
          <w:sz w:val="28"/>
          <w:szCs w:val="28"/>
        </w:rPr>
        <w:t>.</w:t>
      </w:r>
      <w:r w:rsidR="00BC7913">
        <w:rPr>
          <w:rFonts w:ascii="Arial" w:hAnsi="Arial" w:cs="Arial"/>
          <w:sz w:val="28"/>
          <w:szCs w:val="28"/>
        </w:rPr>
        <w:t xml:space="preserve"> </w:t>
      </w:r>
      <w:r w:rsidR="00BC7913" w:rsidRPr="00196414">
        <w:rPr>
          <w:rFonts w:ascii="Arial" w:hAnsi="Arial" w:cs="Arial"/>
          <w:sz w:val="18"/>
          <w:szCs w:val="18"/>
        </w:rPr>
        <w:t xml:space="preserve">[Congregation </w:t>
      </w:r>
      <w:r w:rsidR="00063DA1" w:rsidRPr="00196414">
        <w:rPr>
          <w:rFonts w:ascii="Arial" w:hAnsi="Arial" w:cs="Arial"/>
          <w:sz w:val="18"/>
          <w:szCs w:val="18"/>
        </w:rPr>
        <w:t>says, “</w:t>
      </w:r>
      <w:r w:rsidR="00BC7913" w:rsidRPr="00196414">
        <w:rPr>
          <w:rFonts w:ascii="Arial" w:hAnsi="Arial" w:cs="Arial"/>
          <w:sz w:val="18"/>
          <w:szCs w:val="18"/>
        </w:rPr>
        <w:t>Amen.”]</w:t>
      </w:r>
    </w:p>
    <w:p w14:paraId="6A75DB85" w14:textId="467A963A" w:rsidR="00B43754" w:rsidRDefault="00724079" w:rsidP="00AF4256">
      <w:pPr>
        <w:jc w:val="both"/>
        <w:rPr>
          <w:rFonts w:ascii="Arial" w:hAnsi="Arial" w:cs="Arial"/>
          <w:sz w:val="28"/>
          <w:szCs w:val="28"/>
        </w:rPr>
      </w:pPr>
      <w:r>
        <w:rPr>
          <w:rFonts w:ascii="Arial" w:hAnsi="Arial" w:cs="Arial"/>
          <w:sz w:val="28"/>
          <w:szCs w:val="28"/>
          <w:vertAlign w:val="superscript"/>
        </w:rPr>
        <w:t xml:space="preserve">224 </w:t>
      </w:r>
      <w:proofErr w:type="spellStart"/>
      <w:r w:rsidR="000F67B7">
        <w:rPr>
          <w:rFonts w:ascii="Arial" w:hAnsi="Arial" w:cs="Arial"/>
          <w:sz w:val="28"/>
          <w:szCs w:val="28"/>
        </w:rPr>
        <w:t>Tingaita</w:t>
      </w:r>
      <w:proofErr w:type="spellEnd"/>
      <w:r w:rsidR="000F67B7">
        <w:rPr>
          <w:rFonts w:ascii="Arial" w:hAnsi="Arial" w:cs="Arial"/>
          <w:sz w:val="28"/>
          <w:szCs w:val="28"/>
        </w:rPr>
        <w:t xml:space="preserve"> Amen here </w:t>
      </w:r>
      <w:proofErr w:type="spellStart"/>
      <w:r w:rsidR="000F67B7">
        <w:rPr>
          <w:rFonts w:ascii="Arial" w:hAnsi="Arial" w:cs="Arial"/>
          <w:sz w:val="28"/>
          <w:szCs w:val="28"/>
        </w:rPr>
        <w:t>ipapa</w:t>
      </w:r>
      <w:proofErr w:type="spellEnd"/>
      <w:r w:rsidR="000F67B7">
        <w:rPr>
          <w:rFonts w:ascii="Arial" w:hAnsi="Arial" w:cs="Arial"/>
          <w:sz w:val="28"/>
          <w:szCs w:val="28"/>
        </w:rPr>
        <w:t xml:space="preserve"> hama</w:t>
      </w:r>
      <w:r w:rsidR="0035255E">
        <w:rPr>
          <w:rFonts w:ascii="Arial" w:hAnsi="Arial" w:cs="Arial"/>
          <w:sz w:val="28"/>
          <w:szCs w:val="28"/>
        </w:rPr>
        <w:t>?</w:t>
      </w:r>
      <w:r w:rsidR="000F67B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F67B7" w:rsidRPr="00DC3EEE">
        <w:rPr>
          <w:rFonts w:ascii="Arial" w:hAnsi="Arial" w:cs="Arial"/>
          <w:sz w:val="28"/>
          <w:szCs w:val="28"/>
        </w:rPr>
        <w:t>Ngatich</w:t>
      </w:r>
      <w:r w:rsidR="00DC3EEE" w:rsidRPr="00DC3EEE">
        <w:rPr>
          <w:rFonts w:ascii="Arial" w:hAnsi="Arial" w:cs="Arial"/>
          <w:sz w:val="28"/>
          <w:szCs w:val="28"/>
        </w:rPr>
        <w:t>iendai</w:t>
      </w:r>
      <w:proofErr w:type="spellEnd"/>
      <w:r w:rsidR="00DC3EEE" w:rsidRPr="00DC3EEE">
        <w:rPr>
          <w:rFonts w:ascii="Arial" w:hAnsi="Arial" w:cs="Arial"/>
          <w:sz w:val="28"/>
          <w:szCs w:val="28"/>
        </w:rPr>
        <w:t xml:space="preserve"> </w:t>
      </w:r>
      <w:proofErr w:type="spellStart"/>
      <w:r w:rsidR="00DC3EEE" w:rsidRPr="00DC3EEE">
        <w:rPr>
          <w:rFonts w:ascii="Arial" w:hAnsi="Arial" w:cs="Arial"/>
          <w:sz w:val="28"/>
          <w:szCs w:val="28"/>
        </w:rPr>
        <w:t>kudzimba</w:t>
      </w:r>
      <w:proofErr w:type="spellEnd"/>
      <w:r w:rsidR="00DC3EEE" w:rsidRPr="00DC3EEE">
        <w:rPr>
          <w:rFonts w:ascii="Arial" w:hAnsi="Arial" w:cs="Arial"/>
          <w:sz w:val="28"/>
          <w:szCs w:val="28"/>
        </w:rPr>
        <w:t xml:space="preserve"> dzedu vanhu </w:t>
      </w:r>
      <w:proofErr w:type="spellStart"/>
      <w:r w:rsidR="00DC3EEE" w:rsidRPr="00DC3EEE">
        <w:rPr>
          <w:rFonts w:ascii="Arial" w:hAnsi="Arial" w:cs="Arial"/>
          <w:sz w:val="28"/>
          <w:szCs w:val="28"/>
        </w:rPr>
        <w:t>vaMwari</w:t>
      </w:r>
      <w:proofErr w:type="spellEnd"/>
      <w:r w:rsidR="00DC3EEE" w:rsidRPr="00DC3EEE">
        <w:rPr>
          <w:rFonts w:ascii="Arial" w:hAnsi="Arial" w:cs="Arial"/>
          <w:sz w:val="28"/>
          <w:szCs w:val="28"/>
        </w:rPr>
        <w:t xml:space="preserve">, </w:t>
      </w:r>
      <w:proofErr w:type="spellStart"/>
      <w:r w:rsidR="00DC3EEE" w:rsidRPr="00DC3EEE">
        <w:rPr>
          <w:rFonts w:ascii="Arial" w:hAnsi="Arial" w:cs="Arial"/>
          <w:sz w:val="28"/>
          <w:szCs w:val="28"/>
        </w:rPr>
        <w:t>tonowirirana</w:t>
      </w:r>
      <w:proofErr w:type="spellEnd"/>
      <w:r w:rsidR="00DC3EEE" w:rsidRPr="00DC3EEE">
        <w:rPr>
          <w:rFonts w:ascii="Arial" w:hAnsi="Arial" w:cs="Arial"/>
          <w:sz w:val="28"/>
          <w:szCs w:val="28"/>
        </w:rPr>
        <w:t xml:space="preserve"> </w:t>
      </w:r>
      <w:proofErr w:type="spellStart"/>
      <w:r w:rsidR="00DC3EEE" w:rsidRPr="00DC3EEE">
        <w:rPr>
          <w:rFonts w:ascii="Arial" w:hAnsi="Arial" w:cs="Arial"/>
          <w:sz w:val="28"/>
          <w:szCs w:val="28"/>
        </w:rPr>
        <w:t>nev</w:t>
      </w:r>
      <w:r w:rsidR="00DC3EEE">
        <w:rPr>
          <w:rFonts w:ascii="Arial" w:hAnsi="Arial" w:cs="Arial"/>
          <w:sz w:val="28"/>
          <w:szCs w:val="28"/>
        </w:rPr>
        <w:t>akadzi</w:t>
      </w:r>
      <w:proofErr w:type="spellEnd"/>
      <w:r w:rsidR="00DC3EEE">
        <w:rPr>
          <w:rFonts w:ascii="Arial" w:hAnsi="Arial" w:cs="Arial"/>
          <w:sz w:val="28"/>
          <w:szCs w:val="28"/>
        </w:rPr>
        <w:t xml:space="preserve"> vedu</w:t>
      </w:r>
      <w:r w:rsidR="00AB72AA">
        <w:rPr>
          <w:rFonts w:ascii="Arial" w:hAnsi="Arial" w:cs="Arial"/>
          <w:sz w:val="28"/>
          <w:szCs w:val="28"/>
        </w:rPr>
        <w:t xml:space="preserve"> </w:t>
      </w:r>
      <w:proofErr w:type="spellStart"/>
      <w:r w:rsidR="00AB72AA">
        <w:rPr>
          <w:rFonts w:ascii="Arial" w:hAnsi="Arial" w:cs="Arial"/>
          <w:sz w:val="28"/>
          <w:szCs w:val="28"/>
        </w:rPr>
        <w:t>vatinavo</w:t>
      </w:r>
      <w:proofErr w:type="spellEnd"/>
      <w:r w:rsidR="00AB72AA">
        <w:rPr>
          <w:rFonts w:ascii="Arial" w:hAnsi="Arial" w:cs="Arial"/>
          <w:sz w:val="28"/>
          <w:szCs w:val="28"/>
        </w:rPr>
        <w:t xml:space="preserve"> ava. </w:t>
      </w:r>
      <w:proofErr w:type="spellStart"/>
      <w:r w:rsidR="00AB72AA">
        <w:rPr>
          <w:rFonts w:ascii="Arial" w:hAnsi="Arial" w:cs="Arial"/>
          <w:sz w:val="28"/>
          <w:szCs w:val="28"/>
        </w:rPr>
        <w:t>Tivadzidzise</w:t>
      </w:r>
      <w:proofErr w:type="spellEnd"/>
      <w:r w:rsidR="00AB72AA">
        <w:rPr>
          <w:rFonts w:ascii="Arial" w:hAnsi="Arial" w:cs="Arial"/>
          <w:sz w:val="28"/>
          <w:szCs w:val="28"/>
        </w:rPr>
        <w:t xml:space="preserve"> kunamata ani? </w:t>
      </w:r>
      <w:r w:rsidR="00AB72AA" w:rsidRPr="00C11188">
        <w:rPr>
          <w:rFonts w:ascii="Arial" w:hAnsi="Arial" w:cs="Arial"/>
          <w:sz w:val="18"/>
          <w:szCs w:val="18"/>
        </w:rPr>
        <w:t xml:space="preserve">[Congregation </w:t>
      </w:r>
      <w:r w:rsidR="00063DA1" w:rsidRPr="00C11188">
        <w:rPr>
          <w:rFonts w:ascii="Arial" w:hAnsi="Arial" w:cs="Arial"/>
          <w:sz w:val="18"/>
          <w:szCs w:val="18"/>
        </w:rPr>
        <w:t>says, “</w:t>
      </w:r>
      <w:r w:rsidR="00AB72AA" w:rsidRPr="00C11188">
        <w:rPr>
          <w:rFonts w:ascii="Arial" w:hAnsi="Arial" w:cs="Arial"/>
          <w:sz w:val="18"/>
          <w:szCs w:val="18"/>
        </w:rPr>
        <w:t>Mwari.”]</w:t>
      </w:r>
      <w:r w:rsidR="00AB72AA">
        <w:rPr>
          <w:rFonts w:ascii="Arial" w:hAnsi="Arial" w:cs="Arial"/>
          <w:sz w:val="28"/>
          <w:szCs w:val="28"/>
        </w:rPr>
        <w:t xml:space="preserve"> </w:t>
      </w:r>
      <w:proofErr w:type="spellStart"/>
      <w:r w:rsidR="00E40D79">
        <w:rPr>
          <w:rFonts w:ascii="Arial" w:hAnsi="Arial" w:cs="Arial"/>
          <w:sz w:val="28"/>
          <w:szCs w:val="28"/>
        </w:rPr>
        <w:t>Tivadzidzise</w:t>
      </w:r>
      <w:proofErr w:type="spellEnd"/>
      <w:r w:rsidR="00E40D79">
        <w:rPr>
          <w:rFonts w:ascii="Arial" w:hAnsi="Arial" w:cs="Arial"/>
          <w:sz w:val="28"/>
          <w:szCs w:val="28"/>
        </w:rPr>
        <w:t xml:space="preserve"> </w:t>
      </w:r>
      <w:proofErr w:type="spellStart"/>
      <w:r w:rsidR="00E40D79">
        <w:rPr>
          <w:rFonts w:ascii="Arial" w:hAnsi="Arial" w:cs="Arial"/>
          <w:sz w:val="28"/>
          <w:szCs w:val="28"/>
        </w:rPr>
        <w:t>kuda</w:t>
      </w:r>
      <w:proofErr w:type="spellEnd"/>
      <w:r w:rsidR="00E40D79">
        <w:rPr>
          <w:rFonts w:ascii="Arial" w:hAnsi="Arial" w:cs="Arial"/>
          <w:sz w:val="28"/>
          <w:szCs w:val="28"/>
        </w:rPr>
        <w:t xml:space="preserve"> barika</w:t>
      </w:r>
      <w:r w:rsidR="0035255E">
        <w:rPr>
          <w:rFonts w:ascii="Arial" w:hAnsi="Arial" w:cs="Arial"/>
          <w:sz w:val="28"/>
          <w:szCs w:val="28"/>
        </w:rPr>
        <w:t>,</w:t>
      </w:r>
      <w:r w:rsidR="00E40D79">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5255E">
        <w:rPr>
          <w:rFonts w:ascii="Arial" w:hAnsi="Arial" w:cs="Arial"/>
          <w:sz w:val="28"/>
          <w:szCs w:val="28"/>
        </w:rPr>
        <w:t>t</w:t>
      </w:r>
      <w:r w:rsidR="00E40D79">
        <w:rPr>
          <w:rFonts w:ascii="Arial" w:hAnsi="Arial" w:cs="Arial"/>
          <w:sz w:val="28"/>
          <w:szCs w:val="28"/>
        </w:rPr>
        <w:t>ivadzidzi</w:t>
      </w:r>
      <w:r w:rsidR="005604AA">
        <w:rPr>
          <w:rFonts w:ascii="Arial" w:hAnsi="Arial" w:cs="Arial"/>
          <w:sz w:val="28"/>
          <w:szCs w:val="28"/>
        </w:rPr>
        <w:t>s</w:t>
      </w:r>
      <w:r w:rsidR="00E40D79">
        <w:rPr>
          <w:rFonts w:ascii="Arial" w:hAnsi="Arial" w:cs="Arial"/>
          <w:sz w:val="28"/>
          <w:szCs w:val="28"/>
        </w:rPr>
        <w:t>e</w:t>
      </w:r>
      <w:proofErr w:type="spellEnd"/>
      <w:r w:rsidR="00E40D79">
        <w:rPr>
          <w:rFonts w:ascii="Arial" w:hAnsi="Arial" w:cs="Arial"/>
          <w:sz w:val="28"/>
          <w:szCs w:val="28"/>
        </w:rPr>
        <w:t xml:space="preserve"> </w:t>
      </w:r>
      <w:proofErr w:type="spellStart"/>
      <w:r w:rsidR="00E40D79">
        <w:rPr>
          <w:rFonts w:ascii="Arial" w:hAnsi="Arial" w:cs="Arial"/>
          <w:sz w:val="28"/>
          <w:szCs w:val="28"/>
        </w:rPr>
        <w:t>kunzwisisa</w:t>
      </w:r>
      <w:proofErr w:type="spellEnd"/>
      <w:r w:rsidR="00E40D79">
        <w:rPr>
          <w:rFonts w:ascii="Arial" w:hAnsi="Arial" w:cs="Arial"/>
          <w:sz w:val="28"/>
          <w:szCs w:val="28"/>
        </w:rPr>
        <w:t xml:space="preserve"> </w:t>
      </w:r>
      <w:r w:rsidR="005604AA">
        <w:rPr>
          <w:rFonts w:ascii="Arial" w:hAnsi="Arial" w:cs="Arial"/>
          <w:sz w:val="28"/>
          <w:szCs w:val="28"/>
        </w:rPr>
        <w:t xml:space="preserve">barika </w:t>
      </w:r>
      <w:proofErr w:type="spellStart"/>
      <w:r w:rsidR="005604AA">
        <w:rPr>
          <w:rFonts w:ascii="Arial" w:hAnsi="Arial" w:cs="Arial"/>
          <w:sz w:val="28"/>
          <w:szCs w:val="28"/>
        </w:rPr>
        <w:t>ratakatenda</w:t>
      </w:r>
      <w:proofErr w:type="spellEnd"/>
      <w:r w:rsidR="005604AA">
        <w:rPr>
          <w:rFonts w:ascii="Arial" w:hAnsi="Arial" w:cs="Arial"/>
          <w:sz w:val="28"/>
          <w:szCs w:val="28"/>
        </w:rPr>
        <w:t xml:space="preserve">, ma concubines, </w:t>
      </w:r>
      <w:proofErr w:type="spellStart"/>
      <w:r w:rsidR="005604AA">
        <w:rPr>
          <w:rFonts w:ascii="Arial" w:hAnsi="Arial" w:cs="Arial"/>
          <w:sz w:val="28"/>
          <w:szCs w:val="28"/>
        </w:rPr>
        <w:t>zvese</w:t>
      </w:r>
      <w:proofErr w:type="spellEnd"/>
      <w:r w:rsidR="005E046B">
        <w:rPr>
          <w:rFonts w:ascii="Arial" w:hAnsi="Arial" w:cs="Arial"/>
          <w:sz w:val="28"/>
          <w:szCs w:val="28"/>
        </w:rPr>
        <w:t xml:space="preserve">. </w:t>
      </w:r>
      <w:proofErr w:type="spellStart"/>
      <w:r w:rsidR="005E046B">
        <w:rPr>
          <w:rFonts w:ascii="Arial" w:hAnsi="Arial" w:cs="Arial"/>
          <w:sz w:val="28"/>
          <w:szCs w:val="28"/>
        </w:rPr>
        <w:t>Tonamata</w:t>
      </w:r>
      <w:proofErr w:type="spellEnd"/>
      <w:r w:rsidR="005E046B">
        <w:rPr>
          <w:rFonts w:ascii="Arial" w:hAnsi="Arial" w:cs="Arial"/>
          <w:sz w:val="28"/>
          <w:szCs w:val="28"/>
        </w:rPr>
        <w:t xml:space="preserve"> </w:t>
      </w:r>
      <w:proofErr w:type="spellStart"/>
      <w:r w:rsidR="005E046B">
        <w:rPr>
          <w:rFonts w:ascii="Arial" w:hAnsi="Arial" w:cs="Arial"/>
          <w:sz w:val="28"/>
          <w:szCs w:val="28"/>
        </w:rPr>
        <w:t>takabatana</w:t>
      </w:r>
      <w:proofErr w:type="spellEnd"/>
      <w:r w:rsidR="005E046B">
        <w:rPr>
          <w:rFonts w:ascii="Arial" w:hAnsi="Arial" w:cs="Arial"/>
          <w:sz w:val="28"/>
          <w:szCs w:val="28"/>
        </w:rPr>
        <w:t xml:space="preserve"> </w:t>
      </w:r>
      <w:proofErr w:type="spellStart"/>
      <w:r w:rsidR="005E046B">
        <w:rPr>
          <w:rFonts w:ascii="Arial" w:hAnsi="Arial" w:cs="Arial"/>
          <w:sz w:val="28"/>
          <w:szCs w:val="28"/>
        </w:rPr>
        <w:t>nevakadzi</w:t>
      </w:r>
      <w:proofErr w:type="spellEnd"/>
      <w:r w:rsidR="005E046B">
        <w:rPr>
          <w:rFonts w:ascii="Arial" w:hAnsi="Arial" w:cs="Arial"/>
          <w:sz w:val="28"/>
          <w:szCs w:val="28"/>
        </w:rPr>
        <w:t xml:space="preserve"> vedu, Mwari </w:t>
      </w:r>
      <w:proofErr w:type="spellStart"/>
      <w:r w:rsidR="005E046B">
        <w:rPr>
          <w:rFonts w:ascii="Arial" w:hAnsi="Arial" w:cs="Arial"/>
          <w:sz w:val="28"/>
          <w:szCs w:val="28"/>
        </w:rPr>
        <w:t>vazarure</w:t>
      </w:r>
      <w:proofErr w:type="spellEnd"/>
      <w:r w:rsidR="005E046B">
        <w:rPr>
          <w:rFonts w:ascii="Arial" w:hAnsi="Arial" w:cs="Arial"/>
          <w:sz w:val="28"/>
          <w:szCs w:val="28"/>
        </w:rPr>
        <w:t xml:space="preserve"> window rede…? </w:t>
      </w:r>
      <w:r w:rsidR="005E046B" w:rsidRPr="00C11188">
        <w:rPr>
          <w:rFonts w:ascii="Arial" w:hAnsi="Arial" w:cs="Arial"/>
          <w:sz w:val="18"/>
          <w:szCs w:val="18"/>
        </w:rPr>
        <w:t xml:space="preserve">[Congregation </w:t>
      </w:r>
      <w:r w:rsidR="00063DA1" w:rsidRPr="00C11188">
        <w:rPr>
          <w:rFonts w:ascii="Arial" w:hAnsi="Arial" w:cs="Arial"/>
          <w:sz w:val="18"/>
          <w:szCs w:val="18"/>
        </w:rPr>
        <w:t>says, “</w:t>
      </w:r>
      <w:proofErr w:type="spellStart"/>
      <w:r w:rsidR="000A7ED1" w:rsidRPr="00C11188">
        <w:rPr>
          <w:rFonts w:ascii="Arial" w:hAnsi="Arial" w:cs="Arial"/>
          <w:sz w:val="18"/>
          <w:szCs w:val="18"/>
        </w:rPr>
        <w:t>redenga</w:t>
      </w:r>
      <w:proofErr w:type="spellEnd"/>
      <w:r w:rsidR="005E046B" w:rsidRPr="00C11188">
        <w:rPr>
          <w:rFonts w:ascii="Arial" w:hAnsi="Arial" w:cs="Arial"/>
          <w:sz w:val="18"/>
          <w:szCs w:val="18"/>
        </w:rPr>
        <w:t>.”]</w:t>
      </w:r>
      <w:r w:rsidR="000A7ED1">
        <w:rPr>
          <w:rFonts w:ascii="Arial" w:hAnsi="Arial" w:cs="Arial"/>
          <w:sz w:val="28"/>
          <w:szCs w:val="28"/>
        </w:rPr>
        <w:t xml:space="preserve"> </w:t>
      </w:r>
      <w:proofErr w:type="spellStart"/>
      <w:r w:rsidR="00B5176C">
        <w:rPr>
          <w:rFonts w:ascii="Arial" w:hAnsi="Arial" w:cs="Arial"/>
          <w:sz w:val="28"/>
          <w:szCs w:val="28"/>
        </w:rPr>
        <w:t>K</w:t>
      </w:r>
      <w:r w:rsidR="000A7ED1">
        <w:rPr>
          <w:rFonts w:ascii="Arial" w:hAnsi="Arial" w:cs="Arial"/>
          <w:sz w:val="28"/>
          <w:szCs w:val="28"/>
        </w:rPr>
        <w:t>usvika</w:t>
      </w:r>
      <w:proofErr w:type="spellEnd"/>
      <w:r w:rsidR="000A7ED1">
        <w:rPr>
          <w:rFonts w:ascii="Arial" w:hAnsi="Arial" w:cs="Arial"/>
          <w:sz w:val="28"/>
          <w:szCs w:val="28"/>
        </w:rPr>
        <w:t xml:space="preserve"> </w:t>
      </w:r>
      <w:proofErr w:type="spellStart"/>
      <w:r w:rsidR="000A7ED1">
        <w:rPr>
          <w:rFonts w:ascii="Arial" w:hAnsi="Arial" w:cs="Arial"/>
          <w:sz w:val="28"/>
          <w:szCs w:val="28"/>
        </w:rPr>
        <w:t>tinoshaya</w:t>
      </w:r>
      <w:proofErr w:type="spellEnd"/>
      <w:r w:rsidR="000A7ED1">
        <w:rPr>
          <w:rFonts w:ascii="Arial" w:hAnsi="Arial" w:cs="Arial"/>
          <w:sz w:val="28"/>
          <w:szCs w:val="28"/>
        </w:rPr>
        <w:t xml:space="preserve"> </w:t>
      </w:r>
      <w:proofErr w:type="spellStart"/>
      <w:r w:rsidR="000A7ED1">
        <w:rPr>
          <w:rFonts w:ascii="Arial" w:hAnsi="Arial" w:cs="Arial"/>
          <w:sz w:val="28"/>
          <w:szCs w:val="28"/>
        </w:rPr>
        <w:t>pokuisa</w:t>
      </w:r>
      <w:proofErr w:type="spellEnd"/>
      <w:r w:rsidR="000A7ED1">
        <w:rPr>
          <w:rFonts w:ascii="Arial" w:hAnsi="Arial" w:cs="Arial"/>
          <w:sz w:val="28"/>
          <w:szCs w:val="28"/>
        </w:rPr>
        <w:t xml:space="preserve"> mai…? </w:t>
      </w:r>
      <w:r w:rsidR="000A7ED1" w:rsidRPr="00C11188">
        <w:rPr>
          <w:rFonts w:ascii="Arial" w:hAnsi="Arial" w:cs="Arial"/>
          <w:sz w:val="18"/>
          <w:szCs w:val="18"/>
        </w:rPr>
        <w:t xml:space="preserve">[Congregation </w:t>
      </w:r>
      <w:r w:rsidR="00063DA1" w:rsidRPr="00C11188">
        <w:rPr>
          <w:rFonts w:ascii="Arial" w:hAnsi="Arial" w:cs="Arial"/>
          <w:sz w:val="18"/>
          <w:szCs w:val="18"/>
        </w:rPr>
        <w:t>says, “</w:t>
      </w:r>
      <w:proofErr w:type="spellStart"/>
      <w:r w:rsidR="000A7ED1" w:rsidRPr="00C11188">
        <w:rPr>
          <w:rFonts w:ascii="Arial" w:hAnsi="Arial" w:cs="Arial"/>
          <w:sz w:val="18"/>
          <w:szCs w:val="18"/>
        </w:rPr>
        <w:t>maropafadzo</w:t>
      </w:r>
      <w:proofErr w:type="spellEnd"/>
      <w:r w:rsidR="000A7ED1" w:rsidRPr="00C11188">
        <w:rPr>
          <w:rFonts w:ascii="Arial" w:hAnsi="Arial" w:cs="Arial"/>
          <w:sz w:val="18"/>
          <w:szCs w:val="18"/>
        </w:rPr>
        <w:t>.”]</w:t>
      </w:r>
      <w:r w:rsidR="00350DF3" w:rsidRPr="00DC3EEE">
        <w:rPr>
          <w:rFonts w:ascii="Arial" w:hAnsi="Arial" w:cs="Arial"/>
          <w:sz w:val="28"/>
          <w:szCs w:val="28"/>
        </w:rPr>
        <w:t xml:space="preserve"> </w:t>
      </w:r>
    </w:p>
    <w:p w14:paraId="117A7CC3" w14:textId="78EA144E" w:rsidR="00A83F9F" w:rsidRPr="00C11188" w:rsidRDefault="00724079" w:rsidP="00AF4256">
      <w:pPr>
        <w:jc w:val="both"/>
        <w:rPr>
          <w:rFonts w:ascii="Arial" w:hAnsi="Arial" w:cs="Arial"/>
          <w:sz w:val="18"/>
          <w:szCs w:val="18"/>
        </w:rPr>
      </w:pPr>
      <w:r w:rsidRPr="004E0BC5">
        <w:rPr>
          <w:rFonts w:ascii="Arial" w:hAnsi="Arial" w:cs="Arial"/>
          <w:sz w:val="28"/>
          <w:szCs w:val="28"/>
          <w:vertAlign w:val="superscript"/>
        </w:rPr>
        <w:t xml:space="preserve">225 </w:t>
      </w:r>
      <w:r w:rsidR="00B43754" w:rsidRPr="004E0BC5">
        <w:rPr>
          <w:rFonts w:ascii="Arial" w:hAnsi="Arial" w:cs="Arial"/>
          <w:sz w:val="28"/>
          <w:szCs w:val="28"/>
        </w:rPr>
        <w:t xml:space="preserve">Ini </w:t>
      </w:r>
      <w:proofErr w:type="spellStart"/>
      <w:r w:rsidR="00B43754" w:rsidRPr="004E0BC5">
        <w:rPr>
          <w:rFonts w:ascii="Arial" w:hAnsi="Arial" w:cs="Arial"/>
          <w:sz w:val="28"/>
          <w:szCs w:val="28"/>
        </w:rPr>
        <w:t>ndinofara</w:t>
      </w:r>
      <w:proofErr w:type="spellEnd"/>
      <w:r w:rsidR="00B43754" w:rsidRPr="004E0BC5">
        <w:rPr>
          <w:rFonts w:ascii="Arial" w:hAnsi="Arial" w:cs="Arial"/>
          <w:sz w:val="28"/>
          <w:szCs w:val="28"/>
        </w:rPr>
        <w:t xml:space="preserve"> sei </w:t>
      </w:r>
      <w:proofErr w:type="spellStart"/>
      <w:r w:rsidR="00B43754" w:rsidRPr="004E0BC5">
        <w:rPr>
          <w:rFonts w:ascii="Arial" w:hAnsi="Arial" w:cs="Arial"/>
          <w:sz w:val="28"/>
          <w:szCs w:val="28"/>
        </w:rPr>
        <w:t>kukuparidzirai</w:t>
      </w:r>
      <w:proofErr w:type="spellEnd"/>
      <w:r w:rsidR="00B43754" w:rsidRPr="004E0BC5">
        <w:rPr>
          <w:rFonts w:ascii="Arial" w:hAnsi="Arial" w:cs="Arial"/>
          <w:sz w:val="28"/>
          <w:szCs w:val="28"/>
        </w:rPr>
        <w:t xml:space="preserve"> </w:t>
      </w:r>
      <w:proofErr w:type="spellStart"/>
      <w:r w:rsidR="0047682A" w:rsidRPr="004E0BC5">
        <w:rPr>
          <w:rFonts w:ascii="Arial" w:hAnsi="Arial" w:cs="Arial"/>
          <w:sz w:val="28"/>
          <w:szCs w:val="28"/>
        </w:rPr>
        <w:t>manheru</w:t>
      </w:r>
      <w:proofErr w:type="spellEnd"/>
      <w:r w:rsidR="0047682A" w:rsidRPr="004E0BC5">
        <w:rPr>
          <w:rFonts w:ascii="Arial" w:hAnsi="Arial" w:cs="Arial"/>
          <w:sz w:val="28"/>
          <w:szCs w:val="28"/>
        </w:rPr>
        <w:t xml:space="preserve"> </w:t>
      </w:r>
      <w:proofErr w:type="spellStart"/>
      <w:r w:rsidR="0047682A" w:rsidRPr="004E0BC5">
        <w:rPr>
          <w:rFonts w:ascii="Arial" w:hAnsi="Arial" w:cs="Arial"/>
          <w:sz w:val="28"/>
          <w:szCs w:val="28"/>
        </w:rPr>
        <w:t>ano</w:t>
      </w:r>
      <w:proofErr w:type="spellEnd"/>
      <w:r w:rsidR="00B5176C" w:rsidRPr="004E0BC5">
        <w:rPr>
          <w:rFonts w:ascii="Arial" w:hAnsi="Arial" w:cs="Arial"/>
          <w:sz w:val="28"/>
          <w:szCs w:val="28"/>
        </w:rPr>
        <w:t>.</w:t>
      </w:r>
      <w:r w:rsidR="0047682A" w:rsidRPr="004E0BC5">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47682A">
        <w:rPr>
          <w:rFonts w:ascii="Arial" w:hAnsi="Arial" w:cs="Arial"/>
          <w:sz w:val="28"/>
          <w:szCs w:val="28"/>
        </w:rPr>
        <w:t>Haaamen</w:t>
      </w:r>
      <w:proofErr w:type="spellEnd"/>
      <w:r w:rsidR="0047682A">
        <w:rPr>
          <w:rFonts w:ascii="Arial" w:hAnsi="Arial" w:cs="Arial"/>
          <w:sz w:val="28"/>
          <w:szCs w:val="28"/>
        </w:rPr>
        <w:t xml:space="preserve">! </w:t>
      </w:r>
      <w:r w:rsidR="00534101" w:rsidRPr="00534101">
        <w:rPr>
          <w:rFonts w:ascii="Arial" w:hAnsi="Arial" w:cs="Arial"/>
          <w:sz w:val="18"/>
          <w:szCs w:val="28"/>
        </w:rPr>
        <w:t xml:space="preserve">[Congregation says, “Amen.”] </w:t>
      </w:r>
      <w:r w:rsidR="0047682A">
        <w:rPr>
          <w:rFonts w:ascii="Arial" w:hAnsi="Arial" w:cs="Arial"/>
          <w:sz w:val="28"/>
          <w:szCs w:val="28"/>
        </w:rPr>
        <w:t>Do you know why I’m happy? I’m preaching about what</w:t>
      </w:r>
      <w:r w:rsidR="00011F38">
        <w:rPr>
          <w:rFonts w:ascii="Arial" w:hAnsi="Arial" w:cs="Arial"/>
          <w:sz w:val="28"/>
          <w:szCs w:val="28"/>
        </w:rPr>
        <w:t xml:space="preserve"> things have happened to</w:t>
      </w:r>
      <w:r w:rsidR="00CF7916">
        <w:rPr>
          <w:rFonts w:ascii="Arial" w:hAnsi="Arial" w:cs="Arial"/>
          <w:sz w:val="28"/>
          <w:szCs w:val="28"/>
        </w:rPr>
        <w:t>…</w:t>
      </w:r>
      <w:r w:rsidR="00011F38">
        <w:rPr>
          <w:rFonts w:ascii="Arial" w:hAnsi="Arial" w:cs="Arial"/>
          <w:sz w:val="28"/>
          <w:szCs w:val="28"/>
        </w:rPr>
        <w:t xml:space="preserve">? </w:t>
      </w:r>
      <w:r w:rsidR="00011F38" w:rsidRPr="00C11188">
        <w:rPr>
          <w:rFonts w:ascii="Arial" w:hAnsi="Arial" w:cs="Arial"/>
          <w:sz w:val="18"/>
          <w:szCs w:val="18"/>
        </w:rPr>
        <w:t xml:space="preserve">[Congregation </w:t>
      </w:r>
      <w:r w:rsidR="00063DA1" w:rsidRPr="00C11188">
        <w:rPr>
          <w:rFonts w:ascii="Arial" w:hAnsi="Arial" w:cs="Arial"/>
          <w:sz w:val="18"/>
          <w:szCs w:val="18"/>
        </w:rPr>
        <w:t>says, “</w:t>
      </w:r>
      <w:r w:rsidR="00011F38" w:rsidRPr="00C11188">
        <w:rPr>
          <w:rFonts w:ascii="Arial" w:hAnsi="Arial" w:cs="Arial"/>
          <w:sz w:val="18"/>
          <w:szCs w:val="18"/>
        </w:rPr>
        <w:t>to me.”]</w:t>
      </w:r>
      <w:r w:rsidR="002C076C" w:rsidRPr="00DC3EEE">
        <w:rPr>
          <w:rFonts w:ascii="Arial" w:hAnsi="Arial" w:cs="Arial"/>
          <w:sz w:val="28"/>
          <w:szCs w:val="28"/>
        </w:rPr>
        <w:t xml:space="preserve"> </w:t>
      </w:r>
      <w:proofErr w:type="spellStart"/>
      <w:r w:rsidR="00FF57F3">
        <w:rPr>
          <w:rFonts w:ascii="Arial" w:hAnsi="Arial" w:cs="Arial"/>
          <w:sz w:val="28"/>
          <w:szCs w:val="28"/>
        </w:rPr>
        <w:t>Ndakatora</w:t>
      </w:r>
      <w:proofErr w:type="spellEnd"/>
      <w:r w:rsidR="00FF57F3">
        <w:rPr>
          <w:rFonts w:ascii="Arial" w:hAnsi="Arial" w:cs="Arial"/>
          <w:sz w:val="28"/>
          <w:szCs w:val="28"/>
        </w:rPr>
        <w:t xml:space="preserve"> Shoko raMwari nemoyo </w:t>
      </w:r>
      <w:proofErr w:type="spellStart"/>
      <w:r w:rsidR="00FF57F3">
        <w:rPr>
          <w:rFonts w:ascii="Arial" w:hAnsi="Arial" w:cs="Arial"/>
          <w:sz w:val="28"/>
          <w:szCs w:val="28"/>
        </w:rPr>
        <w:t>unoda</w:t>
      </w:r>
      <w:proofErr w:type="spellEnd"/>
      <w:r w:rsidR="00B5176C">
        <w:rPr>
          <w:rFonts w:ascii="Arial" w:hAnsi="Arial" w:cs="Arial"/>
          <w:sz w:val="28"/>
          <w:szCs w:val="28"/>
        </w:rPr>
        <w:t>,</w:t>
      </w:r>
      <w:r w:rsidR="00FF57F3">
        <w:rPr>
          <w:rFonts w:ascii="Arial" w:hAnsi="Arial" w:cs="Arial"/>
          <w:sz w:val="28"/>
          <w:szCs w:val="28"/>
        </w:rPr>
        <w:t xml:space="preserve"> </w:t>
      </w:r>
      <w:proofErr w:type="spellStart"/>
      <w:r w:rsidR="00FF57F3">
        <w:rPr>
          <w:rFonts w:ascii="Arial" w:hAnsi="Arial" w:cs="Arial"/>
          <w:sz w:val="28"/>
          <w:szCs w:val="28"/>
        </w:rPr>
        <w:t>ende</w:t>
      </w:r>
      <w:proofErr w:type="spellEnd"/>
      <w:r w:rsidR="00FF57F3">
        <w:rPr>
          <w:rFonts w:ascii="Arial" w:hAnsi="Arial" w:cs="Arial"/>
          <w:sz w:val="28"/>
          <w:szCs w:val="28"/>
        </w:rPr>
        <w:t xml:space="preserve"> </w:t>
      </w:r>
      <w:proofErr w:type="spellStart"/>
      <w:r w:rsidR="00FF57F3">
        <w:rPr>
          <w:rFonts w:ascii="Arial" w:hAnsi="Arial" w:cs="Arial"/>
          <w:sz w:val="28"/>
          <w:szCs w:val="28"/>
        </w:rPr>
        <w:t>nanhasi</w:t>
      </w:r>
      <w:proofErr w:type="spellEnd"/>
      <w:r w:rsidR="00FF57F3">
        <w:rPr>
          <w:rFonts w:ascii="Arial" w:hAnsi="Arial" w:cs="Arial"/>
          <w:sz w:val="28"/>
          <w:szCs w:val="28"/>
        </w:rPr>
        <w:t xml:space="preserve"> hakuna </w:t>
      </w:r>
      <w:proofErr w:type="spellStart"/>
      <w:r w:rsidR="00FF57F3">
        <w:rPr>
          <w:rFonts w:ascii="Arial" w:hAnsi="Arial" w:cs="Arial"/>
          <w:sz w:val="28"/>
          <w:szCs w:val="28"/>
        </w:rPr>
        <w:t>chandinoda</w:t>
      </w:r>
      <w:proofErr w:type="spellEnd"/>
      <w:r w:rsidR="00FF57F3">
        <w:rPr>
          <w:rFonts w:ascii="Arial" w:hAnsi="Arial" w:cs="Arial"/>
          <w:sz w:val="28"/>
          <w:szCs w:val="28"/>
        </w:rPr>
        <w:t xml:space="preserve"> </w:t>
      </w:r>
      <w:proofErr w:type="spellStart"/>
      <w:r w:rsidR="00FF57F3">
        <w:rPr>
          <w:rFonts w:ascii="Arial" w:hAnsi="Arial" w:cs="Arial"/>
          <w:sz w:val="28"/>
          <w:szCs w:val="28"/>
        </w:rPr>
        <w:t>seShoko</w:t>
      </w:r>
      <w:proofErr w:type="spellEnd"/>
      <w:r w:rsidR="008221EF">
        <w:rPr>
          <w:rFonts w:ascii="Arial" w:hAnsi="Arial" w:cs="Arial"/>
          <w:sz w:val="28"/>
          <w:szCs w:val="28"/>
        </w:rPr>
        <w:t xml:space="preserve"> raMwari</w:t>
      </w:r>
      <w:r w:rsidR="00CF7916">
        <w:rPr>
          <w:rFonts w:ascii="Arial" w:hAnsi="Arial" w:cs="Arial"/>
          <w:sz w:val="28"/>
          <w:szCs w:val="28"/>
        </w:rPr>
        <w:t>.</w:t>
      </w:r>
      <w:r w:rsidR="008221EF">
        <w:rPr>
          <w:rFonts w:ascii="Arial" w:hAnsi="Arial" w:cs="Arial"/>
          <w:sz w:val="28"/>
          <w:szCs w:val="28"/>
        </w:rPr>
        <w:t xml:space="preserve"> </w:t>
      </w:r>
      <w:r w:rsidR="008221EF" w:rsidRPr="00C11188">
        <w:rPr>
          <w:rFonts w:ascii="Arial" w:hAnsi="Arial" w:cs="Arial"/>
          <w:sz w:val="18"/>
          <w:szCs w:val="18"/>
        </w:rPr>
        <w:t xml:space="preserve">[Congregation </w:t>
      </w:r>
      <w:r w:rsidR="00063DA1" w:rsidRPr="00C11188">
        <w:rPr>
          <w:rFonts w:ascii="Arial" w:hAnsi="Arial" w:cs="Arial"/>
          <w:sz w:val="18"/>
          <w:szCs w:val="18"/>
        </w:rPr>
        <w:t>says, “</w:t>
      </w:r>
      <w:r w:rsidR="008221EF" w:rsidRPr="00C11188">
        <w:rPr>
          <w:rFonts w:ascii="Arial" w:hAnsi="Arial" w:cs="Arial"/>
          <w:sz w:val="18"/>
          <w:szCs w:val="18"/>
        </w:rPr>
        <w:t>Amen.”]</w:t>
      </w:r>
    </w:p>
    <w:p w14:paraId="434A36E8" w14:textId="3006E55F" w:rsidR="005825BA" w:rsidRDefault="00AB0BF3" w:rsidP="00AF4256">
      <w:pPr>
        <w:jc w:val="both"/>
        <w:rPr>
          <w:rFonts w:ascii="Arial" w:hAnsi="Arial" w:cs="Arial"/>
          <w:sz w:val="28"/>
          <w:szCs w:val="28"/>
        </w:rPr>
      </w:pPr>
      <w:r>
        <w:rPr>
          <w:rFonts w:ascii="Arial" w:hAnsi="Arial" w:cs="Arial"/>
          <w:sz w:val="28"/>
          <w:szCs w:val="28"/>
          <w:vertAlign w:val="superscript"/>
        </w:rPr>
        <w:t xml:space="preserve">226 </w:t>
      </w:r>
      <w:r w:rsidR="008221EF">
        <w:rPr>
          <w:rFonts w:ascii="Arial" w:hAnsi="Arial" w:cs="Arial"/>
          <w:sz w:val="28"/>
          <w:szCs w:val="28"/>
        </w:rPr>
        <w:t xml:space="preserve">I’m born to preach, I live for preaching, </w:t>
      </w:r>
      <w:r w:rsidR="00713446">
        <w:rPr>
          <w:rFonts w:ascii="Arial" w:hAnsi="Arial" w:cs="Arial"/>
          <w:sz w:val="28"/>
          <w:szCs w:val="28"/>
        </w:rPr>
        <w:t xml:space="preserve">I meditate preaching, I think preaching, I long to preach </w:t>
      </w:r>
      <w:r w:rsidR="008244E5">
        <w:rPr>
          <w:rFonts w:ascii="Arial" w:hAnsi="Arial" w:cs="Arial"/>
          <w:sz w:val="28"/>
          <w:szCs w:val="28"/>
        </w:rPr>
        <w:t xml:space="preserve">no matter how many times I preach. Huh, </w:t>
      </w:r>
      <w:proofErr w:type="spellStart"/>
      <w:r w:rsidR="00135D07">
        <w:rPr>
          <w:rFonts w:ascii="Arial" w:hAnsi="Arial" w:cs="Arial"/>
          <w:sz w:val="28"/>
          <w:szCs w:val="28"/>
        </w:rPr>
        <w:t>ezvino</w:t>
      </w:r>
      <w:proofErr w:type="spellEnd"/>
      <w:r w:rsidR="00135D07">
        <w:rPr>
          <w:rFonts w:ascii="Arial" w:hAnsi="Arial" w:cs="Arial"/>
          <w:sz w:val="28"/>
          <w:szCs w:val="28"/>
        </w:rPr>
        <w:t xml:space="preserve"> ndiri </w:t>
      </w:r>
      <w:proofErr w:type="spellStart"/>
      <w:r w:rsidR="00135D07">
        <w:rPr>
          <w:rFonts w:ascii="Arial" w:hAnsi="Arial" w:cs="Arial"/>
          <w:sz w:val="28"/>
          <w:szCs w:val="28"/>
        </w:rPr>
        <w:t>kuzeza</w:t>
      </w:r>
      <w:proofErr w:type="spellEnd"/>
      <w:r w:rsidR="00135D07">
        <w:rPr>
          <w:rFonts w:ascii="Arial" w:hAnsi="Arial" w:cs="Arial"/>
          <w:sz w:val="28"/>
          <w:szCs w:val="28"/>
        </w:rPr>
        <w:t xml:space="preserve"> basa </w:t>
      </w:r>
      <w:proofErr w:type="spellStart"/>
      <w:r w:rsidR="00135D07">
        <w:rPr>
          <w:rFonts w:ascii="Arial" w:hAnsi="Arial" w:cs="Arial"/>
          <w:sz w:val="28"/>
          <w:szCs w:val="28"/>
        </w:rPr>
        <w:t>rema</w:t>
      </w:r>
      <w:proofErr w:type="spellEnd"/>
      <w:r w:rsidR="00135D07">
        <w:rPr>
          <w:rFonts w:ascii="Arial" w:hAnsi="Arial" w:cs="Arial"/>
          <w:sz w:val="28"/>
          <w:szCs w:val="28"/>
        </w:rPr>
        <w:t xml:space="preserve"> </w:t>
      </w:r>
      <w:proofErr w:type="spellStart"/>
      <w:r w:rsidR="00135D07">
        <w:rPr>
          <w:rFonts w:ascii="Arial" w:hAnsi="Arial" w:cs="Arial"/>
          <w:sz w:val="28"/>
          <w:szCs w:val="28"/>
        </w:rPr>
        <w:t>dz</w:t>
      </w:r>
      <w:proofErr w:type="spellEnd"/>
      <w:r w:rsidR="00135D07">
        <w:rPr>
          <w:rFonts w:ascii="Arial" w:hAnsi="Arial" w:cs="Arial"/>
          <w:sz w:val="28"/>
          <w:szCs w:val="28"/>
        </w:rPr>
        <w:t xml:space="preserve">… four days aya but </w:t>
      </w:r>
      <w:r w:rsidR="00537A1C">
        <w:rPr>
          <w:rFonts w:ascii="Arial" w:hAnsi="Arial" w:cs="Arial"/>
          <w:sz w:val="28"/>
          <w:szCs w:val="28"/>
        </w:rPr>
        <w:t>I</w:t>
      </w:r>
      <w:r w:rsidR="00135D07">
        <w:rPr>
          <w:rFonts w:ascii="Arial" w:hAnsi="Arial" w:cs="Arial"/>
          <w:sz w:val="28"/>
          <w:szCs w:val="28"/>
        </w:rPr>
        <w:t xml:space="preserve"> know</w:t>
      </w:r>
      <w:r w:rsidR="005F4159">
        <w:rPr>
          <w:rFonts w:ascii="Arial" w:hAnsi="Arial" w:cs="Arial"/>
          <w:sz w:val="28"/>
          <w:szCs w:val="28"/>
        </w:rPr>
        <w:t xml:space="preserve"> I </w:t>
      </w:r>
      <w:r w:rsidR="00135D07">
        <w:rPr>
          <w:rFonts w:ascii="Arial" w:hAnsi="Arial" w:cs="Arial"/>
          <w:sz w:val="28"/>
          <w:szCs w:val="28"/>
        </w:rPr>
        <w:t xml:space="preserve">will </w:t>
      </w:r>
      <w:r w:rsidR="005F4159">
        <w:rPr>
          <w:rFonts w:ascii="Arial" w:hAnsi="Arial" w:cs="Arial"/>
          <w:sz w:val="28"/>
          <w:szCs w:val="28"/>
        </w:rPr>
        <w:t>enjoy myself preaching the Word of God</w:t>
      </w:r>
      <w:r w:rsidR="00CF7916">
        <w:rPr>
          <w:rFonts w:ascii="Arial" w:hAnsi="Arial" w:cs="Arial"/>
          <w:sz w:val="28"/>
          <w:szCs w:val="28"/>
        </w:rPr>
        <w:t>.</w:t>
      </w:r>
      <w:r w:rsidR="005F4159">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94341">
        <w:rPr>
          <w:rFonts w:ascii="Arial" w:hAnsi="Arial" w:cs="Arial"/>
          <w:sz w:val="28"/>
          <w:szCs w:val="28"/>
        </w:rPr>
        <w:t>Ndonakidzwa</w:t>
      </w:r>
      <w:proofErr w:type="spellEnd"/>
      <w:r w:rsidR="00F94341">
        <w:rPr>
          <w:rFonts w:ascii="Arial" w:hAnsi="Arial" w:cs="Arial"/>
          <w:sz w:val="28"/>
          <w:szCs w:val="28"/>
        </w:rPr>
        <w:t xml:space="preserve"> </w:t>
      </w:r>
      <w:proofErr w:type="spellStart"/>
      <w:r w:rsidR="00F94341">
        <w:rPr>
          <w:rFonts w:ascii="Arial" w:hAnsi="Arial" w:cs="Arial"/>
          <w:sz w:val="28"/>
          <w:szCs w:val="28"/>
        </w:rPr>
        <w:t>nekuparidza</w:t>
      </w:r>
      <w:proofErr w:type="spellEnd"/>
      <w:r w:rsidR="00F94341">
        <w:rPr>
          <w:rFonts w:ascii="Arial" w:hAnsi="Arial" w:cs="Arial"/>
          <w:sz w:val="28"/>
          <w:szCs w:val="28"/>
        </w:rPr>
        <w:t xml:space="preserve"> Shoko </w:t>
      </w:r>
      <w:proofErr w:type="spellStart"/>
      <w:r w:rsidR="00F94341">
        <w:rPr>
          <w:rFonts w:ascii="Arial" w:hAnsi="Arial" w:cs="Arial"/>
          <w:sz w:val="28"/>
          <w:szCs w:val="28"/>
        </w:rPr>
        <w:t>raani</w:t>
      </w:r>
      <w:proofErr w:type="spellEnd"/>
      <w:r w:rsidR="00F94341">
        <w:rPr>
          <w:rFonts w:ascii="Arial" w:hAnsi="Arial" w:cs="Arial"/>
          <w:sz w:val="28"/>
          <w:szCs w:val="28"/>
        </w:rPr>
        <w:t xml:space="preserve">…? </w:t>
      </w:r>
      <w:r w:rsidR="00F94341" w:rsidRPr="00C11188">
        <w:rPr>
          <w:rFonts w:ascii="Arial" w:hAnsi="Arial" w:cs="Arial"/>
          <w:sz w:val="18"/>
          <w:szCs w:val="18"/>
        </w:rPr>
        <w:t xml:space="preserve">[Congregation </w:t>
      </w:r>
      <w:r w:rsidR="00063DA1" w:rsidRPr="00C11188">
        <w:rPr>
          <w:rFonts w:ascii="Arial" w:hAnsi="Arial" w:cs="Arial"/>
          <w:sz w:val="18"/>
          <w:szCs w:val="18"/>
        </w:rPr>
        <w:t>says, “</w:t>
      </w:r>
      <w:r w:rsidR="00F94341" w:rsidRPr="00C11188">
        <w:rPr>
          <w:rFonts w:ascii="Arial" w:hAnsi="Arial" w:cs="Arial"/>
          <w:sz w:val="18"/>
          <w:szCs w:val="18"/>
        </w:rPr>
        <w:t>raMwari</w:t>
      </w:r>
      <w:r w:rsidR="00B5176C" w:rsidRPr="00C11188">
        <w:rPr>
          <w:rFonts w:ascii="Arial" w:hAnsi="Arial" w:cs="Arial"/>
          <w:sz w:val="18"/>
          <w:szCs w:val="18"/>
        </w:rPr>
        <w:t>.</w:t>
      </w:r>
      <w:r w:rsidR="00F94341" w:rsidRPr="00C11188">
        <w:rPr>
          <w:rFonts w:ascii="Arial" w:hAnsi="Arial" w:cs="Arial"/>
          <w:sz w:val="18"/>
          <w:szCs w:val="18"/>
        </w:rPr>
        <w:t>”]</w:t>
      </w:r>
      <w:r w:rsidR="007977A4">
        <w:rPr>
          <w:rFonts w:ascii="Arial" w:hAnsi="Arial" w:cs="Arial"/>
          <w:sz w:val="28"/>
          <w:szCs w:val="28"/>
        </w:rPr>
        <w:t xml:space="preserve"> </w:t>
      </w:r>
      <w:r w:rsidR="007B3AEA">
        <w:rPr>
          <w:rFonts w:ascii="Arial" w:hAnsi="Arial" w:cs="Arial"/>
          <w:sz w:val="28"/>
          <w:szCs w:val="28"/>
        </w:rPr>
        <w:t>E</w:t>
      </w:r>
      <w:r w:rsidR="007977A4">
        <w:rPr>
          <w:rFonts w:ascii="Arial" w:hAnsi="Arial" w:cs="Arial"/>
          <w:sz w:val="28"/>
          <w:szCs w:val="28"/>
        </w:rPr>
        <w:t xml:space="preserve">nde Mwari </w:t>
      </w:r>
      <w:proofErr w:type="spellStart"/>
      <w:r w:rsidR="007977A4">
        <w:rPr>
          <w:rFonts w:ascii="Arial" w:hAnsi="Arial" w:cs="Arial"/>
          <w:sz w:val="28"/>
          <w:szCs w:val="28"/>
        </w:rPr>
        <w:t>vakatora</w:t>
      </w:r>
      <w:proofErr w:type="spellEnd"/>
      <w:r w:rsidR="007977A4">
        <w:rPr>
          <w:rFonts w:ascii="Arial" w:hAnsi="Arial" w:cs="Arial"/>
          <w:sz w:val="28"/>
          <w:szCs w:val="28"/>
        </w:rPr>
        <w:t xml:space="preserve"> Shoko iro</w:t>
      </w:r>
      <w:r w:rsidR="000A6249">
        <w:rPr>
          <w:rFonts w:ascii="Arial" w:hAnsi="Arial" w:cs="Arial"/>
          <w:sz w:val="28"/>
          <w:szCs w:val="28"/>
        </w:rPr>
        <w:t xml:space="preserve"> </w:t>
      </w:r>
      <w:proofErr w:type="spellStart"/>
      <w:r w:rsidR="007977A4">
        <w:rPr>
          <w:rFonts w:ascii="Arial" w:hAnsi="Arial" w:cs="Arial"/>
          <w:sz w:val="28"/>
          <w:szCs w:val="28"/>
        </w:rPr>
        <w:t>riri</w:t>
      </w:r>
      <w:proofErr w:type="spellEnd"/>
      <w:r w:rsidR="007977A4">
        <w:rPr>
          <w:rFonts w:ascii="Arial" w:hAnsi="Arial" w:cs="Arial"/>
          <w:sz w:val="28"/>
          <w:szCs w:val="28"/>
        </w:rPr>
        <w:t xml:space="preserve"> </w:t>
      </w:r>
      <w:proofErr w:type="spellStart"/>
      <w:r w:rsidR="007977A4">
        <w:rPr>
          <w:rFonts w:ascii="Arial" w:hAnsi="Arial" w:cs="Arial"/>
          <w:sz w:val="28"/>
          <w:szCs w:val="28"/>
        </w:rPr>
        <w:t>vabva</w:t>
      </w:r>
      <w:proofErr w:type="spellEnd"/>
      <w:r w:rsidR="007977A4">
        <w:rPr>
          <w:rFonts w:ascii="Arial" w:hAnsi="Arial" w:cs="Arial"/>
          <w:sz w:val="28"/>
          <w:szCs w:val="28"/>
        </w:rPr>
        <w:t xml:space="preserve"> </w:t>
      </w:r>
      <w:proofErr w:type="spellStart"/>
      <w:r w:rsidR="007977A4">
        <w:rPr>
          <w:rFonts w:ascii="Arial" w:hAnsi="Arial" w:cs="Arial"/>
          <w:sz w:val="28"/>
          <w:szCs w:val="28"/>
        </w:rPr>
        <w:t>variita</w:t>
      </w:r>
      <w:proofErr w:type="spellEnd"/>
      <w:r w:rsidR="007977A4">
        <w:rPr>
          <w:rFonts w:ascii="Arial" w:hAnsi="Arial" w:cs="Arial"/>
          <w:sz w:val="28"/>
          <w:szCs w:val="28"/>
        </w:rPr>
        <w:t xml:space="preserve"> </w:t>
      </w:r>
      <w:proofErr w:type="spellStart"/>
      <w:r w:rsidR="000A6249">
        <w:rPr>
          <w:rFonts w:ascii="Arial" w:hAnsi="Arial" w:cs="Arial"/>
          <w:sz w:val="28"/>
          <w:szCs w:val="28"/>
        </w:rPr>
        <w:t>nyama</w:t>
      </w:r>
      <w:proofErr w:type="spellEnd"/>
      <w:r w:rsidR="000A6249">
        <w:rPr>
          <w:rFonts w:ascii="Arial" w:hAnsi="Arial" w:cs="Arial"/>
          <w:sz w:val="28"/>
          <w:szCs w:val="28"/>
        </w:rPr>
        <w:t xml:space="preserve"> muhupenyu hwangu. Ohh, did I </w:t>
      </w:r>
      <w:r w:rsidR="000A6249">
        <w:rPr>
          <w:rFonts w:ascii="Arial" w:hAnsi="Arial" w:cs="Arial"/>
          <w:sz w:val="28"/>
          <w:szCs w:val="28"/>
        </w:rPr>
        <w:lastRenderedPageBreak/>
        <w:t xml:space="preserve">multiply? </w:t>
      </w:r>
      <w:r w:rsidR="00534101" w:rsidRPr="00534101">
        <w:rPr>
          <w:rFonts w:ascii="Arial" w:hAnsi="Arial" w:cs="Arial"/>
          <w:sz w:val="18"/>
          <w:szCs w:val="28"/>
        </w:rPr>
        <w:t xml:space="preserve">[Congregation says, “Amen.”] </w:t>
      </w:r>
      <w:r w:rsidR="00A83F9F">
        <w:rPr>
          <w:rFonts w:ascii="Arial" w:hAnsi="Arial" w:cs="Arial"/>
          <w:sz w:val="28"/>
          <w:szCs w:val="28"/>
        </w:rPr>
        <w:t xml:space="preserve">Amen! </w:t>
      </w:r>
      <w:r w:rsidR="00534101" w:rsidRPr="00534101">
        <w:rPr>
          <w:rFonts w:ascii="Arial" w:hAnsi="Arial" w:cs="Arial"/>
          <w:sz w:val="18"/>
          <w:szCs w:val="28"/>
        </w:rPr>
        <w:t xml:space="preserve">[Congregation says, “Amen.”] </w:t>
      </w:r>
      <w:r w:rsidR="005825BA">
        <w:rPr>
          <w:rFonts w:ascii="Arial" w:hAnsi="Arial" w:cs="Arial"/>
          <w:sz w:val="28"/>
          <w:szCs w:val="28"/>
        </w:rPr>
        <w:t xml:space="preserve">Did I multiply? </w:t>
      </w:r>
      <w:r w:rsidR="001511E0" w:rsidRPr="00C11188">
        <w:rPr>
          <w:rFonts w:ascii="Arial" w:hAnsi="Arial" w:cs="Arial"/>
          <w:sz w:val="18"/>
          <w:szCs w:val="18"/>
        </w:rPr>
        <w:t xml:space="preserve">[Congregation </w:t>
      </w:r>
      <w:r w:rsidR="00063DA1" w:rsidRPr="00C11188">
        <w:rPr>
          <w:rFonts w:ascii="Arial" w:hAnsi="Arial" w:cs="Arial"/>
          <w:sz w:val="18"/>
          <w:szCs w:val="18"/>
        </w:rPr>
        <w:t>says, “</w:t>
      </w:r>
      <w:r w:rsidR="001511E0" w:rsidRPr="00C11188">
        <w:rPr>
          <w:rFonts w:ascii="Arial" w:hAnsi="Arial" w:cs="Arial"/>
          <w:sz w:val="18"/>
          <w:szCs w:val="18"/>
        </w:rPr>
        <w:t>Amen.”]</w:t>
      </w:r>
    </w:p>
    <w:p w14:paraId="2874E977" w14:textId="722A4821" w:rsidR="001511E0" w:rsidRDefault="00AB0BF3" w:rsidP="00AF4256">
      <w:pPr>
        <w:jc w:val="both"/>
        <w:rPr>
          <w:rFonts w:ascii="Arial" w:hAnsi="Arial" w:cs="Arial"/>
          <w:sz w:val="28"/>
          <w:szCs w:val="28"/>
        </w:rPr>
      </w:pPr>
      <w:r>
        <w:rPr>
          <w:rFonts w:ascii="Arial" w:hAnsi="Arial" w:cs="Arial"/>
          <w:sz w:val="28"/>
          <w:szCs w:val="28"/>
          <w:vertAlign w:val="superscript"/>
        </w:rPr>
        <w:t xml:space="preserve">227 </w:t>
      </w:r>
      <w:r w:rsidR="001511E0">
        <w:rPr>
          <w:rFonts w:ascii="Arial" w:hAnsi="Arial" w:cs="Arial"/>
          <w:sz w:val="28"/>
          <w:szCs w:val="28"/>
        </w:rPr>
        <w:t xml:space="preserve">Did the Lord bless me in the land that </w:t>
      </w:r>
      <w:r w:rsidR="009E26C5">
        <w:rPr>
          <w:rFonts w:ascii="Arial" w:hAnsi="Arial" w:cs="Arial"/>
          <w:sz w:val="28"/>
          <w:szCs w:val="28"/>
        </w:rPr>
        <w:t xml:space="preserve">I took? </w:t>
      </w:r>
      <w:r w:rsidR="00534101" w:rsidRPr="00534101">
        <w:rPr>
          <w:rFonts w:ascii="Arial" w:hAnsi="Arial" w:cs="Arial"/>
          <w:sz w:val="18"/>
          <w:szCs w:val="28"/>
        </w:rPr>
        <w:t xml:space="preserve">[Congregation says, “Amen.”] </w:t>
      </w:r>
      <w:r w:rsidR="009E26C5">
        <w:rPr>
          <w:rFonts w:ascii="Arial" w:hAnsi="Arial" w:cs="Arial"/>
          <w:sz w:val="28"/>
          <w:szCs w:val="28"/>
        </w:rPr>
        <w:t xml:space="preserve">Did we harvest? </w:t>
      </w:r>
      <w:r w:rsidR="00534101" w:rsidRPr="00534101">
        <w:rPr>
          <w:rFonts w:ascii="Arial" w:hAnsi="Arial" w:cs="Arial"/>
          <w:sz w:val="18"/>
          <w:szCs w:val="28"/>
        </w:rPr>
        <w:t xml:space="preserve">[Congregation says, “Amen.”] </w:t>
      </w:r>
      <w:r w:rsidR="00AF082B">
        <w:rPr>
          <w:rFonts w:ascii="Arial" w:hAnsi="Arial" w:cs="Arial"/>
          <w:sz w:val="28"/>
          <w:szCs w:val="28"/>
        </w:rPr>
        <w:t xml:space="preserve">Kune ma beasts here </w:t>
      </w:r>
      <w:proofErr w:type="spellStart"/>
      <w:r w:rsidR="00AF082B">
        <w:rPr>
          <w:rFonts w:ascii="Arial" w:hAnsi="Arial" w:cs="Arial"/>
          <w:sz w:val="28"/>
          <w:szCs w:val="28"/>
        </w:rPr>
        <w:t>ikoko</w:t>
      </w:r>
      <w:proofErr w:type="spellEnd"/>
      <w:r w:rsidR="00AF082B">
        <w:rPr>
          <w:rFonts w:ascii="Arial" w:hAnsi="Arial" w:cs="Arial"/>
          <w:sz w:val="28"/>
          <w:szCs w:val="28"/>
        </w:rPr>
        <w:t xml:space="preserve">? </w:t>
      </w:r>
      <w:r w:rsidR="00534101" w:rsidRPr="00534101">
        <w:rPr>
          <w:rFonts w:ascii="Arial" w:hAnsi="Arial" w:cs="Arial"/>
          <w:sz w:val="18"/>
          <w:szCs w:val="28"/>
        </w:rPr>
        <w:t xml:space="preserve">[Congregation says, “Amen.”] </w:t>
      </w:r>
      <w:r w:rsidR="00AF082B">
        <w:rPr>
          <w:rFonts w:ascii="Arial" w:hAnsi="Arial" w:cs="Arial"/>
          <w:sz w:val="28"/>
          <w:szCs w:val="28"/>
        </w:rPr>
        <w:t xml:space="preserve">Ahh, did He </w:t>
      </w:r>
      <w:proofErr w:type="spellStart"/>
      <w:r w:rsidR="00AF082B">
        <w:rPr>
          <w:rFonts w:ascii="Arial" w:hAnsi="Arial" w:cs="Arial"/>
          <w:sz w:val="28"/>
          <w:szCs w:val="28"/>
        </w:rPr>
        <w:t>ha</w:t>
      </w:r>
      <w:proofErr w:type="spellEnd"/>
      <w:r w:rsidR="00AF082B">
        <w:rPr>
          <w:rFonts w:ascii="Arial" w:hAnsi="Arial" w:cs="Arial"/>
          <w:sz w:val="28"/>
          <w:szCs w:val="28"/>
        </w:rPr>
        <w:t xml:space="preserve">… bless me in </w:t>
      </w:r>
      <w:r w:rsidR="00006068">
        <w:rPr>
          <w:rFonts w:ascii="Arial" w:hAnsi="Arial" w:cs="Arial"/>
          <w:sz w:val="28"/>
          <w:szCs w:val="28"/>
        </w:rPr>
        <w:t xml:space="preserve">town and bless me on-in the field? </w:t>
      </w:r>
      <w:r w:rsidR="00534101" w:rsidRPr="00534101">
        <w:rPr>
          <w:rFonts w:ascii="Arial" w:hAnsi="Arial" w:cs="Arial"/>
          <w:sz w:val="18"/>
          <w:szCs w:val="28"/>
        </w:rPr>
        <w:t xml:space="preserve">[Congregation says, “Amen.”] </w:t>
      </w:r>
      <w:r w:rsidR="00006068">
        <w:rPr>
          <w:rFonts w:ascii="Arial" w:hAnsi="Arial" w:cs="Arial"/>
          <w:sz w:val="28"/>
          <w:szCs w:val="28"/>
        </w:rPr>
        <w:t xml:space="preserve">Akandipa good health here? </w:t>
      </w:r>
      <w:r w:rsidR="00534101" w:rsidRPr="00534101">
        <w:rPr>
          <w:rFonts w:ascii="Arial" w:hAnsi="Arial" w:cs="Arial"/>
          <w:sz w:val="18"/>
          <w:szCs w:val="28"/>
        </w:rPr>
        <w:t xml:space="preserve">[Congregation says, “Amen.”] </w:t>
      </w:r>
      <w:r w:rsidR="00006068">
        <w:rPr>
          <w:rFonts w:ascii="Arial" w:hAnsi="Arial" w:cs="Arial"/>
          <w:sz w:val="28"/>
          <w:szCs w:val="28"/>
        </w:rPr>
        <w:t xml:space="preserve">Ndiri kukupa… muri </w:t>
      </w:r>
      <w:proofErr w:type="spellStart"/>
      <w:r w:rsidR="00006068">
        <w:rPr>
          <w:rFonts w:ascii="Arial" w:hAnsi="Arial" w:cs="Arial"/>
          <w:sz w:val="28"/>
          <w:szCs w:val="28"/>
        </w:rPr>
        <w:t>kuriona</w:t>
      </w:r>
      <w:proofErr w:type="spellEnd"/>
      <w:r w:rsidR="00006068">
        <w:rPr>
          <w:rFonts w:ascii="Arial" w:hAnsi="Arial" w:cs="Arial"/>
          <w:sz w:val="28"/>
          <w:szCs w:val="28"/>
        </w:rPr>
        <w:t xml:space="preserve"> Gwaro </w:t>
      </w:r>
      <w:proofErr w:type="spellStart"/>
      <w:r w:rsidR="00006068">
        <w:rPr>
          <w:rFonts w:ascii="Arial" w:hAnsi="Arial" w:cs="Arial"/>
          <w:sz w:val="28"/>
          <w:szCs w:val="28"/>
        </w:rPr>
        <w:t>randaverenga</w:t>
      </w:r>
      <w:proofErr w:type="spellEnd"/>
      <w:r w:rsidR="00006068">
        <w:rPr>
          <w:rFonts w:ascii="Arial" w:hAnsi="Arial" w:cs="Arial"/>
          <w:sz w:val="28"/>
          <w:szCs w:val="28"/>
        </w:rPr>
        <w:t xml:space="preserve"> Deuteronomy chapter </w:t>
      </w:r>
      <w:r w:rsidR="004B76F8">
        <w:rPr>
          <w:rFonts w:ascii="Arial" w:hAnsi="Arial" w:cs="Arial"/>
          <w:sz w:val="28"/>
          <w:szCs w:val="28"/>
        </w:rPr>
        <w:t xml:space="preserve">30? </w:t>
      </w:r>
      <w:r w:rsidR="00534101" w:rsidRPr="00534101">
        <w:rPr>
          <w:rFonts w:ascii="Arial" w:hAnsi="Arial" w:cs="Arial"/>
          <w:sz w:val="18"/>
          <w:szCs w:val="28"/>
        </w:rPr>
        <w:t xml:space="preserve">[Congregation says, “Amen.”] </w:t>
      </w:r>
      <w:r w:rsidR="004B76F8">
        <w:rPr>
          <w:rFonts w:ascii="Arial" w:hAnsi="Arial" w:cs="Arial"/>
          <w:sz w:val="28"/>
          <w:szCs w:val="28"/>
        </w:rPr>
        <w:t xml:space="preserve">Inini </w:t>
      </w:r>
      <w:proofErr w:type="spellStart"/>
      <w:r w:rsidR="004B76F8">
        <w:rPr>
          <w:rFonts w:ascii="Arial" w:hAnsi="Arial" w:cs="Arial"/>
          <w:sz w:val="28"/>
          <w:szCs w:val="28"/>
        </w:rPr>
        <w:t>ndakariona</w:t>
      </w:r>
      <w:proofErr w:type="spellEnd"/>
      <w:r w:rsidR="004B76F8">
        <w:rPr>
          <w:rFonts w:ascii="Arial" w:hAnsi="Arial" w:cs="Arial"/>
          <w:sz w:val="28"/>
          <w:szCs w:val="28"/>
        </w:rPr>
        <w:t xml:space="preserve"> </w:t>
      </w:r>
      <w:proofErr w:type="spellStart"/>
      <w:r w:rsidR="004B76F8">
        <w:rPr>
          <w:rFonts w:ascii="Arial" w:hAnsi="Arial" w:cs="Arial"/>
          <w:sz w:val="28"/>
          <w:szCs w:val="28"/>
        </w:rPr>
        <w:t>richiita</w:t>
      </w:r>
      <w:proofErr w:type="spellEnd"/>
      <w:r w:rsidR="004B76F8">
        <w:rPr>
          <w:rFonts w:ascii="Arial" w:hAnsi="Arial" w:cs="Arial"/>
          <w:sz w:val="28"/>
          <w:szCs w:val="28"/>
        </w:rPr>
        <w:t xml:space="preserve"> </w:t>
      </w:r>
      <w:proofErr w:type="spellStart"/>
      <w:r w:rsidR="004B76F8">
        <w:rPr>
          <w:rFonts w:ascii="Arial" w:hAnsi="Arial" w:cs="Arial"/>
          <w:sz w:val="28"/>
          <w:szCs w:val="28"/>
        </w:rPr>
        <w:t>nyama</w:t>
      </w:r>
      <w:proofErr w:type="spellEnd"/>
      <w:r w:rsidR="005B6120">
        <w:rPr>
          <w:rFonts w:ascii="Arial" w:hAnsi="Arial" w:cs="Arial"/>
          <w:sz w:val="28"/>
          <w:szCs w:val="28"/>
        </w:rPr>
        <w:t>!</w:t>
      </w:r>
      <w:r w:rsidR="004B76F8">
        <w:rPr>
          <w:rFonts w:ascii="Arial" w:hAnsi="Arial" w:cs="Arial"/>
          <w:sz w:val="28"/>
          <w:szCs w:val="28"/>
        </w:rPr>
        <w:t xml:space="preserve"> </w:t>
      </w:r>
      <w:r w:rsidR="00534101" w:rsidRPr="00534101">
        <w:rPr>
          <w:rFonts w:ascii="Arial" w:hAnsi="Arial" w:cs="Arial"/>
          <w:sz w:val="18"/>
          <w:szCs w:val="28"/>
        </w:rPr>
        <w:t xml:space="preserve">[Congregation says, “Amen.”] </w:t>
      </w:r>
    </w:p>
    <w:p w14:paraId="4A29F8EE" w14:textId="293C5316" w:rsidR="00803F00" w:rsidRDefault="00AB0BF3" w:rsidP="00AF4256">
      <w:pPr>
        <w:jc w:val="both"/>
        <w:rPr>
          <w:rFonts w:ascii="Arial" w:hAnsi="Arial" w:cs="Arial"/>
          <w:sz w:val="28"/>
          <w:szCs w:val="28"/>
        </w:rPr>
      </w:pPr>
      <w:r>
        <w:rPr>
          <w:rFonts w:ascii="Arial" w:hAnsi="Arial" w:cs="Arial"/>
          <w:sz w:val="28"/>
          <w:szCs w:val="28"/>
          <w:vertAlign w:val="superscript"/>
        </w:rPr>
        <w:t>228</w:t>
      </w:r>
      <w:r w:rsidR="00391BDD">
        <w:rPr>
          <w:rFonts w:ascii="Arial" w:hAnsi="Arial" w:cs="Arial"/>
          <w:sz w:val="28"/>
          <w:szCs w:val="28"/>
        </w:rPr>
        <w:t xml:space="preserve">Ndoda Amen </w:t>
      </w:r>
      <w:proofErr w:type="spellStart"/>
      <w:r w:rsidR="00391BDD">
        <w:rPr>
          <w:rFonts w:ascii="Arial" w:hAnsi="Arial" w:cs="Arial"/>
          <w:sz w:val="28"/>
          <w:szCs w:val="28"/>
        </w:rPr>
        <w:t>akadarika</w:t>
      </w:r>
      <w:proofErr w:type="spellEnd"/>
      <w:r w:rsidR="00391BDD">
        <w:rPr>
          <w:rFonts w:ascii="Arial" w:hAnsi="Arial" w:cs="Arial"/>
          <w:sz w:val="28"/>
          <w:szCs w:val="28"/>
        </w:rPr>
        <w:t xml:space="preserve"> Amen</w:t>
      </w:r>
      <w:r w:rsidR="005B6120">
        <w:rPr>
          <w:rFonts w:ascii="Arial" w:hAnsi="Arial" w:cs="Arial"/>
          <w:sz w:val="28"/>
          <w:szCs w:val="28"/>
        </w:rPr>
        <w:t>.</w:t>
      </w:r>
      <w:r w:rsidR="00391BDD">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504CB">
        <w:rPr>
          <w:rFonts w:ascii="Arial" w:hAnsi="Arial" w:cs="Arial"/>
          <w:sz w:val="28"/>
          <w:szCs w:val="28"/>
        </w:rPr>
        <w:t>Ndakariona</w:t>
      </w:r>
      <w:proofErr w:type="spellEnd"/>
      <w:r w:rsidR="003504CB">
        <w:rPr>
          <w:rFonts w:ascii="Arial" w:hAnsi="Arial" w:cs="Arial"/>
          <w:sz w:val="28"/>
          <w:szCs w:val="28"/>
        </w:rPr>
        <w:t xml:space="preserve"> </w:t>
      </w:r>
      <w:proofErr w:type="spellStart"/>
      <w:r w:rsidR="003504CB">
        <w:rPr>
          <w:rFonts w:ascii="Arial" w:hAnsi="Arial" w:cs="Arial"/>
          <w:sz w:val="28"/>
          <w:szCs w:val="28"/>
        </w:rPr>
        <w:t>ruGwaro</w:t>
      </w:r>
      <w:proofErr w:type="spellEnd"/>
      <w:r w:rsidR="003504CB">
        <w:rPr>
          <w:rFonts w:ascii="Arial" w:hAnsi="Arial" w:cs="Arial"/>
          <w:sz w:val="28"/>
          <w:szCs w:val="28"/>
        </w:rPr>
        <w:t xml:space="preserve"> </w:t>
      </w:r>
      <w:proofErr w:type="spellStart"/>
      <w:r w:rsidR="003504CB">
        <w:rPr>
          <w:rFonts w:ascii="Arial" w:hAnsi="Arial" w:cs="Arial"/>
          <w:sz w:val="28"/>
          <w:szCs w:val="28"/>
        </w:rPr>
        <w:t>irworwo</w:t>
      </w:r>
      <w:proofErr w:type="spellEnd"/>
      <w:r w:rsidR="003504CB">
        <w:rPr>
          <w:rFonts w:ascii="Arial" w:hAnsi="Arial" w:cs="Arial"/>
          <w:sz w:val="28"/>
          <w:szCs w:val="28"/>
        </w:rPr>
        <w:t xml:space="preserve"> </w:t>
      </w:r>
      <w:proofErr w:type="spellStart"/>
      <w:r w:rsidR="003504CB">
        <w:rPr>
          <w:rFonts w:ascii="Arial" w:hAnsi="Arial" w:cs="Arial"/>
          <w:sz w:val="28"/>
          <w:szCs w:val="28"/>
        </w:rPr>
        <w:t>ruchiita</w:t>
      </w:r>
      <w:proofErr w:type="spellEnd"/>
      <w:r w:rsidR="003504CB">
        <w:rPr>
          <w:rFonts w:ascii="Arial" w:hAnsi="Arial" w:cs="Arial"/>
          <w:sz w:val="28"/>
          <w:szCs w:val="28"/>
        </w:rPr>
        <w:t xml:space="preserve"> </w:t>
      </w:r>
      <w:proofErr w:type="spellStart"/>
      <w:r w:rsidR="003504CB">
        <w:rPr>
          <w:rFonts w:ascii="Arial" w:hAnsi="Arial" w:cs="Arial"/>
          <w:sz w:val="28"/>
          <w:szCs w:val="28"/>
        </w:rPr>
        <w:t>chii</w:t>
      </w:r>
      <w:proofErr w:type="spellEnd"/>
      <w:r w:rsidR="003504CB">
        <w:rPr>
          <w:rFonts w:ascii="Arial" w:hAnsi="Arial" w:cs="Arial"/>
          <w:sz w:val="28"/>
          <w:szCs w:val="28"/>
        </w:rPr>
        <w:t xml:space="preserve">? </w:t>
      </w:r>
      <w:r w:rsidR="003504CB" w:rsidRPr="00BB5CE3">
        <w:rPr>
          <w:rFonts w:ascii="Arial" w:hAnsi="Arial" w:cs="Arial"/>
          <w:sz w:val="18"/>
          <w:szCs w:val="18"/>
        </w:rPr>
        <w:t xml:space="preserve">[Congregation </w:t>
      </w:r>
      <w:r w:rsidR="00063DA1" w:rsidRPr="00BB5CE3">
        <w:rPr>
          <w:rFonts w:ascii="Arial" w:hAnsi="Arial" w:cs="Arial"/>
          <w:sz w:val="18"/>
          <w:szCs w:val="18"/>
        </w:rPr>
        <w:t>says, “</w:t>
      </w:r>
      <w:proofErr w:type="spellStart"/>
      <w:r w:rsidR="003504CB" w:rsidRPr="00BB5CE3">
        <w:rPr>
          <w:rFonts w:ascii="Arial" w:hAnsi="Arial" w:cs="Arial"/>
          <w:sz w:val="18"/>
          <w:szCs w:val="18"/>
        </w:rPr>
        <w:t>nyama</w:t>
      </w:r>
      <w:proofErr w:type="spellEnd"/>
      <w:r w:rsidR="003504CB" w:rsidRPr="00BB5CE3">
        <w:rPr>
          <w:rFonts w:ascii="Arial" w:hAnsi="Arial" w:cs="Arial"/>
          <w:sz w:val="18"/>
          <w:szCs w:val="18"/>
        </w:rPr>
        <w:t>.”]</w:t>
      </w:r>
      <w:r w:rsidR="003504CB">
        <w:rPr>
          <w:rFonts w:ascii="Arial" w:hAnsi="Arial" w:cs="Arial"/>
          <w:sz w:val="28"/>
          <w:szCs w:val="28"/>
        </w:rPr>
        <w:t xml:space="preserve"> </w:t>
      </w:r>
      <w:r w:rsidR="002516B5">
        <w:rPr>
          <w:rFonts w:ascii="Arial" w:hAnsi="Arial" w:cs="Arial"/>
          <w:sz w:val="28"/>
          <w:szCs w:val="28"/>
        </w:rPr>
        <w:t xml:space="preserve">Honai vana Mother </w:t>
      </w:r>
      <w:proofErr w:type="spellStart"/>
      <w:r w:rsidR="002516B5">
        <w:rPr>
          <w:rFonts w:ascii="Arial" w:hAnsi="Arial" w:cs="Arial"/>
          <w:sz w:val="28"/>
          <w:szCs w:val="28"/>
        </w:rPr>
        <w:t>vava</w:t>
      </w:r>
      <w:proofErr w:type="spellEnd"/>
      <w:r w:rsidR="002516B5">
        <w:rPr>
          <w:rFonts w:ascii="Arial" w:hAnsi="Arial" w:cs="Arial"/>
          <w:sz w:val="28"/>
          <w:szCs w:val="28"/>
        </w:rPr>
        <w:t xml:space="preserve"> above forty-five years ava, </w:t>
      </w:r>
      <w:proofErr w:type="spellStart"/>
      <w:r w:rsidR="002516B5">
        <w:rPr>
          <w:rFonts w:ascii="Arial" w:hAnsi="Arial" w:cs="Arial"/>
          <w:sz w:val="28"/>
          <w:szCs w:val="28"/>
        </w:rPr>
        <w:t>honai</w:t>
      </w:r>
      <w:proofErr w:type="spellEnd"/>
      <w:r w:rsidR="002516B5">
        <w:rPr>
          <w:rFonts w:ascii="Arial" w:hAnsi="Arial" w:cs="Arial"/>
          <w:sz w:val="28"/>
          <w:szCs w:val="28"/>
        </w:rPr>
        <w:t xml:space="preserve"> </w:t>
      </w:r>
      <w:proofErr w:type="spellStart"/>
      <w:r w:rsidR="002516B5">
        <w:rPr>
          <w:rFonts w:ascii="Arial" w:hAnsi="Arial" w:cs="Arial"/>
          <w:sz w:val="28"/>
          <w:szCs w:val="28"/>
        </w:rPr>
        <w:t>kusimba</w:t>
      </w:r>
      <w:proofErr w:type="spellEnd"/>
      <w:r w:rsidR="002516B5">
        <w:rPr>
          <w:rFonts w:ascii="Arial" w:hAnsi="Arial" w:cs="Arial"/>
          <w:sz w:val="28"/>
          <w:szCs w:val="28"/>
        </w:rPr>
        <w:t xml:space="preserve"> </w:t>
      </w:r>
      <w:proofErr w:type="spellStart"/>
      <w:r w:rsidR="002516B5">
        <w:rPr>
          <w:rFonts w:ascii="Arial" w:hAnsi="Arial" w:cs="Arial"/>
          <w:sz w:val="28"/>
          <w:szCs w:val="28"/>
        </w:rPr>
        <w:t>kwavakaita</w:t>
      </w:r>
      <w:proofErr w:type="spellEnd"/>
      <w:r w:rsidR="0011369D">
        <w:rPr>
          <w:rFonts w:ascii="Arial" w:hAnsi="Arial" w:cs="Arial"/>
          <w:sz w:val="28"/>
          <w:szCs w:val="28"/>
        </w:rPr>
        <w:t xml:space="preserve"> mmm</w:t>
      </w:r>
      <w:r w:rsidR="002516B5">
        <w:rPr>
          <w:rFonts w:ascii="Arial" w:hAnsi="Arial" w:cs="Arial"/>
          <w:sz w:val="28"/>
          <w:szCs w:val="28"/>
        </w:rPr>
        <w:t xml:space="preserve">. </w:t>
      </w:r>
      <w:r w:rsidR="0011369D">
        <w:rPr>
          <w:rFonts w:ascii="Arial" w:hAnsi="Arial" w:cs="Arial"/>
          <w:sz w:val="28"/>
          <w:szCs w:val="28"/>
        </w:rPr>
        <w:t xml:space="preserve">Mother hava </w:t>
      </w:r>
      <w:r w:rsidR="0011369D" w:rsidRPr="0011369D">
        <w:rPr>
          <w:rFonts w:ascii="Arial" w:hAnsi="Arial" w:cs="Arial"/>
          <w:i/>
          <w:iCs/>
          <w:sz w:val="28"/>
          <w:szCs w:val="28"/>
        </w:rPr>
        <w:t>admi-</w:t>
      </w:r>
      <w:proofErr w:type="spellStart"/>
      <w:r w:rsidR="0011369D" w:rsidRPr="0011369D">
        <w:rPr>
          <w:rFonts w:ascii="Arial" w:hAnsi="Arial" w:cs="Arial"/>
          <w:i/>
          <w:iCs/>
          <w:sz w:val="28"/>
          <w:szCs w:val="28"/>
        </w:rPr>
        <w:t>twe</w:t>
      </w:r>
      <w:proofErr w:type="spellEnd"/>
      <w:r w:rsidR="0011369D">
        <w:rPr>
          <w:rFonts w:ascii="Arial" w:hAnsi="Arial" w:cs="Arial"/>
          <w:sz w:val="28"/>
          <w:szCs w:val="28"/>
        </w:rPr>
        <w:t xml:space="preserve"> </w:t>
      </w:r>
      <w:r w:rsidR="00E41E1A" w:rsidRPr="00BB5CE3">
        <w:rPr>
          <w:rFonts w:ascii="Arial" w:hAnsi="Arial" w:cs="Arial"/>
          <w:sz w:val="18"/>
          <w:szCs w:val="18"/>
        </w:rPr>
        <w:t>[ad</w:t>
      </w:r>
      <w:r w:rsidR="00DF0603" w:rsidRPr="00BB5CE3">
        <w:rPr>
          <w:rFonts w:ascii="Arial" w:hAnsi="Arial" w:cs="Arial"/>
          <w:sz w:val="18"/>
          <w:szCs w:val="18"/>
        </w:rPr>
        <w:t>mitted-ED</w:t>
      </w:r>
      <w:r w:rsidR="00E41E1A" w:rsidRPr="00BB5CE3">
        <w:rPr>
          <w:rFonts w:ascii="Arial" w:hAnsi="Arial" w:cs="Arial"/>
          <w:sz w:val="18"/>
          <w:szCs w:val="18"/>
        </w:rPr>
        <w:t>]</w:t>
      </w:r>
      <w:r w:rsidR="00DF0603">
        <w:rPr>
          <w:rFonts w:ascii="Arial" w:hAnsi="Arial" w:cs="Arial"/>
          <w:sz w:val="28"/>
          <w:szCs w:val="28"/>
        </w:rPr>
        <w:t xml:space="preserve"> </w:t>
      </w:r>
      <w:r w:rsidR="0011369D">
        <w:rPr>
          <w:rFonts w:ascii="Arial" w:hAnsi="Arial" w:cs="Arial"/>
          <w:sz w:val="28"/>
          <w:szCs w:val="28"/>
        </w:rPr>
        <w:t>mu hospital</w:t>
      </w:r>
      <w:r w:rsidR="007B3AEA">
        <w:rPr>
          <w:rFonts w:ascii="Arial" w:hAnsi="Arial" w:cs="Arial"/>
          <w:sz w:val="28"/>
          <w:szCs w:val="28"/>
        </w:rPr>
        <w:t xml:space="preserve"> </w:t>
      </w:r>
      <w:r w:rsidR="007B3AEA" w:rsidRPr="00BB5CE3">
        <w:rPr>
          <w:rFonts w:ascii="Arial" w:hAnsi="Arial" w:cs="Arial"/>
          <w:sz w:val="18"/>
          <w:szCs w:val="18"/>
        </w:rPr>
        <w:t>[Apostle Gumbura claps hands once]</w:t>
      </w:r>
      <w:r w:rsidR="002E6EAB">
        <w:rPr>
          <w:rFonts w:ascii="Arial" w:hAnsi="Arial" w:cs="Arial"/>
          <w:sz w:val="28"/>
          <w:szCs w:val="28"/>
        </w:rPr>
        <w:t xml:space="preserve">, Mother </w:t>
      </w:r>
      <w:proofErr w:type="spellStart"/>
      <w:r w:rsidR="002E6EAB">
        <w:rPr>
          <w:rFonts w:ascii="Arial" w:hAnsi="Arial" w:cs="Arial"/>
          <w:sz w:val="28"/>
          <w:szCs w:val="28"/>
        </w:rPr>
        <w:t>havagware</w:t>
      </w:r>
      <w:proofErr w:type="spellEnd"/>
      <w:r w:rsidR="002E6EAB">
        <w:rPr>
          <w:rFonts w:ascii="Arial" w:hAnsi="Arial" w:cs="Arial"/>
          <w:sz w:val="28"/>
          <w:szCs w:val="28"/>
        </w:rPr>
        <w:t xml:space="preserve">, </w:t>
      </w:r>
      <w:r w:rsidR="007B3AEA" w:rsidRPr="00BB5CE3">
        <w:rPr>
          <w:rFonts w:ascii="Arial" w:hAnsi="Arial" w:cs="Arial"/>
          <w:sz w:val="18"/>
          <w:szCs w:val="18"/>
        </w:rPr>
        <w:t xml:space="preserve">[Apostle </w:t>
      </w:r>
      <w:r w:rsidR="006D3F09" w:rsidRPr="00BB5CE3">
        <w:rPr>
          <w:rFonts w:ascii="Arial" w:hAnsi="Arial" w:cs="Arial"/>
          <w:sz w:val="18"/>
          <w:szCs w:val="18"/>
        </w:rPr>
        <w:t>Gumbura claps hands once</w:t>
      </w:r>
      <w:r w:rsidR="007B3AEA" w:rsidRPr="00BB5CE3">
        <w:rPr>
          <w:rFonts w:ascii="Arial" w:hAnsi="Arial" w:cs="Arial"/>
          <w:sz w:val="18"/>
          <w:szCs w:val="18"/>
        </w:rPr>
        <w:t>]</w:t>
      </w:r>
      <w:r w:rsidR="006D3F09">
        <w:rPr>
          <w:rFonts w:ascii="Arial" w:hAnsi="Arial" w:cs="Arial"/>
          <w:sz w:val="28"/>
          <w:szCs w:val="28"/>
        </w:rPr>
        <w:t xml:space="preserve"> </w:t>
      </w:r>
      <w:proofErr w:type="spellStart"/>
      <w:r w:rsidR="002E6EAB">
        <w:rPr>
          <w:rFonts w:ascii="Arial" w:hAnsi="Arial" w:cs="Arial"/>
          <w:sz w:val="28"/>
          <w:szCs w:val="28"/>
        </w:rPr>
        <w:t>unongovaona</w:t>
      </w:r>
      <w:proofErr w:type="spellEnd"/>
      <w:r w:rsidR="002E6EAB">
        <w:rPr>
          <w:rFonts w:ascii="Arial" w:hAnsi="Arial" w:cs="Arial"/>
          <w:sz w:val="28"/>
          <w:szCs w:val="28"/>
        </w:rPr>
        <w:t xml:space="preserve"> </w:t>
      </w:r>
      <w:proofErr w:type="spellStart"/>
      <w:r w:rsidR="002E6EAB">
        <w:rPr>
          <w:rFonts w:ascii="Arial" w:hAnsi="Arial" w:cs="Arial"/>
          <w:sz w:val="28"/>
          <w:szCs w:val="28"/>
        </w:rPr>
        <w:t>vakadai</w:t>
      </w:r>
      <w:proofErr w:type="spellEnd"/>
      <w:r w:rsidR="002E6EAB">
        <w:rPr>
          <w:rFonts w:ascii="Arial" w:hAnsi="Arial" w:cs="Arial"/>
          <w:sz w:val="28"/>
          <w:szCs w:val="28"/>
        </w:rPr>
        <w:t xml:space="preserve"> Mother </w:t>
      </w:r>
      <w:proofErr w:type="spellStart"/>
      <w:r w:rsidR="002E6EAB">
        <w:rPr>
          <w:rFonts w:ascii="Arial" w:hAnsi="Arial" w:cs="Arial"/>
          <w:sz w:val="28"/>
          <w:szCs w:val="28"/>
        </w:rPr>
        <w:t>zvavo</w:t>
      </w:r>
      <w:proofErr w:type="spellEnd"/>
      <w:r w:rsidR="002E6EAB">
        <w:rPr>
          <w:rFonts w:ascii="Arial" w:hAnsi="Arial" w:cs="Arial"/>
          <w:sz w:val="28"/>
          <w:szCs w:val="28"/>
        </w:rPr>
        <w:t xml:space="preserve">, </w:t>
      </w:r>
      <w:proofErr w:type="spellStart"/>
      <w:r w:rsidR="002E6EAB">
        <w:rPr>
          <w:rFonts w:ascii="Arial" w:hAnsi="Arial" w:cs="Arial"/>
          <w:sz w:val="28"/>
          <w:szCs w:val="28"/>
        </w:rPr>
        <w:t>dzichi</w:t>
      </w:r>
      <w:proofErr w:type="spellEnd"/>
      <w:r w:rsidR="00144438">
        <w:rPr>
          <w:rFonts w:ascii="Arial" w:hAnsi="Arial" w:cs="Arial"/>
          <w:sz w:val="28"/>
          <w:szCs w:val="28"/>
        </w:rPr>
        <w:t xml:space="preserve"> </w:t>
      </w:r>
      <w:proofErr w:type="spellStart"/>
      <w:r w:rsidR="00144438" w:rsidRPr="00144438">
        <w:rPr>
          <w:rFonts w:ascii="Arial" w:hAnsi="Arial" w:cs="Arial"/>
          <w:i/>
          <w:iCs/>
          <w:sz w:val="28"/>
          <w:szCs w:val="28"/>
        </w:rPr>
        <w:t>driv</w:t>
      </w:r>
      <w:proofErr w:type="spellEnd"/>
      <w:r w:rsidR="00144438" w:rsidRPr="00144438">
        <w:rPr>
          <w:rFonts w:ascii="Arial" w:hAnsi="Arial" w:cs="Arial"/>
          <w:i/>
          <w:iCs/>
          <w:sz w:val="28"/>
          <w:szCs w:val="28"/>
        </w:rPr>
        <w:t>-ha</w:t>
      </w:r>
      <w:r w:rsidR="00144438">
        <w:rPr>
          <w:rFonts w:ascii="Arial" w:hAnsi="Arial" w:cs="Arial"/>
          <w:i/>
          <w:iCs/>
          <w:sz w:val="28"/>
          <w:szCs w:val="28"/>
        </w:rPr>
        <w:t xml:space="preserve"> </w:t>
      </w:r>
      <w:proofErr w:type="spellStart"/>
      <w:r w:rsidR="00144438">
        <w:rPr>
          <w:rFonts w:ascii="Arial" w:hAnsi="Arial" w:cs="Arial"/>
          <w:sz w:val="28"/>
          <w:szCs w:val="28"/>
        </w:rPr>
        <w:t>dzimotokari</w:t>
      </w:r>
      <w:proofErr w:type="spellEnd"/>
      <w:r w:rsidR="00144438">
        <w:rPr>
          <w:rFonts w:ascii="Arial" w:hAnsi="Arial" w:cs="Arial"/>
          <w:sz w:val="28"/>
          <w:szCs w:val="28"/>
        </w:rPr>
        <w:t xml:space="preserve"> </w:t>
      </w:r>
      <w:proofErr w:type="spellStart"/>
      <w:r w:rsidR="00144438">
        <w:rPr>
          <w:rFonts w:ascii="Arial" w:hAnsi="Arial" w:cs="Arial"/>
          <w:sz w:val="28"/>
          <w:szCs w:val="28"/>
        </w:rPr>
        <w:t>dzichiuya</w:t>
      </w:r>
      <w:proofErr w:type="spellEnd"/>
      <w:r w:rsidR="00144438">
        <w:rPr>
          <w:rFonts w:ascii="Arial" w:hAnsi="Arial" w:cs="Arial"/>
          <w:sz w:val="28"/>
          <w:szCs w:val="28"/>
        </w:rPr>
        <w:t xml:space="preserve"> </w:t>
      </w:r>
      <w:proofErr w:type="spellStart"/>
      <w:r w:rsidR="00144438">
        <w:rPr>
          <w:rFonts w:ascii="Arial" w:hAnsi="Arial" w:cs="Arial"/>
          <w:sz w:val="28"/>
          <w:szCs w:val="28"/>
        </w:rPr>
        <w:t>kuGweru</w:t>
      </w:r>
      <w:proofErr w:type="spellEnd"/>
      <w:r w:rsidR="00144438">
        <w:rPr>
          <w:rFonts w:ascii="Arial" w:hAnsi="Arial" w:cs="Arial"/>
          <w:sz w:val="28"/>
          <w:szCs w:val="28"/>
        </w:rPr>
        <w:t xml:space="preserve">. Imagine </w:t>
      </w:r>
      <w:r w:rsidR="004D09BB">
        <w:rPr>
          <w:rFonts w:ascii="Arial" w:hAnsi="Arial" w:cs="Arial"/>
          <w:sz w:val="28"/>
          <w:szCs w:val="28"/>
        </w:rPr>
        <w:t>it’s half eight</w:t>
      </w:r>
      <w:r w:rsidR="001F39CA">
        <w:rPr>
          <w:rFonts w:ascii="Arial" w:hAnsi="Arial" w:cs="Arial"/>
          <w:sz w:val="28"/>
          <w:szCs w:val="28"/>
        </w:rPr>
        <w:t xml:space="preserve"> </w:t>
      </w:r>
      <w:proofErr w:type="spellStart"/>
      <w:r w:rsidR="002731DE">
        <w:rPr>
          <w:rFonts w:ascii="Arial" w:hAnsi="Arial" w:cs="Arial"/>
          <w:sz w:val="28"/>
          <w:szCs w:val="28"/>
        </w:rPr>
        <w:t>dzato</w:t>
      </w:r>
      <w:proofErr w:type="spellEnd"/>
      <w:r w:rsidR="002731DE">
        <w:rPr>
          <w:rFonts w:ascii="Arial" w:hAnsi="Arial" w:cs="Arial"/>
          <w:sz w:val="28"/>
          <w:szCs w:val="28"/>
        </w:rPr>
        <w:t xml:space="preserve"> </w:t>
      </w:r>
      <w:proofErr w:type="spellStart"/>
      <w:r w:rsidR="002731DE">
        <w:rPr>
          <w:rFonts w:ascii="Arial" w:hAnsi="Arial" w:cs="Arial"/>
          <w:i/>
          <w:iCs/>
          <w:sz w:val="28"/>
          <w:szCs w:val="28"/>
        </w:rPr>
        <w:t>dr</w:t>
      </w:r>
      <w:r w:rsidR="004D09BB">
        <w:rPr>
          <w:rFonts w:ascii="Arial" w:hAnsi="Arial" w:cs="Arial"/>
          <w:i/>
          <w:iCs/>
          <w:sz w:val="28"/>
          <w:szCs w:val="28"/>
        </w:rPr>
        <w:t>iv</w:t>
      </w:r>
      <w:proofErr w:type="spellEnd"/>
      <w:r w:rsidR="004D09BB">
        <w:rPr>
          <w:rFonts w:ascii="Arial" w:hAnsi="Arial" w:cs="Arial"/>
          <w:i/>
          <w:iCs/>
          <w:sz w:val="28"/>
          <w:szCs w:val="28"/>
        </w:rPr>
        <w:t xml:space="preserve">-ha </w:t>
      </w:r>
      <w:proofErr w:type="spellStart"/>
      <w:r w:rsidR="004D09BB" w:rsidRPr="004D09BB">
        <w:rPr>
          <w:rFonts w:ascii="Arial" w:hAnsi="Arial" w:cs="Arial"/>
          <w:sz w:val="28"/>
          <w:szCs w:val="28"/>
        </w:rPr>
        <w:t>voga</w:t>
      </w:r>
      <w:proofErr w:type="spellEnd"/>
      <w:r w:rsidR="004D09BB" w:rsidRPr="004D09BB">
        <w:rPr>
          <w:rFonts w:ascii="Arial" w:hAnsi="Arial" w:cs="Arial"/>
          <w:sz w:val="28"/>
          <w:szCs w:val="28"/>
        </w:rPr>
        <w:t xml:space="preserve"> </w:t>
      </w:r>
      <w:proofErr w:type="spellStart"/>
      <w:r w:rsidR="004D09BB" w:rsidRPr="004D09BB">
        <w:rPr>
          <w:rFonts w:ascii="Arial" w:hAnsi="Arial" w:cs="Arial"/>
          <w:sz w:val="28"/>
          <w:szCs w:val="28"/>
        </w:rPr>
        <w:t>vosvika</w:t>
      </w:r>
      <w:proofErr w:type="spellEnd"/>
      <w:r w:rsidR="004D09BB" w:rsidRPr="004D09BB">
        <w:rPr>
          <w:rFonts w:ascii="Arial" w:hAnsi="Arial" w:cs="Arial"/>
          <w:sz w:val="28"/>
          <w:szCs w:val="28"/>
        </w:rPr>
        <w:t xml:space="preserve"> </w:t>
      </w:r>
      <w:proofErr w:type="spellStart"/>
      <w:r w:rsidR="004D09BB" w:rsidRPr="004D09BB">
        <w:rPr>
          <w:rFonts w:ascii="Arial" w:hAnsi="Arial" w:cs="Arial"/>
          <w:sz w:val="28"/>
          <w:szCs w:val="28"/>
        </w:rPr>
        <w:t>kunoku</w:t>
      </w:r>
      <w:proofErr w:type="spellEnd"/>
      <w:r w:rsidR="004D09BB" w:rsidRPr="004D09BB">
        <w:rPr>
          <w:rFonts w:ascii="Arial" w:hAnsi="Arial" w:cs="Arial"/>
          <w:sz w:val="28"/>
          <w:szCs w:val="28"/>
        </w:rPr>
        <w:t xml:space="preserve"> </w:t>
      </w:r>
      <w:proofErr w:type="spellStart"/>
      <w:r w:rsidR="004D09BB" w:rsidRPr="004D09BB">
        <w:rPr>
          <w:rFonts w:ascii="Arial" w:hAnsi="Arial" w:cs="Arial"/>
          <w:sz w:val="28"/>
          <w:szCs w:val="28"/>
        </w:rPr>
        <w:t>dzogara</w:t>
      </w:r>
      <w:proofErr w:type="spellEnd"/>
      <w:r w:rsidR="004D09BB" w:rsidRPr="004D09BB">
        <w:rPr>
          <w:rFonts w:ascii="Arial" w:hAnsi="Arial" w:cs="Arial"/>
          <w:sz w:val="28"/>
          <w:szCs w:val="28"/>
        </w:rPr>
        <w:t xml:space="preserve"> </w:t>
      </w:r>
      <w:proofErr w:type="spellStart"/>
      <w:r w:rsidR="004D09BB" w:rsidRPr="004D09BB">
        <w:rPr>
          <w:rFonts w:ascii="Arial" w:hAnsi="Arial" w:cs="Arial"/>
          <w:sz w:val="28"/>
          <w:szCs w:val="28"/>
        </w:rPr>
        <w:t>zvadzo</w:t>
      </w:r>
      <w:proofErr w:type="spellEnd"/>
      <w:r w:rsidR="004D09BB" w:rsidRPr="004D09BB">
        <w:rPr>
          <w:rFonts w:ascii="Arial" w:hAnsi="Arial" w:cs="Arial"/>
          <w:sz w:val="28"/>
          <w:szCs w:val="28"/>
        </w:rPr>
        <w:t xml:space="preserve"> uko.</w:t>
      </w:r>
      <w:r w:rsidR="004D09BB">
        <w:rPr>
          <w:rFonts w:ascii="Arial" w:hAnsi="Arial" w:cs="Arial"/>
          <w:sz w:val="28"/>
          <w:szCs w:val="28"/>
        </w:rPr>
        <w:t xml:space="preserve"> </w:t>
      </w:r>
      <w:proofErr w:type="spellStart"/>
      <w:r w:rsidR="0065024F">
        <w:rPr>
          <w:rFonts w:ascii="Arial" w:hAnsi="Arial" w:cs="Arial"/>
          <w:sz w:val="28"/>
          <w:szCs w:val="28"/>
        </w:rPr>
        <w:t>Kunzwa</w:t>
      </w:r>
      <w:proofErr w:type="spellEnd"/>
      <w:r w:rsidR="0065024F">
        <w:rPr>
          <w:rFonts w:ascii="Arial" w:hAnsi="Arial" w:cs="Arial"/>
          <w:sz w:val="28"/>
          <w:szCs w:val="28"/>
        </w:rPr>
        <w:t xml:space="preserve"> kuti Mother </w:t>
      </w:r>
      <w:proofErr w:type="spellStart"/>
      <w:r w:rsidR="0065024F">
        <w:rPr>
          <w:rFonts w:ascii="Arial" w:hAnsi="Arial" w:cs="Arial"/>
          <w:sz w:val="28"/>
          <w:szCs w:val="28"/>
        </w:rPr>
        <w:t>varwara</w:t>
      </w:r>
      <w:proofErr w:type="spellEnd"/>
      <w:r w:rsidR="0065024F">
        <w:rPr>
          <w:rFonts w:ascii="Arial" w:hAnsi="Arial" w:cs="Arial"/>
          <w:sz w:val="28"/>
          <w:szCs w:val="28"/>
        </w:rPr>
        <w:t xml:space="preserve">, </w:t>
      </w:r>
      <w:proofErr w:type="spellStart"/>
      <w:r w:rsidR="0065024F">
        <w:rPr>
          <w:rFonts w:ascii="Arial" w:hAnsi="Arial" w:cs="Arial"/>
          <w:sz w:val="28"/>
          <w:szCs w:val="28"/>
        </w:rPr>
        <w:t>vakarwara</w:t>
      </w:r>
      <w:proofErr w:type="spellEnd"/>
      <w:r w:rsidR="0065024F">
        <w:rPr>
          <w:rFonts w:ascii="Arial" w:hAnsi="Arial" w:cs="Arial"/>
          <w:sz w:val="28"/>
          <w:szCs w:val="28"/>
        </w:rPr>
        <w:t xml:space="preserve"> </w:t>
      </w:r>
      <w:proofErr w:type="spellStart"/>
      <w:r w:rsidR="0065024F">
        <w:rPr>
          <w:rFonts w:ascii="Arial" w:hAnsi="Arial" w:cs="Arial"/>
          <w:sz w:val="28"/>
          <w:szCs w:val="28"/>
        </w:rPr>
        <w:t>i</w:t>
      </w:r>
      <w:proofErr w:type="spellEnd"/>
      <w:r w:rsidR="0065024F">
        <w:rPr>
          <w:rFonts w:ascii="Arial" w:hAnsi="Arial" w:cs="Arial"/>
          <w:sz w:val="28"/>
          <w:szCs w:val="28"/>
        </w:rPr>
        <w:t xml:space="preserve"> flu</w:t>
      </w:r>
      <w:r w:rsidR="006D3F09">
        <w:rPr>
          <w:rFonts w:ascii="Arial" w:hAnsi="Arial" w:cs="Arial"/>
          <w:sz w:val="28"/>
          <w:szCs w:val="28"/>
        </w:rPr>
        <w:t>. k</w:t>
      </w:r>
      <w:r w:rsidR="0065024F">
        <w:rPr>
          <w:rFonts w:ascii="Arial" w:hAnsi="Arial" w:cs="Arial"/>
          <w:sz w:val="28"/>
          <w:szCs w:val="28"/>
        </w:rPr>
        <w:t>ana kuti ‘</w:t>
      </w:r>
      <w:proofErr w:type="spellStart"/>
      <w:r w:rsidR="0065024F">
        <w:rPr>
          <w:rFonts w:ascii="Arial" w:hAnsi="Arial" w:cs="Arial"/>
          <w:sz w:val="28"/>
          <w:szCs w:val="28"/>
        </w:rPr>
        <w:t>maihwe</w:t>
      </w:r>
      <w:proofErr w:type="spellEnd"/>
      <w:r w:rsidR="0065024F">
        <w:rPr>
          <w:rFonts w:ascii="Arial" w:hAnsi="Arial" w:cs="Arial"/>
          <w:sz w:val="28"/>
          <w:szCs w:val="28"/>
        </w:rPr>
        <w:t xml:space="preserve"> </w:t>
      </w:r>
      <w:proofErr w:type="spellStart"/>
      <w:r w:rsidR="0065024F">
        <w:rPr>
          <w:rFonts w:ascii="Arial" w:hAnsi="Arial" w:cs="Arial"/>
          <w:sz w:val="28"/>
          <w:szCs w:val="28"/>
        </w:rPr>
        <w:t>ndine</w:t>
      </w:r>
      <w:proofErr w:type="spellEnd"/>
      <w:r w:rsidR="0065024F">
        <w:rPr>
          <w:rFonts w:ascii="Arial" w:hAnsi="Arial" w:cs="Arial"/>
          <w:sz w:val="28"/>
          <w:szCs w:val="28"/>
        </w:rPr>
        <w:t xml:space="preserve"> headache</w:t>
      </w:r>
      <w:r w:rsidR="00533034">
        <w:rPr>
          <w:rFonts w:ascii="Arial" w:hAnsi="Arial" w:cs="Arial"/>
          <w:sz w:val="28"/>
          <w:szCs w:val="28"/>
        </w:rPr>
        <w:t xml:space="preserve">, ahh </w:t>
      </w:r>
      <w:proofErr w:type="spellStart"/>
      <w:r w:rsidR="00533034">
        <w:rPr>
          <w:rFonts w:ascii="Arial" w:hAnsi="Arial" w:cs="Arial"/>
          <w:sz w:val="28"/>
          <w:szCs w:val="28"/>
        </w:rPr>
        <w:t>ndine</w:t>
      </w:r>
      <w:proofErr w:type="spellEnd"/>
      <w:r w:rsidR="00533034">
        <w:rPr>
          <w:rFonts w:ascii="Arial" w:hAnsi="Arial" w:cs="Arial"/>
          <w:sz w:val="28"/>
          <w:szCs w:val="28"/>
        </w:rPr>
        <w:t xml:space="preserve"> flu</w:t>
      </w:r>
      <w:r w:rsidR="0065024F">
        <w:rPr>
          <w:rFonts w:ascii="Arial" w:hAnsi="Arial" w:cs="Arial"/>
          <w:sz w:val="28"/>
          <w:szCs w:val="28"/>
        </w:rPr>
        <w:t>’</w:t>
      </w:r>
      <w:r w:rsidR="00533034">
        <w:rPr>
          <w:rFonts w:ascii="Arial" w:hAnsi="Arial" w:cs="Arial"/>
          <w:sz w:val="28"/>
          <w:szCs w:val="28"/>
        </w:rPr>
        <w:t xml:space="preserve"> </w:t>
      </w:r>
      <w:proofErr w:type="spellStart"/>
      <w:r w:rsidR="00533034">
        <w:rPr>
          <w:rFonts w:ascii="Arial" w:hAnsi="Arial" w:cs="Arial"/>
          <w:sz w:val="28"/>
          <w:szCs w:val="28"/>
        </w:rPr>
        <w:t>ndokurwara</w:t>
      </w:r>
      <w:proofErr w:type="spellEnd"/>
      <w:r w:rsidR="00533034">
        <w:rPr>
          <w:rFonts w:ascii="Arial" w:hAnsi="Arial" w:cs="Arial"/>
          <w:sz w:val="28"/>
          <w:szCs w:val="28"/>
        </w:rPr>
        <w:t xml:space="preserve"> </w:t>
      </w:r>
      <w:proofErr w:type="spellStart"/>
      <w:r w:rsidR="00533034">
        <w:rPr>
          <w:rFonts w:ascii="Arial" w:hAnsi="Arial" w:cs="Arial"/>
          <w:sz w:val="28"/>
          <w:szCs w:val="28"/>
        </w:rPr>
        <w:t>kwaMother</w:t>
      </w:r>
      <w:proofErr w:type="spellEnd"/>
      <w:r w:rsidR="00533034">
        <w:rPr>
          <w:rFonts w:ascii="Arial" w:hAnsi="Arial" w:cs="Arial"/>
          <w:sz w:val="28"/>
          <w:szCs w:val="28"/>
        </w:rPr>
        <w:t xml:space="preserve">. </w:t>
      </w:r>
    </w:p>
    <w:p w14:paraId="3F7FEE9F" w14:textId="2298DD75" w:rsidR="006248EB" w:rsidRDefault="00AB0BF3" w:rsidP="00AF4256">
      <w:pPr>
        <w:jc w:val="both"/>
        <w:rPr>
          <w:rFonts w:ascii="Arial" w:hAnsi="Arial" w:cs="Arial"/>
          <w:sz w:val="28"/>
          <w:szCs w:val="28"/>
        </w:rPr>
      </w:pPr>
      <w:r>
        <w:rPr>
          <w:rFonts w:ascii="Arial" w:hAnsi="Arial" w:cs="Arial"/>
          <w:sz w:val="28"/>
          <w:szCs w:val="28"/>
          <w:vertAlign w:val="superscript"/>
        </w:rPr>
        <w:t xml:space="preserve">229 </w:t>
      </w:r>
      <w:r w:rsidR="00533034">
        <w:rPr>
          <w:rFonts w:ascii="Arial" w:hAnsi="Arial" w:cs="Arial"/>
          <w:sz w:val="28"/>
          <w:szCs w:val="28"/>
        </w:rPr>
        <w:t xml:space="preserve">I don’t even know kuti vane </w:t>
      </w:r>
      <w:proofErr w:type="spellStart"/>
      <w:r w:rsidR="00533034">
        <w:rPr>
          <w:rFonts w:ascii="Arial" w:hAnsi="Arial" w:cs="Arial"/>
          <w:sz w:val="28"/>
          <w:szCs w:val="28"/>
        </w:rPr>
        <w:t>chirwere</w:t>
      </w:r>
      <w:proofErr w:type="spellEnd"/>
      <w:r w:rsidR="00533034">
        <w:rPr>
          <w:rFonts w:ascii="Arial" w:hAnsi="Arial" w:cs="Arial"/>
          <w:sz w:val="28"/>
          <w:szCs w:val="28"/>
        </w:rPr>
        <w:t xml:space="preserve"> </w:t>
      </w:r>
      <w:proofErr w:type="spellStart"/>
      <w:r w:rsidR="00533034">
        <w:rPr>
          <w:rFonts w:ascii="Arial" w:hAnsi="Arial" w:cs="Arial"/>
          <w:sz w:val="28"/>
          <w:szCs w:val="28"/>
        </w:rPr>
        <w:t>cherudzii</w:t>
      </w:r>
      <w:proofErr w:type="spellEnd"/>
      <w:r w:rsidR="00C1395F">
        <w:rPr>
          <w:rFonts w:ascii="Arial" w:hAnsi="Arial" w:cs="Arial"/>
          <w:sz w:val="28"/>
          <w:szCs w:val="28"/>
        </w:rPr>
        <w:t xml:space="preserve">, havana BP, havana sugar, havana ulcer </w:t>
      </w:r>
      <w:proofErr w:type="spellStart"/>
      <w:r w:rsidR="00C1395F">
        <w:rPr>
          <w:rFonts w:ascii="Arial" w:hAnsi="Arial" w:cs="Arial"/>
          <w:sz w:val="28"/>
          <w:szCs w:val="28"/>
        </w:rPr>
        <w:t>hee</w:t>
      </w:r>
      <w:proofErr w:type="spellEnd"/>
      <w:r w:rsidR="00C1395F">
        <w:rPr>
          <w:rFonts w:ascii="Arial" w:hAnsi="Arial" w:cs="Arial"/>
          <w:sz w:val="28"/>
          <w:szCs w:val="28"/>
        </w:rPr>
        <w:t xml:space="preserve">. Havana </w:t>
      </w:r>
      <w:proofErr w:type="spellStart"/>
      <w:r w:rsidR="003B4B99">
        <w:rPr>
          <w:rFonts w:ascii="Arial" w:hAnsi="Arial" w:cs="Arial"/>
          <w:sz w:val="28"/>
          <w:szCs w:val="28"/>
        </w:rPr>
        <w:t>chavanacho</w:t>
      </w:r>
      <w:proofErr w:type="spellEnd"/>
      <w:r w:rsidR="003B4B99">
        <w:rPr>
          <w:rFonts w:ascii="Arial" w:hAnsi="Arial" w:cs="Arial"/>
          <w:sz w:val="28"/>
          <w:szCs w:val="28"/>
        </w:rPr>
        <w:t xml:space="preserve"> mai ivava vane forty-six years. </w:t>
      </w:r>
      <w:proofErr w:type="spellStart"/>
      <w:r w:rsidR="003B4B99">
        <w:rPr>
          <w:rFonts w:ascii="Arial" w:hAnsi="Arial" w:cs="Arial"/>
          <w:sz w:val="28"/>
          <w:szCs w:val="28"/>
        </w:rPr>
        <w:t>Kunakigwa</w:t>
      </w:r>
      <w:proofErr w:type="spellEnd"/>
      <w:r w:rsidR="003B4B99">
        <w:rPr>
          <w:rFonts w:ascii="Arial" w:hAnsi="Arial" w:cs="Arial"/>
          <w:sz w:val="28"/>
          <w:szCs w:val="28"/>
        </w:rPr>
        <w:t xml:space="preserve"> </w:t>
      </w:r>
      <w:proofErr w:type="spellStart"/>
      <w:r w:rsidR="003B4B99">
        <w:rPr>
          <w:rFonts w:ascii="Arial" w:hAnsi="Arial" w:cs="Arial"/>
          <w:sz w:val="28"/>
          <w:szCs w:val="28"/>
        </w:rPr>
        <w:t>chete</w:t>
      </w:r>
      <w:proofErr w:type="spellEnd"/>
      <w:r w:rsidR="003B4B99">
        <w:rPr>
          <w:rFonts w:ascii="Arial" w:hAnsi="Arial" w:cs="Arial"/>
          <w:sz w:val="28"/>
          <w:szCs w:val="28"/>
        </w:rPr>
        <w:t xml:space="preserve"> </w:t>
      </w:r>
      <w:proofErr w:type="spellStart"/>
      <w:r w:rsidR="003B4B99">
        <w:rPr>
          <w:rFonts w:ascii="Arial" w:hAnsi="Arial" w:cs="Arial"/>
          <w:sz w:val="28"/>
          <w:szCs w:val="28"/>
        </w:rPr>
        <w:t>nechikafu</w:t>
      </w:r>
      <w:proofErr w:type="spellEnd"/>
      <w:r w:rsidR="00803F00">
        <w:rPr>
          <w:rFonts w:ascii="Arial" w:hAnsi="Arial" w:cs="Arial"/>
          <w:sz w:val="28"/>
          <w:szCs w:val="28"/>
        </w:rPr>
        <w:t xml:space="preserve">, </w:t>
      </w:r>
      <w:proofErr w:type="spellStart"/>
      <w:r w:rsidR="00803F00">
        <w:rPr>
          <w:rFonts w:ascii="Arial" w:hAnsi="Arial" w:cs="Arial"/>
          <w:sz w:val="28"/>
          <w:szCs w:val="28"/>
        </w:rPr>
        <w:t>mazino</w:t>
      </w:r>
      <w:proofErr w:type="spellEnd"/>
      <w:r w:rsidR="00803F00">
        <w:rPr>
          <w:rFonts w:ascii="Arial" w:hAnsi="Arial" w:cs="Arial"/>
          <w:sz w:val="28"/>
          <w:szCs w:val="28"/>
        </w:rPr>
        <w:t xml:space="preserve"> avo ose aripo </w:t>
      </w:r>
      <w:proofErr w:type="spellStart"/>
      <w:r w:rsidR="00803F00">
        <w:rPr>
          <w:rFonts w:ascii="Arial" w:hAnsi="Arial" w:cs="Arial"/>
          <w:sz w:val="28"/>
          <w:szCs w:val="28"/>
        </w:rPr>
        <w:t>vanotsenga</w:t>
      </w:r>
      <w:proofErr w:type="spellEnd"/>
      <w:r w:rsidR="00803F00">
        <w:rPr>
          <w:rFonts w:ascii="Arial" w:hAnsi="Arial" w:cs="Arial"/>
          <w:sz w:val="28"/>
          <w:szCs w:val="28"/>
        </w:rPr>
        <w:t xml:space="preserve">. </w:t>
      </w:r>
      <w:r w:rsidR="009800C1" w:rsidRPr="009800C1">
        <w:rPr>
          <w:rFonts w:ascii="Arial" w:hAnsi="Arial" w:cs="Arial"/>
          <w:sz w:val="18"/>
          <w:szCs w:val="28"/>
        </w:rPr>
        <w:t>[Congregation laughs]</w:t>
      </w:r>
      <w:r w:rsidR="00742376">
        <w:rPr>
          <w:rFonts w:ascii="Arial" w:hAnsi="Arial" w:cs="Arial"/>
          <w:sz w:val="28"/>
          <w:szCs w:val="28"/>
        </w:rPr>
        <w:t xml:space="preserve"> </w:t>
      </w:r>
      <w:proofErr w:type="spellStart"/>
      <w:r w:rsidR="00742376">
        <w:rPr>
          <w:rFonts w:ascii="Arial" w:hAnsi="Arial" w:cs="Arial"/>
          <w:sz w:val="28"/>
          <w:szCs w:val="28"/>
        </w:rPr>
        <w:t>Haaa</w:t>
      </w:r>
      <w:proofErr w:type="spellEnd"/>
      <w:r w:rsidR="00742376">
        <w:rPr>
          <w:rFonts w:ascii="Arial" w:hAnsi="Arial" w:cs="Arial"/>
          <w:sz w:val="28"/>
          <w:szCs w:val="28"/>
        </w:rPr>
        <w:t xml:space="preserve"> Mwari </w:t>
      </w:r>
      <w:proofErr w:type="spellStart"/>
      <w:r w:rsidR="00742376">
        <w:rPr>
          <w:rFonts w:ascii="Arial" w:hAnsi="Arial" w:cs="Arial"/>
          <w:sz w:val="28"/>
          <w:szCs w:val="28"/>
        </w:rPr>
        <w:t>vakanaka</w:t>
      </w:r>
      <w:proofErr w:type="spellEnd"/>
      <w:r w:rsidR="00742376">
        <w:rPr>
          <w:rFonts w:ascii="Arial" w:hAnsi="Arial" w:cs="Arial"/>
          <w:sz w:val="28"/>
          <w:szCs w:val="28"/>
        </w:rPr>
        <w:t xml:space="preserve"> </w:t>
      </w:r>
      <w:proofErr w:type="spellStart"/>
      <w:r w:rsidR="00742376">
        <w:rPr>
          <w:rFonts w:ascii="Arial" w:hAnsi="Arial" w:cs="Arial"/>
          <w:sz w:val="28"/>
          <w:szCs w:val="28"/>
        </w:rPr>
        <w:t>varanda</w:t>
      </w:r>
      <w:proofErr w:type="spellEnd"/>
      <w:r w:rsidR="00742376">
        <w:rPr>
          <w:rFonts w:ascii="Arial" w:hAnsi="Arial" w:cs="Arial"/>
          <w:sz w:val="28"/>
          <w:szCs w:val="28"/>
        </w:rPr>
        <w:t xml:space="preserve"> </w:t>
      </w:r>
      <w:proofErr w:type="spellStart"/>
      <w:r w:rsidR="00742376">
        <w:rPr>
          <w:rFonts w:ascii="Arial" w:hAnsi="Arial" w:cs="Arial"/>
          <w:sz w:val="28"/>
          <w:szCs w:val="28"/>
        </w:rPr>
        <w:t>vaMwari</w:t>
      </w:r>
      <w:proofErr w:type="spellEnd"/>
      <w:r w:rsidR="001D0572">
        <w:rPr>
          <w:rFonts w:ascii="Arial" w:hAnsi="Arial" w:cs="Arial"/>
          <w:sz w:val="28"/>
          <w:szCs w:val="28"/>
        </w:rPr>
        <w:t>!</w:t>
      </w:r>
      <w:r w:rsidR="00742376">
        <w:rPr>
          <w:rFonts w:ascii="Arial" w:hAnsi="Arial" w:cs="Arial"/>
          <w:sz w:val="28"/>
          <w:szCs w:val="28"/>
        </w:rPr>
        <w:t xml:space="preserve"> </w:t>
      </w:r>
      <w:r w:rsidR="00534101" w:rsidRPr="00534101">
        <w:rPr>
          <w:rFonts w:ascii="Arial" w:hAnsi="Arial" w:cs="Arial"/>
          <w:sz w:val="18"/>
          <w:szCs w:val="28"/>
        </w:rPr>
        <w:t xml:space="preserve">[Congregation says, “Amen.”] </w:t>
      </w:r>
    </w:p>
    <w:p w14:paraId="2CF0FF77" w14:textId="6C667984" w:rsidR="00391BDD" w:rsidRDefault="00A87900" w:rsidP="00AF4256">
      <w:pPr>
        <w:jc w:val="both"/>
        <w:rPr>
          <w:rFonts w:ascii="Arial" w:hAnsi="Arial" w:cs="Arial"/>
          <w:sz w:val="28"/>
          <w:szCs w:val="28"/>
        </w:rPr>
      </w:pPr>
      <w:r w:rsidRPr="00A87900">
        <w:rPr>
          <w:rFonts w:ascii="Arial" w:hAnsi="Arial" w:cs="Arial"/>
          <w:sz w:val="28"/>
          <w:szCs w:val="28"/>
          <w:vertAlign w:val="superscript"/>
        </w:rPr>
        <w:t>230</w:t>
      </w:r>
      <w:r>
        <w:rPr>
          <w:rFonts w:ascii="Arial" w:hAnsi="Arial" w:cs="Arial"/>
          <w:sz w:val="28"/>
          <w:szCs w:val="28"/>
        </w:rPr>
        <w:t xml:space="preserve"> </w:t>
      </w:r>
      <w:proofErr w:type="spellStart"/>
      <w:r w:rsidR="001D0572">
        <w:rPr>
          <w:rFonts w:ascii="Arial" w:hAnsi="Arial" w:cs="Arial"/>
          <w:sz w:val="28"/>
          <w:szCs w:val="28"/>
        </w:rPr>
        <w:t>Ehe</w:t>
      </w:r>
      <w:proofErr w:type="spellEnd"/>
      <w:r w:rsidR="001D0572">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1D0572">
        <w:rPr>
          <w:rFonts w:ascii="Arial" w:hAnsi="Arial" w:cs="Arial"/>
          <w:sz w:val="28"/>
          <w:szCs w:val="28"/>
        </w:rPr>
        <w:t xml:space="preserve">, </w:t>
      </w:r>
      <w:proofErr w:type="spellStart"/>
      <w:r w:rsidR="001D0572">
        <w:rPr>
          <w:rFonts w:ascii="Arial" w:hAnsi="Arial" w:cs="Arial"/>
          <w:sz w:val="28"/>
          <w:szCs w:val="28"/>
        </w:rPr>
        <w:t>ndavaona</w:t>
      </w:r>
      <w:proofErr w:type="spellEnd"/>
      <w:r w:rsidR="001D0572">
        <w:rPr>
          <w:rFonts w:ascii="Arial" w:hAnsi="Arial" w:cs="Arial"/>
          <w:sz w:val="28"/>
          <w:szCs w:val="28"/>
        </w:rPr>
        <w:t xml:space="preserve"> </w:t>
      </w:r>
      <w:proofErr w:type="spellStart"/>
      <w:r w:rsidR="001D0572">
        <w:rPr>
          <w:rFonts w:ascii="Arial" w:hAnsi="Arial" w:cs="Arial"/>
          <w:sz w:val="28"/>
          <w:szCs w:val="28"/>
        </w:rPr>
        <w:t>vakadaro</w:t>
      </w:r>
      <w:proofErr w:type="spellEnd"/>
      <w:r w:rsidR="001D0572">
        <w:rPr>
          <w:rFonts w:ascii="Arial" w:hAnsi="Arial" w:cs="Arial"/>
          <w:sz w:val="28"/>
          <w:szCs w:val="28"/>
        </w:rPr>
        <w:t xml:space="preserve"> Mother ava, </w:t>
      </w:r>
      <w:proofErr w:type="spellStart"/>
      <w:r w:rsidR="001D0572">
        <w:rPr>
          <w:rFonts w:ascii="Arial" w:hAnsi="Arial" w:cs="Arial"/>
          <w:sz w:val="28"/>
          <w:szCs w:val="28"/>
        </w:rPr>
        <w:t>ndikatora</w:t>
      </w:r>
      <w:proofErr w:type="spellEnd"/>
      <w:r w:rsidR="001D0572">
        <w:rPr>
          <w:rFonts w:ascii="Arial" w:hAnsi="Arial" w:cs="Arial"/>
          <w:sz w:val="28"/>
          <w:szCs w:val="28"/>
        </w:rPr>
        <w:t xml:space="preserve"> Mai Zane avo</w:t>
      </w:r>
      <w:r w:rsidR="0082522C">
        <w:rPr>
          <w:rFonts w:ascii="Arial" w:hAnsi="Arial" w:cs="Arial"/>
          <w:sz w:val="28"/>
          <w:szCs w:val="28"/>
        </w:rPr>
        <w:t xml:space="preserve">. Mai Zane </w:t>
      </w:r>
      <w:proofErr w:type="spellStart"/>
      <w:r w:rsidR="0082522C">
        <w:rPr>
          <w:rFonts w:ascii="Arial" w:hAnsi="Arial" w:cs="Arial"/>
          <w:sz w:val="28"/>
          <w:szCs w:val="28"/>
        </w:rPr>
        <w:t>hadzirware</w:t>
      </w:r>
      <w:proofErr w:type="spellEnd"/>
      <w:r w:rsidR="0082522C">
        <w:rPr>
          <w:rFonts w:ascii="Arial" w:hAnsi="Arial" w:cs="Arial"/>
          <w:sz w:val="28"/>
          <w:szCs w:val="28"/>
        </w:rPr>
        <w:t xml:space="preserve"> mother avo. </w:t>
      </w:r>
      <w:r w:rsidR="006248EB" w:rsidRPr="00063DA1">
        <w:rPr>
          <w:rFonts w:ascii="Arial" w:hAnsi="Arial" w:cs="Arial"/>
          <w:sz w:val="28"/>
          <w:szCs w:val="28"/>
        </w:rPr>
        <w:t xml:space="preserve">Mai Zane </w:t>
      </w:r>
      <w:proofErr w:type="spellStart"/>
      <w:r w:rsidR="006248EB" w:rsidRPr="00063DA1">
        <w:rPr>
          <w:rFonts w:ascii="Arial" w:hAnsi="Arial" w:cs="Arial"/>
          <w:sz w:val="28"/>
          <w:szCs w:val="28"/>
        </w:rPr>
        <w:t>vakango</w:t>
      </w:r>
      <w:proofErr w:type="spellEnd"/>
      <w:r w:rsidR="006248EB" w:rsidRPr="00063DA1">
        <w:rPr>
          <w:rFonts w:ascii="Arial" w:hAnsi="Arial" w:cs="Arial"/>
          <w:sz w:val="28"/>
          <w:szCs w:val="28"/>
        </w:rPr>
        <w:t xml:space="preserve"> ze… </w:t>
      </w:r>
      <w:proofErr w:type="spellStart"/>
      <w:r w:rsidR="006248EB" w:rsidRPr="00063DA1">
        <w:rPr>
          <w:rFonts w:ascii="Arial" w:hAnsi="Arial" w:cs="Arial"/>
          <w:sz w:val="28"/>
          <w:szCs w:val="28"/>
        </w:rPr>
        <w:t>ndongoziva</w:t>
      </w:r>
      <w:proofErr w:type="spellEnd"/>
      <w:r w:rsidR="006248EB" w:rsidRPr="00063DA1">
        <w:rPr>
          <w:rFonts w:ascii="Arial" w:hAnsi="Arial" w:cs="Arial"/>
          <w:sz w:val="28"/>
          <w:szCs w:val="28"/>
        </w:rPr>
        <w:t xml:space="preserve"> </w:t>
      </w:r>
      <w:proofErr w:type="spellStart"/>
      <w:r w:rsidR="006248EB" w:rsidRPr="00063DA1">
        <w:rPr>
          <w:rFonts w:ascii="Arial" w:hAnsi="Arial" w:cs="Arial"/>
          <w:sz w:val="28"/>
          <w:szCs w:val="28"/>
        </w:rPr>
        <w:t>v</w:t>
      </w:r>
      <w:r w:rsidR="009D30F0" w:rsidRPr="00063DA1">
        <w:rPr>
          <w:rFonts w:ascii="Arial" w:hAnsi="Arial" w:cs="Arial"/>
          <w:sz w:val="28"/>
          <w:szCs w:val="28"/>
        </w:rPr>
        <w:t>a</w:t>
      </w:r>
      <w:r w:rsidR="006248EB" w:rsidRPr="00063DA1">
        <w:rPr>
          <w:rFonts w:ascii="Arial" w:hAnsi="Arial" w:cs="Arial"/>
          <w:sz w:val="28"/>
          <w:szCs w:val="28"/>
        </w:rPr>
        <w:t>chirwara</w:t>
      </w:r>
      <w:proofErr w:type="spellEnd"/>
      <w:r w:rsidR="006248EB" w:rsidRPr="00063DA1">
        <w:rPr>
          <w:rFonts w:ascii="Arial" w:hAnsi="Arial" w:cs="Arial"/>
          <w:sz w:val="28"/>
          <w:szCs w:val="28"/>
        </w:rPr>
        <w:t xml:space="preserve"> </w:t>
      </w:r>
      <w:r w:rsidR="00096E23" w:rsidRPr="00063DA1">
        <w:rPr>
          <w:rFonts w:ascii="Arial" w:hAnsi="Arial" w:cs="Arial"/>
          <w:sz w:val="28"/>
          <w:szCs w:val="28"/>
        </w:rPr>
        <w:t xml:space="preserve">Mai Zane </w:t>
      </w:r>
      <w:proofErr w:type="spellStart"/>
      <w:r w:rsidR="00096E23" w:rsidRPr="00063DA1">
        <w:rPr>
          <w:rFonts w:ascii="Arial" w:hAnsi="Arial" w:cs="Arial"/>
          <w:sz w:val="28"/>
          <w:szCs w:val="28"/>
        </w:rPr>
        <w:t>vach</w:t>
      </w:r>
      <w:r w:rsidR="00EF2F1D" w:rsidRPr="00063DA1">
        <w:rPr>
          <w:rFonts w:ascii="Arial" w:hAnsi="Arial" w:cs="Arial"/>
          <w:sz w:val="28"/>
          <w:szCs w:val="28"/>
        </w:rPr>
        <w:t>i</w:t>
      </w:r>
      <w:r w:rsidR="00096E23" w:rsidRPr="00063DA1">
        <w:rPr>
          <w:rFonts w:ascii="Arial" w:hAnsi="Arial" w:cs="Arial"/>
          <w:sz w:val="28"/>
          <w:szCs w:val="28"/>
        </w:rPr>
        <w:t>zvara</w:t>
      </w:r>
      <w:proofErr w:type="spellEnd"/>
      <w:r w:rsidR="00096E23" w:rsidRPr="00063DA1">
        <w:rPr>
          <w:rFonts w:ascii="Arial" w:hAnsi="Arial" w:cs="Arial"/>
          <w:sz w:val="28"/>
          <w:szCs w:val="28"/>
        </w:rPr>
        <w:t xml:space="preserve"> </w:t>
      </w:r>
      <w:proofErr w:type="spellStart"/>
      <w:r w:rsidR="00096E23" w:rsidRPr="00063DA1">
        <w:rPr>
          <w:rFonts w:ascii="Arial" w:hAnsi="Arial" w:cs="Arial"/>
          <w:sz w:val="28"/>
          <w:szCs w:val="28"/>
        </w:rPr>
        <w:t>chii</w:t>
      </w:r>
      <w:proofErr w:type="spellEnd"/>
      <w:r w:rsidR="00096E23" w:rsidRPr="00063DA1">
        <w:rPr>
          <w:rFonts w:ascii="Arial" w:hAnsi="Arial" w:cs="Arial"/>
          <w:sz w:val="28"/>
          <w:szCs w:val="28"/>
        </w:rPr>
        <w:t xml:space="preserve">…? </w:t>
      </w:r>
      <w:r w:rsidR="001A1D37">
        <w:rPr>
          <w:rFonts w:ascii="Arial" w:hAnsi="Arial" w:cs="Arial"/>
          <w:sz w:val="28"/>
          <w:szCs w:val="28"/>
        </w:rPr>
        <w:t>M</w:t>
      </w:r>
      <w:r w:rsidR="00163A16">
        <w:rPr>
          <w:rFonts w:ascii="Arial" w:hAnsi="Arial" w:cs="Arial"/>
          <w:sz w:val="28"/>
          <w:szCs w:val="28"/>
        </w:rPr>
        <w:t>w</w:t>
      </w:r>
      <w:r w:rsidR="00096E23" w:rsidRPr="00E72FAB">
        <w:rPr>
          <w:rFonts w:ascii="Arial" w:hAnsi="Arial" w:cs="Arial"/>
          <w:sz w:val="28"/>
          <w:szCs w:val="28"/>
        </w:rPr>
        <w:t xml:space="preserve">ana </w:t>
      </w:r>
      <w:proofErr w:type="spellStart"/>
      <w:r w:rsidR="00096E23" w:rsidRPr="00E72FAB">
        <w:rPr>
          <w:rFonts w:ascii="Arial" w:hAnsi="Arial" w:cs="Arial"/>
          <w:sz w:val="28"/>
          <w:szCs w:val="28"/>
        </w:rPr>
        <w:t>wava</w:t>
      </w:r>
      <w:proofErr w:type="spellEnd"/>
      <w:r w:rsidR="00096E23" w:rsidRPr="00E72FAB">
        <w:rPr>
          <w:rFonts w:ascii="Arial" w:hAnsi="Arial" w:cs="Arial"/>
          <w:sz w:val="28"/>
          <w:szCs w:val="28"/>
        </w:rPr>
        <w:t xml:space="preserve"> </w:t>
      </w:r>
      <w:proofErr w:type="spellStart"/>
      <w:r w:rsidR="00096E23" w:rsidRPr="00E72FAB">
        <w:rPr>
          <w:rFonts w:ascii="Arial" w:hAnsi="Arial" w:cs="Arial"/>
          <w:sz w:val="28"/>
          <w:szCs w:val="28"/>
        </w:rPr>
        <w:t>kaitwa</w:t>
      </w:r>
      <w:proofErr w:type="spellEnd"/>
      <w:r w:rsidR="00096E23" w:rsidRPr="00E72FAB">
        <w:rPr>
          <w:rFonts w:ascii="Arial" w:hAnsi="Arial" w:cs="Arial"/>
          <w:sz w:val="28"/>
          <w:szCs w:val="28"/>
        </w:rPr>
        <w:t xml:space="preserve"> </w:t>
      </w:r>
      <w:r w:rsidR="007B21FC" w:rsidRPr="00E72FAB">
        <w:rPr>
          <w:rFonts w:ascii="Arial" w:hAnsi="Arial" w:cs="Arial"/>
          <w:sz w:val="28"/>
          <w:szCs w:val="28"/>
        </w:rPr>
        <w:t xml:space="preserve">operation </w:t>
      </w:r>
      <w:proofErr w:type="spellStart"/>
      <w:r w:rsidR="007B21FC" w:rsidRPr="00E72FAB">
        <w:rPr>
          <w:rFonts w:ascii="Arial" w:hAnsi="Arial" w:cs="Arial"/>
          <w:sz w:val="28"/>
          <w:szCs w:val="28"/>
        </w:rPr>
        <w:t>uya</w:t>
      </w:r>
      <w:proofErr w:type="spellEnd"/>
      <w:r w:rsidR="007B21FC" w:rsidRPr="00E72FAB">
        <w:rPr>
          <w:rFonts w:ascii="Arial" w:hAnsi="Arial" w:cs="Arial"/>
          <w:sz w:val="28"/>
          <w:szCs w:val="28"/>
        </w:rPr>
        <w:t xml:space="preserve"> </w:t>
      </w:r>
      <w:proofErr w:type="spellStart"/>
      <w:r w:rsidR="007B21FC" w:rsidRPr="00E72FAB">
        <w:rPr>
          <w:rFonts w:ascii="Arial" w:hAnsi="Arial" w:cs="Arial"/>
          <w:sz w:val="28"/>
          <w:szCs w:val="28"/>
        </w:rPr>
        <w:t>ndopavakapotsa</w:t>
      </w:r>
      <w:proofErr w:type="spellEnd"/>
      <w:r w:rsidR="007B21FC" w:rsidRPr="00E72FAB">
        <w:rPr>
          <w:rFonts w:ascii="Arial" w:hAnsi="Arial" w:cs="Arial"/>
          <w:sz w:val="28"/>
          <w:szCs w:val="28"/>
        </w:rPr>
        <w:t xml:space="preserve"> </w:t>
      </w:r>
      <w:proofErr w:type="spellStart"/>
      <w:r w:rsidR="007B21FC" w:rsidRPr="00E72FAB">
        <w:rPr>
          <w:rFonts w:ascii="Arial" w:hAnsi="Arial" w:cs="Arial"/>
          <w:sz w:val="28"/>
          <w:szCs w:val="28"/>
        </w:rPr>
        <w:t>vafa</w:t>
      </w:r>
      <w:proofErr w:type="spellEnd"/>
      <w:r w:rsidR="007B21FC" w:rsidRPr="00E72FAB">
        <w:rPr>
          <w:rFonts w:ascii="Arial" w:hAnsi="Arial" w:cs="Arial"/>
          <w:sz w:val="28"/>
          <w:szCs w:val="28"/>
        </w:rPr>
        <w:t xml:space="preserve"> mai ava. Muri </w:t>
      </w:r>
      <w:proofErr w:type="spellStart"/>
      <w:r w:rsidR="007B21FC" w:rsidRPr="00E72FAB">
        <w:rPr>
          <w:rFonts w:ascii="Arial" w:hAnsi="Arial" w:cs="Arial"/>
          <w:sz w:val="28"/>
          <w:szCs w:val="28"/>
        </w:rPr>
        <w:t>k</w:t>
      </w:r>
      <w:r w:rsidR="00EA4862" w:rsidRPr="00E72FAB">
        <w:rPr>
          <w:rFonts w:ascii="Arial" w:hAnsi="Arial" w:cs="Arial"/>
          <w:sz w:val="28"/>
          <w:szCs w:val="28"/>
        </w:rPr>
        <w:t>uvaona</w:t>
      </w:r>
      <w:proofErr w:type="spellEnd"/>
      <w:r w:rsidR="00EA4862" w:rsidRPr="00E72FAB">
        <w:rPr>
          <w:rFonts w:ascii="Arial" w:hAnsi="Arial" w:cs="Arial"/>
          <w:sz w:val="28"/>
          <w:szCs w:val="28"/>
        </w:rPr>
        <w:t xml:space="preserve"> </w:t>
      </w:r>
      <w:proofErr w:type="spellStart"/>
      <w:r w:rsidR="00EA4862" w:rsidRPr="00E72FAB">
        <w:rPr>
          <w:rFonts w:ascii="Arial" w:hAnsi="Arial" w:cs="Arial"/>
          <w:sz w:val="28"/>
          <w:szCs w:val="28"/>
        </w:rPr>
        <w:t>vakadai</w:t>
      </w:r>
      <w:proofErr w:type="spellEnd"/>
      <w:r w:rsidR="00EA4862" w:rsidRPr="00E72FAB">
        <w:rPr>
          <w:rFonts w:ascii="Arial" w:hAnsi="Arial" w:cs="Arial"/>
          <w:sz w:val="28"/>
          <w:szCs w:val="28"/>
        </w:rPr>
        <w:t xml:space="preserve"> </w:t>
      </w:r>
      <w:proofErr w:type="spellStart"/>
      <w:r w:rsidR="00EA4862" w:rsidRPr="00E72FAB">
        <w:rPr>
          <w:rFonts w:ascii="Arial" w:hAnsi="Arial" w:cs="Arial"/>
          <w:sz w:val="28"/>
          <w:szCs w:val="28"/>
        </w:rPr>
        <w:t>ipapapa</w:t>
      </w:r>
      <w:proofErr w:type="spellEnd"/>
      <w:r w:rsidR="00EA4862" w:rsidRPr="00E72FAB">
        <w:rPr>
          <w:rFonts w:ascii="Arial" w:hAnsi="Arial" w:cs="Arial"/>
          <w:sz w:val="28"/>
          <w:szCs w:val="28"/>
        </w:rPr>
        <w:t xml:space="preserve">, </w:t>
      </w:r>
      <w:proofErr w:type="spellStart"/>
      <w:r w:rsidR="00EA4862" w:rsidRPr="00E72FAB">
        <w:rPr>
          <w:rFonts w:ascii="Arial" w:hAnsi="Arial" w:cs="Arial"/>
          <w:sz w:val="28"/>
          <w:szCs w:val="28"/>
        </w:rPr>
        <w:t>ndizvozvo</w:t>
      </w:r>
      <w:proofErr w:type="spellEnd"/>
      <w:r w:rsidR="00EA4862" w:rsidRPr="00E72FAB">
        <w:rPr>
          <w:rFonts w:ascii="Arial" w:hAnsi="Arial" w:cs="Arial"/>
          <w:sz w:val="28"/>
          <w:szCs w:val="28"/>
        </w:rPr>
        <w:t xml:space="preserve"> Mai Zane? </w:t>
      </w:r>
      <w:proofErr w:type="spellStart"/>
      <w:r w:rsidR="000A186D" w:rsidRPr="0047248E">
        <w:rPr>
          <w:rFonts w:ascii="Arial" w:hAnsi="Arial" w:cs="Arial"/>
          <w:sz w:val="28"/>
          <w:szCs w:val="28"/>
        </w:rPr>
        <w:t>Unovapinza</w:t>
      </w:r>
      <w:proofErr w:type="spellEnd"/>
      <w:r w:rsidR="000A186D" w:rsidRPr="0047248E">
        <w:rPr>
          <w:rFonts w:ascii="Arial" w:hAnsi="Arial" w:cs="Arial"/>
          <w:sz w:val="28"/>
          <w:szCs w:val="28"/>
        </w:rPr>
        <w:t xml:space="preserve"> mu-</w:t>
      </w:r>
      <w:proofErr w:type="spellStart"/>
      <w:r w:rsidR="000A186D" w:rsidRPr="0047248E">
        <w:rPr>
          <w:rFonts w:ascii="Arial" w:hAnsi="Arial" w:cs="Arial"/>
          <w:sz w:val="28"/>
          <w:szCs w:val="28"/>
        </w:rPr>
        <w:t>murori</w:t>
      </w:r>
      <w:proofErr w:type="spellEnd"/>
      <w:r w:rsidR="000A186D" w:rsidRPr="0047248E">
        <w:rPr>
          <w:rFonts w:ascii="Arial" w:hAnsi="Arial" w:cs="Arial"/>
          <w:sz w:val="28"/>
          <w:szCs w:val="28"/>
        </w:rPr>
        <w:t xml:space="preserve"> </w:t>
      </w:r>
      <w:proofErr w:type="spellStart"/>
      <w:r w:rsidR="000A186D" w:rsidRPr="0047248E">
        <w:rPr>
          <w:rFonts w:ascii="Arial" w:hAnsi="Arial" w:cs="Arial"/>
          <w:sz w:val="28"/>
          <w:szCs w:val="28"/>
        </w:rPr>
        <w:t>vano</w:t>
      </w:r>
      <w:proofErr w:type="spellEnd"/>
      <w:r w:rsidR="000A186D" w:rsidRPr="0047248E">
        <w:rPr>
          <w:rFonts w:ascii="Arial" w:hAnsi="Arial" w:cs="Arial"/>
          <w:sz w:val="28"/>
          <w:szCs w:val="28"/>
        </w:rPr>
        <w:t xml:space="preserve"> </w:t>
      </w:r>
      <w:proofErr w:type="spellStart"/>
      <w:r w:rsidR="000A186D" w:rsidRPr="0047248E">
        <w:rPr>
          <w:rFonts w:ascii="Arial" w:hAnsi="Arial" w:cs="Arial"/>
          <w:i/>
          <w:iCs/>
          <w:sz w:val="28"/>
          <w:szCs w:val="28"/>
        </w:rPr>
        <w:t>driv</w:t>
      </w:r>
      <w:proofErr w:type="spellEnd"/>
      <w:r w:rsidR="000A186D" w:rsidRPr="0047248E">
        <w:rPr>
          <w:rFonts w:ascii="Arial" w:hAnsi="Arial" w:cs="Arial"/>
          <w:i/>
          <w:iCs/>
          <w:sz w:val="28"/>
          <w:szCs w:val="28"/>
        </w:rPr>
        <w:t>-ha</w:t>
      </w:r>
      <w:r w:rsidR="000A186D" w:rsidRPr="0047248E">
        <w:rPr>
          <w:rFonts w:ascii="Arial" w:hAnsi="Arial" w:cs="Arial"/>
          <w:sz w:val="28"/>
          <w:szCs w:val="28"/>
        </w:rPr>
        <w:t xml:space="preserve"> ava</w:t>
      </w:r>
      <w:r w:rsidR="0047248E" w:rsidRPr="0047248E">
        <w:rPr>
          <w:rFonts w:ascii="Arial" w:hAnsi="Arial" w:cs="Arial"/>
          <w:sz w:val="28"/>
          <w:szCs w:val="28"/>
        </w:rPr>
        <w:t xml:space="preserve">, </w:t>
      </w:r>
      <w:proofErr w:type="spellStart"/>
      <w:r w:rsidR="0047248E" w:rsidRPr="0047248E">
        <w:rPr>
          <w:rFonts w:ascii="Arial" w:hAnsi="Arial" w:cs="Arial"/>
          <w:sz w:val="28"/>
          <w:szCs w:val="28"/>
        </w:rPr>
        <w:t>mukavapa</w:t>
      </w:r>
      <w:proofErr w:type="spellEnd"/>
      <w:r w:rsidR="0047248E" w:rsidRPr="0047248E">
        <w:rPr>
          <w:rFonts w:ascii="Arial" w:hAnsi="Arial" w:cs="Arial"/>
          <w:sz w:val="28"/>
          <w:szCs w:val="28"/>
        </w:rPr>
        <w:t xml:space="preserve"> class o</w:t>
      </w:r>
      <w:r w:rsidR="0047248E">
        <w:rPr>
          <w:rFonts w:ascii="Arial" w:hAnsi="Arial" w:cs="Arial"/>
          <w:sz w:val="28"/>
          <w:szCs w:val="28"/>
        </w:rPr>
        <w:t xml:space="preserve">ne. </w:t>
      </w:r>
      <w:r w:rsidR="009800C1" w:rsidRPr="009800C1">
        <w:rPr>
          <w:rFonts w:ascii="Arial" w:hAnsi="Arial" w:cs="Arial"/>
          <w:sz w:val="18"/>
          <w:szCs w:val="28"/>
        </w:rPr>
        <w:t>[Congregation laughs]</w:t>
      </w:r>
      <w:r w:rsidR="0047248E">
        <w:rPr>
          <w:rFonts w:ascii="Arial" w:hAnsi="Arial" w:cs="Arial"/>
          <w:sz w:val="28"/>
          <w:szCs w:val="28"/>
        </w:rPr>
        <w:t xml:space="preserve"> </w:t>
      </w:r>
      <w:proofErr w:type="spellStart"/>
      <w:r w:rsidR="0047248E">
        <w:rPr>
          <w:rFonts w:ascii="Arial" w:hAnsi="Arial" w:cs="Arial"/>
          <w:sz w:val="28"/>
          <w:szCs w:val="28"/>
        </w:rPr>
        <w:t>Gonyeti</w:t>
      </w:r>
      <w:proofErr w:type="spellEnd"/>
      <w:r w:rsidR="0047248E">
        <w:rPr>
          <w:rFonts w:ascii="Arial" w:hAnsi="Arial" w:cs="Arial"/>
          <w:sz w:val="28"/>
          <w:szCs w:val="28"/>
        </w:rPr>
        <w:t xml:space="preserve"> </w:t>
      </w:r>
      <w:proofErr w:type="spellStart"/>
      <w:r w:rsidR="0047248E">
        <w:rPr>
          <w:rFonts w:ascii="Arial" w:hAnsi="Arial" w:cs="Arial"/>
          <w:sz w:val="28"/>
          <w:szCs w:val="28"/>
        </w:rPr>
        <w:t>vano</w:t>
      </w:r>
      <w:proofErr w:type="spellEnd"/>
      <w:r w:rsidR="0047248E">
        <w:rPr>
          <w:rFonts w:ascii="Arial" w:hAnsi="Arial" w:cs="Arial"/>
          <w:sz w:val="28"/>
          <w:szCs w:val="28"/>
        </w:rPr>
        <w:t xml:space="preserve"> </w:t>
      </w:r>
      <w:proofErr w:type="spellStart"/>
      <w:r w:rsidR="00FF22B8">
        <w:rPr>
          <w:rFonts w:ascii="Arial" w:hAnsi="Arial" w:cs="Arial"/>
          <w:sz w:val="28"/>
          <w:szCs w:val="28"/>
        </w:rPr>
        <w:t>tinha</w:t>
      </w:r>
      <w:proofErr w:type="spellEnd"/>
      <w:r w:rsidR="00FF22B8">
        <w:rPr>
          <w:rFonts w:ascii="Arial" w:hAnsi="Arial" w:cs="Arial"/>
          <w:sz w:val="28"/>
          <w:szCs w:val="28"/>
        </w:rPr>
        <w:t xml:space="preserve"> </w:t>
      </w:r>
      <w:proofErr w:type="spellStart"/>
      <w:r w:rsidR="00FF22B8">
        <w:rPr>
          <w:rFonts w:ascii="Arial" w:hAnsi="Arial" w:cs="Arial"/>
          <w:sz w:val="28"/>
          <w:szCs w:val="28"/>
        </w:rPr>
        <w:t>kusvika</w:t>
      </w:r>
      <w:proofErr w:type="spellEnd"/>
      <w:r w:rsidR="00FF22B8">
        <w:rPr>
          <w:rFonts w:ascii="Arial" w:hAnsi="Arial" w:cs="Arial"/>
          <w:sz w:val="28"/>
          <w:szCs w:val="28"/>
        </w:rPr>
        <w:t xml:space="preserve"> </w:t>
      </w:r>
      <w:proofErr w:type="spellStart"/>
      <w:r w:rsidR="00FF22B8">
        <w:rPr>
          <w:rFonts w:ascii="Arial" w:hAnsi="Arial" w:cs="Arial"/>
          <w:sz w:val="28"/>
          <w:szCs w:val="28"/>
        </w:rPr>
        <w:t>kuZambia</w:t>
      </w:r>
      <w:proofErr w:type="spellEnd"/>
      <w:r w:rsidR="00FF22B8">
        <w:rPr>
          <w:rFonts w:ascii="Arial" w:hAnsi="Arial" w:cs="Arial"/>
          <w:sz w:val="28"/>
          <w:szCs w:val="28"/>
        </w:rPr>
        <w:t xml:space="preserve">. </w:t>
      </w:r>
      <w:r w:rsidR="009800C1" w:rsidRPr="009800C1">
        <w:rPr>
          <w:rFonts w:ascii="Arial" w:hAnsi="Arial" w:cs="Arial"/>
          <w:sz w:val="18"/>
          <w:szCs w:val="28"/>
        </w:rPr>
        <w:t>[Congregation laughs]</w:t>
      </w:r>
      <w:r w:rsidR="00FF22B8">
        <w:rPr>
          <w:rFonts w:ascii="Arial" w:hAnsi="Arial" w:cs="Arial"/>
          <w:sz w:val="28"/>
          <w:szCs w:val="28"/>
        </w:rPr>
        <w:t xml:space="preserve"> </w:t>
      </w:r>
      <w:proofErr w:type="spellStart"/>
      <w:r w:rsidR="006D333B">
        <w:rPr>
          <w:rFonts w:ascii="Arial" w:hAnsi="Arial" w:cs="Arial"/>
          <w:sz w:val="28"/>
          <w:szCs w:val="28"/>
        </w:rPr>
        <w:t>Havazeze</w:t>
      </w:r>
      <w:proofErr w:type="spellEnd"/>
      <w:r w:rsidR="006D333B">
        <w:rPr>
          <w:rFonts w:ascii="Arial" w:hAnsi="Arial" w:cs="Arial"/>
          <w:sz w:val="28"/>
          <w:szCs w:val="28"/>
        </w:rPr>
        <w:t xml:space="preserve"> </w:t>
      </w:r>
      <w:proofErr w:type="spellStart"/>
      <w:r w:rsidR="006D333B">
        <w:rPr>
          <w:rFonts w:ascii="Arial" w:hAnsi="Arial" w:cs="Arial"/>
          <w:sz w:val="28"/>
          <w:szCs w:val="28"/>
        </w:rPr>
        <w:t>motokari</w:t>
      </w:r>
      <w:proofErr w:type="spellEnd"/>
      <w:r w:rsidR="006D333B">
        <w:rPr>
          <w:rFonts w:ascii="Arial" w:hAnsi="Arial" w:cs="Arial"/>
          <w:sz w:val="28"/>
          <w:szCs w:val="28"/>
        </w:rPr>
        <w:t xml:space="preserve"> kuti</w:t>
      </w:r>
      <w:r w:rsidR="00F71F6C">
        <w:rPr>
          <w:rFonts w:ascii="Arial" w:hAnsi="Arial" w:cs="Arial"/>
          <w:sz w:val="28"/>
          <w:szCs w:val="28"/>
        </w:rPr>
        <w:t>,</w:t>
      </w:r>
      <w:r w:rsidR="006D333B">
        <w:rPr>
          <w:rFonts w:ascii="Arial" w:hAnsi="Arial" w:cs="Arial"/>
          <w:sz w:val="28"/>
          <w:szCs w:val="28"/>
        </w:rPr>
        <w:t xml:space="preserve"> </w:t>
      </w:r>
      <w:r w:rsidR="00F71F6C">
        <w:rPr>
          <w:rFonts w:ascii="Arial" w:hAnsi="Arial" w:cs="Arial"/>
          <w:sz w:val="28"/>
          <w:szCs w:val="28"/>
        </w:rPr>
        <w:t>‘</w:t>
      </w:r>
      <w:proofErr w:type="spellStart"/>
      <w:r w:rsidR="006D333B">
        <w:rPr>
          <w:rFonts w:ascii="Arial" w:hAnsi="Arial" w:cs="Arial"/>
          <w:sz w:val="28"/>
          <w:szCs w:val="28"/>
        </w:rPr>
        <w:t>endai</w:t>
      </w:r>
      <w:proofErr w:type="spellEnd"/>
      <w:r w:rsidR="006D333B">
        <w:rPr>
          <w:rFonts w:ascii="Arial" w:hAnsi="Arial" w:cs="Arial"/>
          <w:sz w:val="28"/>
          <w:szCs w:val="28"/>
        </w:rPr>
        <w:t xml:space="preserve">, </w:t>
      </w:r>
      <w:proofErr w:type="spellStart"/>
      <w:r w:rsidR="006D333B">
        <w:rPr>
          <w:rFonts w:ascii="Arial" w:hAnsi="Arial" w:cs="Arial"/>
          <w:sz w:val="28"/>
          <w:szCs w:val="28"/>
        </w:rPr>
        <w:t>tora</w:t>
      </w:r>
      <w:proofErr w:type="spellEnd"/>
      <w:r w:rsidR="006D333B">
        <w:rPr>
          <w:rFonts w:ascii="Arial" w:hAnsi="Arial" w:cs="Arial"/>
          <w:sz w:val="28"/>
          <w:szCs w:val="28"/>
        </w:rPr>
        <w:t xml:space="preserve"> </w:t>
      </w:r>
      <w:proofErr w:type="spellStart"/>
      <w:r w:rsidR="006D333B">
        <w:rPr>
          <w:rFonts w:ascii="Arial" w:hAnsi="Arial" w:cs="Arial"/>
          <w:sz w:val="28"/>
          <w:szCs w:val="28"/>
        </w:rPr>
        <w:t>mota</w:t>
      </w:r>
      <w:proofErr w:type="spellEnd"/>
      <w:r w:rsidR="006D333B">
        <w:rPr>
          <w:rFonts w:ascii="Arial" w:hAnsi="Arial" w:cs="Arial"/>
          <w:sz w:val="28"/>
          <w:szCs w:val="28"/>
        </w:rPr>
        <w:t xml:space="preserve"> uende </w:t>
      </w:r>
      <w:proofErr w:type="spellStart"/>
      <w:r w:rsidR="006D333B">
        <w:rPr>
          <w:rFonts w:ascii="Arial" w:hAnsi="Arial" w:cs="Arial"/>
          <w:sz w:val="28"/>
          <w:szCs w:val="28"/>
        </w:rPr>
        <w:t>kwakati</w:t>
      </w:r>
      <w:proofErr w:type="spellEnd"/>
      <w:r w:rsidR="006D333B">
        <w:rPr>
          <w:rFonts w:ascii="Arial" w:hAnsi="Arial" w:cs="Arial"/>
          <w:sz w:val="28"/>
          <w:szCs w:val="28"/>
        </w:rPr>
        <w:t xml:space="preserve"> Mai Zane</w:t>
      </w:r>
      <w:r w:rsidR="00F71F6C">
        <w:rPr>
          <w:rFonts w:ascii="Arial" w:hAnsi="Arial" w:cs="Arial"/>
          <w:sz w:val="28"/>
          <w:szCs w:val="28"/>
        </w:rPr>
        <w:t>’</w:t>
      </w:r>
      <w:r w:rsidR="006D333B">
        <w:rPr>
          <w:rFonts w:ascii="Arial" w:hAnsi="Arial" w:cs="Arial"/>
          <w:sz w:val="28"/>
          <w:szCs w:val="28"/>
        </w:rPr>
        <w:t xml:space="preserve">. </w:t>
      </w:r>
      <w:r w:rsidR="00EB6347">
        <w:rPr>
          <w:rFonts w:ascii="Arial" w:hAnsi="Arial" w:cs="Arial"/>
          <w:sz w:val="28"/>
          <w:szCs w:val="28"/>
        </w:rPr>
        <w:t xml:space="preserve">Ahh whether ku airport </w:t>
      </w:r>
      <w:proofErr w:type="spellStart"/>
      <w:r w:rsidR="00EB6347">
        <w:rPr>
          <w:rFonts w:ascii="Arial" w:hAnsi="Arial" w:cs="Arial"/>
          <w:sz w:val="28"/>
          <w:szCs w:val="28"/>
        </w:rPr>
        <w:t>vanongoenda</w:t>
      </w:r>
      <w:proofErr w:type="spellEnd"/>
      <w:r w:rsidR="00EB6347">
        <w:rPr>
          <w:rFonts w:ascii="Arial" w:hAnsi="Arial" w:cs="Arial"/>
          <w:sz w:val="28"/>
          <w:szCs w:val="28"/>
        </w:rPr>
        <w:t xml:space="preserve">. Ndaifunga kuti </w:t>
      </w:r>
      <w:proofErr w:type="spellStart"/>
      <w:r w:rsidR="00B23B05">
        <w:rPr>
          <w:rFonts w:ascii="Arial" w:hAnsi="Arial" w:cs="Arial"/>
          <w:sz w:val="28"/>
          <w:szCs w:val="28"/>
        </w:rPr>
        <w:t>nemakore</w:t>
      </w:r>
      <w:proofErr w:type="spellEnd"/>
      <w:r w:rsidR="00B23B05">
        <w:rPr>
          <w:rFonts w:ascii="Arial" w:hAnsi="Arial" w:cs="Arial"/>
          <w:sz w:val="28"/>
          <w:szCs w:val="28"/>
        </w:rPr>
        <w:t xml:space="preserve"> </w:t>
      </w:r>
      <w:proofErr w:type="spellStart"/>
      <w:r w:rsidR="00B23B05">
        <w:rPr>
          <w:rFonts w:ascii="Arial" w:hAnsi="Arial" w:cs="Arial"/>
          <w:sz w:val="28"/>
          <w:szCs w:val="28"/>
        </w:rPr>
        <w:t>vachapedzisa</w:t>
      </w:r>
      <w:proofErr w:type="spellEnd"/>
      <w:r w:rsidR="00B23B05">
        <w:rPr>
          <w:rFonts w:ascii="Arial" w:hAnsi="Arial" w:cs="Arial"/>
          <w:sz w:val="28"/>
          <w:szCs w:val="28"/>
        </w:rPr>
        <w:t xml:space="preserve"> </w:t>
      </w:r>
      <w:proofErr w:type="spellStart"/>
      <w:r w:rsidR="00B23B05">
        <w:rPr>
          <w:rFonts w:ascii="Arial" w:hAnsi="Arial" w:cs="Arial"/>
          <w:sz w:val="28"/>
          <w:szCs w:val="28"/>
        </w:rPr>
        <w:t>vakuti</w:t>
      </w:r>
      <w:proofErr w:type="spellEnd"/>
      <w:r w:rsidR="00B23B05">
        <w:rPr>
          <w:rFonts w:ascii="Arial" w:hAnsi="Arial" w:cs="Arial"/>
          <w:sz w:val="28"/>
          <w:szCs w:val="28"/>
        </w:rPr>
        <w:t xml:space="preserve">, ‘ahh </w:t>
      </w:r>
      <w:proofErr w:type="spellStart"/>
      <w:r w:rsidR="00B23B05">
        <w:rPr>
          <w:rFonts w:ascii="Arial" w:hAnsi="Arial" w:cs="Arial"/>
          <w:sz w:val="28"/>
          <w:szCs w:val="28"/>
        </w:rPr>
        <w:t>zvekufamba</w:t>
      </w:r>
      <w:proofErr w:type="spellEnd"/>
      <w:r w:rsidR="00B23B05">
        <w:rPr>
          <w:rFonts w:ascii="Arial" w:hAnsi="Arial" w:cs="Arial"/>
          <w:sz w:val="28"/>
          <w:szCs w:val="28"/>
        </w:rPr>
        <w:t>’</w:t>
      </w:r>
      <w:r w:rsidR="00274502">
        <w:rPr>
          <w:rFonts w:ascii="Arial" w:hAnsi="Arial" w:cs="Arial"/>
          <w:sz w:val="28"/>
          <w:szCs w:val="28"/>
        </w:rPr>
        <w:t xml:space="preserve"> because Mother </w:t>
      </w:r>
      <w:proofErr w:type="spellStart"/>
      <w:r w:rsidR="00274502">
        <w:rPr>
          <w:rFonts w:ascii="Arial" w:hAnsi="Arial" w:cs="Arial"/>
          <w:sz w:val="28"/>
          <w:szCs w:val="28"/>
        </w:rPr>
        <w:t>vakakurumidza</w:t>
      </w:r>
      <w:proofErr w:type="spellEnd"/>
      <w:r w:rsidR="00274502">
        <w:rPr>
          <w:rFonts w:ascii="Arial" w:hAnsi="Arial" w:cs="Arial"/>
          <w:sz w:val="28"/>
          <w:szCs w:val="28"/>
        </w:rPr>
        <w:t xml:space="preserve"> </w:t>
      </w:r>
      <w:proofErr w:type="spellStart"/>
      <w:r w:rsidR="00274502">
        <w:rPr>
          <w:rFonts w:ascii="Arial" w:hAnsi="Arial" w:cs="Arial"/>
          <w:sz w:val="28"/>
          <w:szCs w:val="28"/>
        </w:rPr>
        <w:t>kuneta</w:t>
      </w:r>
      <w:proofErr w:type="spellEnd"/>
      <w:r w:rsidR="00274502">
        <w:rPr>
          <w:rFonts w:ascii="Arial" w:hAnsi="Arial" w:cs="Arial"/>
          <w:sz w:val="28"/>
          <w:szCs w:val="28"/>
        </w:rPr>
        <w:t xml:space="preserve"> </w:t>
      </w:r>
      <w:proofErr w:type="spellStart"/>
      <w:r w:rsidR="00274502">
        <w:rPr>
          <w:rFonts w:ascii="Arial" w:hAnsi="Arial" w:cs="Arial"/>
          <w:sz w:val="28"/>
          <w:szCs w:val="28"/>
        </w:rPr>
        <w:t>mota</w:t>
      </w:r>
      <w:proofErr w:type="spellEnd"/>
      <w:r w:rsidR="00274502">
        <w:rPr>
          <w:rFonts w:ascii="Arial" w:hAnsi="Arial" w:cs="Arial"/>
          <w:sz w:val="28"/>
          <w:szCs w:val="28"/>
        </w:rPr>
        <w:t xml:space="preserve"> </w:t>
      </w:r>
      <w:proofErr w:type="spellStart"/>
      <w:r w:rsidR="00274502">
        <w:rPr>
          <w:rFonts w:ascii="Arial" w:hAnsi="Arial" w:cs="Arial"/>
          <w:sz w:val="28"/>
          <w:szCs w:val="28"/>
        </w:rPr>
        <w:t>havadi</w:t>
      </w:r>
      <w:proofErr w:type="spellEnd"/>
      <w:r w:rsidR="00274502">
        <w:rPr>
          <w:rFonts w:ascii="Arial" w:hAnsi="Arial" w:cs="Arial"/>
          <w:sz w:val="28"/>
          <w:szCs w:val="28"/>
        </w:rPr>
        <w:t>.</w:t>
      </w:r>
      <w:r w:rsidR="00A20D77">
        <w:rPr>
          <w:rFonts w:ascii="Arial" w:hAnsi="Arial" w:cs="Arial"/>
          <w:sz w:val="28"/>
          <w:szCs w:val="28"/>
        </w:rPr>
        <w:t xml:space="preserve"> </w:t>
      </w:r>
    </w:p>
    <w:p w14:paraId="29893FA9" w14:textId="3EB679B4" w:rsidR="00273E0F" w:rsidRDefault="009D30F0" w:rsidP="00AF4256">
      <w:pPr>
        <w:jc w:val="both"/>
        <w:rPr>
          <w:rFonts w:ascii="Arial" w:hAnsi="Arial" w:cs="Arial"/>
          <w:sz w:val="28"/>
          <w:szCs w:val="28"/>
        </w:rPr>
      </w:pPr>
      <w:r w:rsidRPr="00515DA6">
        <w:rPr>
          <w:rFonts w:ascii="Arial" w:hAnsi="Arial" w:cs="Arial"/>
          <w:sz w:val="28"/>
          <w:szCs w:val="28"/>
          <w:vertAlign w:val="superscript"/>
        </w:rPr>
        <w:t>231</w:t>
      </w:r>
      <w:r w:rsidR="00515DA6">
        <w:rPr>
          <w:rFonts w:ascii="Arial" w:hAnsi="Arial" w:cs="Arial"/>
          <w:sz w:val="28"/>
          <w:szCs w:val="28"/>
          <w:vertAlign w:val="superscript"/>
        </w:rPr>
        <w:t xml:space="preserve"> </w:t>
      </w:r>
      <w:r w:rsidR="00A20D77" w:rsidRPr="00515DA6">
        <w:rPr>
          <w:rFonts w:ascii="Arial" w:hAnsi="Arial" w:cs="Arial"/>
          <w:sz w:val="28"/>
          <w:szCs w:val="28"/>
        </w:rPr>
        <w:t>Mother</w:t>
      </w:r>
      <w:r w:rsidR="00A20D77">
        <w:rPr>
          <w:rFonts w:ascii="Arial" w:hAnsi="Arial" w:cs="Arial"/>
          <w:sz w:val="28"/>
          <w:szCs w:val="28"/>
        </w:rPr>
        <w:t xml:space="preserve"> kana </w:t>
      </w:r>
      <w:proofErr w:type="spellStart"/>
      <w:r w:rsidR="00A20D77">
        <w:rPr>
          <w:rFonts w:ascii="Arial" w:hAnsi="Arial" w:cs="Arial"/>
          <w:sz w:val="28"/>
          <w:szCs w:val="28"/>
        </w:rPr>
        <w:t>kuvati</w:t>
      </w:r>
      <w:proofErr w:type="spellEnd"/>
      <w:r w:rsidR="00A20D77">
        <w:rPr>
          <w:rFonts w:ascii="Arial" w:hAnsi="Arial" w:cs="Arial"/>
          <w:sz w:val="28"/>
          <w:szCs w:val="28"/>
        </w:rPr>
        <w:t xml:space="preserve"> </w:t>
      </w:r>
      <w:proofErr w:type="spellStart"/>
      <w:r w:rsidR="00A20D77">
        <w:rPr>
          <w:rFonts w:ascii="Arial" w:hAnsi="Arial" w:cs="Arial"/>
          <w:sz w:val="28"/>
          <w:szCs w:val="28"/>
        </w:rPr>
        <w:t>famba</w:t>
      </w:r>
      <w:proofErr w:type="spellEnd"/>
      <w:r w:rsidR="00A20D77">
        <w:rPr>
          <w:rFonts w:ascii="Arial" w:hAnsi="Arial" w:cs="Arial"/>
          <w:sz w:val="28"/>
          <w:szCs w:val="28"/>
        </w:rPr>
        <w:t xml:space="preserve"> nemota </w:t>
      </w:r>
      <w:proofErr w:type="spellStart"/>
      <w:r w:rsidR="00A20D77">
        <w:rPr>
          <w:rFonts w:ascii="Arial" w:hAnsi="Arial" w:cs="Arial"/>
          <w:sz w:val="28"/>
          <w:szCs w:val="28"/>
        </w:rPr>
        <w:t>unotovapinza</w:t>
      </w:r>
      <w:proofErr w:type="spellEnd"/>
      <w:r w:rsidR="00A20D77">
        <w:rPr>
          <w:rFonts w:ascii="Arial" w:hAnsi="Arial" w:cs="Arial"/>
          <w:sz w:val="28"/>
          <w:szCs w:val="28"/>
        </w:rPr>
        <w:t xml:space="preserve"> </w:t>
      </w:r>
      <w:proofErr w:type="spellStart"/>
      <w:r w:rsidR="00A20D77">
        <w:rPr>
          <w:rFonts w:ascii="Arial" w:hAnsi="Arial" w:cs="Arial"/>
          <w:sz w:val="28"/>
          <w:szCs w:val="28"/>
        </w:rPr>
        <w:t>pakaoma</w:t>
      </w:r>
      <w:proofErr w:type="spellEnd"/>
      <w:r w:rsidR="00794E5D">
        <w:rPr>
          <w:rFonts w:ascii="Arial" w:hAnsi="Arial" w:cs="Arial"/>
          <w:sz w:val="28"/>
          <w:szCs w:val="28"/>
        </w:rPr>
        <w:t>,</w:t>
      </w:r>
      <w:r w:rsidR="0020798B">
        <w:rPr>
          <w:rFonts w:ascii="Arial" w:hAnsi="Arial" w:cs="Arial"/>
          <w:sz w:val="28"/>
          <w:szCs w:val="28"/>
        </w:rPr>
        <w:t xml:space="preserve"> but Mai Zane </w:t>
      </w:r>
      <w:proofErr w:type="spellStart"/>
      <w:r w:rsidR="0020798B">
        <w:rPr>
          <w:rFonts w:ascii="Arial" w:hAnsi="Arial" w:cs="Arial"/>
          <w:sz w:val="28"/>
          <w:szCs w:val="28"/>
        </w:rPr>
        <w:t>haaa</w:t>
      </w:r>
      <w:proofErr w:type="spellEnd"/>
      <w:r w:rsidR="005330C0">
        <w:rPr>
          <w:rFonts w:ascii="Arial" w:hAnsi="Arial" w:cs="Arial"/>
          <w:sz w:val="28"/>
          <w:szCs w:val="28"/>
        </w:rPr>
        <w:t>.</w:t>
      </w:r>
      <w:r w:rsidR="0020798B">
        <w:rPr>
          <w:rFonts w:ascii="Arial" w:hAnsi="Arial" w:cs="Arial"/>
          <w:sz w:val="28"/>
          <w:szCs w:val="28"/>
        </w:rPr>
        <w:t xml:space="preserve"> </w:t>
      </w:r>
      <w:r w:rsidR="005330C0">
        <w:rPr>
          <w:rFonts w:ascii="Arial" w:hAnsi="Arial" w:cs="Arial"/>
          <w:sz w:val="28"/>
          <w:szCs w:val="28"/>
        </w:rPr>
        <w:t>I</w:t>
      </w:r>
      <w:r w:rsidR="0020798B">
        <w:rPr>
          <w:rFonts w:ascii="Arial" w:hAnsi="Arial" w:cs="Arial"/>
          <w:sz w:val="28"/>
          <w:szCs w:val="28"/>
        </w:rPr>
        <w:t xml:space="preserve">zvozvi </w:t>
      </w:r>
      <w:proofErr w:type="spellStart"/>
      <w:r w:rsidR="0020798B">
        <w:rPr>
          <w:rFonts w:ascii="Arial" w:hAnsi="Arial" w:cs="Arial"/>
          <w:sz w:val="28"/>
          <w:szCs w:val="28"/>
        </w:rPr>
        <w:t>kuvati</w:t>
      </w:r>
      <w:proofErr w:type="spellEnd"/>
      <w:r w:rsidR="0020798B">
        <w:rPr>
          <w:rFonts w:ascii="Arial" w:hAnsi="Arial" w:cs="Arial"/>
          <w:sz w:val="28"/>
          <w:szCs w:val="28"/>
        </w:rPr>
        <w:t xml:space="preserve"> </w:t>
      </w:r>
      <w:proofErr w:type="spellStart"/>
      <w:r w:rsidR="0020798B">
        <w:rPr>
          <w:rFonts w:ascii="Arial" w:hAnsi="Arial" w:cs="Arial"/>
          <w:sz w:val="28"/>
          <w:szCs w:val="28"/>
        </w:rPr>
        <w:t>manheru</w:t>
      </w:r>
      <w:proofErr w:type="spellEnd"/>
      <w:r w:rsidR="0020798B">
        <w:rPr>
          <w:rFonts w:ascii="Arial" w:hAnsi="Arial" w:cs="Arial"/>
          <w:sz w:val="28"/>
          <w:szCs w:val="28"/>
        </w:rPr>
        <w:t xml:space="preserve"> </w:t>
      </w:r>
      <w:proofErr w:type="spellStart"/>
      <w:r w:rsidR="0020798B">
        <w:rPr>
          <w:rFonts w:ascii="Arial" w:hAnsi="Arial" w:cs="Arial"/>
          <w:sz w:val="28"/>
          <w:szCs w:val="28"/>
        </w:rPr>
        <w:t>ano</w:t>
      </w:r>
      <w:proofErr w:type="spellEnd"/>
      <w:r w:rsidR="0020798B">
        <w:rPr>
          <w:rFonts w:ascii="Arial" w:hAnsi="Arial" w:cs="Arial"/>
          <w:sz w:val="28"/>
          <w:szCs w:val="28"/>
        </w:rPr>
        <w:t xml:space="preserve"> </w:t>
      </w:r>
      <w:proofErr w:type="spellStart"/>
      <w:r w:rsidR="0020798B">
        <w:rPr>
          <w:rFonts w:ascii="Arial" w:hAnsi="Arial" w:cs="Arial"/>
          <w:sz w:val="28"/>
          <w:szCs w:val="28"/>
        </w:rPr>
        <w:t>endai</w:t>
      </w:r>
      <w:proofErr w:type="spellEnd"/>
      <w:r w:rsidR="0020798B">
        <w:rPr>
          <w:rFonts w:ascii="Arial" w:hAnsi="Arial" w:cs="Arial"/>
          <w:sz w:val="28"/>
          <w:szCs w:val="28"/>
        </w:rPr>
        <w:t xml:space="preserve"> ku</w:t>
      </w:r>
      <w:r w:rsidR="00794E5D">
        <w:rPr>
          <w:rFonts w:ascii="Arial" w:hAnsi="Arial" w:cs="Arial"/>
          <w:sz w:val="28"/>
          <w:szCs w:val="28"/>
        </w:rPr>
        <w:t xml:space="preserve"> </w:t>
      </w:r>
      <w:r w:rsidR="0020798B">
        <w:rPr>
          <w:rFonts w:ascii="Arial" w:hAnsi="Arial" w:cs="Arial"/>
          <w:sz w:val="28"/>
          <w:szCs w:val="28"/>
        </w:rPr>
        <w:t xml:space="preserve">farm </w:t>
      </w:r>
      <w:proofErr w:type="spellStart"/>
      <w:r w:rsidR="0020798B">
        <w:rPr>
          <w:rFonts w:ascii="Arial" w:hAnsi="Arial" w:cs="Arial"/>
          <w:sz w:val="28"/>
          <w:szCs w:val="28"/>
        </w:rPr>
        <w:t>mota</w:t>
      </w:r>
      <w:proofErr w:type="spellEnd"/>
      <w:r w:rsidR="0020798B">
        <w:rPr>
          <w:rFonts w:ascii="Arial" w:hAnsi="Arial" w:cs="Arial"/>
          <w:sz w:val="28"/>
          <w:szCs w:val="28"/>
        </w:rPr>
        <w:t xml:space="preserve"> </w:t>
      </w:r>
      <w:r w:rsidR="005330C0">
        <w:rPr>
          <w:rFonts w:ascii="Arial" w:hAnsi="Arial" w:cs="Arial"/>
          <w:sz w:val="28"/>
          <w:szCs w:val="28"/>
        </w:rPr>
        <w:t xml:space="preserve">iri mu condition </w:t>
      </w:r>
      <w:proofErr w:type="spellStart"/>
      <w:r w:rsidR="00960F29">
        <w:rPr>
          <w:rFonts w:ascii="Arial" w:hAnsi="Arial" w:cs="Arial"/>
          <w:sz w:val="28"/>
          <w:szCs w:val="28"/>
        </w:rPr>
        <w:t>handitika</w:t>
      </w:r>
      <w:proofErr w:type="spellEnd"/>
      <w:r w:rsidR="00960F29">
        <w:rPr>
          <w:rFonts w:ascii="Arial" w:hAnsi="Arial" w:cs="Arial"/>
          <w:sz w:val="28"/>
          <w:szCs w:val="28"/>
        </w:rPr>
        <w:t>.</w:t>
      </w:r>
      <w:r w:rsidR="005330C0">
        <w:rPr>
          <w:rFonts w:ascii="Arial" w:hAnsi="Arial" w:cs="Arial"/>
          <w:sz w:val="28"/>
          <w:szCs w:val="28"/>
        </w:rPr>
        <w:t xml:space="preserve"> Mai Zane </w:t>
      </w:r>
      <w:proofErr w:type="spellStart"/>
      <w:r w:rsidR="005330C0">
        <w:rPr>
          <w:rFonts w:ascii="Arial" w:hAnsi="Arial" w:cs="Arial"/>
          <w:sz w:val="28"/>
          <w:szCs w:val="28"/>
        </w:rPr>
        <w:t>vanoenda</w:t>
      </w:r>
      <w:proofErr w:type="spellEnd"/>
      <w:r w:rsidR="00D60FF8">
        <w:rPr>
          <w:rFonts w:ascii="Arial" w:hAnsi="Arial" w:cs="Arial"/>
          <w:sz w:val="28"/>
          <w:szCs w:val="28"/>
        </w:rPr>
        <w:t xml:space="preserve">, she has no problem </w:t>
      </w:r>
      <w:proofErr w:type="spellStart"/>
      <w:r w:rsidR="00D60FF8">
        <w:rPr>
          <w:rFonts w:ascii="Arial" w:hAnsi="Arial" w:cs="Arial"/>
          <w:sz w:val="28"/>
          <w:szCs w:val="28"/>
        </w:rPr>
        <w:t>nenyaya</w:t>
      </w:r>
      <w:proofErr w:type="spellEnd"/>
      <w:r w:rsidR="00D60FF8">
        <w:rPr>
          <w:rFonts w:ascii="Arial" w:hAnsi="Arial" w:cs="Arial"/>
          <w:sz w:val="28"/>
          <w:szCs w:val="28"/>
        </w:rPr>
        <w:t xml:space="preserve"> </w:t>
      </w:r>
      <w:proofErr w:type="spellStart"/>
      <w:r w:rsidR="00D60FF8">
        <w:rPr>
          <w:rFonts w:ascii="Arial" w:hAnsi="Arial" w:cs="Arial"/>
          <w:sz w:val="28"/>
          <w:szCs w:val="28"/>
        </w:rPr>
        <w:t>iyo</w:t>
      </w:r>
      <w:proofErr w:type="spellEnd"/>
      <w:r w:rsidR="00D60FF8">
        <w:rPr>
          <w:rFonts w:ascii="Arial" w:hAnsi="Arial" w:cs="Arial"/>
          <w:sz w:val="28"/>
          <w:szCs w:val="28"/>
        </w:rPr>
        <w:t xml:space="preserve">… </w:t>
      </w:r>
      <w:proofErr w:type="spellStart"/>
      <w:r w:rsidR="00D60FF8">
        <w:rPr>
          <w:rFonts w:ascii="Arial" w:hAnsi="Arial" w:cs="Arial"/>
          <w:sz w:val="28"/>
          <w:szCs w:val="28"/>
        </w:rPr>
        <w:t>unonyatsoona</w:t>
      </w:r>
      <w:proofErr w:type="spellEnd"/>
      <w:r w:rsidR="00D60FF8">
        <w:rPr>
          <w:rFonts w:ascii="Arial" w:hAnsi="Arial" w:cs="Arial"/>
          <w:sz w:val="28"/>
          <w:szCs w:val="28"/>
        </w:rPr>
        <w:t xml:space="preserve"> kuti </w:t>
      </w:r>
      <w:proofErr w:type="spellStart"/>
      <w:r w:rsidR="00D60FF8">
        <w:rPr>
          <w:rFonts w:ascii="Arial" w:hAnsi="Arial" w:cs="Arial"/>
          <w:sz w:val="28"/>
          <w:szCs w:val="28"/>
        </w:rPr>
        <w:t>i</w:t>
      </w:r>
      <w:proofErr w:type="spellEnd"/>
      <w:r w:rsidR="00D60FF8">
        <w:rPr>
          <w:rFonts w:ascii="Arial" w:hAnsi="Arial" w:cs="Arial"/>
          <w:sz w:val="28"/>
          <w:szCs w:val="28"/>
        </w:rPr>
        <w:t xml:space="preserve"> part </w:t>
      </w:r>
      <w:proofErr w:type="spellStart"/>
      <w:r w:rsidR="00D60FF8">
        <w:rPr>
          <w:rFonts w:ascii="Arial" w:hAnsi="Arial" w:cs="Arial"/>
          <w:sz w:val="28"/>
          <w:szCs w:val="28"/>
        </w:rPr>
        <w:t>yavowo</w:t>
      </w:r>
      <w:proofErr w:type="spellEnd"/>
      <w:r w:rsidR="00D60FF8">
        <w:rPr>
          <w:rFonts w:ascii="Arial" w:hAnsi="Arial" w:cs="Arial"/>
          <w:sz w:val="28"/>
          <w:szCs w:val="28"/>
        </w:rPr>
        <w:t xml:space="preserve"> </w:t>
      </w:r>
      <w:proofErr w:type="spellStart"/>
      <w:r w:rsidR="00D60FF8">
        <w:rPr>
          <w:rFonts w:ascii="Arial" w:hAnsi="Arial" w:cs="Arial"/>
          <w:sz w:val="28"/>
          <w:szCs w:val="28"/>
        </w:rPr>
        <w:t>yavakapuhwa</w:t>
      </w:r>
      <w:proofErr w:type="spellEnd"/>
      <w:r w:rsidR="00D60FF8">
        <w:rPr>
          <w:rFonts w:ascii="Arial" w:hAnsi="Arial" w:cs="Arial"/>
          <w:sz w:val="28"/>
          <w:szCs w:val="28"/>
        </w:rPr>
        <w:t xml:space="preserve"> naShe</w:t>
      </w:r>
      <w:r w:rsidR="004D4916">
        <w:rPr>
          <w:rFonts w:ascii="Arial" w:hAnsi="Arial" w:cs="Arial"/>
          <w:sz w:val="28"/>
          <w:szCs w:val="28"/>
        </w:rPr>
        <w:t>.</w:t>
      </w:r>
      <w:r w:rsidR="00D60FF8">
        <w:rPr>
          <w:rFonts w:ascii="Arial" w:hAnsi="Arial" w:cs="Arial"/>
          <w:sz w:val="28"/>
          <w:szCs w:val="28"/>
        </w:rPr>
        <w:t xml:space="preserve"> </w:t>
      </w:r>
      <w:r w:rsidR="00534101" w:rsidRPr="00534101">
        <w:rPr>
          <w:rFonts w:ascii="Arial" w:hAnsi="Arial" w:cs="Arial"/>
          <w:sz w:val="18"/>
          <w:szCs w:val="28"/>
        </w:rPr>
        <w:t xml:space="preserve">[Congregation says, </w:t>
      </w:r>
      <w:r w:rsidR="00534101" w:rsidRPr="00534101">
        <w:rPr>
          <w:rFonts w:ascii="Arial" w:hAnsi="Arial" w:cs="Arial"/>
          <w:sz w:val="18"/>
          <w:szCs w:val="28"/>
        </w:rPr>
        <w:lastRenderedPageBreak/>
        <w:t xml:space="preserve">“Amen.”] </w:t>
      </w:r>
      <w:r w:rsidR="00534101">
        <w:rPr>
          <w:rFonts w:ascii="Arial" w:hAnsi="Arial" w:cs="Arial"/>
          <w:sz w:val="28"/>
          <w:szCs w:val="28"/>
        </w:rPr>
        <w:t>Ha-</w:t>
      </w:r>
      <w:proofErr w:type="spellStart"/>
      <w:r w:rsidR="00534101">
        <w:rPr>
          <w:rFonts w:ascii="Arial" w:hAnsi="Arial" w:cs="Arial"/>
          <w:sz w:val="28"/>
          <w:szCs w:val="28"/>
        </w:rPr>
        <w:t>maona</w:t>
      </w:r>
      <w:proofErr w:type="spellEnd"/>
      <w:r w:rsidR="00320A0B">
        <w:rPr>
          <w:rFonts w:ascii="Arial" w:hAnsi="Arial" w:cs="Arial"/>
          <w:sz w:val="28"/>
          <w:szCs w:val="28"/>
        </w:rPr>
        <w:t xml:space="preserve">, </w:t>
      </w:r>
      <w:proofErr w:type="spellStart"/>
      <w:r w:rsidR="00320A0B">
        <w:rPr>
          <w:rFonts w:ascii="Arial" w:hAnsi="Arial" w:cs="Arial"/>
          <w:sz w:val="28"/>
          <w:szCs w:val="28"/>
        </w:rPr>
        <w:t>vanodzokera</w:t>
      </w:r>
      <w:proofErr w:type="spellEnd"/>
      <w:r w:rsidR="00320A0B">
        <w:rPr>
          <w:rFonts w:ascii="Arial" w:hAnsi="Arial" w:cs="Arial"/>
          <w:sz w:val="28"/>
          <w:szCs w:val="28"/>
        </w:rPr>
        <w:t xml:space="preserve"> mu town ka four, ka four, </w:t>
      </w:r>
      <w:proofErr w:type="spellStart"/>
      <w:r w:rsidR="00320A0B">
        <w:rPr>
          <w:rFonts w:ascii="Arial" w:hAnsi="Arial" w:cs="Arial"/>
          <w:sz w:val="28"/>
          <w:szCs w:val="28"/>
        </w:rPr>
        <w:t>vanogona</w:t>
      </w:r>
      <w:proofErr w:type="spellEnd"/>
      <w:r w:rsidR="00320A0B">
        <w:rPr>
          <w:rFonts w:ascii="Arial" w:hAnsi="Arial" w:cs="Arial"/>
          <w:sz w:val="28"/>
          <w:szCs w:val="28"/>
        </w:rPr>
        <w:t xml:space="preserve"> kuenda </w:t>
      </w:r>
      <w:proofErr w:type="spellStart"/>
      <w:r w:rsidR="00320A0B">
        <w:rPr>
          <w:rFonts w:ascii="Arial" w:hAnsi="Arial" w:cs="Arial"/>
          <w:sz w:val="28"/>
          <w:szCs w:val="28"/>
        </w:rPr>
        <w:t>kuseni</w:t>
      </w:r>
      <w:proofErr w:type="spellEnd"/>
      <w:r w:rsidR="00C6542E">
        <w:rPr>
          <w:rFonts w:ascii="Arial" w:hAnsi="Arial" w:cs="Arial"/>
          <w:sz w:val="28"/>
          <w:szCs w:val="28"/>
        </w:rPr>
        <w:t xml:space="preserve"> </w:t>
      </w:r>
      <w:proofErr w:type="spellStart"/>
      <w:r w:rsidR="006D6414">
        <w:rPr>
          <w:rFonts w:ascii="Arial" w:hAnsi="Arial" w:cs="Arial"/>
          <w:sz w:val="28"/>
          <w:szCs w:val="28"/>
        </w:rPr>
        <w:t>votenga</w:t>
      </w:r>
      <w:proofErr w:type="spellEnd"/>
      <w:r w:rsidR="006D6414">
        <w:rPr>
          <w:rFonts w:ascii="Arial" w:hAnsi="Arial" w:cs="Arial"/>
          <w:sz w:val="28"/>
          <w:szCs w:val="28"/>
        </w:rPr>
        <w:t xml:space="preserve"> </w:t>
      </w:r>
      <w:proofErr w:type="spellStart"/>
      <w:r w:rsidR="006D6414">
        <w:rPr>
          <w:rFonts w:ascii="Arial" w:hAnsi="Arial" w:cs="Arial"/>
          <w:sz w:val="28"/>
          <w:szCs w:val="28"/>
        </w:rPr>
        <w:t>mucheka</w:t>
      </w:r>
      <w:proofErr w:type="spellEnd"/>
      <w:r w:rsidR="006D6414">
        <w:rPr>
          <w:rFonts w:ascii="Arial" w:hAnsi="Arial" w:cs="Arial"/>
          <w:sz w:val="28"/>
          <w:szCs w:val="28"/>
        </w:rPr>
        <w:t xml:space="preserve">, </w:t>
      </w:r>
      <w:proofErr w:type="spellStart"/>
      <w:r w:rsidR="006D6414">
        <w:rPr>
          <w:rFonts w:ascii="Arial" w:hAnsi="Arial" w:cs="Arial"/>
          <w:sz w:val="28"/>
          <w:szCs w:val="28"/>
        </w:rPr>
        <w:t>vodzokera</w:t>
      </w:r>
      <w:proofErr w:type="spellEnd"/>
      <w:r w:rsidR="006D6414">
        <w:rPr>
          <w:rFonts w:ascii="Arial" w:hAnsi="Arial" w:cs="Arial"/>
          <w:sz w:val="28"/>
          <w:szCs w:val="28"/>
        </w:rPr>
        <w:t xml:space="preserve"> </w:t>
      </w:r>
      <w:proofErr w:type="spellStart"/>
      <w:r w:rsidR="006D6414">
        <w:rPr>
          <w:rFonts w:ascii="Arial" w:hAnsi="Arial" w:cs="Arial"/>
          <w:sz w:val="28"/>
          <w:szCs w:val="28"/>
        </w:rPr>
        <w:t>vonotenga</w:t>
      </w:r>
      <w:proofErr w:type="spellEnd"/>
      <w:r w:rsidR="006D6414">
        <w:rPr>
          <w:rFonts w:ascii="Arial" w:hAnsi="Arial" w:cs="Arial"/>
          <w:sz w:val="28"/>
          <w:szCs w:val="28"/>
        </w:rPr>
        <w:t xml:space="preserve"> chino, </w:t>
      </w:r>
      <w:proofErr w:type="spellStart"/>
      <w:r w:rsidR="006D6414">
        <w:rPr>
          <w:rFonts w:ascii="Arial" w:hAnsi="Arial" w:cs="Arial"/>
          <w:sz w:val="28"/>
          <w:szCs w:val="28"/>
        </w:rPr>
        <w:t>vodzokera</w:t>
      </w:r>
      <w:proofErr w:type="spellEnd"/>
      <w:r w:rsidR="006D6414">
        <w:rPr>
          <w:rFonts w:ascii="Arial" w:hAnsi="Arial" w:cs="Arial"/>
          <w:sz w:val="28"/>
          <w:szCs w:val="28"/>
        </w:rPr>
        <w:t xml:space="preserve"> </w:t>
      </w:r>
      <w:proofErr w:type="spellStart"/>
      <w:r w:rsidR="006D6414">
        <w:rPr>
          <w:rFonts w:ascii="Arial" w:hAnsi="Arial" w:cs="Arial"/>
          <w:sz w:val="28"/>
          <w:szCs w:val="28"/>
        </w:rPr>
        <w:t>vonotengera</w:t>
      </w:r>
      <w:proofErr w:type="spellEnd"/>
      <w:r w:rsidR="006D6414">
        <w:rPr>
          <w:rFonts w:ascii="Arial" w:hAnsi="Arial" w:cs="Arial"/>
          <w:sz w:val="28"/>
          <w:szCs w:val="28"/>
        </w:rPr>
        <w:t xml:space="preserve"> va</w:t>
      </w:r>
      <w:r w:rsidR="00273E0F">
        <w:rPr>
          <w:rFonts w:ascii="Arial" w:hAnsi="Arial" w:cs="Arial"/>
          <w:sz w:val="28"/>
          <w:szCs w:val="28"/>
        </w:rPr>
        <w:t xml:space="preserve">na </w:t>
      </w:r>
      <w:proofErr w:type="spellStart"/>
      <w:r w:rsidR="00273E0F">
        <w:rPr>
          <w:rFonts w:ascii="Arial" w:hAnsi="Arial" w:cs="Arial"/>
          <w:sz w:val="28"/>
          <w:szCs w:val="28"/>
        </w:rPr>
        <w:t>bhutsu</w:t>
      </w:r>
      <w:proofErr w:type="spellEnd"/>
      <w:r w:rsidR="00273E0F">
        <w:rPr>
          <w:rFonts w:ascii="Arial" w:hAnsi="Arial" w:cs="Arial"/>
          <w:sz w:val="28"/>
          <w:szCs w:val="28"/>
        </w:rPr>
        <w:t xml:space="preserve">, </w:t>
      </w:r>
      <w:proofErr w:type="spellStart"/>
      <w:r w:rsidR="00273E0F">
        <w:rPr>
          <w:rFonts w:ascii="Arial" w:hAnsi="Arial" w:cs="Arial"/>
          <w:sz w:val="28"/>
          <w:szCs w:val="28"/>
        </w:rPr>
        <w:t>vodzokera</w:t>
      </w:r>
      <w:proofErr w:type="spellEnd"/>
      <w:r w:rsidR="00273E0F">
        <w:rPr>
          <w:rFonts w:ascii="Arial" w:hAnsi="Arial" w:cs="Arial"/>
          <w:sz w:val="28"/>
          <w:szCs w:val="28"/>
        </w:rPr>
        <w:t>. She will never sit down with you and complain.</w:t>
      </w:r>
    </w:p>
    <w:p w14:paraId="2EC25136" w14:textId="0AFBF39C" w:rsidR="00B5399D" w:rsidRDefault="00515DA6" w:rsidP="00AF4256">
      <w:pPr>
        <w:jc w:val="both"/>
        <w:rPr>
          <w:rFonts w:ascii="Arial" w:hAnsi="Arial" w:cs="Arial"/>
          <w:sz w:val="28"/>
          <w:szCs w:val="28"/>
        </w:rPr>
      </w:pPr>
      <w:r>
        <w:rPr>
          <w:rFonts w:ascii="Arial" w:hAnsi="Arial" w:cs="Arial"/>
          <w:sz w:val="28"/>
          <w:szCs w:val="28"/>
          <w:vertAlign w:val="superscript"/>
        </w:rPr>
        <w:t>232</w:t>
      </w:r>
      <w:r w:rsidR="00871BA3">
        <w:rPr>
          <w:rFonts w:ascii="Arial" w:hAnsi="Arial" w:cs="Arial"/>
          <w:sz w:val="28"/>
          <w:szCs w:val="28"/>
        </w:rPr>
        <w:t xml:space="preserve">Munhu nzvimbo </w:t>
      </w:r>
      <w:proofErr w:type="spellStart"/>
      <w:r w:rsidR="00871BA3">
        <w:rPr>
          <w:rFonts w:ascii="Arial" w:hAnsi="Arial" w:cs="Arial"/>
          <w:sz w:val="28"/>
          <w:szCs w:val="28"/>
        </w:rPr>
        <w:t>yako</w:t>
      </w:r>
      <w:proofErr w:type="spellEnd"/>
      <w:r w:rsidR="00871BA3">
        <w:rPr>
          <w:rFonts w:ascii="Arial" w:hAnsi="Arial" w:cs="Arial"/>
          <w:sz w:val="28"/>
          <w:szCs w:val="28"/>
        </w:rPr>
        <w:t xml:space="preserve"> </w:t>
      </w:r>
      <w:proofErr w:type="spellStart"/>
      <w:r w:rsidR="00871BA3">
        <w:rPr>
          <w:rFonts w:ascii="Arial" w:hAnsi="Arial" w:cs="Arial"/>
          <w:sz w:val="28"/>
          <w:szCs w:val="28"/>
        </w:rPr>
        <w:t>unoiwonekwa</w:t>
      </w:r>
      <w:proofErr w:type="spellEnd"/>
      <w:r w:rsidR="00871BA3">
        <w:rPr>
          <w:rFonts w:ascii="Arial" w:hAnsi="Arial" w:cs="Arial"/>
          <w:sz w:val="28"/>
          <w:szCs w:val="28"/>
        </w:rPr>
        <w:t xml:space="preserve"> ne criticism </w:t>
      </w:r>
      <w:proofErr w:type="spellStart"/>
      <w:r w:rsidR="00871BA3">
        <w:rPr>
          <w:rFonts w:ascii="Arial" w:hAnsi="Arial" w:cs="Arial"/>
          <w:sz w:val="28"/>
          <w:szCs w:val="28"/>
        </w:rPr>
        <w:t>yaunowana</w:t>
      </w:r>
      <w:proofErr w:type="spellEnd"/>
      <w:r w:rsidR="00871BA3">
        <w:rPr>
          <w:rFonts w:ascii="Arial" w:hAnsi="Arial" w:cs="Arial"/>
          <w:sz w:val="28"/>
          <w:szCs w:val="28"/>
        </w:rPr>
        <w:t xml:space="preserve"> </w:t>
      </w:r>
      <w:r w:rsidR="00534101" w:rsidRPr="00534101">
        <w:rPr>
          <w:rFonts w:ascii="Arial" w:hAnsi="Arial" w:cs="Arial"/>
          <w:sz w:val="18"/>
          <w:szCs w:val="28"/>
        </w:rPr>
        <w:t xml:space="preserve">[Congregation says, “Amen.”] </w:t>
      </w:r>
      <w:r w:rsidR="00651EAC">
        <w:rPr>
          <w:rFonts w:ascii="Arial" w:hAnsi="Arial" w:cs="Arial"/>
          <w:sz w:val="28"/>
          <w:szCs w:val="28"/>
        </w:rPr>
        <w:t xml:space="preserve">Uchigona </w:t>
      </w:r>
      <w:proofErr w:type="spellStart"/>
      <w:r w:rsidR="00651EAC">
        <w:rPr>
          <w:rFonts w:ascii="Arial" w:hAnsi="Arial" w:cs="Arial"/>
          <w:sz w:val="28"/>
          <w:szCs w:val="28"/>
        </w:rPr>
        <w:t>kuiku</w:t>
      </w:r>
      <w:proofErr w:type="spellEnd"/>
      <w:r w:rsidR="00651EAC">
        <w:rPr>
          <w:rFonts w:ascii="Arial" w:hAnsi="Arial" w:cs="Arial"/>
          <w:sz w:val="28"/>
          <w:szCs w:val="28"/>
        </w:rPr>
        <w:t xml:space="preserve">…? </w:t>
      </w:r>
      <w:r w:rsidR="00651EAC" w:rsidRPr="00BB5CE3">
        <w:rPr>
          <w:rFonts w:ascii="Arial" w:hAnsi="Arial" w:cs="Arial"/>
          <w:sz w:val="18"/>
          <w:szCs w:val="18"/>
        </w:rPr>
        <w:t xml:space="preserve">[Congregation </w:t>
      </w:r>
      <w:r w:rsidR="00063DA1" w:rsidRPr="00BB5CE3">
        <w:rPr>
          <w:rFonts w:ascii="Arial" w:hAnsi="Arial" w:cs="Arial"/>
          <w:sz w:val="18"/>
          <w:szCs w:val="18"/>
        </w:rPr>
        <w:t>says, “</w:t>
      </w:r>
      <w:proofErr w:type="spellStart"/>
      <w:r w:rsidR="00651EAC" w:rsidRPr="00BB5CE3">
        <w:rPr>
          <w:rFonts w:ascii="Arial" w:hAnsi="Arial" w:cs="Arial"/>
          <w:sz w:val="18"/>
          <w:szCs w:val="18"/>
        </w:rPr>
        <w:t>kuikunda</w:t>
      </w:r>
      <w:proofErr w:type="spellEnd"/>
      <w:r w:rsidR="00584D8F" w:rsidRPr="00BB5CE3">
        <w:rPr>
          <w:rFonts w:ascii="Arial" w:hAnsi="Arial" w:cs="Arial"/>
          <w:sz w:val="18"/>
          <w:szCs w:val="18"/>
        </w:rPr>
        <w:t>,</w:t>
      </w:r>
      <w:r w:rsidR="00651EAC" w:rsidRPr="00BB5CE3">
        <w:rPr>
          <w:rFonts w:ascii="Arial" w:hAnsi="Arial" w:cs="Arial"/>
          <w:sz w:val="18"/>
          <w:szCs w:val="18"/>
        </w:rPr>
        <w:t xml:space="preserve">”] </w:t>
      </w:r>
      <w:proofErr w:type="spellStart"/>
      <w:r w:rsidR="00584D8F">
        <w:rPr>
          <w:rFonts w:ascii="Arial" w:hAnsi="Arial" w:cs="Arial"/>
          <w:sz w:val="28"/>
          <w:szCs w:val="28"/>
        </w:rPr>
        <w:t>e</w:t>
      </w:r>
      <w:r w:rsidR="00651EAC">
        <w:rPr>
          <w:rFonts w:ascii="Arial" w:hAnsi="Arial" w:cs="Arial"/>
          <w:sz w:val="28"/>
          <w:szCs w:val="28"/>
        </w:rPr>
        <w:t>he</w:t>
      </w:r>
      <w:proofErr w:type="spellEnd"/>
      <w:r w:rsidR="00584D8F">
        <w:rPr>
          <w:rFonts w:ascii="Arial" w:hAnsi="Arial" w:cs="Arial"/>
          <w:sz w:val="28"/>
          <w:szCs w:val="28"/>
        </w:rPr>
        <w:t>.</w:t>
      </w:r>
      <w:r w:rsidR="00651EAC">
        <w:rPr>
          <w:rFonts w:ascii="Arial" w:hAnsi="Arial" w:cs="Arial"/>
          <w:sz w:val="28"/>
          <w:szCs w:val="28"/>
        </w:rPr>
        <w:t xml:space="preserve"> </w:t>
      </w:r>
    </w:p>
    <w:p w14:paraId="253B2A14" w14:textId="77777777" w:rsidR="00B5399D" w:rsidRDefault="00584D8F" w:rsidP="00AF4256">
      <w:pPr>
        <w:jc w:val="both"/>
        <w:rPr>
          <w:rFonts w:ascii="Arial" w:hAnsi="Arial" w:cs="Arial"/>
          <w:sz w:val="28"/>
          <w:szCs w:val="28"/>
        </w:rPr>
      </w:pPr>
      <w:proofErr w:type="spellStart"/>
      <w:r>
        <w:rPr>
          <w:rFonts w:ascii="Arial" w:hAnsi="Arial" w:cs="Arial"/>
          <w:sz w:val="28"/>
          <w:szCs w:val="28"/>
        </w:rPr>
        <w:t>V</w:t>
      </w:r>
      <w:r w:rsidR="00E27712">
        <w:rPr>
          <w:rFonts w:ascii="Arial" w:hAnsi="Arial" w:cs="Arial"/>
          <w:sz w:val="28"/>
          <w:szCs w:val="28"/>
        </w:rPr>
        <w:t>akanotengera</w:t>
      </w:r>
      <w:proofErr w:type="spellEnd"/>
      <w:r w:rsidR="00E27712">
        <w:rPr>
          <w:rFonts w:ascii="Arial" w:hAnsi="Arial" w:cs="Arial"/>
          <w:sz w:val="28"/>
          <w:szCs w:val="28"/>
        </w:rPr>
        <w:t xml:space="preserve"> vana </w:t>
      </w:r>
      <w:proofErr w:type="spellStart"/>
      <w:r w:rsidR="00E27712">
        <w:rPr>
          <w:rFonts w:ascii="Arial" w:hAnsi="Arial" w:cs="Arial"/>
          <w:sz w:val="28"/>
          <w:szCs w:val="28"/>
        </w:rPr>
        <w:t>vese</w:t>
      </w:r>
      <w:proofErr w:type="spellEnd"/>
      <w:r w:rsidR="00E27712">
        <w:rPr>
          <w:rFonts w:ascii="Arial" w:hAnsi="Arial" w:cs="Arial"/>
          <w:sz w:val="28"/>
          <w:szCs w:val="28"/>
        </w:rPr>
        <w:t xml:space="preserve"> zvinhu, mamwe ma mother </w:t>
      </w:r>
      <w:proofErr w:type="spellStart"/>
      <w:r w:rsidR="00E27712">
        <w:rPr>
          <w:rFonts w:ascii="Arial" w:hAnsi="Arial" w:cs="Arial"/>
          <w:sz w:val="28"/>
          <w:szCs w:val="28"/>
        </w:rPr>
        <w:t>anovavinga</w:t>
      </w:r>
      <w:proofErr w:type="spellEnd"/>
      <w:r w:rsidR="00E27712">
        <w:rPr>
          <w:rFonts w:ascii="Arial" w:hAnsi="Arial" w:cs="Arial"/>
          <w:sz w:val="28"/>
          <w:szCs w:val="28"/>
        </w:rPr>
        <w:t xml:space="preserve"> </w:t>
      </w:r>
      <w:r w:rsidR="0064753E">
        <w:rPr>
          <w:rFonts w:ascii="Arial" w:hAnsi="Arial" w:cs="Arial"/>
          <w:sz w:val="28"/>
          <w:szCs w:val="28"/>
        </w:rPr>
        <w:t>kuti</w:t>
      </w:r>
      <w:r w:rsidR="00EA4E60">
        <w:rPr>
          <w:rFonts w:ascii="Arial" w:hAnsi="Arial" w:cs="Arial"/>
          <w:sz w:val="28"/>
          <w:szCs w:val="28"/>
        </w:rPr>
        <w:t>,</w:t>
      </w:r>
      <w:r w:rsidR="0064753E">
        <w:rPr>
          <w:rFonts w:ascii="Arial" w:hAnsi="Arial" w:cs="Arial"/>
          <w:sz w:val="28"/>
          <w:szCs w:val="28"/>
        </w:rPr>
        <w:t xml:space="preserve"> </w:t>
      </w:r>
      <w:r w:rsidR="00EA4E60">
        <w:rPr>
          <w:rFonts w:ascii="Arial" w:hAnsi="Arial" w:cs="Arial"/>
          <w:sz w:val="28"/>
          <w:szCs w:val="28"/>
        </w:rPr>
        <w:t>‘</w:t>
      </w:r>
      <w:proofErr w:type="spellStart"/>
      <w:r w:rsidR="00CA401E">
        <w:rPr>
          <w:rFonts w:ascii="Arial" w:hAnsi="Arial" w:cs="Arial"/>
          <w:sz w:val="28"/>
          <w:szCs w:val="28"/>
        </w:rPr>
        <w:t>heee</w:t>
      </w:r>
      <w:proofErr w:type="spellEnd"/>
      <w:r w:rsidR="00CA401E">
        <w:rPr>
          <w:rFonts w:ascii="Arial" w:hAnsi="Arial" w:cs="Arial"/>
          <w:sz w:val="28"/>
          <w:szCs w:val="28"/>
        </w:rPr>
        <w:t xml:space="preserve"> </w:t>
      </w:r>
      <w:proofErr w:type="spellStart"/>
      <w:r w:rsidR="00CA401E">
        <w:rPr>
          <w:rFonts w:ascii="Arial" w:hAnsi="Arial" w:cs="Arial"/>
          <w:sz w:val="28"/>
          <w:szCs w:val="28"/>
        </w:rPr>
        <w:t>atengera</w:t>
      </w:r>
      <w:proofErr w:type="spellEnd"/>
      <w:r w:rsidR="00CA401E">
        <w:rPr>
          <w:rFonts w:ascii="Arial" w:hAnsi="Arial" w:cs="Arial"/>
          <w:sz w:val="28"/>
          <w:szCs w:val="28"/>
        </w:rPr>
        <w:t xml:space="preserve"> wangu </w:t>
      </w:r>
      <w:proofErr w:type="spellStart"/>
      <w:r w:rsidR="00CA401E">
        <w:rPr>
          <w:rFonts w:ascii="Arial" w:hAnsi="Arial" w:cs="Arial"/>
          <w:sz w:val="28"/>
          <w:szCs w:val="28"/>
        </w:rPr>
        <w:t>chisina</w:t>
      </w:r>
      <w:proofErr w:type="spellEnd"/>
      <w:r w:rsidR="00CA401E">
        <w:rPr>
          <w:rFonts w:ascii="Arial" w:hAnsi="Arial" w:cs="Arial"/>
          <w:sz w:val="28"/>
          <w:szCs w:val="28"/>
        </w:rPr>
        <w:t xml:space="preserve"> kunaka </w:t>
      </w:r>
      <w:proofErr w:type="spellStart"/>
      <w:r w:rsidR="00CA401E">
        <w:rPr>
          <w:rFonts w:ascii="Arial" w:hAnsi="Arial" w:cs="Arial"/>
          <w:sz w:val="28"/>
          <w:szCs w:val="28"/>
        </w:rPr>
        <w:t>adai</w:t>
      </w:r>
      <w:proofErr w:type="spellEnd"/>
      <w:r w:rsidR="00EA4E60">
        <w:rPr>
          <w:rFonts w:ascii="Arial" w:hAnsi="Arial" w:cs="Arial"/>
          <w:sz w:val="28"/>
          <w:szCs w:val="28"/>
        </w:rPr>
        <w:t>’</w:t>
      </w:r>
      <w:r w:rsidR="00CA401E">
        <w:rPr>
          <w:rFonts w:ascii="Arial" w:hAnsi="Arial" w:cs="Arial"/>
          <w:sz w:val="28"/>
          <w:szCs w:val="28"/>
        </w:rPr>
        <w:t xml:space="preserve">, </w:t>
      </w:r>
      <w:proofErr w:type="spellStart"/>
      <w:r w:rsidR="00CA401E">
        <w:rPr>
          <w:rFonts w:ascii="Arial" w:hAnsi="Arial" w:cs="Arial"/>
          <w:sz w:val="28"/>
          <w:szCs w:val="28"/>
        </w:rPr>
        <w:t>vangadai</w:t>
      </w:r>
      <w:proofErr w:type="spellEnd"/>
      <w:r w:rsidR="00491431">
        <w:rPr>
          <w:rFonts w:ascii="Arial" w:hAnsi="Arial" w:cs="Arial"/>
          <w:sz w:val="28"/>
          <w:szCs w:val="28"/>
        </w:rPr>
        <w:t xml:space="preserve"> </w:t>
      </w:r>
      <w:proofErr w:type="spellStart"/>
      <w:r w:rsidR="00491431">
        <w:rPr>
          <w:rFonts w:ascii="Arial" w:hAnsi="Arial" w:cs="Arial"/>
          <w:sz w:val="28"/>
          <w:szCs w:val="28"/>
        </w:rPr>
        <w:t>vakaramwa</w:t>
      </w:r>
      <w:proofErr w:type="spellEnd"/>
      <w:r w:rsidR="00491431">
        <w:rPr>
          <w:rFonts w:ascii="Arial" w:hAnsi="Arial" w:cs="Arial"/>
          <w:sz w:val="28"/>
          <w:szCs w:val="28"/>
        </w:rPr>
        <w:t xml:space="preserve"> </w:t>
      </w:r>
      <w:proofErr w:type="spellStart"/>
      <w:r w:rsidR="00491431">
        <w:rPr>
          <w:rFonts w:ascii="Arial" w:hAnsi="Arial" w:cs="Arial"/>
          <w:sz w:val="28"/>
          <w:szCs w:val="28"/>
        </w:rPr>
        <w:t>kudhara</w:t>
      </w:r>
      <w:proofErr w:type="spellEnd"/>
      <w:r w:rsidR="00491431">
        <w:rPr>
          <w:rFonts w:ascii="Arial" w:hAnsi="Arial" w:cs="Arial"/>
          <w:sz w:val="28"/>
          <w:szCs w:val="28"/>
        </w:rPr>
        <w:t xml:space="preserve"> </w:t>
      </w:r>
      <w:proofErr w:type="spellStart"/>
      <w:r w:rsidR="00491431">
        <w:rPr>
          <w:rFonts w:ascii="Arial" w:hAnsi="Arial" w:cs="Arial"/>
          <w:sz w:val="28"/>
          <w:szCs w:val="28"/>
        </w:rPr>
        <w:t>kutengera</w:t>
      </w:r>
      <w:proofErr w:type="spellEnd"/>
      <w:r w:rsidR="00491431">
        <w:rPr>
          <w:rFonts w:ascii="Arial" w:hAnsi="Arial" w:cs="Arial"/>
          <w:sz w:val="28"/>
          <w:szCs w:val="28"/>
        </w:rPr>
        <w:t xml:space="preserve"> vanhu zve. </w:t>
      </w:r>
    </w:p>
    <w:p w14:paraId="0F10BF73" w14:textId="77777777" w:rsidR="00B5399D" w:rsidRDefault="00542862" w:rsidP="00AF4256">
      <w:pPr>
        <w:jc w:val="both"/>
        <w:rPr>
          <w:rFonts w:ascii="Arial" w:hAnsi="Arial" w:cs="Arial"/>
          <w:sz w:val="28"/>
          <w:szCs w:val="28"/>
        </w:rPr>
      </w:pPr>
      <w:r>
        <w:rPr>
          <w:rFonts w:ascii="Arial" w:hAnsi="Arial" w:cs="Arial"/>
          <w:sz w:val="28"/>
          <w:szCs w:val="28"/>
        </w:rPr>
        <w:t xml:space="preserve">Vakatenga </w:t>
      </w:r>
      <w:proofErr w:type="spellStart"/>
      <w:r>
        <w:rPr>
          <w:rFonts w:ascii="Arial" w:hAnsi="Arial" w:cs="Arial"/>
          <w:sz w:val="28"/>
          <w:szCs w:val="28"/>
        </w:rPr>
        <w:t>mucheka</w:t>
      </w:r>
      <w:proofErr w:type="spellEnd"/>
      <w:r>
        <w:rPr>
          <w:rFonts w:ascii="Arial" w:hAnsi="Arial" w:cs="Arial"/>
          <w:sz w:val="28"/>
          <w:szCs w:val="28"/>
        </w:rPr>
        <w:t xml:space="preserve"> </w:t>
      </w:r>
      <w:proofErr w:type="spellStart"/>
      <w:r>
        <w:rPr>
          <w:rFonts w:ascii="Arial" w:hAnsi="Arial" w:cs="Arial"/>
          <w:sz w:val="28"/>
          <w:szCs w:val="28"/>
        </w:rPr>
        <w:t>zvonzi</w:t>
      </w:r>
      <w:proofErr w:type="spellEnd"/>
      <w:r>
        <w:rPr>
          <w:rFonts w:ascii="Arial" w:hAnsi="Arial" w:cs="Arial"/>
          <w:sz w:val="28"/>
          <w:szCs w:val="28"/>
        </w:rPr>
        <w:t>, ‘</w:t>
      </w:r>
      <w:r w:rsidR="00F67521">
        <w:rPr>
          <w:rFonts w:ascii="Arial" w:hAnsi="Arial" w:cs="Arial"/>
          <w:sz w:val="28"/>
          <w:szCs w:val="28"/>
        </w:rPr>
        <w:t>a</w:t>
      </w:r>
      <w:r>
        <w:rPr>
          <w:rFonts w:ascii="Arial" w:hAnsi="Arial" w:cs="Arial"/>
          <w:sz w:val="28"/>
          <w:szCs w:val="28"/>
        </w:rPr>
        <w:t xml:space="preserve">hh Mai Zane havana </w:t>
      </w:r>
      <w:proofErr w:type="spellStart"/>
      <w:r>
        <w:rPr>
          <w:rFonts w:ascii="Arial" w:hAnsi="Arial" w:cs="Arial"/>
          <w:sz w:val="28"/>
          <w:szCs w:val="28"/>
        </w:rPr>
        <w:t>kusarudza</w:t>
      </w:r>
      <w:proofErr w:type="spellEnd"/>
      <w:r>
        <w:rPr>
          <w:rFonts w:ascii="Arial" w:hAnsi="Arial" w:cs="Arial"/>
          <w:sz w:val="28"/>
          <w:szCs w:val="28"/>
        </w:rPr>
        <w:t xml:space="preserve"> </w:t>
      </w:r>
      <w:proofErr w:type="spellStart"/>
      <w:r>
        <w:rPr>
          <w:rFonts w:ascii="Arial" w:hAnsi="Arial" w:cs="Arial"/>
          <w:sz w:val="28"/>
          <w:szCs w:val="28"/>
        </w:rPr>
        <w:t>mucheka</w:t>
      </w:r>
      <w:proofErr w:type="spellEnd"/>
      <w:r>
        <w:rPr>
          <w:rFonts w:ascii="Arial" w:hAnsi="Arial" w:cs="Arial"/>
          <w:sz w:val="28"/>
          <w:szCs w:val="28"/>
        </w:rPr>
        <w:t xml:space="preserve"> </w:t>
      </w:r>
      <w:proofErr w:type="spellStart"/>
      <w:r>
        <w:rPr>
          <w:rFonts w:ascii="Arial" w:hAnsi="Arial" w:cs="Arial"/>
          <w:sz w:val="28"/>
          <w:szCs w:val="28"/>
        </w:rPr>
        <w:t>yakanaka</w:t>
      </w:r>
      <w:proofErr w:type="spellEnd"/>
      <w:r>
        <w:rPr>
          <w:rFonts w:ascii="Arial" w:hAnsi="Arial" w:cs="Arial"/>
          <w:sz w:val="28"/>
          <w:szCs w:val="28"/>
        </w:rPr>
        <w:t xml:space="preserve"> </w:t>
      </w:r>
      <w:proofErr w:type="spellStart"/>
      <w:r>
        <w:rPr>
          <w:rFonts w:ascii="Arial" w:hAnsi="Arial" w:cs="Arial"/>
          <w:sz w:val="28"/>
          <w:szCs w:val="28"/>
        </w:rPr>
        <w:t>zvaide</w:t>
      </w:r>
      <w:proofErr w:type="spellEnd"/>
      <w:r>
        <w:rPr>
          <w:rFonts w:ascii="Arial" w:hAnsi="Arial" w:cs="Arial"/>
          <w:sz w:val="28"/>
          <w:szCs w:val="28"/>
        </w:rPr>
        <w:t xml:space="preserve"> </w:t>
      </w:r>
      <w:proofErr w:type="spellStart"/>
      <w:r>
        <w:rPr>
          <w:rFonts w:ascii="Arial" w:hAnsi="Arial" w:cs="Arial"/>
          <w:sz w:val="28"/>
          <w:szCs w:val="28"/>
        </w:rPr>
        <w:t>vakadaidza</w:t>
      </w:r>
      <w:proofErr w:type="spellEnd"/>
      <w:r>
        <w:rPr>
          <w:rFonts w:ascii="Arial" w:hAnsi="Arial" w:cs="Arial"/>
          <w:sz w:val="28"/>
          <w:szCs w:val="28"/>
        </w:rPr>
        <w:t xml:space="preserve"> </w:t>
      </w:r>
      <w:proofErr w:type="spellStart"/>
      <w:r w:rsidR="00982434">
        <w:rPr>
          <w:rFonts w:ascii="Arial" w:hAnsi="Arial" w:cs="Arial"/>
          <w:sz w:val="28"/>
          <w:szCs w:val="28"/>
        </w:rPr>
        <w:t>tese</w:t>
      </w:r>
      <w:proofErr w:type="spellEnd"/>
      <w:r w:rsidR="00982434">
        <w:rPr>
          <w:rFonts w:ascii="Arial" w:hAnsi="Arial" w:cs="Arial"/>
          <w:sz w:val="28"/>
          <w:szCs w:val="28"/>
        </w:rPr>
        <w:t xml:space="preserve"> </w:t>
      </w:r>
      <w:proofErr w:type="spellStart"/>
      <w:r w:rsidR="00982434">
        <w:rPr>
          <w:rFonts w:ascii="Arial" w:hAnsi="Arial" w:cs="Arial"/>
          <w:sz w:val="28"/>
          <w:szCs w:val="28"/>
        </w:rPr>
        <w:t>takauya</w:t>
      </w:r>
      <w:proofErr w:type="spellEnd"/>
      <w:r w:rsidR="00982434">
        <w:rPr>
          <w:rFonts w:ascii="Arial" w:hAnsi="Arial" w:cs="Arial"/>
          <w:sz w:val="28"/>
          <w:szCs w:val="28"/>
        </w:rPr>
        <w:t xml:space="preserve"> ipapo</w:t>
      </w:r>
      <w:r>
        <w:rPr>
          <w:rFonts w:ascii="Arial" w:hAnsi="Arial" w:cs="Arial"/>
          <w:sz w:val="28"/>
          <w:szCs w:val="28"/>
        </w:rPr>
        <w:t>’</w:t>
      </w:r>
      <w:r w:rsidR="00B5399D">
        <w:rPr>
          <w:rFonts w:ascii="Arial" w:hAnsi="Arial" w:cs="Arial"/>
          <w:sz w:val="28"/>
          <w:szCs w:val="28"/>
        </w:rPr>
        <w:t>.</w:t>
      </w:r>
    </w:p>
    <w:p w14:paraId="7BAED76A" w14:textId="16C4CE5E" w:rsidR="00F23225" w:rsidRDefault="00F67521" w:rsidP="00AF4256">
      <w:pPr>
        <w:jc w:val="both"/>
        <w:rPr>
          <w:rFonts w:ascii="Arial" w:hAnsi="Arial" w:cs="Arial"/>
          <w:sz w:val="28"/>
          <w:szCs w:val="28"/>
        </w:rPr>
      </w:pPr>
      <w:r>
        <w:rPr>
          <w:rFonts w:ascii="Arial" w:hAnsi="Arial" w:cs="Arial"/>
          <w:sz w:val="28"/>
          <w:szCs w:val="28"/>
        </w:rPr>
        <w:t xml:space="preserve"> </w:t>
      </w:r>
      <w:r w:rsidR="00B5399D">
        <w:rPr>
          <w:rFonts w:ascii="Arial" w:hAnsi="Arial" w:cs="Arial"/>
          <w:sz w:val="28"/>
          <w:szCs w:val="28"/>
        </w:rPr>
        <w:t>B</w:t>
      </w:r>
      <w:r>
        <w:rPr>
          <w:rFonts w:ascii="Arial" w:hAnsi="Arial" w:cs="Arial"/>
          <w:sz w:val="28"/>
          <w:szCs w:val="28"/>
        </w:rPr>
        <w:t xml:space="preserve">ut </w:t>
      </w:r>
      <w:r w:rsidR="004377D1">
        <w:rPr>
          <w:rFonts w:ascii="Arial" w:hAnsi="Arial" w:cs="Arial"/>
          <w:sz w:val="28"/>
          <w:szCs w:val="28"/>
        </w:rPr>
        <w:t xml:space="preserve">kuti </w:t>
      </w:r>
      <w:proofErr w:type="spellStart"/>
      <w:r w:rsidR="004377D1">
        <w:rPr>
          <w:rFonts w:ascii="Arial" w:hAnsi="Arial" w:cs="Arial"/>
          <w:sz w:val="28"/>
          <w:szCs w:val="28"/>
        </w:rPr>
        <w:t>uzonzwa</w:t>
      </w:r>
      <w:proofErr w:type="spellEnd"/>
      <w:r w:rsidR="004377D1">
        <w:rPr>
          <w:rFonts w:ascii="Arial" w:hAnsi="Arial" w:cs="Arial"/>
          <w:sz w:val="28"/>
          <w:szCs w:val="28"/>
        </w:rPr>
        <w:t xml:space="preserve"> Mai Zane </w:t>
      </w:r>
      <w:proofErr w:type="spellStart"/>
      <w:r w:rsidR="004377D1">
        <w:rPr>
          <w:rFonts w:ascii="Arial" w:hAnsi="Arial" w:cs="Arial"/>
          <w:sz w:val="28"/>
          <w:szCs w:val="28"/>
        </w:rPr>
        <w:t>vachiramwa</w:t>
      </w:r>
      <w:proofErr w:type="spellEnd"/>
      <w:r w:rsidR="004377D1">
        <w:rPr>
          <w:rFonts w:ascii="Arial" w:hAnsi="Arial" w:cs="Arial"/>
          <w:sz w:val="28"/>
          <w:szCs w:val="28"/>
        </w:rPr>
        <w:t xml:space="preserve"> kuti </w:t>
      </w:r>
      <w:r w:rsidR="00CD2051">
        <w:rPr>
          <w:rFonts w:ascii="Arial" w:hAnsi="Arial" w:cs="Arial"/>
          <w:sz w:val="28"/>
          <w:szCs w:val="28"/>
        </w:rPr>
        <w:t>‘</w:t>
      </w:r>
      <w:proofErr w:type="spellStart"/>
      <w:r w:rsidR="004377D1">
        <w:rPr>
          <w:rFonts w:ascii="Arial" w:hAnsi="Arial" w:cs="Arial"/>
          <w:sz w:val="28"/>
          <w:szCs w:val="28"/>
        </w:rPr>
        <w:t>handinotenga</w:t>
      </w:r>
      <w:proofErr w:type="spellEnd"/>
      <w:r w:rsidR="004377D1">
        <w:rPr>
          <w:rFonts w:ascii="Arial" w:hAnsi="Arial" w:cs="Arial"/>
          <w:sz w:val="28"/>
          <w:szCs w:val="28"/>
        </w:rPr>
        <w:t xml:space="preserve"> </w:t>
      </w:r>
      <w:proofErr w:type="spellStart"/>
      <w:r w:rsidR="004377D1">
        <w:rPr>
          <w:rFonts w:ascii="Arial" w:hAnsi="Arial" w:cs="Arial"/>
          <w:sz w:val="28"/>
          <w:szCs w:val="28"/>
        </w:rPr>
        <w:t>mucheka</w:t>
      </w:r>
      <w:proofErr w:type="spellEnd"/>
      <w:r w:rsidR="004377D1">
        <w:rPr>
          <w:rFonts w:ascii="Arial" w:hAnsi="Arial" w:cs="Arial"/>
          <w:sz w:val="28"/>
          <w:szCs w:val="28"/>
        </w:rPr>
        <w:t xml:space="preserve"> </w:t>
      </w:r>
      <w:proofErr w:type="spellStart"/>
      <w:r w:rsidR="004377D1">
        <w:rPr>
          <w:rFonts w:ascii="Arial" w:hAnsi="Arial" w:cs="Arial"/>
          <w:sz w:val="28"/>
          <w:szCs w:val="28"/>
        </w:rPr>
        <w:t>handichanodi</w:t>
      </w:r>
      <w:r w:rsidR="005F1FE0">
        <w:rPr>
          <w:rFonts w:ascii="Arial" w:hAnsi="Arial" w:cs="Arial"/>
          <w:sz w:val="28"/>
          <w:szCs w:val="28"/>
        </w:rPr>
        <w:t>i</w:t>
      </w:r>
      <w:proofErr w:type="spellEnd"/>
      <w:r w:rsidR="00CD2051">
        <w:rPr>
          <w:rFonts w:ascii="Arial" w:hAnsi="Arial" w:cs="Arial"/>
          <w:sz w:val="28"/>
          <w:szCs w:val="28"/>
        </w:rPr>
        <w:t>’</w:t>
      </w:r>
      <w:r w:rsidR="00F23225">
        <w:rPr>
          <w:rFonts w:ascii="Arial" w:hAnsi="Arial" w:cs="Arial"/>
          <w:sz w:val="28"/>
          <w:szCs w:val="28"/>
        </w:rPr>
        <w:t xml:space="preserve">. </w:t>
      </w:r>
    </w:p>
    <w:p w14:paraId="4D2A60F8" w14:textId="5A312A6C" w:rsidR="00A20D77" w:rsidRDefault="00515DA6" w:rsidP="00AF4256">
      <w:pPr>
        <w:jc w:val="both"/>
        <w:rPr>
          <w:rFonts w:ascii="Arial" w:hAnsi="Arial" w:cs="Arial"/>
          <w:sz w:val="28"/>
          <w:szCs w:val="28"/>
        </w:rPr>
      </w:pPr>
      <w:r>
        <w:rPr>
          <w:rFonts w:ascii="Arial" w:hAnsi="Arial" w:cs="Arial"/>
          <w:sz w:val="28"/>
          <w:szCs w:val="28"/>
          <w:vertAlign w:val="superscript"/>
        </w:rPr>
        <w:t>233</w:t>
      </w:r>
      <w:r w:rsidR="00F23225">
        <w:rPr>
          <w:rFonts w:ascii="Arial" w:hAnsi="Arial" w:cs="Arial"/>
          <w:sz w:val="28"/>
          <w:szCs w:val="28"/>
        </w:rPr>
        <w:t xml:space="preserve">Vanongotora zvinhu </w:t>
      </w:r>
      <w:proofErr w:type="spellStart"/>
      <w:r w:rsidR="00F23225">
        <w:rPr>
          <w:rFonts w:ascii="Arial" w:hAnsi="Arial" w:cs="Arial"/>
          <w:sz w:val="28"/>
          <w:szCs w:val="28"/>
        </w:rPr>
        <w:t>zvavo</w:t>
      </w:r>
      <w:proofErr w:type="spellEnd"/>
      <w:r w:rsidR="00F23225">
        <w:rPr>
          <w:rFonts w:ascii="Arial" w:hAnsi="Arial" w:cs="Arial"/>
          <w:sz w:val="28"/>
          <w:szCs w:val="28"/>
        </w:rPr>
        <w:t xml:space="preserve"> </w:t>
      </w:r>
      <w:proofErr w:type="spellStart"/>
      <w:r w:rsidR="00F23225">
        <w:rPr>
          <w:rFonts w:ascii="Arial" w:hAnsi="Arial" w:cs="Arial"/>
          <w:sz w:val="28"/>
          <w:szCs w:val="28"/>
        </w:rPr>
        <w:t>voenda</w:t>
      </w:r>
      <w:proofErr w:type="spellEnd"/>
      <w:r w:rsidR="00F23225">
        <w:rPr>
          <w:rFonts w:ascii="Arial" w:hAnsi="Arial" w:cs="Arial"/>
          <w:sz w:val="28"/>
          <w:szCs w:val="28"/>
        </w:rPr>
        <w:t xml:space="preserve"> </w:t>
      </w:r>
      <w:proofErr w:type="spellStart"/>
      <w:r w:rsidR="00F23225">
        <w:rPr>
          <w:rFonts w:ascii="Arial" w:hAnsi="Arial" w:cs="Arial"/>
          <w:sz w:val="28"/>
          <w:szCs w:val="28"/>
        </w:rPr>
        <w:t>chinyararire</w:t>
      </w:r>
      <w:proofErr w:type="spellEnd"/>
      <w:r w:rsidR="00F23225">
        <w:rPr>
          <w:rFonts w:ascii="Arial" w:hAnsi="Arial" w:cs="Arial"/>
          <w:sz w:val="28"/>
          <w:szCs w:val="28"/>
        </w:rPr>
        <w:t xml:space="preserve">, </w:t>
      </w:r>
      <w:proofErr w:type="spellStart"/>
      <w:r w:rsidR="00AA51B4">
        <w:rPr>
          <w:rFonts w:ascii="Arial" w:hAnsi="Arial" w:cs="Arial"/>
          <w:sz w:val="28"/>
          <w:szCs w:val="28"/>
        </w:rPr>
        <w:t>vanozviziva</w:t>
      </w:r>
      <w:proofErr w:type="spellEnd"/>
      <w:r w:rsidR="00AA51B4">
        <w:rPr>
          <w:rFonts w:ascii="Arial" w:hAnsi="Arial" w:cs="Arial"/>
          <w:sz w:val="28"/>
          <w:szCs w:val="28"/>
        </w:rPr>
        <w:t xml:space="preserve"> kuti </w:t>
      </w:r>
      <w:proofErr w:type="spellStart"/>
      <w:r w:rsidR="00AA51B4">
        <w:rPr>
          <w:rFonts w:ascii="Arial" w:hAnsi="Arial" w:cs="Arial"/>
          <w:sz w:val="28"/>
          <w:szCs w:val="28"/>
        </w:rPr>
        <w:t>inzvimbo</w:t>
      </w:r>
      <w:proofErr w:type="spellEnd"/>
      <w:r w:rsidR="00AA51B4">
        <w:rPr>
          <w:rFonts w:ascii="Arial" w:hAnsi="Arial" w:cs="Arial"/>
          <w:sz w:val="28"/>
          <w:szCs w:val="28"/>
        </w:rPr>
        <w:t xml:space="preserve"> yangu iyi</w:t>
      </w:r>
      <w:r w:rsidR="00F35056">
        <w:rPr>
          <w:rFonts w:ascii="Arial" w:hAnsi="Arial" w:cs="Arial"/>
          <w:sz w:val="28"/>
          <w:szCs w:val="28"/>
        </w:rPr>
        <w:t>.</w:t>
      </w:r>
      <w:r w:rsidR="00AA51B4">
        <w:rPr>
          <w:rFonts w:ascii="Arial" w:hAnsi="Arial" w:cs="Arial"/>
          <w:sz w:val="28"/>
          <w:szCs w:val="28"/>
        </w:rPr>
        <w:t xml:space="preserve"> </w:t>
      </w:r>
      <w:r w:rsidR="00534101" w:rsidRPr="00534101">
        <w:rPr>
          <w:rFonts w:ascii="Arial" w:hAnsi="Arial" w:cs="Arial"/>
          <w:sz w:val="18"/>
          <w:szCs w:val="28"/>
        </w:rPr>
        <w:t xml:space="preserve">[Congregation says, “Amen.”] </w:t>
      </w:r>
      <w:r w:rsidR="00534101">
        <w:rPr>
          <w:rFonts w:ascii="Arial" w:hAnsi="Arial" w:cs="Arial"/>
          <w:sz w:val="28"/>
          <w:szCs w:val="28"/>
        </w:rPr>
        <w:t>Ha-</w:t>
      </w:r>
      <w:proofErr w:type="spellStart"/>
      <w:r w:rsidR="00534101">
        <w:rPr>
          <w:rFonts w:ascii="Arial" w:hAnsi="Arial" w:cs="Arial"/>
          <w:sz w:val="28"/>
          <w:szCs w:val="28"/>
        </w:rPr>
        <w:t>maona</w:t>
      </w:r>
      <w:proofErr w:type="spellEnd"/>
      <w:r w:rsidR="00AA51B4" w:rsidRPr="00CA0659">
        <w:rPr>
          <w:rFonts w:ascii="Arial" w:hAnsi="Arial" w:cs="Arial"/>
          <w:sz w:val="28"/>
          <w:szCs w:val="28"/>
        </w:rPr>
        <w:t xml:space="preserve">, </w:t>
      </w:r>
      <w:proofErr w:type="spellStart"/>
      <w:r w:rsidR="00AA51B4" w:rsidRPr="00CA0659">
        <w:rPr>
          <w:rFonts w:ascii="Arial" w:hAnsi="Arial" w:cs="Arial"/>
          <w:sz w:val="28"/>
          <w:szCs w:val="28"/>
        </w:rPr>
        <w:t>ukachienda</w:t>
      </w:r>
      <w:proofErr w:type="spellEnd"/>
      <w:r w:rsidR="00AA51B4" w:rsidRPr="00CA0659">
        <w:rPr>
          <w:rFonts w:ascii="Arial" w:hAnsi="Arial" w:cs="Arial"/>
          <w:sz w:val="28"/>
          <w:szCs w:val="28"/>
        </w:rPr>
        <w:t xml:space="preserve"> </w:t>
      </w:r>
      <w:proofErr w:type="spellStart"/>
      <w:r w:rsidR="00AA51B4" w:rsidRPr="00CA0659">
        <w:rPr>
          <w:rFonts w:ascii="Arial" w:hAnsi="Arial" w:cs="Arial"/>
          <w:sz w:val="28"/>
          <w:szCs w:val="28"/>
        </w:rPr>
        <w:t>ukanoona</w:t>
      </w:r>
      <w:r w:rsidR="00CA0659" w:rsidRPr="00CA0659">
        <w:rPr>
          <w:rFonts w:ascii="Arial" w:hAnsi="Arial" w:cs="Arial"/>
          <w:sz w:val="28"/>
          <w:szCs w:val="28"/>
        </w:rPr>
        <w:t>wo</w:t>
      </w:r>
      <w:proofErr w:type="spellEnd"/>
      <w:r w:rsidR="00CA0659" w:rsidRPr="00CA0659">
        <w:rPr>
          <w:rFonts w:ascii="Arial" w:hAnsi="Arial" w:cs="Arial"/>
          <w:sz w:val="28"/>
          <w:szCs w:val="28"/>
        </w:rPr>
        <w:t xml:space="preserve"> Mai Tito, ahh Mai Bati </w:t>
      </w:r>
      <w:proofErr w:type="spellStart"/>
      <w:r w:rsidR="00CA0659" w:rsidRPr="00CA0659">
        <w:rPr>
          <w:rFonts w:ascii="Arial" w:hAnsi="Arial" w:cs="Arial"/>
          <w:sz w:val="28"/>
          <w:szCs w:val="28"/>
        </w:rPr>
        <w:t>tuvanhu</w:t>
      </w:r>
      <w:proofErr w:type="spellEnd"/>
      <w:r w:rsidR="00CA0659" w:rsidRPr="00CA0659">
        <w:rPr>
          <w:rFonts w:ascii="Arial" w:hAnsi="Arial" w:cs="Arial"/>
          <w:sz w:val="28"/>
          <w:szCs w:val="28"/>
        </w:rPr>
        <w:t xml:space="preserve"> </w:t>
      </w:r>
      <w:proofErr w:type="spellStart"/>
      <w:r w:rsidR="00CA0659" w:rsidRPr="00CA0659">
        <w:rPr>
          <w:rFonts w:ascii="Arial" w:hAnsi="Arial" w:cs="Arial"/>
          <w:sz w:val="28"/>
          <w:szCs w:val="28"/>
        </w:rPr>
        <w:t>tunoda</w:t>
      </w:r>
      <w:proofErr w:type="spellEnd"/>
      <w:r w:rsidR="00CA0659" w:rsidRPr="00CA0659">
        <w:rPr>
          <w:rFonts w:ascii="Arial" w:hAnsi="Arial" w:cs="Arial"/>
          <w:sz w:val="28"/>
          <w:szCs w:val="28"/>
        </w:rPr>
        <w:t xml:space="preserve"> </w:t>
      </w:r>
      <w:proofErr w:type="spellStart"/>
      <w:r w:rsidR="00CA0659" w:rsidRPr="00CA0659">
        <w:rPr>
          <w:rFonts w:ascii="Arial" w:hAnsi="Arial" w:cs="Arial"/>
          <w:sz w:val="28"/>
          <w:szCs w:val="28"/>
        </w:rPr>
        <w:t>zv</w:t>
      </w:r>
      <w:r w:rsidR="00CA0659">
        <w:rPr>
          <w:rFonts w:ascii="Arial" w:hAnsi="Arial" w:cs="Arial"/>
          <w:sz w:val="28"/>
          <w:szCs w:val="28"/>
        </w:rPr>
        <w:t>ekubika</w:t>
      </w:r>
      <w:proofErr w:type="spellEnd"/>
      <w:r w:rsidR="00CA0659">
        <w:rPr>
          <w:rFonts w:ascii="Arial" w:hAnsi="Arial" w:cs="Arial"/>
          <w:sz w:val="28"/>
          <w:szCs w:val="28"/>
        </w:rPr>
        <w:t xml:space="preserve"> </w:t>
      </w:r>
      <w:proofErr w:type="spellStart"/>
      <w:r w:rsidR="00CA0659">
        <w:rPr>
          <w:rFonts w:ascii="Arial" w:hAnsi="Arial" w:cs="Arial"/>
          <w:sz w:val="28"/>
          <w:szCs w:val="28"/>
        </w:rPr>
        <w:t>bika</w:t>
      </w:r>
      <w:proofErr w:type="spellEnd"/>
      <w:r w:rsidR="00C779DD">
        <w:rPr>
          <w:rFonts w:ascii="Arial" w:hAnsi="Arial" w:cs="Arial"/>
          <w:sz w:val="28"/>
          <w:szCs w:val="28"/>
        </w:rPr>
        <w:t xml:space="preserve">. Turi sensitive, </w:t>
      </w:r>
      <w:proofErr w:type="spellStart"/>
      <w:r w:rsidR="00C779DD">
        <w:rPr>
          <w:rFonts w:ascii="Arial" w:hAnsi="Arial" w:cs="Arial"/>
          <w:sz w:val="28"/>
          <w:szCs w:val="28"/>
        </w:rPr>
        <w:t>tuchingo</w:t>
      </w:r>
      <w:proofErr w:type="spellEnd"/>
      <w:r w:rsidR="00C779DD">
        <w:rPr>
          <w:rFonts w:ascii="Arial" w:hAnsi="Arial" w:cs="Arial"/>
          <w:sz w:val="28"/>
          <w:szCs w:val="28"/>
        </w:rPr>
        <w:t xml:space="preserve"> </w:t>
      </w:r>
      <w:proofErr w:type="spellStart"/>
      <w:r w:rsidR="00C779DD">
        <w:rPr>
          <w:rFonts w:ascii="Arial" w:hAnsi="Arial" w:cs="Arial"/>
          <w:sz w:val="28"/>
          <w:szCs w:val="28"/>
        </w:rPr>
        <w:t>mhanya</w:t>
      </w:r>
      <w:proofErr w:type="spellEnd"/>
      <w:r w:rsidR="00C779DD">
        <w:rPr>
          <w:rFonts w:ascii="Arial" w:hAnsi="Arial" w:cs="Arial"/>
          <w:sz w:val="28"/>
          <w:szCs w:val="28"/>
        </w:rPr>
        <w:t xml:space="preserve"> </w:t>
      </w:r>
      <w:proofErr w:type="spellStart"/>
      <w:r w:rsidR="00C779DD">
        <w:rPr>
          <w:rFonts w:ascii="Arial" w:hAnsi="Arial" w:cs="Arial"/>
          <w:sz w:val="28"/>
          <w:szCs w:val="28"/>
        </w:rPr>
        <w:t>mhanya</w:t>
      </w:r>
      <w:proofErr w:type="spellEnd"/>
      <w:r w:rsidR="00C779DD">
        <w:rPr>
          <w:rFonts w:ascii="Arial" w:hAnsi="Arial" w:cs="Arial"/>
          <w:sz w:val="28"/>
          <w:szCs w:val="28"/>
        </w:rPr>
        <w:t xml:space="preserve">. </w:t>
      </w:r>
      <w:proofErr w:type="spellStart"/>
      <w:r w:rsidR="00C779DD">
        <w:rPr>
          <w:rFonts w:ascii="Arial" w:hAnsi="Arial" w:cs="Arial"/>
          <w:sz w:val="28"/>
          <w:szCs w:val="28"/>
        </w:rPr>
        <w:t>Tuchibika</w:t>
      </w:r>
      <w:proofErr w:type="spellEnd"/>
      <w:r w:rsidR="00C779DD">
        <w:rPr>
          <w:rFonts w:ascii="Arial" w:hAnsi="Arial" w:cs="Arial"/>
          <w:sz w:val="28"/>
          <w:szCs w:val="28"/>
        </w:rPr>
        <w:t xml:space="preserve"> </w:t>
      </w:r>
      <w:proofErr w:type="spellStart"/>
      <w:r w:rsidR="00C779DD">
        <w:rPr>
          <w:rFonts w:ascii="Arial" w:hAnsi="Arial" w:cs="Arial"/>
          <w:sz w:val="28"/>
          <w:szCs w:val="28"/>
        </w:rPr>
        <w:t>bika</w:t>
      </w:r>
      <w:proofErr w:type="spellEnd"/>
      <w:r w:rsidR="00C779DD">
        <w:rPr>
          <w:rFonts w:ascii="Arial" w:hAnsi="Arial" w:cs="Arial"/>
          <w:sz w:val="28"/>
          <w:szCs w:val="28"/>
        </w:rPr>
        <w:t xml:space="preserve"> tune </w:t>
      </w:r>
      <w:proofErr w:type="spellStart"/>
      <w:r w:rsidR="00C779DD">
        <w:rPr>
          <w:rFonts w:ascii="Arial" w:hAnsi="Arial" w:cs="Arial"/>
          <w:sz w:val="28"/>
          <w:szCs w:val="28"/>
        </w:rPr>
        <w:t>nharo</w:t>
      </w:r>
      <w:proofErr w:type="spellEnd"/>
      <w:r w:rsidR="00DE6B01">
        <w:rPr>
          <w:rFonts w:ascii="Arial" w:hAnsi="Arial" w:cs="Arial"/>
          <w:sz w:val="28"/>
          <w:szCs w:val="28"/>
        </w:rPr>
        <w:t xml:space="preserve">, </w:t>
      </w:r>
      <w:proofErr w:type="spellStart"/>
      <w:r w:rsidR="00DE6B01">
        <w:rPr>
          <w:rFonts w:ascii="Arial" w:hAnsi="Arial" w:cs="Arial"/>
          <w:sz w:val="28"/>
          <w:szCs w:val="28"/>
        </w:rPr>
        <w:t>tuno</w:t>
      </w:r>
      <w:proofErr w:type="spellEnd"/>
      <w:r w:rsidR="00DE6B01">
        <w:rPr>
          <w:rFonts w:ascii="Arial" w:hAnsi="Arial" w:cs="Arial"/>
          <w:sz w:val="28"/>
          <w:szCs w:val="28"/>
        </w:rPr>
        <w:t xml:space="preserve"> answer back</w:t>
      </w:r>
      <w:r w:rsidR="009746AD">
        <w:rPr>
          <w:rFonts w:ascii="Arial" w:hAnsi="Arial" w:cs="Arial"/>
          <w:sz w:val="28"/>
          <w:szCs w:val="28"/>
        </w:rPr>
        <w:t xml:space="preserve">. </w:t>
      </w:r>
      <w:r w:rsidR="009800C1" w:rsidRPr="009800C1">
        <w:rPr>
          <w:rFonts w:ascii="Arial" w:hAnsi="Arial" w:cs="Arial"/>
          <w:sz w:val="18"/>
          <w:szCs w:val="28"/>
        </w:rPr>
        <w:t>[Congregation laughs]</w:t>
      </w:r>
      <w:r w:rsidR="009746AD">
        <w:rPr>
          <w:rFonts w:ascii="Arial" w:hAnsi="Arial" w:cs="Arial"/>
          <w:sz w:val="28"/>
          <w:szCs w:val="28"/>
        </w:rPr>
        <w:t xml:space="preserve"> </w:t>
      </w:r>
      <w:proofErr w:type="spellStart"/>
      <w:r w:rsidR="0013609F">
        <w:rPr>
          <w:rFonts w:ascii="Arial" w:hAnsi="Arial" w:cs="Arial"/>
          <w:sz w:val="28"/>
          <w:szCs w:val="28"/>
        </w:rPr>
        <w:t>T</w:t>
      </w:r>
      <w:r w:rsidR="009746AD">
        <w:rPr>
          <w:rFonts w:ascii="Arial" w:hAnsi="Arial" w:cs="Arial"/>
          <w:sz w:val="28"/>
          <w:szCs w:val="28"/>
        </w:rPr>
        <w:t>unod</w:t>
      </w:r>
      <w:r w:rsidR="0013609F">
        <w:rPr>
          <w:rFonts w:ascii="Arial" w:hAnsi="Arial" w:cs="Arial"/>
          <w:sz w:val="28"/>
          <w:szCs w:val="28"/>
        </w:rPr>
        <w:t>aira</w:t>
      </w:r>
      <w:proofErr w:type="spellEnd"/>
      <w:r w:rsidR="0013609F">
        <w:rPr>
          <w:rFonts w:ascii="Arial" w:hAnsi="Arial" w:cs="Arial"/>
          <w:sz w:val="28"/>
          <w:szCs w:val="28"/>
        </w:rPr>
        <w:t xml:space="preserve"> back</w:t>
      </w:r>
      <w:r w:rsidR="000D6280">
        <w:rPr>
          <w:rFonts w:ascii="Arial" w:hAnsi="Arial" w:cs="Arial"/>
          <w:sz w:val="28"/>
          <w:szCs w:val="28"/>
        </w:rPr>
        <w:t>,</w:t>
      </w:r>
      <w:r w:rsidR="0013609F">
        <w:rPr>
          <w:rFonts w:ascii="Arial" w:hAnsi="Arial" w:cs="Arial"/>
          <w:sz w:val="28"/>
          <w:szCs w:val="28"/>
        </w:rPr>
        <w:t xml:space="preserve"> </w:t>
      </w:r>
      <w:proofErr w:type="spellStart"/>
      <w:r w:rsidR="0013609F">
        <w:rPr>
          <w:rFonts w:ascii="Arial" w:hAnsi="Arial" w:cs="Arial"/>
          <w:sz w:val="28"/>
          <w:szCs w:val="28"/>
        </w:rPr>
        <w:t>tuchipopota</w:t>
      </w:r>
      <w:proofErr w:type="spellEnd"/>
      <w:r w:rsidR="0013609F">
        <w:rPr>
          <w:rFonts w:ascii="Arial" w:hAnsi="Arial" w:cs="Arial"/>
          <w:sz w:val="28"/>
          <w:szCs w:val="28"/>
        </w:rPr>
        <w:t xml:space="preserve"> </w:t>
      </w:r>
      <w:proofErr w:type="spellStart"/>
      <w:r w:rsidR="0013609F">
        <w:rPr>
          <w:rFonts w:ascii="Arial" w:hAnsi="Arial" w:cs="Arial"/>
          <w:sz w:val="28"/>
          <w:szCs w:val="28"/>
        </w:rPr>
        <w:t>tuchiita</w:t>
      </w:r>
      <w:proofErr w:type="spellEnd"/>
      <w:r w:rsidR="0013609F">
        <w:rPr>
          <w:rFonts w:ascii="Arial" w:hAnsi="Arial" w:cs="Arial"/>
          <w:sz w:val="28"/>
          <w:szCs w:val="28"/>
        </w:rPr>
        <w:t xml:space="preserve"> sei but </w:t>
      </w:r>
      <w:proofErr w:type="spellStart"/>
      <w:r w:rsidR="0013609F">
        <w:rPr>
          <w:rFonts w:ascii="Arial" w:hAnsi="Arial" w:cs="Arial"/>
          <w:sz w:val="28"/>
          <w:szCs w:val="28"/>
        </w:rPr>
        <w:t>tunoita</w:t>
      </w:r>
      <w:proofErr w:type="spellEnd"/>
      <w:r w:rsidR="0013609F">
        <w:rPr>
          <w:rFonts w:ascii="Arial" w:hAnsi="Arial" w:cs="Arial"/>
          <w:sz w:val="28"/>
          <w:szCs w:val="28"/>
        </w:rPr>
        <w:t xml:space="preserve"> ba</w:t>
      </w:r>
      <w:r w:rsidR="00636658">
        <w:rPr>
          <w:rFonts w:ascii="Arial" w:hAnsi="Arial" w:cs="Arial"/>
          <w:sz w:val="28"/>
          <w:szCs w:val="28"/>
        </w:rPr>
        <w:t xml:space="preserve">sa. </w:t>
      </w:r>
      <w:proofErr w:type="spellStart"/>
      <w:r w:rsidR="00636658" w:rsidRPr="00342561">
        <w:rPr>
          <w:rFonts w:ascii="Arial" w:hAnsi="Arial" w:cs="Arial"/>
          <w:sz w:val="28"/>
          <w:szCs w:val="28"/>
        </w:rPr>
        <w:t>Ezvino</w:t>
      </w:r>
      <w:proofErr w:type="spellEnd"/>
      <w:r w:rsidR="00636658" w:rsidRPr="00342561">
        <w:rPr>
          <w:rFonts w:ascii="Arial" w:hAnsi="Arial" w:cs="Arial"/>
          <w:sz w:val="28"/>
          <w:szCs w:val="28"/>
        </w:rPr>
        <w:t xml:space="preserve"> </w:t>
      </w:r>
      <w:proofErr w:type="spellStart"/>
      <w:r w:rsidR="00636658" w:rsidRPr="00342561">
        <w:rPr>
          <w:rFonts w:ascii="Arial" w:hAnsi="Arial" w:cs="Arial"/>
          <w:sz w:val="28"/>
          <w:szCs w:val="28"/>
        </w:rPr>
        <w:t>ukaona</w:t>
      </w:r>
      <w:proofErr w:type="spellEnd"/>
      <w:r w:rsidR="00636658" w:rsidRPr="00342561">
        <w:rPr>
          <w:rFonts w:ascii="Arial" w:hAnsi="Arial" w:cs="Arial"/>
          <w:sz w:val="28"/>
          <w:szCs w:val="28"/>
        </w:rPr>
        <w:t xml:space="preserve"> basa </w:t>
      </w:r>
      <w:proofErr w:type="spellStart"/>
      <w:r w:rsidR="00636658" w:rsidRPr="00342561">
        <w:rPr>
          <w:rFonts w:ascii="Arial" w:hAnsi="Arial" w:cs="Arial"/>
          <w:sz w:val="28"/>
          <w:szCs w:val="28"/>
        </w:rPr>
        <w:t>ravari</w:t>
      </w:r>
      <w:proofErr w:type="spellEnd"/>
      <w:r w:rsidR="00636658" w:rsidRPr="00342561">
        <w:rPr>
          <w:rFonts w:ascii="Arial" w:hAnsi="Arial" w:cs="Arial"/>
          <w:sz w:val="28"/>
          <w:szCs w:val="28"/>
        </w:rPr>
        <w:t xml:space="preserve"> kuita kuna mai vangu uko </w:t>
      </w:r>
      <w:proofErr w:type="spellStart"/>
      <w:r w:rsidR="00960F29" w:rsidRPr="00342561">
        <w:rPr>
          <w:rFonts w:ascii="Arial" w:hAnsi="Arial" w:cs="Arial"/>
          <w:sz w:val="28"/>
          <w:szCs w:val="28"/>
        </w:rPr>
        <w:t>handitika</w:t>
      </w:r>
      <w:proofErr w:type="spellEnd"/>
      <w:r w:rsidR="00960F29" w:rsidRPr="00342561">
        <w:rPr>
          <w:rFonts w:ascii="Arial" w:hAnsi="Arial" w:cs="Arial"/>
          <w:sz w:val="28"/>
          <w:szCs w:val="28"/>
        </w:rPr>
        <w:t>.</w:t>
      </w:r>
      <w:r w:rsidR="00636658" w:rsidRPr="00342561">
        <w:rPr>
          <w:rFonts w:ascii="Arial" w:hAnsi="Arial" w:cs="Arial"/>
          <w:sz w:val="28"/>
          <w:szCs w:val="28"/>
        </w:rPr>
        <w:t xml:space="preserve"> </w:t>
      </w:r>
      <w:r w:rsidR="00191AA6" w:rsidRPr="00AF40A3">
        <w:rPr>
          <w:rFonts w:ascii="Arial" w:hAnsi="Arial" w:cs="Arial"/>
          <w:sz w:val="28"/>
          <w:szCs w:val="28"/>
        </w:rPr>
        <w:t>Un</w:t>
      </w:r>
      <w:r w:rsidR="00EB2558" w:rsidRPr="00AF40A3">
        <w:rPr>
          <w:rFonts w:ascii="Arial" w:hAnsi="Arial" w:cs="Arial"/>
          <w:sz w:val="28"/>
          <w:szCs w:val="28"/>
        </w:rPr>
        <w:t>paralleled</w:t>
      </w:r>
      <w:r w:rsidR="00E72FAB" w:rsidRPr="00AF40A3">
        <w:rPr>
          <w:rFonts w:ascii="Arial" w:hAnsi="Arial" w:cs="Arial"/>
          <w:sz w:val="28"/>
          <w:szCs w:val="28"/>
        </w:rPr>
        <w:t xml:space="preserve"> </w:t>
      </w:r>
      <w:r w:rsidR="002C201E" w:rsidRPr="00AF40A3">
        <w:rPr>
          <w:rFonts w:ascii="Arial" w:hAnsi="Arial" w:cs="Arial"/>
          <w:sz w:val="28"/>
          <w:szCs w:val="28"/>
        </w:rPr>
        <w:t>work kuna mai vangu uko</w:t>
      </w:r>
      <w:r w:rsidR="003A2773">
        <w:rPr>
          <w:rFonts w:ascii="Arial" w:hAnsi="Arial" w:cs="Arial"/>
          <w:sz w:val="28"/>
          <w:szCs w:val="28"/>
        </w:rPr>
        <w:t>,</w:t>
      </w:r>
      <w:r w:rsidR="002C201E" w:rsidRPr="00AF40A3">
        <w:rPr>
          <w:rFonts w:ascii="Arial" w:hAnsi="Arial" w:cs="Arial"/>
          <w:sz w:val="28"/>
          <w:szCs w:val="28"/>
        </w:rPr>
        <w:t xml:space="preserve"> ma</w:t>
      </w:r>
      <w:r w:rsidR="00AF40A3" w:rsidRPr="00AF40A3">
        <w:rPr>
          <w:rFonts w:ascii="Arial" w:hAnsi="Arial" w:cs="Arial"/>
          <w:sz w:val="28"/>
          <w:szCs w:val="28"/>
        </w:rPr>
        <w:t xml:space="preserve"> nurse </w:t>
      </w:r>
      <w:proofErr w:type="spellStart"/>
      <w:r w:rsidR="00AF40A3" w:rsidRPr="00AF40A3">
        <w:rPr>
          <w:rFonts w:ascii="Arial" w:hAnsi="Arial" w:cs="Arial"/>
          <w:sz w:val="28"/>
          <w:szCs w:val="28"/>
        </w:rPr>
        <w:t>chaivo</w:t>
      </w:r>
      <w:proofErr w:type="spellEnd"/>
      <w:r w:rsidR="00AF40A3" w:rsidRPr="00AF40A3">
        <w:rPr>
          <w:rFonts w:ascii="Arial" w:hAnsi="Arial" w:cs="Arial"/>
          <w:sz w:val="28"/>
          <w:szCs w:val="28"/>
        </w:rPr>
        <w:t xml:space="preserve"> van</w:t>
      </w:r>
      <w:r w:rsidR="00AF40A3">
        <w:rPr>
          <w:rFonts w:ascii="Arial" w:hAnsi="Arial" w:cs="Arial"/>
          <w:sz w:val="28"/>
          <w:szCs w:val="28"/>
        </w:rPr>
        <w:t>a ava.</w:t>
      </w:r>
    </w:p>
    <w:p w14:paraId="51ED92B6" w14:textId="5B602BBE" w:rsidR="00574C0B" w:rsidRDefault="003B1FC6" w:rsidP="00AF4256">
      <w:pPr>
        <w:jc w:val="both"/>
        <w:rPr>
          <w:rFonts w:ascii="Arial" w:hAnsi="Arial" w:cs="Arial"/>
          <w:sz w:val="28"/>
          <w:szCs w:val="28"/>
        </w:rPr>
      </w:pPr>
      <w:r>
        <w:rPr>
          <w:rFonts w:ascii="Arial" w:hAnsi="Arial" w:cs="Arial"/>
          <w:sz w:val="28"/>
          <w:szCs w:val="28"/>
          <w:vertAlign w:val="superscript"/>
        </w:rPr>
        <w:t xml:space="preserve">234 </w:t>
      </w:r>
      <w:r w:rsidR="00AF40A3" w:rsidRPr="003E51E5">
        <w:rPr>
          <w:rFonts w:ascii="Arial" w:hAnsi="Arial" w:cs="Arial"/>
          <w:sz w:val="28"/>
          <w:szCs w:val="28"/>
        </w:rPr>
        <w:t>Until kana</w:t>
      </w:r>
      <w:r w:rsidR="003E51E5" w:rsidRPr="003E51E5">
        <w:rPr>
          <w:rFonts w:ascii="Arial" w:hAnsi="Arial" w:cs="Arial"/>
          <w:sz w:val="28"/>
          <w:szCs w:val="28"/>
        </w:rPr>
        <w:t xml:space="preserve">… </w:t>
      </w:r>
      <w:proofErr w:type="spellStart"/>
      <w:r w:rsidR="003E51E5" w:rsidRPr="003E51E5">
        <w:rPr>
          <w:rFonts w:ascii="Arial" w:hAnsi="Arial" w:cs="Arial"/>
          <w:sz w:val="28"/>
          <w:szCs w:val="28"/>
        </w:rPr>
        <w:t>handisati</w:t>
      </w:r>
      <w:proofErr w:type="spellEnd"/>
      <w:r w:rsidR="003E51E5" w:rsidRPr="003E51E5">
        <w:rPr>
          <w:rFonts w:ascii="Arial" w:hAnsi="Arial" w:cs="Arial"/>
          <w:sz w:val="28"/>
          <w:szCs w:val="28"/>
        </w:rPr>
        <w:t xml:space="preserve"> </w:t>
      </w:r>
      <w:proofErr w:type="spellStart"/>
      <w:r w:rsidR="003E51E5" w:rsidRPr="003E51E5">
        <w:rPr>
          <w:rFonts w:ascii="Arial" w:hAnsi="Arial" w:cs="Arial"/>
          <w:sz w:val="28"/>
          <w:szCs w:val="28"/>
        </w:rPr>
        <w:t>ndakamboona</w:t>
      </w:r>
      <w:proofErr w:type="spellEnd"/>
      <w:r w:rsidR="003E51E5" w:rsidRPr="003E51E5">
        <w:rPr>
          <w:rFonts w:ascii="Arial" w:hAnsi="Arial" w:cs="Arial"/>
          <w:sz w:val="28"/>
          <w:szCs w:val="28"/>
        </w:rPr>
        <w:t xml:space="preserve"> mai vangu </w:t>
      </w:r>
      <w:proofErr w:type="spellStart"/>
      <w:r w:rsidR="003E51E5" w:rsidRPr="003E51E5">
        <w:rPr>
          <w:rFonts w:ascii="Arial" w:hAnsi="Arial" w:cs="Arial"/>
          <w:sz w:val="28"/>
          <w:szCs w:val="28"/>
        </w:rPr>
        <w:t>vachifara</w:t>
      </w:r>
      <w:proofErr w:type="spellEnd"/>
      <w:r w:rsidR="003E51E5" w:rsidRPr="003E51E5">
        <w:rPr>
          <w:rFonts w:ascii="Arial" w:hAnsi="Arial" w:cs="Arial"/>
          <w:sz w:val="28"/>
          <w:szCs w:val="28"/>
        </w:rPr>
        <w:t xml:space="preserve"> pandiri </w:t>
      </w:r>
      <w:proofErr w:type="spellStart"/>
      <w:r w:rsidR="003E51E5" w:rsidRPr="003E51E5">
        <w:rPr>
          <w:rFonts w:ascii="Arial" w:hAnsi="Arial" w:cs="Arial"/>
          <w:sz w:val="28"/>
          <w:szCs w:val="28"/>
        </w:rPr>
        <w:t>sezvavari</w:t>
      </w:r>
      <w:proofErr w:type="spellEnd"/>
      <w:r w:rsidR="003E51E5" w:rsidRPr="003E51E5">
        <w:rPr>
          <w:rFonts w:ascii="Arial" w:hAnsi="Arial" w:cs="Arial"/>
          <w:sz w:val="28"/>
          <w:szCs w:val="28"/>
        </w:rPr>
        <w:t xml:space="preserve"> iye </w:t>
      </w:r>
      <w:proofErr w:type="spellStart"/>
      <w:r w:rsidR="003E51E5" w:rsidRPr="003E51E5">
        <w:rPr>
          <w:rFonts w:ascii="Arial" w:hAnsi="Arial" w:cs="Arial"/>
          <w:sz w:val="28"/>
          <w:szCs w:val="28"/>
        </w:rPr>
        <w:t>zvi</w:t>
      </w:r>
      <w:r w:rsidR="003E51E5">
        <w:rPr>
          <w:rFonts w:ascii="Arial" w:hAnsi="Arial" w:cs="Arial"/>
          <w:sz w:val="28"/>
          <w:szCs w:val="28"/>
        </w:rPr>
        <w:t>no</w:t>
      </w:r>
      <w:proofErr w:type="spellEnd"/>
      <w:r w:rsidR="00C26DF5">
        <w:rPr>
          <w:rFonts w:ascii="Arial" w:hAnsi="Arial" w:cs="Arial"/>
          <w:sz w:val="28"/>
          <w:szCs w:val="28"/>
        </w:rPr>
        <w:t xml:space="preserve"> </w:t>
      </w:r>
      <w:proofErr w:type="spellStart"/>
      <w:r w:rsidR="00C26DF5">
        <w:rPr>
          <w:rFonts w:ascii="Arial" w:hAnsi="Arial" w:cs="Arial"/>
          <w:sz w:val="28"/>
          <w:szCs w:val="28"/>
        </w:rPr>
        <w:t>moreso</w:t>
      </w:r>
      <w:proofErr w:type="spellEnd"/>
      <w:r w:rsidR="00C26DF5">
        <w:rPr>
          <w:rFonts w:ascii="Arial" w:hAnsi="Arial" w:cs="Arial"/>
          <w:sz w:val="28"/>
          <w:szCs w:val="28"/>
        </w:rPr>
        <w:t xml:space="preserve"> baba vangu. Baba vangu </w:t>
      </w:r>
      <w:proofErr w:type="spellStart"/>
      <w:r w:rsidR="00C26DF5">
        <w:rPr>
          <w:rFonts w:ascii="Arial" w:hAnsi="Arial" w:cs="Arial"/>
          <w:sz w:val="28"/>
          <w:szCs w:val="28"/>
        </w:rPr>
        <w:t>vakandiudza</w:t>
      </w:r>
      <w:proofErr w:type="spellEnd"/>
      <w:r w:rsidR="00C26DF5">
        <w:rPr>
          <w:rFonts w:ascii="Arial" w:hAnsi="Arial" w:cs="Arial"/>
          <w:sz w:val="28"/>
          <w:szCs w:val="28"/>
        </w:rPr>
        <w:t xml:space="preserve">, ‘ahh vana </w:t>
      </w:r>
      <w:r w:rsidR="00551EEF">
        <w:rPr>
          <w:rFonts w:ascii="Arial" w:hAnsi="Arial" w:cs="Arial"/>
          <w:sz w:val="28"/>
          <w:szCs w:val="28"/>
        </w:rPr>
        <w:t>vari kuita basa ava, ahh vana vari kuita basa</w:t>
      </w:r>
      <w:r w:rsidR="00C26DF5">
        <w:rPr>
          <w:rFonts w:ascii="Arial" w:hAnsi="Arial" w:cs="Arial"/>
          <w:sz w:val="28"/>
          <w:szCs w:val="28"/>
        </w:rPr>
        <w:t>’</w:t>
      </w:r>
      <w:r w:rsidR="00551EEF">
        <w:rPr>
          <w:rFonts w:ascii="Arial" w:hAnsi="Arial" w:cs="Arial"/>
          <w:sz w:val="28"/>
          <w:szCs w:val="28"/>
        </w:rPr>
        <w:t xml:space="preserve">. </w:t>
      </w:r>
      <w:proofErr w:type="spellStart"/>
      <w:r w:rsidR="00551EEF">
        <w:rPr>
          <w:rFonts w:ascii="Arial" w:hAnsi="Arial" w:cs="Arial"/>
          <w:sz w:val="28"/>
          <w:szCs w:val="28"/>
        </w:rPr>
        <w:t>Vaiudza</w:t>
      </w:r>
      <w:proofErr w:type="spellEnd"/>
      <w:r w:rsidR="00551EEF">
        <w:rPr>
          <w:rFonts w:ascii="Arial" w:hAnsi="Arial" w:cs="Arial"/>
          <w:sz w:val="28"/>
          <w:szCs w:val="28"/>
        </w:rPr>
        <w:t xml:space="preserve"> Esther </w:t>
      </w:r>
      <w:proofErr w:type="spellStart"/>
      <w:r w:rsidR="00551EEF">
        <w:rPr>
          <w:rFonts w:ascii="Arial" w:hAnsi="Arial" w:cs="Arial"/>
          <w:sz w:val="28"/>
          <w:szCs w:val="28"/>
        </w:rPr>
        <w:t>zvikanzi</w:t>
      </w:r>
      <w:proofErr w:type="spellEnd"/>
      <w:r w:rsidR="00551EEF">
        <w:rPr>
          <w:rFonts w:ascii="Arial" w:hAnsi="Arial" w:cs="Arial"/>
          <w:sz w:val="28"/>
          <w:szCs w:val="28"/>
        </w:rPr>
        <w:t xml:space="preserve">, ‘Esther </w:t>
      </w:r>
      <w:r w:rsidR="003137ED">
        <w:rPr>
          <w:rFonts w:ascii="Arial" w:hAnsi="Arial" w:cs="Arial"/>
          <w:sz w:val="28"/>
          <w:szCs w:val="28"/>
        </w:rPr>
        <w:t xml:space="preserve">vanoda </w:t>
      </w:r>
      <w:proofErr w:type="spellStart"/>
      <w:r w:rsidR="003137ED">
        <w:rPr>
          <w:rFonts w:ascii="Arial" w:hAnsi="Arial" w:cs="Arial"/>
          <w:sz w:val="28"/>
          <w:szCs w:val="28"/>
        </w:rPr>
        <w:t>kuripiwa</w:t>
      </w:r>
      <w:proofErr w:type="spellEnd"/>
      <w:r w:rsidR="003137ED">
        <w:rPr>
          <w:rFonts w:ascii="Arial" w:hAnsi="Arial" w:cs="Arial"/>
          <w:sz w:val="28"/>
          <w:szCs w:val="28"/>
        </w:rPr>
        <w:t xml:space="preserve"> vana ava, </w:t>
      </w:r>
      <w:proofErr w:type="spellStart"/>
      <w:r w:rsidR="003137ED">
        <w:rPr>
          <w:rFonts w:ascii="Arial" w:hAnsi="Arial" w:cs="Arial"/>
          <w:sz w:val="28"/>
          <w:szCs w:val="28"/>
        </w:rPr>
        <w:t>patsika</w:t>
      </w:r>
      <w:proofErr w:type="spellEnd"/>
      <w:r w:rsidR="003137ED">
        <w:rPr>
          <w:rFonts w:ascii="Arial" w:hAnsi="Arial" w:cs="Arial"/>
          <w:sz w:val="28"/>
          <w:szCs w:val="28"/>
        </w:rPr>
        <w:t xml:space="preserve"> yedu </w:t>
      </w:r>
      <w:proofErr w:type="spellStart"/>
      <w:r w:rsidR="003137ED">
        <w:rPr>
          <w:rFonts w:ascii="Arial" w:hAnsi="Arial" w:cs="Arial"/>
          <w:sz w:val="28"/>
          <w:szCs w:val="28"/>
        </w:rPr>
        <w:t>yevanhu</w:t>
      </w:r>
      <w:proofErr w:type="spellEnd"/>
      <w:r w:rsidR="003137ED">
        <w:rPr>
          <w:rFonts w:ascii="Arial" w:hAnsi="Arial" w:cs="Arial"/>
          <w:sz w:val="28"/>
          <w:szCs w:val="28"/>
        </w:rPr>
        <w:t xml:space="preserve"> </w:t>
      </w:r>
      <w:proofErr w:type="spellStart"/>
      <w:r w:rsidR="003137ED">
        <w:rPr>
          <w:rFonts w:ascii="Arial" w:hAnsi="Arial" w:cs="Arial"/>
          <w:sz w:val="28"/>
          <w:szCs w:val="28"/>
        </w:rPr>
        <w:t>vatema</w:t>
      </w:r>
      <w:proofErr w:type="spellEnd"/>
      <w:r w:rsidR="003137ED">
        <w:rPr>
          <w:rFonts w:ascii="Arial" w:hAnsi="Arial" w:cs="Arial"/>
          <w:sz w:val="28"/>
          <w:szCs w:val="28"/>
        </w:rPr>
        <w:t xml:space="preserve"> </w:t>
      </w:r>
      <w:proofErr w:type="spellStart"/>
      <w:r w:rsidR="003137ED">
        <w:rPr>
          <w:rFonts w:ascii="Arial" w:hAnsi="Arial" w:cs="Arial"/>
          <w:sz w:val="28"/>
          <w:szCs w:val="28"/>
        </w:rPr>
        <w:t>vanoripiwa</w:t>
      </w:r>
      <w:proofErr w:type="spellEnd"/>
      <w:r w:rsidR="003137ED">
        <w:rPr>
          <w:rFonts w:ascii="Arial" w:hAnsi="Arial" w:cs="Arial"/>
          <w:sz w:val="28"/>
          <w:szCs w:val="28"/>
        </w:rPr>
        <w:t xml:space="preserve"> vana ava</w:t>
      </w:r>
      <w:r w:rsidR="00551EEF">
        <w:rPr>
          <w:rFonts w:ascii="Arial" w:hAnsi="Arial" w:cs="Arial"/>
          <w:sz w:val="28"/>
          <w:szCs w:val="28"/>
        </w:rPr>
        <w:t>’</w:t>
      </w:r>
      <w:r w:rsidR="009E2BD1">
        <w:rPr>
          <w:rFonts w:ascii="Arial" w:hAnsi="Arial" w:cs="Arial"/>
          <w:sz w:val="28"/>
          <w:szCs w:val="28"/>
        </w:rPr>
        <w:t xml:space="preserve">. Hanzi, ‘basa </w:t>
      </w:r>
      <w:proofErr w:type="spellStart"/>
      <w:r w:rsidR="009E2BD1">
        <w:rPr>
          <w:rFonts w:ascii="Arial" w:hAnsi="Arial" w:cs="Arial"/>
          <w:sz w:val="28"/>
          <w:szCs w:val="28"/>
        </w:rPr>
        <w:t>riri</w:t>
      </w:r>
      <w:proofErr w:type="spellEnd"/>
      <w:r w:rsidR="009E2BD1">
        <w:rPr>
          <w:rFonts w:ascii="Arial" w:hAnsi="Arial" w:cs="Arial"/>
          <w:sz w:val="28"/>
          <w:szCs w:val="28"/>
        </w:rPr>
        <w:t xml:space="preserve"> kuita vana ava’</w:t>
      </w:r>
      <w:r w:rsidR="00F12ABD">
        <w:rPr>
          <w:rFonts w:ascii="Arial" w:hAnsi="Arial" w:cs="Arial"/>
          <w:sz w:val="28"/>
          <w:szCs w:val="28"/>
        </w:rPr>
        <w:t xml:space="preserve"> kana </w:t>
      </w:r>
      <w:proofErr w:type="spellStart"/>
      <w:r w:rsidR="00F12ABD">
        <w:rPr>
          <w:rFonts w:ascii="Arial" w:hAnsi="Arial" w:cs="Arial"/>
          <w:sz w:val="28"/>
          <w:szCs w:val="28"/>
        </w:rPr>
        <w:t>iko</w:t>
      </w:r>
      <w:proofErr w:type="spellEnd"/>
      <w:r w:rsidR="00F12ABD">
        <w:rPr>
          <w:rFonts w:ascii="Arial" w:hAnsi="Arial" w:cs="Arial"/>
          <w:sz w:val="28"/>
          <w:szCs w:val="28"/>
        </w:rPr>
        <w:t xml:space="preserve"> </w:t>
      </w:r>
      <w:proofErr w:type="spellStart"/>
      <w:r w:rsidR="00F12ABD">
        <w:rPr>
          <w:rFonts w:ascii="Arial" w:hAnsi="Arial" w:cs="Arial"/>
          <w:sz w:val="28"/>
          <w:szCs w:val="28"/>
        </w:rPr>
        <w:t>kwandiri</w:t>
      </w:r>
      <w:proofErr w:type="spellEnd"/>
      <w:r w:rsidR="00FA6B6D">
        <w:rPr>
          <w:rFonts w:ascii="Arial" w:hAnsi="Arial" w:cs="Arial"/>
          <w:sz w:val="28"/>
          <w:szCs w:val="28"/>
        </w:rPr>
        <w:t>, ‘B</w:t>
      </w:r>
      <w:r w:rsidR="00EC1A47">
        <w:rPr>
          <w:rFonts w:ascii="Arial" w:hAnsi="Arial" w:cs="Arial"/>
          <w:sz w:val="28"/>
          <w:szCs w:val="28"/>
        </w:rPr>
        <w:t xml:space="preserve">aba </w:t>
      </w:r>
      <w:proofErr w:type="spellStart"/>
      <w:r w:rsidR="00EC1A47">
        <w:rPr>
          <w:rFonts w:ascii="Arial" w:hAnsi="Arial" w:cs="Arial"/>
          <w:sz w:val="28"/>
          <w:szCs w:val="28"/>
        </w:rPr>
        <w:t>Shiphra</w:t>
      </w:r>
      <w:proofErr w:type="spellEnd"/>
      <w:r w:rsidR="00EC1A47">
        <w:rPr>
          <w:rFonts w:ascii="Arial" w:hAnsi="Arial" w:cs="Arial"/>
          <w:sz w:val="28"/>
          <w:szCs w:val="28"/>
        </w:rPr>
        <w:t xml:space="preserve"> basa </w:t>
      </w:r>
      <w:proofErr w:type="spellStart"/>
      <w:r w:rsidR="00EC1A47">
        <w:rPr>
          <w:rFonts w:ascii="Arial" w:hAnsi="Arial" w:cs="Arial"/>
          <w:sz w:val="28"/>
          <w:szCs w:val="28"/>
        </w:rPr>
        <w:t>riri</w:t>
      </w:r>
      <w:proofErr w:type="spellEnd"/>
      <w:r w:rsidR="00EC1A47">
        <w:rPr>
          <w:rFonts w:ascii="Arial" w:hAnsi="Arial" w:cs="Arial"/>
          <w:sz w:val="28"/>
          <w:szCs w:val="28"/>
        </w:rPr>
        <w:t xml:space="preserve"> kuita vana ava</w:t>
      </w:r>
      <w:r w:rsidR="00FA6B6D">
        <w:rPr>
          <w:rFonts w:ascii="Arial" w:hAnsi="Arial" w:cs="Arial"/>
          <w:sz w:val="28"/>
          <w:szCs w:val="28"/>
        </w:rPr>
        <w:t>’</w:t>
      </w:r>
      <w:r w:rsidR="00EC1A47">
        <w:rPr>
          <w:rFonts w:ascii="Arial" w:hAnsi="Arial" w:cs="Arial"/>
          <w:sz w:val="28"/>
          <w:szCs w:val="28"/>
        </w:rPr>
        <w:t xml:space="preserve">. </w:t>
      </w:r>
      <w:r w:rsidR="00534101">
        <w:rPr>
          <w:rFonts w:ascii="Arial" w:hAnsi="Arial" w:cs="Arial"/>
          <w:sz w:val="28"/>
          <w:szCs w:val="28"/>
        </w:rPr>
        <w:t>Ha-</w:t>
      </w:r>
      <w:proofErr w:type="spellStart"/>
      <w:r w:rsidR="00534101">
        <w:rPr>
          <w:rFonts w:ascii="Arial" w:hAnsi="Arial" w:cs="Arial"/>
          <w:sz w:val="28"/>
          <w:szCs w:val="28"/>
        </w:rPr>
        <w:t>moona</w:t>
      </w:r>
      <w:proofErr w:type="spellEnd"/>
      <w:r w:rsidR="00EC1A47">
        <w:rPr>
          <w:rFonts w:ascii="Arial" w:hAnsi="Arial" w:cs="Arial"/>
          <w:sz w:val="28"/>
          <w:szCs w:val="28"/>
        </w:rPr>
        <w:t xml:space="preserve"> kuti </w:t>
      </w:r>
      <w:proofErr w:type="spellStart"/>
      <w:r w:rsidR="00EC1A47">
        <w:rPr>
          <w:rFonts w:ascii="Arial" w:hAnsi="Arial" w:cs="Arial"/>
          <w:sz w:val="28"/>
          <w:szCs w:val="28"/>
        </w:rPr>
        <w:t>mumwe</w:t>
      </w:r>
      <w:proofErr w:type="spellEnd"/>
      <w:r w:rsidR="00EC1A47">
        <w:rPr>
          <w:rFonts w:ascii="Arial" w:hAnsi="Arial" w:cs="Arial"/>
          <w:sz w:val="28"/>
          <w:szCs w:val="28"/>
        </w:rPr>
        <w:t xml:space="preserve"> </w:t>
      </w:r>
      <w:proofErr w:type="spellStart"/>
      <w:r w:rsidR="00EC1A47">
        <w:rPr>
          <w:rFonts w:ascii="Arial" w:hAnsi="Arial" w:cs="Arial"/>
          <w:sz w:val="28"/>
          <w:szCs w:val="28"/>
        </w:rPr>
        <w:t>nemumwe</w:t>
      </w:r>
      <w:proofErr w:type="spellEnd"/>
      <w:r w:rsidR="00EC1A47">
        <w:rPr>
          <w:rFonts w:ascii="Arial" w:hAnsi="Arial" w:cs="Arial"/>
          <w:sz w:val="28"/>
          <w:szCs w:val="28"/>
        </w:rPr>
        <w:t xml:space="preserve"> </w:t>
      </w:r>
      <w:proofErr w:type="spellStart"/>
      <w:r w:rsidR="00EC1A47">
        <w:rPr>
          <w:rFonts w:ascii="Arial" w:hAnsi="Arial" w:cs="Arial"/>
          <w:sz w:val="28"/>
          <w:szCs w:val="28"/>
        </w:rPr>
        <w:t>ane</w:t>
      </w:r>
      <w:proofErr w:type="spellEnd"/>
      <w:r w:rsidR="00EC1A47">
        <w:rPr>
          <w:rFonts w:ascii="Arial" w:hAnsi="Arial" w:cs="Arial"/>
          <w:sz w:val="28"/>
          <w:szCs w:val="28"/>
        </w:rPr>
        <w:t xml:space="preserve"> nzvimbo yake?</w:t>
      </w:r>
      <w:r w:rsidR="00722B70" w:rsidRPr="00722B70">
        <w:rPr>
          <w:rFonts w:ascii="Arial" w:hAnsi="Arial" w:cs="Arial"/>
          <w:sz w:val="28"/>
          <w:szCs w:val="28"/>
        </w:rPr>
        <w:t xml:space="preserve"> </w:t>
      </w:r>
      <w:r w:rsidR="00534101" w:rsidRPr="00534101">
        <w:rPr>
          <w:rFonts w:ascii="Arial" w:hAnsi="Arial" w:cs="Arial"/>
          <w:sz w:val="18"/>
          <w:szCs w:val="28"/>
        </w:rPr>
        <w:t xml:space="preserve">[Congregation says, “Amen.”] </w:t>
      </w:r>
    </w:p>
    <w:p w14:paraId="17BDBD65" w14:textId="598563BB" w:rsidR="00E87483" w:rsidRPr="00BB5CE3" w:rsidRDefault="002169C6" w:rsidP="00AF4256">
      <w:pPr>
        <w:jc w:val="both"/>
        <w:rPr>
          <w:rFonts w:ascii="Arial" w:hAnsi="Arial" w:cs="Arial"/>
          <w:sz w:val="18"/>
          <w:szCs w:val="18"/>
        </w:rPr>
      </w:pPr>
      <w:r>
        <w:rPr>
          <w:rFonts w:ascii="Arial" w:hAnsi="Arial" w:cs="Arial"/>
          <w:sz w:val="28"/>
          <w:szCs w:val="28"/>
          <w:vertAlign w:val="superscript"/>
        </w:rPr>
        <w:t xml:space="preserve">235 </w:t>
      </w:r>
      <w:proofErr w:type="spellStart"/>
      <w:r w:rsidR="00894664">
        <w:rPr>
          <w:rFonts w:ascii="Arial" w:hAnsi="Arial" w:cs="Arial"/>
          <w:sz w:val="28"/>
          <w:szCs w:val="28"/>
        </w:rPr>
        <w:t>E</w:t>
      </w:r>
      <w:r w:rsidR="00722B70">
        <w:rPr>
          <w:rFonts w:ascii="Arial" w:hAnsi="Arial" w:cs="Arial"/>
          <w:sz w:val="28"/>
          <w:szCs w:val="28"/>
        </w:rPr>
        <w:t>he</w:t>
      </w:r>
      <w:proofErr w:type="spellEnd"/>
      <w:r w:rsidR="00894664">
        <w:rPr>
          <w:rFonts w:ascii="Arial" w:hAnsi="Arial" w:cs="Arial"/>
          <w:sz w:val="28"/>
          <w:szCs w:val="28"/>
        </w:rPr>
        <w:t xml:space="preserve"> but, ini I have enjoyed life vanhu </w:t>
      </w:r>
      <w:proofErr w:type="spellStart"/>
      <w:r w:rsidR="00894664">
        <w:rPr>
          <w:rFonts w:ascii="Arial" w:hAnsi="Arial" w:cs="Arial"/>
          <w:sz w:val="28"/>
          <w:szCs w:val="28"/>
        </w:rPr>
        <w:t>vaMwari</w:t>
      </w:r>
      <w:proofErr w:type="spellEnd"/>
      <w:r w:rsidR="007C74D8">
        <w:rPr>
          <w:rFonts w:ascii="Arial" w:hAnsi="Arial" w:cs="Arial"/>
          <w:sz w:val="28"/>
          <w:szCs w:val="28"/>
        </w:rPr>
        <w:t>,</w:t>
      </w:r>
      <w:r w:rsidR="00574C0B">
        <w:rPr>
          <w:rFonts w:ascii="Arial" w:hAnsi="Arial" w:cs="Arial"/>
          <w:sz w:val="28"/>
          <w:szCs w:val="28"/>
        </w:rPr>
        <w:t xml:space="preserve"> </w:t>
      </w:r>
      <w:r w:rsidR="00534101" w:rsidRPr="00534101">
        <w:rPr>
          <w:rFonts w:ascii="Arial" w:hAnsi="Arial" w:cs="Arial"/>
          <w:sz w:val="18"/>
          <w:szCs w:val="28"/>
        </w:rPr>
        <w:t xml:space="preserve">[Congregation says, “Amen,”] </w:t>
      </w:r>
      <w:r w:rsidR="00574C0B">
        <w:rPr>
          <w:rFonts w:ascii="Arial" w:hAnsi="Arial" w:cs="Arial"/>
          <w:sz w:val="28"/>
          <w:szCs w:val="28"/>
        </w:rPr>
        <w:t xml:space="preserve">I-I never thought after October 2000 </w:t>
      </w:r>
      <w:r w:rsidR="006A5404">
        <w:rPr>
          <w:rFonts w:ascii="Arial" w:hAnsi="Arial" w:cs="Arial"/>
          <w:sz w:val="28"/>
          <w:szCs w:val="28"/>
        </w:rPr>
        <w:t xml:space="preserve">I would be this happy. </w:t>
      </w:r>
      <w:proofErr w:type="spellStart"/>
      <w:r w:rsidR="006A5404">
        <w:rPr>
          <w:rFonts w:ascii="Arial" w:hAnsi="Arial" w:cs="Arial"/>
          <w:sz w:val="28"/>
          <w:szCs w:val="28"/>
        </w:rPr>
        <w:t>Ndichiona</w:t>
      </w:r>
      <w:proofErr w:type="spellEnd"/>
      <w:r w:rsidR="006A5404">
        <w:rPr>
          <w:rFonts w:ascii="Arial" w:hAnsi="Arial" w:cs="Arial"/>
          <w:sz w:val="28"/>
          <w:szCs w:val="28"/>
        </w:rPr>
        <w:t xml:space="preserve">, look where… </w:t>
      </w:r>
      <w:proofErr w:type="spellStart"/>
      <w:r w:rsidR="006A5404">
        <w:rPr>
          <w:rFonts w:ascii="Arial" w:hAnsi="Arial" w:cs="Arial"/>
          <w:sz w:val="28"/>
          <w:szCs w:val="28"/>
        </w:rPr>
        <w:t>pamba</w:t>
      </w:r>
      <w:proofErr w:type="spellEnd"/>
      <w:r w:rsidR="00A70757">
        <w:rPr>
          <w:rFonts w:ascii="Arial" w:hAnsi="Arial" w:cs="Arial"/>
          <w:sz w:val="28"/>
          <w:szCs w:val="28"/>
        </w:rPr>
        <w:t>, look where I</w:t>
      </w:r>
      <w:r w:rsidR="00C77BBC">
        <w:rPr>
          <w:rFonts w:ascii="Arial" w:hAnsi="Arial" w:cs="Arial"/>
          <w:sz w:val="28"/>
          <w:szCs w:val="28"/>
        </w:rPr>
        <w:t xml:space="preserve"> a</w:t>
      </w:r>
      <w:r w:rsidR="00A70757">
        <w:rPr>
          <w:rFonts w:ascii="Arial" w:hAnsi="Arial" w:cs="Arial"/>
          <w:sz w:val="28"/>
          <w:szCs w:val="28"/>
        </w:rPr>
        <w:t xml:space="preserve">m taking my services. Now, </w:t>
      </w:r>
      <w:proofErr w:type="spellStart"/>
      <w:r w:rsidR="00A70757">
        <w:rPr>
          <w:rFonts w:ascii="Arial" w:hAnsi="Arial" w:cs="Arial"/>
          <w:sz w:val="28"/>
          <w:szCs w:val="28"/>
        </w:rPr>
        <w:t>zviri</w:t>
      </w:r>
      <w:proofErr w:type="spellEnd"/>
      <w:r w:rsidR="00A70757">
        <w:rPr>
          <w:rFonts w:ascii="Arial" w:hAnsi="Arial" w:cs="Arial"/>
          <w:sz w:val="28"/>
          <w:szCs w:val="28"/>
        </w:rPr>
        <w:t xml:space="preserve"> </w:t>
      </w:r>
      <w:proofErr w:type="spellStart"/>
      <w:r w:rsidR="00A70757">
        <w:rPr>
          <w:rFonts w:ascii="Arial" w:hAnsi="Arial" w:cs="Arial"/>
          <w:sz w:val="28"/>
          <w:szCs w:val="28"/>
        </w:rPr>
        <w:t>kundirwadza</w:t>
      </w:r>
      <w:proofErr w:type="spellEnd"/>
      <w:r w:rsidR="00A70757">
        <w:rPr>
          <w:rFonts w:ascii="Arial" w:hAnsi="Arial" w:cs="Arial"/>
          <w:sz w:val="28"/>
          <w:szCs w:val="28"/>
        </w:rPr>
        <w:t xml:space="preserve"> zuva rimwe nerimwe kuti </w:t>
      </w:r>
      <w:proofErr w:type="spellStart"/>
      <w:r w:rsidR="00A70757">
        <w:rPr>
          <w:rFonts w:ascii="Arial" w:hAnsi="Arial" w:cs="Arial"/>
          <w:sz w:val="28"/>
          <w:szCs w:val="28"/>
        </w:rPr>
        <w:t>ndikabva</w:t>
      </w:r>
      <w:proofErr w:type="spellEnd"/>
      <w:r w:rsidR="00A70757">
        <w:rPr>
          <w:rFonts w:ascii="Arial" w:hAnsi="Arial" w:cs="Arial"/>
          <w:sz w:val="28"/>
          <w:szCs w:val="28"/>
        </w:rPr>
        <w:t xml:space="preserve"> panyika pano, hapana here </w:t>
      </w:r>
      <w:proofErr w:type="spellStart"/>
      <w:r w:rsidR="00A70757">
        <w:rPr>
          <w:rFonts w:ascii="Arial" w:hAnsi="Arial" w:cs="Arial"/>
          <w:sz w:val="28"/>
          <w:szCs w:val="28"/>
        </w:rPr>
        <w:t>gwai</w:t>
      </w:r>
      <w:proofErr w:type="spellEnd"/>
      <w:r w:rsidR="00A70757">
        <w:rPr>
          <w:rFonts w:ascii="Arial" w:hAnsi="Arial" w:cs="Arial"/>
          <w:sz w:val="28"/>
          <w:szCs w:val="28"/>
        </w:rPr>
        <w:t xml:space="preserve"> rangu, disciple yangu </w:t>
      </w:r>
      <w:proofErr w:type="spellStart"/>
      <w:r w:rsidR="00407358">
        <w:rPr>
          <w:rFonts w:ascii="Arial" w:hAnsi="Arial" w:cs="Arial"/>
          <w:sz w:val="28"/>
          <w:szCs w:val="28"/>
        </w:rPr>
        <w:t>ichasara</w:t>
      </w:r>
      <w:proofErr w:type="spellEnd"/>
      <w:r w:rsidR="00407358">
        <w:rPr>
          <w:rFonts w:ascii="Arial" w:hAnsi="Arial" w:cs="Arial"/>
          <w:sz w:val="28"/>
          <w:szCs w:val="28"/>
        </w:rPr>
        <w:t xml:space="preserve"> </w:t>
      </w:r>
      <w:proofErr w:type="spellStart"/>
      <w:r w:rsidR="00407358">
        <w:rPr>
          <w:rFonts w:ascii="Arial" w:hAnsi="Arial" w:cs="Arial"/>
          <w:sz w:val="28"/>
          <w:szCs w:val="28"/>
        </w:rPr>
        <w:t>ichiita</w:t>
      </w:r>
      <w:proofErr w:type="spellEnd"/>
      <w:r w:rsidR="00407358">
        <w:rPr>
          <w:rFonts w:ascii="Arial" w:hAnsi="Arial" w:cs="Arial"/>
          <w:sz w:val="28"/>
          <w:szCs w:val="28"/>
        </w:rPr>
        <w:t xml:space="preserve"> </w:t>
      </w:r>
      <w:proofErr w:type="spellStart"/>
      <w:r w:rsidR="00407358">
        <w:rPr>
          <w:rFonts w:ascii="Arial" w:hAnsi="Arial" w:cs="Arial"/>
          <w:sz w:val="28"/>
          <w:szCs w:val="28"/>
        </w:rPr>
        <w:t>zvimwe</w:t>
      </w:r>
      <w:proofErr w:type="spellEnd"/>
      <w:r w:rsidR="00407358">
        <w:rPr>
          <w:rFonts w:ascii="Arial" w:hAnsi="Arial" w:cs="Arial"/>
          <w:sz w:val="28"/>
          <w:szCs w:val="28"/>
        </w:rPr>
        <w:t xml:space="preserve">…? </w:t>
      </w:r>
      <w:r w:rsidR="00407358" w:rsidRPr="00BB5CE3">
        <w:rPr>
          <w:rFonts w:ascii="Arial" w:hAnsi="Arial" w:cs="Arial"/>
          <w:sz w:val="18"/>
          <w:szCs w:val="18"/>
        </w:rPr>
        <w:t xml:space="preserve">[Congregation </w:t>
      </w:r>
      <w:r w:rsidR="00063DA1" w:rsidRPr="00BB5CE3">
        <w:rPr>
          <w:rFonts w:ascii="Arial" w:hAnsi="Arial" w:cs="Arial"/>
          <w:sz w:val="18"/>
          <w:szCs w:val="18"/>
        </w:rPr>
        <w:t xml:space="preserve">says, </w:t>
      </w:r>
      <w:r w:rsidR="00063DA1" w:rsidRPr="00BB5CE3">
        <w:rPr>
          <w:rFonts w:ascii="Arial" w:hAnsi="Arial" w:cs="Arial"/>
          <w:sz w:val="18"/>
          <w:szCs w:val="18"/>
        </w:rPr>
        <w:lastRenderedPageBreak/>
        <w:t>“</w:t>
      </w:r>
      <w:proofErr w:type="spellStart"/>
      <w:r w:rsidR="00407358" w:rsidRPr="00BB5CE3">
        <w:rPr>
          <w:rFonts w:ascii="Arial" w:hAnsi="Arial" w:cs="Arial"/>
          <w:sz w:val="18"/>
          <w:szCs w:val="18"/>
        </w:rPr>
        <w:t>zvimwe</w:t>
      </w:r>
      <w:proofErr w:type="spellEnd"/>
      <w:r w:rsidR="00407358" w:rsidRPr="00BB5CE3">
        <w:rPr>
          <w:rFonts w:ascii="Arial" w:hAnsi="Arial" w:cs="Arial"/>
          <w:sz w:val="18"/>
          <w:szCs w:val="18"/>
        </w:rPr>
        <w:t xml:space="preserve"> </w:t>
      </w:r>
      <w:proofErr w:type="spellStart"/>
      <w:r w:rsidR="00407358" w:rsidRPr="00BB5CE3">
        <w:rPr>
          <w:rFonts w:ascii="Arial" w:hAnsi="Arial" w:cs="Arial"/>
          <w:sz w:val="18"/>
          <w:szCs w:val="18"/>
        </w:rPr>
        <w:t>chete</w:t>
      </w:r>
      <w:proofErr w:type="spellEnd"/>
      <w:r w:rsidR="00407358" w:rsidRPr="00BB5CE3">
        <w:rPr>
          <w:rFonts w:ascii="Arial" w:hAnsi="Arial" w:cs="Arial"/>
          <w:sz w:val="18"/>
          <w:szCs w:val="18"/>
        </w:rPr>
        <w:t>.”]</w:t>
      </w:r>
      <w:r w:rsidR="00407358">
        <w:rPr>
          <w:rFonts w:ascii="Arial" w:hAnsi="Arial" w:cs="Arial"/>
          <w:sz w:val="28"/>
          <w:szCs w:val="28"/>
        </w:rPr>
        <w:t xml:space="preserve"> </w:t>
      </w:r>
      <w:r w:rsidR="006C76B1">
        <w:rPr>
          <w:rFonts w:ascii="Arial" w:hAnsi="Arial" w:cs="Arial"/>
          <w:sz w:val="28"/>
          <w:szCs w:val="28"/>
        </w:rPr>
        <w:t>I wish</w:t>
      </w:r>
      <w:r w:rsidR="005C4FAD">
        <w:rPr>
          <w:rFonts w:ascii="Arial" w:hAnsi="Arial" w:cs="Arial"/>
          <w:sz w:val="28"/>
          <w:szCs w:val="28"/>
        </w:rPr>
        <w:t>,</w:t>
      </w:r>
      <w:r w:rsidR="006C76B1">
        <w:rPr>
          <w:rFonts w:ascii="Arial" w:hAnsi="Arial" w:cs="Arial"/>
          <w:sz w:val="28"/>
          <w:szCs w:val="28"/>
        </w:rPr>
        <w:t xml:space="preserve"> half of you, </w:t>
      </w:r>
      <w:r w:rsidR="00EC686E">
        <w:rPr>
          <w:rFonts w:ascii="Arial" w:hAnsi="Arial" w:cs="Arial"/>
          <w:sz w:val="28"/>
          <w:szCs w:val="28"/>
        </w:rPr>
        <w:t xml:space="preserve">would know and </w:t>
      </w:r>
      <w:r w:rsidR="00F9412E">
        <w:rPr>
          <w:rFonts w:ascii="Arial" w:hAnsi="Arial" w:cs="Arial"/>
          <w:sz w:val="28"/>
          <w:szCs w:val="28"/>
        </w:rPr>
        <w:t xml:space="preserve">enjoy what I’ve lost </w:t>
      </w:r>
      <w:r w:rsidR="00534101" w:rsidRPr="00534101">
        <w:rPr>
          <w:rFonts w:ascii="Arial" w:hAnsi="Arial" w:cs="Arial"/>
          <w:sz w:val="18"/>
          <w:szCs w:val="28"/>
        </w:rPr>
        <w:t xml:space="preserve">[Congregation says, “Amen.”] </w:t>
      </w:r>
      <w:r w:rsidR="00F71993">
        <w:rPr>
          <w:rFonts w:ascii="Arial" w:hAnsi="Arial" w:cs="Arial"/>
          <w:sz w:val="28"/>
          <w:szCs w:val="28"/>
        </w:rPr>
        <w:t xml:space="preserve">Amen! </w:t>
      </w:r>
      <w:r w:rsidR="00F71993" w:rsidRPr="00BB5CE3">
        <w:rPr>
          <w:rFonts w:ascii="Arial" w:hAnsi="Arial" w:cs="Arial"/>
          <w:sz w:val="18"/>
          <w:szCs w:val="18"/>
        </w:rPr>
        <w:t xml:space="preserve">[Congregation </w:t>
      </w:r>
      <w:r w:rsidR="00063DA1" w:rsidRPr="00BB5CE3">
        <w:rPr>
          <w:rFonts w:ascii="Arial" w:hAnsi="Arial" w:cs="Arial"/>
          <w:sz w:val="18"/>
          <w:szCs w:val="18"/>
        </w:rPr>
        <w:t>says, “</w:t>
      </w:r>
      <w:r w:rsidR="00F71993" w:rsidRPr="00BB5CE3">
        <w:rPr>
          <w:rFonts w:ascii="Arial" w:hAnsi="Arial" w:cs="Arial"/>
          <w:sz w:val="18"/>
          <w:szCs w:val="18"/>
        </w:rPr>
        <w:t>Amen.”]</w:t>
      </w:r>
    </w:p>
    <w:p w14:paraId="226C22BE" w14:textId="35931E91" w:rsidR="00DF552D" w:rsidRDefault="00E87483" w:rsidP="00AF4256">
      <w:pPr>
        <w:jc w:val="both"/>
        <w:rPr>
          <w:rFonts w:ascii="Arial" w:hAnsi="Arial" w:cs="Arial"/>
          <w:sz w:val="28"/>
          <w:szCs w:val="28"/>
        </w:rPr>
      </w:pPr>
      <w:r>
        <w:rPr>
          <w:rFonts w:ascii="Arial" w:hAnsi="Arial" w:cs="Arial"/>
          <w:sz w:val="28"/>
          <w:szCs w:val="28"/>
          <w:vertAlign w:val="superscript"/>
        </w:rPr>
        <w:t xml:space="preserve">236 </w:t>
      </w:r>
      <w:r w:rsidR="00F71993">
        <w:rPr>
          <w:rFonts w:ascii="Arial" w:hAnsi="Arial" w:cs="Arial"/>
          <w:sz w:val="28"/>
          <w:szCs w:val="28"/>
        </w:rPr>
        <w:t>It can never be a</w:t>
      </w:r>
      <w:r w:rsidR="004911CA">
        <w:rPr>
          <w:rFonts w:ascii="Arial" w:hAnsi="Arial" w:cs="Arial"/>
          <w:sz w:val="28"/>
          <w:szCs w:val="28"/>
        </w:rPr>
        <w:t>l</w:t>
      </w:r>
      <w:r w:rsidR="00004EFE">
        <w:rPr>
          <w:rFonts w:ascii="Arial" w:hAnsi="Arial" w:cs="Arial"/>
          <w:sz w:val="28"/>
          <w:szCs w:val="28"/>
        </w:rPr>
        <w:t>…? all</w:t>
      </w:r>
      <w:r w:rsidR="00F71993">
        <w:rPr>
          <w:rFonts w:ascii="Arial" w:hAnsi="Arial" w:cs="Arial"/>
          <w:sz w:val="28"/>
          <w:szCs w:val="28"/>
        </w:rPr>
        <w:t>,</w:t>
      </w:r>
      <w:r w:rsidR="00487FAB">
        <w:rPr>
          <w:rFonts w:ascii="Arial" w:hAnsi="Arial" w:cs="Arial"/>
          <w:sz w:val="28"/>
          <w:szCs w:val="28"/>
        </w:rPr>
        <w:t xml:space="preserve"> ahh </w:t>
      </w:r>
      <w:proofErr w:type="spellStart"/>
      <w:r w:rsidR="00487FAB">
        <w:rPr>
          <w:rFonts w:ascii="Arial" w:hAnsi="Arial" w:cs="Arial"/>
          <w:sz w:val="28"/>
          <w:szCs w:val="28"/>
        </w:rPr>
        <w:t>ayehwa</w:t>
      </w:r>
      <w:proofErr w:type="spellEnd"/>
      <w:r w:rsidR="00487FAB">
        <w:rPr>
          <w:rFonts w:ascii="Arial" w:hAnsi="Arial" w:cs="Arial"/>
          <w:sz w:val="28"/>
          <w:szCs w:val="28"/>
        </w:rPr>
        <w:t xml:space="preserve"> </w:t>
      </w:r>
      <w:proofErr w:type="spellStart"/>
      <w:r w:rsidR="00487FAB">
        <w:rPr>
          <w:rFonts w:ascii="Arial" w:hAnsi="Arial" w:cs="Arial"/>
          <w:sz w:val="28"/>
          <w:szCs w:val="28"/>
        </w:rPr>
        <w:t>hamufe</w:t>
      </w:r>
      <w:proofErr w:type="spellEnd"/>
      <w:r w:rsidR="00487FAB">
        <w:rPr>
          <w:rFonts w:ascii="Arial" w:hAnsi="Arial" w:cs="Arial"/>
          <w:sz w:val="28"/>
          <w:szCs w:val="28"/>
        </w:rPr>
        <w:t xml:space="preserve"> </w:t>
      </w:r>
      <w:proofErr w:type="spellStart"/>
      <w:r w:rsidR="00487FAB">
        <w:rPr>
          <w:rFonts w:ascii="Arial" w:hAnsi="Arial" w:cs="Arial"/>
          <w:sz w:val="28"/>
          <w:szCs w:val="28"/>
        </w:rPr>
        <w:t>makaita</w:t>
      </w:r>
      <w:proofErr w:type="spellEnd"/>
      <w:r w:rsidR="00487FAB">
        <w:rPr>
          <w:rFonts w:ascii="Arial" w:hAnsi="Arial" w:cs="Arial"/>
          <w:sz w:val="28"/>
          <w:szCs w:val="28"/>
        </w:rPr>
        <w:t xml:space="preserve"> </w:t>
      </w:r>
      <w:proofErr w:type="spellStart"/>
      <w:r w:rsidR="00487FAB">
        <w:rPr>
          <w:rFonts w:ascii="Arial" w:hAnsi="Arial" w:cs="Arial"/>
          <w:sz w:val="28"/>
          <w:szCs w:val="28"/>
        </w:rPr>
        <w:t>mose</w:t>
      </w:r>
      <w:proofErr w:type="spellEnd"/>
      <w:r w:rsidR="00487FAB">
        <w:rPr>
          <w:rFonts w:ascii="Arial" w:hAnsi="Arial" w:cs="Arial"/>
          <w:sz w:val="28"/>
          <w:szCs w:val="28"/>
        </w:rPr>
        <w:t xml:space="preserve"> but I just wish half</w:t>
      </w:r>
      <w:r w:rsidR="002847B6">
        <w:rPr>
          <w:rFonts w:ascii="Arial" w:hAnsi="Arial" w:cs="Arial"/>
          <w:sz w:val="28"/>
          <w:szCs w:val="28"/>
        </w:rPr>
        <w:t xml:space="preserve">, half of you </w:t>
      </w:r>
      <w:proofErr w:type="spellStart"/>
      <w:r w:rsidR="002847B6">
        <w:rPr>
          <w:rFonts w:ascii="Arial" w:hAnsi="Arial" w:cs="Arial"/>
          <w:sz w:val="28"/>
          <w:szCs w:val="28"/>
        </w:rPr>
        <w:t>vago</w:t>
      </w:r>
      <w:proofErr w:type="spellEnd"/>
      <w:r w:rsidR="002847B6">
        <w:rPr>
          <w:rFonts w:ascii="Arial" w:hAnsi="Arial" w:cs="Arial"/>
          <w:sz w:val="28"/>
          <w:szCs w:val="28"/>
        </w:rPr>
        <w:t xml:space="preserve"> </w:t>
      </w:r>
      <w:proofErr w:type="spellStart"/>
      <w:r w:rsidR="002847B6" w:rsidRPr="002847B6">
        <w:rPr>
          <w:rFonts w:ascii="Arial" w:hAnsi="Arial" w:cs="Arial"/>
          <w:i/>
          <w:iCs/>
          <w:sz w:val="28"/>
          <w:szCs w:val="28"/>
        </w:rPr>
        <w:t>conti-nya</w:t>
      </w:r>
      <w:proofErr w:type="spellEnd"/>
      <w:r w:rsidR="00F71993">
        <w:rPr>
          <w:rFonts w:ascii="Arial" w:hAnsi="Arial" w:cs="Arial"/>
          <w:sz w:val="28"/>
          <w:szCs w:val="28"/>
        </w:rPr>
        <w:t xml:space="preserve"> </w:t>
      </w:r>
      <w:r w:rsidR="002847B6">
        <w:rPr>
          <w:rFonts w:ascii="Arial" w:hAnsi="Arial" w:cs="Arial"/>
          <w:sz w:val="28"/>
          <w:szCs w:val="28"/>
        </w:rPr>
        <w:t xml:space="preserve">hupenyu </w:t>
      </w:r>
      <w:proofErr w:type="spellStart"/>
      <w:r w:rsidR="002847B6">
        <w:rPr>
          <w:rFonts w:ascii="Arial" w:hAnsi="Arial" w:cs="Arial"/>
          <w:sz w:val="28"/>
          <w:szCs w:val="28"/>
        </w:rPr>
        <w:t>ihwohwu</w:t>
      </w:r>
      <w:proofErr w:type="spellEnd"/>
      <w:r w:rsidR="002847B6">
        <w:rPr>
          <w:rFonts w:ascii="Arial" w:hAnsi="Arial" w:cs="Arial"/>
          <w:sz w:val="28"/>
          <w:szCs w:val="28"/>
        </w:rPr>
        <w:t xml:space="preserve"> </w:t>
      </w:r>
      <w:proofErr w:type="spellStart"/>
      <w:r w:rsidR="002847B6">
        <w:rPr>
          <w:rFonts w:ascii="Arial" w:hAnsi="Arial" w:cs="Arial"/>
          <w:sz w:val="28"/>
          <w:szCs w:val="28"/>
        </w:rPr>
        <w:t>vago</w:t>
      </w:r>
      <w:r w:rsidR="006D1B6E">
        <w:rPr>
          <w:rFonts w:ascii="Arial" w:hAnsi="Arial" w:cs="Arial"/>
          <w:sz w:val="28"/>
          <w:szCs w:val="28"/>
        </w:rPr>
        <w:t>wu</w:t>
      </w:r>
      <w:proofErr w:type="spellEnd"/>
      <w:r w:rsidR="006D1B6E">
        <w:rPr>
          <w:rFonts w:ascii="Arial" w:hAnsi="Arial" w:cs="Arial"/>
          <w:sz w:val="28"/>
          <w:szCs w:val="28"/>
        </w:rPr>
        <w:t xml:space="preserve"> </w:t>
      </w:r>
      <w:r w:rsidR="006D1B6E" w:rsidRPr="006D1B6E">
        <w:rPr>
          <w:rFonts w:ascii="Arial" w:hAnsi="Arial" w:cs="Arial"/>
          <w:i/>
          <w:iCs/>
          <w:sz w:val="28"/>
          <w:szCs w:val="28"/>
        </w:rPr>
        <w:t>enjoy-a</w:t>
      </w:r>
      <w:r w:rsidR="006D1B6E" w:rsidRPr="006D1B6E">
        <w:rPr>
          <w:rFonts w:ascii="Arial" w:hAnsi="Arial" w:cs="Arial"/>
          <w:sz w:val="28"/>
          <w:szCs w:val="28"/>
        </w:rPr>
        <w:t>. Brother</w:t>
      </w:r>
      <w:r w:rsidR="006D1B6E">
        <w:rPr>
          <w:rFonts w:ascii="Arial" w:hAnsi="Arial" w:cs="Arial"/>
          <w:i/>
          <w:iCs/>
          <w:sz w:val="28"/>
          <w:szCs w:val="28"/>
        </w:rPr>
        <w:t xml:space="preserve">, </w:t>
      </w:r>
      <w:r w:rsidR="006D1B6E" w:rsidRPr="00D611B2">
        <w:rPr>
          <w:rFonts w:ascii="Arial" w:hAnsi="Arial" w:cs="Arial"/>
          <w:sz w:val="28"/>
          <w:szCs w:val="28"/>
        </w:rPr>
        <w:t>“</w:t>
      </w:r>
      <w:r w:rsidR="00D611B2">
        <w:rPr>
          <w:rFonts w:ascii="Arial" w:hAnsi="Arial" w:cs="Arial"/>
          <w:sz w:val="28"/>
          <w:szCs w:val="28"/>
        </w:rPr>
        <w:t xml:space="preserve">…eye hath not seen </w:t>
      </w:r>
      <w:r w:rsidR="00534101" w:rsidRPr="00534101">
        <w:rPr>
          <w:rFonts w:ascii="Arial" w:hAnsi="Arial" w:cs="Arial"/>
          <w:sz w:val="18"/>
          <w:szCs w:val="28"/>
        </w:rPr>
        <w:t xml:space="preserve">[Congregation says, “Amen,”] </w:t>
      </w:r>
      <w:r w:rsidR="00D611B2">
        <w:rPr>
          <w:rFonts w:ascii="Arial" w:hAnsi="Arial" w:cs="Arial"/>
          <w:sz w:val="28"/>
          <w:szCs w:val="28"/>
        </w:rPr>
        <w:t xml:space="preserve">ear hath not heard </w:t>
      </w:r>
      <w:r w:rsidR="00534101" w:rsidRPr="00534101">
        <w:rPr>
          <w:rFonts w:ascii="Arial" w:hAnsi="Arial" w:cs="Arial"/>
          <w:sz w:val="18"/>
          <w:szCs w:val="28"/>
        </w:rPr>
        <w:t xml:space="preserve">[Congregation says, “Amen,”] </w:t>
      </w:r>
      <w:r w:rsidR="00D611B2">
        <w:rPr>
          <w:rFonts w:ascii="Arial" w:hAnsi="Arial" w:cs="Arial"/>
          <w:sz w:val="28"/>
          <w:szCs w:val="28"/>
        </w:rPr>
        <w:t>nor has it entered</w:t>
      </w:r>
      <w:r w:rsidR="0013695F">
        <w:rPr>
          <w:rFonts w:ascii="Arial" w:hAnsi="Arial" w:cs="Arial"/>
          <w:sz w:val="28"/>
          <w:szCs w:val="28"/>
        </w:rPr>
        <w:t xml:space="preserve"> </w:t>
      </w:r>
      <w:r w:rsidR="00D611B2">
        <w:rPr>
          <w:rFonts w:ascii="Arial" w:hAnsi="Arial" w:cs="Arial"/>
          <w:sz w:val="28"/>
          <w:szCs w:val="28"/>
        </w:rPr>
        <w:t xml:space="preserve">the heart of man what God </w:t>
      </w:r>
      <w:r w:rsidR="008E0D88">
        <w:rPr>
          <w:rFonts w:ascii="Arial" w:hAnsi="Arial" w:cs="Arial"/>
          <w:sz w:val="28"/>
          <w:szCs w:val="28"/>
        </w:rPr>
        <w:t>has instore</w:t>
      </w:r>
      <w:r w:rsidR="0013695F">
        <w:rPr>
          <w:rFonts w:ascii="Arial" w:hAnsi="Arial" w:cs="Arial"/>
          <w:sz w:val="28"/>
          <w:szCs w:val="28"/>
        </w:rPr>
        <w:t>,</w:t>
      </w:r>
      <w:r w:rsidR="008E0D88">
        <w:rPr>
          <w:rFonts w:ascii="Arial" w:hAnsi="Arial" w:cs="Arial"/>
          <w:sz w:val="28"/>
          <w:szCs w:val="28"/>
        </w:rPr>
        <w:t xml:space="preserve"> </w:t>
      </w:r>
      <w:r w:rsidR="00534101" w:rsidRPr="00534101">
        <w:rPr>
          <w:rFonts w:ascii="Arial" w:hAnsi="Arial" w:cs="Arial"/>
          <w:sz w:val="18"/>
          <w:szCs w:val="28"/>
        </w:rPr>
        <w:t xml:space="preserve">[Congregation says, “Amen,”] </w:t>
      </w:r>
      <w:r w:rsidR="008E0D88">
        <w:rPr>
          <w:rFonts w:ascii="Arial" w:hAnsi="Arial" w:cs="Arial"/>
          <w:sz w:val="28"/>
          <w:szCs w:val="28"/>
        </w:rPr>
        <w:t>for His beloved children!”</w:t>
      </w:r>
      <w:r w:rsidR="008E0D88" w:rsidRPr="008E0D88">
        <w:rPr>
          <w:rFonts w:ascii="Arial" w:hAnsi="Arial" w:cs="Arial"/>
          <w:sz w:val="28"/>
          <w:szCs w:val="28"/>
        </w:rPr>
        <w:t xml:space="preserve"> </w:t>
      </w:r>
      <w:r w:rsidR="008E0D88" w:rsidRPr="00BB5CE3">
        <w:rPr>
          <w:rFonts w:ascii="Arial" w:hAnsi="Arial" w:cs="Arial"/>
          <w:sz w:val="18"/>
          <w:szCs w:val="18"/>
        </w:rPr>
        <w:t xml:space="preserve">[Congregation </w:t>
      </w:r>
      <w:r w:rsidR="00063DA1" w:rsidRPr="00BB5CE3">
        <w:rPr>
          <w:rFonts w:ascii="Arial" w:hAnsi="Arial" w:cs="Arial"/>
          <w:sz w:val="18"/>
          <w:szCs w:val="18"/>
        </w:rPr>
        <w:t>says, “</w:t>
      </w:r>
      <w:r w:rsidR="008E0D88" w:rsidRPr="00BB5CE3">
        <w:rPr>
          <w:rFonts w:ascii="Arial" w:hAnsi="Arial" w:cs="Arial"/>
          <w:sz w:val="18"/>
          <w:szCs w:val="18"/>
        </w:rPr>
        <w:t>Amen</w:t>
      </w:r>
      <w:r w:rsidR="00EE101A" w:rsidRPr="00BB5CE3">
        <w:rPr>
          <w:rFonts w:ascii="Arial" w:hAnsi="Arial" w:cs="Arial"/>
          <w:sz w:val="18"/>
          <w:szCs w:val="18"/>
        </w:rPr>
        <w:t>!</w:t>
      </w:r>
      <w:r w:rsidR="008E0D88" w:rsidRPr="00BB5CE3">
        <w:rPr>
          <w:rFonts w:ascii="Arial" w:hAnsi="Arial" w:cs="Arial"/>
          <w:sz w:val="18"/>
          <w:szCs w:val="18"/>
        </w:rPr>
        <w:t>”]</w:t>
      </w:r>
    </w:p>
    <w:p w14:paraId="19F6BC61" w14:textId="2D731EA2" w:rsidR="00300C47" w:rsidRDefault="00E87483" w:rsidP="00AF4256">
      <w:pPr>
        <w:jc w:val="both"/>
        <w:rPr>
          <w:rFonts w:ascii="Arial" w:hAnsi="Arial" w:cs="Arial"/>
          <w:sz w:val="28"/>
          <w:szCs w:val="28"/>
        </w:rPr>
      </w:pPr>
      <w:r>
        <w:rPr>
          <w:rFonts w:ascii="Arial" w:hAnsi="Arial" w:cs="Arial"/>
          <w:sz w:val="28"/>
          <w:szCs w:val="28"/>
          <w:vertAlign w:val="superscript"/>
        </w:rPr>
        <w:t xml:space="preserve">237 </w:t>
      </w:r>
      <w:r w:rsidR="00596160">
        <w:rPr>
          <w:rFonts w:ascii="Arial" w:hAnsi="Arial" w:cs="Arial"/>
          <w:sz w:val="28"/>
          <w:szCs w:val="28"/>
        </w:rPr>
        <w:t>I’ve known joy, I’ve known peace, I’ve known health</w:t>
      </w:r>
      <w:r w:rsidR="0013695F">
        <w:rPr>
          <w:rFonts w:ascii="Arial" w:hAnsi="Arial" w:cs="Arial"/>
          <w:sz w:val="28"/>
          <w:szCs w:val="28"/>
        </w:rPr>
        <w:t>,</w:t>
      </w:r>
      <w:r w:rsidR="0031535D">
        <w:rPr>
          <w:rFonts w:ascii="Arial" w:hAnsi="Arial" w:cs="Arial"/>
          <w:sz w:val="28"/>
          <w:szCs w:val="28"/>
        </w:rPr>
        <w:t xml:space="preserve"> </w:t>
      </w:r>
      <w:proofErr w:type="spellStart"/>
      <w:r w:rsidR="0031535D">
        <w:rPr>
          <w:rFonts w:ascii="Arial" w:hAnsi="Arial" w:cs="Arial"/>
          <w:sz w:val="28"/>
          <w:szCs w:val="28"/>
        </w:rPr>
        <w:t>handirware</w:t>
      </w:r>
      <w:proofErr w:type="spellEnd"/>
      <w:r w:rsidR="0031535D">
        <w:rPr>
          <w:rFonts w:ascii="Arial" w:hAnsi="Arial" w:cs="Arial"/>
          <w:sz w:val="28"/>
          <w:szCs w:val="28"/>
        </w:rPr>
        <w:t xml:space="preserve">, </w:t>
      </w:r>
      <w:proofErr w:type="spellStart"/>
      <w:r w:rsidR="0031535D">
        <w:rPr>
          <w:rFonts w:ascii="Arial" w:hAnsi="Arial" w:cs="Arial"/>
          <w:sz w:val="28"/>
          <w:szCs w:val="28"/>
        </w:rPr>
        <w:t>ndikarara</w:t>
      </w:r>
      <w:proofErr w:type="spellEnd"/>
      <w:r w:rsidR="0031535D">
        <w:rPr>
          <w:rFonts w:ascii="Arial" w:hAnsi="Arial" w:cs="Arial"/>
          <w:sz w:val="28"/>
          <w:szCs w:val="28"/>
        </w:rPr>
        <w:t xml:space="preserve"> brother hope, “</w:t>
      </w:r>
      <w:r w:rsidR="00F02759">
        <w:rPr>
          <w:rFonts w:ascii="Arial" w:hAnsi="Arial" w:cs="Arial"/>
          <w:sz w:val="28"/>
          <w:szCs w:val="28"/>
        </w:rPr>
        <w:t>…</w:t>
      </w:r>
      <w:r w:rsidR="0031535D">
        <w:rPr>
          <w:rFonts w:ascii="Arial" w:hAnsi="Arial" w:cs="Arial"/>
          <w:sz w:val="28"/>
          <w:szCs w:val="28"/>
        </w:rPr>
        <w:t>He giveth His beloved</w:t>
      </w:r>
      <w:r w:rsidR="00F02759">
        <w:rPr>
          <w:rFonts w:ascii="Arial" w:hAnsi="Arial" w:cs="Arial"/>
          <w:sz w:val="28"/>
          <w:szCs w:val="28"/>
        </w:rPr>
        <w:t xml:space="preserve"> what…?” [</w:t>
      </w:r>
      <w:r w:rsidR="00F02759" w:rsidRPr="00BB5CE3">
        <w:rPr>
          <w:rFonts w:ascii="Arial" w:hAnsi="Arial" w:cs="Arial"/>
          <w:sz w:val="18"/>
          <w:szCs w:val="18"/>
        </w:rPr>
        <w:t xml:space="preserve">Congregation </w:t>
      </w:r>
      <w:r w:rsidR="00063DA1" w:rsidRPr="00BB5CE3">
        <w:rPr>
          <w:rFonts w:ascii="Arial" w:hAnsi="Arial" w:cs="Arial"/>
          <w:sz w:val="18"/>
          <w:szCs w:val="18"/>
        </w:rPr>
        <w:t>says, “</w:t>
      </w:r>
      <w:r w:rsidR="00F02759" w:rsidRPr="00BB5CE3">
        <w:rPr>
          <w:rFonts w:ascii="Arial" w:hAnsi="Arial" w:cs="Arial"/>
          <w:sz w:val="18"/>
          <w:szCs w:val="18"/>
        </w:rPr>
        <w:t>sleep.”]</w:t>
      </w:r>
      <w:r w:rsidR="00F02759">
        <w:rPr>
          <w:rFonts w:ascii="Arial" w:hAnsi="Arial" w:cs="Arial"/>
          <w:sz w:val="28"/>
          <w:szCs w:val="28"/>
        </w:rPr>
        <w:t xml:space="preserve"> </w:t>
      </w:r>
      <w:proofErr w:type="spellStart"/>
      <w:r w:rsidR="006E7B37">
        <w:rPr>
          <w:rFonts w:ascii="Arial" w:hAnsi="Arial" w:cs="Arial"/>
          <w:sz w:val="28"/>
          <w:szCs w:val="28"/>
        </w:rPr>
        <w:t>Hee</w:t>
      </w:r>
      <w:proofErr w:type="spellEnd"/>
      <w:r w:rsidR="006E7B37">
        <w:rPr>
          <w:rFonts w:ascii="Arial" w:hAnsi="Arial" w:cs="Arial"/>
          <w:sz w:val="28"/>
          <w:szCs w:val="28"/>
        </w:rPr>
        <w:t xml:space="preserve">, brother </w:t>
      </w:r>
      <w:proofErr w:type="spellStart"/>
      <w:r w:rsidR="006E7B37">
        <w:rPr>
          <w:rFonts w:ascii="Arial" w:hAnsi="Arial" w:cs="Arial"/>
          <w:sz w:val="28"/>
          <w:szCs w:val="28"/>
        </w:rPr>
        <w:t>ndinomuka</w:t>
      </w:r>
      <w:proofErr w:type="spellEnd"/>
      <w:r w:rsidR="006E7B37">
        <w:rPr>
          <w:rFonts w:ascii="Arial" w:hAnsi="Arial" w:cs="Arial"/>
          <w:sz w:val="28"/>
          <w:szCs w:val="28"/>
        </w:rPr>
        <w:t xml:space="preserve"> </w:t>
      </w:r>
      <w:proofErr w:type="spellStart"/>
      <w:r w:rsidR="006E7B37">
        <w:rPr>
          <w:rFonts w:ascii="Arial" w:hAnsi="Arial" w:cs="Arial"/>
          <w:sz w:val="28"/>
          <w:szCs w:val="28"/>
        </w:rPr>
        <w:t>kuseni</w:t>
      </w:r>
      <w:proofErr w:type="spellEnd"/>
      <w:r w:rsidR="006E7B37">
        <w:rPr>
          <w:rFonts w:ascii="Arial" w:hAnsi="Arial" w:cs="Arial"/>
          <w:sz w:val="28"/>
          <w:szCs w:val="28"/>
        </w:rPr>
        <w:t xml:space="preserve"> </w:t>
      </w:r>
      <w:proofErr w:type="spellStart"/>
      <w:r w:rsidR="006E7B37">
        <w:rPr>
          <w:rFonts w:ascii="Arial" w:hAnsi="Arial" w:cs="Arial"/>
          <w:sz w:val="28"/>
          <w:szCs w:val="28"/>
        </w:rPr>
        <w:t>ndichingofamba</w:t>
      </w:r>
      <w:proofErr w:type="spellEnd"/>
      <w:r w:rsidR="006E7B37">
        <w:rPr>
          <w:rFonts w:ascii="Arial" w:hAnsi="Arial" w:cs="Arial"/>
          <w:sz w:val="28"/>
          <w:szCs w:val="28"/>
        </w:rPr>
        <w:t xml:space="preserve">, </w:t>
      </w:r>
      <w:proofErr w:type="spellStart"/>
      <w:r w:rsidR="00A47E43">
        <w:rPr>
          <w:rFonts w:ascii="Arial" w:hAnsi="Arial" w:cs="Arial"/>
          <w:sz w:val="28"/>
          <w:szCs w:val="28"/>
        </w:rPr>
        <w:t>nd</w:t>
      </w:r>
      <w:r w:rsidR="006E7B37">
        <w:rPr>
          <w:rFonts w:ascii="Arial" w:hAnsi="Arial" w:cs="Arial"/>
          <w:sz w:val="28"/>
          <w:szCs w:val="28"/>
        </w:rPr>
        <w:t>adzika</w:t>
      </w:r>
      <w:proofErr w:type="spellEnd"/>
      <w:r w:rsidR="006E7B37">
        <w:rPr>
          <w:rFonts w:ascii="Arial" w:hAnsi="Arial" w:cs="Arial"/>
          <w:sz w:val="28"/>
          <w:szCs w:val="28"/>
        </w:rPr>
        <w:t xml:space="preserve"> </w:t>
      </w:r>
      <w:proofErr w:type="spellStart"/>
      <w:r w:rsidR="006E7B37">
        <w:rPr>
          <w:rFonts w:ascii="Arial" w:hAnsi="Arial" w:cs="Arial"/>
          <w:sz w:val="28"/>
          <w:szCs w:val="28"/>
        </w:rPr>
        <w:t>kur</w:t>
      </w:r>
      <w:r w:rsidR="00A81EFC">
        <w:rPr>
          <w:rFonts w:ascii="Arial" w:hAnsi="Arial" w:cs="Arial"/>
          <w:sz w:val="28"/>
          <w:szCs w:val="28"/>
        </w:rPr>
        <w:t>i</w:t>
      </w:r>
      <w:proofErr w:type="spellEnd"/>
      <w:r w:rsidR="006E7B37">
        <w:rPr>
          <w:rFonts w:ascii="Arial" w:hAnsi="Arial" w:cs="Arial"/>
          <w:sz w:val="28"/>
          <w:szCs w:val="28"/>
        </w:rPr>
        <w:t xml:space="preserve"> </w:t>
      </w:r>
      <w:proofErr w:type="spellStart"/>
      <w:r w:rsidR="00475180">
        <w:rPr>
          <w:rFonts w:ascii="Arial" w:hAnsi="Arial" w:cs="Arial"/>
          <w:sz w:val="28"/>
          <w:szCs w:val="28"/>
        </w:rPr>
        <w:t>kuitwa</w:t>
      </w:r>
      <w:proofErr w:type="spellEnd"/>
      <w:r w:rsidR="008B5079">
        <w:rPr>
          <w:rFonts w:ascii="Arial" w:hAnsi="Arial" w:cs="Arial"/>
          <w:sz w:val="28"/>
          <w:szCs w:val="28"/>
        </w:rPr>
        <w:t xml:space="preserve"> </w:t>
      </w:r>
      <w:r w:rsidR="00475180">
        <w:rPr>
          <w:rFonts w:ascii="Arial" w:hAnsi="Arial" w:cs="Arial"/>
          <w:sz w:val="28"/>
          <w:szCs w:val="28"/>
        </w:rPr>
        <w:t>ne</w:t>
      </w:r>
      <w:r w:rsidR="008B5079">
        <w:rPr>
          <w:rFonts w:ascii="Arial" w:hAnsi="Arial" w:cs="Arial"/>
          <w:sz w:val="28"/>
          <w:szCs w:val="28"/>
        </w:rPr>
        <w:t>ma brother</w:t>
      </w:r>
      <w:r w:rsidR="004011FD">
        <w:rPr>
          <w:rFonts w:ascii="Arial" w:hAnsi="Arial" w:cs="Arial"/>
          <w:sz w:val="28"/>
          <w:szCs w:val="28"/>
        </w:rPr>
        <w:t xml:space="preserve">, </w:t>
      </w:r>
      <w:proofErr w:type="spellStart"/>
      <w:r w:rsidR="004011FD">
        <w:rPr>
          <w:rFonts w:ascii="Arial" w:hAnsi="Arial" w:cs="Arial"/>
          <w:sz w:val="28"/>
          <w:szCs w:val="28"/>
        </w:rPr>
        <w:t>ndauya</w:t>
      </w:r>
      <w:proofErr w:type="spellEnd"/>
      <w:r w:rsidR="004011FD">
        <w:rPr>
          <w:rFonts w:ascii="Arial" w:hAnsi="Arial" w:cs="Arial"/>
          <w:sz w:val="28"/>
          <w:szCs w:val="28"/>
        </w:rPr>
        <w:t xml:space="preserve"> </w:t>
      </w:r>
      <w:proofErr w:type="spellStart"/>
      <w:r w:rsidR="004011FD">
        <w:rPr>
          <w:rFonts w:ascii="Arial" w:hAnsi="Arial" w:cs="Arial"/>
          <w:sz w:val="28"/>
          <w:szCs w:val="28"/>
        </w:rPr>
        <w:t>kuno</w:t>
      </w:r>
      <w:proofErr w:type="spellEnd"/>
      <w:r w:rsidR="004011FD">
        <w:rPr>
          <w:rFonts w:ascii="Arial" w:hAnsi="Arial" w:cs="Arial"/>
          <w:sz w:val="28"/>
          <w:szCs w:val="28"/>
        </w:rPr>
        <w:t xml:space="preserve"> </w:t>
      </w:r>
      <w:proofErr w:type="spellStart"/>
      <w:r w:rsidR="004011FD">
        <w:rPr>
          <w:rFonts w:ascii="Arial" w:hAnsi="Arial" w:cs="Arial"/>
          <w:sz w:val="28"/>
          <w:szCs w:val="28"/>
        </w:rPr>
        <w:t>ndaona</w:t>
      </w:r>
      <w:proofErr w:type="spellEnd"/>
      <w:r w:rsidR="004011FD">
        <w:rPr>
          <w:rFonts w:ascii="Arial" w:hAnsi="Arial" w:cs="Arial"/>
          <w:sz w:val="28"/>
          <w:szCs w:val="28"/>
        </w:rPr>
        <w:t xml:space="preserve"> ma brother ari </w:t>
      </w:r>
      <w:proofErr w:type="spellStart"/>
      <w:r w:rsidR="004011FD">
        <w:rPr>
          <w:rFonts w:ascii="Arial" w:hAnsi="Arial" w:cs="Arial"/>
          <w:sz w:val="28"/>
          <w:szCs w:val="28"/>
        </w:rPr>
        <w:t>kuvaka</w:t>
      </w:r>
      <w:proofErr w:type="spellEnd"/>
      <w:r w:rsidR="004011FD">
        <w:rPr>
          <w:rFonts w:ascii="Arial" w:hAnsi="Arial" w:cs="Arial"/>
          <w:sz w:val="28"/>
          <w:szCs w:val="28"/>
        </w:rPr>
        <w:t xml:space="preserve"> </w:t>
      </w:r>
      <w:proofErr w:type="spellStart"/>
      <w:r w:rsidR="004011FD">
        <w:rPr>
          <w:rFonts w:ascii="Arial" w:hAnsi="Arial" w:cs="Arial"/>
          <w:sz w:val="28"/>
          <w:szCs w:val="28"/>
        </w:rPr>
        <w:t>ndaenda</w:t>
      </w:r>
      <w:proofErr w:type="spellEnd"/>
      <w:r w:rsidR="004011FD">
        <w:rPr>
          <w:rFonts w:ascii="Arial" w:hAnsi="Arial" w:cs="Arial"/>
          <w:sz w:val="28"/>
          <w:szCs w:val="28"/>
        </w:rPr>
        <w:t xml:space="preserve"> </w:t>
      </w:r>
      <w:r w:rsidR="00AA1A4F">
        <w:rPr>
          <w:rFonts w:ascii="Arial" w:hAnsi="Arial" w:cs="Arial"/>
          <w:sz w:val="28"/>
          <w:szCs w:val="28"/>
        </w:rPr>
        <w:t xml:space="preserve">uko ndiri kuona </w:t>
      </w:r>
      <w:proofErr w:type="spellStart"/>
      <w:r w:rsidR="00AA1A4F">
        <w:rPr>
          <w:rFonts w:ascii="Arial" w:hAnsi="Arial" w:cs="Arial"/>
          <w:sz w:val="28"/>
          <w:szCs w:val="28"/>
        </w:rPr>
        <w:t>kuri</w:t>
      </w:r>
      <w:proofErr w:type="spellEnd"/>
      <w:r w:rsidR="00AA1A4F">
        <w:rPr>
          <w:rFonts w:ascii="Arial" w:hAnsi="Arial" w:cs="Arial"/>
          <w:sz w:val="28"/>
          <w:szCs w:val="28"/>
        </w:rPr>
        <w:t xml:space="preserve"> </w:t>
      </w:r>
      <w:proofErr w:type="spellStart"/>
      <w:r w:rsidR="00AA1A4F">
        <w:rPr>
          <w:rFonts w:ascii="Arial" w:hAnsi="Arial" w:cs="Arial"/>
          <w:sz w:val="28"/>
          <w:szCs w:val="28"/>
        </w:rPr>
        <w:t>kuvakwa</w:t>
      </w:r>
      <w:proofErr w:type="spellEnd"/>
      <w:r w:rsidR="00CA43A8">
        <w:rPr>
          <w:rFonts w:ascii="Arial" w:hAnsi="Arial" w:cs="Arial"/>
          <w:sz w:val="28"/>
          <w:szCs w:val="28"/>
        </w:rPr>
        <w:t xml:space="preserve">, ku </w:t>
      </w:r>
      <w:proofErr w:type="spellStart"/>
      <w:r w:rsidR="00CA43A8" w:rsidRPr="00CA43A8">
        <w:rPr>
          <w:rFonts w:ascii="Arial" w:hAnsi="Arial" w:cs="Arial"/>
          <w:i/>
          <w:iCs/>
          <w:sz w:val="28"/>
          <w:szCs w:val="28"/>
        </w:rPr>
        <w:t>plast-wa</w:t>
      </w:r>
      <w:proofErr w:type="spellEnd"/>
      <w:r w:rsidR="00CA43A8">
        <w:rPr>
          <w:rFonts w:ascii="Arial" w:hAnsi="Arial" w:cs="Arial"/>
          <w:sz w:val="28"/>
          <w:szCs w:val="28"/>
        </w:rPr>
        <w:t>,</w:t>
      </w:r>
      <w:r w:rsidR="00AA1A4F">
        <w:rPr>
          <w:rFonts w:ascii="Arial" w:hAnsi="Arial" w:cs="Arial"/>
          <w:sz w:val="28"/>
          <w:szCs w:val="28"/>
        </w:rPr>
        <w:t xml:space="preserve"> </w:t>
      </w:r>
      <w:proofErr w:type="spellStart"/>
      <w:r w:rsidR="00AA1A4F">
        <w:rPr>
          <w:rFonts w:ascii="Arial" w:hAnsi="Arial" w:cs="Arial"/>
          <w:sz w:val="28"/>
          <w:szCs w:val="28"/>
        </w:rPr>
        <w:t>kupendwa</w:t>
      </w:r>
      <w:proofErr w:type="spellEnd"/>
      <w:r w:rsidR="00CA43A8">
        <w:rPr>
          <w:rFonts w:ascii="Arial" w:hAnsi="Arial" w:cs="Arial"/>
          <w:sz w:val="28"/>
          <w:szCs w:val="28"/>
        </w:rPr>
        <w:t>. You would think I wouldn’t take a service when evening comes</w:t>
      </w:r>
      <w:r w:rsidR="00366B74">
        <w:rPr>
          <w:rFonts w:ascii="Arial" w:hAnsi="Arial" w:cs="Arial"/>
          <w:sz w:val="28"/>
          <w:szCs w:val="28"/>
        </w:rPr>
        <w:t>, no I do</w:t>
      </w:r>
      <w:r w:rsidR="00503465">
        <w:rPr>
          <w:rFonts w:ascii="Arial" w:hAnsi="Arial" w:cs="Arial"/>
          <w:sz w:val="28"/>
          <w:szCs w:val="28"/>
        </w:rPr>
        <w:t>.</w:t>
      </w:r>
      <w:r w:rsidR="00366B7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F6E7F">
        <w:rPr>
          <w:rFonts w:ascii="Arial" w:hAnsi="Arial" w:cs="Arial"/>
          <w:sz w:val="28"/>
          <w:szCs w:val="28"/>
        </w:rPr>
        <w:t>H</w:t>
      </w:r>
      <w:r w:rsidR="00BC5889">
        <w:rPr>
          <w:rFonts w:ascii="Arial" w:hAnsi="Arial" w:cs="Arial"/>
          <w:sz w:val="28"/>
          <w:szCs w:val="28"/>
        </w:rPr>
        <w:t>ee</w:t>
      </w:r>
      <w:proofErr w:type="spellEnd"/>
      <w:r w:rsidR="00366B74">
        <w:rPr>
          <w:rFonts w:ascii="Arial" w:hAnsi="Arial" w:cs="Arial"/>
          <w:sz w:val="28"/>
          <w:szCs w:val="28"/>
        </w:rPr>
        <w:t xml:space="preserve"> and you’d think maybe the brother has no time for his wives</w:t>
      </w:r>
      <w:r w:rsidR="000F6E7F">
        <w:rPr>
          <w:rFonts w:ascii="Arial" w:hAnsi="Arial" w:cs="Arial"/>
          <w:sz w:val="28"/>
          <w:szCs w:val="28"/>
        </w:rPr>
        <w:t>,</w:t>
      </w:r>
      <w:r w:rsidR="00366B74">
        <w:rPr>
          <w:rFonts w:ascii="Arial" w:hAnsi="Arial" w:cs="Arial"/>
          <w:sz w:val="28"/>
          <w:szCs w:val="28"/>
        </w:rPr>
        <w:t xml:space="preserve"> I wish you knew</w:t>
      </w:r>
      <w:r w:rsidR="00160BCB">
        <w:rPr>
          <w:rFonts w:ascii="Arial" w:hAnsi="Arial" w:cs="Arial"/>
          <w:sz w:val="28"/>
          <w:szCs w:val="28"/>
        </w:rPr>
        <w:t xml:space="preserve">. Ndine time </w:t>
      </w:r>
      <w:proofErr w:type="spellStart"/>
      <w:r w:rsidR="00160BCB">
        <w:rPr>
          <w:rFonts w:ascii="Arial" w:hAnsi="Arial" w:cs="Arial"/>
          <w:sz w:val="28"/>
          <w:szCs w:val="28"/>
        </w:rPr>
        <w:t>nemadzimai</w:t>
      </w:r>
      <w:proofErr w:type="spellEnd"/>
      <w:r w:rsidR="00160BCB">
        <w:rPr>
          <w:rFonts w:ascii="Arial" w:hAnsi="Arial" w:cs="Arial"/>
          <w:sz w:val="28"/>
          <w:szCs w:val="28"/>
        </w:rPr>
        <w:t xml:space="preserve"> angu o…? </w:t>
      </w:r>
      <w:r w:rsidR="00160BCB" w:rsidRPr="00BB5CE3">
        <w:rPr>
          <w:rFonts w:ascii="Arial" w:hAnsi="Arial" w:cs="Arial"/>
          <w:sz w:val="18"/>
          <w:szCs w:val="18"/>
        </w:rPr>
        <w:t xml:space="preserve">[Congregation </w:t>
      </w:r>
      <w:r w:rsidR="00063DA1" w:rsidRPr="00BB5CE3">
        <w:rPr>
          <w:rFonts w:ascii="Arial" w:hAnsi="Arial" w:cs="Arial"/>
          <w:sz w:val="18"/>
          <w:szCs w:val="18"/>
        </w:rPr>
        <w:t>says, “</w:t>
      </w:r>
      <w:r w:rsidR="00160BCB" w:rsidRPr="00BB5CE3">
        <w:rPr>
          <w:rFonts w:ascii="Arial" w:hAnsi="Arial" w:cs="Arial"/>
          <w:sz w:val="18"/>
          <w:szCs w:val="18"/>
        </w:rPr>
        <w:t>ose</w:t>
      </w:r>
      <w:r w:rsidR="00BC5889" w:rsidRPr="00BB5CE3">
        <w:rPr>
          <w:rFonts w:ascii="Arial" w:hAnsi="Arial" w:cs="Arial"/>
          <w:sz w:val="18"/>
          <w:szCs w:val="18"/>
        </w:rPr>
        <w:t>,</w:t>
      </w:r>
      <w:r w:rsidR="00160BCB" w:rsidRPr="00BB5CE3">
        <w:rPr>
          <w:rFonts w:ascii="Arial" w:hAnsi="Arial" w:cs="Arial"/>
          <w:sz w:val="18"/>
          <w:szCs w:val="18"/>
        </w:rPr>
        <w:t>”]</w:t>
      </w:r>
      <w:r w:rsidR="00160BCB">
        <w:rPr>
          <w:rFonts w:ascii="Arial" w:hAnsi="Arial" w:cs="Arial"/>
          <w:sz w:val="28"/>
          <w:szCs w:val="28"/>
        </w:rPr>
        <w:t xml:space="preserve"> ose. </w:t>
      </w:r>
      <w:proofErr w:type="spellStart"/>
      <w:r w:rsidR="00160BCB">
        <w:rPr>
          <w:rFonts w:ascii="Arial" w:hAnsi="Arial" w:cs="Arial"/>
          <w:sz w:val="28"/>
          <w:szCs w:val="28"/>
        </w:rPr>
        <w:t>Dhuze</w:t>
      </w:r>
      <w:proofErr w:type="spellEnd"/>
      <w:r w:rsidR="00160BCB">
        <w:rPr>
          <w:rFonts w:ascii="Arial" w:hAnsi="Arial" w:cs="Arial"/>
          <w:sz w:val="28"/>
          <w:szCs w:val="28"/>
        </w:rPr>
        <w:t xml:space="preserve"> </w:t>
      </w:r>
      <w:proofErr w:type="spellStart"/>
      <w:r w:rsidR="00160BCB">
        <w:rPr>
          <w:rFonts w:ascii="Arial" w:hAnsi="Arial" w:cs="Arial"/>
          <w:sz w:val="28"/>
          <w:szCs w:val="28"/>
        </w:rPr>
        <w:t>un</w:t>
      </w:r>
      <w:r w:rsidR="00BF1262">
        <w:rPr>
          <w:rFonts w:ascii="Arial" w:hAnsi="Arial" w:cs="Arial"/>
          <w:sz w:val="28"/>
          <w:szCs w:val="28"/>
        </w:rPr>
        <w:t>otondinzwira</w:t>
      </w:r>
      <w:proofErr w:type="spellEnd"/>
      <w:r w:rsidR="00BF1262">
        <w:rPr>
          <w:rFonts w:ascii="Arial" w:hAnsi="Arial" w:cs="Arial"/>
          <w:sz w:val="28"/>
          <w:szCs w:val="28"/>
        </w:rPr>
        <w:t xml:space="preserve"> tsitsi kuti, ‘</w:t>
      </w:r>
      <w:proofErr w:type="spellStart"/>
      <w:r w:rsidR="00BF1262">
        <w:rPr>
          <w:rFonts w:ascii="Arial" w:hAnsi="Arial" w:cs="Arial"/>
          <w:sz w:val="28"/>
          <w:szCs w:val="28"/>
        </w:rPr>
        <w:t>hii</w:t>
      </w:r>
      <w:proofErr w:type="spellEnd"/>
      <w:r w:rsidR="00BF1262">
        <w:rPr>
          <w:rFonts w:ascii="Arial" w:hAnsi="Arial" w:cs="Arial"/>
          <w:sz w:val="28"/>
          <w:szCs w:val="28"/>
        </w:rPr>
        <w:t xml:space="preserve"> </w:t>
      </w:r>
      <w:proofErr w:type="spellStart"/>
      <w:r w:rsidR="00BF1262">
        <w:rPr>
          <w:rFonts w:ascii="Arial" w:hAnsi="Arial" w:cs="Arial"/>
          <w:sz w:val="28"/>
          <w:szCs w:val="28"/>
        </w:rPr>
        <w:t>nemafambiro</w:t>
      </w:r>
      <w:proofErr w:type="spellEnd"/>
      <w:r w:rsidR="00BF1262">
        <w:rPr>
          <w:rFonts w:ascii="Arial" w:hAnsi="Arial" w:cs="Arial"/>
          <w:sz w:val="28"/>
          <w:szCs w:val="28"/>
        </w:rPr>
        <w:t xml:space="preserve"> aya munhu waMwari’</w:t>
      </w:r>
      <w:r w:rsidR="007F7F06">
        <w:rPr>
          <w:rFonts w:ascii="Arial" w:hAnsi="Arial" w:cs="Arial"/>
          <w:sz w:val="28"/>
          <w:szCs w:val="28"/>
        </w:rPr>
        <w:t xml:space="preserve"> </w:t>
      </w:r>
      <w:proofErr w:type="spellStart"/>
      <w:r w:rsidR="007F7F06">
        <w:rPr>
          <w:rFonts w:ascii="Arial" w:hAnsi="Arial" w:cs="Arial"/>
          <w:sz w:val="28"/>
          <w:szCs w:val="28"/>
        </w:rPr>
        <w:t>ayehwa</w:t>
      </w:r>
      <w:proofErr w:type="spellEnd"/>
      <w:r w:rsidR="007F7F06">
        <w:rPr>
          <w:rFonts w:ascii="Arial" w:hAnsi="Arial" w:cs="Arial"/>
          <w:sz w:val="28"/>
          <w:szCs w:val="28"/>
        </w:rPr>
        <w:t xml:space="preserve"> </w:t>
      </w:r>
      <w:proofErr w:type="spellStart"/>
      <w:r w:rsidR="007F7F06">
        <w:rPr>
          <w:rFonts w:ascii="Arial" w:hAnsi="Arial" w:cs="Arial"/>
          <w:sz w:val="28"/>
          <w:szCs w:val="28"/>
        </w:rPr>
        <w:t>takasiyan</w:t>
      </w:r>
      <w:r w:rsidR="000F6E7F">
        <w:rPr>
          <w:rFonts w:ascii="Arial" w:hAnsi="Arial" w:cs="Arial"/>
          <w:sz w:val="28"/>
          <w:szCs w:val="28"/>
        </w:rPr>
        <w:t>a</w:t>
      </w:r>
      <w:proofErr w:type="spellEnd"/>
      <w:r w:rsidR="000F6E7F">
        <w:rPr>
          <w:rFonts w:ascii="Arial" w:hAnsi="Arial" w:cs="Arial"/>
          <w:sz w:val="28"/>
          <w:szCs w:val="28"/>
        </w:rPr>
        <w:t xml:space="preserve">. </w:t>
      </w:r>
      <w:r w:rsidR="000F6E7F" w:rsidRPr="00BB5CE3">
        <w:rPr>
          <w:rFonts w:ascii="Arial" w:hAnsi="Arial" w:cs="Arial"/>
          <w:sz w:val="18"/>
          <w:szCs w:val="18"/>
        </w:rPr>
        <w:t>[</w:t>
      </w:r>
      <w:r w:rsidR="007F7F06" w:rsidRPr="00BB5CE3">
        <w:rPr>
          <w:rFonts w:ascii="Arial" w:hAnsi="Arial" w:cs="Arial"/>
          <w:sz w:val="18"/>
          <w:szCs w:val="18"/>
        </w:rPr>
        <w:t xml:space="preserve">Congregation </w:t>
      </w:r>
      <w:r w:rsidR="00063DA1" w:rsidRPr="00BB5CE3">
        <w:rPr>
          <w:rFonts w:ascii="Arial" w:hAnsi="Arial" w:cs="Arial"/>
          <w:sz w:val="18"/>
          <w:szCs w:val="18"/>
        </w:rPr>
        <w:t>says, “</w:t>
      </w:r>
      <w:r w:rsidR="007F7F06" w:rsidRPr="00BB5CE3">
        <w:rPr>
          <w:rFonts w:ascii="Arial" w:hAnsi="Arial" w:cs="Arial"/>
          <w:sz w:val="18"/>
          <w:szCs w:val="18"/>
        </w:rPr>
        <w:t>Amen.”]</w:t>
      </w:r>
    </w:p>
    <w:p w14:paraId="62D7696B" w14:textId="52A65DC2" w:rsidR="004047E9" w:rsidRDefault="00E87483" w:rsidP="00AF4256">
      <w:pPr>
        <w:jc w:val="both"/>
        <w:rPr>
          <w:rFonts w:ascii="Arial" w:hAnsi="Arial" w:cs="Arial"/>
          <w:sz w:val="28"/>
          <w:szCs w:val="28"/>
        </w:rPr>
      </w:pPr>
      <w:r>
        <w:rPr>
          <w:rFonts w:ascii="Arial" w:hAnsi="Arial" w:cs="Arial"/>
          <w:sz w:val="28"/>
          <w:szCs w:val="28"/>
          <w:vertAlign w:val="superscript"/>
        </w:rPr>
        <w:t>238</w:t>
      </w:r>
      <w:r w:rsidR="00812A6E">
        <w:rPr>
          <w:rFonts w:ascii="Arial" w:hAnsi="Arial" w:cs="Arial"/>
          <w:sz w:val="28"/>
          <w:szCs w:val="28"/>
        </w:rPr>
        <w:t xml:space="preserve">Mwari kana </w:t>
      </w:r>
      <w:proofErr w:type="spellStart"/>
      <w:r w:rsidR="00812A6E">
        <w:rPr>
          <w:rFonts w:ascii="Arial" w:hAnsi="Arial" w:cs="Arial"/>
          <w:sz w:val="28"/>
          <w:szCs w:val="28"/>
        </w:rPr>
        <w:t>vakapa</w:t>
      </w:r>
      <w:proofErr w:type="spellEnd"/>
      <w:r w:rsidR="00812A6E">
        <w:rPr>
          <w:rFonts w:ascii="Arial" w:hAnsi="Arial" w:cs="Arial"/>
          <w:sz w:val="28"/>
          <w:szCs w:val="28"/>
        </w:rPr>
        <w:t xml:space="preserve"> hutano brother, </w:t>
      </w:r>
      <w:proofErr w:type="spellStart"/>
      <w:r w:rsidR="00812A6E">
        <w:rPr>
          <w:rFonts w:ascii="Arial" w:hAnsi="Arial" w:cs="Arial"/>
          <w:sz w:val="28"/>
          <w:szCs w:val="28"/>
        </w:rPr>
        <w:t>haa</w:t>
      </w:r>
      <w:proofErr w:type="spellEnd"/>
      <w:r w:rsidR="00812A6E">
        <w:rPr>
          <w:rFonts w:ascii="Arial" w:hAnsi="Arial" w:cs="Arial"/>
          <w:sz w:val="28"/>
          <w:szCs w:val="28"/>
        </w:rPr>
        <w:t xml:space="preserve"> </w:t>
      </w:r>
      <w:proofErr w:type="spellStart"/>
      <w:r w:rsidR="00812A6E">
        <w:rPr>
          <w:rFonts w:ascii="Arial" w:hAnsi="Arial" w:cs="Arial"/>
          <w:sz w:val="28"/>
          <w:szCs w:val="28"/>
        </w:rPr>
        <w:t>unotenda</w:t>
      </w:r>
      <w:proofErr w:type="spellEnd"/>
      <w:r w:rsidR="00812A6E">
        <w:rPr>
          <w:rFonts w:ascii="Arial" w:hAnsi="Arial" w:cs="Arial"/>
          <w:sz w:val="28"/>
          <w:szCs w:val="28"/>
        </w:rPr>
        <w:t xml:space="preserve"> Mwari</w:t>
      </w:r>
      <w:r w:rsidR="0033655E">
        <w:rPr>
          <w:rFonts w:ascii="Arial" w:hAnsi="Arial" w:cs="Arial"/>
          <w:sz w:val="28"/>
          <w:szCs w:val="28"/>
        </w:rPr>
        <w:t>!</w:t>
      </w:r>
      <w:r w:rsidR="00812A6E">
        <w:rPr>
          <w:rFonts w:ascii="Arial" w:hAnsi="Arial" w:cs="Arial"/>
          <w:sz w:val="28"/>
          <w:szCs w:val="28"/>
        </w:rPr>
        <w:t xml:space="preserve"> </w:t>
      </w:r>
      <w:r w:rsidR="00534101" w:rsidRPr="00534101">
        <w:rPr>
          <w:rFonts w:ascii="Arial" w:hAnsi="Arial" w:cs="Arial"/>
          <w:sz w:val="18"/>
          <w:szCs w:val="28"/>
        </w:rPr>
        <w:t xml:space="preserve">[Congregation says, “Amen.”] </w:t>
      </w:r>
      <w:r w:rsidR="00C94750">
        <w:rPr>
          <w:rFonts w:ascii="Arial" w:hAnsi="Arial" w:cs="Arial"/>
          <w:sz w:val="28"/>
          <w:szCs w:val="28"/>
        </w:rPr>
        <w:t>Amen!</w:t>
      </w:r>
      <w:r w:rsidR="00C94750" w:rsidRPr="00C94750">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C94750">
        <w:rPr>
          <w:rFonts w:ascii="Arial" w:hAnsi="Arial" w:cs="Arial"/>
          <w:sz w:val="28"/>
          <w:szCs w:val="28"/>
        </w:rPr>
        <w:t>Ehe</w:t>
      </w:r>
      <w:proofErr w:type="spellEnd"/>
      <w:r w:rsidR="00C94750">
        <w:rPr>
          <w:rFonts w:ascii="Arial" w:hAnsi="Arial" w:cs="Arial"/>
          <w:sz w:val="28"/>
          <w:szCs w:val="28"/>
        </w:rPr>
        <w:t xml:space="preserve"> </w:t>
      </w:r>
      <w:proofErr w:type="spellStart"/>
      <w:r w:rsidR="00C94750">
        <w:rPr>
          <w:rFonts w:ascii="Arial" w:hAnsi="Arial" w:cs="Arial"/>
          <w:sz w:val="28"/>
          <w:szCs w:val="28"/>
        </w:rPr>
        <w:t>unotenda</w:t>
      </w:r>
      <w:proofErr w:type="spellEnd"/>
      <w:r w:rsidR="00C94750">
        <w:rPr>
          <w:rFonts w:ascii="Arial" w:hAnsi="Arial" w:cs="Arial"/>
          <w:sz w:val="28"/>
          <w:szCs w:val="28"/>
        </w:rPr>
        <w:t xml:space="preserve"> Mwari, </w:t>
      </w:r>
      <w:proofErr w:type="spellStart"/>
      <w:r w:rsidR="00C94750">
        <w:rPr>
          <w:rFonts w:ascii="Arial" w:hAnsi="Arial" w:cs="Arial"/>
          <w:sz w:val="28"/>
          <w:szCs w:val="28"/>
        </w:rPr>
        <w:t>unonyatsofara</w:t>
      </w:r>
      <w:proofErr w:type="spellEnd"/>
      <w:r w:rsidR="00C94750">
        <w:rPr>
          <w:rFonts w:ascii="Arial" w:hAnsi="Arial" w:cs="Arial"/>
          <w:sz w:val="28"/>
          <w:szCs w:val="28"/>
        </w:rPr>
        <w:t xml:space="preserve"> brother, </w:t>
      </w:r>
      <w:proofErr w:type="spellStart"/>
      <w:r w:rsidR="00C94750">
        <w:rPr>
          <w:rFonts w:ascii="Arial" w:hAnsi="Arial" w:cs="Arial"/>
          <w:sz w:val="28"/>
          <w:szCs w:val="28"/>
        </w:rPr>
        <w:t>chikafu</w:t>
      </w:r>
      <w:proofErr w:type="spellEnd"/>
      <w:r w:rsidR="00C94750">
        <w:rPr>
          <w:rFonts w:ascii="Arial" w:hAnsi="Arial" w:cs="Arial"/>
          <w:sz w:val="28"/>
          <w:szCs w:val="28"/>
        </w:rPr>
        <w:t xml:space="preserve"> </w:t>
      </w:r>
      <w:proofErr w:type="spellStart"/>
      <w:r w:rsidR="00C94750">
        <w:rPr>
          <w:rFonts w:ascii="Arial" w:hAnsi="Arial" w:cs="Arial"/>
          <w:sz w:val="28"/>
          <w:szCs w:val="28"/>
        </w:rPr>
        <w:t>chinonaka</w:t>
      </w:r>
      <w:proofErr w:type="spellEnd"/>
      <w:r w:rsidR="0027656D">
        <w:rPr>
          <w:rFonts w:ascii="Arial" w:hAnsi="Arial" w:cs="Arial"/>
          <w:sz w:val="28"/>
          <w:szCs w:val="28"/>
        </w:rPr>
        <w:t xml:space="preserve">, </w:t>
      </w:r>
      <w:proofErr w:type="spellStart"/>
      <w:r w:rsidR="0027656D">
        <w:rPr>
          <w:rFonts w:ascii="Arial" w:hAnsi="Arial" w:cs="Arial"/>
          <w:sz w:val="28"/>
          <w:szCs w:val="28"/>
        </w:rPr>
        <w:t>unorara</w:t>
      </w:r>
      <w:proofErr w:type="spellEnd"/>
      <w:r w:rsidR="0027656D">
        <w:rPr>
          <w:rFonts w:ascii="Arial" w:hAnsi="Arial" w:cs="Arial"/>
          <w:sz w:val="28"/>
          <w:szCs w:val="28"/>
        </w:rPr>
        <w:t xml:space="preserve"> </w:t>
      </w:r>
      <w:proofErr w:type="spellStart"/>
      <w:r w:rsidR="0027656D">
        <w:rPr>
          <w:rFonts w:ascii="Arial" w:hAnsi="Arial" w:cs="Arial"/>
          <w:sz w:val="28"/>
          <w:szCs w:val="28"/>
        </w:rPr>
        <w:t>uchirota</w:t>
      </w:r>
      <w:proofErr w:type="spellEnd"/>
      <w:r w:rsidR="0027656D">
        <w:rPr>
          <w:rFonts w:ascii="Arial" w:hAnsi="Arial" w:cs="Arial"/>
          <w:sz w:val="28"/>
          <w:szCs w:val="28"/>
        </w:rPr>
        <w:t xml:space="preserve"> hope </w:t>
      </w:r>
      <w:proofErr w:type="spellStart"/>
      <w:r w:rsidR="0027656D">
        <w:rPr>
          <w:rFonts w:ascii="Arial" w:hAnsi="Arial" w:cs="Arial"/>
          <w:sz w:val="28"/>
          <w:szCs w:val="28"/>
        </w:rPr>
        <w:t>dzakanaka</w:t>
      </w:r>
      <w:proofErr w:type="spellEnd"/>
      <w:r w:rsidR="0027656D">
        <w:rPr>
          <w:rFonts w:ascii="Arial" w:hAnsi="Arial" w:cs="Arial"/>
          <w:sz w:val="28"/>
          <w:szCs w:val="28"/>
        </w:rPr>
        <w:t>. Ha</w:t>
      </w:r>
      <w:r w:rsidR="007F60E4">
        <w:rPr>
          <w:rFonts w:ascii="Arial" w:hAnsi="Arial" w:cs="Arial"/>
          <w:sz w:val="28"/>
          <w:szCs w:val="28"/>
        </w:rPr>
        <w:t>-</w:t>
      </w:r>
      <w:proofErr w:type="spellStart"/>
      <w:r w:rsidR="007F60E4">
        <w:rPr>
          <w:rFonts w:ascii="Arial" w:hAnsi="Arial" w:cs="Arial"/>
          <w:sz w:val="28"/>
          <w:szCs w:val="28"/>
        </w:rPr>
        <w:t>ha</w:t>
      </w:r>
      <w:r w:rsidR="0027656D">
        <w:rPr>
          <w:rFonts w:ascii="Arial" w:hAnsi="Arial" w:cs="Arial"/>
          <w:sz w:val="28"/>
          <w:szCs w:val="28"/>
        </w:rPr>
        <w:t>una</w:t>
      </w:r>
      <w:proofErr w:type="spellEnd"/>
      <w:r w:rsidR="0027656D">
        <w:rPr>
          <w:rFonts w:ascii="Arial" w:hAnsi="Arial" w:cs="Arial"/>
          <w:sz w:val="28"/>
          <w:szCs w:val="28"/>
        </w:rPr>
        <w:t xml:space="preserve"> ma fears </w:t>
      </w:r>
      <w:r w:rsidR="003520AB">
        <w:rPr>
          <w:rFonts w:ascii="Arial" w:hAnsi="Arial" w:cs="Arial"/>
          <w:sz w:val="28"/>
          <w:szCs w:val="28"/>
        </w:rPr>
        <w:t>h</w:t>
      </w:r>
      <w:r w:rsidR="0027656D">
        <w:rPr>
          <w:rFonts w:ascii="Arial" w:hAnsi="Arial" w:cs="Arial"/>
          <w:sz w:val="28"/>
          <w:szCs w:val="28"/>
        </w:rPr>
        <w:t>ah… He gives peace all aro</w:t>
      </w:r>
      <w:r w:rsidR="002B539D">
        <w:rPr>
          <w:rFonts w:ascii="Arial" w:hAnsi="Arial" w:cs="Arial"/>
          <w:sz w:val="28"/>
          <w:szCs w:val="28"/>
        </w:rPr>
        <w:t xml:space="preserve">…? </w:t>
      </w:r>
      <w:r w:rsidR="002B539D" w:rsidRPr="00BB5CE3">
        <w:rPr>
          <w:rFonts w:ascii="Arial" w:hAnsi="Arial" w:cs="Arial"/>
          <w:sz w:val="18"/>
          <w:szCs w:val="18"/>
        </w:rPr>
        <w:t xml:space="preserve">[Congregation </w:t>
      </w:r>
      <w:r w:rsidR="00063DA1" w:rsidRPr="00BB5CE3">
        <w:rPr>
          <w:rFonts w:ascii="Arial" w:hAnsi="Arial" w:cs="Arial"/>
          <w:sz w:val="18"/>
          <w:szCs w:val="18"/>
        </w:rPr>
        <w:t>says, “</w:t>
      </w:r>
      <w:r w:rsidR="002B539D" w:rsidRPr="00BB5CE3">
        <w:rPr>
          <w:rFonts w:ascii="Arial" w:hAnsi="Arial" w:cs="Arial"/>
          <w:sz w:val="18"/>
          <w:szCs w:val="18"/>
        </w:rPr>
        <w:t>around.”]</w:t>
      </w:r>
      <w:r w:rsidR="002B539D">
        <w:rPr>
          <w:rFonts w:ascii="Arial" w:hAnsi="Arial" w:cs="Arial"/>
          <w:sz w:val="28"/>
          <w:szCs w:val="28"/>
        </w:rPr>
        <w:t xml:space="preserve"> Now I’m </w:t>
      </w:r>
      <w:r w:rsidR="00B44ECB">
        <w:rPr>
          <w:rFonts w:ascii="Arial" w:hAnsi="Arial" w:cs="Arial"/>
          <w:sz w:val="28"/>
          <w:szCs w:val="28"/>
        </w:rPr>
        <w:t xml:space="preserve">telling you these Scriptures iyi, Magwaro aya </w:t>
      </w:r>
      <w:proofErr w:type="spellStart"/>
      <w:r w:rsidR="00B44ECB">
        <w:rPr>
          <w:rFonts w:ascii="Arial" w:hAnsi="Arial" w:cs="Arial"/>
          <w:sz w:val="28"/>
          <w:szCs w:val="28"/>
        </w:rPr>
        <w:t>anoita</w:t>
      </w:r>
      <w:proofErr w:type="spellEnd"/>
      <w:r w:rsidR="00B44ECB">
        <w:rPr>
          <w:rFonts w:ascii="Arial" w:hAnsi="Arial" w:cs="Arial"/>
          <w:sz w:val="28"/>
          <w:szCs w:val="28"/>
        </w:rPr>
        <w:t xml:space="preserve"> </w:t>
      </w:r>
      <w:proofErr w:type="spellStart"/>
      <w:r w:rsidR="00B44ECB">
        <w:rPr>
          <w:rFonts w:ascii="Arial" w:hAnsi="Arial" w:cs="Arial"/>
          <w:sz w:val="28"/>
          <w:szCs w:val="28"/>
        </w:rPr>
        <w:t>nyama</w:t>
      </w:r>
      <w:proofErr w:type="spellEnd"/>
      <w:r w:rsidR="00B44ECB">
        <w:rPr>
          <w:rFonts w:ascii="Arial" w:hAnsi="Arial" w:cs="Arial"/>
          <w:sz w:val="28"/>
          <w:szCs w:val="28"/>
        </w:rPr>
        <w:t xml:space="preserve"> kune munhu </w:t>
      </w:r>
      <w:proofErr w:type="spellStart"/>
      <w:r w:rsidR="00B44ECB">
        <w:rPr>
          <w:rFonts w:ascii="Arial" w:hAnsi="Arial" w:cs="Arial"/>
          <w:sz w:val="28"/>
          <w:szCs w:val="28"/>
        </w:rPr>
        <w:t>anoada</w:t>
      </w:r>
      <w:proofErr w:type="spellEnd"/>
      <w:r w:rsidR="004047E9">
        <w:rPr>
          <w:rFonts w:ascii="Arial" w:hAnsi="Arial" w:cs="Arial"/>
          <w:sz w:val="28"/>
          <w:szCs w:val="28"/>
        </w:rPr>
        <w:t>,</w:t>
      </w:r>
      <w:r w:rsidR="00AC4AE3">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AC4AE3">
        <w:rPr>
          <w:rFonts w:ascii="Arial" w:hAnsi="Arial" w:cs="Arial"/>
          <w:sz w:val="28"/>
          <w:szCs w:val="28"/>
        </w:rPr>
        <w:t>inyama</w:t>
      </w:r>
      <w:proofErr w:type="spellEnd"/>
      <w:r w:rsidR="00AC4AE3">
        <w:rPr>
          <w:rFonts w:ascii="Arial" w:hAnsi="Arial" w:cs="Arial"/>
          <w:sz w:val="28"/>
          <w:szCs w:val="28"/>
        </w:rPr>
        <w:t>.</w:t>
      </w:r>
    </w:p>
    <w:p w14:paraId="17D0DFD9" w14:textId="4C47BA3C" w:rsidR="00812A6E" w:rsidRDefault="00E87483" w:rsidP="00AF4256">
      <w:pPr>
        <w:jc w:val="both"/>
        <w:rPr>
          <w:rFonts w:ascii="Arial" w:hAnsi="Arial" w:cs="Arial"/>
          <w:sz w:val="28"/>
          <w:szCs w:val="28"/>
        </w:rPr>
      </w:pPr>
      <w:r>
        <w:rPr>
          <w:rFonts w:ascii="Arial" w:hAnsi="Arial" w:cs="Arial"/>
          <w:sz w:val="28"/>
          <w:szCs w:val="28"/>
          <w:vertAlign w:val="superscript"/>
        </w:rPr>
        <w:t xml:space="preserve">239 </w:t>
      </w:r>
      <w:proofErr w:type="spellStart"/>
      <w:r w:rsidR="00AC4AE3">
        <w:rPr>
          <w:rFonts w:ascii="Arial" w:hAnsi="Arial" w:cs="Arial"/>
          <w:sz w:val="28"/>
          <w:szCs w:val="28"/>
        </w:rPr>
        <w:t>Ezvino</w:t>
      </w:r>
      <w:proofErr w:type="spellEnd"/>
      <w:r w:rsidR="00AC4AE3">
        <w:rPr>
          <w:rFonts w:ascii="Arial" w:hAnsi="Arial" w:cs="Arial"/>
          <w:sz w:val="28"/>
          <w:szCs w:val="28"/>
        </w:rPr>
        <w:t xml:space="preserve"> </w:t>
      </w:r>
      <w:proofErr w:type="spellStart"/>
      <w:r w:rsidR="00AC4AE3">
        <w:rPr>
          <w:rFonts w:ascii="Arial" w:hAnsi="Arial" w:cs="Arial"/>
          <w:sz w:val="28"/>
          <w:szCs w:val="28"/>
        </w:rPr>
        <w:t>nekun</w:t>
      </w:r>
      <w:r w:rsidR="00BA3C4E">
        <w:rPr>
          <w:rFonts w:ascii="Arial" w:hAnsi="Arial" w:cs="Arial"/>
          <w:sz w:val="28"/>
          <w:szCs w:val="28"/>
        </w:rPr>
        <w:t>a</w:t>
      </w:r>
      <w:proofErr w:type="spellEnd"/>
      <w:r w:rsidR="00BA3C4E">
        <w:rPr>
          <w:rFonts w:ascii="Arial" w:hAnsi="Arial" w:cs="Arial"/>
          <w:sz w:val="28"/>
          <w:szCs w:val="28"/>
        </w:rPr>
        <w:t>… I’m preaching</w:t>
      </w:r>
      <w:r w:rsidR="00481114">
        <w:rPr>
          <w:rFonts w:ascii="Arial" w:hAnsi="Arial" w:cs="Arial"/>
          <w:sz w:val="28"/>
          <w:szCs w:val="28"/>
        </w:rPr>
        <w:t xml:space="preserve"> co… vari hu-</w:t>
      </w:r>
      <w:proofErr w:type="spellStart"/>
      <w:r w:rsidR="00481114">
        <w:rPr>
          <w:rFonts w:ascii="Arial" w:hAnsi="Arial" w:cs="Arial"/>
          <w:sz w:val="28"/>
          <w:szCs w:val="28"/>
        </w:rPr>
        <w:t>hun’a</w:t>
      </w:r>
      <w:proofErr w:type="spellEnd"/>
      <w:r w:rsidR="00481114">
        <w:rPr>
          <w:rFonts w:ascii="Arial" w:hAnsi="Arial" w:cs="Arial"/>
          <w:sz w:val="28"/>
          <w:szCs w:val="28"/>
        </w:rPr>
        <w:t xml:space="preserve"> </w:t>
      </w:r>
      <w:proofErr w:type="spellStart"/>
      <w:r w:rsidR="00481114">
        <w:rPr>
          <w:rFonts w:ascii="Arial" w:hAnsi="Arial" w:cs="Arial"/>
          <w:sz w:val="28"/>
          <w:szCs w:val="28"/>
        </w:rPr>
        <w:t>hun’a</w:t>
      </w:r>
      <w:proofErr w:type="spellEnd"/>
      <w:r w:rsidR="00481114">
        <w:rPr>
          <w:rFonts w:ascii="Arial" w:hAnsi="Arial" w:cs="Arial"/>
          <w:sz w:val="28"/>
          <w:szCs w:val="28"/>
        </w:rPr>
        <w:t xml:space="preserve"> vana </w:t>
      </w:r>
      <w:proofErr w:type="spellStart"/>
      <w:r w:rsidR="00481114">
        <w:rPr>
          <w:rFonts w:ascii="Arial" w:hAnsi="Arial" w:cs="Arial"/>
          <w:sz w:val="28"/>
          <w:szCs w:val="28"/>
        </w:rPr>
        <w:t>vana</w:t>
      </w:r>
      <w:proofErr w:type="spellEnd"/>
      <w:r w:rsidR="00481114">
        <w:rPr>
          <w:rFonts w:ascii="Arial" w:hAnsi="Arial" w:cs="Arial"/>
          <w:sz w:val="28"/>
          <w:szCs w:val="28"/>
        </w:rPr>
        <w:t xml:space="preserve"> Brother Chitsinde ku</w:t>
      </w:r>
      <w:r w:rsidR="00C464F3">
        <w:rPr>
          <w:rFonts w:ascii="Arial" w:hAnsi="Arial" w:cs="Arial"/>
          <w:sz w:val="28"/>
          <w:szCs w:val="28"/>
        </w:rPr>
        <w:t xml:space="preserve"> </w:t>
      </w:r>
      <w:r w:rsidR="00481114">
        <w:rPr>
          <w:rFonts w:ascii="Arial" w:hAnsi="Arial" w:cs="Arial"/>
          <w:sz w:val="28"/>
          <w:szCs w:val="28"/>
        </w:rPr>
        <w:t>Church dzavo</w:t>
      </w:r>
      <w:r w:rsidR="0069635B">
        <w:rPr>
          <w:rFonts w:ascii="Arial" w:hAnsi="Arial" w:cs="Arial"/>
          <w:sz w:val="28"/>
          <w:szCs w:val="28"/>
        </w:rPr>
        <w:t xml:space="preserve">. </w:t>
      </w:r>
      <w:proofErr w:type="spellStart"/>
      <w:r w:rsidR="0069635B">
        <w:rPr>
          <w:rFonts w:ascii="Arial" w:hAnsi="Arial" w:cs="Arial"/>
          <w:sz w:val="28"/>
          <w:szCs w:val="28"/>
        </w:rPr>
        <w:t>Vanondiita</w:t>
      </w:r>
      <w:proofErr w:type="spellEnd"/>
      <w:r w:rsidR="0069635B">
        <w:rPr>
          <w:rFonts w:ascii="Arial" w:hAnsi="Arial" w:cs="Arial"/>
          <w:sz w:val="28"/>
          <w:szCs w:val="28"/>
        </w:rPr>
        <w:t xml:space="preserve"> sei, are they going to stop me</w:t>
      </w:r>
      <w:r w:rsidR="00A018A0">
        <w:rPr>
          <w:rFonts w:ascii="Arial" w:hAnsi="Arial" w:cs="Arial"/>
          <w:sz w:val="28"/>
          <w:szCs w:val="28"/>
        </w:rPr>
        <w:t xml:space="preserve"> </w:t>
      </w:r>
      <w:proofErr w:type="spellStart"/>
      <w:r w:rsidR="00A018A0">
        <w:rPr>
          <w:rFonts w:ascii="Arial" w:hAnsi="Arial" w:cs="Arial"/>
          <w:sz w:val="28"/>
          <w:szCs w:val="28"/>
        </w:rPr>
        <w:t>kuroora</w:t>
      </w:r>
      <w:proofErr w:type="spellEnd"/>
      <w:r w:rsidR="00A018A0">
        <w:rPr>
          <w:rFonts w:ascii="Arial" w:hAnsi="Arial" w:cs="Arial"/>
          <w:sz w:val="28"/>
          <w:szCs w:val="28"/>
        </w:rPr>
        <w:t xml:space="preserve"> ma concubines </w:t>
      </w:r>
      <w:proofErr w:type="spellStart"/>
      <w:r w:rsidR="00A018A0">
        <w:rPr>
          <w:rFonts w:ascii="Arial" w:hAnsi="Arial" w:cs="Arial"/>
          <w:sz w:val="28"/>
          <w:szCs w:val="28"/>
        </w:rPr>
        <w:t>andiri</w:t>
      </w:r>
      <w:proofErr w:type="spellEnd"/>
      <w:r w:rsidR="00A018A0">
        <w:rPr>
          <w:rFonts w:ascii="Arial" w:hAnsi="Arial" w:cs="Arial"/>
          <w:sz w:val="28"/>
          <w:szCs w:val="28"/>
        </w:rPr>
        <w:t xml:space="preserve"> </w:t>
      </w:r>
      <w:proofErr w:type="spellStart"/>
      <w:r w:rsidR="00A018A0">
        <w:rPr>
          <w:rFonts w:ascii="Arial" w:hAnsi="Arial" w:cs="Arial"/>
          <w:sz w:val="28"/>
          <w:szCs w:val="28"/>
        </w:rPr>
        <w:t>kuda</w:t>
      </w:r>
      <w:proofErr w:type="spellEnd"/>
      <w:r w:rsidR="00A018A0">
        <w:rPr>
          <w:rFonts w:ascii="Arial" w:hAnsi="Arial" w:cs="Arial"/>
          <w:sz w:val="28"/>
          <w:szCs w:val="28"/>
        </w:rPr>
        <w:t xml:space="preserve">? I’ll continue enjoying </w:t>
      </w:r>
      <w:r w:rsidR="00880527">
        <w:rPr>
          <w:rFonts w:ascii="Arial" w:hAnsi="Arial" w:cs="Arial"/>
          <w:sz w:val="28"/>
          <w:szCs w:val="28"/>
        </w:rPr>
        <w:t>concubines, I’ll continue enjoying many wives</w:t>
      </w:r>
      <w:r w:rsidR="00AB0279">
        <w:rPr>
          <w:rFonts w:ascii="Arial" w:hAnsi="Arial" w:cs="Arial"/>
          <w:sz w:val="28"/>
          <w:szCs w:val="28"/>
        </w:rPr>
        <w:t xml:space="preserve">, </w:t>
      </w:r>
      <w:proofErr w:type="spellStart"/>
      <w:r w:rsidR="00AB0279">
        <w:rPr>
          <w:rFonts w:ascii="Arial" w:hAnsi="Arial" w:cs="Arial"/>
          <w:sz w:val="28"/>
          <w:szCs w:val="28"/>
        </w:rPr>
        <w:t>kusvika</w:t>
      </w:r>
      <w:proofErr w:type="spellEnd"/>
      <w:r w:rsidR="00AB0279">
        <w:rPr>
          <w:rFonts w:ascii="Arial" w:hAnsi="Arial" w:cs="Arial"/>
          <w:sz w:val="28"/>
          <w:szCs w:val="28"/>
        </w:rPr>
        <w:t xml:space="preserve"> </w:t>
      </w:r>
      <w:proofErr w:type="spellStart"/>
      <w:r w:rsidR="00AB0279">
        <w:rPr>
          <w:rFonts w:ascii="Arial" w:hAnsi="Arial" w:cs="Arial"/>
          <w:sz w:val="28"/>
          <w:szCs w:val="28"/>
        </w:rPr>
        <w:t>ndafa</w:t>
      </w:r>
      <w:proofErr w:type="spellEnd"/>
      <w:r w:rsidR="00AB0279">
        <w:rPr>
          <w:rFonts w:ascii="Arial" w:hAnsi="Arial" w:cs="Arial"/>
          <w:sz w:val="28"/>
          <w:szCs w:val="28"/>
        </w:rPr>
        <w:t xml:space="preserve"> </w:t>
      </w:r>
      <w:proofErr w:type="spellStart"/>
      <w:r w:rsidR="00AB0279">
        <w:rPr>
          <w:rFonts w:ascii="Arial" w:hAnsi="Arial" w:cs="Arial"/>
          <w:sz w:val="28"/>
          <w:szCs w:val="28"/>
        </w:rPr>
        <w:t>vhudzi</w:t>
      </w:r>
      <w:proofErr w:type="spellEnd"/>
      <w:r w:rsidR="00AB0279">
        <w:rPr>
          <w:rFonts w:ascii="Arial" w:hAnsi="Arial" w:cs="Arial"/>
          <w:sz w:val="28"/>
          <w:szCs w:val="28"/>
        </w:rPr>
        <w:t xml:space="preserve"> </w:t>
      </w:r>
      <w:proofErr w:type="spellStart"/>
      <w:r w:rsidR="00AB0279">
        <w:rPr>
          <w:rFonts w:ascii="Arial" w:hAnsi="Arial" w:cs="Arial"/>
          <w:sz w:val="28"/>
          <w:szCs w:val="28"/>
        </w:rPr>
        <w:t>richichena</w:t>
      </w:r>
      <w:proofErr w:type="spellEnd"/>
      <w:r w:rsidR="00AB0279">
        <w:rPr>
          <w:rFonts w:ascii="Arial" w:hAnsi="Arial" w:cs="Arial"/>
          <w:sz w:val="28"/>
          <w:szCs w:val="28"/>
        </w:rPr>
        <w:t xml:space="preserve">. </w:t>
      </w:r>
      <w:proofErr w:type="spellStart"/>
      <w:r w:rsidR="00AB0279">
        <w:rPr>
          <w:rFonts w:ascii="Arial" w:hAnsi="Arial" w:cs="Arial"/>
          <w:sz w:val="28"/>
          <w:szCs w:val="28"/>
        </w:rPr>
        <w:t>Vanondituka</w:t>
      </w:r>
      <w:proofErr w:type="spellEnd"/>
      <w:r w:rsidR="00AB0279">
        <w:rPr>
          <w:rFonts w:ascii="Arial" w:hAnsi="Arial" w:cs="Arial"/>
          <w:sz w:val="28"/>
          <w:szCs w:val="28"/>
        </w:rPr>
        <w:t xml:space="preserve"> kana </w:t>
      </w:r>
      <w:proofErr w:type="spellStart"/>
      <w:r w:rsidR="00AB0279">
        <w:rPr>
          <w:rFonts w:ascii="Arial" w:hAnsi="Arial" w:cs="Arial"/>
          <w:sz w:val="28"/>
          <w:szCs w:val="28"/>
        </w:rPr>
        <w:t>dzingave</w:t>
      </w:r>
      <w:proofErr w:type="spellEnd"/>
      <w:r w:rsidR="00AB0279">
        <w:rPr>
          <w:rFonts w:ascii="Arial" w:hAnsi="Arial" w:cs="Arial"/>
          <w:sz w:val="28"/>
          <w:szCs w:val="28"/>
        </w:rPr>
        <w:t xml:space="preserve"> hama dzangu</w:t>
      </w:r>
      <w:r w:rsidR="00525D41">
        <w:rPr>
          <w:rFonts w:ascii="Arial" w:hAnsi="Arial" w:cs="Arial"/>
          <w:sz w:val="28"/>
          <w:szCs w:val="28"/>
        </w:rPr>
        <w:t>, I’ll continue enjoying these things because God is my confidence</w:t>
      </w:r>
      <w:r w:rsidR="004047E9">
        <w:rPr>
          <w:rFonts w:ascii="Arial" w:hAnsi="Arial" w:cs="Arial"/>
          <w:sz w:val="28"/>
          <w:szCs w:val="28"/>
        </w:rPr>
        <w:t>.</w:t>
      </w:r>
      <w:r w:rsidR="00525D41">
        <w:rPr>
          <w:rFonts w:ascii="Arial" w:hAnsi="Arial" w:cs="Arial"/>
          <w:sz w:val="28"/>
          <w:szCs w:val="28"/>
        </w:rPr>
        <w:t xml:space="preserve"> </w:t>
      </w:r>
      <w:r w:rsidR="00534101" w:rsidRPr="00534101">
        <w:rPr>
          <w:rFonts w:ascii="Arial" w:hAnsi="Arial" w:cs="Arial"/>
          <w:sz w:val="18"/>
          <w:szCs w:val="28"/>
        </w:rPr>
        <w:t xml:space="preserve">[Congregation says, “Amen.”] </w:t>
      </w:r>
      <w:r w:rsidR="000846F4">
        <w:rPr>
          <w:rFonts w:ascii="Arial" w:hAnsi="Arial" w:cs="Arial"/>
          <w:sz w:val="28"/>
          <w:szCs w:val="28"/>
        </w:rPr>
        <w:t>Amen!</w:t>
      </w:r>
      <w:r w:rsidR="000846F4" w:rsidRPr="000846F4">
        <w:rPr>
          <w:rFonts w:ascii="Arial" w:hAnsi="Arial" w:cs="Arial"/>
          <w:sz w:val="28"/>
          <w:szCs w:val="28"/>
        </w:rPr>
        <w:t xml:space="preserve"> </w:t>
      </w:r>
      <w:r w:rsidR="000846F4" w:rsidRPr="00B97926">
        <w:rPr>
          <w:rFonts w:ascii="Arial" w:hAnsi="Arial" w:cs="Arial"/>
          <w:sz w:val="18"/>
          <w:szCs w:val="18"/>
        </w:rPr>
        <w:t xml:space="preserve">[Congregation </w:t>
      </w:r>
      <w:r w:rsidR="00063DA1" w:rsidRPr="00B97926">
        <w:rPr>
          <w:rFonts w:ascii="Arial" w:hAnsi="Arial" w:cs="Arial"/>
          <w:sz w:val="18"/>
          <w:szCs w:val="18"/>
        </w:rPr>
        <w:t>says, “</w:t>
      </w:r>
      <w:r w:rsidR="000846F4" w:rsidRPr="00B97926">
        <w:rPr>
          <w:rFonts w:ascii="Arial" w:hAnsi="Arial" w:cs="Arial"/>
          <w:sz w:val="18"/>
          <w:szCs w:val="18"/>
        </w:rPr>
        <w:t>Amen.”]</w:t>
      </w:r>
    </w:p>
    <w:p w14:paraId="52DB86BA" w14:textId="367F8A39" w:rsidR="006373A6" w:rsidRDefault="00A57241" w:rsidP="00AF4256">
      <w:pPr>
        <w:jc w:val="both"/>
        <w:rPr>
          <w:rFonts w:ascii="Arial" w:hAnsi="Arial" w:cs="Arial"/>
          <w:sz w:val="28"/>
          <w:szCs w:val="28"/>
        </w:rPr>
      </w:pPr>
      <w:r>
        <w:rPr>
          <w:rFonts w:ascii="Arial" w:hAnsi="Arial" w:cs="Arial"/>
          <w:sz w:val="28"/>
          <w:szCs w:val="28"/>
          <w:vertAlign w:val="superscript"/>
        </w:rPr>
        <w:t xml:space="preserve">240 </w:t>
      </w:r>
      <w:r w:rsidR="00C464F3">
        <w:rPr>
          <w:rFonts w:ascii="Arial" w:hAnsi="Arial" w:cs="Arial"/>
          <w:sz w:val="28"/>
          <w:szCs w:val="28"/>
          <w:vertAlign w:val="superscript"/>
        </w:rPr>
        <w:t>“</w:t>
      </w:r>
      <w:proofErr w:type="spellStart"/>
      <w:r w:rsidR="000846F4">
        <w:rPr>
          <w:rFonts w:ascii="Arial" w:hAnsi="Arial" w:cs="Arial"/>
          <w:sz w:val="28"/>
          <w:szCs w:val="28"/>
        </w:rPr>
        <w:t>Anotenda</w:t>
      </w:r>
      <w:proofErr w:type="spellEnd"/>
      <w:r w:rsidR="000846F4">
        <w:rPr>
          <w:rFonts w:ascii="Arial" w:hAnsi="Arial" w:cs="Arial"/>
          <w:sz w:val="28"/>
          <w:szCs w:val="28"/>
        </w:rPr>
        <w:t xml:space="preserve"> </w:t>
      </w:r>
      <w:proofErr w:type="spellStart"/>
      <w:r w:rsidR="000846F4">
        <w:rPr>
          <w:rFonts w:ascii="Arial" w:hAnsi="Arial" w:cs="Arial"/>
          <w:sz w:val="28"/>
          <w:szCs w:val="28"/>
        </w:rPr>
        <w:t>muna</w:t>
      </w:r>
      <w:proofErr w:type="spellEnd"/>
      <w:r w:rsidR="000846F4">
        <w:rPr>
          <w:rFonts w:ascii="Arial" w:hAnsi="Arial" w:cs="Arial"/>
          <w:sz w:val="28"/>
          <w:szCs w:val="28"/>
        </w:rPr>
        <w:t xml:space="preserve"> Mwari </w:t>
      </w:r>
      <w:proofErr w:type="spellStart"/>
      <w:r w:rsidR="005223DA">
        <w:rPr>
          <w:rFonts w:ascii="Arial" w:hAnsi="Arial" w:cs="Arial"/>
          <w:sz w:val="28"/>
          <w:szCs w:val="28"/>
        </w:rPr>
        <w:t>haafe</w:t>
      </w:r>
      <w:proofErr w:type="spellEnd"/>
      <w:r w:rsidR="005223DA">
        <w:rPr>
          <w:rFonts w:ascii="Arial" w:hAnsi="Arial" w:cs="Arial"/>
          <w:sz w:val="28"/>
          <w:szCs w:val="28"/>
        </w:rPr>
        <w:t xml:space="preserve"> </w:t>
      </w:r>
      <w:proofErr w:type="spellStart"/>
      <w:r w:rsidR="005223DA">
        <w:rPr>
          <w:rFonts w:ascii="Arial" w:hAnsi="Arial" w:cs="Arial"/>
          <w:sz w:val="28"/>
          <w:szCs w:val="28"/>
        </w:rPr>
        <w:t>akanya</w:t>
      </w:r>
      <w:proofErr w:type="spellEnd"/>
      <w:r w:rsidR="005223DA">
        <w:rPr>
          <w:rFonts w:ascii="Arial" w:hAnsi="Arial" w:cs="Arial"/>
          <w:sz w:val="28"/>
          <w:szCs w:val="28"/>
        </w:rPr>
        <w:t>…?</w:t>
      </w:r>
      <w:r w:rsidR="009422B5">
        <w:rPr>
          <w:rFonts w:ascii="Arial" w:hAnsi="Arial" w:cs="Arial"/>
          <w:sz w:val="28"/>
          <w:szCs w:val="28"/>
        </w:rPr>
        <w:t>”</w:t>
      </w:r>
      <w:r w:rsidR="005223DA">
        <w:rPr>
          <w:rFonts w:ascii="Arial" w:hAnsi="Arial" w:cs="Arial"/>
          <w:sz w:val="28"/>
          <w:szCs w:val="28"/>
        </w:rPr>
        <w:t xml:space="preserve"> </w:t>
      </w:r>
      <w:r w:rsidR="005223DA" w:rsidRPr="00B97926">
        <w:rPr>
          <w:rFonts w:ascii="Arial" w:hAnsi="Arial" w:cs="Arial"/>
          <w:sz w:val="18"/>
          <w:szCs w:val="18"/>
        </w:rPr>
        <w:t xml:space="preserve">[Congregation </w:t>
      </w:r>
      <w:r w:rsidR="00063DA1" w:rsidRPr="00B97926">
        <w:rPr>
          <w:rFonts w:ascii="Arial" w:hAnsi="Arial" w:cs="Arial"/>
          <w:sz w:val="18"/>
          <w:szCs w:val="18"/>
        </w:rPr>
        <w:t>says, “</w:t>
      </w:r>
      <w:proofErr w:type="spellStart"/>
      <w:r w:rsidR="005223DA" w:rsidRPr="00B97926">
        <w:rPr>
          <w:rFonts w:ascii="Arial" w:hAnsi="Arial" w:cs="Arial"/>
          <w:sz w:val="18"/>
          <w:szCs w:val="18"/>
        </w:rPr>
        <w:t>akanyadziswa</w:t>
      </w:r>
      <w:proofErr w:type="spellEnd"/>
      <w:r w:rsidR="00826F1F" w:rsidRPr="00B97926">
        <w:rPr>
          <w:rFonts w:ascii="Arial" w:hAnsi="Arial" w:cs="Arial"/>
          <w:sz w:val="18"/>
          <w:szCs w:val="18"/>
        </w:rPr>
        <w:t>,</w:t>
      </w:r>
      <w:r w:rsidR="0035428A" w:rsidRPr="00B97926">
        <w:rPr>
          <w:rFonts w:ascii="Arial" w:hAnsi="Arial" w:cs="Arial"/>
          <w:sz w:val="18"/>
          <w:szCs w:val="18"/>
        </w:rPr>
        <w:t xml:space="preserve"> Amen.</w:t>
      </w:r>
      <w:r w:rsidR="005223DA" w:rsidRPr="00B97926">
        <w:rPr>
          <w:rFonts w:ascii="Arial" w:hAnsi="Arial" w:cs="Arial"/>
          <w:sz w:val="18"/>
          <w:szCs w:val="18"/>
        </w:rPr>
        <w:t>”]</w:t>
      </w:r>
      <w:r w:rsidR="0035428A">
        <w:rPr>
          <w:rFonts w:ascii="Arial" w:hAnsi="Arial" w:cs="Arial"/>
          <w:sz w:val="28"/>
          <w:szCs w:val="28"/>
        </w:rPr>
        <w:t xml:space="preserve"> </w:t>
      </w:r>
      <w:proofErr w:type="spellStart"/>
      <w:r w:rsidR="0035428A">
        <w:rPr>
          <w:rFonts w:ascii="Arial" w:hAnsi="Arial" w:cs="Arial"/>
          <w:sz w:val="28"/>
          <w:szCs w:val="28"/>
        </w:rPr>
        <w:t>Ndosaka</w:t>
      </w:r>
      <w:proofErr w:type="spellEnd"/>
      <w:r w:rsidR="0035428A">
        <w:rPr>
          <w:rFonts w:ascii="Arial" w:hAnsi="Arial" w:cs="Arial"/>
          <w:sz w:val="28"/>
          <w:szCs w:val="28"/>
        </w:rPr>
        <w:t xml:space="preserve"> </w:t>
      </w:r>
      <w:proofErr w:type="spellStart"/>
      <w:r w:rsidR="0035428A">
        <w:rPr>
          <w:rFonts w:ascii="Arial" w:hAnsi="Arial" w:cs="Arial"/>
          <w:sz w:val="28"/>
          <w:szCs w:val="28"/>
        </w:rPr>
        <w:t>muchiona</w:t>
      </w:r>
      <w:proofErr w:type="spellEnd"/>
      <w:r w:rsidR="0035428A">
        <w:rPr>
          <w:rFonts w:ascii="Arial" w:hAnsi="Arial" w:cs="Arial"/>
          <w:sz w:val="28"/>
          <w:szCs w:val="28"/>
        </w:rPr>
        <w:t xml:space="preserve"> ndiri </w:t>
      </w:r>
      <w:proofErr w:type="spellStart"/>
      <w:r w:rsidR="0035428A">
        <w:rPr>
          <w:rFonts w:ascii="Arial" w:hAnsi="Arial" w:cs="Arial"/>
          <w:sz w:val="28"/>
          <w:szCs w:val="28"/>
        </w:rPr>
        <w:t>kukudzidzisai</w:t>
      </w:r>
      <w:proofErr w:type="spellEnd"/>
      <w:r w:rsidR="00C464F3">
        <w:rPr>
          <w:rFonts w:ascii="Arial" w:hAnsi="Arial" w:cs="Arial"/>
          <w:sz w:val="28"/>
          <w:szCs w:val="28"/>
        </w:rPr>
        <w:t>.</w:t>
      </w:r>
      <w:r w:rsidR="00EF2D28">
        <w:rPr>
          <w:rFonts w:ascii="Arial" w:hAnsi="Arial" w:cs="Arial"/>
          <w:sz w:val="28"/>
          <w:szCs w:val="28"/>
        </w:rPr>
        <w:t xml:space="preserve"> </w:t>
      </w:r>
      <w:r w:rsidR="00C464F3">
        <w:rPr>
          <w:rFonts w:ascii="Arial" w:hAnsi="Arial" w:cs="Arial"/>
          <w:sz w:val="28"/>
          <w:szCs w:val="28"/>
        </w:rPr>
        <w:t>Dai</w:t>
      </w:r>
      <w:r w:rsidR="00EF2D28">
        <w:rPr>
          <w:rFonts w:ascii="Arial" w:hAnsi="Arial" w:cs="Arial"/>
          <w:sz w:val="28"/>
          <w:szCs w:val="28"/>
        </w:rPr>
        <w:t xml:space="preserve"> </w:t>
      </w:r>
      <w:proofErr w:type="spellStart"/>
      <w:r w:rsidR="00EF2D28">
        <w:rPr>
          <w:rFonts w:ascii="Arial" w:hAnsi="Arial" w:cs="Arial"/>
          <w:sz w:val="28"/>
          <w:szCs w:val="28"/>
        </w:rPr>
        <w:t>ndaikuparidzirai</w:t>
      </w:r>
      <w:proofErr w:type="spellEnd"/>
      <w:r w:rsidR="00EF2D28">
        <w:rPr>
          <w:rFonts w:ascii="Arial" w:hAnsi="Arial" w:cs="Arial"/>
          <w:sz w:val="28"/>
          <w:szCs w:val="28"/>
        </w:rPr>
        <w:t xml:space="preserve"> brother </w:t>
      </w:r>
      <w:proofErr w:type="spellStart"/>
      <w:r w:rsidR="00EF2D28">
        <w:rPr>
          <w:rFonts w:ascii="Arial" w:hAnsi="Arial" w:cs="Arial"/>
          <w:sz w:val="28"/>
          <w:szCs w:val="28"/>
        </w:rPr>
        <w:t>muchiona</w:t>
      </w:r>
      <w:proofErr w:type="spellEnd"/>
      <w:r w:rsidR="00EF2D28">
        <w:rPr>
          <w:rFonts w:ascii="Arial" w:hAnsi="Arial" w:cs="Arial"/>
          <w:sz w:val="28"/>
          <w:szCs w:val="28"/>
        </w:rPr>
        <w:t xml:space="preserve"> ka Pastor </w:t>
      </w:r>
      <w:proofErr w:type="spellStart"/>
      <w:r w:rsidR="00721EB2">
        <w:rPr>
          <w:rFonts w:ascii="Arial" w:hAnsi="Arial" w:cs="Arial"/>
          <w:sz w:val="28"/>
          <w:szCs w:val="28"/>
        </w:rPr>
        <w:t>katete</w:t>
      </w:r>
      <w:proofErr w:type="spellEnd"/>
      <w:r w:rsidR="00721EB2">
        <w:rPr>
          <w:rFonts w:ascii="Arial" w:hAnsi="Arial" w:cs="Arial"/>
          <w:sz w:val="28"/>
          <w:szCs w:val="28"/>
        </w:rPr>
        <w:t xml:space="preserve">-tete </w:t>
      </w:r>
      <w:proofErr w:type="spellStart"/>
      <w:r w:rsidR="00721EB2">
        <w:rPr>
          <w:rFonts w:ascii="Arial" w:hAnsi="Arial" w:cs="Arial"/>
          <w:sz w:val="28"/>
          <w:szCs w:val="28"/>
        </w:rPr>
        <w:t>kane</w:t>
      </w:r>
      <w:proofErr w:type="spellEnd"/>
      <w:r w:rsidR="00721EB2">
        <w:rPr>
          <w:rFonts w:ascii="Arial" w:hAnsi="Arial" w:cs="Arial"/>
          <w:sz w:val="28"/>
          <w:szCs w:val="28"/>
        </w:rPr>
        <w:t xml:space="preserve"> </w:t>
      </w:r>
      <w:proofErr w:type="spellStart"/>
      <w:r w:rsidR="00721EB2">
        <w:rPr>
          <w:rFonts w:ascii="Arial" w:hAnsi="Arial" w:cs="Arial"/>
          <w:sz w:val="28"/>
          <w:szCs w:val="28"/>
        </w:rPr>
        <w:t>nhamo</w:t>
      </w:r>
      <w:proofErr w:type="spellEnd"/>
      <w:r w:rsidR="00721EB2">
        <w:rPr>
          <w:rFonts w:ascii="Arial" w:hAnsi="Arial" w:cs="Arial"/>
          <w:sz w:val="28"/>
          <w:szCs w:val="28"/>
        </w:rPr>
        <w:t xml:space="preserve">, </w:t>
      </w:r>
      <w:proofErr w:type="spellStart"/>
      <w:r w:rsidR="00721EB2">
        <w:rPr>
          <w:rFonts w:ascii="Arial" w:hAnsi="Arial" w:cs="Arial"/>
          <w:sz w:val="28"/>
          <w:szCs w:val="28"/>
        </w:rPr>
        <w:t>kane</w:t>
      </w:r>
      <w:proofErr w:type="spellEnd"/>
      <w:r w:rsidR="0035428A">
        <w:rPr>
          <w:rFonts w:ascii="Arial" w:hAnsi="Arial" w:cs="Arial"/>
          <w:sz w:val="28"/>
          <w:szCs w:val="28"/>
        </w:rPr>
        <w:t xml:space="preserve"> </w:t>
      </w:r>
      <w:proofErr w:type="spellStart"/>
      <w:r w:rsidR="00721EB2">
        <w:rPr>
          <w:rFonts w:ascii="Arial" w:hAnsi="Arial" w:cs="Arial"/>
          <w:sz w:val="28"/>
          <w:szCs w:val="28"/>
        </w:rPr>
        <w:t>mota</w:t>
      </w:r>
      <w:proofErr w:type="spellEnd"/>
      <w:r w:rsidR="00721EB2">
        <w:rPr>
          <w:rFonts w:ascii="Arial" w:hAnsi="Arial" w:cs="Arial"/>
          <w:sz w:val="28"/>
          <w:szCs w:val="28"/>
        </w:rPr>
        <w:t xml:space="preserve"> </w:t>
      </w:r>
      <w:proofErr w:type="spellStart"/>
      <w:r w:rsidR="00721EB2">
        <w:rPr>
          <w:rFonts w:ascii="Arial" w:hAnsi="Arial" w:cs="Arial"/>
          <w:sz w:val="28"/>
          <w:szCs w:val="28"/>
        </w:rPr>
        <w:t>dzinofamba</w:t>
      </w:r>
      <w:proofErr w:type="spellEnd"/>
      <w:r w:rsidR="00721EB2">
        <w:rPr>
          <w:rFonts w:ascii="Arial" w:hAnsi="Arial" w:cs="Arial"/>
          <w:sz w:val="28"/>
          <w:szCs w:val="28"/>
        </w:rPr>
        <w:t xml:space="preserve"> </w:t>
      </w:r>
      <w:proofErr w:type="spellStart"/>
      <w:r w:rsidR="00721EB2">
        <w:rPr>
          <w:rFonts w:ascii="Arial" w:hAnsi="Arial" w:cs="Arial"/>
          <w:sz w:val="28"/>
          <w:szCs w:val="28"/>
        </w:rPr>
        <w:t>dzichikosora</w:t>
      </w:r>
      <w:proofErr w:type="spellEnd"/>
      <w:r w:rsidR="00721EB2">
        <w:rPr>
          <w:rFonts w:ascii="Arial" w:hAnsi="Arial" w:cs="Arial"/>
          <w:sz w:val="28"/>
          <w:szCs w:val="28"/>
        </w:rPr>
        <w:t xml:space="preserve"> </w:t>
      </w:r>
      <w:proofErr w:type="spellStart"/>
      <w:r w:rsidR="00721EB2">
        <w:rPr>
          <w:rFonts w:ascii="Arial" w:hAnsi="Arial" w:cs="Arial"/>
          <w:sz w:val="28"/>
          <w:szCs w:val="28"/>
        </w:rPr>
        <w:t>dzichimira</w:t>
      </w:r>
      <w:proofErr w:type="spellEnd"/>
      <w:r w:rsidR="00721EB2">
        <w:rPr>
          <w:rFonts w:ascii="Arial" w:hAnsi="Arial" w:cs="Arial"/>
          <w:sz w:val="28"/>
          <w:szCs w:val="28"/>
        </w:rPr>
        <w:t xml:space="preserve"> mu</w:t>
      </w:r>
      <w:r w:rsidR="0037327E">
        <w:rPr>
          <w:rFonts w:ascii="Arial" w:hAnsi="Arial" w:cs="Arial"/>
          <w:sz w:val="28"/>
          <w:szCs w:val="28"/>
        </w:rPr>
        <w:t xml:space="preserve"> </w:t>
      </w:r>
      <w:r w:rsidR="0037327E" w:rsidRPr="0037327E">
        <w:rPr>
          <w:rFonts w:ascii="Arial" w:hAnsi="Arial" w:cs="Arial"/>
          <w:i/>
          <w:iCs/>
          <w:sz w:val="28"/>
          <w:szCs w:val="28"/>
        </w:rPr>
        <w:t>road-hi</w:t>
      </w:r>
      <w:r w:rsidR="0037327E">
        <w:rPr>
          <w:rFonts w:ascii="Arial" w:hAnsi="Arial" w:cs="Arial"/>
          <w:i/>
          <w:iCs/>
          <w:sz w:val="28"/>
          <w:szCs w:val="28"/>
        </w:rPr>
        <w:t xml:space="preserve"> </w:t>
      </w:r>
      <w:proofErr w:type="spellStart"/>
      <w:r w:rsidR="0037327E">
        <w:rPr>
          <w:rFonts w:ascii="Arial" w:hAnsi="Arial" w:cs="Arial"/>
          <w:sz w:val="28"/>
          <w:szCs w:val="28"/>
        </w:rPr>
        <w:t>muchizouya</w:t>
      </w:r>
      <w:proofErr w:type="spellEnd"/>
      <w:r w:rsidR="0037327E">
        <w:rPr>
          <w:rFonts w:ascii="Arial" w:hAnsi="Arial" w:cs="Arial"/>
          <w:sz w:val="28"/>
          <w:szCs w:val="28"/>
        </w:rPr>
        <w:t xml:space="preserve"> </w:t>
      </w:r>
      <w:proofErr w:type="spellStart"/>
      <w:r w:rsidR="0037327E">
        <w:rPr>
          <w:rFonts w:ascii="Arial" w:hAnsi="Arial" w:cs="Arial"/>
          <w:sz w:val="28"/>
          <w:szCs w:val="28"/>
        </w:rPr>
        <w:t>nedzenyu</w:t>
      </w:r>
      <w:proofErr w:type="spellEnd"/>
      <w:r w:rsidR="0037327E">
        <w:rPr>
          <w:rFonts w:ascii="Arial" w:hAnsi="Arial" w:cs="Arial"/>
          <w:sz w:val="28"/>
          <w:szCs w:val="28"/>
        </w:rPr>
        <w:t xml:space="preserve"> </w:t>
      </w:r>
      <w:proofErr w:type="spellStart"/>
      <w:r w:rsidR="0037327E">
        <w:rPr>
          <w:rFonts w:ascii="Arial" w:hAnsi="Arial" w:cs="Arial"/>
          <w:sz w:val="28"/>
          <w:szCs w:val="28"/>
        </w:rPr>
        <w:t>muchinditakura</w:t>
      </w:r>
      <w:proofErr w:type="spellEnd"/>
      <w:r w:rsidR="0037327E">
        <w:rPr>
          <w:rFonts w:ascii="Arial" w:hAnsi="Arial" w:cs="Arial"/>
          <w:sz w:val="28"/>
          <w:szCs w:val="28"/>
        </w:rPr>
        <w:t xml:space="preserve"> </w:t>
      </w:r>
      <w:proofErr w:type="spellStart"/>
      <w:r w:rsidR="00A95BC4">
        <w:rPr>
          <w:rFonts w:ascii="Arial" w:hAnsi="Arial" w:cs="Arial"/>
          <w:sz w:val="28"/>
          <w:szCs w:val="28"/>
        </w:rPr>
        <w:t>maiti</w:t>
      </w:r>
      <w:proofErr w:type="spellEnd"/>
      <w:r w:rsidR="00A95BC4">
        <w:rPr>
          <w:rFonts w:ascii="Arial" w:hAnsi="Arial" w:cs="Arial"/>
          <w:sz w:val="28"/>
          <w:szCs w:val="28"/>
        </w:rPr>
        <w:t xml:space="preserve"> </w:t>
      </w:r>
      <w:proofErr w:type="spellStart"/>
      <w:r w:rsidR="00A95BC4">
        <w:rPr>
          <w:rFonts w:ascii="Arial" w:hAnsi="Arial" w:cs="Arial"/>
          <w:sz w:val="28"/>
          <w:szCs w:val="28"/>
        </w:rPr>
        <w:t>pamwe</w:t>
      </w:r>
      <w:proofErr w:type="spellEnd"/>
      <w:r w:rsidR="00A95BC4">
        <w:rPr>
          <w:rFonts w:ascii="Arial" w:hAnsi="Arial" w:cs="Arial"/>
          <w:sz w:val="28"/>
          <w:szCs w:val="28"/>
        </w:rPr>
        <w:t xml:space="preserve">. Brother, </w:t>
      </w:r>
      <w:proofErr w:type="spellStart"/>
      <w:r w:rsidR="00A95BC4">
        <w:rPr>
          <w:rFonts w:ascii="Arial" w:hAnsi="Arial" w:cs="Arial"/>
          <w:sz w:val="28"/>
          <w:szCs w:val="28"/>
        </w:rPr>
        <w:t>munoziva</w:t>
      </w:r>
      <w:proofErr w:type="spellEnd"/>
      <w:r w:rsidR="00A95BC4">
        <w:rPr>
          <w:rFonts w:ascii="Arial" w:hAnsi="Arial" w:cs="Arial"/>
          <w:sz w:val="28"/>
          <w:szCs w:val="28"/>
        </w:rPr>
        <w:t xml:space="preserve"> kuti mese </w:t>
      </w:r>
      <w:proofErr w:type="spellStart"/>
      <w:r w:rsidR="00A95BC4">
        <w:rPr>
          <w:rFonts w:ascii="Arial" w:hAnsi="Arial" w:cs="Arial"/>
          <w:sz w:val="28"/>
          <w:szCs w:val="28"/>
        </w:rPr>
        <w:t>muchigara</w:t>
      </w:r>
      <w:proofErr w:type="spellEnd"/>
      <w:r w:rsidR="00A95BC4">
        <w:rPr>
          <w:rFonts w:ascii="Arial" w:hAnsi="Arial" w:cs="Arial"/>
          <w:sz w:val="28"/>
          <w:szCs w:val="28"/>
        </w:rPr>
        <w:t xml:space="preserve"> </w:t>
      </w:r>
      <w:r w:rsidR="00A95BC4">
        <w:rPr>
          <w:rFonts w:ascii="Arial" w:hAnsi="Arial" w:cs="Arial"/>
          <w:sz w:val="28"/>
          <w:szCs w:val="28"/>
        </w:rPr>
        <w:lastRenderedPageBreak/>
        <w:t xml:space="preserve">pano </w:t>
      </w:r>
      <w:proofErr w:type="spellStart"/>
      <w:r w:rsidR="00A95BC4">
        <w:rPr>
          <w:rFonts w:ascii="Arial" w:hAnsi="Arial" w:cs="Arial"/>
          <w:sz w:val="28"/>
          <w:szCs w:val="28"/>
        </w:rPr>
        <w:t>ndogona</w:t>
      </w:r>
      <w:proofErr w:type="spellEnd"/>
      <w:r w:rsidR="00A95BC4">
        <w:rPr>
          <w:rFonts w:ascii="Arial" w:hAnsi="Arial" w:cs="Arial"/>
          <w:sz w:val="28"/>
          <w:szCs w:val="28"/>
        </w:rPr>
        <w:t xml:space="preserve"> kuku </w:t>
      </w:r>
      <w:r w:rsidR="00A95BC4" w:rsidRPr="00A95BC4">
        <w:rPr>
          <w:rFonts w:ascii="Arial" w:hAnsi="Arial" w:cs="Arial"/>
          <w:i/>
          <w:iCs/>
          <w:sz w:val="28"/>
          <w:szCs w:val="28"/>
        </w:rPr>
        <w:t>feed-ai</w:t>
      </w:r>
      <w:r w:rsidR="00A95BC4">
        <w:rPr>
          <w:rFonts w:ascii="Arial" w:hAnsi="Arial" w:cs="Arial"/>
          <w:i/>
          <w:iCs/>
          <w:sz w:val="28"/>
          <w:szCs w:val="28"/>
        </w:rPr>
        <w:t xml:space="preserve"> </w:t>
      </w:r>
      <w:r w:rsidR="00645A8A" w:rsidRPr="00645A8A">
        <w:rPr>
          <w:rFonts w:ascii="Arial" w:hAnsi="Arial" w:cs="Arial"/>
          <w:sz w:val="28"/>
          <w:szCs w:val="28"/>
        </w:rPr>
        <w:t>gore r</w:t>
      </w:r>
      <w:r w:rsidR="00645A8A">
        <w:rPr>
          <w:rFonts w:ascii="Arial" w:hAnsi="Arial" w:cs="Arial"/>
          <w:sz w:val="28"/>
          <w:szCs w:val="28"/>
        </w:rPr>
        <w:t>e</w:t>
      </w:r>
      <w:r w:rsidR="00645A8A" w:rsidRPr="00645A8A">
        <w:rPr>
          <w:rFonts w:ascii="Arial" w:hAnsi="Arial" w:cs="Arial"/>
          <w:sz w:val="28"/>
          <w:szCs w:val="28"/>
        </w:rPr>
        <w:t xml:space="preserve">se </w:t>
      </w:r>
      <w:proofErr w:type="spellStart"/>
      <w:r w:rsidR="00A95BC4" w:rsidRPr="00645A8A">
        <w:rPr>
          <w:rFonts w:ascii="Arial" w:hAnsi="Arial" w:cs="Arial"/>
          <w:sz w:val="28"/>
          <w:szCs w:val="28"/>
        </w:rPr>
        <w:t>kusvika</w:t>
      </w:r>
      <w:proofErr w:type="spellEnd"/>
      <w:r w:rsidR="00A95BC4">
        <w:rPr>
          <w:rFonts w:ascii="Arial" w:hAnsi="Arial" w:cs="Arial"/>
          <w:sz w:val="28"/>
          <w:szCs w:val="28"/>
        </w:rPr>
        <w:t xml:space="preserve"> </w:t>
      </w:r>
      <w:r w:rsidR="00645A8A">
        <w:rPr>
          <w:rFonts w:ascii="Arial" w:hAnsi="Arial" w:cs="Arial"/>
          <w:sz w:val="28"/>
          <w:szCs w:val="28"/>
        </w:rPr>
        <w:t xml:space="preserve">rapera </w:t>
      </w:r>
      <w:r w:rsidR="00534101" w:rsidRPr="00534101">
        <w:rPr>
          <w:rFonts w:ascii="Arial" w:hAnsi="Arial" w:cs="Arial"/>
          <w:sz w:val="18"/>
          <w:szCs w:val="28"/>
        </w:rPr>
        <w:t xml:space="preserve">[Congregation says, “Amen.”] </w:t>
      </w:r>
      <w:proofErr w:type="spellStart"/>
      <w:r w:rsidR="00F00856">
        <w:rPr>
          <w:rFonts w:ascii="Arial" w:hAnsi="Arial" w:cs="Arial"/>
          <w:sz w:val="28"/>
          <w:szCs w:val="28"/>
        </w:rPr>
        <w:t>Muchidya</w:t>
      </w:r>
      <w:proofErr w:type="spellEnd"/>
      <w:r w:rsidR="00F00856">
        <w:rPr>
          <w:rFonts w:ascii="Arial" w:hAnsi="Arial" w:cs="Arial"/>
          <w:sz w:val="28"/>
          <w:szCs w:val="28"/>
        </w:rPr>
        <w:t xml:space="preserve"> </w:t>
      </w:r>
      <w:proofErr w:type="spellStart"/>
      <w:r w:rsidR="00F00856">
        <w:rPr>
          <w:rFonts w:ascii="Arial" w:hAnsi="Arial" w:cs="Arial"/>
          <w:sz w:val="28"/>
          <w:szCs w:val="28"/>
        </w:rPr>
        <w:t>sadza</w:t>
      </w:r>
      <w:proofErr w:type="spellEnd"/>
      <w:r w:rsidR="00F00856">
        <w:rPr>
          <w:rFonts w:ascii="Arial" w:hAnsi="Arial" w:cs="Arial"/>
          <w:sz w:val="28"/>
          <w:szCs w:val="28"/>
        </w:rPr>
        <w:t xml:space="preserve"> </w:t>
      </w:r>
      <w:proofErr w:type="spellStart"/>
      <w:r w:rsidR="00F00856">
        <w:rPr>
          <w:rFonts w:ascii="Arial" w:hAnsi="Arial" w:cs="Arial"/>
          <w:sz w:val="28"/>
          <w:szCs w:val="28"/>
        </w:rPr>
        <w:t>nenyama</w:t>
      </w:r>
      <w:proofErr w:type="spellEnd"/>
      <w:r w:rsidR="00F00856">
        <w:rPr>
          <w:rFonts w:ascii="Arial" w:hAnsi="Arial" w:cs="Arial"/>
          <w:sz w:val="28"/>
          <w:szCs w:val="28"/>
        </w:rPr>
        <w:t xml:space="preserve">, </w:t>
      </w:r>
      <w:proofErr w:type="spellStart"/>
      <w:r w:rsidR="00F00856">
        <w:rPr>
          <w:rFonts w:ascii="Arial" w:hAnsi="Arial" w:cs="Arial"/>
          <w:sz w:val="28"/>
          <w:szCs w:val="28"/>
        </w:rPr>
        <w:t>kwete</w:t>
      </w:r>
      <w:proofErr w:type="spellEnd"/>
      <w:r w:rsidR="00F00856">
        <w:rPr>
          <w:rFonts w:ascii="Arial" w:hAnsi="Arial" w:cs="Arial"/>
          <w:sz w:val="28"/>
          <w:szCs w:val="28"/>
        </w:rPr>
        <w:t xml:space="preserve"> ne</w:t>
      </w:r>
      <w:r w:rsidR="009C12D5">
        <w:rPr>
          <w:rFonts w:ascii="Arial" w:hAnsi="Arial" w:cs="Arial"/>
          <w:sz w:val="28"/>
          <w:szCs w:val="28"/>
        </w:rPr>
        <w:t>-</w:t>
      </w:r>
      <w:r w:rsidR="00F00856">
        <w:rPr>
          <w:rFonts w:ascii="Arial" w:hAnsi="Arial" w:cs="Arial"/>
          <w:sz w:val="28"/>
          <w:szCs w:val="28"/>
        </w:rPr>
        <w:t>ne-</w:t>
      </w:r>
      <w:proofErr w:type="spellStart"/>
      <w:r w:rsidR="00F00856">
        <w:rPr>
          <w:rFonts w:ascii="Arial" w:hAnsi="Arial" w:cs="Arial"/>
          <w:sz w:val="28"/>
          <w:szCs w:val="28"/>
        </w:rPr>
        <w:t>nemuriwo</w:t>
      </w:r>
      <w:proofErr w:type="spellEnd"/>
      <w:r w:rsidR="00F00856">
        <w:rPr>
          <w:rFonts w:ascii="Arial" w:hAnsi="Arial" w:cs="Arial"/>
          <w:sz w:val="28"/>
          <w:szCs w:val="28"/>
        </w:rPr>
        <w:t>.</w:t>
      </w:r>
      <w:r w:rsidR="006373A6">
        <w:rPr>
          <w:rFonts w:ascii="Arial" w:hAnsi="Arial" w:cs="Arial"/>
          <w:sz w:val="28"/>
          <w:szCs w:val="28"/>
        </w:rPr>
        <w:t xml:space="preserve"> </w:t>
      </w:r>
      <w:proofErr w:type="spellStart"/>
      <w:r w:rsidR="00F00856">
        <w:rPr>
          <w:rFonts w:ascii="Arial" w:hAnsi="Arial" w:cs="Arial"/>
          <w:sz w:val="28"/>
          <w:szCs w:val="28"/>
        </w:rPr>
        <w:t>Ndigopedza</w:t>
      </w:r>
      <w:proofErr w:type="spellEnd"/>
      <w:r w:rsidR="00F00856">
        <w:rPr>
          <w:rFonts w:ascii="Arial" w:hAnsi="Arial" w:cs="Arial"/>
          <w:sz w:val="28"/>
          <w:szCs w:val="28"/>
        </w:rPr>
        <w:t xml:space="preserve"> </w:t>
      </w:r>
      <w:proofErr w:type="spellStart"/>
      <w:r w:rsidR="00F00856">
        <w:rPr>
          <w:rFonts w:ascii="Arial" w:hAnsi="Arial" w:cs="Arial"/>
          <w:sz w:val="28"/>
          <w:szCs w:val="28"/>
        </w:rPr>
        <w:t>futi</w:t>
      </w:r>
      <w:proofErr w:type="spellEnd"/>
      <w:r w:rsidR="00F00856">
        <w:rPr>
          <w:rFonts w:ascii="Arial" w:hAnsi="Arial" w:cs="Arial"/>
          <w:sz w:val="28"/>
          <w:szCs w:val="28"/>
        </w:rPr>
        <w:t xml:space="preserve"> kudaro </w:t>
      </w:r>
      <w:proofErr w:type="spellStart"/>
      <w:r w:rsidR="00F00856">
        <w:rPr>
          <w:rFonts w:ascii="Arial" w:hAnsi="Arial" w:cs="Arial"/>
          <w:sz w:val="28"/>
          <w:szCs w:val="28"/>
        </w:rPr>
        <w:t>ndigo</w:t>
      </w:r>
      <w:proofErr w:type="spellEnd"/>
      <w:r w:rsidR="00F00856">
        <w:rPr>
          <w:rFonts w:ascii="Arial" w:hAnsi="Arial" w:cs="Arial"/>
          <w:sz w:val="28"/>
          <w:szCs w:val="28"/>
        </w:rPr>
        <w:t xml:space="preserve"> </w:t>
      </w:r>
      <w:proofErr w:type="spellStart"/>
      <w:r w:rsidR="00F00856">
        <w:rPr>
          <w:rFonts w:ascii="Arial" w:hAnsi="Arial" w:cs="Arial"/>
          <w:sz w:val="28"/>
          <w:szCs w:val="28"/>
        </w:rPr>
        <w:t>kupfekedzai</w:t>
      </w:r>
      <w:proofErr w:type="spellEnd"/>
      <w:r w:rsidR="00223920">
        <w:rPr>
          <w:rFonts w:ascii="Arial" w:hAnsi="Arial" w:cs="Arial"/>
          <w:sz w:val="28"/>
          <w:szCs w:val="28"/>
        </w:rPr>
        <w:t>,</w:t>
      </w:r>
      <w:r w:rsidR="00F0085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373A6">
        <w:rPr>
          <w:rFonts w:ascii="Arial" w:hAnsi="Arial" w:cs="Arial"/>
          <w:sz w:val="28"/>
          <w:szCs w:val="28"/>
        </w:rPr>
        <w:t>tichitenga</w:t>
      </w:r>
      <w:proofErr w:type="spellEnd"/>
      <w:r w:rsidR="006373A6">
        <w:rPr>
          <w:rFonts w:ascii="Arial" w:hAnsi="Arial" w:cs="Arial"/>
          <w:sz w:val="28"/>
          <w:szCs w:val="28"/>
        </w:rPr>
        <w:t xml:space="preserve"> </w:t>
      </w:r>
      <w:proofErr w:type="spellStart"/>
      <w:r w:rsidR="006373A6">
        <w:rPr>
          <w:rFonts w:ascii="Arial" w:hAnsi="Arial" w:cs="Arial"/>
          <w:sz w:val="28"/>
          <w:szCs w:val="28"/>
        </w:rPr>
        <w:t>mucheka</w:t>
      </w:r>
      <w:proofErr w:type="spellEnd"/>
      <w:r w:rsidR="006373A6">
        <w:rPr>
          <w:rFonts w:ascii="Arial" w:hAnsi="Arial" w:cs="Arial"/>
          <w:sz w:val="28"/>
          <w:szCs w:val="28"/>
        </w:rPr>
        <w:t>.</w:t>
      </w:r>
      <w:r w:rsidR="002D2E97">
        <w:rPr>
          <w:rFonts w:ascii="Arial" w:hAnsi="Arial" w:cs="Arial"/>
          <w:sz w:val="28"/>
          <w:szCs w:val="28"/>
        </w:rPr>
        <w:t xml:space="preserve"> </w:t>
      </w:r>
      <w:proofErr w:type="spellStart"/>
      <w:r w:rsidR="006373A6" w:rsidRPr="002D2E97">
        <w:rPr>
          <w:rFonts w:ascii="Arial" w:hAnsi="Arial" w:cs="Arial"/>
          <w:sz w:val="28"/>
          <w:szCs w:val="28"/>
        </w:rPr>
        <w:t>Ndigokupfekedzai</w:t>
      </w:r>
      <w:proofErr w:type="spellEnd"/>
      <w:r w:rsidR="006373A6" w:rsidRPr="002D2E97">
        <w:rPr>
          <w:rFonts w:ascii="Arial" w:hAnsi="Arial" w:cs="Arial"/>
          <w:sz w:val="28"/>
          <w:szCs w:val="28"/>
        </w:rPr>
        <w:t xml:space="preserve"> mese </w:t>
      </w:r>
      <w:proofErr w:type="spellStart"/>
      <w:r w:rsidR="006373A6" w:rsidRPr="002D2E97">
        <w:rPr>
          <w:rFonts w:ascii="Arial" w:hAnsi="Arial" w:cs="Arial"/>
          <w:sz w:val="28"/>
          <w:szCs w:val="28"/>
        </w:rPr>
        <w:t>makapfeka</w:t>
      </w:r>
      <w:proofErr w:type="spellEnd"/>
      <w:r w:rsidR="006373A6" w:rsidRPr="002D2E97">
        <w:rPr>
          <w:rFonts w:ascii="Arial" w:hAnsi="Arial" w:cs="Arial"/>
          <w:sz w:val="28"/>
          <w:szCs w:val="28"/>
        </w:rPr>
        <w:t xml:space="preserve"> ma t-shirt ma dungaree </w:t>
      </w:r>
      <w:r w:rsidR="00933BBA" w:rsidRPr="002D2E97">
        <w:rPr>
          <w:rFonts w:ascii="Arial" w:hAnsi="Arial" w:cs="Arial"/>
          <w:sz w:val="28"/>
          <w:szCs w:val="28"/>
        </w:rPr>
        <w:t xml:space="preserve">mese </w:t>
      </w:r>
      <w:proofErr w:type="spellStart"/>
      <w:r w:rsidR="00933BBA" w:rsidRPr="002D2E97">
        <w:rPr>
          <w:rFonts w:ascii="Arial" w:hAnsi="Arial" w:cs="Arial"/>
          <w:sz w:val="28"/>
          <w:szCs w:val="28"/>
        </w:rPr>
        <w:t>makachena</w:t>
      </w:r>
      <w:proofErr w:type="spellEnd"/>
      <w:r w:rsidR="00933BBA" w:rsidRPr="002D2E97">
        <w:rPr>
          <w:rFonts w:ascii="Arial" w:hAnsi="Arial" w:cs="Arial"/>
          <w:sz w:val="28"/>
          <w:szCs w:val="28"/>
        </w:rPr>
        <w:t xml:space="preserve"> </w:t>
      </w:r>
      <w:proofErr w:type="spellStart"/>
      <w:r w:rsidR="00933BBA" w:rsidRPr="002D2E97">
        <w:rPr>
          <w:rFonts w:ascii="Arial" w:hAnsi="Arial" w:cs="Arial"/>
          <w:sz w:val="28"/>
          <w:szCs w:val="28"/>
        </w:rPr>
        <w:t>ku</w:t>
      </w:r>
      <w:r w:rsidR="002D2E97" w:rsidRPr="002D2E97">
        <w:rPr>
          <w:rFonts w:ascii="Arial" w:hAnsi="Arial" w:cs="Arial"/>
          <w:sz w:val="28"/>
          <w:szCs w:val="28"/>
        </w:rPr>
        <w:t>daiso</w:t>
      </w:r>
      <w:proofErr w:type="spellEnd"/>
      <w:r w:rsidR="0018356C">
        <w:rPr>
          <w:rFonts w:ascii="Arial" w:hAnsi="Arial" w:cs="Arial"/>
          <w:sz w:val="28"/>
          <w:szCs w:val="28"/>
        </w:rPr>
        <w:t>,</w:t>
      </w:r>
      <w:r w:rsidR="002D2E97" w:rsidRPr="002D2E97">
        <w:rPr>
          <w:rFonts w:ascii="Arial" w:hAnsi="Arial" w:cs="Arial"/>
          <w:sz w:val="28"/>
          <w:szCs w:val="28"/>
        </w:rPr>
        <w:t xml:space="preserve"> </w:t>
      </w:r>
      <w:r w:rsidR="009800C1" w:rsidRPr="009800C1">
        <w:rPr>
          <w:rFonts w:ascii="Arial" w:hAnsi="Arial" w:cs="Arial"/>
          <w:sz w:val="18"/>
          <w:szCs w:val="28"/>
        </w:rPr>
        <w:t>[Congregation laughs]</w:t>
      </w:r>
      <w:r w:rsidR="002D2E97" w:rsidRPr="002D2E97">
        <w:rPr>
          <w:rFonts w:ascii="Arial" w:hAnsi="Arial" w:cs="Arial"/>
          <w:sz w:val="28"/>
          <w:szCs w:val="28"/>
        </w:rPr>
        <w:t xml:space="preserve"> </w:t>
      </w:r>
      <w:proofErr w:type="spellStart"/>
      <w:r w:rsidR="002D2E97" w:rsidRPr="002D2E97">
        <w:rPr>
          <w:rFonts w:ascii="Arial" w:hAnsi="Arial" w:cs="Arial"/>
          <w:sz w:val="28"/>
          <w:szCs w:val="28"/>
        </w:rPr>
        <w:t>ahhh</w:t>
      </w:r>
      <w:proofErr w:type="spellEnd"/>
      <w:r w:rsidR="002D2E97">
        <w:rPr>
          <w:rFonts w:ascii="Arial" w:hAnsi="Arial" w:cs="Arial"/>
          <w:sz w:val="28"/>
          <w:szCs w:val="28"/>
        </w:rPr>
        <w:t xml:space="preserve">. </w:t>
      </w:r>
    </w:p>
    <w:p w14:paraId="6EEEA8E5" w14:textId="7ECBEFFC" w:rsidR="00CA34C7" w:rsidRDefault="00C12EDC" w:rsidP="00AF4256">
      <w:pPr>
        <w:jc w:val="both"/>
        <w:rPr>
          <w:rFonts w:ascii="Arial" w:hAnsi="Arial" w:cs="Arial"/>
          <w:sz w:val="28"/>
          <w:szCs w:val="28"/>
        </w:rPr>
      </w:pPr>
      <w:r>
        <w:rPr>
          <w:rFonts w:ascii="Arial" w:hAnsi="Arial" w:cs="Arial"/>
          <w:sz w:val="28"/>
          <w:szCs w:val="28"/>
          <w:vertAlign w:val="superscript"/>
        </w:rPr>
        <w:t xml:space="preserve">241 </w:t>
      </w:r>
      <w:r w:rsidR="002D2E97">
        <w:rPr>
          <w:rFonts w:ascii="Arial" w:hAnsi="Arial" w:cs="Arial"/>
          <w:sz w:val="28"/>
          <w:szCs w:val="28"/>
        </w:rPr>
        <w:t>Why would God do that? Now I know this</w:t>
      </w:r>
      <w:r w:rsidR="00F24BD0">
        <w:rPr>
          <w:rFonts w:ascii="Arial" w:hAnsi="Arial" w:cs="Arial"/>
          <w:sz w:val="28"/>
          <w:szCs w:val="28"/>
        </w:rPr>
        <w:t xml:space="preserve">, I’ve seen it dzimba dzangu dzese </w:t>
      </w:r>
      <w:proofErr w:type="spellStart"/>
      <w:r w:rsidR="00F24BD0">
        <w:rPr>
          <w:rFonts w:ascii="Arial" w:hAnsi="Arial" w:cs="Arial"/>
          <w:sz w:val="28"/>
          <w:szCs w:val="28"/>
        </w:rPr>
        <w:t>dzinenge</w:t>
      </w:r>
      <w:proofErr w:type="spellEnd"/>
      <w:r w:rsidR="00F24BD0">
        <w:rPr>
          <w:rFonts w:ascii="Arial" w:hAnsi="Arial" w:cs="Arial"/>
          <w:sz w:val="28"/>
          <w:szCs w:val="28"/>
        </w:rPr>
        <w:t xml:space="preserve"> </w:t>
      </w:r>
      <w:proofErr w:type="spellStart"/>
      <w:r w:rsidR="00F24BD0">
        <w:rPr>
          <w:rFonts w:ascii="Arial" w:hAnsi="Arial" w:cs="Arial"/>
          <w:sz w:val="28"/>
          <w:szCs w:val="28"/>
        </w:rPr>
        <w:t>dzine</w:t>
      </w:r>
      <w:proofErr w:type="spellEnd"/>
      <w:r w:rsidR="00F24BD0">
        <w:rPr>
          <w:rFonts w:ascii="Arial" w:hAnsi="Arial" w:cs="Arial"/>
          <w:sz w:val="28"/>
          <w:szCs w:val="28"/>
        </w:rPr>
        <w:t xml:space="preserve"> </w:t>
      </w:r>
      <w:proofErr w:type="spellStart"/>
      <w:r w:rsidR="00F24BD0">
        <w:rPr>
          <w:rFonts w:ascii="Arial" w:hAnsi="Arial" w:cs="Arial"/>
          <w:sz w:val="28"/>
          <w:szCs w:val="28"/>
        </w:rPr>
        <w:t>chikafu</w:t>
      </w:r>
      <w:proofErr w:type="spellEnd"/>
      <w:r w:rsidR="00E12F77">
        <w:rPr>
          <w:rFonts w:ascii="Arial" w:hAnsi="Arial" w:cs="Arial"/>
          <w:sz w:val="28"/>
          <w:szCs w:val="28"/>
        </w:rPr>
        <w:t xml:space="preserve">, I know every time </w:t>
      </w:r>
      <w:proofErr w:type="spellStart"/>
      <w:r w:rsidR="00E12F77">
        <w:rPr>
          <w:rFonts w:ascii="Arial" w:hAnsi="Arial" w:cs="Arial"/>
          <w:sz w:val="28"/>
          <w:szCs w:val="28"/>
        </w:rPr>
        <w:t>saka</w:t>
      </w:r>
      <w:proofErr w:type="spellEnd"/>
      <w:r w:rsidR="004656F4">
        <w:rPr>
          <w:rFonts w:ascii="Arial" w:hAnsi="Arial" w:cs="Arial"/>
          <w:sz w:val="28"/>
          <w:szCs w:val="28"/>
        </w:rPr>
        <w:t xml:space="preserve"> </w:t>
      </w:r>
      <w:proofErr w:type="spellStart"/>
      <w:r w:rsidR="004656F4">
        <w:rPr>
          <w:rFonts w:ascii="Arial" w:hAnsi="Arial" w:cs="Arial"/>
          <w:sz w:val="28"/>
          <w:szCs w:val="28"/>
        </w:rPr>
        <w:t>ndeida</w:t>
      </w:r>
      <w:proofErr w:type="spellEnd"/>
      <w:r w:rsidR="004656F4">
        <w:rPr>
          <w:rFonts w:ascii="Arial" w:hAnsi="Arial" w:cs="Arial"/>
          <w:sz w:val="28"/>
          <w:szCs w:val="28"/>
        </w:rPr>
        <w:t xml:space="preserve"> kuti </w:t>
      </w:r>
      <w:proofErr w:type="spellStart"/>
      <w:r w:rsidR="004656F4">
        <w:rPr>
          <w:rFonts w:ascii="Arial" w:hAnsi="Arial" w:cs="Arial"/>
          <w:sz w:val="28"/>
          <w:szCs w:val="28"/>
        </w:rPr>
        <w:t>ndidzidzise</w:t>
      </w:r>
      <w:proofErr w:type="spellEnd"/>
      <w:r w:rsidR="004656F4">
        <w:rPr>
          <w:rFonts w:ascii="Arial" w:hAnsi="Arial" w:cs="Arial"/>
          <w:sz w:val="28"/>
          <w:szCs w:val="28"/>
        </w:rPr>
        <w:t xml:space="preserve"> vanhu </w:t>
      </w:r>
      <w:proofErr w:type="spellStart"/>
      <w:r w:rsidR="004656F4">
        <w:rPr>
          <w:rFonts w:ascii="Arial" w:hAnsi="Arial" w:cs="Arial"/>
          <w:sz w:val="28"/>
          <w:szCs w:val="28"/>
        </w:rPr>
        <w:t>manje</w:t>
      </w:r>
      <w:proofErr w:type="spellEnd"/>
      <w:r w:rsidR="004656F4">
        <w:rPr>
          <w:rFonts w:ascii="Arial" w:hAnsi="Arial" w:cs="Arial"/>
          <w:sz w:val="28"/>
          <w:szCs w:val="28"/>
        </w:rPr>
        <w:t xml:space="preserve"> kuti </w:t>
      </w:r>
      <w:proofErr w:type="spellStart"/>
      <w:r w:rsidR="004656F4">
        <w:rPr>
          <w:rFonts w:ascii="Arial" w:hAnsi="Arial" w:cs="Arial"/>
          <w:sz w:val="28"/>
          <w:szCs w:val="28"/>
        </w:rPr>
        <w:t>mushonga</w:t>
      </w:r>
      <w:proofErr w:type="spellEnd"/>
      <w:r w:rsidR="004656F4">
        <w:rPr>
          <w:rFonts w:ascii="Arial" w:hAnsi="Arial" w:cs="Arial"/>
          <w:sz w:val="28"/>
          <w:szCs w:val="28"/>
        </w:rPr>
        <w:t xml:space="preserve"> hapana</w:t>
      </w:r>
      <w:r w:rsidR="00D13283">
        <w:rPr>
          <w:rFonts w:ascii="Arial" w:hAnsi="Arial" w:cs="Arial"/>
          <w:sz w:val="28"/>
          <w:szCs w:val="28"/>
        </w:rPr>
        <w:t>,</w:t>
      </w:r>
      <w:r w:rsidR="009F7B7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F7B74">
        <w:rPr>
          <w:rFonts w:ascii="Arial" w:hAnsi="Arial" w:cs="Arial"/>
          <w:sz w:val="28"/>
          <w:szCs w:val="28"/>
        </w:rPr>
        <w:t>chikwambo</w:t>
      </w:r>
      <w:proofErr w:type="spellEnd"/>
      <w:r w:rsidR="009F7B74">
        <w:rPr>
          <w:rFonts w:ascii="Arial" w:hAnsi="Arial" w:cs="Arial"/>
          <w:sz w:val="28"/>
          <w:szCs w:val="28"/>
        </w:rPr>
        <w:t xml:space="preserve"> hapa…? </w:t>
      </w:r>
      <w:r w:rsidR="009F7B74" w:rsidRPr="00B97926">
        <w:rPr>
          <w:rFonts w:ascii="Arial" w:hAnsi="Arial" w:cs="Arial"/>
          <w:sz w:val="18"/>
          <w:szCs w:val="18"/>
        </w:rPr>
        <w:t xml:space="preserve">[Congregation </w:t>
      </w:r>
      <w:r w:rsidR="00063DA1" w:rsidRPr="00B97926">
        <w:rPr>
          <w:rFonts w:ascii="Arial" w:hAnsi="Arial" w:cs="Arial"/>
          <w:sz w:val="18"/>
          <w:szCs w:val="18"/>
        </w:rPr>
        <w:t>says, “</w:t>
      </w:r>
      <w:r w:rsidR="009F7B74" w:rsidRPr="00B97926">
        <w:rPr>
          <w:rFonts w:ascii="Arial" w:hAnsi="Arial" w:cs="Arial"/>
          <w:sz w:val="18"/>
          <w:szCs w:val="18"/>
        </w:rPr>
        <w:t>hapana.”]</w:t>
      </w:r>
      <w:r w:rsidR="009F7B74">
        <w:rPr>
          <w:rFonts w:ascii="Arial" w:hAnsi="Arial" w:cs="Arial"/>
          <w:sz w:val="28"/>
          <w:szCs w:val="28"/>
        </w:rPr>
        <w:t xml:space="preserve"> Hapana kana mishonga </w:t>
      </w:r>
      <w:proofErr w:type="spellStart"/>
      <w:r w:rsidR="009F7B74">
        <w:rPr>
          <w:rFonts w:ascii="Arial" w:hAnsi="Arial" w:cs="Arial"/>
          <w:sz w:val="28"/>
          <w:szCs w:val="28"/>
        </w:rPr>
        <w:t>uripo</w:t>
      </w:r>
      <w:proofErr w:type="spellEnd"/>
      <w:r w:rsidR="00D13283">
        <w:rPr>
          <w:rFonts w:ascii="Arial" w:hAnsi="Arial" w:cs="Arial"/>
          <w:sz w:val="28"/>
          <w:szCs w:val="28"/>
        </w:rPr>
        <w:t>,</w:t>
      </w:r>
      <w:r w:rsidR="009F7B7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33B54">
        <w:rPr>
          <w:rFonts w:ascii="Arial" w:hAnsi="Arial" w:cs="Arial"/>
          <w:sz w:val="28"/>
          <w:szCs w:val="28"/>
        </w:rPr>
        <w:t>ndoaya</w:t>
      </w:r>
      <w:proofErr w:type="spellEnd"/>
      <w:r w:rsidR="00B33B54">
        <w:rPr>
          <w:rFonts w:ascii="Arial" w:hAnsi="Arial" w:cs="Arial"/>
          <w:sz w:val="28"/>
          <w:szCs w:val="28"/>
        </w:rPr>
        <w:t xml:space="preserve"> Magwaro </w:t>
      </w:r>
      <w:proofErr w:type="spellStart"/>
      <w:r w:rsidR="00B33B54">
        <w:rPr>
          <w:rFonts w:ascii="Arial" w:hAnsi="Arial" w:cs="Arial"/>
          <w:sz w:val="28"/>
          <w:szCs w:val="28"/>
        </w:rPr>
        <w:t>andaka</w:t>
      </w:r>
      <w:proofErr w:type="spellEnd"/>
      <w:r w:rsidR="00B33B54">
        <w:rPr>
          <w:rFonts w:ascii="Arial" w:hAnsi="Arial" w:cs="Arial"/>
          <w:sz w:val="28"/>
          <w:szCs w:val="28"/>
        </w:rPr>
        <w:t xml:space="preserve"> </w:t>
      </w:r>
      <w:proofErr w:type="spellStart"/>
      <w:r w:rsidR="00B33B54">
        <w:rPr>
          <w:rFonts w:ascii="Arial" w:hAnsi="Arial" w:cs="Arial"/>
          <w:sz w:val="28"/>
          <w:szCs w:val="28"/>
        </w:rPr>
        <w:t>verengawo</w:t>
      </w:r>
      <w:proofErr w:type="spellEnd"/>
      <w:r w:rsidR="00B33B54">
        <w:rPr>
          <w:rFonts w:ascii="Arial" w:hAnsi="Arial" w:cs="Arial"/>
          <w:sz w:val="28"/>
          <w:szCs w:val="28"/>
        </w:rPr>
        <w:t xml:space="preserve"> </w:t>
      </w:r>
      <w:r w:rsidR="00761714">
        <w:rPr>
          <w:rFonts w:ascii="Arial" w:hAnsi="Arial" w:cs="Arial"/>
          <w:sz w:val="28"/>
          <w:szCs w:val="28"/>
        </w:rPr>
        <w:t>aya</w:t>
      </w:r>
      <w:r w:rsidR="00F549C1">
        <w:rPr>
          <w:rFonts w:ascii="Arial" w:hAnsi="Arial" w:cs="Arial"/>
          <w:sz w:val="28"/>
          <w:szCs w:val="28"/>
        </w:rPr>
        <w:t>.</w:t>
      </w:r>
      <w:r w:rsidR="0076171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761714">
        <w:rPr>
          <w:rFonts w:ascii="Arial" w:hAnsi="Arial" w:cs="Arial"/>
          <w:sz w:val="28"/>
          <w:szCs w:val="28"/>
        </w:rPr>
        <w:t>Ndikaatenda</w:t>
      </w:r>
      <w:proofErr w:type="spellEnd"/>
      <w:r w:rsidR="00761714">
        <w:rPr>
          <w:rFonts w:ascii="Arial" w:hAnsi="Arial" w:cs="Arial"/>
          <w:sz w:val="28"/>
          <w:szCs w:val="28"/>
        </w:rPr>
        <w:t xml:space="preserve"> </w:t>
      </w:r>
      <w:proofErr w:type="spellStart"/>
      <w:r w:rsidR="00761714">
        <w:rPr>
          <w:rFonts w:ascii="Arial" w:hAnsi="Arial" w:cs="Arial"/>
          <w:sz w:val="28"/>
          <w:szCs w:val="28"/>
        </w:rPr>
        <w:t>ndikaita</w:t>
      </w:r>
      <w:proofErr w:type="spellEnd"/>
      <w:r w:rsidR="00761714">
        <w:rPr>
          <w:rFonts w:ascii="Arial" w:hAnsi="Arial" w:cs="Arial"/>
          <w:sz w:val="28"/>
          <w:szCs w:val="28"/>
        </w:rPr>
        <w:t xml:space="preserve"> </w:t>
      </w:r>
      <w:proofErr w:type="spellStart"/>
      <w:r w:rsidR="00761714">
        <w:rPr>
          <w:rFonts w:ascii="Arial" w:hAnsi="Arial" w:cs="Arial"/>
          <w:sz w:val="28"/>
          <w:szCs w:val="28"/>
        </w:rPr>
        <w:t>nyama</w:t>
      </w:r>
      <w:proofErr w:type="spellEnd"/>
      <w:r w:rsidR="00761714">
        <w:rPr>
          <w:rFonts w:ascii="Arial" w:hAnsi="Arial" w:cs="Arial"/>
          <w:sz w:val="28"/>
          <w:szCs w:val="28"/>
        </w:rPr>
        <w:t xml:space="preserve"> Magwaro </w:t>
      </w:r>
      <w:r w:rsidR="00CA34C7">
        <w:rPr>
          <w:rFonts w:ascii="Arial" w:hAnsi="Arial" w:cs="Arial"/>
          <w:sz w:val="28"/>
          <w:szCs w:val="28"/>
        </w:rPr>
        <w:t>aya</w:t>
      </w:r>
      <w:r w:rsidR="00D13283">
        <w:rPr>
          <w:rFonts w:ascii="Arial" w:hAnsi="Arial" w:cs="Arial"/>
          <w:sz w:val="28"/>
          <w:szCs w:val="28"/>
        </w:rPr>
        <w:t>,</w:t>
      </w:r>
      <w:r w:rsidR="00CA34C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CA34C7">
        <w:rPr>
          <w:rFonts w:ascii="Arial" w:hAnsi="Arial" w:cs="Arial"/>
          <w:sz w:val="28"/>
          <w:szCs w:val="28"/>
        </w:rPr>
        <w:t>ende</w:t>
      </w:r>
      <w:proofErr w:type="spellEnd"/>
      <w:r w:rsidR="00CA34C7">
        <w:rPr>
          <w:rFonts w:ascii="Arial" w:hAnsi="Arial" w:cs="Arial"/>
          <w:sz w:val="28"/>
          <w:szCs w:val="28"/>
        </w:rPr>
        <w:t xml:space="preserve"> nhasi ari </w:t>
      </w:r>
      <w:proofErr w:type="spellStart"/>
      <w:r w:rsidR="00CA34C7">
        <w:rPr>
          <w:rFonts w:ascii="Arial" w:hAnsi="Arial" w:cs="Arial"/>
          <w:sz w:val="28"/>
          <w:szCs w:val="28"/>
        </w:rPr>
        <w:t>kundiropafadza</w:t>
      </w:r>
      <w:proofErr w:type="spellEnd"/>
      <w:r w:rsidR="00CA34C7">
        <w:rPr>
          <w:rFonts w:ascii="Arial" w:hAnsi="Arial" w:cs="Arial"/>
          <w:sz w:val="28"/>
          <w:szCs w:val="28"/>
        </w:rPr>
        <w:t xml:space="preserve"> </w:t>
      </w:r>
      <w:proofErr w:type="spellStart"/>
      <w:r w:rsidR="00CA34C7">
        <w:rPr>
          <w:rFonts w:ascii="Arial" w:hAnsi="Arial" w:cs="Arial"/>
          <w:sz w:val="28"/>
          <w:szCs w:val="28"/>
        </w:rPr>
        <w:t>zvandisingagoni</w:t>
      </w:r>
      <w:proofErr w:type="spellEnd"/>
      <w:r w:rsidR="00CA34C7">
        <w:rPr>
          <w:rFonts w:ascii="Arial" w:hAnsi="Arial" w:cs="Arial"/>
          <w:sz w:val="28"/>
          <w:szCs w:val="28"/>
        </w:rPr>
        <w:t xml:space="preserve"> kana kudzokera kumashure pamusoro </w:t>
      </w:r>
      <w:proofErr w:type="spellStart"/>
      <w:r w:rsidR="00CA34C7">
        <w:rPr>
          <w:rFonts w:ascii="Arial" w:hAnsi="Arial" w:cs="Arial"/>
          <w:sz w:val="28"/>
          <w:szCs w:val="28"/>
        </w:rPr>
        <w:t>pazvo</w:t>
      </w:r>
      <w:proofErr w:type="spellEnd"/>
      <w:r w:rsidR="00CA34C7">
        <w:rPr>
          <w:rFonts w:ascii="Arial" w:hAnsi="Arial" w:cs="Arial"/>
          <w:sz w:val="28"/>
          <w:szCs w:val="28"/>
        </w:rPr>
        <w:t>.</w:t>
      </w:r>
    </w:p>
    <w:p w14:paraId="7F5DD9F2" w14:textId="796B625D" w:rsidR="00FE2356" w:rsidRDefault="00C12EDC" w:rsidP="00AF4256">
      <w:pPr>
        <w:jc w:val="both"/>
        <w:rPr>
          <w:rFonts w:ascii="Arial" w:hAnsi="Arial" w:cs="Arial"/>
          <w:sz w:val="28"/>
          <w:szCs w:val="28"/>
        </w:rPr>
      </w:pPr>
      <w:r>
        <w:rPr>
          <w:rFonts w:ascii="Arial" w:hAnsi="Arial" w:cs="Arial"/>
          <w:sz w:val="28"/>
          <w:szCs w:val="28"/>
          <w:vertAlign w:val="superscript"/>
        </w:rPr>
        <w:t xml:space="preserve">242 </w:t>
      </w:r>
      <w:r w:rsidR="00CA34C7">
        <w:rPr>
          <w:rFonts w:ascii="Arial" w:hAnsi="Arial" w:cs="Arial"/>
          <w:sz w:val="28"/>
          <w:szCs w:val="28"/>
        </w:rPr>
        <w:t xml:space="preserve">I don’t envy a sinner, </w:t>
      </w:r>
      <w:r w:rsidR="00E976E3">
        <w:rPr>
          <w:rFonts w:ascii="Arial" w:hAnsi="Arial" w:cs="Arial"/>
          <w:sz w:val="28"/>
          <w:szCs w:val="28"/>
        </w:rPr>
        <w:t xml:space="preserve">I don’t envy heathens, I don’t envy politicians, I don’t envy nothing from that world! </w:t>
      </w:r>
      <w:r w:rsidR="00F350A1">
        <w:rPr>
          <w:rFonts w:ascii="Arial" w:hAnsi="Arial" w:cs="Arial"/>
          <w:sz w:val="28"/>
          <w:szCs w:val="28"/>
        </w:rPr>
        <w:t xml:space="preserve">God is capable of making you happy </w:t>
      </w:r>
      <w:r w:rsidR="00534101" w:rsidRPr="00534101">
        <w:rPr>
          <w:rFonts w:ascii="Arial" w:hAnsi="Arial" w:cs="Arial"/>
          <w:sz w:val="18"/>
          <w:szCs w:val="28"/>
        </w:rPr>
        <w:t xml:space="preserve">[Congregation says, “Amen.”] </w:t>
      </w:r>
      <w:proofErr w:type="spellStart"/>
      <w:r w:rsidR="00F350A1">
        <w:rPr>
          <w:rFonts w:ascii="Arial" w:hAnsi="Arial" w:cs="Arial"/>
          <w:sz w:val="28"/>
          <w:szCs w:val="28"/>
        </w:rPr>
        <w:t>Hatiite</w:t>
      </w:r>
      <w:proofErr w:type="spellEnd"/>
      <w:r w:rsidR="00F350A1">
        <w:rPr>
          <w:rFonts w:ascii="Arial" w:hAnsi="Arial" w:cs="Arial"/>
          <w:sz w:val="28"/>
          <w:szCs w:val="28"/>
        </w:rPr>
        <w:t xml:space="preserve"> Amen </w:t>
      </w:r>
      <w:proofErr w:type="spellStart"/>
      <w:r w:rsidR="00F350A1">
        <w:rPr>
          <w:rFonts w:ascii="Arial" w:hAnsi="Arial" w:cs="Arial"/>
          <w:sz w:val="28"/>
          <w:szCs w:val="28"/>
        </w:rPr>
        <w:t>akadarika</w:t>
      </w:r>
      <w:proofErr w:type="spellEnd"/>
      <w:r w:rsidR="00F350A1">
        <w:rPr>
          <w:rFonts w:ascii="Arial" w:hAnsi="Arial" w:cs="Arial"/>
          <w:sz w:val="28"/>
          <w:szCs w:val="28"/>
        </w:rPr>
        <w:t xml:space="preserve"> Amen</w:t>
      </w:r>
      <w:r w:rsidR="006224CF">
        <w:rPr>
          <w:rFonts w:ascii="Arial" w:hAnsi="Arial" w:cs="Arial"/>
          <w:sz w:val="28"/>
          <w:szCs w:val="28"/>
        </w:rPr>
        <w:t>.</w:t>
      </w:r>
      <w:r w:rsidR="00F350A1">
        <w:rPr>
          <w:rFonts w:ascii="Arial" w:hAnsi="Arial" w:cs="Arial"/>
          <w:sz w:val="28"/>
          <w:szCs w:val="28"/>
        </w:rPr>
        <w:t xml:space="preserve"> </w:t>
      </w:r>
      <w:r w:rsidR="00534101" w:rsidRPr="00534101">
        <w:rPr>
          <w:rFonts w:ascii="Arial" w:hAnsi="Arial" w:cs="Arial"/>
          <w:sz w:val="18"/>
          <w:szCs w:val="28"/>
        </w:rPr>
        <w:t xml:space="preserve">[Congregation says, “Amen.”] </w:t>
      </w:r>
      <w:r w:rsidR="00FE2356">
        <w:rPr>
          <w:rFonts w:ascii="Arial" w:hAnsi="Arial" w:cs="Arial"/>
          <w:sz w:val="28"/>
          <w:szCs w:val="28"/>
        </w:rPr>
        <w:t xml:space="preserve">Ndoda Amen </w:t>
      </w:r>
      <w:proofErr w:type="spellStart"/>
      <w:r w:rsidR="00FE2356">
        <w:rPr>
          <w:rFonts w:ascii="Arial" w:hAnsi="Arial" w:cs="Arial"/>
          <w:sz w:val="28"/>
          <w:szCs w:val="28"/>
        </w:rPr>
        <w:t>akadarika</w:t>
      </w:r>
      <w:proofErr w:type="spellEnd"/>
      <w:r w:rsidR="00FE2356">
        <w:rPr>
          <w:rFonts w:ascii="Arial" w:hAnsi="Arial" w:cs="Arial"/>
          <w:sz w:val="28"/>
          <w:szCs w:val="28"/>
        </w:rPr>
        <w:t xml:space="preserve"> ipapo</w:t>
      </w:r>
      <w:r w:rsidR="006224CF">
        <w:rPr>
          <w:rFonts w:ascii="Arial" w:hAnsi="Arial" w:cs="Arial"/>
          <w:sz w:val="28"/>
          <w:szCs w:val="28"/>
        </w:rPr>
        <w:t>!</w:t>
      </w:r>
      <w:r w:rsidR="00FE2356">
        <w:rPr>
          <w:rFonts w:ascii="Arial" w:hAnsi="Arial" w:cs="Arial"/>
          <w:sz w:val="28"/>
          <w:szCs w:val="28"/>
        </w:rPr>
        <w:t xml:space="preserve"> </w:t>
      </w:r>
      <w:r w:rsidR="00534101" w:rsidRPr="00534101">
        <w:rPr>
          <w:rFonts w:ascii="Arial" w:hAnsi="Arial" w:cs="Arial"/>
          <w:sz w:val="18"/>
          <w:szCs w:val="28"/>
        </w:rPr>
        <w:t xml:space="preserve">[Congregation says, “Amen.”] </w:t>
      </w:r>
    </w:p>
    <w:p w14:paraId="42B5B173" w14:textId="2EA69AA8" w:rsidR="00B80A44" w:rsidRDefault="00C12EDC" w:rsidP="00AF4256">
      <w:pPr>
        <w:jc w:val="both"/>
        <w:rPr>
          <w:rFonts w:ascii="Arial" w:hAnsi="Arial" w:cs="Arial"/>
          <w:sz w:val="28"/>
          <w:szCs w:val="28"/>
        </w:rPr>
      </w:pPr>
      <w:r>
        <w:rPr>
          <w:rFonts w:ascii="Arial" w:hAnsi="Arial" w:cs="Arial"/>
          <w:sz w:val="28"/>
          <w:szCs w:val="28"/>
          <w:vertAlign w:val="superscript"/>
        </w:rPr>
        <w:t xml:space="preserve">243 </w:t>
      </w:r>
      <w:r w:rsidR="00FE2356">
        <w:rPr>
          <w:rFonts w:ascii="Arial" w:hAnsi="Arial" w:cs="Arial"/>
          <w:sz w:val="28"/>
          <w:szCs w:val="28"/>
        </w:rPr>
        <w:t xml:space="preserve">But these are the conditions </w:t>
      </w:r>
      <w:r w:rsidR="007D3CDF">
        <w:rPr>
          <w:rFonts w:ascii="Arial" w:hAnsi="Arial" w:cs="Arial"/>
          <w:sz w:val="28"/>
          <w:szCs w:val="28"/>
        </w:rPr>
        <w:t xml:space="preserve">for </w:t>
      </w:r>
      <w:proofErr w:type="spellStart"/>
      <w:r w:rsidR="007D3CDF">
        <w:rPr>
          <w:rFonts w:ascii="Arial" w:hAnsi="Arial" w:cs="Arial"/>
          <w:sz w:val="28"/>
          <w:szCs w:val="28"/>
        </w:rPr>
        <w:t>ble</w:t>
      </w:r>
      <w:proofErr w:type="spellEnd"/>
      <w:r w:rsidR="007D3CDF">
        <w:rPr>
          <w:rFonts w:ascii="Arial" w:hAnsi="Arial" w:cs="Arial"/>
          <w:sz w:val="28"/>
          <w:szCs w:val="28"/>
        </w:rPr>
        <w:t>…? [</w:t>
      </w:r>
      <w:r w:rsidR="007D3CDF" w:rsidRPr="00B5440B">
        <w:rPr>
          <w:rFonts w:ascii="Arial" w:hAnsi="Arial" w:cs="Arial"/>
          <w:sz w:val="28"/>
          <w:szCs w:val="28"/>
        </w:rPr>
        <w:t xml:space="preserve">Congregation </w:t>
      </w:r>
      <w:r w:rsidR="00063DA1">
        <w:rPr>
          <w:rFonts w:ascii="Arial" w:hAnsi="Arial" w:cs="Arial"/>
          <w:sz w:val="28"/>
          <w:szCs w:val="28"/>
        </w:rPr>
        <w:t>says, “</w:t>
      </w:r>
      <w:r w:rsidR="007D3CDF">
        <w:rPr>
          <w:rFonts w:ascii="Arial" w:hAnsi="Arial" w:cs="Arial"/>
          <w:sz w:val="28"/>
          <w:szCs w:val="28"/>
        </w:rPr>
        <w:t>blessings.</w:t>
      </w:r>
      <w:r w:rsidR="007D3CDF" w:rsidRPr="00B5440B">
        <w:rPr>
          <w:rFonts w:ascii="Arial" w:hAnsi="Arial" w:cs="Arial"/>
          <w:sz w:val="28"/>
          <w:szCs w:val="28"/>
        </w:rPr>
        <w:t>”</w:t>
      </w:r>
      <w:r w:rsidR="007D3CDF">
        <w:rPr>
          <w:rFonts w:ascii="Arial" w:hAnsi="Arial" w:cs="Arial"/>
          <w:sz w:val="28"/>
          <w:szCs w:val="28"/>
        </w:rPr>
        <w:t xml:space="preserve">] </w:t>
      </w:r>
      <w:proofErr w:type="spellStart"/>
      <w:r w:rsidR="007D3CDF">
        <w:rPr>
          <w:rFonts w:ascii="Arial" w:hAnsi="Arial" w:cs="Arial"/>
          <w:sz w:val="28"/>
          <w:szCs w:val="28"/>
        </w:rPr>
        <w:t>Handei</w:t>
      </w:r>
      <w:proofErr w:type="spellEnd"/>
      <w:r w:rsidR="007D3CDF">
        <w:rPr>
          <w:rFonts w:ascii="Arial" w:hAnsi="Arial" w:cs="Arial"/>
          <w:sz w:val="28"/>
          <w:szCs w:val="28"/>
        </w:rPr>
        <w:t xml:space="preserve"> mberi </w:t>
      </w:r>
      <w:proofErr w:type="spellStart"/>
      <w:r w:rsidR="007D3CDF">
        <w:rPr>
          <w:rFonts w:ascii="Arial" w:hAnsi="Arial" w:cs="Arial"/>
          <w:sz w:val="28"/>
          <w:szCs w:val="28"/>
        </w:rPr>
        <w:t>tichipedza</w:t>
      </w:r>
      <w:proofErr w:type="spellEnd"/>
      <w:r w:rsidR="007D3CDF">
        <w:rPr>
          <w:rFonts w:ascii="Arial" w:hAnsi="Arial" w:cs="Arial"/>
          <w:sz w:val="28"/>
          <w:szCs w:val="28"/>
        </w:rPr>
        <w:t xml:space="preserve"> </w:t>
      </w:r>
      <w:proofErr w:type="spellStart"/>
      <w:r w:rsidR="007D3CDF">
        <w:rPr>
          <w:rFonts w:ascii="Arial" w:hAnsi="Arial" w:cs="Arial"/>
          <w:sz w:val="28"/>
          <w:szCs w:val="28"/>
        </w:rPr>
        <w:t>hedu</w:t>
      </w:r>
      <w:proofErr w:type="spellEnd"/>
      <w:r w:rsidR="004B3908">
        <w:rPr>
          <w:rFonts w:ascii="Arial" w:hAnsi="Arial" w:cs="Arial"/>
          <w:sz w:val="28"/>
          <w:szCs w:val="28"/>
        </w:rPr>
        <w:t>, mmm I enjoy the Word of God</w:t>
      </w:r>
      <w:r w:rsidR="004E6D7D">
        <w:rPr>
          <w:rFonts w:ascii="Arial" w:hAnsi="Arial" w:cs="Arial"/>
          <w:sz w:val="28"/>
          <w:szCs w:val="28"/>
        </w:rPr>
        <w:t>,</w:t>
      </w:r>
      <w:r w:rsidR="004B3908">
        <w:rPr>
          <w:rFonts w:ascii="Arial" w:hAnsi="Arial" w:cs="Arial"/>
          <w:sz w:val="28"/>
          <w:szCs w:val="28"/>
        </w:rPr>
        <w:t xml:space="preserve"> </w:t>
      </w:r>
      <w:r w:rsidR="004E6D7D">
        <w:rPr>
          <w:rFonts w:ascii="Arial" w:hAnsi="Arial" w:cs="Arial"/>
          <w:sz w:val="28"/>
          <w:szCs w:val="28"/>
        </w:rPr>
        <w:t xml:space="preserve">Amen. </w:t>
      </w:r>
      <w:r w:rsidR="00534101" w:rsidRPr="00534101">
        <w:rPr>
          <w:rFonts w:ascii="Arial" w:hAnsi="Arial" w:cs="Arial"/>
          <w:sz w:val="18"/>
          <w:szCs w:val="28"/>
        </w:rPr>
        <w:t xml:space="preserve">[Congregation says, “Amen.”] </w:t>
      </w:r>
      <w:r w:rsidR="004E6D7D">
        <w:rPr>
          <w:rFonts w:ascii="Arial" w:hAnsi="Arial" w:cs="Arial"/>
          <w:sz w:val="28"/>
          <w:szCs w:val="28"/>
        </w:rPr>
        <w:t>V</w:t>
      </w:r>
      <w:r w:rsidR="004B3908">
        <w:rPr>
          <w:rFonts w:ascii="Arial" w:hAnsi="Arial" w:cs="Arial"/>
          <w:sz w:val="28"/>
          <w:szCs w:val="28"/>
        </w:rPr>
        <w:t xml:space="preserve">erse </w:t>
      </w:r>
      <w:r w:rsidR="00B80A44">
        <w:rPr>
          <w:rFonts w:ascii="Arial" w:hAnsi="Arial" w:cs="Arial"/>
          <w:sz w:val="28"/>
          <w:szCs w:val="28"/>
        </w:rPr>
        <w:t xml:space="preserve">17 </w:t>
      </w:r>
      <w:proofErr w:type="spellStart"/>
      <w:r w:rsidR="00B80A44">
        <w:rPr>
          <w:rFonts w:ascii="Arial" w:hAnsi="Arial" w:cs="Arial"/>
          <w:sz w:val="28"/>
          <w:szCs w:val="28"/>
        </w:rPr>
        <w:t>hativerengei</w:t>
      </w:r>
      <w:proofErr w:type="spellEnd"/>
      <w:r w:rsidR="00B80A44">
        <w:rPr>
          <w:rFonts w:ascii="Arial" w:hAnsi="Arial" w:cs="Arial"/>
          <w:sz w:val="28"/>
          <w:szCs w:val="28"/>
        </w:rPr>
        <w:t xml:space="preserve"> tose verse 17 </w:t>
      </w:r>
      <w:proofErr w:type="spellStart"/>
      <w:r w:rsidR="00B80A44">
        <w:rPr>
          <w:rFonts w:ascii="Arial" w:hAnsi="Arial" w:cs="Arial"/>
          <w:sz w:val="28"/>
          <w:szCs w:val="28"/>
        </w:rPr>
        <w:t>tese</w:t>
      </w:r>
      <w:proofErr w:type="spellEnd"/>
      <w:r w:rsidR="00B80A44">
        <w:rPr>
          <w:rFonts w:ascii="Arial" w:hAnsi="Arial" w:cs="Arial"/>
          <w:sz w:val="28"/>
          <w:szCs w:val="28"/>
        </w:rPr>
        <w:t>.</w:t>
      </w:r>
    </w:p>
    <w:p w14:paraId="12F1AF8D" w14:textId="50DF342F" w:rsidR="002D2E97" w:rsidRDefault="00140D1D" w:rsidP="00CF060B">
      <w:pPr>
        <w:ind w:left="720"/>
        <w:jc w:val="both"/>
        <w:rPr>
          <w:rFonts w:ascii="Arial" w:hAnsi="Arial" w:cs="Arial"/>
          <w:i/>
          <w:iCs/>
          <w:color w:val="000000"/>
          <w:sz w:val="28"/>
          <w:szCs w:val="28"/>
          <w:shd w:val="clear" w:color="auto" w:fill="FFFFFF"/>
        </w:rPr>
      </w:pPr>
      <w:r w:rsidRPr="00140D1D">
        <w:rPr>
          <w:rFonts w:ascii="Arial" w:hAnsi="Arial" w:cs="Arial"/>
          <w:i/>
          <w:iCs/>
          <w:color w:val="000000"/>
          <w:sz w:val="28"/>
          <w:szCs w:val="28"/>
          <w:shd w:val="clear" w:color="auto" w:fill="FFFFFF"/>
        </w:rPr>
        <w:t xml:space="preserve">But if thine heart turn away, so that thou wilt not hear, but shalt be drawn away, and worship other gods, and serve </w:t>
      </w:r>
      <w:proofErr w:type="gramStart"/>
      <w:r w:rsidRPr="00140D1D">
        <w:rPr>
          <w:rFonts w:ascii="Arial" w:hAnsi="Arial" w:cs="Arial"/>
          <w:i/>
          <w:iCs/>
          <w:color w:val="000000"/>
          <w:sz w:val="28"/>
          <w:szCs w:val="28"/>
          <w:shd w:val="clear" w:color="auto" w:fill="FFFFFF"/>
        </w:rPr>
        <w:t>them;</w:t>
      </w:r>
      <w:proofErr w:type="gramEnd"/>
      <w:r>
        <w:rPr>
          <w:rFonts w:ascii="Arial" w:hAnsi="Arial" w:cs="Arial"/>
          <w:i/>
          <w:iCs/>
          <w:color w:val="000000"/>
          <w:sz w:val="28"/>
          <w:szCs w:val="28"/>
          <w:shd w:val="clear" w:color="auto" w:fill="FFFFFF"/>
        </w:rPr>
        <w:t xml:space="preserve"> </w:t>
      </w:r>
    </w:p>
    <w:p w14:paraId="0E01569E" w14:textId="53AD79AE" w:rsidR="00554565" w:rsidRDefault="00554565" w:rsidP="00AF4256">
      <w:pPr>
        <w:jc w:val="both"/>
        <w:rPr>
          <w:rFonts w:ascii="Arial" w:hAnsi="Arial" w:cs="Arial"/>
          <w:color w:val="000000"/>
          <w:sz w:val="28"/>
          <w:szCs w:val="28"/>
          <w:shd w:val="clear" w:color="auto" w:fill="FFFFFF"/>
        </w:rPr>
      </w:pPr>
      <w:r>
        <w:rPr>
          <w:rFonts w:ascii="Arial" w:hAnsi="Arial" w:cs="Arial"/>
          <w:color w:val="000000"/>
          <w:sz w:val="28"/>
          <w:szCs w:val="28"/>
          <w:shd w:val="clear" w:color="auto" w:fill="FFFFFF"/>
        </w:rPr>
        <w:t>Verse 18.</w:t>
      </w:r>
    </w:p>
    <w:p w14:paraId="593E4461" w14:textId="01338B70" w:rsidR="00554565" w:rsidRPr="00145163" w:rsidRDefault="001606C1" w:rsidP="00CF060B">
      <w:pPr>
        <w:ind w:left="720"/>
        <w:jc w:val="both"/>
        <w:rPr>
          <w:rFonts w:ascii="Arial" w:hAnsi="Arial" w:cs="Arial"/>
          <w:color w:val="000000"/>
          <w:sz w:val="28"/>
          <w:szCs w:val="28"/>
          <w:shd w:val="clear" w:color="auto" w:fill="FFFFFF"/>
        </w:rPr>
      </w:pPr>
      <w:r w:rsidRPr="001606C1">
        <w:rPr>
          <w:rFonts w:ascii="Arial" w:hAnsi="Arial" w:cs="Arial"/>
          <w:i/>
          <w:iCs/>
          <w:sz w:val="28"/>
          <w:szCs w:val="28"/>
        </w:rPr>
        <w:t xml:space="preserve">I denounce unto you this day, that ye shall surely perish, and that ye shall not </w:t>
      </w:r>
      <w:r w:rsidR="00EC7221" w:rsidRPr="00EC7221">
        <w:rPr>
          <w:rFonts w:ascii="Arial" w:hAnsi="Arial" w:cs="Arial"/>
          <w:sz w:val="28"/>
          <w:szCs w:val="28"/>
        </w:rPr>
        <w:t>no longer</w:t>
      </w:r>
      <w:r w:rsidR="00EC7221">
        <w:rPr>
          <w:rFonts w:ascii="Arial" w:hAnsi="Arial" w:cs="Arial"/>
          <w:i/>
          <w:iCs/>
          <w:sz w:val="28"/>
          <w:szCs w:val="28"/>
        </w:rPr>
        <w:t xml:space="preserve"> </w:t>
      </w:r>
      <w:r w:rsidRPr="001606C1">
        <w:rPr>
          <w:rFonts w:ascii="Arial" w:hAnsi="Arial" w:cs="Arial"/>
          <w:i/>
          <w:iCs/>
          <w:sz w:val="28"/>
          <w:szCs w:val="28"/>
        </w:rPr>
        <w:t xml:space="preserve">your days upon the land, whither thou </w:t>
      </w:r>
      <w:proofErr w:type="spellStart"/>
      <w:r w:rsidRPr="001606C1">
        <w:rPr>
          <w:rFonts w:ascii="Arial" w:hAnsi="Arial" w:cs="Arial"/>
          <w:i/>
          <w:iCs/>
          <w:sz w:val="28"/>
          <w:szCs w:val="28"/>
        </w:rPr>
        <w:t>passest</w:t>
      </w:r>
      <w:proofErr w:type="spellEnd"/>
      <w:r w:rsidRPr="001606C1">
        <w:rPr>
          <w:rFonts w:ascii="Arial" w:hAnsi="Arial" w:cs="Arial"/>
          <w:i/>
          <w:iCs/>
          <w:sz w:val="28"/>
          <w:szCs w:val="28"/>
        </w:rPr>
        <w:t xml:space="preserve"> over Jordan to go to possess it.</w:t>
      </w:r>
    </w:p>
    <w:p w14:paraId="2E0EC903" w14:textId="5B261C98" w:rsidR="007D0552" w:rsidRDefault="00FC2275" w:rsidP="00AF4256">
      <w:pPr>
        <w:jc w:val="both"/>
        <w:rPr>
          <w:rFonts w:ascii="Arial" w:hAnsi="Arial" w:cs="Arial"/>
          <w:sz w:val="28"/>
          <w:szCs w:val="28"/>
        </w:rPr>
      </w:pPr>
      <w:r>
        <w:rPr>
          <w:rFonts w:ascii="Arial" w:hAnsi="Arial" w:cs="Arial"/>
          <w:sz w:val="28"/>
          <w:szCs w:val="28"/>
          <w:vertAlign w:val="superscript"/>
        </w:rPr>
        <w:t xml:space="preserve">244 </w:t>
      </w:r>
      <w:r w:rsidR="00EC7221">
        <w:rPr>
          <w:rFonts w:ascii="Arial" w:hAnsi="Arial" w:cs="Arial"/>
          <w:sz w:val="28"/>
          <w:szCs w:val="28"/>
        </w:rPr>
        <w:t xml:space="preserve">Muri </w:t>
      </w:r>
      <w:proofErr w:type="spellStart"/>
      <w:r w:rsidR="00EC7221">
        <w:rPr>
          <w:rFonts w:ascii="Arial" w:hAnsi="Arial" w:cs="Arial"/>
          <w:sz w:val="28"/>
          <w:szCs w:val="28"/>
        </w:rPr>
        <w:t>kupabata</w:t>
      </w:r>
      <w:proofErr w:type="spellEnd"/>
      <w:r w:rsidR="0089089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4A5975">
        <w:rPr>
          <w:rFonts w:ascii="Arial" w:hAnsi="Arial" w:cs="Arial"/>
          <w:sz w:val="28"/>
          <w:szCs w:val="28"/>
        </w:rPr>
        <w:t>Vakafa</w:t>
      </w:r>
      <w:proofErr w:type="spellEnd"/>
      <w:r w:rsidR="004A5975">
        <w:rPr>
          <w:rFonts w:ascii="Arial" w:hAnsi="Arial" w:cs="Arial"/>
          <w:sz w:val="28"/>
          <w:szCs w:val="28"/>
        </w:rPr>
        <w:t xml:space="preserve"> here vana Brother Bonde? </w:t>
      </w:r>
      <w:r w:rsidR="00534101" w:rsidRPr="00534101">
        <w:rPr>
          <w:rFonts w:ascii="Arial" w:hAnsi="Arial" w:cs="Arial"/>
          <w:sz w:val="18"/>
          <w:szCs w:val="28"/>
        </w:rPr>
        <w:t xml:space="preserve">[Congregation says, “Amen.”] </w:t>
      </w:r>
      <w:proofErr w:type="spellStart"/>
      <w:r w:rsidR="004A5975">
        <w:rPr>
          <w:rFonts w:ascii="Arial" w:hAnsi="Arial" w:cs="Arial"/>
          <w:sz w:val="28"/>
          <w:szCs w:val="28"/>
        </w:rPr>
        <w:t>Vakafa</w:t>
      </w:r>
      <w:proofErr w:type="spellEnd"/>
      <w:r w:rsidR="004A5975">
        <w:rPr>
          <w:rFonts w:ascii="Arial" w:hAnsi="Arial" w:cs="Arial"/>
          <w:sz w:val="28"/>
          <w:szCs w:val="28"/>
        </w:rPr>
        <w:t xml:space="preserve"> here vana Brother Mhare</w:t>
      </w:r>
      <w:r w:rsidR="00CE382D">
        <w:rPr>
          <w:rFonts w:ascii="Arial" w:hAnsi="Arial" w:cs="Arial"/>
          <w:sz w:val="28"/>
          <w:szCs w:val="28"/>
        </w:rPr>
        <w:t>?</w:t>
      </w:r>
      <w:r w:rsidR="004A5975">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CE382D">
        <w:rPr>
          <w:rFonts w:ascii="Arial" w:hAnsi="Arial" w:cs="Arial"/>
          <w:sz w:val="28"/>
          <w:szCs w:val="28"/>
        </w:rPr>
        <w:t>Vakafa</w:t>
      </w:r>
      <w:proofErr w:type="spellEnd"/>
      <w:r w:rsidR="00CE382D">
        <w:rPr>
          <w:rFonts w:ascii="Arial" w:hAnsi="Arial" w:cs="Arial"/>
          <w:sz w:val="28"/>
          <w:szCs w:val="28"/>
        </w:rPr>
        <w:t xml:space="preserve"> here vana Brother </w:t>
      </w:r>
      <w:proofErr w:type="spellStart"/>
      <w:r w:rsidR="00CE382D">
        <w:rPr>
          <w:rFonts w:ascii="Arial" w:hAnsi="Arial" w:cs="Arial"/>
          <w:sz w:val="28"/>
          <w:szCs w:val="28"/>
        </w:rPr>
        <w:t>Mukodzi</w:t>
      </w:r>
      <w:proofErr w:type="spellEnd"/>
      <w:r w:rsidR="00CE382D">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CE382D">
        <w:rPr>
          <w:rFonts w:ascii="Arial" w:hAnsi="Arial" w:cs="Arial"/>
          <w:sz w:val="28"/>
          <w:szCs w:val="28"/>
        </w:rPr>
        <w:t>Vakafa</w:t>
      </w:r>
      <w:proofErr w:type="spellEnd"/>
      <w:r w:rsidR="00CE382D">
        <w:rPr>
          <w:rFonts w:ascii="Arial" w:hAnsi="Arial" w:cs="Arial"/>
          <w:sz w:val="28"/>
          <w:szCs w:val="28"/>
        </w:rPr>
        <w:t xml:space="preserve"> here vana</w:t>
      </w:r>
      <w:r w:rsidR="0031448E">
        <w:rPr>
          <w:rFonts w:ascii="Arial" w:hAnsi="Arial" w:cs="Arial"/>
          <w:sz w:val="28"/>
          <w:szCs w:val="28"/>
        </w:rPr>
        <w:t xml:space="preserve"> Brother Mlambo</w:t>
      </w:r>
      <w:r w:rsidR="009E4310">
        <w:rPr>
          <w:rFonts w:ascii="Arial" w:hAnsi="Arial" w:cs="Arial"/>
          <w:sz w:val="28"/>
          <w:szCs w:val="28"/>
        </w:rPr>
        <w:t xml:space="preserve">? </w:t>
      </w:r>
      <w:r w:rsidR="00534101" w:rsidRPr="00534101">
        <w:rPr>
          <w:rFonts w:ascii="Arial" w:hAnsi="Arial" w:cs="Arial"/>
          <w:sz w:val="18"/>
          <w:szCs w:val="28"/>
        </w:rPr>
        <w:t xml:space="preserve">[Congregation says, “Amen.”] </w:t>
      </w:r>
      <w:r w:rsidR="009E4310">
        <w:rPr>
          <w:rFonts w:ascii="Arial" w:hAnsi="Arial" w:cs="Arial"/>
          <w:sz w:val="28"/>
          <w:szCs w:val="28"/>
        </w:rPr>
        <w:t xml:space="preserve">Muri </w:t>
      </w:r>
      <w:proofErr w:type="spellStart"/>
      <w:r w:rsidR="009E4310">
        <w:rPr>
          <w:rFonts w:ascii="Arial" w:hAnsi="Arial" w:cs="Arial"/>
          <w:sz w:val="28"/>
          <w:szCs w:val="28"/>
        </w:rPr>
        <w:t>kuzviona</w:t>
      </w:r>
      <w:proofErr w:type="spellEnd"/>
      <w:r w:rsidR="009E4310">
        <w:rPr>
          <w:rFonts w:ascii="Arial" w:hAnsi="Arial" w:cs="Arial"/>
          <w:sz w:val="28"/>
          <w:szCs w:val="28"/>
        </w:rPr>
        <w:t xml:space="preserve"> here </w:t>
      </w:r>
      <w:proofErr w:type="spellStart"/>
      <w:r w:rsidR="009E4310">
        <w:rPr>
          <w:rFonts w:ascii="Arial" w:hAnsi="Arial" w:cs="Arial"/>
          <w:sz w:val="28"/>
          <w:szCs w:val="28"/>
        </w:rPr>
        <w:t>zviri</w:t>
      </w:r>
      <w:proofErr w:type="spellEnd"/>
      <w:r w:rsidR="009E4310">
        <w:rPr>
          <w:rFonts w:ascii="Arial" w:hAnsi="Arial" w:cs="Arial"/>
          <w:sz w:val="28"/>
          <w:szCs w:val="28"/>
        </w:rPr>
        <w:t xml:space="preserve"> kutaura Shoko raMwari? </w:t>
      </w:r>
      <w:r w:rsidR="00534101" w:rsidRPr="00534101">
        <w:rPr>
          <w:rFonts w:ascii="Arial" w:hAnsi="Arial" w:cs="Arial"/>
          <w:sz w:val="18"/>
          <w:szCs w:val="28"/>
        </w:rPr>
        <w:t xml:space="preserve">[Congregation says, “Amen.”] </w:t>
      </w:r>
    </w:p>
    <w:p w14:paraId="2162C802" w14:textId="1C6C18A2" w:rsidR="000970E9" w:rsidRDefault="00FC2275" w:rsidP="00AF4256">
      <w:pPr>
        <w:jc w:val="both"/>
        <w:rPr>
          <w:rFonts w:ascii="Arial" w:hAnsi="Arial" w:cs="Arial"/>
          <w:sz w:val="28"/>
          <w:szCs w:val="28"/>
        </w:rPr>
      </w:pPr>
      <w:r>
        <w:rPr>
          <w:rFonts w:ascii="Arial" w:hAnsi="Arial" w:cs="Arial"/>
          <w:sz w:val="28"/>
          <w:szCs w:val="28"/>
          <w:vertAlign w:val="superscript"/>
        </w:rPr>
        <w:t xml:space="preserve">245 </w:t>
      </w:r>
      <w:r w:rsidR="00F3259A">
        <w:rPr>
          <w:rFonts w:ascii="Arial" w:hAnsi="Arial" w:cs="Arial"/>
          <w:sz w:val="28"/>
          <w:szCs w:val="28"/>
        </w:rPr>
        <w:t xml:space="preserve">Ini </w:t>
      </w:r>
      <w:proofErr w:type="spellStart"/>
      <w:r w:rsidR="00F3259A">
        <w:rPr>
          <w:rFonts w:ascii="Arial" w:hAnsi="Arial" w:cs="Arial"/>
          <w:sz w:val="28"/>
          <w:szCs w:val="28"/>
        </w:rPr>
        <w:t>ndaona</w:t>
      </w:r>
      <w:proofErr w:type="spellEnd"/>
      <w:r w:rsidR="00F3259A">
        <w:rPr>
          <w:rFonts w:ascii="Arial" w:hAnsi="Arial" w:cs="Arial"/>
          <w:sz w:val="28"/>
          <w:szCs w:val="28"/>
        </w:rPr>
        <w:t xml:space="preserve"> vanhu </w:t>
      </w:r>
      <w:proofErr w:type="spellStart"/>
      <w:r w:rsidR="00F3259A">
        <w:rPr>
          <w:rFonts w:ascii="Arial" w:hAnsi="Arial" w:cs="Arial"/>
          <w:sz w:val="28"/>
          <w:szCs w:val="28"/>
        </w:rPr>
        <w:t>vaMwari</w:t>
      </w:r>
      <w:proofErr w:type="spellEnd"/>
      <w:r w:rsidR="00F3259A">
        <w:rPr>
          <w:rFonts w:ascii="Arial" w:hAnsi="Arial" w:cs="Arial"/>
          <w:sz w:val="28"/>
          <w:szCs w:val="28"/>
        </w:rPr>
        <w:t xml:space="preserve">, </w:t>
      </w:r>
      <w:proofErr w:type="spellStart"/>
      <w:r w:rsidR="00F3259A">
        <w:rPr>
          <w:rFonts w:ascii="Arial" w:hAnsi="Arial" w:cs="Arial"/>
          <w:sz w:val="28"/>
          <w:szCs w:val="28"/>
        </w:rPr>
        <w:t>ndaona</w:t>
      </w:r>
      <w:proofErr w:type="spellEnd"/>
      <w:r w:rsidR="00F3259A">
        <w:rPr>
          <w:rFonts w:ascii="Arial" w:hAnsi="Arial" w:cs="Arial"/>
          <w:sz w:val="28"/>
          <w:szCs w:val="28"/>
        </w:rPr>
        <w:t xml:space="preserve"> zvinhu izvi </w:t>
      </w:r>
      <w:proofErr w:type="spellStart"/>
      <w:r w:rsidR="00F3259A">
        <w:rPr>
          <w:rFonts w:ascii="Arial" w:hAnsi="Arial" w:cs="Arial"/>
          <w:sz w:val="28"/>
          <w:szCs w:val="28"/>
        </w:rPr>
        <w:t>nemaziso</w:t>
      </w:r>
      <w:proofErr w:type="spellEnd"/>
      <w:r w:rsidR="00F3259A">
        <w:rPr>
          <w:rFonts w:ascii="Arial" w:hAnsi="Arial" w:cs="Arial"/>
          <w:sz w:val="28"/>
          <w:szCs w:val="28"/>
        </w:rPr>
        <w:t xml:space="preserve">. I know </w:t>
      </w:r>
      <w:r w:rsidR="00064B0E">
        <w:rPr>
          <w:rFonts w:ascii="Arial" w:hAnsi="Arial" w:cs="Arial"/>
          <w:sz w:val="28"/>
          <w:szCs w:val="28"/>
        </w:rPr>
        <w:t>these things are true</w:t>
      </w:r>
      <w:r w:rsidR="009A4A45">
        <w:rPr>
          <w:rFonts w:ascii="Arial" w:hAnsi="Arial" w:cs="Arial"/>
          <w:sz w:val="28"/>
          <w:szCs w:val="28"/>
        </w:rPr>
        <w:t>.</w:t>
      </w:r>
      <w:r w:rsidR="00064B0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64B0E">
        <w:rPr>
          <w:rFonts w:ascii="Arial" w:hAnsi="Arial" w:cs="Arial"/>
          <w:sz w:val="28"/>
          <w:szCs w:val="28"/>
        </w:rPr>
        <w:t>Ndosaka</w:t>
      </w:r>
      <w:proofErr w:type="spellEnd"/>
      <w:r w:rsidR="00064B0E">
        <w:rPr>
          <w:rFonts w:ascii="Arial" w:hAnsi="Arial" w:cs="Arial"/>
          <w:sz w:val="28"/>
          <w:szCs w:val="28"/>
        </w:rPr>
        <w:t xml:space="preserve"> </w:t>
      </w:r>
      <w:proofErr w:type="spellStart"/>
      <w:r w:rsidR="00064B0E">
        <w:rPr>
          <w:rFonts w:ascii="Arial" w:hAnsi="Arial" w:cs="Arial"/>
          <w:sz w:val="28"/>
          <w:szCs w:val="28"/>
        </w:rPr>
        <w:t>maona</w:t>
      </w:r>
      <w:proofErr w:type="spellEnd"/>
      <w:r w:rsidR="00064B0E">
        <w:rPr>
          <w:rFonts w:ascii="Arial" w:hAnsi="Arial" w:cs="Arial"/>
          <w:sz w:val="28"/>
          <w:szCs w:val="28"/>
        </w:rPr>
        <w:t xml:space="preserve"> </w:t>
      </w:r>
      <w:proofErr w:type="spellStart"/>
      <w:r w:rsidR="00064B0E">
        <w:rPr>
          <w:rFonts w:ascii="Arial" w:hAnsi="Arial" w:cs="Arial"/>
          <w:sz w:val="28"/>
          <w:szCs w:val="28"/>
        </w:rPr>
        <w:t>ndichikutaurirai</w:t>
      </w:r>
      <w:proofErr w:type="spellEnd"/>
      <w:r w:rsidR="00064B0E">
        <w:rPr>
          <w:rFonts w:ascii="Arial" w:hAnsi="Arial" w:cs="Arial"/>
          <w:sz w:val="28"/>
          <w:szCs w:val="28"/>
        </w:rPr>
        <w:t xml:space="preserve"> </w:t>
      </w:r>
      <w:proofErr w:type="spellStart"/>
      <w:r w:rsidR="00064B0E">
        <w:rPr>
          <w:rFonts w:ascii="Arial" w:hAnsi="Arial" w:cs="Arial"/>
          <w:sz w:val="28"/>
          <w:szCs w:val="28"/>
        </w:rPr>
        <w:t>nyaya</w:t>
      </w:r>
      <w:proofErr w:type="spellEnd"/>
      <w:r w:rsidR="00064B0E">
        <w:rPr>
          <w:rFonts w:ascii="Arial" w:hAnsi="Arial" w:cs="Arial"/>
          <w:sz w:val="28"/>
          <w:szCs w:val="28"/>
        </w:rPr>
        <w:t xml:space="preserve"> </w:t>
      </w:r>
      <w:proofErr w:type="spellStart"/>
      <w:r w:rsidR="00064B0E">
        <w:rPr>
          <w:rFonts w:ascii="Arial" w:hAnsi="Arial" w:cs="Arial"/>
          <w:sz w:val="28"/>
          <w:szCs w:val="28"/>
        </w:rPr>
        <w:t>yeku</w:t>
      </w:r>
      <w:r w:rsidR="00DD5E50">
        <w:rPr>
          <w:rFonts w:ascii="Arial" w:hAnsi="Arial" w:cs="Arial"/>
          <w:sz w:val="28"/>
          <w:szCs w:val="28"/>
        </w:rPr>
        <w:t>-yeku</w:t>
      </w:r>
      <w:proofErr w:type="spellEnd"/>
      <w:r w:rsidR="00DD5E50">
        <w:rPr>
          <w:rFonts w:ascii="Arial" w:hAnsi="Arial" w:cs="Arial"/>
          <w:sz w:val="28"/>
          <w:szCs w:val="28"/>
        </w:rPr>
        <w:t xml:space="preserve"> </w:t>
      </w:r>
      <w:proofErr w:type="spellStart"/>
      <w:r w:rsidR="00DD5E50">
        <w:rPr>
          <w:rFonts w:ascii="Arial" w:hAnsi="Arial" w:cs="Arial"/>
          <w:sz w:val="28"/>
          <w:szCs w:val="28"/>
        </w:rPr>
        <w:t>yemusana</w:t>
      </w:r>
      <w:proofErr w:type="spellEnd"/>
      <w:r w:rsidR="00DD5E50">
        <w:rPr>
          <w:rFonts w:ascii="Arial" w:hAnsi="Arial" w:cs="Arial"/>
          <w:sz w:val="28"/>
          <w:szCs w:val="28"/>
        </w:rPr>
        <w:t xml:space="preserve"> iyi </w:t>
      </w:r>
      <w:proofErr w:type="spellStart"/>
      <w:r w:rsidR="00DD5E50">
        <w:rPr>
          <w:rFonts w:ascii="Arial" w:hAnsi="Arial" w:cs="Arial"/>
          <w:sz w:val="28"/>
          <w:szCs w:val="28"/>
        </w:rPr>
        <w:t>yese</w:t>
      </w:r>
      <w:proofErr w:type="spellEnd"/>
      <w:r w:rsidR="00DD5E50">
        <w:rPr>
          <w:rFonts w:ascii="Arial" w:hAnsi="Arial" w:cs="Arial"/>
          <w:sz w:val="28"/>
          <w:szCs w:val="28"/>
        </w:rPr>
        <w:t>. I know these things!</w:t>
      </w:r>
      <w:r w:rsidR="00DD5E50" w:rsidRPr="00DD5E50">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DD5E50">
        <w:rPr>
          <w:rFonts w:ascii="Arial" w:hAnsi="Arial" w:cs="Arial"/>
          <w:sz w:val="28"/>
          <w:szCs w:val="28"/>
        </w:rPr>
        <w:lastRenderedPageBreak/>
        <w:t>Hakuzi</w:t>
      </w:r>
      <w:proofErr w:type="spellEnd"/>
      <w:r w:rsidR="00DD5E50">
        <w:rPr>
          <w:rFonts w:ascii="Arial" w:hAnsi="Arial" w:cs="Arial"/>
          <w:sz w:val="28"/>
          <w:szCs w:val="28"/>
        </w:rPr>
        <w:t xml:space="preserve"> ku </w:t>
      </w:r>
      <w:r w:rsidR="00DD5E50" w:rsidRPr="00DD5E50">
        <w:rPr>
          <w:rFonts w:ascii="Arial" w:hAnsi="Arial" w:cs="Arial"/>
          <w:i/>
          <w:iCs/>
          <w:sz w:val="28"/>
          <w:szCs w:val="28"/>
        </w:rPr>
        <w:t>ex</w:t>
      </w:r>
      <w:r w:rsidR="00DD0E7E">
        <w:rPr>
          <w:rFonts w:ascii="Arial" w:hAnsi="Arial" w:cs="Arial"/>
          <w:i/>
          <w:iCs/>
          <w:sz w:val="28"/>
          <w:szCs w:val="28"/>
        </w:rPr>
        <w:t>-</w:t>
      </w:r>
      <w:proofErr w:type="spellStart"/>
      <w:r w:rsidR="00DD0E7E">
        <w:rPr>
          <w:rFonts w:ascii="Arial" w:hAnsi="Arial" w:cs="Arial"/>
          <w:i/>
          <w:iCs/>
          <w:sz w:val="28"/>
          <w:szCs w:val="28"/>
        </w:rPr>
        <w:t>ex</w:t>
      </w:r>
      <w:r w:rsidR="00DD5E50" w:rsidRPr="00DD5E50">
        <w:rPr>
          <w:rFonts w:ascii="Arial" w:hAnsi="Arial" w:cs="Arial"/>
          <w:i/>
          <w:iCs/>
          <w:sz w:val="28"/>
          <w:szCs w:val="28"/>
        </w:rPr>
        <w:t>aggerat</w:t>
      </w:r>
      <w:proofErr w:type="spellEnd"/>
      <w:r w:rsidR="00DD5E50" w:rsidRPr="00DD5E50">
        <w:rPr>
          <w:rFonts w:ascii="Arial" w:hAnsi="Arial" w:cs="Arial"/>
          <w:i/>
          <w:iCs/>
          <w:sz w:val="28"/>
          <w:szCs w:val="28"/>
        </w:rPr>
        <w:t>-a</w:t>
      </w:r>
      <w:r w:rsidR="00DD5E50">
        <w:rPr>
          <w:rFonts w:ascii="Arial" w:hAnsi="Arial" w:cs="Arial"/>
          <w:sz w:val="28"/>
          <w:szCs w:val="28"/>
        </w:rPr>
        <w:t xml:space="preserve">, ndiri kutaura </w:t>
      </w:r>
      <w:proofErr w:type="spellStart"/>
      <w:r w:rsidR="00DD5E50">
        <w:rPr>
          <w:rFonts w:ascii="Arial" w:hAnsi="Arial" w:cs="Arial"/>
          <w:sz w:val="28"/>
          <w:szCs w:val="28"/>
        </w:rPr>
        <w:t>chokwadi</w:t>
      </w:r>
      <w:proofErr w:type="spellEnd"/>
      <w:r w:rsidR="00DD5E50">
        <w:rPr>
          <w:rFonts w:ascii="Arial" w:hAnsi="Arial" w:cs="Arial"/>
          <w:sz w:val="28"/>
          <w:szCs w:val="28"/>
        </w:rPr>
        <w:t xml:space="preserve"> </w:t>
      </w:r>
      <w:proofErr w:type="spellStart"/>
      <w:r w:rsidR="00DD5E50">
        <w:rPr>
          <w:rFonts w:ascii="Arial" w:hAnsi="Arial" w:cs="Arial"/>
          <w:sz w:val="28"/>
          <w:szCs w:val="28"/>
        </w:rPr>
        <w:t>chaMwari</w:t>
      </w:r>
      <w:proofErr w:type="spellEnd"/>
      <w:r w:rsidR="00DD5E50">
        <w:rPr>
          <w:rFonts w:ascii="Arial" w:hAnsi="Arial" w:cs="Arial"/>
          <w:sz w:val="28"/>
          <w:szCs w:val="28"/>
        </w:rPr>
        <w:t xml:space="preserve"> </w:t>
      </w:r>
      <w:proofErr w:type="spellStart"/>
      <w:r w:rsidR="00DD5E50">
        <w:rPr>
          <w:rFonts w:ascii="Arial" w:hAnsi="Arial" w:cs="Arial"/>
          <w:sz w:val="28"/>
          <w:szCs w:val="28"/>
        </w:rPr>
        <w:t>ch</w:t>
      </w:r>
      <w:r w:rsidR="007D0552">
        <w:rPr>
          <w:rFonts w:ascii="Arial" w:hAnsi="Arial" w:cs="Arial"/>
          <w:sz w:val="28"/>
          <w:szCs w:val="28"/>
        </w:rPr>
        <w:t>izere</w:t>
      </w:r>
      <w:proofErr w:type="spellEnd"/>
      <w:r w:rsidR="007D0552">
        <w:rPr>
          <w:rFonts w:ascii="Arial" w:hAnsi="Arial" w:cs="Arial"/>
          <w:sz w:val="28"/>
          <w:szCs w:val="28"/>
        </w:rPr>
        <w:t xml:space="preserve">! </w:t>
      </w:r>
      <w:r w:rsidR="007D0552" w:rsidRPr="000B40D6">
        <w:rPr>
          <w:rFonts w:ascii="Arial" w:hAnsi="Arial" w:cs="Arial"/>
          <w:sz w:val="18"/>
          <w:szCs w:val="18"/>
        </w:rPr>
        <w:t xml:space="preserve">[Congregation </w:t>
      </w:r>
      <w:r w:rsidR="00063DA1" w:rsidRPr="000B40D6">
        <w:rPr>
          <w:rFonts w:ascii="Arial" w:hAnsi="Arial" w:cs="Arial"/>
          <w:sz w:val="18"/>
          <w:szCs w:val="18"/>
        </w:rPr>
        <w:t>says, “</w:t>
      </w:r>
      <w:r w:rsidR="007D0552" w:rsidRPr="000B40D6">
        <w:rPr>
          <w:rFonts w:ascii="Arial" w:hAnsi="Arial" w:cs="Arial"/>
          <w:sz w:val="18"/>
          <w:szCs w:val="18"/>
        </w:rPr>
        <w:t>Hallelujah</w:t>
      </w:r>
      <w:r w:rsidR="00684EDD" w:rsidRPr="000B40D6">
        <w:rPr>
          <w:rFonts w:ascii="Arial" w:hAnsi="Arial" w:cs="Arial"/>
          <w:sz w:val="18"/>
          <w:szCs w:val="18"/>
        </w:rPr>
        <w:t>/</w:t>
      </w:r>
      <w:r w:rsidR="007D0552" w:rsidRPr="000B40D6">
        <w:rPr>
          <w:rFonts w:ascii="Arial" w:hAnsi="Arial" w:cs="Arial"/>
          <w:sz w:val="18"/>
          <w:szCs w:val="18"/>
        </w:rPr>
        <w:t>Amen.”]</w:t>
      </w:r>
      <w:r w:rsidR="007D0552">
        <w:rPr>
          <w:rFonts w:ascii="Arial" w:hAnsi="Arial" w:cs="Arial"/>
          <w:sz w:val="28"/>
          <w:szCs w:val="28"/>
        </w:rPr>
        <w:t xml:space="preserve"> </w:t>
      </w:r>
    </w:p>
    <w:p w14:paraId="24E191B3" w14:textId="065EC2BA" w:rsidR="000970E9" w:rsidRDefault="000970E9" w:rsidP="00AF4256">
      <w:pPr>
        <w:jc w:val="both"/>
        <w:rPr>
          <w:rFonts w:ascii="Arial" w:hAnsi="Arial" w:cs="Arial"/>
          <w:sz w:val="28"/>
          <w:szCs w:val="28"/>
        </w:rPr>
      </w:pPr>
      <w:r>
        <w:rPr>
          <w:rFonts w:ascii="Arial" w:hAnsi="Arial" w:cs="Arial"/>
          <w:sz w:val="28"/>
          <w:szCs w:val="28"/>
        </w:rPr>
        <w:t xml:space="preserve">Verse 19, verse 9 </w:t>
      </w:r>
      <w:proofErr w:type="spellStart"/>
      <w:r>
        <w:rPr>
          <w:rFonts w:ascii="Arial" w:hAnsi="Arial" w:cs="Arial"/>
          <w:sz w:val="28"/>
          <w:szCs w:val="28"/>
        </w:rPr>
        <w:t>tese</w:t>
      </w:r>
      <w:proofErr w:type="spellEnd"/>
      <w:r>
        <w:rPr>
          <w:rFonts w:ascii="Arial" w:hAnsi="Arial" w:cs="Arial"/>
          <w:sz w:val="28"/>
          <w:szCs w:val="28"/>
        </w:rPr>
        <w:t>.</w:t>
      </w:r>
    </w:p>
    <w:p w14:paraId="0443B517" w14:textId="7877A88A" w:rsidR="000970E9" w:rsidRDefault="00C82017" w:rsidP="00CF060B">
      <w:pPr>
        <w:ind w:left="720"/>
        <w:jc w:val="both"/>
        <w:rPr>
          <w:rFonts w:ascii="Arial" w:hAnsi="Arial" w:cs="Arial"/>
          <w:i/>
          <w:iCs/>
          <w:sz w:val="28"/>
          <w:szCs w:val="28"/>
        </w:rPr>
      </w:pPr>
      <w:r w:rsidRPr="00C82017">
        <w:rPr>
          <w:rFonts w:ascii="Arial" w:hAnsi="Arial" w:cs="Arial"/>
          <w:i/>
          <w:iCs/>
          <w:sz w:val="28"/>
          <w:szCs w:val="28"/>
        </w:rPr>
        <w:t xml:space="preserve">I call heaven and earth to record this day against you, that I have set before </w:t>
      </w:r>
      <w:proofErr w:type="spellStart"/>
      <w:r w:rsidRPr="00C82017">
        <w:rPr>
          <w:rFonts w:ascii="Arial" w:hAnsi="Arial" w:cs="Arial"/>
          <w:i/>
          <w:iCs/>
          <w:sz w:val="28"/>
          <w:szCs w:val="28"/>
        </w:rPr>
        <w:t>you</w:t>
      </w:r>
      <w:proofErr w:type="spellEnd"/>
      <w:r w:rsidRPr="00C82017">
        <w:rPr>
          <w:rFonts w:ascii="Arial" w:hAnsi="Arial" w:cs="Arial"/>
          <w:i/>
          <w:iCs/>
          <w:sz w:val="28"/>
          <w:szCs w:val="28"/>
        </w:rPr>
        <w:t xml:space="preserve"> life and death, blessing and cursing: </w:t>
      </w:r>
      <w:r w:rsidR="000D640F" w:rsidRPr="00C82017">
        <w:rPr>
          <w:rFonts w:ascii="Arial" w:hAnsi="Arial" w:cs="Arial"/>
          <w:i/>
          <w:iCs/>
          <w:sz w:val="28"/>
          <w:szCs w:val="28"/>
        </w:rPr>
        <w:t>therefore,</w:t>
      </w:r>
      <w:r w:rsidRPr="00C82017">
        <w:rPr>
          <w:rFonts w:ascii="Arial" w:hAnsi="Arial" w:cs="Arial"/>
          <w:i/>
          <w:iCs/>
          <w:sz w:val="28"/>
          <w:szCs w:val="28"/>
        </w:rPr>
        <w:t xml:space="preserve"> choose life, that both thou and thy seed may live:</w:t>
      </w:r>
    </w:p>
    <w:p w14:paraId="06C99394" w14:textId="4005D505" w:rsidR="002A6546" w:rsidRDefault="00FC2275" w:rsidP="00AF4256">
      <w:pPr>
        <w:jc w:val="both"/>
        <w:rPr>
          <w:rFonts w:ascii="Arial" w:hAnsi="Arial" w:cs="Arial"/>
          <w:sz w:val="28"/>
          <w:szCs w:val="28"/>
        </w:rPr>
      </w:pPr>
      <w:r>
        <w:rPr>
          <w:rFonts w:ascii="Arial" w:hAnsi="Arial" w:cs="Arial"/>
          <w:sz w:val="28"/>
          <w:szCs w:val="28"/>
          <w:vertAlign w:val="superscript"/>
        </w:rPr>
        <w:t xml:space="preserve">245 </w:t>
      </w:r>
      <w:r w:rsidR="00C82017">
        <w:rPr>
          <w:rFonts w:ascii="Arial" w:hAnsi="Arial" w:cs="Arial"/>
          <w:sz w:val="28"/>
          <w:szCs w:val="28"/>
        </w:rPr>
        <w:t xml:space="preserve">Amen! </w:t>
      </w:r>
      <w:r w:rsidR="00534101" w:rsidRPr="00534101">
        <w:rPr>
          <w:rFonts w:ascii="Arial" w:hAnsi="Arial" w:cs="Arial"/>
          <w:sz w:val="18"/>
          <w:szCs w:val="28"/>
        </w:rPr>
        <w:t xml:space="preserve">[Congregation says, “Amen.”] </w:t>
      </w:r>
      <w:r w:rsidR="003A1528">
        <w:rPr>
          <w:rFonts w:ascii="Arial" w:hAnsi="Arial" w:cs="Arial"/>
          <w:sz w:val="28"/>
          <w:szCs w:val="28"/>
        </w:rPr>
        <w:t xml:space="preserve">Hanzi </w:t>
      </w:r>
      <w:proofErr w:type="spellStart"/>
      <w:r w:rsidR="003A1528">
        <w:rPr>
          <w:rFonts w:ascii="Arial" w:hAnsi="Arial" w:cs="Arial"/>
          <w:sz w:val="28"/>
          <w:szCs w:val="28"/>
        </w:rPr>
        <w:t>sarudzai</w:t>
      </w:r>
      <w:proofErr w:type="spellEnd"/>
      <w:r w:rsidR="003A1528">
        <w:rPr>
          <w:rFonts w:ascii="Arial" w:hAnsi="Arial" w:cs="Arial"/>
          <w:sz w:val="28"/>
          <w:szCs w:val="28"/>
        </w:rPr>
        <w:t xml:space="preserve"> hupenyu </w:t>
      </w:r>
      <w:proofErr w:type="spellStart"/>
      <w:r w:rsidR="003A1528">
        <w:rPr>
          <w:rFonts w:ascii="Arial" w:hAnsi="Arial" w:cs="Arial"/>
          <w:sz w:val="28"/>
          <w:szCs w:val="28"/>
        </w:rPr>
        <w:t>nha</w:t>
      </w:r>
      <w:proofErr w:type="spellEnd"/>
      <w:r w:rsidR="003A1528">
        <w:rPr>
          <w:rFonts w:ascii="Arial" w:hAnsi="Arial" w:cs="Arial"/>
          <w:sz w:val="28"/>
          <w:szCs w:val="28"/>
        </w:rPr>
        <w:t xml:space="preserve">…? </w:t>
      </w:r>
      <w:r w:rsidR="003A1528" w:rsidRPr="00E168F5">
        <w:rPr>
          <w:rFonts w:ascii="Arial" w:hAnsi="Arial" w:cs="Arial"/>
          <w:sz w:val="18"/>
          <w:szCs w:val="18"/>
        </w:rPr>
        <w:t xml:space="preserve">[Congregation </w:t>
      </w:r>
      <w:r w:rsidR="00063DA1" w:rsidRPr="00E168F5">
        <w:rPr>
          <w:rFonts w:ascii="Arial" w:hAnsi="Arial" w:cs="Arial"/>
          <w:sz w:val="18"/>
          <w:szCs w:val="18"/>
        </w:rPr>
        <w:t>says, “</w:t>
      </w:r>
      <w:r w:rsidR="003A1528" w:rsidRPr="00E168F5">
        <w:rPr>
          <w:rFonts w:ascii="Arial" w:hAnsi="Arial" w:cs="Arial"/>
          <w:sz w:val="18"/>
          <w:szCs w:val="18"/>
        </w:rPr>
        <w:t>nhasi.”]</w:t>
      </w:r>
      <w:r w:rsidR="003A1528">
        <w:rPr>
          <w:rFonts w:ascii="Arial" w:hAnsi="Arial" w:cs="Arial"/>
          <w:sz w:val="28"/>
          <w:szCs w:val="28"/>
        </w:rPr>
        <w:t xml:space="preserve"> </w:t>
      </w:r>
      <w:proofErr w:type="spellStart"/>
      <w:r w:rsidR="003A1528">
        <w:rPr>
          <w:rFonts w:ascii="Arial" w:hAnsi="Arial" w:cs="Arial"/>
          <w:sz w:val="28"/>
          <w:szCs w:val="28"/>
        </w:rPr>
        <w:t>Kusarudza</w:t>
      </w:r>
      <w:proofErr w:type="spellEnd"/>
      <w:r w:rsidR="003A1528">
        <w:rPr>
          <w:rFonts w:ascii="Arial" w:hAnsi="Arial" w:cs="Arial"/>
          <w:sz w:val="28"/>
          <w:szCs w:val="28"/>
        </w:rPr>
        <w:t xml:space="preserve"> hupenyu </w:t>
      </w:r>
      <w:r w:rsidR="00B954F5">
        <w:rPr>
          <w:rFonts w:ascii="Arial" w:hAnsi="Arial" w:cs="Arial"/>
          <w:sz w:val="28"/>
          <w:szCs w:val="28"/>
        </w:rPr>
        <w:t xml:space="preserve">kuita ma commandments </w:t>
      </w:r>
      <w:proofErr w:type="spellStart"/>
      <w:r w:rsidR="00B954F5">
        <w:rPr>
          <w:rFonts w:ascii="Arial" w:hAnsi="Arial" w:cs="Arial"/>
          <w:sz w:val="28"/>
          <w:szCs w:val="28"/>
        </w:rPr>
        <w:t>amakapuhwa</w:t>
      </w:r>
      <w:proofErr w:type="spellEnd"/>
      <w:r w:rsidR="00B954F5">
        <w:rPr>
          <w:rFonts w:ascii="Arial" w:hAnsi="Arial" w:cs="Arial"/>
          <w:sz w:val="28"/>
          <w:szCs w:val="28"/>
        </w:rPr>
        <w:t xml:space="preserve"> nani? </w:t>
      </w:r>
      <w:r w:rsidR="00B954F5" w:rsidRPr="00E168F5">
        <w:rPr>
          <w:rFonts w:ascii="Arial" w:hAnsi="Arial" w:cs="Arial"/>
          <w:sz w:val="18"/>
          <w:szCs w:val="18"/>
        </w:rPr>
        <w:t xml:space="preserve">[Congregation </w:t>
      </w:r>
      <w:r w:rsidR="00063DA1" w:rsidRPr="00E168F5">
        <w:rPr>
          <w:rFonts w:ascii="Arial" w:hAnsi="Arial" w:cs="Arial"/>
          <w:sz w:val="18"/>
          <w:szCs w:val="18"/>
        </w:rPr>
        <w:t>says, “</w:t>
      </w:r>
      <w:r w:rsidR="00B954F5" w:rsidRPr="00E168F5">
        <w:rPr>
          <w:rFonts w:ascii="Arial" w:hAnsi="Arial" w:cs="Arial"/>
          <w:sz w:val="18"/>
          <w:szCs w:val="18"/>
        </w:rPr>
        <w:t>naMwari/ naShe</w:t>
      </w:r>
      <w:r w:rsidR="0025489C" w:rsidRPr="00E168F5">
        <w:rPr>
          <w:rFonts w:ascii="Arial" w:hAnsi="Arial" w:cs="Arial"/>
          <w:sz w:val="18"/>
          <w:szCs w:val="18"/>
        </w:rPr>
        <w:t>.</w:t>
      </w:r>
      <w:r w:rsidR="00B954F5" w:rsidRPr="00E168F5">
        <w:rPr>
          <w:rFonts w:ascii="Arial" w:hAnsi="Arial" w:cs="Arial"/>
          <w:sz w:val="18"/>
          <w:szCs w:val="18"/>
        </w:rPr>
        <w:t>”]</w:t>
      </w:r>
      <w:r w:rsidR="00B954F5">
        <w:rPr>
          <w:rFonts w:ascii="Arial" w:hAnsi="Arial" w:cs="Arial"/>
          <w:sz w:val="28"/>
          <w:szCs w:val="28"/>
        </w:rPr>
        <w:t xml:space="preserve"> </w:t>
      </w:r>
      <w:r w:rsidR="0025489C">
        <w:rPr>
          <w:rFonts w:ascii="Arial" w:hAnsi="Arial" w:cs="Arial"/>
          <w:sz w:val="28"/>
          <w:szCs w:val="28"/>
        </w:rPr>
        <w:t>E</w:t>
      </w:r>
      <w:r w:rsidR="00B954F5">
        <w:rPr>
          <w:rFonts w:ascii="Arial" w:hAnsi="Arial" w:cs="Arial"/>
          <w:sz w:val="28"/>
          <w:szCs w:val="28"/>
        </w:rPr>
        <w:t xml:space="preserve">nde ma commandments </w:t>
      </w:r>
      <w:proofErr w:type="spellStart"/>
      <w:r w:rsidR="00B954F5">
        <w:rPr>
          <w:rFonts w:ascii="Arial" w:hAnsi="Arial" w:cs="Arial"/>
          <w:sz w:val="28"/>
          <w:szCs w:val="28"/>
        </w:rPr>
        <w:t>acho</w:t>
      </w:r>
      <w:proofErr w:type="spellEnd"/>
      <w:r w:rsidR="00B954F5">
        <w:rPr>
          <w:rFonts w:ascii="Arial" w:hAnsi="Arial" w:cs="Arial"/>
          <w:sz w:val="28"/>
          <w:szCs w:val="28"/>
        </w:rPr>
        <w:t xml:space="preserve"> </w:t>
      </w:r>
      <w:proofErr w:type="spellStart"/>
      <w:r w:rsidR="00B954F5">
        <w:rPr>
          <w:rFonts w:ascii="Arial" w:hAnsi="Arial" w:cs="Arial"/>
          <w:sz w:val="28"/>
          <w:szCs w:val="28"/>
        </w:rPr>
        <w:t>haa</w:t>
      </w:r>
      <w:r w:rsidR="00762A9A">
        <w:rPr>
          <w:rFonts w:ascii="Arial" w:hAnsi="Arial" w:cs="Arial"/>
          <w:sz w:val="28"/>
          <w:szCs w:val="28"/>
        </w:rPr>
        <w:t>zi</w:t>
      </w:r>
      <w:proofErr w:type="spellEnd"/>
      <w:r w:rsidR="00762A9A">
        <w:rPr>
          <w:rFonts w:ascii="Arial" w:hAnsi="Arial" w:cs="Arial"/>
          <w:sz w:val="28"/>
          <w:szCs w:val="28"/>
        </w:rPr>
        <w:t xml:space="preserve"> kudenga, </w:t>
      </w:r>
      <w:proofErr w:type="spellStart"/>
      <w:r w:rsidR="00762A9A">
        <w:rPr>
          <w:rFonts w:ascii="Arial" w:hAnsi="Arial" w:cs="Arial"/>
          <w:sz w:val="28"/>
          <w:szCs w:val="28"/>
        </w:rPr>
        <w:t>haazi</w:t>
      </w:r>
      <w:proofErr w:type="spellEnd"/>
      <w:r w:rsidR="00762A9A">
        <w:rPr>
          <w:rFonts w:ascii="Arial" w:hAnsi="Arial" w:cs="Arial"/>
          <w:sz w:val="28"/>
          <w:szCs w:val="28"/>
        </w:rPr>
        <w:t xml:space="preserve"> beyond the sea, </w:t>
      </w:r>
      <w:proofErr w:type="spellStart"/>
      <w:r w:rsidR="00762A9A">
        <w:rPr>
          <w:rFonts w:ascii="Arial" w:hAnsi="Arial" w:cs="Arial"/>
          <w:sz w:val="28"/>
          <w:szCs w:val="28"/>
        </w:rPr>
        <w:t>unawo</w:t>
      </w:r>
      <w:proofErr w:type="spellEnd"/>
      <w:r w:rsidR="00762A9A">
        <w:rPr>
          <w:rFonts w:ascii="Arial" w:hAnsi="Arial" w:cs="Arial"/>
          <w:sz w:val="28"/>
          <w:szCs w:val="28"/>
        </w:rPr>
        <w:t xml:space="preserve"> </w:t>
      </w:r>
      <w:proofErr w:type="spellStart"/>
      <w:r w:rsidR="00762A9A">
        <w:rPr>
          <w:rFonts w:ascii="Arial" w:hAnsi="Arial" w:cs="Arial"/>
          <w:sz w:val="28"/>
          <w:szCs w:val="28"/>
        </w:rPr>
        <w:t>ipa</w:t>
      </w:r>
      <w:proofErr w:type="spellEnd"/>
      <w:r w:rsidR="00762A9A">
        <w:rPr>
          <w:rFonts w:ascii="Arial" w:hAnsi="Arial" w:cs="Arial"/>
          <w:sz w:val="28"/>
          <w:szCs w:val="28"/>
        </w:rPr>
        <w:t xml:space="preserve">…? </w:t>
      </w:r>
      <w:r w:rsidR="00762A9A" w:rsidRPr="00E168F5">
        <w:rPr>
          <w:rFonts w:ascii="Arial" w:hAnsi="Arial" w:cs="Arial"/>
          <w:sz w:val="18"/>
          <w:szCs w:val="18"/>
        </w:rPr>
        <w:t xml:space="preserve">[Congregation </w:t>
      </w:r>
      <w:r w:rsidR="00063DA1" w:rsidRPr="00E168F5">
        <w:rPr>
          <w:rFonts w:ascii="Arial" w:hAnsi="Arial" w:cs="Arial"/>
          <w:sz w:val="18"/>
          <w:szCs w:val="18"/>
        </w:rPr>
        <w:t>says, “</w:t>
      </w:r>
      <w:r w:rsidR="00762A9A" w:rsidRPr="00E168F5">
        <w:rPr>
          <w:rFonts w:ascii="Arial" w:hAnsi="Arial" w:cs="Arial"/>
          <w:sz w:val="18"/>
          <w:szCs w:val="18"/>
        </w:rPr>
        <w:t>ipapo.</w:t>
      </w:r>
      <w:r w:rsidR="00A0172B" w:rsidRPr="00E168F5">
        <w:rPr>
          <w:rFonts w:ascii="Arial" w:hAnsi="Arial" w:cs="Arial"/>
          <w:sz w:val="18"/>
          <w:szCs w:val="18"/>
        </w:rPr>
        <w:t xml:space="preserve"> Amen.</w:t>
      </w:r>
      <w:r w:rsidR="00762A9A" w:rsidRPr="00E168F5">
        <w:rPr>
          <w:rFonts w:ascii="Arial" w:hAnsi="Arial" w:cs="Arial"/>
          <w:sz w:val="18"/>
          <w:szCs w:val="18"/>
        </w:rPr>
        <w:t>”]</w:t>
      </w:r>
      <w:r w:rsidR="00A0172B">
        <w:rPr>
          <w:rFonts w:ascii="Arial" w:hAnsi="Arial" w:cs="Arial"/>
          <w:sz w:val="28"/>
          <w:szCs w:val="28"/>
        </w:rPr>
        <w:t xml:space="preserve"> </w:t>
      </w:r>
      <w:proofErr w:type="spellStart"/>
      <w:r w:rsidR="00A0172B">
        <w:rPr>
          <w:rFonts w:ascii="Arial" w:hAnsi="Arial" w:cs="Arial"/>
          <w:sz w:val="28"/>
          <w:szCs w:val="28"/>
        </w:rPr>
        <w:t>Tingaita</w:t>
      </w:r>
      <w:proofErr w:type="spellEnd"/>
      <w:r w:rsidR="00A0172B">
        <w:rPr>
          <w:rFonts w:ascii="Arial" w:hAnsi="Arial" w:cs="Arial"/>
          <w:sz w:val="28"/>
          <w:szCs w:val="28"/>
        </w:rPr>
        <w:t xml:space="preserve"> Amen here </w:t>
      </w:r>
      <w:proofErr w:type="spellStart"/>
      <w:r w:rsidR="00A0172B">
        <w:rPr>
          <w:rFonts w:ascii="Arial" w:hAnsi="Arial" w:cs="Arial"/>
          <w:sz w:val="28"/>
          <w:szCs w:val="28"/>
        </w:rPr>
        <w:t>varanda</w:t>
      </w:r>
      <w:proofErr w:type="spellEnd"/>
      <w:r w:rsidR="00A0172B">
        <w:rPr>
          <w:rFonts w:ascii="Arial" w:hAnsi="Arial" w:cs="Arial"/>
          <w:sz w:val="28"/>
          <w:szCs w:val="28"/>
        </w:rPr>
        <w:t xml:space="preserve"> </w:t>
      </w:r>
      <w:proofErr w:type="spellStart"/>
      <w:r w:rsidR="00A0172B">
        <w:rPr>
          <w:rFonts w:ascii="Arial" w:hAnsi="Arial" w:cs="Arial"/>
          <w:sz w:val="28"/>
          <w:szCs w:val="28"/>
        </w:rPr>
        <w:t>vaMwari</w:t>
      </w:r>
      <w:proofErr w:type="spellEnd"/>
      <w:r w:rsidR="00A0172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6647B">
        <w:rPr>
          <w:rFonts w:ascii="Arial" w:hAnsi="Arial" w:cs="Arial"/>
          <w:sz w:val="28"/>
          <w:szCs w:val="28"/>
        </w:rPr>
        <w:t>Tingaita</w:t>
      </w:r>
      <w:proofErr w:type="spellEnd"/>
      <w:r w:rsidR="00B6647B">
        <w:rPr>
          <w:rFonts w:ascii="Arial" w:hAnsi="Arial" w:cs="Arial"/>
          <w:sz w:val="28"/>
          <w:szCs w:val="28"/>
        </w:rPr>
        <w:t xml:space="preserve"> Amen </w:t>
      </w:r>
      <w:proofErr w:type="spellStart"/>
      <w:r w:rsidR="00B6647B">
        <w:rPr>
          <w:rFonts w:ascii="Arial" w:hAnsi="Arial" w:cs="Arial"/>
          <w:sz w:val="28"/>
          <w:szCs w:val="28"/>
        </w:rPr>
        <w:t>akadarika</w:t>
      </w:r>
      <w:proofErr w:type="spellEnd"/>
      <w:r w:rsidR="00B6647B">
        <w:rPr>
          <w:rFonts w:ascii="Arial" w:hAnsi="Arial" w:cs="Arial"/>
          <w:sz w:val="28"/>
          <w:szCs w:val="28"/>
        </w:rPr>
        <w:t xml:space="preserve"> Amen here? </w:t>
      </w:r>
      <w:r w:rsidR="00534101" w:rsidRPr="00534101">
        <w:rPr>
          <w:rFonts w:ascii="Arial" w:hAnsi="Arial" w:cs="Arial"/>
          <w:sz w:val="18"/>
          <w:szCs w:val="28"/>
        </w:rPr>
        <w:t xml:space="preserve">[Congregation says, “Amen.”] </w:t>
      </w:r>
      <w:r w:rsidR="00B6647B">
        <w:rPr>
          <w:rFonts w:ascii="Arial" w:hAnsi="Arial" w:cs="Arial"/>
          <w:sz w:val="28"/>
          <w:szCs w:val="28"/>
        </w:rPr>
        <w:t xml:space="preserve">Toda Amen </w:t>
      </w:r>
      <w:proofErr w:type="spellStart"/>
      <w:r w:rsidR="00B6647B">
        <w:rPr>
          <w:rFonts w:ascii="Arial" w:hAnsi="Arial" w:cs="Arial"/>
          <w:sz w:val="28"/>
          <w:szCs w:val="28"/>
        </w:rPr>
        <w:t>akadarika</w:t>
      </w:r>
      <w:proofErr w:type="spellEnd"/>
      <w:r w:rsidR="00B6647B">
        <w:rPr>
          <w:rFonts w:ascii="Arial" w:hAnsi="Arial" w:cs="Arial"/>
          <w:sz w:val="28"/>
          <w:szCs w:val="28"/>
        </w:rPr>
        <w:t xml:space="preserve"> ipapo</w:t>
      </w:r>
      <w:r w:rsidR="00CE2FD5">
        <w:rPr>
          <w:rFonts w:ascii="Arial" w:hAnsi="Arial" w:cs="Arial"/>
          <w:sz w:val="28"/>
          <w:szCs w:val="28"/>
        </w:rPr>
        <w:t>!</w:t>
      </w:r>
      <w:r w:rsidR="00B6647B">
        <w:rPr>
          <w:rFonts w:ascii="Arial" w:hAnsi="Arial" w:cs="Arial"/>
          <w:sz w:val="28"/>
          <w:szCs w:val="28"/>
        </w:rPr>
        <w:t xml:space="preserve"> </w:t>
      </w:r>
      <w:r w:rsidR="00534101" w:rsidRPr="00534101">
        <w:rPr>
          <w:rFonts w:ascii="Arial" w:hAnsi="Arial" w:cs="Arial"/>
          <w:sz w:val="18"/>
          <w:szCs w:val="28"/>
        </w:rPr>
        <w:t xml:space="preserve">[Congregation says, “Amen.”] </w:t>
      </w:r>
    </w:p>
    <w:p w14:paraId="19233D22" w14:textId="77777777" w:rsidR="002A6546" w:rsidRDefault="002A6546" w:rsidP="00AF4256">
      <w:pPr>
        <w:jc w:val="both"/>
        <w:rPr>
          <w:rFonts w:ascii="Arial" w:hAnsi="Arial" w:cs="Arial"/>
          <w:sz w:val="28"/>
          <w:szCs w:val="28"/>
        </w:rPr>
      </w:pPr>
      <w:r>
        <w:rPr>
          <w:rFonts w:ascii="Arial" w:hAnsi="Arial" w:cs="Arial"/>
          <w:sz w:val="28"/>
          <w:szCs w:val="28"/>
        </w:rPr>
        <w:t xml:space="preserve">Verse 20 </w:t>
      </w:r>
      <w:proofErr w:type="spellStart"/>
      <w:r>
        <w:rPr>
          <w:rFonts w:ascii="Arial" w:hAnsi="Arial" w:cs="Arial"/>
          <w:sz w:val="28"/>
          <w:szCs w:val="28"/>
        </w:rPr>
        <w:t>hatichipedzai</w:t>
      </w:r>
      <w:proofErr w:type="spellEnd"/>
      <w:r>
        <w:rPr>
          <w:rFonts w:ascii="Arial" w:hAnsi="Arial" w:cs="Arial"/>
          <w:sz w:val="28"/>
          <w:szCs w:val="28"/>
        </w:rPr>
        <w:t xml:space="preserve"> </w:t>
      </w:r>
      <w:proofErr w:type="spellStart"/>
      <w:r>
        <w:rPr>
          <w:rFonts w:ascii="Arial" w:hAnsi="Arial" w:cs="Arial"/>
          <w:sz w:val="28"/>
          <w:szCs w:val="28"/>
        </w:rPr>
        <w:t>hedu</w:t>
      </w:r>
      <w:proofErr w:type="spellEnd"/>
      <w:r>
        <w:rPr>
          <w:rFonts w:ascii="Arial" w:hAnsi="Arial" w:cs="Arial"/>
          <w:sz w:val="28"/>
          <w:szCs w:val="28"/>
        </w:rPr>
        <w:t>.</w:t>
      </w:r>
    </w:p>
    <w:p w14:paraId="137A85CC" w14:textId="17B1E7FC" w:rsidR="002A6546" w:rsidRDefault="00BB5026" w:rsidP="00CF060B">
      <w:pPr>
        <w:ind w:left="720"/>
        <w:jc w:val="both"/>
        <w:rPr>
          <w:rFonts w:ascii="Arial" w:hAnsi="Arial" w:cs="Arial"/>
          <w:i/>
          <w:iCs/>
          <w:sz w:val="28"/>
          <w:szCs w:val="28"/>
        </w:rPr>
      </w:pPr>
      <w:r w:rsidRPr="00BB5026">
        <w:rPr>
          <w:rFonts w:ascii="Arial" w:hAnsi="Arial" w:cs="Arial"/>
          <w:i/>
          <w:iCs/>
          <w:sz w:val="28"/>
          <w:szCs w:val="28"/>
        </w:rPr>
        <w:t>That thou mayest love the Lord thy God, and that thou mayest obey</w:t>
      </w:r>
      <w:r w:rsidR="00CE7F4F">
        <w:rPr>
          <w:rFonts w:ascii="Arial" w:hAnsi="Arial" w:cs="Arial"/>
          <w:i/>
          <w:iCs/>
          <w:sz w:val="28"/>
          <w:szCs w:val="28"/>
        </w:rPr>
        <w:t xml:space="preserve"> H</w:t>
      </w:r>
      <w:r w:rsidRPr="00BB5026">
        <w:rPr>
          <w:rFonts w:ascii="Arial" w:hAnsi="Arial" w:cs="Arial"/>
          <w:i/>
          <w:iCs/>
          <w:sz w:val="28"/>
          <w:szCs w:val="28"/>
        </w:rPr>
        <w:t xml:space="preserve">is voice, and that thou mayest cleave unto </w:t>
      </w:r>
      <w:r w:rsidR="00CE7F4F">
        <w:rPr>
          <w:rFonts w:ascii="Arial" w:hAnsi="Arial" w:cs="Arial"/>
          <w:i/>
          <w:iCs/>
          <w:sz w:val="28"/>
          <w:szCs w:val="28"/>
        </w:rPr>
        <w:t>H</w:t>
      </w:r>
      <w:r w:rsidRPr="00BB5026">
        <w:rPr>
          <w:rFonts w:ascii="Arial" w:hAnsi="Arial" w:cs="Arial"/>
          <w:i/>
          <w:iCs/>
          <w:sz w:val="28"/>
          <w:szCs w:val="28"/>
        </w:rPr>
        <w:t xml:space="preserve">im: for </w:t>
      </w:r>
      <w:r w:rsidR="00BE7059">
        <w:rPr>
          <w:rFonts w:ascii="Arial" w:hAnsi="Arial" w:cs="Arial"/>
          <w:i/>
          <w:iCs/>
          <w:sz w:val="28"/>
          <w:szCs w:val="28"/>
        </w:rPr>
        <w:t>H</w:t>
      </w:r>
      <w:r w:rsidRPr="00BB5026">
        <w:rPr>
          <w:rFonts w:ascii="Arial" w:hAnsi="Arial" w:cs="Arial"/>
          <w:i/>
          <w:iCs/>
          <w:sz w:val="28"/>
          <w:szCs w:val="28"/>
        </w:rPr>
        <w:t>e is thy life, and the length of thy days: that thou mayest dwell in the land which the Lord </w:t>
      </w:r>
      <w:proofErr w:type="spellStart"/>
      <w:r w:rsidRPr="00BB5026">
        <w:rPr>
          <w:rFonts w:ascii="Arial" w:hAnsi="Arial" w:cs="Arial"/>
          <w:i/>
          <w:iCs/>
          <w:sz w:val="28"/>
          <w:szCs w:val="28"/>
        </w:rPr>
        <w:t>sware</w:t>
      </w:r>
      <w:proofErr w:type="spellEnd"/>
      <w:r w:rsidRPr="00BB5026">
        <w:rPr>
          <w:rFonts w:ascii="Arial" w:hAnsi="Arial" w:cs="Arial"/>
          <w:i/>
          <w:iCs/>
          <w:sz w:val="28"/>
          <w:szCs w:val="28"/>
        </w:rPr>
        <w:t xml:space="preserve"> unto thy fathers, to Abraham, to Isaac, and to Jacob, to give them.</w:t>
      </w:r>
    </w:p>
    <w:p w14:paraId="00E14956" w14:textId="6F7EC867" w:rsidR="003A6986" w:rsidRDefault="00FC2275" w:rsidP="00AF4256">
      <w:pPr>
        <w:jc w:val="both"/>
        <w:rPr>
          <w:rFonts w:ascii="Arial" w:hAnsi="Arial" w:cs="Arial"/>
          <w:sz w:val="28"/>
          <w:szCs w:val="28"/>
        </w:rPr>
      </w:pPr>
      <w:r>
        <w:rPr>
          <w:rFonts w:ascii="Arial" w:hAnsi="Arial" w:cs="Arial"/>
          <w:sz w:val="28"/>
          <w:szCs w:val="28"/>
          <w:vertAlign w:val="superscript"/>
        </w:rPr>
        <w:t xml:space="preserve">246 </w:t>
      </w:r>
      <w:r w:rsidR="003D522B">
        <w:rPr>
          <w:rFonts w:ascii="Arial" w:hAnsi="Arial" w:cs="Arial"/>
          <w:sz w:val="28"/>
          <w:szCs w:val="28"/>
        </w:rPr>
        <w:t xml:space="preserve">Ndoda Amen </w:t>
      </w:r>
      <w:proofErr w:type="spellStart"/>
      <w:r w:rsidR="003D522B">
        <w:rPr>
          <w:rFonts w:ascii="Arial" w:hAnsi="Arial" w:cs="Arial"/>
          <w:sz w:val="28"/>
          <w:szCs w:val="28"/>
        </w:rPr>
        <w:t>varanda</w:t>
      </w:r>
      <w:proofErr w:type="spellEnd"/>
      <w:r w:rsidR="003D522B">
        <w:rPr>
          <w:rFonts w:ascii="Arial" w:hAnsi="Arial" w:cs="Arial"/>
          <w:sz w:val="28"/>
          <w:szCs w:val="28"/>
        </w:rPr>
        <w:t xml:space="preserve"> </w:t>
      </w:r>
      <w:proofErr w:type="spellStart"/>
      <w:r w:rsidR="003D522B">
        <w:rPr>
          <w:rFonts w:ascii="Arial" w:hAnsi="Arial" w:cs="Arial"/>
          <w:sz w:val="28"/>
          <w:szCs w:val="28"/>
        </w:rPr>
        <w:t>vaMwari</w:t>
      </w:r>
      <w:proofErr w:type="spellEnd"/>
      <w:r w:rsidR="00CE2FD5">
        <w:rPr>
          <w:rFonts w:ascii="Arial" w:hAnsi="Arial" w:cs="Arial"/>
          <w:sz w:val="28"/>
          <w:szCs w:val="28"/>
        </w:rPr>
        <w:t>.</w:t>
      </w:r>
      <w:r w:rsidR="003D522B">
        <w:rPr>
          <w:rFonts w:ascii="Arial" w:hAnsi="Arial" w:cs="Arial"/>
          <w:sz w:val="28"/>
          <w:szCs w:val="28"/>
        </w:rPr>
        <w:t xml:space="preserve"> </w:t>
      </w:r>
      <w:r w:rsidR="00534101" w:rsidRPr="00534101">
        <w:rPr>
          <w:rFonts w:ascii="Arial" w:hAnsi="Arial" w:cs="Arial"/>
          <w:sz w:val="18"/>
          <w:szCs w:val="28"/>
        </w:rPr>
        <w:t xml:space="preserve">[Congregation says, “Amen.”] </w:t>
      </w:r>
      <w:r w:rsidR="00A80E03">
        <w:rPr>
          <w:rFonts w:ascii="Arial" w:hAnsi="Arial" w:cs="Arial"/>
          <w:sz w:val="28"/>
          <w:szCs w:val="28"/>
        </w:rPr>
        <w:t xml:space="preserve">Ndoda Amen </w:t>
      </w:r>
      <w:proofErr w:type="spellStart"/>
      <w:r w:rsidR="00A80E03">
        <w:rPr>
          <w:rFonts w:ascii="Arial" w:hAnsi="Arial" w:cs="Arial"/>
          <w:sz w:val="28"/>
          <w:szCs w:val="28"/>
        </w:rPr>
        <w:t>akadarika</w:t>
      </w:r>
      <w:proofErr w:type="spellEnd"/>
      <w:r w:rsidR="00CF1417">
        <w:rPr>
          <w:rFonts w:ascii="Arial" w:hAnsi="Arial" w:cs="Arial"/>
          <w:sz w:val="28"/>
          <w:szCs w:val="28"/>
        </w:rPr>
        <w:t xml:space="preserve"> ipapo</w:t>
      </w:r>
      <w:r w:rsidR="00CE2FD5">
        <w:rPr>
          <w:rFonts w:ascii="Arial" w:hAnsi="Arial" w:cs="Arial"/>
          <w:sz w:val="28"/>
          <w:szCs w:val="28"/>
        </w:rPr>
        <w:t>!</w:t>
      </w:r>
      <w:r w:rsidR="00CF1417">
        <w:rPr>
          <w:rFonts w:ascii="Arial" w:hAnsi="Arial" w:cs="Arial"/>
          <w:sz w:val="28"/>
          <w:szCs w:val="28"/>
        </w:rPr>
        <w:t xml:space="preserve"> </w:t>
      </w:r>
      <w:r w:rsidR="00534101" w:rsidRPr="00534101">
        <w:rPr>
          <w:rFonts w:ascii="Arial" w:hAnsi="Arial" w:cs="Arial"/>
          <w:sz w:val="18"/>
          <w:szCs w:val="28"/>
        </w:rPr>
        <w:t xml:space="preserve">[Congregation says, “Amen.”] </w:t>
      </w:r>
      <w:r w:rsidR="00CF1417">
        <w:rPr>
          <w:rFonts w:ascii="Arial" w:hAnsi="Arial" w:cs="Arial"/>
          <w:sz w:val="28"/>
          <w:szCs w:val="28"/>
        </w:rPr>
        <w:t xml:space="preserve">Hanzi Ndiye simba </w:t>
      </w:r>
      <w:proofErr w:type="spellStart"/>
      <w:r w:rsidR="00CF1417">
        <w:rPr>
          <w:rFonts w:ascii="Arial" w:hAnsi="Arial" w:cs="Arial"/>
          <w:sz w:val="28"/>
          <w:szCs w:val="28"/>
        </w:rPr>
        <w:t>raani</w:t>
      </w:r>
      <w:proofErr w:type="spellEnd"/>
      <w:r w:rsidR="00CF1417">
        <w:rPr>
          <w:rFonts w:ascii="Arial" w:hAnsi="Arial" w:cs="Arial"/>
          <w:sz w:val="28"/>
          <w:szCs w:val="28"/>
        </w:rPr>
        <w:t xml:space="preserve">? </w:t>
      </w:r>
      <w:r w:rsidR="00CF1417" w:rsidRPr="00E168F5">
        <w:rPr>
          <w:rFonts w:ascii="Arial" w:hAnsi="Arial" w:cs="Arial"/>
          <w:sz w:val="18"/>
          <w:szCs w:val="18"/>
        </w:rPr>
        <w:t xml:space="preserve">[Congregation </w:t>
      </w:r>
      <w:r w:rsidR="00063DA1" w:rsidRPr="00E168F5">
        <w:rPr>
          <w:rFonts w:ascii="Arial" w:hAnsi="Arial" w:cs="Arial"/>
          <w:sz w:val="18"/>
          <w:szCs w:val="18"/>
        </w:rPr>
        <w:t>says, “</w:t>
      </w:r>
      <w:r w:rsidR="00CF1417" w:rsidRPr="00E168F5">
        <w:rPr>
          <w:rFonts w:ascii="Arial" w:hAnsi="Arial" w:cs="Arial"/>
          <w:sz w:val="18"/>
          <w:szCs w:val="18"/>
        </w:rPr>
        <w:t>rangu.”]</w:t>
      </w:r>
      <w:r w:rsidR="00CF1417">
        <w:rPr>
          <w:rFonts w:ascii="Arial" w:hAnsi="Arial" w:cs="Arial"/>
          <w:sz w:val="28"/>
          <w:szCs w:val="28"/>
        </w:rPr>
        <w:t xml:space="preserve"> Ndiye hupenyu </w:t>
      </w:r>
      <w:proofErr w:type="spellStart"/>
      <w:r w:rsidR="00CF1417">
        <w:rPr>
          <w:rFonts w:ascii="Arial" w:hAnsi="Arial" w:cs="Arial"/>
          <w:sz w:val="28"/>
          <w:szCs w:val="28"/>
        </w:rPr>
        <w:t>hwaani</w:t>
      </w:r>
      <w:proofErr w:type="spellEnd"/>
      <w:r w:rsidR="00CF1417">
        <w:rPr>
          <w:rFonts w:ascii="Arial" w:hAnsi="Arial" w:cs="Arial"/>
          <w:sz w:val="28"/>
          <w:szCs w:val="28"/>
        </w:rPr>
        <w:t xml:space="preserve">? </w:t>
      </w:r>
      <w:r w:rsidR="00CF1417" w:rsidRPr="00E168F5">
        <w:rPr>
          <w:rFonts w:ascii="Arial" w:hAnsi="Arial" w:cs="Arial"/>
          <w:sz w:val="18"/>
          <w:szCs w:val="18"/>
        </w:rPr>
        <w:t xml:space="preserve">[Congregation </w:t>
      </w:r>
      <w:r w:rsidR="00063DA1" w:rsidRPr="00E168F5">
        <w:rPr>
          <w:rFonts w:ascii="Arial" w:hAnsi="Arial" w:cs="Arial"/>
          <w:sz w:val="18"/>
          <w:szCs w:val="18"/>
        </w:rPr>
        <w:t>says, “</w:t>
      </w:r>
      <w:r w:rsidR="001E620C" w:rsidRPr="00E168F5">
        <w:rPr>
          <w:rFonts w:ascii="Arial" w:hAnsi="Arial" w:cs="Arial"/>
          <w:sz w:val="18"/>
          <w:szCs w:val="18"/>
        </w:rPr>
        <w:t>hwangu</w:t>
      </w:r>
      <w:r w:rsidR="00CF1417" w:rsidRPr="00E168F5">
        <w:rPr>
          <w:rFonts w:ascii="Arial" w:hAnsi="Arial" w:cs="Arial"/>
          <w:sz w:val="18"/>
          <w:szCs w:val="18"/>
        </w:rPr>
        <w:t>.”]</w:t>
      </w:r>
      <w:r w:rsidR="001E620C">
        <w:rPr>
          <w:rFonts w:ascii="Arial" w:hAnsi="Arial" w:cs="Arial"/>
          <w:sz w:val="28"/>
          <w:szCs w:val="28"/>
        </w:rPr>
        <w:t xml:space="preserve"> Ndiye ‘length of days’ </w:t>
      </w:r>
      <w:proofErr w:type="spellStart"/>
      <w:r w:rsidR="001E620C">
        <w:rPr>
          <w:rFonts w:ascii="Arial" w:hAnsi="Arial" w:cs="Arial"/>
          <w:sz w:val="28"/>
          <w:szCs w:val="28"/>
        </w:rPr>
        <w:t>yaani</w:t>
      </w:r>
      <w:proofErr w:type="spellEnd"/>
      <w:r w:rsidR="008E3867">
        <w:rPr>
          <w:rFonts w:ascii="Arial" w:hAnsi="Arial" w:cs="Arial"/>
          <w:sz w:val="28"/>
          <w:szCs w:val="28"/>
        </w:rPr>
        <w:t xml:space="preserve">? </w:t>
      </w:r>
      <w:r w:rsidR="008E3867" w:rsidRPr="00E168F5">
        <w:rPr>
          <w:rFonts w:ascii="Arial" w:hAnsi="Arial" w:cs="Arial"/>
          <w:sz w:val="18"/>
          <w:szCs w:val="18"/>
        </w:rPr>
        <w:t xml:space="preserve">[Congregation </w:t>
      </w:r>
      <w:r w:rsidR="00063DA1" w:rsidRPr="00E168F5">
        <w:rPr>
          <w:rFonts w:ascii="Arial" w:hAnsi="Arial" w:cs="Arial"/>
          <w:sz w:val="18"/>
          <w:szCs w:val="18"/>
        </w:rPr>
        <w:t>says, “</w:t>
      </w:r>
      <w:r w:rsidR="008E3867" w:rsidRPr="00E168F5">
        <w:rPr>
          <w:rFonts w:ascii="Arial" w:hAnsi="Arial" w:cs="Arial"/>
          <w:sz w:val="18"/>
          <w:szCs w:val="18"/>
        </w:rPr>
        <w:t>yangu.”]</w:t>
      </w:r>
      <w:r w:rsidR="008E3867">
        <w:rPr>
          <w:rFonts w:ascii="Arial" w:hAnsi="Arial" w:cs="Arial"/>
          <w:sz w:val="28"/>
          <w:szCs w:val="28"/>
        </w:rPr>
        <w:t xml:space="preserve"> </w:t>
      </w:r>
      <w:proofErr w:type="spellStart"/>
      <w:r w:rsidR="008E3867">
        <w:rPr>
          <w:rFonts w:ascii="Arial" w:hAnsi="Arial" w:cs="Arial"/>
          <w:sz w:val="28"/>
          <w:szCs w:val="28"/>
        </w:rPr>
        <w:t>Hahaa</w:t>
      </w:r>
      <w:proofErr w:type="spellEnd"/>
      <w:r w:rsidR="00AD081C">
        <w:rPr>
          <w:rFonts w:ascii="Arial" w:hAnsi="Arial" w:cs="Arial"/>
          <w:sz w:val="28"/>
          <w:szCs w:val="28"/>
        </w:rPr>
        <w:t>!</w:t>
      </w:r>
      <w:r w:rsidR="008E3867">
        <w:rPr>
          <w:rFonts w:ascii="Arial" w:hAnsi="Arial" w:cs="Arial"/>
          <w:sz w:val="28"/>
          <w:szCs w:val="28"/>
        </w:rPr>
        <w:t xml:space="preserve"> </w:t>
      </w:r>
      <w:r w:rsidR="00534101" w:rsidRPr="00534101">
        <w:rPr>
          <w:rFonts w:ascii="Arial" w:hAnsi="Arial" w:cs="Arial"/>
          <w:sz w:val="18"/>
          <w:szCs w:val="28"/>
        </w:rPr>
        <w:t xml:space="preserve">[Congregation says, “Amen.”] </w:t>
      </w:r>
      <w:r w:rsidR="00046FBC">
        <w:rPr>
          <w:rFonts w:ascii="Arial" w:hAnsi="Arial" w:cs="Arial"/>
          <w:sz w:val="28"/>
          <w:szCs w:val="28"/>
        </w:rPr>
        <w:t>H</w:t>
      </w:r>
      <w:r w:rsidR="008E3867">
        <w:rPr>
          <w:rFonts w:ascii="Arial" w:hAnsi="Arial" w:cs="Arial"/>
          <w:sz w:val="28"/>
          <w:szCs w:val="28"/>
        </w:rPr>
        <w:t xml:space="preserve">anzi </w:t>
      </w:r>
      <w:proofErr w:type="spellStart"/>
      <w:r w:rsidR="008E3867">
        <w:rPr>
          <w:rFonts w:ascii="Arial" w:hAnsi="Arial" w:cs="Arial"/>
          <w:sz w:val="28"/>
          <w:szCs w:val="28"/>
        </w:rPr>
        <w:t>ukangobata</w:t>
      </w:r>
      <w:proofErr w:type="spellEnd"/>
      <w:r w:rsidR="008E3867">
        <w:rPr>
          <w:rFonts w:ascii="Arial" w:hAnsi="Arial" w:cs="Arial"/>
          <w:sz w:val="28"/>
          <w:szCs w:val="28"/>
        </w:rPr>
        <w:t xml:space="preserve"> </w:t>
      </w:r>
      <w:proofErr w:type="spellStart"/>
      <w:r w:rsidR="001B73AE">
        <w:rPr>
          <w:rFonts w:ascii="Arial" w:hAnsi="Arial" w:cs="Arial"/>
          <w:sz w:val="28"/>
          <w:szCs w:val="28"/>
        </w:rPr>
        <w:t>Iyeye</w:t>
      </w:r>
      <w:proofErr w:type="spellEnd"/>
      <w:r w:rsidR="001B73AE">
        <w:rPr>
          <w:rFonts w:ascii="Arial" w:hAnsi="Arial" w:cs="Arial"/>
          <w:sz w:val="28"/>
          <w:szCs w:val="28"/>
        </w:rPr>
        <w:t xml:space="preserve"> </w:t>
      </w:r>
      <w:proofErr w:type="spellStart"/>
      <w:r w:rsidR="001B73AE">
        <w:rPr>
          <w:rFonts w:ascii="Arial" w:hAnsi="Arial" w:cs="Arial"/>
          <w:sz w:val="28"/>
          <w:szCs w:val="28"/>
        </w:rPr>
        <w:t>chete</w:t>
      </w:r>
      <w:proofErr w:type="spellEnd"/>
      <w:r w:rsidR="001B73AE">
        <w:rPr>
          <w:rFonts w:ascii="Arial" w:hAnsi="Arial" w:cs="Arial"/>
          <w:sz w:val="28"/>
          <w:szCs w:val="28"/>
        </w:rPr>
        <w:t xml:space="preserve"> </w:t>
      </w:r>
      <w:proofErr w:type="spellStart"/>
      <w:r w:rsidR="00DA3709">
        <w:rPr>
          <w:rFonts w:ascii="Arial" w:hAnsi="Arial" w:cs="Arial"/>
          <w:sz w:val="28"/>
          <w:szCs w:val="28"/>
        </w:rPr>
        <w:t>nyaya</w:t>
      </w:r>
      <w:proofErr w:type="spellEnd"/>
      <w:r w:rsidR="00DA3709">
        <w:rPr>
          <w:rFonts w:ascii="Arial" w:hAnsi="Arial" w:cs="Arial"/>
          <w:sz w:val="28"/>
          <w:szCs w:val="28"/>
        </w:rPr>
        <w:t xml:space="preserve"> </w:t>
      </w:r>
      <w:proofErr w:type="spellStart"/>
      <w:r w:rsidR="00DA3709">
        <w:rPr>
          <w:rFonts w:ascii="Arial" w:hAnsi="Arial" w:cs="Arial"/>
          <w:sz w:val="28"/>
          <w:szCs w:val="28"/>
        </w:rPr>
        <w:t>yatodii</w:t>
      </w:r>
      <w:proofErr w:type="spellEnd"/>
      <w:r w:rsidR="00046FBC">
        <w:rPr>
          <w:rFonts w:ascii="Arial" w:hAnsi="Arial" w:cs="Arial"/>
          <w:sz w:val="28"/>
          <w:szCs w:val="28"/>
        </w:rPr>
        <w:t xml:space="preserve">…? </w:t>
      </w:r>
      <w:r w:rsidR="00C87D90" w:rsidRPr="00E168F5">
        <w:rPr>
          <w:rFonts w:ascii="Arial" w:hAnsi="Arial" w:cs="Arial"/>
          <w:sz w:val="18"/>
          <w:szCs w:val="18"/>
        </w:rPr>
        <w:t xml:space="preserve">[Congregation </w:t>
      </w:r>
      <w:r w:rsidR="00063DA1" w:rsidRPr="00E168F5">
        <w:rPr>
          <w:rFonts w:ascii="Arial" w:hAnsi="Arial" w:cs="Arial"/>
          <w:sz w:val="18"/>
          <w:szCs w:val="18"/>
        </w:rPr>
        <w:t>says, “</w:t>
      </w:r>
      <w:proofErr w:type="spellStart"/>
      <w:r w:rsidR="00C87D90" w:rsidRPr="00E168F5">
        <w:rPr>
          <w:rFonts w:ascii="Arial" w:hAnsi="Arial" w:cs="Arial"/>
          <w:sz w:val="18"/>
          <w:szCs w:val="18"/>
        </w:rPr>
        <w:t>yatopera</w:t>
      </w:r>
      <w:proofErr w:type="spellEnd"/>
      <w:r w:rsidR="00C87D90" w:rsidRPr="00E168F5">
        <w:rPr>
          <w:rFonts w:ascii="Arial" w:hAnsi="Arial" w:cs="Arial"/>
          <w:sz w:val="18"/>
          <w:szCs w:val="18"/>
        </w:rPr>
        <w:t>.”]</w:t>
      </w:r>
    </w:p>
    <w:p w14:paraId="6997BCA0" w14:textId="063AA223" w:rsidR="00CB7657" w:rsidRDefault="0073628C" w:rsidP="00AF4256">
      <w:pPr>
        <w:jc w:val="both"/>
        <w:rPr>
          <w:rFonts w:ascii="Arial" w:hAnsi="Arial" w:cs="Arial"/>
          <w:sz w:val="28"/>
          <w:szCs w:val="28"/>
        </w:rPr>
      </w:pPr>
      <w:r>
        <w:rPr>
          <w:rFonts w:ascii="Arial" w:hAnsi="Arial" w:cs="Arial"/>
          <w:sz w:val="28"/>
          <w:szCs w:val="28"/>
          <w:vertAlign w:val="superscript"/>
        </w:rPr>
        <w:t xml:space="preserve">247 </w:t>
      </w:r>
      <w:r w:rsidR="00A8066D">
        <w:rPr>
          <w:rFonts w:ascii="Arial" w:hAnsi="Arial" w:cs="Arial"/>
          <w:sz w:val="28"/>
          <w:szCs w:val="28"/>
        </w:rPr>
        <w:t>“</w:t>
      </w:r>
      <w:r w:rsidR="00C87D90">
        <w:rPr>
          <w:rFonts w:ascii="Arial" w:hAnsi="Arial" w:cs="Arial"/>
          <w:sz w:val="28"/>
          <w:szCs w:val="28"/>
        </w:rPr>
        <w:t xml:space="preserve">Confess your sins </w:t>
      </w:r>
      <w:r w:rsidR="00E048A3">
        <w:rPr>
          <w:rFonts w:ascii="Arial" w:hAnsi="Arial" w:cs="Arial"/>
          <w:sz w:val="28"/>
          <w:szCs w:val="28"/>
        </w:rPr>
        <w:t>one to a…?</w:t>
      </w:r>
      <w:r w:rsidR="00D56244">
        <w:rPr>
          <w:rFonts w:ascii="Arial" w:hAnsi="Arial" w:cs="Arial"/>
          <w:sz w:val="28"/>
          <w:szCs w:val="28"/>
        </w:rPr>
        <w:t>”</w:t>
      </w:r>
      <w:r w:rsidR="00E048A3">
        <w:rPr>
          <w:rFonts w:ascii="Arial" w:hAnsi="Arial" w:cs="Arial"/>
          <w:sz w:val="28"/>
          <w:szCs w:val="28"/>
        </w:rPr>
        <w:t xml:space="preserve"> </w:t>
      </w:r>
      <w:r w:rsidR="00E048A3" w:rsidRPr="00E168F5">
        <w:rPr>
          <w:rFonts w:ascii="Arial" w:hAnsi="Arial" w:cs="Arial"/>
          <w:sz w:val="18"/>
          <w:szCs w:val="18"/>
        </w:rPr>
        <w:t xml:space="preserve">[Congregation </w:t>
      </w:r>
      <w:r w:rsidR="00063DA1" w:rsidRPr="00E168F5">
        <w:rPr>
          <w:rFonts w:ascii="Arial" w:hAnsi="Arial" w:cs="Arial"/>
          <w:sz w:val="18"/>
          <w:szCs w:val="18"/>
        </w:rPr>
        <w:t>says, “</w:t>
      </w:r>
      <w:r w:rsidR="00E048A3" w:rsidRPr="00E168F5">
        <w:rPr>
          <w:rFonts w:ascii="Arial" w:hAnsi="Arial" w:cs="Arial"/>
          <w:sz w:val="18"/>
          <w:szCs w:val="18"/>
        </w:rPr>
        <w:t>another.”]</w:t>
      </w:r>
      <w:r w:rsidR="00D56244">
        <w:rPr>
          <w:rFonts w:ascii="Arial" w:hAnsi="Arial" w:cs="Arial"/>
          <w:sz w:val="28"/>
          <w:szCs w:val="28"/>
        </w:rPr>
        <w:t xml:space="preserve"> We should die what…? </w:t>
      </w:r>
      <w:r w:rsidR="00D56244" w:rsidRPr="00E168F5">
        <w:rPr>
          <w:rFonts w:ascii="Arial" w:hAnsi="Arial" w:cs="Arial"/>
          <w:sz w:val="18"/>
          <w:szCs w:val="18"/>
        </w:rPr>
        <w:t xml:space="preserve">[Congregation </w:t>
      </w:r>
      <w:r w:rsidR="00063DA1" w:rsidRPr="00E168F5">
        <w:rPr>
          <w:rFonts w:ascii="Arial" w:hAnsi="Arial" w:cs="Arial"/>
          <w:sz w:val="18"/>
          <w:szCs w:val="18"/>
        </w:rPr>
        <w:t>says, “</w:t>
      </w:r>
      <w:r w:rsidR="00D56244" w:rsidRPr="00E168F5">
        <w:rPr>
          <w:rFonts w:ascii="Arial" w:hAnsi="Arial" w:cs="Arial"/>
          <w:sz w:val="18"/>
          <w:szCs w:val="18"/>
        </w:rPr>
        <w:t>daily</w:t>
      </w:r>
      <w:r w:rsidR="00046FBC" w:rsidRPr="00E168F5">
        <w:rPr>
          <w:rFonts w:ascii="Arial" w:hAnsi="Arial" w:cs="Arial"/>
          <w:sz w:val="18"/>
          <w:szCs w:val="18"/>
        </w:rPr>
        <w:t>,</w:t>
      </w:r>
      <w:r w:rsidR="00D56244" w:rsidRPr="00E168F5">
        <w:rPr>
          <w:rFonts w:ascii="Arial" w:hAnsi="Arial" w:cs="Arial"/>
          <w:sz w:val="18"/>
          <w:szCs w:val="18"/>
        </w:rPr>
        <w:t>”]</w:t>
      </w:r>
      <w:r w:rsidR="008B428B">
        <w:rPr>
          <w:rFonts w:ascii="Arial" w:hAnsi="Arial" w:cs="Arial"/>
          <w:sz w:val="28"/>
          <w:szCs w:val="28"/>
        </w:rPr>
        <w:t xml:space="preserve"> and grow from glory to…? [</w:t>
      </w:r>
      <w:r w:rsidR="008B428B" w:rsidRPr="00E168F5">
        <w:rPr>
          <w:rFonts w:ascii="Arial" w:hAnsi="Arial" w:cs="Arial"/>
          <w:sz w:val="18"/>
          <w:szCs w:val="18"/>
        </w:rPr>
        <w:t xml:space="preserve">Congregation </w:t>
      </w:r>
      <w:r w:rsidR="00063DA1" w:rsidRPr="00E168F5">
        <w:rPr>
          <w:rFonts w:ascii="Arial" w:hAnsi="Arial" w:cs="Arial"/>
          <w:sz w:val="18"/>
          <w:szCs w:val="18"/>
        </w:rPr>
        <w:t>says, “</w:t>
      </w:r>
      <w:r w:rsidR="008B428B" w:rsidRPr="00E168F5">
        <w:rPr>
          <w:rFonts w:ascii="Arial" w:hAnsi="Arial" w:cs="Arial"/>
          <w:sz w:val="18"/>
          <w:szCs w:val="18"/>
        </w:rPr>
        <w:t>to glory.”]</w:t>
      </w:r>
      <w:r w:rsidR="008B428B">
        <w:rPr>
          <w:rFonts w:ascii="Arial" w:hAnsi="Arial" w:cs="Arial"/>
          <w:sz w:val="28"/>
          <w:szCs w:val="28"/>
        </w:rPr>
        <w:t xml:space="preserve"> </w:t>
      </w:r>
      <w:r w:rsidR="00DA0FF3">
        <w:rPr>
          <w:rFonts w:ascii="Arial" w:hAnsi="Arial" w:cs="Arial"/>
          <w:sz w:val="28"/>
          <w:szCs w:val="28"/>
        </w:rPr>
        <w:t xml:space="preserve">Tiri </w:t>
      </w:r>
      <w:proofErr w:type="spellStart"/>
      <w:r w:rsidR="00DA0FF3">
        <w:rPr>
          <w:rFonts w:ascii="Arial" w:hAnsi="Arial" w:cs="Arial"/>
          <w:sz w:val="28"/>
          <w:szCs w:val="28"/>
        </w:rPr>
        <w:t>kupanzwa</w:t>
      </w:r>
      <w:proofErr w:type="spellEnd"/>
      <w:r w:rsidR="00DA0FF3">
        <w:rPr>
          <w:rFonts w:ascii="Arial" w:hAnsi="Arial" w:cs="Arial"/>
          <w:sz w:val="28"/>
          <w:szCs w:val="28"/>
        </w:rPr>
        <w:t xml:space="preserve"> here </w:t>
      </w:r>
      <w:proofErr w:type="spellStart"/>
      <w:r w:rsidR="00DA0FF3">
        <w:rPr>
          <w:rFonts w:ascii="Arial" w:hAnsi="Arial" w:cs="Arial"/>
          <w:sz w:val="28"/>
          <w:szCs w:val="28"/>
        </w:rPr>
        <w:t>varanda</w:t>
      </w:r>
      <w:proofErr w:type="spellEnd"/>
      <w:r w:rsidR="00DA0FF3">
        <w:rPr>
          <w:rFonts w:ascii="Arial" w:hAnsi="Arial" w:cs="Arial"/>
          <w:sz w:val="28"/>
          <w:szCs w:val="28"/>
        </w:rPr>
        <w:t xml:space="preserve"> </w:t>
      </w:r>
      <w:proofErr w:type="spellStart"/>
      <w:r w:rsidR="00DA0FF3">
        <w:rPr>
          <w:rFonts w:ascii="Arial" w:hAnsi="Arial" w:cs="Arial"/>
          <w:sz w:val="28"/>
          <w:szCs w:val="28"/>
        </w:rPr>
        <w:t>vaMwari</w:t>
      </w:r>
      <w:proofErr w:type="spellEnd"/>
      <w:r w:rsidR="00584BE2">
        <w:rPr>
          <w:rFonts w:ascii="Arial" w:hAnsi="Arial" w:cs="Arial"/>
          <w:sz w:val="28"/>
          <w:szCs w:val="28"/>
        </w:rPr>
        <w:t>?</w:t>
      </w:r>
      <w:r w:rsidR="00FE165F">
        <w:rPr>
          <w:rFonts w:ascii="Arial" w:hAnsi="Arial" w:cs="Arial"/>
          <w:sz w:val="28"/>
          <w:szCs w:val="28"/>
        </w:rPr>
        <w:t xml:space="preserve"> </w:t>
      </w:r>
      <w:r w:rsidR="00534101" w:rsidRPr="00534101">
        <w:rPr>
          <w:rFonts w:ascii="Arial" w:hAnsi="Arial" w:cs="Arial"/>
          <w:sz w:val="18"/>
          <w:szCs w:val="28"/>
        </w:rPr>
        <w:t xml:space="preserve">[Congregation says, “Amen.”] </w:t>
      </w:r>
      <w:r w:rsidR="007F0A32">
        <w:rPr>
          <w:rFonts w:ascii="Arial" w:hAnsi="Arial" w:cs="Arial"/>
          <w:sz w:val="28"/>
          <w:szCs w:val="28"/>
        </w:rPr>
        <w:t xml:space="preserve">Handisi </w:t>
      </w:r>
      <w:proofErr w:type="spellStart"/>
      <w:r w:rsidR="007F0A32">
        <w:rPr>
          <w:rFonts w:ascii="Arial" w:hAnsi="Arial" w:cs="Arial"/>
          <w:sz w:val="28"/>
          <w:szCs w:val="28"/>
        </w:rPr>
        <w:t>kunzwa</w:t>
      </w:r>
      <w:proofErr w:type="spellEnd"/>
      <w:r w:rsidR="007F0A32">
        <w:rPr>
          <w:rFonts w:ascii="Arial" w:hAnsi="Arial" w:cs="Arial"/>
          <w:sz w:val="28"/>
          <w:szCs w:val="28"/>
        </w:rPr>
        <w:t xml:space="preserve"> Amen mukuru</w:t>
      </w:r>
      <w:r w:rsidR="009376E3">
        <w:rPr>
          <w:rFonts w:ascii="Arial" w:hAnsi="Arial" w:cs="Arial"/>
          <w:sz w:val="28"/>
          <w:szCs w:val="28"/>
        </w:rPr>
        <w:t xml:space="preserve"> </w:t>
      </w:r>
      <w:proofErr w:type="spellStart"/>
      <w:r w:rsidR="007F0A32">
        <w:rPr>
          <w:rFonts w:ascii="Arial" w:hAnsi="Arial" w:cs="Arial"/>
          <w:sz w:val="28"/>
          <w:szCs w:val="28"/>
        </w:rPr>
        <w:t>kuma</w:t>
      </w:r>
      <w:proofErr w:type="spellEnd"/>
      <w:r w:rsidR="007F0A32">
        <w:rPr>
          <w:rFonts w:ascii="Arial" w:hAnsi="Arial" w:cs="Arial"/>
          <w:sz w:val="28"/>
          <w:szCs w:val="28"/>
        </w:rPr>
        <w:t xml:space="preserve"> sister</w:t>
      </w:r>
      <w:r w:rsidR="00584BE2">
        <w:rPr>
          <w:rFonts w:ascii="Arial" w:hAnsi="Arial" w:cs="Arial"/>
          <w:sz w:val="28"/>
          <w:szCs w:val="28"/>
        </w:rPr>
        <w:t>.</w:t>
      </w:r>
      <w:r w:rsidR="007F0A32">
        <w:rPr>
          <w:rFonts w:ascii="Arial" w:hAnsi="Arial" w:cs="Arial"/>
          <w:sz w:val="28"/>
          <w:szCs w:val="28"/>
        </w:rPr>
        <w:t xml:space="preserve"> </w:t>
      </w:r>
      <w:r w:rsidR="007F0A32" w:rsidRPr="00E168F5">
        <w:rPr>
          <w:rFonts w:ascii="Arial" w:hAnsi="Arial" w:cs="Arial"/>
          <w:sz w:val="18"/>
          <w:szCs w:val="18"/>
        </w:rPr>
        <w:t xml:space="preserve">[Sisters </w:t>
      </w:r>
      <w:r w:rsidR="0066014D" w:rsidRPr="00E168F5">
        <w:rPr>
          <w:rFonts w:ascii="Arial" w:hAnsi="Arial" w:cs="Arial"/>
          <w:sz w:val="18"/>
          <w:szCs w:val="18"/>
        </w:rPr>
        <w:t>say, “</w:t>
      </w:r>
      <w:r w:rsidR="007F0A32" w:rsidRPr="00E168F5">
        <w:rPr>
          <w:rFonts w:ascii="Arial" w:hAnsi="Arial" w:cs="Arial"/>
          <w:sz w:val="18"/>
          <w:szCs w:val="18"/>
        </w:rPr>
        <w:t>Amen.”]</w:t>
      </w:r>
      <w:r w:rsidR="007F0A32" w:rsidRPr="00E168F5">
        <w:rPr>
          <w:rFonts w:ascii="Arial" w:hAnsi="Arial" w:cs="Arial"/>
          <w:sz w:val="32"/>
          <w:szCs w:val="32"/>
        </w:rPr>
        <w:t xml:space="preserve"> </w:t>
      </w:r>
      <w:proofErr w:type="spellStart"/>
      <w:r w:rsidR="009376E3">
        <w:rPr>
          <w:rFonts w:ascii="Arial" w:hAnsi="Arial" w:cs="Arial"/>
          <w:sz w:val="28"/>
          <w:szCs w:val="28"/>
        </w:rPr>
        <w:t>Handimaona</w:t>
      </w:r>
      <w:proofErr w:type="spellEnd"/>
      <w:r w:rsidR="009376E3">
        <w:rPr>
          <w:rFonts w:ascii="Arial" w:hAnsi="Arial" w:cs="Arial"/>
          <w:sz w:val="28"/>
          <w:szCs w:val="28"/>
        </w:rPr>
        <w:t xml:space="preserve"> </w:t>
      </w:r>
      <w:proofErr w:type="spellStart"/>
      <w:r w:rsidR="009376E3">
        <w:rPr>
          <w:rFonts w:ascii="Arial" w:hAnsi="Arial" w:cs="Arial"/>
          <w:sz w:val="28"/>
          <w:szCs w:val="28"/>
        </w:rPr>
        <w:t>handei</w:t>
      </w:r>
      <w:proofErr w:type="spellEnd"/>
      <w:r w:rsidR="009376E3">
        <w:rPr>
          <w:rFonts w:ascii="Arial" w:hAnsi="Arial" w:cs="Arial"/>
          <w:sz w:val="28"/>
          <w:szCs w:val="28"/>
        </w:rPr>
        <w:t xml:space="preserve"> </w:t>
      </w:r>
      <w:proofErr w:type="spellStart"/>
      <w:r w:rsidR="009376E3">
        <w:rPr>
          <w:rFonts w:ascii="Arial" w:hAnsi="Arial" w:cs="Arial"/>
          <w:sz w:val="28"/>
          <w:szCs w:val="28"/>
        </w:rPr>
        <w:t>tinonyenge</w:t>
      </w:r>
      <w:r w:rsidR="009D1A4F">
        <w:rPr>
          <w:rFonts w:ascii="Arial" w:hAnsi="Arial" w:cs="Arial"/>
          <w:sz w:val="28"/>
          <w:szCs w:val="28"/>
        </w:rPr>
        <w:t>re</w:t>
      </w:r>
      <w:r w:rsidR="009376E3">
        <w:rPr>
          <w:rFonts w:ascii="Arial" w:hAnsi="Arial" w:cs="Arial"/>
          <w:sz w:val="28"/>
          <w:szCs w:val="28"/>
        </w:rPr>
        <w:t>dzerana</w:t>
      </w:r>
      <w:proofErr w:type="spellEnd"/>
      <w:r w:rsidR="00557170">
        <w:rPr>
          <w:rFonts w:ascii="Arial" w:hAnsi="Arial" w:cs="Arial"/>
          <w:sz w:val="28"/>
          <w:szCs w:val="28"/>
        </w:rPr>
        <w:t xml:space="preserve">, </w:t>
      </w:r>
      <w:proofErr w:type="spellStart"/>
      <w:r w:rsidR="00557170">
        <w:rPr>
          <w:rFonts w:ascii="Arial" w:hAnsi="Arial" w:cs="Arial"/>
          <w:sz w:val="28"/>
          <w:szCs w:val="28"/>
        </w:rPr>
        <w:t>nokufurirana</w:t>
      </w:r>
      <w:proofErr w:type="spellEnd"/>
      <w:r w:rsidR="00557170">
        <w:rPr>
          <w:rFonts w:ascii="Arial" w:hAnsi="Arial" w:cs="Arial"/>
          <w:sz w:val="28"/>
          <w:szCs w:val="28"/>
        </w:rPr>
        <w:t xml:space="preserve"> kutenda Shoko </w:t>
      </w:r>
      <w:proofErr w:type="spellStart"/>
      <w:r w:rsidR="00557170">
        <w:rPr>
          <w:rFonts w:ascii="Arial" w:hAnsi="Arial" w:cs="Arial"/>
          <w:sz w:val="28"/>
          <w:szCs w:val="28"/>
        </w:rPr>
        <w:t>raani</w:t>
      </w:r>
      <w:proofErr w:type="spellEnd"/>
      <w:r w:rsidR="00557170">
        <w:rPr>
          <w:rFonts w:ascii="Arial" w:hAnsi="Arial" w:cs="Arial"/>
          <w:sz w:val="28"/>
          <w:szCs w:val="28"/>
        </w:rPr>
        <w:t xml:space="preserve">? </w:t>
      </w:r>
      <w:r w:rsidR="00557170" w:rsidRPr="00E168F5">
        <w:rPr>
          <w:rFonts w:ascii="Arial" w:hAnsi="Arial" w:cs="Arial"/>
          <w:sz w:val="18"/>
          <w:szCs w:val="18"/>
        </w:rPr>
        <w:t xml:space="preserve">[Congregation </w:t>
      </w:r>
      <w:r w:rsidR="00063DA1" w:rsidRPr="00E168F5">
        <w:rPr>
          <w:rFonts w:ascii="Arial" w:hAnsi="Arial" w:cs="Arial"/>
          <w:sz w:val="18"/>
          <w:szCs w:val="18"/>
        </w:rPr>
        <w:t>says, “</w:t>
      </w:r>
      <w:r w:rsidR="00557170" w:rsidRPr="00E168F5">
        <w:rPr>
          <w:rFonts w:ascii="Arial" w:hAnsi="Arial" w:cs="Arial"/>
          <w:sz w:val="18"/>
          <w:szCs w:val="18"/>
        </w:rPr>
        <w:t>raMwari.”]</w:t>
      </w:r>
    </w:p>
    <w:p w14:paraId="171526A5" w14:textId="0B65E6B4" w:rsidR="002035A2" w:rsidRDefault="0073628C" w:rsidP="00AF4256">
      <w:pPr>
        <w:jc w:val="both"/>
        <w:rPr>
          <w:rFonts w:ascii="Arial" w:hAnsi="Arial" w:cs="Arial"/>
          <w:sz w:val="28"/>
          <w:szCs w:val="28"/>
        </w:rPr>
      </w:pPr>
      <w:r>
        <w:rPr>
          <w:rFonts w:ascii="Arial" w:hAnsi="Arial" w:cs="Arial"/>
          <w:sz w:val="28"/>
          <w:szCs w:val="28"/>
          <w:vertAlign w:val="superscript"/>
        </w:rPr>
        <w:t xml:space="preserve">248 </w:t>
      </w:r>
      <w:r w:rsidR="00CB7657">
        <w:rPr>
          <w:rFonts w:ascii="Arial" w:hAnsi="Arial" w:cs="Arial"/>
          <w:sz w:val="28"/>
          <w:szCs w:val="28"/>
        </w:rPr>
        <w:t xml:space="preserve">Murume </w:t>
      </w:r>
      <w:proofErr w:type="spellStart"/>
      <w:r w:rsidR="00CB7657">
        <w:rPr>
          <w:rFonts w:ascii="Arial" w:hAnsi="Arial" w:cs="Arial"/>
          <w:sz w:val="28"/>
          <w:szCs w:val="28"/>
        </w:rPr>
        <w:t>mumwe</w:t>
      </w:r>
      <w:proofErr w:type="spellEnd"/>
      <w:r w:rsidR="00CB7657">
        <w:rPr>
          <w:rFonts w:ascii="Arial" w:hAnsi="Arial" w:cs="Arial"/>
          <w:sz w:val="28"/>
          <w:szCs w:val="28"/>
        </w:rPr>
        <w:t xml:space="preserve"> </w:t>
      </w:r>
      <w:proofErr w:type="spellStart"/>
      <w:r w:rsidR="00CB7657">
        <w:rPr>
          <w:rFonts w:ascii="Arial" w:hAnsi="Arial" w:cs="Arial"/>
          <w:sz w:val="28"/>
          <w:szCs w:val="28"/>
        </w:rPr>
        <w:t>nemumwe</w:t>
      </w:r>
      <w:proofErr w:type="spellEnd"/>
      <w:r w:rsidR="00CB7657">
        <w:rPr>
          <w:rFonts w:ascii="Arial" w:hAnsi="Arial" w:cs="Arial"/>
          <w:sz w:val="28"/>
          <w:szCs w:val="28"/>
        </w:rPr>
        <w:t xml:space="preserve"> </w:t>
      </w:r>
      <w:proofErr w:type="spellStart"/>
      <w:r w:rsidR="00CB7657">
        <w:rPr>
          <w:rFonts w:ascii="Arial" w:hAnsi="Arial" w:cs="Arial"/>
          <w:sz w:val="28"/>
          <w:szCs w:val="28"/>
        </w:rPr>
        <w:t>ndi</w:t>
      </w:r>
      <w:proofErr w:type="spellEnd"/>
      <w:r w:rsidR="00046FBC">
        <w:rPr>
          <w:rFonts w:ascii="Arial" w:hAnsi="Arial" w:cs="Arial"/>
          <w:sz w:val="28"/>
          <w:szCs w:val="28"/>
        </w:rPr>
        <w:t xml:space="preserve"> p</w:t>
      </w:r>
      <w:r w:rsidR="00CB7657">
        <w:rPr>
          <w:rFonts w:ascii="Arial" w:hAnsi="Arial" w:cs="Arial"/>
          <w:sz w:val="28"/>
          <w:szCs w:val="28"/>
        </w:rPr>
        <w:t xml:space="preserve">astor </w:t>
      </w:r>
      <w:proofErr w:type="spellStart"/>
      <w:r w:rsidR="00CB7657">
        <w:rPr>
          <w:rFonts w:ascii="Arial" w:hAnsi="Arial" w:cs="Arial"/>
          <w:sz w:val="28"/>
          <w:szCs w:val="28"/>
        </w:rPr>
        <w:t>mumba</w:t>
      </w:r>
      <w:proofErr w:type="spellEnd"/>
      <w:r w:rsidR="00CB7657">
        <w:rPr>
          <w:rFonts w:ascii="Arial" w:hAnsi="Arial" w:cs="Arial"/>
          <w:sz w:val="28"/>
          <w:szCs w:val="28"/>
        </w:rPr>
        <w:t xml:space="preserve"> make</w:t>
      </w:r>
      <w:r w:rsidR="00046FBC">
        <w:rPr>
          <w:rFonts w:ascii="Arial" w:hAnsi="Arial" w:cs="Arial"/>
          <w:sz w:val="28"/>
          <w:szCs w:val="28"/>
        </w:rPr>
        <w:t>,</w:t>
      </w:r>
      <w:r w:rsidR="00CB7657">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167546">
        <w:rPr>
          <w:rFonts w:ascii="Arial" w:hAnsi="Arial" w:cs="Arial"/>
          <w:sz w:val="28"/>
          <w:szCs w:val="28"/>
        </w:rPr>
        <w:t>toda</w:t>
      </w:r>
      <w:proofErr w:type="spellEnd"/>
      <w:r w:rsidR="00167546">
        <w:rPr>
          <w:rFonts w:ascii="Arial" w:hAnsi="Arial" w:cs="Arial"/>
          <w:sz w:val="28"/>
          <w:szCs w:val="28"/>
        </w:rPr>
        <w:t xml:space="preserve"> Amen </w:t>
      </w:r>
      <w:proofErr w:type="spellStart"/>
      <w:r w:rsidR="00167546">
        <w:rPr>
          <w:rFonts w:ascii="Arial" w:hAnsi="Arial" w:cs="Arial"/>
          <w:sz w:val="28"/>
          <w:szCs w:val="28"/>
        </w:rPr>
        <w:t>kuhama</w:t>
      </w:r>
      <w:proofErr w:type="spellEnd"/>
      <w:r w:rsidR="00167546">
        <w:rPr>
          <w:rFonts w:ascii="Arial" w:hAnsi="Arial" w:cs="Arial"/>
          <w:sz w:val="28"/>
          <w:szCs w:val="28"/>
        </w:rPr>
        <w:t xml:space="preserve">! </w:t>
      </w:r>
      <w:r w:rsidR="00167546" w:rsidRPr="00E168F5">
        <w:rPr>
          <w:rFonts w:ascii="Arial" w:hAnsi="Arial" w:cs="Arial"/>
          <w:sz w:val="18"/>
          <w:szCs w:val="18"/>
        </w:rPr>
        <w:t xml:space="preserve">[Brothers </w:t>
      </w:r>
      <w:r w:rsidR="0066014D" w:rsidRPr="00E168F5">
        <w:rPr>
          <w:rFonts w:ascii="Arial" w:hAnsi="Arial" w:cs="Arial"/>
          <w:sz w:val="18"/>
          <w:szCs w:val="18"/>
        </w:rPr>
        <w:t>say, “</w:t>
      </w:r>
      <w:r w:rsidR="00167546" w:rsidRPr="00E168F5">
        <w:rPr>
          <w:rFonts w:ascii="Arial" w:hAnsi="Arial" w:cs="Arial"/>
          <w:sz w:val="18"/>
          <w:szCs w:val="18"/>
        </w:rPr>
        <w:t>Amen.”]</w:t>
      </w:r>
      <w:r w:rsidR="00167546">
        <w:rPr>
          <w:rFonts w:ascii="Arial" w:hAnsi="Arial" w:cs="Arial"/>
          <w:sz w:val="28"/>
          <w:szCs w:val="28"/>
        </w:rPr>
        <w:t xml:space="preserve"> </w:t>
      </w:r>
      <w:proofErr w:type="spellStart"/>
      <w:r w:rsidR="006F7C41">
        <w:rPr>
          <w:rFonts w:ascii="Arial" w:hAnsi="Arial" w:cs="Arial"/>
          <w:sz w:val="28"/>
          <w:szCs w:val="28"/>
        </w:rPr>
        <w:t>Dzidzisa</w:t>
      </w:r>
      <w:proofErr w:type="spellEnd"/>
      <w:r w:rsidR="006F7C41">
        <w:rPr>
          <w:rFonts w:ascii="Arial" w:hAnsi="Arial" w:cs="Arial"/>
          <w:sz w:val="28"/>
          <w:szCs w:val="28"/>
        </w:rPr>
        <w:t xml:space="preserve"> </w:t>
      </w:r>
      <w:proofErr w:type="spellStart"/>
      <w:r w:rsidR="006F7C41">
        <w:rPr>
          <w:rFonts w:ascii="Arial" w:hAnsi="Arial" w:cs="Arial"/>
          <w:sz w:val="28"/>
          <w:szCs w:val="28"/>
        </w:rPr>
        <w:t>gwai</w:t>
      </w:r>
      <w:proofErr w:type="spellEnd"/>
      <w:r w:rsidR="006F7C41">
        <w:rPr>
          <w:rFonts w:ascii="Arial" w:hAnsi="Arial" w:cs="Arial"/>
          <w:sz w:val="28"/>
          <w:szCs w:val="28"/>
        </w:rPr>
        <w:t xml:space="preserve"> </w:t>
      </w:r>
      <w:proofErr w:type="spellStart"/>
      <w:r w:rsidR="006F7C41">
        <w:rPr>
          <w:rFonts w:ascii="Arial" w:hAnsi="Arial" w:cs="Arial"/>
          <w:sz w:val="28"/>
          <w:szCs w:val="28"/>
        </w:rPr>
        <w:t>rako</w:t>
      </w:r>
      <w:proofErr w:type="spellEnd"/>
      <w:r w:rsidR="006F7C41">
        <w:rPr>
          <w:rFonts w:ascii="Arial" w:hAnsi="Arial" w:cs="Arial"/>
          <w:sz w:val="28"/>
          <w:szCs w:val="28"/>
        </w:rPr>
        <w:t xml:space="preserve"> iro, mukadzi wako </w:t>
      </w:r>
      <w:proofErr w:type="spellStart"/>
      <w:r w:rsidR="006F7C41">
        <w:rPr>
          <w:rFonts w:ascii="Arial" w:hAnsi="Arial" w:cs="Arial"/>
          <w:sz w:val="28"/>
          <w:szCs w:val="28"/>
        </w:rPr>
        <w:t>i</w:t>
      </w:r>
      <w:proofErr w:type="spellEnd"/>
      <w:r w:rsidR="006F7C41">
        <w:rPr>
          <w:rFonts w:ascii="Arial" w:hAnsi="Arial" w:cs="Arial"/>
          <w:sz w:val="28"/>
          <w:szCs w:val="28"/>
        </w:rPr>
        <w:t xml:space="preserve"> reflection </w:t>
      </w:r>
      <w:proofErr w:type="spellStart"/>
      <w:r w:rsidR="006F7C41">
        <w:rPr>
          <w:rFonts w:ascii="Arial" w:hAnsi="Arial" w:cs="Arial"/>
          <w:sz w:val="28"/>
          <w:szCs w:val="28"/>
        </w:rPr>
        <w:t>yaani</w:t>
      </w:r>
      <w:proofErr w:type="spellEnd"/>
      <w:r w:rsidR="006F7C41">
        <w:rPr>
          <w:rFonts w:ascii="Arial" w:hAnsi="Arial" w:cs="Arial"/>
          <w:sz w:val="28"/>
          <w:szCs w:val="28"/>
        </w:rPr>
        <w:t xml:space="preserve">…? </w:t>
      </w:r>
      <w:r w:rsidR="006F7C41" w:rsidRPr="00E168F5">
        <w:rPr>
          <w:rFonts w:ascii="Arial" w:hAnsi="Arial" w:cs="Arial"/>
          <w:sz w:val="18"/>
          <w:szCs w:val="18"/>
        </w:rPr>
        <w:t xml:space="preserve">[Congregation </w:t>
      </w:r>
      <w:r w:rsidR="00063DA1" w:rsidRPr="00E168F5">
        <w:rPr>
          <w:rFonts w:ascii="Arial" w:hAnsi="Arial" w:cs="Arial"/>
          <w:sz w:val="18"/>
          <w:szCs w:val="18"/>
        </w:rPr>
        <w:t>says, “</w:t>
      </w:r>
      <w:proofErr w:type="spellStart"/>
      <w:r w:rsidR="006F7C41" w:rsidRPr="00E168F5">
        <w:rPr>
          <w:rFonts w:ascii="Arial" w:hAnsi="Arial" w:cs="Arial"/>
          <w:sz w:val="18"/>
          <w:szCs w:val="18"/>
        </w:rPr>
        <w:t>yako</w:t>
      </w:r>
      <w:proofErr w:type="spellEnd"/>
      <w:r w:rsidR="006F7C41" w:rsidRPr="00E168F5">
        <w:rPr>
          <w:rFonts w:ascii="Arial" w:hAnsi="Arial" w:cs="Arial"/>
          <w:sz w:val="18"/>
          <w:szCs w:val="18"/>
        </w:rPr>
        <w:t>.”]</w:t>
      </w:r>
      <w:r w:rsidR="006F7C41">
        <w:rPr>
          <w:rFonts w:ascii="Arial" w:hAnsi="Arial" w:cs="Arial"/>
          <w:sz w:val="28"/>
          <w:szCs w:val="28"/>
        </w:rPr>
        <w:t xml:space="preserve"> </w:t>
      </w:r>
      <w:proofErr w:type="spellStart"/>
      <w:r w:rsidR="006F7C41">
        <w:rPr>
          <w:rFonts w:ascii="Arial" w:hAnsi="Arial" w:cs="Arial"/>
          <w:sz w:val="28"/>
          <w:szCs w:val="28"/>
        </w:rPr>
        <w:t>Tingaita</w:t>
      </w:r>
      <w:proofErr w:type="spellEnd"/>
      <w:r w:rsidR="006F7C41">
        <w:rPr>
          <w:rFonts w:ascii="Arial" w:hAnsi="Arial" w:cs="Arial"/>
          <w:sz w:val="28"/>
          <w:szCs w:val="28"/>
        </w:rPr>
        <w:t xml:space="preserve"> Amen here </w:t>
      </w:r>
      <w:proofErr w:type="spellStart"/>
      <w:r w:rsidR="006F7C41">
        <w:rPr>
          <w:rFonts w:ascii="Arial" w:hAnsi="Arial" w:cs="Arial"/>
          <w:sz w:val="28"/>
          <w:szCs w:val="28"/>
        </w:rPr>
        <w:t>varanda</w:t>
      </w:r>
      <w:proofErr w:type="spellEnd"/>
      <w:r w:rsidR="006F7C41">
        <w:rPr>
          <w:rFonts w:ascii="Arial" w:hAnsi="Arial" w:cs="Arial"/>
          <w:sz w:val="28"/>
          <w:szCs w:val="28"/>
        </w:rPr>
        <w:t xml:space="preserve"> </w:t>
      </w:r>
      <w:proofErr w:type="spellStart"/>
      <w:r w:rsidR="006F7C41">
        <w:rPr>
          <w:rFonts w:ascii="Arial" w:hAnsi="Arial" w:cs="Arial"/>
          <w:sz w:val="28"/>
          <w:szCs w:val="28"/>
        </w:rPr>
        <w:t>vaMwari</w:t>
      </w:r>
      <w:proofErr w:type="spellEnd"/>
      <w:r w:rsidR="00AB5EB8">
        <w:rPr>
          <w:rFonts w:ascii="Arial" w:hAnsi="Arial" w:cs="Arial"/>
          <w:sz w:val="28"/>
          <w:szCs w:val="28"/>
        </w:rPr>
        <w:t>?</w:t>
      </w:r>
      <w:r w:rsidR="006F7C41">
        <w:rPr>
          <w:rFonts w:ascii="Arial" w:hAnsi="Arial" w:cs="Arial"/>
          <w:sz w:val="28"/>
          <w:szCs w:val="28"/>
        </w:rPr>
        <w:t xml:space="preserve"> </w:t>
      </w:r>
      <w:r w:rsidR="006F7C41" w:rsidRPr="00E168F5">
        <w:rPr>
          <w:rFonts w:ascii="Arial" w:hAnsi="Arial" w:cs="Arial"/>
          <w:sz w:val="18"/>
          <w:szCs w:val="18"/>
        </w:rPr>
        <w:t>[</w:t>
      </w:r>
      <w:r w:rsidR="00293D50" w:rsidRPr="00E168F5">
        <w:rPr>
          <w:rFonts w:ascii="Arial" w:hAnsi="Arial" w:cs="Arial"/>
          <w:sz w:val="18"/>
          <w:szCs w:val="18"/>
        </w:rPr>
        <w:t>Brothers</w:t>
      </w:r>
      <w:r w:rsidR="006F7C41" w:rsidRPr="00E168F5">
        <w:rPr>
          <w:rFonts w:ascii="Arial" w:hAnsi="Arial" w:cs="Arial"/>
          <w:sz w:val="18"/>
          <w:szCs w:val="18"/>
        </w:rPr>
        <w:t xml:space="preserve"> </w:t>
      </w:r>
      <w:r w:rsidR="0066014D" w:rsidRPr="00E168F5">
        <w:rPr>
          <w:rFonts w:ascii="Arial" w:hAnsi="Arial" w:cs="Arial"/>
          <w:sz w:val="18"/>
          <w:szCs w:val="18"/>
        </w:rPr>
        <w:t>say, “</w:t>
      </w:r>
      <w:r w:rsidR="006F7C41" w:rsidRPr="00E168F5">
        <w:rPr>
          <w:rFonts w:ascii="Arial" w:hAnsi="Arial" w:cs="Arial"/>
          <w:sz w:val="18"/>
          <w:szCs w:val="18"/>
        </w:rPr>
        <w:t>Amen.”]</w:t>
      </w:r>
      <w:r w:rsidR="00293D50">
        <w:rPr>
          <w:rFonts w:ascii="Arial" w:hAnsi="Arial" w:cs="Arial"/>
          <w:sz w:val="28"/>
          <w:szCs w:val="28"/>
        </w:rPr>
        <w:t xml:space="preserve"> Toda Amen </w:t>
      </w:r>
      <w:proofErr w:type="spellStart"/>
      <w:r w:rsidR="00113509">
        <w:rPr>
          <w:rFonts w:ascii="Arial" w:hAnsi="Arial" w:cs="Arial"/>
          <w:sz w:val="28"/>
          <w:szCs w:val="28"/>
        </w:rPr>
        <w:t>akadarika</w:t>
      </w:r>
      <w:proofErr w:type="spellEnd"/>
      <w:r w:rsidR="00113509">
        <w:rPr>
          <w:rFonts w:ascii="Arial" w:hAnsi="Arial" w:cs="Arial"/>
          <w:sz w:val="28"/>
          <w:szCs w:val="28"/>
        </w:rPr>
        <w:t xml:space="preserve"> ipapo</w:t>
      </w:r>
      <w:r w:rsidR="00AB5EB8">
        <w:rPr>
          <w:rFonts w:ascii="Arial" w:hAnsi="Arial" w:cs="Arial"/>
          <w:sz w:val="28"/>
          <w:szCs w:val="28"/>
        </w:rPr>
        <w:t>!</w:t>
      </w:r>
      <w:r w:rsidR="00113509">
        <w:rPr>
          <w:rFonts w:ascii="Arial" w:hAnsi="Arial" w:cs="Arial"/>
          <w:sz w:val="28"/>
          <w:szCs w:val="28"/>
        </w:rPr>
        <w:t xml:space="preserve"> </w:t>
      </w:r>
      <w:r w:rsidR="00113509" w:rsidRPr="00E168F5">
        <w:rPr>
          <w:rFonts w:ascii="Arial" w:hAnsi="Arial" w:cs="Arial"/>
          <w:sz w:val="18"/>
          <w:szCs w:val="18"/>
        </w:rPr>
        <w:t xml:space="preserve">[Brothers </w:t>
      </w:r>
      <w:r w:rsidR="0066014D" w:rsidRPr="00E168F5">
        <w:rPr>
          <w:rFonts w:ascii="Arial" w:hAnsi="Arial" w:cs="Arial"/>
          <w:sz w:val="18"/>
          <w:szCs w:val="18"/>
        </w:rPr>
        <w:t>say, “</w:t>
      </w:r>
      <w:r w:rsidR="00113509" w:rsidRPr="00E168F5">
        <w:rPr>
          <w:rFonts w:ascii="Arial" w:hAnsi="Arial" w:cs="Arial"/>
          <w:sz w:val="18"/>
          <w:szCs w:val="18"/>
        </w:rPr>
        <w:t>Amen.”]</w:t>
      </w:r>
      <w:r w:rsidR="00113509">
        <w:rPr>
          <w:rFonts w:ascii="Arial" w:hAnsi="Arial" w:cs="Arial"/>
          <w:sz w:val="28"/>
          <w:szCs w:val="28"/>
        </w:rPr>
        <w:t xml:space="preserve"> Toda Amen </w:t>
      </w:r>
      <w:proofErr w:type="spellStart"/>
      <w:r w:rsidR="00113509">
        <w:rPr>
          <w:rFonts w:ascii="Arial" w:hAnsi="Arial" w:cs="Arial"/>
          <w:sz w:val="28"/>
          <w:szCs w:val="28"/>
        </w:rPr>
        <w:t>akapfura</w:t>
      </w:r>
      <w:proofErr w:type="spellEnd"/>
      <w:r w:rsidR="00113509">
        <w:rPr>
          <w:rFonts w:ascii="Arial" w:hAnsi="Arial" w:cs="Arial"/>
          <w:sz w:val="28"/>
          <w:szCs w:val="28"/>
        </w:rPr>
        <w:t xml:space="preserve"> ipapo </w:t>
      </w:r>
      <w:r w:rsidR="00113509" w:rsidRPr="00E168F5">
        <w:rPr>
          <w:rFonts w:ascii="Arial" w:hAnsi="Arial" w:cs="Arial"/>
          <w:sz w:val="18"/>
          <w:szCs w:val="18"/>
        </w:rPr>
        <w:t xml:space="preserve">[Brothers </w:t>
      </w:r>
      <w:r w:rsidR="0066014D" w:rsidRPr="00E168F5">
        <w:rPr>
          <w:rFonts w:ascii="Arial" w:hAnsi="Arial" w:cs="Arial"/>
          <w:sz w:val="18"/>
          <w:szCs w:val="18"/>
        </w:rPr>
        <w:t>say, “</w:t>
      </w:r>
      <w:r w:rsidR="00113509" w:rsidRPr="00E168F5">
        <w:rPr>
          <w:rFonts w:ascii="Arial" w:hAnsi="Arial" w:cs="Arial"/>
          <w:sz w:val="18"/>
          <w:szCs w:val="18"/>
        </w:rPr>
        <w:t>Amen.”]</w:t>
      </w:r>
      <w:r w:rsidR="00113509">
        <w:rPr>
          <w:rFonts w:ascii="Arial" w:hAnsi="Arial" w:cs="Arial"/>
          <w:sz w:val="28"/>
          <w:szCs w:val="28"/>
        </w:rPr>
        <w:t xml:space="preserve"> Usanete </w:t>
      </w:r>
      <w:proofErr w:type="spellStart"/>
      <w:r w:rsidR="00113509">
        <w:rPr>
          <w:rFonts w:ascii="Arial" w:hAnsi="Arial" w:cs="Arial"/>
          <w:sz w:val="28"/>
          <w:szCs w:val="28"/>
        </w:rPr>
        <w:t>kudzidzisa</w:t>
      </w:r>
      <w:proofErr w:type="spellEnd"/>
      <w:r w:rsidR="00113509">
        <w:rPr>
          <w:rFonts w:ascii="Arial" w:hAnsi="Arial" w:cs="Arial"/>
          <w:sz w:val="28"/>
          <w:szCs w:val="28"/>
        </w:rPr>
        <w:t xml:space="preserve"> mukadzi </w:t>
      </w:r>
      <w:r w:rsidR="00113509">
        <w:rPr>
          <w:rFonts w:ascii="Arial" w:hAnsi="Arial" w:cs="Arial"/>
          <w:sz w:val="28"/>
          <w:szCs w:val="28"/>
        </w:rPr>
        <w:lastRenderedPageBreak/>
        <w:t>wako</w:t>
      </w:r>
      <w:r w:rsidR="008B4D9D">
        <w:rPr>
          <w:rFonts w:ascii="Arial" w:hAnsi="Arial" w:cs="Arial"/>
          <w:sz w:val="28"/>
          <w:szCs w:val="28"/>
        </w:rPr>
        <w:t xml:space="preserve">, </w:t>
      </w:r>
      <w:proofErr w:type="spellStart"/>
      <w:r w:rsidR="008B4D9D">
        <w:rPr>
          <w:rFonts w:ascii="Arial" w:hAnsi="Arial" w:cs="Arial"/>
          <w:sz w:val="28"/>
          <w:szCs w:val="28"/>
        </w:rPr>
        <w:t>usaite</w:t>
      </w:r>
      <w:proofErr w:type="spellEnd"/>
      <w:r w:rsidR="008B4D9D">
        <w:rPr>
          <w:rFonts w:ascii="Arial" w:hAnsi="Arial" w:cs="Arial"/>
          <w:sz w:val="28"/>
          <w:szCs w:val="28"/>
        </w:rPr>
        <w:t xml:space="preserve"> give up </w:t>
      </w:r>
      <w:proofErr w:type="spellStart"/>
      <w:r w:rsidR="008B4D9D">
        <w:rPr>
          <w:rFonts w:ascii="Arial" w:hAnsi="Arial" w:cs="Arial"/>
          <w:sz w:val="28"/>
          <w:szCs w:val="28"/>
        </w:rPr>
        <w:t>kumukadzi</w:t>
      </w:r>
      <w:proofErr w:type="spellEnd"/>
      <w:r w:rsidR="008B4D9D">
        <w:rPr>
          <w:rFonts w:ascii="Arial" w:hAnsi="Arial" w:cs="Arial"/>
          <w:sz w:val="28"/>
          <w:szCs w:val="28"/>
        </w:rPr>
        <w:t xml:space="preserve"> wako, </w:t>
      </w:r>
      <w:proofErr w:type="spellStart"/>
      <w:r w:rsidR="008B4D9D">
        <w:rPr>
          <w:rFonts w:ascii="Arial" w:hAnsi="Arial" w:cs="Arial"/>
          <w:sz w:val="28"/>
          <w:szCs w:val="28"/>
        </w:rPr>
        <w:t>usa</w:t>
      </w:r>
      <w:proofErr w:type="spellEnd"/>
      <w:r w:rsidR="008B4D9D">
        <w:rPr>
          <w:rFonts w:ascii="Arial" w:hAnsi="Arial" w:cs="Arial"/>
          <w:sz w:val="28"/>
          <w:szCs w:val="28"/>
        </w:rPr>
        <w:t xml:space="preserve"> </w:t>
      </w:r>
      <w:proofErr w:type="spellStart"/>
      <w:r w:rsidR="008B4D9D" w:rsidRPr="00471B14">
        <w:rPr>
          <w:rFonts w:ascii="Arial" w:hAnsi="Arial" w:cs="Arial"/>
          <w:i/>
          <w:iCs/>
          <w:sz w:val="28"/>
          <w:szCs w:val="28"/>
        </w:rPr>
        <w:t>surrend</w:t>
      </w:r>
      <w:proofErr w:type="spellEnd"/>
      <w:r w:rsidR="00471B14" w:rsidRPr="00471B14">
        <w:rPr>
          <w:rFonts w:ascii="Arial" w:hAnsi="Arial" w:cs="Arial"/>
          <w:i/>
          <w:iCs/>
          <w:sz w:val="28"/>
          <w:szCs w:val="28"/>
        </w:rPr>
        <w:t>-e</w:t>
      </w:r>
      <w:r w:rsidR="00113509">
        <w:rPr>
          <w:rFonts w:ascii="Arial" w:hAnsi="Arial" w:cs="Arial"/>
          <w:sz w:val="28"/>
          <w:szCs w:val="28"/>
        </w:rPr>
        <w:t xml:space="preserve"> </w:t>
      </w:r>
      <w:proofErr w:type="spellStart"/>
      <w:r w:rsidR="00471B14">
        <w:rPr>
          <w:rFonts w:ascii="Arial" w:hAnsi="Arial" w:cs="Arial"/>
          <w:sz w:val="28"/>
          <w:szCs w:val="28"/>
        </w:rPr>
        <w:t>kumukadzi</w:t>
      </w:r>
      <w:proofErr w:type="spellEnd"/>
      <w:r w:rsidR="00471B14">
        <w:rPr>
          <w:rFonts w:ascii="Arial" w:hAnsi="Arial" w:cs="Arial"/>
          <w:sz w:val="28"/>
          <w:szCs w:val="28"/>
        </w:rPr>
        <w:t xml:space="preserve"> wako, iwe </w:t>
      </w:r>
      <w:proofErr w:type="spellStart"/>
      <w:r w:rsidR="00471B14">
        <w:rPr>
          <w:rFonts w:ascii="Arial" w:hAnsi="Arial" w:cs="Arial"/>
          <w:sz w:val="28"/>
          <w:szCs w:val="28"/>
        </w:rPr>
        <w:t>nemukadzi</w:t>
      </w:r>
      <w:proofErr w:type="spellEnd"/>
      <w:r w:rsidR="00471B14">
        <w:rPr>
          <w:rFonts w:ascii="Arial" w:hAnsi="Arial" w:cs="Arial"/>
          <w:sz w:val="28"/>
          <w:szCs w:val="28"/>
        </w:rPr>
        <w:t xml:space="preserve"> wako muri </w:t>
      </w:r>
      <w:proofErr w:type="spellStart"/>
      <w:r w:rsidR="00471B14">
        <w:rPr>
          <w:rFonts w:ascii="Arial" w:hAnsi="Arial" w:cs="Arial"/>
          <w:sz w:val="28"/>
          <w:szCs w:val="28"/>
        </w:rPr>
        <w:t>nyama</w:t>
      </w:r>
      <w:proofErr w:type="spellEnd"/>
      <w:r w:rsidR="00471B14">
        <w:rPr>
          <w:rFonts w:ascii="Arial" w:hAnsi="Arial" w:cs="Arial"/>
          <w:sz w:val="28"/>
          <w:szCs w:val="28"/>
        </w:rPr>
        <w:t xml:space="preserve"> </w:t>
      </w:r>
      <w:proofErr w:type="spellStart"/>
      <w:r w:rsidR="00471B14">
        <w:rPr>
          <w:rFonts w:ascii="Arial" w:hAnsi="Arial" w:cs="Arial"/>
          <w:sz w:val="28"/>
          <w:szCs w:val="28"/>
        </w:rPr>
        <w:t>imwe</w:t>
      </w:r>
      <w:proofErr w:type="spellEnd"/>
      <w:r w:rsidR="00471B14">
        <w:rPr>
          <w:rFonts w:ascii="Arial" w:hAnsi="Arial" w:cs="Arial"/>
          <w:sz w:val="28"/>
          <w:szCs w:val="28"/>
        </w:rPr>
        <w:t xml:space="preserve">…? </w:t>
      </w:r>
      <w:r w:rsidR="00471B14" w:rsidRPr="00E168F5">
        <w:rPr>
          <w:rFonts w:ascii="Arial" w:hAnsi="Arial" w:cs="Arial"/>
          <w:sz w:val="18"/>
          <w:szCs w:val="18"/>
        </w:rPr>
        <w:t xml:space="preserve">[Congregation </w:t>
      </w:r>
      <w:r w:rsidR="00063DA1" w:rsidRPr="00E168F5">
        <w:rPr>
          <w:rFonts w:ascii="Arial" w:hAnsi="Arial" w:cs="Arial"/>
          <w:sz w:val="18"/>
          <w:szCs w:val="18"/>
        </w:rPr>
        <w:t>says, “</w:t>
      </w:r>
      <w:proofErr w:type="spellStart"/>
      <w:r w:rsidR="00471B14" w:rsidRPr="00E168F5">
        <w:rPr>
          <w:rFonts w:ascii="Arial" w:hAnsi="Arial" w:cs="Arial"/>
          <w:sz w:val="18"/>
          <w:szCs w:val="18"/>
        </w:rPr>
        <w:t>imwe</w:t>
      </w:r>
      <w:proofErr w:type="spellEnd"/>
      <w:r w:rsidR="00471B14" w:rsidRPr="00E168F5">
        <w:rPr>
          <w:rFonts w:ascii="Arial" w:hAnsi="Arial" w:cs="Arial"/>
          <w:sz w:val="18"/>
          <w:szCs w:val="18"/>
        </w:rPr>
        <w:t xml:space="preserve"> </w:t>
      </w:r>
      <w:proofErr w:type="spellStart"/>
      <w:r w:rsidR="00471B14" w:rsidRPr="00E168F5">
        <w:rPr>
          <w:rFonts w:ascii="Arial" w:hAnsi="Arial" w:cs="Arial"/>
          <w:sz w:val="18"/>
          <w:szCs w:val="18"/>
        </w:rPr>
        <w:t>chete</w:t>
      </w:r>
      <w:proofErr w:type="spellEnd"/>
      <w:r w:rsidR="00471B14" w:rsidRPr="00E168F5">
        <w:rPr>
          <w:rFonts w:ascii="Arial" w:hAnsi="Arial" w:cs="Arial"/>
          <w:sz w:val="18"/>
          <w:szCs w:val="18"/>
        </w:rPr>
        <w:t>.”]</w:t>
      </w:r>
      <w:r w:rsidR="00471B14">
        <w:rPr>
          <w:rFonts w:ascii="Arial" w:hAnsi="Arial" w:cs="Arial"/>
          <w:sz w:val="28"/>
          <w:szCs w:val="28"/>
        </w:rPr>
        <w:t xml:space="preserve"> </w:t>
      </w:r>
    </w:p>
    <w:p w14:paraId="550BF809" w14:textId="26BDBEC0" w:rsidR="00366511" w:rsidRDefault="0073628C" w:rsidP="00AF4256">
      <w:pPr>
        <w:jc w:val="both"/>
        <w:rPr>
          <w:rFonts w:ascii="Arial" w:hAnsi="Arial" w:cs="Arial"/>
          <w:sz w:val="28"/>
          <w:szCs w:val="28"/>
        </w:rPr>
      </w:pPr>
      <w:r>
        <w:rPr>
          <w:rFonts w:ascii="Arial" w:hAnsi="Arial" w:cs="Arial"/>
          <w:sz w:val="28"/>
          <w:szCs w:val="28"/>
          <w:vertAlign w:val="superscript"/>
        </w:rPr>
        <w:t xml:space="preserve">249 </w:t>
      </w:r>
      <w:r w:rsidR="002035A2">
        <w:rPr>
          <w:rFonts w:ascii="Arial" w:hAnsi="Arial" w:cs="Arial"/>
          <w:sz w:val="28"/>
          <w:szCs w:val="28"/>
        </w:rPr>
        <w:t xml:space="preserve">Ini </w:t>
      </w:r>
      <w:proofErr w:type="spellStart"/>
      <w:r w:rsidR="002035A2">
        <w:rPr>
          <w:rFonts w:ascii="Arial" w:hAnsi="Arial" w:cs="Arial"/>
          <w:sz w:val="28"/>
          <w:szCs w:val="28"/>
        </w:rPr>
        <w:t>handineti</w:t>
      </w:r>
      <w:proofErr w:type="spellEnd"/>
      <w:r w:rsidR="002035A2">
        <w:rPr>
          <w:rFonts w:ascii="Arial" w:hAnsi="Arial" w:cs="Arial"/>
          <w:sz w:val="28"/>
          <w:szCs w:val="28"/>
        </w:rPr>
        <w:t xml:space="preserve"> </w:t>
      </w:r>
      <w:proofErr w:type="spellStart"/>
      <w:r w:rsidR="002035A2">
        <w:rPr>
          <w:rFonts w:ascii="Arial" w:hAnsi="Arial" w:cs="Arial"/>
          <w:sz w:val="28"/>
          <w:szCs w:val="28"/>
        </w:rPr>
        <w:t>ndikaona</w:t>
      </w:r>
      <w:proofErr w:type="spellEnd"/>
      <w:r w:rsidR="00FA6797">
        <w:rPr>
          <w:rFonts w:ascii="Arial" w:hAnsi="Arial" w:cs="Arial"/>
          <w:sz w:val="28"/>
          <w:szCs w:val="28"/>
        </w:rPr>
        <w:t xml:space="preserve"> kuti</w:t>
      </w:r>
      <w:r w:rsidR="002035A2">
        <w:rPr>
          <w:rFonts w:ascii="Arial" w:hAnsi="Arial" w:cs="Arial"/>
          <w:sz w:val="28"/>
          <w:szCs w:val="28"/>
        </w:rPr>
        <w:t xml:space="preserve"> pane mweya </w:t>
      </w:r>
      <w:proofErr w:type="spellStart"/>
      <w:r w:rsidR="002035A2">
        <w:rPr>
          <w:rFonts w:ascii="Arial" w:hAnsi="Arial" w:cs="Arial"/>
          <w:sz w:val="28"/>
          <w:szCs w:val="28"/>
        </w:rPr>
        <w:t>wandisiri</w:t>
      </w:r>
      <w:proofErr w:type="spellEnd"/>
      <w:r w:rsidR="002035A2">
        <w:rPr>
          <w:rFonts w:ascii="Arial" w:hAnsi="Arial" w:cs="Arial"/>
          <w:sz w:val="28"/>
          <w:szCs w:val="28"/>
        </w:rPr>
        <w:t xml:space="preserve"> </w:t>
      </w:r>
      <w:proofErr w:type="spellStart"/>
      <w:r w:rsidR="002035A2">
        <w:rPr>
          <w:rFonts w:ascii="Arial" w:hAnsi="Arial" w:cs="Arial"/>
          <w:sz w:val="28"/>
          <w:szCs w:val="28"/>
        </w:rPr>
        <w:t>kuda</w:t>
      </w:r>
      <w:proofErr w:type="spellEnd"/>
      <w:r w:rsidR="002035A2">
        <w:rPr>
          <w:rFonts w:ascii="Arial" w:hAnsi="Arial" w:cs="Arial"/>
          <w:sz w:val="28"/>
          <w:szCs w:val="28"/>
        </w:rPr>
        <w:t xml:space="preserve"> </w:t>
      </w:r>
      <w:proofErr w:type="spellStart"/>
      <w:r w:rsidR="002035A2">
        <w:rPr>
          <w:rFonts w:ascii="Arial" w:hAnsi="Arial" w:cs="Arial"/>
          <w:sz w:val="28"/>
          <w:szCs w:val="28"/>
        </w:rPr>
        <w:t>pamukadzi</w:t>
      </w:r>
      <w:proofErr w:type="spellEnd"/>
      <w:r w:rsidR="002035A2">
        <w:rPr>
          <w:rFonts w:ascii="Arial" w:hAnsi="Arial" w:cs="Arial"/>
          <w:sz w:val="28"/>
          <w:szCs w:val="28"/>
        </w:rPr>
        <w:t xml:space="preserve"> wangu</w:t>
      </w:r>
      <w:r w:rsidR="00C821F6">
        <w:rPr>
          <w:rFonts w:ascii="Arial" w:hAnsi="Arial" w:cs="Arial"/>
          <w:sz w:val="28"/>
          <w:szCs w:val="28"/>
        </w:rPr>
        <w:t>.</w:t>
      </w:r>
      <w:r w:rsidR="002035A2">
        <w:rPr>
          <w:rFonts w:ascii="Arial" w:hAnsi="Arial" w:cs="Arial"/>
          <w:sz w:val="28"/>
          <w:szCs w:val="28"/>
        </w:rPr>
        <w:t xml:space="preserve"> </w:t>
      </w:r>
      <w:proofErr w:type="spellStart"/>
      <w:r w:rsidR="00C821F6">
        <w:rPr>
          <w:rFonts w:ascii="Arial" w:hAnsi="Arial" w:cs="Arial"/>
          <w:sz w:val="28"/>
          <w:szCs w:val="28"/>
        </w:rPr>
        <w:t>N</w:t>
      </w:r>
      <w:r w:rsidR="004E2DE2">
        <w:rPr>
          <w:rFonts w:ascii="Arial" w:hAnsi="Arial" w:cs="Arial"/>
          <w:sz w:val="28"/>
          <w:szCs w:val="28"/>
        </w:rPr>
        <w:t>dinongoramba</w:t>
      </w:r>
      <w:proofErr w:type="spellEnd"/>
      <w:r w:rsidR="004E2DE2">
        <w:rPr>
          <w:rFonts w:ascii="Arial" w:hAnsi="Arial" w:cs="Arial"/>
          <w:sz w:val="28"/>
          <w:szCs w:val="28"/>
        </w:rPr>
        <w:t xml:space="preserve"> </w:t>
      </w:r>
      <w:proofErr w:type="spellStart"/>
      <w:r w:rsidR="004E2DE2">
        <w:rPr>
          <w:rFonts w:ascii="Arial" w:hAnsi="Arial" w:cs="Arial"/>
          <w:sz w:val="28"/>
          <w:szCs w:val="28"/>
        </w:rPr>
        <w:t>ndinaye</w:t>
      </w:r>
      <w:proofErr w:type="spellEnd"/>
      <w:r w:rsidR="004E2DE2">
        <w:rPr>
          <w:rFonts w:ascii="Arial" w:hAnsi="Arial" w:cs="Arial"/>
          <w:sz w:val="28"/>
          <w:szCs w:val="28"/>
        </w:rPr>
        <w:t xml:space="preserve"> </w:t>
      </w:r>
      <w:proofErr w:type="spellStart"/>
      <w:r w:rsidR="004E2DE2">
        <w:rPr>
          <w:rFonts w:ascii="Arial" w:hAnsi="Arial" w:cs="Arial"/>
          <w:sz w:val="28"/>
          <w:szCs w:val="28"/>
        </w:rPr>
        <w:t>chete</w:t>
      </w:r>
      <w:proofErr w:type="spellEnd"/>
      <w:r w:rsidR="004E2DE2">
        <w:rPr>
          <w:rFonts w:ascii="Arial" w:hAnsi="Arial" w:cs="Arial"/>
          <w:sz w:val="28"/>
          <w:szCs w:val="28"/>
        </w:rPr>
        <w:t xml:space="preserve">. Nyangwe </w:t>
      </w:r>
      <w:proofErr w:type="spellStart"/>
      <w:r w:rsidR="004E2DE2">
        <w:rPr>
          <w:rFonts w:ascii="Arial" w:hAnsi="Arial" w:cs="Arial"/>
          <w:sz w:val="28"/>
          <w:szCs w:val="28"/>
        </w:rPr>
        <w:t>akachema</w:t>
      </w:r>
      <w:proofErr w:type="spellEnd"/>
      <w:r w:rsidR="004E2DE2">
        <w:rPr>
          <w:rFonts w:ascii="Arial" w:hAnsi="Arial" w:cs="Arial"/>
          <w:sz w:val="28"/>
          <w:szCs w:val="28"/>
        </w:rPr>
        <w:t xml:space="preserve">, </w:t>
      </w:r>
      <w:proofErr w:type="spellStart"/>
      <w:r w:rsidR="004E2DE2">
        <w:rPr>
          <w:rFonts w:ascii="Arial" w:hAnsi="Arial" w:cs="Arial"/>
          <w:sz w:val="28"/>
          <w:szCs w:val="28"/>
        </w:rPr>
        <w:t>nyangwe</w:t>
      </w:r>
      <w:proofErr w:type="spellEnd"/>
      <w:r w:rsidR="004E2DE2">
        <w:rPr>
          <w:rFonts w:ascii="Arial" w:hAnsi="Arial" w:cs="Arial"/>
          <w:sz w:val="28"/>
          <w:szCs w:val="28"/>
        </w:rPr>
        <w:t xml:space="preserve"> </w:t>
      </w:r>
      <w:proofErr w:type="spellStart"/>
      <w:r w:rsidR="004E2DE2">
        <w:rPr>
          <w:rFonts w:ascii="Arial" w:hAnsi="Arial" w:cs="Arial"/>
          <w:sz w:val="28"/>
          <w:szCs w:val="28"/>
        </w:rPr>
        <w:t>akandi</w:t>
      </w:r>
      <w:r w:rsidR="0030327F">
        <w:rPr>
          <w:rFonts w:ascii="Arial" w:hAnsi="Arial" w:cs="Arial"/>
          <w:sz w:val="28"/>
          <w:szCs w:val="28"/>
        </w:rPr>
        <w:t>dzvokora</w:t>
      </w:r>
      <w:proofErr w:type="spellEnd"/>
      <w:r w:rsidR="0030327F">
        <w:rPr>
          <w:rFonts w:ascii="Arial" w:hAnsi="Arial" w:cs="Arial"/>
          <w:sz w:val="28"/>
          <w:szCs w:val="28"/>
        </w:rPr>
        <w:t xml:space="preserve">, </w:t>
      </w:r>
      <w:proofErr w:type="spellStart"/>
      <w:r w:rsidR="0030327F">
        <w:rPr>
          <w:rFonts w:ascii="Arial" w:hAnsi="Arial" w:cs="Arial"/>
          <w:sz w:val="28"/>
          <w:szCs w:val="28"/>
        </w:rPr>
        <w:t>nyangwe</w:t>
      </w:r>
      <w:proofErr w:type="spellEnd"/>
      <w:r w:rsidR="0030327F">
        <w:rPr>
          <w:rFonts w:ascii="Arial" w:hAnsi="Arial" w:cs="Arial"/>
          <w:sz w:val="28"/>
          <w:szCs w:val="28"/>
        </w:rPr>
        <w:t xml:space="preserve"> </w:t>
      </w:r>
      <w:proofErr w:type="spellStart"/>
      <w:r w:rsidR="0030327F">
        <w:rPr>
          <w:rFonts w:ascii="Arial" w:hAnsi="Arial" w:cs="Arial"/>
          <w:sz w:val="28"/>
          <w:szCs w:val="28"/>
        </w:rPr>
        <w:t>akatsamwa</w:t>
      </w:r>
      <w:proofErr w:type="spellEnd"/>
      <w:r w:rsidR="0030327F">
        <w:rPr>
          <w:rFonts w:ascii="Arial" w:hAnsi="Arial" w:cs="Arial"/>
          <w:sz w:val="28"/>
          <w:szCs w:val="28"/>
        </w:rPr>
        <w:t xml:space="preserve"> but I will know kuti </w:t>
      </w:r>
      <w:proofErr w:type="spellStart"/>
      <w:r w:rsidR="0030327F">
        <w:rPr>
          <w:rFonts w:ascii="Arial" w:hAnsi="Arial" w:cs="Arial"/>
          <w:sz w:val="28"/>
          <w:szCs w:val="28"/>
        </w:rPr>
        <w:t>hukama</w:t>
      </w:r>
      <w:proofErr w:type="spellEnd"/>
      <w:r w:rsidR="0030327F">
        <w:rPr>
          <w:rFonts w:ascii="Arial" w:hAnsi="Arial" w:cs="Arial"/>
          <w:sz w:val="28"/>
          <w:szCs w:val="28"/>
        </w:rPr>
        <w:t xml:space="preserve"> hwangu naMwari ndiri clean </w:t>
      </w:r>
      <w:proofErr w:type="spellStart"/>
      <w:r w:rsidR="0030327F">
        <w:rPr>
          <w:rFonts w:ascii="Arial" w:hAnsi="Arial" w:cs="Arial"/>
          <w:sz w:val="28"/>
          <w:szCs w:val="28"/>
        </w:rPr>
        <w:t>handisi</w:t>
      </w:r>
      <w:proofErr w:type="spellEnd"/>
      <w:r w:rsidR="0030327F">
        <w:rPr>
          <w:rFonts w:ascii="Arial" w:hAnsi="Arial" w:cs="Arial"/>
          <w:sz w:val="28"/>
          <w:szCs w:val="28"/>
        </w:rPr>
        <w:t xml:space="preserve"> </w:t>
      </w:r>
      <w:proofErr w:type="spellStart"/>
      <w:r w:rsidR="0030327F">
        <w:rPr>
          <w:rFonts w:ascii="Arial" w:hAnsi="Arial" w:cs="Arial"/>
          <w:sz w:val="28"/>
          <w:szCs w:val="28"/>
        </w:rPr>
        <w:t>kuzviita</w:t>
      </w:r>
      <w:proofErr w:type="spellEnd"/>
      <w:r w:rsidR="0030327F">
        <w:rPr>
          <w:rFonts w:ascii="Arial" w:hAnsi="Arial" w:cs="Arial"/>
          <w:sz w:val="28"/>
          <w:szCs w:val="28"/>
        </w:rPr>
        <w:t xml:space="preserve"> </w:t>
      </w:r>
      <w:proofErr w:type="spellStart"/>
      <w:r w:rsidR="0030327F">
        <w:rPr>
          <w:rFonts w:ascii="Arial" w:hAnsi="Arial" w:cs="Arial"/>
          <w:sz w:val="28"/>
          <w:szCs w:val="28"/>
        </w:rPr>
        <w:t>kumukaurisa</w:t>
      </w:r>
      <w:proofErr w:type="spellEnd"/>
      <w:r w:rsidR="00F876B9">
        <w:rPr>
          <w:rFonts w:ascii="Arial" w:hAnsi="Arial" w:cs="Arial"/>
          <w:sz w:val="28"/>
          <w:szCs w:val="28"/>
        </w:rPr>
        <w:t>.</w:t>
      </w:r>
      <w:r w:rsidR="0030327F">
        <w:rPr>
          <w:rFonts w:ascii="Arial" w:hAnsi="Arial" w:cs="Arial"/>
          <w:sz w:val="28"/>
          <w:szCs w:val="28"/>
        </w:rPr>
        <w:t xml:space="preserve"> </w:t>
      </w:r>
      <w:r w:rsidR="00534101" w:rsidRPr="00534101">
        <w:rPr>
          <w:rFonts w:ascii="Arial" w:hAnsi="Arial" w:cs="Arial"/>
          <w:sz w:val="18"/>
          <w:szCs w:val="28"/>
        </w:rPr>
        <w:t xml:space="preserve">[Congregation says, “Amen.”] </w:t>
      </w:r>
      <w:r w:rsidR="0030327F">
        <w:rPr>
          <w:rFonts w:ascii="Arial" w:hAnsi="Arial" w:cs="Arial"/>
          <w:sz w:val="28"/>
          <w:szCs w:val="28"/>
        </w:rPr>
        <w:t xml:space="preserve">Ndoda kuti mweya </w:t>
      </w:r>
      <w:proofErr w:type="spellStart"/>
      <w:r w:rsidR="0030327F">
        <w:rPr>
          <w:rFonts w:ascii="Arial" w:hAnsi="Arial" w:cs="Arial"/>
          <w:sz w:val="28"/>
          <w:szCs w:val="28"/>
        </w:rPr>
        <w:t>iwoyo</w:t>
      </w:r>
      <w:proofErr w:type="spellEnd"/>
      <w:r w:rsidR="0030327F">
        <w:rPr>
          <w:rFonts w:ascii="Arial" w:hAnsi="Arial" w:cs="Arial"/>
          <w:sz w:val="28"/>
          <w:szCs w:val="28"/>
        </w:rPr>
        <w:t xml:space="preserve"> </w:t>
      </w:r>
      <w:proofErr w:type="spellStart"/>
      <w:r w:rsidR="00D1055F">
        <w:rPr>
          <w:rFonts w:ascii="Arial" w:hAnsi="Arial" w:cs="Arial"/>
          <w:sz w:val="28"/>
          <w:szCs w:val="28"/>
        </w:rPr>
        <w:t>utame</w:t>
      </w:r>
      <w:proofErr w:type="spellEnd"/>
      <w:r w:rsidR="00D1055F">
        <w:rPr>
          <w:rFonts w:ascii="Arial" w:hAnsi="Arial" w:cs="Arial"/>
          <w:sz w:val="28"/>
          <w:szCs w:val="28"/>
        </w:rPr>
        <w:t xml:space="preserve"> </w:t>
      </w:r>
      <w:proofErr w:type="spellStart"/>
      <w:r w:rsidR="00D1055F">
        <w:rPr>
          <w:rFonts w:ascii="Arial" w:hAnsi="Arial" w:cs="Arial"/>
          <w:sz w:val="28"/>
          <w:szCs w:val="28"/>
        </w:rPr>
        <w:t>zvacho</w:t>
      </w:r>
      <w:proofErr w:type="spellEnd"/>
      <w:r w:rsidR="00D1055F">
        <w:rPr>
          <w:rFonts w:ascii="Arial" w:hAnsi="Arial" w:cs="Arial"/>
          <w:sz w:val="28"/>
          <w:szCs w:val="28"/>
        </w:rPr>
        <w:t xml:space="preserve">…? </w:t>
      </w:r>
      <w:r w:rsidR="00D1055F" w:rsidRPr="00E168F5">
        <w:rPr>
          <w:rFonts w:ascii="Arial" w:hAnsi="Arial" w:cs="Arial"/>
          <w:sz w:val="18"/>
          <w:szCs w:val="18"/>
        </w:rPr>
        <w:t xml:space="preserve">[Congregation </w:t>
      </w:r>
      <w:r w:rsidR="00063DA1" w:rsidRPr="00E168F5">
        <w:rPr>
          <w:rFonts w:ascii="Arial" w:hAnsi="Arial" w:cs="Arial"/>
          <w:sz w:val="18"/>
          <w:szCs w:val="18"/>
        </w:rPr>
        <w:t>says, “</w:t>
      </w:r>
      <w:proofErr w:type="spellStart"/>
      <w:r w:rsidR="00D1055F" w:rsidRPr="00E168F5">
        <w:rPr>
          <w:rFonts w:ascii="Arial" w:hAnsi="Arial" w:cs="Arial"/>
          <w:sz w:val="18"/>
          <w:szCs w:val="18"/>
        </w:rPr>
        <w:t>zvachose</w:t>
      </w:r>
      <w:proofErr w:type="spellEnd"/>
      <w:r w:rsidR="00366511" w:rsidRPr="00E168F5">
        <w:rPr>
          <w:rFonts w:ascii="Arial" w:hAnsi="Arial" w:cs="Arial"/>
          <w:sz w:val="18"/>
          <w:szCs w:val="18"/>
        </w:rPr>
        <w:t>.</w:t>
      </w:r>
      <w:r w:rsidR="00D1055F" w:rsidRPr="00E168F5">
        <w:rPr>
          <w:rFonts w:ascii="Arial" w:hAnsi="Arial" w:cs="Arial"/>
          <w:sz w:val="18"/>
          <w:szCs w:val="18"/>
        </w:rPr>
        <w:t>”]</w:t>
      </w:r>
    </w:p>
    <w:p w14:paraId="1C7EC41B" w14:textId="47D32592" w:rsidR="008876A6" w:rsidRDefault="00366511" w:rsidP="00AF4256">
      <w:pPr>
        <w:jc w:val="both"/>
        <w:rPr>
          <w:rFonts w:ascii="Arial" w:hAnsi="Arial" w:cs="Arial"/>
          <w:sz w:val="28"/>
          <w:szCs w:val="28"/>
        </w:rPr>
      </w:pPr>
      <w:r>
        <w:rPr>
          <w:rFonts w:ascii="Arial" w:hAnsi="Arial" w:cs="Arial"/>
          <w:sz w:val="28"/>
          <w:szCs w:val="28"/>
          <w:vertAlign w:val="superscript"/>
        </w:rPr>
        <w:t xml:space="preserve">250 </w:t>
      </w:r>
      <w:r>
        <w:rPr>
          <w:rFonts w:ascii="Arial" w:hAnsi="Arial" w:cs="Arial"/>
          <w:sz w:val="28"/>
          <w:szCs w:val="28"/>
        </w:rPr>
        <w:t>S</w:t>
      </w:r>
      <w:r w:rsidR="00D1055F">
        <w:rPr>
          <w:rFonts w:ascii="Arial" w:hAnsi="Arial" w:cs="Arial"/>
          <w:sz w:val="28"/>
          <w:szCs w:val="28"/>
        </w:rPr>
        <w:t xml:space="preserve">o that I enjoy </w:t>
      </w:r>
      <w:r w:rsidR="00CF1A96">
        <w:rPr>
          <w:rFonts w:ascii="Arial" w:hAnsi="Arial" w:cs="Arial"/>
          <w:sz w:val="28"/>
          <w:szCs w:val="28"/>
        </w:rPr>
        <w:t xml:space="preserve">her, and we spend the rest of our lives </w:t>
      </w:r>
      <w:proofErr w:type="spellStart"/>
      <w:r w:rsidR="00CF1A96">
        <w:rPr>
          <w:rFonts w:ascii="Arial" w:hAnsi="Arial" w:cs="Arial"/>
          <w:sz w:val="28"/>
          <w:szCs w:val="28"/>
        </w:rPr>
        <w:t>toge</w:t>
      </w:r>
      <w:proofErr w:type="spellEnd"/>
      <w:r w:rsidR="00CF1A96">
        <w:rPr>
          <w:rFonts w:ascii="Arial" w:hAnsi="Arial" w:cs="Arial"/>
          <w:sz w:val="28"/>
          <w:szCs w:val="28"/>
        </w:rPr>
        <w:t xml:space="preserve">…? </w:t>
      </w:r>
      <w:r w:rsidR="00CF1A96" w:rsidRPr="00E168F5">
        <w:rPr>
          <w:rFonts w:ascii="Arial" w:hAnsi="Arial" w:cs="Arial"/>
          <w:sz w:val="18"/>
          <w:szCs w:val="18"/>
        </w:rPr>
        <w:t xml:space="preserve">[Congregation </w:t>
      </w:r>
      <w:r w:rsidR="00063DA1" w:rsidRPr="00E168F5">
        <w:rPr>
          <w:rFonts w:ascii="Arial" w:hAnsi="Arial" w:cs="Arial"/>
          <w:sz w:val="18"/>
          <w:szCs w:val="18"/>
        </w:rPr>
        <w:t>says, “</w:t>
      </w:r>
      <w:r w:rsidR="00CF1A96" w:rsidRPr="00E168F5">
        <w:rPr>
          <w:rFonts w:ascii="Arial" w:hAnsi="Arial" w:cs="Arial"/>
          <w:sz w:val="18"/>
          <w:szCs w:val="18"/>
        </w:rPr>
        <w:t>together</w:t>
      </w:r>
      <w:r w:rsidR="00FA6797" w:rsidRPr="00E168F5">
        <w:rPr>
          <w:rFonts w:ascii="Arial" w:hAnsi="Arial" w:cs="Arial"/>
          <w:sz w:val="18"/>
          <w:szCs w:val="18"/>
        </w:rPr>
        <w:t>,</w:t>
      </w:r>
      <w:r w:rsidR="00CF1A96" w:rsidRPr="00E168F5">
        <w:rPr>
          <w:rFonts w:ascii="Arial" w:hAnsi="Arial" w:cs="Arial"/>
          <w:sz w:val="18"/>
          <w:szCs w:val="18"/>
        </w:rPr>
        <w:t>”]</w:t>
      </w:r>
      <w:r w:rsidR="00184E4F">
        <w:rPr>
          <w:rFonts w:ascii="Arial" w:hAnsi="Arial" w:cs="Arial"/>
          <w:sz w:val="28"/>
          <w:szCs w:val="28"/>
        </w:rPr>
        <w:t xml:space="preserve"> together </w:t>
      </w:r>
      <w:proofErr w:type="spellStart"/>
      <w:r w:rsidR="00184E4F">
        <w:rPr>
          <w:rFonts w:ascii="Arial" w:hAnsi="Arial" w:cs="Arial"/>
          <w:sz w:val="28"/>
          <w:szCs w:val="28"/>
        </w:rPr>
        <w:t>ende</w:t>
      </w:r>
      <w:proofErr w:type="spellEnd"/>
      <w:r w:rsidR="00184E4F">
        <w:rPr>
          <w:rFonts w:ascii="Arial" w:hAnsi="Arial" w:cs="Arial"/>
          <w:sz w:val="28"/>
          <w:szCs w:val="28"/>
        </w:rPr>
        <w:t xml:space="preserve"> ha… vana vedu </w:t>
      </w:r>
      <w:proofErr w:type="spellStart"/>
      <w:r w:rsidR="00184E4F">
        <w:rPr>
          <w:rFonts w:ascii="Arial" w:hAnsi="Arial" w:cs="Arial"/>
          <w:sz w:val="28"/>
          <w:szCs w:val="28"/>
        </w:rPr>
        <w:t>havazokuri</w:t>
      </w:r>
      <w:proofErr w:type="spellEnd"/>
      <w:r w:rsidR="00184E4F">
        <w:rPr>
          <w:rFonts w:ascii="Arial" w:hAnsi="Arial" w:cs="Arial"/>
          <w:sz w:val="28"/>
          <w:szCs w:val="28"/>
        </w:rPr>
        <w:t xml:space="preserve"> </w:t>
      </w:r>
      <w:proofErr w:type="spellStart"/>
      <w:r w:rsidR="00184E4F">
        <w:rPr>
          <w:rFonts w:ascii="Arial" w:hAnsi="Arial" w:cs="Arial"/>
          <w:sz w:val="28"/>
          <w:szCs w:val="28"/>
        </w:rPr>
        <w:t>vaine</w:t>
      </w:r>
      <w:proofErr w:type="spellEnd"/>
      <w:r w:rsidR="00086A48">
        <w:rPr>
          <w:rFonts w:ascii="Arial" w:hAnsi="Arial" w:cs="Arial"/>
          <w:sz w:val="28"/>
          <w:szCs w:val="28"/>
        </w:rPr>
        <w:t xml:space="preserve"> </w:t>
      </w:r>
      <w:r w:rsidR="00F56C71">
        <w:rPr>
          <w:rFonts w:ascii="Arial" w:hAnsi="Arial" w:cs="Arial"/>
          <w:sz w:val="28"/>
          <w:szCs w:val="28"/>
        </w:rPr>
        <w:t>single parent</w:t>
      </w:r>
      <w:r w:rsidR="00086A48">
        <w:rPr>
          <w:rFonts w:ascii="Arial" w:hAnsi="Arial" w:cs="Arial"/>
          <w:sz w:val="28"/>
          <w:szCs w:val="28"/>
        </w:rPr>
        <w:t xml:space="preserve"> </w:t>
      </w:r>
      <w:proofErr w:type="spellStart"/>
      <w:r w:rsidR="00086A48">
        <w:rPr>
          <w:rFonts w:ascii="Arial" w:hAnsi="Arial" w:cs="Arial"/>
          <w:sz w:val="28"/>
          <w:szCs w:val="28"/>
        </w:rPr>
        <w:t>nekuda</w:t>
      </w:r>
      <w:proofErr w:type="spellEnd"/>
      <w:r w:rsidR="00086A48">
        <w:rPr>
          <w:rFonts w:ascii="Arial" w:hAnsi="Arial" w:cs="Arial"/>
          <w:sz w:val="28"/>
          <w:szCs w:val="28"/>
        </w:rPr>
        <w:t xml:space="preserve"> </w:t>
      </w:r>
      <w:proofErr w:type="spellStart"/>
      <w:r w:rsidR="00086A48">
        <w:rPr>
          <w:rFonts w:ascii="Arial" w:hAnsi="Arial" w:cs="Arial"/>
          <w:sz w:val="28"/>
          <w:szCs w:val="28"/>
        </w:rPr>
        <w:t>kwe</w:t>
      </w:r>
      <w:proofErr w:type="spellEnd"/>
      <w:r w:rsidR="00086A48">
        <w:rPr>
          <w:rFonts w:ascii="Arial" w:hAnsi="Arial" w:cs="Arial"/>
          <w:sz w:val="28"/>
          <w:szCs w:val="28"/>
        </w:rPr>
        <w:t xml:space="preserve"> </w:t>
      </w:r>
      <w:r w:rsidR="00A019D8">
        <w:rPr>
          <w:rFonts w:ascii="Arial" w:hAnsi="Arial" w:cs="Arial"/>
          <w:sz w:val="28"/>
          <w:szCs w:val="28"/>
        </w:rPr>
        <w:t xml:space="preserve">misdemeanour </w:t>
      </w:r>
      <w:proofErr w:type="spellStart"/>
      <w:r w:rsidR="00086A48">
        <w:rPr>
          <w:rFonts w:ascii="Arial" w:hAnsi="Arial" w:cs="Arial"/>
          <w:sz w:val="28"/>
          <w:szCs w:val="28"/>
        </w:rPr>
        <w:t>yandozotadza</w:t>
      </w:r>
      <w:proofErr w:type="spellEnd"/>
      <w:r w:rsidR="00086A48">
        <w:rPr>
          <w:rFonts w:ascii="Arial" w:hAnsi="Arial" w:cs="Arial"/>
          <w:sz w:val="28"/>
          <w:szCs w:val="28"/>
        </w:rPr>
        <w:t xml:space="preserve"> </w:t>
      </w:r>
      <w:proofErr w:type="spellStart"/>
      <w:r w:rsidR="00086A48">
        <w:rPr>
          <w:rFonts w:ascii="Arial" w:hAnsi="Arial" w:cs="Arial"/>
          <w:sz w:val="28"/>
          <w:szCs w:val="28"/>
        </w:rPr>
        <w:t>kuregerera</w:t>
      </w:r>
      <w:proofErr w:type="spellEnd"/>
      <w:r w:rsidR="00086A48">
        <w:rPr>
          <w:rFonts w:ascii="Arial" w:hAnsi="Arial" w:cs="Arial"/>
          <w:sz w:val="28"/>
          <w:szCs w:val="28"/>
        </w:rPr>
        <w:t xml:space="preserve"> </w:t>
      </w:r>
      <w:r w:rsidR="004E41B7">
        <w:rPr>
          <w:rFonts w:ascii="Arial" w:hAnsi="Arial" w:cs="Arial"/>
          <w:sz w:val="28"/>
          <w:szCs w:val="28"/>
        </w:rPr>
        <w:t xml:space="preserve">ne pride </w:t>
      </w:r>
      <w:proofErr w:type="spellStart"/>
      <w:r w:rsidR="004E41B7">
        <w:rPr>
          <w:rFonts w:ascii="Arial" w:hAnsi="Arial" w:cs="Arial"/>
          <w:sz w:val="28"/>
          <w:szCs w:val="28"/>
        </w:rPr>
        <w:t>wopedzisa</w:t>
      </w:r>
      <w:proofErr w:type="spellEnd"/>
      <w:r w:rsidR="004E41B7">
        <w:rPr>
          <w:rFonts w:ascii="Arial" w:hAnsi="Arial" w:cs="Arial"/>
          <w:sz w:val="28"/>
          <w:szCs w:val="28"/>
        </w:rPr>
        <w:t xml:space="preserve"> </w:t>
      </w:r>
      <w:proofErr w:type="spellStart"/>
      <w:r w:rsidR="004E41B7">
        <w:rPr>
          <w:rFonts w:ascii="Arial" w:hAnsi="Arial" w:cs="Arial"/>
          <w:sz w:val="28"/>
          <w:szCs w:val="28"/>
        </w:rPr>
        <w:t>wasiyana</w:t>
      </w:r>
      <w:proofErr w:type="spellEnd"/>
      <w:r w:rsidR="004E41B7">
        <w:rPr>
          <w:rFonts w:ascii="Arial" w:hAnsi="Arial" w:cs="Arial"/>
          <w:sz w:val="28"/>
          <w:szCs w:val="28"/>
        </w:rPr>
        <w:t xml:space="preserve"> </w:t>
      </w:r>
      <w:proofErr w:type="spellStart"/>
      <w:r w:rsidR="004E41B7">
        <w:rPr>
          <w:rFonts w:ascii="Arial" w:hAnsi="Arial" w:cs="Arial"/>
          <w:sz w:val="28"/>
          <w:szCs w:val="28"/>
        </w:rPr>
        <w:t>nomumwe</w:t>
      </w:r>
      <w:proofErr w:type="spellEnd"/>
      <w:r w:rsidR="004E41B7">
        <w:rPr>
          <w:rFonts w:ascii="Arial" w:hAnsi="Arial" w:cs="Arial"/>
          <w:sz w:val="28"/>
          <w:szCs w:val="28"/>
        </w:rPr>
        <w:t xml:space="preserve"> wako </w:t>
      </w:r>
      <w:r w:rsidR="00534101">
        <w:rPr>
          <w:rFonts w:ascii="Arial" w:hAnsi="Arial" w:cs="Arial"/>
          <w:sz w:val="28"/>
          <w:szCs w:val="28"/>
        </w:rPr>
        <w:t>ha-</w:t>
      </w:r>
      <w:proofErr w:type="spellStart"/>
      <w:r w:rsidR="00534101">
        <w:rPr>
          <w:rFonts w:ascii="Arial" w:hAnsi="Arial" w:cs="Arial"/>
          <w:sz w:val="28"/>
          <w:szCs w:val="28"/>
        </w:rPr>
        <w:t>maona</w:t>
      </w:r>
      <w:proofErr w:type="spellEnd"/>
      <w:r w:rsidR="004E41B7">
        <w:rPr>
          <w:rFonts w:ascii="Arial" w:hAnsi="Arial" w:cs="Arial"/>
          <w:sz w:val="28"/>
          <w:szCs w:val="28"/>
        </w:rPr>
        <w:t>.</w:t>
      </w:r>
      <w:r w:rsidR="00BE2B8E">
        <w:rPr>
          <w:rFonts w:ascii="Arial" w:hAnsi="Arial" w:cs="Arial"/>
          <w:sz w:val="28"/>
          <w:szCs w:val="28"/>
        </w:rPr>
        <w:t xml:space="preserve"> But </w:t>
      </w:r>
      <w:proofErr w:type="spellStart"/>
      <w:r w:rsidR="00BE2B8E">
        <w:rPr>
          <w:rFonts w:ascii="Arial" w:hAnsi="Arial" w:cs="Arial"/>
          <w:sz w:val="28"/>
          <w:szCs w:val="28"/>
        </w:rPr>
        <w:t>kuda</w:t>
      </w:r>
      <w:proofErr w:type="spellEnd"/>
      <w:r w:rsidR="00BE2B8E">
        <w:rPr>
          <w:rFonts w:ascii="Arial" w:hAnsi="Arial" w:cs="Arial"/>
          <w:sz w:val="28"/>
          <w:szCs w:val="28"/>
        </w:rPr>
        <w:t xml:space="preserve"> kwedu </w:t>
      </w:r>
      <w:proofErr w:type="spellStart"/>
      <w:r w:rsidR="00BE2B8E">
        <w:rPr>
          <w:rFonts w:ascii="Arial" w:hAnsi="Arial" w:cs="Arial"/>
          <w:sz w:val="28"/>
          <w:szCs w:val="28"/>
        </w:rPr>
        <w:t>ndekwekuti</w:t>
      </w:r>
      <w:proofErr w:type="spellEnd"/>
      <w:r w:rsidR="00BE2B8E">
        <w:rPr>
          <w:rFonts w:ascii="Arial" w:hAnsi="Arial" w:cs="Arial"/>
          <w:sz w:val="28"/>
          <w:szCs w:val="28"/>
        </w:rPr>
        <w:t xml:space="preserve"> </w:t>
      </w:r>
      <w:r w:rsidR="00F56C71">
        <w:rPr>
          <w:rFonts w:ascii="Arial" w:hAnsi="Arial" w:cs="Arial"/>
          <w:sz w:val="28"/>
          <w:szCs w:val="28"/>
        </w:rPr>
        <w:t xml:space="preserve">“till death do we what…?” </w:t>
      </w:r>
      <w:r w:rsidR="00F56C71" w:rsidRPr="00E168F5">
        <w:rPr>
          <w:rFonts w:ascii="Arial" w:hAnsi="Arial" w:cs="Arial"/>
          <w:sz w:val="18"/>
          <w:szCs w:val="18"/>
        </w:rPr>
        <w:t xml:space="preserve">[Congregation </w:t>
      </w:r>
      <w:r w:rsidR="00063DA1" w:rsidRPr="00E168F5">
        <w:rPr>
          <w:rFonts w:ascii="Arial" w:hAnsi="Arial" w:cs="Arial"/>
          <w:sz w:val="18"/>
          <w:szCs w:val="18"/>
        </w:rPr>
        <w:t>says, “</w:t>
      </w:r>
      <w:r w:rsidR="00F56C71" w:rsidRPr="00E168F5">
        <w:rPr>
          <w:rFonts w:ascii="Arial" w:hAnsi="Arial" w:cs="Arial"/>
          <w:sz w:val="18"/>
          <w:szCs w:val="18"/>
        </w:rPr>
        <w:t>part.”]</w:t>
      </w:r>
      <w:r w:rsidR="00F56C71">
        <w:rPr>
          <w:rFonts w:ascii="Arial" w:hAnsi="Arial" w:cs="Arial"/>
          <w:sz w:val="28"/>
          <w:szCs w:val="28"/>
        </w:rPr>
        <w:t xml:space="preserve"> </w:t>
      </w:r>
      <w:proofErr w:type="spellStart"/>
      <w:r w:rsidR="00F56C71">
        <w:rPr>
          <w:rFonts w:ascii="Arial" w:hAnsi="Arial" w:cs="Arial"/>
          <w:sz w:val="28"/>
          <w:szCs w:val="28"/>
        </w:rPr>
        <w:t>Tingaita</w:t>
      </w:r>
      <w:proofErr w:type="spellEnd"/>
      <w:r w:rsidR="00F56C71">
        <w:rPr>
          <w:rFonts w:ascii="Arial" w:hAnsi="Arial" w:cs="Arial"/>
          <w:sz w:val="28"/>
          <w:szCs w:val="28"/>
        </w:rPr>
        <w:t xml:space="preserve"> Amen </w:t>
      </w:r>
      <w:proofErr w:type="spellStart"/>
      <w:r w:rsidR="00F56C71">
        <w:rPr>
          <w:rFonts w:ascii="Arial" w:hAnsi="Arial" w:cs="Arial"/>
          <w:sz w:val="28"/>
          <w:szCs w:val="28"/>
        </w:rPr>
        <w:t>akadarika</w:t>
      </w:r>
      <w:proofErr w:type="spellEnd"/>
      <w:r w:rsidR="00F56C71">
        <w:rPr>
          <w:rFonts w:ascii="Arial" w:hAnsi="Arial" w:cs="Arial"/>
          <w:sz w:val="28"/>
          <w:szCs w:val="28"/>
        </w:rPr>
        <w:t xml:space="preserve"> Amen here?</w:t>
      </w:r>
      <w:r w:rsidR="00F56C71" w:rsidRPr="00F56C71">
        <w:rPr>
          <w:rFonts w:ascii="Arial" w:hAnsi="Arial" w:cs="Arial"/>
          <w:sz w:val="28"/>
          <w:szCs w:val="28"/>
        </w:rPr>
        <w:t xml:space="preserve"> </w:t>
      </w:r>
      <w:r w:rsidR="00534101" w:rsidRPr="00534101">
        <w:rPr>
          <w:rFonts w:ascii="Arial" w:hAnsi="Arial" w:cs="Arial"/>
          <w:sz w:val="18"/>
          <w:szCs w:val="28"/>
        </w:rPr>
        <w:t xml:space="preserve">[Congregation says, “Amen.”] </w:t>
      </w:r>
      <w:r w:rsidR="00F56C71">
        <w:rPr>
          <w:rFonts w:ascii="Arial" w:hAnsi="Arial" w:cs="Arial"/>
          <w:sz w:val="28"/>
          <w:szCs w:val="28"/>
        </w:rPr>
        <w:t xml:space="preserve"> </w:t>
      </w:r>
      <w:r w:rsidR="008876A6">
        <w:rPr>
          <w:rFonts w:ascii="Arial" w:hAnsi="Arial" w:cs="Arial"/>
          <w:sz w:val="28"/>
          <w:szCs w:val="28"/>
        </w:rPr>
        <w:t xml:space="preserve">Toda Amen </w:t>
      </w:r>
      <w:proofErr w:type="spellStart"/>
      <w:r w:rsidR="008876A6">
        <w:rPr>
          <w:rFonts w:ascii="Arial" w:hAnsi="Arial" w:cs="Arial"/>
          <w:sz w:val="28"/>
          <w:szCs w:val="28"/>
        </w:rPr>
        <w:t>akadarika</w:t>
      </w:r>
      <w:proofErr w:type="spellEnd"/>
      <w:r w:rsidR="008876A6">
        <w:rPr>
          <w:rFonts w:ascii="Arial" w:hAnsi="Arial" w:cs="Arial"/>
          <w:sz w:val="28"/>
          <w:szCs w:val="28"/>
        </w:rPr>
        <w:t xml:space="preserve"> ipapo!</w:t>
      </w:r>
      <w:r w:rsidR="008876A6" w:rsidRPr="008876A6">
        <w:rPr>
          <w:rFonts w:ascii="Arial" w:hAnsi="Arial" w:cs="Arial"/>
          <w:sz w:val="28"/>
          <w:szCs w:val="28"/>
        </w:rPr>
        <w:t xml:space="preserve"> </w:t>
      </w:r>
      <w:r w:rsidR="00534101" w:rsidRPr="00534101">
        <w:rPr>
          <w:rFonts w:ascii="Arial" w:hAnsi="Arial" w:cs="Arial"/>
          <w:sz w:val="18"/>
          <w:szCs w:val="28"/>
        </w:rPr>
        <w:t xml:space="preserve">[Congregation says, “Amen.”] </w:t>
      </w:r>
    </w:p>
    <w:p w14:paraId="29518501" w14:textId="02652C6E" w:rsidR="00794C9B" w:rsidRDefault="00366511" w:rsidP="00AF4256">
      <w:pPr>
        <w:jc w:val="both"/>
        <w:rPr>
          <w:rFonts w:ascii="Arial" w:hAnsi="Arial" w:cs="Arial"/>
          <w:sz w:val="28"/>
          <w:szCs w:val="28"/>
        </w:rPr>
      </w:pPr>
      <w:r>
        <w:rPr>
          <w:rFonts w:ascii="Arial" w:hAnsi="Arial" w:cs="Arial"/>
          <w:sz w:val="28"/>
          <w:szCs w:val="28"/>
          <w:vertAlign w:val="superscript"/>
        </w:rPr>
        <w:t xml:space="preserve">251 </w:t>
      </w:r>
      <w:proofErr w:type="spellStart"/>
      <w:r w:rsidR="008876A6">
        <w:rPr>
          <w:rFonts w:ascii="Arial" w:hAnsi="Arial" w:cs="Arial"/>
          <w:sz w:val="28"/>
          <w:szCs w:val="28"/>
        </w:rPr>
        <w:t>Maiona</w:t>
      </w:r>
      <w:proofErr w:type="spellEnd"/>
      <w:r w:rsidR="008876A6">
        <w:rPr>
          <w:rFonts w:ascii="Arial" w:hAnsi="Arial" w:cs="Arial"/>
          <w:sz w:val="28"/>
          <w:szCs w:val="28"/>
        </w:rPr>
        <w:t xml:space="preserve"> condition huru </w:t>
      </w:r>
      <w:proofErr w:type="spellStart"/>
      <w:r w:rsidR="008876A6">
        <w:rPr>
          <w:rFonts w:ascii="Arial" w:hAnsi="Arial" w:cs="Arial"/>
          <w:sz w:val="28"/>
          <w:szCs w:val="28"/>
        </w:rPr>
        <w:t>yeropafadzo</w:t>
      </w:r>
      <w:proofErr w:type="spellEnd"/>
      <w:r w:rsidR="00E60C83">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60C83">
        <w:rPr>
          <w:rFonts w:ascii="Arial" w:hAnsi="Arial" w:cs="Arial"/>
          <w:sz w:val="28"/>
          <w:szCs w:val="28"/>
        </w:rPr>
        <w:t>tenda</w:t>
      </w:r>
      <w:proofErr w:type="spellEnd"/>
      <w:r w:rsidR="00E60C83">
        <w:rPr>
          <w:rFonts w:ascii="Arial" w:hAnsi="Arial" w:cs="Arial"/>
          <w:sz w:val="28"/>
          <w:szCs w:val="28"/>
        </w:rPr>
        <w:t xml:space="preserve"> </w:t>
      </w:r>
      <w:proofErr w:type="spellStart"/>
      <w:r w:rsidR="00E60C83">
        <w:rPr>
          <w:rFonts w:ascii="Arial" w:hAnsi="Arial" w:cs="Arial"/>
          <w:sz w:val="28"/>
          <w:szCs w:val="28"/>
        </w:rPr>
        <w:t>mu</w:t>
      </w:r>
      <w:r w:rsidR="008438FC">
        <w:rPr>
          <w:rFonts w:ascii="Arial" w:hAnsi="Arial" w:cs="Arial"/>
          <w:sz w:val="28"/>
          <w:szCs w:val="28"/>
        </w:rPr>
        <w:t>S</w:t>
      </w:r>
      <w:r w:rsidR="00E60C83">
        <w:rPr>
          <w:rFonts w:ascii="Arial" w:hAnsi="Arial" w:cs="Arial"/>
          <w:sz w:val="28"/>
          <w:szCs w:val="28"/>
        </w:rPr>
        <w:t>hoko</w:t>
      </w:r>
      <w:proofErr w:type="spellEnd"/>
      <w:r w:rsidR="00E60C83">
        <w:rPr>
          <w:rFonts w:ascii="Arial" w:hAnsi="Arial" w:cs="Arial"/>
          <w:sz w:val="28"/>
          <w:szCs w:val="28"/>
        </w:rPr>
        <w:t xml:space="preserve"> </w:t>
      </w:r>
      <w:proofErr w:type="spellStart"/>
      <w:r w:rsidR="00E60C83">
        <w:rPr>
          <w:rFonts w:ascii="Arial" w:hAnsi="Arial" w:cs="Arial"/>
          <w:sz w:val="28"/>
          <w:szCs w:val="28"/>
        </w:rPr>
        <w:t>raani</w:t>
      </w:r>
      <w:proofErr w:type="spellEnd"/>
      <w:r w:rsidR="00E60C83">
        <w:rPr>
          <w:rFonts w:ascii="Arial" w:hAnsi="Arial" w:cs="Arial"/>
          <w:sz w:val="28"/>
          <w:szCs w:val="28"/>
        </w:rPr>
        <w:t xml:space="preserve">? </w:t>
      </w:r>
      <w:r w:rsidR="00E60C83" w:rsidRPr="00A074AF">
        <w:rPr>
          <w:rFonts w:ascii="Arial" w:hAnsi="Arial" w:cs="Arial"/>
          <w:sz w:val="18"/>
          <w:szCs w:val="18"/>
        </w:rPr>
        <w:t xml:space="preserve">[Congregation </w:t>
      </w:r>
      <w:r w:rsidR="00063DA1" w:rsidRPr="00A074AF">
        <w:rPr>
          <w:rFonts w:ascii="Arial" w:hAnsi="Arial" w:cs="Arial"/>
          <w:sz w:val="18"/>
          <w:szCs w:val="18"/>
        </w:rPr>
        <w:t>says, “</w:t>
      </w:r>
      <w:r w:rsidR="00E60C83" w:rsidRPr="00A074AF">
        <w:rPr>
          <w:rFonts w:ascii="Arial" w:hAnsi="Arial" w:cs="Arial"/>
          <w:sz w:val="18"/>
          <w:szCs w:val="18"/>
        </w:rPr>
        <w:t>raMwari.”]</w:t>
      </w:r>
      <w:r w:rsidR="00E60C83">
        <w:rPr>
          <w:rFonts w:ascii="Arial" w:hAnsi="Arial" w:cs="Arial"/>
          <w:sz w:val="28"/>
          <w:szCs w:val="28"/>
        </w:rPr>
        <w:t xml:space="preserve"> </w:t>
      </w:r>
      <w:proofErr w:type="spellStart"/>
      <w:r w:rsidR="00282820">
        <w:rPr>
          <w:rFonts w:ascii="Arial" w:hAnsi="Arial" w:cs="Arial"/>
          <w:sz w:val="28"/>
          <w:szCs w:val="28"/>
        </w:rPr>
        <w:t>Hatibatei</w:t>
      </w:r>
      <w:proofErr w:type="spellEnd"/>
      <w:r w:rsidR="00282820">
        <w:rPr>
          <w:rFonts w:ascii="Arial" w:hAnsi="Arial" w:cs="Arial"/>
          <w:sz w:val="28"/>
          <w:szCs w:val="28"/>
        </w:rPr>
        <w:t xml:space="preserve"> nemoyo ye…? </w:t>
      </w:r>
      <w:r w:rsidR="00282820" w:rsidRPr="00A074AF">
        <w:rPr>
          <w:rFonts w:ascii="Arial" w:hAnsi="Arial" w:cs="Arial"/>
          <w:sz w:val="18"/>
          <w:szCs w:val="18"/>
        </w:rPr>
        <w:t xml:space="preserve">[Congregation </w:t>
      </w:r>
      <w:r w:rsidR="00063DA1" w:rsidRPr="00A074AF">
        <w:rPr>
          <w:rFonts w:ascii="Arial" w:hAnsi="Arial" w:cs="Arial"/>
          <w:sz w:val="18"/>
          <w:szCs w:val="18"/>
        </w:rPr>
        <w:t>says, “</w:t>
      </w:r>
      <w:proofErr w:type="spellStart"/>
      <w:r w:rsidR="00282820" w:rsidRPr="00A074AF">
        <w:rPr>
          <w:rFonts w:ascii="Arial" w:hAnsi="Arial" w:cs="Arial"/>
          <w:sz w:val="18"/>
          <w:szCs w:val="18"/>
        </w:rPr>
        <w:t>yese</w:t>
      </w:r>
      <w:proofErr w:type="spellEnd"/>
      <w:r w:rsidR="00282820" w:rsidRPr="00A074AF">
        <w:rPr>
          <w:rFonts w:ascii="Arial" w:hAnsi="Arial" w:cs="Arial"/>
          <w:sz w:val="18"/>
          <w:szCs w:val="18"/>
        </w:rPr>
        <w:t>.”]</w:t>
      </w:r>
      <w:r w:rsidR="00282820">
        <w:rPr>
          <w:rFonts w:ascii="Arial" w:hAnsi="Arial" w:cs="Arial"/>
          <w:sz w:val="28"/>
          <w:szCs w:val="28"/>
        </w:rPr>
        <w:t xml:space="preserve"> Mwari </w:t>
      </w:r>
      <w:proofErr w:type="spellStart"/>
      <w:r w:rsidR="00282820">
        <w:rPr>
          <w:rFonts w:ascii="Arial" w:hAnsi="Arial" w:cs="Arial"/>
          <w:sz w:val="28"/>
          <w:szCs w:val="28"/>
        </w:rPr>
        <w:t>vanotiropafadza</w:t>
      </w:r>
      <w:proofErr w:type="spellEnd"/>
      <w:r w:rsidR="008A0696">
        <w:rPr>
          <w:rFonts w:ascii="Arial" w:hAnsi="Arial" w:cs="Arial"/>
          <w:sz w:val="28"/>
          <w:szCs w:val="28"/>
        </w:rPr>
        <w:t>.</w:t>
      </w:r>
      <w:r w:rsidR="00282820">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751EDF">
        <w:rPr>
          <w:rFonts w:ascii="Arial" w:hAnsi="Arial" w:cs="Arial"/>
          <w:sz w:val="28"/>
          <w:szCs w:val="28"/>
        </w:rPr>
        <w:t>Hatisimukei</w:t>
      </w:r>
      <w:proofErr w:type="spellEnd"/>
      <w:r w:rsidR="00751EDF">
        <w:rPr>
          <w:rFonts w:ascii="Arial" w:hAnsi="Arial" w:cs="Arial"/>
          <w:sz w:val="28"/>
          <w:szCs w:val="28"/>
        </w:rPr>
        <w:t xml:space="preserve"> </w:t>
      </w:r>
      <w:proofErr w:type="spellStart"/>
      <w:r w:rsidR="00751EDF">
        <w:rPr>
          <w:rFonts w:ascii="Arial" w:hAnsi="Arial" w:cs="Arial"/>
          <w:sz w:val="28"/>
          <w:szCs w:val="28"/>
        </w:rPr>
        <w:t>hedu</w:t>
      </w:r>
      <w:proofErr w:type="spellEnd"/>
      <w:r w:rsidR="00751EDF">
        <w:rPr>
          <w:rFonts w:ascii="Arial" w:hAnsi="Arial" w:cs="Arial"/>
          <w:sz w:val="28"/>
          <w:szCs w:val="28"/>
        </w:rPr>
        <w:t xml:space="preserve"> </w:t>
      </w:r>
      <w:proofErr w:type="spellStart"/>
      <w:r w:rsidR="00751EDF">
        <w:rPr>
          <w:rFonts w:ascii="Arial" w:hAnsi="Arial" w:cs="Arial"/>
          <w:sz w:val="28"/>
          <w:szCs w:val="28"/>
        </w:rPr>
        <w:t>t</w:t>
      </w:r>
      <w:r w:rsidR="00C376FB">
        <w:rPr>
          <w:rFonts w:ascii="Arial" w:hAnsi="Arial" w:cs="Arial"/>
          <w:sz w:val="28"/>
          <w:szCs w:val="28"/>
        </w:rPr>
        <w:t>ese</w:t>
      </w:r>
      <w:proofErr w:type="spellEnd"/>
      <w:r w:rsidR="00C376FB">
        <w:rPr>
          <w:rFonts w:ascii="Arial" w:hAnsi="Arial" w:cs="Arial"/>
          <w:sz w:val="28"/>
          <w:szCs w:val="28"/>
        </w:rPr>
        <w:t>.</w:t>
      </w:r>
      <w:r w:rsidR="00794C9B">
        <w:rPr>
          <w:rFonts w:ascii="Arial" w:hAnsi="Arial" w:cs="Arial"/>
          <w:sz w:val="28"/>
          <w:szCs w:val="28"/>
        </w:rPr>
        <w:t xml:space="preserve"> </w:t>
      </w:r>
    </w:p>
    <w:p w14:paraId="6C8A33BC" w14:textId="6773FA69" w:rsidR="000B2F11" w:rsidRPr="00201C00" w:rsidRDefault="006A4868" w:rsidP="00CF060B">
      <w:pPr>
        <w:ind w:left="720"/>
        <w:jc w:val="center"/>
        <w:rPr>
          <w:rFonts w:ascii="Arial" w:hAnsi="Arial" w:cs="Arial"/>
          <w:i/>
          <w:iCs/>
          <w:sz w:val="28"/>
          <w:szCs w:val="28"/>
        </w:rPr>
      </w:pPr>
      <w:r w:rsidRPr="00201C00">
        <w:rPr>
          <w:rFonts w:ascii="Arial" w:hAnsi="Arial" w:cs="Arial"/>
          <w:i/>
          <w:iCs/>
          <w:sz w:val="28"/>
          <w:szCs w:val="28"/>
        </w:rPr>
        <w:t>(</w:t>
      </w:r>
      <w:r w:rsidR="000B2F11" w:rsidRPr="00201C00">
        <w:rPr>
          <w:rFonts w:ascii="Arial" w:hAnsi="Arial" w:cs="Arial"/>
          <w:i/>
          <w:iCs/>
          <w:sz w:val="28"/>
          <w:szCs w:val="28"/>
        </w:rPr>
        <w:t>Know y</w:t>
      </w:r>
      <w:r w:rsidR="00520124" w:rsidRPr="00201C00">
        <w:rPr>
          <w:rFonts w:ascii="Arial" w:hAnsi="Arial" w:cs="Arial"/>
          <w:i/>
          <w:iCs/>
          <w:sz w:val="28"/>
          <w:szCs w:val="28"/>
        </w:rPr>
        <w:t>ou</w:t>
      </w:r>
      <w:r w:rsidR="000B2F11" w:rsidRPr="00201C00">
        <w:rPr>
          <w:rFonts w:ascii="Arial" w:hAnsi="Arial" w:cs="Arial"/>
          <w:i/>
          <w:iCs/>
          <w:sz w:val="28"/>
          <w:szCs w:val="28"/>
        </w:rPr>
        <w:t xml:space="preserve"> not</w:t>
      </w:r>
      <w:r w:rsidRPr="00201C00">
        <w:rPr>
          <w:rFonts w:ascii="Arial" w:hAnsi="Arial" w:cs="Arial"/>
          <w:i/>
          <w:iCs/>
          <w:sz w:val="28"/>
          <w:szCs w:val="28"/>
        </w:rPr>
        <w:t>)</w:t>
      </w:r>
      <w:r w:rsidR="000B2F11" w:rsidRPr="00201C00">
        <w:rPr>
          <w:rFonts w:ascii="Arial" w:hAnsi="Arial" w:cs="Arial"/>
          <w:i/>
          <w:iCs/>
          <w:sz w:val="28"/>
          <w:szCs w:val="28"/>
        </w:rPr>
        <w:t xml:space="preserve"> </w:t>
      </w:r>
      <w:r w:rsidR="00E666A6" w:rsidRPr="00201C00">
        <w:rPr>
          <w:rFonts w:ascii="Arial" w:hAnsi="Arial" w:cs="Arial"/>
          <w:i/>
          <w:iCs/>
          <w:sz w:val="28"/>
          <w:szCs w:val="28"/>
        </w:rPr>
        <w:t>K</w:t>
      </w:r>
      <w:r w:rsidR="000B2F11" w:rsidRPr="00201C00">
        <w:rPr>
          <w:rFonts w:ascii="Arial" w:hAnsi="Arial" w:cs="Arial"/>
          <w:i/>
          <w:iCs/>
          <w:sz w:val="28"/>
          <w:szCs w:val="28"/>
        </w:rPr>
        <w:t>now y</w:t>
      </w:r>
      <w:r w:rsidR="00520124" w:rsidRPr="00201C00">
        <w:rPr>
          <w:rFonts w:ascii="Arial" w:hAnsi="Arial" w:cs="Arial"/>
          <w:i/>
          <w:iCs/>
          <w:sz w:val="28"/>
          <w:szCs w:val="28"/>
        </w:rPr>
        <w:t>ou</w:t>
      </w:r>
      <w:r w:rsidR="000B2F11" w:rsidRPr="00201C00">
        <w:rPr>
          <w:rFonts w:ascii="Arial" w:hAnsi="Arial" w:cs="Arial"/>
          <w:i/>
          <w:iCs/>
          <w:sz w:val="28"/>
          <w:szCs w:val="28"/>
        </w:rPr>
        <w:t xml:space="preserve"> not, y</w:t>
      </w:r>
      <w:r w:rsidR="00520124" w:rsidRPr="00201C00">
        <w:rPr>
          <w:rFonts w:ascii="Arial" w:hAnsi="Arial" w:cs="Arial"/>
          <w:i/>
          <w:iCs/>
          <w:sz w:val="28"/>
          <w:szCs w:val="28"/>
        </w:rPr>
        <w:t>ou</w:t>
      </w:r>
      <w:r w:rsidR="000B2F11" w:rsidRPr="00201C00">
        <w:rPr>
          <w:rFonts w:ascii="Arial" w:hAnsi="Arial" w:cs="Arial"/>
          <w:i/>
          <w:iCs/>
          <w:sz w:val="28"/>
          <w:szCs w:val="28"/>
        </w:rPr>
        <w:t xml:space="preserve"> are a temple</w:t>
      </w:r>
    </w:p>
    <w:p w14:paraId="0CEFB740" w14:textId="771716CC" w:rsidR="000B2F11" w:rsidRPr="00201C00" w:rsidRDefault="006A4868" w:rsidP="00CF060B">
      <w:pPr>
        <w:ind w:left="720"/>
        <w:jc w:val="center"/>
        <w:rPr>
          <w:rFonts w:ascii="Arial" w:hAnsi="Arial" w:cs="Arial"/>
          <w:i/>
          <w:iCs/>
          <w:sz w:val="28"/>
          <w:szCs w:val="28"/>
        </w:rPr>
      </w:pPr>
      <w:r w:rsidRPr="00201C00">
        <w:rPr>
          <w:rFonts w:ascii="Arial" w:hAnsi="Arial" w:cs="Arial"/>
          <w:i/>
          <w:iCs/>
          <w:sz w:val="28"/>
          <w:szCs w:val="28"/>
        </w:rPr>
        <w:t>(Hallelujah)</w:t>
      </w:r>
      <w:r w:rsidR="00E666A6" w:rsidRPr="00201C00">
        <w:rPr>
          <w:rFonts w:ascii="Arial" w:hAnsi="Arial" w:cs="Arial"/>
          <w:i/>
          <w:iCs/>
          <w:sz w:val="28"/>
          <w:szCs w:val="28"/>
        </w:rPr>
        <w:t xml:space="preserve"> </w:t>
      </w:r>
      <w:r w:rsidR="000B2F11" w:rsidRPr="00201C00">
        <w:rPr>
          <w:rFonts w:ascii="Arial" w:hAnsi="Arial" w:cs="Arial"/>
          <w:i/>
          <w:iCs/>
          <w:sz w:val="28"/>
          <w:szCs w:val="28"/>
        </w:rPr>
        <w:t>Know y</w:t>
      </w:r>
      <w:r w:rsidR="00520124" w:rsidRPr="00201C00">
        <w:rPr>
          <w:rFonts w:ascii="Arial" w:hAnsi="Arial" w:cs="Arial"/>
          <w:i/>
          <w:iCs/>
          <w:sz w:val="28"/>
          <w:szCs w:val="28"/>
        </w:rPr>
        <w:t>ou</w:t>
      </w:r>
      <w:r w:rsidR="000B2F11" w:rsidRPr="00201C00">
        <w:rPr>
          <w:rFonts w:ascii="Arial" w:hAnsi="Arial" w:cs="Arial"/>
          <w:i/>
          <w:iCs/>
          <w:sz w:val="28"/>
          <w:szCs w:val="28"/>
        </w:rPr>
        <w:t xml:space="preserve"> not, know y</w:t>
      </w:r>
      <w:r w:rsidR="00520124" w:rsidRPr="00201C00">
        <w:rPr>
          <w:rFonts w:ascii="Arial" w:hAnsi="Arial" w:cs="Arial"/>
          <w:i/>
          <w:iCs/>
          <w:sz w:val="28"/>
          <w:szCs w:val="28"/>
        </w:rPr>
        <w:t>ou</w:t>
      </w:r>
      <w:r w:rsidR="000B2F11" w:rsidRPr="00201C00">
        <w:rPr>
          <w:rFonts w:ascii="Arial" w:hAnsi="Arial" w:cs="Arial"/>
          <w:i/>
          <w:iCs/>
          <w:sz w:val="28"/>
          <w:szCs w:val="28"/>
        </w:rPr>
        <w:t xml:space="preserve"> not, y</w:t>
      </w:r>
      <w:r w:rsidR="00520124" w:rsidRPr="00201C00">
        <w:rPr>
          <w:rFonts w:ascii="Arial" w:hAnsi="Arial" w:cs="Arial"/>
          <w:i/>
          <w:iCs/>
          <w:sz w:val="28"/>
          <w:szCs w:val="28"/>
        </w:rPr>
        <w:t>ou</w:t>
      </w:r>
      <w:r w:rsidR="000B2F11" w:rsidRPr="00201C00">
        <w:rPr>
          <w:rFonts w:ascii="Arial" w:hAnsi="Arial" w:cs="Arial"/>
          <w:i/>
          <w:iCs/>
          <w:sz w:val="28"/>
          <w:szCs w:val="28"/>
        </w:rPr>
        <w:t xml:space="preserve"> are a temple</w:t>
      </w:r>
    </w:p>
    <w:p w14:paraId="6355C0C7" w14:textId="3CEC1B7D" w:rsidR="000B2F11" w:rsidRPr="00201C00" w:rsidRDefault="00DB067F" w:rsidP="00CF060B">
      <w:pPr>
        <w:spacing w:after="0"/>
        <w:ind w:left="720"/>
        <w:jc w:val="center"/>
        <w:rPr>
          <w:rFonts w:ascii="Arial" w:hAnsi="Arial" w:cs="Arial"/>
          <w:i/>
          <w:iCs/>
          <w:sz w:val="28"/>
          <w:szCs w:val="28"/>
        </w:rPr>
      </w:pPr>
      <w:r w:rsidRPr="00201C00">
        <w:rPr>
          <w:rFonts w:ascii="Arial" w:hAnsi="Arial" w:cs="Arial"/>
          <w:i/>
          <w:iCs/>
          <w:sz w:val="28"/>
          <w:szCs w:val="28"/>
        </w:rPr>
        <w:t>(</w:t>
      </w:r>
      <w:r w:rsidR="005C2CDD" w:rsidRPr="00201C00">
        <w:rPr>
          <w:rFonts w:ascii="Arial" w:hAnsi="Arial" w:cs="Arial"/>
          <w:i/>
          <w:iCs/>
          <w:sz w:val="28"/>
          <w:szCs w:val="28"/>
        </w:rPr>
        <w:t>Hallelujah</w:t>
      </w:r>
      <w:r w:rsidRPr="00201C00">
        <w:rPr>
          <w:rFonts w:ascii="Arial" w:hAnsi="Arial" w:cs="Arial"/>
          <w:i/>
          <w:iCs/>
          <w:sz w:val="28"/>
          <w:szCs w:val="28"/>
        </w:rPr>
        <w:t>)</w:t>
      </w:r>
      <w:r w:rsidR="00E666A6" w:rsidRPr="00201C00">
        <w:rPr>
          <w:rFonts w:ascii="Arial" w:hAnsi="Arial" w:cs="Arial"/>
          <w:i/>
          <w:iCs/>
          <w:sz w:val="28"/>
          <w:szCs w:val="28"/>
        </w:rPr>
        <w:t xml:space="preserve"> </w:t>
      </w:r>
      <w:r w:rsidR="000B2F11" w:rsidRPr="00201C00">
        <w:rPr>
          <w:rFonts w:ascii="Arial" w:hAnsi="Arial" w:cs="Arial"/>
          <w:i/>
          <w:iCs/>
          <w:sz w:val="28"/>
          <w:szCs w:val="28"/>
        </w:rPr>
        <w:t>Know y</w:t>
      </w:r>
      <w:r w:rsidR="00520124" w:rsidRPr="00201C00">
        <w:rPr>
          <w:rFonts w:ascii="Arial" w:hAnsi="Arial" w:cs="Arial"/>
          <w:i/>
          <w:iCs/>
          <w:sz w:val="28"/>
          <w:szCs w:val="28"/>
        </w:rPr>
        <w:t>ou</w:t>
      </w:r>
      <w:r w:rsidR="000B2F11" w:rsidRPr="00201C00">
        <w:rPr>
          <w:rFonts w:ascii="Arial" w:hAnsi="Arial" w:cs="Arial"/>
          <w:i/>
          <w:iCs/>
          <w:sz w:val="28"/>
          <w:szCs w:val="28"/>
        </w:rPr>
        <w:t xml:space="preserve"> not, know y</w:t>
      </w:r>
      <w:r w:rsidR="00520124" w:rsidRPr="00201C00">
        <w:rPr>
          <w:rFonts w:ascii="Arial" w:hAnsi="Arial" w:cs="Arial"/>
          <w:i/>
          <w:iCs/>
          <w:sz w:val="28"/>
          <w:szCs w:val="28"/>
        </w:rPr>
        <w:t>ou</w:t>
      </w:r>
      <w:r w:rsidR="000B2F11" w:rsidRPr="00201C00">
        <w:rPr>
          <w:rFonts w:ascii="Arial" w:hAnsi="Arial" w:cs="Arial"/>
          <w:i/>
          <w:iCs/>
          <w:sz w:val="28"/>
          <w:szCs w:val="28"/>
        </w:rPr>
        <w:t xml:space="preserve"> not, y</w:t>
      </w:r>
      <w:r w:rsidR="00520124" w:rsidRPr="00201C00">
        <w:rPr>
          <w:rFonts w:ascii="Arial" w:hAnsi="Arial" w:cs="Arial"/>
          <w:i/>
          <w:iCs/>
          <w:sz w:val="28"/>
          <w:szCs w:val="28"/>
        </w:rPr>
        <w:t>ou</w:t>
      </w:r>
      <w:r w:rsidR="000B2F11" w:rsidRPr="00201C00">
        <w:rPr>
          <w:rFonts w:ascii="Arial" w:hAnsi="Arial" w:cs="Arial"/>
          <w:i/>
          <w:iCs/>
          <w:sz w:val="28"/>
          <w:szCs w:val="28"/>
        </w:rPr>
        <w:t xml:space="preserve"> are a temple</w:t>
      </w:r>
    </w:p>
    <w:p w14:paraId="70B5E22F" w14:textId="77777777" w:rsidR="009050F7" w:rsidRDefault="0073604C" w:rsidP="00CF060B">
      <w:pPr>
        <w:spacing w:after="0"/>
        <w:ind w:left="720"/>
        <w:jc w:val="center"/>
        <w:rPr>
          <w:rFonts w:ascii="Arial" w:hAnsi="Arial" w:cs="Arial"/>
          <w:i/>
          <w:iCs/>
          <w:sz w:val="28"/>
          <w:szCs w:val="28"/>
          <w:vertAlign w:val="superscript"/>
        </w:rPr>
      </w:pPr>
      <w:r w:rsidRPr="00201C00">
        <w:rPr>
          <w:rFonts w:ascii="Arial" w:hAnsi="Arial" w:cs="Arial"/>
          <w:i/>
          <w:iCs/>
          <w:sz w:val="28"/>
          <w:szCs w:val="28"/>
        </w:rPr>
        <w:t>(Oh)</w:t>
      </w:r>
      <w:r w:rsidR="00D94B58" w:rsidRPr="00201C00">
        <w:rPr>
          <w:rFonts w:ascii="Arial" w:hAnsi="Arial" w:cs="Arial"/>
          <w:i/>
          <w:iCs/>
          <w:sz w:val="28"/>
          <w:szCs w:val="28"/>
        </w:rPr>
        <w:t xml:space="preserve"> </w:t>
      </w:r>
      <w:r w:rsidR="00FF515D" w:rsidRPr="00201C00">
        <w:rPr>
          <w:rFonts w:ascii="Arial" w:hAnsi="Arial" w:cs="Arial"/>
          <w:i/>
          <w:iCs/>
          <w:sz w:val="28"/>
          <w:szCs w:val="28"/>
        </w:rPr>
        <w:t xml:space="preserve">(A </w:t>
      </w:r>
      <w:r w:rsidR="009F4F8C" w:rsidRPr="00201C00">
        <w:rPr>
          <w:rFonts w:ascii="Arial" w:hAnsi="Arial" w:cs="Arial"/>
          <w:i/>
          <w:iCs/>
          <w:sz w:val="28"/>
          <w:szCs w:val="28"/>
        </w:rPr>
        <w:t>temple) You</w:t>
      </w:r>
      <w:r w:rsidR="000B2F11" w:rsidRPr="00201C00">
        <w:rPr>
          <w:rFonts w:ascii="Arial" w:hAnsi="Arial" w:cs="Arial"/>
          <w:i/>
          <w:iCs/>
          <w:sz w:val="28"/>
          <w:szCs w:val="28"/>
        </w:rPr>
        <w:t xml:space="preserve"> are a temple of the Holy </w:t>
      </w:r>
      <w:r w:rsidR="00663E87" w:rsidRPr="00201C00">
        <w:rPr>
          <w:rFonts w:ascii="Arial" w:hAnsi="Arial" w:cs="Arial"/>
          <w:i/>
          <w:iCs/>
          <w:sz w:val="28"/>
          <w:szCs w:val="28"/>
        </w:rPr>
        <w:t>G</w:t>
      </w:r>
      <w:r w:rsidR="000B2F11" w:rsidRPr="00201C00">
        <w:rPr>
          <w:rFonts w:ascii="Arial" w:hAnsi="Arial" w:cs="Arial"/>
          <w:i/>
          <w:iCs/>
          <w:sz w:val="28"/>
          <w:szCs w:val="28"/>
        </w:rPr>
        <w:t>host.</w:t>
      </w:r>
      <w:r w:rsidR="00663E87" w:rsidRPr="00201C00">
        <w:rPr>
          <w:rFonts w:ascii="Arial" w:hAnsi="Arial" w:cs="Arial"/>
          <w:i/>
          <w:iCs/>
          <w:sz w:val="28"/>
          <w:szCs w:val="28"/>
        </w:rPr>
        <w:t xml:space="preserve"> </w:t>
      </w:r>
      <w:r w:rsidR="00E640B9">
        <w:rPr>
          <w:rFonts w:ascii="Arial" w:hAnsi="Arial" w:cs="Arial"/>
          <w:i/>
          <w:iCs/>
          <w:sz w:val="28"/>
          <w:szCs w:val="28"/>
        </w:rPr>
        <w:t>x</w:t>
      </w:r>
      <w:r w:rsidR="00C325E5">
        <w:rPr>
          <w:rFonts w:ascii="Arial" w:hAnsi="Arial" w:cs="Arial"/>
          <w:i/>
          <w:iCs/>
          <w:sz w:val="28"/>
          <w:szCs w:val="28"/>
          <w:vertAlign w:val="superscript"/>
        </w:rPr>
        <w:t>3</w:t>
      </w:r>
    </w:p>
    <w:p w14:paraId="54297064" w14:textId="77777777" w:rsidR="009050F7" w:rsidRDefault="009050F7" w:rsidP="00CF060B">
      <w:pPr>
        <w:spacing w:after="0"/>
        <w:ind w:left="720"/>
        <w:jc w:val="center"/>
        <w:rPr>
          <w:rFonts w:ascii="Arial" w:hAnsi="Arial" w:cs="Arial"/>
          <w:i/>
          <w:iCs/>
          <w:sz w:val="28"/>
          <w:szCs w:val="28"/>
          <w:vertAlign w:val="superscript"/>
        </w:rPr>
      </w:pPr>
    </w:p>
    <w:p w14:paraId="41A47616" w14:textId="7AFDF66A" w:rsidR="009050F7" w:rsidRDefault="00A074AF" w:rsidP="00CF060B">
      <w:pPr>
        <w:spacing w:after="0"/>
        <w:ind w:left="720"/>
        <w:jc w:val="center"/>
        <w:rPr>
          <w:rFonts w:ascii="Arial" w:hAnsi="Arial" w:cs="Arial"/>
          <w:sz w:val="28"/>
          <w:szCs w:val="28"/>
        </w:rPr>
      </w:pPr>
      <w:r>
        <w:rPr>
          <w:rFonts w:ascii="Arial" w:hAnsi="Arial" w:cs="Arial"/>
          <w:sz w:val="28"/>
          <w:szCs w:val="28"/>
        </w:rPr>
        <w:t>(</w:t>
      </w:r>
      <w:r w:rsidR="009050F7">
        <w:rPr>
          <w:rFonts w:ascii="Arial" w:hAnsi="Arial" w:cs="Arial"/>
          <w:sz w:val="28"/>
          <w:szCs w:val="28"/>
        </w:rPr>
        <w:t>Apostle Gumbura says, “t</w:t>
      </w:r>
      <w:r w:rsidR="00201C00" w:rsidRPr="000C6DCB">
        <w:rPr>
          <w:rFonts w:ascii="Arial" w:hAnsi="Arial" w:cs="Arial"/>
          <w:sz w:val="28"/>
          <w:szCs w:val="28"/>
        </w:rPr>
        <w:t xml:space="preserve">ose </w:t>
      </w:r>
      <w:proofErr w:type="spellStart"/>
      <w:r w:rsidR="00201C00" w:rsidRPr="000C6DCB">
        <w:rPr>
          <w:rFonts w:ascii="Arial" w:hAnsi="Arial" w:cs="Arial"/>
          <w:sz w:val="28"/>
          <w:szCs w:val="28"/>
        </w:rPr>
        <w:t>tisimudze</w:t>
      </w:r>
      <w:proofErr w:type="spellEnd"/>
      <w:r w:rsidR="00201C00" w:rsidRPr="000C6DCB">
        <w:rPr>
          <w:rFonts w:ascii="Arial" w:hAnsi="Arial" w:cs="Arial"/>
          <w:sz w:val="28"/>
          <w:szCs w:val="28"/>
        </w:rPr>
        <w:t xml:space="preserve"> maoko edu tose</w:t>
      </w:r>
      <w:r w:rsidR="00947BF5" w:rsidRPr="000C6DCB">
        <w:rPr>
          <w:rFonts w:ascii="Arial" w:hAnsi="Arial" w:cs="Arial"/>
          <w:sz w:val="28"/>
          <w:szCs w:val="28"/>
        </w:rPr>
        <w:t>.</w:t>
      </w:r>
      <w:r w:rsidR="009050F7">
        <w:rPr>
          <w:rFonts w:ascii="Arial" w:hAnsi="Arial" w:cs="Arial"/>
          <w:sz w:val="28"/>
          <w:szCs w:val="28"/>
        </w:rPr>
        <w:t>”</w:t>
      </w:r>
      <w:r>
        <w:rPr>
          <w:rFonts w:ascii="Arial" w:hAnsi="Arial" w:cs="Arial"/>
          <w:sz w:val="28"/>
          <w:szCs w:val="28"/>
        </w:rPr>
        <w:t>)</w:t>
      </w:r>
    </w:p>
    <w:p w14:paraId="3B96B781" w14:textId="77777777" w:rsidR="006E4024" w:rsidRPr="009050F7" w:rsidRDefault="006E4024" w:rsidP="00CF060B">
      <w:pPr>
        <w:spacing w:after="0"/>
        <w:ind w:left="720"/>
        <w:jc w:val="center"/>
        <w:rPr>
          <w:rFonts w:ascii="Arial" w:hAnsi="Arial" w:cs="Arial"/>
          <w:i/>
          <w:iCs/>
          <w:sz w:val="28"/>
          <w:szCs w:val="28"/>
          <w:vertAlign w:val="superscript"/>
        </w:rPr>
      </w:pPr>
    </w:p>
    <w:p w14:paraId="09EE12A7" w14:textId="46C90CCE" w:rsidR="000B2F11" w:rsidRPr="00943FF4" w:rsidRDefault="00E65D1E" w:rsidP="00CF060B">
      <w:pPr>
        <w:ind w:left="720"/>
        <w:jc w:val="center"/>
        <w:rPr>
          <w:rFonts w:ascii="Arial" w:hAnsi="Arial" w:cs="Arial"/>
          <w:i/>
          <w:iCs/>
          <w:sz w:val="28"/>
          <w:szCs w:val="28"/>
        </w:rPr>
      </w:pPr>
      <w:r>
        <w:rPr>
          <w:rFonts w:ascii="Arial" w:hAnsi="Arial" w:cs="Arial"/>
          <w:i/>
          <w:iCs/>
          <w:sz w:val="28"/>
          <w:szCs w:val="28"/>
        </w:rPr>
        <w:t>(</w:t>
      </w:r>
      <w:r w:rsidR="00D458A0">
        <w:rPr>
          <w:rFonts w:ascii="Arial" w:hAnsi="Arial" w:cs="Arial"/>
          <w:i/>
          <w:iCs/>
          <w:sz w:val="28"/>
          <w:szCs w:val="28"/>
        </w:rPr>
        <w:t>Oh,</w:t>
      </w:r>
      <w:r w:rsidR="000C6DCB">
        <w:rPr>
          <w:rFonts w:ascii="Arial" w:hAnsi="Arial" w:cs="Arial"/>
          <w:i/>
          <w:iCs/>
          <w:sz w:val="28"/>
          <w:szCs w:val="28"/>
        </w:rPr>
        <w:t xml:space="preserve"> </w:t>
      </w:r>
      <w:r w:rsidR="00D458A0">
        <w:rPr>
          <w:rFonts w:ascii="Arial" w:hAnsi="Arial" w:cs="Arial"/>
          <w:i/>
          <w:iCs/>
          <w:sz w:val="28"/>
          <w:szCs w:val="28"/>
        </w:rPr>
        <w:t>f</w:t>
      </w:r>
      <w:r w:rsidR="000B2F11" w:rsidRPr="00943FF4">
        <w:rPr>
          <w:rFonts w:ascii="Arial" w:hAnsi="Arial" w:cs="Arial"/>
          <w:i/>
          <w:iCs/>
          <w:sz w:val="28"/>
          <w:szCs w:val="28"/>
        </w:rPr>
        <w:t>ull of praise</w:t>
      </w:r>
      <w:r w:rsidR="00D458A0">
        <w:rPr>
          <w:rFonts w:ascii="Arial" w:hAnsi="Arial" w:cs="Arial"/>
          <w:i/>
          <w:iCs/>
          <w:sz w:val="28"/>
          <w:szCs w:val="28"/>
        </w:rPr>
        <w:t>) Full of praise,</w:t>
      </w:r>
      <w:r w:rsidR="000B2F11" w:rsidRPr="00943FF4">
        <w:rPr>
          <w:rFonts w:ascii="Arial" w:hAnsi="Arial" w:cs="Arial"/>
          <w:i/>
          <w:iCs/>
          <w:sz w:val="28"/>
          <w:szCs w:val="28"/>
        </w:rPr>
        <w:t xml:space="preserve"> full of power, full of glory</w:t>
      </w:r>
    </w:p>
    <w:p w14:paraId="0D4E5947" w14:textId="7E427099" w:rsidR="000B2F11" w:rsidRPr="00943FF4" w:rsidRDefault="00E65D1E" w:rsidP="00CF060B">
      <w:pPr>
        <w:ind w:left="720"/>
        <w:jc w:val="center"/>
        <w:rPr>
          <w:rFonts w:ascii="Arial" w:hAnsi="Arial" w:cs="Arial"/>
          <w:i/>
          <w:iCs/>
          <w:sz w:val="28"/>
          <w:szCs w:val="28"/>
        </w:rPr>
      </w:pPr>
      <w:r>
        <w:rPr>
          <w:rFonts w:ascii="Arial" w:hAnsi="Arial" w:cs="Arial"/>
          <w:i/>
          <w:iCs/>
          <w:sz w:val="28"/>
          <w:szCs w:val="28"/>
        </w:rPr>
        <w:t>(Hallelujah)</w:t>
      </w:r>
      <w:r w:rsidR="000C6DCB">
        <w:rPr>
          <w:rFonts w:ascii="Arial" w:hAnsi="Arial" w:cs="Arial"/>
          <w:i/>
          <w:iCs/>
          <w:sz w:val="28"/>
          <w:szCs w:val="28"/>
        </w:rPr>
        <w:t xml:space="preserve"> </w:t>
      </w:r>
      <w:r w:rsidR="000B2F11" w:rsidRPr="00943FF4">
        <w:rPr>
          <w:rFonts w:ascii="Arial" w:hAnsi="Arial" w:cs="Arial"/>
          <w:i/>
          <w:iCs/>
          <w:sz w:val="28"/>
          <w:szCs w:val="28"/>
        </w:rPr>
        <w:t>Full of praise, full of power, full of glory</w:t>
      </w:r>
    </w:p>
    <w:p w14:paraId="11C3ACA6" w14:textId="550EED88" w:rsidR="000B2F11" w:rsidRPr="00943FF4" w:rsidRDefault="00E65D1E" w:rsidP="00CF060B">
      <w:pPr>
        <w:ind w:left="720"/>
        <w:jc w:val="center"/>
        <w:rPr>
          <w:rFonts w:ascii="Arial" w:hAnsi="Arial" w:cs="Arial"/>
          <w:i/>
          <w:iCs/>
          <w:sz w:val="28"/>
          <w:szCs w:val="28"/>
        </w:rPr>
      </w:pPr>
      <w:r>
        <w:rPr>
          <w:rFonts w:ascii="Arial" w:hAnsi="Arial" w:cs="Arial"/>
          <w:i/>
          <w:iCs/>
          <w:sz w:val="28"/>
          <w:szCs w:val="28"/>
        </w:rPr>
        <w:t>(</w:t>
      </w:r>
      <w:r w:rsidR="000C6DCB">
        <w:rPr>
          <w:rFonts w:ascii="Arial" w:hAnsi="Arial" w:cs="Arial"/>
          <w:i/>
          <w:iCs/>
          <w:sz w:val="28"/>
          <w:szCs w:val="28"/>
        </w:rPr>
        <w:t>Hallelujah) Full</w:t>
      </w:r>
      <w:r w:rsidR="000B2F11" w:rsidRPr="00943FF4">
        <w:rPr>
          <w:rFonts w:ascii="Arial" w:hAnsi="Arial" w:cs="Arial"/>
          <w:i/>
          <w:iCs/>
          <w:sz w:val="28"/>
          <w:szCs w:val="28"/>
        </w:rPr>
        <w:t xml:space="preserve"> of praise, full of power, full of glory</w:t>
      </w:r>
    </w:p>
    <w:p w14:paraId="47C50414" w14:textId="5ADE8DB6" w:rsidR="00C9487D" w:rsidRDefault="00E65D1E" w:rsidP="00CF060B">
      <w:pPr>
        <w:spacing w:after="0"/>
        <w:ind w:left="720"/>
        <w:jc w:val="center"/>
        <w:rPr>
          <w:rFonts w:ascii="Arial" w:hAnsi="Arial" w:cs="Arial"/>
          <w:i/>
          <w:iCs/>
          <w:sz w:val="28"/>
          <w:szCs w:val="28"/>
        </w:rPr>
      </w:pPr>
      <w:r>
        <w:rPr>
          <w:rFonts w:ascii="Arial" w:hAnsi="Arial" w:cs="Arial"/>
          <w:i/>
          <w:iCs/>
          <w:sz w:val="28"/>
          <w:szCs w:val="28"/>
        </w:rPr>
        <w:t xml:space="preserve">(Oh, </w:t>
      </w:r>
      <w:r w:rsidR="000C6DCB">
        <w:rPr>
          <w:rFonts w:ascii="Arial" w:hAnsi="Arial" w:cs="Arial"/>
          <w:i/>
          <w:iCs/>
          <w:sz w:val="28"/>
          <w:szCs w:val="28"/>
        </w:rPr>
        <w:t>yeah)</w:t>
      </w:r>
      <w:r w:rsidR="00E71795">
        <w:rPr>
          <w:rFonts w:ascii="Arial" w:hAnsi="Arial" w:cs="Arial"/>
          <w:i/>
          <w:iCs/>
          <w:sz w:val="28"/>
          <w:szCs w:val="28"/>
        </w:rPr>
        <w:t xml:space="preserve"> You are</w:t>
      </w:r>
      <w:r w:rsidR="000B2F11" w:rsidRPr="00943FF4">
        <w:rPr>
          <w:rFonts w:ascii="Arial" w:hAnsi="Arial" w:cs="Arial"/>
          <w:i/>
          <w:iCs/>
          <w:sz w:val="28"/>
          <w:szCs w:val="28"/>
        </w:rPr>
        <w:t xml:space="preserve"> a temple of the Holy Ghost.</w:t>
      </w:r>
    </w:p>
    <w:p w14:paraId="6EB87DC3" w14:textId="77777777" w:rsidR="00D458A0" w:rsidRDefault="00D458A0" w:rsidP="00CF060B">
      <w:pPr>
        <w:spacing w:after="0"/>
        <w:ind w:left="720"/>
        <w:jc w:val="center"/>
        <w:rPr>
          <w:rFonts w:ascii="Arial" w:hAnsi="Arial" w:cs="Arial"/>
          <w:i/>
          <w:iCs/>
          <w:sz w:val="28"/>
          <w:szCs w:val="28"/>
        </w:rPr>
      </w:pPr>
    </w:p>
    <w:p w14:paraId="01B6F13F" w14:textId="103CACB7" w:rsidR="009050F7" w:rsidRDefault="00A074AF" w:rsidP="00CF060B">
      <w:pPr>
        <w:spacing w:after="0"/>
        <w:ind w:left="720"/>
        <w:jc w:val="center"/>
        <w:rPr>
          <w:rFonts w:ascii="Arial" w:hAnsi="Arial" w:cs="Arial"/>
          <w:sz w:val="28"/>
          <w:szCs w:val="28"/>
        </w:rPr>
      </w:pPr>
      <w:r>
        <w:rPr>
          <w:rFonts w:ascii="Arial" w:hAnsi="Arial" w:cs="Arial"/>
          <w:sz w:val="28"/>
          <w:szCs w:val="28"/>
        </w:rPr>
        <w:t>(</w:t>
      </w:r>
      <w:r w:rsidR="009050F7">
        <w:rPr>
          <w:rFonts w:ascii="Arial" w:hAnsi="Arial" w:cs="Arial"/>
          <w:sz w:val="28"/>
          <w:szCs w:val="28"/>
        </w:rPr>
        <w:t>Apostle Gumbura says, “One more time.”</w:t>
      </w:r>
      <w:r>
        <w:rPr>
          <w:rFonts w:ascii="Arial" w:hAnsi="Arial" w:cs="Arial"/>
          <w:sz w:val="28"/>
          <w:szCs w:val="28"/>
        </w:rPr>
        <w:t>)</w:t>
      </w:r>
    </w:p>
    <w:p w14:paraId="23CA9413" w14:textId="77777777" w:rsidR="00D458A0" w:rsidRPr="009050F7" w:rsidRDefault="00D458A0" w:rsidP="00CF060B">
      <w:pPr>
        <w:spacing w:after="0"/>
        <w:ind w:left="720"/>
        <w:jc w:val="center"/>
        <w:rPr>
          <w:rFonts w:ascii="Arial" w:hAnsi="Arial" w:cs="Arial"/>
          <w:i/>
          <w:iCs/>
          <w:sz w:val="28"/>
          <w:szCs w:val="28"/>
          <w:vertAlign w:val="superscript"/>
        </w:rPr>
      </w:pPr>
    </w:p>
    <w:p w14:paraId="4F76DD56" w14:textId="1CD87CC5" w:rsidR="00947BF5" w:rsidRPr="00943FF4" w:rsidRDefault="000C6DCB" w:rsidP="00CF060B">
      <w:pPr>
        <w:jc w:val="center"/>
        <w:rPr>
          <w:rFonts w:ascii="Arial" w:hAnsi="Arial" w:cs="Arial"/>
          <w:i/>
          <w:iCs/>
          <w:sz w:val="28"/>
          <w:szCs w:val="28"/>
        </w:rPr>
      </w:pPr>
      <w:r>
        <w:rPr>
          <w:rFonts w:ascii="Arial" w:hAnsi="Arial" w:cs="Arial"/>
          <w:i/>
          <w:iCs/>
          <w:sz w:val="28"/>
          <w:szCs w:val="28"/>
        </w:rPr>
        <w:t>(Full of praise)</w:t>
      </w:r>
      <w:r w:rsidRPr="00943FF4">
        <w:rPr>
          <w:rFonts w:ascii="Arial" w:hAnsi="Arial" w:cs="Arial"/>
          <w:i/>
          <w:iCs/>
          <w:sz w:val="28"/>
          <w:szCs w:val="28"/>
        </w:rPr>
        <w:t xml:space="preserve"> Full</w:t>
      </w:r>
      <w:r w:rsidR="00947BF5" w:rsidRPr="00943FF4">
        <w:rPr>
          <w:rFonts w:ascii="Arial" w:hAnsi="Arial" w:cs="Arial"/>
          <w:i/>
          <w:iCs/>
          <w:sz w:val="28"/>
          <w:szCs w:val="28"/>
        </w:rPr>
        <w:t xml:space="preserve"> of praise, full of power, full of glory</w:t>
      </w:r>
    </w:p>
    <w:p w14:paraId="1E15FB72" w14:textId="38375CCC" w:rsidR="00947BF5" w:rsidRPr="00943FF4" w:rsidRDefault="00947BF5" w:rsidP="00CF060B">
      <w:pPr>
        <w:jc w:val="center"/>
        <w:rPr>
          <w:rFonts w:ascii="Arial" w:hAnsi="Arial" w:cs="Arial"/>
          <w:i/>
          <w:iCs/>
          <w:sz w:val="28"/>
          <w:szCs w:val="28"/>
        </w:rPr>
      </w:pPr>
      <w:r>
        <w:rPr>
          <w:rFonts w:ascii="Arial" w:hAnsi="Arial" w:cs="Arial"/>
          <w:i/>
          <w:iCs/>
          <w:sz w:val="28"/>
          <w:szCs w:val="28"/>
        </w:rPr>
        <w:t>(Hallelujah)</w:t>
      </w:r>
      <w:r w:rsidRPr="00943FF4">
        <w:rPr>
          <w:rFonts w:ascii="Arial" w:hAnsi="Arial" w:cs="Arial"/>
          <w:i/>
          <w:iCs/>
          <w:sz w:val="28"/>
          <w:szCs w:val="28"/>
        </w:rPr>
        <w:t>Full of praise, full of power, full of glory</w:t>
      </w:r>
    </w:p>
    <w:p w14:paraId="4C5BF7AA" w14:textId="77777777" w:rsidR="00947BF5" w:rsidRPr="00943FF4" w:rsidRDefault="00947BF5" w:rsidP="00CF060B">
      <w:pPr>
        <w:ind w:left="720"/>
        <w:jc w:val="center"/>
        <w:rPr>
          <w:rFonts w:ascii="Arial" w:hAnsi="Arial" w:cs="Arial"/>
          <w:i/>
          <w:iCs/>
          <w:sz w:val="28"/>
          <w:szCs w:val="28"/>
        </w:rPr>
      </w:pPr>
      <w:r>
        <w:rPr>
          <w:rFonts w:ascii="Arial" w:hAnsi="Arial" w:cs="Arial"/>
          <w:i/>
          <w:iCs/>
          <w:sz w:val="28"/>
          <w:szCs w:val="28"/>
        </w:rPr>
        <w:lastRenderedPageBreak/>
        <w:t>(Hallelujah)</w:t>
      </w:r>
      <w:r w:rsidRPr="00943FF4">
        <w:rPr>
          <w:rFonts w:ascii="Arial" w:hAnsi="Arial" w:cs="Arial"/>
          <w:i/>
          <w:iCs/>
          <w:sz w:val="28"/>
          <w:szCs w:val="28"/>
        </w:rPr>
        <w:t>Full of praise, full of power, full of glory</w:t>
      </w:r>
    </w:p>
    <w:p w14:paraId="7F3917E2" w14:textId="4053688C" w:rsidR="00947BF5" w:rsidRDefault="00947BF5" w:rsidP="00CF060B">
      <w:pPr>
        <w:ind w:left="720"/>
        <w:jc w:val="center"/>
        <w:rPr>
          <w:rFonts w:ascii="Arial" w:hAnsi="Arial" w:cs="Arial"/>
          <w:i/>
          <w:iCs/>
          <w:sz w:val="28"/>
          <w:szCs w:val="28"/>
        </w:rPr>
      </w:pPr>
      <w:r>
        <w:rPr>
          <w:rFonts w:ascii="Arial" w:hAnsi="Arial" w:cs="Arial"/>
          <w:i/>
          <w:iCs/>
          <w:sz w:val="28"/>
          <w:szCs w:val="28"/>
        </w:rPr>
        <w:t>(</w:t>
      </w:r>
      <w:r w:rsidR="005146BA">
        <w:rPr>
          <w:rFonts w:ascii="Arial" w:hAnsi="Arial" w:cs="Arial"/>
          <w:i/>
          <w:iCs/>
          <w:sz w:val="28"/>
          <w:szCs w:val="28"/>
        </w:rPr>
        <w:t>A temple</w:t>
      </w:r>
      <w:r>
        <w:rPr>
          <w:rFonts w:ascii="Arial" w:hAnsi="Arial" w:cs="Arial"/>
          <w:i/>
          <w:iCs/>
          <w:sz w:val="28"/>
          <w:szCs w:val="28"/>
        </w:rPr>
        <w:t>)</w:t>
      </w:r>
      <w:r w:rsidR="00E71795">
        <w:rPr>
          <w:rFonts w:ascii="Arial" w:hAnsi="Arial" w:cs="Arial"/>
          <w:i/>
          <w:iCs/>
          <w:sz w:val="28"/>
          <w:szCs w:val="28"/>
        </w:rPr>
        <w:t xml:space="preserve"> </w:t>
      </w:r>
      <w:r w:rsidR="000C6DCB">
        <w:rPr>
          <w:rFonts w:ascii="Arial" w:hAnsi="Arial" w:cs="Arial"/>
          <w:i/>
          <w:iCs/>
          <w:sz w:val="28"/>
          <w:szCs w:val="28"/>
        </w:rPr>
        <w:t xml:space="preserve">You are </w:t>
      </w:r>
      <w:r w:rsidRPr="00943FF4">
        <w:rPr>
          <w:rFonts w:ascii="Arial" w:hAnsi="Arial" w:cs="Arial"/>
          <w:i/>
          <w:iCs/>
          <w:sz w:val="28"/>
          <w:szCs w:val="28"/>
        </w:rPr>
        <w:t>a temple of the Holy Ghost.</w:t>
      </w:r>
    </w:p>
    <w:p w14:paraId="02157A96" w14:textId="6951528A" w:rsidR="006F4B2F" w:rsidRDefault="00366511" w:rsidP="00366511">
      <w:pPr>
        <w:jc w:val="both"/>
        <w:rPr>
          <w:rFonts w:ascii="Arial" w:hAnsi="Arial" w:cs="Arial"/>
          <w:sz w:val="28"/>
          <w:szCs w:val="28"/>
        </w:rPr>
      </w:pPr>
      <w:r w:rsidRPr="00366511">
        <w:rPr>
          <w:rFonts w:ascii="Arial" w:hAnsi="Arial" w:cs="Arial"/>
          <w:sz w:val="28"/>
          <w:szCs w:val="28"/>
          <w:vertAlign w:val="superscript"/>
        </w:rPr>
        <w:t>252</w:t>
      </w:r>
      <w:r w:rsidR="00AC4F17" w:rsidRPr="00755EE8">
        <w:rPr>
          <w:rFonts w:ascii="Arial" w:hAnsi="Arial" w:cs="Arial"/>
          <w:sz w:val="28"/>
          <w:szCs w:val="28"/>
        </w:rPr>
        <w:t>Taka</w:t>
      </w:r>
      <w:r w:rsidR="008E0DE4" w:rsidRPr="00755EE8">
        <w:rPr>
          <w:rFonts w:ascii="Arial" w:hAnsi="Arial" w:cs="Arial"/>
          <w:sz w:val="28"/>
          <w:szCs w:val="28"/>
        </w:rPr>
        <w:t xml:space="preserve">kotamisa tose </w:t>
      </w:r>
      <w:proofErr w:type="spellStart"/>
      <w:r w:rsidR="008E0DE4" w:rsidRPr="00755EE8">
        <w:rPr>
          <w:rFonts w:ascii="Arial" w:hAnsi="Arial" w:cs="Arial"/>
          <w:sz w:val="28"/>
          <w:szCs w:val="28"/>
        </w:rPr>
        <w:t>musoro</w:t>
      </w:r>
      <w:proofErr w:type="spellEnd"/>
      <w:r w:rsidR="008E0DE4" w:rsidRPr="00755EE8">
        <w:rPr>
          <w:rFonts w:ascii="Arial" w:hAnsi="Arial" w:cs="Arial"/>
          <w:sz w:val="28"/>
          <w:szCs w:val="28"/>
        </w:rPr>
        <w:t xml:space="preserve"> </w:t>
      </w:r>
      <w:r w:rsidR="00755EE8" w:rsidRPr="00755EE8">
        <w:rPr>
          <w:rFonts w:ascii="Arial" w:hAnsi="Arial" w:cs="Arial"/>
          <w:sz w:val="28"/>
          <w:szCs w:val="28"/>
        </w:rPr>
        <w:t>yedu van</w:t>
      </w:r>
      <w:r w:rsidR="00EA214B">
        <w:rPr>
          <w:rFonts w:ascii="Arial" w:hAnsi="Arial" w:cs="Arial"/>
          <w:sz w:val="28"/>
          <w:szCs w:val="28"/>
        </w:rPr>
        <w:t>hu</w:t>
      </w:r>
      <w:r w:rsidR="00755EE8" w:rsidRPr="00755EE8">
        <w:rPr>
          <w:rFonts w:ascii="Arial" w:hAnsi="Arial" w:cs="Arial"/>
          <w:sz w:val="28"/>
          <w:szCs w:val="28"/>
        </w:rPr>
        <w:t xml:space="preserve"> </w:t>
      </w:r>
      <w:proofErr w:type="spellStart"/>
      <w:r w:rsidR="00755EE8" w:rsidRPr="00755EE8">
        <w:rPr>
          <w:rFonts w:ascii="Arial" w:hAnsi="Arial" w:cs="Arial"/>
          <w:sz w:val="28"/>
          <w:szCs w:val="28"/>
        </w:rPr>
        <w:t>vaM</w:t>
      </w:r>
      <w:r w:rsidR="00755EE8">
        <w:rPr>
          <w:rFonts w:ascii="Arial" w:hAnsi="Arial" w:cs="Arial"/>
          <w:sz w:val="28"/>
          <w:szCs w:val="28"/>
        </w:rPr>
        <w:t>wari</w:t>
      </w:r>
      <w:proofErr w:type="spellEnd"/>
      <w:r w:rsidR="00C33B29">
        <w:rPr>
          <w:rFonts w:ascii="Arial" w:hAnsi="Arial" w:cs="Arial"/>
          <w:sz w:val="28"/>
          <w:szCs w:val="28"/>
        </w:rPr>
        <w:t>.</w:t>
      </w:r>
      <w:r w:rsidR="00755EE8">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C33B29">
        <w:rPr>
          <w:rFonts w:ascii="Arial" w:hAnsi="Arial" w:cs="Arial"/>
          <w:sz w:val="28"/>
          <w:szCs w:val="28"/>
        </w:rPr>
        <w:t>U</w:t>
      </w:r>
      <w:r w:rsidR="00A76686">
        <w:rPr>
          <w:rFonts w:ascii="Arial" w:hAnsi="Arial" w:cs="Arial"/>
          <w:sz w:val="28"/>
          <w:szCs w:val="28"/>
        </w:rPr>
        <w:t>noziva</w:t>
      </w:r>
      <w:proofErr w:type="spellEnd"/>
      <w:r w:rsidR="00A76686">
        <w:rPr>
          <w:rFonts w:ascii="Arial" w:hAnsi="Arial" w:cs="Arial"/>
          <w:sz w:val="28"/>
          <w:szCs w:val="28"/>
        </w:rPr>
        <w:t xml:space="preserve"> kuti wanga </w:t>
      </w:r>
      <w:proofErr w:type="spellStart"/>
      <w:r w:rsidR="00A76686">
        <w:rPr>
          <w:rFonts w:ascii="Arial" w:hAnsi="Arial" w:cs="Arial"/>
          <w:sz w:val="28"/>
          <w:szCs w:val="28"/>
        </w:rPr>
        <w:t>wataramuka</w:t>
      </w:r>
      <w:proofErr w:type="spellEnd"/>
      <w:r w:rsidR="00A76686">
        <w:rPr>
          <w:rFonts w:ascii="Arial" w:hAnsi="Arial" w:cs="Arial"/>
          <w:sz w:val="28"/>
          <w:szCs w:val="28"/>
        </w:rPr>
        <w:t xml:space="preserve"> sei </w:t>
      </w:r>
      <w:r w:rsidR="003D7C12">
        <w:rPr>
          <w:rFonts w:ascii="Arial" w:hAnsi="Arial" w:cs="Arial"/>
          <w:sz w:val="28"/>
          <w:szCs w:val="28"/>
        </w:rPr>
        <w:t xml:space="preserve">kuna </w:t>
      </w:r>
      <w:r w:rsidR="00A76686">
        <w:rPr>
          <w:rFonts w:ascii="Arial" w:hAnsi="Arial" w:cs="Arial"/>
          <w:sz w:val="28"/>
          <w:szCs w:val="28"/>
        </w:rPr>
        <w:t>Mwari</w:t>
      </w:r>
      <w:r w:rsidR="00604248">
        <w:rPr>
          <w:rFonts w:ascii="Arial" w:hAnsi="Arial" w:cs="Arial"/>
          <w:sz w:val="28"/>
          <w:szCs w:val="28"/>
        </w:rPr>
        <w:t xml:space="preserve"> </w:t>
      </w:r>
      <w:proofErr w:type="spellStart"/>
      <w:r w:rsidR="00604248">
        <w:rPr>
          <w:rFonts w:ascii="Arial" w:hAnsi="Arial" w:cs="Arial"/>
          <w:sz w:val="28"/>
          <w:szCs w:val="28"/>
        </w:rPr>
        <w:t>ndiwe</w:t>
      </w:r>
      <w:proofErr w:type="spellEnd"/>
      <w:r w:rsidR="00C33B29">
        <w:rPr>
          <w:rFonts w:ascii="Arial" w:hAnsi="Arial" w:cs="Arial"/>
          <w:sz w:val="28"/>
          <w:szCs w:val="28"/>
        </w:rPr>
        <w:t>.</w:t>
      </w:r>
      <w:r w:rsidR="00EA214B">
        <w:rPr>
          <w:rFonts w:ascii="Arial" w:hAnsi="Arial" w:cs="Arial"/>
          <w:sz w:val="28"/>
          <w:szCs w:val="28"/>
        </w:rPr>
        <w:t xml:space="preserve"> </w:t>
      </w:r>
      <w:r w:rsidR="00534101" w:rsidRPr="00534101">
        <w:rPr>
          <w:rFonts w:ascii="Arial" w:hAnsi="Arial" w:cs="Arial"/>
          <w:sz w:val="18"/>
          <w:szCs w:val="28"/>
        </w:rPr>
        <w:t xml:space="preserve">[Congregation says, “Amen.”] </w:t>
      </w:r>
      <w:r w:rsidR="00C33B29">
        <w:rPr>
          <w:rFonts w:ascii="Arial" w:hAnsi="Arial" w:cs="Arial"/>
          <w:sz w:val="28"/>
          <w:szCs w:val="28"/>
        </w:rPr>
        <w:t>W</w:t>
      </w:r>
      <w:r w:rsidR="00EA214B">
        <w:rPr>
          <w:rFonts w:ascii="Arial" w:hAnsi="Arial" w:cs="Arial"/>
          <w:sz w:val="28"/>
          <w:szCs w:val="28"/>
        </w:rPr>
        <w:t xml:space="preserve">anga </w:t>
      </w:r>
      <w:proofErr w:type="spellStart"/>
      <w:r w:rsidR="00EA214B">
        <w:rPr>
          <w:rFonts w:ascii="Arial" w:hAnsi="Arial" w:cs="Arial"/>
          <w:sz w:val="28"/>
          <w:szCs w:val="28"/>
        </w:rPr>
        <w:t>wataramuka</w:t>
      </w:r>
      <w:proofErr w:type="spellEnd"/>
      <w:r w:rsidR="00EA214B">
        <w:rPr>
          <w:rFonts w:ascii="Arial" w:hAnsi="Arial" w:cs="Arial"/>
          <w:sz w:val="28"/>
          <w:szCs w:val="28"/>
        </w:rPr>
        <w:t xml:space="preserve"> sei kuna </w:t>
      </w:r>
      <w:r w:rsidR="0044458B">
        <w:rPr>
          <w:rFonts w:ascii="Arial" w:hAnsi="Arial" w:cs="Arial"/>
          <w:sz w:val="28"/>
          <w:szCs w:val="28"/>
        </w:rPr>
        <w:t>Mwari. Wanga</w:t>
      </w:r>
      <w:r w:rsidR="00A76686">
        <w:rPr>
          <w:rFonts w:ascii="Arial" w:hAnsi="Arial" w:cs="Arial"/>
          <w:sz w:val="28"/>
          <w:szCs w:val="28"/>
        </w:rPr>
        <w:t xml:space="preserve"> </w:t>
      </w:r>
      <w:proofErr w:type="spellStart"/>
      <w:r w:rsidR="00A76686">
        <w:rPr>
          <w:rFonts w:ascii="Arial" w:hAnsi="Arial" w:cs="Arial"/>
          <w:sz w:val="28"/>
          <w:szCs w:val="28"/>
        </w:rPr>
        <w:t>wadzokera</w:t>
      </w:r>
      <w:proofErr w:type="spellEnd"/>
      <w:r w:rsidR="00A76686">
        <w:rPr>
          <w:rFonts w:ascii="Arial" w:hAnsi="Arial" w:cs="Arial"/>
          <w:sz w:val="28"/>
          <w:szCs w:val="28"/>
        </w:rPr>
        <w:t xml:space="preserve"> kumashure</w:t>
      </w:r>
      <w:r w:rsidR="00127884">
        <w:rPr>
          <w:rFonts w:ascii="Arial" w:hAnsi="Arial" w:cs="Arial"/>
          <w:sz w:val="28"/>
          <w:szCs w:val="28"/>
        </w:rPr>
        <w:t xml:space="preserve">, wanga </w:t>
      </w:r>
      <w:proofErr w:type="spellStart"/>
      <w:r w:rsidR="00127884">
        <w:rPr>
          <w:rFonts w:ascii="Arial" w:hAnsi="Arial" w:cs="Arial"/>
          <w:sz w:val="28"/>
          <w:szCs w:val="28"/>
        </w:rPr>
        <w:t>wahedhuka</w:t>
      </w:r>
      <w:proofErr w:type="spellEnd"/>
      <w:r w:rsidR="00C33B29">
        <w:rPr>
          <w:rFonts w:ascii="Arial" w:hAnsi="Arial" w:cs="Arial"/>
          <w:sz w:val="28"/>
          <w:szCs w:val="28"/>
        </w:rPr>
        <w:t>,</w:t>
      </w:r>
      <w:r w:rsidR="00127884">
        <w:rPr>
          <w:rFonts w:ascii="Arial" w:hAnsi="Arial" w:cs="Arial"/>
          <w:sz w:val="28"/>
          <w:szCs w:val="28"/>
        </w:rPr>
        <w:t xml:space="preserve"> asi </w:t>
      </w:r>
      <w:proofErr w:type="spellStart"/>
      <w:r w:rsidR="00127884">
        <w:rPr>
          <w:rFonts w:ascii="Arial" w:hAnsi="Arial" w:cs="Arial"/>
          <w:sz w:val="28"/>
          <w:szCs w:val="28"/>
        </w:rPr>
        <w:t>wadzorwa</w:t>
      </w:r>
      <w:proofErr w:type="spellEnd"/>
      <w:r w:rsidR="00127884">
        <w:rPr>
          <w:rFonts w:ascii="Arial" w:hAnsi="Arial" w:cs="Arial"/>
          <w:sz w:val="28"/>
          <w:szCs w:val="28"/>
        </w:rPr>
        <w:t xml:space="preserve"> </w:t>
      </w:r>
      <w:proofErr w:type="spellStart"/>
      <w:r w:rsidR="00127884">
        <w:rPr>
          <w:rFonts w:ascii="Arial" w:hAnsi="Arial" w:cs="Arial"/>
          <w:sz w:val="28"/>
          <w:szCs w:val="28"/>
        </w:rPr>
        <w:t>ne</w:t>
      </w:r>
      <w:r w:rsidR="0017758D">
        <w:rPr>
          <w:rFonts w:ascii="Arial" w:hAnsi="Arial" w:cs="Arial"/>
          <w:sz w:val="28"/>
          <w:szCs w:val="28"/>
        </w:rPr>
        <w:t>S</w:t>
      </w:r>
      <w:r w:rsidR="00127884">
        <w:rPr>
          <w:rFonts w:ascii="Arial" w:hAnsi="Arial" w:cs="Arial"/>
          <w:sz w:val="28"/>
          <w:szCs w:val="28"/>
        </w:rPr>
        <w:t>hoko</w:t>
      </w:r>
      <w:proofErr w:type="spellEnd"/>
      <w:r w:rsidR="00127884">
        <w:rPr>
          <w:rFonts w:ascii="Arial" w:hAnsi="Arial" w:cs="Arial"/>
          <w:sz w:val="28"/>
          <w:szCs w:val="28"/>
        </w:rPr>
        <w:t xml:space="preserve"> raMwari</w:t>
      </w:r>
      <w:r w:rsidR="004007EF">
        <w:rPr>
          <w:rFonts w:ascii="Arial" w:hAnsi="Arial" w:cs="Arial"/>
          <w:sz w:val="28"/>
          <w:szCs w:val="28"/>
        </w:rPr>
        <w:t xml:space="preserve"> </w:t>
      </w:r>
      <w:proofErr w:type="spellStart"/>
      <w:r w:rsidR="004007EF">
        <w:rPr>
          <w:rFonts w:ascii="Arial" w:hAnsi="Arial" w:cs="Arial"/>
          <w:sz w:val="28"/>
          <w:szCs w:val="28"/>
        </w:rPr>
        <w:t>manheru</w:t>
      </w:r>
      <w:proofErr w:type="spellEnd"/>
      <w:r w:rsidR="004007EF">
        <w:rPr>
          <w:rFonts w:ascii="Arial" w:hAnsi="Arial" w:cs="Arial"/>
          <w:sz w:val="28"/>
          <w:szCs w:val="28"/>
        </w:rPr>
        <w:t xml:space="preserve"> anhasi.</w:t>
      </w:r>
      <w:r w:rsidR="00127884">
        <w:rPr>
          <w:rFonts w:ascii="Arial" w:hAnsi="Arial" w:cs="Arial"/>
          <w:sz w:val="28"/>
          <w:szCs w:val="28"/>
        </w:rPr>
        <w:t xml:space="preserve"> </w:t>
      </w:r>
      <w:r w:rsidR="00534101" w:rsidRPr="00534101">
        <w:rPr>
          <w:rFonts w:ascii="Arial" w:hAnsi="Arial" w:cs="Arial"/>
          <w:sz w:val="18"/>
          <w:szCs w:val="28"/>
        </w:rPr>
        <w:t xml:space="preserve">[Congregation says, “Amen.”] </w:t>
      </w:r>
    </w:p>
    <w:p w14:paraId="3BC56BC0" w14:textId="404B3134" w:rsidR="00791542" w:rsidRDefault="006F4B2F" w:rsidP="00366511">
      <w:pPr>
        <w:jc w:val="both"/>
        <w:rPr>
          <w:rFonts w:ascii="Arial" w:hAnsi="Arial" w:cs="Arial"/>
          <w:sz w:val="28"/>
          <w:szCs w:val="28"/>
        </w:rPr>
      </w:pPr>
      <w:r>
        <w:rPr>
          <w:rFonts w:ascii="Arial" w:hAnsi="Arial" w:cs="Arial"/>
          <w:sz w:val="28"/>
          <w:szCs w:val="28"/>
          <w:vertAlign w:val="superscript"/>
        </w:rPr>
        <w:t xml:space="preserve">253 </w:t>
      </w:r>
      <w:r w:rsidR="0044458B">
        <w:rPr>
          <w:rFonts w:ascii="Arial" w:hAnsi="Arial" w:cs="Arial"/>
          <w:sz w:val="28"/>
          <w:szCs w:val="28"/>
        </w:rPr>
        <w:t>Iti</w:t>
      </w:r>
      <w:r w:rsidR="002D1E18">
        <w:rPr>
          <w:rFonts w:ascii="Arial" w:hAnsi="Arial" w:cs="Arial"/>
          <w:sz w:val="28"/>
          <w:szCs w:val="28"/>
        </w:rPr>
        <w:t>,</w:t>
      </w:r>
      <w:r w:rsidR="0044458B">
        <w:rPr>
          <w:rFonts w:ascii="Arial" w:hAnsi="Arial" w:cs="Arial"/>
          <w:sz w:val="28"/>
          <w:szCs w:val="28"/>
        </w:rPr>
        <w:t xml:space="preserve"> </w:t>
      </w:r>
      <w:r w:rsidR="002D1E18">
        <w:rPr>
          <w:rFonts w:ascii="Arial" w:hAnsi="Arial" w:cs="Arial"/>
          <w:sz w:val="28"/>
          <w:szCs w:val="28"/>
        </w:rPr>
        <w:t>‘</w:t>
      </w:r>
      <w:r w:rsidR="0044458B">
        <w:rPr>
          <w:rFonts w:ascii="Arial" w:hAnsi="Arial" w:cs="Arial"/>
          <w:sz w:val="28"/>
          <w:szCs w:val="28"/>
        </w:rPr>
        <w:t xml:space="preserve">Baba </w:t>
      </w:r>
      <w:proofErr w:type="spellStart"/>
      <w:r w:rsidR="0044458B">
        <w:rPr>
          <w:rFonts w:ascii="Arial" w:hAnsi="Arial" w:cs="Arial"/>
          <w:sz w:val="28"/>
          <w:szCs w:val="28"/>
        </w:rPr>
        <w:t>ndoda</w:t>
      </w:r>
      <w:proofErr w:type="spellEnd"/>
      <w:r w:rsidR="0044458B">
        <w:rPr>
          <w:rFonts w:ascii="Arial" w:hAnsi="Arial" w:cs="Arial"/>
          <w:sz w:val="28"/>
          <w:szCs w:val="28"/>
        </w:rPr>
        <w:t xml:space="preserve"> </w:t>
      </w:r>
      <w:proofErr w:type="spellStart"/>
      <w:r w:rsidR="0044458B">
        <w:rPr>
          <w:rFonts w:ascii="Arial" w:hAnsi="Arial" w:cs="Arial"/>
          <w:sz w:val="28"/>
          <w:szCs w:val="28"/>
        </w:rPr>
        <w:t>kutendeuka</w:t>
      </w:r>
      <w:proofErr w:type="spellEnd"/>
      <w:r w:rsidR="0044458B">
        <w:rPr>
          <w:rFonts w:ascii="Arial" w:hAnsi="Arial" w:cs="Arial"/>
          <w:sz w:val="28"/>
          <w:szCs w:val="28"/>
        </w:rPr>
        <w:t xml:space="preserve"> </w:t>
      </w:r>
      <w:proofErr w:type="spellStart"/>
      <w:r w:rsidR="003E04D9">
        <w:rPr>
          <w:rFonts w:ascii="Arial" w:hAnsi="Arial" w:cs="Arial"/>
          <w:sz w:val="28"/>
          <w:szCs w:val="28"/>
        </w:rPr>
        <w:t>kuchiva</w:t>
      </w:r>
      <w:proofErr w:type="spellEnd"/>
      <w:r w:rsidR="003E04D9">
        <w:rPr>
          <w:rFonts w:ascii="Arial" w:hAnsi="Arial" w:cs="Arial"/>
          <w:sz w:val="28"/>
          <w:szCs w:val="28"/>
        </w:rPr>
        <w:t>,</w:t>
      </w:r>
      <w:r w:rsidR="009060D0" w:rsidRPr="009060D0">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E04D9">
        <w:rPr>
          <w:rFonts w:ascii="Arial" w:hAnsi="Arial" w:cs="Arial"/>
          <w:sz w:val="28"/>
          <w:szCs w:val="28"/>
        </w:rPr>
        <w:t>ndoda</w:t>
      </w:r>
      <w:proofErr w:type="spellEnd"/>
      <w:r w:rsidR="003E04D9">
        <w:rPr>
          <w:rFonts w:ascii="Arial" w:hAnsi="Arial" w:cs="Arial"/>
          <w:sz w:val="28"/>
          <w:szCs w:val="28"/>
        </w:rPr>
        <w:t xml:space="preserve"> </w:t>
      </w:r>
      <w:proofErr w:type="spellStart"/>
      <w:r w:rsidR="003E04D9">
        <w:rPr>
          <w:rFonts w:ascii="Arial" w:hAnsi="Arial" w:cs="Arial"/>
          <w:sz w:val="28"/>
          <w:szCs w:val="28"/>
        </w:rPr>
        <w:t>kutendeuka</w:t>
      </w:r>
      <w:proofErr w:type="spellEnd"/>
      <w:r w:rsidR="003E04D9">
        <w:rPr>
          <w:rFonts w:ascii="Arial" w:hAnsi="Arial" w:cs="Arial"/>
          <w:sz w:val="28"/>
          <w:szCs w:val="28"/>
        </w:rPr>
        <w:t xml:space="preserve"> pride, </w:t>
      </w:r>
      <w:r w:rsidR="00534101" w:rsidRPr="00534101">
        <w:rPr>
          <w:rFonts w:ascii="Arial" w:hAnsi="Arial" w:cs="Arial"/>
          <w:sz w:val="18"/>
          <w:szCs w:val="28"/>
        </w:rPr>
        <w:t xml:space="preserve">[Congregation says, “Amen,”] </w:t>
      </w:r>
      <w:proofErr w:type="spellStart"/>
      <w:r w:rsidR="006D4A74">
        <w:rPr>
          <w:rFonts w:ascii="Arial" w:hAnsi="Arial" w:cs="Arial"/>
          <w:sz w:val="28"/>
          <w:szCs w:val="28"/>
        </w:rPr>
        <w:t>ndoda</w:t>
      </w:r>
      <w:proofErr w:type="spellEnd"/>
      <w:r w:rsidR="006D4A74">
        <w:rPr>
          <w:rFonts w:ascii="Arial" w:hAnsi="Arial" w:cs="Arial"/>
          <w:sz w:val="28"/>
          <w:szCs w:val="28"/>
        </w:rPr>
        <w:t xml:space="preserve"> </w:t>
      </w:r>
      <w:proofErr w:type="spellStart"/>
      <w:r w:rsidR="006D4A74">
        <w:rPr>
          <w:rFonts w:ascii="Arial" w:hAnsi="Arial" w:cs="Arial"/>
          <w:sz w:val="28"/>
          <w:szCs w:val="28"/>
        </w:rPr>
        <w:t>kutendeuka</w:t>
      </w:r>
      <w:proofErr w:type="spellEnd"/>
      <w:r w:rsidR="006D4A74">
        <w:rPr>
          <w:rFonts w:ascii="Arial" w:hAnsi="Arial" w:cs="Arial"/>
          <w:sz w:val="28"/>
          <w:szCs w:val="28"/>
        </w:rPr>
        <w:t xml:space="preserve"> back-biting</w:t>
      </w:r>
      <w:r w:rsidR="00AA61E8">
        <w:rPr>
          <w:rFonts w:ascii="Arial" w:hAnsi="Arial" w:cs="Arial"/>
          <w:sz w:val="28"/>
          <w:szCs w:val="28"/>
        </w:rPr>
        <w:t>,</w:t>
      </w:r>
      <w:r w:rsidR="00A55D56" w:rsidRPr="00A55D5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AA61E8">
        <w:rPr>
          <w:rFonts w:ascii="Arial" w:hAnsi="Arial" w:cs="Arial"/>
          <w:sz w:val="28"/>
          <w:szCs w:val="28"/>
        </w:rPr>
        <w:t>ndoda</w:t>
      </w:r>
      <w:proofErr w:type="spellEnd"/>
      <w:r w:rsidR="00AA61E8">
        <w:rPr>
          <w:rFonts w:ascii="Arial" w:hAnsi="Arial" w:cs="Arial"/>
          <w:sz w:val="28"/>
          <w:szCs w:val="28"/>
        </w:rPr>
        <w:t xml:space="preserve"> </w:t>
      </w:r>
      <w:proofErr w:type="spellStart"/>
      <w:r w:rsidR="00AA61E8">
        <w:rPr>
          <w:rFonts w:ascii="Arial" w:hAnsi="Arial" w:cs="Arial"/>
          <w:sz w:val="28"/>
          <w:szCs w:val="28"/>
        </w:rPr>
        <w:t>kutendeuka</w:t>
      </w:r>
      <w:proofErr w:type="spellEnd"/>
      <w:r w:rsidR="00AA61E8">
        <w:rPr>
          <w:rFonts w:ascii="Arial" w:hAnsi="Arial" w:cs="Arial"/>
          <w:sz w:val="28"/>
          <w:szCs w:val="28"/>
        </w:rPr>
        <w:t xml:space="preserve"> murmuring</w:t>
      </w:r>
      <w:r w:rsidR="008D5B03">
        <w:rPr>
          <w:rFonts w:ascii="Arial" w:hAnsi="Arial" w:cs="Arial"/>
          <w:sz w:val="28"/>
          <w:szCs w:val="28"/>
        </w:rPr>
        <w:t xml:space="preserve">. </w:t>
      </w:r>
      <w:r w:rsidR="00534101" w:rsidRPr="00534101">
        <w:rPr>
          <w:rFonts w:ascii="Arial" w:hAnsi="Arial" w:cs="Arial"/>
          <w:sz w:val="18"/>
          <w:szCs w:val="28"/>
        </w:rPr>
        <w:t xml:space="preserve">[Congregation says, “Amen.”] </w:t>
      </w:r>
      <w:r w:rsidR="008D5B03">
        <w:rPr>
          <w:rFonts w:ascii="Arial" w:hAnsi="Arial" w:cs="Arial"/>
          <w:sz w:val="28"/>
          <w:szCs w:val="28"/>
        </w:rPr>
        <w:t>N</w:t>
      </w:r>
      <w:r w:rsidR="005C6D0C">
        <w:rPr>
          <w:rFonts w:ascii="Arial" w:hAnsi="Arial" w:cs="Arial"/>
          <w:sz w:val="28"/>
          <w:szCs w:val="28"/>
        </w:rPr>
        <w:t xml:space="preserve">doda </w:t>
      </w:r>
      <w:proofErr w:type="spellStart"/>
      <w:r w:rsidR="005C6D0C">
        <w:rPr>
          <w:rFonts w:ascii="Arial" w:hAnsi="Arial" w:cs="Arial"/>
          <w:sz w:val="28"/>
          <w:szCs w:val="28"/>
        </w:rPr>
        <w:t>kutendeuka</w:t>
      </w:r>
      <w:proofErr w:type="spellEnd"/>
      <w:r w:rsidR="005C6D0C">
        <w:rPr>
          <w:rFonts w:ascii="Arial" w:hAnsi="Arial" w:cs="Arial"/>
          <w:sz w:val="28"/>
          <w:szCs w:val="28"/>
        </w:rPr>
        <w:t xml:space="preserve"> arrogance, </w:t>
      </w:r>
      <w:r w:rsidR="00534101" w:rsidRPr="00534101">
        <w:rPr>
          <w:rFonts w:ascii="Arial" w:hAnsi="Arial" w:cs="Arial"/>
          <w:sz w:val="18"/>
          <w:szCs w:val="28"/>
        </w:rPr>
        <w:t xml:space="preserve">[Congregation says, “Amen,”] </w:t>
      </w:r>
      <w:proofErr w:type="spellStart"/>
      <w:r w:rsidR="00A55D56">
        <w:rPr>
          <w:rFonts w:ascii="Arial" w:hAnsi="Arial" w:cs="Arial"/>
          <w:sz w:val="28"/>
          <w:szCs w:val="28"/>
        </w:rPr>
        <w:t>ndoda</w:t>
      </w:r>
      <w:proofErr w:type="spellEnd"/>
      <w:r w:rsidR="005C6D0C">
        <w:rPr>
          <w:rFonts w:ascii="Arial" w:hAnsi="Arial" w:cs="Arial"/>
          <w:sz w:val="28"/>
          <w:szCs w:val="28"/>
        </w:rPr>
        <w:t xml:space="preserve"> </w:t>
      </w:r>
      <w:proofErr w:type="spellStart"/>
      <w:r w:rsidR="005C6D0C">
        <w:rPr>
          <w:rFonts w:ascii="Arial" w:hAnsi="Arial" w:cs="Arial"/>
          <w:sz w:val="28"/>
          <w:szCs w:val="28"/>
        </w:rPr>
        <w:t>kutendeuka</w:t>
      </w:r>
      <w:proofErr w:type="spellEnd"/>
      <w:r w:rsidR="005C6D0C">
        <w:rPr>
          <w:rFonts w:ascii="Arial" w:hAnsi="Arial" w:cs="Arial"/>
          <w:sz w:val="28"/>
          <w:szCs w:val="28"/>
        </w:rPr>
        <w:t xml:space="preserve"> </w:t>
      </w:r>
      <w:proofErr w:type="spellStart"/>
      <w:r w:rsidR="005C6D0C">
        <w:rPr>
          <w:rFonts w:ascii="Arial" w:hAnsi="Arial" w:cs="Arial"/>
          <w:sz w:val="28"/>
          <w:szCs w:val="28"/>
        </w:rPr>
        <w:t>kusanamata</w:t>
      </w:r>
      <w:proofErr w:type="spellEnd"/>
      <w:r w:rsidR="00DB032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Pr>
          <w:rFonts w:ascii="Arial" w:hAnsi="Arial" w:cs="Arial"/>
          <w:sz w:val="28"/>
          <w:szCs w:val="28"/>
        </w:rPr>
        <w:t>ndoda</w:t>
      </w:r>
      <w:proofErr w:type="spellEnd"/>
      <w:r w:rsidR="00DB0321">
        <w:rPr>
          <w:rFonts w:ascii="Arial" w:hAnsi="Arial" w:cs="Arial"/>
          <w:sz w:val="28"/>
          <w:szCs w:val="28"/>
        </w:rPr>
        <w:t xml:space="preserve"> </w:t>
      </w:r>
      <w:proofErr w:type="spellStart"/>
      <w:r w:rsidR="00DB0321">
        <w:rPr>
          <w:rFonts w:ascii="Arial" w:hAnsi="Arial" w:cs="Arial"/>
          <w:sz w:val="28"/>
          <w:szCs w:val="28"/>
        </w:rPr>
        <w:t>kuteundeuka</w:t>
      </w:r>
      <w:proofErr w:type="spellEnd"/>
      <w:r w:rsidR="00DB0321">
        <w:rPr>
          <w:rFonts w:ascii="Arial" w:hAnsi="Arial" w:cs="Arial"/>
          <w:sz w:val="28"/>
          <w:szCs w:val="28"/>
        </w:rPr>
        <w:t xml:space="preserve"> coldness,</w:t>
      </w:r>
      <w:r w:rsidR="00A55D56" w:rsidRPr="00A55D5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DB0321">
        <w:rPr>
          <w:rFonts w:ascii="Arial" w:hAnsi="Arial" w:cs="Arial"/>
          <w:sz w:val="28"/>
          <w:szCs w:val="28"/>
        </w:rPr>
        <w:t>ndoda</w:t>
      </w:r>
      <w:proofErr w:type="spellEnd"/>
      <w:r w:rsidR="00DB0321">
        <w:rPr>
          <w:rFonts w:ascii="Arial" w:hAnsi="Arial" w:cs="Arial"/>
          <w:sz w:val="28"/>
          <w:szCs w:val="28"/>
        </w:rPr>
        <w:t xml:space="preserve"> </w:t>
      </w:r>
      <w:proofErr w:type="spellStart"/>
      <w:r w:rsidR="00DB0321">
        <w:rPr>
          <w:rFonts w:ascii="Arial" w:hAnsi="Arial" w:cs="Arial"/>
          <w:sz w:val="28"/>
          <w:szCs w:val="28"/>
        </w:rPr>
        <w:t>kutendeuka</w:t>
      </w:r>
      <w:proofErr w:type="spellEnd"/>
      <w:r w:rsidR="00DB0321">
        <w:rPr>
          <w:rFonts w:ascii="Arial" w:hAnsi="Arial" w:cs="Arial"/>
          <w:sz w:val="28"/>
          <w:szCs w:val="28"/>
        </w:rPr>
        <w:t xml:space="preserve"> starchiness</w:t>
      </w:r>
      <w:r w:rsidR="00A55D56">
        <w:rPr>
          <w:rFonts w:ascii="Arial" w:hAnsi="Arial" w:cs="Arial"/>
          <w:sz w:val="28"/>
          <w:szCs w:val="28"/>
        </w:rPr>
        <w:t xml:space="preserve">. </w:t>
      </w:r>
      <w:r w:rsidR="00534101" w:rsidRPr="00534101">
        <w:rPr>
          <w:rFonts w:ascii="Arial" w:hAnsi="Arial" w:cs="Arial"/>
          <w:sz w:val="18"/>
          <w:szCs w:val="28"/>
        </w:rPr>
        <w:t xml:space="preserve">[Congregation says, “Amen.”] </w:t>
      </w:r>
      <w:r w:rsidR="003A7C0B">
        <w:rPr>
          <w:rFonts w:ascii="Arial" w:hAnsi="Arial" w:cs="Arial"/>
          <w:sz w:val="28"/>
          <w:szCs w:val="28"/>
        </w:rPr>
        <w:t xml:space="preserve">Ndoda </w:t>
      </w:r>
      <w:proofErr w:type="spellStart"/>
      <w:r w:rsidR="003A7C0B">
        <w:rPr>
          <w:rFonts w:ascii="Arial" w:hAnsi="Arial" w:cs="Arial"/>
          <w:sz w:val="28"/>
          <w:szCs w:val="28"/>
        </w:rPr>
        <w:t>kutendeuka</w:t>
      </w:r>
      <w:proofErr w:type="spellEnd"/>
      <w:r w:rsidR="003A7C0B">
        <w:rPr>
          <w:rFonts w:ascii="Arial" w:hAnsi="Arial" w:cs="Arial"/>
          <w:sz w:val="28"/>
          <w:szCs w:val="28"/>
        </w:rPr>
        <w:t xml:space="preserve"> Baba </w:t>
      </w:r>
      <w:proofErr w:type="spellStart"/>
      <w:r w:rsidR="003A7C0B">
        <w:rPr>
          <w:rFonts w:ascii="Arial" w:hAnsi="Arial" w:cs="Arial"/>
          <w:sz w:val="28"/>
          <w:szCs w:val="28"/>
        </w:rPr>
        <w:t>zv</w:t>
      </w:r>
      <w:r w:rsidR="004F2DE8">
        <w:rPr>
          <w:rFonts w:ascii="Arial" w:hAnsi="Arial" w:cs="Arial"/>
          <w:sz w:val="28"/>
          <w:szCs w:val="28"/>
        </w:rPr>
        <w:t>e</w:t>
      </w:r>
      <w:r w:rsidR="003A7C0B">
        <w:rPr>
          <w:rFonts w:ascii="Arial" w:hAnsi="Arial" w:cs="Arial"/>
          <w:sz w:val="28"/>
          <w:szCs w:val="28"/>
        </w:rPr>
        <w:t>se</w:t>
      </w:r>
      <w:proofErr w:type="spellEnd"/>
      <w:r w:rsidR="003A7C0B">
        <w:rPr>
          <w:rFonts w:ascii="Arial" w:hAnsi="Arial" w:cs="Arial"/>
          <w:sz w:val="28"/>
          <w:szCs w:val="28"/>
        </w:rPr>
        <w:t xml:space="preserve"> izvi</w:t>
      </w:r>
      <w:r w:rsidR="00C6224A">
        <w:rPr>
          <w:rFonts w:ascii="Arial" w:hAnsi="Arial" w:cs="Arial"/>
          <w:sz w:val="28"/>
          <w:szCs w:val="28"/>
        </w:rPr>
        <w:t>.</w:t>
      </w:r>
      <w:r w:rsidR="009060D0" w:rsidRPr="009060D0">
        <w:rPr>
          <w:rFonts w:ascii="Arial" w:hAnsi="Arial" w:cs="Arial"/>
          <w:sz w:val="28"/>
          <w:szCs w:val="28"/>
        </w:rPr>
        <w:t xml:space="preserve"> </w:t>
      </w:r>
      <w:r w:rsidR="00534101" w:rsidRPr="00534101">
        <w:rPr>
          <w:rFonts w:ascii="Arial" w:hAnsi="Arial" w:cs="Arial"/>
          <w:sz w:val="18"/>
          <w:szCs w:val="28"/>
        </w:rPr>
        <w:t xml:space="preserve">[Congregation says, “Amen.”] </w:t>
      </w:r>
      <w:r w:rsidR="00C6224A">
        <w:rPr>
          <w:rFonts w:ascii="Arial" w:hAnsi="Arial" w:cs="Arial"/>
          <w:sz w:val="28"/>
          <w:szCs w:val="28"/>
        </w:rPr>
        <w:t>M</w:t>
      </w:r>
      <w:r w:rsidR="003A7C0B">
        <w:rPr>
          <w:rFonts w:ascii="Arial" w:hAnsi="Arial" w:cs="Arial"/>
          <w:sz w:val="28"/>
          <w:szCs w:val="28"/>
        </w:rPr>
        <w:t xml:space="preserve">weya yetsvina </w:t>
      </w:r>
      <w:proofErr w:type="spellStart"/>
      <w:r w:rsidR="003A7C0B">
        <w:rPr>
          <w:rFonts w:ascii="Arial" w:hAnsi="Arial" w:cs="Arial"/>
          <w:sz w:val="28"/>
          <w:szCs w:val="28"/>
        </w:rPr>
        <w:t>tama</w:t>
      </w:r>
      <w:proofErr w:type="spellEnd"/>
      <w:r w:rsidR="003A7C0B">
        <w:rPr>
          <w:rFonts w:ascii="Arial" w:hAnsi="Arial" w:cs="Arial"/>
          <w:sz w:val="28"/>
          <w:szCs w:val="28"/>
        </w:rPr>
        <w:t xml:space="preserve"> </w:t>
      </w:r>
      <w:r w:rsidR="0002317D">
        <w:rPr>
          <w:rFonts w:ascii="Arial" w:hAnsi="Arial" w:cs="Arial"/>
          <w:sz w:val="28"/>
          <w:szCs w:val="28"/>
        </w:rPr>
        <w:t xml:space="preserve">muhupenyu hwangu. </w:t>
      </w:r>
      <w:r w:rsidR="00534101" w:rsidRPr="00534101">
        <w:rPr>
          <w:rFonts w:ascii="Arial" w:hAnsi="Arial" w:cs="Arial"/>
          <w:sz w:val="18"/>
          <w:szCs w:val="28"/>
        </w:rPr>
        <w:t xml:space="preserve">[Congregation says, “Amen.”] </w:t>
      </w:r>
      <w:proofErr w:type="spellStart"/>
      <w:r w:rsidR="0002317D">
        <w:rPr>
          <w:rFonts w:ascii="Arial" w:hAnsi="Arial" w:cs="Arial"/>
          <w:sz w:val="28"/>
          <w:szCs w:val="28"/>
        </w:rPr>
        <w:t>Kusanamata</w:t>
      </w:r>
      <w:proofErr w:type="spellEnd"/>
      <w:r w:rsidR="0002317D">
        <w:rPr>
          <w:rFonts w:ascii="Arial" w:hAnsi="Arial" w:cs="Arial"/>
          <w:sz w:val="28"/>
          <w:szCs w:val="28"/>
        </w:rPr>
        <w:t xml:space="preserve"> </w:t>
      </w:r>
      <w:proofErr w:type="spellStart"/>
      <w:r w:rsidR="00B55A26">
        <w:rPr>
          <w:rFonts w:ascii="Arial" w:hAnsi="Arial" w:cs="Arial"/>
          <w:sz w:val="28"/>
          <w:szCs w:val="28"/>
        </w:rPr>
        <w:t>ndiregere</w:t>
      </w:r>
      <w:proofErr w:type="spellEnd"/>
      <w:r w:rsidR="00B55A26">
        <w:rPr>
          <w:rFonts w:ascii="Arial" w:hAnsi="Arial" w:cs="Arial"/>
          <w:sz w:val="28"/>
          <w:szCs w:val="28"/>
        </w:rPr>
        <w:t xml:space="preserve"> </w:t>
      </w:r>
      <w:proofErr w:type="spellStart"/>
      <w:r w:rsidR="00B55A26">
        <w:rPr>
          <w:rFonts w:ascii="Arial" w:hAnsi="Arial" w:cs="Arial"/>
          <w:sz w:val="28"/>
          <w:szCs w:val="28"/>
        </w:rPr>
        <w:t>manheru</w:t>
      </w:r>
      <w:proofErr w:type="spellEnd"/>
      <w:r w:rsidR="00B55A26">
        <w:rPr>
          <w:rFonts w:ascii="Arial" w:hAnsi="Arial" w:cs="Arial"/>
          <w:sz w:val="28"/>
          <w:szCs w:val="28"/>
        </w:rPr>
        <w:t xml:space="preserve"> </w:t>
      </w:r>
      <w:proofErr w:type="spellStart"/>
      <w:r w:rsidR="00B55A26">
        <w:rPr>
          <w:rFonts w:ascii="Arial" w:hAnsi="Arial" w:cs="Arial"/>
          <w:sz w:val="28"/>
          <w:szCs w:val="28"/>
        </w:rPr>
        <w:t>ano</w:t>
      </w:r>
      <w:proofErr w:type="spellEnd"/>
      <w:r w:rsidR="00C57E31">
        <w:rPr>
          <w:rFonts w:ascii="Arial" w:hAnsi="Arial" w:cs="Arial"/>
          <w:sz w:val="28"/>
          <w:szCs w:val="28"/>
        </w:rPr>
        <w:t>.</w:t>
      </w:r>
      <w:r w:rsidR="00B55A26">
        <w:rPr>
          <w:rFonts w:ascii="Arial" w:hAnsi="Arial" w:cs="Arial"/>
          <w:sz w:val="28"/>
          <w:szCs w:val="28"/>
        </w:rPr>
        <w:t xml:space="preserve"> </w:t>
      </w:r>
      <w:r w:rsidR="00534101" w:rsidRPr="00534101">
        <w:rPr>
          <w:rFonts w:ascii="Arial" w:hAnsi="Arial" w:cs="Arial"/>
          <w:sz w:val="18"/>
          <w:szCs w:val="28"/>
        </w:rPr>
        <w:t xml:space="preserve">[Congregation says, “Amen.”] </w:t>
      </w:r>
      <w:r w:rsidR="00C57E31">
        <w:rPr>
          <w:rFonts w:ascii="Arial" w:hAnsi="Arial" w:cs="Arial"/>
          <w:sz w:val="28"/>
          <w:szCs w:val="28"/>
        </w:rPr>
        <w:t>Satan come out of me right now.</w:t>
      </w:r>
      <w:r w:rsidR="002D1E18">
        <w:rPr>
          <w:rFonts w:ascii="Arial" w:hAnsi="Arial" w:cs="Arial"/>
          <w:sz w:val="28"/>
          <w:szCs w:val="28"/>
        </w:rPr>
        <w:t>’</w:t>
      </w:r>
      <w:r w:rsidR="00C57E31" w:rsidRPr="00C57E31">
        <w:rPr>
          <w:rFonts w:ascii="Arial" w:hAnsi="Arial" w:cs="Arial"/>
          <w:sz w:val="28"/>
          <w:szCs w:val="28"/>
        </w:rPr>
        <w:t xml:space="preserve"> </w:t>
      </w:r>
      <w:r w:rsidR="00C57E31" w:rsidRPr="00A074AF">
        <w:rPr>
          <w:rFonts w:ascii="Arial" w:hAnsi="Arial" w:cs="Arial"/>
          <w:sz w:val="18"/>
          <w:szCs w:val="18"/>
        </w:rPr>
        <w:t xml:space="preserve">[Congregation </w:t>
      </w:r>
      <w:r w:rsidR="00063DA1" w:rsidRPr="00A074AF">
        <w:rPr>
          <w:rFonts w:ascii="Arial" w:hAnsi="Arial" w:cs="Arial"/>
          <w:sz w:val="18"/>
          <w:szCs w:val="18"/>
        </w:rPr>
        <w:t>says, “</w:t>
      </w:r>
      <w:r w:rsidR="00C57E31" w:rsidRPr="00A074AF">
        <w:rPr>
          <w:rFonts w:ascii="Arial" w:hAnsi="Arial" w:cs="Arial"/>
          <w:sz w:val="18"/>
          <w:szCs w:val="18"/>
        </w:rPr>
        <w:t>Amen.”]</w:t>
      </w:r>
    </w:p>
    <w:p w14:paraId="202330C1" w14:textId="03A553AA" w:rsidR="004278FE" w:rsidRDefault="007A3887" w:rsidP="00AF4256">
      <w:pPr>
        <w:jc w:val="both"/>
        <w:rPr>
          <w:rFonts w:ascii="Arial" w:hAnsi="Arial" w:cs="Arial"/>
          <w:sz w:val="28"/>
          <w:szCs w:val="28"/>
        </w:rPr>
      </w:pPr>
      <w:r w:rsidRPr="007B0C63">
        <w:rPr>
          <w:rFonts w:ascii="Arial" w:hAnsi="Arial" w:cs="Arial"/>
          <w:sz w:val="28"/>
          <w:szCs w:val="28"/>
          <w:vertAlign w:val="superscript"/>
        </w:rPr>
        <w:t xml:space="preserve">254 </w:t>
      </w:r>
      <w:r w:rsidR="00712101" w:rsidRPr="007B0C63">
        <w:rPr>
          <w:rFonts w:ascii="Arial" w:hAnsi="Arial" w:cs="Arial"/>
          <w:sz w:val="28"/>
          <w:szCs w:val="28"/>
        </w:rPr>
        <w:t xml:space="preserve">Mwari vari pano kuti </w:t>
      </w:r>
      <w:proofErr w:type="spellStart"/>
      <w:r w:rsidR="00712101" w:rsidRPr="007B0C63">
        <w:rPr>
          <w:rFonts w:ascii="Arial" w:hAnsi="Arial" w:cs="Arial"/>
          <w:sz w:val="28"/>
          <w:szCs w:val="28"/>
        </w:rPr>
        <w:t>vakuponese</w:t>
      </w:r>
      <w:proofErr w:type="spellEnd"/>
      <w:r w:rsidR="00230C75" w:rsidRPr="007B0C63">
        <w:rPr>
          <w:rFonts w:ascii="Arial" w:hAnsi="Arial" w:cs="Arial"/>
          <w:sz w:val="28"/>
          <w:szCs w:val="28"/>
        </w:rPr>
        <w:t>.</w:t>
      </w:r>
      <w:r w:rsidR="00712101" w:rsidRPr="007B0C63">
        <w:rPr>
          <w:rFonts w:ascii="Arial" w:hAnsi="Arial" w:cs="Arial"/>
          <w:sz w:val="28"/>
          <w:szCs w:val="28"/>
        </w:rPr>
        <w:t xml:space="preserve"> </w:t>
      </w:r>
      <w:r w:rsidR="00534101" w:rsidRPr="00534101">
        <w:rPr>
          <w:rFonts w:ascii="Arial" w:hAnsi="Arial" w:cs="Arial"/>
          <w:sz w:val="18"/>
          <w:szCs w:val="28"/>
        </w:rPr>
        <w:t xml:space="preserve">[Congregation says, “Amen.”] </w:t>
      </w:r>
      <w:r w:rsidR="00230C75">
        <w:rPr>
          <w:rFonts w:ascii="Arial" w:hAnsi="Arial" w:cs="Arial"/>
          <w:sz w:val="28"/>
          <w:szCs w:val="28"/>
        </w:rPr>
        <w:t xml:space="preserve">Mwari vari pano kuti </w:t>
      </w:r>
      <w:proofErr w:type="spellStart"/>
      <w:r w:rsidR="00230C75">
        <w:rPr>
          <w:rFonts w:ascii="Arial" w:hAnsi="Arial" w:cs="Arial"/>
          <w:sz w:val="28"/>
          <w:szCs w:val="28"/>
        </w:rPr>
        <w:t>vakupe</w:t>
      </w:r>
      <w:proofErr w:type="spellEnd"/>
      <w:r w:rsidR="00230C75">
        <w:rPr>
          <w:rFonts w:ascii="Arial" w:hAnsi="Arial" w:cs="Arial"/>
          <w:sz w:val="28"/>
          <w:szCs w:val="28"/>
        </w:rPr>
        <w:t xml:space="preserve"> Mweya Mutsvene. </w:t>
      </w:r>
      <w:r w:rsidR="00534101" w:rsidRPr="00534101">
        <w:rPr>
          <w:rFonts w:ascii="Arial" w:hAnsi="Arial" w:cs="Arial"/>
          <w:sz w:val="18"/>
          <w:szCs w:val="28"/>
        </w:rPr>
        <w:t xml:space="preserve">[Congregation says, “Amen.”] </w:t>
      </w:r>
      <w:r w:rsidR="00230C75">
        <w:rPr>
          <w:rFonts w:ascii="Arial" w:hAnsi="Arial" w:cs="Arial"/>
          <w:sz w:val="28"/>
          <w:szCs w:val="28"/>
        </w:rPr>
        <w:t xml:space="preserve">Mwari vari pano </w:t>
      </w:r>
      <w:r w:rsidR="00791542">
        <w:rPr>
          <w:rFonts w:ascii="Arial" w:hAnsi="Arial" w:cs="Arial"/>
          <w:sz w:val="28"/>
          <w:szCs w:val="28"/>
        </w:rPr>
        <w:t xml:space="preserve">kuti </w:t>
      </w:r>
      <w:proofErr w:type="spellStart"/>
      <w:r w:rsidR="00791542">
        <w:rPr>
          <w:rFonts w:ascii="Arial" w:hAnsi="Arial" w:cs="Arial"/>
          <w:sz w:val="28"/>
          <w:szCs w:val="28"/>
        </w:rPr>
        <w:t>vakusuke</w:t>
      </w:r>
      <w:proofErr w:type="spellEnd"/>
      <w:r w:rsidR="00791542">
        <w:rPr>
          <w:rFonts w:ascii="Arial" w:hAnsi="Arial" w:cs="Arial"/>
          <w:sz w:val="28"/>
          <w:szCs w:val="28"/>
        </w:rPr>
        <w:t xml:space="preserve"> </w:t>
      </w:r>
      <w:proofErr w:type="spellStart"/>
      <w:r w:rsidR="00791542">
        <w:rPr>
          <w:rFonts w:ascii="Arial" w:hAnsi="Arial" w:cs="Arial"/>
          <w:sz w:val="28"/>
          <w:szCs w:val="28"/>
        </w:rPr>
        <w:t>nemvura</w:t>
      </w:r>
      <w:proofErr w:type="spellEnd"/>
      <w:r w:rsidR="00791542">
        <w:rPr>
          <w:rFonts w:ascii="Arial" w:hAnsi="Arial" w:cs="Arial"/>
          <w:sz w:val="28"/>
          <w:szCs w:val="28"/>
        </w:rPr>
        <w:t xml:space="preserve"> dzeShoko. </w:t>
      </w:r>
      <w:r w:rsidR="00534101" w:rsidRPr="00534101">
        <w:rPr>
          <w:rFonts w:ascii="Arial" w:hAnsi="Arial" w:cs="Arial"/>
          <w:sz w:val="18"/>
          <w:szCs w:val="28"/>
        </w:rPr>
        <w:t xml:space="preserve">[Congregation says, “Amen.”] </w:t>
      </w:r>
      <w:r w:rsidR="00F706D6">
        <w:rPr>
          <w:rFonts w:ascii="Arial" w:hAnsi="Arial" w:cs="Arial"/>
          <w:sz w:val="28"/>
          <w:szCs w:val="28"/>
        </w:rPr>
        <w:t>Chi</w:t>
      </w:r>
      <w:r w:rsidR="002D1E18">
        <w:rPr>
          <w:rFonts w:ascii="Arial" w:hAnsi="Arial" w:cs="Arial"/>
          <w:sz w:val="28"/>
          <w:szCs w:val="28"/>
        </w:rPr>
        <w:t xml:space="preserve">ti, ‘Baba ndiri </w:t>
      </w:r>
      <w:proofErr w:type="spellStart"/>
      <w:r w:rsidR="002D1E18">
        <w:rPr>
          <w:rFonts w:ascii="Arial" w:hAnsi="Arial" w:cs="Arial"/>
          <w:sz w:val="28"/>
          <w:szCs w:val="28"/>
        </w:rPr>
        <w:t>kusimudzira</w:t>
      </w:r>
      <w:proofErr w:type="spellEnd"/>
      <w:r w:rsidR="002D1E18">
        <w:rPr>
          <w:rFonts w:ascii="Arial" w:hAnsi="Arial" w:cs="Arial"/>
          <w:sz w:val="28"/>
          <w:szCs w:val="28"/>
        </w:rPr>
        <w:t xml:space="preserve"> </w:t>
      </w:r>
      <w:proofErr w:type="spellStart"/>
      <w:r w:rsidR="00BB11B1">
        <w:rPr>
          <w:rFonts w:ascii="Arial" w:hAnsi="Arial" w:cs="Arial"/>
          <w:sz w:val="28"/>
          <w:szCs w:val="28"/>
        </w:rPr>
        <w:t>ruoko</w:t>
      </w:r>
      <w:proofErr w:type="spellEnd"/>
      <w:r w:rsidR="00BB11B1">
        <w:rPr>
          <w:rFonts w:ascii="Arial" w:hAnsi="Arial" w:cs="Arial"/>
          <w:sz w:val="28"/>
          <w:szCs w:val="28"/>
        </w:rPr>
        <w:t xml:space="preserve"> rwangu, </w:t>
      </w:r>
      <w:proofErr w:type="spellStart"/>
      <w:r w:rsidR="00BB11B1">
        <w:rPr>
          <w:rFonts w:ascii="Arial" w:hAnsi="Arial" w:cs="Arial"/>
          <w:sz w:val="28"/>
          <w:szCs w:val="28"/>
        </w:rPr>
        <w:t>dzingisai</w:t>
      </w:r>
      <w:proofErr w:type="spellEnd"/>
      <w:r w:rsidR="00BB11B1">
        <w:rPr>
          <w:rFonts w:ascii="Arial" w:hAnsi="Arial" w:cs="Arial"/>
          <w:sz w:val="28"/>
          <w:szCs w:val="28"/>
        </w:rPr>
        <w:t xml:space="preserve"> moyo wangu</w:t>
      </w:r>
      <w:r w:rsidR="005466A2">
        <w:rPr>
          <w:rFonts w:ascii="Arial" w:hAnsi="Arial" w:cs="Arial"/>
          <w:sz w:val="28"/>
          <w:szCs w:val="28"/>
        </w:rPr>
        <w:t>.</w:t>
      </w:r>
      <w:r w:rsidR="00BA7041">
        <w:rPr>
          <w:rFonts w:ascii="Arial" w:hAnsi="Arial" w:cs="Arial"/>
          <w:sz w:val="28"/>
          <w:szCs w:val="28"/>
        </w:rPr>
        <w:t xml:space="preserve"> </w:t>
      </w:r>
      <w:r w:rsidR="00534101" w:rsidRPr="00534101">
        <w:rPr>
          <w:rFonts w:ascii="Arial" w:hAnsi="Arial" w:cs="Arial"/>
          <w:sz w:val="18"/>
          <w:szCs w:val="28"/>
        </w:rPr>
        <w:t xml:space="preserve">[Congregation says, “Amen.”] </w:t>
      </w:r>
      <w:r w:rsidR="005466A2">
        <w:rPr>
          <w:rFonts w:ascii="Arial" w:hAnsi="Arial" w:cs="Arial"/>
          <w:sz w:val="28"/>
          <w:szCs w:val="28"/>
        </w:rPr>
        <w:t>N</w:t>
      </w:r>
      <w:r w:rsidR="00BA7041">
        <w:rPr>
          <w:rFonts w:ascii="Arial" w:hAnsi="Arial" w:cs="Arial"/>
          <w:sz w:val="28"/>
          <w:szCs w:val="28"/>
        </w:rPr>
        <w:t>didzidzisei Shoko Renyu Baba,</w:t>
      </w:r>
      <w:r w:rsidR="00331880">
        <w:rPr>
          <w:rFonts w:ascii="Arial" w:hAnsi="Arial" w:cs="Arial"/>
          <w:sz w:val="28"/>
          <w:szCs w:val="28"/>
        </w:rPr>
        <w:t xml:space="preserve"> </w:t>
      </w:r>
      <w:r w:rsidR="00534101" w:rsidRPr="00534101">
        <w:rPr>
          <w:rFonts w:ascii="Arial" w:hAnsi="Arial" w:cs="Arial"/>
          <w:sz w:val="18"/>
          <w:szCs w:val="28"/>
        </w:rPr>
        <w:t xml:space="preserve">[Congregation says, “Amen,”] </w:t>
      </w:r>
      <w:r w:rsidR="004000D2">
        <w:rPr>
          <w:rFonts w:ascii="Arial" w:hAnsi="Arial" w:cs="Arial"/>
          <w:sz w:val="28"/>
          <w:szCs w:val="28"/>
        </w:rPr>
        <w:t xml:space="preserve">(2:00:55.0-inaudible) </w:t>
      </w:r>
      <w:r w:rsidR="00B50DBF">
        <w:rPr>
          <w:rFonts w:ascii="Arial" w:hAnsi="Arial" w:cs="Arial"/>
          <w:sz w:val="28"/>
          <w:szCs w:val="28"/>
        </w:rPr>
        <w:t xml:space="preserve">moyo </w:t>
      </w:r>
      <w:proofErr w:type="spellStart"/>
      <w:r w:rsidR="00B50DBF">
        <w:rPr>
          <w:rFonts w:ascii="Arial" w:hAnsi="Arial" w:cs="Arial"/>
          <w:sz w:val="28"/>
          <w:szCs w:val="28"/>
        </w:rPr>
        <w:t>wevana</w:t>
      </w:r>
      <w:proofErr w:type="spellEnd"/>
      <w:r w:rsidR="00B50DBF">
        <w:rPr>
          <w:rFonts w:ascii="Arial" w:hAnsi="Arial" w:cs="Arial"/>
          <w:sz w:val="28"/>
          <w:szCs w:val="28"/>
        </w:rPr>
        <w:t xml:space="preserve"> vangu</w:t>
      </w:r>
      <w:r w:rsidR="008A147C">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894C1B">
        <w:rPr>
          <w:rFonts w:ascii="Arial" w:hAnsi="Arial" w:cs="Arial"/>
          <w:sz w:val="28"/>
          <w:szCs w:val="28"/>
        </w:rPr>
        <w:t>u</w:t>
      </w:r>
      <w:r w:rsidR="00F706D6">
        <w:rPr>
          <w:rFonts w:ascii="Arial" w:hAnsi="Arial" w:cs="Arial"/>
          <w:sz w:val="28"/>
          <w:szCs w:val="28"/>
        </w:rPr>
        <w:t>i</w:t>
      </w:r>
      <w:r w:rsidR="00B50DBF">
        <w:rPr>
          <w:rFonts w:ascii="Arial" w:hAnsi="Arial" w:cs="Arial"/>
          <w:sz w:val="28"/>
          <w:szCs w:val="28"/>
        </w:rPr>
        <w:t>te</w:t>
      </w:r>
      <w:proofErr w:type="spellEnd"/>
      <w:r w:rsidR="00B50DBF">
        <w:rPr>
          <w:rFonts w:ascii="Arial" w:hAnsi="Arial" w:cs="Arial"/>
          <w:sz w:val="28"/>
          <w:szCs w:val="28"/>
        </w:rPr>
        <w:t xml:space="preserve"> one </w:t>
      </w:r>
      <w:proofErr w:type="spellStart"/>
      <w:r w:rsidR="00B50DBF">
        <w:rPr>
          <w:rFonts w:ascii="Arial" w:hAnsi="Arial" w:cs="Arial"/>
          <w:sz w:val="28"/>
          <w:szCs w:val="28"/>
        </w:rPr>
        <w:t>neShoko</w:t>
      </w:r>
      <w:proofErr w:type="spellEnd"/>
      <w:r w:rsidR="00B50DBF">
        <w:rPr>
          <w:rFonts w:ascii="Arial" w:hAnsi="Arial" w:cs="Arial"/>
          <w:sz w:val="28"/>
          <w:szCs w:val="28"/>
        </w:rPr>
        <w:t xml:space="preserve"> </w:t>
      </w:r>
      <w:r w:rsidR="00FF49E4">
        <w:rPr>
          <w:rFonts w:ascii="Arial" w:hAnsi="Arial" w:cs="Arial"/>
          <w:sz w:val="28"/>
          <w:szCs w:val="28"/>
        </w:rPr>
        <w:t>raMwari.</w:t>
      </w:r>
      <w:r w:rsidR="00593AD1" w:rsidRPr="00593AD1">
        <w:rPr>
          <w:rFonts w:ascii="Arial" w:hAnsi="Arial" w:cs="Arial"/>
          <w:sz w:val="28"/>
          <w:szCs w:val="28"/>
        </w:rPr>
        <w:t xml:space="preserve"> </w:t>
      </w:r>
      <w:r w:rsidR="00534101" w:rsidRPr="00534101">
        <w:rPr>
          <w:rFonts w:ascii="Arial" w:hAnsi="Arial" w:cs="Arial"/>
          <w:sz w:val="18"/>
          <w:szCs w:val="28"/>
        </w:rPr>
        <w:t xml:space="preserve">[Congregation says, “Amen.”] </w:t>
      </w:r>
    </w:p>
    <w:p w14:paraId="3A550DD4" w14:textId="5DD63EAE" w:rsidR="00AC4F17" w:rsidRDefault="004278FE" w:rsidP="00AF4256">
      <w:pPr>
        <w:jc w:val="both"/>
        <w:rPr>
          <w:rFonts w:ascii="Arial" w:hAnsi="Arial" w:cs="Arial"/>
          <w:sz w:val="28"/>
          <w:szCs w:val="28"/>
        </w:rPr>
      </w:pPr>
      <w:r>
        <w:rPr>
          <w:rFonts w:ascii="Arial" w:hAnsi="Arial" w:cs="Arial"/>
          <w:sz w:val="28"/>
          <w:szCs w:val="28"/>
          <w:vertAlign w:val="superscript"/>
        </w:rPr>
        <w:t xml:space="preserve">256 </w:t>
      </w:r>
      <w:r w:rsidR="00FF49E4">
        <w:rPr>
          <w:rFonts w:ascii="Arial" w:hAnsi="Arial" w:cs="Arial"/>
          <w:sz w:val="28"/>
          <w:szCs w:val="28"/>
        </w:rPr>
        <w:t xml:space="preserve">Ndoda kuita one </w:t>
      </w:r>
      <w:proofErr w:type="spellStart"/>
      <w:r w:rsidR="00FF49E4">
        <w:rPr>
          <w:rFonts w:ascii="Arial" w:hAnsi="Arial" w:cs="Arial"/>
          <w:sz w:val="28"/>
          <w:szCs w:val="28"/>
        </w:rPr>
        <w:t>neShoko</w:t>
      </w:r>
      <w:proofErr w:type="spellEnd"/>
      <w:r w:rsidR="00FF49E4">
        <w:rPr>
          <w:rFonts w:ascii="Arial" w:hAnsi="Arial" w:cs="Arial"/>
          <w:sz w:val="28"/>
          <w:szCs w:val="28"/>
        </w:rPr>
        <w:t xml:space="preserve"> raMwari</w:t>
      </w:r>
      <w:r w:rsidR="00B8736B">
        <w:rPr>
          <w:rFonts w:ascii="Arial" w:hAnsi="Arial" w:cs="Arial"/>
          <w:sz w:val="28"/>
          <w:szCs w:val="28"/>
        </w:rPr>
        <w:t>.</w:t>
      </w:r>
      <w:r w:rsidR="00593AD1" w:rsidRPr="00593AD1">
        <w:rPr>
          <w:rFonts w:ascii="Arial" w:hAnsi="Arial" w:cs="Arial"/>
          <w:sz w:val="28"/>
          <w:szCs w:val="28"/>
        </w:rPr>
        <w:t xml:space="preserve"> </w:t>
      </w:r>
      <w:r w:rsidR="00534101" w:rsidRPr="00534101">
        <w:rPr>
          <w:rFonts w:ascii="Arial" w:hAnsi="Arial" w:cs="Arial"/>
          <w:sz w:val="18"/>
          <w:szCs w:val="28"/>
        </w:rPr>
        <w:t xml:space="preserve">[Congregation says, “Amen.”] </w:t>
      </w:r>
      <w:r w:rsidR="00B8736B">
        <w:rPr>
          <w:rFonts w:ascii="Arial" w:hAnsi="Arial" w:cs="Arial"/>
          <w:sz w:val="28"/>
          <w:szCs w:val="28"/>
        </w:rPr>
        <w:t>E</w:t>
      </w:r>
      <w:r w:rsidR="00096C56">
        <w:rPr>
          <w:rFonts w:ascii="Arial" w:hAnsi="Arial" w:cs="Arial"/>
          <w:sz w:val="28"/>
          <w:szCs w:val="28"/>
        </w:rPr>
        <w:t xml:space="preserve">nde </w:t>
      </w:r>
      <w:proofErr w:type="spellStart"/>
      <w:r w:rsidR="00096C56">
        <w:rPr>
          <w:rFonts w:ascii="Arial" w:hAnsi="Arial" w:cs="Arial"/>
          <w:sz w:val="28"/>
          <w:szCs w:val="28"/>
        </w:rPr>
        <w:t>ropafadzo</w:t>
      </w:r>
      <w:proofErr w:type="spellEnd"/>
      <w:r w:rsidR="00096C56">
        <w:rPr>
          <w:rFonts w:ascii="Arial" w:hAnsi="Arial" w:cs="Arial"/>
          <w:sz w:val="28"/>
          <w:szCs w:val="28"/>
        </w:rPr>
        <w:t xml:space="preserve"> iri</w:t>
      </w:r>
      <w:r w:rsidR="00B8736B">
        <w:rPr>
          <w:rFonts w:ascii="Arial" w:hAnsi="Arial" w:cs="Arial"/>
          <w:sz w:val="28"/>
          <w:szCs w:val="28"/>
        </w:rPr>
        <w:t>,</w:t>
      </w:r>
      <w:r w:rsidR="00096C56">
        <w:rPr>
          <w:rFonts w:ascii="Arial" w:hAnsi="Arial" w:cs="Arial"/>
          <w:sz w:val="28"/>
          <w:szCs w:val="28"/>
        </w:rPr>
        <w:t xml:space="preserve"> </w:t>
      </w:r>
      <w:proofErr w:type="spellStart"/>
      <w:r w:rsidR="00096C56">
        <w:rPr>
          <w:rFonts w:ascii="Arial" w:hAnsi="Arial" w:cs="Arial"/>
          <w:sz w:val="28"/>
          <w:szCs w:val="28"/>
        </w:rPr>
        <w:t>ngaridzoke</w:t>
      </w:r>
      <w:proofErr w:type="spellEnd"/>
      <w:r w:rsidR="00096C56">
        <w:rPr>
          <w:rFonts w:ascii="Arial" w:hAnsi="Arial" w:cs="Arial"/>
          <w:sz w:val="28"/>
          <w:szCs w:val="28"/>
        </w:rPr>
        <w:t xml:space="preserve"> </w:t>
      </w:r>
      <w:proofErr w:type="spellStart"/>
      <w:r w:rsidR="00096C56">
        <w:rPr>
          <w:rFonts w:ascii="Arial" w:hAnsi="Arial" w:cs="Arial"/>
          <w:sz w:val="28"/>
          <w:szCs w:val="28"/>
        </w:rPr>
        <w:t>mumba</w:t>
      </w:r>
      <w:proofErr w:type="spellEnd"/>
      <w:r w:rsidR="00096C56">
        <w:rPr>
          <w:rFonts w:ascii="Arial" w:hAnsi="Arial" w:cs="Arial"/>
          <w:sz w:val="28"/>
          <w:szCs w:val="28"/>
        </w:rPr>
        <w:t xml:space="preserve"> </w:t>
      </w:r>
      <w:proofErr w:type="spellStart"/>
      <w:r w:rsidR="00096C56">
        <w:rPr>
          <w:rFonts w:ascii="Arial" w:hAnsi="Arial" w:cs="Arial"/>
          <w:sz w:val="28"/>
          <w:szCs w:val="28"/>
        </w:rPr>
        <w:t>mangu</w:t>
      </w:r>
      <w:proofErr w:type="spellEnd"/>
      <w:r w:rsidR="00096C56">
        <w:rPr>
          <w:rFonts w:ascii="Arial" w:hAnsi="Arial" w:cs="Arial"/>
          <w:sz w:val="28"/>
          <w:szCs w:val="28"/>
        </w:rPr>
        <w:t>,</w:t>
      </w:r>
      <w:r w:rsidR="00593AD1" w:rsidRPr="00593AD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96C56">
        <w:rPr>
          <w:rFonts w:ascii="Arial" w:hAnsi="Arial" w:cs="Arial"/>
          <w:sz w:val="28"/>
          <w:szCs w:val="28"/>
        </w:rPr>
        <w:t>ngaridzoke</w:t>
      </w:r>
      <w:proofErr w:type="spellEnd"/>
      <w:r w:rsidR="00096C56">
        <w:rPr>
          <w:rFonts w:ascii="Arial" w:hAnsi="Arial" w:cs="Arial"/>
          <w:sz w:val="28"/>
          <w:szCs w:val="28"/>
        </w:rPr>
        <w:t xml:space="preserve"> </w:t>
      </w:r>
      <w:proofErr w:type="spellStart"/>
      <w:r w:rsidR="00096C56">
        <w:rPr>
          <w:rFonts w:ascii="Arial" w:hAnsi="Arial" w:cs="Arial"/>
          <w:sz w:val="28"/>
          <w:szCs w:val="28"/>
        </w:rPr>
        <w:t>kwandiri</w:t>
      </w:r>
      <w:proofErr w:type="spellEnd"/>
      <w:r w:rsidR="00096C56">
        <w:rPr>
          <w:rFonts w:ascii="Arial" w:hAnsi="Arial" w:cs="Arial"/>
          <w:sz w:val="28"/>
          <w:szCs w:val="28"/>
        </w:rPr>
        <w:t xml:space="preserve"> </w:t>
      </w:r>
      <w:proofErr w:type="spellStart"/>
      <w:r w:rsidR="00096C56">
        <w:rPr>
          <w:rFonts w:ascii="Arial" w:hAnsi="Arial" w:cs="Arial"/>
          <w:sz w:val="28"/>
          <w:szCs w:val="28"/>
        </w:rPr>
        <w:t>ropafadz</w:t>
      </w:r>
      <w:r w:rsidR="000E06B2">
        <w:rPr>
          <w:rFonts w:ascii="Arial" w:hAnsi="Arial" w:cs="Arial"/>
          <w:sz w:val="28"/>
          <w:szCs w:val="28"/>
        </w:rPr>
        <w:t>o</w:t>
      </w:r>
      <w:proofErr w:type="spellEnd"/>
      <w:r w:rsidR="000E06B2">
        <w:rPr>
          <w:rFonts w:ascii="Arial" w:hAnsi="Arial" w:cs="Arial"/>
          <w:sz w:val="28"/>
          <w:szCs w:val="28"/>
        </w:rPr>
        <w:t>.</w:t>
      </w:r>
      <w:r w:rsidR="002D1E18">
        <w:rPr>
          <w:rFonts w:ascii="Arial" w:hAnsi="Arial" w:cs="Arial"/>
          <w:sz w:val="28"/>
          <w:szCs w:val="28"/>
        </w:rPr>
        <w:t>’</w:t>
      </w:r>
      <w:r w:rsidR="00593AD1" w:rsidRPr="00593AD1">
        <w:rPr>
          <w:rFonts w:ascii="Arial" w:hAnsi="Arial" w:cs="Arial"/>
          <w:sz w:val="28"/>
          <w:szCs w:val="28"/>
        </w:rPr>
        <w:t xml:space="preserve"> </w:t>
      </w:r>
      <w:r w:rsidR="00534101" w:rsidRPr="00534101">
        <w:rPr>
          <w:rFonts w:ascii="Arial" w:hAnsi="Arial" w:cs="Arial"/>
          <w:sz w:val="18"/>
          <w:szCs w:val="28"/>
        </w:rPr>
        <w:t xml:space="preserve">[Congregation says, “Amen.”] </w:t>
      </w:r>
      <w:r w:rsidR="000E06B2">
        <w:rPr>
          <w:rFonts w:ascii="Arial" w:hAnsi="Arial" w:cs="Arial"/>
          <w:sz w:val="28"/>
          <w:szCs w:val="28"/>
        </w:rPr>
        <w:t xml:space="preserve">Satan come out right away! </w:t>
      </w:r>
      <w:r w:rsidR="00534101" w:rsidRPr="00534101">
        <w:rPr>
          <w:rFonts w:ascii="Arial" w:hAnsi="Arial" w:cs="Arial"/>
          <w:sz w:val="18"/>
          <w:szCs w:val="28"/>
        </w:rPr>
        <w:t xml:space="preserve">[Congregation says, “Amen.”] </w:t>
      </w:r>
      <w:r w:rsidR="007125EC">
        <w:rPr>
          <w:rFonts w:ascii="Arial" w:hAnsi="Arial" w:cs="Arial"/>
          <w:sz w:val="28"/>
          <w:szCs w:val="28"/>
        </w:rPr>
        <w:t>Sickness come out!</w:t>
      </w:r>
      <w:r w:rsidR="00593AD1" w:rsidRPr="00593AD1">
        <w:rPr>
          <w:rFonts w:ascii="Arial" w:hAnsi="Arial" w:cs="Arial"/>
          <w:sz w:val="28"/>
          <w:szCs w:val="28"/>
        </w:rPr>
        <w:t xml:space="preserve"> </w:t>
      </w:r>
      <w:r w:rsidR="00534101" w:rsidRPr="00534101">
        <w:rPr>
          <w:rFonts w:ascii="Arial" w:hAnsi="Arial" w:cs="Arial"/>
          <w:sz w:val="18"/>
          <w:szCs w:val="28"/>
        </w:rPr>
        <w:t xml:space="preserve">[Congregation says, “Amen.”] </w:t>
      </w:r>
      <w:r w:rsidR="00360427">
        <w:rPr>
          <w:rFonts w:ascii="Arial" w:hAnsi="Arial" w:cs="Arial"/>
          <w:sz w:val="28"/>
          <w:szCs w:val="28"/>
        </w:rPr>
        <w:t xml:space="preserve">Evil spirits come out! </w:t>
      </w:r>
      <w:r w:rsidR="00534101" w:rsidRPr="00534101">
        <w:rPr>
          <w:rFonts w:ascii="Arial" w:hAnsi="Arial" w:cs="Arial"/>
          <w:sz w:val="18"/>
          <w:szCs w:val="28"/>
        </w:rPr>
        <w:t xml:space="preserve">[Congregation says, “Amen.”] </w:t>
      </w:r>
    </w:p>
    <w:p w14:paraId="7CBD980D" w14:textId="40A28B42" w:rsidR="00947BF5" w:rsidRDefault="004278FE" w:rsidP="00AF4256">
      <w:pPr>
        <w:jc w:val="both"/>
        <w:rPr>
          <w:rFonts w:ascii="Arial" w:hAnsi="Arial" w:cs="Arial"/>
          <w:sz w:val="28"/>
          <w:szCs w:val="28"/>
        </w:rPr>
      </w:pPr>
      <w:r>
        <w:rPr>
          <w:rFonts w:ascii="Arial" w:hAnsi="Arial" w:cs="Arial"/>
          <w:sz w:val="28"/>
          <w:szCs w:val="28"/>
          <w:vertAlign w:val="superscript"/>
        </w:rPr>
        <w:t xml:space="preserve">257 </w:t>
      </w:r>
      <w:proofErr w:type="spellStart"/>
      <w:r w:rsidR="00360427">
        <w:rPr>
          <w:rFonts w:ascii="Arial" w:hAnsi="Arial" w:cs="Arial"/>
          <w:sz w:val="28"/>
          <w:szCs w:val="28"/>
        </w:rPr>
        <w:t>Inguva</w:t>
      </w:r>
      <w:proofErr w:type="spellEnd"/>
      <w:r w:rsidR="00360427">
        <w:rPr>
          <w:rFonts w:ascii="Arial" w:hAnsi="Arial" w:cs="Arial"/>
          <w:sz w:val="28"/>
          <w:szCs w:val="28"/>
        </w:rPr>
        <w:t xml:space="preserve"> </w:t>
      </w:r>
      <w:proofErr w:type="spellStart"/>
      <w:r w:rsidR="00360427">
        <w:rPr>
          <w:rFonts w:ascii="Arial" w:hAnsi="Arial" w:cs="Arial"/>
          <w:sz w:val="28"/>
          <w:szCs w:val="28"/>
        </w:rPr>
        <w:t>yeku</w:t>
      </w:r>
      <w:r w:rsidR="00F47162">
        <w:rPr>
          <w:rFonts w:ascii="Arial" w:hAnsi="Arial" w:cs="Arial"/>
          <w:sz w:val="28"/>
          <w:szCs w:val="28"/>
        </w:rPr>
        <w:t>sun</w:t>
      </w:r>
      <w:r w:rsidR="00593AD1">
        <w:rPr>
          <w:rFonts w:ascii="Arial" w:hAnsi="Arial" w:cs="Arial"/>
          <w:sz w:val="28"/>
          <w:szCs w:val="28"/>
        </w:rPr>
        <w:t>un</w:t>
      </w:r>
      <w:r w:rsidR="00F47162">
        <w:rPr>
          <w:rFonts w:ascii="Arial" w:hAnsi="Arial" w:cs="Arial"/>
          <w:sz w:val="28"/>
          <w:szCs w:val="28"/>
        </w:rPr>
        <w:t>gurwa</w:t>
      </w:r>
      <w:proofErr w:type="spellEnd"/>
      <w:r w:rsidR="00C14B34">
        <w:rPr>
          <w:rFonts w:ascii="Arial" w:hAnsi="Arial" w:cs="Arial"/>
          <w:sz w:val="28"/>
          <w:szCs w:val="28"/>
        </w:rPr>
        <w:t xml:space="preserve"> </w:t>
      </w:r>
      <w:proofErr w:type="spellStart"/>
      <w:r w:rsidR="00C14B34">
        <w:rPr>
          <w:rFonts w:ascii="Arial" w:hAnsi="Arial" w:cs="Arial"/>
          <w:sz w:val="28"/>
          <w:szCs w:val="28"/>
        </w:rPr>
        <w:t>mumunamato</w:t>
      </w:r>
      <w:proofErr w:type="spellEnd"/>
      <w:r w:rsidR="00D56F03">
        <w:rPr>
          <w:rFonts w:ascii="Arial" w:hAnsi="Arial" w:cs="Arial"/>
          <w:sz w:val="28"/>
          <w:szCs w:val="28"/>
        </w:rPr>
        <w:t xml:space="preserve">, </w:t>
      </w:r>
      <w:r w:rsidR="00534101" w:rsidRPr="00534101">
        <w:rPr>
          <w:rFonts w:ascii="Arial" w:hAnsi="Arial" w:cs="Arial"/>
          <w:sz w:val="18"/>
          <w:szCs w:val="28"/>
        </w:rPr>
        <w:t xml:space="preserve">[Congregation says, “Amen,”] </w:t>
      </w:r>
      <w:r w:rsidR="00D56F03">
        <w:rPr>
          <w:rFonts w:ascii="Arial" w:hAnsi="Arial" w:cs="Arial"/>
          <w:sz w:val="28"/>
          <w:szCs w:val="28"/>
        </w:rPr>
        <w:t xml:space="preserve">munhu wese </w:t>
      </w:r>
      <w:proofErr w:type="spellStart"/>
      <w:r w:rsidR="00D56F03">
        <w:rPr>
          <w:rFonts w:ascii="Arial" w:hAnsi="Arial" w:cs="Arial"/>
          <w:sz w:val="28"/>
          <w:szCs w:val="28"/>
        </w:rPr>
        <w:t>anotenda</w:t>
      </w:r>
      <w:proofErr w:type="spellEnd"/>
      <w:r w:rsidR="00D56F03">
        <w:rPr>
          <w:rFonts w:ascii="Arial" w:hAnsi="Arial" w:cs="Arial"/>
          <w:sz w:val="28"/>
          <w:szCs w:val="28"/>
        </w:rPr>
        <w:t xml:space="preserve"> </w:t>
      </w:r>
      <w:proofErr w:type="spellStart"/>
      <w:r w:rsidR="00D56F03">
        <w:rPr>
          <w:rFonts w:ascii="Arial" w:hAnsi="Arial" w:cs="Arial"/>
          <w:sz w:val="28"/>
          <w:szCs w:val="28"/>
        </w:rPr>
        <w:t>muna</w:t>
      </w:r>
      <w:proofErr w:type="spellEnd"/>
      <w:r w:rsidR="00D56F03">
        <w:rPr>
          <w:rFonts w:ascii="Arial" w:hAnsi="Arial" w:cs="Arial"/>
          <w:sz w:val="28"/>
          <w:szCs w:val="28"/>
        </w:rPr>
        <w:t xml:space="preserve"> Mwari </w:t>
      </w:r>
      <w:proofErr w:type="spellStart"/>
      <w:r w:rsidR="00D56F03">
        <w:rPr>
          <w:rFonts w:ascii="Arial" w:hAnsi="Arial" w:cs="Arial"/>
          <w:sz w:val="28"/>
          <w:szCs w:val="28"/>
        </w:rPr>
        <w:t>manheru</w:t>
      </w:r>
      <w:proofErr w:type="spellEnd"/>
      <w:r w:rsidR="00D56F03">
        <w:rPr>
          <w:rFonts w:ascii="Arial" w:hAnsi="Arial" w:cs="Arial"/>
          <w:sz w:val="28"/>
          <w:szCs w:val="28"/>
        </w:rPr>
        <w:t xml:space="preserve"> </w:t>
      </w:r>
      <w:proofErr w:type="spellStart"/>
      <w:r w:rsidR="00D56F03">
        <w:rPr>
          <w:rFonts w:ascii="Arial" w:hAnsi="Arial" w:cs="Arial"/>
          <w:sz w:val="28"/>
          <w:szCs w:val="28"/>
        </w:rPr>
        <w:t>ano</w:t>
      </w:r>
      <w:proofErr w:type="spellEnd"/>
      <w:r w:rsidR="00062CC2">
        <w:rPr>
          <w:rFonts w:ascii="Arial" w:hAnsi="Arial" w:cs="Arial"/>
          <w:sz w:val="28"/>
          <w:szCs w:val="28"/>
        </w:rPr>
        <w:t xml:space="preserve">, </w:t>
      </w:r>
      <w:r w:rsidR="00534101" w:rsidRPr="00534101">
        <w:rPr>
          <w:rFonts w:ascii="Arial" w:hAnsi="Arial" w:cs="Arial"/>
          <w:sz w:val="18"/>
          <w:szCs w:val="28"/>
        </w:rPr>
        <w:t xml:space="preserve">[Congregation says, “Amen,”] </w:t>
      </w:r>
      <w:r w:rsidR="00062CC2">
        <w:rPr>
          <w:rFonts w:ascii="Arial" w:hAnsi="Arial" w:cs="Arial"/>
          <w:sz w:val="28"/>
          <w:szCs w:val="28"/>
        </w:rPr>
        <w:t xml:space="preserve">walk free in Jesus’ Name. </w:t>
      </w:r>
      <w:r w:rsidR="00534101" w:rsidRPr="00534101">
        <w:rPr>
          <w:rFonts w:ascii="Arial" w:hAnsi="Arial" w:cs="Arial"/>
          <w:sz w:val="18"/>
          <w:szCs w:val="28"/>
        </w:rPr>
        <w:t xml:space="preserve">[Congregation says, “Amen.”] </w:t>
      </w:r>
      <w:proofErr w:type="spellStart"/>
      <w:r w:rsidR="00F474BC">
        <w:rPr>
          <w:rFonts w:ascii="Arial" w:hAnsi="Arial" w:cs="Arial"/>
          <w:sz w:val="28"/>
          <w:szCs w:val="28"/>
        </w:rPr>
        <w:t>Unogona</w:t>
      </w:r>
      <w:proofErr w:type="spellEnd"/>
      <w:r w:rsidR="00F474BC">
        <w:rPr>
          <w:rFonts w:ascii="Arial" w:hAnsi="Arial" w:cs="Arial"/>
          <w:sz w:val="28"/>
          <w:szCs w:val="28"/>
        </w:rPr>
        <w:t xml:space="preserve"> </w:t>
      </w:r>
      <w:proofErr w:type="spellStart"/>
      <w:r w:rsidR="00F474BC">
        <w:rPr>
          <w:rFonts w:ascii="Arial" w:hAnsi="Arial" w:cs="Arial"/>
          <w:sz w:val="28"/>
          <w:szCs w:val="28"/>
        </w:rPr>
        <w:t>kusunungurwa</w:t>
      </w:r>
      <w:proofErr w:type="spellEnd"/>
      <w:r w:rsidR="00F474BC">
        <w:rPr>
          <w:rFonts w:ascii="Arial" w:hAnsi="Arial" w:cs="Arial"/>
          <w:sz w:val="28"/>
          <w:szCs w:val="28"/>
        </w:rPr>
        <w:t xml:space="preserve"> </w:t>
      </w:r>
      <w:proofErr w:type="spellStart"/>
      <w:r w:rsidR="00F474BC">
        <w:rPr>
          <w:rFonts w:ascii="Arial" w:hAnsi="Arial" w:cs="Arial"/>
          <w:sz w:val="28"/>
          <w:szCs w:val="28"/>
        </w:rPr>
        <w:t>manheru</w:t>
      </w:r>
      <w:proofErr w:type="spellEnd"/>
      <w:r w:rsidR="00F474BC">
        <w:rPr>
          <w:rFonts w:ascii="Arial" w:hAnsi="Arial" w:cs="Arial"/>
          <w:sz w:val="28"/>
          <w:szCs w:val="28"/>
        </w:rPr>
        <w:t xml:space="preserve"> </w:t>
      </w:r>
      <w:proofErr w:type="spellStart"/>
      <w:r w:rsidR="0086637F">
        <w:rPr>
          <w:rFonts w:ascii="Arial" w:hAnsi="Arial" w:cs="Arial"/>
          <w:sz w:val="28"/>
          <w:szCs w:val="28"/>
        </w:rPr>
        <w:t>ano</w:t>
      </w:r>
      <w:proofErr w:type="spellEnd"/>
      <w:r w:rsidR="0086637F">
        <w:rPr>
          <w:rFonts w:ascii="Arial" w:hAnsi="Arial" w:cs="Arial"/>
          <w:sz w:val="28"/>
          <w:szCs w:val="28"/>
        </w:rPr>
        <w:t xml:space="preserve">. </w:t>
      </w:r>
      <w:r w:rsidR="00534101" w:rsidRPr="00534101">
        <w:rPr>
          <w:rFonts w:ascii="Arial" w:hAnsi="Arial" w:cs="Arial"/>
          <w:sz w:val="18"/>
          <w:szCs w:val="28"/>
        </w:rPr>
        <w:t xml:space="preserve">[Congregation says, “Amen.”] </w:t>
      </w:r>
      <w:r w:rsidR="0086637F">
        <w:rPr>
          <w:rFonts w:ascii="Arial" w:hAnsi="Arial" w:cs="Arial"/>
          <w:sz w:val="28"/>
          <w:szCs w:val="28"/>
        </w:rPr>
        <w:t xml:space="preserve">Satan </w:t>
      </w:r>
      <w:proofErr w:type="spellStart"/>
      <w:r w:rsidR="0086637F">
        <w:rPr>
          <w:rFonts w:ascii="Arial" w:hAnsi="Arial" w:cs="Arial"/>
          <w:sz w:val="28"/>
          <w:szCs w:val="28"/>
        </w:rPr>
        <w:t>anoramba</w:t>
      </w:r>
      <w:proofErr w:type="spellEnd"/>
      <w:r w:rsidR="0086637F">
        <w:rPr>
          <w:rFonts w:ascii="Arial" w:hAnsi="Arial" w:cs="Arial"/>
          <w:sz w:val="28"/>
          <w:szCs w:val="28"/>
        </w:rPr>
        <w:t xml:space="preserve"> </w:t>
      </w:r>
      <w:proofErr w:type="spellStart"/>
      <w:r w:rsidR="0086637F">
        <w:rPr>
          <w:rFonts w:ascii="Arial" w:hAnsi="Arial" w:cs="Arial"/>
          <w:sz w:val="28"/>
          <w:szCs w:val="28"/>
        </w:rPr>
        <w:t>achida</w:t>
      </w:r>
      <w:proofErr w:type="spellEnd"/>
      <w:r w:rsidR="0086637F">
        <w:rPr>
          <w:rFonts w:ascii="Arial" w:hAnsi="Arial" w:cs="Arial"/>
          <w:sz w:val="28"/>
          <w:szCs w:val="28"/>
        </w:rPr>
        <w:t xml:space="preserve"> </w:t>
      </w:r>
      <w:proofErr w:type="spellStart"/>
      <w:r w:rsidR="00581E68">
        <w:rPr>
          <w:rFonts w:ascii="Arial" w:hAnsi="Arial" w:cs="Arial"/>
          <w:sz w:val="28"/>
          <w:szCs w:val="28"/>
        </w:rPr>
        <w:t>kukuudza</w:t>
      </w:r>
      <w:proofErr w:type="spellEnd"/>
      <w:r w:rsidR="00581E68">
        <w:rPr>
          <w:rFonts w:ascii="Arial" w:hAnsi="Arial" w:cs="Arial"/>
          <w:sz w:val="28"/>
          <w:szCs w:val="28"/>
        </w:rPr>
        <w:t xml:space="preserve"> kuti </w:t>
      </w:r>
      <w:proofErr w:type="spellStart"/>
      <w:r w:rsidR="00581E68">
        <w:rPr>
          <w:rFonts w:ascii="Arial" w:hAnsi="Arial" w:cs="Arial"/>
          <w:sz w:val="28"/>
          <w:szCs w:val="28"/>
        </w:rPr>
        <w:t>haukunde</w:t>
      </w:r>
      <w:proofErr w:type="spellEnd"/>
      <w:r w:rsidR="00581E68">
        <w:rPr>
          <w:rFonts w:ascii="Arial" w:hAnsi="Arial" w:cs="Arial"/>
          <w:sz w:val="28"/>
          <w:szCs w:val="28"/>
        </w:rPr>
        <w:t xml:space="preserve">, </w:t>
      </w:r>
      <w:proofErr w:type="spellStart"/>
      <w:r w:rsidR="00581E68">
        <w:rPr>
          <w:rFonts w:ascii="Arial" w:hAnsi="Arial" w:cs="Arial"/>
          <w:sz w:val="28"/>
          <w:szCs w:val="28"/>
        </w:rPr>
        <w:t>mutaurire</w:t>
      </w:r>
      <w:proofErr w:type="spellEnd"/>
      <w:r w:rsidR="00581E68">
        <w:rPr>
          <w:rFonts w:ascii="Arial" w:hAnsi="Arial" w:cs="Arial"/>
          <w:sz w:val="28"/>
          <w:szCs w:val="28"/>
        </w:rPr>
        <w:t xml:space="preserve"> kuti </w:t>
      </w:r>
      <w:proofErr w:type="spellStart"/>
      <w:r w:rsidR="00581E68">
        <w:rPr>
          <w:rFonts w:ascii="Arial" w:hAnsi="Arial" w:cs="Arial"/>
          <w:sz w:val="28"/>
          <w:szCs w:val="28"/>
        </w:rPr>
        <w:t>haundigone</w:t>
      </w:r>
      <w:proofErr w:type="spellEnd"/>
      <w:r w:rsidR="00581E68">
        <w:rPr>
          <w:rFonts w:ascii="Arial" w:hAnsi="Arial" w:cs="Arial"/>
          <w:sz w:val="28"/>
          <w:szCs w:val="28"/>
        </w:rPr>
        <w:t xml:space="preserve">! </w:t>
      </w:r>
      <w:r w:rsidR="00534101" w:rsidRPr="00534101">
        <w:rPr>
          <w:rFonts w:ascii="Arial" w:hAnsi="Arial" w:cs="Arial"/>
          <w:sz w:val="18"/>
          <w:szCs w:val="28"/>
        </w:rPr>
        <w:t xml:space="preserve">[Congregation says, “Amen.”] </w:t>
      </w:r>
      <w:r w:rsidR="007C0E52">
        <w:rPr>
          <w:rFonts w:ascii="Arial" w:hAnsi="Arial" w:cs="Arial"/>
          <w:sz w:val="28"/>
          <w:szCs w:val="28"/>
        </w:rPr>
        <w:t xml:space="preserve">Ndicharamba mabasa </w:t>
      </w:r>
      <w:proofErr w:type="spellStart"/>
      <w:r w:rsidR="007C0E52">
        <w:rPr>
          <w:rFonts w:ascii="Arial" w:hAnsi="Arial" w:cs="Arial"/>
          <w:sz w:val="28"/>
          <w:szCs w:val="28"/>
        </w:rPr>
        <w:t>ako</w:t>
      </w:r>
      <w:proofErr w:type="spellEnd"/>
      <w:r w:rsidR="007C0E52">
        <w:rPr>
          <w:rFonts w:ascii="Arial" w:hAnsi="Arial" w:cs="Arial"/>
          <w:sz w:val="28"/>
          <w:szCs w:val="28"/>
        </w:rPr>
        <w:t>,</w:t>
      </w:r>
      <w:r w:rsidR="00C14B34" w:rsidRPr="00C14B3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7C0E52">
        <w:rPr>
          <w:rFonts w:ascii="Arial" w:hAnsi="Arial" w:cs="Arial"/>
          <w:sz w:val="28"/>
          <w:szCs w:val="28"/>
        </w:rPr>
        <w:t>ndichareurura</w:t>
      </w:r>
      <w:proofErr w:type="spellEnd"/>
      <w:r w:rsidR="007C0E52">
        <w:rPr>
          <w:rFonts w:ascii="Arial" w:hAnsi="Arial" w:cs="Arial"/>
          <w:sz w:val="28"/>
          <w:szCs w:val="28"/>
        </w:rPr>
        <w:t xml:space="preserve"> </w:t>
      </w:r>
      <w:proofErr w:type="spellStart"/>
      <w:r w:rsidR="007C0E52">
        <w:rPr>
          <w:rFonts w:ascii="Arial" w:hAnsi="Arial" w:cs="Arial"/>
          <w:sz w:val="28"/>
          <w:szCs w:val="28"/>
        </w:rPr>
        <w:t>nhau</w:t>
      </w:r>
      <w:proofErr w:type="spellEnd"/>
      <w:r w:rsidR="007C0E52">
        <w:rPr>
          <w:rFonts w:ascii="Arial" w:hAnsi="Arial" w:cs="Arial"/>
          <w:sz w:val="28"/>
          <w:szCs w:val="28"/>
        </w:rPr>
        <w:t xml:space="preserve"> dzako</w:t>
      </w:r>
      <w:r w:rsidR="00C14B34">
        <w:rPr>
          <w:rFonts w:ascii="Arial" w:hAnsi="Arial" w:cs="Arial"/>
          <w:sz w:val="28"/>
          <w:szCs w:val="28"/>
        </w:rPr>
        <w:t>.</w:t>
      </w:r>
      <w:r w:rsidR="007C0E52">
        <w:rPr>
          <w:rFonts w:ascii="Arial" w:hAnsi="Arial" w:cs="Arial"/>
          <w:sz w:val="28"/>
          <w:szCs w:val="28"/>
        </w:rPr>
        <w:t xml:space="preserve"> </w:t>
      </w:r>
      <w:r w:rsidR="00534101" w:rsidRPr="00534101">
        <w:rPr>
          <w:rFonts w:ascii="Arial" w:hAnsi="Arial" w:cs="Arial"/>
          <w:sz w:val="18"/>
          <w:szCs w:val="28"/>
        </w:rPr>
        <w:t xml:space="preserve">[Congregation says, “Amen.”] </w:t>
      </w:r>
      <w:r w:rsidR="007C0E52">
        <w:rPr>
          <w:rFonts w:ascii="Arial" w:hAnsi="Arial" w:cs="Arial"/>
          <w:sz w:val="28"/>
          <w:szCs w:val="28"/>
        </w:rPr>
        <w:t xml:space="preserve">I’m a victorious </w:t>
      </w:r>
      <w:r w:rsidR="008B0920">
        <w:rPr>
          <w:rFonts w:ascii="Arial" w:hAnsi="Arial" w:cs="Arial"/>
          <w:sz w:val="28"/>
          <w:szCs w:val="28"/>
        </w:rPr>
        <w:t xml:space="preserve">person! </w:t>
      </w:r>
      <w:r w:rsidR="00534101" w:rsidRPr="00534101">
        <w:rPr>
          <w:rFonts w:ascii="Arial" w:hAnsi="Arial" w:cs="Arial"/>
          <w:sz w:val="18"/>
          <w:szCs w:val="28"/>
        </w:rPr>
        <w:t xml:space="preserve">[Congregation says, “Amen.”] </w:t>
      </w:r>
      <w:proofErr w:type="spellStart"/>
      <w:r w:rsidR="008B0920">
        <w:rPr>
          <w:rFonts w:ascii="Arial" w:hAnsi="Arial" w:cs="Arial"/>
          <w:sz w:val="28"/>
          <w:szCs w:val="28"/>
        </w:rPr>
        <w:t>Hatis</w:t>
      </w:r>
      <w:r w:rsidR="00C877E1">
        <w:rPr>
          <w:rFonts w:ascii="Arial" w:hAnsi="Arial" w:cs="Arial"/>
          <w:sz w:val="28"/>
          <w:szCs w:val="28"/>
        </w:rPr>
        <w:t>i</w:t>
      </w:r>
      <w:r w:rsidR="008B0920">
        <w:rPr>
          <w:rFonts w:ascii="Arial" w:hAnsi="Arial" w:cs="Arial"/>
          <w:sz w:val="28"/>
          <w:szCs w:val="28"/>
        </w:rPr>
        <w:t>mudzei</w:t>
      </w:r>
      <w:proofErr w:type="spellEnd"/>
      <w:r w:rsidR="008B0920">
        <w:rPr>
          <w:rFonts w:ascii="Arial" w:hAnsi="Arial" w:cs="Arial"/>
          <w:sz w:val="28"/>
          <w:szCs w:val="28"/>
        </w:rPr>
        <w:t xml:space="preserve"> </w:t>
      </w:r>
      <w:proofErr w:type="spellStart"/>
      <w:r w:rsidR="008B0920">
        <w:rPr>
          <w:rFonts w:ascii="Arial" w:hAnsi="Arial" w:cs="Arial"/>
          <w:sz w:val="28"/>
          <w:szCs w:val="28"/>
        </w:rPr>
        <w:t>tese</w:t>
      </w:r>
      <w:proofErr w:type="spellEnd"/>
      <w:r w:rsidR="008B0920">
        <w:rPr>
          <w:rFonts w:ascii="Arial" w:hAnsi="Arial" w:cs="Arial"/>
          <w:sz w:val="28"/>
          <w:szCs w:val="28"/>
        </w:rPr>
        <w:t xml:space="preserve"> maoko edu. </w:t>
      </w:r>
    </w:p>
    <w:p w14:paraId="2F8E346D" w14:textId="77777777" w:rsidR="008B0920" w:rsidRPr="00943FF4" w:rsidRDefault="008B0920" w:rsidP="00CF060B">
      <w:pPr>
        <w:jc w:val="center"/>
        <w:rPr>
          <w:rFonts w:ascii="Arial" w:hAnsi="Arial" w:cs="Arial"/>
          <w:i/>
          <w:iCs/>
          <w:sz w:val="28"/>
          <w:szCs w:val="28"/>
        </w:rPr>
      </w:pPr>
      <w:r>
        <w:rPr>
          <w:rFonts w:ascii="Arial" w:hAnsi="Arial" w:cs="Arial"/>
          <w:i/>
          <w:iCs/>
          <w:sz w:val="28"/>
          <w:szCs w:val="28"/>
        </w:rPr>
        <w:lastRenderedPageBreak/>
        <w:t>(Full of praise)</w:t>
      </w:r>
      <w:r w:rsidRPr="00943FF4">
        <w:rPr>
          <w:rFonts w:ascii="Arial" w:hAnsi="Arial" w:cs="Arial"/>
          <w:i/>
          <w:iCs/>
          <w:sz w:val="28"/>
          <w:szCs w:val="28"/>
        </w:rPr>
        <w:t xml:space="preserve"> Full of praise, full of power, full of glory</w:t>
      </w:r>
    </w:p>
    <w:p w14:paraId="7D7E09EB" w14:textId="2AE559C4" w:rsidR="008B0920" w:rsidRPr="00943FF4" w:rsidRDefault="008B0920" w:rsidP="00CF060B">
      <w:pPr>
        <w:jc w:val="center"/>
        <w:rPr>
          <w:rFonts w:ascii="Arial" w:hAnsi="Arial" w:cs="Arial"/>
          <w:i/>
          <w:iCs/>
          <w:sz w:val="28"/>
          <w:szCs w:val="28"/>
        </w:rPr>
      </w:pPr>
      <w:r>
        <w:rPr>
          <w:rFonts w:ascii="Arial" w:hAnsi="Arial" w:cs="Arial"/>
          <w:i/>
          <w:iCs/>
          <w:sz w:val="28"/>
          <w:szCs w:val="28"/>
        </w:rPr>
        <w:t>(Hallelujah)</w:t>
      </w:r>
      <w:r w:rsidR="00335438">
        <w:rPr>
          <w:rFonts w:ascii="Arial" w:hAnsi="Arial" w:cs="Arial"/>
          <w:i/>
          <w:iCs/>
          <w:sz w:val="28"/>
          <w:szCs w:val="28"/>
        </w:rPr>
        <w:t xml:space="preserve"> </w:t>
      </w:r>
      <w:r w:rsidRPr="00943FF4">
        <w:rPr>
          <w:rFonts w:ascii="Arial" w:hAnsi="Arial" w:cs="Arial"/>
          <w:i/>
          <w:iCs/>
          <w:sz w:val="28"/>
          <w:szCs w:val="28"/>
        </w:rPr>
        <w:t>Full of praise, full of power, full of glory</w:t>
      </w:r>
    </w:p>
    <w:p w14:paraId="674F71C8" w14:textId="3BB17E3C" w:rsidR="008B0920" w:rsidRPr="00943FF4" w:rsidRDefault="008B0920" w:rsidP="00CF060B">
      <w:pPr>
        <w:jc w:val="center"/>
        <w:rPr>
          <w:rFonts w:ascii="Arial" w:hAnsi="Arial" w:cs="Arial"/>
          <w:i/>
          <w:iCs/>
          <w:sz w:val="28"/>
          <w:szCs w:val="28"/>
        </w:rPr>
      </w:pPr>
      <w:r>
        <w:rPr>
          <w:rFonts w:ascii="Arial" w:hAnsi="Arial" w:cs="Arial"/>
          <w:i/>
          <w:iCs/>
          <w:sz w:val="28"/>
          <w:szCs w:val="28"/>
        </w:rPr>
        <w:t>(Hallelujah)</w:t>
      </w:r>
      <w:r w:rsidR="00335438">
        <w:rPr>
          <w:rFonts w:ascii="Arial" w:hAnsi="Arial" w:cs="Arial"/>
          <w:i/>
          <w:iCs/>
          <w:sz w:val="28"/>
          <w:szCs w:val="28"/>
        </w:rPr>
        <w:t xml:space="preserve"> </w:t>
      </w:r>
      <w:r w:rsidRPr="00943FF4">
        <w:rPr>
          <w:rFonts w:ascii="Arial" w:hAnsi="Arial" w:cs="Arial"/>
          <w:i/>
          <w:iCs/>
          <w:sz w:val="28"/>
          <w:szCs w:val="28"/>
        </w:rPr>
        <w:t>Full of praise, full of power, full of glory</w:t>
      </w:r>
    </w:p>
    <w:p w14:paraId="6DCCF7C5" w14:textId="77777777" w:rsidR="008B0920" w:rsidRDefault="008B0920" w:rsidP="00CF060B">
      <w:pPr>
        <w:jc w:val="center"/>
        <w:rPr>
          <w:rFonts w:ascii="Arial" w:hAnsi="Arial" w:cs="Arial"/>
          <w:i/>
          <w:iCs/>
          <w:sz w:val="28"/>
          <w:szCs w:val="28"/>
        </w:rPr>
      </w:pPr>
      <w:r>
        <w:rPr>
          <w:rFonts w:ascii="Arial" w:hAnsi="Arial" w:cs="Arial"/>
          <w:i/>
          <w:iCs/>
          <w:sz w:val="28"/>
          <w:szCs w:val="28"/>
        </w:rPr>
        <w:t xml:space="preserve">(A temple) You are </w:t>
      </w:r>
      <w:r w:rsidRPr="00943FF4">
        <w:rPr>
          <w:rFonts w:ascii="Arial" w:hAnsi="Arial" w:cs="Arial"/>
          <w:i/>
          <w:iCs/>
          <w:sz w:val="28"/>
          <w:szCs w:val="28"/>
        </w:rPr>
        <w:t>a temple of the Holy Ghost.</w:t>
      </w:r>
    </w:p>
    <w:p w14:paraId="11E23EC1" w14:textId="3E1E734A" w:rsidR="008B0920" w:rsidRDefault="00AF3BA8" w:rsidP="00AF4256">
      <w:pPr>
        <w:jc w:val="both"/>
        <w:rPr>
          <w:rFonts w:ascii="Arial" w:hAnsi="Arial" w:cs="Arial"/>
          <w:sz w:val="28"/>
          <w:szCs w:val="28"/>
        </w:rPr>
      </w:pPr>
      <w:r>
        <w:rPr>
          <w:rFonts w:ascii="Arial" w:hAnsi="Arial" w:cs="Arial"/>
          <w:sz w:val="28"/>
          <w:szCs w:val="28"/>
          <w:vertAlign w:val="superscript"/>
        </w:rPr>
        <w:t xml:space="preserve">258 </w:t>
      </w:r>
      <w:r w:rsidR="00F43352">
        <w:rPr>
          <w:rFonts w:ascii="Arial" w:hAnsi="Arial" w:cs="Arial"/>
          <w:sz w:val="28"/>
          <w:szCs w:val="28"/>
        </w:rPr>
        <w:t xml:space="preserve">Uri temberi </w:t>
      </w:r>
      <w:proofErr w:type="spellStart"/>
      <w:r w:rsidR="00F43352">
        <w:rPr>
          <w:rFonts w:ascii="Arial" w:hAnsi="Arial" w:cs="Arial"/>
          <w:sz w:val="28"/>
          <w:szCs w:val="28"/>
        </w:rPr>
        <w:t>yeMweya</w:t>
      </w:r>
      <w:proofErr w:type="spellEnd"/>
      <w:r w:rsidR="00F43352">
        <w:rPr>
          <w:rFonts w:ascii="Arial" w:hAnsi="Arial" w:cs="Arial"/>
          <w:sz w:val="28"/>
          <w:szCs w:val="28"/>
        </w:rPr>
        <w:t xml:space="preserve"> Mutsvene</w:t>
      </w:r>
      <w:r w:rsidR="005D3401">
        <w:rPr>
          <w:rFonts w:ascii="Arial" w:hAnsi="Arial" w:cs="Arial"/>
          <w:sz w:val="28"/>
          <w:szCs w:val="28"/>
        </w:rPr>
        <w:t xml:space="preserve">. </w:t>
      </w:r>
      <w:r w:rsidR="00534101" w:rsidRPr="00534101">
        <w:rPr>
          <w:rFonts w:ascii="Arial" w:hAnsi="Arial" w:cs="Arial"/>
          <w:sz w:val="18"/>
          <w:szCs w:val="28"/>
        </w:rPr>
        <w:t xml:space="preserve">[Congregation says, “Amen.”] </w:t>
      </w:r>
      <w:r w:rsidR="00056E4C">
        <w:rPr>
          <w:rFonts w:ascii="Arial" w:hAnsi="Arial" w:cs="Arial"/>
          <w:sz w:val="28"/>
          <w:szCs w:val="28"/>
        </w:rPr>
        <w:t>Dzinga</w:t>
      </w:r>
      <w:r w:rsidR="00710B20">
        <w:rPr>
          <w:rFonts w:ascii="Arial" w:hAnsi="Arial" w:cs="Arial"/>
          <w:sz w:val="28"/>
          <w:szCs w:val="28"/>
        </w:rPr>
        <w:t xml:space="preserve"> mweya we pride</w:t>
      </w:r>
      <w:r w:rsidR="0008633D">
        <w:rPr>
          <w:rFonts w:ascii="Arial" w:hAnsi="Arial" w:cs="Arial"/>
          <w:sz w:val="28"/>
          <w:szCs w:val="28"/>
        </w:rPr>
        <w:t>.</w:t>
      </w:r>
      <w:r w:rsidR="00710B20">
        <w:rPr>
          <w:rFonts w:ascii="Arial" w:hAnsi="Arial" w:cs="Arial"/>
          <w:sz w:val="28"/>
          <w:szCs w:val="28"/>
        </w:rPr>
        <w:t xml:space="preserve"> </w:t>
      </w:r>
      <w:r w:rsidR="00534101" w:rsidRPr="00534101">
        <w:rPr>
          <w:rFonts w:ascii="Arial" w:hAnsi="Arial" w:cs="Arial"/>
          <w:sz w:val="18"/>
          <w:szCs w:val="28"/>
        </w:rPr>
        <w:t xml:space="preserve">[Congregation says, “Amen.”] </w:t>
      </w:r>
      <w:r w:rsidR="0008633D">
        <w:rPr>
          <w:rFonts w:ascii="Arial" w:hAnsi="Arial" w:cs="Arial"/>
          <w:sz w:val="28"/>
          <w:szCs w:val="28"/>
        </w:rPr>
        <w:t>Dzinga Mweya we covetousness</w:t>
      </w:r>
      <w:r w:rsidR="00AC5C39">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57194C">
        <w:rPr>
          <w:rFonts w:ascii="Arial" w:hAnsi="Arial" w:cs="Arial"/>
          <w:sz w:val="28"/>
          <w:szCs w:val="28"/>
        </w:rPr>
        <w:t>dzinga</w:t>
      </w:r>
      <w:proofErr w:type="spellEnd"/>
      <w:r w:rsidR="00AC5C39">
        <w:rPr>
          <w:rFonts w:ascii="Arial" w:hAnsi="Arial" w:cs="Arial"/>
          <w:sz w:val="28"/>
          <w:szCs w:val="28"/>
        </w:rPr>
        <w:t xml:space="preserve"> mweya </w:t>
      </w:r>
      <w:proofErr w:type="spellStart"/>
      <w:r w:rsidR="00AC5C39">
        <w:rPr>
          <w:rFonts w:ascii="Arial" w:hAnsi="Arial" w:cs="Arial"/>
          <w:sz w:val="28"/>
          <w:szCs w:val="28"/>
        </w:rPr>
        <w:t>wenhema</w:t>
      </w:r>
      <w:proofErr w:type="spellEnd"/>
      <w:r w:rsidR="00AC5C39">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AC5C39">
        <w:rPr>
          <w:rFonts w:ascii="Arial" w:hAnsi="Arial" w:cs="Arial"/>
          <w:sz w:val="28"/>
          <w:szCs w:val="28"/>
        </w:rPr>
        <w:t>dzinga</w:t>
      </w:r>
      <w:proofErr w:type="spellEnd"/>
      <w:r w:rsidR="00AC5C39">
        <w:rPr>
          <w:rFonts w:ascii="Arial" w:hAnsi="Arial" w:cs="Arial"/>
          <w:sz w:val="28"/>
          <w:szCs w:val="28"/>
        </w:rPr>
        <w:t xml:space="preserve"> mweya we prostitution,</w:t>
      </w:r>
      <w:r w:rsidR="00BD2F3D" w:rsidRPr="00BD2F3D">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406AA">
        <w:rPr>
          <w:rFonts w:ascii="Arial" w:hAnsi="Arial" w:cs="Arial"/>
          <w:sz w:val="28"/>
          <w:szCs w:val="28"/>
        </w:rPr>
        <w:t>dzinga</w:t>
      </w:r>
      <w:proofErr w:type="spellEnd"/>
      <w:r w:rsidR="00F406AA">
        <w:rPr>
          <w:rFonts w:ascii="Arial" w:hAnsi="Arial" w:cs="Arial"/>
          <w:sz w:val="28"/>
          <w:szCs w:val="28"/>
        </w:rPr>
        <w:t xml:space="preserve"> mweya we </w:t>
      </w:r>
      <w:proofErr w:type="gramStart"/>
      <w:r w:rsidR="00F406AA">
        <w:rPr>
          <w:rFonts w:ascii="Arial" w:hAnsi="Arial" w:cs="Arial"/>
          <w:sz w:val="28"/>
          <w:szCs w:val="28"/>
        </w:rPr>
        <w:t>seducing</w:t>
      </w:r>
      <w:proofErr w:type="gramEnd"/>
      <w:r w:rsidR="00F406A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406AA">
        <w:rPr>
          <w:rFonts w:ascii="Arial" w:hAnsi="Arial" w:cs="Arial"/>
          <w:sz w:val="28"/>
          <w:szCs w:val="28"/>
        </w:rPr>
        <w:t>dzinga</w:t>
      </w:r>
      <w:proofErr w:type="spellEnd"/>
      <w:r w:rsidR="00F406AA">
        <w:rPr>
          <w:rFonts w:ascii="Arial" w:hAnsi="Arial" w:cs="Arial"/>
          <w:sz w:val="28"/>
          <w:szCs w:val="28"/>
        </w:rPr>
        <w:t xml:space="preserve"> mweya we witchcraft, </w:t>
      </w:r>
      <w:r w:rsidR="00534101" w:rsidRPr="00534101">
        <w:rPr>
          <w:rFonts w:ascii="Arial" w:hAnsi="Arial" w:cs="Arial"/>
          <w:sz w:val="18"/>
          <w:szCs w:val="28"/>
        </w:rPr>
        <w:t xml:space="preserve">[Congregation says, “Amen,”] </w:t>
      </w:r>
      <w:proofErr w:type="spellStart"/>
      <w:r w:rsidR="00F406AA">
        <w:rPr>
          <w:rFonts w:ascii="Arial" w:hAnsi="Arial" w:cs="Arial"/>
          <w:sz w:val="28"/>
          <w:szCs w:val="28"/>
        </w:rPr>
        <w:t>dzinga</w:t>
      </w:r>
      <w:proofErr w:type="spellEnd"/>
      <w:r w:rsidR="00F406AA">
        <w:rPr>
          <w:rFonts w:ascii="Arial" w:hAnsi="Arial" w:cs="Arial"/>
          <w:sz w:val="28"/>
          <w:szCs w:val="28"/>
        </w:rPr>
        <w:t xml:space="preserve"> mweya ye</w:t>
      </w:r>
      <w:r w:rsidR="003A7D1F">
        <w:rPr>
          <w:rFonts w:ascii="Arial" w:hAnsi="Arial" w:cs="Arial"/>
          <w:sz w:val="28"/>
          <w:szCs w:val="28"/>
        </w:rPr>
        <w:t>tsvina</w:t>
      </w:r>
      <w:r w:rsidR="002A5FB6">
        <w:rPr>
          <w:rFonts w:ascii="Arial" w:hAnsi="Arial" w:cs="Arial"/>
          <w:sz w:val="28"/>
          <w:szCs w:val="28"/>
        </w:rPr>
        <w:t xml:space="preserve">! </w:t>
      </w:r>
      <w:r w:rsidR="00534101" w:rsidRPr="00534101">
        <w:rPr>
          <w:rFonts w:ascii="Arial" w:hAnsi="Arial" w:cs="Arial"/>
          <w:sz w:val="18"/>
          <w:szCs w:val="28"/>
        </w:rPr>
        <w:t xml:space="preserve">[Congregation says, “Amen.”] </w:t>
      </w:r>
      <w:r w:rsidR="002A5FB6">
        <w:rPr>
          <w:rFonts w:ascii="Arial" w:hAnsi="Arial" w:cs="Arial"/>
          <w:sz w:val="28"/>
          <w:szCs w:val="28"/>
        </w:rPr>
        <w:t xml:space="preserve">You are a temple of the </w:t>
      </w:r>
      <w:r w:rsidR="00BA6AC0">
        <w:rPr>
          <w:rFonts w:ascii="Arial" w:hAnsi="Arial" w:cs="Arial"/>
          <w:sz w:val="28"/>
          <w:szCs w:val="28"/>
        </w:rPr>
        <w:t xml:space="preserve">living God. </w:t>
      </w:r>
      <w:r w:rsidR="00534101" w:rsidRPr="00534101">
        <w:rPr>
          <w:rFonts w:ascii="Arial" w:hAnsi="Arial" w:cs="Arial"/>
          <w:sz w:val="18"/>
          <w:szCs w:val="28"/>
        </w:rPr>
        <w:t xml:space="preserve">[Congregation says, “Amen.”] </w:t>
      </w:r>
      <w:proofErr w:type="spellStart"/>
      <w:r w:rsidR="00231C28">
        <w:rPr>
          <w:rFonts w:ascii="Arial" w:hAnsi="Arial" w:cs="Arial"/>
          <w:sz w:val="28"/>
          <w:szCs w:val="28"/>
        </w:rPr>
        <w:t>Ng</w:t>
      </w:r>
      <w:r w:rsidR="00F90841">
        <w:rPr>
          <w:rFonts w:ascii="Arial" w:hAnsi="Arial" w:cs="Arial"/>
          <w:sz w:val="28"/>
          <w:szCs w:val="28"/>
        </w:rPr>
        <w:t>atipindei</w:t>
      </w:r>
      <w:proofErr w:type="spellEnd"/>
      <w:r w:rsidR="00F90841">
        <w:rPr>
          <w:rFonts w:ascii="Arial" w:hAnsi="Arial" w:cs="Arial"/>
          <w:sz w:val="28"/>
          <w:szCs w:val="28"/>
        </w:rPr>
        <w:t xml:space="preserve"> </w:t>
      </w:r>
      <w:proofErr w:type="spellStart"/>
      <w:r w:rsidR="00F90841">
        <w:rPr>
          <w:rFonts w:ascii="Arial" w:hAnsi="Arial" w:cs="Arial"/>
          <w:sz w:val="28"/>
          <w:szCs w:val="28"/>
        </w:rPr>
        <w:t>pakunyengetera</w:t>
      </w:r>
      <w:proofErr w:type="spellEnd"/>
      <w:r w:rsidR="00F90841">
        <w:rPr>
          <w:rFonts w:ascii="Arial" w:hAnsi="Arial" w:cs="Arial"/>
          <w:sz w:val="28"/>
          <w:szCs w:val="28"/>
        </w:rPr>
        <w:t xml:space="preserve"> tose.</w:t>
      </w:r>
    </w:p>
    <w:p w14:paraId="4CAAE253" w14:textId="3A770438" w:rsidR="00F90841" w:rsidRDefault="00F90841" w:rsidP="00AF4256">
      <w:pPr>
        <w:jc w:val="both"/>
        <w:rPr>
          <w:rFonts w:ascii="Arial" w:hAnsi="Arial" w:cs="Arial"/>
          <w:sz w:val="28"/>
          <w:szCs w:val="28"/>
        </w:rPr>
      </w:pPr>
      <w:r>
        <w:rPr>
          <w:rFonts w:ascii="Arial" w:hAnsi="Arial" w:cs="Arial"/>
          <w:sz w:val="28"/>
          <w:szCs w:val="28"/>
        </w:rPr>
        <w:t>[</w:t>
      </w:r>
      <w:r w:rsidR="007A145F">
        <w:rPr>
          <w:rFonts w:ascii="Arial" w:hAnsi="Arial" w:cs="Arial"/>
          <w:sz w:val="28"/>
          <w:szCs w:val="28"/>
        </w:rPr>
        <w:t>Congregation</w:t>
      </w:r>
      <w:r>
        <w:rPr>
          <w:rFonts w:ascii="Arial" w:hAnsi="Arial" w:cs="Arial"/>
          <w:sz w:val="28"/>
          <w:szCs w:val="28"/>
        </w:rPr>
        <w:t xml:space="preserve"> enters into Pentecostal prayer]</w:t>
      </w:r>
    </w:p>
    <w:p w14:paraId="31704D1F" w14:textId="5A154C06" w:rsidR="000D3CC5" w:rsidRPr="000D3CC5" w:rsidRDefault="000D3CC5" w:rsidP="00CF060B">
      <w:pPr>
        <w:jc w:val="center"/>
        <w:rPr>
          <w:rFonts w:ascii="Arial" w:hAnsi="Arial" w:cs="Arial"/>
          <w:i/>
          <w:iCs/>
          <w:sz w:val="28"/>
          <w:szCs w:val="28"/>
        </w:rPr>
      </w:pPr>
      <w:r w:rsidRPr="000D3CC5">
        <w:rPr>
          <w:rFonts w:ascii="Arial" w:hAnsi="Arial" w:cs="Arial"/>
          <w:i/>
          <w:iCs/>
          <w:sz w:val="28"/>
          <w:szCs w:val="28"/>
        </w:rPr>
        <w:t xml:space="preserve">Glory, glory, glory, </w:t>
      </w:r>
      <w:r w:rsidR="007A145F">
        <w:rPr>
          <w:rFonts w:ascii="Arial" w:hAnsi="Arial" w:cs="Arial"/>
          <w:i/>
          <w:iCs/>
          <w:sz w:val="28"/>
          <w:szCs w:val="28"/>
        </w:rPr>
        <w:t>(Oh) S</w:t>
      </w:r>
      <w:r w:rsidRPr="000D3CC5">
        <w:rPr>
          <w:rFonts w:ascii="Arial" w:hAnsi="Arial" w:cs="Arial"/>
          <w:i/>
          <w:iCs/>
          <w:sz w:val="28"/>
          <w:szCs w:val="28"/>
        </w:rPr>
        <w:t>omebody touched me,</w:t>
      </w:r>
    </w:p>
    <w:p w14:paraId="3C4B5DBA" w14:textId="247A59CC" w:rsidR="000D3CC5" w:rsidRPr="000D3CC5" w:rsidRDefault="000D3CC5" w:rsidP="00CF060B">
      <w:pPr>
        <w:jc w:val="center"/>
        <w:rPr>
          <w:rFonts w:ascii="Arial" w:hAnsi="Arial" w:cs="Arial"/>
          <w:i/>
          <w:iCs/>
          <w:sz w:val="28"/>
          <w:szCs w:val="28"/>
        </w:rPr>
      </w:pPr>
      <w:r w:rsidRPr="000D3CC5">
        <w:rPr>
          <w:rFonts w:ascii="Arial" w:hAnsi="Arial" w:cs="Arial"/>
          <w:i/>
          <w:iCs/>
          <w:sz w:val="28"/>
          <w:szCs w:val="28"/>
        </w:rPr>
        <w:t xml:space="preserve">Glory, glory, glory, </w:t>
      </w:r>
      <w:r w:rsidR="007A145F">
        <w:rPr>
          <w:rFonts w:ascii="Arial" w:hAnsi="Arial" w:cs="Arial"/>
          <w:i/>
          <w:iCs/>
          <w:sz w:val="28"/>
          <w:szCs w:val="28"/>
        </w:rPr>
        <w:t>(My Lord) S</w:t>
      </w:r>
      <w:r w:rsidRPr="000D3CC5">
        <w:rPr>
          <w:rFonts w:ascii="Arial" w:hAnsi="Arial" w:cs="Arial"/>
          <w:i/>
          <w:iCs/>
          <w:sz w:val="28"/>
          <w:szCs w:val="28"/>
        </w:rPr>
        <w:t>omebody touched me,</w:t>
      </w:r>
    </w:p>
    <w:p w14:paraId="32577CA4" w14:textId="6798758F" w:rsidR="000D3CC5" w:rsidRDefault="007A145F" w:rsidP="00CF060B">
      <w:pPr>
        <w:spacing w:after="0"/>
        <w:jc w:val="center"/>
        <w:rPr>
          <w:rFonts w:ascii="Arial" w:hAnsi="Arial" w:cs="Arial"/>
          <w:i/>
          <w:iCs/>
          <w:sz w:val="28"/>
          <w:szCs w:val="28"/>
        </w:rPr>
      </w:pPr>
      <w:r>
        <w:rPr>
          <w:rFonts w:ascii="Arial" w:hAnsi="Arial" w:cs="Arial"/>
          <w:i/>
          <w:iCs/>
          <w:sz w:val="28"/>
          <w:szCs w:val="28"/>
        </w:rPr>
        <w:t xml:space="preserve">It </w:t>
      </w:r>
      <w:r w:rsidR="004B660F">
        <w:rPr>
          <w:rFonts w:ascii="Arial" w:hAnsi="Arial" w:cs="Arial"/>
          <w:i/>
          <w:iCs/>
          <w:sz w:val="28"/>
          <w:szCs w:val="28"/>
        </w:rPr>
        <w:t>m</w:t>
      </w:r>
      <w:r w:rsidR="000D3CC5" w:rsidRPr="000D3CC5">
        <w:rPr>
          <w:rFonts w:ascii="Arial" w:hAnsi="Arial" w:cs="Arial"/>
          <w:i/>
          <w:iCs/>
          <w:sz w:val="28"/>
          <w:szCs w:val="28"/>
        </w:rPr>
        <w:t xml:space="preserve">ust have been the </w:t>
      </w:r>
      <w:r w:rsidR="00AB5A96">
        <w:rPr>
          <w:rFonts w:ascii="Arial" w:hAnsi="Arial" w:cs="Arial"/>
          <w:i/>
          <w:iCs/>
          <w:sz w:val="28"/>
          <w:szCs w:val="28"/>
        </w:rPr>
        <w:t>h</w:t>
      </w:r>
      <w:r w:rsidR="000D3CC5" w:rsidRPr="000D3CC5">
        <w:rPr>
          <w:rFonts w:ascii="Arial" w:hAnsi="Arial" w:cs="Arial"/>
          <w:i/>
          <w:iCs/>
          <w:sz w:val="28"/>
          <w:szCs w:val="28"/>
        </w:rPr>
        <w:t xml:space="preserve">and of the </w:t>
      </w:r>
      <w:r w:rsidR="004B660F">
        <w:rPr>
          <w:rFonts w:ascii="Arial" w:hAnsi="Arial" w:cs="Arial"/>
          <w:i/>
          <w:iCs/>
          <w:sz w:val="28"/>
          <w:szCs w:val="28"/>
        </w:rPr>
        <w:t>L</w:t>
      </w:r>
      <w:r w:rsidR="000D3CC5" w:rsidRPr="000D3CC5">
        <w:rPr>
          <w:rFonts w:ascii="Arial" w:hAnsi="Arial" w:cs="Arial"/>
          <w:i/>
          <w:iCs/>
          <w:sz w:val="28"/>
          <w:szCs w:val="28"/>
        </w:rPr>
        <w:t>ord.</w:t>
      </w:r>
    </w:p>
    <w:p w14:paraId="48430A43" w14:textId="77777777" w:rsidR="009C5BD1" w:rsidRDefault="009C5BD1" w:rsidP="00CF060B">
      <w:pPr>
        <w:spacing w:after="0"/>
        <w:jc w:val="center"/>
        <w:rPr>
          <w:rFonts w:ascii="Arial" w:hAnsi="Arial" w:cs="Arial"/>
          <w:i/>
          <w:iCs/>
          <w:sz w:val="28"/>
          <w:szCs w:val="28"/>
        </w:rPr>
      </w:pPr>
    </w:p>
    <w:p w14:paraId="489CE9CC" w14:textId="3ECD29F5" w:rsidR="009C5BD1" w:rsidRPr="000D3CC5" w:rsidRDefault="004B660F" w:rsidP="00CF060B">
      <w:pPr>
        <w:spacing w:after="0"/>
        <w:jc w:val="center"/>
        <w:rPr>
          <w:rFonts w:ascii="Arial" w:hAnsi="Arial" w:cs="Arial"/>
          <w:i/>
          <w:iCs/>
          <w:sz w:val="28"/>
          <w:szCs w:val="28"/>
        </w:rPr>
      </w:pPr>
      <w:r>
        <w:rPr>
          <w:rFonts w:ascii="Arial" w:hAnsi="Arial" w:cs="Arial"/>
          <w:i/>
          <w:iCs/>
          <w:sz w:val="28"/>
          <w:szCs w:val="28"/>
        </w:rPr>
        <w:t xml:space="preserve">(Glory, glory) </w:t>
      </w:r>
      <w:r w:rsidR="009C5BD1" w:rsidRPr="000D3CC5">
        <w:rPr>
          <w:rFonts w:ascii="Arial" w:hAnsi="Arial" w:cs="Arial"/>
          <w:i/>
          <w:iCs/>
          <w:sz w:val="28"/>
          <w:szCs w:val="28"/>
        </w:rPr>
        <w:t>Glory, glory, glory,</w:t>
      </w:r>
      <w:r w:rsidR="005125DB">
        <w:rPr>
          <w:rFonts w:ascii="Arial" w:hAnsi="Arial" w:cs="Arial"/>
          <w:i/>
          <w:iCs/>
          <w:sz w:val="28"/>
          <w:szCs w:val="28"/>
        </w:rPr>
        <w:t xml:space="preserve"> (Oh Lord)</w:t>
      </w:r>
      <w:r w:rsidR="009C5BD1" w:rsidRPr="000D3CC5">
        <w:rPr>
          <w:rFonts w:ascii="Arial" w:hAnsi="Arial" w:cs="Arial"/>
          <w:i/>
          <w:iCs/>
          <w:sz w:val="28"/>
          <w:szCs w:val="28"/>
        </w:rPr>
        <w:t xml:space="preserve"> </w:t>
      </w:r>
      <w:r w:rsidR="005125DB">
        <w:rPr>
          <w:rFonts w:ascii="Arial" w:hAnsi="Arial" w:cs="Arial"/>
          <w:i/>
          <w:iCs/>
          <w:sz w:val="28"/>
          <w:szCs w:val="28"/>
        </w:rPr>
        <w:t>S</w:t>
      </w:r>
      <w:r w:rsidR="009C5BD1" w:rsidRPr="000D3CC5">
        <w:rPr>
          <w:rFonts w:ascii="Arial" w:hAnsi="Arial" w:cs="Arial"/>
          <w:i/>
          <w:iCs/>
          <w:sz w:val="28"/>
          <w:szCs w:val="28"/>
        </w:rPr>
        <w:t>omebody touched me,</w:t>
      </w:r>
    </w:p>
    <w:p w14:paraId="46C215BE" w14:textId="471B1E0E" w:rsidR="009C5BD1" w:rsidRPr="000D3CC5" w:rsidRDefault="009C5BD1" w:rsidP="00CF060B">
      <w:pPr>
        <w:jc w:val="center"/>
        <w:rPr>
          <w:rFonts w:ascii="Arial" w:hAnsi="Arial" w:cs="Arial"/>
          <w:i/>
          <w:iCs/>
          <w:sz w:val="28"/>
          <w:szCs w:val="28"/>
        </w:rPr>
      </w:pPr>
      <w:r w:rsidRPr="000D3CC5">
        <w:rPr>
          <w:rFonts w:ascii="Arial" w:hAnsi="Arial" w:cs="Arial"/>
          <w:i/>
          <w:iCs/>
          <w:sz w:val="28"/>
          <w:szCs w:val="28"/>
        </w:rPr>
        <w:t>Glory, glory, glory,</w:t>
      </w:r>
      <w:r w:rsidR="000173C4">
        <w:rPr>
          <w:rFonts w:ascii="Arial" w:hAnsi="Arial" w:cs="Arial"/>
          <w:i/>
          <w:iCs/>
          <w:sz w:val="28"/>
          <w:szCs w:val="28"/>
        </w:rPr>
        <w:t xml:space="preserve"> (Oh yeah)</w:t>
      </w:r>
      <w:r w:rsidRPr="000D3CC5">
        <w:rPr>
          <w:rFonts w:ascii="Arial" w:hAnsi="Arial" w:cs="Arial"/>
          <w:i/>
          <w:iCs/>
          <w:sz w:val="28"/>
          <w:szCs w:val="28"/>
        </w:rPr>
        <w:t xml:space="preserve"> </w:t>
      </w:r>
      <w:r w:rsidR="000931D7">
        <w:rPr>
          <w:rFonts w:ascii="Arial" w:hAnsi="Arial" w:cs="Arial"/>
          <w:i/>
          <w:iCs/>
          <w:sz w:val="28"/>
          <w:szCs w:val="28"/>
        </w:rPr>
        <w:t>S</w:t>
      </w:r>
      <w:r w:rsidRPr="000D3CC5">
        <w:rPr>
          <w:rFonts w:ascii="Arial" w:hAnsi="Arial" w:cs="Arial"/>
          <w:i/>
          <w:iCs/>
          <w:sz w:val="28"/>
          <w:szCs w:val="28"/>
        </w:rPr>
        <w:t>omebody touched me,</w:t>
      </w:r>
    </w:p>
    <w:p w14:paraId="1EC903AD" w14:textId="0A366D38" w:rsidR="009C5BD1" w:rsidRPr="000D3CC5" w:rsidRDefault="000931D7" w:rsidP="00CF060B">
      <w:pPr>
        <w:jc w:val="center"/>
        <w:rPr>
          <w:rFonts w:ascii="Arial" w:hAnsi="Arial" w:cs="Arial"/>
          <w:i/>
          <w:iCs/>
          <w:sz w:val="28"/>
          <w:szCs w:val="28"/>
        </w:rPr>
      </w:pPr>
      <w:r>
        <w:rPr>
          <w:rFonts w:ascii="Arial" w:hAnsi="Arial" w:cs="Arial"/>
          <w:i/>
          <w:iCs/>
          <w:sz w:val="28"/>
          <w:szCs w:val="28"/>
        </w:rPr>
        <w:t xml:space="preserve">(Oh yeah) </w:t>
      </w:r>
      <w:r w:rsidR="009C5BD1" w:rsidRPr="000D3CC5">
        <w:rPr>
          <w:rFonts w:ascii="Arial" w:hAnsi="Arial" w:cs="Arial"/>
          <w:i/>
          <w:iCs/>
          <w:sz w:val="28"/>
          <w:szCs w:val="28"/>
        </w:rPr>
        <w:t>Glory, glory, glory,</w:t>
      </w:r>
      <w:r>
        <w:rPr>
          <w:rFonts w:ascii="Arial" w:hAnsi="Arial" w:cs="Arial"/>
          <w:i/>
          <w:iCs/>
          <w:sz w:val="28"/>
          <w:szCs w:val="28"/>
        </w:rPr>
        <w:t xml:space="preserve"> (Oh)</w:t>
      </w:r>
      <w:r w:rsidR="009C5BD1" w:rsidRPr="000D3CC5">
        <w:rPr>
          <w:rFonts w:ascii="Arial" w:hAnsi="Arial" w:cs="Arial"/>
          <w:i/>
          <w:iCs/>
          <w:sz w:val="28"/>
          <w:szCs w:val="28"/>
        </w:rPr>
        <w:t xml:space="preserve"> </w:t>
      </w:r>
      <w:r w:rsidR="00E42CAE">
        <w:rPr>
          <w:rFonts w:ascii="Arial" w:hAnsi="Arial" w:cs="Arial"/>
          <w:i/>
          <w:iCs/>
          <w:sz w:val="28"/>
          <w:szCs w:val="28"/>
        </w:rPr>
        <w:t>S</w:t>
      </w:r>
      <w:r w:rsidR="009C5BD1" w:rsidRPr="000D3CC5">
        <w:rPr>
          <w:rFonts w:ascii="Arial" w:hAnsi="Arial" w:cs="Arial"/>
          <w:i/>
          <w:iCs/>
          <w:sz w:val="28"/>
          <w:szCs w:val="28"/>
        </w:rPr>
        <w:t>omebody touched me,</w:t>
      </w:r>
    </w:p>
    <w:p w14:paraId="209EBBAC" w14:textId="103E99B0" w:rsidR="009C5BD1" w:rsidRDefault="000931D7" w:rsidP="00CF060B">
      <w:pPr>
        <w:jc w:val="center"/>
        <w:rPr>
          <w:rFonts w:ascii="Arial" w:hAnsi="Arial" w:cs="Arial"/>
          <w:i/>
          <w:iCs/>
          <w:sz w:val="28"/>
          <w:szCs w:val="28"/>
        </w:rPr>
      </w:pPr>
      <w:r>
        <w:rPr>
          <w:rFonts w:ascii="Arial" w:hAnsi="Arial" w:cs="Arial"/>
          <w:i/>
          <w:iCs/>
          <w:sz w:val="28"/>
          <w:szCs w:val="28"/>
        </w:rPr>
        <w:t>It m</w:t>
      </w:r>
      <w:r w:rsidR="009C5BD1" w:rsidRPr="000D3CC5">
        <w:rPr>
          <w:rFonts w:ascii="Arial" w:hAnsi="Arial" w:cs="Arial"/>
          <w:i/>
          <w:iCs/>
          <w:sz w:val="28"/>
          <w:szCs w:val="28"/>
        </w:rPr>
        <w:t xml:space="preserve">ust have been the </w:t>
      </w:r>
      <w:r w:rsidR="00AB5A96">
        <w:rPr>
          <w:rFonts w:ascii="Arial" w:hAnsi="Arial" w:cs="Arial"/>
          <w:i/>
          <w:iCs/>
          <w:sz w:val="28"/>
          <w:szCs w:val="28"/>
        </w:rPr>
        <w:t>h</w:t>
      </w:r>
      <w:r w:rsidR="009C5BD1" w:rsidRPr="000D3CC5">
        <w:rPr>
          <w:rFonts w:ascii="Arial" w:hAnsi="Arial" w:cs="Arial"/>
          <w:i/>
          <w:iCs/>
          <w:sz w:val="28"/>
          <w:szCs w:val="28"/>
        </w:rPr>
        <w:t xml:space="preserve">and of the </w:t>
      </w:r>
      <w:r w:rsidR="00AB5A96">
        <w:rPr>
          <w:rFonts w:ascii="Arial" w:hAnsi="Arial" w:cs="Arial"/>
          <w:i/>
          <w:iCs/>
          <w:sz w:val="28"/>
          <w:szCs w:val="28"/>
        </w:rPr>
        <w:t>L</w:t>
      </w:r>
      <w:r w:rsidR="009C5BD1" w:rsidRPr="000D3CC5">
        <w:rPr>
          <w:rFonts w:ascii="Arial" w:hAnsi="Arial" w:cs="Arial"/>
          <w:i/>
          <w:iCs/>
          <w:sz w:val="28"/>
          <w:szCs w:val="28"/>
        </w:rPr>
        <w:t>ord.</w:t>
      </w:r>
    </w:p>
    <w:p w14:paraId="315297F9" w14:textId="3160F154" w:rsidR="009C5BD1" w:rsidRPr="003F2CFE" w:rsidRDefault="008B250D" w:rsidP="00AF4256">
      <w:pPr>
        <w:jc w:val="both"/>
        <w:rPr>
          <w:rFonts w:ascii="Arial" w:hAnsi="Arial" w:cs="Arial"/>
          <w:sz w:val="18"/>
          <w:szCs w:val="18"/>
        </w:rPr>
      </w:pPr>
      <w:r>
        <w:rPr>
          <w:rFonts w:ascii="Arial" w:hAnsi="Arial" w:cs="Arial"/>
          <w:sz w:val="28"/>
          <w:szCs w:val="28"/>
          <w:vertAlign w:val="superscript"/>
        </w:rPr>
        <w:t xml:space="preserve">259 </w:t>
      </w:r>
      <w:r w:rsidR="000931D7" w:rsidRPr="000931D7">
        <w:rPr>
          <w:rFonts w:ascii="Arial" w:hAnsi="Arial" w:cs="Arial"/>
          <w:sz w:val="28"/>
          <w:szCs w:val="28"/>
        </w:rPr>
        <w:t>Amen!</w:t>
      </w:r>
      <w:r w:rsidR="000931D7">
        <w:rPr>
          <w:rFonts w:ascii="Arial" w:hAnsi="Arial" w:cs="Arial"/>
          <w:sz w:val="28"/>
          <w:szCs w:val="28"/>
        </w:rPr>
        <w:t xml:space="preserve"> </w:t>
      </w:r>
      <w:r w:rsidR="00534101" w:rsidRPr="00534101">
        <w:rPr>
          <w:rFonts w:ascii="Arial" w:hAnsi="Arial" w:cs="Arial"/>
          <w:sz w:val="18"/>
          <w:szCs w:val="28"/>
        </w:rPr>
        <w:t xml:space="preserve">[Congregation says, “Amen.”] </w:t>
      </w:r>
      <w:r w:rsidR="000931D7">
        <w:rPr>
          <w:rFonts w:ascii="Arial" w:hAnsi="Arial" w:cs="Arial"/>
          <w:sz w:val="28"/>
          <w:szCs w:val="28"/>
        </w:rPr>
        <w:t xml:space="preserve">Iti, ‘Mwari </w:t>
      </w:r>
      <w:proofErr w:type="spellStart"/>
      <w:r w:rsidR="000931D7">
        <w:rPr>
          <w:rFonts w:ascii="Arial" w:hAnsi="Arial" w:cs="Arial"/>
          <w:sz w:val="28"/>
          <w:szCs w:val="28"/>
        </w:rPr>
        <w:t>ndoda</w:t>
      </w:r>
      <w:proofErr w:type="spellEnd"/>
      <w:r w:rsidR="000931D7">
        <w:rPr>
          <w:rFonts w:ascii="Arial" w:hAnsi="Arial" w:cs="Arial"/>
          <w:sz w:val="28"/>
          <w:szCs w:val="28"/>
        </w:rPr>
        <w:t xml:space="preserve"> </w:t>
      </w:r>
      <w:proofErr w:type="spellStart"/>
      <w:r w:rsidR="000931D7">
        <w:rPr>
          <w:rFonts w:ascii="Arial" w:hAnsi="Arial" w:cs="Arial"/>
          <w:sz w:val="28"/>
          <w:szCs w:val="28"/>
        </w:rPr>
        <w:t>kubuda</w:t>
      </w:r>
      <w:proofErr w:type="spellEnd"/>
      <w:r w:rsidR="000931D7">
        <w:rPr>
          <w:rFonts w:ascii="Arial" w:hAnsi="Arial" w:cs="Arial"/>
          <w:sz w:val="28"/>
          <w:szCs w:val="28"/>
        </w:rPr>
        <w:t xml:space="preserve"> </w:t>
      </w:r>
      <w:proofErr w:type="spellStart"/>
      <w:r w:rsidR="000931D7">
        <w:rPr>
          <w:rFonts w:ascii="Arial" w:hAnsi="Arial" w:cs="Arial"/>
          <w:sz w:val="28"/>
          <w:szCs w:val="28"/>
        </w:rPr>
        <w:t>muno</w:t>
      </w:r>
      <w:proofErr w:type="spellEnd"/>
      <w:r w:rsidR="000931D7">
        <w:rPr>
          <w:rFonts w:ascii="Arial" w:hAnsi="Arial" w:cs="Arial"/>
          <w:sz w:val="28"/>
          <w:szCs w:val="28"/>
        </w:rPr>
        <w:t xml:space="preserve"> </w:t>
      </w:r>
      <w:proofErr w:type="spellStart"/>
      <w:r w:rsidR="000931D7">
        <w:rPr>
          <w:rFonts w:ascii="Arial" w:hAnsi="Arial" w:cs="Arial"/>
          <w:sz w:val="28"/>
          <w:szCs w:val="28"/>
        </w:rPr>
        <w:t>ndabatwa</w:t>
      </w:r>
      <w:proofErr w:type="spellEnd"/>
      <w:r w:rsidR="000931D7">
        <w:rPr>
          <w:rFonts w:ascii="Arial" w:hAnsi="Arial" w:cs="Arial"/>
          <w:sz w:val="28"/>
          <w:szCs w:val="28"/>
        </w:rPr>
        <w:t xml:space="preserve"> chimwe chinhu</w:t>
      </w:r>
      <w:r w:rsidR="00D32FF7">
        <w:rPr>
          <w:rFonts w:ascii="Arial" w:hAnsi="Arial" w:cs="Arial"/>
          <w:sz w:val="28"/>
          <w:szCs w:val="28"/>
        </w:rPr>
        <w:t xml:space="preserve">. </w:t>
      </w:r>
      <w:r w:rsidR="00534101" w:rsidRPr="00534101">
        <w:rPr>
          <w:rFonts w:ascii="Arial" w:hAnsi="Arial" w:cs="Arial"/>
          <w:sz w:val="18"/>
          <w:szCs w:val="28"/>
        </w:rPr>
        <w:t xml:space="preserve">[Congregation says, “Amen.”] </w:t>
      </w:r>
      <w:r w:rsidR="00E42CAE">
        <w:rPr>
          <w:rFonts w:ascii="Arial" w:hAnsi="Arial" w:cs="Arial"/>
          <w:sz w:val="28"/>
          <w:szCs w:val="28"/>
        </w:rPr>
        <w:t>Baba</w:t>
      </w:r>
      <w:r w:rsidR="006F77D7">
        <w:rPr>
          <w:rFonts w:ascii="Arial" w:hAnsi="Arial" w:cs="Arial"/>
          <w:sz w:val="28"/>
          <w:szCs w:val="28"/>
        </w:rPr>
        <w:t xml:space="preserve"> </w:t>
      </w:r>
      <w:proofErr w:type="spellStart"/>
      <w:r w:rsidR="006F77D7">
        <w:rPr>
          <w:rFonts w:ascii="Arial" w:hAnsi="Arial" w:cs="Arial"/>
          <w:sz w:val="28"/>
          <w:szCs w:val="28"/>
        </w:rPr>
        <w:t>ndoda</w:t>
      </w:r>
      <w:proofErr w:type="spellEnd"/>
      <w:r w:rsidR="006F77D7">
        <w:rPr>
          <w:rFonts w:ascii="Arial" w:hAnsi="Arial" w:cs="Arial"/>
          <w:sz w:val="28"/>
          <w:szCs w:val="28"/>
        </w:rPr>
        <w:t xml:space="preserve"> ku </w:t>
      </w:r>
      <w:proofErr w:type="spellStart"/>
      <w:r w:rsidR="006F77D7" w:rsidRPr="006F77D7">
        <w:rPr>
          <w:rFonts w:ascii="Arial" w:hAnsi="Arial" w:cs="Arial"/>
          <w:i/>
          <w:iCs/>
          <w:sz w:val="28"/>
          <w:szCs w:val="28"/>
        </w:rPr>
        <w:t>embra-</w:t>
      </w:r>
      <w:r w:rsidR="009A3CEE">
        <w:rPr>
          <w:rFonts w:ascii="Arial" w:hAnsi="Arial" w:cs="Arial"/>
          <w:i/>
          <w:iCs/>
          <w:sz w:val="28"/>
          <w:szCs w:val="28"/>
        </w:rPr>
        <w:t>s</w:t>
      </w:r>
      <w:r w:rsidR="006F77D7" w:rsidRPr="006F77D7">
        <w:rPr>
          <w:rFonts w:ascii="Arial" w:hAnsi="Arial" w:cs="Arial"/>
          <w:i/>
          <w:iCs/>
          <w:sz w:val="28"/>
          <w:szCs w:val="28"/>
        </w:rPr>
        <w:t>a</w:t>
      </w:r>
      <w:proofErr w:type="spellEnd"/>
      <w:r w:rsidR="006F77D7">
        <w:rPr>
          <w:rFonts w:ascii="Arial" w:hAnsi="Arial" w:cs="Arial"/>
          <w:i/>
          <w:iCs/>
          <w:sz w:val="28"/>
          <w:szCs w:val="28"/>
        </w:rPr>
        <w:t xml:space="preserve"> </w:t>
      </w:r>
      <w:r w:rsidR="00F20C16" w:rsidRPr="00D80B1D">
        <w:rPr>
          <w:rFonts w:ascii="Arial" w:hAnsi="Arial" w:cs="Arial"/>
          <w:sz w:val="18"/>
          <w:szCs w:val="18"/>
        </w:rPr>
        <w:t xml:space="preserve">[to embrace-ED] </w:t>
      </w:r>
      <w:r w:rsidR="006F77D7" w:rsidRPr="0076509C">
        <w:rPr>
          <w:rFonts w:ascii="Arial" w:hAnsi="Arial" w:cs="Arial"/>
          <w:sz w:val="28"/>
          <w:szCs w:val="28"/>
        </w:rPr>
        <w:t>Shoko Renyu.</w:t>
      </w:r>
      <w:r w:rsidR="00E42CAE" w:rsidRPr="00E42CAE">
        <w:rPr>
          <w:rFonts w:ascii="Arial" w:hAnsi="Arial" w:cs="Arial"/>
          <w:sz w:val="28"/>
          <w:szCs w:val="28"/>
        </w:rPr>
        <w:t xml:space="preserve"> </w:t>
      </w:r>
      <w:r w:rsidR="00534101" w:rsidRPr="00534101">
        <w:rPr>
          <w:rFonts w:ascii="Arial" w:hAnsi="Arial" w:cs="Arial"/>
          <w:sz w:val="18"/>
          <w:szCs w:val="28"/>
        </w:rPr>
        <w:t xml:space="preserve">[Congregation says, “Amen.”] </w:t>
      </w:r>
      <w:r w:rsidR="0076509C" w:rsidRPr="0076509C">
        <w:rPr>
          <w:rFonts w:ascii="Arial" w:hAnsi="Arial" w:cs="Arial"/>
          <w:sz w:val="28"/>
          <w:szCs w:val="28"/>
        </w:rPr>
        <w:t xml:space="preserve">Mwari </w:t>
      </w:r>
      <w:proofErr w:type="spellStart"/>
      <w:r w:rsidR="0076509C" w:rsidRPr="0076509C">
        <w:rPr>
          <w:rFonts w:ascii="Arial" w:hAnsi="Arial" w:cs="Arial"/>
          <w:sz w:val="28"/>
          <w:szCs w:val="28"/>
        </w:rPr>
        <w:t>ndoda</w:t>
      </w:r>
      <w:proofErr w:type="spellEnd"/>
      <w:r w:rsidR="0076509C" w:rsidRPr="0076509C">
        <w:rPr>
          <w:rFonts w:ascii="Arial" w:hAnsi="Arial" w:cs="Arial"/>
          <w:sz w:val="28"/>
          <w:szCs w:val="28"/>
        </w:rPr>
        <w:t xml:space="preserve"> </w:t>
      </w:r>
      <w:proofErr w:type="spellStart"/>
      <w:r w:rsidR="0076509C" w:rsidRPr="0076509C">
        <w:rPr>
          <w:rFonts w:ascii="Arial" w:hAnsi="Arial" w:cs="Arial"/>
          <w:sz w:val="28"/>
          <w:szCs w:val="28"/>
        </w:rPr>
        <w:t>kuva</w:t>
      </w:r>
      <w:proofErr w:type="spellEnd"/>
      <w:r w:rsidR="0076509C" w:rsidRPr="0076509C">
        <w:rPr>
          <w:rFonts w:ascii="Arial" w:hAnsi="Arial" w:cs="Arial"/>
          <w:sz w:val="28"/>
          <w:szCs w:val="28"/>
        </w:rPr>
        <w:t xml:space="preserve"> committed.</w:t>
      </w:r>
      <w:r w:rsidR="00E42CAE" w:rsidRPr="00E42CAE">
        <w:rPr>
          <w:rFonts w:ascii="Arial" w:hAnsi="Arial" w:cs="Arial"/>
          <w:sz w:val="28"/>
          <w:szCs w:val="28"/>
        </w:rPr>
        <w:t xml:space="preserve"> </w:t>
      </w:r>
      <w:r w:rsidR="00534101" w:rsidRPr="00534101">
        <w:rPr>
          <w:rFonts w:ascii="Arial" w:hAnsi="Arial" w:cs="Arial"/>
          <w:sz w:val="18"/>
          <w:szCs w:val="28"/>
        </w:rPr>
        <w:t xml:space="preserve">[Congregation says, “Amen.”] </w:t>
      </w:r>
      <w:r w:rsidR="0076509C" w:rsidRPr="0076509C">
        <w:rPr>
          <w:rFonts w:ascii="Arial" w:hAnsi="Arial" w:cs="Arial"/>
          <w:sz w:val="28"/>
          <w:szCs w:val="28"/>
        </w:rPr>
        <w:t xml:space="preserve">Mwari </w:t>
      </w:r>
      <w:proofErr w:type="spellStart"/>
      <w:r w:rsidR="0076509C">
        <w:rPr>
          <w:rFonts w:ascii="Arial" w:hAnsi="Arial" w:cs="Arial"/>
          <w:sz w:val="28"/>
          <w:szCs w:val="28"/>
        </w:rPr>
        <w:t>dairaiwo</w:t>
      </w:r>
      <w:proofErr w:type="spellEnd"/>
      <w:r w:rsidR="0076509C">
        <w:rPr>
          <w:rFonts w:ascii="Arial" w:hAnsi="Arial" w:cs="Arial"/>
          <w:sz w:val="28"/>
          <w:szCs w:val="28"/>
        </w:rPr>
        <w:t xml:space="preserve"> </w:t>
      </w:r>
      <w:proofErr w:type="spellStart"/>
      <w:r w:rsidR="0076509C">
        <w:rPr>
          <w:rFonts w:ascii="Arial" w:hAnsi="Arial" w:cs="Arial"/>
          <w:sz w:val="28"/>
          <w:szCs w:val="28"/>
        </w:rPr>
        <w:t>muteuro</w:t>
      </w:r>
      <w:proofErr w:type="spellEnd"/>
      <w:r w:rsidR="0076509C">
        <w:rPr>
          <w:rFonts w:ascii="Arial" w:hAnsi="Arial" w:cs="Arial"/>
          <w:sz w:val="28"/>
          <w:szCs w:val="28"/>
        </w:rPr>
        <w:t xml:space="preserve"> wangu.</w:t>
      </w:r>
      <w:r w:rsidR="00B21061">
        <w:rPr>
          <w:rFonts w:ascii="Arial" w:hAnsi="Arial" w:cs="Arial"/>
          <w:sz w:val="28"/>
          <w:szCs w:val="28"/>
        </w:rPr>
        <w:t>’</w:t>
      </w:r>
      <w:r w:rsidR="00E42CA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AF6B53">
        <w:rPr>
          <w:rFonts w:ascii="Arial" w:hAnsi="Arial" w:cs="Arial"/>
          <w:sz w:val="28"/>
          <w:szCs w:val="28"/>
        </w:rPr>
        <w:t>SeKereke</w:t>
      </w:r>
      <w:proofErr w:type="spellEnd"/>
      <w:r w:rsidR="00AF6B53">
        <w:rPr>
          <w:rFonts w:ascii="Arial" w:hAnsi="Arial" w:cs="Arial"/>
          <w:sz w:val="28"/>
          <w:szCs w:val="28"/>
        </w:rPr>
        <w:t xml:space="preserve"> Baba tiri </w:t>
      </w:r>
      <w:proofErr w:type="spellStart"/>
      <w:r w:rsidR="00AF6B53">
        <w:rPr>
          <w:rFonts w:ascii="Arial" w:hAnsi="Arial" w:cs="Arial"/>
          <w:sz w:val="28"/>
          <w:szCs w:val="28"/>
        </w:rPr>
        <w:t>kukumbirira</w:t>
      </w:r>
      <w:proofErr w:type="spellEnd"/>
      <w:r w:rsidR="00AF6B53">
        <w:rPr>
          <w:rFonts w:ascii="Arial" w:hAnsi="Arial" w:cs="Arial"/>
          <w:sz w:val="28"/>
          <w:szCs w:val="28"/>
        </w:rPr>
        <w:t xml:space="preserve"> zvinhu izvi, </w:t>
      </w:r>
      <w:r w:rsidR="00534101" w:rsidRPr="00534101">
        <w:rPr>
          <w:rFonts w:ascii="Arial" w:hAnsi="Arial" w:cs="Arial"/>
          <w:sz w:val="18"/>
          <w:szCs w:val="28"/>
        </w:rPr>
        <w:t xml:space="preserve">[Congregation says, “Amen,”] </w:t>
      </w:r>
      <w:proofErr w:type="spellStart"/>
      <w:r w:rsidR="00AF6B53">
        <w:rPr>
          <w:rFonts w:ascii="Arial" w:hAnsi="Arial" w:cs="Arial"/>
          <w:sz w:val="28"/>
          <w:szCs w:val="28"/>
        </w:rPr>
        <w:t>tiitirei</w:t>
      </w:r>
      <w:proofErr w:type="spellEnd"/>
      <w:r w:rsidR="00AF6B53">
        <w:rPr>
          <w:rFonts w:ascii="Arial" w:hAnsi="Arial" w:cs="Arial"/>
          <w:sz w:val="28"/>
          <w:szCs w:val="28"/>
        </w:rPr>
        <w:t xml:space="preserve"> nyasha Baba</w:t>
      </w:r>
      <w:r w:rsidR="006A0800">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A0800">
        <w:rPr>
          <w:rFonts w:ascii="Arial" w:hAnsi="Arial" w:cs="Arial"/>
          <w:sz w:val="28"/>
          <w:szCs w:val="28"/>
        </w:rPr>
        <w:t>Chishanu</w:t>
      </w:r>
      <w:proofErr w:type="spellEnd"/>
      <w:r w:rsidR="00D32FF7">
        <w:rPr>
          <w:rFonts w:ascii="Arial" w:hAnsi="Arial" w:cs="Arial"/>
          <w:sz w:val="28"/>
          <w:szCs w:val="28"/>
        </w:rPr>
        <w:t>,</w:t>
      </w:r>
      <w:r w:rsidR="006A0800">
        <w:rPr>
          <w:rFonts w:ascii="Arial" w:hAnsi="Arial" w:cs="Arial"/>
          <w:sz w:val="28"/>
          <w:szCs w:val="28"/>
        </w:rPr>
        <w:t xml:space="preserve"> </w:t>
      </w:r>
      <w:proofErr w:type="spellStart"/>
      <w:r w:rsidR="006A0800">
        <w:rPr>
          <w:rFonts w:ascii="Arial" w:hAnsi="Arial" w:cs="Arial"/>
          <w:sz w:val="28"/>
          <w:szCs w:val="28"/>
        </w:rPr>
        <w:t>yava</w:t>
      </w:r>
      <w:proofErr w:type="spellEnd"/>
      <w:r w:rsidR="006A0800">
        <w:rPr>
          <w:rFonts w:ascii="Arial" w:hAnsi="Arial" w:cs="Arial"/>
          <w:sz w:val="28"/>
          <w:szCs w:val="28"/>
        </w:rPr>
        <w:t xml:space="preserve"> way of life Baba,</w:t>
      </w:r>
      <w:r w:rsidR="00E42CAE" w:rsidRPr="00E42CA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42CAE">
        <w:rPr>
          <w:rFonts w:ascii="Arial" w:hAnsi="Arial" w:cs="Arial"/>
          <w:sz w:val="28"/>
          <w:szCs w:val="28"/>
        </w:rPr>
        <w:t>tiitirei</w:t>
      </w:r>
      <w:proofErr w:type="spellEnd"/>
      <w:r w:rsidR="00D34D48">
        <w:rPr>
          <w:rFonts w:ascii="Arial" w:hAnsi="Arial" w:cs="Arial"/>
          <w:sz w:val="28"/>
          <w:szCs w:val="28"/>
        </w:rPr>
        <w:t xml:space="preserve"> ngoni Mwari </w:t>
      </w:r>
      <w:proofErr w:type="spellStart"/>
      <w:r w:rsidR="00D34D48">
        <w:rPr>
          <w:rFonts w:ascii="Arial" w:hAnsi="Arial" w:cs="Arial"/>
          <w:sz w:val="28"/>
          <w:szCs w:val="28"/>
        </w:rPr>
        <w:t>wekururama</w:t>
      </w:r>
      <w:proofErr w:type="spellEnd"/>
      <w:r w:rsidR="00D34D48">
        <w:rPr>
          <w:rFonts w:ascii="Arial" w:hAnsi="Arial" w:cs="Arial"/>
          <w:sz w:val="28"/>
          <w:szCs w:val="28"/>
        </w:rPr>
        <w:t>.</w:t>
      </w:r>
      <w:r w:rsidR="00E42CAE" w:rsidRPr="00E42CAE">
        <w:rPr>
          <w:rFonts w:ascii="Arial" w:hAnsi="Arial" w:cs="Arial"/>
          <w:sz w:val="28"/>
          <w:szCs w:val="28"/>
        </w:rPr>
        <w:t xml:space="preserve"> </w:t>
      </w:r>
      <w:r w:rsidR="00E42CAE" w:rsidRPr="003F2CFE">
        <w:rPr>
          <w:rFonts w:ascii="Arial" w:hAnsi="Arial" w:cs="Arial"/>
          <w:sz w:val="18"/>
          <w:szCs w:val="18"/>
        </w:rPr>
        <w:t xml:space="preserve">[Congregation </w:t>
      </w:r>
      <w:r w:rsidR="00063DA1" w:rsidRPr="003F2CFE">
        <w:rPr>
          <w:rFonts w:ascii="Arial" w:hAnsi="Arial" w:cs="Arial"/>
          <w:sz w:val="18"/>
          <w:szCs w:val="18"/>
        </w:rPr>
        <w:t>says, “</w:t>
      </w:r>
      <w:r w:rsidR="00E42CAE" w:rsidRPr="003F2CFE">
        <w:rPr>
          <w:rFonts w:ascii="Arial" w:hAnsi="Arial" w:cs="Arial"/>
          <w:sz w:val="18"/>
          <w:szCs w:val="18"/>
        </w:rPr>
        <w:t>Amen.”]</w:t>
      </w:r>
    </w:p>
    <w:p w14:paraId="5790F9C8" w14:textId="3C131A8B" w:rsidR="00D34D48" w:rsidRDefault="008B250D" w:rsidP="00AF4256">
      <w:pPr>
        <w:jc w:val="both"/>
        <w:rPr>
          <w:rFonts w:ascii="Arial" w:hAnsi="Arial" w:cs="Arial"/>
          <w:sz w:val="28"/>
          <w:szCs w:val="28"/>
        </w:rPr>
      </w:pPr>
      <w:r>
        <w:rPr>
          <w:rFonts w:ascii="Arial" w:hAnsi="Arial" w:cs="Arial"/>
          <w:sz w:val="28"/>
          <w:szCs w:val="28"/>
          <w:vertAlign w:val="superscript"/>
        </w:rPr>
        <w:t xml:space="preserve">260 </w:t>
      </w:r>
      <w:r w:rsidR="00D34D48">
        <w:rPr>
          <w:rFonts w:ascii="Arial" w:hAnsi="Arial" w:cs="Arial"/>
          <w:sz w:val="28"/>
          <w:szCs w:val="28"/>
        </w:rPr>
        <w:t xml:space="preserve">Baba wedu </w:t>
      </w:r>
      <w:proofErr w:type="spellStart"/>
      <w:r w:rsidR="00D34D48">
        <w:rPr>
          <w:rFonts w:ascii="Arial" w:hAnsi="Arial" w:cs="Arial"/>
          <w:sz w:val="28"/>
          <w:szCs w:val="28"/>
        </w:rPr>
        <w:t>tinouya</w:t>
      </w:r>
      <w:proofErr w:type="spellEnd"/>
      <w:r w:rsidR="00D34D48">
        <w:rPr>
          <w:rFonts w:ascii="Arial" w:hAnsi="Arial" w:cs="Arial"/>
          <w:sz w:val="28"/>
          <w:szCs w:val="28"/>
        </w:rPr>
        <w:t xml:space="preserve"> </w:t>
      </w:r>
      <w:proofErr w:type="spellStart"/>
      <w:r w:rsidR="00D34D48">
        <w:rPr>
          <w:rFonts w:ascii="Arial" w:hAnsi="Arial" w:cs="Arial"/>
          <w:sz w:val="28"/>
          <w:szCs w:val="28"/>
        </w:rPr>
        <w:t>pachigaro</w:t>
      </w:r>
      <w:proofErr w:type="spellEnd"/>
      <w:r w:rsidR="00D34D48">
        <w:rPr>
          <w:rFonts w:ascii="Arial" w:hAnsi="Arial" w:cs="Arial"/>
          <w:sz w:val="28"/>
          <w:szCs w:val="28"/>
        </w:rPr>
        <w:t xml:space="preserve"> </w:t>
      </w:r>
      <w:r w:rsidR="00581795">
        <w:rPr>
          <w:rFonts w:ascii="Arial" w:hAnsi="Arial" w:cs="Arial"/>
          <w:sz w:val="28"/>
          <w:szCs w:val="28"/>
        </w:rPr>
        <w:t>C</w:t>
      </w:r>
      <w:r w:rsidR="00D34D48">
        <w:rPr>
          <w:rFonts w:ascii="Arial" w:hAnsi="Arial" w:cs="Arial"/>
          <w:sz w:val="28"/>
          <w:szCs w:val="28"/>
        </w:rPr>
        <w:t xml:space="preserve">henyu. </w:t>
      </w:r>
      <w:r w:rsidR="00534101" w:rsidRPr="00534101">
        <w:rPr>
          <w:rFonts w:ascii="Arial" w:hAnsi="Arial" w:cs="Arial"/>
          <w:sz w:val="18"/>
          <w:szCs w:val="28"/>
        </w:rPr>
        <w:t xml:space="preserve">[Congregation says, “Amen.”] </w:t>
      </w:r>
      <w:r w:rsidR="00C71E97" w:rsidRPr="00581795">
        <w:rPr>
          <w:rFonts w:ascii="Arial" w:hAnsi="Arial" w:cs="Arial"/>
          <w:sz w:val="28"/>
          <w:szCs w:val="28"/>
        </w:rPr>
        <w:t>Mwari Kereke ino</w:t>
      </w:r>
      <w:r w:rsidR="00672598" w:rsidRPr="00581795">
        <w:rPr>
          <w:rFonts w:ascii="Arial" w:hAnsi="Arial" w:cs="Arial"/>
          <w:sz w:val="28"/>
          <w:szCs w:val="28"/>
        </w:rPr>
        <w:t xml:space="preserve"> </w:t>
      </w:r>
      <w:proofErr w:type="spellStart"/>
      <w:r w:rsidR="00672598" w:rsidRPr="00581795">
        <w:rPr>
          <w:rFonts w:ascii="Arial" w:hAnsi="Arial" w:cs="Arial"/>
          <w:sz w:val="28"/>
          <w:szCs w:val="28"/>
        </w:rPr>
        <w:t>takazvipira</w:t>
      </w:r>
      <w:proofErr w:type="spellEnd"/>
      <w:r w:rsidR="00672598" w:rsidRPr="00581795">
        <w:rPr>
          <w:rFonts w:ascii="Arial" w:hAnsi="Arial" w:cs="Arial"/>
          <w:sz w:val="28"/>
          <w:szCs w:val="28"/>
        </w:rPr>
        <w:t xml:space="preserve"> </w:t>
      </w:r>
      <w:proofErr w:type="spellStart"/>
      <w:r w:rsidR="00672598" w:rsidRPr="00581795">
        <w:rPr>
          <w:rFonts w:ascii="Arial" w:hAnsi="Arial" w:cs="Arial"/>
          <w:sz w:val="28"/>
          <w:szCs w:val="28"/>
        </w:rPr>
        <w:t>Chishanu</w:t>
      </w:r>
      <w:proofErr w:type="spellEnd"/>
      <w:r w:rsidR="00672598" w:rsidRPr="00581795">
        <w:rPr>
          <w:rFonts w:ascii="Arial" w:hAnsi="Arial" w:cs="Arial"/>
          <w:sz w:val="28"/>
          <w:szCs w:val="28"/>
        </w:rPr>
        <w:t xml:space="preserve"> </w:t>
      </w:r>
      <w:r w:rsidR="00581795" w:rsidRPr="00581795">
        <w:rPr>
          <w:rFonts w:ascii="Arial" w:hAnsi="Arial" w:cs="Arial"/>
          <w:sz w:val="28"/>
          <w:szCs w:val="28"/>
        </w:rPr>
        <w:t xml:space="preserve">chino choga </w:t>
      </w:r>
      <w:proofErr w:type="spellStart"/>
      <w:r w:rsidR="00581795" w:rsidRPr="00581795">
        <w:rPr>
          <w:rFonts w:ascii="Arial" w:hAnsi="Arial" w:cs="Arial"/>
          <w:sz w:val="28"/>
          <w:szCs w:val="28"/>
        </w:rPr>
        <w:t>choga</w:t>
      </w:r>
      <w:proofErr w:type="spellEnd"/>
      <w:r w:rsidR="00581795" w:rsidRPr="00581795">
        <w:rPr>
          <w:rFonts w:ascii="Arial" w:hAnsi="Arial" w:cs="Arial"/>
          <w:sz w:val="28"/>
          <w:szCs w:val="28"/>
        </w:rPr>
        <w:t>,</w:t>
      </w:r>
      <w:r w:rsidR="00E42CAE" w:rsidRPr="00E42CA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581795" w:rsidRPr="00581795">
        <w:rPr>
          <w:rFonts w:ascii="Arial" w:hAnsi="Arial" w:cs="Arial"/>
          <w:sz w:val="28"/>
          <w:szCs w:val="28"/>
        </w:rPr>
        <w:t>chinangwa</w:t>
      </w:r>
      <w:proofErr w:type="spellEnd"/>
      <w:r w:rsidR="00581795" w:rsidRPr="00581795">
        <w:rPr>
          <w:rFonts w:ascii="Arial" w:hAnsi="Arial" w:cs="Arial"/>
          <w:sz w:val="28"/>
          <w:szCs w:val="28"/>
        </w:rPr>
        <w:t xml:space="preserve"> ched</w:t>
      </w:r>
      <w:r w:rsidR="00581795">
        <w:rPr>
          <w:rFonts w:ascii="Arial" w:hAnsi="Arial" w:cs="Arial"/>
          <w:sz w:val="28"/>
          <w:szCs w:val="28"/>
        </w:rPr>
        <w:t xml:space="preserve">u </w:t>
      </w:r>
      <w:proofErr w:type="spellStart"/>
      <w:r w:rsidR="00581795">
        <w:rPr>
          <w:rFonts w:ascii="Arial" w:hAnsi="Arial" w:cs="Arial"/>
          <w:sz w:val="28"/>
          <w:szCs w:val="28"/>
        </w:rPr>
        <w:t>ndechekuti</w:t>
      </w:r>
      <w:proofErr w:type="spellEnd"/>
      <w:r w:rsidR="00581795">
        <w:rPr>
          <w:rFonts w:ascii="Arial" w:hAnsi="Arial" w:cs="Arial"/>
          <w:sz w:val="28"/>
          <w:szCs w:val="28"/>
        </w:rPr>
        <w:t xml:space="preserve"> Baba </w:t>
      </w:r>
      <w:proofErr w:type="spellStart"/>
      <w:r w:rsidR="00581795">
        <w:rPr>
          <w:rFonts w:ascii="Arial" w:hAnsi="Arial" w:cs="Arial"/>
          <w:sz w:val="28"/>
          <w:szCs w:val="28"/>
        </w:rPr>
        <w:t>tiwane</w:t>
      </w:r>
      <w:proofErr w:type="spellEnd"/>
      <w:r w:rsidR="00581795">
        <w:rPr>
          <w:rFonts w:ascii="Arial" w:hAnsi="Arial" w:cs="Arial"/>
          <w:sz w:val="28"/>
          <w:szCs w:val="28"/>
        </w:rPr>
        <w:t xml:space="preserve"> </w:t>
      </w:r>
      <w:proofErr w:type="spellStart"/>
      <w:r w:rsidR="00581795">
        <w:rPr>
          <w:rFonts w:ascii="Arial" w:hAnsi="Arial" w:cs="Arial"/>
          <w:sz w:val="28"/>
          <w:szCs w:val="28"/>
        </w:rPr>
        <w:t>ropafadzo</w:t>
      </w:r>
      <w:proofErr w:type="spellEnd"/>
      <w:r w:rsidR="00695482">
        <w:rPr>
          <w:rFonts w:ascii="Arial" w:hAnsi="Arial" w:cs="Arial"/>
          <w:sz w:val="28"/>
          <w:szCs w:val="28"/>
        </w:rPr>
        <w:t>,</w:t>
      </w:r>
      <w:r w:rsidR="00581795">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95482">
        <w:rPr>
          <w:rFonts w:ascii="Arial" w:hAnsi="Arial" w:cs="Arial"/>
          <w:sz w:val="28"/>
          <w:szCs w:val="28"/>
        </w:rPr>
        <w:t>sekuvimbisa</w:t>
      </w:r>
      <w:proofErr w:type="spellEnd"/>
      <w:r w:rsidR="00695482">
        <w:rPr>
          <w:rFonts w:ascii="Arial" w:hAnsi="Arial" w:cs="Arial"/>
          <w:sz w:val="28"/>
          <w:szCs w:val="28"/>
        </w:rPr>
        <w:t xml:space="preserve"> </w:t>
      </w:r>
      <w:proofErr w:type="spellStart"/>
      <w:r w:rsidR="00695482">
        <w:rPr>
          <w:rFonts w:ascii="Arial" w:hAnsi="Arial" w:cs="Arial"/>
          <w:sz w:val="28"/>
          <w:szCs w:val="28"/>
        </w:rPr>
        <w:t>kwakaita</w:t>
      </w:r>
      <w:proofErr w:type="spellEnd"/>
      <w:r w:rsidR="00695482">
        <w:rPr>
          <w:rFonts w:ascii="Arial" w:hAnsi="Arial" w:cs="Arial"/>
          <w:sz w:val="28"/>
          <w:szCs w:val="28"/>
        </w:rPr>
        <w:t xml:space="preserve"> Moses </w:t>
      </w:r>
      <w:proofErr w:type="spellStart"/>
      <w:r w:rsidR="00695482">
        <w:rPr>
          <w:rFonts w:ascii="Arial" w:hAnsi="Arial" w:cs="Arial"/>
          <w:sz w:val="28"/>
          <w:szCs w:val="28"/>
        </w:rPr>
        <w:t>kuvana</w:t>
      </w:r>
      <w:proofErr w:type="spellEnd"/>
      <w:r w:rsidR="00695482">
        <w:rPr>
          <w:rFonts w:ascii="Arial" w:hAnsi="Arial" w:cs="Arial"/>
          <w:sz w:val="28"/>
          <w:szCs w:val="28"/>
        </w:rPr>
        <w:t xml:space="preserve"> </w:t>
      </w:r>
      <w:r w:rsidR="00AF6437">
        <w:rPr>
          <w:rFonts w:ascii="Arial" w:hAnsi="Arial" w:cs="Arial"/>
          <w:sz w:val="28"/>
          <w:szCs w:val="28"/>
        </w:rPr>
        <w:t>veIsrae</w:t>
      </w:r>
      <w:r w:rsidR="008866BE">
        <w:rPr>
          <w:rFonts w:ascii="Arial" w:hAnsi="Arial" w:cs="Arial"/>
          <w:sz w:val="28"/>
          <w:szCs w:val="28"/>
        </w:rPr>
        <w:t>ri</w:t>
      </w:r>
      <w:r w:rsidR="00B47BB0">
        <w:rPr>
          <w:rFonts w:ascii="Arial" w:hAnsi="Arial" w:cs="Arial"/>
          <w:sz w:val="28"/>
          <w:szCs w:val="28"/>
        </w:rPr>
        <w:t>,</w:t>
      </w:r>
      <w:r w:rsidR="008866BE">
        <w:rPr>
          <w:rFonts w:ascii="Arial" w:hAnsi="Arial" w:cs="Arial"/>
          <w:sz w:val="28"/>
          <w:szCs w:val="28"/>
        </w:rPr>
        <w:t xml:space="preserve"> </w:t>
      </w:r>
      <w:r w:rsidR="00534101" w:rsidRPr="00534101">
        <w:rPr>
          <w:rFonts w:ascii="Arial" w:hAnsi="Arial" w:cs="Arial"/>
          <w:sz w:val="18"/>
          <w:szCs w:val="28"/>
        </w:rPr>
        <w:t xml:space="preserve">[Congregation says, “Amen,”] </w:t>
      </w:r>
      <w:r w:rsidR="008866BE">
        <w:rPr>
          <w:rFonts w:ascii="Arial" w:hAnsi="Arial" w:cs="Arial"/>
          <w:sz w:val="28"/>
          <w:szCs w:val="28"/>
        </w:rPr>
        <w:t xml:space="preserve">kuti </w:t>
      </w:r>
      <w:proofErr w:type="spellStart"/>
      <w:r w:rsidR="008866BE">
        <w:rPr>
          <w:rFonts w:ascii="Arial" w:hAnsi="Arial" w:cs="Arial"/>
          <w:sz w:val="28"/>
          <w:szCs w:val="28"/>
        </w:rPr>
        <w:t>riwanikwe</w:t>
      </w:r>
      <w:proofErr w:type="spellEnd"/>
      <w:r w:rsidR="008866BE">
        <w:rPr>
          <w:rFonts w:ascii="Arial" w:hAnsi="Arial" w:cs="Arial"/>
          <w:sz w:val="28"/>
          <w:szCs w:val="28"/>
        </w:rPr>
        <w:t xml:space="preserve"> </w:t>
      </w:r>
      <w:proofErr w:type="spellStart"/>
      <w:r w:rsidR="008866BE">
        <w:rPr>
          <w:rFonts w:ascii="Arial" w:hAnsi="Arial" w:cs="Arial"/>
          <w:sz w:val="28"/>
          <w:szCs w:val="28"/>
        </w:rPr>
        <w:t>riri</w:t>
      </w:r>
      <w:proofErr w:type="spellEnd"/>
      <w:r w:rsidR="008866BE">
        <w:rPr>
          <w:rFonts w:ascii="Arial" w:hAnsi="Arial" w:cs="Arial"/>
          <w:sz w:val="28"/>
          <w:szCs w:val="28"/>
        </w:rPr>
        <w:t xml:space="preserve"> pakati pedu</w:t>
      </w:r>
      <w:r w:rsidR="00E827EB">
        <w:rPr>
          <w:rFonts w:ascii="Arial" w:hAnsi="Arial" w:cs="Arial"/>
          <w:sz w:val="28"/>
          <w:szCs w:val="28"/>
        </w:rPr>
        <w:t>.</w:t>
      </w:r>
      <w:r w:rsidR="008866BE">
        <w:rPr>
          <w:rFonts w:ascii="Arial" w:hAnsi="Arial" w:cs="Arial"/>
          <w:sz w:val="28"/>
          <w:szCs w:val="28"/>
        </w:rPr>
        <w:t xml:space="preserve"> </w:t>
      </w:r>
      <w:r w:rsidR="00534101" w:rsidRPr="00534101">
        <w:rPr>
          <w:rFonts w:ascii="Arial" w:hAnsi="Arial" w:cs="Arial"/>
          <w:sz w:val="18"/>
          <w:szCs w:val="28"/>
        </w:rPr>
        <w:t xml:space="preserve">[Congregation says, “Amen.”] </w:t>
      </w:r>
    </w:p>
    <w:p w14:paraId="2AC82B27" w14:textId="57C60121" w:rsidR="005E7A4C" w:rsidRDefault="008B250D" w:rsidP="00AF4256">
      <w:pPr>
        <w:jc w:val="both"/>
        <w:rPr>
          <w:rFonts w:ascii="Arial" w:hAnsi="Arial" w:cs="Arial"/>
          <w:sz w:val="28"/>
          <w:szCs w:val="28"/>
        </w:rPr>
      </w:pPr>
      <w:r>
        <w:rPr>
          <w:rFonts w:ascii="Arial" w:hAnsi="Arial" w:cs="Arial"/>
          <w:sz w:val="28"/>
          <w:szCs w:val="28"/>
          <w:vertAlign w:val="superscript"/>
        </w:rPr>
        <w:lastRenderedPageBreak/>
        <w:t xml:space="preserve">261 </w:t>
      </w:r>
      <w:r w:rsidR="00E827EB" w:rsidRPr="00BA38F5">
        <w:rPr>
          <w:rFonts w:ascii="Arial" w:hAnsi="Arial" w:cs="Arial"/>
          <w:sz w:val="28"/>
          <w:szCs w:val="28"/>
        </w:rPr>
        <w:t xml:space="preserve">Mwari ndinotenda </w:t>
      </w:r>
      <w:proofErr w:type="spellStart"/>
      <w:r w:rsidR="00E827EB" w:rsidRPr="00BA38F5">
        <w:rPr>
          <w:rFonts w:ascii="Arial" w:hAnsi="Arial" w:cs="Arial"/>
          <w:sz w:val="28"/>
          <w:szCs w:val="28"/>
        </w:rPr>
        <w:t>pakadzika</w:t>
      </w:r>
      <w:proofErr w:type="spellEnd"/>
      <w:r w:rsidR="00E827EB" w:rsidRPr="00BA38F5">
        <w:rPr>
          <w:rFonts w:ascii="Arial" w:hAnsi="Arial" w:cs="Arial"/>
          <w:sz w:val="28"/>
          <w:szCs w:val="28"/>
        </w:rPr>
        <w:t xml:space="preserve"> </w:t>
      </w:r>
      <w:proofErr w:type="spellStart"/>
      <w:r w:rsidR="00E827EB" w:rsidRPr="00BA38F5">
        <w:rPr>
          <w:rFonts w:ascii="Arial" w:hAnsi="Arial" w:cs="Arial"/>
          <w:sz w:val="28"/>
          <w:szCs w:val="28"/>
        </w:rPr>
        <w:t>dzika</w:t>
      </w:r>
      <w:proofErr w:type="spellEnd"/>
      <w:r w:rsidR="00E827EB" w:rsidRPr="00BA38F5">
        <w:rPr>
          <w:rFonts w:ascii="Arial" w:hAnsi="Arial" w:cs="Arial"/>
          <w:sz w:val="28"/>
          <w:szCs w:val="28"/>
        </w:rPr>
        <w:t xml:space="preserve"> </w:t>
      </w:r>
      <w:proofErr w:type="spellStart"/>
      <w:r w:rsidR="00E827EB" w:rsidRPr="00BA38F5">
        <w:rPr>
          <w:rFonts w:ascii="Arial" w:hAnsi="Arial" w:cs="Arial"/>
          <w:sz w:val="28"/>
          <w:szCs w:val="28"/>
        </w:rPr>
        <w:t>pemoyo</w:t>
      </w:r>
      <w:proofErr w:type="spellEnd"/>
      <w:r w:rsidR="00E827EB" w:rsidRPr="00BA38F5">
        <w:rPr>
          <w:rFonts w:ascii="Arial" w:hAnsi="Arial" w:cs="Arial"/>
          <w:sz w:val="28"/>
          <w:szCs w:val="28"/>
        </w:rPr>
        <w:t xml:space="preserve"> </w:t>
      </w:r>
      <w:r w:rsidR="00BA38F5" w:rsidRPr="00BA38F5">
        <w:rPr>
          <w:rFonts w:ascii="Arial" w:hAnsi="Arial" w:cs="Arial"/>
          <w:sz w:val="28"/>
          <w:szCs w:val="28"/>
        </w:rPr>
        <w:t>w</w:t>
      </w:r>
      <w:r w:rsidR="00BA38F5">
        <w:rPr>
          <w:rFonts w:ascii="Arial" w:hAnsi="Arial" w:cs="Arial"/>
          <w:sz w:val="28"/>
          <w:szCs w:val="28"/>
        </w:rPr>
        <w:t>angu</w:t>
      </w:r>
      <w:r w:rsidR="00B47BB0">
        <w:rPr>
          <w:rFonts w:ascii="Arial" w:hAnsi="Arial" w:cs="Arial"/>
          <w:sz w:val="28"/>
          <w:szCs w:val="28"/>
        </w:rPr>
        <w:t>,</w:t>
      </w:r>
      <w:r w:rsidR="00F1551F">
        <w:rPr>
          <w:rFonts w:ascii="Arial" w:hAnsi="Arial" w:cs="Arial"/>
          <w:sz w:val="28"/>
          <w:szCs w:val="28"/>
        </w:rPr>
        <w:t xml:space="preserve"> </w:t>
      </w:r>
      <w:r w:rsidR="00534101" w:rsidRPr="00534101">
        <w:rPr>
          <w:rFonts w:ascii="Arial" w:hAnsi="Arial" w:cs="Arial"/>
          <w:sz w:val="18"/>
          <w:szCs w:val="28"/>
        </w:rPr>
        <w:t xml:space="preserve">[Congregation says, “Amen,”] </w:t>
      </w:r>
      <w:r w:rsidR="00F1551F">
        <w:rPr>
          <w:rFonts w:ascii="Arial" w:hAnsi="Arial" w:cs="Arial"/>
          <w:sz w:val="28"/>
          <w:szCs w:val="28"/>
        </w:rPr>
        <w:t>kuti</w:t>
      </w:r>
      <w:r w:rsidR="00BA38F5">
        <w:rPr>
          <w:rFonts w:ascii="Arial" w:hAnsi="Arial" w:cs="Arial"/>
          <w:sz w:val="28"/>
          <w:szCs w:val="28"/>
        </w:rPr>
        <w:t xml:space="preserve"> </w:t>
      </w:r>
      <w:proofErr w:type="spellStart"/>
      <w:r w:rsidR="00BA38F5">
        <w:rPr>
          <w:rFonts w:ascii="Arial" w:hAnsi="Arial" w:cs="Arial"/>
          <w:sz w:val="28"/>
          <w:szCs w:val="28"/>
        </w:rPr>
        <w:t>ndava</w:t>
      </w:r>
      <w:proofErr w:type="spellEnd"/>
      <w:r w:rsidR="00BA38F5">
        <w:rPr>
          <w:rFonts w:ascii="Arial" w:hAnsi="Arial" w:cs="Arial"/>
          <w:sz w:val="28"/>
          <w:szCs w:val="28"/>
        </w:rPr>
        <w:t xml:space="preserve"> kuparidza vhangeri iri</w:t>
      </w:r>
      <w:r w:rsidR="00B05998">
        <w:rPr>
          <w:rFonts w:ascii="Arial" w:hAnsi="Arial" w:cs="Arial"/>
          <w:sz w:val="28"/>
          <w:szCs w:val="28"/>
        </w:rPr>
        <w:t xml:space="preserve"> </w:t>
      </w:r>
      <w:proofErr w:type="spellStart"/>
      <w:r w:rsidR="00B05998">
        <w:rPr>
          <w:rFonts w:ascii="Arial" w:hAnsi="Arial" w:cs="Arial"/>
          <w:sz w:val="28"/>
          <w:szCs w:val="28"/>
        </w:rPr>
        <w:t>ndariona</w:t>
      </w:r>
      <w:proofErr w:type="spellEnd"/>
      <w:r w:rsidR="00B05998">
        <w:rPr>
          <w:rFonts w:ascii="Arial" w:hAnsi="Arial" w:cs="Arial"/>
          <w:sz w:val="28"/>
          <w:szCs w:val="28"/>
        </w:rPr>
        <w:t xml:space="preserve"> </w:t>
      </w:r>
      <w:proofErr w:type="spellStart"/>
      <w:r w:rsidR="00B05998">
        <w:rPr>
          <w:rFonts w:ascii="Arial" w:hAnsi="Arial" w:cs="Arial"/>
          <w:sz w:val="28"/>
          <w:szCs w:val="28"/>
        </w:rPr>
        <w:t>Mandiitirawo</w:t>
      </w:r>
      <w:proofErr w:type="spellEnd"/>
      <w:r w:rsidR="00B05998">
        <w:rPr>
          <w:rFonts w:ascii="Arial" w:hAnsi="Arial" w:cs="Arial"/>
          <w:sz w:val="28"/>
          <w:szCs w:val="28"/>
        </w:rPr>
        <w:t xml:space="preserve">. </w:t>
      </w:r>
      <w:r w:rsidR="00534101" w:rsidRPr="00534101">
        <w:rPr>
          <w:rFonts w:ascii="Arial" w:hAnsi="Arial" w:cs="Arial"/>
          <w:sz w:val="18"/>
          <w:szCs w:val="28"/>
        </w:rPr>
        <w:t xml:space="preserve">[Congregation says, “Amen.”] </w:t>
      </w:r>
      <w:r w:rsidR="004C7E71">
        <w:rPr>
          <w:rFonts w:ascii="Arial" w:hAnsi="Arial" w:cs="Arial"/>
          <w:sz w:val="28"/>
          <w:szCs w:val="28"/>
        </w:rPr>
        <w:t xml:space="preserve">Baba </w:t>
      </w:r>
      <w:proofErr w:type="spellStart"/>
      <w:r w:rsidR="004C7E71">
        <w:rPr>
          <w:rFonts w:ascii="Arial" w:hAnsi="Arial" w:cs="Arial"/>
          <w:sz w:val="28"/>
          <w:szCs w:val="28"/>
        </w:rPr>
        <w:t>ndinoon</w:t>
      </w:r>
      <w:r w:rsidR="00F1551F">
        <w:rPr>
          <w:rFonts w:ascii="Arial" w:hAnsi="Arial" w:cs="Arial"/>
          <w:sz w:val="28"/>
          <w:szCs w:val="28"/>
        </w:rPr>
        <w:t>a</w:t>
      </w:r>
      <w:proofErr w:type="spellEnd"/>
      <w:r w:rsidR="004C7E71">
        <w:rPr>
          <w:rFonts w:ascii="Arial" w:hAnsi="Arial" w:cs="Arial"/>
          <w:sz w:val="28"/>
          <w:szCs w:val="28"/>
        </w:rPr>
        <w:t xml:space="preserve"> kuti Ishe Shoko Renyu </w:t>
      </w:r>
      <w:proofErr w:type="spellStart"/>
      <w:r w:rsidR="004C7E71">
        <w:rPr>
          <w:rFonts w:ascii="Arial" w:hAnsi="Arial" w:cs="Arial"/>
          <w:sz w:val="28"/>
          <w:szCs w:val="28"/>
        </w:rPr>
        <w:t>rinodzidzisa</w:t>
      </w:r>
      <w:proofErr w:type="spellEnd"/>
      <w:r w:rsidR="004C7E71">
        <w:rPr>
          <w:rFonts w:ascii="Arial" w:hAnsi="Arial" w:cs="Arial"/>
          <w:sz w:val="28"/>
          <w:szCs w:val="28"/>
        </w:rPr>
        <w:t xml:space="preserve"> kuti every disciple</w:t>
      </w:r>
      <w:r w:rsidR="004A249E">
        <w:rPr>
          <w:rFonts w:ascii="Arial" w:hAnsi="Arial" w:cs="Arial"/>
          <w:sz w:val="28"/>
          <w:szCs w:val="28"/>
        </w:rPr>
        <w:t xml:space="preserve">, shall be like his master. </w:t>
      </w:r>
      <w:r w:rsidR="00534101" w:rsidRPr="00534101">
        <w:rPr>
          <w:rFonts w:ascii="Arial" w:hAnsi="Arial" w:cs="Arial"/>
          <w:sz w:val="18"/>
          <w:szCs w:val="28"/>
        </w:rPr>
        <w:t xml:space="preserve">[Congregation says, “Amen.”] </w:t>
      </w:r>
      <w:r w:rsidR="004A249E">
        <w:rPr>
          <w:rFonts w:ascii="Arial" w:hAnsi="Arial" w:cs="Arial"/>
          <w:sz w:val="28"/>
          <w:szCs w:val="28"/>
        </w:rPr>
        <w:t xml:space="preserve">Baba </w:t>
      </w:r>
      <w:proofErr w:type="spellStart"/>
      <w:r w:rsidR="008969F1">
        <w:rPr>
          <w:rFonts w:ascii="Arial" w:hAnsi="Arial" w:cs="Arial"/>
          <w:sz w:val="28"/>
          <w:szCs w:val="28"/>
        </w:rPr>
        <w:t>ndosaka</w:t>
      </w:r>
      <w:proofErr w:type="spellEnd"/>
      <w:r w:rsidR="008969F1">
        <w:rPr>
          <w:rFonts w:ascii="Arial" w:hAnsi="Arial" w:cs="Arial"/>
          <w:sz w:val="28"/>
          <w:szCs w:val="28"/>
        </w:rPr>
        <w:t xml:space="preserve"> Mozisi </w:t>
      </w:r>
      <w:proofErr w:type="spellStart"/>
      <w:r w:rsidR="008969F1">
        <w:rPr>
          <w:rFonts w:ascii="Arial" w:hAnsi="Arial" w:cs="Arial"/>
          <w:sz w:val="28"/>
          <w:szCs w:val="28"/>
        </w:rPr>
        <w:t>akagona</w:t>
      </w:r>
      <w:proofErr w:type="spellEnd"/>
      <w:r w:rsidR="008969F1">
        <w:rPr>
          <w:rFonts w:ascii="Arial" w:hAnsi="Arial" w:cs="Arial"/>
          <w:sz w:val="28"/>
          <w:szCs w:val="28"/>
        </w:rPr>
        <w:t xml:space="preserve"> </w:t>
      </w:r>
      <w:proofErr w:type="spellStart"/>
      <w:r w:rsidR="008969F1">
        <w:rPr>
          <w:rFonts w:ascii="Arial" w:hAnsi="Arial" w:cs="Arial"/>
          <w:sz w:val="28"/>
          <w:szCs w:val="28"/>
        </w:rPr>
        <w:t>kusiya</w:t>
      </w:r>
      <w:proofErr w:type="spellEnd"/>
      <w:r w:rsidR="008969F1">
        <w:rPr>
          <w:rFonts w:ascii="Arial" w:hAnsi="Arial" w:cs="Arial"/>
          <w:sz w:val="28"/>
          <w:szCs w:val="28"/>
        </w:rPr>
        <w:t xml:space="preserve"> </w:t>
      </w:r>
      <w:proofErr w:type="spellStart"/>
      <w:r w:rsidR="008969F1">
        <w:rPr>
          <w:rFonts w:ascii="Arial" w:hAnsi="Arial" w:cs="Arial"/>
          <w:sz w:val="28"/>
          <w:szCs w:val="28"/>
        </w:rPr>
        <w:t>audza</w:t>
      </w:r>
      <w:proofErr w:type="spellEnd"/>
      <w:r w:rsidR="008969F1">
        <w:rPr>
          <w:rFonts w:ascii="Arial" w:hAnsi="Arial" w:cs="Arial"/>
          <w:sz w:val="28"/>
          <w:szCs w:val="28"/>
        </w:rPr>
        <w:t xml:space="preserve"> vana veIsraeri</w:t>
      </w:r>
      <w:r w:rsidR="00016713">
        <w:rPr>
          <w:rFonts w:ascii="Arial" w:hAnsi="Arial" w:cs="Arial"/>
          <w:sz w:val="28"/>
          <w:szCs w:val="28"/>
        </w:rPr>
        <w:t xml:space="preserve">, </w:t>
      </w:r>
      <w:proofErr w:type="spellStart"/>
      <w:r w:rsidR="00016713">
        <w:rPr>
          <w:rFonts w:ascii="Arial" w:hAnsi="Arial" w:cs="Arial"/>
          <w:sz w:val="28"/>
          <w:szCs w:val="28"/>
        </w:rPr>
        <w:t>akavabvunza</w:t>
      </w:r>
      <w:proofErr w:type="spellEnd"/>
      <w:r w:rsidR="00016713">
        <w:rPr>
          <w:rFonts w:ascii="Arial" w:hAnsi="Arial" w:cs="Arial"/>
          <w:sz w:val="28"/>
          <w:szCs w:val="28"/>
        </w:rPr>
        <w:t xml:space="preserve"> kuti pane </w:t>
      </w:r>
      <w:proofErr w:type="spellStart"/>
      <w:r w:rsidR="00016713">
        <w:rPr>
          <w:rFonts w:ascii="Arial" w:hAnsi="Arial" w:cs="Arial"/>
          <w:sz w:val="28"/>
          <w:szCs w:val="28"/>
        </w:rPr>
        <w:t>zvatakakumbira</w:t>
      </w:r>
      <w:proofErr w:type="spellEnd"/>
      <w:r w:rsidR="00016713">
        <w:rPr>
          <w:rFonts w:ascii="Arial" w:hAnsi="Arial" w:cs="Arial"/>
          <w:sz w:val="28"/>
          <w:szCs w:val="28"/>
        </w:rPr>
        <w:t xml:space="preserve"> zvose </w:t>
      </w:r>
      <w:proofErr w:type="spellStart"/>
      <w:r w:rsidR="00016713">
        <w:rPr>
          <w:rFonts w:ascii="Arial" w:hAnsi="Arial" w:cs="Arial"/>
          <w:sz w:val="28"/>
          <w:szCs w:val="28"/>
        </w:rPr>
        <w:t>chisina</w:t>
      </w:r>
      <w:proofErr w:type="spellEnd"/>
      <w:r w:rsidR="00016713">
        <w:rPr>
          <w:rFonts w:ascii="Arial" w:hAnsi="Arial" w:cs="Arial"/>
          <w:sz w:val="28"/>
          <w:szCs w:val="28"/>
        </w:rPr>
        <w:t xml:space="preserve"> </w:t>
      </w:r>
      <w:proofErr w:type="spellStart"/>
      <w:r w:rsidR="00016713">
        <w:rPr>
          <w:rFonts w:ascii="Arial" w:hAnsi="Arial" w:cs="Arial"/>
          <w:sz w:val="28"/>
          <w:szCs w:val="28"/>
        </w:rPr>
        <w:t>kudairwa</w:t>
      </w:r>
      <w:proofErr w:type="spellEnd"/>
      <w:r w:rsidR="00016713">
        <w:rPr>
          <w:rFonts w:ascii="Arial" w:hAnsi="Arial" w:cs="Arial"/>
          <w:sz w:val="28"/>
          <w:szCs w:val="28"/>
        </w:rPr>
        <w:t xml:space="preserve"> </w:t>
      </w:r>
      <w:proofErr w:type="spellStart"/>
      <w:r w:rsidR="00016713">
        <w:rPr>
          <w:rFonts w:ascii="Arial" w:hAnsi="Arial" w:cs="Arial"/>
          <w:sz w:val="28"/>
          <w:szCs w:val="28"/>
        </w:rPr>
        <w:t>chii</w:t>
      </w:r>
      <w:proofErr w:type="spellEnd"/>
      <w:r w:rsidR="00464A42">
        <w:rPr>
          <w:rFonts w:ascii="Arial" w:hAnsi="Arial" w:cs="Arial"/>
          <w:sz w:val="28"/>
          <w:szCs w:val="28"/>
        </w:rPr>
        <w:t>?</w:t>
      </w:r>
      <w:r w:rsidR="00016713">
        <w:rPr>
          <w:rFonts w:ascii="Arial" w:hAnsi="Arial" w:cs="Arial"/>
          <w:sz w:val="28"/>
          <w:szCs w:val="28"/>
        </w:rPr>
        <w:t xml:space="preserve"> </w:t>
      </w:r>
      <w:r w:rsidR="00016713" w:rsidRPr="008D026F">
        <w:rPr>
          <w:rFonts w:ascii="Arial" w:hAnsi="Arial" w:cs="Arial"/>
          <w:sz w:val="18"/>
          <w:szCs w:val="18"/>
        </w:rPr>
        <w:t xml:space="preserve">[Congregation </w:t>
      </w:r>
      <w:r w:rsidR="00063DA1" w:rsidRPr="008D026F">
        <w:rPr>
          <w:rFonts w:ascii="Arial" w:hAnsi="Arial" w:cs="Arial"/>
          <w:sz w:val="18"/>
          <w:szCs w:val="18"/>
        </w:rPr>
        <w:t>says, “</w:t>
      </w:r>
      <w:proofErr w:type="spellStart"/>
      <w:r w:rsidR="00E04A14" w:rsidRPr="008D026F">
        <w:rPr>
          <w:rFonts w:ascii="Arial" w:hAnsi="Arial" w:cs="Arial"/>
          <w:sz w:val="18"/>
          <w:szCs w:val="18"/>
        </w:rPr>
        <w:t>c</w:t>
      </w:r>
      <w:r w:rsidR="002B5D36" w:rsidRPr="008D026F">
        <w:rPr>
          <w:rFonts w:ascii="Arial" w:hAnsi="Arial" w:cs="Arial"/>
          <w:sz w:val="18"/>
          <w:szCs w:val="18"/>
        </w:rPr>
        <w:t>hokwadi</w:t>
      </w:r>
      <w:proofErr w:type="spellEnd"/>
      <w:r w:rsidR="002B5D36" w:rsidRPr="008D026F">
        <w:rPr>
          <w:rFonts w:ascii="Arial" w:hAnsi="Arial" w:cs="Arial"/>
          <w:sz w:val="18"/>
          <w:szCs w:val="18"/>
        </w:rPr>
        <w:t>/Amen</w:t>
      </w:r>
      <w:r w:rsidR="00016713" w:rsidRPr="008D026F">
        <w:rPr>
          <w:rFonts w:ascii="Arial" w:hAnsi="Arial" w:cs="Arial"/>
          <w:sz w:val="18"/>
          <w:szCs w:val="18"/>
        </w:rPr>
        <w:t>.”]</w:t>
      </w:r>
      <w:r w:rsidR="002B5D36">
        <w:rPr>
          <w:rFonts w:ascii="Arial" w:hAnsi="Arial" w:cs="Arial"/>
          <w:sz w:val="28"/>
          <w:szCs w:val="28"/>
        </w:rPr>
        <w:t xml:space="preserve"> </w:t>
      </w:r>
      <w:r w:rsidR="005E7A4C">
        <w:rPr>
          <w:rFonts w:ascii="Arial" w:hAnsi="Arial" w:cs="Arial"/>
          <w:sz w:val="28"/>
          <w:szCs w:val="28"/>
        </w:rPr>
        <w:t xml:space="preserve">Mwari vana veIsraeri </w:t>
      </w:r>
      <w:proofErr w:type="spellStart"/>
      <w:r w:rsidR="005E7A4C">
        <w:rPr>
          <w:rFonts w:ascii="Arial" w:hAnsi="Arial" w:cs="Arial"/>
          <w:sz w:val="28"/>
          <w:szCs w:val="28"/>
        </w:rPr>
        <w:t>vakashaya</w:t>
      </w:r>
      <w:proofErr w:type="spellEnd"/>
      <w:r w:rsidR="005E7A4C">
        <w:rPr>
          <w:rFonts w:ascii="Arial" w:hAnsi="Arial" w:cs="Arial"/>
          <w:sz w:val="28"/>
          <w:szCs w:val="28"/>
        </w:rPr>
        <w:t xml:space="preserve">. </w:t>
      </w:r>
      <w:r w:rsidR="00534101" w:rsidRPr="00534101">
        <w:rPr>
          <w:rFonts w:ascii="Arial" w:hAnsi="Arial" w:cs="Arial"/>
          <w:sz w:val="18"/>
          <w:szCs w:val="28"/>
        </w:rPr>
        <w:t xml:space="preserve">[Congregation says, “Amen.”] </w:t>
      </w:r>
      <w:r w:rsidR="005E7A4C" w:rsidRPr="00EA61FA">
        <w:rPr>
          <w:rFonts w:ascii="Arial" w:hAnsi="Arial" w:cs="Arial"/>
          <w:sz w:val="28"/>
          <w:szCs w:val="28"/>
        </w:rPr>
        <w:t xml:space="preserve">Baba mune </w:t>
      </w:r>
      <w:proofErr w:type="spellStart"/>
      <w:r w:rsidR="005E7A4C" w:rsidRPr="00EA61FA">
        <w:rPr>
          <w:rFonts w:ascii="Arial" w:hAnsi="Arial" w:cs="Arial"/>
          <w:sz w:val="28"/>
          <w:szCs w:val="28"/>
        </w:rPr>
        <w:t>madairiro</w:t>
      </w:r>
      <w:proofErr w:type="spellEnd"/>
      <w:r w:rsidR="005E7A4C" w:rsidRPr="00EA61FA">
        <w:rPr>
          <w:rFonts w:ascii="Arial" w:hAnsi="Arial" w:cs="Arial"/>
          <w:sz w:val="28"/>
          <w:szCs w:val="28"/>
        </w:rPr>
        <w:t xml:space="preserve"> </w:t>
      </w:r>
      <w:proofErr w:type="spellStart"/>
      <w:r w:rsidR="005E7A4C" w:rsidRPr="00EA61FA">
        <w:rPr>
          <w:rFonts w:ascii="Arial" w:hAnsi="Arial" w:cs="Arial"/>
          <w:sz w:val="28"/>
          <w:szCs w:val="28"/>
        </w:rPr>
        <w:t>amunoita</w:t>
      </w:r>
      <w:proofErr w:type="spellEnd"/>
      <w:r w:rsidR="005E7A4C" w:rsidRPr="00EA61FA">
        <w:rPr>
          <w:rFonts w:ascii="Arial" w:hAnsi="Arial" w:cs="Arial"/>
          <w:sz w:val="28"/>
          <w:szCs w:val="28"/>
        </w:rPr>
        <w:t xml:space="preserve"> </w:t>
      </w:r>
      <w:proofErr w:type="spellStart"/>
      <w:r w:rsidR="005E7A4C" w:rsidRPr="00EA61FA">
        <w:rPr>
          <w:rFonts w:ascii="Arial" w:hAnsi="Arial" w:cs="Arial"/>
          <w:sz w:val="28"/>
          <w:szCs w:val="28"/>
        </w:rPr>
        <w:t>munamato</w:t>
      </w:r>
      <w:proofErr w:type="spellEnd"/>
      <w:r w:rsidR="005E7A4C" w:rsidRPr="00EA61FA">
        <w:rPr>
          <w:rFonts w:ascii="Arial" w:hAnsi="Arial" w:cs="Arial"/>
          <w:sz w:val="28"/>
          <w:szCs w:val="28"/>
        </w:rPr>
        <w:t xml:space="preserve">. </w:t>
      </w:r>
      <w:r w:rsidR="005E7A4C" w:rsidRPr="008D026F">
        <w:rPr>
          <w:rFonts w:ascii="Arial" w:hAnsi="Arial" w:cs="Arial"/>
          <w:sz w:val="18"/>
          <w:szCs w:val="18"/>
        </w:rPr>
        <w:t xml:space="preserve">[Congregation </w:t>
      </w:r>
      <w:r w:rsidR="00063DA1" w:rsidRPr="008D026F">
        <w:rPr>
          <w:rFonts w:ascii="Arial" w:hAnsi="Arial" w:cs="Arial"/>
          <w:sz w:val="18"/>
          <w:szCs w:val="18"/>
        </w:rPr>
        <w:t>says, “</w:t>
      </w:r>
      <w:r w:rsidR="005E7A4C" w:rsidRPr="008D026F">
        <w:rPr>
          <w:rFonts w:ascii="Arial" w:hAnsi="Arial" w:cs="Arial"/>
          <w:sz w:val="18"/>
          <w:szCs w:val="18"/>
        </w:rPr>
        <w:t>Amen.”]</w:t>
      </w:r>
    </w:p>
    <w:p w14:paraId="6FFD93A1" w14:textId="2345123C" w:rsidR="005E7A4C" w:rsidRDefault="008B250D" w:rsidP="00AF4256">
      <w:pPr>
        <w:jc w:val="both"/>
        <w:rPr>
          <w:rFonts w:ascii="Arial" w:hAnsi="Arial" w:cs="Arial"/>
          <w:sz w:val="28"/>
          <w:szCs w:val="28"/>
        </w:rPr>
      </w:pPr>
      <w:r>
        <w:rPr>
          <w:rFonts w:ascii="Arial" w:hAnsi="Arial" w:cs="Arial"/>
          <w:sz w:val="28"/>
          <w:szCs w:val="28"/>
          <w:vertAlign w:val="superscript"/>
        </w:rPr>
        <w:t xml:space="preserve">262 </w:t>
      </w:r>
      <w:r w:rsidR="005E7A4C" w:rsidRPr="005E7A4C">
        <w:rPr>
          <w:rFonts w:ascii="Arial" w:hAnsi="Arial" w:cs="Arial"/>
          <w:sz w:val="28"/>
          <w:szCs w:val="28"/>
        </w:rPr>
        <w:t xml:space="preserve">Tenzi tiri </w:t>
      </w:r>
      <w:proofErr w:type="spellStart"/>
      <w:r w:rsidR="005E7A4C" w:rsidRPr="005E7A4C">
        <w:rPr>
          <w:rFonts w:ascii="Arial" w:hAnsi="Arial" w:cs="Arial"/>
          <w:sz w:val="28"/>
          <w:szCs w:val="28"/>
        </w:rPr>
        <w:t>kuzvitsaura</w:t>
      </w:r>
      <w:proofErr w:type="spellEnd"/>
      <w:r w:rsidR="005E7A4C" w:rsidRPr="005E7A4C">
        <w:rPr>
          <w:rFonts w:ascii="Arial" w:hAnsi="Arial" w:cs="Arial"/>
          <w:sz w:val="28"/>
          <w:szCs w:val="28"/>
        </w:rPr>
        <w:t xml:space="preserve"> Baba </w:t>
      </w:r>
      <w:proofErr w:type="spellStart"/>
      <w:r w:rsidR="005E7A4C" w:rsidRPr="005E7A4C">
        <w:rPr>
          <w:rFonts w:ascii="Arial" w:hAnsi="Arial" w:cs="Arial"/>
          <w:sz w:val="28"/>
          <w:szCs w:val="28"/>
        </w:rPr>
        <w:t>tinot</w:t>
      </w:r>
      <w:r w:rsidR="005E7A4C">
        <w:rPr>
          <w:rFonts w:ascii="Arial" w:hAnsi="Arial" w:cs="Arial"/>
          <w:sz w:val="28"/>
          <w:szCs w:val="28"/>
        </w:rPr>
        <w:t>otenda</w:t>
      </w:r>
      <w:proofErr w:type="spellEnd"/>
      <w:r w:rsidR="007E3AD1">
        <w:rPr>
          <w:rFonts w:ascii="Arial" w:hAnsi="Arial" w:cs="Arial"/>
          <w:sz w:val="28"/>
          <w:szCs w:val="28"/>
        </w:rPr>
        <w:t>.</w:t>
      </w:r>
      <w:r w:rsidR="005E7A4C">
        <w:rPr>
          <w:rFonts w:ascii="Arial" w:hAnsi="Arial" w:cs="Arial"/>
          <w:sz w:val="28"/>
          <w:szCs w:val="28"/>
        </w:rPr>
        <w:t xml:space="preserve"> </w:t>
      </w:r>
      <w:r w:rsidR="00534101" w:rsidRPr="00534101">
        <w:rPr>
          <w:rFonts w:ascii="Arial" w:hAnsi="Arial" w:cs="Arial"/>
          <w:sz w:val="18"/>
          <w:szCs w:val="28"/>
        </w:rPr>
        <w:t xml:space="preserve">[Congregation says, “Amen.”] </w:t>
      </w:r>
      <w:r w:rsidR="007E3AD1">
        <w:rPr>
          <w:rFonts w:ascii="Arial" w:hAnsi="Arial" w:cs="Arial"/>
          <w:sz w:val="28"/>
          <w:szCs w:val="28"/>
        </w:rPr>
        <w:t xml:space="preserve">Toda kutenda </w:t>
      </w:r>
      <w:proofErr w:type="spellStart"/>
      <w:r w:rsidR="007E3AD1">
        <w:rPr>
          <w:rFonts w:ascii="Arial" w:hAnsi="Arial" w:cs="Arial"/>
          <w:sz w:val="28"/>
          <w:szCs w:val="28"/>
        </w:rPr>
        <w:t>nenzvimbo</w:t>
      </w:r>
      <w:proofErr w:type="spellEnd"/>
      <w:r w:rsidR="007E3AD1">
        <w:rPr>
          <w:rFonts w:ascii="Arial" w:hAnsi="Arial" w:cs="Arial"/>
          <w:sz w:val="28"/>
          <w:szCs w:val="28"/>
        </w:rPr>
        <w:t xml:space="preserve"> </w:t>
      </w:r>
      <w:proofErr w:type="spellStart"/>
      <w:r w:rsidR="007E3AD1">
        <w:rPr>
          <w:rFonts w:ascii="Arial" w:hAnsi="Arial" w:cs="Arial"/>
          <w:sz w:val="28"/>
          <w:szCs w:val="28"/>
        </w:rPr>
        <w:t>yatiri</w:t>
      </w:r>
      <w:proofErr w:type="spellEnd"/>
      <w:r w:rsidR="007E3AD1">
        <w:rPr>
          <w:rFonts w:ascii="Arial" w:hAnsi="Arial" w:cs="Arial"/>
          <w:sz w:val="28"/>
          <w:szCs w:val="28"/>
        </w:rPr>
        <w:t xml:space="preserve"> </w:t>
      </w:r>
      <w:proofErr w:type="spellStart"/>
      <w:r w:rsidR="007E3AD1">
        <w:rPr>
          <w:rFonts w:ascii="Arial" w:hAnsi="Arial" w:cs="Arial"/>
          <w:sz w:val="28"/>
          <w:szCs w:val="28"/>
        </w:rPr>
        <w:t>kupindira</w:t>
      </w:r>
      <w:proofErr w:type="spellEnd"/>
      <w:r w:rsidR="006E0C13">
        <w:rPr>
          <w:rFonts w:ascii="Arial" w:hAnsi="Arial" w:cs="Arial"/>
          <w:sz w:val="28"/>
          <w:szCs w:val="28"/>
        </w:rPr>
        <w:t>,</w:t>
      </w:r>
      <w:r w:rsidR="007E3AD1">
        <w:rPr>
          <w:rFonts w:ascii="Arial" w:hAnsi="Arial" w:cs="Arial"/>
          <w:sz w:val="28"/>
          <w:szCs w:val="28"/>
        </w:rPr>
        <w:t xml:space="preserve"> </w:t>
      </w:r>
      <w:r w:rsidR="00534101" w:rsidRPr="00534101">
        <w:rPr>
          <w:rFonts w:ascii="Arial" w:hAnsi="Arial" w:cs="Arial"/>
          <w:sz w:val="18"/>
          <w:szCs w:val="28"/>
        </w:rPr>
        <w:t xml:space="preserve">[Congregation says, “Amen,”] </w:t>
      </w:r>
      <w:r w:rsidR="00464A42">
        <w:rPr>
          <w:rFonts w:ascii="Arial" w:hAnsi="Arial" w:cs="Arial"/>
          <w:sz w:val="28"/>
          <w:szCs w:val="28"/>
        </w:rPr>
        <w:t xml:space="preserve">a </w:t>
      </w:r>
      <w:r w:rsidR="007E3AD1">
        <w:rPr>
          <w:rFonts w:ascii="Arial" w:hAnsi="Arial" w:cs="Arial"/>
          <w:sz w:val="28"/>
          <w:szCs w:val="28"/>
        </w:rPr>
        <w:t>comfortable place of worship</w:t>
      </w:r>
      <w:r w:rsidR="006E0C13">
        <w:rPr>
          <w:rFonts w:ascii="Arial" w:hAnsi="Arial" w:cs="Arial"/>
          <w:sz w:val="28"/>
          <w:szCs w:val="28"/>
        </w:rPr>
        <w:t>.</w:t>
      </w:r>
      <w:r w:rsidR="007E3AD1">
        <w:rPr>
          <w:rFonts w:ascii="Arial" w:hAnsi="Arial" w:cs="Arial"/>
          <w:sz w:val="28"/>
          <w:szCs w:val="28"/>
        </w:rPr>
        <w:t xml:space="preserve"> </w:t>
      </w:r>
      <w:r w:rsidR="00534101" w:rsidRPr="00534101">
        <w:rPr>
          <w:rFonts w:ascii="Arial" w:hAnsi="Arial" w:cs="Arial"/>
          <w:sz w:val="18"/>
          <w:szCs w:val="28"/>
        </w:rPr>
        <w:t xml:space="preserve">[Congregation says, “Amen.”] </w:t>
      </w:r>
      <w:r w:rsidR="006E0C13">
        <w:rPr>
          <w:rFonts w:ascii="Arial" w:hAnsi="Arial" w:cs="Arial"/>
          <w:sz w:val="28"/>
          <w:szCs w:val="28"/>
        </w:rPr>
        <w:t xml:space="preserve">Toda kutenda </w:t>
      </w:r>
      <w:proofErr w:type="spellStart"/>
      <w:r w:rsidR="006E0C13">
        <w:rPr>
          <w:rFonts w:ascii="Arial" w:hAnsi="Arial" w:cs="Arial"/>
          <w:sz w:val="28"/>
          <w:szCs w:val="28"/>
        </w:rPr>
        <w:t>nedzimba</w:t>
      </w:r>
      <w:proofErr w:type="spellEnd"/>
      <w:r w:rsidR="006E0C13">
        <w:rPr>
          <w:rFonts w:ascii="Arial" w:hAnsi="Arial" w:cs="Arial"/>
          <w:sz w:val="28"/>
          <w:szCs w:val="28"/>
        </w:rPr>
        <w:t xml:space="preserve"> </w:t>
      </w:r>
      <w:proofErr w:type="spellStart"/>
      <w:r w:rsidR="00DF7AEE">
        <w:rPr>
          <w:rFonts w:ascii="Arial" w:hAnsi="Arial" w:cs="Arial"/>
          <w:sz w:val="28"/>
          <w:szCs w:val="28"/>
        </w:rPr>
        <w:t>dza</w:t>
      </w:r>
      <w:r w:rsidR="00950483">
        <w:rPr>
          <w:rFonts w:ascii="Arial" w:hAnsi="Arial" w:cs="Arial"/>
          <w:sz w:val="28"/>
          <w:szCs w:val="28"/>
        </w:rPr>
        <w:t>m</w:t>
      </w:r>
      <w:r w:rsidR="00DF7AEE">
        <w:rPr>
          <w:rFonts w:ascii="Arial" w:hAnsi="Arial" w:cs="Arial"/>
          <w:sz w:val="28"/>
          <w:szCs w:val="28"/>
        </w:rPr>
        <w:t>uri</w:t>
      </w:r>
      <w:proofErr w:type="spellEnd"/>
      <w:r w:rsidR="00DF7AEE">
        <w:rPr>
          <w:rFonts w:ascii="Arial" w:hAnsi="Arial" w:cs="Arial"/>
          <w:sz w:val="28"/>
          <w:szCs w:val="28"/>
        </w:rPr>
        <w:t xml:space="preserve"> </w:t>
      </w:r>
      <w:proofErr w:type="spellStart"/>
      <w:r w:rsidR="00DF7AEE">
        <w:rPr>
          <w:rFonts w:ascii="Arial" w:hAnsi="Arial" w:cs="Arial"/>
          <w:sz w:val="28"/>
          <w:szCs w:val="28"/>
        </w:rPr>
        <w:t>kutivakira</w:t>
      </w:r>
      <w:proofErr w:type="spellEnd"/>
      <w:r w:rsidR="00DF7AEE">
        <w:rPr>
          <w:rFonts w:ascii="Arial" w:hAnsi="Arial" w:cs="Arial"/>
          <w:sz w:val="28"/>
          <w:szCs w:val="28"/>
        </w:rPr>
        <w:t xml:space="preserve">, </w:t>
      </w:r>
      <w:r w:rsidR="00534101" w:rsidRPr="00534101">
        <w:rPr>
          <w:rFonts w:ascii="Arial" w:hAnsi="Arial" w:cs="Arial"/>
          <w:sz w:val="18"/>
          <w:szCs w:val="28"/>
        </w:rPr>
        <w:t xml:space="preserve">[Congregation says, “Amen,”] </w:t>
      </w:r>
      <w:r w:rsidR="00DF7AEE">
        <w:rPr>
          <w:rFonts w:ascii="Arial" w:hAnsi="Arial" w:cs="Arial"/>
          <w:sz w:val="28"/>
          <w:szCs w:val="28"/>
        </w:rPr>
        <w:t xml:space="preserve">comfortable places of sleeping. </w:t>
      </w:r>
      <w:r w:rsidR="00534101" w:rsidRPr="00534101">
        <w:rPr>
          <w:rFonts w:ascii="Arial" w:hAnsi="Arial" w:cs="Arial"/>
          <w:sz w:val="18"/>
          <w:szCs w:val="28"/>
        </w:rPr>
        <w:t xml:space="preserve">[Congregation says, “Amen.”] </w:t>
      </w:r>
      <w:r w:rsidR="00DF7AEE">
        <w:rPr>
          <w:rFonts w:ascii="Arial" w:hAnsi="Arial" w:cs="Arial"/>
          <w:sz w:val="28"/>
          <w:szCs w:val="28"/>
        </w:rPr>
        <w:t xml:space="preserve">Mwari </w:t>
      </w:r>
      <w:proofErr w:type="spellStart"/>
      <w:r w:rsidR="00C57290">
        <w:rPr>
          <w:rFonts w:ascii="Arial" w:hAnsi="Arial" w:cs="Arial"/>
          <w:sz w:val="28"/>
          <w:szCs w:val="28"/>
        </w:rPr>
        <w:t>m</w:t>
      </w:r>
      <w:r w:rsidR="00DF7AEE">
        <w:rPr>
          <w:rFonts w:ascii="Arial" w:hAnsi="Arial" w:cs="Arial"/>
          <w:sz w:val="28"/>
          <w:szCs w:val="28"/>
        </w:rPr>
        <w:t>akar</w:t>
      </w:r>
      <w:r w:rsidR="00C57290">
        <w:rPr>
          <w:rFonts w:ascii="Arial" w:hAnsi="Arial" w:cs="Arial"/>
          <w:sz w:val="28"/>
          <w:szCs w:val="28"/>
        </w:rPr>
        <w:t>u</w:t>
      </w:r>
      <w:r w:rsidR="00DF7AEE">
        <w:rPr>
          <w:rFonts w:ascii="Arial" w:hAnsi="Arial" w:cs="Arial"/>
          <w:sz w:val="28"/>
          <w:szCs w:val="28"/>
        </w:rPr>
        <w:t>rama</w:t>
      </w:r>
      <w:proofErr w:type="spellEnd"/>
      <w:r w:rsidR="00DF7AEE">
        <w:rPr>
          <w:rFonts w:ascii="Arial" w:hAnsi="Arial" w:cs="Arial"/>
          <w:sz w:val="28"/>
          <w:szCs w:val="28"/>
        </w:rPr>
        <w:t xml:space="preserve"> </w:t>
      </w:r>
      <w:proofErr w:type="spellStart"/>
      <w:r w:rsidR="00DF7AEE">
        <w:rPr>
          <w:rFonts w:ascii="Arial" w:hAnsi="Arial" w:cs="Arial"/>
          <w:sz w:val="28"/>
          <w:szCs w:val="28"/>
        </w:rPr>
        <w:t>chidairai</w:t>
      </w:r>
      <w:proofErr w:type="spellEnd"/>
      <w:r w:rsidR="00DF7AEE">
        <w:rPr>
          <w:rFonts w:ascii="Arial" w:hAnsi="Arial" w:cs="Arial"/>
          <w:sz w:val="28"/>
          <w:szCs w:val="28"/>
        </w:rPr>
        <w:t xml:space="preserve"> </w:t>
      </w:r>
      <w:proofErr w:type="spellStart"/>
      <w:r w:rsidR="00DF7AEE">
        <w:rPr>
          <w:rFonts w:ascii="Arial" w:hAnsi="Arial" w:cs="Arial"/>
          <w:sz w:val="28"/>
          <w:szCs w:val="28"/>
        </w:rPr>
        <w:t>mumwe</w:t>
      </w:r>
      <w:proofErr w:type="spellEnd"/>
      <w:r w:rsidR="00DF7AEE">
        <w:rPr>
          <w:rFonts w:ascii="Arial" w:hAnsi="Arial" w:cs="Arial"/>
          <w:sz w:val="28"/>
          <w:szCs w:val="28"/>
        </w:rPr>
        <w:t xml:space="preserve"> </w:t>
      </w:r>
      <w:proofErr w:type="spellStart"/>
      <w:r w:rsidR="00DF7AEE">
        <w:rPr>
          <w:rFonts w:ascii="Arial" w:hAnsi="Arial" w:cs="Arial"/>
          <w:sz w:val="28"/>
          <w:szCs w:val="28"/>
        </w:rPr>
        <w:t>nemumwe</w:t>
      </w:r>
      <w:proofErr w:type="spellEnd"/>
      <w:r w:rsidR="008D026F">
        <w:rPr>
          <w:rFonts w:ascii="Arial" w:hAnsi="Arial" w:cs="Arial"/>
          <w:sz w:val="28"/>
          <w:szCs w:val="28"/>
        </w:rPr>
        <w:t>.</w:t>
      </w:r>
      <w:r w:rsidR="00DF7AEE">
        <w:rPr>
          <w:rFonts w:ascii="Arial" w:hAnsi="Arial" w:cs="Arial"/>
          <w:sz w:val="28"/>
          <w:szCs w:val="28"/>
        </w:rPr>
        <w:t xml:space="preserve"> </w:t>
      </w:r>
      <w:r w:rsidR="00534101" w:rsidRPr="00534101">
        <w:rPr>
          <w:rFonts w:ascii="Arial" w:hAnsi="Arial" w:cs="Arial"/>
          <w:sz w:val="18"/>
          <w:szCs w:val="28"/>
        </w:rPr>
        <w:t xml:space="preserve">[Congregation says, “Amen.”] </w:t>
      </w:r>
      <w:r w:rsidR="00DF7AEE">
        <w:rPr>
          <w:rFonts w:ascii="Arial" w:hAnsi="Arial" w:cs="Arial"/>
          <w:sz w:val="28"/>
          <w:szCs w:val="28"/>
        </w:rPr>
        <w:t xml:space="preserve">Toda </w:t>
      </w:r>
      <w:proofErr w:type="spellStart"/>
      <w:r w:rsidR="00DF7AEE">
        <w:rPr>
          <w:rFonts w:ascii="Arial" w:hAnsi="Arial" w:cs="Arial"/>
          <w:sz w:val="28"/>
          <w:szCs w:val="28"/>
        </w:rPr>
        <w:t>kuisa</w:t>
      </w:r>
      <w:proofErr w:type="spellEnd"/>
      <w:r w:rsidR="00DF7AEE">
        <w:rPr>
          <w:rFonts w:ascii="Arial" w:hAnsi="Arial" w:cs="Arial"/>
          <w:sz w:val="28"/>
          <w:szCs w:val="28"/>
        </w:rPr>
        <w:t xml:space="preserve"> vatsvene vari kubva ku</w:t>
      </w:r>
      <w:r w:rsidR="00863378">
        <w:rPr>
          <w:rFonts w:ascii="Arial" w:hAnsi="Arial" w:cs="Arial"/>
          <w:sz w:val="28"/>
          <w:szCs w:val="28"/>
        </w:rPr>
        <w:t>- South Africa,</w:t>
      </w:r>
      <w:r w:rsidR="00AD5469" w:rsidRPr="00AD5469">
        <w:rPr>
          <w:rFonts w:ascii="Arial" w:hAnsi="Arial" w:cs="Arial"/>
          <w:sz w:val="28"/>
          <w:szCs w:val="28"/>
        </w:rPr>
        <w:t xml:space="preserve"> </w:t>
      </w:r>
      <w:r w:rsidR="00534101" w:rsidRPr="00534101">
        <w:rPr>
          <w:rFonts w:ascii="Arial" w:hAnsi="Arial" w:cs="Arial"/>
          <w:sz w:val="18"/>
          <w:szCs w:val="28"/>
        </w:rPr>
        <w:t xml:space="preserve">[Congregation says, “Amen,”] </w:t>
      </w:r>
      <w:r w:rsidR="00863378">
        <w:rPr>
          <w:rFonts w:ascii="Arial" w:hAnsi="Arial" w:cs="Arial"/>
          <w:sz w:val="28"/>
          <w:szCs w:val="28"/>
        </w:rPr>
        <w:t xml:space="preserve">vari kubva </w:t>
      </w:r>
      <w:proofErr w:type="spellStart"/>
      <w:r w:rsidR="00863378">
        <w:rPr>
          <w:rFonts w:ascii="Arial" w:hAnsi="Arial" w:cs="Arial"/>
          <w:sz w:val="28"/>
          <w:szCs w:val="28"/>
        </w:rPr>
        <w:t>kuBotswana</w:t>
      </w:r>
      <w:proofErr w:type="spellEnd"/>
      <w:r w:rsidR="00A302F7">
        <w:rPr>
          <w:rFonts w:ascii="Arial" w:hAnsi="Arial" w:cs="Arial"/>
          <w:sz w:val="28"/>
          <w:szCs w:val="28"/>
        </w:rPr>
        <w:t>,</w:t>
      </w:r>
      <w:r w:rsidR="00AD5469" w:rsidRPr="00AD5469">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A302F7">
        <w:rPr>
          <w:rFonts w:ascii="Arial" w:hAnsi="Arial" w:cs="Arial"/>
          <w:sz w:val="28"/>
          <w:szCs w:val="28"/>
        </w:rPr>
        <w:t>vapei</w:t>
      </w:r>
      <w:proofErr w:type="spellEnd"/>
      <w:r w:rsidR="00A302F7">
        <w:rPr>
          <w:rFonts w:ascii="Arial" w:hAnsi="Arial" w:cs="Arial"/>
          <w:sz w:val="28"/>
          <w:szCs w:val="28"/>
        </w:rPr>
        <w:t xml:space="preserve"> </w:t>
      </w:r>
      <w:proofErr w:type="spellStart"/>
      <w:r w:rsidR="00A302F7">
        <w:rPr>
          <w:rFonts w:ascii="Arial" w:hAnsi="Arial" w:cs="Arial"/>
          <w:sz w:val="28"/>
          <w:szCs w:val="28"/>
        </w:rPr>
        <w:t>kufamba</w:t>
      </w:r>
      <w:proofErr w:type="spellEnd"/>
      <w:r w:rsidR="00A302F7">
        <w:rPr>
          <w:rFonts w:ascii="Arial" w:hAnsi="Arial" w:cs="Arial"/>
          <w:sz w:val="28"/>
          <w:szCs w:val="28"/>
        </w:rPr>
        <w:t xml:space="preserve"> nenyasha.</w:t>
      </w:r>
      <w:r w:rsidR="00863378">
        <w:rPr>
          <w:rFonts w:ascii="Arial" w:hAnsi="Arial" w:cs="Arial"/>
          <w:sz w:val="28"/>
          <w:szCs w:val="28"/>
        </w:rPr>
        <w:t xml:space="preserve"> </w:t>
      </w:r>
      <w:r w:rsidR="00863378" w:rsidRPr="008D026F">
        <w:rPr>
          <w:rFonts w:ascii="Arial" w:hAnsi="Arial" w:cs="Arial"/>
          <w:sz w:val="18"/>
          <w:szCs w:val="18"/>
        </w:rPr>
        <w:t xml:space="preserve">[Congregation </w:t>
      </w:r>
      <w:r w:rsidR="00063DA1" w:rsidRPr="008D026F">
        <w:rPr>
          <w:rFonts w:ascii="Arial" w:hAnsi="Arial" w:cs="Arial"/>
          <w:sz w:val="18"/>
          <w:szCs w:val="18"/>
        </w:rPr>
        <w:t>says, “</w:t>
      </w:r>
      <w:r w:rsidR="00863378" w:rsidRPr="008D026F">
        <w:rPr>
          <w:rFonts w:ascii="Arial" w:hAnsi="Arial" w:cs="Arial"/>
          <w:sz w:val="18"/>
          <w:szCs w:val="18"/>
        </w:rPr>
        <w:t>Amen.”]</w:t>
      </w:r>
    </w:p>
    <w:p w14:paraId="54D81AAE" w14:textId="3755D1D9" w:rsidR="00C87D90" w:rsidRPr="005E7A4C" w:rsidRDefault="008B250D" w:rsidP="00AF4256">
      <w:pPr>
        <w:spacing w:line="240" w:lineRule="auto"/>
        <w:jc w:val="both"/>
        <w:rPr>
          <w:rFonts w:ascii="Arial" w:hAnsi="Arial" w:cs="Arial"/>
          <w:sz w:val="28"/>
          <w:szCs w:val="28"/>
        </w:rPr>
      </w:pPr>
      <w:r>
        <w:rPr>
          <w:rFonts w:ascii="Arial" w:hAnsi="Arial" w:cs="Arial"/>
          <w:sz w:val="28"/>
          <w:szCs w:val="28"/>
          <w:vertAlign w:val="superscript"/>
        </w:rPr>
        <w:t xml:space="preserve">263 </w:t>
      </w:r>
      <w:r w:rsidR="00A302F7">
        <w:rPr>
          <w:rFonts w:ascii="Arial" w:hAnsi="Arial" w:cs="Arial"/>
          <w:sz w:val="28"/>
          <w:szCs w:val="28"/>
        </w:rPr>
        <w:t xml:space="preserve">Toda </w:t>
      </w:r>
      <w:proofErr w:type="spellStart"/>
      <w:r w:rsidR="00A302F7">
        <w:rPr>
          <w:rFonts w:ascii="Arial" w:hAnsi="Arial" w:cs="Arial"/>
          <w:sz w:val="28"/>
          <w:szCs w:val="28"/>
        </w:rPr>
        <w:t>kuisa</w:t>
      </w:r>
      <w:proofErr w:type="spellEnd"/>
      <w:r w:rsidR="00A302F7">
        <w:rPr>
          <w:rFonts w:ascii="Arial" w:hAnsi="Arial" w:cs="Arial"/>
          <w:sz w:val="28"/>
          <w:szCs w:val="28"/>
        </w:rPr>
        <w:t xml:space="preserve"> vatsvene </w:t>
      </w:r>
      <w:proofErr w:type="spellStart"/>
      <w:r w:rsidR="00A302F7">
        <w:rPr>
          <w:rFonts w:ascii="Arial" w:hAnsi="Arial" w:cs="Arial"/>
          <w:sz w:val="28"/>
          <w:szCs w:val="28"/>
        </w:rPr>
        <w:t>vese</w:t>
      </w:r>
      <w:proofErr w:type="spellEnd"/>
      <w:r w:rsidR="00A302F7">
        <w:rPr>
          <w:rFonts w:ascii="Arial" w:hAnsi="Arial" w:cs="Arial"/>
          <w:sz w:val="28"/>
          <w:szCs w:val="28"/>
        </w:rPr>
        <w:t xml:space="preserve"> Baba </w:t>
      </w:r>
      <w:proofErr w:type="spellStart"/>
      <w:r w:rsidR="00A302F7">
        <w:rPr>
          <w:rFonts w:ascii="Arial" w:hAnsi="Arial" w:cs="Arial"/>
          <w:sz w:val="28"/>
          <w:szCs w:val="28"/>
        </w:rPr>
        <w:t>wakanaka</w:t>
      </w:r>
      <w:proofErr w:type="spellEnd"/>
      <w:r w:rsidR="00C57290">
        <w:rPr>
          <w:rFonts w:ascii="Arial" w:hAnsi="Arial" w:cs="Arial"/>
          <w:sz w:val="28"/>
          <w:szCs w:val="28"/>
        </w:rPr>
        <w:t>,</w:t>
      </w:r>
      <w:r w:rsidR="00F43B4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43B47">
        <w:rPr>
          <w:rFonts w:ascii="Arial" w:hAnsi="Arial" w:cs="Arial"/>
          <w:sz w:val="28"/>
          <w:szCs w:val="28"/>
        </w:rPr>
        <w:t>vachafamba</w:t>
      </w:r>
      <w:proofErr w:type="spellEnd"/>
      <w:r w:rsidR="00F43B47">
        <w:rPr>
          <w:rFonts w:ascii="Arial" w:hAnsi="Arial" w:cs="Arial"/>
          <w:sz w:val="28"/>
          <w:szCs w:val="28"/>
        </w:rPr>
        <w:t xml:space="preserve"> </w:t>
      </w:r>
      <w:proofErr w:type="spellStart"/>
      <w:r w:rsidR="00F43B47">
        <w:rPr>
          <w:rFonts w:ascii="Arial" w:hAnsi="Arial" w:cs="Arial"/>
          <w:sz w:val="28"/>
          <w:szCs w:val="28"/>
        </w:rPr>
        <w:t>muno</w:t>
      </w:r>
      <w:proofErr w:type="spellEnd"/>
      <w:r w:rsidR="00F43B47">
        <w:rPr>
          <w:rFonts w:ascii="Arial" w:hAnsi="Arial" w:cs="Arial"/>
          <w:sz w:val="28"/>
          <w:szCs w:val="28"/>
        </w:rPr>
        <w:t xml:space="preserve"> </w:t>
      </w:r>
      <w:proofErr w:type="spellStart"/>
      <w:r w:rsidR="00F43B47">
        <w:rPr>
          <w:rFonts w:ascii="Arial" w:hAnsi="Arial" w:cs="Arial"/>
          <w:sz w:val="28"/>
          <w:szCs w:val="28"/>
        </w:rPr>
        <w:t>muZimbabwe</w:t>
      </w:r>
      <w:proofErr w:type="spellEnd"/>
      <w:r w:rsidR="00F43B47">
        <w:rPr>
          <w:rFonts w:ascii="Arial" w:hAnsi="Arial" w:cs="Arial"/>
          <w:sz w:val="28"/>
          <w:szCs w:val="28"/>
        </w:rPr>
        <w:t>.</w:t>
      </w:r>
      <w:r w:rsidR="00A302F7">
        <w:rPr>
          <w:rFonts w:ascii="Arial" w:hAnsi="Arial" w:cs="Arial"/>
          <w:sz w:val="28"/>
          <w:szCs w:val="28"/>
        </w:rPr>
        <w:t xml:space="preserve"> </w:t>
      </w:r>
      <w:r w:rsidR="00534101" w:rsidRPr="00534101">
        <w:rPr>
          <w:rFonts w:ascii="Arial" w:hAnsi="Arial" w:cs="Arial"/>
          <w:sz w:val="18"/>
          <w:szCs w:val="28"/>
        </w:rPr>
        <w:t xml:space="preserve">[Congregation says, “Amen.”] </w:t>
      </w:r>
      <w:r w:rsidR="00F43B47">
        <w:rPr>
          <w:rFonts w:ascii="Arial" w:hAnsi="Arial" w:cs="Arial"/>
          <w:sz w:val="28"/>
          <w:szCs w:val="28"/>
        </w:rPr>
        <w:t>Ma meetings edu</w:t>
      </w:r>
      <w:r w:rsidR="008876A6" w:rsidRPr="005E7A4C">
        <w:rPr>
          <w:rFonts w:ascii="Arial" w:hAnsi="Arial" w:cs="Arial"/>
          <w:sz w:val="28"/>
          <w:szCs w:val="28"/>
        </w:rPr>
        <w:t xml:space="preserve"> </w:t>
      </w:r>
      <w:r w:rsidR="00D01683">
        <w:rPr>
          <w:rFonts w:ascii="Arial" w:hAnsi="Arial" w:cs="Arial"/>
          <w:sz w:val="28"/>
          <w:szCs w:val="28"/>
        </w:rPr>
        <w:t xml:space="preserve">Baba </w:t>
      </w:r>
      <w:proofErr w:type="spellStart"/>
      <w:r w:rsidR="00D01683">
        <w:rPr>
          <w:rFonts w:ascii="Arial" w:hAnsi="Arial" w:cs="Arial"/>
          <w:sz w:val="28"/>
          <w:szCs w:val="28"/>
        </w:rPr>
        <w:t>wakarurama</w:t>
      </w:r>
      <w:proofErr w:type="spellEnd"/>
      <w:r w:rsidR="00D01683">
        <w:rPr>
          <w:rFonts w:ascii="Arial" w:hAnsi="Arial" w:cs="Arial"/>
          <w:sz w:val="28"/>
          <w:szCs w:val="28"/>
        </w:rPr>
        <w:t>,</w:t>
      </w:r>
      <w:r w:rsidR="00820C5F" w:rsidRPr="00820C5F">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D01683">
        <w:rPr>
          <w:rFonts w:ascii="Arial" w:hAnsi="Arial" w:cs="Arial"/>
          <w:sz w:val="28"/>
          <w:szCs w:val="28"/>
        </w:rPr>
        <w:t>pindirai</w:t>
      </w:r>
      <w:proofErr w:type="spellEnd"/>
      <w:r w:rsidR="00D01683">
        <w:rPr>
          <w:rFonts w:ascii="Arial" w:hAnsi="Arial" w:cs="Arial"/>
          <w:sz w:val="28"/>
          <w:szCs w:val="28"/>
        </w:rPr>
        <w:t xml:space="preserve"> Mwari </w:t>
      </w:r>
      <w:proofErr w:type="spellStart"/>
      <w:r w:rsidR="00D01683">
        <w:rPr>
          <w:rFonts w:ascii="Arial" w:hAnsi="Arial" w:cs="Arial"/>
          <w:sz w:val="28"/>
          <w:szCs w:val="28"/>
        </w:rPr>
        <w:t>wekururama</w:t>
      </w:r>
      <w:proofErr w:type="spellEnd"/>
      <w:r w:rsidR="007954B3">
        <w:rPr>
          <w:rFonts w:ascii="Arial" w:hAnsi="Arial" w:cs="Arial"/>
          <w:sz w:val="28"/>
          <w:szCs w:val="28"/>
        </w:rPr>
        <w:t>.</w:t>
      </w:r>
      <w:r w:rsidR="00D01683">
        <w:rPr>
          <w:rFonts w:ascii="Arial" w:hAnsi="Arial" w:cs="Arial"/>
          <w:sz w:val="28"/>
          <w:szCs w:val="28"/>
        </w:rPr>
        <w:t xml:space="preserve"> </w:t>
      </w:r>
      <w:r w:rsidR="00534101" w:rsidRPr="00534101">
        <w:rPr>
          <w:rFonts w:ascii="Arial" w:hAnsi="Arial" w:cs="Arial"/>
          <w:sz w:val="18"/>
          <w:szCs w:val="28"/>
        </w:rPr>
        <w:t xml:space="preserve">[Congregation says, “Amen.”] </w:t>
      </w:r>
      <w:r w:rsidR="007954B3">
        <w:rPr>
          <w:rFonts w:ascii="Arial" w:hAnsi="Arial" w:cs="Arial"/>
          <w:sz w:val="28"/>
          <w:szCs w:val="28"/>
        </w:rPr>
        <w:t xml:space="preserve">Iyo nzvimbo ino Baba </w:t>
      </w:r>
      <w:proofErr w:type="spellStart"/>
      <w:r w:rsidR="007954B3">
        <w:rPr>
          <w:rFonts w:ascii="Arial" w:hAnsi="Arial" w:cs="Arial"/>
          <w:sz w:val="28"/>
          <w:szCs w:val="28"/>
        </w:rPr>
        <w:t>wakanaka</w:t>
      </w:r>
      <w:proofErr w:type="spellEnd"/>
      <w:r w:rsidR="007954B3">
        <w:rPr>
          <w:rFonts w:ascii="Arial" w:hAnsi="Arial" w:cs="Arial"/>
          <w:sz w:val="28"/>
          <w:szCs w:val="28"/>
        </w:rPr>
        <w:t xml:space="preserve"> </w:t>
      </w:r>
      <w:proofErr w:type="spellStart"/>
      <w:r w:rsidR="007954B3">
        <w:rPr>
          <w:rFonts w:ascii="Arial" w:hAnsi="Arial" w:cs="Arial"/>
          <w:sz w:val="28"/>
          <w:szCs w:val="28"/>
        </w:rPr>
        <w:t>toda</w:t>
      </w:r>
      <w:proofErr w:type="spellEnd"/>
      <w:r w:rsidR="007954B3">
        <w:rPr>
          <w:rFonts w:ascii="Arial" w:hAnsi="Arial" w:cs="Arial"/>
          <w:sz w:val="28"/>
          <w:szCs w:val="28"/>
        </w:rPr>
        <w:t xml:space="preserve"> kuti </w:t>
      </w:r>
      <w:proofErr w:type="spellStart"/>
      <w:r w:rsidR="007954B3">
        <w:rPr>
          <w:rFonts w:ascii="Arial" w:hAnsi="Arial" w:cs="Arial"/>
          <w:sz w:val="28"/>
          <w:szCs w:val="28"/>
        </w:rPr>
        <w:t>ivakwe</w:t>
      </w:r>
      <w:proofErr w:type="spellEnd"/>
      <w:r w:rsidR="005E7AD0">
        <w:rPr>
          <w:rFonts w:ascii="Arial" w:hAnsi="Arial" w:cs="Arial"/>
          <w:sz w:val="28"/>
          <w:szCs w:val="28"/>
        </w:rPr>
        <w:t>.</w:t>
      </w:r>
      <w:r w:rsidR="007954B3">
        <w:rPr>
          <w:rFonts w:ascii="Arial" w:hAnsi="Arial" w:cs="Arial"/>
          <w:sz w:val="28"/>
          <w:szCs w:val="28"/>
        </w:rPr>
        <w:t xml:space="preserve"> </w:t>
      </w:r>
      <w:r w:rsidR="00534101" w:rsidRPr="00534101">
        <w:rPr>
          <w:rFonts w:ascii="Arial" w:hAnsi="Arial" w:cs="Arial"/>
          <w:sz w:val="18"/>
          <w:szCs w:val="28"/>
        </w:rPr>
        <w:t xml:space="preserve">[Congregation says, “Amen.”] </w:t>
      </w:r>
      <w:r w:rsidR="005E7AD0">
        <w:rPr>
          <w:rFonts w:ascii="Arial" w:hAnsi="Arial" w:cs="Arial"/>
          <w:sz w:val="28"/>
          <w:szCs w:val="28"/>
        </w:rPr>
        <w:t>T</w:t>
      </w:r>
      <w:r w:rsidR="007954B3">
        <w:rPr>
          <w:rFonts w:ascii="Arial" w:hAnsi="Arial" w:cs="Arial"/>
          <w:sz w:val="28"/>
          <w:szCs w:val="28"/>
        </w:rPr>
        <w:t>i</w:t>
      </w:r>
      <w:r w:rsidR="005E7AD0">
        <w:rPr>
          <w:rFonts w:ascii="Arial" w:hAnsi="Arial" w:cs="Arial"/>
          <w:sz w:val="28"/>
          <w:szCs w:val="28"/>
        </w:rPr>
        <w:t xml:space="preserve">pei </w:t>
      </w:r>
      <w:proofErr w:type="spellStart"/>
      <w:r w:rsidR="005E7AD0">
        <w:rPr>
          <w:rFonts w:ascii="Arial" w:hAnsi="Arial" w:cs="Arial"/>
          <w:sz w:val="28"/>
          <w:szCs w:val="28"/>
        </w:rPr>
        <w:t>mari</w:t>
      </w:r>
      <w:proofErr w:type="spellEnd"/>
      <w:r w:rsidR="005E7AD0">
        <w:rPr>
          <w:rFonts w:ascii="Arial" w:hAnsi="Arial" w:cs="Arial"/>
          <w:sz w:val="28"/>
          <w:szCs w:val="28"/>
        </w:rPr>
        <w:t xml:space="preserve"> </w:t>
      </w:r>
      <w:proofErr w:type="spellStart"/>
      <w:r w:rsidR="005E7AD0">
        <w:rPr>
          <w:rFonts w:ascii="Arial" w:hAnsi="Arial" w:cs="Arial"/>
          <w:sz w:val="28"/>
          <w:szCs w:val="28"/>
        </w:rPr>
        <w:t>yekuvaka</w:t>
      </w:r>
      <w:proofErr w:type="spellEnd"/>
      <w:r w:rsidR="005E7AD0">
        <w:rPr>
          <w:rFonts w:ascii="Arial" w:hAnsi="Arial" w:cs="Arial"/>
          <w:sz w:val="28"/>
          <w:szCs w:val="28"/>
        </w:rPr>
        <w:t xml:space="preserve"> Baba. </w:t>
      </w:r>
      <w:r w:rsidR="00534101" w:rsidRPr="00534101">
        <w:rPr>
          <w:rFonts w:ascii="Arial" w:hAnsi="Arial" w:cs="Arial"/>
          <w:sz w:val="18"/>
          <w:szCs w:val="28"/>
        </w:rPr>
        <w:t xml:space="preserve">[Congregation says, “Amen.”] </w:t>
      </w:r>
      <w:r w:rsidR="005E7AD0">
        <w:rPr>
          <w:rFonts w:ascii="Arial" w:hAnsi="Arial" w:cs="Arial"/>
          <w:sz w:val="28"/>
          <w:szCs w:val="28"/>
        </w:rPr>
        <w:t xml:space="preserve"> </w:t>
      </w:r>
      <w:proofErr w:type="spellStart"/>
      <w:r w:rsidR="00723DD2">
        <w:rPr>
          <w:rFonts w:ascii="Arial" w:hAnsi="Arial" w:cs="Arial"/>
          <w:sz w:val="28"/>
          <w:szCs w:val="28"/>
        </w:rPr>
        <w:t>Tots</w:t>
      </w:r>
      <w:r w:rsidR="00B21061">
        <w:rPr>
          <w:rFonts w:ascii="Arial" w:hAnsi="Arial" w:cs="Arial"/>
          <w:sz w:val="28"/>
          <w:szCs w:val="28"/>
        </w:rPr>
        <w:t>i</w:t>
      </w:r>
      <w:r w:rsidR="00723DD2">
        <w:rPr>
          <w:rFonts w:ascii="Arial" w:hAnsi="Arial" w:cs="Arial"/>
          <w:sz w:val="28"/>
          <w:szCs w:val="28"/>
        </w:rPr>
        <w:t>ura</w:t>
      </w:r>
      <w:proofErr w:type="spellEnd"/>
      <w:r w:rsidR="00723DD2">
        <w:rPr>
          <w:rFonts w:ascii="Arial" w:hAnsi="Arial" w:cs="Arial"/>
          <w:sz w:val="28"/>
          <w:szCs w:val="28"/>
        </w:rPr>
        <w:t xml:space="preserve"> mweya </w:t>
      </w:r>
      <w:proofErr w:type="spellStart"/>
      <w:r w:rsidR="00723DD2">
        <w:rPr>
          <w:rFonts w:ascii="Arial" w:hAnsi="Arial" w:cs="Arial"/>
          <w:sz w:val="28"/>
          <w:szCs w:val="28"/>
        </w:rPr>
        <w:t>weurombo</w:t>
      </w:r>
      <w:proofErr w:type="spellEnd"/>
      <w:r w:rsidR="00723DD2">
        <w:rPr>
          <w:rFonts w:ascii="Arial" w:hAnsi="Arial" w:cs="Arial"/>
          <w:sz w:val="28"/>
          <w:szCs w:val="28"/>
        </w:rPr>
        <w:t>,</w:t>
      </w:r>
      <w:r w:rsidR="00820C5F" w:rsidRPr="00820C5F">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723DD2">
        <w:rPr>
          <w:rFonts w:ascii="Arial" w:hAnsi="Arial" w:cs="Arial"/>
          <w:sz w:val="28"/>
          <w:szCs w:val="28"/>
        </w:rPr>
        <w:t>tots</w:t>
      </w:r>
      <w:r w:rsidR="00B21061">
        <w:rPr>
          <w:rFonts w:ascii="Arial" w:hAnsi="Arial" w:cs="Arial"/>
          <w:sz w:val="28"/>
          <w:szCs w:val="28"/>
        </w:rPr>
        <w:t>i</w:t>
      </w:r>
      <w:r w:rsidR="00723DD2">
        <w:rPr>
          <w:rFonts w:ascii="Arial" w:hAnsi="Arial" w:cs="Arial"/>
          <w:sz w:val="28"/>
          <w:szCs w:val="28"/>
        </w:rPr>
        <w:t>ura</w:t>
      </w:r>
      <w:proofErr w:type="spellEnd"/>
      <w:r w:rsidR="00723DD2">
        <w:rPr>
          <w:rFonts w:ascii="Arial" w:hAnsi="Arial" w:cs="Arial"/>
          <w:sz w:val="28"/>
          <w:szCs w:val="28"/>
        </w:rPr>
        <w:t xml:space="preserve"> mweya </w:t>
      </w:r>
      <w:proofErr w:type="spellStart"/>
      <w:r w:rsidR="00510C3C">
        <w:rPr>
          <w:rFonts w:ascii="Arial" w:hAnsi="Arial" w:cs="Arial"/>
          <w:sz w:val="28"/>
          <w:szCs w:val="28"/>
        </w:rPr>
        <w:t>wemadzinza</w:t>
      </w:r>
      <w:proofErr w:type="spellEnd"/>
      <w:r w:rsidR="00510C3C">
        <w:rPr>
          <w:rFonts w:ascii="Arial" w:hAnsi="Arial" w:cs="Arial"/>
          <w:sz w:val="28"/>
          <w:szCs w:val="28"/>
        </w:rPr>
        <w:t xml:space="preserve">. </w:t>
      </w:r>
      <w:r w:rsidR="00534101" w:rsidRPr="00534101">
        <w:rPr>
          <w:rFonts w:ascii="Arial" w:hAnsi="Arial" w:cs="Arial"/>
          <w:sz w:val="18"/>
          <w:szCs w:val="28"/>
        </w:rPr>
        <w:t xml:space="preserve">[Congregation says, “Amen.”] </w:t>
      </w:r>
      <w:r w:rsidR="00F56C71" w:rsidRPr="005E7A4C">
        <w:rPr>
          <w:rFonts w:ascii="Arial" w:hAnsi="Arial" w:cs="Arial"/>
          <w:sz w:val="28"/>
          <w:szCs w:val="28"/>
        </w:rPr>
        <w:t xml:space="preserve">  </w:t>
      </w:r>
      <w:r w:rsidR="004E41B7" w:rsidRPr="005E7A4C">
        <w:rPr>
          <w:rFonts w:ascii="Arial" w:hAnsi="Arial" w:cs="Arial"/>
          <w:sz w:val="28"/>
          <w:szCs w:val="28"/>
        </w:rPr>
        <w:t xml:space="preserve"> </w:t>
      </w:r>
      <w:r w:rsidR="00CF1A96" w:rsidRPr="005E7A4C">
        <w:rPr>
          <w:rFonts w:ascii="Arial" w:hAnsi="Arial" w:cs="Arial"/>
          <w:sz w:val="28"/>
          <w:szCs w:val="28"/>
        </w:rPr>
        <w:t xml:space="preserve"> </w:t>
      </w:r>
      <w:r w:rsidR="006F7C41" w:rsidRPr="005E7A4C">
        <w:rPr>
          <w:rFonts w:ascii="Arial" w:hAnsi="Arial" w:cs="Arial"/>
          <w:sz w:val="28"/>
          <w:szCs w:val="28"/>
        </w:rPr>
        <w:t xml:space="preserve"> </w:t>
      </w:r>
    </w:p>
    <w:p w14:paraId="7C692B14" w14:textId="1640B471" w:rsidR="00E06F03" w:rsidRDefault="008B250D" w:rsidP="00AF4256">
      <w:pPr>
        <w:jc w:val="both"/>
        <w:rPr>
          <w:rFonts w:ascii="Arial" w:hAnsi="Arial" w:cs="Arial"/>
          <w:sz w:val="28"/>
          <w:szCs w:val="28"/>
        </w:rPr>
      </w:pPr>
      <w:r>
        <w:rPr>
          <w:rFonts w:ascii="Arial" w:hAnsi="Arial" w:cs="Arial"/>
          <w:sz w:val="28"/>
          <w:szCs w:val="28"/>
          <w:vertAlign w:val="superscript"/>
          <w:lang w:val="fr-FR"/>
        </w:rPr>
        <w:t xml:space="preserve">264 </w:t>
      </w:r>
      <w:proofErr w:type="spellStart"/>
      <w:r w:rsidR="00510C3C" w:rsidRPr="004E5EDC">
        <w:rPr>
          <w:rFonts w:ascii="Arial" w:hAnsi="Arial" w:cs="Arial"/>
          <w:sz w:val="28"/>
          <w:szCs w:val="28"/>
          <w:lang w:val="fr-FR"/>
        </w:rPr>
        <w:t>Hunzai</w:t>
      </w:r>
      <w:proofErr w:type="spellEnd"/>
      <w:r w:rsidR="00510C3C" w:rsidRPr="004E5EDC">
        <w:rPr>
          <w:rFonts w:ascii="Arial" w:hAnsi="Arial" w:cs="Arial"/>
          <w:sz w:val="28"/>
          <w:szCs w:val="28"/>
          <w:lang w:val="fr-FR"/>
        </w:rPr>
        <w:t xml:space="preserve"> one accord pakati </w:t>
      </w:r>
      <w:proofErr w:type="spellStart"/>
      <w:r w:rsidR="00510C3C" w:rsidRPr="004E5EDC">
        <w:rPr>
          <w:rFonts w:ascii="Arial" w:hAnsi="Arial" w:cs="Arial"/>
          <w:sz w:val="28"/>
          <w:szCs w:val="28"/>
          <w:lang w:val="fr-FR"/>
        </w:rPr>
        <w:t>pemurume</w:t>
      </w:r>
      <w:proofErr w:type="spellEnd"/>
      <w:r w:rsidR="00510C3C" w:rsidRPr="004E5EDC">
        <w:rPr>
          <w:rFonts w:ascii="Arial" w:hAnsi="Arial" w:cs="Arial"/>
          <w:sz w:val="28"/>
          <w:szCs w:val="28"/>
          <w:lang w:val="fr-FR"/>
        </w:rPr>
        <w:t xml:space="preserve"> </w:t>
      </w:r>
      <w:proofErr w:type="spellStart"/>
      <w:r w:rsidR="00510C3C" w:rsidRPr="004E5EDC">
        <w:rPr>
          <w:rFonts w:ascii="Arial" w:hAnsi="Arial" w:cs="Arial"/>
          <w:sz w:val="28"/>
          <w:szCs w:val="28"/>
          <w:lang w:val="fr-FR"/>
        </w:rPr>
        <w:t>nemudzimai</w:t>
      </w:r>
      <w:proofErr w:type="spellEnd"/>
      <w:r w:rsidR="00510C3C" w:rsidRPr="004E5EDC">
        <w:rPr>
          <w:rFonts w:ascii="Arial" w:hAnsi="Arial" w:cs="Arial"/>
          <w:sz w:val="28"/>
          <w:szCs w:val="28"/>
          <w:lang w:val="fr-FR"/>
        </w:rPr>
        <w:t xml:space="preserve">. </w:t>
      </w:r>
      <w:r w:rsidR="00534101" w:rsidRPr="00534101">
        <w:rPr>
          <w:rFonts w:ascii="Arial" w:hAnsi="Arial" w:cs="Arial"/>
          <w:sz w:val="18"/>
          <w:szCs w:val="28"/>
        </w:rPr>
        <w:t xml:space="preserve">[Congregation says, “Amen.”] </w:t>
      </w:r>
      <w:r w:rsidR="00A512DA">
        <w:rPr>
          <w:rFonts w:ascii="Arial" w:hAnsi="Arial" w:cs="Arial"/>
          <w:sz w:val="28"/>
          <w:szCs w:val="28"/>
        </w:rPr>
        <w:t xml:space="preserve">One accord </w:t>
      </w:r>
      <w:proofErr w:type="spellStart"/>
      <w:r w:rsidR="00A512DA">
        <w:rPr>
          <w:rFonts w:ascii="Arial" w:hAnsi="Arial" w:cs="Arial"/>
          <w:sz w:val="28"/>
          <w:szCs w:val="28"/>
        </w:rPr>
        <w:t>mukati</w:t>
      </w:r>
      <w:proofErr w:type="spellEnd"/>
      <w:r w:rsidR="00A512DA">
        <w:rPr>
          <w:rFonts w:ascii="Arial" w:hAnsi="Arial" w:cs="Arial"/>
          <w:sz w:val="28"/>
          <w:szCs w:val="28"/>
        </w:rPr>
        <w:t xml:space="preserve"> </w:t>
      </w:r>
      <w:proofErr w:type="spellStart"/>
      <w:r w:rsidR="00A512DA">
        <w:rPr>
          <w:rFonts w:ascii="Arial" w:hAnsi="Arial" w:cs="Arial"/>
          <w:sz w:val="28"/>
          <w:szCs w:val="28"/>
        </w:rPr>
        <w:t>meKereke</w:t>
      </w:r>
      <w:proofErr w:type="spellEnd"/>
      <w:r w:rsidR="00A512DA">
        <w:rPr>
          <w:rFonts w:ascii="Arial" w:hAnsi="Arial" w:cs="Arial"/>
          <w:sz w:val="28"/>
          <w:szCs w:val="28"/>
        </w:rPr>
        <w:t xml:space="preserve"> yenyu. </w:t>
      </w:r>
      <w:r w:rsidR="00534101" w:rsidRPr="00534101">
        <w:rPr>
          <w:rFonts w:ascii="Arial" w:hAnsi="Arial" w:cs="Arial"/>
          <w:sz w:val="18"/>
          <w:szCs w:val="28"/>
        </w:rPr>
        <w:t xml:space="preserve">[Congregation says, “Amen.”] </w:t>
      </w:r>
      <w:r w:rsidR="00A512DA">
        <w:rPr>
          <w:rFonts w:ascii="Arial" w:hAnsi="Arial" w:cs="Arial"/>
          <w:sz w:val="28"/>
          <w:szCs w:val="28"/>
        </w:rPr>
        <w:t xml:space="preserve">Baba </w:t>
      </w:r>
      <w:proofErr w:type="spellStart"/>
      <w:r w:rsidR="00A512DA">
        <w:rPr>
          <w:rFonts w:ascii="Arial" w:hAnsi="Arial" w:cs="Arial"/>
          <w:sz w:val="28"/>
          <w:szCs w:val="28"/>
        </w:rPr>
        <w:t>tinots</w:t>
      </w:r>
      <w:r w:rsidR="00F52211">
        <w:rPr>
          <w:rFonts w:ascii="Arial" w:hAnsi="Arial" w:cs="Arial"/>
          <w:sz w:val="28"/>
          <w:szCs w:val="28"/>
        </w:rPr>
        <w:t>i</w:t>
      </w:r>
      <w:r w:rsidR="00A512DA">
        <w:rPr>
          <w:rFonts w:ascii="Arial" w:hAnsi="Arial" w:cs="Arial"/>
          <w:sz w:val="28"/>
          <w:szCs w:val="28"/>
        </w:rPr>
        <w:t>ura</w:t>
      </w:r>
      <w:proofErr w:type="spellEnd"/>
      <w:r w:rsidR="00A512DA">
        <w:rPr>
          <w:rFonts w:ascii="Arial" w:hAnsi="Arial" w:cs="Arial"/>
          <w:sz w:val="28"/>
          <w:szCs w:val="28"/>
        </w:rPr>
        <w:t xml:space="preserve"> mweya uri mu</w:t>
      </w:r>
      <w:r w:rsidR="00F52211">
        <w:rPr>
          <w:rFonts w:ascii="Arial" w:hAnsi="Arial" w:cs="Arial"/>
          <w:sz w:val="28"/>
          <w:szCs w:val="28"/>
        </w:rPr>
        <w:t xml:space="preserve"> </w:t>
      </w:r>
      <w:r w:rsidR="00A512DA">
        <w:rPr>
          <w:rFonts w:ascii="Arial" w:hAnsi="Arial" w:cs="Arial"/>
          <w:sz w:val="28"/>
          <w:szCs w:val="28"/>
        </w:rPr>
        <w:t>Message,</w:t>
      </w:r>
      <w:r w:rsidR="00714304" w:rsidRPr="00714304">
        <w:rPr>
          <w:rFonts w:ascii="Arial" w:hAnsi="Arial" w:cs="Arial"/>
          <w:sz w:val="28"/>
          <w:szCs w:val="28"/>
        </w:rPr>
        <w:t xml:space="preserve"> </w:t>
      </w:r>
      <w:r w:rsidR="00534101" w:rsidRPr="00534101">
        <w:rPr>
          <w:rFonts w:ascii="Arial" w:hAnsi="Arial" w:cs="Arial"/>
          <w:sz w:val="18"/>
          <w:szCs w:val="28"/>
        </w:rPr>
        <w:t xml:space="preserve">[Congregation says, “Amen,”] </w:t>
      </w:r>
      <w:r w:rsidR="00910731">
        <w:rPr>
          <w:rFonts w:ascii="Arial" w:hAnsi="Arial" w:cs="Arial"/>
          <w:sz w:val="28"/>
          <w:szCs w:val="28"/>
        </w:rPr>
        <w:t>mweya we division nomweya we hated</w:t>
      </w:r>
      <w:r w:rsidR="00066A04">
        <w:rPr>
          <w:rFonts w:ascii="Arial" w:hAnsi="Arial" w:cs="Arial"/>
          <w:sz w:val="28"/>
          <w:szCs w:val="28"/>
        </w:rPr>
        <w:t>,</w:t>
      </w:r>
      <w:r w:rsidR="00714304">
        <w:rPr>
          <w:rFonts w:ascii="Arial" w:hAnsi="Arial" w:cs="Arial"/>
          <w:sz w:val="28"/>
          <w:szCs w:val="28"/>
        </w:rPr>
        <w:t xml:space="preserve"> </w:t>
      </w:r>
      <w:r w:rsidR="00714304" w:rsidRPr="00676DD6">
        <w:rPr>
          <w:rFonts w:ascii="Arial" w:hAnsi="Arial" w:cs="Arial"/>
          <w:sz w:val="18"/>
          <w:szCs w:val="18"/>
        </w:rPr>
        <w:t xml:space="preserve">[Congregation </w:t>
      </w:r>
      <w:r w:rsidR="00063DA1" w:rsidRPr="00676DD6">
        <w:rPr>
          <w:rFonts w:ascii="Arial" w:hAnsi="Arial" w:cs="Arial"/>
          <w:sz w:val="18"/>
          <w:szCs w:val="18"/>
        </w:rPr>
        <w:t xml:space="preserve">says, </w:t>
      </w:r>
      <w:r w:rsidR="0017758D" w:rsidRPr="00676DD6">
        <w:rPr>
          <w:rFonts w:ascii="Arial" w:hAnsi="Arial" w:cs="Arial"/>
          <w:sz w:val="18"/>
          <w:szCs w:val="18"/>
        </w:rPr>
        <w:t>“Amen,”</w:t>
      </w:r>
      <w:r w:rsidR="00714304" w:rsidRPr="00676DD6">
        <w:rPr>
          <w:rFonts w:ascii="Arial" w:hAnsi="Arial" w:cs="Arial"/>
          <w:sz w:val="18"/>
          <w:szCs w:val="18"/>
        </w:rPr>
        <w:t>]</w:t>
      </w:r>
      <w:r w:rsidR="00676DD6">
        <w:rPr>
          <w:rFonts w:ascii="Arial" w:hAnsi="Arial" w:cs="Arial"/>
          <w:sz w:val="28"/>
          <w:szCs w:val="28"/>
        </w:rPr>
        <w:t xml:space="preserve"> </w:t>
      </w:r>
      <w:proofErr w:type="spellStart"/>
      <w:r w:rsidR="00910731">
        <w:rPr>
          <w:rFonts w:ascii="Arial" w:hAnsi="Arial" w:cs="Arial"/>
          <w:sz w:val="28"/>
          <w:szCs w:val="28"/>
        </w:rPr>
        <w:t>hunzai</w:t>
      </w:r>
      <w:proofErr w:type="spellEnd"/>
      <w:r w:rsidR="00910731">
        <w:rPr>
          <w:rFonts w:ascii="Arial" w:hAnsi="Arial" w:cs="Arial"/>
          <w:sz w:val="28"/>
          <w:szCs w:val="28"/>
        </w:rPr>
        <w:t xml:space="preserve"> Mweya we one accord</w:t>
      </w:r>
      <w:r w:rsidR="0004603B">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04603B">
        <w:rPr>
          <w:rFonts w:ascii="Arial" w:hAnsi="Arial" w:cs="Arial"/>
          <w:sz w:val="28"/>
          <w:szCs w:val="28"/>
        </w:rPr>
        <w:t>Hunzai</w:t>
      </w:r>
      <w:proofErr w:type="spellEnd"/>
      <w:r w:rsidR="0004603B">
        <w:rPr>
          <w:rFonts w:ascii="Arial" w:hAnsi="Arial" w:cs="Arial"/>
          <w:sz w:val="28"/>
          <w:szCs w:val="28"/>
        </w:rPr>
        <w:t xml:space="preserve"> </w:t>
      </w:r>
      <w:r w:rsidR="009E116E">
        <w:rPr>
          <w:rFonts w:ascii="Arial" w:hAnsi="Arial" w:cs="Arial"/>
          <w:sz w:val="28"/>
          <w:szCs w:val="28"/>
        </w:rPr>
        <w:t xml:space="preserve">Mweya </w:t>
      </w:r>
      <w:r w:rsidR="002C74DC">
        <w:rPr>
          <w:rFonts w:ascii="Arial" w:hAnsi="Arial" w:cs="Arial"/>
          <w:sz w:val="28"/>
          <w:szCs w:val="28"/>
        </w:rPr>
        <w:t xml:space="preserve">we </w:t>
      </w:r>
      <w:r w:rsidR="00D117CC">
        <w:rPr>
          <w:rFonts w:ascii="Arial" w:hAnsi="Arial" w:cs="Arial"/>
          <w:sz w:val="28"/>
          <w:szCs w:val="28"/>
        </w:rPr>
        <w:t>unity Baba</w:t>
      </w:r>
      <w:r w:rsidR="002C74DC">
        <w:rPr>
          <w:rFonts w:ascii="Arial" w:hAnsi="Arial" w:cs="Arial"/>
          <w:sz w:val="28"/>
          <w:szCs w:val="28"/>
        </w:rPr>
        <w:t>,</w:t>
      </w:r>
      <w:r w:rsidR="00714304" w:rsidRPr="00714304">
        <w:rPr>
          <w:rFonts w:ascii="Arial" w:hAnsi="Arial" w:cs="Arial"/>
          <w:sz w:val="28"/>
          <w:szCs w:val="28"/>
        </w:rPr>
        <w:t xml:space="preserve"> </w:t>
      </w:r>
      <w:r w:rsidR="00534101" w:rsidRPr="00534101">
        <w:rPr>
          <w:rFonts w:ascii="Arial" w:hAnsi="Arial" w:cs="Arial"/>
          <w:sz w:val="18"/>
          <w:szCs w:val="28"/>
        </w:rPr>
        <w:t xml:space="preserve">[Congregation says, “Amen,”] </w:t>
      </w:r>
      <w:r w:rsidR="0041320A">
        <w:rPr>
          <w:rFonts w:ascii="Arial" w:hAnsi="Arial" w:cs="Arial"/>
          <w:sz w:val="28"/>
          <w:szCs w:val="28"/>
        </w:rPr>
        <w:t>tipeiwo double portion,</w:t>
      </w:r>
      <w:r w:rsidR="00F06EEA" w:rsidRPr="00F06EE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41320A">
        <w:rPr>
          <w:rFonts w:ascii="Arial" w:hAnsi="Arial" w:cs="Arial"/>
          <w:sz w:val="28"/>
          <w:szCs w:val="28"/>
        </w:rPr>
        <w:t>dzoreredzai</w:t>
      </w:r>
      <w:proofErr w:type="spellEnd"/>
      <w:r w:rsidR="0041320A">
        <w:rPr>
          <w:rFonts w:ascii="Arial" w:hAnsi="Arial" w:cs="Arial"/>
          <w:sz w:val="28"/>
          <w:szCs w:val="28"/>
        </w:rPr>
        <w:t xml:space="preserve"> Mwenga wenyu</w:t>
      </w:r>
      <w:r w:rsidR="00E06F03">
        <w:rPr>
          <w:rFonts w:ascii="Arial" w:hAnsi="Arial" w:cs="Arial"/>
          <w:sz w:val="28"/>
          <w:szCs w:val="28"/>
        </w:rPr>
        <w:t xml:space="preserve"> </w:t>
      </w:r>
      <w:r w:rsidR="00F06EEA">
        <w:rPr>
          <w:rFonts w:ascii="Arial" w:hAnsi="Arial" w:cs="Arial"/>
          <w:sz w:val="28"/>
          <w:szCs w:val="28"/>
        </w:rPr>
        <w:t xml:space="preserve">Baba. </w:t>
      </w:r>
      <w:r w:rsidR="0041320A" w:rsidRPr="005D428E">
        <w:rPr>
          <w:rFonts w:ascii="Arial" w:hAnsi="Arial" w:cs="Arial"/>
          <w:sz w:val="18"/>
          <w:szCs w:val="18"/>
        </w:rPr>
        <w:t xml:space="preserve">[Congregation </w:t>
      </w:r>
      <w:r w:rsidR="00063DA1" w:rsidRPr="005D428E">
        <w:rPr>
          <w:rFonts w:ascii="Arial" w:hAnsi="Arial" w:cs="Arial"/>
          <w:sz w:val="18"/>
          <w:szCs w:val="18"/>
        </w:rPr>
        <w:t>says, “</w:t>
      </w:r>
      <w:r w:rsidR="0041320A" w:rsidRPr="005D428E">
        <w:rPr>
          <w:rFonts w:ascii="Arial" w:hAnsi="Arial" w:cs="Arial"/>
          <w:sz w:val="18"/>
          <w:szCs w:val="18"/>
        </w:rPr>
        <w:t>Amen.”]</w:t>
      </w:r>
    </w:p>
    <w:p w14:paraId="591AB66D" w14:textId="7E911BEB" w:rsidR="00A16D48" w:rsidRDefault="008B250D" w:rsidP="00AF4256">
      <w:pPr>
        <w:jc w:val="both"/>
        <w:rPr>
          <w:rFonts w:ascii="Arial" w:hAnsi="Arial" w:cs="Arial"/>
          <w:sz w:val="28"/>
          <w:szCs w:val="28"/>
        </w:rPr>
      </w:pPr>
      <w:r>
        <w:rPr>
          <w:rFonts w:ascii="Arial" w:hAnsi="Arial" w:cs="Arial"/>
          <w:sz w:val="28"/>
          <w:szCs w:val="28"/>
          <w:vertAlign w:val="superscript"/>
        </w:rPr>
        <w:t xml:space="preserve">265 </w:t>
      </w:r>
      <w:r w:rsidR="00E06F03">
        <w:rPr>
          <w:rFonts w:ascii="Arial" w:hAnsi="Arial" w:cs="Arial"/>
          <w:sz w:val="28"/>
          <w:szCs w:val="28"/>
        </w:rPr>
        <w:t xml:space="preserve">Toda </w:t>
      </w:r>
      <w:proofErr w:type="spellStart"/>
      <w:r w:rsidR="00E06F03">
        <w:rPr>
          <w:rFonts w:ascii="Arial" w:hAnsi="Arial" w:cs="Arial"/>
          <w:sz w:val="28"/>
          <w:szCs w:val="28"/>
        </w:rPr>
        <w:t>kupedza</w:t>
      </w:r>
      <w:proofErr w:type="spellEnd"/>
      <w:r w:rsidR="00E06F03">
        <w:rPr>
          <w:rFonts w:ascii="Arial" w:hAnsi="Arial" w:cs="Arial"/>
          <w:sz w:val="28"/>
          <w:szCs w:val="28"/>
        </w:rPr>
        <w:t xml:space="preserve"> </w:t>
      </w:r>
      <w:proofErr w:type="spellStart"/>
      <w:r w:rsidR="00E06F03">
        <w:rPr>
          <w:rFonts w:ascii="Arial" w:hAnsi="Arial" w:cs="Arial"/>
          <w:sz w:val="28"/>
          <w:szCs w:val="28"/>
        </w:rPr>
        <w:t>kuvaka</w:t>
      </w:r>
      <w:proofErr w:type="spellEnd"/>
      <w:r w:rsidR="00E06F03">
        <w:rPr>
          <w:rFonts w:ascii="Arial" w:hAnsi="Arial" w:cs="Arial"/>
          <w:sz w:val="28"/>
          <w:szCs w:val="28"/>
        </w:rPr>
        <w:t xml:space="preserve"> </w:t>
      </w:r>
      <w:proofErr w:type="spellStart"/>
      <w:r w:rsidR="00E06F03">
        <w:rPr>
          <w:rFonts w:ascii="Arial" w:hAnsi="Arial" w:cs="Arial"/>
          <w:sz w:val="28"/>
          <w:szCs w:val="28"/>
        </w:rPr>
        <w:t>kuKwekwe</w:t>
      </w:r>
      <w:proofErr w:type="spellEnd"/>
      <w:r w:rsidR="00E06F03">
        <w:rPr>
          <w:rFonts w:ascii="Arial" w:hAnsi="Arial" w:cs="Arial"/>
          <w:sz w:val="28"/>
          <w:szCs w:val="28"/>
        </w:rPr>
        <w:t xml:space="preserve"> </w:t>
      </w:r>
      <w:proofErr w:type="spellStart"/>
      <w:r w:rsidR="00E06F03">
        <w:rPr>
          <w:rFonts w:ascii="Arial" w:hAnsi="Arial" w:cs="Arial"/>
          <w:sz w:val="28"/>
          <w:szCs w:val="28"/>
        </w:rPr>
        <w:t>neku</w:t>
      </w:r>
      <w:proofErr w:type="spellEnd"/>
      <w:r w:rsidR="00E06F03">
        <w:rPr>
          <w:rFonts w:ascii="Arial" w:hAnsi="Arial" w:cs="Arial"/>
          <w:sz w:val="28"/>
          <w:szCs w:val="28"/>
        </w:rPr>
        <w:t xml:space="preserve"> Kadoma</w:t>
      </w:r>
      <w:r w:rsidR="008E15BF">
        <w:rPr>
          <w:rFonts w:ascii="Arial" w:hAnsi="Arial" w:cs="Arial"/>
          <w:sz w:val="28"/>
          <w:szCs w:val="28"/>
        </w:rPr>
        <w:t xml:space="preserve">. </w:t>
      </w:r>
      <w:r w:rsidR="00534101" w:rsidRPr="00534101">
        <w:rPr>
          <w:rFonts w:ascii="Arial" w:hAnsi="Arial" w:cs="Arial"/>
          <w:sz w:val="18"/>
          <w:szCs w:val="28"/>
        </w:rPr>
        <w:t xml:space="preserve">[Congregation says, “Amen.”] </w:t>
      </w:r>
      <w:r w:rsidR="008E15BF">
        <w:rPr>
          <w:rFonts w:ascii="Arial" w:hAnsi="Arial" w:cs="Arial"/>
          <w:sz w:val="28"/>
          <w:szCs w:val="28"/>
        </w:rPr>
        <w:t xml:space="preserve">Mwari </w:t>
      </w:r>
      <w:proofErr w:type="spellStart"/>
      <w:r w:rsidR="008E15BF">
        <w:rPr>
          <w:rFonts w:ascii="Arial" w:hAnsi="Arial" w:cs="Arial"/>
          <w:sz w:val="28"/>
          <w:szCs w:val="28"/>
        </w:rPr>
        <w:t>tiitirei</w:t>
      </w:r>
      <w:proofErr w:type="spellEnd"/>
      <w:r w:rsidR="008E15BF">
        <w:rPr>
          <w:rFonts w:ascii="Arial" w:hAnsi="Arial" w:cs="Arial"/>
          <w:sz w:val="28"/>
          <w:szCs w:val="28"/>
        </w:rPr>
        <w:t xml:space="preserve"> ngoni </w:t>
      </w:r>
      <w:proofErr w:type="spellStart"/>
      <w:r w:rsidR="008E15BF">
        <w:rPr>
          <w:rFonts w:ascii="Arial" w:hAnsi="Arial" w:cs="Arial"/>
          <w:sz w:val="28"/>
          <w:szCs w:val="28"/>
        </w:rPr>
        <w:t>mukati</w:t>
      </w:r>
      <w:proofErr w:type="spellEnd"/>
      <w:r w:rsidR="008E15BF">
        <w:rPr>
          <w:rFonts w:ascii="Arial" w:hAnsi="Arial" w:cs="Arial"/>
          <w:sz w:val="28"/>
          <w:szCs w:val="28"/>
        </w:rPr>
        <w:t xml:space="preserve"> </w:t>
      </w:r>
      <w:proofErr w:type="spellStart"/>
      <w:r w:rsidR="008E15BF">
        <w:rPr>
          <w:rFonts w:ascii="Arial" w:hAnsi="Arial" w:cs="Arial"/>
          <w:sz w:val="28"/>
          <w:szCs w:val="28"/>
        </w:rPr>
        <w:t>memba</w:t>
      </w:r>
      <w:proofErr w:type="spellEnd"/>
      <w:r w:rsidR="008E15BF">
        <w:rPr>
          <w:rFonts w:ascii="Arial" w:hAnsi="Arial" w:cs="Arial"/>
          <w:sz w:val="28"/>
          <w:szCs w:val="28"/>
        </w:rPr>
        <w:t xml:space="preserve"> ino. </w:t>
      </w:r>
      <w:r w:rsidR="00534101" w:rsidRPr="00534101">
        <w:rPr>
          <w:rFonts w:ascii="Arial" w:hAnsi="Arial" w:cs="Arial"/>
          <w:sz w:val="18"/>
          <w:szCs w:val="28"/>
        </w:rPr>
        <w:t xml:space="preserve">[Congregation says, “Amen.”] </w:t>
      </w:r>
      <w:r w:rsidR="008E15BF">
        <w:rPr>
          <w:rFonts w:ascii="Arial" w:hAnsi="Arial" w:cs="Arial"/>
          <w:sz w:val="28"/>
          <w:szCs w:val="28"/>
        </w:rPr>
        <w:t xml:space="preserve">Honai </w:t>
      </w:r>
      <w:proofErr w:type="spellStart"/>
      <w:r w:rsidR="008E15BF">
        <w:rPr>
          <w:rFonts w:ascii="Arial" w:hAnsi="Arial" w:cs="Arial"/>
          <w:sz w:val="28"/>
          <w:szCs w:val="28"/>
        </w:rPr>
        <w:t>mumwe</w:t>
      </w:r>
      <w:proofErr w:type="spellEnd"/>
      <w:r w:rsidR="00FA4989">
        <w:rPr>
          <w:rFonts w:ascii="Arial" w:hAnsi="Arial" w:cs="Arial"/>
          <w:sz w:val="28"/>
          <w:szCs w:val="28"/>
        </w:rPr>
        <w:t xml:space="preserve"> </w:t>
      </w:r>
      <w:proofErr w:type="spellStart"/>
      <w:r w:rsidR="00FA4989">
        <w:rPr>
          <w:rFonts w:ascii="Arial" w:hAnsi="Arial" w:cs="Arial"/>
          <w:sz w:val="28"/>
          <w:szCs w:val="28"/>
        </w:rPr>
        <w:t>nemumwe</w:t>
      </w:r>
      <w:proofErr w:type="spellEnd"/>
      <w:r w:rsidR="00FA4989">
        <w:rPr>
          <w:rFonts w:ascii="Arial" w:hAnsi="Arial" w:cs="Arial"/>
          <w:sz w:val="28"/>
          <w:szCs w:val="28"/>
        </w:rPr>
        <w:t xml:space="preserve"> Baba </w:t>
      </w:r>
      <w:proofErr w:type="spellStart"/>
      <w:r w:rsidR="00FA4989">
        <w:rPr>
          <w:rFonts w:ascii="Arial" w:hAnsi="Arial" w:cs="Arial"/>
          <w:sz w:val="28"/>
          <w:szCs w:val="28"/>
        </w:rPr>
        <w:t>ane</w:t>
      </w:r>
      <w:proofErr w:type="spellEnd"/>
      <w:r w:rsidR="00FA4989">
        <w:rPr>
          <w:rFonts w:ascii="Arial" w:hAnsi="Arial" w:cs="Arial"/>
          <w:sz w:val="28"/>
          <w:szCs w:val="28"/>
        </w:rPr>
        <w:t xml:space="preserve"> </w:t>
      </w:r>
      <w:proofErr w:type="spellStart"/>
      <w:r w:rsidR="00FA4989">
        <w:rPr>
          <w:rFonts w:ascii="Arial" w:hAnsi="Arial" w:cs="Arial"/>
          <w:sz w:val="28"/>
          <w:szCs w:val="28"/>
        </w:rPr>
        <w:t>zvaakumbira</w:t>
      </w:r>
      <w:proofErr w:type="spellEnd"/>
      <w:r w:rsidR="00FA4989">
        <w:rPr>
          <w:rFonts w:ascii="Arial" w:hAnsi="Arial" w:cs="Arial"/>
          <w:sz w:val="28"/>
          <w:szCs w:val="28"/>
        </w:rPr>
        <w:t xml:space="preserve"> pamberi </w:t>
      </w:r>
      <w:proofErr w:type="spellStart"/>
      <w:r w:rsidR="00FA4989">
        <w:rPr>
          <w:rFonts w:ascii="Arial" w:hAnsi="Arial" w:cs="Arial"/>
          <w:sz w:val="28"/>
          <w:szCs w:val="28"/>
        </w:rPr>
        <w:t>penyu</w:t>
      </w:r>
      <w:proofErr w:type="spellEnd"/>
      <w:r w:rsidR="00F06EEA">
        <w:rPr>
          <w:rFonts w:ascii="Arial" w:hAnsi="Arial" w:cs="Arial"/>
          <w:sz w:val="28"/>
          <w:szCs w:val="28"/>
        </w:rPr>
        <w:t>,</w:t>
      </w:r>
      <w:r w:rsidR="00F06EEA" w:rsidRPr="00F06EE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A4989">
        <w:rPr>
          <w:rFonts w:ascii="Arial" w:hAnsi="Arial" w:cs="Arial"/>
          <w:sz w:val="28"/>
          <w:szCs w:val="28"/>
        </w:rPr>
        <w:t>dairai</w:t>
      </w:r>
      <w:proofErr w:type="spellEnd"/>
      <w:r w:rsidR="00FA4989">
        <w:rPr>
          <w:rFonts w:ascii="Arial" w:hAnsi="Arial" w:cs="Arial"/>
          <w:sz w:val="28"/>
          <w:szCs w:val="28"/>
        </w:rPr>
        <w:t xml:space="preserve"> Mwari </w:t>
      </w:r>
      <w:proofErr w:type="spellStart"/>
      <w:r w:rsidR="00FA4989">
        <w:rPr>
          <w:rFonts w:ascii="Arial" w:hAnsi="Arial" w:cs="Arial"/>
          <w:sz w:val="28"/>
          <w:szCs w:val="28"/>
        </w:rPr>
        <w:t>wekururama</w:t>
      </w:r>
      <w:proofErr w:type="spellEnd"/>
      <w:r w:rsidR="0009038C">
        <w:rPr>
          <w:rFonts w:ascii="Arial" w:hAnsi="Arial" w:cs="Arial"/>
          <w:sz w:val="28"/>
          <w:szCs w:val="28"/>
        </w:rPr>
        <w:t xml:space="preserve">. </w:t>
      </w:r>
      <w:r w:rsidR="00534101" w:rsidRPr="00534101">
        <w:rPr>
          <w:rFonts w:ascii="Arial" w:hAnsi="Arial" w:cs="Arial"/>
          <w:sz w:val="18"/>
          <w:szCs w:val="28"/>
        </w:rPr>
        <w:t xml:space="preserve">[Congregation says, “Amen.”] </w:t>
      </w:r>
      <w:r w:rsidR="0009038C">
        <w:rPr>
          <w:rFonts w:ascii="Arial" w:hAnsi="Arial" w:cs="Arial"/>
          <w:sz w:val="28"/>
          <w:szCs w:val="28"/>
        </w:rPr>
        <w:t xml:space="preserve">Tinotenda </w:t>
      </w:r>
      <w:proofErr w:type="spellStart"/>
      <w:r w:rsidR="0009038C">
        <w:rPr>
          <w:rFonts w:ascii="Arial" w:hAnsi="Arial" w:cs="Arial"/>
          <w:sz w:val="28"/>
          <w:szCs w:val="28"/>
        </w:rPr>
        <w:t>tsiye</w:t>
      </w:r>
      <w:proofErr w:type="spellEnd"/>
      <w:r w:rsidR="0009038C">
        <w:rPr>
          <w:rFonts w:ascii="Arial" w:hAnsi="Arial" w:cs="Arial"/>
          <w:sz w:val="28"/>
          <w:szCs w:val="28"/>
        </w:rPr>
        <w:t xml:space="preserve"> Dzenyu </w:t>
      </w:r>
      <w:proofErr w:type="spellStart"/>
      <w:r w:rsidR="0009038C">
        <w:rPr>
          <w:rFonts w:ascii="Arial" w:hAnsi="Arial" w:cs="Arial"/>
          <w:sz w:val="28"/>
          <w:szCs w:val="28"/>
        </w:rPr>
        <w:t>nyoro</w:t>
      </w:r>
      <w:proofErr w:type="spellEnd"/>
      <w:r w:rsidR="0009038C">
        <w:rPr>
          <w:rFonts w:ascii="Arial" w:hAnsi="Arial" w:cs="Arial"/>
          <w:sz w:val="28"/>
          <w:szCs w:val="28"/>
        </w:rPr>
        <w:t xml:space="preserve"> </w:t>
      </w:r>
      <w:proofErr w:type="spellStart"/>
      <w:r w:rsidR="0009038C">
        <w:rPr>
          <w:rFonts w:ascii="Arial" w:hAnsi="Arial" w:cs="Arial"/>
          <w:sz w:val="28"/>
          <w:szCs w:val="28"/>
        </w:rPr>
        <w:t>mukati</w:t>
      </w:r>
      <w:proofErr w:type="spellEnd"/>
      <w:r w:rsidR="0009038C">
        <w:rPr>
          <w:rFonts w:ascii="Arial" w:hAnsi="Arial" w:cs="Arial"/>
          <w:sz w:val="28"/>
          <w:szCs w:val="28"/>
        </w:rPr>
        <w:t xml:space="preserve"> </w:t>
      </w:r>
      <w:proofErr w:type="spellStart"/>
      <w:r w:rsidR="0009038C">
        <w:rPr>
          <w:rFonts w:ascii="Arial" w:hAnsi="Arial" w:cs="Arial"/>
          <w:sz w:val="28"/>
          <w:szCs w:val="28"/>
        </w:rPr>
        <w:t>memba</w:t>
      </w:r>
      <w:proofErr w:type="spellEnd"/>
      <w:r w:rsidR="0009038C">
        <w:rPr>
          <w:rFonts w:ascii="Arial" w:hAnsi="Arial" w:cs="Arial"/>
          <w:sz w:val="28"/>
          <w:szCs w:val="28"/>
        </w:rPr>
        <w:t xml:space="preserve"> ino</w:t>
      </w:r>
      <w:r w:rsidR="00B74CE4">
        <w:rPr>
          <w:rFonts w:ascii="Arial" w:hAnsi="Arial" w:cs="Arial"/>
          <w:sz w:val="28"/>
          <w:szCs w:val="28"/>
        </w:rPr>
        <w:t xml:space="preserve">. </w:t>
      </w:r>
      <w:r w:rsidR="00534101" w:rsidRPr="00534101">
        <w:rPr>
          <w:rFonts w:ascii="Arial" w:hAnsi="Arial" w:cs="Arial"/>
          <w:sz w:val="18"/>
          <w:szCs w:val="28"/>
        </w:rPr>
        <w:t xml:space="preserve">[Congregation says, “Amen.”] </w:t>
      </w:r>
    </w:p>
    <w:p w14:paraId="79AB71F5" w14:textId="5D5B3847" w:rsidR="00B74CE4" w:rsidRDefault="008B250D" w:rsidP="00AF4256">
      <w:pPr>
        <w:jc w:val="both"/>
        <w:rPr>
          <w:rFonts w:ascii="Arial" w:hAnsi="Arial" w:cs="Arial"/>
          <w:sz w:val="28"/>
          <w:szCs w:val="28"/>
        </w:rPr>
      </w:pPr>
      <w:r>
        <w:rPr>
          <w:rFonts w:ascii="Arial" w:hAnsi="Arial" w:cs="Arial"/>
          <w:sz w:val="28"/>
          <w:szCs w:val="28"/>
          <w:vertAlign w:val="superscript"/>
        </w:rPr>
        <w:t>266</w:t>
      </w:r>
      <w:r w:rsidR="00B74CE4">
        <w:rPr>
          <w:rFonts w:ascii="Arial" w:hAnsi="Arial" w:cs="Arial"/>
          <w:sz w:val="28"/>
          <w:szCs w:val="28"/>
        </w:rPr>
        <w:t xml:space="preserve">Titungamirirei Mwari </w:t>
      </w:r>
      <w:proofErr w:type="spellStart"/>
      <w:r w:rsidR="00B74CE4">
        <w:rPr>
          <w:rFonts w:ascii="Arial" w:hAnsi="Arial" w:cs="Arial"/>
          <w:sz w:val="28"/>
          <w:szCs w:val="28"/>
        </w:rPr>
        <w:t>wekururama</w:t>
      </w:r>
      <w:proofErr w:type="spellEnd"/>
      <w:r w:rsidR="00B74CE4">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74CE4">
        <w:rPr>
          <w:rFonts w:ascii="Arial" w:hAnsi="Arial" w:cs="Arial"/>
          <w:sz w:val="28"/>
          <w:szCs w:val="28"/>
        </w:rPr>
        <w:t>tikomborerei</w:t>
      </w:r>
      <w:proofErr w:type="spellEnd"/>
      <w:r w:rsidR="00B74CE4">
        <w:rPr>
          <w:rFonts w:ascii="Arial" w:hAnsi="Arial" w:cs="Arial"/>
          <w:sz w:val="28"/>
          <w:szCs w:val="28"/>
        </w:rPr>
        <w:t xml:space="preserve"> Baba </w:t>
      </w:r>
      <w:proofErr w:type="spellStart"/>
      <w:r w:rsidR="00B74CE4">
        <w:rPr>
          <w:rFonts w:ascii="Arial" w:hAnsi="Arial" w:cs="Arial"/>
          <w:sz w:val="28"/>
          <w:szCs w:val="28"/>
        </w:rPr>
        <w:t>wamasimba</w:t>
      </w:r>
      <w:proofErr w:type="spellEnd"/>
      <w:r w:rsidR="00B74CE4">
        <w:rPr>
          <w:rFonts w:ascii="Arial" w:hAnsi="Arial" w:cs="Arial"/>
          <w:sz w:val="28"/>
          <w:szCs w:val="28"/>
        </w:rPr>
        <w:t xml:space="preserve"> ose. </w:t>
      </w:r>
      <w:r w:rsidR="00534101" w:rsidRPr="00534101">
        <w:rPr>
          <w:rFonts w:ascii="Arial" w:hAnsi="Arial" w:cs="Arial"/>
          <w:sz w:val="18"/>
          <w:szCs w:val="28"/>
        </w:rPr>
        <w:t xml:space="preserve">[Congregation says, “Amen.”] </w:t>
      </w:r>
      <w:proofErr w:type="spellStart"/>
      <w:r w:rsidR="00E95401">
        <w:rPr>
          <w:rFonts w:ascii="Arial" w:hAnsi="Arial" w:cs="Arial"/>
          <w:sz w:val="28"/>
          <w:szCs w:val="28"/>
        </w:rPr>
        <w:t>Taitsvaka</w:t>
      </w:r>
      <w:proofErr w:type="spellEnd"/>
      <w:r w:rsidR="00E95401">
        <w:rPr>
          <w:rFonts w:ascii="Arial" w:hAnsi="Arial" w:cs="Arial"/>
          <w:sz w:val="28"/>
          <w:szCs w:val="28"/>
        </w:rPr>
        <w:t xml:space="preserve"> nyasha </w:t>
      </w:r>
      <w:proofErr w:type="spellStart"/>
      <w:r w:rsidR="00E95401">
        <w:rPr>
          <w:rFonts w:ascii="Arial" w:hAnsi="Arial" w:cs="Arial"/>
          <w:sz w:val="28"/>
          <w:szCs w:val="28"/>
        </w:rPr>
        <w:t>dzenyu</w:t>
      </w:r>
      <w:proofErr w:type="spellEnd"/>
      <w:r w:rsidR="00E95401">
        <w:rPr>
          <w:rFonts w:ascii="Arial" w:hAnsi="Arial" w:cs="Arial"/>
          <w:sz w:val="28"/>
          <w:szCs w:val="28"/>
        </w:rPr>
        <w:t xml:space="preserve"> </w:t>
      </w:r>
      <w:proofErr w:type="spellStart"/>
      <w:r w:rsidR="00E95401">
        <w:rPr>
          <w:rFonts w:ascii="Arial" w:hAnsi="Arial" w:cs="Arial"/>
          <w:sz w:val="28"/>
          <w:szCs w:val="28"/>
        </w:rPr>
        <w:lastRenderedPageBreak/>
        <w:t>manheru</w:t>
      </w:r>
      <w:proofErr w:type="spellEnd"/>
      <w:r w:rsidR="00E95401">
        <w:rPr>
          <w:rFonts w:ascii="Arial" w:hAnsi="Arial" w:cs="Arial"/>
          <w:sz w:val="28"/>
          <w:szCs w:val="28"/>
        </w:rPr>
        <w:t xml:space="preserve"> </w:t>
      </w:r>
      <w:proofErr w:type="spellStart"/>
      <w:r w:rsidR="00E95401">
        <w:rPr>
          <w:rFonts w:ascii="Arial" w:hAnsi="Arial" w:cs="Arial"/>
          <w:sz w:val="28"/>
          <w:szCs w:val="28"/>
        </w:rPr>
        <w:t>ano</w:t>
      </w:r>
      <w:proofErr w:type="spellEnd"/>
      <w:r w:rsidR="00E95401">
        <w:rPr>
          <w:rFonts w:ascii="Arial" w:hAnsi="Arial" w:cs="Arial"/>
          <w:sz w:val="28"/>
          <w:szCs w:val="28"/>
        </w:rPr>
        <w:t xml:space="preserve"> Baba,</w:t>
      </w:r>
      <w:r w:rsidR="00C01A57" w:rsidRPr="00C01A5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95401">
        <w:rPr>
          <w:rFonts w:ascii="Arial" w:hAnsi="Arial" w:cs="Arial"/>
          <w:sz w:val="28"/>
          <w:szCs w:val="28"/>
        </w:rPr>
        <w:t>chinyorai</w:t>
      </w:r>
      <w:proofErr w:type="spellEnd"/>
      <w:r w:rsidR="00E95401">
        <w:rPr>
          <w:rFonts w:ascii="Arial" w:hAnsi="Arial" w:cs="Arial"/>
          <w:sz w:val="28"/>
          <w:szCs w:val="28"/>
        </w:rPr>
        <w:t xml:space="preserve"> Shoko iri </w:t>
      </w:r>
      <w:proofErr w:type="spellStart"/>
      <w:r w:rsidR="00E95401">
        <w:rPr>
          <w:rFonts w:ascii="Arial" w:hAnsi="Arial" w:cs="Arial"/>
          <w:sz w:val="28"/>
          <w:szCs w:val="28"/>
        </w:rPr>
        <w:t>pahwendefa</w:t>
      </w:r>
      <w:proofErr w:type="spellEnd"/>
      <w:r w:rsidR="00E95401">
        <w:rPr>
          <w:rFonts w:ascii="Arial" w:hAnsi="Arial" w:cs="Arial"/>
          <w:sz w:val="28"/>
          <w:szCs w:val="28"/>
        </w:rPr>
        <w:t xml:space="preserve"> </w:t>
      </w:r>
      <w:proofErr w:type="spellStart"/>
      <w:r w:rsidR="00E95401">
        <w:rPr>
          <w:rFonts w:ascii="Arial" w:hAnsi="Arial" w:cs="Arial"/>
          <w:sz w:val="28"/>
          <w:szCs w:val="28"/>
        </w:rPr>
        <w:t>dzemoyo</w:t>
      </w:r>
      <w:proofErr w:type="spellEnd"/>
      <w:r w:rsidR="00E95401">
        <w:rPr>
          <w:rFonts w:ascii="Arial" w:hAnsi="Arial" w:cs="Arial"/>
          <w:sz w:val="28"/>
          <w:szCs w:val="28"/>
        </w:rPr>
        <w:t xml:space="preserve">. </w:t>
      </w:r>
      <w:r w:rsidR="00534101" w:rsidRPr="00534101">
        <w:rPr>
          <w:rFonts w:ascii="Arial" w:hAnsi="Arial" w:cs="Arial"/>
          <w:sz w:val="18"/>
          <w:szCs w:val="28"/>
        </w:rPr>
        <w:t xml:space="preserve">[Congregation says, “Amen.”] </w:t>
      </w:r>
      <w:r w:rsidR="00E95401">
        <w:rPr>
          <w:rFonts w:ascii="Arial" w:hAnsi="Arial" w:cs="Arial"/>
          <w:sz w:val="28"/>
          <w:szCs w:val="28"/>
        </w:rPr>
        <w:t xml:space="preserve">Baba </w:t>
      </w:r>
      <w:proofErr w:type="spellStart"/>
      <w:r w:rsidR="00631DC3">
        <w:rPr>
          <w:rFonts w:ascii="Arial" w:hAnsi="Arial" w:cs="Arial"/>
          <w:sz w:val="28"/>
          <w:szCs w:val="28"/>
        </w:rPr>
        <w:t>chivai</w:t>
      </w:r>
      <w:proofErr w:type="spellEnd"/>
      <w:r w:rsidR="00631DC3">
        <w:rPr>
          <w:rFonts w:ascii="Arial" w:hAnsi="Arial" w:cs="Arial"/>
          <w:sz w:val="28"/>
          <w:szCs w:val="28"/>
        </w:rPr>
        <w:t xml:space="preserve"> </w:t>
      </w:r>
      <w:proofErr w:type="spellStart"/>
      <w:r w:rsidR="00631DC3">
        <w:rPr>
          <w:rFonts w:ascii="Arial" w:hAnsi="Arial" w:cs="Arial"/>
          <w:sz w:val="28"/>
          <w:szCs w:val="28"/>
        </w:rPr>
        <w:t>nevanorwara</w:t>
      </w:r>
      <w:proofErr w:type="spellEnd"/>
      <w:r w:rsidR="00631DC3">
        <w:rPr>
          <w:rFonts w:ascii="Arial" w:hAnsi="Arial" w:cs="Arial"/>
          <w:sz w:val="28"/>
          <w:szCs w:val="28"/>
        </w:rPr>
        <w:t xml:space="preserve"> vose, </w:t>
      </w:r>
      <w:r w:rsidR="00534101" w:rsidRPr="00534101">
        <w:rPr>
          <w:rFonts w:ascii="Arial" w:hAnsi="Arial" w:cs="Arial"/>
          <w:sz w:val="18"/>
          <w:szCs w:val="28"/>
        </w:rPr>
        <w:t xml:space="preserve">[Congregation says, “Amen,”] </w:t>
      </w:r>
      <w:r w:rsidR="00157E67">
        <w:rPr>
          <w:rFonts w:ascii="Arial" w:hAnsi="Arial" w:cs="Arial"/>
          <w:sz w:val="28"/>
          <w:szCs w:val="28"/>
        </w:rPr>
        <w:t>Baba</w:t>
      </w:r>
      <w:r w:rsidR="00631DC3">
        <w:rPr>
          <w:rFonts w:ascii="Arial" w:hAnsi="Arial" w:cs="Arial"/>
          <w:sz w:val="28"/>
          <w:szCs w:val="28"/>
        </w:rPr>
        <w:t xml:space="preserve"> </w:t>
      </w:r>
      <w:proofErr w:type="spellStart"/>
      <w:r w:rsidR="00631DC3">
        <w:rPr>
          <w:rFonts w:ascii="Arial" w:hAnsi="Arial" w:cs="Arial"/>
          <w:sz w:val="28"/>
          <w:szCs w:val="28"/>
        </w:rPr>
        <w:t>makanaka</w:t>
      </w:r>
      <w:proofErr w:type="spellEnd"/>
      <w:r w:rsidR="00631DC3">
        <w:rPr>
          <w:rFonts w:ascii="Arial" w:hAnsi="Arial" w:cs="Arial"/>
          <w:sz w:val="28"/>
          <w:szCs w:val="28"/>
        </w:rPr>
        <w:t xml:space="preserve"> vana </w:t>
      </w:r>
      <w:proofErr w:type="spellStart"/>
      <w:r w:rsidR="00631DC3">
        <w:rPr>
          <w:rFonts w:ascii="Arial" w:hAnsi="Arial" w:cs="Arial"/>
          <w:sz w:val="28"/>
          <w:szCs w:val="28"/>
        </w:rPr>
        <w:t>vevatendi</w:t>
      </w:r>
      <w:proofErr w:type="spellEnd"/>
      <w:r w:rsidR="00631DC3">
        <w:rPr>
          <w:rFonts w:ascii="Arial" w:hAnsi="Arial" w:cs="Arial"/>
          <w:sz w:val="28"/>
          <w:szCs w:val="28"/>
        </w:rPr>
        <w:t>,</w:t>
      </w:r>
      <w:r w:rsidR="00157E67" w:rsidRPr="00157E6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31DC3">
        <w:rPr>
          <w:rFonts w:ascii="Arial" w:hAnsi="Arial" w:cs="Arial"/>
          <w:sz w:val="28"/>
          <w:szCs w:val="28"/>
        </w:rPr>
        <w:t>vabereki</w:t>
      </w:r>
      <w:proofErr w:type="spellEnd"/>
      <w:r w:rsidR="00631DC3">
        <w:rPr>
          <w:rFonts w:ascii="Arial" w:hAnsi="Arial" w:cs="Arial"/>
          <w:sz w:val="28"/>
          <w:szCs w:val="28"/>
        </w:rPr>
        <w:t xml:space="preserve"> vedu</w:t>
      </w:r>
      <w:r w:rsidR="00245379">
        <w:rPr>
          <w:rFonts w:ascii="Arial" w:hAnsi="Arial" w:cs="Arial"/>
          <w:sz w:val="28"/>
          <w:szCs w:val="28"/>
        </w:rPr>
        <w:t xml:space="preserve"> </w:t>
      </w:r>
      <w:proofErr w:type="spellStart"/>
      <w:r w:rsidR="00245379">
        <w:rPr>
          <w:rFonts w:ascii="Arial" w:hAnsi="Arial" w:cs="Arial"/>
          <w:sz w:val="28"/>
          <w:szCs w:val="28"/>
        </w:rPr>
        <w:t>isusu</w:t>
      </w:r>
      <w:proofErr w:type="spellEnd"/>
      <w:r w:rsidR="00245379">
        <w:rPr>
          <w:rFonts w:ascii="Arial" w:hAnsi="Arial" w:cs="Arial"/>
          <w:sz w:val="28"/>
          <w:szCs w:val="28"/>
        </w:rPr>
        <w:t xml:space="preserve"> vatendi, </w:t>
      </w:r>
      <w:r w:rsidR="00534101" w:rsidRPr="00534101">
        <w:rPr>
          <w:rFonts w:ascii="Arial" w:hAnsi="Arial" w:cs="Arial"/>
          <w:sz w:val="18"/>
          <w:szCs w:val="28"/>
        </w:rPr>
        <w:t xml:space="preserve">[Congregation says, “Amen,”] </w:t>
      </w:r>
      <w:proofErr w:type="spellStart"/>
      <w:r w:rsidR="00245379">
        <w:rPr>
          <w:rFonts w:ascii="Arial" w:hAnsi="Arial" w:cs="Arial"/>
          <w:sz w:val="28"/>
          <w:szCs w:val="28"/>
        </w:rPr>
        <w:t>pindirai</w:t>
      </w:r>
      <w:proofErr w:type="spellEnd"/>
      <w:r w:rsidR="00245379">
        <w:rPr>
          <w:rFonts w:ascii="Arial" w:hAnsi="Arial" w:cs="Arial"/>
          <w:sz w:val="28"/>
          <w:szCs w:val="28"/>
        </w:rPr>
        <w:t xml:space="preserve"> Mwari </w:t>
      </w:r>
      <w:proofErr w:type="spellStart"/>
      <w:r w:rsidR="00245379">
        <w:rPr>
          <w:rFonts w:ascii="Arial" w:hAnsi="Arial" w:cs="Arial"/>
          <w:sz w:val="28"/>
          <w:szCs w:val="28"/>
        </w:rPr>
        <w:t>wekururama</w:t>
      </w:r>
      <w:proofErr w:type="spellEnd"/>
      <w:r w:rsidR="00245379">
        <w:rPr>
          <w:rFonts w:ascii="Arial" w:hAnsi="Arial" w:cs="Arial"/>
          <w:sz w:val="28"/>
          <w:szCs w:val="28"/>
        </w:rPr>
        <w:t xml:space="preserve">. </w:t>
      </w:r>
      <w:r w:rsidR="00245379" w:rsidRPr="005D428E">
        <w:rPr>
          <w:rFonts w:ascii="Arial" w:hAnsi="Arial" w:cs="Arial"/>
          <w:sz w:val="18"/>
          <w:szCs w:val="18"/>
        </w:rPr>
        <w:t xml:space="preserve">[Congregation </w:t>
      </w:r>
      <w:r w:rsidR="00063DA1" w:rsidRPr="005D428E">
        <w:rPr>
          <w:rFonts w:ascii="Arial" w:hAnsi="Arial" w:cs="Arial"/>
          <w:sz w:val="18"/>
          <w:szCs w:val="18"/>
        </w:rPr>
        <w:t>says, “</w:t>
      </w:r>
      <w:r w:rsidR="00245379" w:rsidRPr="005D428E">
        <w:rPr>
          <w:rFonts w:ascii="Arial" w:hAnsi="Arial" w:cs="Arial"/>
          <w:sz w:val="18"/>
          <w:szCs w:val="18"/>
        </w:rPr>
        <w:t>Amen.”]</w:t>
      </w:r>
    </w:p>
    <w:p w14:paraId="370E1268" w14:textId="74F9C1FC" w:rsidR="00CB4B50" w:rsidRDefault="008B250D" w:rsidP="00AF4256">
      <w:pPr>
        <w:jc w:val="both"/>
        <w:rPr>
          <w:rFonts w:ascii="Arial" w:hAnsi="Arial" w:cs="Arial"/>
          <w:sz w:val="28"/>
          <w:szCs w:val="28"/>
        </w:rPr>
      </w:pPr>
      <w:r>
        <w:rPr>
          <w:rFonts w:ascii="Arial" w:hAnsi="Arial" w:cs="Arial"/>
          <w:sz w:val="28"/>
          <w:szCs w:val="28"/>
          <w:vertAlign w:val="superscript"/>
        </w:rPr>
        <w:t xml:space="preserve">267 </w:t>
      </w:r>
      <w:proofErr w:type="spellStart"/>
      <w:r w:rsidR="00CB4B50">
        <w:rPr>
          <w:rFonts w:ascii="Arial" w:hAnsi="Arial" w:cs="Arial"/>
          <w:sz w:val="28"/>
          <w:szCs w:val="28"/>
        </w:rPr>
        <w:t>Chinyaradzai</w:t>
      </w:r>
      <w:proofErr w:type="spellEnd"/>
      <w:r w:rsidR="00CB4B50">
        <w:rPr>
          <w:rFonts w:ascii="Arial" w:hAnsi="Arial" w:cs="Arial"/>
          <w:sz w:val="28"/>
          <w:szCs w:val="28"/>
        </w:rPr>
        <w:t xml:space="preserve"> mhuri </w:t>
      </w:r>
      <w:proofErr w:type="spellStart"/>
      <w:r w:rsidR="00CB4B50">
        <w:rPr>
          <w:rFonts w:ascii="Arial" w:hAnsi="Arial" w:cs="Arial"/>
          <w:sz w:val="28"/>
          <w:szCs w:val="28"/>
        </w:rPr>
        <w:t>yekwaFombe</w:t>
      </w:r>
      <w:proofErr w:type="spellEnd"/>
      <w:r w:rsidR="00CB4B50">
        <w:rPr>
          <w:rFonts w:ascii="Arial" w:hAnsi="Arial" w:cs="Arial"/>
          <w:sz w:val="28"/>
          <w:szCs w:val="28"/>
        </w:rPr>
        <w:t>,</w:t>
      </w:r>
      <w:r w:rsidR="00157E67" w:rsidRPr="00157E67">
        <w:rPr>
          <w:rFonts w:ascii="Arial" w:hAnsi="Arial" w:cs="Arial"/>
          <w:sz w:val="28"/>
          <w:szCs w:val="28"/>
        </w:rPr>
        <w:t xml:space="preserve"> </w:t>
      </w:r>
      <w:r w:rsidR="00534101" w:rsidRPr="00534101">
        <w:rPr>
          <w:rFonts w:ascii="Arial" w:hAnsi="Arial" w:cs="Arial"/>
          <w:sz w:val="18"/>
          <w:szCs w:val="28"/>
        </w:rPr>
        <w:t xml:space="preserve">[Congregation says, “Amen,”] </w:t>
      </w:r>
      <w:r w:rsidR="00CB4B50">
        <w:rPr>
          <w:rFonts w:ascii="Arial" w:hAnsi="Arial" w:cs="Arial"/>
          <w:sz w:val="28"/>
          <w:szCs w:val="28"/>
        </w:rPr>
        <w:t xml:space="preserve">Baba </w:t>
      </w:r>
      <w:proofErr w:type="spellStart"/>
      <w:r w:rsidR="00CB4B50">
        <w:rPr>
          <w:rFonts w:ascii="Arial" w:hAnsi="Arial" w:cs="Arial"/>
          <w:sz w:val="28"/>
          <w:szCs w:val="28"/>
        </w:rPr>
        <w:t>nedambudziko</w:t>
      </w:r>
      <w:proofErr w:type="spellEnd"/>
      <w:r w:rsidR="00CB4B50">
        <w:rPr>
          <w:rFonts w:ascii="Arial" w:hAnsi="Arial" w:cs="Arial"/>
          <w:sz w:val="28"/>
          <w:szCs w:val="28"/>
        </w:rPr>
        <w:t xml:space="preserve"> guru </w:t>
      </w:r>
      <w:proofErr w:type="spellStart"/>
      <w:r w:rsidR="00CB4B50">
        <w:rPr>
          <w:rFonts w:ascii="Arial" w:hAnsi="Arial" w:cs="Arial"/>
          <w:sz w:val="28"/>
          <w:szCs w:val="28"/>
        </w:rPr>
        <w:t>rapinda</w:t>
      </w:r>
      <w:proofErr w:type="spellEnd"/>
      <w:r w:rsidR="00CB4B50">
        <w:rPr>
          <w:rFonts w:ascii="Arial" w:hAnsi="Arial" w:cs="Arial"/>
          <w:sz w:val="28"/>
          <w:szCs w:val="28"/>
        </w:rPr>
        <w:t xml:space="preserve"> </w:t>
      </w:r>
      <w:proofErr w:type="spellStart"/>
      <w:r w:rsidR="007F4DD2">
        <w:rPr>
          <w:rFonts w:ascii="Arial" w:hAnsi="Arial" w:cs="Arial"/>
          <w:sz w:val="28"/>
          <w:szCs w:val="28"/>
        </w:rPr>
        <w:t>kumhuri</w:t>
      </w:r>
      <w:proofErr w:type="spellEnd"/>
      <w:r w:rsidR="007F4DD2">
        <w:rPr>
          <w:rFonts w:ascii="Arial" w:hAnsi="Arial" w:cs="Arial"/>
          <w:sz w:val="28"/>
          <w:szCs w:val="28"/>
        </w:rPr>
        <w:t xml:space="preserve"> </w:t>
      </w:r>
      <w:proofErr w:type="spellStart"/>
      <w:r w:rsidR="007F4DD2">
        <w:rPr>
          <w:rFonts w:ascii="Arial" w:hAnsi="Arial" w:cs="Arial"/>
          <w:sz w:val="28"/>
          <w:szCs w:val="28"/>
        </w:rPr>
        <w:t>kwavo</w:t>
      </w:r>
      <w:proofErr w:type="spellEnd"/>
      <w:r w:rsidR="007F4DD2">
        <w:rPr>
          <w:rFonts w:ascii="Arial" w:hAnsi="Arial" w:cs="Arial"/>
          <w:sz w:val="28"/>
          <w:szCs w:val="28"/>
        </w:rPr>
        <w:t xml:space="preserve">. </w:t>
      </w:r>
      <w:r w:rsidR="00534101" w:rsidRPr="00534101">
        <w:rPr>
          <w:rFonts w:ascii="Arial" w:hAnsi="Arial" w:cs="Arial"/>
          <w:sz w:val="18"/>
          <w:szCs w:val="28"/>
        </w:rPr>
        <w:t xml:space="preserve">[Congregation says, “Amen.”] </w:t>
      </w:r>
      <w:r w:rsidR="007F4DD2">
        <w:rPr>
          <w:rFonts w:ascii="Arial" w:hAnsi="Arial" w:cs="Arial"/>
          <w:sz w:val="28"/>
          <w:szCs w:val="28"/>
        </w:rPr>
        <w:t xml:space="preserve">Baba </w:t>
      </w:r>
      <w:proofErr w:type="spellStart"/>
      <w:r w:rsidR="007F4DD2">
        <w:rPr>
          <w:rFonts w:ascii="Arial" w:hAnsi="Arial" w:cs="Arial"/>
          <w:sz w:val="28"/>
          <w:szCs w:val="28"/>
        </w:rPr>
        <w:t>makanaka</w:t>
      </w:r>
      <w:proofErr w:type="spellEnd"/>
      <w:r w:rsidR="007F4DD2">
        <w:rPr>
          <w:rFonts w:ascii="Arial" w:hAnsi="Arial" w:cs="Arial"/>
          <w:sz w:val="28"/>
          <w:szCs w:val="28"/>
        </w:rPr>
        <w:t xml:space="preserve"> ma sisters aya </w:t>
      </w:r>
      <w:proofErr w:type="spellStart"/>
      <w:r w:rsidR="007F4DD2">
        <w:rPr>
          <w:rFonts w:ascii="Arial" w:hAnsi="Arial" w:cs="Arial"/>
          <w:sz w:val="28"/>
          <w:szCs w:val="28"/>
        </w:rPr>
        <w:t>atanamata</w:t>
      </w:r>
      <w:proofErr w:type="spellEnd"/>
      <w:r w:rsidR="007F4DD2">
        <w:rPr>
          <w:rFonts w:ascii="Arial" w:hAnsi="Arial" w:cs="Arial"/>
          <w:sz w:val="28"/>
          <w:szCs w:val="28"/>
        </w:rPr>
        <w:t xml:space="preserve"> nawo </w:t>
      </w:r>
      <w:proofErr w:type="spellStart"/>
      <w:r w:rsidR="007F4DD2">
        <w:rPr>
          <w:rFonts w:ascii="Arial" w:hAnsi="Arial" w:cs="Arial"/>
          <w:sz w:val="28"/>
          <w:szCs w:val="28"/>
        </w:rPr>
        <w:t>kwemakore</w:t>
      </w:r>
      <w:proofErr w:type="spellEnd"/>
      <w:r w:rsidR="006D3A7C">
        <w:rPr>
          <w:rFonts w:ascii="Arial" w:hAnsi="Arial" w:cs="Arial"/>
          <w:sz w:val="28"/>
          <w:szCs w:val="28"/>
        </w:rPr>
        <w:t>,</w:t>
      </w:r>
      <w:r w:rsidR="00157E67" w:rsidRPr="00157E6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D3A7C">
        <w:rPr>
          <w:rFonts w:ascii="Arial" w:hAnsi="Arial" w:cs="Arial"/>
          <w:sz w:val="28"/>
          <w:szCs w:val="28"/>
        </w:rPr>
        <w:t>nyaradzai</w:t>
      </w:r>
      <w:proofErr w:type="spellEnd"/>
      <w:r w:rsidR="006D3A7C">
        <w:rPr>
          <w:rFonts w:ascii="Arial" w:hAnsi="Arial" w:cs="Arial"/>
          <w:sz w:val="28"/>
          <w:szCs w:val="28"/>
        </w:rPr>
        <w:t xml:space="preserve"> vana ava. </w:t>
      </w:r>
      <w:r w:rsidR="00534101" w:rsidRPr="00534101">
        <w:rPr>
          <w:rFonts w:ascii="Arial" w:hAnsi="Arial" w:cs="Arial"/>
          <w:sz w:val="18"/>
          <w:szCs w:val="28"/>
        </w:rPr>
        <w:t xml:space="preserve">[Congregation says, “Amen.”] </w:t>
      </w:r>
      <w:r w:rsidR="006D3A7C">
        <w:rPr>
          <w:rFonts w:ascii="Arial" w:hAnsi="Arial" w:cs="Arial"/>
          <w:sz w:val="28"/>
          <w:szCs w:val="28"/>
        </w:rPr>
        <w:t>Tinovaisa</w:t>
      </w:r>
      <w:r w:rsidR="00ED3B79">
        <w:rPr>
          <w:rFonts w:ascii="Arial" w:hAnsi="Arial" w:cs="Arial"/>
          <w:sz w:val="28"/>
          <w:szCs w:val="28"/>
        </w:rPr>
        <w:t xml:space="preserve"> </w:t>
      </w:r>
      <w:proofErr w:type="spellStart"/>
      <w:r w:rsidR="00ED3B79">
        <w:rPr>
          <w:rFonts w:ascii="Arial" w:hAnsi="Arial" w:cs="Arial"/>
          <w:sz w:val="28"/>
          <w:szCs w:val="28"/>
        </w:rPr>
        <w:t>mukati</w:t>
      </w:r>
      <w:proofErr w:type="spellEnd"/>
      <w:r w:rsidR="006D3A7C">
        <w:rPr>
          <w:rFonts w:ascii="Arial" w:hAnsi="Arial" w:cs="Arial"/>
          <w:sz w:val="28"/>
          <w:szCs w:val="28"/>
        </w:rPr>
        <w:t xml:space="preserve"> </w:t>
      </w:r>
      <w:proofErr w:type="spellStart"/>
      <w:r w:rsidR="006D3A7C">
        <w:rPr>
          <w:rFonts w:ascii="Arial" w:hAnsi="Arial" w:cs="Arial"/>
          <w:sz w:val="28"/>
          <w:szCs w:val="28"/>
        </w:rPr>
        <w:t>m</w:t>
      </w:r>
      <w:r w:rsidR="00ED3B79">
        <w:rPr>
          <w:rFonts w:ascii="Arial" w:hAnsi="Arial" w:cs="Arial"/>
          <w:sz w:val="28"/>
          <w:szCs w:val="28"/>
        </w:rPr>
        <w:t>e</w:t>
      </w:r>
      <w:r w:rsidR="006D3A7C">
        <w:rPr>
          <w:rFonts w:ascii="Arial" w:hAnsi="Arial" w:cs="Arial"/>
          <w:sz w:val="28"/>
          <w:szCs w:val="28"/>
        </w:rPr>
        <w:t>maoko</w:t>
      </w:r>
      <w:proofErr w:type="spellEnd"/>
      <w:r w:rsidR="006D3A7C">
        <w:rPr>
          <w:rFonts w:ascii="Arial" w:hAnsi="Arial" w:cs="Arial"/>
          <w:sz w:val="28"/>
          <w:szCs w:val="28"/>
        </w:rPr>
        <w:t xml:space="preserve"> Enyu </w:t>
      </w:r>
      <w:proofErr w:type="spellStart"/>
      <w:r w:rsidR="006D3A7C">
        <w:rPr>
          <w:rFonts w:ascii="Arial" w:hAnsi="Arial" w:cs="Arial"/>
          <w:sz w:val="28"/>
          <w:szCs w:val="28"/>
        </w:rPr>
        <w:t>nekutenda</w:t>
      </w:r>
      <w:proofErr w:type="spellEnd"/>
      <w:r w:rsidR="00157E67">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6D3A7C">
        <w:rPr>
          <w:rFonts w:ascii="Arial" w:hAnsi="Arial" w:cs="Arial"/>
          <w:sz w:val="28"/>
          <w:szCs w:val="28"/>
        </w:rPr>
        <w:t>muZita</w:t>
      </w:r>
      <w:proofErr w:type="spellEnd"/>
      <w:r w:rsidR="006D3A7C">
        <w:rPr>
          <w:rFonts w:ascii="Arial" w:hAnsi="Arial" w:cs="Arial"/>
          <w:sz w:val="28"/>
          <w:szCs w:val="28"/>
        </w:rPr>
        <w:t xml:space="preserve"> </w:t>
      </w:r>
      <w:proofErr w:type="spellStart"/>
      <w:r w:rsidR="006D3A7C">
        <w:rPr>
          <w:rFonts w:ascii="Arial" w:hAnsi="Arial" w:cs="Arial"/>
          <w:sz w:val="28"/>
          <w:szCs w:val="28"/>
        </w:rPr>
        <w:t>raTenzi</w:t>
      </w:r>
      <w:proofErr w:type="spellEnd"/>
      <w:r w:rsidR="006D3A7C">
        <w:rPr>
          <w:rFonts w:ascii="Arial" w:hAnsi="Arial" w:cs="Arial"/>
          <w:sz w:val="28"/>
          <w:szCs w:val="28"/>
        </w:rPr>
        <w:t xml:space="preserve"> Jeso Kristu, Amen and Amen. </w:t>
      </w:r>
      <w:r w:rsidR="00534101" w:rsidRPr="00534101">
        <w:rPr>
          <w:rFonts w:ascii="Arial" w:hAnsi="Arial" w:cs="Arial"/>
          <w:sz w:val="18"/>
          <w:szCs w:val="28"/>
        </w:rPr>
        <w:t xml:space="preserve">[Congregation says, “Amen.”] </w:t>
      </w:r>
      <w:r w:rsidR="00374B16">
        <w:rPr>
          <w:rFonts w:ascii="Arial" w:hAnsi="Arial" w:cs="Arial"/>
          <w:sz w:val="28"/>
          <w:szCs w:val="28"/>
        </w:rPr>
        <w:t xml:space="preserve">Amen </w:t>
      </w:r>
      <w:proofErr w:type="spellStart"/>
      <w:r w:rsidR="00374B16">
        <w:rPr>
          <w:rFonts w:ascii="Arial" w:hAnsi="Arial" w:cs="Arial"/>
          <w:sz w:val="28"/>
          <w:szCs w:val="28"/>
        </w:rPr>
        <w:t>tigare</w:t>
      </w:r>
      <w:proofErr w:type="spellEnd"/>
      <w:r w:rsidR="00374B16">
        <w:rPr>
          <w:rFonts w:ascii="Arial" w:hAnsi="Arial" w:cs="Arial"/>
          <w:sz w:val="28"/>
          <w:szCs w:val="28"/>
        </w:rPr>
        <w:t xml:space="preserve"> </w:t>
      </w:r>
      <w:proofErr w:type="spellStart"/>
      <w:r w:rsidR="00374B16">
        <w:rPr>
          <w:rFonts w:ascii="Arial" w:hAnsi="Arial" w:cs="Arial"/>
          <w:sz w:val="28"/>
          <w:szCs w:val="28"/>
        </w:rPr>
        <w:t>tese</w:t>
      </w:r>
      <w:proofErr w:type="spellEnd"/>
      <w:r w:rsidR="00374B16">
        <w:rPr>
          <w:rFonts w:ascii="Arial" w:hAnsi="Arial" w:cs="Arial"/>
          <w:sz w:val="28"/>
          <w:szCs w:val="28"/>
        </w:rPr>
        <w:t xml:space="preserve"> pasi.</w:t>
      </w:r>
    </w:p>
    <w:p w14:paraId="3CE966DB" w14:textId="3B018604" w:rsidR="00374B16" w:rsidRDefault="008B250D" w:rsidP="00AF4256">
      <w:pPr>
        <w:jc w:val="both"/>
        <w:rPr>
          <w:rFonts w:ascii="Arial" w:hAnsi="Arial" w:cs="Arial"/>
          <w:sz w:val="28"/>
          <w:szCs w:val="28"/>
        </w:rPr>
      </w:pPr>
      <w:r>
        <w:rPr>
          <w:rFonts w:ascii="Arial" w:hAnsi="Arial" w:cs="Arial"/>
          <w:sz w:val="28"/>
          <w:szCs w:val="28"/>
          <w:vertAlign w:val="superscript"/>
        </w:rPr>
        <w:t xml:space="preserve">268 </w:t>
      </w:r>
      <w:r w:rsidR="0057618C">
        <w:rPr>
          <w:rFonts w:ascii="Arial" w:hAnsi="Arial" w:cs="Arial"/>
          <w:sz w:val="28"/>
          <w:szCs w:val="28"/>
        </w:rPr>
        <w:t xml:space="preserve">Kana pane ari </w:t>
      </w:r>
      <w:proofErr w:type="spellStart"/>
      <w:r w:rsidR="0057618C">
        <w:rPr>
          <w:rFonts w:ascii="Arial" w:hAnsi="Arial" w:cs="Arial"/>
          <w:sz w:val="28"/>
          <w:szCs w:val="28"/>
        </w:rPr>
        <w:t>kurwara</w:t>
      </w:r>
      <w:proofErr w:type="spellEnd"/>
      <w:r w:rsidR="0057618C">
        <w:rPr>
          <w:rFonts w:ascii="Arial" w:hAnsi="Arial" w:cs="Arial"/>
          <w:sz w:val="28"/>
          <w:szCs w:val="28"/>
        </w:rPr>
        <w:t xml:space="preserve"> ndiyo nguva yake </w:t>
      </w:r>
      <w:proofErr w:type="spellStart"/>
      <w:r w:rsidR="0057618C">
        <w:rPr>
          <w:rFonts w:ascii="Arial" w:hAnsi="Arial" w:cs="Arial"/>
          <w:sz w:val="28"/>
          <w:szCs w:val="28"/>
        </w:rPr>
        <w:t>izvozvi</w:t>
      </w:r>
      <w:proofErr w:type="spellEnd"/>
      <w:r w:rsidR="00530F2B">
        <w:rPr>
          <w:rFonts w:ascii="Arial" w:hAnsi="Arial" w:cs="Arial"/>
          <w:sz w:val="28"/>
          <w:szCs w:val="28"/>
        </w:rPr>
        <w:t>.</w:t>
      </w:r>
    </w:p>
    <w:p w14:paraId="3DFC1A83" w14:textId="0CEAB61D" w:rsidR="005E2E16" w:rsidRPr="00E41BC2" w:rsidRDefault="005E2E16" w:rsidP="00CF060B">
      <w:pPr>
        <w:spacing w:line="360" w:lineRule="auto"/>
        <w:jc w:val="center"/>
        <w:rPr>
          <w:rFonts w:ascii="Arial" w:hAnsi="Arial" w:cs="Arial"/>
          <w:i/>
          <w:iCs/>
          <w:sz w:val="28"/>
          <w:szCs w:val="28"/>
        </w:rPr>
      </w:pPr>
      <w:r w:rsidRPr="00E41BC2">
        <w:rPr>
          <w:rFonts w:ascii="Arial" w:hAnsi="Arial" w:cs="Arial"/>
          <w:i/>
          <w:iCs/>
          <w:sz w:val="28"/>
          <w:szCs w:val="28"/>
        </w:rPr>
        <w:t>(</w:t>
      </w:r>
      <w:r w:rsidR="00C32BBE" w:rsidRPr="00E41BC2">
        <w:rPr>
          <w:rFonts w:ascii="Arial" w:hAnsi="Arial" w:cs="Arial"/>
          <w:i/>
          <w:iCs/>
          <w:sz w:val="28"/>
          <w:szCs w:val="28"/>
        </w:rPr>
        <w:t>Ohh the windows</w:t>
      </w:r>
      <w:r w:rsidRPr="00E41BC2">
        <w:rPr>
          <w:rFonts w:ascii="Arial" w:hAnsi="Arial" w:cs="Arial"/>
          <w:i/>
          <w:iCs/>
          <w:sz w:val="28"/>
          <w:szCs w:val="28"/>
        </w:rPr>
        <w:t>)</w:t>
      </w:r>
      <w:r w:rsidR="00C32BBE" w:rsidRPr="00E41BC2">
        <w:rPr>
          <w:rFonts w:ascii="Arial" w:hAnsi="Arial" w:cs="Arial"/>
          <w:i/>
          <w:iCs/>
          <w:sz w:val="28"/>
          <w:szCs w:val="28"/>
        </w:rPr>
        <w:t xml:space="preserve"> </w:t>
      </w:r>
      <w:r w:rsidR="00866E62" w:rsidRPr="00E41BC2">
        <w:rPr>
          <w:rFonts w:ascii="Arial" w:hAnsi="Arial" w:cs="Arial"/>
          <w:i/>
          <w:iCs/>
          <w:sz w:val="28"/>
          <w:szCs w:val="28"/>
        </w:rPr>
        <w:t>The windows of heaven are open</w:t>
      </w:r>
      <w:r w:rsidR="00866E62" w:rsidRPr="00E41BC2">
        <w:rPr>
          <w:rFonts w:ascii="Arial" w:hAnsi="Arial" w:cs="Arial"/>
          <w:i/>
          <w:iCs/>
          <w:sz w:val="28"/>
          <w:szCs w:val="28"/>
        </w:rPr>
        <w:br/>
      </w:r>
      <w:r w:rsidR="00C32BBE" w:rsidRPr="00E41BC2">
        <w:rPr>
          <w:rFonts w:ascii="Arial" w:hAnsi="Arial" w:cs="Arial"/>
          <w:i/>
          <w:iCs/>
          <w:sz w:val="28"/>
          <w:szCs w:val="28"/>
        </w:rPr>
        <w:t xml:space="preserve">(The blessings) </w:t>
      </w:r>
      <w:r w:rsidR="00866E62" w:rsidRPr="00E41BC2">
        <w:rPr>
          <w:rFonts w:ascii="Arial" w:hAnsi="Arial" w:cs="Arial"/>
          <w:i/>
          <w:iCs/>
          <w:sz w:val="28"/>
          <w:szCs w:val="28"/>
        </w:rPr>
        <w:t>The blessings are f</w:t>
      </w:r>
      <w:r w:rsidR="003154C2">
        <w:rPr>
          <w:rFonts w:ascii="Arial" w:hAnsi="Arial" w:cs="Arial"/>
          <w:i/>
          <w:iCs/>
          <w:sz w:val="28"/>
          <w:szCs w:val="28"/>
        </w:rPr>
        <w:t>all</w:t>
      </w:r>
      <w:r w:rsidR="00866E62" w:rsidRPr="00E41BC2">
        <w:rPr>
          <w:rFonts w:ascii="Arial" w:hAnsi="Arial" w:cs="Arial"/>
          <w:i/>
          <w:iCs/>
          <w:sz w:val="28"/>
          <w:szCs w:val="28"/>
        </w:rPr>
        <w:t>ing tonight</w:t>
      </w:r>
      <w:r w:rsidR="00866E62" w:rsidRPr="00E41BC2">
        <w:rPr>
          <w:rFonts w:ascii="Arial" w:hAnsi="Arial" w:cs="Arial"/>
          <w:i/>
          <w:iCs/>
          <w:sz w:val="28"/>
          <w:szCs w:val="28"/>
        </w:rPr>
        <w:br/>
      </w:r>
      <w:r w:rsidR="00C32BBE" w:rsidRPr="00E41BC2">
        <w:rPr>
          <w:rFonts w:ascii="Arial" w:hAnsi="Arial" w:cs="Arial"/>
          <w:i/>
          <w:iCs/>
          <w:sz w:val="28"/>
          <w:szCs w:val="28"/>
        </w:rPr>
        <w:t>(Oh yea</w:t>
      </w:r>
      <w:r w:rsidR="00BD04D1" w:rsidRPr="00E41BC2">
        <w:rPr>
          <w:rFonts w:ascii="Arial" w:hAnsi="Arial" w:cs="Arial"/>
          <w:i/>
          <w:iCs/>
          <w:sz w:val="28"/>
          <w:szCs w:val="28"/>
        </w:rPr>
        <w:t>h</w:t>
      </w:r>
      <w:r w:rsidR="00C32BBE" w:rsidRPr="00E41BC2">
        <w:rPr>
          <w:rFonts w:ascii="Arial" w:hAnsi="Arial" w:cs="Arial"/>
          <w:i/>
          <w:iCs/>
          <w:sz w:val="28"/>
          <w:szCs w:val="28"/>
        </w:rPr>
        <w:t>)</w:t>
      </w:r>
      <w:r w:rsidR="00BD04D1" w:rsidRPr="00E41BC2">
        <w:rPr>
          <w:rFonts w:ascii="Arial" w:hAnsi="Arial" w:cs="Arial"/>
          <w:i/>
          <w:iCs/>
          <w:sz w:val="28"/>
          <w:szCs w:val="28"/>
        </w:rPr>
        <w:t xml:space="preserve"> </w:t>
      </w:r>
      <w:r w:rsidR="00186E53">
        <w:rPr>
          <w:rFonts w:ascii="Arial" w:hAnsi="Arial" w:cs="Arial"/>
          <w:i/>
          <w:iCs/>
          <w:sz w:val="28"/>
          <w:szCs w:val="28"/>
        </w:rPr>
        <w:t xml:space="preserve">(There is joy) </w:t>
      </w:r>
      <w:r w:rsidR="00866E62" w:rsidRPr="00E41BC2">
        <w:rPr>
          <w:rFonts w:ascii="Arial" w:hAnsi="Arial" w:cs="Arial"/>
          <w:i/>
          <w:iCs/>
          <w:sz w:val="28"/>
          <w:szCs w:val="28"/>
        </w:rPr>
        <w:t xml:space="preserve">There is joy </w:t>
      </w:r>
      <w:proofErr w:type="spellStart"/>
      <w:r w:rsidR="00866E62" w:rsidRPr="00E41BC2">
        <w:rPr>
          <w:rFonts w:ascii="Arial" w:hAnsi="Arial" w:cs="Arial"/>
          <w:i/>
          <w:iCs/>
          <w:sz w:val="28"/>
          <w:szCs w:val="28"/>
        </w:rPr>
        <w:t>joy</w:t>
      </w:r>
      <w:proofErr w:type="spellEnd"/>
      <w:r w:rsidR="00866E62" w:rsidRPr="00E41BC2">
        <w:rPr>
          <w:rFonts w:ascii="Arial" w:hAnsi="Arial" w:cs="Arial"/>
          <w:i/>
          <w:iCs/>
          <w:sz w:val="28"/>
          <w:szCs w:val="28"/>
        </w:rPr>
        <w:t xml:space="preserve"> </w:t>
      </w:r>
      <w:proofErr w:type="spellStart"/>
      <w:r w:rsidR="00866E62" w:rsidRPr="00E41BC2">
        <w:rPr>
          <w:rFonts w:ascii="Arial" w:hAnsi="Arial" w:cs="Arial"/>
          <w:i/>
          <w:iCs/>
          <w:sz w:val="28"/>
          <w:szCs w:val="28"/>
        </w:rPr>
        <w:t>joy</w:t>
      </w:r>
      <w:proofErr w:type="spellEnd"/>
      <w:r w:rsidR="00866E62" w:rsidRPr="00E41BC2">
        <w:rPr>
          <w:rFonts w:ascii="Arial" w:hAnsi="Arial" w:cs="Arial"/>
          <w:i/>
          <w:iCs/>
          <w:sz w:val="28"/>
          <w:szCs w:val="28"/>
        </w:rPr>
        <w:t xml:space="preserve"> in my heart</w:t>
      </w:r>
      <w:r w:rsidR="00866E62" w:rsidRPr="00E41BC2">
        <w:rPr>
          <w:rFonts w:ascii="Arial" w:hAnsi="Arial" w:cs="Arial"/>
          <w:i/>
          <w:iCs/>
          <w:sz w:val="28"/>
          <w:szCs w:val="28"/>
        </w:rPr>
        <w:br/>
      </w:r>
      <w:r w:rsidR="00186E53">
        <w:rPr>
          <w:rFonts w:ascii="Arial" w:hAnsi="Arial" w:cs="Arial"/>
          <w:i/>
          <w:iCs/>
          <w:sz w:val="28"/>
          <w:szCs w:val="28"/>
        </w:rPr>
        <w:t xml:space="preserve">(For Jesus) </w:t>
      </w:r>
      <w:r w:rsidR="00866E62" w:rsidRPr="00E41BC2">
        <w:rPr>
          <w:rFonts w:ascii="Arial" w:hAnsi="Arial" w:cs="Arial"/>
          <w:i/>
          <w:iCs/>
          <w:sz w:val="28"/>
          <w:szCs w:val="28"/>
        </w:rPr>
        <w:t xml:space="preserve">For Jesus makes </w:t>
      </w:r>
      <w:r w:rsidR="00FA4E75" w:rsidRPr="00E41BC2">
        <w:rPr>
          <w:rFonts w:ascii="Arial" w:hAnsi="Arial" w:cs="Arial"/>
          <w:i/>
          <w:iCs/>
          <w:sz w:val="28"/>
          <w:szCs w:val="28"/>
        </w:rPr>
        <w:t>everything</w:t>
      </w:r>
      <w:r w:rsidR="00866E62" w:rsidRPr="00E41BC2">
        <w:rPr>
          <w:rFonts w:ascii="Arial" w:hAnsi="Arial" w:cs="Arial"/>
          <w:i/>
          <w:iCs/>
          <w:sz w:val="28"/>
          <w:szCs w:val="28"/>
        </w:rPr>
        <w:t xml:space="preserve"> right</w:t>
      </w:r>
      <w:r w:rsidR="00866E62" w:rsidRPr="00E41BC2">
        <w:rPr>
          <w:rFonts w:ascii="Arial" w:hAnsi="Arial" w:cs="Arial"/>
          <w:i/>
          <w:iCs/>
          <w:sz w:val="28"/>
          <w:szCs w:val="28"/>
        </w:rPr>
        <w:br/>
      </w:r>
      <w:r w:rsidR="009D6D42" w:rsidRPr="00E41BC2">
        <w:rPr>
          <w:rFonts w:ascii="Arial" w:hAnsi="Arial" w:cs="Arial"/>
          <w:i/>
          <w:iCs/>
          <w:sz w:val="28"/>
          <w:szCs w:val="28"/>
        </w:rPr>
        <w:t>(Oh yeah)</w:t>
      </w:r>
      <w:r w:rsidRPr="00E41BC2">
        <w:rPr>
          <w:rFonts w:ascii="Arial" w:hAnsi="Arial" w:cs="Arial"/>
          <w:i/>
          <w:iCs/>
          <w:sz w:val="28"/>
          <w:szCs w:val="28"/>
        </w:rPr>
        <w:t xml:space="preserve"> </w:t>
      </w:r>
      <w:r w:rsidR="00E41BC2" w:rsidRPr="00E41BC2">
        <w:rPr>
          <w:rFonts w:ascii="Arial" w:hAnsi="Arial" w:cs="Arial"/>
          <w:i/>
          <w:iCs/>
          <w:sz w:val="28"/>
          <w:szCs w:val="28"/>
        </w:rPr>
        <w:t xml:space="preserve">(I gave Him) </w:t>
      </w:r>
      <w:r w:rsidR="00866E62" w:rsidRPr="00E41BC2">
        <w:rPr>
          <w:rFonts w:ascii="Arial" w:hAnsi="Arial" w:cs="Arial"/>
          <w:i/>
          <w:iCs/>
          <w:sz w:val="28"/>
          <w:szCs w:val="28"/>
        </w:rPr>
        <w:t xml:space="preserve">I gave Him my old </w:t>
      </w:r>
      <w:r w:rsidR="005C7DAF" w:rsidRPr="00E41BC2">
        <w:rPr>
          <w:rFonts w:ascii="Arial" w:hAnsi="Arial" w:cs="Arial"/>
          <w:i/>
          <w:iCs/>
          <w:sz w:val="28"/>
          <w:szCs w:val="28"/>
        </w:rPr>
        <w:t>tattered</w:t>
      </w:r>
      <w:r w:rsidR="00866E62" w:rsidRPr="00E41BC2">
        <w:rPr>
          <w:rFonts w:ascii="Arial" w:hAnsi="Arial" w:cs="Arial"/>
          <w:i/>
          <w:iCs/>
          <w:sz w:val="28"/>
          <w:szCs w:val="28"/>
        </w:rPr>
        <w:t xml:space="preserve"> garment</w:t>
      </w:r>
      <w:r w:rsidR="00866E62" w:rsidRPr="00E41BC2">
        <w:rPr>
          <w:rFonts w:ascii="Arial" w:hAnsi="Arial" w:cs="Arial"/>
          <w:i/>
          <w:iCs/>
          <w:sz w:val="28"/>
          <w:szCs w:val="28"/>
        </w:rPr>
        <w:br/>
      </w:r>
      <w:r w:rsidR="009D6D42" w:rsidRPr="00E41BC2">
        <w:rPr>
          <w:rFonts w:ascii="Arial" w:hAnsi="Arial" w:cs="Arial"/>
          <w:i/>
          <w:iCs/>
          <w:sz w:val="28"/>
          <w:szCs w:val="28"/>
        </w:rPr>
        <w:t>(Garment)</w:t>
      </w:r>
      <w:r w:rsidR="00186E53">
        <w:rPr>
          <w:rFonts w:ascii="Arial" w:hAnsi="Arial" w:cs="Arial"/>
          <w:i/>
          <w:iCs/>
          <w:sz w:val="28"/>
          <w:szCs w:val="28"/>
        </w:rPr>
        <w:t xml:space="preserve"> (He gave me)</w:t>
      </w:r>
      <w:r w:rsidRPr="00E41BC2">
        <w:rPr>
          <w:rFonts w:ascii="Arial" w:hAnsi="Arial" w:cs="Arial"/>
          <w:i/>
          <w:iCs/>
          <w:sz w:val="28"/>
          <w:szCs w:val="28"/>
        </w:rPr>
        <w:t xml:space="preserve"> </w:t>
      </w:r>
      <w:r w:rsidR="00866E62" w:rsidRPr="00E41BC2">
        <w:rPr>
          <w:rFonts w:ascii="Arial" w:hAnsi="Arial" w:cs="Arial"/>
          <w:i/>
          <w:iCs/>
          <w:sz w:val="28"/>
          <w:szCs w:val="28"/>
        </w:rPr>
        <w:t>He gave me a robe of pure white</w:t>
      </w:r>
      <w:r w:rsidR="00866E62" w:rsidRPr="00E41BC2">
        <w:rPr>
          <w:rFonts w:ascii="Arial" w:hAnsi="Arial" w:cs="Arial"/>
          <w:i/>
          <w:iCs/>
          <w:sz w:val="28"/>
          <w:szCs w:val="28"/>
        </w:rPr>
        <w:br/>
      </w:r>
      <w:r w:rsidRPr="00E41BC2">
        <w:rPr>
          <w:rFonts w:ascii="Arial" w:hAnsi="Arial" w:cs="Arial"/>
          <w:i/>
          <w:iCs/>
          <w:sz w:val="28"/>
          <w:szCs w:val="28"/>
        </w:rPr>
        <w:t xml:space="preserve">(Oh I’m feasting) </w:t>
      </w:r>
      <w:r w:rsidR="00866E62" w:rsidRPr="00E41BC2">
        <w:rPr>
          <w:rFonts w:ascii="Arial" w:hAnsi="Arial" w:cs="Arial"/>
          <w:i/>
          <w:iCs/>
          <w:sz w:val="28"/>
          <w:szCs w:val="28"/>
        </w:rPr>
        <w:t xml:space="preserve">I'm feasting </w:t>
      </w:r>
      <w:r w:rsidR="00952B95" w:rsidRPr="00E41BC2">
        <w:rPr>
          <w:rFonts w:ascii="Arial" w:hAnsi="Arial" w:cs="Arial"/>
          <w:i/>
          <w:iCs/>
          <w:sz w:val="28"/>
          <w:szCs w:val="28"/>
        </w:rPr>
        <w:t xml:space="preserve">today </w:t>
      </w:r>
      <w:r w:rsidR="00866E62" w:rsidRPr="00E41BC2">
        <w:rPr>
          <w:rFonts w:ascii="Arial" w:hAnsi="Arial" w:cs="Arial"/>
          <w:i/>
          <w:iCs/>
          <w:sz w:val="28"/>
          <w:szCs w:val="28"/>
        </w:rPr>
        <w:t xml:space="preserve">on </w:t>
      </w:r>
      <w:r w:rsidR="00952B95" w:rsidRPr="00E41BC2">
        <w:rPr>
          <w:rFonts w:ascii="Arial" w:hAnsi="Arial" w:cs="Arial"/>
          <w:i/>
          <w:iCs/>
          <w:sz w:val="28"/>
          <w:szCs w:val="28"/>
        </w:rPr>
        <w:t xml:space="preserve">the </w:t>
      </w:r>
      <w:r w:rsidR="00866E62" w:rsidRPr="00E41BC2">
        <w:rPr>
          <w:rFonts w:ascii="Arial" w:hAnsi="Arial" w:cs="Arial"/>
          <w:i/>
          <w:iCs/>
          <w:sz w:val="28"/>
          <w:szCs w:val="28"/>
        </w:rPr>
        <w:t xml:space="preserve">manna </w:t>
      </w:r>
      <w:r w:rsidR="00866E62" w:rsidRPr="00E41BC2">
        <w:rPr>
          <w:rFonts w:ascii="Arial" w:hAnsi="Arial" w:cs="Arial"/>
          <w:i/>
          <w:iCs/>
          <w:sz w:val="28"/>
          <w:szCs w:val="28"/>
        </w:rPr>
        <w:br/>
      </w:r>
      <w:r w:rsidRPr="00E41BC2">
        <w:rPr>
          <w:rFonts w:ascii="Arial" w:hAnsi="Arial" w:cs="Arial"/>
          <w:i/>
          <w:iCs/>
          <w:sz w:val="28"/>
          <w:szCs w:val="28"/>
        </w:rPr>
        <w:t>(Ohh)</w:t>
      </w:r>
      <w:r w:rsidR="00FB74B5">
        <w:rPr>
          <w:rFonts w:ascii="Arial" w:hAnsi="Arial" w:cs="Arial"/>
          <w:i/>
          <w:iCs/>
          <w:sz w:val="28"/>
          <w:szCs w:val="28"/>
        </w:rPr>
        <w:t xml:space="preserve"> </w:t>
      </w:r>
      <w:r w:rsidR="00E41BC2">
        <w:rPr>
          <w:rFonts w:ascii="Arial" w:hAnsi="Arial" w:cs="Arial"/>
          <w:i/>
          <w:iCs/>
          <w:sz w:val="28"/>
          <w:szCs w:val="28"/>
        </w:rPr>
        <w:t>(</w:t>
      </w:r>
      <w:r w:rsidR="00FB74B5">
        <w:rPr>
          <w:rFonts w:ascii="Arial" w:hAnsi="Arial" w:cs="Arial"/>
          <w:i/>
          <w:iCs/>
          <w:sz w:val="28"/>
          <w:szCs w:val="28"/>
        </w:rPr>
        <w:t>And that’s why</w:t>
      </w:r>
      <w:r w:rsidR="00E41BC2">
        <w:rPr>
          <w:rFonts w:ascii="Arial" w:hAnsi="Arial" w:cs="Arial"/>
          <w:i/>
          <w:iCs/>
          <w:sz w:val="28"/>
          <w:szCs w:val="28"/>
        </w:rPr>
        <w:t>)</w:t>
      </w:r>
      <w:r w:rsidRPr="00E41BC2">
        <w:rPr>
          <w:rFonts w:ascii="Arial" w:hAnsi="Arial" w:cs="Arial"/>
          <w:i/>
          <w:iCs/>
          <w:sz w:val="28"/>
          <w:szCs w:val="28"/>
        </w:rPr>
        <w:t xml:space="preserve"> </w:t>
      </w:r>
      <w:r w:rsidR="00866E62" w:rsidRPr="00E41BC2">
        <w:rPr>
          <w:rFonts w:ascii="Arial" w:hAnsi="Arial" w:cs="Arial"/>
          <w:i/>
          <w:iCs/>
          <w:sz w:val="28"/>
          <w:szCs w:val="28"/>
        </w:rPr>
        <w:t>And that's why I'm happy tonight</w:t>
      </w:r>
      <w:r w:rsidRPr="00E41BC2">
        <w:rPr>
          <w:rFonts w:ascii="Arial" w:hAnsi="Arial" w:cs="Arial"/>
          <w:i/>
          <w:iCs/>
          <w:sz w:val="28"/>
          <w:szCs w:val="28"/>
        </w:rPr>
        <w:t>. x</w:t>
      </w:r>
      <w:r w:rsidR="00186E53">
        <w:rPr>
          <w:rFonts w:ascii="Arial" w:hAnsi="Arial" w:cs="Arial"/>
          <w:i/>
          <w:iCs/>
          <w:sz w:val="28"/>
          <w:szCs w:val="28"/>
          <w:vertAlign w:val="superscript"/>
        </w:rPr>
        <w:t>4</w:t>
      </w:r>
    </w:p>
    <w:p w14:paraId="0EA8BE5B" w14:textId="28E1B538" w:rsidR="00527C20" w:rsidRPr="00215BB0" w:rsidRDefault="008B250D" w:rsidP="00AF4256">
      <w:pPr>
        <w:jc w:val="both"/>
        <w:rPr>
          <w:rFonts w:ascii="Arial" w:hAnsi="Arial" w:cs="Arial"/>
          <w:sz w:val="28"/>
          <w:szCs w:val="28"/>
        </w:rPr>
      </w:pPr>
      <w:r>
        <w:rPr>
          <w:rFonts w:ascii="Arial" w:hAnsi="Arial" w:cs="Arial"/>
          <w:sz w:val="28"/>
          <w:szCs w:val="28"/>
          <w:vertAlign w:val="superscript"/>
        </w:rPr>
        <w:t xml:space="preserve">269 </w:t>
      </w:r>
      <w:r w:rsidR="00647795" w:rsidRPr="00215BB0">
        <w:rPr>
          <w:rFonts w:ascii="Arial" w:hAnsi="Arial" w:cs="Arial"/>
          <w:sz w:val="28"/>
          <w:szCs w:val="28"/>
        </w:rPr>
        <w:t xml:space="preserve">Amen. </w:t>
      </w:r>
      <w:proofErr w:type="spellStart"/>
      <w:r w:rsidR="00647795" w:rsidRPr="00215BB0">
        <w:rPr>
          <w:rFonts w:ascii="Arial" w:hAnsi="Arial" w:cs="Arial"/>
          <w:sz w:val="28"/>
          <w:szCs w:val="28"/>
        </w:rPr>
        <w:t>Handei</w:t>
      </w:r>
      <w:proofErr w:type="spellEnd"/>
      <w:r w:rsidR="00647795" w:rsidRPr="00215BB0">
        <w:rPr>
          <w:rFonts w:ascii="Arial" w:hAnsi="Arial" w:cs="Arial"/>
          <w:sz w:val="28"/>
          <w:szCs w:val="28"/>
        </w:rPr>
        <w:t xml:space="preserve"> pa hymn 3</w:t>
      </w:r>
      <w:r w:rsidR="00906A76" w:rsidRPr="00215BB0">
        <w:rPr>
          <w:rFonts w:ascii="Arial" w:hAnsi="Arial" w:cs="Arial"/>
          <w:sz w:val="28"/>
          <w:szCs w:val="28"/>
        </w:rPr>
        <w:t xml:space="preserve">. </w:t>
      </w:r>
    </w:p>
    <w:p w14:paraId="7C1605CB" w14:textId="2C772B20" w:rsidR="00E54D10" w:rsidRPr="00E54D10" w:rsidRDefault="00A05AA8" w:rsidP="00CF060B">
      <w:pPr>
        <w:jc w:val="center"/>
        <w:rPr>
          <w:rFonts w:ascii="Arial" w:hAnsi="Arial" w:cs="Arial"/>
          <w:i/>
          <w:iCs/>
          <w:sz w:val="28"/>
          <w:szCs w:val="28"/>
        </w:rPr>
      </w:pPr>
      <w:r w:rsidRPr="00E54D10">
        <w:rPr>
          <w:rFonts w:ascii="Arial" w:hAnsi="Arial" w:cs="Arial"/>
          <w:i/>
          <w:iCs/>
          <w:sz w:val="28"/>
          <w:szCs w:val="28"/>
        </w:rPr>
        <w:t xml:space="preserve">They </w:t>
      </w:r>
      <w:r>
        <w:rPr>
          <w:rFonts w:ascii="Arial" w:hAnsi="Arial" w:cs="Arial"/>
          <w:i/>
          <w:iCs/>
          <w:sz w:val="28"/>
          <w:szCs w:val="28"/>
        </w:rPr>
        <w:t>c</w:t>
      </w:r>
      <w:r w:rsidRPr="00E54D10">
        <w:rPr>
          <w:rFonts w:ascii="Arial" w:hAnsi="Arial" w:cs="Arial"/>
          <w:i/>
          <w:iCs/>
          <w:sz w:val="28"/>
          <w:szCs w:val="28"/>
        </w:rPr>
        <w:t xml:space="preserve">ome </w:t>
      </w:r>
      <w:r>
        <w:rPr>
          <w:rFonts w:ascii="Arial" w:hAnsi="Arial" w:cs="Arial"/>
          <w:i/>
          <w:iCs/>
          <w:sz w:val="28"/>
          <w:szCs w:val="28"/>
        </w:rPr>
        <w:t>f</w:t>
      </w:r>
      <w:r w:rsidRPr="00E54D10">
        <w:rPr>
          <w:rFonts w:ascii="Arial" w:hAnsi="Arial" w:cs="Arial"/>
          <w:i/>
          <w:iCs/>
          <w:sz w:val="28"/>
          <w:szCs w:val="28"/>
        </w:rPr>
        <w:t xml:space="preserve">rom the </w:t>
      </w:r>
      <w:r>
        <w:rPr>
          <w:rFonts w:ascii="Arial" w:hAnsi="Arial" w:cs="Arial"/>
          <w:i/>
          <w:iCs/>
          <w:sz w:val="28"/>
          <w:szCs w:val="28"/>
        </w:rPr>
        <w:t>e</w:t>
      </w:r>
      <w:r w:rsidRPr="00E54D10">
        <w:rPr>
          <w:rFonts w:ascii="Arial" w:hAnsi="Arial" w:cs="Arial"/>
          <w:i/>
          <w:iCs/>
          <w:sz w:val="28"/>
          <w:szCs w:val="28"/>
        </w:rPr>
        <w:t>ast and west,</w:t>
      </w:r>
    </w:p>
    <w:p w14:paraId="73E92F75" w14:textId="1FE527F1" w:rsidR="00E54D10" w:rsidRPr="00E54D10" w:rsidRDefault="00A05AA8" w:rsidP="00CF060B">
      <w:pPr>
        <w:jc w:val="center"/>
        <w:rPr>
          <w:rFonts w:ascii="Arial" w:hAnsi="Arial" w:cs="Arial"/>
          <w:i/>
          <w:iCs/>
          <w:sz w:val="28"/>
          <w:szCs w:val="28"/>
        </w:rPr>
      </w:pPr>
      <w:r>
        <w:rPr>
          <w:rFonts w:ascii="Arial" w:hAnsi="Arial" w:cs="Arial"/>
          <w:i/>
          <w:iCs/>
          <w:sz w:val="28"/>
          <w:szCs w:val="28"/>
        </w:rPr>
        <w:t>(</w:t>
      </w:r>
      <w:r w:rsidR="00E70395">
        <w:rPr>
          <w:rFonts w:ascii="Arial" w:hAnsi="Arial" w:cs="Arial"/>
          <w:i/>
          <w:iCs/>
          <w:sz w:val="28"/>
          <w:szCs w:val="28"/>
        </w:rPr>
        <w:t>O</w:t>
      </w:r>
      <w:r>
        <w:rPr>
          <w:rFonts w:ascii="Arial" w:hAnsi="Arial" w:cs="Arial"/>
          <w:i/>
          <w:iCs/>
          <w:sz w:val="28"/>
          <w:szCs w:val="28"/>
        </w:rPr>
        <w:t>h yeah) T</w:t>
      </w:r>
      <w:r w:rsidRPr="00E54D10">
        <w:rPr>
          <w:rFonts w:ascii="Arial" w:hAnsi="Arial" w:cs="Arial"/>
          <w:i/>
          <w:iCs/>
          <w:sz w:val="28"/>
          <w:szCs w:val="28"/>
        </w:rPr>
        <w:t>hey come from the lands afar,</w:t>
      </w:r>
    </w:p>
    <w:p w14:paraId="53CE9F4D" w14:textId="44450A5F" w:rsidR="00E54D10" w:rsidRPr="00E54D10" w:rsidRDefault="00A05AA8" w:rsidP="00CF060B">
      <w:pPr>
        <w:jc w:val="center"/>
        <w:rPr>
          <w:rFonts w:ascii="Arial" w:hAnsi="Arial" w:cs="Arial"/>
          <w:i/>
          <w:iCs/>
          <w:sz w:val="28"/>
          <w:szCs w:val="28"/>
        </w:rPr>
      </w:pPr>
      <w:r>
        <w:rPr>
          <w:rFonts w:ascii="Arial" w:hAnsi="Arial" w:cs="Arial"/>
          <w:i/>
          <w:iCs/>
          <w:sz w:val="28"/>
          <w:szCs w:val="28"/>
        </w:rPr>
        <w:t>(</w:t>
      </w:r>
      <w:r w:rsidR="00E70395">
        <w:rPr>
          <w:rFonts w:ascii="Arial" w:hAnsi="Arial" w:cs="Arial"/>
          <w:i/>
          <w:iCs/>
          <w:sz w:val="28"/>
          <w:szCs w:val="28"/>
        </w:rPr>
        <w:t>O</w:t>
      </w:r>
      <w:r>
        <w:rPr>
          <w:rFonts w:ascii="Arial" w:hAnsi="Arial" w:cs="Arial"/>
          <w:i/>
          <w:iCs/>
          <w:sz w:val="28"/>
          <w:szCs w:val="28"/>
        </w:rPr>
        <w:t>h) T</w:t>
      </w:r>
      <w:r w:rsidRPr="00E54D10">
        <w:rPr>
          <w:rFonts w:ascii="Arial" w:hAnsi="Arial" w:cs="Arial"/>
          <w:i/>
          <w:iCs/>
          <w:sz w:val="28"/>
          <w:szCs w:val="28"/>
        </w:rPr>
        <w:t xml:space="preserve">o feast with the </w:t>
      </w:r>
      <w:r>
        <w:rPr>
          <w:rFonts w:ascii="Arial" w:hAnsi="Arial" w:cs="Arial"/>
          <w:i/>
          <w:iCs/>
          <w:sz w:val="28"/>
          <w:szCs w:val="28"/>
        </w:rPr>
        <w:t>K</w:t>
      </w:r>
      <w:r w:rsidRPr="00E54D10">
        <w:rPr>
          <w:rFonts w:ascii="Arial" w:hAnsi="Arial" w:cs="Arial"/>
          <w:i/>
          <w:iCs/>
          <w:sz w:val="28"/>
          <w:szCs w:val="28"/>
        </w:rPr>
        <w:t>ing,</w:t>
      </w:r>
      <w:r w:rsidR="00E70395">
        <w:rPr>
          <w:rFonts w:ascii="Arial" w:hAnsi="Arial" w:cs="Arial"/>
          <w:i/>
          <w:iCs/>
          <w:sz w:val="28"/>
          <w:szCs w:val="28"/>
        </w:rPr>
        <w:t xml:space="preserve"> (the King)</w:t>
      </w:r>
      <w:r w:rsidRPr="00E54D10">
        <w:rPr>
          <w:rFonts w:ascii="Arial" w:hAnsi="Arial" w:cs="Arial"/>
          <w:i/>
          <w:iCs/>
          <w:sz w:val="28"/>
          <w:szCs w:val="28"/>
        </w:rPr>
        <w:t xml:space="preserve"> to dine as </w:t>
      </w:r>
      <w:r>
        <w:rPr>
          <w:rFonts w:ascii="Arial" w:hAnsi="Arial" w:cs="Arial"/>
          <w:i/>
          <w:iCs/>
          <w:sz w:val="28"/>
          <w:szCs w:val="28"/>
        </w:rPr>
        <w:t>H</w:t>
      </w:r>
      <w:r w:rsidRPr="00E54D10">
        <w:rPr>
          <w:rFonts w:ascii="Arial" w:hAnsi="Arial" w:cs="Arial"/>
          <w:i/>
          <w:iCs/>
          <w:sz w:val="28"/>
          <w:szCs w:val="28"/>
        </w:rPr>
        <w:t xml:space="preserve">is </w:t>
      </w:r>
      <w:r w:rsidR="00927466" w:rsidRPr="00E54D10">
        <w:rPr>
          <w:rFonts w:ascii="Arial" w:hAnsi="Arial" w:cs="Arial"/>
          <w:i/>
          <w:iCs/>
          <w:sz w:val="28"/>
          <w:szCs w:val="28"/>
        </w:rPr>
        <w:t>guest</w:t>
      </w:r>
      <w:r w:rsidR="00927466">
        <w:rPr>
          <w:rFonts w:ascii="Arial" w:hAnsi="Arial" w:cs="Arial"/>
          <w:i/>
          <w:iCs/>
          <w:sz w:val="28"/>
          <w:szCs w:val="28"/>
        </w:rPr>
        <w:t>s</w:t>
      </w:r>
      <w:r w:rsidR="00927466" w:rsidRPr="00E54D10">
        <w:rPr>
          <w:rFonts w:ascii="Arial" w:hAnsi="Arial" w:cs="Arial"/>
          <w:i/>
          <w:iCs/>
          <w:sz w:val="28"/>
          <w:szCs w:val="28"/>
        </w:rPr>
        <w:t>.</w:t>
      </w:r>
    </w:p>
    <w:p w14:paraId="38C23A4B" w14:textId="123C5C94" w:rsidR="00E54D10" w:rsidRPr="00E54D10" w:rsidRDefault="00A05AA8" w:rsidP="00CF060B">
      <w:pPr>
        <w:jc w:val="center"/>
        <w:rPr>
          <w:rFonts w:ascii="Arial" w:hAnsi="Arial" w:cs="Arial"/>
          <w:i/>
          <w:iCs/>
          <w:sz w:val="28"/>
          <w:szCs w:val="28"/>
        </w:rPr>
      </w:pPr>
      <w:r w:rsidRPr="00E54D10">
        <w:rPr>
          <w:rFonts w:ascii="Arial" w:hAnsi="Arial" w:cs="Arial"/>
          <w:i/>
          <w:iCs/>
          <w:sz w:val="28"/>
          <w:szCs w:val="28"/>
        </w:rPr>
        <w:t>How blessed these pilgrims are!</w:t>
      </w:r>
    </w:p>
    <w:p w14:paraId="0E43299D" w14:textId="494F1820" w:rsidR="00E54D10" w:rsidRPr="00E54D10" w:rsidRDefault="00927466" w:rsidP="00CF060B">
      <w:pPr>
        <w:jc w:val="center"/>
        <w:rPr>
          <w:rFonts w:ascii="Arial" w:hAnsi="Arial" w:cs="Arial"/>
          <w:i/>
          <w:iCs/>
          <w:sz w:val="28"/>
          <w:szCs w:val="28"/>
        </w:rPr>
      </w:pPr>
      <w:r>
        <w:rPr>
          <w:rFonts w:ascii="Arial" w:hAnsi="Arial" w:cs="Arial"/>
          <w:i/>
          <w:iCs/>
          <w:sz w:val="28"/>
          <w:szCs w:val="28"/>
        </w:rPr>
        <w:t xml:space="preserve">(Oh) </w:t>
      </w:r>
      <w:r w:rsidR="00A05AA8" w:rsidRPr="00E54D10">
        <w:rPr>
          <w:rFonts w:ascii="Arial" w:hAnsi="Arial" w:cs="Arial"/>
          <w:i/>
          <w:iCs/>
          <w:sz w:val="28"/>
          <w:szCs w:val="28"/>
        </w:rPr>
        <w:t xml:space="preserve">Beholding </w:t>
      </w:r>
      <w:r>
        <w:rPr>
          <w:rFonts w:ascii="Arial" w:hAnsi="Arial" w:cs="Arial"/>
          <w:i/>
          <w:iCs/>
          <w:sz w:val="28"/>
          <w:szCs w:val="28"/>
        </w:rPr>
        <w:t>H</w:t>
      </w:r>
      <w:r w:rsidR="00A05AA8" w:rsidRPr="00E54D10">
        <w:rPr>
          <w:rFonts w:ascii="Arial" w:hAnsi="Arial" w:cs="Arial"/>
          <w:i/>
          <w:iCs/>
          <w:sz w:val="28"/>
          <w:szCs w:val="28"/>
        </w:rPr>
        <w:t>is hallowed face</w:t>
      </w:r>
    </w:p>
    <w:p w14:paraId="41A021C2" w14:textId="575818F2" w:rsidR="00E54D10" w:rsidRPr="00E54D10" w:rsidRDefault="00927466" w:rsidP="00CF060B">
      <w:pPr>
        <w:jc w:val="center"/>
        <w:rPr>
          <w:rFonts w:ascii="Arial" w:hAnsi="Arial" w:cs="Arial"/>
          <w:i/>
          <w:iCs/>
          <w:sz w:val="28"/>
          <w:szCs w:val="28"/>
        </w:rPr>
      </w:pPr>
      <w:r>
        <w:rPr>
          <w:rFonts w:ascii="Arial" w:hAnsi="Arial" w:cs="Arial"/>
          <w:i/>
          <w:iCs/>
          <w:sz w:val="28"/>
          <w:szCs w:val="28"/>
        </w:rPr>
        <w:t>(</w:t>
      </w:r>
      <w:proofErr w:type="spellStart"/>
      <w:r>
        <w:rPr>
          <w:rFonts w:ascii="Arial" w:hAnsi="Arial" w:cs="Arial"/>
          <w:i/>
          <w:iCs/>
          <w:sz w:val="28"/>
          <w:szCs w:val="28"/>
        </w:rPr>
        <w:t>Aglow</w:t>
      </w:r>
      <w:r w:rsidR="00A33FB3">
        <w:rPr>
          <w:rFonts w:ascii="Arial" w:hAnsi="Arial" w:cs="Arial"/>
          <w:i/>
          <w:iCs/>
          <w:sz w:val="28"/>
          <w:szCs w:val="28"/>
        </w:rPr>
        <w:t>ing</w:t>
      </w:r>
      <w:proofErr w:type="spellEnd"/>
      <w:r>
        <w:rPr>
          <w:rFonts w:ascii="Arial" w:hAnsi="Arial" w:cs="Arial"/>
          <w:i/>
          <w:iCs/>
          <w:sz w:val="28"/>
          <w:szCs w:val="28"/>
        </w:rPr>
        <w:t xml:space="preserve">) </w:t>
      </w:r>
      <w:r w:rsidR="00A05AA8" w:rsidRPr="00E54D10">
        <w:rPr>
          <w:rFonts w:ascii="Arial" w:hAnsi="Arial" w:cs="Arial"/>
          <w:i/>
          <w:iCs/>
          <w:sz w:val="28"/>
          <w:szCs w:val="28"/>
        </w:rPr>
        <w:t xml:space="preserve">Aglow with a light </w:t>
      </w:r>
      <w:r w:rsidR="00B45D57" w:rsidRPr="00E54D10">
        <w:rPr>
          <w:rFonts w:ascii="Arial" w:hAnsi="Arial" w:cs="Arial"/>
          <w:i/>
          <w:iCs/>
          <w:sz w:val="28"/>
          <w:szCs w:val="28"/>
        </w:rPr>
        <w:t>divine.</w:t>
      </w:r>
    </w:p>
    <w:p w14:paraId="373BF262" w14:textId="2BC055F4" w:rsidR="00E54D10" w:rsidRPr="00E54D10" w:rsidRDefault="00927466" w:rsidP="00CF060B">
      <w:pPr>
        <w:jc w:val="center"/>
        <w:rPr>
          <w:rFonts w:ascii="Arial" w:hAnsi="Arial" w:cs="Arial"/>
          <w:i/>
          <w:iCs/>
          <w:sz w:val="28"/>
          <w:szCs w:val="28"/>
        </w:rPr>
      </w:pPr>
      <w:r>
        <w:rPr>
          <w:rFonts w:ascii="Arial" w:hAnsi="Arial" w:cs="Arial"/>
          <w:i/>
          <w:iCs/>
          <w:sz w:val="28"/>
          <w:szCs w:val="28"/>
        </w:rPr>
        <w:t xml:space="preserve">(Hallelujah) </w:t>
      </w:r>
      <w:r w:rsidR="00A05AA8" w:rsidRPr="00E54D10">
        <w:rPr>
          <w:rFonts w:ascii="Arial" w:hAnsi="Arial" w:cs="Arial"/>
          <w:i/>
          <w:iCs/>
          <w:sz w:val="28"/>
          <w:szCs w:val="28"/>
        </w:rPr>
        <w:t xml:space="preserve">Blest partakers of </w:t>
      </w:r>
      <w:r>
        <w:rPr>
          <w:rFonts w:ascii="Arial" w:hAnsi="Arial" w:cs="Arial"/>
          <w:i/>
          <w:iCs/>
          <w:sz w:val="28"/>
          <w:szCs w:val="28"/>
        </w:rPr>
        <w:t>H</w:t>
      </w:r>
      <w:r w:rsidR="00A05AA8" w:rsidRPr="00E54D10">
        <w:rPr>
          <w:rFonts w:ascii="Arial" w:hAnsi="Arial" w:cs="Arial"/>
          <w:i/>
          <w:iCs/>
          <w:sz w:val="28"/>
          <w:szCs w:val="28"/>
        </w:rPr>
        <w:t>is grace,</w:t>
      </w:r>
    </w:p>
    <w:p w14:paraId="11CE6A74" w14:textId="4E03C9D5" w:rsidR="00E54D10" w:rsidRPr="00E54D10" w:rsidRDefault="00927466" w:rsidP="00CF060B">
      <w:pPr>
        <w:jc w:val="center"/>
        <w:rPr>
          <w:rFonts w:ascii="Arial" w:hAnsi="Arial" w:cs="Arial"/>
          <w:i/>
          <w:iCs/>
          <w:sz w:val="28"/>
          <w:szCs w:val="28"/>
        </w:rPr>
      </w:pPr>
      <w:r>
        <w:rPr>
          <w:rFonts w:ascii="Arial" w:hAnsi="Arial" w:cs="Arial"/>
          <w:i/>
          <w:iCs/>
          <w:sz w:val="28"/>
          <w:szCs w:val="28"/>
        </w:rPr>
        <w:t>(</w:t>
      </w:r>
      <w:r w:rsidR="00B45D57">
        <w:rPr>
          <w:rFonts w:ascii="Arial" w:hAnsi="Arial" w:cs="Arial"/>
          <w:i/>
          <w:iCs/>
          <w:sz w:val="28"/>
          <w:szCs w:val="28"/>
        </w:rPr>
        <w:t>As gems) As</w:t>
      </w:r>
      <w:r w:rsidR="00A05AA8" w:rsidRPr="00E54D10">
        <w:rPr>
          <w:rFonts w:ascii="Arial" w:hAnsi="Arial" w:cs="Arial"/>
          <w:i/>
          <w:iCs/>
          <w:sz w:val="28"/>
          <w:szCs w:val="28"/>
        </w:rPr>
        <w:t xml:space="preserve"> gems in </w:t>
      </w:r>
      <w:r w:rsidR="00A33FB3">
        <w:rPr>
          <w:rFonts w:ascii="Arial" w:hAnsi="Arial" w:cs="Arial"/>
          <w:i/>
          <w:iCs/>
          <w:sz w:val="28"/>
          <w:szCs w:val="28"/>
        </w:rPr>
        <w:t>H</w:t>
      </w:r>
      <w:r w:rsidR="00A05AA8" w:rsidRPr="00E54D10">
        <w:rPr>
          <w:rFonts w:ascii="Arial" w:hAnsi="Arial" w:cs="Arial"/>
          <w:i/>
          <w:iCs/>
          <w:sz w:val="28"/>
          <w:szCs w:val="28"/>
        </w:rPr>
        <w:t>is crown to shine.</w:t>
      </w:r>
    </w:p>
    <w:p w14:paraId="36D6973E" w14:textId="77777777" w:rsidR="00E54D10" w:rsidRPr="00E54D10" w:rsidRDefault="00E54D10" w:rsidP="00CF060B">
      <w:pPr>
        <w:jc w:val="center"/>
        <w:rPr>
          <w:rFonts w:ascii="Arial" w:hAnsi="Arial" w:cs="Arial"/>
          <w:i/>
          <w:iCs/>
          <w:sz w:val="28"/>
          <w:szCs w:val="28"/>
        </w:rPr>
      </w:pPr>
    </w:p>
    <w:p w14:paraId="6174FAB7" w14:textId="1542D65A" w:rsidR="00E54D10" w:rsidRPr="00E54D10" w:rsidRDefault="00B45D57" w:rsidP="00CF060B">
      <w:pPr>
        <w:jc w:val="center"/>
        <w:rPr>
          <w:rFonts w:ascii="Arial" w:hAnsi="Arial" w:cs="Arial"/>
          <w:i/>
          <w:iCs/>
          <w:sz w:val="28"/>
          <w:szCs w:val="28"/>
        </w:rPr>
      </w:pPr>
      <w:r>
        <w:rPr>
          <w:rFonts w:ascii="Arial" w:hAnsi="Arial" w:cs="Arial"/>
          <w:i/>
          <w:iCs/>
          <w:sz w:val="28"/>
          <w:szCs w:val="28"/>
        </w:rPr>
        <w:t xml:space="preserve">(Since Jesus) </w:t>
      </w:r>
      <w:r w:rsidR="00A05AA8" w:rsidRPr="00E54D10">
        <w:rPr>
          <w:rFonts w:ascii="Arial" w:hAnsi="Arial" w:cs="Arial"/>
          <w:i/>
          <w:iCs/>
          <w:sz w:val="28"/>
          <w:szCs w:val="28"/>
        </w:rPr>
        <w:t xml:space="preserve">Since </w:t>
      </w:r>
      <w:r w:rsidRPr="00E54D10">
        <w:rPr>
          <w:rFonts w:ascii="Arial" w:hAnsi="Arial" w:cs="Arial"/>
          <w:i/>
          <w:iCs/>
          <w:sz w:val="28"/>
          <w:szCs w:val="28"/>
        </w:rPr>
        <w:t>Jesus</w:t>
      </w:r>
      <w:r w:rsidR="00A05AA8" w:rsidRPr="00E54D10">
        <w:rPr>
          <w:rFonts w:ascii="Arial" w:hAnsi="Arial" w:cs="Arial"/>
          <w:i/>
          <w:iCs/>
          <w:sz w:val="28"/>
          <w:szCs w:val="28"/>
        </w:rPr>
        <w:t xml:space="preserve"> has set me free,</w:t>
      </w:r>
    </w:p>
    <w:p w14:paraId="5FC32C79" w14:textId="3648D2AB" w:rsidR="00E54D10" w:rsidRPr="00E54D10" w:rsidRDefault="00B45D57" w:rsidP="00CF060B">
      <w:pPr>
        <w:jc w:val="center"/>
        <w:rPr>
          <w:rFonts w:ascii="Arial" w:hAnsi="Arial" w:cs="Arial"/>
          <w:i/>
          <w:iCs/>
          <w:sz w:val="28"/>
          <w:szCs w:val="28"/>
        </w:rPr>
      </w:pPr>
      <w:r>
        <w:rPr>
          <w:rFonts w:ascii="Arial" w:hAnsi="Arial" w:cs="Arial"/>
          <w:i/>
          <w:iCs/>
          <w:sz w:val="28"/>
          <w:szCs w:val="28"/>
        </w:rPr>
        <w:t xml:space="preserve">(I’m happy) </w:t>
      </w:r>
      <w:r w:rsidR="00A05AA8" w:rsidRPr="00E54D10">
        <w:rPr>
          <w:rFonts w:ascii="Arial" w:hAnsi="Arial" w:cs="Arial"/>
          <w:i/>
          <w:iCs/>
          <w:sz w:val="28"/>
          <w:szCs w:val="28"/>
        </w:rPr>
        <w:t xml:space="preserve">I’m happy as heart can </w:t>
      </w:r>
      <w:r w:rsidRPr="00E54D10">
        <w:rPr>
          <w:rFonts w:ascii="Arial" w:hAnsi="Arial" w:cs="Arial"/>
          <w:i/>
          <w:iCs/>
          <w:sz w:val="28"/>
          <w:szCs w:val="28"/>
        </w:rPr>
        <w:t>be.</w:t>
      </w:r>
    </w:p>
    <w:p w14:paraId="5D8E10AC" w14:textId="5BFC834B" w:rsidR="00E54D10" w:rsidRPr="00E54D10" w:rsidRDefault="00B45D57" w:rsidP="00CF060B">
      <w:pPr>
        <w:jc w:val="center"/>
        <w:rPr>
          <w:rFonts w:ascii="Arial" w:hAnsi="Arial" w:cs="Arial"/>
          <w:i/>
          <w:iCs/>
          <w:sz w:val="28"/>
          <w:szCs w:val="28"/>
        </w:rPr>
      </w:pPr>
      <w:r>
        <w:rPr>
          <w:rFonts w:ascii="Arial" w:hAnsi="Arial" w:cs="Arial"/>
          <w:i/>
          <w:iCs/>
          <w:sz w:val="28"/>
          <w:szCs w:val="28"/>
        </w:rPr>
        <w:t xml:space="preserve">(Oh yeah) </w:t>
      </w:r>
      <w:r w:rsidR="00A05AA8" w:rsidRPr="00E54D10">
        <w:rPr>
          <w:rFonts w:ascii="Arial" w:hAnsi="Arial" w:cs="Arial"/>
          <w:i/>
          <w:iCs/>
          <w:sz w:val="28"/>
          <w:szCs w:val="28"/>
        </w:rPr>
        <w:t xml:space="preserve">No longer </w:t>
      </w:r>
      <w:r w:rsidRPr="00E54D10">
        <w:rPr>
          <w:rFonts w:ascii="Arial" w:hAnsi="Arial" w:cs="Arial"/>
          <w:i/>
          <w:iCs/>
          <w:sz w:val="28"/>
          <w:szCs w:val="28"/>
        </w:rPr>
        <w:t>I</w:t>
      </w:r>
      <w:r w:rsidR="00A05AA8" w:rsidRPr="00E54D10">
        <w:rPr>
          <w:rFonts w:ascii="Arial" w:hAnsi="Arial" w:cs="Arial"/>
          <w:i/>
          <w:iCs/>
          <w:sz w:val="28"/>
          <w:szCs w:val="28"/>
        </w:rPr>
        <w:t xml:space="preserve"> bear</w:t>
      </w:r>
      <w:r w:rsidR="00317B3D">
        <w:rPr>
          <w:rFonts w:ascii="Arial" w:hAnsi="Arial" w:cs="Arial"/>
          <w:i/>
          <w:iCs/>
          <w:sz w:val="28"/>
          <w:szCs w:val="28"/>
        </w:rPr>
        <w:t xml:space="preserve"> (I bear)</w:t>
      </w:r>
      <w:r w:rsidR="00A05AA8" w:rsidRPr="00E54D10">
        <w:rPr>
          <w:rFonts w:ascii="Arial" w:hAnsi="Arial" w:cs="Arial"/>
          <w:i/>
          <w:iCs/>
          <w:sz w:val="28"/>
          <w:szCs w:val="28"/>
        </w:rPr>
        <w:t xml:space="preserve"> the burden of care,</w:t>
      </w:r>
    </w:p>
    <w:p w14:paraId="2E2273D9" w14:textId="33067560" w:rsidR="00E54D10" w:rsidRPr="00E54D10" w:rsidRDefault="00317B3D" w:rsidP="00CF060B">
      <w:pPr>
        <w:jc w:val="center"/>
        <w:rPr>
          <w:rFonts w:ascii="Arial" w:hAnsi="Arial" w:cs="Arial"/>
          <w:i/>
          <w:iCs/>
          <w:sz w:val="28"/>
          <w:szCs w:val="28"/>
        </w:rPr>
      </w:pPr>
      <w:r>
        <w:rPr>
          <w:rFonts w:ascii="Arial" w:hAnsi="Arial" w:cs="Arial"/>
          <w:i/>
          <w:iCs/>
          <w:sz w:val="28"/>
          <w:szCs w:val="28"/>
        </w:rPr>
        <w:t xml:space="preserve">(Oh yeah) </w:t>
      </w:r>
      <w:r w:rsidR="00A05AA8" w:rsidRPr="00E54D10">
        <w:rPr>
          <w:rFonts w:ascii="Arial" w:hAnsi="Arial" w:cs="Arial"/>
          <w:i/>
          <w:iCs/>
          <w:sz w:val="28"/>
          <w:szCs w:val="28"/>
        </w:rPr>
        <w:t>His yoke is so sweet to me.</w:t>
      </w:r>
    </w:p>
    <w:p w14:paraId="7AC30BBE" w14:textId="6D5A128A" w:rsidR="00E54D10" w:rsidRPr="00E54D10" w:rsidRDefault="00317B3D" w:rsidP="00CF060B">
      <w:pPr>
        <w:jc w:val="center"/>
        <w:rPr>
          <w:rFonts w:ascii="Arial" w:hAnsi="Arial" w:cs="Arial"/>
          <w:i/>
          <w:iCs/>
          <w:sz w:val="28"/>
          <w:szCs w:val="28"/>
        </w:rPr>
      </w:pPr>
      <w:r>
        <w:rPr>
          <w:rFonts w:ascii="Arial" w:hAnsi="Arial" w:cs="Arial"/>
          <w:i/>
          <w:iCs/>
          <w:sz w:val="28"/>
          <w:szCs w:val="28"/>
        </w:rPr>
        <w:t xml:space="preserve">(My soul) </w:t>
      </w:r>
      <w:r w:rsidR="00A05AA8" w:rsidRPr="00E54D10">
        <w:rPr>
          <w:rFonts w:ascii="Arial" w:hAnsi="Arial" w:cs="Arial"/>
          <w:i/>
          <w:iCs/>
          <w:sz w:val="28"/>
          <w:szCs w:val="28"/>
        </w:rPr>
        <w:t>My soul was as black as night,</w:t>
      </w:r>
    </w:p>
    <w:p w14:paraId="27A675E8" w14:textId="6BB0E358" w:rsidR="00E54D10" w:rsidRPr="00E54D10" w:rsidRDefault="00317B3D" w:rsidP="00CF060B">
      <w:pPr>
        <w:jc w:val="center"/>
        <w:rPr>
          <w:rFonts w:ascii="Arial" w:hAnsi="Arial" w:cs="Arial"/>
          <w:i/>
          <w:iCs/>
          <w:sz w:val="28"/>
          <w:szCs w:val="28"/>
        </w:rPr>
      </w:pPr>
      <w:r>
        <w:rPr>
          <w:rFonts w:ascii="Arial" w:hAnsi="Arial" w:cs="Arial"/>
          <w:i/>
          <w:iCs/>
          <w:sz w:val="28"/>
          <w:szCs w:val="28"/>
        </w:rPr>
        <w:t xml:space="preserve">(But </w:t>
      </w:r>
      <w:proofErr w:type="spellStart"/>
      <w:r>
        <w:rPr>
          <w:rFonts w:ascii="Arial" w:hAnsi="Arial" w:cs="Arial"/>
          <w:i/>
          <w:iCs/>
          <w:sz w:val="28"/>
          <w:szCs w:val="28"/>
        </w:rPr>
        <w:t>dar</w:t>
      </w:r>
      <w:proofErr w:type="spellEnd"/>
      <w:r>
        <w:rPr>
          <w:rFonts w:ascii="Arial" w:hAnsi="Arial" w:cs="Arial"/>
          <w:i/>
          <w:iCs/>
          <w:sz w:val="28"/>
          <w:szCs w:val="28"/>
        </w:rPr>
        <w:t>...)</w:t>
      </w:r>
      <w:r w:rsidRPr="00E54D10">
        <w:rPr>
          <w:rFonts w:ascii="Arial" w:hAnsi="Arial" w:cs="Arial"/>
          <w:i/>
          <w:iCs/>
          <w:sz w:val="28"/>
          <w:szCs w:val="28"/>
        </w:rPr>
        <w:t xml:space="preserve"> But</w:t>
      </w:r>
      <w:r w:rsidR="00A05AA8" w:rsidRPr="00E54D10">
        <w:rPr>
          <w:rFonts w:ascii="Arial" w:hAnsi="Arial" w:cs="Arial"/>
          <w:i/>
          <w:iCs/>
          <w:sz w:val="28"/>
          <w:szCs w:val="28"/>
        </w:rPr>
        <w:t xml:space="preserve"> darkness </w:t>
      </w:r>
      <w:r w:rsidR="00801EF1">
        <w:rPr>
          <w:rFonts w:ascii="Arial" w:hAnsi="Arial" w:cs="Arial"/>
          <w:i/>
          <w:iCs/>
          <w:sz w:val="28"/>
          <w:szCs w:val="28"/>
        </w:rPr>
        <w:t>h</w:t>
      </w:r>
      <w:r w:rsidR="00A05AA8" w:rsidRPr="00E54D10">
        <w:rPr>
          <w:rFonts w:ascii="Arial" w:hAnsi="Arial" w:cs="Arial"/>
          <w:i/>
          <w:iCs/>
          <w:sz w:val="28"/>
          <w:szCs w:val="28"/>
        </w:rPr>
        <w:t xml:space="preserve">as taken </w:t>
      </w:r>
      <w:r w:rsidR="00B45D57" w:rsidRPr="00E54D10">
        <w:rPr>
          <w:rFonts w:ascii="Arial" w:hAnsi="Arial" w:cs="Arial"/>
          <w:i/>
          <w:iCs/>
          <w:sz w:val="28"/>
          <w:szCs w:val="28"/>
        </w:rPr>
        <w:t>flight.</w:t>
      </w:r>
    </w:p>
    <w:p w14:paraId="3805FEC1" w14:textId="5678DBB5" w:rsidR="00E54D10" w:rsidRPr="00E54D10" w:rsidRDefault="00317B3D" w:rsidP="00CF060B">
      <w:pPr>
        <w:jc w:val="center"/>
        <w:rPr>
          <w:rFonts w:ascii="Arial" w:hAnsi="Arial" w:cs="Arial"/>
          <w:i/>
          <w:iCs/>
          <w:sz w:val="28"/>
          <w:szCs w:val="28"/>
        </w:rPr>
      </w:pPr>
      <w:r>
        <w:rPr>
          <w:rFonts w:ascii="Arial" w:hAnsi="Arial" w:cs="Arial"/>
          <w:i/>
          <w:iCs/>
          <w:sz w:val="28"/>
          <w:szCs w:val="28"/>
        </w:rPr>
        <w:t>(</w:t>
      </w:r>
      <w:r w:rsidR="008074BA">
        <w:rPr>
          <w:rFonts w:ascii="Arial" w:hAnsi="Arial" w:cs="Arial"/>
          <w:i/>
          <w:iCs/>
          <w:sz w:val="28"/>
          <w:szCs w:val="28"/>
        </w:rPr>
        <w:t>Oh,</w:t>
      </w:r>
      <w:r w:rsidR="00AC3D46">
        <w:rPr>
          <w:rFonts w:ascii="Arial" w:hAnsi="Arial" w:cs="Arial"/>
          <w:i/>
          <w:iCs/>
          <w:sz w:val="28"/>
          <w:szCs w:val="28"/>
        </w:rPr>
        <w:t xml:space="preserve"> I shout</w:t>
      </w:r>
      <w:r>
        <w:rPr>
          <w:rFonts w:ascii="Arial" w:hAnsi="Arial" w:cs="Arial"/>
          <w:i/>
          <w:iCs/>
          <w:sz w:val="28"/>
          <w:szCs w:val="28"/>
        </w:rPr>
        <w:t xml:space="preserve">) </w:t>
      </w:r>
      <w:r w:rsidR="00A05AA8" w:rsidRPr="00E54D10">
        <w:rPr>
          <w:rFonts w:ascii="Arial" w:hAnsi="Arial" w:cs="Arial"/>
          <w:i/>
          <w:iCs/>
          <w:sz w:val="28"/>
          <w:szCs w:val="28"/>
        </w:rPr>
        <w:t xml:space="preserve">Now </w:t>
      </w:r>
      <w:r w:rsidR="00B45D57" w:rsidRPr="00E54D10">
        <w:rPr>
          <w:rFonts w:ascii="Arial" w:hAnsi="Arial" w:cs="Arial"/>
          <w:i/>
          <w:iCs/>
          <w:sz w:val="28"/>
          <w:szCs w:val="28"/>
        </w:rPr>
        <w:t>I</w:t>
      </w:r>
      <w:r w:rsidR="00A05AA8" w:rsidRPr="00E54D10">
        <w:rPr>
          <w:rFonts w:ascii="Arial" w:hAnsi="Arial" w:cs="Arial"/>
          <w:i/>
          <w:iCs/>
          <w:sz w:val="28"/>
          <w:szCs w:val="28"/>
        </w:rPr>
        <w:t xml:space="preserve"> shout the victory,</w:t>
      </w:r>
    </w:p>
    <w:p w14:paraId="590AF1CD" w14:textId="598741D4" w:rsidR="00E54D10" w:rsidRDefault="00317B3D" w:rsidP="00CF060B">
      <w:pPr>
        <w:jc w:val="center"/>
        <w:rPr>
          <w:rFonts w:ascii="Arial" w:hAnsi="Arial" w:cs="Arial"/>
          <w:i/>
          <w:iCs/>
          <w:sz w:val="28"/>
          <w:szCs w:val="28"/>
        </w:rPr>
      </w:pPr>
      <w:r>
        <w:rPr>
          <w:rFonts w:ascii="Arial" w:hAnsi="Arial" w:cs="Arial"/>
          <w:i/>
          <w:iCs/>
          <w:sz w:val="28"/>
          <w:szCs w:val="28"/>
        </w:rPr>
        <w:t xml:space="preserve">(For Jesus) </w:t>
      </w:r>
      <w:r w:rsidR="00A05AA8" w:rsidRPr="00E54D10">
        <w:rPr>
          <w:rFonts w:ascii="Arial" w:hAnsi="Arial" w:cs="Arial"/>
          <w:i/>
          <w:iCs/>
          <w:sz w:val="28"/>
          <w:szCs w:val="28"/>
        </w:rPr>
        <w:t xml:space="preserve">For </w:t>
      </w:r>
      <w:r w:rsidR="00B45D57" w:rsidRPr="00E54D10">
        <w:rPr>
          <w:rFonts w:ascii="Arial" w:hAnsi="Arial" w:cs="Arial"/>
          <w:i/>
          <w:iCs/>
          <w:sz w:val="28"/>
          <w:szCs w:val="28"/>
        </w:rPr>
        <w:t>Jesus</w:t>
      </w:r>
      <w:r w:rsidR="00A05AA8" w:rsidRPr="00E54D10">
        <w:rPr>
          <w:rFonts w:ascii="Arial" w:hAnsi="Arial" w:cs="Arial"/>
          <w:i/>
          <w:iCs/>
          <w:sz w:val="28"/>
          <w:szCs w:val="28"/>
        </w:rPr>
        <w:t xml:space="preserve"> has set me free.</w:t>
      </w:r>
    </w:p>
    <w:p w14:paraId="0CB88A2C" w14:textId="76A086CB" w:rsidR="00AD26B4" w:rsidRDefault="008B250D" w:rsidP="00AD26B4">
      <w:pPr>
        <w:jc w:val="both"/>
        <w:rPr>
          <w:rFonts w:ascii="Arial" w:hAnsi="Arial" w:cs="Arial"/>
          <w:sz w:val="28"/>
          <w:szCs w:val="28"/>
        </w:rPr>
      </w:pPr>
      <w:r>
        <w:rPr>
          <w:rFonts w:ascii="Arial" w:hAnsi="Arial" w:cs="Arial"/>
          <w:sz w:val="28"/>
          <w:szCs w:val="28"/>
          <w:vertAlign w:val="superscript"/>
        </w:rPr>
        <w:t xml:space="preserve">270 </w:t>
      </w:r>
      <w:r w:rsidR="00317B3D">
        <w:rPr>
          <w:rFonts w:ascii="Arial" w:hAnsi="Arial" w:cs="Arial"/>
          <w:sz w:val="28"/>
          <w:szCs w:val="28"/>
        </w:rPr>
        <w:t>Amen!</w:t>
      </w:r>
      <w:r w:rsidR="00FB4A6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FB4A6E">
        <w:rPr>
          <w:rFonts w:ascii="Arial" w:hAnsi="Arial" w:cs="Arial"/>
          <w:sz w:val="28"/>
          <w:szCs w:val="28"/>
        </w:rPr>
        <w:t>Hatikotamisei</w:t>
      </w:r>
      <w:proofErr w:type="spellEnd"/>
      <w:r w:rsidR="00FB4A6E">
        <w:rPr>
          <w:rFonts w:ascii="Arial" w:hAnsi="Arial" w:cs="Arial"/>
          <w:sz w:val="28"/>
          <w:szCs w:val="28"/>
        </w:rPr>
        <w:t xml:space="preserve"> </w:t>
      </w:r>
      <w:proofErr w:type="spellStart"/>
      <w:r w:rsidR="00FB4A6E">
        <w:rPr>
          <w:rFonts w:ascii="Arial" w:hAnsi="Arial" w:cs="Arial"/>
          <w:sz w:val="28"/>
          <w:szCs w:val="28"/>
        </w:rPr>
        <w:t>hedu</w:t>
      </w:r>
      <w:proofErr w:type="spellEnd"/>
      <w:r w:rsidR="00FB4A6E">
        <w:rPr>
          <w:rFonts w:ascii="Arial" w:hAnsi="Arial" w:cs="Arial"/>
          <w:sz w:val="28"/>
          <w:szCs w:val="28"/>
        </w:rPr>
        <w:t xml:space="preserve"> </w:t>
      </w:r>
      <w:proofErr w:type="spellStart"/>
      <w:r w:rsidR="00FB4A6E">
        <w:rPr>
          <w:rFonts w:ascii="Arial" w:hAnsi="Arial" w:cs="Arial"/>
          <w:sz w:val="28"/>
          <w:szCs w:val="28"/>
        </w:rPr>
        <w:t>musoro</w:t>
      </w:r>
      <w:proofErr w:type="spellEnd"/>
      <w:r w:rsidR="00FB4A6E">
        <w:rPr>
          <w:rFonts w:ascii="Arial" w:hAnsi="Arial" w:cs="Arial"/>
          <w:sz w:val="28"/>
          <w:szCs w:val="28"/>
        </w:rPr>
        <w:t xml:space="preserve"> yedu. </w:t>
      </w:r>
      <w:r w:rsidR="00ED58C6">
        <w:rPr>
          <w:rFonts w:ascii="Arial" w:hAnsi="Arial" w:cs="Arial"/>
          <w:sz w:val="28"/>
          <w:szCs w:val="28"/>
        </w:rPr>
        <w:t xml:space="preserve">Ishe </w:t>
      </w:r>
      <w:proofErr w:type="spellStart"/>
      <w:r w:rsidR="00ED58C6">
        <w:rPr>
          <w:rFonts w:ascii="Arial" w:hAnsi="Arial" w:cs="Arial"/>
          <w:sz w:val="28"/>
          <w:szCs w:val="28"/>
        </w:rPr>
        <w:t>tinokutendai</w:t>
      </w:r>
      <w:proofErr w:type="spellEnd"/>
      <w:r w:rsidR="00ED58C6">
        <w:rPr>
          <w:rFonts w:ascii="Arial" w:hAnsi="Arial" w:cs="Arial"/>
          <w:sz w:val="28"/>
          <w:szCs w:val="28"/>
        </w:rPr>
        <w:t xml:space="preserve"> </w:t>
      </w:r>
      <w:proofErr w:type="spellStart"/>
      <w:r w:rsidR="00ED58C6">
        <w:rPr>
          <w:rFonts w:ascii="Arial" w:hAnsi="Arial" w:cs="Arial"/>
          <w:sz w:val="28"/>
          <w:szCs w:val="28"/>
        </w:rPr>
        <w:t>manheru</w:t>
      </w:r>
      <w:proofErr w:type="spellEnd"/>
      <w:r w:rsidR="00ED58C6">
        <w:rPr>
          <w:rFonts w:ascii="Arial" w:hAnsi="Arial" w:cs="Arial"/>
          <w:sz w:val="28"/>
          <w:szCs w:val="28"/>
        </w:rPr>
        <w:t xml:space="preserve"> </w:t>
      </w:r>
      <w:proofErr w:type="spellStart"/>
      <w:r w:rsidR="00ED58C6">
        <w:rPr>
          <w:rFonts w:ascii="Arial" w:hAnsi="Arial" w:cs="Arial"/>
          <w:sz w:val="28"/>
          <w:szCs w:val="28"/>
        </w:rPr>
        <w:t>ano</w:t>
      </w:r>
      <w:proofErr w:type="spellEnd"/>
      <w:r w:rsidR="00ED58C6">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D58C6">
        <w:rPr>
          <w:rFonts w:ascii="Arial" w:hAnsi="Arial" w:cs="Arial"/>
          <w:sz w:val="28"/>
          <w:szCs w:val="28"/>
        </w:rPr>
        <w:t>Tokutendai</w:t>
      </w:r>
      <w:proofErr w:type="spellEnd"/>
      <w:r w:rsidR="00ED58C6">
        <w:rPr>
          <w:rFonts w:ascii="Arial" w:hAnsi="Arial" w:cs="Arial"/>
          <w:sz w:val="28"/>
          <w:szCs w:val="28"/>
        </w:rPr>
        <w:t xml:space="preserve"> </w:t>
      </w:r>
      <w:proofErr w:type="spellStart"/>
      <w:r w:rsidR="00ED58C6">
        <w:rPr>
          <w:rFonts w:ascii="Arial" w:hAnsi="Arial" w:cs="Arial"/>
          <w:sz w:val="28"/>
          <w:szCs w:val="28"/>
        </w:rPr>
        <w:t>nezvipo</w:t>
      </w:r>
      <w:proofErr w:type="spellEnd"/>
      <w:r w:rsidR="008074BA">
        <w:rPr>
          <w:rFonts w:ascii="Arial" w:hAnsi="Arial" w:cs="Arial"/>
          <w:sz w:val="28"/>
          <w:szCs w:val="28"/>
        </w:rPr>
        <w:t>,</w:t>
      </w:r>
      <w:r w:rsidR="00D230DF" w:rsidRPr="00D230DF">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7B0C63">
        <w:rPr>
          <w:rFonts w:ascii="Arial" w:hAnsi="Arial" w:cs="Arial"/>
          <w:sz w:val="28"/>
          <w:szCs w:val="28"/>
        </w:rPr>
        <w:t>zvakamurwa</w:t>
      </w:r>
      <w:proofErr w:type="spellEnd"/>
      <w:r w:rsidR="008D6C67">
        <w:rPr>
          <w:rFonts w:ascii="Arial" w:hAnsi="Arial" w:cs="Arial"/>
          <w:sz w:val="28"/>
          <w:szCs w:val="28"/>
        </w:rPr>
        <w:t xml:space="preserve"> </w:t>
      </w:r>
      <w:r w:rsidR="00ED58C6">
        <w:rPr>
          <w:rFonts w:ascii="Arial" w:hAnsi="Arial" w:cs="Arial"/>
          <w:sz w:val="28"/>
          <w:szCs w:val="28"/>
        </w:rPr>
        <w:t xml:space="preserve">kubva kune </w:t>
      </w:r>
      <w:proofErr w:type="spellStart"/>
      <w:r w:rsidR="00ED58C6">
        <w:rPr>
          <w:rFonts w:ascii="Arial" w:hAnsi="Arial" w:cs="Arial"/>
          <w:sz w:val="28"/>
          <w:szCs w:val="28"/>
        </w:rPr>
        <w:t>zvamunovapa</w:t>
      </w:r>
      <w:proofErr w:type="spellEnd"/>
      <w:r w:rsidR="00966209">
        <w:rPr>
          <w:rFonts w:ascii="Arial" w:hAnsi="Arial" w:cs="Arial"/>
          <w:sz w:val="28"/>
          <w:szCs w:val="28"/>
        </w:rPr>
        <w:t>,</w:t>
      </w:r>
      <w:r w:rsidR="00ED58C6">
        <w:rPr>
          <w:rFonts w:ascii="Arial" w:hAnsi="Arial" w:cs="Arial"/>
          <w:sz w:val="28"/>
          <w:szCs w:val="28"/>
        </w:rPr>
        <w:t xml:space="preserve"> </w:t>
      </w:r>
      <w:r w:rsidR="00534101" w:rsidRPr="00534101">
        <w:rPr>
          <w:rFonts w:ascii="Arial" w:hAnsi="Arial" w:cs="Arial"/>
          <w:sz w:val="18"/>
          <w:szCs w:val="28"/>
        </w:rPr>
        <w:t>[Congregation says, “Amen,</w:t>
      </w:r>
      <w:r w:rsidR="006376ED" w:rsidRPr="00534101">
        <w:rPr>
          <w:rFonts w:ascii="Arial" w:hAnsi="Arial" w:cs="Arial"/>
          <w:sz w:val="18"/>
          <w:szCs w:val="28"/>
        </w:rPr>
        <w:t xml:space="preserve">”] </w:t>
      </w:r>
      <w:r w:rsidR="006376ED">
        <w:rPr>
          <w:rFonts w:ascii="Arial" w:hAnsi="Arial" w:cs="Arial"/>
          <w:sz w:val="28"/>
          <w:szCs w:val="28"/>
        </w:rPr>
        <w:t>asi</w:t>
      </w:r>
      <w:r w:rsidR="00741391">
        <w:rPr>
          <w:rFonts w:ascii="Arial" w:hAnsi="Arial" w:cs="Arial"/>
          <w:sz w:val="28"/>
          <w:szCs w:val="28"/>
        </w:rPr>
        <w:t xml:space="preserve"> Makati, “…good measure pressed down shaken over sha</w:t>
      </w:r>
      <w:r w:rsidR="00966209">
        <w:rPr>
          <w:rFonts w:ascii="Arial" w:hAnsi="Arial" w:cs="Arial"/>
          <w:sz w:val="28"/>
          <w:szCs w:val="28"/>
        </w:rPr>
        <w:t>l</w:t>
      </w:r>
      <w:r w:rsidR="00741391">
        <w:rPr>
          <w:rFonts w:ascii="Arial" w:hAnsi="Arial" w:cs="Arial"/>
          <w:sz w:val="28"/>
          <w:szCs w:val="28"/>
        </w:rPr>
        <w:t xml:space="preserve">l </w:t>
      </w:r>
      <w:r w:rsidR="00966209">
        <w:rPr>
          <w:rFonts w:ascii="Arial" w:hAnsi="Arial" w:cs="Arial"/>
          <w:sz w:val="28"/>
          <w:szCs w:val="28"/>
        </w:rPr>
        <w:t>Y</w:t>
      </w:r>
      <w:r w:rsidR="00741391">
        <w:rPr>
          <w:rFonts w:ascii="Arial" w:hAnsi="Arial" w:cs="Arial"/>
          <w:sz w:val="28"/>
          <w:szCs w:val="28"/>
        </w:rPr>
        <w:t xml:space="preserve">ou </w:t>
      </w:r>
      <w:r w:rsidR="00534101" w:rsidRPr="00534101">
        <w:rPr>
          <w:rFonts w:ascii="Arial" w:hAnsi="Arial" w:cs="Arial"/>
          <w:sz w:val="18"/>
          <w:szCs w:val="28"/>
        </w:rPr>
        <w:t xml:space="preserve">[Congregation says, “Amen,”] </w:t>
      </w:r>
      <w:r w:rsidR="00741391">
        <w:rPr>
          <w:rFonts w:ascii="Arial" w:hAnsi="Arial" w:cs="Arial"/>
          <w:sz w:val="28"/>
          <w:szCs w:val="28"/>
        </w:rPr>
        <w:t>restore</w:t>
      </w:r>
      <w:r w:rsidR="0099244B">
        <w:rPr>
          <w:rFonts w:ascii="Arial" w:hAnsi="Arial" w:cs="Arial"/>
          <w:sz w:val="28"/>
          <w:szCs w:val="28"/>
        </w:rPr>
        <w:t>…</w:t>
      </w:r>
      <w:r w:rsidR="00741391">
        <w:rPr>
          <w:rFonts w:ascii="Arial" w:hAnsi="Arial" w:cs="Arial"/>
          <w:sz w:val="28"/>
          <w:szCs w:val="28"/>
        </w:rPr>
        <w:t>”</w:t>
      </w:r>
      <w:r w:rsidR="0099244B">
        <w:rPr>
          <w:rFonts w:ascii="Arial" w:hAnsi="Arial" w:cs="Arial"/>
          <w:sz w:val="28"/>
          <w:szCs w:val="28"/>
        </w:rPr>
        <w:t xml:space="preserve"> </w:t>
      </w:r>
      <w:proofErr w:type="spellStart"/>
      <w:r w:rsidR="00966209">
        <w:rPr>
          <w:rFonts w:ascii="Arial" w:hAnsi="Arial" w:cs="Arial"/>
          <w:sz w:val="28"/>
          <w:szCs w:val="28"/>
        </w:rPr>
        <w:t>D</w:t>
      </w:r>
      <w:r w:rsidR="0099244B">
        <w:rPr>
          <w:rFonts w:ascii="Arial" w:hAnsi="Arial" w:cs="Arial"/>
          <w:sz w:val="28"/>
          <w:szCs w:val="28"/>
        </w:rPr>
        <w:t>zoreredzai</w:t>
      </w:r>
      <w:proofErr w:type="spellEnd"/>
      <w:r w:rsidR="0099244B">
        <w:rPr>
          <w:rFonts w:ascii="Arial" w:hAnsi="Arial" w:cs="Arial"/>
          <w:sz w:val="28"/>
          <w:szCs w:val="28"/>
        </w:rPr>
        <w:t xml:space="preserve"> Baba.</w:t>
      </w:r>
      <w:r w:rsidR="00B23B9E" w:rsidRPr="00B23B9E">
        <w:rPr>
          <w:rFonts w:ascii="Arial" w:hAnsi="Arial" w:cs="Arial"/>
          <w:sz w:val="28"/>
          <w:szCs w:val="28"/>
        </w:rPr>
        <w:t xml:space="preserve"> </w:t>
      </w:r>
      <w:r w:rsidR="00534101" w:rsidRPr="00534101">
        <w:rPr>
          <w:rFonts w:ascii="Arial" w:hAnsi="Arial" w:cs="Arial"/>
          <w:sz w:val="18"/>
          <w:szCs w:val="28"/>
        </w:rPr>
        <w:t xml:space="preserve">[Congregation says, “Amen.”] </w:t>
      </w:r>
    </w:p>
    <w:p w14:paraId="42DD2600" w14:textId="151A1598" w:rsidR="00317B3D" w:rsidRDefault="00AD26B4" w:rsidP="00AD26B4">
      <w:pPr>
        <w:jc w:val="both"/>
        <w:rPr>
          <w:rFonts w:ascii="Arial" w:hAnsi="Arial" w:cs="Arial"/>
          <w:sz w:val="28"/>
          <w:szCs w:val="28"/>
        </w:rPr>
      </w:pPr>
      <w:r>
        <w:rPr>
          <w:rFonts w:ascii="Arial" w:hAnsi="Arial" w:cs="Arial"/>
          <w:sz w:val="28"/>
          <w:szCs w:val="28"/>
          <w:vertAlign w:val="superscript"/>
        </w:rPr>
        <w:t>271</w:t>
      </w:r>
      <w:r w:rsidR="0099244B">
        <w:rPr>
          <w:rFonts w:ascii="Arial" w:hAnsi="Arial" w:cs="Arial"/>
          <w:sz w:val="28"/>
          <w:szCs w:val="28"/>
        </w:rPr>
        <w:t>Tainyengetera z</w:t>
      </w:r>
      <w:r w:rsidR="00B10A81">
        <w:rPr>
          <w:rFonts w:ascii="Arial" w:hAnsi="Arial" w:cs="Arial"/>
          <w:sz w:val="28"/>
          <w:szCs w:val="28"/>
        </w:rPr>
        <w:t xml:space="preserve">vakare </w:t>
      </w:r>
      <w:proofErr w:type="spellStart"/>
      <w:r w:rsidR="00B10A81">
        <w:rPr>
          <w:rFonts w:ascii="Arial" w:hAnsi="Arial" w:cs="Arial"/>
          <w:sz w:val="28"/>
          <w:szCs w:val="28"/>
        </w:rPr>
        <w:t>kufamba</w:t>
      </w:r>
      <w:proofErr w:type="spellEnd"/>
      <w:r w:rsidR="00B10A81">
        <w:rPr>
          <w:rFonts w:ascii="Arial" w:hAnsi="Arial" w:cs="Arial"/>
          <w:sz w:val="28"/>
          <w:szCs w:val="28"/>
        </w:rPr>
        <w:t xml:space="preserve"> kwakanaka pa weekend,</w:t>
      </w:r>
      <w:r w:rsidR="00B23B9E" w:rsidRPr="00B23B9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10A81">
        <w:rPr>
          <w:rFonts w:ascii="Arial" w:hAnsi="Arial" w:cs="Arial"/>
          <w:sz w:val="28"/>
          <w:szCs w:val="28"/>
        </w:rPr>
        <w:t>kwemusangano</w:t>
      </w:r>
      <w:proofErr w:type="spellEnd"/>
      <w:r w:rsidR="00B10A81">
        <w:rPr>
          <w:rFonts w:ascii="Arial" w:hAnsi="Arial" w:cs="Arial"/>
          <w:sz w:val="28"/>
          <w:szCs w:val="28"/>
        </w:rPr>
        <w:t xml:space="preserve">, </w:t>
      </w:r>
      <w:proofErr w:type="spellStart"/>
      <w:r w:rsidR="00B10A81">
        <w:rPr>
          <w:rFonts w:ascii="Arial" w:hAnsi="Arial" w:cs="Arial"/>
          <w:sz w:val="28"/>
          <w:szCs w:val="28"/>
        </w:rPr>
        <w:t>kwevari</w:t>
      </w:r>
      <w:proofErr w:type="spellEnd"/>
      <w:r w:rsidR="00B10A81">
        <w:rPr>
          <w:rFonts w:ascii="Arial" w:hAnsi="Arial" w:cs="Arial"/>
          <w:sz w:val="28"/>
          <w:szCs w:val="28"/>
        </w:rPr>
        <w:t xml:space="preserve"> ku </w:t>
      </w:r>
      <w:proofErr w:type="spellStart"/>
      <w:r w:rsidR="00B10A81" w:rsidRPr="00B10A81">
        <w:rPr>
          <w:rFonts w:ascii="Arial" w:hAnsi="Arial" w:cs="Arial"/>
          <w:i/>
          <w:iCs/>
          <w:sz w:val="28"/>
          <w:szCs w:val="28"/>
        </w:rPr>
        <w:t>travell</w:t>
      </w:r>
      <w:proofErr w:type="spellEnd"/>
      <w:r w:rsidR="00B10A81" w:rsidRPr="00B10A81">
        <w:rPr>
          <w:rFonts w:ascii="Arial" w:hAnsi="Arial" w:cs="Arial"/>
          <w:i/>
          <w:iCs/>
          <w:sz w:val="28"/>
          <w:szCs w:val="28"/>
        </w:rPr>
        <w:t>-a</w:t>
      </w:r>
      <w:r w:rsidR="00B10A81">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B10A81">
        <w:rPr>
          <w:rFonts w:ascii="Arial" w:hAnsi="Arial" w:cs="Arial"/>
          <w:sz w:val="28"/>
          <w:szCs w:val="28"/>
        </w:rPr>
        <w:t>muZita</w:t>
      </w:r>
      <w:proofErr w:type="spellEnd"/>
      <w:r w:rsidR="00B10A81">
        <w:rPr>
          <w:rFonts w:ascii="Arial" w:hAnsi="Arial" w:cs="Arial"/>
          <w:sz w:val="28"/>
          <w:szCs w:val="28"/>
        </w:rPr>
        <w:t xml:space="preserve"> </w:t>
      </w:r>
      <w:proofErr w:type="spellStart"/>
      <w:r w:rsidR="00B10A81">
        <w:rPr>
          <w:rFonts w:ascii="Arial" w:hAnsi="Arial" w:cs="Arial"/>
          <w:sz w:val="28"/>
          <w:szCs w:val="28"/>
        </w:rPr>
        <w:t>raJeso</w:t>
      </w:r>
      <w:proofErr w:type="spellEnd"/>
      <w:r w:rsidR="00B10A81">
        <w:rPr>
          <w:rFonts w:ascii="Arial" w:hAnsi="Arial" w:cs="Arial"/>
          <w:sz w:val="28"/>
          <w:szCs w:val="28"/>
        </w:rPr>
        <w:t xml:space="preserve"> Kristu. </w:t>
      </w:r>
      <w:r w:rsidR="00534101" w:rsidRPr="00534101">
        <w:rPr>
          <w:rFonts w:ascii="Arial" w:hAnsi="Arial" w:cs="Arial"/>
          <w:sz w:val="18"/>
          <w:szCs w:val="28"/>
        </w:rPr>
        <w:t xml:space="preserve">[Congregation says, “Amen.”] </w:t>
      </w:r>
      <w:r w:rsidR="00B10A81">
        <w:rPr>
          <w:rFonts w:ascii="Arial" w:hAnsi="Arial" w:cs="Arial"/>
          <w:sz w:val="28"/>
          <w:szCs w:val="28"/>
        </w:rPr>
        <w:t xml:space="preserve">Tipei Shoko </w:t>
      </w:r>
      <w:proofErr w:type="spellStart"/>
      <w:r w:rsidR="00330B10">
        <w:rPr>
          <w:rFonts w:ascii="Arial" w:hAnsi="Arial" w:cs="Arial"/>
          <w:sz w:val="28"/>
          <w:szCs w:val="28"/>
        </w:rPr>
        <w:t>rokupanana</w:t>
      </w:r>
      <w:proofErr w:type="spellEnd"/>
      <w:r w:rsidR="00330B10">
        <w:rPr>
          <w:rFonts w:ascii="Arial" w:hAnsi="Arial" w:cs="Arial"/>
          <w:sz w:val="28"/>
          <w:szCs w:val="28"/>
        </w:rPr>
        <w:t>,</w:t>
      </w:r>
      <w:r w:rsidR="00B23B9E" w:rsidRPr="00B23B9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30B10">
        <w:rPr>
          <w:rFonts w:ascii="Arial" w:hAnsi="Arial" w:cs="Arial"/>
          <w:sz w:val="28"/>
          <w:szCs w:val="28"/>
        </w:rPr>
        <w:t>titungamirirei</w:t>
      </w:r>
      <w:proofErr w:type="spellEnd"/>
      <w:r w:rsidR="00330B10">
        <w:rPr>
          <w:rFonts w:ascii="Arial" w:hAnsi="Arial" w:cs="Arial"/>
          <w:sz w:val="28"/>
          <w:szCs w:val="28"/>
        </w:rPr>
        <w:t xml:space="preserve"> </w:t>
      </w:r>
      <w:proofErr w:type="spellStart"/>
      <w:r w:rsidR="00330B10">
        <w:rPr>
          <w:rFonts w:ascii="Arial" w:hAnsi="Arial" w:cs="Arial"/>
          <w:sz w:val="28"/>
          <w:szCs w:val="28"/>
        </w:rPr>
        <w:t>muhurongwa</w:t>
      </w:r>
      <w:proofErr w:type="spellEnd"/>
      <w:r w:rsidR="00330B10">
        <w:rPr>
          <w:rFonts w:ascii="Arial" w:hAnsi="Arial" w:cs="Arial"/>
          <w:sz w:val="28"/>
          <w:szCs w:val="28"/>
        </w:rPr>
        <w:t xml:space="preserve"> hwedu</w:t>
      </w:r>
      <w:r w:rsidR="00F52211">
        <w:rPr>
          <w:rFonts w:ascii="Arial" w:hAnsi="Arial" w:cs="Arial"/>
          <w:sz w:val="28"/>
          <w:szCs w:val="28"/>
        </w:rPr>
        <w:t>,</w:t>
      </w:r>
      <w:r w:rsidR="00B23B9E">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330B10">
        <w:rPr>
          <w:rFonts w:ascii="Arial" w:hAnsi="Arial" w:cs="Arial"/>
          <w:sz w:val="28"/>
          <w:szCs w:val="28"/>
        </w:rPr>
        <w:t>muZita</w:t>
      </w:r>
      <w:proofErr w:type="spellEnd"/>
      <w:r w:rsidR="00330B10">
        <w:rPr>
          <w:rFonts w:ascii="Arial" w:hAnsi="Arial" w:cs="Arial"/>
          <w:sz w:val="28"/>
          <w:szCs w:val="28"/>
        </w:rPr>
        <w:t xml:space="preserve"> </w:t>
      </w:r>
      <w:proofErr w:type="spellStart"/>
      <w:r w:rsidR="00330B10">
        <w:rPr>
          <w:rFonts w:ascii="Arial" w:hAnsi="Arial" w:cs="Arial"/>
          <w:sz w:val="28"/>
          <w:szCs w:val="28"/>
        </w:rPr>
        <w:t>raTenzi</w:t>
      </w:r>
      <w:proofErr w:type="spellEnd"/>
      <w:r w:rsidR="00330B10">
        <w:rPr>
          <w:rFonts w:ascii="Arial" w:hAnsi="Arial" w:cs="Arial"/>
          <w:sz w:val="28"/>
          <w:szCs w:val="28"/>
        </w:rPr>
        <w:t xml:space="preserve"> Jeso Kristu</w:t>
      </w:r>
      <w:r w:rsidR="00D11F4F">
        <w:rPr>
          <w:rFonts w:ascii="Arial" w:hAnsi="Arial" w:cs="Arial"/>
          <w:sz w:val="28"/>
          <w:szCs w:val="28"/>
        </w:rPr>
        <w:t xml:space="preserve">. Amen. </w:t>
      </w:r>
      <w:r w:rsidR="00534101" w:rsidRPr="00534101">
        <w:rPr>
          <w:rFonts w:ascii="Arial" w:hAnsi="Arial" w:cs="Arial"/>
          <w:sz w:val="18"/>
          <w:szCs w:val="28"/>
        </w:rPr>
        <w:t xml:space="preserve">[Congregation says, “Amen.”] </w:t>
      </w:r>
      <w:r w:rsidR="00D01276">
        <w:rPr>
          <w:rFonts w:ascii="Arial" w:hAnsi="Arial" w:cs="Arial"/>
          <w:sz w:val="28"/>
          <w:szCs w:val="28"/>
        </w:rPr>
        <w:t xml:space="preserve">Aiwa </w:t>
      </w:r>
      <w:proofErr w:type="spellStart"/>
      <w:r w:rsidR="00D01276">
        <w:rPr>
          <w:rFonts w:ascii="Arial" w:hAnsi="Arial" w:cs="Arial"/>
          <w:sz w:val="28"/>
          <w:szCs w:val="28"/>
        </w:rPr>
        <w:t>tinotenda</w:t>
      </w:r>
      <w:proofErr w:type="spellEnd"/>
      <w:r w:rsidR="00D01276">
        <w:rPr>
          <w:rFonts w:ascii="Arial" w:hAnsi="Arial" w:cs="Arial"/>
          <w:sz w:val="28"/>
          <w:szCs w:val="28"/>
        </w:rPr>
        <w:t>.</w:t>
      </w:r>
    </w:p>
    <w:p w14:paraId="14536D43" w14:textId="19DFE189" w:rsidR="00D11F4F" w:rsidRDefault="00AD26B4" w:rsidP="00AF4256">
      <w:pPr>
        <w:jc w:val="both"/>
        <w:rPr>
          <w:rFonts w:ascii="Arial" w:hAnsi="Arial" w:cs="Arial"/>
          <w:sz w:val="28"/>
          <w:szCs w:val="28"/>
        </w:rPr>
      </w:pPr>
      <w:r>
        <w:rPr>
          <w:rFonts w:ascii="Arial" w:hAnsi="Arial" w:cs="Arial"/>
          <w:sz w:val="28"/>
          <w:szCs w:val="28"/>
          <w:vertAlign w:val="superscript"/>
        </w:rPr>
        <w:t xml:space="preserve">272 </w:t>
      </w:r>
      <w:r w:rsidR="00D11F4F">
        <w:rPr>
          <w:rFonts w:ascii="Arial" w:hAnsi="Arial" w:cs="Arial"/>
          <w:sz w:val="28"/>
          <w:szCs w:val="28"/>
        </w:rPr>
        <w:t xml:space="preserve">Mwari </w:t>
      </w:r>
      <w:proofErr w:type="spellStart"/>
      <w:r w:rsidR="00D11F4F">
        <w:rPr>
          <w:rFonts w:ascii="Arial" w:hAnsi="Arial" w:cs="Arial"/>
          <w:sz w:val="28"/>
          <w:szCs w:val="28"/>
        </w:rPr>
        <w:t>vakuiitirei</w:t>
      </w:r>
      <w:proofErr w:type="spellEnd"/>
      <w:r w:rsidR="00D11F4F">
        <w:rPr>
          <w:rFonts w:ascii="Arial" w:hAnsi="Arial" w:cs="Arial"/>
          <w:sz w:val="28"/>
          <w:szCs w:val="28"/>
        </w:rPr>
        <w:t xml:space="preserve"> nyasha to them that believe all things are…? </w:t>
      </w:r>
      <w:r w:rsidR="00D11F4F" w:rsidRPr="00FF3B93">
        <w:rPr>
          <w:rFonts w:ascii="Arial" w:hAnsi="Arial" w:cs="Arial"/>
          <w:sz w:val="18"/>
          <w:szCs w:val="18"/>
        </w:rPr>
        <w:t xml:space="preserve">[Congregation </w:t>
      </w:r>
      <w:r w:rsidR="00063DA1" w:rsidRPr="00FF3B93">
        <w:rPr>
          <w:rFonts w:ascii="Arial" w:hAnsi="Arial" w:cs="Arial"/>
          <w:sz w:val="18"/>
          <w:szCs w:val="18"/>
        </w:rPr>
        <w:t>says, “</w:t>
      </w:r>
      <w:r w:rsidR="00D11F4F" w:rsidRPr="00FF3B93">
        <w:rPr>
          <w:rFonts w:ascii="Arial" w:hAnsi="Arial" w:cs="Arial"/>
          <w:sz w:val="18"/>
          <w:szCs w:val="18"/>
        </w:rPr>
        <w:t>possible.”]</w:t>
      </w:r>
      <w:r w:rsidR="00D11F4F">
        <w:rPr>
          <w:rFonts w:ascii="Arial" w:hAnsi="Arial" w:cs="Arial"/>
          <w:sz w:val="28"/>
          <w:szCs w:val="28"/>
        </w:rPr>
        <w:t xml:space="preserve"> </w:t>
      </w:r>
      <w:proofErr w:type="spellStart"/>
      <w:r w:rsidR="00D11F4F">
        <w:rPr>
          <w:rFonts w:ascii="Arial" w:hAnsi="Arial" w:cs="Arial"/>
          <w:sz w:val="28"/>
          <w:szCs w:val="28"/>
        </w:rPr>
        <w:t>Ukanamatirwa</w:t>
      </w:r>
      <w:proofErr w:type="spellEnd"/>
      <w:r w:rsidR="00D11F4F">
        <w:rPr>
          <w:rFonts w:ascii="Arial" w:hAnsi="Arial" w:cs="Arial"/>
          <w:sz w:val="28"/>
          <w:szCs w:val="28"/>
        </w:rPr>
        <w:t xml:space="preserve"> </w:t>
      </w:r>
      <w:proofErr w:type="spellStart"/>
      <w:r w:rsidR="00D11F4F">
        <w:rPr>
          <w:rFonts w:ascii="Arial" w:hAnsi="Arial" w:cs="Arial"/>
          <w:sz w:val="28"/>
          <w:szCs w:val="28"/>
        </w:rPr>
        <w:t>unopor</w:t>
      </w:r>
      <w:r w:rsidR="008825D5">
        <w:rPr>
          <w:rFonts w:ascii="Arial" w:hAnsi="Arial" w:cs="Arial"/>
          <w:sz w:val="28"/>
          <w:szCs w:val="28"/>
        </w:rPr>
        <w:t>a</w:t>
      </w:r>
      <w:proofErr w:type="spellEnd"/>
      <w:r w:rsidR="008825D5">
        <w:rPr>
          <w:rFonts w:ascii="Arial" w:hAnsi="Arial" w:cs="Arial"/>
          <w:sz w:val="28"/>
          <w:szCs w:val="28"/>
        </w:rPr>
        <w:t xml:space="preserve"> </w:t>
      </w:r>
      <w:proofErr w:type="spellStart"/>
      <w:r w:rsidR="00D11F4F">
        <w:rPr>
          <w:rFonts w:ascii="Arial" w:hAnsi="Arial" w:cs="Arial"/>
          <w:sz w:val="28"/>
          <w:szCs w:val="28"/>
        </w:rPr>
        <w:t>nhaika</w:t>
      </w:r>
      <w:proofErr w:type="spellEnd"/>
      <w:r w:rsidR="00D11F4F">
        <w:rPr>
          <w:rFonts w:ascii="Arial" w:hAnsi="Arial" w:cs="Arial"/>
          <w:sz w:val="28"/>
          <w:szCs w:val="28"/>
        </w:rPr>
        <w:t xml:space="preserve"> hama</w:t>
      </w:r>
      <w:r w:rsidR="00EC4960">
        <w:rPr>
          <w:rFonts w:ascii="Arial" w:hAnsi="Arial" w:cs="Arial"/>
          <w:sz w:val="28"/>
          <w:szCs w:val="28"/>
        </w:rPr>
        <w:t xml:space="preserve">? </w:t>
      </w:r>
      <w:r w:rsidR="00534101" w:rsidRPr="00534101">
        <w:rPr>
          <w:rFonts w:ascii="Arial" w:hAnsi="Arial" w:cs="Arial"/>
          <w:sz w:val="18"/>
          <w:szCs w:val="28"/>
        </w:rPr>
        <w:t xml:space="preserve">[Congregation says, “mmm.”] </w:t>
      </w:r>
      <w:r w:rsidR="00EC4960">
        <w:rPr>
          <w:rFonts w:ascii="Arial" w:hAnsi="Arial" w:cs="Arial"/>
          <w:sz w:val="28"/>
          <w:szCs w:val="28"/>
        </w:rPr>
        <w:t xml:space="preserve">Mwari </w:t>
      </w:r>
      <w:proofErr w:type="spellStart"/>
      <w:r w:rsidR="00EC4960">
        <w:rPr>
          <w:rFonts w:ascii="Arial" w:hAnsi="Arial" w:cs="Arial"/>
          <w:sz w:val="28"/>
          <w:szCs w:val="28"/>
        </w:rPr>
        <w:t>vakuiitirei</w:t>
      </w:r>
      <w:proofErr w:type="spellEnd"/>
      <w:r w:rsidR="00EC4960">
        <w:rPr>
          <w:rFonts w:ascii="Arial" w:hAnsi="Arial" w:cs="Arial"/>
          <w:sz w:val="28"/>
          <w:szCs w:val="28"/>
        </w:rPr>
        <w:t xml:space="preserve"> nyasha </w:t>
      </w:r>
      <w:proofErr w:type="spellStart"/>
      <w:r w:rsidR="00EC4960">
        <w:rPr>
          <w:rFonts w:ascii="Arial" w:hAnsi="Arial" w:cs="Arial"/>
          <w:sz w:val="28"/>
          <w:szCs w:val="28"/>
        </w:rPr>
        <w:t>chaizvo</w:t>
      </w:r>
      <w:proofErr w:type="spellEnd"/>
      <w:r w:rsidR="00EC4960">
        <w:rPr>
          <w:rFonts w:ascii="Arial" w:hAnsi="Arial" w:cs="Arial"/>
          <w:sz w:val="28"/>
          <w:szCs w:val="28"/>
        </w:rPr>
        <w:t xml:space="preserve">. So tomorrow, </w:t>
      </w:r>
      <w:proofErr w:type="spellStart"/>
      <w:r w:rsidR="00EC4960">
        <w:rPr>
          <w:rFonts w:ascii="Arial" w:hAnsi="Arial" w:cs="Arial"/>
          <w:sz w:val="28"/>
          <w:szCs w:val="28"/>
        </w:rPr>
        <w:t>t</w:t>
      </w:r>
      <w:r w:rsidR="00983656">
        <w:rPr>
          <w:rFonts w:ascii="Arial" w:hAnsi="Arial" w:cs="Arial"/>
          <w:sz w:val="28"/>
          <w:szCs w:val="28"/>
        </w:rPr>
        <w:t>in</w:t>
      </w:r>
      <w:r w:rsidR="00EC4960">
        <w:rPr>
          <w:rFonts w:ascii="Arial" w:hAnsi="Arial" w:cs="Arial"/>
          <w:sz w:val="28"/>
          <w:szCs w:val="28"/>
        </w:rPr>
        <w:t>oita</w:t>
      </w:r>
      <w:proofErr w:type="spellEnd"/>
      <w:r w:rsidR="00EC4960">
        <w:rPr>
          <w:rFonts w:ascii="Arial" w:hAnsi="Arial" w:cs="Arial"/>
          <w:sz w:val="28"/>
          <w:szCs w:val="28"/>
        </w:rPr>
        <w:t xml:space="preserve"> ma service edu pa Hallingbury </w:t>
      </w:r>
      <w:proofErr w:type="spellStart"/>
      <w:r w:rsidR="00960F29">
        <w:rPr>
          <w:rFonts w:ascii="Arial" w:hAnsi="Arial" w:cs="Arial"/>
          <w:sz w:val="28"/>
          <w:szCs w:val="28"/>
        </w:rPr>
        <w:t>handitika</w:t>
      </w:r>
      <w:proofErr w:type="spellEnd"/>
      <w:r w:rsidR="00960F29">
        <w:rPr>
          <w:rFonts w:ascii="Arial" w:hAnsi="Arial" w:cs="Arial"/>
          <w:sz w:val="28"/>
          <w:szCs w:val="28"/>
        </w:rPr>
        <w:t>.</w:t>
      </w:r>
      <w:r w:rsidR="00EC4960">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15411A">
        <w:rPr>
          <w:rFonts w:ascii="Arial" w:hAnsi="Arial" w:cs="Arial"/>
          <w:sz w:val="28"/>
          <w:szCs w:val="28"/>
        </w:rPr>
        <w:t>Mmm</w:t>
      </w:r>
      <w:proofErr w:type="spellEnd"/>
      <w:r w:rsidR="0015411A">
        <w:rPr>
          <w:rFonts w:ascii="Arial" w:hAnsi="Arial" w:cs="Arial"/>
          <w:sz w:val="28"/>
          <w:szCs w:val="28"/>
        </w:rPr>
        <w:t xml:space="preserve"> </w:t>
      </w:r>
      <w:proofErr w:type="spellStart"/>
      <w:r w:rsidR="0015411A">
        <w:rPr>
          <w:rFonts w:ascii="Arial" w:hAnsi="Arial" w:cs="Arial"/>
          <w:sz w:val="28"/>
          <w:szCs w:val="28"/>
        </w:rPr>
        <w:t>tinotanga</w:t>
      </w:r>
      <w:proofErr w:type="spellEnd"/>
      <w:r w:rsidR="0015411A">
        <w:rPr>
          <w:rFonts w:ascii="Arial" w:hAnsi="Arial" w:cs="Arial"/>
          <w:sz w:val="28"/>
          <w:szCs w:val="28"/>
        </w:rPr>
        <w:t xml:space="preserve"> </w:t>
      </w:r>
      <w:proofErr w:type="spellStart"/>
      <w:r w:rsidR="0015411A">
        <w:rPr>
          <w:rFonts w:ascii="Arial" w:hAnsi="Arial" w:cs="Arial"/>
          <w:sz w:val="28"/>
          <w:szCs w:val="28"/>
        </w:rPr>
        <w:t>na</w:t>
      </w:r>
      <w:proofErr w:type="spellEnd"/>
      <w:r w:rsidR="0015411A">
        <w:rPr>
          <w:rFonts w:ascii="Arial" w:hAnsi="Arial" w:cs="Arial"/>
          <w:sz w:val="28"/>
          <w:szCs w:val="28"/>
        </w:rPr>
        <w:t xml:space="preserve"> 1.30 </w:t>
      </w:r>
      <w:proofErr w:type="spellStart"/>
      <w:r w:rsidR="0015411A">
        <w:rPr>
          <w:rFonts w:ascii="Arial" w:hAnsi="Arial" w:cs="Arial"/>
          <w:sz w:val="28"/>
          <w:szCs w:val="28"/>
        </w:rPr>
        <w:t>tikazotanga</w:t>
      </w:r>
      <w:proofErr w:type="spellEnd"/>
      <w:r w:rsidR="0015411A">
        <w:rPr>
          <w:rFonts w:ascii="Arial" w:hAnsi="Arial" w:cs="Arial"/>
          <w:sz w:val="28"/>
          <w:szCs w:val="28"/>
        </w:rPr>
        <w:t xml:space="preserve"> </w:t>
      </w:r>
      <w:proofErr w:type="spellStart"/>
      <w:r w:rsidR="0015411A">
        <w:rPr>
          <w:rFonts w:ascii="Arial" w:hAnsi="Arial" w:cs="Arial"/>
          <w:sz w:val="28"/>
          <w:szCs w:val="28"/>
        </w:rPr>
        <w:t>hedu</w:t>
      </w:r>
      <w:proofErr w:type="spellEnd"/>
      <w:r w:rsidR="0015411A">
        <w:rPr>
          <w:rFonts w:ascii="Arial" w:hAnsi="Arial" w:cs="Arial"/>
          <w:sz w:val="28"/>
          <w:szCs w:val="28"/>
        </w:rPr>
        <w:t xml:space="preserve"> </w:t>
      </w:r>
      <w:proofErr w:type="spellStart"/>
      <w:r w:rsidR="0015411A">
        <w:rPr>
          <w:rFonts w:ascii="Arial" w:hAnsi="Arial" w:cs="Arial"/>
          <w:sz w:val="28"/>
          <w:szCs w:val="28"/>
        </w:rPr>
        <w:t>kufamba</w:t>
      </w:r>
      <w:proofErr w:type="spellEnd"/>
      <w:r w:rsidR="0015411A">
        <w:rPr>
          <w:rFonts w:ascii="Arial" w:hAnsi="Arial" w:cs="Arial"/>
          <w:sz w:val="28"/>
          <w:szCs w:val="28"/>
        </w:rPr>
        <w:t xml:space="preserve"> </w:t>
      </w:r>
      <w:proofErr w:type="spellStart"/>
      <w:r w:rsidR="00742AEF">
        <w:rPr>
          <w:rFonts w:ascii="Arial" w:hAnsi="Arial" w:cs="Arial"/>
          <w:sz w:val="28"/>
          <w:szCs w:val="28"/>
        </w:rPr>
        <w:t>hedu</w:t>
      </w:r>
      <w:proofErr w:type="spellEnd"/>
      <w:r w:rsidR="00742AEF">
        <w:rPr>
          <w:rFonts w:ascii="Arial" w:hAnsi="Arial" w:cs="Arial"/>
          <w:sz w:val="28"/>
          <w:szCs w:val="28"/>
        </w:rPr>
        <w:t xml:space="preserve"> kubva </w:t>
      </w:r>
      <w:proofErr w:type="spellStart"/>
      <w:r w:rsidR="00742AEF">
        <w:rPr>
          <w:rFonts w:ascii="Arial" w:hAnsi="Arial" w:cs="Arial"/>
          <w:sz w:val="28"/>
          <w:szCs w:val="28"/>
        </w:rPr>
        <w:t>na</w:t>
      </w:r>
      <w:proofErr w:type="spellEnd"/>
      <w:r w:rsidR="00742AEF">
        <w:rPr>
          <w:rFonts w:ascii="Arial" w:hAnsi="Arial" w:cs="Arial"/>
          <w:sz w:val="28"/>
          <w:szCs w:val="28"/>
        </w:rPr>
        <w:t xml:space="preserve"> 1.30… 12.30 </w:t>
      </w:r>
      <w:proofErr w:type="spellStart"/>
      <w:r w:rsidR="00742AEF">
        <w:rPr>
          <w:rFonts w:ascii="Arial" w:hAnsi="Arial" w:cs="Arial"/>
          <w:sz w:val="28"/>
          <w:szCs w:val="28"/>
        </w:rPr>
        <w:t>tichienda</w:t>
      </w:r>
      <w:proofErr w:type="spellEnd"/>
      <w:r w:rsidR="00742AEF">
        <w:rPr>
          <w:rFonts w:ascii="Arial" w:hAnsi="Arial" w:cs="Arial"/>
          <w:sz w:val="28"/>
          <w:szCs w:val="28"/>
        </w:rPr>
        <w:t xml:space="preserve"> pa Hallingbury</w:t>
      </w:r>
      <w:r w:rsidR="006E6336">
        <w:rPr>
          <w:rFonts w:ascii="Arial" w:hAnsi="Arial" w:cs="Arial"/>
          <w:sz w:val="28"/>
          <w:szCs w:val="28"/>
        </w:rPr>
        <w:t xml:space="preserve"> even </w:t>
      </w:r>
      <w:proofErr w:type="spellStart"/>
      <w:r w:rsidR="006E6336">
        <w:rPr>
          <w:rFonts w:ascii="Arial" w:hAnsi="Arial" w:cs="Arial"/>
          <w:sz w:val="28"/>
          <w:szCs w:val="28"/>
        </w:rPr>
        <w:t>kunoku</w:t>
      </w:r>
      <w:proofErr w:type="spellEnd"/>
      <w:r w:rsidR="006E6336">
        <w:rPr>
          <w:rFonts w:ascii="Arial" w:hAnsi="Arial" w:cs="Arial"/>
          <w:sz w:val="28"/>
          <w:szCs w:val="28"/>
        </w:rPr>
        <w:t xml:space="preserve"> we can walk </w:t>
      </w:r>
      <w:proofErr w:type="spellStart"/>
      <w:r w:rsidR="00960F29">
        <w:rPr>
          <w:rFonts w:ascii="Arial" w:hAnsi="Arial" w:cs="Arial"/>
          <w:sz w:val="28"/>
          <w:szCs w:val="28"/>
        </w:rPr>
        <w:t>handitika</w:t>
      </w:r>
      <w:proofErr w:type="spellEnd"/>
      <w:r w:rsidR="00960F29">
        <w:rPr>
          <w:rFonts w:ascii="Arial" w:hAnsi="Arial" w:cs="Arial"/>
          <w:sz w:val="28"/>
          <w:szCs w:val="28"/>
        </w:rPr>
        <w:t>.</w:t>
      </w:r>
      <w:r w:rsidR="006E6336">
        <w:rPr>
          <w:rFonts w:ascii="Arial" w:hAnsi="Arial" w:cs="Arial"/>
          <w:sz w:val="28"/>
          <w:szCs w:val="28"/>
        </w:rPr>
        <w:t xml:space="preserve"> </w:t>
      </w:r>
      <w:r w:rsidR="00534101" w:rsidRPr="00534101">
        <w:rPr>
          <w:rFonts w:ascii="Arial" w:hAnsi="Arial" w:cs="Arial"/>
          <w:sz w:val="18"/>
          <w:szCs w:val="28"/>
        </w:rPr>
        <w:t xml:space="preserve">[Congregation says, “mmm.”] </w:t>
      </w:r>
      <w:r w:rsidR="006E6336">
        <w:rPr>
          <w:rFonts w:ascii="Arial" w:hAnsi="Arial" w:cs="Arial"/>
          <w:sz w:val="28"/>
          <w:szCs w:val="28"/>
        </w:rPr>
        <w:t>Just across the road there</w:t>
      </w:r>
      <w:r w:rsidR="00983656">
        <w:rPr>
          <w:rFonts w:ascii="Arial" w:hAnsi="Arial" w:cs="Arial"/>
          <w:sz w:val="28"/>
          <w:szCs w:val="28"/>
        </w:rPr>
        <w:t>,</w:t>
      </w:r>
      <w:r w:rsidR="006E6336">
        <w:rPr>
          <w:rFonts w:ascii="Arial" w:hAnsi="Arial" w:cs="Arial"/>
          <w:sz w:val="28"/>
          <w:szCs w:val="28"/>
        </w:rPr>
        <w:t xml:space="preserve"> </w:t>
      </w:r>
      <w:r w:rsidR="00FB1DB6">
        <w:rPr>
          <w:rFonts w:ascii="Arial" w:hAnsi="Arial" w:cs="Arial"/>
          <w:sz w:val="28"/>
          <w:szCs w:val="28"/>
        </w:rPr>
        <w:t xml:space="preserve">but we have to make sure kana </w:t>
      </w:r>
      <w:proofErr w:type="spellStart"/>
      <w:r w:rsidR="00FB1DB6">
        <w:rPr>
          <w:rFonts w:ascii="Arial" w:hAnsi="Arial" w:cs="Arial"/>
          <w:sz w:val="28"/>
          <w:szCs w:val="28"/>
        </w:rPr>
        <w:t>tichibva</w:t>
      </w:r>
      <w:proofErr w:type="spellEnd"/>
      <w:r w:rsidR="00FB1DB6">
        <w:rPr>
          <w:rFonts w:ascii="Arial" w:hAnsi="Arial" w:cs="Arial"/>
          <w:sz w:val="28"/>
          <w:szCs w:val="28"/>
        </w:rPr>
        <w:t xml:space="preserve"> </w:t>
      </w:r>
      <w:proofErr w:type="spellStart"/>
      <w:r w:rsidR="00FB1DB6">
        <w:rPr>
          <w:rFonts w:ascii="Arial" w:hAnsi="Arial" w:cs="Arial"/>
          <w:sz w:val="28"/>
          <w:szCs w:val="28"/>
        </w:rPr>
        <w:t>kuno</w:t>
      </w:r>
      <w:proofErr w:type="spellEnd"/>
      <w:r w:rsidR="00FB1DB6">
        <w:rPr>
          <w:rFonts w:ascii="Arial" w:hAnsi="Arial" w:cs="Arial"/>
          <w:sz w:val="28"/>
          <w:szCs w:val="28"/>
        </w:rPr>
        <w:t xml:space="preserve"> nevana </w:t>
      </w:r>
      <w:r w:rsidR="000702C4">
        <w:rPr>
          <w:rFonts w:ascii="Arial" w:hAnsi="Arial" w:cs="Arial"/>
          <w:sz w:val="28"/>
          <w:szCs w:val="28"/>
        </w:rPr>
        <w:t xml:space="preserve">to </w:t>
      </w:r>
      <w:r w:rsidR="000702C4" w:rsidRPr="000702C4">
        <w:rPr>
          <w:rFonts w:ascii="Arial" w:hAnsi="Arial" w:cs="Arial"/>
          <w:i/>
          <w:iCs/>
          <w:sz w:val="28"/>
          <w:szCs w:val="28"/>
        </w:rPr>
        <w:t>cro</w:t>
      </w:r>
      <w:r w:rsidR="0070337D">
        <w:rPr>
          <w:rFonts w:ascii="Arial" w:hAnsi="Arial" w:cs="Arial"/>
          <w:i/>
          <w:iCs/>
          <w:sz w:val="28"/>
          <w:szCs w:val="28"/>
        </w:rPr>
        <w:t>s</w:t>
      </w:r>
      <w:r w:rsidR="000702C4" w:rsidRPr="000702C4">
        <w:rPr>
          <w:rFonts w:ascii="Arial" w:hAnsi="Arial" w:cs="Arial"/>
          <w:i/>
          <w:iCs/>
          <w:sz w:val="28"/>
          <w:szCs w:val="28"/>
        </w:rPr>
        <w:t>s</w:t>
      </w:r>
      <w:r w:rsidR="0070337D">
        <w:rPr>
          <w:rFonts w:ascii="Arial" w:hAnsi="Arial" w:cs="Arial"/>
          <w:i/>
          <w:iCs/>
          <w:sz w:val="28"/>
          <w:szCs w:val="28"/>
        </w:rPr>
        <w:t>-</w:t>
      </w:r>
      <w:proofErr w:type="spellStart"/>
      <w:r w:rsidR="000702C4" w:rsidRPr="000702C4">
        <w:rPr>
          <w:rFonts w:ascii="Arial" w:hAnsi="Arial" w:cs="Arial"/>
          <w:i/>
          <w:iCs/>
          <w:sz w:val="28"/>
          <w:szCs w:val="28"/>
        </w:rPr>
        <w:t>esa</w:t>
      </w:r>
      <w:proofErr w:type="spellEnd"/>
      <w:r w:rsidR="000702C4">
        <w:rPr>
          <w:rFonts w:ascii="Arial" w:hAnsi="Arial" w:cs="Arial"/>
          <w:sz w:val="28"/>
          <w:szCs w:val="28"/>
        </w:rPr>
        <w:t xml:space="preserve"> vana </w:t>
      </w:r>
      <w:proofErr w:type="spellStart"/>
      <w:r w:rsidR="00960F29">
        <w:rPr>
          <w:rFonts w:ascii="Arial" w:hAnsi="Arial" w:cs="Arial"/>
          <w:sz w:val="28"/>
          <w:szCs w:val="28"/>
        </w:rPr>
        <w:t>handitika</w:t>
      </w:r>
      <w:proofErr w:type="spellEnd"/>
      <w:r w:rsidR="00960F29">
        <w:rPr>
          <w:rFonts w:ascii="Arial" w:hAnsi="Arial" w:cs="Arial"/>
          <w:sz w:val="28"/>
          <w:szCs w:val="28"/>
        </w:rPr>
        <w:t>.</w:t>
      </w:r>
      <w:r w:rsidR="000702C4">
        <w:rPr>
          <w:rFonts w:ascii="Arial" w:hAnsi="Arial" w:cs="Arial"/>
          <w:sz w:val="28"/>
          <w:szCs w:val="28"/>
        </w:rPr>
        <w:t xml:space="preserve"> </w:t>
      </w:r>
      <w:r w:rsidR="000702C4" w:rsidRPr="00FF3B93">
        <w:rPr>
          <w:rFonts w:ascii="Arial" w:hAnsi="Arial" w:cs="Arial"/>
          <w:sz w:val="18"/>
          <w:szCs w:val="18"/>
        </w:rPr>
        <w:t xml:space="preserve">[Congregation </w:t>
      </w:r>
      <w:r w:rsidR="00063DA1" w:rsidRPr="00FF3B93">
        <w:rPr>
          <w:rFonts w:ascii="Arial" w:hAnsi="Arial" w:cs="Arial"/>
          <w:sz w:val="18"/>
          <w:szCs w:val="18"/>
        </w:rPr>
        <w:t>says, “</w:t>
      </w:r>
      <w:r w:rsidR="000702C4" w:rsidRPr="00FF3B93">
        <w:rPr>
          <w:rFonts w:ascii="Arial" w:hAnsi="Arial" w:cs="Arial"/>
          <w:sz w:val="18"/>
          <w:szCs w:val="18"/>
        </w:rPr>
        <w:t>mmm.”]</w:t>
      </w:r>
    </w:p>
    <w:p w14:paraId="2B1FCAA8" w14:textId="1FE0A839" w:rsidR="000702C4" w:rsidRDefault="00AD26B4" w:rsidP="00AF4256">
      <w:pPr>
        <w:jc w:val="both"/>
        <w:rPr>
          <w:rFonts w:ascii="Arial" w:hAnsi="Arial" w:cs="Arial"/>
          <w:sz w:val="28"/>
          <w:szCs w:val="28"/>
        </w:rPr>
      </w:pPr>
      <w:r>
        <w:rPr>
          <w:rFonts w:ascii="Arial" w:hAnsi="Arial" w:cs="Arial"/>
          <w:sz w:val="28"/>
          <w:szCs w:val="28"/>
          <w:vertAlign w:val="superscript"/>
        </w:rPr>
        <w:t xml:space="preserve">273 </w:t>
      </w:r>
      <w:r w:rsidR="00A94B9F">
        <w:rPr>
          <w:rFonts w:ascii="Arial" w:hAnsi="Arial" w:cs="Arial"/>
          <w:sz w:val="28"/>
          <w:szCs w:val="28"/>
        </w:rPr>
        <w:t xml:space="preserve">It's a busy </w:t>
      </w:r>
      <w:proofErr w:type="spellStart"/>
      <w:r w:rsidR="00A94B9F">
        <w:rPr>
          <w:rFonts w:ascii="Arial" w:hAnsi="Arial" w:cs="Arial"/>
          <w:sz w:val="28"/>
          <w:szCs w:val="28"/>
        </w:rPr>
        <w:t>Lomagundi</w:t>
      </w:r>
      <w:proofErr w:type="spellEnd"/>
      <w:r w:rsidR="00A94B9F">
        <w:rPr>
          <w:rFonts w:ascii="Arial" w:hAnsi="Arial" w:cs="Arial"/>
          <w:sz w:val="28"/>
          <w:szCs w:val="28"/>
        </w:rPr>
        <w:t xml:space="preserve"> road there, then </w:t>
      </w:r>
      <w:proofErr w:type="spellStart"/>
      <w:r w:rsidR="00A94B9F">
        <w:rPr>
          <w:rFonts w:ascii="Arial" w:hAnsi="Arial" w:cs="Arial"/>
          <w:sz w:val="28"/>
          <w:szCs w:val="28"/>
        </w:rPr>
        <w:t>toyambuka</w:t>
      </w:r>
      <w:proofErr w:type="spellEnd"/>
      <w:r w:rsidR="00A94B9F">
        <w:rPr>
          <w:rFonts w:ascii="Arial" w:hAnsi="Arial" w:cs="Arial"/>
          <w:sz w:val="28"/>
          <w:szCs w:val="28"/>
        </w:rPr>
        <w:t xml:space="preserve"> </w:t>
      </w:r>
      <w:proofErr w:type="spellStart"/>
      <w:r w:rsidR="00836299">
        <w:rPr>
          <w:rFonts w:ascii="Arial" w:hAnsi="Arial" w:cs="Arial"/>
          <w:sz w:val="28"/>
          <w:szCs w:val="28"/>
        </w:rPr>
        <w:t>hedu</w:t>
      </w:r>
      <w:proofErr w:type="spellEnd"/>
      <w:r w:rsidR="00836299">
        <w:rPr>
          <w:rFonts w:ascii="Arial" w:hAnsi="Arial" w:cs="Arial"/>
          <w:sz w:val="28"/>
          <w:szCs w:val="28"/>
        </w:rPr>
        <w:t xml:space="preserve"> </w:t>
      </w:r>
      <w:proofErr w:type="spellStart"/>
      <w:r w:rsidR="00836299">
        <w:rPr>
          <w:rFonts w:ascii="Arial" w:hAnsi="Arial" w:cs="Arial"/>
          <w:sz w:val="28"/>
          <w:szCs w:val="28"/>
        </w:rPr>
        <w:t>toenda</w:t>
      </w:r>
      <w:proofErr w:type="spellEnd"/>
      <w:r w:rsidR="00836299">
        <w:rPr>
          <w:rFonts w:ascii="Arial" w:hAnsi="Arial" w:cs="Arial"/>
          <w:sz w:val="28"/>
          <w:szCs w:val="28"/>
        </w:rPr>
        <w:t xml:space="preserve"> </w:t>
      </w:r>
      <w:r w:rsidR="00225DC9">
        <w:rPr>
          <w:rFonts w:ascii="Arial" w:hAnsi="Arial" w:cs="Arial"/>
          <w:sz w:val="28"/>
          <w:szCs w:val="28"/>
        </w:rPr>
        <w:t>mhiri</w:t>
      </w:r>
      <w:r w:rsidR="00D10CD7">
        <w:rPr>
          <w:rFonts w:ascii="Arial" w:hAnsi="Arial" w:cs="Arial"/>
          <w:sz w:val="28"/>
          <w:szCs w:val="28"/>
        </w:rPr>
        <w:t>,</w:t>
      </w:r>
      <w:r w:rsidR="00225DC9">
        <w:rPr>
          <w:rFonts w:ascii="Arial" w:hAnsi="Arial" w:cs="Arial"/>
          <w:sz w:val="28"/>
          <w:szCs w:val="28"/>
        </w:rPr>
        <w:t xml:space="preserve"> then </w:t>
      </w:r>
      <w:proofErr w:type="spellStart"/>
      <w:r w:rsidR="00225DC9">
        <w:rPr>
          <w:rFonts w:ascii="Arial" w:hAnsi="Arial" w:cs="Arial"/>
          <w:sz w:val="28"/>
          <w:szCs w:val="28"/>
        </w:rPr>
        <w:t>toita</w:t>
      </w:r>
      <w:proofErr w:type="spellEnd"/>
      <w:r w:rsidR="00225DC9">
        <w:rPr>
          <w:rFonts w:ascii="Arial" w:hAnsi="Arial" w:cs="Arial"/>
          <w:sz w:val="28"/>
          <w:szCs w:val="28"/>
        </w:rPr>
        <w:t xml:space="preserve"> ma service edu </w:t>
      </w:r>
      <w:proofErr w:type="spellStart"/>
      <w:r w:rsidR="00960F29">
        <w:rPr>
          <w:rFonts w:ascii="Arial" w:hAnsi="Arial" w:cs="Arial"/>
          <w:sz w:val="28"/>
          <w:szCs w:val="28"/>
        </w:rPr>
        <w:t>handitika</w:t>
      </w:r>
      <w:proofErr w:type="spellEnd"/>
      <w:r w:rsidR="00960F29">
        <w:rPr>
          <w:rFonts w:ascii="Arial" w:hAnsi="Arial" w:cs="Arial"/>
          <w:sz w:val="28"/>
          <w:szCs w:val="28"/>
        </w:rPr>
        <w:t>.</w:t>
      </w:r>
      <w:r w:rsidR="00D52AEA">
        <w:rPr>
          <w:rFonts w:ascii="Arial" w:hAnsi="Arial" w:cs="Arial"/>
          <w:sz w:val="28"/>
          <w:szCs w:val="28"/>
        </w:rPr>
        <w:t xml:space="preserve"> </w:t>
      </w:r>
      <w:r w:rsidR="00534101" w:rsidRPr="00534101">
        <w:rPr>
          <w:rFonts w:ascii="Arial" w:hAnsi="Arial" w:cs="Arial"/>
          <w:sz w:val="18"/>
          <w:szCs w:val="28"/>
        </w:rPr>
        <w:t xml:space="preserve">[Congregation says, “mmm.”] </w:t>
      </w:r>
      <w:r w:rsidR="00225DC9">
        <w:rPr>
          <w:rFonts w:ascii="Arial" w:hAnsi="Arial" w:cs="Arial"/>
          <w:sz w:val="28"/>
          <w:szCs w:val="28"/>
        </w:rPr>
        <w:t xml:space="preserve"> Then </w:t>
      </w:r>
      <w:proofErr w:type="spellStart"/>
      <w:r w:rsidR="00225DC9">
        <w:rPr>
          <w:rFonts w:ascii="Arial" w:hAnsi="Arial" w:cs="Arial"/>
          <w:sz w:val="28"/>
          <w:szCs w:val="28"/>
        </w:rPr>
        <w:t>kuma</w:t>
      </w:r>
      <w:proofErr w:type="spellEnd"/>
      <w:r w:rsidR="00225DC9">
        <w:rPr>
          <w:rFonts w:ascii="Arial" w:hAnsi="Arial" w:cs="Arial"/>
          <w:sz w:val="28"/>
          <w:szCs w:val="28"/>
        </w:rPr>
        <w:t xml:space="preserve"> mothers </w:t>
      </w:r>
      <w:proofErr w:type="spellStart"/>
      <w:r w:rsidR="00225DC9">
        <w:rPr>
          <w:rFonts w:ascii="Arial" w:hAnsi="Arial" w:cs="Arial"/>
          <w:sz w:val="28"/>
          <w:szCs w:val="28"/>
        </w:rPr>
        <w:t>anofamba</w:t>
      </w:r>
      <w:proofErr w:type="spellEnd"/>
      <w:r w:rsidR="00225DC9">
        <w:rPr>
          <w:rFonts w:ascii="Arial" w:hAnsi="Arial" w:cs="Arial"/>
          <w:sz w:val="28"/>
          <w:szCs w:val="28"/>
        </w:rPr>
        <w:t xml:space="preserve"> nevana you have to be very extra careful </w:t>
      </w:r>
      <w:r w:rsidR="0012219B">
        <w:rPr>
          <w:rFonts w:ascii="Arial" w:hAnsi="Arial" w:cs="Arial"/>
          <w:sz w:val="28"/>
          <w:szCs w:val="28"/>
        </w:rPr>
        <w:t xml:space="preserve">because most of us we will walk on foot from here to there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12219B">
        <w:rPr>
          <w:rFonts w:ascii="Arial" w:hAnsi="Arial" w:cs="Arial"/>
          <w:sz w:val="28"/>
          <w:szCs w:val="28"/>
        </w:rPr>
        <w:t xml:space="preserve"> </w:t>
      </w:r>
      <w:r w:rsidR="00534101" w:rsidRPr="00534101">
        <w:rPr>
          <w:rFonts w:ascii="Arial" w:hAnsi="Arial" w:cs="Arial"/>
          <w:sz w:val="18"/>
          <w:szCs w:val="28"/>
        </w:rPr>
        <w:t xml:space="preserve">[Congregation says, “mmm.”] </w:t>
      </w:r>
      <w:r w:rsidR="0012219B">
        <w:rPr>
          <w:rFonts w:ascii="Arial" w:hAnsi="Arial" w:cs="Arial"/>
          <w:sz w:val="28"/>
          <w:szCs w:val="28"/>
        </w:rPr>
        <w:t xml:space="preserve">And we will again walk on foot on… on our way what…? </w:t>
      </w:r>
      <w:r w:rsidR="0012219B" w:rsidRPr="00A13A47">
        <w:rPr>
          <w:rFonts w:ascii="Arial" w:hAnsi="Arial" w:cs="Arial"/>
          <w:sz w:val="18"/>
          <w:szCs w:val="18"/>
        </w:rPr>
        <w:t xml:space="preserve">[Congregation </w:t>
      </w:r>
      <w:r w:rsidR="00063DA1" w:rsidRPr="00A13A47">
        <w:rPr>
          <w:rFonts w:ascii="Arial" w:hAnsi="Arial" w:cs="Arial"/>
          <w:sz w:val="18"/>
          <w:szCs w:val="18"/>
        </w:rPr>
        <w:lastRenderedPageBreak/>
        <w:t>says, “</w:t>
      </w:r>
      <w:r w:rsidR="0012219B" w:rsidRPr="00A13A47">
        <w:rPr>
          <w:rFonts w:ascii="Arial" w:hAnsi="Arial" w:cs="Arial"/>
          <w:sz w:val="18"/>
          <w:szCs w:val="18"/>
        </w:rPr>
        <w:t>back.”]</w:t>
      </w:r>
      <w:r w:rsidR="0012219B">
        <w:rPr>
          <w:rFonts w:ascii="Arial" w:hAnsi="Arial" w:cs="Arial"/>
          <w:sz w:val="28"/>
          <w:szCs w:val="28"/>
        </w:rPr>
        <w:t xml:space="preserve"> </w:t>
      </w:r>
      <w:r w:rsidR="00F778A1">
        <w:rPr>
          <w:rFonts w:ascii="Arial" w:hAnsi="Arial" w:cs="Arial"/>
          <w:sz w:val="28"/>
          <w:szCs w:val="28"/>
        </w:rPr>
        <w:t>So,</w:t>
      </w:r>
      <w:r w:rsidR="007F7FFD">
        <w:rPr>
          <w:rFonts w:ascii="Arial" w:hAnsi="Arial" w:cs="Arial"/>
          <w:sz w:val="28"/>
          <w:szCs w:val="28"/>
        </w:rPr>
        <w:t xml:space="preserve"> kids </w:t>
      </w:r>
      <w:proofErr w:type="spellStart"/>
      <w:r w:rsidR="007F7FFD">
        <w:rPr>
          <w:rFonts w:ascii="Arial" w:hAnsi="Arial" w:cs="Arial"/>
          <w:sz w:val="28"/>
          <w:szCs w:val="28"/>
        </w:rPr>
        <w:t>tuvana</w:t>
      </w:r>
      <w:proofErr w:type="spellEnd"/>
      <w:r w:rsidR="007F7FFD">
        <w:rPr>
          <w:rFonts w:ascii="Arial" w:hAnsi="Arial" w:cs="Arial"/>
          <w:sz w:val="28"/>
          <w:szCs w:val="28"/>
        </w:rPr>
        <w:t xml:space="preserve"> </w:t>
      </w:r>
      <w:proofErr w:type="spellStart"/>
      <w:r w:rsidR="007F7FFD">
        <w:rPr>
          <w:rFonts w:ascii="Arial" w:hAnsi="Arial" w:cs="Arial"/>
          <w:sz w:val="28"/>
          <w:szCs w:val="28"/>
        </w:rPr>
        <w:t>tuno</w:t>
      </w:r>
      <w:proofErr w:type="spellEnd"/>
      <w:r w:rsidR="007F7FFD">
        <w:rPr>
          <w:rFonts w:ascii="Arial" w:hAnsi="Arial" w:cs="Arial"/>
          <w:sz w:val="28"/>
          <w:szCs w:val="28"/>
        </w:rPr>
        <w:t xml:space="preserve"> </w:t>
      </w:r>
      <w:proofErr w:type="spellStart"/>
      <w:r w:rsidR="007F7FFD">
        <w:rPr>
          <w:rFonts w:ascii="Arial" w:hAnsi="Arial" w:cs="Arial"/>
          <w:sz w:val="28"/>
          <w:szCs w:val="28"/>
        </w:rPr>
        <w:t>j</w:t>
      </w:r>
      <w:r w:rsidR="00D52AEA">
        <w:rPr>
          <w:rFonts w:ascii="Arial" w:hAnsi="Arial" w:cs="Arial"/>
          <w:sz w:val="28"/>
          <w:szCs w:val="28"/>
        </w:rPr>
        <w:t>a</w:t>
      </w:r>
      <w:r w:rsidR="007F7FFD">
        <w:rPr>
          <w:rFonts w:ascii="Arial" w:hAnsi="Arial" w:cs="Arial"/>
          <w:sz w:val="28"/>
          <w:szCs w:val="28"/>
        </w:rPr>
        <w:t>mba</w:t>
      </w:r>
      <w:proofErr w:type="spellEnd"/>
      <w:r w:rsidR="007F7FFD">
        <w:rPr>
          <w:rFonts w:ascii="Arial" w:hAnsi="Arial" w:cs="Arial"/>
          <w:sz w:val="28"/>
          <w:szCs w:val="28"/>
        </w:rPr>
        <w:t xml:space="preserve"> </w:t>
      </w:r>
      <w:proofErr w:type="spellStart"/>
      <w:r w:rsidR="007F7FFD">
        <w:rPr>
          <w:rFonts w:ascii="Arial" w:hAnsi="Arial" w:cs="Arial"/>
          <w:sz w:val="28"/>
          <w:szCs w:val="28"/>
        </w:rPr>
        <w:t>j</w:t>
      </w:r>
      <w:r w:rsidR="00D52AEA">
        <w:rPr>
          <w:rFonts w:ascii="Arial" w:hAnsi="Arial" w:cs="Arial"/>
          <w:sz w:val="28"/>
          <w:szCs w:val="28"/>
        </w:rPr>
        <w:t>a</w:t>
      </w:r>
      <w:r w:rsidR="007F7FFD">
        <w:rPr>
          <w:rFonts w:ascii="Arial" w:hAnsi="Arial" w:cs="Arial"/>
          <w:sz w:val="28"/>
          <w:szCs w:val="28"/>
        </w:rPr>
        <w:t>mba</w:t>
      </w:r>
      <w:proofErr w:type="spellEnd"/>
      <w:r w:rsidR="007F7FFD">
        <w:rPr>
          <w:rFonts w:ascii="Arial" w:hAnsi="Arial" w:cs="Arial"/>
          <w:sz w:val="28"/>
          <w:szCs w:val="28"/>
        </w:rPr>
        <w:t xml:space="preserve"> </w:t>
      </w:r>
      <w:proofErr w:type="spellStart"/>
      <w:r w:rsidR="007F7FFD">
        <w:rPr>
          <w:rFonts w:ascii="Arial" w:hAnsi="Arial" w:cs="Arial"/>
          <w:sz w:val="28"/>
          <w:szCs w:val="28"/>
        </w:rPr>
        <w:t>tugo</w:t>
      </w:r>
      <w:proofErr w:type="spellEnd"/>
      <w:r w:rsidR="007F7FFD">
        <w:rPr>
          <w:rFonts w:ascii="Arial" w:hAnsi="Arial" w:cs="Arial"/>
          <w:sz w:val="28"/>
          <w:szCs w:val="28"/>
        </w:rPr>
        <w:t xml:space="preserve"> </w:t>
      </w:r>
      <w:proofErr w:type="spellStart"/>
      <w:r w:rsidR="007F7FFD">
        <w:rPr>
          <w:rFonts w:ascii="Arial" w:hAnsi="Arial" w:cs="Arial"/>
          <w:sz w:val="28"/>
          <w:szCs w:val="28"/>
        </w:rPr>
        <w:t>mhanya</w:t>
      </w:r>
      <w:proofErr w:type="spellEnd"/>
      <w:r w:rsidR="007F7FFD">
        <w:rPr>
          <w:rFonts w:ascii="Arial" w:hAnsi="Arial" w:cs="Arial"/>
          <w:sz w:val="28"/>
          <w:szCs w:val="28"/>
        </w:rPr>
        <w:t xml:space="preserve"> </w:t>
      </w:r>
      <w:proofErr w:type="spellStart"/>
      <w:r w:rsidR="007F7FFD">
        <w:rPr>
          <w:rFonts w:ascii="Arial" w:hAnsi="Arial" w:cs="Arial"/>
          <w:sz w:val="28"/>
          <w:szCs w:val="28"/>
        </w:rPr>
        <w:t>mhanya</w:t>
      </w:r>
      <w:proofErr w:type="spellEnd"/>
      <w:r w:rsidR="007F7FFD">
        <w:rPr>
          <w:rFonts w:ascii="Arial" w:hAnsi="Arial" w:cs="Arial"/>
          <w:sz w:val="28"/>
          <w:szCs w:val="28"/>
        </w:rPr>
        <w:t xml:space="preserve"> imi </w:t>
      </w:r>
      <w:proofErr w:type="spellStart"/>
      <w:r w:rsidR="007F7FFD">
        <w:rPr>
          <w:rFonts w:ascii="Arial" w:hAnsi="Arial" w:cs="Arial"/>
          <w:sz w:val="28"/>
          <w:szCs w:val="28"/>
        </w:rPr>
        <w:t>muchi</w:t>
      </w:r>
      <w:r w:rsidR="00F778A1">
        <w:rPr>
          <w:rFonts w:ascii="Arial" w:hAnsi="Arial" w:cs="Arial"/>
          <w:sz w:val="28"/>
          <w:szCs w:val="28"/>
        </w:rPr>
        <w:t>taura</w:t>
      </w:r>
      <w:proofErr w:type="spellEnd"/>
      <w:r w:rsidR="00F778A1">
        <w:rPr>
          <w:rFonts w:ascii="Arial" w:hAnsi="Arial" w:cs="Arial"/>
          <w:sz w:val="28"/>
          <w:szCs w:val="28"/>
        </w:rPr>
        <w:t xml:space="preserve"> </w:t>
      </w:r>
      <w:proofErr w:type="spellStart"/>
      <w:r w:rsidR="00F778A1">
        <w:rPr>
          <w:rFonts w:ascii="Arial" w:hAnsi="Arial" w:cs="Arial"/>
          <w:sz w:val="28"/>
          <w:szCs w:val="28"/>
        </w:rPr>
        <w:t>nyaya</w:t>
      </w:r>
      <w:proofErr w:type="spellEnd"/>
      <w:r w:rsidR="00F778A1">
        <w:rPr>
          <w:rFonts w:ascii="Arial" w:hAnsi="Arial" w:cs="Arial"/>
          <w:sz w:val="28"/>
          <w:szCs w:val="28"/>
        </w:rPr>
        <w:t xml:space="preserve">. We don’t want to have our meetings spoilt </w:t>
      </w:r>
      <w:proofErr w:type="spellStart"/>
      <w:r w:rsidR="00960F29">
        <w:rPr>
          <w:rFonts w:ascii="Arial" w:hAnsi="Arial" w:cs="Arial"/>
          <w:sz w:val="28"/>
          <w:szCs w:val="28"/>
        </w:rPr>
        <w:t>handitika</w:t>
      </w:r>
      <w:proofErr w:type="spellEnd"/>
      <w:r w:rsidR="00960F29">
        <w:rPr>
          <w:rFonts w:ascii="Arial" w:hAnsi="Arial" w:cs="Arial"/>
          <w:sz w:val="28"/>
          <w:szCs w:val="28"/>
        </w:rPr>
        <w:t>.</w:t>
      </w:r>
      <w:r w:rsidR="00F778A1">
        <w:rPr>
          <w:rFonts w:ascii="Arial" w:hAnsi="Arial" w:cs="Arial"/>
          <w:sz w:val="28"/>
          <w:szCs w:val="28"/>
        </w:rPr>
        <w:t xml:space="preserve"> </w:t>
      </w:r>
      <w:r w:rsidR="00534101" w:rsidRPr="00534101">
        <w:rPr>
          <w:rFonts w:ascii="Arial" w:hAnsi="Arial" w:cs="Arial"/>
          <w:sz w:val="18"/>
          <w:szCs w:val="28"/>
        </w:rPr>
        <w:t xml:space="preserve">[Congregation says, “Amen.”] </w:t>
      </w:r>
    </w:p>
    <w:p w14:paraId="5C668F14" w14:textId="574849C4" w:rsidR="00F778A1" w:rsidRDefault="00AD26B4" w:rsidP="00AF4256">
      <w:pPr>
        <w:jc w:val="both"/>
        <w:rPr>
          <w:rFonts w:ascii="Arial" w:hAnsi="Arial" w:cs="Arial"/>
          <w:sz w:val="28"/>
          <w:szCs w:val="28"/>
        </w:rPr>
      </w:pPr>
      <w:r>
        <w:rPr>
          <w:rFonts w:ascii="Arial" w:hAnsi="Arial" w:cs="Arial"/>
          <w:sz w:val="28"/>
          <w:szCs w:val="28"/>
          <w:vertAlign w:val="superscript"/>
        </w:rPr>
        <w:t>274</w:t>
      </w:r>
      <w:r w:rsidR="00AA43C2">
        <w:rPr>
          <w:rFonts w:ascii="Arial" w:hAnsi="Arial" w:cs="Arial"/>
          <w:sz w:val="28"/>
          <w:szCs w:val="28"/>
        </w:rPr>
        <w:t xml:space="preserve">Saka </w:t>
      </w:r>
      <w:proofErr w:type="spellStart"/>
      <w:r w:rsidR="00AA43C2">
        <w:rPr>
          <w:rFonts w:ascii="Arial" w:hAnsi="Arial" w:cs="Arial"/>
          <w:sz w:val="28"/>
          <w:szCs w:val="28"/>
        </w:rPr>
        <w:t>hatinyatsovai</w:t>
      </w:r>
      <w:proofErr w:type="spellEnd"/>
      <w:r w:rsidR="00AA43C2">
        <w:rPr>
          <w:rFonts w:ascii="Arial" w:hAnsi="Arial" w:cs="Arial"/>
          <w:sz w:val="28"/>
          <w:szCs w:val="28"/>
        </w:rPr>
        <w:t xml:space="preserve"> very careful and then </w:t>
      </w:r>
      <w:proofErr w:type="spellStart"/>
      <w:r w:rsidR="00AA43C2">
        <w:rPr>
          <w:rFonts w:ascii="Arial" w:hAnsi="Arial" w:cs="Arial"/>
          <w:sz w:val="28"/>
          <w:szCs w:val="28"/>
        </w:rPr>
        <w:t>toita</w:t>
      </w:r>
      <w:proofErr w:type="spellEnd"/>
      <w:r w:rsidR="00AA43C2">
        <w:rPr>
          <w:rFonts w:ascii="Arial" w:hAnsi="Arial" w:cs="Arial"/>
          <w:sz w:val="28"/>
          <w:szCs w:val="28"/>
        </w:rPr>
        <w:t xml:space="preserve"> nguva </w:t>
      </w:r>
      <w:proofErr w:type="spellStart"/>
      <w:r w:rsidR="00AA43C2">
        <w:rPr>
          <w:rFonts w:ascii="Arial" w:hAnsi="Arial" w:cs="Arial"/>
          <w:sz w:val="28"/>
          <w:szCs w:val="28"/>
        </w:rPr>
        <w:t>yakanaka</w:t>
      </w:r>
      <w:proofErr w:type="spellEnd"/>
      <w:r w:rsidR="00AA43C2">
        <w:rPr>
          <w:rFonts w:ascii="Arial" w:hAnsi="Arial" w:cs="Arial"/>
          <w:sz w:val="28"/>
          <w:szCs w:val="28"/>
        </w:rPr>
        <w:t xml:space="preserve">, Mwari </w:t>
      </w:r>
      <w:proofErr w:type="spellStart"/>
      <w:r w:rsidR="00AA43C2">
        <w:rPr>
          <w:rFonts w:ascii="Arial" w:hAnsi="Arial" w:cs="Arial"/>
          <w:sz w:val="28"/>
          <w:szCs w:val="28"/>
        </w:rPr>
        <w:t>vakuiitirei</w:t>
      </w:r>
      <w:proofErr w:type="spellEnd"/>
      <w:r w:rsidR="00AA43C2">
        <w:rPr>
          <w:rFonts w:ascii="Arial" w:hAnsi="Arial" w:cs="Arial"/>
          <w:sz w:val="28"/>
          <w:szCs w:val="28"/>
        </w:rPr>
        <w:t xml:space="preserve"> zvakanaka. </w:t>
      </w:r>
      <w:r w:rsidR="00534101" w:rsidRPr="00534101">
        <w:rPr>
          <w:rFonts w:ascii="Arial" w:hAnsi="Arial" w:cs="Arial"/>
          <w:sz w:val="18"/>
          <w:szCs w:val="28"/>
        </w:rPr>
        <w:t xml:space="preserve">[Congregation says, “Amen.”] </w:t>
      </w:r>
      <w:r w:rsidR="00106A17">
        <w:rPr>
          <w:rFonts w:ascii="Arial" w:hAnsi="Arial" w:cs="Arial"/>
          <w:sz w:val="28"/>
          <w:szCs w:val="28"/>
        </w:rPr>
        <w:t xml:space="preserve">I don’t know whether we have any announcements in connection with this from the </w:t>
      </w:r>
      <w:r w:rsidR="00F27ED3">
        <w:rPr>
          <w:rFonts w:ascii="Arial" w:hAnsi="Arial" w:cs="Arial"/>
          <w:sz w:val="28"/>
          <w:szCs w:val="28"/>
        </w:rPr>
        <w:t>brothers.</w:t>
      </w:r>
      <w:r w:rsidR="00106A17">
        <w:rPr>
          <w:rFonts w:ascii="Arial" w:hAnsi="Arial" w:cs="Arial"/>
          <w:sz w:val="28"/>
          <w:szCs w:val="28"/>
        </w:rPr>
        <w:t xml:space="preserve"> </w:t>
      </w:r>
      <w:r w:rsidR="00F27ED3">
        <w:rPr>
          <w:rFonts w:ascii="Arial" w:hAnsi="Arial" w:cs="Arial"/>
          <w:sz w:val="28"/>
          <w:szCs w:val="28"/>
        </w:rPr>
        <w:t>[</w:t>
      </w:r>
      <w:r w:rsidR="00F27ED3" w:rsidRPr="00A13A47">
        <w:rPr>
          <w:rFonts w:ascii="Arial" w:hAnsi="Arial" w:cs="Arial"/>
          <w:sz w:val="18"/>
          <w:szCs w:val="18"/>
        </w:rPr>
        <w:t>Pastor Chuma says, “</w:t>
      </w:r>
      <w:r w:rsidR="00FA056E" w:rsidRPr="00A13A47">
        <w:rPr>
          <w:rFonts w:ascii="Arial" w:hAnsi="Arial" w:cs="Arial"/>
          <w:sz w:val="18"/>
          <w:szCs w:val="18"/>
        </w:rPr>
        <w:t>Yeah</w:t>
      </w:r>
      <w:r w:rsidR="00CF21E6" w:rsidRPr="00A13A47">
        <w:rPr>
          <w:rFonts w:ascii="Arial" w:hAnsi="Arial" w:cs="Arial"/>
          <w:sz w:val="18"/>
          <w:szCs w:val="18"/>
        </w:rPr>
        <w:t xml:space="preserve"> m</w:t>
      </w:r>
      <w:r w:rsidR="00F27ED3" w:rsidRPr="00A13A47">
        <w:rPr>
          <w:rFonts w:ascii="Arial" w:hAnsi="Arial" w:cs="Arial"/>
          <w:sz w:val="18"/>
          <w:szCs w:val="18"/>
        </w:rPr>
        <w:t>aybe</w:t>
      </w:r>
      <w:r w:rsidR="0023137D" w:rsidRPr="00A13A47">
        <w:rPr>
          <w:rFonts w:ascii="Arial" w:hAnsi="Arial" w:cs="Arial"/>
          <w:sz w:val="18"/>
          <w:szCs w:val="18"/>
        </w:rPr>
        <w:t xml:space="preserve"> vanga </w:t>
      </w:r>
      <w:proofErr w:type="spellStart"/>
      <w:r w:rsidR="0023137D" w:rsidRPr="00A13A47">
        <w:rPr>
          <w:rFonts w:ascii="Arial" w:hAnsi="Arial" w:cs="Arial"/>
          <w:sz w:val="18"/>
          <w:szCs w:val="18"/>
        </w:rPr>
        <w:t>vasina</w:t>
      </w:r>
      <w:proofErr w:type="spellEnd"/>
      <w:r w:rsidR="0023137D" w:rsidRPr="00A13A47">
        <w:rPr>
          <w:rFonts w:ascii="Arial" w:hAnsi="Arial" w:cs="Arial"/>
          <w:sz w:val="18"/>
          <w:szCs w:val="18"/>
        </w:rPr>
        <w:t xml:space="preserve"> </w:t>
      </w:r>
      <w:proofErr w:type="spellStart"/>
      <w:r w:rsidR="0023137D" w:rsidRPr="00A13A47">
        <w:rPr>
          <w:rFonts w:ascii="Arial" w:hAnsi="Arial" w:cs="Arial"/>
          <w:sz w:val="18"/>
          <w:szCs w:val="18"/>
        </w:rPr>
        <w:t>kupedza</w:t>
      </w:r>
      <w:proofErr w:type="spellEnd"/>
      <w:r w:rsidR="0023137D" w:rsidRPr="00A13A47">
        <w:rPr>
          <w:rFonts w:ascii="Arial" w:hAnsi="Arial" w:cs="Arial"/>
          <w:sz w:val="18"/>
          <w:szCs w:val="18"/>
        </w:rPr>
        <w:t xml:space="preserve"> </w:t>
      </w:r>
      <w:proofErr w:type="spellStart"/>
      <w:r w:rsidR="0023137D" w:rsidRPr="00A13A47">
        <w:rPr>
          <w:rFonts w:ascii="Arial" w:hAnsi="Arial" w:cs="Arial"/>
          <w:sz w:val="18"/>
          <w:szCs w:val="18"/>
        </w:rPr>
        <w:t>kubhadhara</w:t>
      </w:r>
      <w:proofErr w:type="spellEnd"/>
      <w:r w:rsidR="0023137D" w:rsidRPr="00A13A47">
        <w:rPr>
          <w:rFonts w:ascii="Arial" w:hAnsi="Arial" w:cs="Arial"/>
          <w:sz w:val="18"/>
          <w:szCs w:val="18"/>
        </w:rPr>
        <w:t xml:space="preserve"> ma… their little subscriptions </w:t>
      </w:r>
      <w:r w:rsidR="00A41319" w:rsidRPr="00A13A47">
        <w:rPr>
          <w:rFonts w:ascii="Arial" w:hAnsi="Arial" w:cs="Arial"/>
          <w:sz w:val="18"/>
          <w:szCs w:val="18"/>
        </w:rPr>
        <w:t xml:space="preserve">they should </w:t>
      </w:r>
      <w:r w:rsidR="00335EF6" w:rsidRPr="00A13A47">
        <w:rPr>
          <w:rFonts w:ascii="Arial" w:hAnsi="Arial" w:cs="Arial"/>
          <w:sz w:val="18"/>
          <w:szCs w:val="18"/>
        </w:rPr>
        <w:t>hav</w:t>
      </w:r>
      <w:r w:rsidR="00A24FFD" w:rsidRPr="00A13A47">
        <w:rPr>
          <w:rFonts w:ascii="Arial" w:hAnsi="Arial" w:cs="Arial"/>
          <w:sz w:val="18"/>
          <w:szCs w:val="18"/>
        </w:rPr>
        <w:t>e (2:14:07.0-inaudible)</w:t>
      </w:r>
      <w:r w:rsidR="0043499A" w:rsidRPr="00A13A47">
        <w:rPr>
          <w:rFonts w:ascii="Arial" w:hAnsi="Arial" w:cs="Arial"/>
          <w:sz w:val="18"/>
          <w:szCs w:val="18"/>
        </w:rPr>
        <w:t xml:space="preserve"> va</w:t>
      </w:r>
      <w:r w:rsidR="00DB4BC2" w:rsidRPr="00A13A47">
        <w:rPr>
          <w:rFonts w:ascii="Arial" w:hAnsi="Arial" w:cs="Arial"/>
          <w:sz w:val="18"/>
          <w:szCs w:val="18"/>
        </w:rPr>
        <w:t>-</w:t>
      </w:r>
      <w:proofErr w:type="spellStart"/>
      <w:r w:rsidR="00DB4BC2" w:rsidRPr="00A13A47">
        <w:rPr>
          <w:rFonts w:ascii="Arial" w:hAnsi="Arial" w:cs="Arial"/>
          <w:sz w:val="18"/>
          <w:szCs w:val="18"/>
        </w:rPr>
        <w:t>va</w:t>
      </w:r>
      <w:r w:rsidR="0043499A" w:rsidRPr="00A13A47">
        <w:rPr>
          <w:rFonts w:ascii="Arial" w:hAnsi="Arial" w:cs="Arial"/>
          <w:sz w:val="18"/>
          <w:szCs w:val="18"/>
        </w:rPr>
        <w:t>gopa</w:t>
      </w:r>
      <w:proofErr w:type="spellEnd"/>
      <w:r w:rsidR="0043499A" w:rsidRPr="00A13A47">
        <w:rPr>
          <w:rFonts w:ascii="Arial" w:hAnsi="Arial" w:cs="Arial"/>
          <w:sz w:val="18"/>
          <w:szCs w:val="18"/>
        </w:rPr>
        <w:t xml:space="preserve"> Brother </w:t>
      </w:r>
      <w:r w:rsidR="00436D45" w:rsidRPr="00A13A47">
        <w:rPr>
          <w:rFonts w:ascii="Arial" w:hAnsi="Arial" w:cs="Arial"/>
          <w:sz w:val="18"/>
          <w:szCs w:val="18"/>
        </w:rPr>
        <w:t>G</w:t>
      </w:r>
      <w:r w:rsidR="0043499A" w:rsidRPr="00A13A47">
        <w:rPr>
          <w:rFonts w:ascii="Arial" w:hAnsi="Arial" w:cs="Arial"/>
          <w:sz w:val="18"/>
          <w:szCs w:val="18"/>
        </w:rPr>
        <w:t>aramukanwa.</w:t>
      </w:r>
      <w:r w:rsidR="00335EF6" w:rsidRPr="00A13A47">
        <w:rPr>
          <w:rFonts w:ascii="Arial" w:hAnsi="Arial" w:cs="Arial"/>
          <w:sz w:val="18"/>
          <w:szCs w:val="18"/>
        </w:rPr>
        <w:t>”</w:t>
      </w:r>
      <w:r w:rsidR="00F27ED3" w:rsidRPr="00A13A47">
        <w:rPr>
          <w:rFonts w:ascii="Arial" w:hAnsi="Arial" w:cs="Arial"/>
          <w:sz w:val="18"/>
          <w:szCs w:val="18"/>
        </w:rPr>
        <w:t>]</w:t>
      </w:r>
      <w:r w:rsidR="00F70D8E" w:rsidRPr="00A13A47">
        <w:rPr>
          <w:rFonts w:ascii="Arial" w:hAnsi="Arial" w:cs="Arial"/>
          <w:sz w:val="18"/>
          <w:szCs w:val="18"/>
        </w:rPr>
        <w:t xml:space="preserve"> </w:t>
      </w:r>
      <w:proofErr w:type="spellStart"/>
      <w:r w:rsidR="00F70D8E">
        <w:rPr>
          <w:rFonts w:ascii="Arial" w:hAnsi="Arial" w:cs="Arial"/>
          <w:sz w:val="28"/>
          <w:szCs w:val="28"/>
        </w:rPr>
        <w:t>Vagopa</w:t>
      </w:r>
      <w:proofErr w:type="spellEnd"/>
      <w:r w:rsidR="00F70D8E">
        <w:rPr>
          <w:rFonts w:ascii="Arial" w:hAnsi="Arial" w:cs="Arial"/>
          <w:sz w:val="28"/>
          <w:szCs w:val="28"/>
        </w:rPr>
        <w:t xml:space="preserve"> Brother ani…? </w:t>
      </w:r>
      <w:r w:rsidR="00F70D8E" w:rsidRPr="00A13A47">
        <w:rPr>
          <w:rFonts w:ascii="Arial" w:hAnsi="Arial" w:cs="Arial"/>
          <w:sz w:val="18"/>
          <w:szCs w:val="18"/>
        </w:rPr>
        <w:t>[Pastor Chuma says, “</w:t>
      </w:r>
      <w:r w:rsidR="009A14E7" w:rsidRPr="00A13A47">
        <w:rPr>
          <w:rFonts w:ascii="Arial" w:hAnsi="Arial" w:cs="Arial"/>
          <w:sz w:val="18"/>
          <w:szCs w:val="18"/>
        </w:rPr>
        <w:t>Garamukanwa.</w:t>
      </w:r>
      <w:r w:rsidR="00F70D8E" w:rsidRPr="00A13A47">
        <w:rPr>
          <w:rFonts w:ascii="Arial" w:hAnsi="Arial" w:cs="Arial"/>
          <w:sz w:val="18"/>
          <w:szCs w:val="18"/>
        </w:rPr>
        <w:t>”]</w:t>
      </w:r>
      <w:r w:rsidR="009A14E7">
        <w:rPr>
          <w:rFonts w:ascii="Arial" w:hAnsi="Arial" w:cs="Arial"/>
          <w:sz w:val="28"/>
          <w:szCs w:val="28"/>
        </w:rPr>
        <w:t xml:space="preserve">  Mari, vanhu </w:t>
      </w:r>
      <w:proofErr w:type="spellStart"/>
      <w:r w:rsidR="009A14E7">
        <w:rPr>
          <w:rFonts w:ascii="Arial" w:hAnsi="Arial" w:cs="Arial"/>
          <w:sz w:val="28"/>
          <w:szCs w:val="28"/>
        </w:rPr>
        <w:t>vaMwari</w:t>
      </w:r>
      <w:proofErr w:type="spellEnd"/>
      <w:r w:rsidR="009A14E7">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9A14E7">
        <w:rPr>
          <w:rFonts w:ascii="Arial" w:hAnsi="Arial" w:cs="Arial"/>
          <w:sz w:val="28"/>
          <w:szCs w:val="28"/>
        </w:rPr>
        <w:t xml:space="preserve"> </w:t>
      </w:r>
      <w:r w:rsidR="00534101" w:rsidRPr="00534101">
        <w:rPr>
          <w:rFonts w:ascii="Arial" w:hAnsi="Arial" w:cs="Arial"/>
          <w:sz w:val="18"/>
          <w:szCs w:val="28"/>
        </w:rPr>
        <w:t xml:space="preserve">[Congregation says, “mmm.”] </w:t>
      </w:r>
      <w:proofErr w:type="spellStart"/>
      <w:r w:rsidR="00426E33">
        <w:rPr>
          <w:rFonts w:ascii="Arial" w:hAnsi="Arial" w:cs="Arial"/>
          <w:sz w:val="28"/>
          <w:szCs w:val="28"/>
        </w:rPr>
        <w:t>Ehe</w:t>
      </w:r>
      <w:proofErr w:type="spellEnd"/>
      <w:r w:rsidR="00426E33">
        <w:rPr>
          <w:rFonts w:ascii="Arial" w:hAnsi="Arial" w:cs="Arial"/>
          <w:sz w:val="28"/>
          <w:szCs w:val="28"/>
        </w:rPr>
        <w:t xml:space="preserve"> hanzi pasina </w:t>
      </w:r>
      <w:proofErr w:type="spellStart"/>
      <w:r w:rsidR="00426E33">
        <w:rPr>
          <w:rFonts w:ascii="Arial" w:hAnsi="Arial" w:cs="Arial"/>
          <w:sz w:val="28"/>
          <w:szCs w:val="28"/>
        </w:rPr>
        <w:t>mari</w:t>
      </w:r>
      <w:proofErr w:type="spellEnd"/>
      <w:r w:rsidR="00426E33">
        <w:rPr>
          <w:rFonts w:ascii="Arial" w:hAnsi="Arial" w:cs="Arial"/>
          <w:sz w:val="28"/>
          <w:szCs w:val="28"/>
        </w:rPr>
        <w:t xml:space="preserve"> hapana </w:t>
      </w:r>
      <w:proofErr w:type="spellStart"/>
      <w:r w:rsidR="00426E33">
        <w:rPr>
          <w:rFonts w:ascii="Arial" w:hAnsi="Arial" w:cs="Arial"/>
          <w:sz w:val="28"/>
          <w:szCs w:val="28"/>
        </w:rPr>
        <w:t>chinofamba</w:t>
      </w:r>
      <w:proofErr w:type="spellEnd"/>
      <w:r w:rsidR="000C51AD">
        <w:rPr>
          <w:rFonts w:ascii="Arial" w:hAnsi="Arial" w:cs="Arial"/>
          <w:sz w:val="28"/>
          <w:szCs w:val="28"/>
        </w:rPr>
        <w:t xml:space="preserve">. </w:t>
      </w:r>
      <w:r w:rsidR="000C51AD" w:rsidRPr="00785649">
        <w:rPr>
          <w:rFonts w:ascii="Arial" w:hAnsi="Arial" w:cs="Arial"/>
          <w:sz w:val="18"/>
          <w:szCs w:val="18"/>
        </w:rPr>
        <w:t xml:space="preserve">[Congregation </w:t>
      </w:r>
      <w:r w:rsidR="00063DA1" w:rsidRPr="00785649">
        <w:rPr>
          <w:rFonts w:ascii="Arial" w:hAnsi="Arial" w:cs="Arial"/>
          <w:sz w:val="18"/>
          <w:szCs w:val="18"/>
        </w:rPr>
        <w:t>says, “</w:t>
      </w:r>
      <w:r w:rsidR="005D75F4" w:rsidRPr="00785649">
        <w:rPr>
          <w:rFonts w:ascii="Arial" w:hAnsi="Arial" w:cs="Arial"/>
          <w:sz w:val="18"/>
          <w:szCs w:val="18"/>
        </w:rPr>
        <w:t>m</w:t>
      </w:r>
      <w:r w:rsidR="000C51AD" w:rsidRPr="00785649">
        <w:rPr>
          <w:rFonts w:ascii="Arial" w:hAnsi="Arial" w:cs="Arial"/>
          <w:sz w:val="18"/>
          <w:szCs w:val="18"/>
        </w:rPr>
        <w:t>mm.”]</w:t>
      </w:r>
    </w:p>
    <w:p w14:paraId="1C84D599" w14:textId="0605AFA8" w:rsidR="000A0A44" w:rsidRDefault="00AD26B4" w:rsidP="00AF4256">
      <w:pPr>
        <w:jc w:val="both"/>
        <w:rPr>
          <w:rFonts w:ascii="Arial" w:hAnsi="Arial" w:cs="Arial"/>
          <w:sz w:val="28"/>
          <w:szCs w:val="28"/>
        </w:rPr>
      </w:pPr>
      <w:r>
        <w:rPr>
          <w:rFonts w:ascii="Arial" w:hAnsi="Arial" w:cs="Arial"/>
          <w:sz w:val="28"/>
          <w:szCs w:val="28"/>
          <w:vertAlign w:val="superscript"/>
        </w:rPr>
        <w:t xml:space="preserve">275 </w:t>
      </w:r>
      <w:proofErr w:type="spellStart"/>
      <w:r w:rsidR="00740A6F">
        <w:rPr>
          <w:rFonts w:ascii="Arial" w:hAnsi="Arial" w:cs="Arial"/>
          <w:sz w:val="28"/>
          <w:szCs w:val="28"/>
        </w:rPr>
        <w:t>Ehe</w:t>
      </w:r>
      <w:proofErr w:type="spellEnd"/>
      <w:r w:rsidR="00740A6F">
        <w:rPr>
          <w:rFonts w:ascii="Arial" w:hAnsi="Arial" w:cs="Arial"/>
          <w:sz w:val="28"/>
          <w:szCs w:val="28"/>
        </w:rPr>
        <w:t xml:space="preserve">, </w:t>
      </w:r>
      <w:proofErr w:type="spellStart"/>
      <w:r w:rsidR="00740A6F">
        <w:rPr>
          <w:rFonts w:ascii="Arial" w:hAnsi="Arial" w:cs="Arial"/>
          <w:sz w:val="28"/>
          <w:szCs w:val="28"/>
        </w:rPr>
        <w:t>n</w:t>
      </w:r>
      <w:r w:rsidR="000C51AD">
        <w:rPr>
          <w:rFonts w:ascii="Arial" w:hAnsi="Arial" w:cs="Arial"/>
          <w:sz w:val="28"/>
          <w:szCs w:val="28"/>
        </w:rPr>
        <w:t>dofunga</w:t>
      </w:r>
      <w:proofErr w:type="spellEnd"/>
      <w:r w:rsidR="00740A6F">
        <w:rPr>
          <w:rFonts w:ascii="Arial" w:hAnsi="Arial" w:cs="Arial"/>
          <w:sz w:val="28"/>
          <w:szCs w:val="28"/>
        </w:rPr>
        <w:t xml:space="preserve"> </w:t>
      </w:r>
      <w:proofErr w:type="spellStart"/>
      <w:r w:rsidR="00740A6F">
        <w:rPr>
          <w:rFonts w:ascii="Arial" w:hAnsi="Arial" w:cs="Arial"/>
          <w:sz w:val="28"/>
          <w:szCs w:val="28"/>
        </w:rPr>
        <w:t>mabhiridha</w:t>
      </w:r>
      <w:proofErr w:type="spellEnd"/>
      <w:r w:rsidR="00740A6F">
        <w:rPr>
          <w:rFonts w:ascii="Arial" w:hAnsi="Arial" w:cs="Arial"/>
          <w:sz w:val="28"/>
          <w:szCs w:val="28"/>
        </w:rPr>
        <w:t xml:space="preserve"> </w:t>
      </w:r>
      <w:proofErr w:type="spellStart"/>
      <w:r w:rsidR="00740A6F">
        <w:rPr>
          <w:rFonts w:ascii="Arial" w:hAnsi="Arial" w:cs="Arial"/>
          <w:sz w:val="28"/>
          <w:szCs w:val="28"/>
        </w:rPr>
        <w:t>arikunzwa</w:t>
      </w:r>
      <w:proofErr w:type="spellEnd"/>
      <w:r w:rsidR="00740A6F">
        <w:rPr>
          <w:rFonts w:ascii="Arial" w:hAnsi="Arial" w:cs="Arial"/>
          <w:sz w:val="28"/>
          <w:szCs w:val="28"/>
        </w:rPr>
        <w:t xml:space="preserve"> chinhu </w:t>
      </w:r>
      <w:proofErr w:type="spellStart"/>
      <w:r w:rsidR="00740A6F">
        <w:rPr>
          <w:rFonts w:ascii="Arial" w:hAnsi="Arial" w:cs="Arial"/>
          <w:sz w:val="28"/>
          <w:szCs w:val="28"/>
        </w:rPr>
        <w:t>chiri</w:t>
      </w:r>
      <w:proofErr w:type="spellEnd"/>
      <w:r w:rsidR="00740A6F">
        <w:rPr>
          <w:rFonts w:ascii="Arial" w:hAnsi="Arial" w:cs="Arial"/>
          <w:sz w:val="28"/>
          <w:szCs w:val="28"/>
        </w:rPr>
        <w:t xml:space="preserve"> </w:t>
      </w:r>
      <w:proofErr w:type="spellStart"/>
      <w:r w:rsidR="00740A6F">
        <w:rPr>
          <w:rFonts w:ascii="Arial" w:hAnsi="Arial" w:cs="Arial"/>
          <w:sz w:val="28"/>
          <w:szCs w:val="28"/>
        </w:rPr>
        <w:t>ku</w:t>
      </w:r>
      <w:r w:rsidR="00F76034">
        <w:rPr>
          <w:rFonts w:ascii="Arial" w:hAnsi="Arial" w:cs="Arial"/>
          <w:sz w:val="28"/>
          <w:szCs w:val="28"/>
        </w:rPr>
        <w:t>dya</w:t>
      </w:r>
      <w:proofErr w:type="spellEnd"/>
      <w:r w:rsidR="00F76034">
        <w:rPr>
          <w:rFonts w:ascii="Arial" w:hAnsi="Arial" w:cs="Arial"/>
          <w:sz w:val="28"/>
          <w:szCs w:val="28"/>
        </w:rPr>
        <w:t xml:space="preserve"> uko,</w:t>
      </w:r>
      <w:r w:rsidR="00DB64C8">
        <w:rPr>
          <w:rFonts w:ascii="Arial" w:hAnsi="Arial" w:cs="Arial"/>
          <w:sz w:val="28"/>
          <w:szCs w:val="28"/>
        </w:rPr>
        <w:t xml:space="preserve"> </w:t>
      </w:r>
      <w:proofErr w:type="spellStart"/>
      <w:r w:rsidR="00DB64C8">
        <w:rPr>
          <w:rFonts w:ascii="Arial" w:hAnsi="Arial" w:cs="Arial"/>
          <w:sz w:val="28"/>
          <w:szCs w:val="28"/>
        </w:rPr>
        <w:t>icho</w:t>
      </w:r>
      <w:proofErr w:type="spellEnd"/>
      <w:r w:rsidR="00DB64C8">
        <w:rPr>
          <w:rFonts w:ascii="Arial" w:hAnsi="Arial" w:cs="Arial"/>
          <w:sz w:val="28"/>
          <w:szCs w:val="28"/>
        </w:rPr>
        <w:t xml:space="preserve">! </w:t>
      </w:r>
      <w:proofErr w:type="spellStart"/>
      <w:r w:rsidR="005C7B26">
        <w:rPr>
          <w:rFonts w:ascii="Arial" w:hAnsi="Arial" w:cs="Arial"/>
          <w:sz w:val="28"/>
          <w:szCs w:val="28"/>
        </w:rPr>
        <w:t>Nezuro</w:t>
      </w:r>
      <w:proofErr w:type="spellEnd"/>
      <w:r w:rsidR="005C7B26">
        <w:rPr>
          <w:rFonts w:ascii="Arial" w:hAnsi="Arial" w:cs="Arial"/>
          <w:sz w:val="28"/>
          <w:szCs w:val="28"/>
        </w:rPr>
        <w:t xml:space="preserve"> </w:t>
      </w:r>
      <w:proofErr w:type="spellStart"/>
      <w:r w:rsidR="005C7B26">
        <w:rPr>
          <w:rFonts w:ascii="Arial" w:hAnsi="Arial" w:cs="Arial"/>
          <w:sz w:val="28"/>
          <w:szCs w:val="28"/>
        </w:rPr>
        <w:t>cha</w:t>
      </w:r>
      <w:r w:rsidR="00E72405">
        <w:rPr>
          <w:rFonts w:ascii="Arial" w:hAnsi="Arial" w:cs="Arial"/>
          <w:sz w:val="28"/>
          <w:szCs w:val="28"/>
        </w:rPr>
        <w:t>i</w:t>
      </w:r>
      <w:r w:rsidR="005C7B26">
        <w:rPr>
          <w:rFonts w:ascii="Arial" w:hAnsi="Arial" w:cs="Arial"/>
          <w:sz w:val="28"/>
          <w:szCs w:val="28"/>
        </w:rPr>
        <w:t>va</w:t>
      </w:r>
      <w:proofErr w:type="spellEnd"/>
      <w:r w:rsidR="005C7B26">
        <w:rPr>
          <w:rFonts w:ascii="Arial" w:hAnsi="Arial" w:cs="Arial"/>
          <w:sz w:val="28"/>
          <w:szCs w:val="28"/>
        </w:rPr>
        <w:t xml:space="preserve"> </w:t>
      </w:r>
      <w:proofErr w:type="spellStart"/>
      <w:r w:rsidR="005C7B26">
        <w:rPr>
          <w:rFonts w:ascii="Arial" w:hAnsi="Arial" w:cs="Arial"/>
          <w:sz w:val="28"/>
          <w:szCs w:val="28"/>
        </w:rPr>
        <w:t>apa</w:t>
      </w:r>
      <w:proofErr w:type="spellEnd"/>
      <w:r w:rsidR="005C7B26">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E72405">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E72405">
        <w:rPr>
          <w:rFonts w:ascii="Arial" w:hAnsi="Arial" w:cs="Arial"/>
          <w:sz w:val="28"/>
          <w:szCs w:val="28"/>
        </w:rPr>
        <w:t>Makachinzwa</w:t>
      </w:r>
      <w:proofErr w:type="spellEnd"/>
      <w:r w:rsidR="00E72405">
        <w:rPr>
          <w:rFonts w:ascii="Arial" w:hAnsi="Arial" w:cs="Arial"/>
          <w:sz w:val="28"/>
          <w:szCs w:val="28"/>
        </w:rPr>
        <w:t xml:space="preserve"> ka?</w:t>
      </w:r>
      <w:r w:rsidR="00F76034">
        <w:rPr>
          <w:rFonts w:ascii="Arial" w:hAnsi="Arial" w:cs="Arial"/>
          <w:sz w:val="28"/>
          <w:szCs w:val="28"/>
        </w:rPr>
        <w:t xml:space="preserve"> </w:t>
      </w:r>
      <w:r w:rsidR="00E72405">
        <w:rPr>
          <w:rFonts w:ascii="Arial" w:hAnsi="Arial" w:cs="Arial"/>
          <w:sz w:val="28"/>
          <w:szCs w:val="28"/>
        </w:rPr>
        <w:t xml:space="preserve">Saka, </w:t>
      </w:r>
      <w:r w:rsidR="00F9594D">
        <w:rPr>
          <w:rFonts w:ascii="Arial" w:hAnsi="Arial" w:cs="Arial"/>
          <w:sz w:val="28"/>
          <w:szCs w:val="28"/>
        </w:rPr>
        <w:t xml:space="preserve">ma brothers edu </w:t>
      </w:r>
      <w:proofErr w:type="spellStart"/>
      <w:r w:rsidR="00F9594D">
        <w:rPr>
          <w:rFonts w:ascii="Arial" w:hAnsi="Arial" w:cs="Arial"/>
          <w:sz w:val="28"/>
          <w:szCs w:val="28"/>
        </w:rPr>
        <w:t>ngaarove</w:t>
      </w:r>
      <w:proofErr w:type="spellEnd"/>
      <w:r w:rsidR="00F9594D">
        <w:rPr>
          <w:rFonts w:ascii="Arial" w:hAnsi="Arial" w:cs="Arial"/>
          <w:sz w:val="28"/>
          <w:szCs w:val="28"/>
        </w:rPr>
        <w:t xml:space="preserve"> doom filling yedu</w:t>
      </w:r>
      <w:r w:rsidR="00D3128E">
        <w:rPr>
          <w:rFonts w:ascii="Arial" w:hAnsi="Arial" w:cs="Arial"/>
          <w:sz w:val="28"/>
          <w:szCs w:val="28"/>
        </w:rPr>
        <w:t xml:space="preserve">, </w:t>
      </w:r>
      <w:proofErr w:type="spellStart"/>
      <w:r w:rsidR="00D3128E">
        <w:rPr>
          <w:rFonts w:ascii="Arial" w:hAnsi="Arial" w:cs="Arial"/>
          <w:sz w:val="28"/>
          <w:szCs w:val="28"/>
        </w:rPr>
        <w:t>toisa</w:t>
      </w:r>
      <w:proofErr w:type="spellEnd"/>
      <w:r w:rsidR="00D3128E">
        <w:rPr>
          <w:rFonts w:ascii="Arial" w:hAnsi="Arial" w:cs="Arial"/>
          <w:sz w:val="28"/>
          <w:szCs w:val="28"/>
        </w:rPr>
        <w:t xml:space="preserve"> rat poison </w:t>
      </w:r>
      <w:proofErr w:type="spellStart"/>
      <w:r w:rsidR="00960F29">
        <w:rPr>
          <w:rFonts w:ascii="Arial" w:hAnsi="Arial" w:cs="Arial"/>
          <w:sz w:val="28"/>
          <w:szCs w:val="28"/>
        </w:rPr>
        <w:t>handitika</w:t>
      </w:r>
      <w:proofErr w:type="spellEnd"/>
      <w:r w:rsidR="00960F29">
        <w:rPr>
          <w:rFonts w:ascii="Arial" w:hAnsi="Arial" w:cs="Arial"/>
          <w:sz w:val="28"/>
          <w:szCs w:val="28"/>
        </w:rPr>
        <w:t>.</w:t>
      </w:r>
      <w:r w:rsidR="00E72405">
        <w:rPr>
          <w:rFonts w:ascii="Arial" w:hAnsi="Arial" w:cs="Arial"/>
          <w:sz w:val="28"/>
          <w:szCs w:val="28"/>
        </w:rPr>
        <w:t xml:space="preserve"> </w:t>
      </w:r>
      <w:r w:rsidR="00D3128E">
        <w:rPr>
          <w:rFonts w:ascii="Arial" w:hAnsi="Arial" w:cs="Arial"/>
          <w:sz w:val="28"/>
          <w:szCs w:val="28"/>
        </w:rPr>
        <w:t xml:space="preserve">Before those things come inside </w:t>
      </w:r>
      <w:r w:rsidR="00AE3685">
        <w:rPr>
          <w:rFonts w:ascii="Arial" w:hAnsi="Arial" w:cs="Arial"/>
          <w:sz w:val="28"/>
          <w:szCs w:val="28"/>
        </w:rPr>
        <w:t>here,</w:t>
      </w:r>
      <w:r w:rsidR="00F76034">
        <w:rPr>
          <w:rFonts w:ascii="Arial" w:hAnsi="Arial" w:cs="Arial"/>
          <w:sz w:val="28"/>
          <w:szCs w:val="28"/>
        </w:rPr>
        <w:t xml:space="preserve"> </w:t>
      </w:r>
      <w:proofErr w:type="spellStart"/>
      <w:r w:rsidR="00F76034">
        <w:rPr>
          <w:rFonts w:ascii="Arial" w:hAnsi="Arial" w:cs="Arial"/>
          <w:sz w:val="28"/>
          <w:szCs w:val="28"/>
        </w:rPr>
        <w:t>hee</w:t>
      </w:r>
      <w:proofErr w:type="spellEnd"/>
      <w:r w:rsidR="00AE3685">
        <w:rPr>
          <w:rFonts w:ascii="Arial" w:hAnsi="Arial" w:cs="Arial"/>
          <w:sz w:val="28"/>
          <w:szCs w:val="28"/>
        </w:rPr>
        <w:t xml:space="preserve"> </w:t>
      </w:r>
      <w:proofErr w:type="spellStart"/>
      <w:r w:rsidR="00AE3685">
        <w:rPr>
          <w:rFonts w:ascii="Arial" w:hAnsi="Arial" w:cs="Arial"/>
          <w:sz w:val="28"/>
          <w:szCs w:val="28"/>
        </w:rPr>
        <w:t>chiri</w:t>
      </w:r>
      <w:proofErr w:type="spellEnd"/>
      <w:r w:rsidR="00AE3685">
        <w:rPr>
          <w:rFonts w:ascii="Arial" w:hAnsi="Arial" w:cs="Arial"/>
          <w:sz w:val="28"/>
          <w:szCs w:val="28"/>
        </w:rPr>
        <w:t xml:space="preserve"> </w:t>
      </w:r>
      <w:proofErr w:type="spellStart"/>
      <w:r w:rsidR="00AE3685">
        <w:rPr>
          <w:rFonts w:ascii="Arial" w:hAnsi="Arial" w:cs="Arial"/>
          <w:sz w:val="28"/>
          <w:szCs w:val="28"/>
        </w:rPr>
        <w:t>kutoita</w:t>
      </w:r>
      <w:proofErr w:type="spellEnd"/>
      <w:r w:rsidR="00AE3685">
        <w:rPr>
          <w:rFonts w:ascii="Arial" w:hAnsi="Arial" w:cs="Arial"/>
          <w:sz w:val="28"/>
          <w:szCs w:val="28"/>
        </w:rPr>
        <w:t xml:space="preserve"> annoying ka </w:t>
      </w:r>
      <w:proofErr w:type="spellStart"/>
      <w:r w:rsidR="00AE3685">
        <w:rPr>
          <w:rFonts w:ascii="Arial" w:hAnsi="Arial" w:cs="Arial"/>
          <w:sz w:val="28"/>
          <w:szCs w:val="28"/>
        </w:rPr>
        <w:t>icho</w:t>
      </w:r>
      <w:proofErr w:type="spellEnd"/>
      <w:r w:rsidR="00AE3685">
        <w:rPr>
          <w:rFonts w:ascii="Arial" w:hAnsi="Arial" w:cs="Arial"/>
          <w:sz w:val="28"/>
          <w:szCs w:val="28"/>
        </w:rPr>
        <w:t xml:space="preserve">. </w:t>
      </w:r>
      <w:r w:rsidR="00534101" w:rsidRPr="00534101">
        <w:rPr>
          <w:rFonts w:ascii="Arial" w:hAnsi="Arial" w:cs="Arial"/>
          <w:sz w:val="18"/>
          <w:szCs w:val="28"/>
        </w:rPr>
        <w:t xml:space="preserve">[Congregation says, “mmm.”] </w:t>
      </w:r>
      <w:r w:rsidR="00AE3685">
        <w:rPr>
          <w:rFonts w:ascii="Arial" w:hAnsi="Arial" w:cs="Arial"/>
          <w:sz w:val="28"/>
          <w:szCs w:val="28"/>
        </w:rPr>
        <w:t xml:space="preserve">Saka hama </w:t>
      </w:r>
      <w:proofErr w:type="spellStart"/>
      <w:r w:rsidR="00AE3685">
        <w:rPr>
          <w:rFonts w:ascii="Arial" w:hAnsi="Arial" w:cs="Arial"/>
          <w:sz w:val="28"/>
          <w:szCs w:val="28"/>
        </w:rPr>
        <w:t>dzazvinzwa</w:t>
      </w:r>
      <w:proofErr w:type="spellEnd"/>
      <w:r w:rsidR="00AE3685">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F66D7C">
        <w:rPr>
          <w:rFonts w:ascii="Arial" w:hAnsi="Arial" w:cs="Arial"/>
          <w:sz w:val="28"/>
          <w:szCs w:val="28"/>
        </w:rPr>
        <w:t xml:space="preserve"> </w:t>
      </w:r>
      <w:r w:rsidR="00534101" w:rsidRPr="00534101">
        <w:rPr>
          <w:rFonts w:ascii="Arial" w:hAnsi="Arial" w:cs="Arial"/>
          <w:sz w:val="18"/>
          <w:szCs w:val="28"/>
        </w:rPr>
        <w:t xml:space="preserve">[Congregation says, “mmm.”] </w:t>
      </w:r>
      <w:r w:rsidR="00420568">
        <w:rPr>
          <w:rFonts w:ascii="Arial" w:hAnsi="Arial" w:cs="Arial"/>
          <w:sz w:val="28"/>
          <w:szCs w:val="28"/>
        </w:rPr>
        <w:t>So,</w:t>
      </w:r>
      <w:r w:rsidR="00F66D7C">
        <w:rPr>
          <w:rFonts w:ascii="Arial" w:hAnsi="Arial" w:cs="Arial"/>
          <w:sz w:val="28"/>
          <w:szCs w:val="28"/>
        </w:rPr>
        <w:t xml:space="preserve"> we need doom filling as yesterday… as</w:t>
      </w:r>
      <w:r w:rsidR="00FE2198">
        <w:rPr>
          <w:rFonts w:ascii="Arial" w:hAnsi="Arial" w:cs="Arial"/>
          <w:sz w:val="28"/>
          <w:szCs w:val="28"/>
        </w:rPr>
        <w:t xml:space="preserve"> of yesterday. </w:t>
      </w:r>
      <w:proofErr w:type="spellStart"/>
      <w:r w:rsidR="00FE2198">
        <w:rPr>
          <w:rFonts w:ascii="Arial" w:hAnsi="Arial" w:cs="Arial"/>
          <w:sz w:val="28"/>
          <w:szCs w:val="28"/>
        </w:rPr>
        <w:t>Tichazoti</w:t>
      </w:r>
      <w:proofErr w:type="spellEnd"/>
      <w:r w:rsidR="00FE2198">
        <w:rPr>
          <w:rFonts w:ascii="Arial" w:hAnsi="Arial" w:cs="Arial"/>
          <w:sz w:val="28"/>
          <w:szCs w:val="28"/>
        </w:rPr>
        <w:t xml:space="preserve"> </w:t>
      </w:r>
      <w:proofErr w:type="spellStart"/>
      <w:r w:rsidR="00FE2198">
        <w:rPr>
          <w:rFonts w:ascii="Arial" w:hAnsi="Arial" w:cs="Arial"/>
          <w:sz w:val="28"/>
          <w:szCs w:val="28"/>
        </w:rPr>
        <w:t>tichinamata</w:t>
      </w:r>
      <w:proofErr w:type="spellEnd"/>
      <w:r w:rsidR="00FE2198">
        <w:rPr>
          <w:rFonts w:ascii="Arial" w:hAnsi="Arial" w:cs="Arial"/>
          <w:sz w:val="28"/>
          <w:szCs w:val="28"/>
        </w:rPr>
        <w:t xml:space="preserve"> </w:t>
      </w:r>
      <w:proofErr w:type="spellStart"/>
      <w:r w:rsidR="00FE2198">
        <w:rPr>
          <w:rFonts w:ascii="Arial" w:hAnsi="Arial" w:cs="Arial"/>
          <w:sz w:val="28"/>
          <w:szCs w:val="28"/>
        </w:rPr>
        <w:t>munomu</w:t>
      </w:r>
      <w:proofErr w:type="spellEnd"/>
      <w:r w:rsidR="00FE2198">
        <w:rPr>
          <w:rFonts w:ascii="Arial" w:hAnsi="Arial" w:cs="Arial"/>
          <w:sz w:val="28"/>
          <w:szCs w:val="28"/>
        </w:rPr>
        <w:t xml:space="preserve"> </w:t>
      </w:r>
      <w:proofErr w:type="spellStart"/>
      <w:r w:rsidR="00FE2198">
        <w:rPr>
          <w:rFonts w:ascii="Arial" w:hAnsi="Arial" w:cs="Arial"/>
          <w:sz w:val="28"/>
          <w:szCs w:val="28"/>
        </w:rPr>
        <w:t>tichinzwa</w:t>
      </w:r>
      <w:proofErr w:type="spellEnd"/>
      <w:r w:rsidR="00FE2198">
        <w:rPr>
          <w:rFonts w:ascii="Arial" w:hAnsi="Arial" w:cs="Arial"/>
          <w:sz w:val="28"/>
          <w:szCs w:val="28"/>
        </w:rPr>
        <w:t xml:space="preserve"> </w:t>
      </w:r>
      <w:proofErr w:type="spellStart"/>
      <w:r w:rsidR="009A5D7D">
        <w:rPr>
          <w:rFonts w:ascii="Arial" w:hAnsi="Arial" w:cs="Arial"/>
          <w:sz w:val="28"/>
          <w:szCs w:val="28"/>
        </w:rPr>
        <w:t>chichiti</w:t>
      </w:r>
      <w:proofErr w:type="spellEnd"/>
      <w:r w:rsidR="009A5D7D">
        <w:rPr>
          <w:rFonts w:ascii="Arial" w:hAnsi="Arial" w:cs="Arial"/>
          <w:sz w:val="28"/>
          <w:szCs w:val="28"/>
        </w:rPr>
        <w:t>, ‘</w:t>
      </w:r>
      <w:proofErr w:type="spellStart"/>
      <w:r w:rsidR="009A5D7D">
        <w:rPr>
          <w:rFonts w:ascii="Arial" w:hAnsi="Arial" w:cs="Arial"/>
          <w:sz w:val="28"/>
          <w:szCs w:val="28"/>
        </w:rPr>
        <w:t>roo</w:t>
      </w:r>
      <w:r w:rsidR="00E2282F">
        <w:rPr>
          <w:rFonts w:ascii="Arial" w:hAnsi="Arial" w:cs="Arial"/>
          <w:sz w:val="28"/>
          <w:szCs w:val="28"/>
        </w:rPr>
        <w:t>r</w:t>
      </w:r>
      <w:proofErr w:type="spellEnd"/>
      <w:r w:rsidR="00E2282F">
        <w:rPr>
          <w:rFonts w:ascii="Arial" w:hAnsi="Arial" w:cs="Arial"/>
          <w:sz w:val="28"/>
          <w:szCs w:val="28"/>
        </w:rPr>
        <w:t xml:space="preserve"> </w:t>
      </w:r>
      <w:proofErr w:type="spellStart"/>
      <w:r w:rsidR="00E2282F">
        <w:rPr>
          <w:rFonts w:ascii="Arial" w:hAnsi="Arial" w:cs="Arial"/>
          <w:sz w:val="28"/>
          <w:szCs w:val="28"/>
        </w:rPr>
        <w:t>ro</w:t>
      </w:r>
      <w:r w:rsidR="009A5D7D">
        <w:rPr>
          <w:rFonts w:ascii="Arial" w:hAnsi="Arial" w:cs="Arial"/>
          <w:sz w:val="28"/>
          <w:szCs w:val="28"/>
        </w:rPr>
        <w:t>or</w:t>
      </w:r>
      <w:proofErr w:type="spellEnd"/>
      <w:r w:rsidR="009A5D7D">
        <w:rPr>
          <w:rFonts w:ascii="Arial" w:hAnsi="Arial" w:cs="Arial"/>
          <w:sz w:val="28"/>
          <w:szCs w:val="28"/>
        </w:rPr>
        <w:t xml:space="preserve">’ </w:t>
      </w:r>
      <w:proofErr w:type="spellStart"/>
      <w:r w:rsidR="009A5D7D">
        <w:rPr>
          <w:rFonts w:ascii="Arial" w:hAnsi="Arial" w:cs="Arial"/>
          <w:sz w:val="28"/>
          <w:szCs w:val="28"/>
        </w:rPr>
        <w:t>achimhanya</w:t>
      </w:r>
      <w:proofErr w:type="spellEnd"/>
      <w:r w:rsidR="009A5D7D">
        <w:rPr>
          <w:rFonts w:ascii="Arial" w:hAnsi="Arial" w:cs="Arial"/>
          <w:sz w:val="28"/>
          <w:szCs w:val="28"/>
        </w:rPr>
        <w:t xml:space="preserve"> umo </w:t>
      </w:r>
      <w:proofErr w:type="spellStart"/>
      <w:r w:rsidR="009A5D7D">
        <w:rPr>
          <w:rFonts w:ascii="Arial" w:hAnsi="Arial" w:cs="Arial"/>
          <w:sz w:val="28"/>
          <w:szCs w:val="28"/>
        </w:rPr>
        <w:t>zvaari</w:t>
      </w:r>
      <w:proofErr w:type="spellEnd"/>
      <w:r w:rsidR="009A5D7D">
        <w:rPr>
          <w:rFonts w:ascii="Arial" w:hAnsi="Arial" w:cs="Arial"/>
          <w:sz w:val="28"/>
          <w:szCs w:val="28"/>
        </w:rPr>
        <w:t xml:space="preserve"> kuita </w:t>
      </w:r>
      <w:proofErr w:type="spellStart"/>
      <w:r w:rsidR="009A5D7D">
        <w:rPr>
          <w:rFonts w:ascii="Arial" w:hAnsi="Arial" w:cs="Arial"/>
          <w:sz w:val="28"/>
          <w:szCs w:val="28"/>
        </w:rPr>
        <w:t>kumba</w:t>
      </w:r>
      <w:proofErr w:type="spellEnd"/>
      <w:r w:rsidR="009A5D7D">
        <w:rPr>
          <w:rFonts w:ascii="Arial" w:hAnsi="Arial" w:cs="Arial"/>
          <w:sz w:val="28"/>
          <w:szCs w:val="28"/>
        </w:rPr>
        <w:t xml:space="preserve"> kwedu </w:t>
      </w:r>
      <w:proofErr w:type="spellStart"/>
      <w:r w:rsidR="009A5D7D">
        <w:rPr>
          <w:rFonts w:ascii="Arial" w:hAnsi="Arial" w:cs="Arial"/>
          <w:sz w:val="28"/>
          <w:szCs w:val="28"/>
        </w:rPr>
        <w:t>kuMainhouse</w:t>
      </w:r>
      <w:proofErr w:type="spellEnd"/>
      <w:r w:rsidR="00241798">
        <w:rPr>
          <w:rFonts w:ascii="Arial" w:hAnsi="Arial" w:cs="Arial"/>
          <w:sz w:val="28"/>
          <w:szCs w:val="28"/>
        </w:rPr>
        <w:t xml:space="preserve"> uko. Pano </w:t>
      </w:r>
      <w:proofErr w:type="spellStart"/>
      <w:r w:rsidR="00241798">
        <w:rPr>
          <w:rFonts w:ascii="Arial" w:hAnsi="Arial" w:cs="Arial"/>
          <w:sz w:val="28"/>
          <w:szCs w:val="28"/>
        </w:rPr>
        <w:t>makonzo</w:t>
      </w:r>
      <w:proofErr w:type="spellEnd"/>
      <w:r w:rsidR="00241798">
        <w:rPr>
          <w:rFonts w:ascii="Arial" w:hAnsi="Arial" w:cs="Arial"/>
          <w:sz w:val="28"/>
          <w:szCs w:val="28"/>
        </w:rPr>
        <w:t xml:space="preserve"> aripo </w:t>
      </w:r>
      <w:proofErr w:type="spellStart"/>
      <w:r w:rsidR="00241798">
        <w:rPr>
          <w:rFonts w:ascii="Arial" w:hAnsi="Arial" w:cs="Arial"/>
          <w:sz w:val="28"/>
          <w:szCs w:val="28"/>
        </w:rPr>
        <w:t>nekuti</w:t>
      </w:r>
      <w:proofErr w:type="spellEnd"/>
      <w:r w:rsidR="00241798">
        <w:rPr>
          <w:rFonts w:ascii="Arial" w:hAnsi="Arial" w:cs="Arial"/>
          <w:sz w:val="28"/>
          <w:szCs w:val="28"/>
        </w:rPr>
        <w:t xml:space="preserve"> </w:t>
      </w:r>
      <w:proofErr w:type="spellStart"/>
      <w:r w:rsidR="00241798">
        <w:rPr>
          <w:rFonts w:ascii="Arial" w:hAnsi="Arial" w:cs="Arial"/>
          <w:sz w:val="28"/>
          <w:szCs w:val="28"/>
        </w:rPr>
        <w:t>chikafu</w:t>
      </w:r>
      <w:proofErr w:type="spellEnd"/>
      <w:r w:rsidR="00241798">
        <w:rPr>
          <w:rFonts w:ascii="Arial" w:hAnsi="Arial" w:cs="Arial"/>
          <w:sz w:val="28"/>
          <w:szCs w:val="28"/>
        </w:rPr>
        <w:t xml:space="preserve"> </w:t>
      </w:r>
      <w:proofErr w:type="spellStart"/>
      <w:r w:rsidR="00241798">
        <w:rPr>
          <w:rFonts w:ascii="Arial" w:hAnsi="Arial" w:cs="Arial"/>
          <w:sz w:val="28"/>
          <w:szCs w:val="28"/>
        </w:rPr>
        <w:t>chiripo</w:t>
      </w:r>
      <w:proofErr w:type="spellEnd"/>
      <w:r w:rsidR="000A0A44">
        <w:rPr>
          <w:rFonts w:ascii="Arial" w:hAnsi="Arial" w:cs="Arial"/>
          <w:sz w:val="28"/>
          <w:szCs w:val="28"/>
        </w:rPr>
        <w:t xml:space="preserve">. </w:t>
      </w:r>
      <w:r w:rsidR="000A0A44" w:rsidRPr="00785649">
        <w:rPr>
          <w:rFonts w:ascii="Arial" w:hAnsi="Arial" w:cs="Arial"/>
          <w:sz w:val="18"/>
          <w:szCs w:val="18"/>
        </w:rPr>
        <w:t>[</w:t>
      </w:r>
      <w:r w:rsidR="001474A7" w:rsidRPr="00785649">
        <w:rPr>
          <w:rFonts w:ascii="Arial" w:hAnsi="Arial" w:cs="Arial"/>
          <w:sz w:val="18"/>
          <w:szCs w:val="18"/>
        </w:rPr>
        <w:t>Apostle Gumbura chuckles a</w:t>
      </w:r>
      <w:r w:rsidR="009041BD" w:rsidRPr="00785649">
        <w:rPr>
          <w:rFonts w:ascii="Arial" w:hAnsi="Arial" w:cs="Arial"/>
          <w:sz w:val="18"/>
          <w:szCs w:val="18"/>
        </w:rPr>
        <w:t xml:space="preserve">nd </w:t>
      </w:r>
      <w:r w:rsidR="000A0A44" w:rsidRPr="00785649">
        <w:rPr>
          <w:rFonts w:ascii="Arial" w:hAnsi="Arial" w:cs="Arial"/>
          <w:sz w:val="18"/>
          <w:szCs w:val="18"/>
        </w:rPr>
        <w:t xml:space="preserve">Congregation </w:t>
      </w:r>
      <w:r w:rsidR="00063DA1" w:rsidRPr="00785649">
        <w:rPr>
          <w:rFonts w:ascii="Arial" w:hAnsi="Arial" w:cs="Arial"/>
          <w:sz w:val="18"/>
          <w:szCs w:val="18"/>
        </w:rPr>
        <w:t>says, “</w:t>
      </w:r>
      <w:r w:rsidR="000A0A44" w:rsidRPr="00785649">
        <w:rPr>
          <w:rFonts w:ascii="Arial" w:hAnsi="Arial" w:cs="Arial"/>
          <w:sz w:val="18"/>
          <w:szCs w:val="18"/>
        </w:rPr>
        <w:t xml:space="preserve">Amen.”] </w:t>
      </w:r>
      <w:r w:rsidR="000A0A44">
        <w:rPr>
          <w:rFonts w:ascii="Arial" w:hAnsi="Arial" w:cs="Arial"/>
          <w:sz w:val="28"/>
          <w:szCs w:val="28"/>
        </w:rPr>
        <w:t xml:space="preserve">Amen, </w:t>
      </w:r>
      <w:proofErr w:type="spellStart"/>
      <w:r w:rsidR="000A0A44">
        <w:rPr>
          <w:rFonts w:ascii="Arial" w:hAnsi="Arial" w:cs="Arial"/>
          <w:sz w:val="28"/>
          <w:szCs w:val="28"/>
        </w:rPr>
        <w:t>saka</w:t>
      </w:r>
      <w:proofErr w:type="spellEnd"/>
      <w:r w:rsidR="000A0A44">
        <w:rPr>
          <w:rFonts w:ascii="Arial" w:hAnsi="Arial" w:cs="Arial"/>
          <w:sz w:val="28"/>
          <w:szCs w:val="28"/>
        </w:rPr>
        <w:t xml:space="preserve"> </w:t>
      </w:r>
      <w:proofErr w:type="spellStart"/>
      <w:r w:rsidR="000A0A44">
        <w:rPr>
          <w:rFonts w:ascii="Arial" w:hAnsi="Arial" w:cs="Arial"/>
          <w:sz w:val="28"/>
          <w:szCs w:val="28"/>
        </w:rPr>
        <w:t>tinotenda</w:t>
      </w:r>
      <w:proofErr w:type="spellEnd"/>
      <w:r w:rsidR="000A0A44">
        <w:rPr>
          <w:rFonts w:ascii="Arial" w:hAnsi="Arial" w:cs="Arial"/>
          <w:sz w:val="28"/>
          <w:szCs w:val="28"/>
        </w:rPr>
        <w:t xml:space="preserve"> Mwari </w:t>
      </w:r>
      <w:proofErr w:type="spellStart"/>
      <w:r w:rsidR="000A0A44">
        <w:rPr>
          <w:rFonts w:ascii="Arial" w:hAnsi="Arial" w:cs="Arial"/>
          <w:sz w:val="28"/>
          <w:szCs w:val="28"/>
        </w:rPr>
        <w:t>chaizvo</w:t>
      </w:r>
      <w:proofErr w:type="spellEnd"/>
      <w:r w:rsidR="000A0A44">
        <w:rPr>
          <w:rFonts w:ascii="Arial" w:hAnsi="Arial" w:cs="Arial"/>
          <w:sz w:val="28"/>
          <w:szCs w:val="28"/>
        </w:rPr>
        <w:t>.</w:t>
      </w:r>
    </w:p>
    <w:p w14:paraId="3AB422EC" w14:textId="32F21D12" w:rsidR="000C51AD" w:rsidRPr="00C937DC" w:rsidRDefault="00AD26B4" w:rsidP="00AF4256">
      <w:pPr>
        <w:jc w:val="both"/>
        <w:rPr>
          <w:rFonts w:ascii="Arial" w:hAnsi="Arial" w:cs="Arial"/>
          <w:i/>
          <w:iCs/>
          <w:sz w:val="28"/>
          <w:szCs w:val="28"/>
        </w:rPr>
      </w:pPr>
      <w:r>
        <w:rPr>
          <w:rFonts w:ascii="Arial" w:hAnsi="Arial" w:cs="Arial"/>
          <w:sz w:val="28"/>
          <w:szCs w:val="28"/>
          <w:vertAlign w:val="superscript"/>
        </w:rPr>
        <w:t xml:space="preserve">276 </w:t>
      </w:r>
      <w:r w:rsidR="009A4AB4">
        <w:rPr>
          <w:rFonts w:ascii="Arial" w:hAnsi="Arial" w:cs="Arial"/>
          <w:sz w:val="28"/>
          <w:szCs w:val="28"/>
        </w:rPr>
        <w:t>So,</w:t>
      </w:r>
      <w:r w:rsidR="000A0A44">
        <w:rPr>
          <w:rFonts w:ascii="Arial" w:hAnsi="Arial" w:cs="Arial"/>
          <w:sz w:val="28"/>
          <w:szCs w:val="28"/>
        </w:rPr>
        <w:t xml:space="preserve"> there we are </w:t>
      </w:r>
      <w:r w:rsidR="009A4AB4">
        <w:rPr>
          <w:rFonts w:ascii="Arial" w:hAnsi="Arial" w:cs="Arial"/>
          <w:sz w:val="28"/>
          <w:szCs w:val="28"/>
        </w:rPr>
        <w:t xml:space="preserve">kune </w:t>
      </w:r>
      <w:proofErr w:type="spellStart"/>
      <w:r w:rsidR="009A4AB4">
        <w:rPr>
          <w:rFonts w:ascii="Arial" w:hAnsi="Arial" w:cs="Arial"/>
          <w:sz w:val="28"/>
          <w:szCs w:val="28"/>
        </w:rPr>
        <w:t>vasina</w:t>
      </w:r>
      <w:proofErr w:type="spellEnd"/>
      <w:r w:rsidR="009A4AB4">
        <w:rPr>
          <w:rFonts w:ascii="Arial" w:hAnsi="Arial" w:cs="Arial"/>
          <w:sz w:val="28"/>
          <w:szCs w:val="28"/>
        </w:rPr>
        <w:t xml:space="preserve"> </w:t>
      </w:r>
      <w:proofErr w:type="spellStart"/>
      <w:r w:rsidR="009A4AB4">
        <w:rPr>
          <w:rFonts w:ascii="Arial" w:hAnsi="Arial" w:cs="Arial"/>
          <w:sz w:val="28"/>
          <w:szCs w:val="28"/>
        </w:rPr>
        <w:t>kubhadhara</w:t>
      </w:r>
      <w:proofErr w:type="spellEnd"/>
      <w:r w:rsidR="009A4AB4">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9A4AB4">
        <w:rPr>
          <w:rFonts w:ascii="Arial" w:hAnsi="Arial" w:cs="Arial"/>
          <w:sz w:val="28"/>
          <w:szCs w:val="28"/>
        </w:rPr>
        <w:t xml:space="preserve"> </w:t>
      </w:r>
      <w:r w:rsidR="00534101" w:rsidRPr="00534101">
        <w:rPr>
          <w:rFonts w:ascii="Arial" w:hAnsi="Arial" w:cs="Arial"/>
          <w:sz w:val="18"/>
          <w:szCs w:val="28"/>
        </w:rPr>
        <w:t xml:space="preserve">[Congregation says, “Amen.”] </w:t>
      </w:r>
      <w:r w:rsidR="009A4AB4">
        <w:rPr>
          <w:rFonts w:ascii="Arial" w:hAnsi="Arial" w:cs="Arial"/>
          <w:sz w:val="28"/>
          <w:szCs w:val="28"/>
        </w:rPr>
        <w:t xml:space="preserve">We need our money </w:t>
      </w:r>
      <w:proofErr w:type="spellStart"/>
      <w:r w:rsidR="00960F29">
        <w:rPr>
          <w:rFonts w:ascii="Arial" w:hAnsi="Arial" w:cs="Arial"/>
          <w:sz w:val="28"/>
          <w:szCs w:val="28"/>
        </w:rPr>
        <w:t>handitika</w:t>
      </w:r>
      <w:proofErr w:type="spellEnd"/>
      <w:r w:rsidR="00960F29">
        <w:rPr>
          <w:rFonts w:ascii="Arial" w:hAnsi="Arial" w:cs="Arial"/>
          <w:sz w:val="28"/>
          <w:szCs w:val="28"/>
        </w:rPr>
        <w:t>.</w:t>
      </w:r>
      <w:r w:rsidR="009A4AB4">
        <w:rPr>
          <w:rFonts w:ascii="Arial" w:hAnsi="Arial" w:cs="Arial"/>
          <w:sz w:val="28"/>
          <w:szCs w:val="28"/>
        </w:rPr>
        <w:t xml:space="preserve"> </w:t>
      </w:r>
      <w:r w:rsidR="00534101" w:rsidRPr="00534101">
        <w:rPr>
          <w:rFonts w:ascii="Arial" w:hAnsi="Arial" w:cs="Arial"/>
          <w:sz w:val="18"/>
          <w:szCs w:val="28"/>
        </w:rPr>
        <w:t xml:space="preserve">[Congregation says, “Amen.”] </w:t>
      </w:r>
      <w:r w:rsidR="009A4AB4">
        <w:rPr>
          <w:rFonts w:ascii="Arial" w:hAnsi="Arial" w:cs="Arial"/>
          <w:sz w:val="28"/>
          <w:szCs w:val="28"/>
        </w:rPr>
        <w:t xml:space="preserve">Kuti </w:t>
      </w:r>
      <w:proofErr w:type="spellStart"/>
      <w:r w:rsidR="009A4AB4">
        <w:rPr>
          <w:rFonts w:ascii="Arial" w:hAnsi="Arial" w:cs="Arial"/>
          <w:sz w:val="28"/>
          <w:szCs w:val="28"/>
        </w:rPr>
        <w:t>kutenga</w:t>
      </w:r>
      <w:proofErr w:type="spellEnd"/>
      <w:r w:rsidR="009A4AB4">
        <w:rPr>
          <w:rFonts w:ascii="Arial" w:hAnsi="Arial" w:cs="Arial"/>
          <w:sz w:val="28"/>
          <w:szCs w:val="28"/>
        </w:rPr>
        <w:t xml:space="preserve"> </w:t>
      </w:r>
      <w:proofErr w:type="spellStart"/>
      <w:r w:rsidR="009A4AB4">
        <w:rPr>
          <w:rFonts w:ascii="Arial" w:hAnsi="Arial" w:cs="Arial"/>
          <w:sz w:val="28"/>
          <w:szCs w:val="28"/>
        </w:rPr>
        <w:t>kuchiped</w:t>
      </w:r>
      <w:r w:rsidR="0049165A">
        <w:rPr>
          <w:rFonts w:ascii="Arial" w:hAnsi="Arial" w:cs="Arial"/>
          <w:sz w:val="28"/>
          <w:szCs w:val="28"/>
        </w:rPr>
        <w:t>zisiwa</w:t>
      </w:r>
      <w:proofErr w:type="spellEnd"/>
      <w:r w:rsidR="0049165A">
        <w:rPr>
          <w:rFonts w:ascii="Arial" w:hAnsi="Arial" w:cs="Arial"/>
          <w:sz w:val="28"/>
          <w:szCs w:val="28"/>
        </w:rPr>
        <w:t xml:space="preserve"> </w:t>
      </w:r>
      <w:proofErr w:type="spellStart"/>
      <w:r w:rsidR="0049165A">
        <w:rPr>
          <w:rFonts w:ascii="Arial" w:hAnsi="Arial" w:cs="Arial"/>
          <w:sz w:val="28"/>
          <w:szCs w:val="28"/>
        </w:rPr>
        <w:t>makuseni</w:t>
      </w:r>
      <w:proofErr w:type="spellEnd"/>
      <w:r w:rsidR="0049165A">
        <w:rPr>
          <w:rFonts w:ascii="Arial" w:hAnsi="Arial" w:cs="Arial"/>
          <w:sz w:val="28"/>
          <w:szCs w:val="28"/>
        </w:rPr>
        <w:t xml:space="preserv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49165A">
        <w:rPr>
          <w:rFonts w:ascii="Arial" w:hAnsi="Arial" w:cs="Arial"/>
          <w:sz w:val="28"/>
          <w:szCs w:val="28"/>
        </w:rPr>
        <w:t xml:space="preserve"> </w:t>
      </w:r>
      <w:r w:rsidR="00534101" w:rsidRPr="00534101">
        <w:rPr>
          <w:rFonts w:ascii="Arial" w:hAnsi="Arial" w:cs="Arial"/>
          <w:sz w:val="18"/>
          <w:szCs w:val="28"/>
        </w:rPr>
        <w:t xml:space="preserve">[Congregation says, “Amen.”] </w:t>
      </w:r>
      <w:proofErr w:type="spellStart"/>
      <w:r w:rsidR="00907022">
        <w:rPr>
          <w:rFonts w:ascii="Arial" w:hAnsi="Arial" w:cs="Arial"/>
          <w:sz w:val="28"/>
          <w:szCs w:val="28"/>
        </w:rPr>
        <w:t>Ehe</w:t>
      </w:r>
      <w:proofErr w:type="spellEnd"/>
      <w:r w:rsidR="00907022">
        <w:rPr>
          <w:rFonts w:ascii="Arial" w:hAnsi="Arial" w:cs="Arial"/>
          <w:sz w:val="28"/>
          <w:szCs w:val="28"/>
        </w:rPr>
        <w:t xml:space="preserve"> </w:t>
      </w:r>
      <w:proofErr w:type="spellStart"/>
      <w:r w:rsidR="00907022">
        <w:rPr>
          <w:rFonts w:ascii="Arial" w:hAnsi="Arial" w:cs="Arial"/>
          <w:sz w:val="28"/>
          <w:szCs w:val="28"/>
        </w:rPr>
        <w:t>zv</w:t>
      </w:r>
      <w:proofErr w:type="spellEnd"/>
      <w:r w:rsidR="00907022">
        <w:rPr>
          <w:rFonts w:ascii="Arial" w:hAnsi="Arial" w:cs="Arial"/>
          <w:sz w:val="28"/>
          <w:szCs w:val="28"/>
        </w:rPr>
        <w:t xml:space="preserve">- </w:t>
      </w:r>
      <w:proofErr w:type="spellStart"/>
      <w:r w:rsidR="00907022">
        <w:rPr>
          <w:rFonts w:ascii="Arial" w:hAnsi="Arial" w:cs="Arial"/>
          <w:sz w:val="28"/>
          <w:szCs w:val="28"/>
        </w:rPr>
        <w:t>tinyatsoziva</w:t>
      </w:r>
      <w:proofErr w:type="spellEnd"/>
      <w:r w:rsidR="00907022">
        <w:rPr>
          <w:rFonts w:ascii="Arial" w:hAnsi="Arial" w:cs="Arial"/>
          <w:sz w:val="28"/>
          <w:szCs w:val="28"/>
        </w:rPr>
        <w:t xml:space="preserve"> kuti </w:t>
      </w:r>
      <w:proofErr w:type="spellStart"/>
      <w:r w:rsidR="00907022">
        <w:rPr>
          <w:rFonts w:ascii="Arial" w:hAnsi="Arial" w:cs="Arial"/>
          <w:sz w:val="28"/>
          <w:szCs w:val="28"/>
        </w:rPr>
        <w:t>chikafu</w:t>
      </w:r>
      <w:proofErr w:type="spellEnd"/>
      <w:r w:rsidR="00907022">
        <w:rPr>
          <w:rFonts w:ascii="Arial" w:hAnsi="Arial" w:cs="Arial"/>
          <w:sz w:val="28"/>
          <w:szCs w:val="28"/>
        </w:rPr>
        <w:t xml:space="preserve"> </w:t>
      </w:r>
      <w:proofErr w:type="spellStart"/>
      <w:r w:rsidR="00500D87">
        <w:rPr>
          <w:rFonts w:ascii="Arial" w:hAnsi="Arial" w:cs="Arial"/>
          <w:sz w:val="28"/>
          <w:szCs w:val="28"/>
        </w:rPr>
        <w:t>chacho</w:t>
      </w:r>
      <w:proofErr w:type="spellEnd"/>
      <w:r w:rsidR="00500D87">
        <w:rPr>
          <w:rFonts w:ascii="Arial" w:hAnsi="Arial" w:cs="Arial"/>
          <w:sz w:val="28"/>
          <w:szCs w:val="28"/>
        </w:rPr>
        <w:t xml:space="preserve"> </w:t>
      </w:r>
      <w:proofErr w:type="spellStart"/>
      <w:r w:rsidR="00500D87">
        <w:rPr>
          <w:rFonts w:ascii="Arial" w:hAnsi="Arial" w:cs="Arial"/>
          <w:sz w:val="28"/>
          <w:szCs w:val="28"/>
        </w:rPr>
        <w:t>chinofamba</w:t>
      </w:r>
      <w:proofErr w:type="spellEnd"/>
      <w:r w:rsidR="00500D87">
        <w:rPr>
          <w:rFonts w:ascii="Arial" w:hAnsi="Arial" w:cs="Arial"/>
          <w:sz w:val="28"/>
          <w:szCs w:val="28"/>
        </w:rPr>
        <w:t xml:space="preserve"> sei? Saka Mwari </w:t>
      </w:r>
      <w:proofErr w:type="spellStart"/>
      <w:r w:rsidR="00500D87">
        <w:rPr>
          <w:rFonts w:ascii="Arial" w:hAnsi="Arial" w:cs="Arial"/>
          <w:sz w:val="28"/>
          <w:szCs w:val="28"/>
        </w:rPr>
        <w:t>vakuiitirei</w:t>
      </w:r>
      <w:proofErr w:type="spellEnd"/>
      <w:r w:rsidR="00500D87">
        <w:rPr>
          <w:rFonts w:ascii="Arial" w:hAnsi="Arial" w:cs="Arial"/>
          <w:sz w:val="28"/>
          <w:szCs w:val="28"/>
        </w:rPr>
        <w:t xml:space="preserve"> nyasha</w:t>
      </w:r>
      <w:r w:rsidR="000A4BC6">
        <w:rPr>
          <w:rFonts w:ascii="Arial" w:hAnsi="Arial" w:cs="Arial"/>
          <w:sz w:val="28"/>
          <w:szCs w:val="28"/>
        </w:rPr>
        <w:t xml:space="preserve"> </w:t>
      </w:r>
      <w:proofErr w:type="spellStart"/>
      <w:r w:rsidR="000A4BC6">
        <w:rPr>
          <w:rFonts w:ascii="Arial" w:hAnsi="Arial" w:cs="Arial"/>
          <w:sz w:val="28"/>
          <w:szCs w:val="28"/>
        </w:rPr>
        <w:t>chaizvo</w:t>
      </w:r>
      <w:proofErr w:type="spellEnd"/>
      <w:r w:rsidR="000A4BC6">
        <w:rPr>
          <w:rFonts w:ascii="Arial" w:hAnsi="Arial" w:cs="Arial"/>
          <w:sz w:val="28"/>
          <w:szCs w:val="28"/>
        </w:rPr>
        <w:t xml:space="preserve">, </w:t>
      </w:r>
      <w:proofErr w:type="spellStart"/>
      <w:r w:rsidR="000A4BC6">
        <w:rPr>
          <w:rFonts w:ascii="Arial" w:hAnsi="Arial" w:cs="Arial"/>
          <w:sz w:val="28"/>
          <w:szCs w:val="28"/>
        </w:rPr>
        <w:t>nhaika</w:t>
      </w:r>
      <w:proofErr w:type="spellEnd"/>
      <w:r w:rsidR="000A4BC6">
        <w:rPr>
          <w:rFonts w:ascii="Arial" w:hAnsi="Arial" w:cs="Arial"/>
          <w:sz w:val="28"/>
          <w:szCs w:val="28"/>
        </w:rPr>
        <w:t xml:space="preserve">?  </w:t>
      </w:r>
      <w:proofErr w:type="spellStart"/>
      <w:r w:rsidR="000A4BC6">
        <w:rPr>
          <w:rFonts w:ascii="Arial" w:hAnsi="Arial" w:cs="Arial"/>
          <w:sz w:val="28"/>
          <w:szCs w:val="28"/>
        </w:rPr>
        <w:t>Ndizvozvo</w:t>
      </w:r>
      <w:proofErr w:type="spellEnd"/>
      <w:r w:rsidR="000A4BC6">
        <w:rPr>
          <w:rFonts w:ascii="Arial" w:hAnsi="Arial" w:cs="Arial"/>
          <w:sz w:val="28"/>
          <w:szCs w:val="28"/>
        </w:rPr>
        <w:t xml:space="preserve"> </w:t>
      </w:r>
      <w:proofErr w:type="spellStart"/>
      <w:r w:rsidR="000A4BC6">
        <w:rPr>
          <w:rFonts w:ascii="Arial" w:hAnsi="Arial" w:cs="Arial"/>
          <w:sz w:val="28"/>
          <w:szCs w:val="28"/>
        </w:rPr>
        <w:t>hazvo</w:t>
      </w:r>
      <w:proofErr w:type="spellEnd"/>
      <w:r w:rsidR="000A4BC6">
        <w:rPr>
          <w:rFonts w:ascii="Arial" w:hAnsi="Arial" w:cs="Arial"/>
          <w:sz w:val="28"/>
          <w:szCs w:val="28"/>
        </w:rPr>
        <w:t xml:space="preserve"> </w:t>
      </w:r>
      <w:proofErr w:type="spellStart"/>
      <w:r w:rsidR="000A4BC6">
        <w:rPr>
          <w:rFonts w:ascii="Arial" w:hAnsi="Arial" w:cs="Arial"/>
          <w:sz w:val="28"/>
          <w:szCs w:val="28"/>
        </w:rPr>
        <w:t>zveg</w:t>
      </w:r>
      <w:r w:rsidR="009F1AD9">
        <w:rPr>
          <w:rFonts w:ascii="Arial" w:hAnsi="Arial" w:cs="Arial"/>
          <w:sz w:val="28"/>
          <w:szCs w:val="28"/>
        </w:rPr>
        <w:t>a</w:t>
      </w:r>
      <w:proofErr w:type="spellEnd"/>
      <w:r w:rsidR="000A4BC6">
        <w:rPr>
          <w:rFonts w:ascii="Arial" w:hAnsi="Arial" w:cs="Arial"/>
          <w:sz w:val="28"/>
          <w:szCs w:val="28"/>
        </w:rPr>
        <w:t xml:space="preserve">? </w:t>
      </w:r>
      <w:r w:rsidR="00D80FB0">
        <w:rPr>
          <w:rFonts w:ascii="Arial" w:hAnsi="Arial" w:cs="Arial"/>
          <w:sz w:val="28"/>
          <w:szCs w:val="28"/>
        </w:rPr>
        <w:t xml:space="preserve">Then the rest of maybe accommodation </w:t>
      </w:r>
      <w:r w:rsidR="00C7489C">
        <w:rPr>
          <w:rFonts w:ascii="Arial" w:hAnsi="Arial" w:cs="Arial"/>
          <w:sz w:val="28"/>
          <w:szCs w:val="28"/>
        </w:rPr>
        <w:t xml:space="preserve">maybe </w:t>
      </w:r>
      <w:proofErr w:type="spellStart"/>
      <w:r w:rsidR="00C7489C">
        <w:rPr>
          <w:rFonts w:ascii="Arial" w:hAnsi="Arial" w:cs="Arial"/>
          <w:sz w:val="28"/>
          <w:szCs w:val="28"/>
        </w:rPr>
        <w:t>tinoitira</w:t>
      </w:r>
      <w:proofErr w:type="spellEnd"/>
      <w:r w:rsidR="00C7489C">
        <w:rPr>
          <w:rFonts w:ascii="Arial" w:hAnsi="Arial" w:cs="Arial"/>
          <w:sz w:val="28"/>
          <w:szCs w:val="28"/>
        </w:rPr>
        <w:t xml:space="preserve"> </w:t>
      </w:r>
      <w:proofErr w:type="spellStart"/>
      <w:r w:rsidR="00C7489C">
        <w:rPr>
          <w:rFonts w:ascii="Arial" w:hAnsi="Arial" w:cs="Arial"/>
          <w:sz w:val="28"/>
          <w:szCs w:val="28"/>
        </w:rPr>
        <w:t>ikoko</w:t>
      </w:r>
      <w:proofErr w:type="spellEnd"/>
      <w:r w:rsidR="00C7489C">
        <w:rPr>
          <w:rFonts w:ascii="Arial" w:hAnsi="Arial" w:cs="Arial"/>
          <w:sz w:val="28"/>
          <w:szCs w:val="28"/>
        </w:rPr>
        <w:t xml:space="preserve"> </w:t>
      </w:r>
      <w:proofErr w:type="spellStart"/>
      <w:r w:rsidR="00C7489C">
        <w:rPr>
          <w:rFonts w:ascii="Arial" w:hAnsi="Arial" w:cs="Arial"/>
          <w:sz w:val="28"/>
          <w:szCs w:val="28"/>
        </w:rPr>
        <w:t>mangwana</w:t>
      </w:r>
      <w:proofErr w:type="spellEnd"/>
      <w:r w:rsidR="00C7489C">
        <w:rPr>
          <w:rFonts w:ascii="Arial" w:hAnsi="Arial" w:cs="Arial"/>
          <w:sz w:val="28"/>
          <w:szCs w:val="28"/>
        </w:rPr>
        <w:t xml:space="preserve"> </w:t>
      </w:r>
      <w:proofErr w:type="spellStart"/>
      <w:r w:rsidR="00C7489C">
        <w:rPr>
          <w:rFonts w:ascii="Arial" w:hAnsi="Arial" w:cs="Arial"/>
          <w:sz w:val="28"/>
          <w:szCs w:val="28"/>
        </w:rPr>
        <w:t>handiti</w:t>
      </w:r>
      <w:proofErr w:type="spellEnd"/>
      <w:r w:rsidR="00CD3EC9">
        <w:rPr>
          <w:rFonts w:ascii="Arial" w:hAnsi="Arial" w:cs="Arial"/>
          <w:sz w:val="28"/>
          <w:szCs w:val="28"/>
        </w:rPr>
        <w:t xml:space="preserve">? God bless you, </w:t>
      </w:r>
      <w:proofErr w:type="spellStart"/>
      <w:r w:rsidR="00CD3EC9">
        <w:rPr>
          <w:rFonts w:ascii="Arial" w:hAnsi="Arial" w:cs="Arial"/>
          <w:sz w:val="28"/>
          <w:szCs w:val="28"/>
        </w:rPr>
        <w:t>h</w:t>
      </w:r>
      <w:r w:rsidR="00886418">
        <w:rPr>
          <w:rFonts w:ascii="Arial" w:hAnsi="Arial" w:cs="Arial"/>
          <w:sz w:val="28"/>
          <w:szCs w:val="28"/>
        </w:rPr>
        <w:t>atisimukei</w:t>
      </w:r>
      <w:proofErr w:type="spellEnd"/>
      <w:r w:rsidR="00886418">
        <w:rPr>
          <w:rFonts w:ascii="Arial" w:hAnsi="Arial" w:cs="Arial"/>
          <w:sz w:val="28"/>
          <w:szCs w:val="28"/>
        </w:rPr>
        <w:t xml:space="preserve"> </w:t>
      </w:r>
      <w:proofErr w:type="spellStart"/>
      <w:r w:rsidR="00886418">
        <w:rPr>
          <w:rFonts w:ascii="Arial" w:hAnsi="Arial" w:cs="Arial"/>
          <w:sz w:val="28"/>
          <w:szCs w:val="28"/>
        </w:rPr>
        <w:t>hedu</w:t>
      </w:r>
      <w:proofErr w:type="spellEnd"/>
      <w:r w:rsidR="00886418">
        <w:rPr>
          <w:rFonts w:ascii="Arial" w:hAnsi="Arial" w:cs="Arial"/>
          <w:sz w:val="28"/>
          <w:szCs w:val="28"/>
        </w:rPr>
        <w:t xml:space="preserve">. Let’s finish our song second stanza </w:t>
      </w:r>
      <w:proofErr w:type="spellStart"/>
      <w:r w:rsidR="00960F29">
        <w:rPr>
          <w:rFonts w:ascii="Arial" w:hAnsi="Arial" w:cs="Arial"/>
          <w:sz w:val="28"/>
          <w:szCs w:val="28"/>
        </w:rPr>
        <w:t>handitika</w:t>
      </w:r>
      <w:proofErr w:type="spellEnd"/>
      <w:r w:rsidR="00960F29">
        <w:rPr>
          <w:rFonts w:ascii="Arial" w:hAnsi="Arial" w:cs="Arial"/>
          <w:sz w:val="28"/>
          <w:szCs w:val="28"/>
        </w:rPr>
        <w:t>.</w:t>
      </w:r>
      <w:r w:rsidR="00886418">
        <w:rPr>
          <w:rFonts w:ascii="Arial" w:hAnsi="Arial" w:cs="Arial"/>
          <w:sz w:val="28"/>
          <w:szCs w:val="28"/>
        </w:rPr>
        <w:t xml:space="preserve"> </w:t>
      </w:r>
      <w:r w:rsidR="00C937DC" w:rsidRPr="00C937DC">
        <w:rPr>
          <w:rFonts w:ascii="Arial" w:hAnsi="Arial" w:cs="Arial"/>
          <w:i/>
          <w:iCs/>
          <w:sz w:val="28"/>
          <w:szCs w:val="28"/>
        </w:rPr>
        <w:t xml:space="preserve">They Come from The East </w:t>
      </w:r>
      <w:r w:rsidR="00FD57A0" w:rsidRPr="00C937DC">
        <w:rPr>
          <w:rFonts w:ascii="Arial" w:hAnsi="Arial" w:cs="Arial"/>
          <w:i/>
          <w:iCs/>
          <w:sz w:val="28"/>
          <w:szCs w:val="28"/>
        </w:rPr>
        <w:t>and</w:t>
      </w:r>
      <w:r w:rsidR="00C937DC" w:rsidRPr="00C937DC">
        <w:rPr>
          <w:rFonts w:ascii="Arial" w:hAnsi="Arial" w:cs="Arial"/>
          <w:i/>
          <w:iCs/>
          <w:sz w:val="28"/>
          <w:szCs w:val="28"/>
        </w:rPr>
        <w:t xml:space="preserve"> West</w:t>
      </w:r>
      <w:r w:rsidR="00C937DC">
        <w:rPr>
          <w:rFonts w:ascii="Arial" w:hAnsi="Arial" w:cs="Arial"/>
          <w:i/>
          <w:iCs/>
          <w:sz w:val="28"/>
          <w:szCs w:val="28"/>
        </w:rPr>
        <w:t xml:space="preserve"> </w:t>
      </w:r>
      <w:r w:rsidR="00107D87">
        <w:rPr>
          <w:rFonts w:ascii="Arial" w:hAnsi="Arial" w:cs="Arial"/>
          <w:sz w:val="28"/>
          <w:szCs w:val="28"/>
        </w:rPr>
        <w:t xml:space="preserve">tanga </w:t>
      </w:r>
      <w:proofErr w:type="spellStart"/>
      <w:r w:rsidR="00107D87">
        <w:rPr>
          <w:rFonts w:ascii="Arial" w:hAnsi="Arial" w:cs="Arial"/>
          <w:sz w:val="28"/>
          <w:szCs w:val="28"/>
        </w:rPr>
        <w:t>taa</w:t>
      </w:r>
      <w:proofErr w:type="spellEnd"/>
      <w:r w:rsidR="00760F55">
        <w:rPr>
          <w:rFonts w:ascii="Arial" w:hAnsi="Arial" w:cs="Arial"/>
          <w:sz w:val="28"/>
          <w:szCs w:val="28"/>
        </w:rPr>
        <w:t xml:space="preserve"> </w:t>
      </w:r>
      <w:r w:rsidR="00AD3D79">
        <w:rPr>
          <w:rFonts w:ascii="Arial" w:hAnsi="Arial" w:cs="Arial"/>
          <w:sz w:val="28"/>
          <w:szCs w:val="28"/>
        </w:rPr>
        <w:t>...</w:t>
      </w:r>
      <w:r w:rsidR="00C937DC" w:rsidRPr="00C937DC">
        <w:rPr>
          <w:rFonts w:ascii="Arial" w:hAnsi="Arial" w:cs="Arial"/>
          <w:i/>
          <w:iCs/>
          <w:sz w:val="28"/>
          <w:szCs w:val="28"/>
        </w:rPr>
        <w:t xml:space="preserve"> </w:t>
      </w:r>
    </w:p>
    <w:p w14:paraId="13EB2E73" w14:textId="77777777" w:rsidR="00E54D10" w:rsidRPr="00E54D10" w:rsidRDefault="00E54D10" w:rsidP="00AF4256">
      <w:pPr>
        <w:ind w:left="1440"/>
        <w:jc w:val="both"/>
        <w:rPr>
          <w:rFonts w:ascii="Arial" w:hAnsi="Arial" w:cs="Arial"/>
          <w:i/>
          <w:iCs/>
          <w:sz w:val="28"/>
          <w:szCs w:val="28"/>
        </w:rPr>
      </w:pPr>
    </w:p>
    <w:p w14:paraId="4061B79C" w14:textId="256979A7" w:rsidR="00E54D10" w:rsidRPr="00E54D10" w:rsidRDefault="00A05AA8" w:rsidP="00CF060B">
      <w:pPr>
        <w:jc w:val="center"/>
        <w:rPr>
          <w:rFonts w:ascii="Arial" w:hAnsi="Arial" w:cs="Arial"/>
          <w:i/>
          <w:iCs/>
          <w:sz w:val="28"/>
          <w:szCs w:val="28"/>
        </w:rPr>
      </w:pPr>
      <w:r w:rsidRPr="00E54D10">
        <w:rPr>
          <w:rFonts w:ascii="Arial" w:hAnsi="Arial" w:cs="Arial"/>
          <w:i/>
          <w:iCs/>
          <w:sz w:val="28"/>
          <w:szCs w:val="28"/>
        </w:rPr>
        <w:t>I look on the great white throne,</w:t>
      </w:r>
    </w:p>
    <w:p w14:paraId="7FCDC099" w14:textId="37E42883" w:rsidR="00E54D10" w:rsidRPr="00E54D10" w:rsidRDefault="00107D87" w:rsidP="00CF060B">
      <w:pPr>
        <w:jc w:val="center"/>
        <w:rPr>
          <w:rFonts w:ascii="Arial" w:hAnsi="Arial" w:cs="Arial"/>
          <w:i/>
          <w:iCs/>
          <w:sz w:val="28"/>
          <w:szCs w:val="28"/>
        </w:rPr>
      </w:pPr>
      <w:r>
        <w:rPr>
          <w:rFonts w:ascii="Arial" w:hAnsi="Arial" w:cs="Arial"/>
          <w:i/>
          <w:iCs/>
          <w:sz w:val="28"/>
          <w:szCs w:val="28"/>
        </w:rPr>
        <w:t xml:space="preserve">(Oh </w:t>
      </w:r>
      <w:r w:rsidR="00FD57A0">
        <w:rPr>
          <w:rFonts w:ascii="Arial" w:hAnsi="Arial" w:cs="Arial"/>
          <w:i/>
          <w:iCs/>
          <w:sz w:val="28"/>
          <w:szCs w:val="28"/>
        </w:rPr>
        <w:t>yeah)</w:t>
      </w:r>
      <w:r w:rsidR="00FD57A0" w:rsidRPr="00E54D10">
        <w:rPr>
          <w:rFonts w:ascii="Arial" w:hAnsi="Arial" w:cs="Arial"/>
          <w:i/>
          <w:iCs/>
          <w:sz w:val="28"/>
          <w:szCs w:val="28"/>
        </w:rPr>
        <w:t xml:space="preserve"> Before</w:t>
      </w:r>
      <w:r w:rsidR="00A05AA8" w:rsidRPr="00E54D10">
        <w:rPr>
          <w:rFonts w:ascii="Arial" w:hAnsi="Arial" w:cs="Arial"/>
          <w:i/>
          <w:iCs/>
          <w:sz w:val="28"/>
          <w:szCs w:val="28"/>
        </w:rPr>
        <w:t xml:space="preserve"> it the ransomed </w:t>
      </w:r>
      <w:r w:rsidR="00FD57A0" w:rsidRPr="00E54D10">
        <w:rPr>
          <w:rFonts w:ascii="Arial" w:hAnsi="Arial" w:cs="Arial"/>
          <w:i/>
          <w:iCs/>
          <w:sz w:val="28"/>
          <w:szCs w:val="28"/>
        </w:rPr>
        <w:t>stand.</w:t>
      </w:r>
    </w:p>
    <w:p w14:paraId="1362A120" w14:textId="1AD36280" w:rsidR="00E54D10" w:rsidRDefault="00FD57A0" w:rsidP="00CF060B">
      <w:pPr>
        <w:jc w:val="center"/>
        <w:rPr>
          <w:rFonts w:ascii="Arial" w:hAnsi="Arial" w:cs="Arial"/>
          <w:i/>
          <w:iCs/>
          <w:sz w:val="28"/>
          <w:szCs w:val="28"/>
        </w:rPr>
      </w:pPr>
      <w:r>
        <w:rPr>
          <w:rFonts w:ascii="Arial" w:hAnsi="Arial" w:cs="Arial"/>
          <w:i/>
          <w:iCs/>
          <w:sz w:val="28"/>
          <w:szCs w:val="28"/>
        </w:rPr>
        <w:t>(Oh yeah)</w:t>
      </w:r>
      <w:r w:rsidRPr="00E54D10">
        <w:rPr>
          <w:rFonts w:ascii="Arial" w:hAnsi="Arial" w:cs="Arial"/>
          <w:i/>
          <w:iCs/>
          <w:sz w:val="28"/>
          <w:szCs w:val="28"/>
        </w:rPr>
        <w:t xml:space="preserve"> No</w:t>
      </w:r>
      <w:r w:rsidR="00A05AA8" w:rsidRPr="00E54D10">
        <w:rPr>
          <w:rFonts w:ascii="Arial" w:hAnsi="Arial" w:cs="Arial"/>
          <w:i/>
          <w:iCs/>
          <w:sz w:val="28"/>
          <w:szCs w:val="28"/>
        </w:rPr>
        <w:t xml:space="preserve"> longer are tears, no sorrow </w:t>
      </w:r>
      <w:r w:rsidR="00762C45">
        <w:rPr>
          <w:rFonts w:ascii="Arial" w:hAnsi="Arial" w:cs="Arial"/>
          <w:i/>
          <w:iCs/>
          <w:sz w:val="28"/>
          <w:szCs w:val="28"/>
        </w:rPr>
        <w:t>…</w:t>
      </w:r>
    </w:p>
    <w:p w14:paraId="46894287" w14:textId="77777777" w:rsidR="007E4555" w:rsidRDefault="007E4555" w:rsidP="00AF4256">
      <w:pPr>
        <w:ind w:left="1440"/>
        <w:jc w:val="both"/>
        <w:rPr>
          <w:rFonts w:ascii="Arial" w:hAnsi="Arial" w:cs="Arial"/>
          <w:i/>
          <w:iCs/>
          <w:sz w:val="28"/>
          <w:szCs w:val="28"/>
        </w:rPr>
      </w:pPr>
    </w:p>
    <w:p w14:paraId="0F06F4EA" w14:textId="21EE11B2" w:rsidR="00FD57A0" w:rsidRDefault="00AD26B4" w:rsidP="00AF4256">
      <w:pPr>
        <w:jc w:val="both"/>
        <w:rPr>
          <w:rFonts w:ascii="Arial" w:hAnsi="Arial" w:cs="Arial"/>
          <w:sz w:val="28"/>
          <w:szCs w:val="28"/>
        </w:rPr>
      </w:pPr>
      <w:r>
        <w:rPr>
          <w:rFonts w:ascii="Arial" w:hAnsi="Arial" w:cs="Arial"/>
          <w:sz w:val="28"/>
          <w:szCs w:val="28"/>
          <w:vertAlign w:val="superscript"/>
        </w:rPr>
        <w:lastRenderedPageBreak/>
        <w:t xml:space="preserve">277 </w:t>
      </w:r>
      <w:r w:rsidR="00760F55">
        <w:rPr>
          <w:rFonts w:ascii="Arial" w:hAnsi="Arial" w:cs="Arial"/>
          <w:sz w:val="28"/>
          <w:szCs w:val="28"/>
        </w:rPr>
        <w:t>Let’s</w:t>
      </w:r>
      <w:r w:rsidR="00DD7629">
        <w:rPr>
          <w:rFonts w:ascii="Arial" w:hAnsi="Arial" w:cs="Arial"/>
          <w:sz w:val="28"/>
          <w:szCs w:val="28"/>
        </w:rPr>
        <w:t>… let’s</w:t>
      </w:r>
      <w:r w:rsidR="00760F55">
        <w:rPr>
          <w:rFonts w:ascii="Arial" w:hAnsi="Arial" w:cs="Arial"/>
          <w:sz w:val="28"/>
          <w:szCs w:val="28"/>
        </w:rPr>
        <w:t xml:space="preserve"> get a higher note</w:t>
      </w:r>
      <w:r w:rsidR="00DD7629">
        <w:rPr>
          <w:rFonts w:ascii="Arial" w:hAnsi="Arial" w:cs="Arial"/>
          <w:sz w:val="28"/>
          <w:szCs w:val="28"/>
        </w:rPr>
        <w:t xml:space="preserve"> a bit</w:t>
      </w:r>
      <w:r w:rsidR="007E4555">
        <w:rPr>
          <w:rFonts w:ascii="Arial" w:hAnsi="Arial" w:cs="Arial"/>
          <w:sz w:val="28"/>
          <w:szCs w:val="28"/>
        </w:rPr>
        <w:t xml:space="preserve">. </w:t>
      </w:r>
      <w:r w:rsidR="00563607">
        <w:rPr>
          <w:rFonts w:ascii="Arial" w:hAnsi="Arial" w:cs="Arial"/>
          <w:sz w:val="28"/>
          <w:szCs w:val="28"/>
        </w:rPr>
        <w:t xml:space="preserve">It’s a dismissal song </w:t>
      </w:r>
      <w:r w:rsidR="0099127C">
        <w:rPr>
          <w:rFonts w:ascii="Arial" w:hAnsi="Arial" w:cs="Arial"/>
          <w:sz w:val="28"/>
          <w:szCs w:val="28"/>
        </w:rPr>
        <w:t xml:space="preserve">we won’t make noise to anybody. </w:t>
      </w:r>
      <w:proofErr w:type="spellStart"/>
      <w:r w:rsidR="0099127C">
        <w:rPr>
          <w:rFonts w:ascii="Arial" w:hAnsi="Arial" w:cs="Arial"/>
          <w:sz w:val="28"/>
          <w:szCs w:val="28"/>
        </w:rPr>
        <w:t>Iwo</w:t>
      </w:r>
      <w:r w:rsidR="00DC75B9">
        <w:rPr>
          <w:rFonts w:ascii="Arial" w:hAnsi="Arial" w:cs="Arial"/>
          <w:sz w:val="28"/>
          <w:szCs w:val="28"/>
        </w:rPr>
        <w:t>yo</w:t>
      </w:r>
      <w:proofErr w:type="spellEnd"/>
      <w:r w:rsidR="0099127C">
        <w:rPr>
          <w:rFonts w:ascii="Arial" w:hAnsi="Arial" w:cs="Arial"/>
          <w:sz w:val="28"/>
          <w:szCs w:val="28"/>
        </w:rPr>
        <w:t xml:space="preserve"> </w:t>
      </w:r>
      <w:proofErr w:type="spellStart"/>
      <w:r w:rsidR="0099127C">
        <w:rPr>
          <w:rFonts w:ascii="Arial" w:hAnsi="Arial" w:cs="Arial"/>
          <w:sz w:val="28"/>
          <w:szCs w:val="28"/>
        </w:rPr>
        <w:t>maimbiro</w:t>
      </w:r>
      <w:proofErr w:type="spellEnd"/>
      <w:r w:rsidR="0099127C">
        <w:rPr>
          <w:rFonts w:ascii="Arial" w:hAnsi="Arial" w:cs="Arial"/>
          <w:sz w:val="28"/>
          <w:szCs w:val="28"/>
        </w:rPr>
        <w:t xml:space="preserve"> </w:t>
      </w:r>
      <w:proofErr w:type="spellStart"/>
      <w:r w:rsidR="0099127C">
        <w:rPr>
          <w:rFonts w:ascii="Arial" w:hAnsi="Arial" w:cs="Arial"/>
          <w:sz w:val="28"/>
          <w:szCs w:val="28"/>
        </w:rPr>
        <w:t>atatichiita</w:t>
      </w:r>
      <w:proofErr w:type="spellEnd"/>
      <w:r w:rsidR="0099127C">
        <w:rPr>
          <w:rFonts w:ascii="Arial" w:hAnsi="Arial" w:cs="Arial"/>
          <w:sz w:val="28"/>
          <w:szCs w:val="28"/>
        </w:rPr>
        <w:t xml:space="preserve"> </w:t>
      </w:r>
      <w:proofErr w:type="spellStart"/>
      <w:r w:rsidR="0099127C">
        <w:rPr>
          <w:rFonts w:ascii="Arial" w:hAnsi="Arial" w:cs="Arial"/>
          <w:sz w:val="28"/>
          <w:szCs w:val="28"/>
        </w:rPr>
        <w:t>ndo</w:t>
      </w:r>
      <w:proofErr w:type="spellEnd"/>
      <w:r w:rsidR="0099127C">
        <w:rPr>
          <w:rFonts w:ascii="Arial" w:hAnsi="Arial" w:cs="Arial"/>
          <w:sz w:val="28"/>
          <w:szCs w:val="28"/>
        </w:rPr>
        <w:t xml:space="preserve"> </w:t>
      </w:r>
      <w:proofErr w:type="spellStart"/>
      <w:r w:rsidR="0099127C">
        <w:rPr>
          <w:rFonts w:ascii="Arial" w:hAnsi="Arial" w:cs="Arial"/>
          <w:sz w:val="28"/>
          <w:szCs w:val="28"/>
        </w:rPr>
        <w:t>akanaka</w:t>
      </w:r>
      <w:proofErr w:type="spellEnd"/>
      <w:r w:rsidR="0099127C">
        <w:rPr>
          <w:rFonts w:ascii="Arial" w:hAnsi="Arial" w:cs="Arial"/>
          <w:sz w:val="28"/>
          <w:szCs w:val="28"/>
        </w:rPr>
        <w:t xml:space="preserve"> aya not </w:t>
      </w:r>
      <w:proofErr w:type="spellStart"/>
      <w:r w:rsidR="0099127C">
        <w:rPr>
          <w:rFonts w:ascii="Arial" w:hAnsi="Arial" w:cs="Arial"/>
          <w:sz w:val="28"/>
          <w:szCs w:val="28"/>
        </w:rPr>
        <w:t>iyo</w:t>
      </w:r>
      <w:proofErr w:type="spellEnd"/>
      <w:r w:rsidR="0099127C">
        <w:rPr>
          <w:rFonts w:ascii="Arial" w:hAnsi="Arial" w:cs="Arial"/>
          <w:sz w:val="28"/>
          <w:szCs w:val="28"/>
        </w:rPr>
        <w:t xml:space="preserve"> </w:t>
      </w:r>
      <w:proofErr w:type="spellStart"/>
      <w:r w:rsidR="0099127C">
        <w:rPr>
          <w:rFonts w:ascii="Arial" w:hAnsi="Arial" w:cs="Arial"/>
          <w:sz w:val="28"/>
          <w:szCs w:val="28"/>
        </w:rPr>
        <w:t>iya</w:t>
      </w:r>
      <w:proofErr w:type="spellEnd"/>
      <w:r w:rsidR="00F62ADF">
        <w:rPr>
          <w:rFonts w:ascii="Arial" w:hAnsi="Arial" w:cs="Arial"/>
          <w:sz w:val="28"/>
          <w:szCs w:val="28"/>
        </w:rPr>
        <w:t xml:space="preserve">, for neighbours sake </w:t>
      </w:r>
      <w:proofErr w:type="spellStart"/>
      <w:r w:rsidR="00960F29">
        <w:rPr>
          <w:rFonts w:ascii="Arial" w:hAnsi="Arial" w:cs="Arial"/>
          <w:sz w:val="28"/>
          <w:szCs w:val="28"/>
        </w:rPr>
        <w:t>handitika</w:t>
      </w:r>
      <w:proofErr w:type="spellEnd"/>
      <w:r w:rsidR="00960F29">
        <w:rPr>
          <w:rFonts w:ascii="Arial" w:hAnsi="Arial" w:cs="Arial"/>
          <w:sz w:val="28"/>
          <w:szCs w:val="28"/>
        </w:rPr>
        <w:t>.</w:t>
      </w:r>
      <w:r w:rsidR="00F62ADF">
        <w:rPr>
          <w:rFonts w:ascii="Arial" w:hAnsi="Arial" w:cs="Arial"/>
          <w:sz w:val="28"/>
          <w:szCs w:val="28"/>
        </w:rPr>
        <w:t xml:space="preserve"> </w:t>
      </w:r>
      <w:r w:rsidR="00534101" w:rsidRPr="00534101">
        <w:rPr>
          <w:rFonts w:ascii="Arial" w:hAnsi="Arial" w:cs="Arial"/>
          <w:sz w:val="18"/>
          <w:szCs w:val="28"/>
        </w:rPr>
        <w:t xml:space="preserve">[Congregation says, “Amen.”] </w:t>
      </w:r>
      <w:r w:rsidR="0093367B">
        <w:rPr>
          <w:rFonts w:ascii="Arial" w:hAnsi="Arial" w:cs="Arial"/>
          <w:sz w:val="28"/>
          <w:szCs w:val="28"/>
        </w:rPr>
        <w:t xml:space="preserve">But kana </w:t>
      </w:r>
      <w:proofErr w:type="spellStart"/>
      <w:r w:rsidR="0093367B">
        <w:rPr>
          <w:rFonts w:ascii="Arial" w:hAnsi="Arial" w:cs="Arial"/>
          <w:sz w:val="28"/>
          <w:szCs w:val="28"/>
        </w:rPr>
        <w:t>taku</w:t>
      </w:r>
      <w:proofErr w:type="spellEnd"/>
      <w:r w:rsidR="0093367B">
        <w:rPr>
          <w:rFonts w:ascii="Arial" w:hAnsi="Arial" w:cs="Arial"/>
          <w:sz w:val="28"/>
          <w:szCs w:val="28"/>
        </w:rPr>
        <w:t xml:space="preserve"> </w:t>
      </w:r>
      <w:r w:rsidR="0093367B" w:rsidRPr="0093367B">
        <w:rPr>
          <w:rFonts w:ascii="Arial" w:hAnsi="Arial" w:cs="Arial"/>
          <w:i/>
          <w:iCs/>
          <w:sz w:val="28"/>
          <w:szCs w:val="28"/>
        </w:rPr>
        <w:t>dismiss-a</w:t>
      </w:r>
      <w:r w:rsidR="0093367B">
        <w:rPr>
          <w:rFonts w:ascii="Arial" w:hAnsi="Arial" w:cs="Arial"/>
          <w:sz w:val="28"/>
          <w:szCs w:val="28"/>
        </w:rPr>
        <w:t xml:space="preserve"> </w:t>
      </w:r>
      <w:proofErr w:type="spellStart"/>
      <w:r w:rsidR="0093367B">
        <w:rPr>
          <w:rFonts w:ascii="Arial" w:hAnsi="Arial" w:cs="Arial"/>
          <w:sz w:val="28"/>
          <w:szCs w:val="28"/>
        </w:rPr>
        <w:t>hedu</w:t>
      </w:r>
      <w:proofErr w:type="spellEnd"/>
      <w:r w:rsidR="0093367B">
        <w:rPr>
          <w:rFonts w:ascii="Arial" w:hAnsi="Arial" w:cs="Arial"/>
          <w:sz w:val="28"/>
          <w:szCs w:val="28"/>
        </w:rPr>
        <w:t xml:space="preserve">, why? </w:t>
      </w:r>
      <w:r w:rsidR="00DB4B6F">
        <w:rPr>
          <w:rFonts w:ascii="Arial" w:hAnsi="Arial" w:cs="Arial"/>
          <w:sz w:val="28"/>
          <w:szCs w:val="28"/>
        </w:rPr>
        <w:t xml:space="preserve">Let’s put a higher note </w:t>
      </w:r>
      <w:proofErr w:type="spellStart"/>
      <w:r w:rsidR="00DB4B6F">
        <w:rPr>
          <w:rFonts w:ascii="Arial" w:hAnsi="Arial" w:cs="Arial"/>
          <w:sz w:val="28"/>
          <w:szCs w:val="28"/>
        </w:rPr>
        <w:t>handitika</w:t>
      </w:r>
      <w:proofErr w:type="spellEnd"/>
      <w:r w:rsidR="00DB4B6F">
        <w:rPr>
          <w:rFonts w:ascii="Arial" w:hAnsi="Arial" w:cs="Arial"/>
          <w:sz w:val="28"/>
          <w:szCs w:val="28"/>
        </w:rPr>
        <w:t>.</w:t>
      </w:r>
      <w:r w:rsidR="0093367B">
        <w:rPr>
          <w:rFonts w:ascii="Arial" w:hAnsi="Arial" w:cs="Arial"/>
          <w:sz w:val="28"/>
          <w:szCs w:val="28"/>
        </w:rPr>
        <w:t xml:space="preserve"> </w:t>
      </w:r>
    </w:p>
    <w:p w14:paraId="0403A175" w14:textId="34B3995C" w:rsidR="00DB4B6F" w:rsidRPr="00E54D10" w:rsidRDefault="00DB4B6F" w:rsidP="00CF060B">
      <w:pPr>
        <w:jc w:val="center"/>
        <w:rPr>
          <w:rFonts w:ascii="Arial" w:hAnsi="Arial" w:cs="Arial"/>
          <w:i/>
          <w:iCs/>
          <w:sz w:val="28"/>
          <w:szCs w:val="28"/>
        </w:rPr>
      </w:pPr>
      <w:r w:rsidRPr="00E54D10">
        <w:rPr>
          <w:rFonts w:ascii="Arial" w:hAnsi="Arial" w:cs="Arial"/>
          <w:i/>
          <w:iCs/>
          <w:sz w:val="28"/>
          <w:szCs w:val="28"/>
        </w:rPr>
        <w:t>I look on the great white throne,</w:t>
      </w:r>
    </w:p>
    <w:p w14:paraId="1A55B6F6" w14:textId="77777777" w:rsidR="00DB4B6F" w:rsidRPr="00E54D10" w:rsidRDefault="00DB4B6F" w:rsidP="00CF060B">
      <w:pPr>
        <w:jc w:val="center"/>
        <w:rPr>
          <w:rFonts w:ascii="Arial" w:hAnsi="Arial" w:cs="Arial"/>
          <w:i/>
          <w:iCs/>
          <w:sz w:val="28"/>
          <w:szCs w:val="28"/>
        </w:rPr>
      </w:pPr>
      <w:r>
        <w:rPr>
          <w:rFonts w:ascii="Arial" w:hAnsi="Arial" w:cs="Arial"/>
          <w:i/>
          <w:iCs/>
          <w:sz w:val="28"/>
          <w:szCs w:val="28"/>
        </w:rPr>
        <w:t>(Oh yeah)</w:t>
      </w:r>
      <w:r w:rsidRPr="00E54D10">
        <w:rPr>
          <w:rFonts w:ascii="Arial" w:hAnsi="Arial" w:cs="Arial"/>
          <w:i/>
          <w:iCs/>
          <w:sz w:val="28"/>
          <w:szCs w:val="28"/>
        </w:rPr>
        <w:t xml:space="preserve"> Before it the ransomed stand.</w:t>
      </w:r>
    </w:p>
    <w:p w14:paraId="7FCCF0BC" w14:textId="77777777" w:rsidR="00C9742F" w:rsidRDefault="00DB4B6F" w:rsidP="00CF060B">
      <w:pPr>
        <w:jc w:val="center"/>
        <w:rPr>
          <w:rFonts w:ascii="Arial" w:hAnsi="Arial" w:cs="Arial"/>
          <w:i/>
          <w:iCs/>
          <w:sz w:val="28"/>
          <w:szCs w:val="28"/>
        </w:rPr>
      </w:pPr>
      <w:r>
        <w:rPr>
          <w:rFonts w:ascii="Arial" w:hAnsi="Arial" w:cs="Arial"/>
          <w:i/>
          <w:iCs/>
          <w:sz w:val="28"/>
          <w:szCs w:val="28"/>
        </w:rPr>
        <w:t>(Oh yeah)</w:t>
      </w:r>
      <w:r w:rsidRPr="00E54D10">
        <w:rPr>
          <w:rFonts w:ascii="Arial" w:hAnsi="Arial" w:cs="Arial"/>
          <w:i/>
          <w:iCs/>
          <w:sz w:val="28"/>
          <w:szCs w:val="28"/>
        </w:rPr>
        <w:t xml:space="preserve"> No longer are tears, no sorrow is known</w:t>
      </w:r>
    </w:p>
    <w:p w14:paraId="49CBFFB2" w14:textId="743C51EE" w:rsidR="00E54D10" w:rsidRPr="00E54D10" w:rsidRDefault="00C9742F" w:rsidP="00CF060B">
      <w:pPr>
        <w:jc w:val="center"/>
        <w:rPr>
          <w:rFonts w:ascii="Arial" w:hAnsi="Arial" w:cs="Arial"/>
          <w:i/>
          <w:iCs/>
          <w:sz w:val="28"/>
          <w:szCs w:val="28"/>
        </w:rPr>
      </w:pPr>
      <w:r>
        <w:rPr>
          <w:rFonts w:ascii="Arial" w:hAnsi="Arial" w:cs="Arial"/>
          <w:i/>
          <w:iCs/>
          <w:sz w:val="28"/>
          <w:szCs w:val="28"/>
        </w:rPr>
        <w:t>(</w:t>
      </w:r>
      <w:r w:rsidR="00FF2433">
        <w:rPr>
          <w:rFonts w:ascii="Arial" w:hAnsi="Arial" w:cs="Arial"/>
          <w:i/>
          <w:iCs/>
          <w:sz w:val="28"/>
          <w:szCs w:val="28"/>
        </w:rPr>
        <w:t xml:space="preserve">Nor) </w:t>
      </w:r>
      <w:r w:rsidR="00A05AA8" w:rsidRPr="00E54D10">
        <w:rPr>
          <w:rFonts w:ascii="Arial" w:hAnsi="Arial" w:cs="Arial"/>
          <w:i/>
          <w:iCs/>
          <w:sz w:val="28"/>
          <w:szCs w:val="28"/>
        </w:rPr>
        <w:t>Nor death in that goodly land.</w:t>
      </w:r>
    </w:p>
    <w:p w14:paraId="321D3CE9" w14:textId="5EA62D8D" w:rsidR="00E54D10" w:rsidRPr="00E54D10" w:rsidRDefault="007B25BE" w:rsidP="00CF060B">
      <w:pPr>
        <w:jc w:val="center"/>
        <w:rPr>
          <w:rFonts w:ascii="Arial" w:hAnsi="Arial" w:cs="Arial"/>
          <w:i/>
          <w:iCs/>
          <w:sz w:val="28"/>
          <w:szCs w:val="28"/>
        </w:rPr>
      </w:pPr>
      <w:r>
        <w:rPr>
          <w:rFonts w:ascii="Arial" w:hAnsi="Arial" w:cs="Arial"/>
          <w:i/>
          <w:iCs/>
          <w:sz w:val="28"/>
          <w:szCs w:val="28"/>
        </w:rPr>
        <w:t>(My Saviour)</w:t>
      </w:r>
      <w:r w:rsidRPr="00E54D10">
        <w:rPr>
          <w:rFonts w:ascii="Arial" w:hAnsi="Arial" w:cs="Arial"/>
          <w:i/>
          <w:iCs/>
          <w:sz w:val="28"/>
          <w:szCs w:val="28"/>
        </w:rPr>
        <w:t xml:space="preserve"> My</w:t>
      </w:r>
      <w:r w:rsidR="00A05AA8" w:rsidRPr="00E54D10">
        <w:rPr>
          <w:rFonts w:ascii="Arial" w:hAnsi="Arial" w:cs="Arial"/>
          <w:i/>
          <w:iCs/>
          <w:sz w:val="28"/>
          <w:szCs w:val="28"/>
        </w:rPr>
        <w:t xml:space="preserve"> saviour has gone before,</w:t>
      </w:r>
    </w:p>
    <w:p w14:paraId="26B68A0B" w14:textId="0E335818" w:rsidR="00E54D10" w:rsidRPr="00E54D10" w:rsidRDefault="007B25BE" w:rsidP="00CF060B">
      <w:pPr>
        <w:jc w:val="center"/>
        <w:rPr>
          <w:rFonts w:ascii="Arial" w:hAnsi="Arial" w:cs="Arial"/>
          <w:i/>
          <w:iCs/>
          <w:sz w:val="28"/>
          <w:szCs w:val="28"/>
        </w:rPr>
      </w:pPr>
      <w:r>
        <w:rPr>
          <w:rFonts w:ascii="Arial" w:hAnsi="Arial" w:cs="Arial"/>
          <w:i/>
          <w:iCs/>
          <w:sz w:val="28"/>
          <w:szCs w:val="28"/>
        </w:rPr>
        <w:t xml:space="preserve">(Preparing) </w:t>
      </w:r>
      <w:r w:rsidR="00A05AA8" w:rsidRPr="00E54D10">
        <w:rPr>
          <w:rFonts w:ascii="Arial" w:hAnsi="Arial" w:cs="Arial"/>
          <w:i/>
          <w:iCs/>
          <w:sz w:val="28"/>
          <w:szCs w:val="28"/>
        </w:rPr>
        <w:t xml:space="preserve">Preparing the way for </w:t>
      </w:r>
      <w:r w:rsidR="00A47F2B" w:rsidRPr="00E54D10">
        <w:rPr>
          <w:rFonts w:ascii="Arial" w:hAnsi="Arial" w:cs="Arial"/>
          <w:i/>
          <w:iCs/>
          <w:sz w:val="28"/>
          <w:szCs w:val="28"/>
        </w:rPr>
        <w:t>me.</w:t>
      </w:r>
    </w:p>
    <w:p w14:paraId="43DA81D7" w14:textId="09E20DE4" w:rsidR="00E54D10" w:rsidRPr="00E54D10" w:rsidRDefault="00000C17" w:rsidP="00CF060B">
      <w:pPr>
        <w:jc w:val="center"/>
        <w:rPr>
          <w:rFonts w:ascii="Arial" w:hAnsi="Arial" w:cs="Arial"/>
          <w:i/>
          <w:iCs/>
          <w:sz w:val="28"/>
          <w:szCs w:val="28"/>
        </w:rPr>
      </w:pPr>
      <w:r>
        <w:rPr>
          <w:rFonts w:ascii="Arial" w:hAnsi="Arial" w:cs="Arial"/>
          <w:i/>
          <w:iCs/>
          <w:sz w:val="28"/>
          <w:szCs w:val="28"/>
        </w:rPr>
        <w:t xml:space="preserve">(Oh) </w:t>
      </w:r>
      <w:r w:rsidRPr="00E54D10">
        <w:rPr>
          <w:rFonts w:ascii="Arial" w:hAnsi="Arial" w:cs="Arial"/>
          <w:i/>
          <w:iCs/>
          <w:sz w:val="28"/>
          <w:szCs w:val="28"/>
        </w:rPr>
        <w:t>Soon</w:t>
      </w:r>
      <w:r w:rsidR="00A05AA8" w:rsidRPr="00E54D10">
        <w:rPr>
          <w:rFonts w:ascii="Arial" w:hAnsi="Arial" w:cs="Arial"/>
          <w:i/>
          <w:iCs/>
          <w:sz w:val="28"/>
          <w:szCs w:val="28"/>
        </w:rPr>
        <w:t xml:space="preserve"> we’ll meet to part no more</w:t>
      </w:r>
    </w:p>
    <w:p w14:paraId="30B3F7A3" w14:textId="520B496E" w:rsidR="00E54D10" w:rsidRDefault="00BF1D5D" w:rsidP="00CF060B">
      <w:pPr>
        <w:jc w:val="center"/>
        <w:rPr>
          <w:rFonts w:ascii="Arial" w:hAnsi="Arial" w:cs="Arial"/>
          <w:i/>
          <w:iCs/>
          <w:sz w:val="28"/>
          <w:szCs w:val="28"/>
        </w:rPr>
      </w:pPr>
      <w:r>
        <w:rPr>
          <w:rFonts w:ascii="Arial" w:hAnsi="Arial" w:cs="Arial"/>
          <w:i/>
          <w:iCs/>
          <w:sz w:val="28"/>
          <w:szCs w:val="28"/>
        </w:rPr>
        <w:t xml:space="preserve">(No </w:t>
      </w:r>
      <w:r w:rsidR="00000C17">
        <w:rPr>
          <w:rFonts w:ascii="Arial" w:hAnsi="Arial" w:cs="Arial"/>
          <w:i/>
          <w:iCs/>
          <w:sz w:val="28"/>
          <w:szCs w:val="28"/>
        </w:rPr>
        <w:t>more)</w:t>
      </w:r>
      <w:r w:rsidR="00000C17" w:rsidRPr="00E54D10">
        <w:rPr>
          <w:rFonts w:ascii="Arial" w:hAnsi="Arial" w:cs="Arial"/>
          <w:i/>
          <w:iCs/>
          <w:sz w:val="28"/>
          <w:szCs w:val="28"/>
        </w:rPr>
        <w:t xml:space="preserve"> Thr</w:t>
      </w:r>
      <w:r w:rsidR="00000C17">
        <w:rPr>
          <w:rFonts w:ascii="Arial" w:hAnsi="Arial" w:cs="Arial"/>
          <w:i/>
          <w:iCs/>
          <w:sz w:val="28"/>
          <w:szCs w:val="28"/>
        </w:rPr>
        <w:t>ough</w:t>
      </w:r>
      <w:r w:rsidR="00A05AA8" w:rsidRPr="00E54D10">
        <w:rPr>
          <w:rFonts w:ascii="Arial" w:hAnsi="Arial" w:cs="Arial"/>
          <w:i/>
          <w:iCs/>
          <w:sz w:val="28"/>
          <w:szCs w:val="28"/>
        </w:rPr>
        <w:t xml:space="preserve"> time o</w:t>
      </w:r>
      <w:r w:rsidR="001B5FAB">
        <w:rPr>
          <w:rFonts w:ascii="Arial" w:hAnsi="Arial" w:cs="Arial"/>
          <w:i/>
          <w:iCs/>
          <w:sz w:val="28"/>
          <w:szCs w:val="28"/>
        </w:rPr>
        <w:t>r</w:t>
      </w:r>
      <w:r w:rsidR="00A05AA8" w:rsidRPr="00E54D10">
        <w:rPr>
          <w:rFonts w:ascii="Arial" w:hAnsi="Arial" w:cs="Arial"/>
          <w:i/>
          <w:iCs/>
          <w:sz w:val="28"/>
          <w:szCs w:val="28"/>
        </w:rPr>
        <w:t xml:space="preserve"> eternity.</w:t>
      </w:r>
    </w:p>
    <w:p w14:paraId="0DCE02E3" w14:textId="77777777" w:rsidR="00652B04" w:rsidRDefault="00652B04" w:rsidP="00CF060B">
      <w:pPr>
        <w:jc w:val="center"/>
        <w:rPr>
          <w:rFonts w:ascii="Arial" w:hAnsi="Arial" w:cs="Arial"/>
          <w:i/>
          <w:iCs/>
          <w:sz w:val="28"/>
          <w:szCs w:val="28"/>
        </w:rPr>
      </w:pPr>
    </w:p>
    <w:p w14:paraId="079024B7" w14:textId="690F236E" w:rsidR="005E3D98" w:rsidRDefault="00951B9E" w:rsidP="00CF060B">
      <w:pPr>
        <w:jc w:val="center"/>
        <w:rPr>
          <w:rFonts w:ascii="Arial" w:hAnsi="Arial" w:cs="Arial"/>
          <w:i/>
          <w:iCs/>
          <w:sz w:val="28"/>
          <w:szCs w:val="28"/>
        </w:rPr>
      </w:pPr>
      <w:r>
        <w:rPr>
          <w:rFonts w:ascii="Arial" w:hAnsi="Arial" w:cs="Arial"/>
          <w:i/>
          <w:iCs/>
          <w:sz w:val="28"/>
          <w:szCs w:val="28"/>
        </w:rPr>
        <w:t>Chorus</w:t>
      </w:r>
    </w:p>
    <w:p w14:paraId="7AB1ACBA" w14:textId="77777777" w:rsidR="001B5FAB" w:rsidRPr="00E54D10" w:rsidRDefault="001B5FAB" w:rsidP="00CF060B">
      <w:pPr>
        <w:jc w:val="center"/>
        <w:rPr>
          <w:rFonts w:ascii="Arial" w:hAnsi="Arial" w:cs="Arial"/>
          <w:i/>
          <w:iCs/>
          <w:sz w:val="28"/>
          <w:szCs w:val="28"/>
        </w:rPr>
      </w:pPr>
      <w:r>
        <w:rPr>
          <w:rFonts w:ascii="Arial" w:hAnsi="Arial" w:cs="Arial"/>
          <w:i/>
          <w:iCs/>
          <w:sz w:val="28"/>
          <w:szCs w:val="28"/>
        </w:rPr>
        <w:t xml:space="preserve">(Since Jesus) </w:t>
      </w:r>
      <w:r w:rsidRPr="00E54D10">
        <w:rPr>
          <w:rFonts w:ascii="Arial" w:hAnsi="Arial" w:cs="Arial"/>
          <w:i/>
          <w:iCs/>
          <w:sz w:val="28"/>
          <w:szCs w:val="28"/>
        </w:rPr>
        <w:t>Since Jesus has set me free,</w:t>
      </w:r>
    </w:p>
    <w:p w14:paraId="0D3C5136" w14:textId="77777777" w:rsidR="001B5FAB" w:rsidRPr="00E54D10" w:rsidRDefault="001B5FAB" w:rsidP="00CF060B">
      <w:pPr>
        <w:jc w:val="center"/>
        <w:rPr>
          <w:rFonts w:ascii="Arial" w:hAnsi="Arial" w:cs="Arial"/>
          <w:i/>
          <w:iCs/>
          <w:sz w:val="28"/>
          <w:szCs w:val="28"/>
        </w:rPr>
      </w:pPr>
      <w:r>
        <w:rPr>
          <w:rFonts w:ascii="Arial" w:hAnsi="Arial" w:cs="Arial"/>
          <w:i/>
          <w:iCs/>
          <w:sz w:val="28"/>
          <w:szCs w:val="28"/>
        </w:rPr>
        <w:t xml:space="preserve">(I’m happy) </w:t>
      </w:r>
      <w:r w:rsidRPr="00E54D10">
        <w:rPr>
          <w:rFonts w:ascii="Arial" w:hAnsi="Arial" w:cs="Arial"/>
          <w:i/>
          <w:iCs/>
          <w:sz w:val="28"/>
          <w:szCs w:val="28"/>
        </w:rPr>
        <w:t>I’m happy as heart can be.</w:t>
      </w:r>
    </w:p>
    <w:p w14:paraId="5E043EFC" w14:textId="77777777" w:rsidR="001B5FAB" w:rsidRPr="00E54D10" w:rsidRDefault="001B5FAB" w:rsidP="00CF060B">
      <w:pPr>
        <w:jc w:val="center"/>
        <w:rPr>
          <w:rFonts w:ascii="Arial" w:hAnsi="Arial" w:cs="Arial"/>
          <w:i/>
          <w:iCs/>
          <w:sz w:val="28"/>
          <w:szCs w:val="28"/>
        </w:rPr>
      </w:pPr>
      <w:r>
        <w:rPr>
          <w:rFonts w:ascii="Arial" w:hAnsi="Arial" w:cs="Arial"/>
          <w:i/>
          <w:iCs/>
          <w:sz w:val="28"/>
          <w:szCs w:val="28"/>
        </w:rPr>
        <w:t xml:space="preserve">(Oh yeah) </w:t>
      </w:r>
      <w:r w:rsidRPr="00E54D10">
        <w:rPr>
          <w:rFonts w:ascii="Arial" w:hAnsi="Arial" w:cs="Arial"/>
          <w:i/>
          <w:iCs/>
          <w:sz w:val="28"/>
          <w:szCs w:val="28"/>
        </w:rPr>
        <w:t>No longer I bear</w:t>
      </w:r>
      <w:r>
        <w:rPr>
          <w:rFonts w:ascii="Arial" w:hAnsi="Arial" w:cs="Arial"/>
          <w:i/>
          <w:iCs/>
          <w:sz w:val="28"/>
          <w:szCs w:val="28"/>
        </w:rPr>
        <w:t xml:space="preserve"> (I bear)</w:t>
      </w:r>
      <w:r w:rsidRPr="00E54D10">
        <w:rPr>
          <w:rFonts w:ascii="Arial" w:hAnsi="Arial" w:cs="Arial"/>
          <w:i/>
          <w:iCs/>
          <w:sz w:val="28"/>
          <w:szCs w:val="28"/>
        </w:rPr>
        <w:t xml:space="preserve"> the burden of care,</w:t>
      </w:r>
    </w:p>
    <w:p w14:paraId="63F1367E" w14:textId="04CF17F8" w:rsidR="001B5FAB" w:rsidRPr="00E54D10" w:rsidRDefault="001B5FAB" w:rsidP="00CF060B">
      <w:pPr>
        <w:jc w:val="center"/>
        <w:rPr>
          <w:rFonts w:ascii="Arial" w:hAnsi="Arial" w:cs="Arial"/>
          <w:i/>
          <w:iCs/>
          <w:sz w:val="28"/>
          <w:szCs w:val="28"/>
        </w:rPr>
      </w:pPr>
      <w:r w:rsidRPr="00E54D10">
        <w:rPr>
          <w:rFonts w:ascii="Arial" w:hAnsi="Arial" w:cs="Arial"/>
          <w:i/>
          <w:iCs/>
          <w:sz w:val="28"/>
          <w:szCs w:val="28"/>
        </w:rPr>
        <w:t>His yoke is so sweet to me.</w:t>
      </w:r>
    </w:p>
    <w:p w14:paraId="37C45DA9" w14:textId="77777777" w:rsidR="001B5FAB" w:rsidRPr="00E54D10" w:rsidRDefault="001B5FAB" w:rsidP="00CF060B">
      <w:pPr>
        <w:jc w:val="center"/>
        <w:rPr>
          <w:rFonts w:ascii="Arial" w:hAnsi="Arial" w:cs="Arial"/>
          <w:i/>
          <w:iCs/>
          <w:sz w:val="28"/>
          <w:szCs w:val="28"/>
        </w:rPr>
      </w:pPr>
      <w:r>
        <w:rPr>
          <w:rFonts w:ascii="Arial" w:hAnsi="Arial" w:cs="Arial"/>
          <w:i/>
          <w:iCs/>
          <w:sz w:val="28"/>
          <w:szCs w:val="28"/>
        </w:rPr>
        <w:t xml:space="preserve">(My soul) </w:t>
      </w:r>
      <w:r w:rsidRPr="00E54D10">
        <w:rPr>
          <w:rFonts w:ascii="Arial" w:hAnsi="Arial" w:cs="Arial"/>
          <w:i/>
          <w:iCs/>
          <w:sz w:val="28"/>
          <w:szCs w:val="28"/>
        </w:rPr>
        <w:t>My soul was as black as night,</w:t>
      </w:r>
    </w:p>
    <w:p w14:paraId="0349E6BA" w14:textId="0169A02D" w:rsidR="001B5FAB" w:rsidRPr="00E54D10" w:rsidRDefault="001B5FAB" w:rsidP="00CF060B">
      <w:pPr>
        <w:jc w:val="center"/>
        <w:rPr>
          <w:rFonts w:ascii="Arial" w:hAnsi="Arial" w:cs="Arial"/>
          <w:i/>
          <w:iCs/>
          <w:sz w:val="28"/>
          <w:szCs w:val="28"/>
        </w:rPr>
      </w:pPr>
      <w:r>
        <w:rPr>
          <w:rFonts w:ascii="Arial" w:hAnsi="Arial" w:cs="Arial"/>
          <w:i/>
          <w:iCs/>
          <w:sz w:val="28"/>
          <w:szCs w:val="28"/>
        </w:rPr>
        <w:t>(</w:t>
      </w:r>
      <w:r w:rsidR="002D1505">
        <w:rPr>
          <w:rFonts w:ascii="Arial" w:hAnsi="Arial" w:cs="Arial"/>
          <w:i/>
          <w:iCs/>
          <w:sz w:val="28"/>
          <w:szCs w:val="28"/>
        </w:rPr>
        <w:t>D</w:t>
      </w:r>
      <w:r>
        <w:rPr>
          <w:rFonts w:ascii="Arial" w:hAnsi="Arial" w:cs="Arial"/>
          <w:i/>
          <w:iCs/>
          <w:sz w:val="28"/>
          <w:szCs w:val="28"/>
        </w:rPr>
        <w:t>ar...)</w:t>
      </w:r>
      <w:r w:rsidRPr="00E54D10">
        <w:rPr>
          <w:rFonts w:ascii="Arial" w:hAnsi="Arial" w:cs="Arial"/>
          <w:i/>
          <w:iCs/>
          <w:sz w:val="28"/>
          <w:szCs w:val="28"/>
        </w:rPr>
        <w:t xml:space="preserve"> But darkness </w:t>
      </w:r>
      <w:r w:rsidR="00152671">
        <w:rPr>
          <w:rFonts w:ascii="Arial" w:hAnsi="Arial" w:cs="Arial"/>
          <w:i/>
          <w:iCs/>
          <w:sz w:val="28"/>
          <w:szCs w:val="28"/>
        </w:rPr>
        <w:t>h</w:t>
      </w:r>
      <w:r w:rsidRPr="00E54D10">
        <w:rPr>
          <w:rFonts w:ascii="Arial" w:hAnsi="Arial" w:cs="Arial"/>
          <w:i/>
          <w:iCs/>
          <w:sz w:val="28"/>
          <w:szCs w:val="28"/>
        </w:rPr>
        <w:t>as taken flight.</w:t>
      </w:r>
    </w:p>
    <w:p w14:paraId="4525283D" w14:textId="434C5C41" w:rsidR="001B5FAB" w:rsidRPr="00E54D10" w:rsidRDefault="001B5FAB" w:rsidP="00CF060B">
      <w:pPr>
        <w:jc w:val="center"/>
        <w:rPr>
          <w:rFonts w:ascii="Arial" w:hAnsi="Arial" w:cs="Arial"/>
          <w:i/>
          <w:iCs/>
          <w:sz w:val="28"/>
          <w:szCs w:val="28"/>
        </w:rPr>
      </w:pPr>
      <w:r>
        <w:rPr>
          <w:rFonts w:ascii="Arial" w:hAnsi="Arial" w:cs="Arial"/>
          <w:i/>
          <w:iCs/>
          <w:sz w:val="28"/>
          <w:szCs w:val="28"/>
        </w:rPr>
        <w:t xml:space="preserve">(Oh yeah) </w:t>
      </w:r>
      <w:r w:rsidRPr="00E54D10">
        <w:rPr>
          <w:rFonts w:ascii="Arial" w:hAnsi="Arial" w:cs="Arial"/>
          <w:i/>
          <w:iCs/>
          <w:sz w:val="28"/>
          <w:szCs w:val="28"/>
        </w:rPr>
        <w:t>Now I shout the victory,</w:t>
      </w:r>
    </w:p>
    <w:p w14:paraId="3D858E9E" w14:textId="77777777" w:rsidR="001B5FAB" w:rsidRDefault="001B5FAB" w:rsidP="00CF060B">
      <w:pPr>
        <w:jc w:val="center"/>
        <w:rPr>
          <w:rFonts w:ascii="Arial" w:hAnsi="Arial" w:cs="Arial"/>
          <w:i/>
          <w:iCs/>
          <w:sz w:val="28"/>
          <w:szCs w:val="28"/>
        </w:rPr>
      </w:pPr>
      <w:r>
        <w:rPr>
          <w:rFonts w:ascii="Arial" w:hAnsi="Arial" w:cs="Arial"/>
          <w:i/>
          <w:iCs/>
          <w:sz w:val="28"/>
          <w:szCs w:val="28"/>
        </w:rPr>
        <w:t xml:space="preserve">(For Jesus) </w:t>
      </w:r>
      <w:r w:rsidRPr="00E54D10">
        <w:rPr>
          <w:rFonts w:ascii="Arial" w:hAnsi="Arial" w:cs="Arial"/>
          <w:i/>
          <w:iCs/>
          <w:sz w:val="28"/>
          <w:szCs w:val="28"/>
        </w:rPr>
        <w:t>For Jesus has set me free.</w:t>
      </w:r>
    </w:p>
    <w:p w14:paraId="50A454B4" w14:textId="77777777" w:rsidR="00951B9E" w:rsidRDefault="00951B9E" w:rsidP="00CF060B">
      <w:pPr>
        <w:jc w:val="center"/>
        <w:rPr>
          <w:rFonts w:ascii="Arial" w:hAnsi="Arial" w:cs="Arial"/>
          <w:i/>
          <w:iCs/>
          <w:sz w:val="28"/>
          <w:szCs w:val="28"/>
        </w:rPr>
      </w:pPr>
    </w:p>
    <w:p w14:paraId="62F9CE32" w14:textId="4B524E8A" w:rsidR="00E54D10" w:rsidRPr="00E54D10" w:rsidRDefault="006A48D3" w:rsidP="00CF060B">
      <w:pPr>
        <w:jc w:val="center"/>
        <w:rPr>
          <w:rFonts w:ascii="Arial" w:hAnsi="Arial" w:cs="Arial"/>
          <w:i/>
          <w:iCs/>
          <w:sz w:val="28"/>
          <w:szCs w:val="28"/>
        </w:rPr>
      </w:pPr>
      <w:r>
        <w:rPr>
          <w:rFonts w:ascii="Arial" w:hAnsi="Arial" w:cs="Arial"/>
          <w:i/>
          <w:iCs/>
          <w:sz w:val="28"/>
          <w:szCs w:val="28"/>
        </w:rPr>
        <w:t>(O</w:t>
      </w:r>
      <w:r w:rsidR="003475A2">
        <w:rPr>
          <w:rFonts w:ascii="Arial" w:hAnsi="Arial" w:cs="Arial"/>
          <w:i/>
          <w:iCs/>
          <w:sz w:val="28"/>
          <w:szCs w:val="28"/>
        </w:rPr>
        <w:t>h yeah</w:t>
      </w:r>
      <w:r>
        <w:rPr>
          <w:rFonts w:ascii="Arial" w:hAnsi="Arial" w:cs="Arial"/>
          <w:i/>
          <w:iCs/>
          <w:sz w:val="28"/>
          <w:szCs w:val="28"/>
        </w:rPr>
        <w:t>)</w:t>
      </w:r>
      <w:r w:rsidR="00EC3D10">
        <w:rPr>
          <w:rFonts w:ascii="Arial" w:hAnsi="Arial" w:cs="Arial"/>
          <w:i/>
          <w:iCs/>
          <w:sz w:val="28"/>
          <w:szCs w:val="28"/>
        </w:rPr>
        <w:t xml:space="preserve"> </w:t>
      </w:r>
      <w:r w:rsidR="00A05AA8" w:rsidRPr="00E54D10">
        <w:rPr>
          <w:rFonts w:ascii="Arial" w:hAnsi="Arial" w:cs="Arial"/>
          <w:i/>
          <w:iCs/>
          <w:sz w:val="28"/>
          <w:szCs w:val="28"/>
        </w:rPr>
        <w:t>The gates of that holy place</w:t>
      </w:r>
    </w:p>
    <w:p w14:paraId="24684DDA" w14:textId="4B7D9A75" w:rsidR="00E54D10" w:rsidRPr="00E54D10" w:rsidRDefault="00697DFC" w:rsidP="00CF060B">
      <w:pPr>
        <w:jc w:val="center"/>
        <w:rPr>
          <w:rFonts w:ascii="Arial" w:hAnsi="Arial" w:cs="Arial"/>
          <w:i/>
          <w:iCs/>
          <w:sz w:val="28"/>
          <w:szCs w:val="28"/>
        </w:rPr>
      </w:pPr>
      <w:r>
        <w:rPr>
          <w:rFonts w:ascii="Arial" w:hAnsi="Arial" w:cs="Arial"/>
          <w:i/>
          <w:iCs/>
          <w:sz w:val="28"/>
          <w:szCs w:val="28"/>
        </w:rPr>
        <w:t xml:space="preserve">(Stand open) </w:t>
      </w:r>
      <w:r w:rsidR="00A05AA8" w:rsidRPr="00E54D10">
        <w:rPr>
          <w:rFonts w:ascii="Arial" w:hAnsi="Arial" w:cs="Arial"/>
          <w:i/>
          <w:iCs/>
          <w:sz w:val="28"/>
          <w:szCs w:val="28"/>
        </w:rPr>
        <w:t xml:space="preserve">Stand open by night and </w:t>
      </w:r>
      <w:r w:rsidR="004F684A" w:rsidRPr="00E54D10">
        <w:rPr>
          <w:rFonts w:ascii="Arial" w:hAnsi="Arial" w:cs="Arial"/>
          <w:i/>
          <w:iCs/>
          <w:sz w:val="28"/>
          <w:szCs w:val="28"/>
        </w:rPr>
        <w:t>day.</w:t>
      </w:r>
    </w:p>
    <w:p w14:paraId="507F6E13" w14:textId="5063440E" w:rsidR="00E54D10" w:rsidRPr="00E54D10" w:rsidRDefault="00F73BD1" w:rsidP="00CF060B">
      <w:pPr>
        <w:jc w:val="center"/>
        <w:rPr>
          <w:rFonts w:ascii="Arial" w:hAnsi="Arial" w:cs="Arial"/>
          <w:i/>
          <w:iCs/>
          <w:sz w:val="28"/>
          <w:szCs w:val="28"/>
        </w:rPr>
      </w:pPr>
      <w:r>
        <w:rPr>
          <w:rFonts w:ascii="Arial" w:hAnsi="Arial" w:cs="Arial"/>
          <w:i/>
          <w:iCs/>
          <w:sz w:val="28"/>
          <w:szCs w:val="28"/>
        </w:rPr>
        <w:t xml:space="preserve">(Oh look) </w:t>
      </w:r>
      <w:r w:rsidR="00A05AA8" w:rsidRPr="00E54D10">
        <w:rPr>
          <w:rFonts w:ascii="Arial" w:hAnsi="Arial" w:cs="Arial"/>
          <w:i/>
          <w:iCs/>
          <w:sz w:val="28"/>
          <w:szCs w:val="28"/>
        </w:rPr>
        <w:t xml:space="preserve">O look to the </w:t>
      </w:r>
      <w:r>
        <w:rPr>
          <w:rFonts w:ascii="Arial" w:hAnsi="Arial" w:cs="Arial"/>
          <w:i/>
          <w:iCs/>
          <w:sz w:val="28"/>
          <w:szCs w:val="28"/>
        </w:rPr>
        <w:t>L</w:t>
      </w:r>
      <w:r w:rsidR="00A05AA8" w:rsidRPr="00E54D10">
        <w:rPr>
          <w:rFonts w:ascii="Arial" w:hAnsi="Arial" w:cs="Arial"/>
          <w:i/>
          <w:iCs/>
          <w:sz w:val="28"/>
          <w:szCs w:val="28"/>
        </w:rPr>
        <w:t xml:space="preserve">ord </w:t>
      </w:r>
      <w:r>
        <w:rPr>
          <w:rFonts w:ascii="Arial" w:hAnsi="Arial" w:cs="Arial"/>
          <w:i/>
          <w:iCs/>
          <w:sz w:val="28"/>
          <w:szCs w:val="28"/>
        </w:rPr>
        <w:t xml:space="preserve">(to the Lord) </w:t>
      </w:r>
      <w:r w:rsidR="00A05AA8" w:rsidRPr="00E54D10">
        <w:rPr>
          <w:rFonts w:ascii="Arial" w:hAnsi="Arial" w:cs="Arial"/>
          <w:i/>
          <w:iCs/>
          <w:sz w:val="28"/>
          <w:szCs w:val="28"/>
        </w:rPr>
        <w:t>who “giveth more grace,”</w:t>
      </w:r>
      <w:r w:rsidR="004F684A">
        <w:rPr>
          <w:rFonts w:ascii="Arial" w:hAnsi="Arial" w:cs="Arial"/>
          <w:i/>
          <w:iCs/>
          <w:sz w:val="28"/>
          <w:szCs w:val="28"/>
        </w:rPr>
        <w:t xml:space="preserve"> (more grace)</w:t>
      </w:r>
    </w:p>
    <w:p w14:paraId="43AEAC7D" w14:textId="22671ACB" w:rsidR="00E54D10" w:rsidRPr="00E54D10" w:rsidRDefault="00A05AA8" w:rsidP="00CF060B">
      <w:pPr>
        <w:jc w:val="center"/>
        <w:rPr>
          <w:rFonts w:ascii="Arial" w:hAnsi="Arial" w:cs="Arial"/>
          <w:i/>
          <w:iCs/>
          <w:sz w:val="28"/>
          <w:szCs w:val="28"/>
        </w:rPr>
      </w:pPr>
      <w:r w:rsidRPr="00E54D10">
        <w:rPr>
          <w:rFonts w:ascii="Arial" w:hAnsi="Arial" w:cs="Arial"/>
          <w:i/>
          <w:iCs/>
          <w:sz w:val="28"/>
          <w:szCs w:val="28"/>
        </w:rPr>
        <w:lastRenderedPageBreak/>
        <w:t>Whose love has prepared the way.</w:t>
      </w:r>
    </w:p>
    <w:p w14:paraId="1F1C0C3B" w14:textId="1E9179B7" w:rsidR="00E54D10" w:rsidRPr="00E54D10" w:rsidRDefault="00B53B4D" w:rsidP="00CF060B">
      <w:pPr>
        <w:jc w:val="center"/>
        <w:rPr>
          <w:rFonts w:ascii="Arial" w:hAnsi="Arial" w:cs="Arial"/>
          <w:i/>
          <w:iCs/>
          <w:sz w:val="28"/>
          <w:szCs w:val="28"/>
        </w:rPr>
      </w:pPr>
      <w:r>
        <w:rPr>
          <w:rFonts w:ascii="Arial" w:hAnsi="Arial" w:cs="Arial"/>
          <w:i/>
          <w:iCs/>
          <w:sz w:val="28"/>
          <w:szCs w:val="28"/>
        </w:rPr>
        <w:t xml:space="preserve">(A home) </w:t>
      </w:r>
      <w:r w:rsidR="00A05AA8" w:rsidRPr="00E54D10">
        <w:rPr>
          <w:rFonts w:ascii="Arial" w:hAnsi="Arial" w:cs="Arial"/>
          <w:i/>
          <w:iCs/>
          <w:sz w:val="28"/>
          <w:szCs w:val="28"/>
        </w:rPr>
        <w:t>A home in those mansions fair</w:t>
      </w:r>
    </w:p>
    <w:p w14:paraId="120DFE97" w14:textId="77CA6BE6" w:rsidR="00E54D10" w:rsidRPr="00E54D10" w:rsidRDefault="00D72DC6" w:rsidP="00CF060B">
      <w:pPr>
        <w:jc w:val="center"/>
        <w:rPr>
          <w:rFonts w:ascii="Arial" w:hAnsi="Arial" w:cs="Arial"/>
          <w:i/>
          <w:iCs/>
          <w:sz w:val="28"/>
          <w:szCs w:val="28"/>
        </w:rPr>
      </w:pPr>
      <w:r>
        <w:rPr>
          <w:rFonts w:ascii="Arial" w:hAnsi="Arial" w:cs="Arial"/>
          <w:i/>
          <w:iCs/>
          <w:sz w:val="28"/>
          <w:szCs w:val="28"/>
        </w:rPr>
        <w:t xml:space="preserve">(His Hand) </w:t>
      </w:r>
      <w:r w:rsidR="00A05AA8" w:rsidRPr="00E54D10">
        <w:rPr>
          <w:rFonts w:ascii="Arial" w:hAnsi="Arial" w:cs="Arial"/>
          <w:i/>
          <w:iCs/>
          <w:sz w:val="28"/>
          <w:szCs w:val="28"/>
        </w:rPr>
        <w:t xml:space="preserve">His </w:t>
      </w:r>
      <w:r>
        <w:rPr>
          <w:rFonts w:ascii="Arial" w:hAnsi="Arial" w:cs="Arial"/>
          <w:i/>
          <w:iCs/>
          <w:sz w:val="28"/>
          <w:szCs w:val="28"/>
        </w:rPr>
        <w:t>H</w:t>
      </w:r>
      <w:r w:rsidR="00A05AA8" w:rsidRPr="00E54D10">
        <w:rPr>
          <w:rFonts w:ascii="Arial" w:hAnsi="Arial" w:cs="Arial"/>
          <w:i/>
          <w:iCs/>
          <w:sz w:val="28"/>
          <w:szCs w:val="28"/>
        </w:rPr>
        <w:t>and hath reserved for all,</w:t>
      </w:r>
    </w:p>
    <w:p w14:paraId="3DECA173" w14:textId="5A8CC8DE" w:rsidR="00E54D10" w:rsidRPr="00E54D10" w:rsidRDefault="005E40B5" w:rsidP="00CF060B">
      <w:pPr>
        <w:jc w:val="center"/>
        <w:rPr>
          <w:rFonts w:ascii="Arial" w:hAnsi="Arial" w:cs="Arial"/>
          <w:i/>
          <w:iCs/>
          <w:sz w:val="28"/>
          <w:szCs w:val="28"/>
        </w:rPr>
      </w:pPr>
      <w:r>
        <w:rPr>
          <w:rFonts w:ascii="Arial" w:hAnsi="Arial" w:cs="Arial"/>
          <w:i/>
          <w:iCs/>
          <w:sz w:val="28"/>
          <w:szCs w:val="28"/>
        </w:rPr>
        <w:t xml:space="preserve">(For) </w:t>
      </w:r>
      <w:r w:rsidR="00A05AA8" w:rsidRPr="00E54D10">
        <w:rPr>
          <w:rFonts w:ascii="Arial" w:hAnsi="Arial" w:cs="Arial"/>
          <w:i/>
          <w:iCs/>
          <w:sz w:val="28"/>
          <w:szCs w:val="28"/>
        </w:rPr>
        <w:t>For the wedding feast prepare,</w:t>
      </w:r>
    </w:p>
    <w:p w14:paraId="28BEA0BE" w14:textId="59BE55E5" w:rsidR="00906A76" w:rsidRDefault="00935195" w:rsidP="00CF060B">
      <w:pPr>
        <w:jc w:val="center"/>
        <w:rPr>
          <w:rFonts w:ascii="Arial" w:hAnsi="Arial" w:cs="Arial"/>
          <w:i/>
          <w:iCs/>
          <w:sz w:val="28"/>
          <w:szCs w:val="28"/>
        </w:rPr>
      </w:pPr>
      <w:r>
        <w:rPr>
          <w:rFonts w:ascii="Arial" w:hAnsi="Arial" w:cs="Arial"/>
          <w:i/>
          <w:iCs/>
          <w:sz w:val="28"/>
          <w:szCs w:val="28"/>
        </w:rPr>
        <w:t xml:space="preserve">(Obeying) </w:t>
      </w:r>
      <w:r w:rsidR="00A05AA8" w:rsidRPr="00E54D10">
        <w:rPr>
          <w:rFonts w:ascii="Arial" w:hAnsi="Arial" w:cs="Arial"/>
          <w:i/>
          <w:iCs/>
          <w:sz w:val="28"/>
          <w:szCs w:val="28"/>
        </w:rPr>
        <w:t>Obeying the gracious call.</w:t>
      </w:r>
    </w:p>
    <w:p w14:paraId="3F18ED90" w14:textId="77777777" w:rsidR="00652B04" w:rsidRDefault="00652B04" w:rsidP="00CF060B">
      <w:pPr>
        <w:jc w:val="center"/>
        <w:rPr>
          <w:rFonts w:ascii="Arial" w:hAnsi="Arial" w:cs="Arial"/>
          <w:i/>
          <w:iCs/>
          <w:sz w:val="28"/>
          <w:szCs w:val="28"/>
        </w:rPr>
      </w:pPr>
    </w:p>
    <w:p w14:paraId="56D6453B" w14:textId="77777777" w:rsidR="00652B04" w:rsidRDefault="00652B04" w:rsidP="00CF060B">
      <w:pPr>
        <w:jc w:val="center"/>
        <w:rPr>
          <w:rFonts w:ascii="Arial" w:hAnsi="Arial" w:cs="Arial"/>
          <w:i/>
          <w:iCs/>
          <w:sz w:val="28"/>
          <w:szCs w:val="28"/>
        </w:rPr>
      </w:pPr>
      <w:r>
        <w:rPr>
          <w:rFonts w:ascii="Arial" w:hAnsi="Arial" w:cs="Arial"/>
          <w:i/>
          <w:iCs/>
          <w:sz w:val="28"/>
          <w:szCs w:val="28"/>
        </w:rPr>
        <w:t>Chorus</w:t>
      </w:r>
    </w:p>
    <w:p w14:paraId="752ADD9E" w14:textId="3512CF7D" w:rsidR="00652B04" w:rsidRPr="00E54D10" w:rsidRDefault="00652B04" w:rsidP="00CF060B">
      <w:pPr>
        <w:jc w:val="center"/>
        <w:rPr>
          <w:rFonts w:ascii="Arial" w:hAnsi="Arial" w:cs="Arial"/>
          <w:i/>
          <w:iCs/>
          <w:sz w:val="28"/>
          <w:szCs w:val="28"/>
        </w:rPr>
      </w:pPr>
      <w:r>
        <w:rPr>
          <w:rFonts w:ascii="Arial" w:hAnsi="Arial" w:cs="Arial"/>
          <w:i/>
          <w:iCs/>
          <w:sz w:val="28"/>
          <w:szCs w:val="28"/>
        </w:rPr>
        <w:t>(</w:t>
      </w:r>
      <w:r w:rsidR="00EA69D4">
        <w:rPr>
          <w:rFonts w:ascii="Arial" w:hAnsi="Arial" w:cs="Arial"/>
          <w:i/>
          <w:iCs/>
          <w:sz w:val="28"/>
          <w:szCs w:val="28"/>
        </w:rPr>
        <w:t>Oh, s</w:t>
      </w:r>
      <w:r>
        <w:rPr>
          <w:rFonts w:ascii="Arial" w:hAnsi="Arial" w:cs="Arial"/>
          <w:i/>
          <w:iCs/>
          <w:sz w:val="28"/>
          <w:szCs w:val="28"/>
        </w:rPr>
        <w:t xml:space="preserve">ince Jesus) </w:t>
      </w:r>
      <w:r w:rsidRPr="00E54D10">
        <w:rPr>
          <w:rFonts w:ascii="Arial" w:hAnsi="Arial" w:cs="Arial"/>
          <w:i/>
          <w:iCs/>
          <w:sz w:val="28"/>
          <w:szCs w:val="28"/>
        </w:rPr>
        <w:t>Since Jesus has set me free,</w:t>
      </w:r>
    </w:p>
    <w:p w14:paraId="0884F9E7" w14:textId="77777777" w:rsidR="00652B04" w:rsidRPr="00E54D10" w:rsidRDefault="00652B04" w:rsidP="00CF060B">
      <w:pPr>
        <w:jc w:val="center"/>
        <w:rPr>
          <w:rFonts w:ascii="Arial" w:hAnsi="Arial" w:cs="Arial"/>
          <w:i/>
          <w:iCs/>
          <w:sz w:val="28"/>
          <w:szCs w:val="28"/>
        </w:rPr>
      </w:pPr>
      <w:r>
        <w:rPr>
          <w:rFonts w:ascii="Arial" w:hAnsi="Arial" w:cs="Arial"/>
          <w:i/>
          <w:iCs/>
          <w:sz w:val="28"/>
          <w:szCs w:val="28"/>
        </w:rPr>
        <w:t xml:space="preserve">(I’m happy) </w:t>
      </w:r>
      <w:r w:rsidRPr="00E54D10">
        <w:rPr>
          <w:rFonts w:ascii="Arial" w:hAnsi="Arial" w:cs="Arial"/>
          <w:i/>
          <w:iCs/>
          <w:sz w:val="28"/>
          <w:szCs w:val="28"/>
        </w:rPr>
        <w:t>I’m happy as heart can be.</w:t>
      </w:r>
    </w:p>
    <w:p w14:paraId="7073BE00" w14:textId="317A4DF4" w:rsidR="00652B04" w:rsidRPr="00E54D10" w:rsidRDefault="00652B04" w:rsidP="00CF060B">
      <w:pPr>
        <w:jc w:val="center"/>
        <w:rPr>
          <w:rFonts w:ascii="Arial" w:hAnsi="Arial" w:cs="Arial"/>
          <w:i/>
          <w:iCs/>
          <w:sz w:val="28"/>
          <w:szCs w:val="28"/>
        </w:rPr>
      </w:pPr>
      <w:r>
        <w:rPr>
          <w:rFonts w:ascii="Arial" w:hAnsi="Arial" w:cs="Arial"/>
          <w:i/>
          <w:iCs/>
          <w:sz w:val="28"/>
          <w:szCs w:val="28"/>
        </w:rPr>
        <w:t>(</w:t>
      </w:r>
      <w:r w:rsidR="003741E3">
        <w:rPr>
          <w:rFonts w:ascii="Arial" w:hAnsi="Arial" w:cs="Arial"/>
          <w:i/>
          <w:iCs/>
          <w:sz w:val="28"/>
          <w:szCs w:val="28"/>
        </w:rPr>
        <w:t>No longer</w:t>
      </w:r>
      <w:r>
        <w:rPr>
          <w:rFonts w:ascii="Arial" w:hAnsi="Arial" w:cs="Arial"/>
          <w:i/>
          <w:iCs/>
          <w:sz w:val="28"/>
          <w:szCs w:val="28"/>
        </w:rPr>
        <w:t xml:space="preserve">) </w:t>
      </w:r>
      <w:r w:rsidRPr="00E54D10">
        <w:rPr>
          <w:rFonts w:ascii="Arial" w:hAnsi="Arial" w:cs="Arial"/>
          <w:i/>
          <w:iCs/>
          <w:sz w:val="28"/>
          <w:szCs w:val="28"/>
        </w:rPr>
        <w:t>No longer I bear</w:t>
      </w:r>
      <w:r>
        <w:rPr>
          <w:rFonts w:ascii="Arial" w:hAnsi="Arial" w:cs="Arial"/>
          <w:i/>
          <w:iCs/>
          <w:sz w:val="28"/>
          <w:szCs w:val="28"/>
        </w:rPr>
        <w:t xml:space="preserve"> (I bear)</w:t>
      </w:r>
      <w:r w:rsidRPr="00E54D10">
        <w:rPr>
          <w:rFonts w:ascii="Arial" w:hAnsi="Arial" w:cs="Arial"/>
          <w:i/>
          <w:iCs/>
          <w:sz w:val="28"/>
          <w:szCs w:val="28"/>
        </w:rPr>
        <w:t xml:space="preserve"> the burden of care,</w:t>
      </w:r>
      <w:r w:rsidR="00BE5089">
        <w:rPr>
          <w:rFonts w:ascii="Arial" w:hAnsi="Arial" w:cs="Arial"/>
          <w:i/>
          <w:iCs/>
          <w:sz w:val="28"/>
          <w:szCs w:val="28"/>
        </w:rPr>
        <w:t xml:space="preserve"> (of care)</w:t>
      </w:r>
    </w:p>
    <w:p w14:paraId="234CF0DA" w14:textId="4E001563" w:rsidR="00652B04" w:rsidRPr="00E54D10" w:rsidRDefault="00652B04" w:rsidP="00CF060B">
      <w:pPr>
        <w:jc w:val="center"/>
        <w:rPr>
          <w:rFonts w:ascii="Arial" w:hAnsi="Arial" w:cs="Arial"/>
          <w:i/>
          <w:iCs/>
          <w:sz w:val="28"/>
          <w:szCs w:val="28"/>
        </w:rPr>
      </w:pPr>
      <w:r w:rsidRPr="00E54D10">
        <w:rPr>
          <w:rFonts w:ascii="Arial" w:hAnsi="Arial" w:cs="Arial"/>
          <w:i/>
          <w:iCs/>
          <w:sz w:val="28"/>
          <w:szCs w:val="28"/>
        </w:rPr>
        <w:t>His yoke is so sweet to me.</w:t>
      </w:r>
    </w:p>
    <w:p w14:paraId="59C08F92" w14:textId="77777777" w:rsidR="00652B04" w:rsidRPr="00E54D10" w:rsidRDefault="00652B04" w:rsidP="00CF060B">
      <w:pPr>
        <w:jc w:val="center"/>
        <w:rPr>
          <w:rFonts w:ascii="Arial" w:hAnsi="Arial" w:cs="Arial"/>
          <w:i/>
          <w:iCs/>
          <w:sz w:val="28"/>
          <w:szCs w:val="28"/>
        </w:rPr>
      </w:pPr>
      <w:r>
        <w:rPr>
          <w:rFonts w:ascii="Arial" w:hAnsi="Arial" w:cs="Arial"/>
          <w:i/>
          <w:iCs/>
          <w:sz w:val="28"/>
          <w:szCs w:val="28"/>
        </w:rPr>
        <w:t xml:space="preserve">(My soul) </w:t>
      </w:r>
      <w:r w:rsidRPr="00E54D10">
        <w:rPr>
          <w:rFonts w:ascii="Arial" w:hAnsi="Arial" w:cs="Arial"/>
          <w:i/>
          <w:iCs/>
          <w:sz w:val="28"/>
          <w:szCs w:val="28"/>
        </w:rPr>
        <w:t>My soul was as black as night,</w:t>
      </w:r>
    </w:p>
    <w:p w14:paraId="4B50AC9B" w14:textId="6EF9B932" w:rsidR="00652B04" w:rsidRPr="00E54D10" w:rsidRDefault="00652B04" w:rsidP="00CF060B">
      <w:pPr>
        <w:jc w:val="center"/>
        <w:rPr>
          <w:rFonts w:ascii="Arial" w:hAnsi="Arial" w:cs="Arial"/>
          <w:i/>
          <w:iCs/>
          <w:sz w:val="28"/>
          <w:szCs w:val="28"/>
        </w:rPr>
      </w:pPr>
      <w:r>
        <w:rPr>
          <w:rFonts w:ascii="Arial" w:hAnsi="Arial" w:cs="Arial"/>
          <w:i/>
          <w:iCs/>
          <w:sz w:val="28"/>
          <w:szCs w:val="28"/>
        </w:rPr>
        <w:t>(But dar</w:t>
      </w:r>
      <w:r w:rsidR="00BE5089">
        <w:rPr>
          <w:rFonts w:ascii="Arial" w:hAnsi="Arial" w:cs="Arial"/>
          <w:i/>
          <w:iCs/>
          <w:sz w:val="28"/>
          <w:szCs w:val="28"/>
        </w:rPr>
        <w:t>kness</w:t>
      </w:r>
      <w:r>
        <w:rPr>
          <w:rFonts w:ascii="Arial" w:hAnsi="Arial" w:cs="Arial"/>
          <w:i/>
          <w:iCs/>
          <w:sz w:val="28"/>
          <w:szCs w:val="28"/>
        </w:rPr>
        <w:t>)</w:t>
      </w:r>
      <w:r w:rsidRPr="00E54D10">
        <w:rPr>
          <w:rFonts w:ascii="Arial" w:hAnsi="Arial" w:cs="Arial"/>
          <w:i/>
          <w:iCs/>
          <w:sz w:val="28"/>
          <w:szCs w:val="28"/>
        </w:rPr>
        <w:t xml:space="preserve"> But darkness </w:t>
      </w:r>
      <w:r w:rsidR="00152671">
        <w:rPr>
          <w:rFonts w:ascii="Arial" w:hAnsi="Arial" w:cs="Arial"/>
          <w:i/>
          <w:iCs/>
          <w:sz w:val="28"/>
          <w:szCs w:val="28"/>
        </w:rPr>
        <w:t>h</w:t>
      </w:r>
      <w:r w:rsidRPr="00E54D10">
        <w:rPr>
          <w:rFonts w:ascii="Arial" w:hAnsi="Arial" w:cs="Arial"/>
          <w:i/>
          <w:iCs/>
          <w:sz w:val="28"/>
          <w:szCs w:val="28"/>
        </w:rPr>
        <w:t>as taken flight.</w:t>
      </w:r>
    </w:p>
    <w:p w14:paraId="70FA849B" w14:textId="77777777" w:rsidR="00652B04" w:rsidRPr="00E54D10" w:rsidRDefault="00652B04" w:rsidP="00CF060B">
      <w:pPr>
        <w:jc w:val="center"/>
        <w:rPr>
          <w:rFonts w:ascii="Arial" w:hAnsi="Arial" w:cs="Arial"/>
          <w:i/>
          <w:iCs/>
          <w:sz w:val="28"/>
          <w:szCs w:val="28"/>
        </w:rPr>
      </w:pPr>
      <w:r>
        <w:rPr>
          <w:rFonts w:ascii="Arial" w:hAnsi="Arial" w:cs="Arial"/>
          <w:i/>
          <w:iCs/>
          <w:sz w:val="28"/>
          <w:szCs w:val="28"/>
        </w:rPr>
        <w:t xml:space="preserve">(Oh yeah) </w:t>
      </w:r>
      <w:r w:rsidRPr="00E54D10">
        <w:rPr>
          <w:rFonts w:ascii="Arial" w:hAnsi="Arial" w:cs="Arial"/>
          <w:i/>
          <w:iCs/>
          <w:sz w:val="28"/>
          <w:szCs w:val="28"/>
        </w:rPr>
        <w:t>Now I shout the victory,</w:t>
      </w:r>
    </w:p>
    <w:p w14:paraId="55BE2764" w14:textId="77777777" w:rsidR="00652B04" w:rsidRDefault="00652B04" w:rsidP="00CF060B">
      <w:pPr>
        <w:jc w:val="center"/>
        <w:rPr>
          <w:rFonts w:ascii="Arial" w:hAnsi="Arial" w:cs="Arial"/>
          <w:i/>
          <w:iCs/>
          <w:sz w:val="28"/>
          <w:szCs w:val="28"/>
        </w:rPr>
      </w:pPr>
      <w:r>
        <w:rPr>
          <w:rFonts w:ascii="Arial" w:hAnsi="Arial" w:cs="Arial"/>
          <w:i/>
          <w:iCs/>
          <w:sz w:val="28"/>
          <w:szCs w:val="28"/>
        </w:rPr>
        <w:t xml:space="preserve">(For Jesus) </w:t>
      </w:r>
      <w:r w:rsidRPr="00E54D10">
        <w:rPr>
          <w:rFonts w:ascii="Arial" w:hAnsi="Arial" w:cs="Arial"/>
          <w:i/>
          <w:iCs/>
          <w:sz w:val="28"/>
          <w:szCs w:val="28"/>
        </w:rPr>
        <w:t>For Jesus has set me free.</w:t>
      </w:r>
    </w:p>
    <w:p w14:paraId="597248BD" w14:textId="77777777" w:rsidR="00152671" w:rsidRDefault="00152671" w:rsidP="00CF060B">
      <w:pPr>
        <w:jc w:val="center"/>
        <w:rPr>
          <w:rFonts w:ascii="Arial" w:hAnsi="Arial" w:cs="Arial"/>
          <w:i/>
          <w:iCs/>
          <w:sz w:val="28"/>
          <w:szCs w:val="28"/>
        </w:rPr>
      </w:pPr>
    </w:p>
    <w:p w14:paraId="44F51D2A" w14:textId="77777777" w:rsidR="00152671" w:rsidRPr="0097167F" w:rsidRDefault="00152671" w:rsidP="00CF060B">
      <w:pPr>
        <w:jc w:val="center"/>
        <w:rPr>
          <w:rFonts w:ascii="Arial" w:hAnsi="Arial" w:cs="Arial"/>
          <w:i/>
          <w:iCs/>
          <w:sz w:val="28"/>
          <w:szCs w:val="28"/>
        </w:rPr>
      </w:pPr>
      <w:r>
        <w:rPr>
          <w:rFonts w:ascii="Arial" w:hAnsi="Arial" w:cs="Arial"/>
          <w:i/>
          <w:iCs/>
          <w:sz w:val="28"/>
          <w:szCs w:val="28"/>
        </w:rPr>
        <w:t xml:space="preserve">Oh Jesus) </w:t>
      </w:r>
      <w:r w:rsidRPr="0097167F">
        <w:rPr>
          <w:rFonts w:ascii="Arial" w:hAnsi="Arial" w:cs="Arial"/>
          <w:i/>
          <w:iCs/>
          <w:sz w:val="28"/>
          <w:szCs w:val="28"/>
        </w:rPr>
        <w:t>Oh, Jesus is coming soon,</w:t>
      </w:r>
    </w:p>
    <w:p w14:paraId="0A6CB66B" w14:textId="77777777" w:rsidR="00152671" w:rsidRPr="0097167F" w:rsidRDefault="00152671" w:rsidP="00CF060B">
      <w:pPr>
        <w:jc w:val="center"/>
        <w:rPr>
          <w:rFonts w:ascii="Arial" w:hAnsi="Arial" w:cs="Arial"/>
          <w:i/>
          <w:iCs/>
          <w:sz w:val="28"/>
          <w:szCs w:val="28"/>
        </w:rPr>
      </w:pPr>
      <w:r>
        <w:rPr>
          <w:rFonts w:ascii="Arial" w:hAnsi="Arial" w:cs="Arial"/>
          <w:i/>
          <w:iCs/>
          <w:sz w:val="28"/>
          <w:szCs w:val="28"/>
        </w:rPr>
        <w:t xml:space="preserve">(Our trials) </w:t>
      </w:r>
      <w:r w:rsidRPr="0097167F">
        <w:rPr>
          <w:rFonts w:ascii="Arial" w:hAnsi="Arial" w:cs="Arial"/>
          <w:i/>
          <w:iCs/>
          <w:sz w:val="28"/>
          <w:szCs w:val="28"/>
        </w:rPr>
        <w:t>Our trials will then be o'er.</w:t>
      </w:r>
    </w:p>
    <w:p w14:paraId="079ED867" w14:textId="77777777" w:rsidR="00152671" w:rsidRPr="0097167F" w:rsidRDefault="00152671" w:rsidP="00CF060B">
      <w:pPr>
        <w:jc w:val="center"/>
        <w:rPr>
          <w:rFonts w:ascii="Arial" w:hAnsi="Arial" w:cs="Arial"/>
          <w:i/>
          <w:iCs/>
          <w:sz w:val="28"/>
          <w:szCs w:val="28"/>
        </w:rPr>
      </w:pPr>
      <w:r>
        <w:rPr>
          <w:rFonts w:ascii="Arial" w:hAnsi="Arial" w:cs="Arial"/>
          <w:i/>
          <w:iCs/>
          <w:sz w:val="28"/>
          <w:szCs w:val="28"/>
        </w:rPr>
        <w:t xml:space="preserve">(What if) </w:t>
      </w:r>
      <w:r w:rsidRPr="0097167F">
        <w:rPr>
          <w:rFonts w:ascii="Arial" w:hAnsi="Arial" w:cs="Arial"/>
          <w:i/>
          <w:iCs/>
          <w:sz w:val="28"/>
          <w:szCs w:val="28"/>
        </w:rPr>
        <w:t>What if our Lord</w:t>
      </w:r>
      <w:r>
        <w:rPr>
          <w:rFonts w:ascii="Arial" w:hAnsi="Arial" w:cs="Arial"/>
          <w:i/>
          <w:iCs/>
          <w:sz w:val="28"/>
          <w:szCs w:val="28"/>
        </w:rPr>
        <w:t xml:space="preserve"> (our Lord)</w:t>
      </w:r>
      <w:r w:rsidRPr="0097167F">
        <w:rPr>
          <w:rFonts w:ascii="Arial" w:hAnsi="Arial" w:cs="Arial"/>
          <w:i/>
          <w:iCs/>
          <w:sz w:val="28"/>
          <w:szCs w:val="28"/>
        </w:rPr>
        <w:t xml:space="preserve"> this moment should come</w:t>
      </w:r>
      <w:r>
        <w:rPr>
          <w:rFonts w:ascii="Arial" w:hAnsi="Arial" w:cs="Arial"/>
          <w:i/>
          <w:iCs/>
          <w:sz w:val="28"/>
          <w:szCs w:val="28"/>
        </w:rPr>
        <w:t xml:space="preserve"> (should come)</w:t>
      </w:r>
    </w:p>
    <w:p w14:paraId="73E09D5D" w14:textId="77777777" w:rsidR="00152671" w:rsidRPr="0097167F" w:rsidRDefault="00152671" w:rsidP="00CF060B">
      <w:pPr>
        <w:jc w:val="center"/>
        <w:rPr>
          <w:rFonts w:ascii="Arial" w:hAnsi="Arial" w:cs="Arial"/>
          <w:i/>
          <w:iCs/>
          <w:sz w:val="28"/>
          <w:szCs w:val="28"/>
        </w:rPr>
      </w:pPr>
      <w:r>
        <w:rPr>
          <w:rFonts w:ascii="Arial" w:hAnsi="Arial" w:cs="Arial"/>
          <w:i/>
          <w:iCs/>
          <w:sz w:val="28"/>
          <w:szCs w:val="28"/>
        </w:rPr>
        <w:t xml:space="preserve">(For those) </w:t>
      </w:r>
      <w:r w:rsidRPr="0097167F">
        <w:rPr>
          <w:rFonts w:ascii="Arial" w:hAnsi="Arial" w:cs="Arial"/>
          <w:i/>
          <w:iCs/>
          <w:sz w:val="28"/>
          <w:szCs w:val="28"/>
        </w:rPr>
        <w:t>For those who are free from sin.</w:t>
      </w:r>
    </w:p>
    <w:p w14:paraId="0B01F099" w14:textId="77777777" w:rsidR="00152671" w:rsidRPr="0097167F" w:rsidRDefault="00152671" w:rsidP="00CF060B">
      <w:pPr>
        <w:jc w:val="center"/>
        <w:rPr>
          <w:rFonts w:ascii="Arial" w:hAnsi="Arial" w:cs="Arial"/>
          <w:i/>
          <w:iCs/>
          <w:sz w:val="28"/>
          <w:szCs w:val="28"/>
        </w:rPr>
      </w:pPr>
      <w:r>
        <w:rPr>
          <w:rFonts w:ascii="Arial" w:hAnsi="Arial" w:cs="Arial"/>
          <w:i/>
          <w:iCs/>
          <w:sz w:val="28"/>
          <w:szCs w:val="28"/>
        </w:rPr>
        <w:t>(Then would)</w:t>
      </w:r>
      <w:r w:rsidRPr="0097167F">
        <w:rPr>
          <w:rFonts w:ascii="Arial" w:hAnsi="Arial" w:cs="Arial"/>
          <w:i/>
          <w:iCs/>
          <w:sz w:val="28"/>
          <w:szCs w:val="28"/>
        </w:rPr>
        <w:t xml:space="preserve"> Then would it bring you joy,</w:t>
      </w:r>
    </w:p>
    <w:p w14:paraId="6477E224" w14:textId="77777777" w:rsidR="00152671" w:rsidRPr="0097167F" w:rsidRDefault="00152671" w:rsidP="00CF060B">
      <w:pPr>
        <w:jc w:val="center"/>
        <w:rPr>
          <w:rFonts w:ascii="Arial" w:hAnsi="Arial" w:cs="Arial"/>
          <w:i/>
          <w:iCs/>
          <w:sz w:val="28"/>
          <w:szCs w:val="28"/>
        </w:rPr>
      </w:pPr>
      <w:r>
        <w:rPr>
          <w:rFonts w:ascii="Arial" w:hAnsi="Arial" w:cs="Arial"/>
          <w:i/>
          <w:iCs/>
          <w:sz w:val="28"/>
          <w:szCs w:val="28"/>
        </w:rPr>
        <w:t xml:space="preserve">(Or sorrow) </w:t>
      </w:r>
      <w:r w:rsidRPr="0097167F">
        <w:rPr>
          <w:rFonts w:ascii="Arial" w:hAnsi="Arial" w:cs="Arial"/>
          <w:i/>
          <w:iCs/>
          <w:sz w:val="28"/>
          <w:szCs w:val="28"/>
        </w:rPr>
        <w:t>Or sorrow and deep despair?</w:t>
      </w:r>
    </w:p>
    <w:p w14:paraId="662B60A2" w14:textId="77777777" w:rsidR="00152671" w:rsidRPr="0097167F" w:rsidRDefault="00152671" w:rsidP="00CF060B">
      <w:pPr>
        <w:jc w:val="center"/>
        <w:rPr>
          <w:rFonts w:ascii="Arial" w:hAnsi="Arial" w:cs="Arial"/>
          <w:i/>
          <w:iCs/>
          <w:sz w:val="28"/>
          <w:szCs w:val="28"/>
        </w:rPr>
      </w:pPr>
      <w:r>
        <w:rPr>
          <w:rFonts w:ascii="Arial" w:hAnsi="Arial" w:cs="Arial"/>
          <w:i/>
          <w:iCs/>
          <w:sz w:val="28"/>
          <w:szCs w:val="28"/>
        </w:rPr>
        <w:t>(Oh)</w:t>
      </w:r>
      <w:r w:rsidRPr="0097167F">
        <w:rPr>
          <w:rFonts w:ascii="Arial" w:hAnsi="Arial" w:cs="Arial"/>
          <w:i/>
          <w:iCs/>
          <w:sz w:val="28"/>
          <w:szCs w:val="28"/>
        </w:rPr>
        <w:t>When our Lord in glory comes,</w:t>
      </w:r>
    </w:p>
    <w:p w14:paraId="292713B9" w14:textId="77777777" w:rsidR="00152671" w:rsidRDefault="00152671" w:rsidP="00CF060B">
      <w:pPr>
        <w:jc w:val="center"/>
        <w:rPr>
          <w:rFonts w:ascii="Arial" w:hAnsi="Arial" w:cs="Arial"/>
          <w:i/>
          <w:iCs/>
          <w:sz w:val="28"/>
          <w:szCs w:val="28"/>
        </w:rPr>
      </w:pPr>
      <w:r>
        <w:rPr>
          <w:rFonts w:ascii="Arial" w:hAnsi="Arial" w:cs="Arial"/>
          <w:i/>
          <w:iCs/>
          <w:sz w:val="28"/>
          <w:szCs w:val="28"/>
        </w:rPr>
        <w:t>(Oh)</w:t>
      </w:r>
      <w:r w:rsidRPr="0097167F">
        <w:rPr>
          <w:rFonts w:ascii="Arial" w:hAnsi="Arial" w:cs="Arial"/>
          <w:i/>
          <w:iCs/>
          <w:sz w:val="28"/>
          <w:szCs w:val="28"/>
        </w:rPr>
        <w:t>We'll meet Him up in the air.</w:t>
      </w:r>
    </w:p>
    <w:p w14:paraId="6A6522CE" w14:textId="77777777" w:rsidR="00152671" w:rsidRDefault="00152671" w:rsidP="00CF060B">
      <w:pPr>
        <w:jc w:val="center"/>
        <w:rPr>
          <w:rFonts w:ascii="Arial" w:hAnsi="Arial" w:cs="Arial"/>
          <w:i/>
          <w:iCs/>
          <w:sz w:val="28"/>
          <w:szCs w:val="28"/>
        </w:rPr>
      </w:pPr>
    </w:p>
    <w:p w14:paraId="01660534" w14:textId="77777777" w:rsidR="00652B04" w:rsidRDefault="00652B04" w:rsidP="00CF060B">
      <w:pPr>
        <w:jc w:val="center"/>
        <w:rPr>
          <w:rFonts w:ascii="Arial" w:hAnsi="Arial" w:cs="Arial"/>
          <w:i/>
          <w:iCs/>
          <w:sz w:val="28"/>
          <w:szCs w:val="28"/>
        </w:rPr>
      </w:pPr>
    </w:p>
    <w:p w14:paraId="1CA10A70" w14:textId="77777777" w:rsidR="00652B04" w:rsidRDefault="00652B04" w:rsidP="00CF060B">
      <w:pPr>
        <w:jc w:val="center"/>
        <w:rPr>
          <w:rFonts w:ascii="Arial" w:hAnsi="Arial" w:cs="Arial"/>
          <w:i/>
          <w:iCs/>
          <w:sz w:val="28"/>
          <w:szCs w:val="28"/>
        </w:rPr>
      </w:pPr>
      <w:r>
        <w:rPr>
          <w:rFonts w:ascii="Arial" w:hAnsi="Arial" w:cs="Arial"/>
          <w:i/>
          <w:iCs/>
          <w:sz w:val="28"/>
          <w:szCs w:val="28"/>
        </w:rPr>
        <w:t>Chorus</w:t>
      </w:r>
    </w:p>
    <w:p w14:paraId="691A1D0A" w14:textId="46C34416" w:rsidR="00652B04" w:rsidRPr="00E54D10" w:rsidRDefault="00652B04" w:rsidP="00CF060B">
      <w:pPr>
        <w:jc w:val="center"/>
        <w:rPr>
          <w:rFonts w:ascii="Arial" w:hAnsi="Arial" w:cs="Arial"/>
          <w:i/>
          <w:iCs/>
          <w:sz w:val="28"/>
          <w:szCs w:val="28"/>
        </w:rPr>
      </w:pPr>
      <w:r>
        <w:rPr>
          <w:rFonts w:ascii="Arial" w:hAnsi="Arial" w:cs="Arial"/>
          <w:i/>
          <w:iCs/>
          <w:sz w:val="28"/>
          <w:szCs w:val="28"/>
        </w:rPr>
        <w:t>(</w:t>
      </w:r>
      <w:r w:rsidR="00152671">
        <w:rPr>
          <w:rFonts w:ascii="Arial" w:hAnsi="Arial" w:cs="Arial"/>
          <w:i/>
          <w:iCs/>
          <w:sz w:val="28"/>
          <w:szCs w:val="28"/>
        </w:rPr>
        <w:t>Oh, s</w:t>
      </w:r>
      <w:r>
        <w:rPr>
          <w:rFonts w:ascii="Arial" w:hAnsi="Arial" w:cs="Arial"/>
          <w:i/>
          <w:iCs/>
          <w:sz w:val="28"/>
          <w:szCs w:val="28"/>
        </w:rPr>
        <w:t xml:space="preserve">ince Jesus) </w:t>
      </w:r>
      <w:r w:rsidRPr="00E54D10">
        <w:rPr>
          <w:rFonts w:ascii="Arial" w:hAnsi="Arial" w:cs="Arial"/>
          <w:i/>
          <w:iCs/>
          <w:sz w:val="28"/>
          <w:szCs w:val="28"/>
        </w:rPr>
        <w:t>Since Jesus has set me free,</w:t>
      </w:r>
    </w:p>
    <w:p w14:paraId="30DA4D04" w14:textId="220FEDC1" w:rsidR="00A06283" w:rsidRDefault="00652B04" w:rsidP="00CF060B">
      <w:pPr>
        <w:jc w:val="center"/>
        <w:rPr>
          <w:rFonts w:ascii="Arial" w:hAnsi="Arial" w:cs="Arial"/>
          <w:i/>
          <w:iCs/>
          <w:sz w:val="28"/>
          <w:szCs w:val="28"/>
        </w:rPr>
      </w:pPr>
      <w:r>
        <w:rPr>
          <w:rFonts w:ascii="Arial" w:hAnsi="Arial" w:cs="Arial"/>
          <w:i/>
          <w:iCs/>
          <w:sz w:val="28"/>
          <w:szCs w:val="28"/>
        </w:rPr>
        <w:t xml:space="preserve">(I’m happy) </w:t>
      </w:r>
      <w:r w:rsidRPr="00E54D10">
        <w:rPr>
          <w:rFonts w:ascii="Arial" w:hAnsi="Arial" w:cs="Arial"/>
          <w:i/>
          <w:iCs/>
          <w:sz w:val="28"/>
          <w:szCs w:val="28"/>
        </w:rPr>
        <w:t>I’m happy as heart can be</w:t>
      </w:r>
      <w:r w:rsidR="00152671">
        <w:rPr>
          <w:rFonts w:ascii="Arial" w:hAnsi="Arial" w:cs="Arial"/>
          <w:i/>
          <w:iCs/>
          <w:sz w:val="28"/>
          <w:szCs w:val="28"/>
        </w:rPr>
        <w:t>…</w:t>
      </w:r>
    </w:p>
    <w:p w14:paraId="664C766D" w14:textId="22E90A22" w:rsidR="00A06283" w:rsidRDefault="00A06283" w:rsidP="00652B04">
      <w:pPr>
        <w:ind w:left="1440"/>
        <w:rPr>
          <w:rFonts w:ascii="Arial" w:hAnsi="Arial" w:cs="Arial"/>
          <w:b/>
          <w:bCs/>
          <w:sz w:val="28"/>
          <w:szCs w:val="28"/>
        </w:rPr>
      </w:pPr>
      <w:r>
        <w:rPr>
          <w:rFonts w:ascii="Arial" w:hAnsi="Arial" w:cs="Arial"/>
          <w:b/>
          <w:bCs/>
          <w:sz w:val="28"/>
          <w:szCs w:val="28"/>
        </w:rPr>
        <w:t>Transcribed by Sr Tafadzwa Chigova.</w:t>
      </w:r>
    </w:p>
    <w:p w14:paraId="3E427CF6" w14:textId="2A8F7BF3" w:rsidR="00652B04" w:rsidRPr="00420568" w:rsidRDefault="00420568" w:rsidP="00420568">
      <w:pPr>
        <w:ind w:left="1440"/>
        <w:rPr>
          <w:rFonts w:ascii="Arial" w:hAnsi="Arial" w:cs="Arial"/>
          <w:b/>
          <w:bCs/>
          <w:sz w:val="28"/>
          <w:szCs w:val="28"/>
        </w:rPr>
      </w:pPr>
      <w:r>
        <w:rPr>
          <w:rFonts w:ascii="Arial" w:hAnsi="Arial" w:cs="Arial"/>
          <w:b/>
          <w:bCs/>
          <w:sz w:val="28"/>
          <w:szCs w:val="28"/>
        </w:rPr>
        <w:t>Proofread by Sr Mai Ella.</w:t>
      </w:r>
    </w:p>
    <w:p w14:paraId="6487AE21" w14:textId="77777777" w:rsidR="008624D5" w:rsidRDefault="008624D5">
      <w:pPr>
        <w:ind w:left="1440"/>
        <w:rPr>
          <w:rFonts w:ascii="Arial" w:hAnsi="Arial" w:cs="Arial"/>
          <w:i/>
          <w:iCs/>
          <w:sz w:val="28"/>
          <w:szCs w:val="28"/>
        </w:rPr>
      </w:pPr>
    </w:p>
    <w:p w14:paraId="6D5C8BED" w14:textId="77777777" w:rsidR="00C030C5" w:rsidRDefault="00C030C5">
      <w:pPr>
        <w:ind w:left="1440"/>
        <w:rPr>
          <w:rFonts w:ascii="Arial" w:hAnsi="Arial" w:cs="Arial"/>
          <w:i/>
          <w:iCs/>
          <w:sz w:val="28"/>
          <w:szCs w:val="28"/>
        </w:rPr>
      </w:pPr>
    </w:p>
    <w:p w14:paraId="14BAF12C" w14:textId="77777777" w:rsidR="00C030C5" w:rsidRDefault="00C030C5">
      <w:pPr>
        <w:ind w:left="1440"/>
        <w:rPr>
          <w:rFonts w:ascii="Arial" w:hAnsi="Arial" w:cs="Arial"/>
          <w:i/>
          <w:iCs/>
          <w:sz w:val="28"/>
          <w:szCs w:val="28"/>
        </w:rPr>
      </w:pPr>
    </w:p>
    <w:p w14:paraId="6747A06D" w14:textId="77777777" w:rsidR="00C030C5" w:rsidRDefault="00C030C5">
      <w:pPr>
        <w:ind w:left="1440"/>
        <w:rPr>
          <w:rFonts w:ascii="Arial" w:hAnsi="Arial" w:cs="Arial"/>
          <w:i/>
          <w:iCs/>
          <w:sz w:val="28"/>
          <w:szCs w:val="28"/>
        </w:rPr>
      </w:pPr>
    </w:p>
    <w:p w14:paraId="252A898A" w14:textId="77777777" w:rsidR="00C030C5" w:rsidRDefault="00C030C5">
      <w:pPr>
        <w:ind w:left="1440"/>
        <w:rPr>
          <w:rFonts w:ascii="Arial" w:hAnsi="Arial" w:cs="Arial"/>
          <w:i/>
          <w:iCs/>
          <w:sz w:val="28"/>
          <w:szCs w:val="28"/>
        </w:rPr>
      </w:pPr>
    </w:p>
    <w:p w14:paraId="388B10F4" w14:textId="77777777" w:rsidR="00C030C5" w:rsidRDefault="00C030C5">
      <w:pPr>
        <w:ind w:left="1440"/>
        <w:rPr>
          <w:rFonts w:ascii="Arial" w:hAnsi="Arial" w:cs="Arial"/>
          <w:i/>
          <w:iCs/>
          <w:sz w:val="28"/>
          <w:szCs w:val="28"/>
        </w:rPr>
      </w:pPr>
    </w:p>
    <w:p w14:paraId="7EABD89B" w14:textId="77777777" w:rsidR="00152671" w:rsidRDefault="00152671">
      <w:pPr>
        <w:ind w:left="1440"/>
        <w:rPr>
          <w:rFonts w:ascii="Arial" w:hAnsi="Arial" w:cs="Arial"/>
          <w:i/>
          <w:iCs/>
          <w:sz w:val="28"/>
          <w:szCs w:val="28"/>
        </w:rPr>
      </w:pPr>
    </w:p>
    <w:p w14:paraId="508CBCE4" w14:textId="77777777" w:rsidR="00152671" w:rsidRDefault="00152671">
      <w:pPr>
        <w:ind w:left="1440"/>
        <w:rPr>
          <w:rFonts w:ascii="Arial" w:hAnsi="Arial" w:cs="Arial"/>
          <w:i/>
          <w:iCs/>
          <w:sz w:val="28"/>
          <w:szCs w:val="28"/>
        </w:rPr>
      </w:pPr>
    </w:p>
    <w:p w14:paraId="614F0893" w14:textId="77777777" w:rsidR="00152671" w:rsidRDefault="00152671">
      <w:pPr>
        <w:ind w:left="1440"/>
        <w:rPr>
          <w:rFonts w:ascii="Arial" w:hAnsi="Arial" w:cs="Arial"/>
          <w:i/>
          <w:iCs/>
          <w:sz w:val="28"/>
          <w:szCs w:val="28"/>
        </w:rPr>
      </w:pPr>
    </w:p>
    <w:p w14:paraId="5C597E7A" w14:textId="77777777" w:rsidR="00152671" w:rsidRDefault="00152671">
      <w:pPr>
        <w:ind w:left="1440"/>
        <w:rPr>
          <w:rFonts w:ascii="Arial" w:hAnsi="Arial" w:cs="Arial"/>
          <w:i/>
          <w:iCs/>
          <w:sz w:val="28"/>
          <w:szCs w:val="28"/>
        </w:rPr>
      </w:pPr>
    </w:p>
    <w:p w14:paraId="2EEE2E12" w14:textId="77777777" w:rsidR="00152671" w:rsidRDefault="00152671">
      <w:pPr>
        <w:ind w:left="1440"/>
        <w:rPr>
          <w:rFonts w:ascii="Arial" w:hAnsi="Arial" w:cs="Arial"/>
          <w:i/>
          <w:iCs/>
          <w:sz w:val="28"/>
          <w:szCs w:val="28"/>
        </w:rPr>
      </w:pPr>
    </w:p>
    <w:p w14:paraId="3FD2284F" w14:textId="77777777" w:rsidR="00152671" w:rsidRDefault="00152671">
      <w:pPr>
        <w:ind w:left="1440"/>
        <w:rPr>
          <w:rFonts w:ascii="Arial" w:hAnsi="Arial" w:cs="Arial"/>
          <w:i/>
          <w:iCs/>
          <w:sz w:val="28"/>
          <w:szCs w:val="28"/>
        </w:rPr>
      </w:pPr>
    </w:p>
    <w:p w14:paraId="39586815" w14:textId="77777777" w:rsidR="00152671" w:rsidRDefault="00152671">
      <w:pPr>
        <w:ind w:left="1440"/>
        <w:rPr>
          <w:rFonts w:ascii="Arial" w:hAnsi="Arial" w:cs="Arial"/>
          <w:i/>
          <w:iCs/>
          <w:sz w:val="28"/>
          <w:szCs w:val="28"/>
        </w:rPr>
      </w:pPr>
    </w:p>
    <w:p w14:paraId="52FF04A5" w14:textId="77777777" w:rsidR="00C030C5" w:rsidRDefault="00C030C5">
      <w:pPr>
        <w:ind w:left="1440"/>
        <w:rPr>
          <w:rFonts w:ascii="Arial" w:hAnsi="Arial" w:cs="Arial"/>
          <w:i/>
          <w:iCs/>
          <w:sz w:val="28"/>
          <w:szCs w:val="28"/>
        </w:rPr>
      </w:pPr>
    </w:p>
    <w:p w14:paraId="7B46AD7E" w14:textId="77777777" w:rsidR="00C030C5" w:rsidRDefault="00C030C5">
      <w:pPr>
        <w:ind w:left="1440"/>
        <w:rPr>
          <w:rFonts w:ascii="Arial" w:hAnsi="Arial" w:cs="Arial"/>
          <w:i/>
          <w:iCs/>
          <w:sz w:val="28"/>
          <w:szCs w:val="28"/>
        </w:rPr>
      </w:pPr>
    </w:p>
    <w:p w14:paraId="3BD42109" w14:textId="77777777" w:rsidR="00C030C5" w:rsidRDefault="00C030C5">
      <w:pPr>
        <w:ind w:left="1440"/>
        <w:rPr>
          <w:rFonts w:ascii="Arial" w:hAnsi="Arial" w:cs="Arial"/>
          <w:i/>
          <w:iCs/>
          <w:sz w:val="28"/>
          <w:szCs w:val="28"/>
        </w:rPr>
      </w:pPr>
    </w:p>
    <w:p w14:paraId="3D12F23C" w14:textId="77777777" w:rsidR="00C030C5" w:rsidRDefault="00C030C5">
      <w:pPr>
        <w:ind w:left="1440"/>
        <w:rPr>
          <w:rFonts w:ascii="Arial" w:hAnsi="Arial" w:cs="Arial"/>
          <w:i/>
          <w:iCs/>
          <w:sz w:val="28"/>
          <w:szCs w:val="28"/>
        </w:rPr>
      </w:pPr>
    </w:p>
    <w:p w14:paraId="213CE31E" w14:textId="77777777" w:rsidR="006A052F" w:rsidRDefault="006A052F">
      <w:pPr>
        <w:ind w:left="1440"/>
        <w:rPr>
          <w:rFonts w:ascii="Arial" w:hAnsi="Arial" w:cs="Arial"/>
          <w:i/>
          <w:iCs/>
          <w:sz w:val="28"/>
          <w:szCs w:val="28"/>
        </w:rPr>
      </w:pPr>
    </w:p>
    <w:p w14:paraId="67091B19" w14:textId="77777777" w:rsidR="006A052F" w:rsidRDefault="006A052F">
      <w:pPr>
        <w:ind w:left="1440"/>
        <w:rPr>
          <w:rFonts w:ascii="Arial" w:hAnsi="Arial" w:cs="Arial"/>
          <w:i/>
          <w:iCs/>
          <w:sz w:val="28"/>
          <w:szCs w:val="28"/>
        </w:rPr>
      </w:pPr>
    </w:p>
    <w:p w14:paraId="2C74C80B" w14:textId="77777777" w:rsidR="006A052F" w:rsidRDefault="006A052F">
      <w:pPr>
        <w:ind w:left="1440"/>
        <w:rPr>
          <w:rFonts w:ascii="Arial" w:hAnsi="Arial" w:cs="Arial"/>
          <w:i/>
          <w:iCs/>
          <w:sz w:val="28"/>
          <w:szCs w:val="28"/>
        </w:rPr>
      </w:pPr>
    </w:p>
    <w:p w14:paraId="6C1D2000" w14:textId="77777777" w:rsidR="006A052F" w:rsidRDefault="006A052F">
      <w:pPr>
        <w:ind w:left="1440"/>
        <w:rPr>
          <w:rFonts w:ascii="Arial" w:hAnsi="Arial" w:cs="Arial"/>
          <w:i/>
          <w:iCs/>
          <w:sz w:val="28"/>
          <w:szCs w:val="28"/>
        </w:rPr>
      </w:pPr>
    </w:p>
    <w:p w14:paraId="1DFB9748" w14:textId="77777777" w:rsidR="006A052F" w:rsidRDefault="006A052F">
      <w:pPr>
        <w:ind w:left="1440"/>
        <w:rPr>
          <w:rFonts w:ascii="Arial" w:hAnsi="Arial" w:cs="Arial"/>
          <w:i/>
          <w:iCs/>
          <w:sz w:val="28"/>
          <w:szCs w:val="28"/>
        </w:rPr>
      </w:pPr>
    </w:p>
    <w:p w14:paraId="2A75BC9A" w14:textId="77777777" w:rsidR="002E050E" w:rsidRDefault="002E050E" w:rsidP="002E050E">
      <w:pPr>
        <w:spacing w:after="0" w:line="240" w:lineRule="auto"/>
        <w:jc w:val="center"/>
        <w:rPr>
          <w:rFonts w:ascii="Arial" w:eastAsia="Calibri" w:hAnsi="Arial" w:cs="Arial"/>
          <w:kern w:val="0"/>
          <w:sz w:val="28"/>
          <w:szCs w:val="28"/>
          <w14:ligatures w14:val="none"/>
        </w:rPr>
      </w:pPr>
      <w:r w:rsidRPr="002E050E">
        <w:rPr>
          <w:rFonts w:ascii="Arial" w:eastAsia="Calibri" w:hAnsi="Arial" w:cs="Arial"/>
          <w:kern w:val="0"/>
          <w:sz w:val="28"/>
          <w:szCs w:val="28"/>
          <w14:ligatures w14:val="none"/>
        </w:rPr>
        <w:t>Conditions for Restoration of Blessings</w:t>
      </w:r>
      <w:r>
        <w:rPr>
          <w:rFonts w:ascii="Arial" w:eastAsia="Calibri" w:hAnsi="Arial" w:cs="Arial"/>
          <w:kern w:val="0"/>
          <w:sz w:val="28"/>
          <w:szCs w:val="28"/>
          <w14:ligatures w14:val="none"/>
        </w:rPr>
        <w:t xml:space="preserve"> (Part 1)</w:t>
      </w:r>
    </w:p>
    <w:p w14:paraId="1D970ADE" w14:textId="209F03E1"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09-0807</w:t>
      </w:r>
      <w:r w:rsidR="006A052F">
        <w:rPr>
          <w:rFonts w:ascii="Arial" w:eastAsia="Calibri" w:hAnsi="Arial" w:cs="Arial"/>
          <w:iCs/>
          <w:kern w:val="0"/>
          <w:shd w:val="clear" w:color="auto" w:fill="FFFFFF"/>
          <w:lang w:val="en-US"/>
          <w14:ligatures w14:val="none"/>
        </w:rPr>
        <w:t>E</w:t>
      </w:r>
    </w:p>
    <w:p w14:paraId="4688B3C0"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p>
    <w:p w14:paraId="0564A312" w14:textId="26AB4FCD"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 xml:space="preserve">This Message by Apostle Robert Martin Gumbura was delivered on </w:t>
      </w:r>
      <w:r>
        <w:rPr>
          <w:rFonts w:ascii="Arial" w:eastAsia="Calibri" w:hAnsi="Arial" w:cs="Arial"/>
          <w:iCs/>
          <w:kern w:val="0"/>
          <w:shd w:val="clear" w:color="auto" w:fill="FFFFFF"/>
          <w:lang w:val="en-US"/>
          <w14:ligatures w14:val="none"/>
        </w:rPr>
        <w:t>Friday</w:t>
      </w:r>
      <w:r w:rsidR="006A052F">
        <w:rPr>
          <w:rFonts w:ascii="Arial" w:eastAsia="Calibri" w:hAnsi="Arial" w:cs="Arial"/>
          <w:iCs/>
          <w:kern w:val="0"/>
          <w:shd w:val="clear" w:color="auto" w:fill="FFFFFF"/>
          <w:lang w:val="en-US"/>
          <w14:ligatures w14:val="none"/>
        </w:rPr>
        <w:t xml:space="preserve"> evening</w:t>
      </w:r>
      <w:r w:rsidRPr="00BA15A7">
        <w:rPr>
          <w:rFonts w:ascii="Arial" w:eastAsia="Calibri" w:hAnsi="Arial" w:cs="Arial"/>
          <w:iCs/>
          <w:kern w:val="0"/>
          <w:shd w:val="clear" w:color="auto" w:fill="FFFFFF"/>
          <w:lang w:val="en-US"/>
          <w14:ligatures w14:val="none"/>
        </w:rPr>
        <w:t>,</w:t>
      </w:r>
    </w:p>
    <w:p w14:paraId="00D0A69C" w14:textId="17E57E59" w:rsidR="002E050E" w:rsidRPr="00BA15A7" w:rsidRDefault="002C3D42" w:rsidP="002E050E">
      <w:pPr>
        <w:spacing w:after="0" w:line="240" w:lineRule="auto"/>
        <w:jc w:val="center"/>
        <w:rPr>
          <w:rFonts w:ascii="Arial" w:eastAsia="Calibri" w:hAnsi="Arial" w:cs="Arial"/>
          <w:iCs/>
          <w:kern w:val="0"/>
          <w:shd w:val="clear" w:color="auto" w:fill="FFFFFF"/>
          <w:lang w:val="en-US"/>
          <w14:ligatures w14:val="none"/>
        </w:rPr>
      </w:pPr>
      <w:r>
        <w:rPr>
          <w:rFonts w:ascii="Arial" w:eastAsia="Calibri" w:hAnsi="Arial" w:cs="Arial"/>
          <w:iCs/>
          <w:kern w:val="0"/>
          <w:shd w:val="clear" w:color="auto" w:fill="FFFFFF"/>
          <w:lang w:val="en-US"/>
          <w14:ligatures w14:val="none"/>
        </w:rPr>
        <w:t>August 7</w:t>
      </w:r>
      <w:r w:rsidR="002E050E" w:rsidRPr="00BA15A7">
        <w:rPr>
          <w:rFonts w:ascii="Arial" w:eastAsia="Calibri" w:hAnsi="Arial" w:cs="Arial"/>
          <w:iCs/>
          <w:kern w:val="0"/>
          <w:shd w:val="clear" w:color="auto" w:fill="FFFFFF"/>
          <w:lang w:val="en-US"/>
          <w14:ligatures w14:val="none"/>
        </w:rPr>
        <w:t>, 20</w:t>
      </w:r>
      <w:r>
        <w:rPr>
          <w:rFonts w:ascii="Arial" w:eastAsia="Calibri" w:hAnsi="Arial" w:cs="Arial"/>
          <w:iCs/>
          <w:kern w:val="0"/>
          <w:shd w:val="clear" w:color="auto" w:fill="FFFFFF"/>
          <w:lang w:val="en-US"/>
          <w14:ligatures w14:val="none"/>
        </w:rPr>
        <w:t>09</w:t>
      </w:r>
      <w:r w:rsidR="002E050E" w:rsidRPr="00BA15A7">
        <w:rPr>
          <w:rFonts w:ascii="Arial" w:eastAsia="Calibri" w:hAnsi="Arial" w:cs="Arial"/>
          <w:iCs/>
          <w:kern w:val="0"/>
          <w:shd w:val="clear" w:color="auto" w:fill="FFFFFF"/>
          <w:lang w:val="en-US"/>
          <w14:ligatures w14:val="none"/>
        </w:rPr>
        <w:t>,</w:t>
      </w:r>
      <w:r w:rsidR="006A052F">
        <w:rPr>
          <w:rFonts w:ascii="Arial" w:eastAsia="Calibri" w:hAnsi="Arial" w:cs="Arial"/>
          <w:iCs/>
          <w:kern w:val="0"/>
          <w:shd w:val="clear" w:color="auto" w:fill="FFFFFF"/>
          <w:lang w:val="en-US"/>
          <w14:ligatures w14:val="none"/>
        </w:rPr>
        <w:t xml:space="preserve"> </w:t>
      </w:r>
      <w:r w:rsidR="006A052F" w:rsidRPr="00BA15A7">
        <w:rPr>
          <w:rFonts w:ascii="Arial" w:eastAsia="Calibri" w:hAnsi="Arial" w:cs="Arial"/>
          <w:iCs/>
          <w:kern w:val="0"/>
          <w:shd w:val="clear" w:color="auto" w:fill="FFFFFF"/>
          <w:lang w:val="en-US"/>
          <w14:ligatures w14:val="none"/>
        </w:rPr>
        <w:t>at JHB</w:t>
      </w:r>
      <w:r w:rsidR="006A052F">
        <w:rPr>
          <w:rFonts w:ascii="Arial" w:eastAsia="Calibri" w:hAnsi="Arial" w:cs="Arial"/>
          <w:iCs/>
          <w:kern w:val="0"/>
          <w:shd w:val="clear" w:color="auto" w:fill="FFFFFF"/>
          <w:lang w:val="en-US"/>
          <w14:ligatures w14:val="none"/>
        </w:rPr>
        <w:t xml:space="preserve"> Hall</w:t>
      </w:r>
      <w:r w:rsidR="006A052F" w:rsidRPr="00BA15A7">
        <w:rPr>
          <w:rFonts w:ascii="Arial" w:eastAsia="Calibri" w:hAnsi="Arial" w:cs="Arial"/>
          <w:iCs/>
          <w:kern w:val="0"/>
          <w:shd w:val="clear" w:color="auto" w:fill="FFFFFF"/>
          <w:lang w:val="en-US"/>
          <w14:ligatures w14:val="none"/>
        </w:rPr>
        <w:t>, Harare, Zimbabwe</w:t>
      </w:r>
      <w:r w:rsidR="002E050E" w:rsidRPr="00BA15A7">
        <w:rPr>
          <w:rFonts w:ascii="Arial" w:eastAsia="Calibri" w:hAnsi="Arial" w:cs="Arial"/>
          <w:iCs/>
          <w:kern w:val="0"/>
          <w:shd w:val="clear" w:color="auto" w:fill="FFFFFF"/>
          <w:lang w:val="en-US"/>
          <w14:ligatures w14:val="none"/>
        </w:rPr>
        <w:t>. This sermon,</w:t>
      </w:r>
    </w:p>
    <w:p w14:paraId="5F946392" w14:textId="3D8F9139" w:rsidR="002E050E" w:rsidRPr="00BA15A7" w:rsidRDefault="002E050E" w:rsidP="002C3D42">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 xml:space="preserve">number </w:t>
      </w:r>
      <w:r w:rsidR="002C3D42">
        <w:rPr>
          <w:rFonts w:ascii="Arial" w:eastAsia="Calibri" w:hAnsi="Arial" w:cs="Arial"/>
          <w:iCs/>
          <w:kern w:val="0"/>
          <w:shd w:val="clear" w:color="auto" w:fill="FFFFFF"/>
          <w:lang w:val="en-US"/>
          <w14:ligatures w14:val="none"/>
        </w:rPr>
        <w:t>09-0807</w:t>
      </w:r>
      <w:r w:rsidR="006A052F">
        <w:rPr>
          <w:rFonts w:ascii="Arial" w:eastAsia="Calibri" w:hAnsi="Arial" w:cs="Arial"/>
          <w:iCs/>
          <w:kern w:val="0"/>
          <w:shd w:val="clear" w:color="auto" w:fill="FFFFFF"/>
          <w:lang w:val="en-US"/>
          <w14:ligatures w14:val="none"/>
        </w:rPr>
        <w:t>E</w:t>
      </w:r>
      <w:r w:rsidRPr="00BA15A7">
        <w:rPr>
          <w:rFonts w:ascii="Arial" w:eastAsia="Calibri" w:hAnsi="Arial" w:cs="Arial"/>
          <w:iCs/>
          <w:kern w:val="0"/>
          <w:shd w:val="clear" w:color="auto" w:fill="FFFFFF"/>
          <w:lang w:val="en-US"/>
          <w14:ligatures w14:val="none"/>
        </w:rPr>
        <w:t xml:space="preserve">, is </w:t>
      </w:r>
      <w:r w:rsidR="008C329A">
        <w:rPr>
          <w:rFonts w:ascii="Arial" w:eastAsia="Calibri" w:hAnsi="Arial" w:cs="Arial"/>
          <w:iCs/>
          <w:kern w:val="0"/>
          <w:shd w:val="clear" w:color="auto" w:fill="FFFFFF"/>
          <w:lang w:val="en-US"/>
          <w14:ligatures w14:val="none"/>
        </w:rPr>
        <w:t>Two hours</w:t>
      </w:r>
      <w:r w:rsidR="00A07491">
        <w:rPr>
          <w:rFonts w:ascii="Arial" w:eastAsia="Calibri" w:hAnsi="Arial" w:cs="Arial"/>
          <w:iCs/>
          <w:kern w:val="0"/>
          <w:shd w:val="clear" w:color="auto" w:fill="FFFFFF"/>
          <w:lang w:val="en-US"/>
          <w14:ligatures w14:val="none"/>
        </w:rPr>
        <w:t>, t</w:t>
      </w:r>
      <w:r>
        <w:rPr>
          <w:rFonts w:ascii="Arial" w:eastAsia="Calibri" w:hAnsi="Arial" w:cs="Arial"/>
          <w:iCs/>
          <w:kern w:val="0"/>
          <w:shd w:val="clear" w:color="auto" w:fill="FFFFFF"/>
          <w:lang w:val="en-US"/>
          <w14:ligatures w14:val="none"/>
        </w:rPr>
        <w:t>wenty</w:t>
      </w:r>
      <w:r w:rsidRPr="00BA15A7">
        <w:rPr>
          <w:rFonts w:ascii="Arial" w:eastAsia="Calibri" w:hAnsi="Arial" w:cs="Arial"/>
          <w:iCs/>
          <w:kern w:val="0"/>
          <w:shd w:val="clear" w:color="auto" w:fill="FFFFFF"/>
          <w:lang w:val="en-US"/>
          <w14:ligatures w14:val="none"/>
        </w:rPr>
        <w:t xml:space="preserve"> minutes</w:t>
      </w:r>
      <w:r>
        <w:rPr>
          <w:rFonts w:ascii="Arial" w:eastAsia="Calibri" w:hAnsi="Arial" w:cs="Arial"/>
          <w:iCs/>
          <w:kern w:val="0"/>
          <w:shd w:val="clear" w:color="auto" w:fill="FFFFFF"/>
          <w:lang w:val="en-US"/>
          <w14:ligatures w14:val="none"/>
        </w:rPr>
        <w:t xml:space="preserve"> and </w:t>
      </w:r>
      <w:r w:rsidR="00A07491">
        <w:rPr>
          <w:rFonts w:ascii="Arial" w:eastAsia="Calibri" w:hAnsi="Arial" w:cs="Arial"/>
          <w:iCs/>
          <w:kern w:val="0"/>
          <w:shd w:val="clear" w:color="auto" w:fill="FFFFFF"/>
          <w:lang w:val="en-US"/>
          <w14:ligatures w14:val="none"/>
        </w:rPr>
        <w:t>six</w:t>
      </w:r>
      <w:r>
        <w:rPr>
          <w:rFonts w:ascii="Arial" w:eastAsia="Calibri" w:hAnsi="Arial" w:cs="Arial"/>
          <w:iCs/>
          <w:kern w:val="0"/>
          <w:shd w:val="clear" w:color="auto" w:fill="FFFFFF"/>
          <w:lang w:val="en-US"/>
          <w14:ligatures w14:val="none"/>
        </w:rPr>
        <w:t xml:space="preserve"> seconds</w:t>
      </w:r>
      <w:r w:rsidRPr="00BA15A7">
        <w:rPr>
          <w:rFonts w:ascii="Arial" w:eastAsia="Calibri" w:hAnsi="Arial" w:cs="Arial"/>
          <w:iCs/>
          <w:kern w:val="0"/>
          <w:shd w:val="clear" w:color="auto" w:fill="FFFFFF"/>
          <w:lang w:val="en-US"/>
          <w14:ligatures w14:val="none"/>
        </w:rPr>
        <w:t>. Every effort has been made to accurately</w:t>
      </w:r>
    </w:p>
    <w:p w14:paraId="5ABCBB05"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transfer the verbal Message from the DVD recording to the printed page, and is printed</w:t>
      </w:r>
    </w:p>
    <w:p w14:paraId="155F9219"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herein unabridged and distributed by RMG Ministries.</w:t>
      </w:r>
    </w:p>
    <w:p w14:paraId="0E749669" w14:textId="2231F37E"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©202</w:t>
      </w:r>
      <w:r w:rsidR="00241FBD">
        <w:rPr>
          <w:rFonts w:ascii="Arial" w:eastAsia="Calibri" w:hAnsi="Arial" w:cs="Arial"/>
          <w:iCs/>
          <w:kern w:val="0"/>
          <w:shd w:val="clear" w:color="auto" w:fill="FFFFFF"/>
          <w:lang w:val="en-US"/>
          <w14:ligatures w14:val="none"/>
        </w:rPr>
        <w:t>5</w:t>
      </w:r>
      <w:r w:rsidRPr="00BA15A7">
        <w:rPr>
          <w:rFonts w:ascii="Arial" w:eastAsia="Calibri" w:hAnsi="Arial" w:cs="Arial"/>
          <w:iCs/>
          <w:kern w:val="0"/>
          <w:shd w:val="clear" w:color="auto" w:fill="FFFFFF"/>
          <w:lang w:val="en-US"/>
          <w14:ligatures w14:val="none"/>
        </w:rPr>
        <w:t xml:space="preserve"> JHB, ALL RIGHTS RESERVED</w:t>
      </w:r>
    </w:p>
    <w:p w14:paraId="29BAFF01"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RMG Ministries</w:t>
      </w:r>
    </w:p>
    <w:p w14:paraId="05D5A06F"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6 Helena Close, Harare, Zimbabwe.</w:t>
      </w:r>
    </w:p>
    <w:p w14:paraId="6F787858"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p>
    <w:p w14:paraId="7BADC6BE"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w:t>
      </w:r>
      <w:r w:rsidRPr="00BA15A7">
        <w:rPr>
          <w:rFonts w:ascii="Arial" w:eastAsia="Calibri" w:hAnsi="Arial" w:cs="Arial"/>
          <w:i/>
          <w:iCs/>
          <w:kern w:val="0"/>
          <w:shd w:val="clear" w:color="auto" w:fill="FFFFFF"/>
          <w:lang w:val="en-US"/>
          <w14:ligatures w14:val="none"/>
        </w:rPr>
        <w:t>Phone</w:t>
      </w:r>
      <w:r w:rsidRPr="00BA15A7">
        <w:rPr>
          <w:rFonts w:ascii="Arial" w:eastAsia="Calibri" w:hAnsi="Arial" w:cs="Arial"/>
          <w:iCs/>
          <w:kern w:val="0"/>
          <w:shd w:val="clear" w:color="auto" w:fill="FFFFFF"/>
          <w:lang w:val="en-US"/>
          <w14:ligatures w14:val="none"/>
        </w:rPr>
        <w:t>). (</w:t>
      </w:r>
      <w:r w:rsidRPr="00BA15A7">
        <w:rPr>
          <w:rFonts w:ascii="Arial" w:eastAsia="Calibri" w:hAnsi="Arial" w:cs="Arial"/>
          <w:i/>
          <w:iCs/>
          <w:kern w:val="0"/>
          <w:shd w:val="clear" w:color="auto" w:fill="FFFFFF"/>
          <w:lang w:val="en-US"/>
          <w14:ligatures w14:val="none"/>
        </w:rPr>
        <w:t>Website</w:t>
      </w:r>
      <w:r w:rsidRPr="00BA15A7">
        <w:rPr>
          <w:rFonts w:ascii="Arial" w:eastAsia="Calibri" w:hAnsi="Arial" w:cs="Arial"/>
          <w:iCs/>
          <w:kern w:val="0"/>
          <w:shd w:val="clear" w:color="auto" w:fill="FFFFFF"/>
          <w:lang w:val="en-US"/>
          <w14:ligatures w14:val="none"/>
        </w:rPr>
        <w:t>-</w:t>
      </w:r>
      <w:r w:rsidRPr="00312299">
        <w:rPr>
          <w:rFonts w:ascii="Arial" w:eastAsia="Calibri" w:hAnsi="Arial" w:cs="Arial"/>
          <w:i/>
          <w:kern w:val="0"/>
          <w:shd w:val="clear" w:color="auto" w:fill="FFFFFF"/>
          <w:lang w:val="en-US"/>
          <w14:ligatures w14:val="none"/>
        </w:rPr>
        <w:t>TBA</w:t>
      </w:r>
      <w:r w:rsidRPr="00BA15A7">
        <w:rPr>
          <w:rFonts w:ascii="Arial" w:eastAsia="Calibri" w:hAnsi="Arial" w:cs="Arial"/>
          <w:iCs/>
          <w:kern w:val="0"/>
          <w:shd w:val="clear" w:color="auto" w:fill="FFFFFF"/>
          <w:lang w:val="en-US"/>
          <w14:ligatures w14:val="none"/>
        </w:rPr>
        <w:t>)</w:t>
      </w:r>
    </w:p>
    <w:p w14:paraId="54AE741D" w14:textId="77777777" w:rsidR="002E050E" w:rsidRDefault="002E050E" w:rsidP="002E050E">
      <w:pPr>
        <w:spacing w:after="0" w:line="240" w:lineRule="auto"/>
        <w:jc w:val="center"/>
        <w:rPr>
          <w:rFonts w:ascii="Arial" w:eastAsia="Calibri" w:hAnsi="Arial" w:cs="Arial"/>
          <w:iCs/>
          <w:kern w:val="0"/>
          <w:shd w:val="clear" w:color="auto" w:fill="FFFFFF"/>
          <w:lang w:val="en-US"/>
          <w14:ligatures w14:val="none"/>
        </w:rPr>
      </w:pPr>
    </w:p>
    <w:p w14:paraId="43A95793" w14:textId="77777777" w:rsidR="002E050E" w:rsidRDefault="002E050E" w:rsidP="002E050E">
      <w:pPr>
        <w:spacing w:after="0" w:line="240" w:lineRule="auto"/>
        <w:jc w:val="center"/>
        <w:rPr>
          <w:rFonts w:ascii="Arial" w:eastAsia="Calibri" w:hAnsi="Arial" w:cs="Arial"/>
          <w:iCs/>
          <w:kern w:val="0"/>
          <w:shd w:val="clear" w:color="auto" w:fill="FFFFFF"/>
          <w:lang w:val="en-US"/>
          <w14:ligatures w14:val="none"/>
        </w:rPr>
      </w:pPr>
    </w:p>
    <w:p w14:paraId="5291707A" w14:textId="77777777" w:rsidR="002E050E" w:rsidRDefault="002E050E" w:rsidP="002E050E">
      <w:pPr>
        <w:spacing w:after="0" w:line="240" w:lineRule="auto"/>
        <w:jc w:val="center"/>
        <w:rPr>
          <w:rFonts w:ascii="Arial" w:eastAsia="Calibri" w:hAnsi="Arial" w:cs="Arial"/>
          <w:iCs/>
          <w:kern w:val="0"/>
          <w:shd w:val="clear" w:color="auto" w:fill="FFFFFF"/>
          <w:lang w:val="en-US"/>
          <w14:ligatures w14:val="none"/>
        </w:rPr>
      </w:pPr>
    </w:p>
    <w:p w14:paraId="3094DC80"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Copyright notice</w:t>
      </w:r>
    </w:p>
    <w:p w14:paraId="59DBEEB8"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p>
    <w:p w14:paraId="6561E8FA"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All rights reserved. This book may be printed on a home</w:t>
      </w:r>
    </w:p>
    <w:p w14:paraId="78339A61"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printer for personal use or to be given out, free of charge, as a</w:t>
      </w:r>
    </w:p>
    <w:p w14:paraId="6EB67A17"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tool to spread the Gospel of Jesus Christ. This book cannot be</w:t>
      </w:r>
    </w:p>
    <w:p w14:paraId="6976B220"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sold, reproduced on a large scale, posted on a website, stored</w:t>
      </w:r>
    </w:p>
    <w:p w14:paraId="099C5384"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in a retrieval system, translated into other languages, or used</w:t>
      </w:r>
    </w:p>
    <w:p w14:paraId="4D3C92EB"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for soliciting funds without the express written permission of</w:t>
      </w:r>
    </w:p>
    <w:p w14:paraId="27DD2268" w14:textId="77777777" w:rsidR="002E050E" w:rsidRPr="00BA15A7" w:rsidRDefault="002E050E" w:rsidP="002E050E">
      <w:pPr>
        <w:spacing w:after="0" w:line="240" w:lineRule="auto"/>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 xml:space="preserve">                                                        RMG Ministries</w:t>
      </w:r>
    </w:p>
    <w:p w14:paraId="697DABDF"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For more information or for other available material, please</w:t>
      </w:r>
    </w:p>
    <w:p w14:paraId="15377DC7" w14:textId="77777777" w:rsidR="002E050E" w:rsidRPr="00BA15A7" w:rsidRDefault="002E050E" w:rsidP="002E050E">
      <w:pPr>
        <w:spacing w:after="0" w:line="240" w:lineRule="auto"/>
        <w:jc w:val="center"/>
        <w:rPr>
          <w:rFonts w:ascii="Arial" w:eastAsia="Calibri" w:hAnsi="Arial" w:cs="Arial"/>
          <w:iCs/>
          <w:kern w:val="0"/>
          <w:shd w:val="clear" w:color="auto" w:fill="FFFFFF"/>
          <w:lang w:val="en-US"/>
          <w14:ligatures w14:val="none"/>
        </w:rPr>
      </w:pPr>
      <w:r w:rsidRPr="00BA15A7">
        <w:rPr>
          <w:rFonts w:ascii="Arial" w:eastAsia="Calibri" w:hAnsi="Arial" w:cs="Arial"/>
          <w:iCs/>
          <w:kern w:val="0"/>
          <w:shd w:val="clear" w:color="auto" w:fill="FFFFFF"/>
          <w:lang w:val="en-US"/>
          <w14:ligatures w14:val="none"/>
        </w:rPr>
        <w:t>contact: JHB/RMG Ministries</w:t>
      </w:r>
    </w:p>
    <w:p w14:paraId="2FDE6C80" w14:textId="77777777" w:rsidR="00C030C5" w:rsidRPr="00C030C5" w:rsidRDefault="00C030C5" w:rsidP="00C030C5">
      <w:pPr>
        <w:jc w:val="both"/>
        <w:rPr>
          <w:rFonts w:ascii="Arial" w:hAnsi="Arial" w:cs="Arial"/>
          <w:sz w:val="28"/>
          <w:szCs w:val="28"/>
        </w:rPr>
      </w:pPr>
    </w:p>
    <w:sectPr w:rsidR="00C030C5" w:rsidRPr="00C030C5" w:rsidSect="00AD26B4">
      <w:headerReference w:type="default" r:id="rId12"/>
      <w:footerReference w:type="default" r:id="rId13"/>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nscriber01 JHB" w:date="2025-01-08T08:32:00Z" w:initials="TJ">
    <w:p w14:paraId="5884B3D7" w14:textId="77777777" w:rsidR="006C2245" w:rsidRDefault="006C2245" w:rsidP="006C2245">
      <w:pPr>
        <w:pStyle w:val="CommentText"/>
      </w:pPr>
      <w:r>
        <w:rPr>
          <w:rStyle w:val="CommentReference"/>
        </w:rPr>
        <w:annotationRef/>
      </w:r>
      <w:r>
        <w:t>Misheard. Apostle says ‘vanhu’ ZM</w:t>
      </w:r>
    </w:p>
  </w:comment>
  <w:comment w:id="4" w:author="Transcriber01 JHB" w:date="2025-01-14T09:40:00Z" w:initials="ec">
    <w:p w14:paraId="0F9517D4" w14:textId="77777777" w:rsidR="008827F1" w:rsidRDefault="008827F1" w:rsidP="008827F1">
      <w:pPr>
        <w:pStyle w:val="CommentText"/>
      </w:pPr>
      <w:r>
        <w:rPr>
          <w:rStyle w:val="CommentReference"/>
        </w:rPr>
        <w:annotationRef/>
      </w:r>
      <w:r>
        <w:t>I heard vamwe. TC</w:t>
      </w:r>
    </w:p>
  </w:comment>
  <w:comment w:id="5" w:author="Transcriber01 JHB" w:date="2025-01-08T08:55:00Z" w:initials="TJ">
    <w:p w14:paraId="088C9F26" w14:textId="77777777" w:rsidR="00DA4122" w:rsidRDefault="00DA4122" w:rsidP="00DA4122">
      <w:pPr>
        <w:pStyle w:val="CommentText"/>
      </w:pPr>
      <w:r>
        <w:rPr>
          <w:rStyle w:val="CommentReference"/>
        </w:rPr>
        <w:annotationRef/>
      </w:r>
      <w:r>
        <w:t>Misheard, it’s ‘the’ ZM</w:t>
      </w:r>
    </w:p>
  </w:comment>
  <w:comment w:id="6" w:author="Transcriber01 JHB" w:date="2025-01-14T09:47:00Z" w:initials="ec">
    <w:p w14:paraId="0A6CBC0F" w14:textId="77777777" w:rsidR="00982069" w:rsidRDefault="00982069" w:rsidP="00982069">
      <w:pPr>
        <w:pStyle w:val="CommentText"/>
      </w:pPr>
      <w:r>
        <w:rPr>
          <w:rStyle w:val="CommentReference"/>
        </w:rPr>
        <w:annotationRef/>
      </w:r>
      <w:r>
        <w:t>As I was proof reading I heard ‘be’. TC</w:t>
      </w:r>
    </w:p>
  </w:comment>
  <w:comment w:id="7" w:author="Transcriber01 JHB" w:date="2025-01-08T09:05:00Z" w:initials="TJ">
    <w:p w14:paraId="352D2DBB" w14:textId="77777777" w:rsidR="00B35E37" w:rsidRDefault="00B35E37" w:rsidP="00B35E37">
      <w:pPr>
        <w:pStyle w:val="CommentText"/>
      </w:pPr>
      <w:r>
        <w:rPr>
          <w:rStyle w:val="CommentReference"/>
        </w:rPr>
        <w:annotationRef/>
      </w:r>
      <w:r>
        <w:t>Misheard, ‘We’ll’ ZM</w:t>
      </w:r>
    </w:p>
  </w:comment>
  <w:comment w:id="8" w:author="Transcriber01 JHB" w:date="2025-01-14T09:53:00Z" w:initials="ec">
    <w:p w14:paraId="514A2454" w14:textId="77777777" w:rsidR="00BE0EFA" w:rsidRDefault="00AB4FE9" w:rsidP="00BE0EFA">
      <w:pPr>
        <w:pStyle w:val="CommentText"/>
      </w:pPr>
      <w:r>
        <w:rPr>
          <w:rStyle w:val="CommentReference"/>
        </w:rPr>
        <w:annotationRef/>
      </w:r>
      <w:r w:rsidR="00BE0EFA">
        <w:t>Not certain of the spelling. TC</w:t>
      </w:r>
    </w:p>
  </w:comment>
  <w:comment w:id="9" w:author="Transcriber01 JHB" w:date="2025-01-08T12:02:00Z" w:initials="TJ">
    <w:p w14:paraId="3F499B8C" w14:textId="77777777" w:rsidR="00B56920" w:rsidRDefault="00B56920" w:rsidP="00B56920">
      <w:pPr>
        <w:pStyle w:val="CommentText"/>
      </w:pPr>
      <w:r>
        <w:rPr>
          <w:rStyle w:val="CommentReference"/>
        </w:rPr>
        <w:annotationRef/>
      </w:r>
      <w:r>
        <w:t>Misheard. There’s another ‘hee.’ ZM</w:t>
      </w:r>
    </w:p>
  </w:comment>
  <w:comment w:id="10" w:author="Transcriber01 JHB" w:date="2025-01-14T11:10:00Z" w:initials="ec">
    <w:p w14:paraId="3AF3DCA3" w14:textId="77777777" w:rsidR="00B25CA3" w:rsidRDefault="00B25CA3" w:rsidP="00B25CA3">
      <w:pPr>
        <w:pStyle w:val="CommentText"/>
      </w:pPr>
      <w:r>
        <w:rPr>
          <w:rStyle w:val="CommentReference"/>
        </w:rPr>
        <w:annotationRef/>
      </w:r>
      <w:r>
        <w:t>there is only one ‘hee’</w:t>
      </w:r>
    </w:p>
  </w:comment>
  <w:comment w:id="11" w:author="Transcriber01 JHB" w:date="2025-01-08T12:31:00Z" w:initials="TJ">
    <w:p w14:paraId="11A76068" w14:textId="77777777" w:rsidR="00F82F81" w:rsidRDefault="00F82F81" w:rsidP="00F82F81">
      <w:pPr>
        <w:pStyle w:val="CommentText"/>
      </w:pPr>
      <w:r>
        <w:rPr>
          <w:rStyle w:val="CommentReference"/>
        </w:rPr>
        <w:annotationRef/>
      </w:r>
      <w:r>
        <w:t>Misheard. Apostle says ‘fanika’ ZM</w:t>
      </w:r>
    </w:p>
  </w:comment>
  <w:comment w:id="12" w:author="Transcriber01 JHB" w:date="2025-01-14T11:17:00Z" w:initials="ec">
    <w:p w14:paraId="0CFABD07" w14:textId="77777777" w:rsidR="003D2D61" w:rsidRDefault="003D2D61" w:rsidP="003D2D61">
      <w:pPr>
        <w:pStyle w:val="CommentText"/>
      </w:pPr>
      <w:r>
        <w:rPr>
          <w:rStyle w:val="CommentReference"/>
        </w:rPr>
        <w:annotationRef/>
      </w:r>
      <w:r>
        <w:t>I listened once more and heard ‘fanga.’ TC</w:t>
      </w:r>
    </w:p>
  </w:comment>
  <w:comment w:id="13" w:author="Transcriber01 JHB" w:date="2025-01-08T13:03:00Z" w:initials="TJ">
    <w:p w14:paraId="6088F351" w14:textId="77777777" w:rsidR="000244E2" w:rsidRDefault="000244E2" w:rsidP="000244E2">
      <w:pPr>
        <w:pStyle w:val="CommentText"/>
      </w:pPr>
      <w:r>
        <w:rPr>
          <w:rStyle w:val="CommentReference"/>
        </w:rPr>
        <w:annotationRef/>
      </w:r>
      <w:r>
        <w:t>Misheard, Apostle says ‘umu’ ZM</w:t>
      </w:r>
    </w:p>
  </w:comment>
  <w:comment w:id="14" w:author="Transcriber01 JHB" w:date="2025-01-14T11:22:00Z" w:initials="ec">
    <w:p w14:paraId="6CE39462" w14:textId="77777777" w:rsidR="008765AB" w:rsidRDefault="008765AB" w:rsidP="008765AB">
      <w:pPr>
        <w:pStyle w:val="CommentText"/>
      </w:pPr>
      <w:r>
        <w:rPr>
          <w:rStyle w:val="CommentReference"/>
        </w:rPr>
        <w:annotationRef/>
      </w:r>
      <w:r>
        <w:t xml:space="preserve">I listened once more and heard ‘uko.’ TC </w:t>
      </w:r>
    </w:p>
  </w:comment>
  <w:comment w:id="15" w:author="Transcriber01 JHB" w:date="2025-01-09T09:35:00Z" w:initials="TJ">
    <w:p w14:paraId="4CEC3876" w14:textId="77777777" w:rsidR="00D20AC6" w:rsidRDefault="00192A16" w:rsidP="00D20AC6">
      <w:pPr>
        <w:pStyle w:val="CommentText"/>
      </w:pPr>
      <w:r>
        <w:rPr>
          <w:rStyle w:val="CommentReference"/>
        </w:rPr>
        <w:annotationRef/>
      </w:r>
      <w:r w:rsidR="00D20AC6">
        <w:t>Misheard. ‘nhai’ not said. ZM</w:t>
      </w:r>
    </w:p>
  </w:comment>
  <w:comment w:id="16" w:author="Transcriber01 JHB" w:date="2025-01-14T12:09:00Z" w:initials="ec">
    <w:p w14:paraId="2B78AA0B" w14:textId="77777777" w:rsidR="00D20AC6" w:rsidRDefault="000276B9" w:rsidP="00D20AC6">
      <w:pPr>
        <w:pStyle w:val="CommentText"/>
      </w:pPr>
      <w:r>
        <w:rPr>
          <w:rStyle w:val="CommentReference"/>
        </w:rPr>
        <w:annotationRef/>
      </w:r>
      <w:r w:rsidR="00D20AC6">
        <w:t xml:space="preserve">I listened to the audio and heard ‘nhai.’ TC </w:t>
      </w:r>
    </w:p>
  </w:comment>
  <w:comment w:id="17" w:author="Transcriber01 JHB" w:date="2025-01-09T11:28:00Z" w:initials="TJ">
    <w:p w14:paraId="1BF62495" w14:textId="77777777" w:rsidR="003D6A20" w:rsidRDefault="003D6A20" w:rsidP="003D6A20">
      <w:pPr>
        <w:pStyle w:val="CommentText"/>
      </w:pPr>
      <w:r>
        <w:rPr>
          <w:rStyle w:val="CommentReference"/>
        </w:rPr>
        <w:annotationRef/>
      </w:r>
      <w:r>
        <w:t>Misheard. ‘no’ not said ZM</w:t>
      </w:r>
    </w:p>
  </w:comment>
  <w:comment w:id="18" w:author="Transcriber01 JHB" w:date="2025-01-14T12:27:00Z" w:initials="ec">
    <w:p w14:paraId="434484B3" w14:textId="77777777" w:rsidR="00E735B6" w:rsidRDefault="00E735B6" w:rsidP="00E735B6">
      <w:pPr>
        <w:pStyle w:val="CommentText"/>
      </w:pPr>
      <w:r>
        <w:rPr>
          <w:rStyle w:val="CommentReference"/>
        </w:rPr>
        <w:annotationRef/>
      </w:r>
      <w:r>
        <w:t xml:space="preserve">I listened to the audio and heard ‘no.’ TC </w:t>
      </w:r>
    </w:p>
  </w:comment>
  <w:comment w:id="72" w:author="Transcriber01 JHB" w:date="2025-01-13T08:58:00Z" w:initials="TJ">
    <w:p w14:paraId="5AB50BC6" w14:textId="77777777" w:rsidR="002B6C6A" w:rsidRDefault="002B6C6A" w:rsidP="002B6C6A">
      <w:pPr>
        <w:pStyle w:val="CommentText"/>
      </w:pPr>
      <w:r>
        <w:rPr>
          <w:rStyle w:val="CommentReference"/>
        </w:rPr>
        <w:annotationRef/>
      </w:r>
      <w:r>
        <w:t>Misheard. ‘fanika’ ZM</w:t>
      </w:r>
    </w:p>
  </w:comment>
  <w:comment w:id="73" w:author="Transcriber01 JHB" w:date="2025-01-14T15:43:00Z" w:initials="ec">
    <w:p w14:paraId="6FF6620A" w14:textId="77777777" w:rsidR="00477ADE" w:rsidRDefault="00477ADE" w:rsidP="00477ADE">
      <w:pPr>
        <w:pStyle w:val="CommentText"/>
      </w:pPr>
      <w:r>
        <w:rPr>
          <w:rStyle w:val="CommentReference"/>
        </w:rPr>
        <w:annotationRef/>
      </w:r>
      <w:r>
        <w:t>I listened to the audio and heard ‘fanga.’</w:t>
      </w:r>
    </w:p>
  </w:comment>
  <w:comment w:id="78" w:author="Transcriber01 JHB" w:date="2025-01-13T12:52:00Z" w:initials="TJ">
    <w:p w14:paraId="167F2368" w14:textId="77777777" w:rsidR="00612C67" w:rsidRDefault="00612C67" w:rsidP="00612C67">
      <w:pPr>
        <w:pStyle w:val="CommentText"/>
      </w:pPr>
      <w:r>
        <w:rPr>
          <w:rStyle w:val="CommentReference"/>
        </w:rPr>
        <w:annotationRef/>
      </w:r>
      <w:r>
        <w:t>I think Apostle says ‘tiverenge?’ ZM</w:t>
      </w:r>
    </w:p>
  </w:comment>
  <w:comment w:id="79" w:author="Transcriber01 JHB" w:date="2025-01-15T09:18:00Z" w:initials="ec">
    <w:p w14:paraId="1FA157DC" w14:textId="77777777" w:rsidR="00A018D0" w:rsidRDefault="00A018D0" w:rsidP="00A018D0">
      <w:pPr>
        <w:pStyle w:val="CommentText"/>
      </w:pPr>
      <w:r>
        <w:rPr>
          <w:rStyle w:val="CommentReference"/>
        </w:rPr>
        <w:annotationRef/>
      </w:r>
      <w:r>
        <w:t>I didn’t quite get that, it’s not clear. 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84B3D7" w15:done="0"/>
  <w15:commentEx w15:paraId="0F9517D4" w15:paraIdParent="5884B3D7" w15:done="0"/>
  <w15:commentEx w15:paraId="088C9F26" w15:done="0"/>
  <w15:commentEx w15:paraId="0A6CBC0F" w15:paraIdParent="088C9F26" w15:done="0"/>
  <w15:commentEx w15:paraId="352D2DBB" w15:done="0"/>
  <w15:commentEx w15:paraId="514A2454" w15:done="0"/>
  <w15:commentEx w15:paraId="3F499B8C" w15:done="0"/>
  <w15:commentEx w15:paraId="3AF3DCA3" w15:paraIdParent="3F499B8C" w15:done="0"/>
  <w15:commentEx w15:paraId="11A76068" w15:done="0"/>
  <w15:commentEx w15:paraId="0CFABD07" w15:paraIdParent="11A76068" w15:done="0"/>
  <w15:commentEx w15:paraId="6088F351" w15:done="0"/>
  <w15:commentEx w15:paraId="6CE39462" w15:paraIdParent="6088F351" w15:done="0"/>
  <w15:commentEx w15:paraId="4CEC3876" w15:done="0"/>
  <w15:commentEx w15:paraId="2B78AA0B" w15:paraIdParent="4CEC3876" w15:done="0"/>
  <w15:commentEx w15:paraId="1BF62495" w15:done="0"/>
  <w15:commentEx w15:paraId="434484B3" w15:paraIdParent="1BF62495" w15:done="0"/>
  <w15:commentEx w15:paraId="5AB50BC6" w15:done="0"/>
  <w15:commentEx w15:paraId="6FF6620A" w15:paraIdParent="5AB50BC6" w15:done="0"/>
  <w15:commentEx w15:paraId="167F2368" w15:done="0"/>
  <w15:commentEx w15:paraId="1FA157DC" w15:paraIdParent="167F23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9AC31F" w16cex:dateUtc="2025-01-08T06:32:00Z"/>
  <w16cex:commentExtensible w16cex:durableId="491679F8" w16cex:dateUtc="2025-01-14T07:40:00Z"/>
  <w16cex:commentExtensible w16cex:durableId="7598E418" w16cex:dateUtc="2025-01-08T06:55:00Z"/>
  <w16cex:commentExtensible w16cex:durableId="43EF3B3A" w16cex:dateUtc="2025-01-14T07:47:00Z"/>
  <w16cex:commentExtensible w16cex:durableId="1D514471" w16cex:dateUtc="2025-01-08T07:05:00Z"/>
  <w16cex:commentExtensible w16cex:durableId="14F16A4D" w16cex:dateUtc="2025-01-14T07:53:00Z"/>
  <w16cex:commentExtensible w16cex:durableId="3ABE57A1" w16cex:dateUtc="2025-01-08T10:02:00Z"/>
  <w16cex:commentExtensible w16cex:durableId="6B033B6D" w16cex:dateUtc="2025-01-14T09:10:00Z"/>
  <w16cex:commentExtensible w16cex:durableId="5E54C4C0" w16cex:dateUtc="2025-01-08T10:31:00Z"/>
  <w16cex:commentExtensible w16cex:durableId="367124ED" w16cex:dateUtc="2025-01-14T09:17:00Z"/>
  <w16cex:commentExtensible w16cex:durableId="1491D41E" w16cex:dateUtc="2025-01-08T11:03:00Z"/>
  <w16cex:commentExtensible w16cex:durableId="211E8AC1" w16cex:dateUtc="2025-01-14T09:22:00Z"/>
  <w16cex:commentExtensible w16cex:durableId="6617E3C3" w16cex:dateUtc="2025-01-09T07:35:00Z"/>
  <w16cex:commentExtensible w16cex:durableId="58627AA8" w16cex:dateUtc="2025-01-14T10:09:00Z"/>
  <w16cex:commentExtensible w16cex:durableId="0C7ABC92" w16cex:dateUtc="2025-01-09T09:28:00Z"/>
  <w16cex:commentExtensible w16cex:durableId="0F688696" w16cex:dateUtc="2025-01-14T10:27:00Z"/>
  <w16cex:commentExtensible w16cex:durableId="6F36B53E" w16cex:dateUtc="2025-01-13T06:58:00Z"/>
  <w16cex:commentExtensible w16cex:durableId="0EB78E11" w16cex:dateUtc="2025-01-14T13:43:00Z"/>
  <w16cex:commentExtensible w16cex:durableId="3E143999" w16cex:dateUtc="2025-01-13T10:52:00Z"/>
  <w16cex:commentExtensible w16cex:durableId="79D43FF4" w16cex:dateUtc="2025-01-15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84B3D7" w16cid:durableId="1B9AC31F"/>
  <w16cid:commentId w16cid:paraId="0F9517D4" w16cid:durableId="491679F8"/>
  <w16cid:commentId w16cid:paraId="088C9F26" w16cid:durableId="7598E418"/>
  <w16cid:commentId w16cid:paraId="0A6CBC0F" w16cid:durableId="43EF3B3A"/>
  <w16cid:commentId w16cid:paraId="352D2DBB" w16cid:durableId="1D514471"/>
  <w16cid:commentId w16cid:paraId="514A2454" w16cid:durableId="14F16A4D"/>
  <w16cid:commentId w16cid:paraId="3F499B8C" w16cid:durableId="3ABE57A1"/>
  <w16cid:commentId w16cid:paraId="3AF3DCA3" w16cid:durableId="6B033B6D"/>
  <w16cid:commentId w16cid:paraId="11A76068" w16cid:durableId="5E54C4C0"/>
  <w16cid:commentId w16cid:paraId="0CFABD07" w16cid:durableId="367124ED"/>
  <w16cid:commentId w16cid:paraId="6088F351" w16cid:durableId="1491D41E"/>
  <w16cid:commentId w16cid:paraId="6CE39462" w16cid:durableId="211E8AC1"/>
  <w16cid:commentId w16cid:paraId="4CEC3876" w16cid:durableId="6617E3C3"/>
  <w16cid:commentId w16cid:paraId="2B78AA0B" w16cid:durableId="58627AA8"/>
  <w16cid:commentId w16cid:paraId="1BF62495" w16cid:durableId="0C7ABC92"/>
  <w16cid:commentId w16cid:paraId="434484B3" w16cid:durableId="0F688696"/>
  <w16cid:commentId w16cid:paraId="5AB50BC6" w16cid:durableId="6F36B53E"/>
  <w16cid:commentId w16cid:paraId="6FF6620A" w16cid:durableId="0EB78E11"/>
  <w16cid:commentId w16cid:paraId="167F2368" w16cid:durableId="3E143999"/>
  <w16cid:commentId w16cid:paraId="1FA157DC" w16cid:durableId="79D43F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4ED68" w14:textId="77777777" w:rsidR="00D14348" w:rsidRDefault="00D14348" w:rsidP="00301DCA">
      <w:pPr>
        <w:spacing w:after="0" w:line="240" w:lineRule="auto"/>
      </w:pPr>
      <w:r>
        <w:separator/>
      </w:r>
    </w:p>
  </w:endnote>
  <w:endnote w:type="continuationSeparator" w:id="0">
    <w:p w14:paraId="1060ED32" w14:textId="77777777" w:rsidR="00D14348" w:rsidRDefault="00D14348" w:rsidP="00301DCA">
      <w:pPr>
        <w:spacing w:after="0" w:line="240" w:lineRule="auto"/>
      </w:pPr>
      <w:r>
        <w:continuationSeparator/>
      </w:r>
    </w:p>
  </w:endnote>
  <w:endnote w:type="continuationNotice" w:id="1">
    <w:p w14:paraId="2E86AABE" w14:textId="77777777" w:rsidR="00D14348" w:rsidRDefault="00D143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50265"/>
      <w:docPartObj>
        <w:docPartGallery w:val="Page Numbers (Bottom of Page)"/>
        <w:docPartUnique/>
      </w:docPartObj>
    </w:sdtPr>
    <w:sdtContent>
      <w:p w14:paraId="127D3EBA" w14:textId="053EB7A9" w:rsidR="00635BDF" w:rsidRDefault="00635BDF">
        <w:pPr>
          <w:pStyle w:val="Footer"/>
          <w:jc w:val="right"/>
        </w:pPr>
        <w:r>
          <w:fldChar w:fldCharType="begin"/>
        </w:r>
        <w:r>
          <w:instrText>PAGE   \* MERGEFORMAT</w:instrText>
        </w:r>
        <w:r>
          <w:fldChar w:fldCharType="separate"/>
        </w:r>
        <w:r>
          <w:rPr>
            <w:lang w:val="en-GB"/>
          </w:rPr>
          <w:t>2</w:t>
        </w:r>
        <w:r>
          <w:fldChar w:fldCharType="end"/>
        </w:r>
      </w:p>
    </w:sdtContent>
  </w:sdt>
  <w:p w14:paraId="3FAAC7A1" w14:textId="77777777" w:rsidR="00635BDF" w:rsidRDefault="00635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17600" w14:textId="77777777" w:rsidR="00D14348" w:rsidRDefault="00D14348" w:rsidP="00301DCA">
      <w:pPr>
        <w:spacing w:after="0" w:line="240" w:lineRule="auto"/>
      </w:pPr>
      <w:r>
        <w:separator/>
      </w:r>
    </w:p>
  </w:footnote>
  <w:footnote w:type="continuationSeparator" w:id="0">
    <w:p w14:paraId="678D299E" w14:textId="77777777" w:rsidR="00D14348" w:rsidRDefault="00D14348" w:rsidP="00301DCA">
      <w:pPr>
        <w:spacing w:after="0" w:line="240" w:lineRule="auto"/>
      </w:pPr>
      <w:r>
        <w:continuationSeparator/>
      </w:r>
    </w:p>
  </w:footnote>
  <w:footnote w:type="continuationNotice" w:id="1">
    <w:p w14:paraId="01F79562" w14:textId="77777777" w:rsidR="00D14348" w:rsidRDefault="00D143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kern w:val="0"/>
        <w:sz w:val="28"/>
        <w:szCs w:val="28"/>
        <w14:ligatures w14:val="none"/>
      </w:rPr>
      <w:alias w:val="Title"/>
      <w:tag w:val=""/>
      <w:id w:val="1116400235"/>
      <w:placeholder>
        <w:docPart w:val="EDF1B31E539C4E7AAC881A37BD4A8C41"/>
      </w:placeholder>
      <w:dataBinding w:prefixMappings="xmlns:ns0='http://purl.org/dc/elements/1.1/' xmlns:ns1='http://schemas.openxmlformats.org/package/2006/metadata/core-properties' " w:xpath="/ns1:coreProperties[1]/ns0:title[1]" w:storeItemID="{6C3C8BC8-F283-45AE-878A-BAB7291924A1}"/>
      <w:text/>
    </w:sdtPr>
    <w:sdtContent>
      <w:p w14:paraId="7F3E4A81" w14:textId="606C25C7" w:rsidR="00330FE7" w:rsidRPr="00330FE7" w:rsidRDefault="00AD26B4">
        <w:pPr>
          <w:pStyle w:val="Header"/>
          <w:jc w:val="right"/>
          <w:rPr>
            <w:color w:val="7F7F7F" w:themeColor="text1" w:themeTint="80"/>
          </w:rPr>
        </w:pPr>
        <w:r w:rsidRPr="00AD26B4">
          <w:rPr>
            <w:rFonts w:ascii="Arial" w:hAnsi="Arial" w:cs="Arial"/>
            <w:b/>
            <w:bCs/>
            <w:kern w:val="0"/>
            <w:sz w:val="28"/>
            <w:szCs w:val="28"/>
            <w14:ligatures w14:val="none"/>
          </w:rPr>
          <w:t>Conditions For Restoration of Blessings</w:t>
        </w:r>
      </w:p>
    </w:sdtContent>
  </w:sdt>
  <w:p w14:paraId="639C5085" w14:textId="77777777" w:rsidR="00301DCA" w:rsidRPr="00330FE7" w:rsidRDefault="00301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0941"/>
    <w:multiLevelType w:val="hybridMultilevel"/>
    <w:tmpl w:val="4D1EF8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9634644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scriber01 JHB">
    <w15:presenceInfo w15:providerId="Windows Live" w15:userId="b86eefe662a61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427"/>
    <w:rsid w:val="00000075"/>
    <w:rsid w:val="000001DD"/>
    <w:rsid w:val="00000C17"/>
    <w:rsid w:val="00000F5C"/>
    <w:rsid w:val="0000182C"/>
    <w:rsid w:val="0000184A"/>
    <w:rsid w:val="000028A2"/>
    <w:rsid w:val="000030E7"/>
    <w:rsid w:val="00003100"/>
    <w:rsid w:val="00003294"/>
    <w:rsid w:val="00003C0B"/>
    <w:rsid w:val="00003F1F"/>
    <w:rsid w:val="00004EDB"/>
    <w:rsid w:val="00004EFE"/>
    <w:rsid w:val="00005DAF"/>
    <w:rsid w:val="00006068"/>
    <w:rsid w:val="00006627"/>
    <w:rsid w:val="00007019"/>
    <w:rsid w:val="0000702D"/>
    <w:rsid w:val="0000711E"/>
    <w:rsid w:val="00007468"/>
    <w:rsid w:val="00007505"/>
    <w:rsid w:val="0001124D"/>
    <w:rsid w:val="00011F38"/>
    <w:rsid w:val="00011FBC"/>
    <w:rsid w:val="00012AE8"/>
    <w:rsid w:val="00012C13"/>
    <w:rsid w:val="00012CAD"/>
    <w:rsid w:val="00012F0E"/>
    <w:rsid w:val="0001369C"/>
    <w:rsid w:val="00014E1D"/>
    <w:rsid w:val="000151CC"/>
    <w:rsid w:val="00015429"/>
    <w:rsid w:val="00015696"/>
    <w:rsid w:val="000156DB"/>
    <w:rsid w:val="000157F3"/>
    <w:rsid w:val="00016713"/>
    <w:rsid w:val="000168A4"/>
    <w:rsid w:val="00016A22"/>
    <w:rsid w:val="000173C4"/>
    <w:rsid w:val="00017A3E"/>
    <w:rsid w:val="00017F78"/>
    <w:rsid w:val="00021DC3"/>
    <w:rsid w:val="0002317D"/>
    <w:rsid w:val="000244E2"/>
    <w:rsid w:val="000249E5"/>
    <w:rsid w:val="00025118"/>
    <w:rsid w:val="00025875"/>
    <w:rsid w:val="00027547"/>
    <w:rsid w:val="000276B9"/>
    <w:rsid w:val="0003099F"/>
    <w:rsid w:val="00031436"/>
    <w:rsid w:val="00031F35"/>
    <w:rsid w:val="0003298D"/>
    <w:rsid w:val="00032A62"/>
    <w:rsid w:val="000331D1"/>
    <w:rsid w:val="00034AE7"/>
    <w:rsid w:val="00035B6C"/>
    <w:rsid w:val="00035C0B"/>
    <w:rsid w:val="00036181"/>
    <w:rsid w:val="000362E3"/>
    <w:rsid w:val="00036A41"/>
    <w:rsid w:val="00036CBD"/>
    <w:rsid w:val="00036F49"/>
    <w:rsid w:val="00037075"/>
    <w:rsid w:val="00037FB7"/>
    <w:rsid w:val="000405B4"/>
    <w:rsid w:val="00040FC2"/>
    <w:rsid w:val="000414DE"/>
    <w:rsid w:val="0004155A"/>
    <w:rsid w:val="00041DA1"/>
    <w:rsid w:val="00042F20"/>
    <w:rsid w:val="0004312C"/>
    <w:rsid w:val="00043192"/>
    <w:rsid w:val="000437F1"/>
    <w:rsid w:val="00043844"/>
    <w:rsid w:val="00043D33"/>
    <w:rsid w:val="00043F9D"/>
    <w:rsid w:val="000441F9"/>
    <w:rsid w:val="00044637"/>
    <w:rsid w:val="00044B08"/>
    <w:rsid w:val="00045C52"/>
    <w:rsid w:val="00045F3C"/>
    <w:rsid w:val="0004603B"/>
    <w:rsid w:val="00046498"/>
    <w:rsid w:val="000469AB"/>
    <w:rsid w:val="00046FBC"/>
    <w:rsid w:val="00047286"/>
    <w:rsid w:val="000476A3"/>
    <w:rsid w:val="00050018"/>
    <w:rsid w:val="00050348"/>
    <w:rsid w:val="00050538"/>
    <w:rsid w:val="00050580"/>
    <w:rsid w:val="000521D2"/>
    <w:rsid w:val="00052698"/>
    <w:rsid w:val="00052DDD"/>
    <w:rsid w:val="00052EF2"/>
    <w:rsid w:val="00053C24"/>
    <w:rsid w:val="000541D9"/>
    <w:rsid w:val="00054236"/>
    <w:rsid w:val="00054488"/>
    <w:rsid w:val="00054C27"/>
    <w:rsid w:val="00055AAD"/>
    <w:rsid w:val="00055FB0"/>
    <w:rsid w:val="000561CB"/>
    <w:rsid w:val="00056508"/>
    <w:rsid w:val="0005659C"/>
    <w:rsid w:val="00056E35"/>
    <w:rsid w:val="00056E4C"/>
    <w:rsid w:val="00060554"/>
    <w:rsid w:val="00060E2C"/>
    <w:rsid w:val="000611DC"/>
    <w:rsid w:val="0006194F"/>
    <w:rsid w:val="00062A19"/>
    <w:rsid w:val="00062CC2"/>
    <w:rsid w:val="0006323C"/>
    <w:rsid w:val="00063A44"/>
    <w:rsid w:val="00063BA0"/>
    <w:rsid w:val="00063BC9"/>
    <w:rsid w:val="00063C80"/>
    <w:rsid w:val="00063DA1"/>
    <w:rsid w:val="00063DEE"/>
    <w:rsid w:val="000648CF"/>
    <w:rsid w:val="000649FD"/>
    <w:rsid w:val="00064AD6"/>
    <w:rsid w:val="00064B0E"/>
    <w:rsid w:val="000665BB"/>
    <w:rsid w:val="00066766"/>
    <w:rsid w:val="00066A04"/>
    <w:rsid w:val="00066AAD"/>
    <w:rsid w:val="0006720F"/>
    <w:rsid w:val="000701EA"/>
    <w:rsid w:val="000702C4"/>
    <w:rsid w:val="00070701"/>
    <w:rsid w:val="000715E4"/>
    <w:rsid w:val="00072AEB"/>
    <w:rsid w:val="00072C64"/>
    <w:rsid w:val="0007362E"/>
    <w:rsid w:val="000746E9"/>
    <w:rsid w:val="00076079"/>
    <w:rsid w:val="000771E7"/>
    <w:rsid w:val="000772BE"/>
    <w:rsid w:val="00077526"/>
    <w:rsid w:val="00080296"/>
    <w:rsid w:val="00080346"/>
    <w:rsid w:val="0008056B"/>
    <w:rsid w:val="000805A0"/>
    <w:rsid w:val="00080874"/>
    <w:rsid w:val="00080CF8"/>
    <w:rsid w:val="00081735"/>
    <w:rsid w:val="00081F88"/>
    <w:rsid w:val="00084195"/>
    <w:rsid w:val="000846F4"/>
    <w:rsid w:val="00084822"/>
    <w:rsid w:val="0008492E"/>
    <w:rsid w:val="00084954"/>
    <w:rsid w:val="0008633D"/>
    <w:rsid w:val="000869E3"/>
    <w:rsid w:val="00086A48"/>
    <w:rsid w:val="00087E67"/>
    <w:rsid w:val="0009038C"/>
    <w:rsid w:val="00090DE4"/>
    <w:rsid w:val="0009121B"/>
    <w:rsid w:val="00091615"/>
    <w:rsid w:val="00091AFD"/>
    <w:rsid w:val="000920E7"/>
    <w:rsid w:val="00092928"/>
    <w:rsid w:val="000931D7"/>
    <w:rsid w:val="00093506"/>
    <w:rsid w:val="00093741"/>
    <w:rsid w:val="00093928"/>
    <w:rsid w:val="00093E54"/>
    <w:rsid w:val="000948EA"/>
    <w:rsid w:val="00094FD2"/>
    <w:rsid w:val="000950D9"/>
    <w:rsid w:val="00095CBB"/>
    <w:rsid w:val="00095D7A"/>
    <w:rsid w:val="0009682E"/>
    <w:rsid w:val="00096A32"/>
    <w:rsid w:val="00096C56"/>
    <w:rsid w:val="00096E23"/>
    <w:rsid w:val="000970E9"/>
    <w:rsid w:val="0009758E"/>
    <w:rsid w:val="0009762B"/>
    <w:rsid w:val="000A002F"/>
    <w:rsid w:val="000A0777"/>
    <w:rsid w:val="000A0A44"/>
    <w:rsid w:val="000A0FCF"/>
    <w:rsid w:val="000A1093"/>
    <w:rsid w:val="000A11CB"/>
    <w:rsid w:val="000A186D"/>
    <w:rsid w:val="000A191D"/>
    <w:rsid w:val="000A1C14"/>
    <w:rsid w:val="000A1C67"/>
    <w:rsid w:val="000A273C"/>
    <w:rsid w:val="000A335F"/>
    <w:rsid w:val="000A49B3"/>
    <w:rsid w:val="000A4BBD"/>
    <w:rsid w:val="000A4BC6"/>
    <w:rsid w:val="000A4BF6"/>
    <w:rsid w:val="000A542B"/>
    <w:rsid w:val="000A5981"/>
    <w:rsid w:val="000A5BDA"/>
    <w:rsid w:val="000A5FBD"/>
    <w:rsid w:val="000A5FE2"/>
    <w:rsid w:val="000A602D"/>
    <w:rsid w:val="000A60B4"/>
    <w:rsid w:val="000A61EB"/>
    <w:rsid w:val="000A6249"/>
    <w:rsid w:val="000A667F"/>
    <w:rsid w:val="000A7ED1"/>
    <w:rsid w:val="000A7F94"/>
    <w:rsid w:val="000B0062"/>
    <w:rsid w:val="000B191A"/>
    <w:rsid w:val="000B2266"/>
    <w:rsid w:val="000B25A6"/>
    <w:rsid w:val="000B2A5E"/>
    <w:rsid w:val="000B2F11"/>
    <w:rsid w:val="000B2FEF"/>
    <w:rsid w:val="000B3090"/>
    <w:rsid w:val="000B3433"/>
    <w:rsid w:val="000B3F22"/>
    <w:rsid w:val="000B40D6"/>
    <w:rsid w:val="000B474B"/>
    <w:rsid w:val="000B4C98"/>
    <w:rsid w:val="000B4E55"/>
    <w:rsid w:val="000B5B0E"/>
    <w:rsid w:val="000B5F87"/>
    <w:rsid w:val="000B751A"/>
    <w:rsid w:val="000B7BE1"/>
    <w:rsid w:val="000C073F"/>
    <w:rsid w:val="000C13E9"/>
    <w:rsid w:val="000C1459"/>
    <w:rsid w:val="000C18E9"/>
    <w:rsid w:val="000C1919"/>
    <w:rsid w:val="000C25B4"/>
    <w:rsid w:val="000C2835"/>
    <w:rsid w:val="000C3B6C"/>
    <w:rsid w:val="000C3FFE"/>
    <w:rsid w:val="000C51AD"/>
    <w:rsid w:val="000C5209"/>
    <w:rsid w:val="000C5C58"/>
    <w:rsid w:val="000C5C8E"/>
    <w:rsid w:val="000C6038"/>
    <w:rsid w:val="000C68C3"/>
    <w:rsid w:val="000C6DCB"/>
    <w:rsid w:val="000C6F32"/>
    <w:rsid w:val="000C7124"/>
    <w:rsid w:val="000C719A"/>
    <w:rsid w:val="000D0456"/>
    <w:rsid w:val="000D0CA8"/>
    <w:rsid w:val="000D1183"/>
    <w:rsid w:val="000D123A"/>
    <w:rsid w:val="000D17C6"/>
    <w:rsid w:val="000D1C9B"/>
    <w:rsid w:val="000D1FCA"/>
    <w:rsid w:val="000D20A0"/>
    <w:rsid w:val="000D30E7"/>
    <w:rsid w:val="000D31D2"/>
    <w:rsid w:val="000D38AA"/>
    <w:rsid w:val="000D3CC5"/>
    <w:rsid w:val="000D42DE"/>
    <w:rsid w:val="000D4578"/>
    <w:rsid w:val="000D46B4"/>
    <w:rsid w:val="000D4A5E"/>
    <w:rsid w:val="000D5E92"/>
    <w:rsid w:val="000D6280"/>
    <w:rsid w:val="000D640F"/>
    <w:rsid w:val="000D6784"/>
    <w:rsid w:val="000D707B"/>
    <w:rsid w:val="000D7B7E"/>
    <w:rsid w:val="000D7FDD"/>
    <w:rsid w:val="000E0299"/>
    <w:rsid w:val="000E0633"/>
    <w:rsid w:val="000E06B2"/>
    <w:rsid w:val="000E0E0B"/>
    <w:rsid w:val="000E0FBB"/>
    <w:rsid w:val="000E10EF"/>
    <w:rsid w:val="000E13F1"/>
    <w:rsid w:val="000E217F"/>
    <w:rsid w:val="000E2E05"/>
    <w:rsid w:val="000E321D"/>
    <w:rsid w:val="000E34EA"/>
    <w:rsid w:val="000E4B88"/>
    <w:rsid w:val="000E4BBB"/>
    <w:rsid w:val="000E5068"/>
    <w:rsid w:val="000E527E"/>
    <w:rsid w:val="000E6765"/>
    <w:rsid w:val="000E6D04"/>
    <w:rsid w:val="000E793A"/>
    <w:rsid w:val="000F04CC"/>
    <w:rsid w:val="000F0D2F"/>
    <w:rsid w:val="000F0F31"/>
    <w:rsid w:val="000F30F4"/>
    <w:rsid w:val="000F38D0"/>
    <w:rsid w:val="000F44B7"/>
    <w:rsid w:val="000F4CCB"/>
    <w:rsid w:val="000F4E04"/>
    <w:rsid w:val="000F5285"/>
    <w:rsid w:val="000F5828"/>
    <w:rsid w:val="000F62AD"/>
    <w:rsid w:val="000F67B7"/>
    <w:rsid w:val="000F6B2B"/>
    <w:rsid w:val="000F6E7F"/>
    <w:rsid w:val="000F7740"/>
    <w:rsid w:val="000F7FBE"/>
    <w:rsid w:val="00100960"/>
    <w:rsid w:val="00100A94"/>
    <w:rsid w:val="001018CD"/>
    <w:rsid w:val="001022FC"/>
    <w:rsid w:val="0010243B"/>
    <w:rsid w:val="00102453"/>
    <w:rsid w:val="00102CAD"/>
    <w:rsid w:val="00104794"/>
    <w:rsid w:val="00104977"/>
    <w:rsid w:val="001052C9"/>
    <w:rsid w:val="00105320"/>
    <w:rsid w:val="00106A17"/>
    <w:rsid w:val="00106C67"/>
    <w:rsid w:val="00107059"/>
    <w:rsid w:val="001072B8"/>
    <w:rsid w:val="00107D87"/>
    <w:rsid w:val="00107F63"/>
    <w:rsid w:val="00110162"/>
    <w:rsid w:val="00110458"/>
    <w:rsid w:val="0011078B"/>
    <w:rsid w:val="00110E77"/>
    <w:rsid w:val="00111D55"/>
    <w:rsid w:val="00112874"/>
    <w:rsid w:val="0011316F"/>
    <w:rsid w:val="001134B7"/>
    <w:rsid w:val="00113509"/>
    <w:rsid w:val="0011369D"/>
    <w:rsid w:val="0011375E"/>
    <w:rsid w:val="00113897"/>
    <w:rsid w:val="00113F78"/>
    <w:rsid w:val="001142C0"/>
    <w:rsid w:val="001146CA"/>
    <w:rsid w:val="00114DD9"/>
    <w:rsid w:val="00115060"/>
    <w:rsid w:val="0011528B"/>
    <w:rsid w:val="001158C5"/>
    <w:rsid w:val="00115FDC"/>
    <w:rsid w:val="0011633F"/>
    <w:rsid w:val="00116422"/>
    <w:rsid w:val="00116ED4"/>
    <w:rsid w:val="00117069"/>
    <w:rsid w:val="00117169"/>
    <w:rsid w:val="00117C51"/>
    <w:rsid w:val="00117F35"/>
    <w:rsid w:val="00120208"/>
    <w:rsid w:val="00120BE2"/>
    <w:rsid w:val="00120D60"/>
    <w:rsid w:val="00121150"/>
    <w:rsid w:val="001213CD"/>
    <w:rsid w:val="00121519"/>
    <w:rsid w:val="00121835"/>
    <w:rsid w:val="0012219B"/>
    <w:rsid w:val="0012237C"/>
    <w:rsid w:val="00122380"/>
    <w:rsid w:val="00122E08"/>
    <w:rsid w:val="001235B8"/>
    <w:rsid w:val="00124140"/>
    <w:rsid w:val="00124305"/>
    <w:rsid w:val="001247CA"/>
    <w:rsid w:val="00124E79"/>
    <w:rsid w:val="00125204"/>
    <w:rsid w:val="00125685"/>
    <w:rsid w:val="00125700"/>
    <w:rsid w:val="0012619C"/>
    <w:rsid w:val="001269DE"/>
    <w:rsid w:val="00127884"/>
    <w:rsid w:val="00127E04"/>
    <w:rsid w:val="00130721"/>
    <w:rsid w:val="00130FA4"/>
    <w:rsid w:val="001313A4"/>
    <w:rsid w:val="00131AD5"/>
    <w:rsid w:val="00132EFB"/>
    <w:rsid w:val="00133389"/>
    <w:rsid w:val="001333D9"/>
    <w:rsid w:val="00133DFD"/>
    <w:rsid w:val="001348BF"/>
    <w:rsid w:val="00135D07"/>
    <w:rsid w:val="00135DA6"/>
    <w:rsid w:val="0013609F"/>
    <w:rsid w:val="0013695F"/>
    <w:rsid w:val="001379CC"/>
    <w:rsid w:val="00137A97"/>
    <w:rsid w:val="00137FF7"/>
    <w:rsid w:val="00140B1B"/>
    <w:rsid w:val="00140D1D"/>
    <w:rsid w:val="00142797"/>
    <w:rsid w:val="00142799"/>
    <w:rsid w:val="00142991"/>
    <w:rsid w:val="00142B39"/>
    <w:rsid w:val="00143A5B"/>
    <w:rsid w:val="00143A90"/>
    <w:rsid w:val="00144438"/>
    <w:rsid w:val="00144E56"/>
    <w:rsid w:val="00145163"/>
    <w:rsid w:val="001458CF"/>
    <w:rsid w:val="00145950"/>
    <w:rsid w:val="00145957"/>
    <w:rsid w:val="001459CC"/>
    <w:rsid w:val="001461D5"/>
    <w:rsid w:val="00146233"/>
    <w:rsid w:val="00146E2B"/>
    <w:rsid w:val="00146E9B"/>
    <w:rsid w:val="001474A7"/>
    <w:rsid w:val="0015031B"/>
    <w:rsid w:val="001503CE"/>
    <w:rsid w:val="0015044F"/>
    <w:rsid w:val="001511E0"/>
    <w:rsid w:val="001520F8"/>
    <w:rsid w:val="00152671"/>
    <w:rsid w:val="0015315D"/>
    <w:rsid w:val="001538E9"/>
    <w:rsid w:val="0015411A"/>
    <w:rsid w:val="00154916"/>
    <w:rsid w:val="001549A6"/>
    <w:rsid w:val="00154F10"/>
    <w:rsid w:val="0015519C"/>
    <w:rsid w:val="00155B5E"/>
    <w:rsid w:val="00156C42"/>
    <w:rsid w:val="0015759A"/>
    <w:rsid w:val="00157E67"/>
    <w:rsid w:val="001606C1"/>
    <w:rsid w:val="00160BCB"/>
    <w:rsid w:val="001610E9"/>
    <w:rsid w:val="00161437"/>
    <w:rsid w:val="0016202C"/>
    <w:rsid w:val="001623F2"/>
    <w:rsid w:val="0016291E"/>
    <w:rsid w:val="00162EAB"/>
    <w:rsid w:val="001633E5"/>
    <w:rsid w:val="001634F7"/>
    <w:rsid w:val="001635F8"/>
    <w:rsid w:val="00163A16"/>
    <w:rsid w:val="00164DF3"/>
    <w:rsid w:val="001652D3"/>
    <w:rsid w:val="0016541E"/>
    <w:rsid w:val="00165DE7"/>
    <w:rsid w:val="00165F06"/>
    <w:rsid w:val="00167161"/>
    <w:rsid w:val="00167546"/>
    <w:rsid w:val="00167A70"/>
    <w:rsid w:val="00167F33"/>
    <w:rsid w:val="001720E4"/>
    <w:rsid w:val="0017349A"/>
    <w:rsid w:val="00173D4A"/>
    <w:rsid w:val="00173F5D"/>
    <w:rsid w:val="00173FC1"/>
    <w:rsid w:val="0017559E"/>
    <w:rsid w:val="001760BF"/>
    <w:rsid w:val="0017639F"/>
    <w:rsid w:val="00176D25"/>
    <w:rsid w:val="001772AF"/>
    <w:rsid w:val="001772D0"/>
    <w:rsid w:val="0017758D"/>
    <w:rsid w:val="00177F77"/>
    <w:rsid w:val="001823AE"/>
    <w:rsid w:val="0018266F"/>
    <w:rsid w:val="0018302F"/>
    <w:rsid w:val="0018356C"/>
    <w:rsid w:val="001837E3"/>
    <w:rsid w:val="00183FD7"/>
    <w:rsid w:val="00184166"/>
    <w:rsid w:val="00184E4F"/>
    <w:rsid w:val="001850A5"/>
    <w:rsid w:val="001850DB"/>
    <w:rsid w:val="00185BD6"/>
    <w:rsid w:val="00185F25"/>
    <w:rsid w:val="001861EC"/>
    <w:rsid w:val="00186E53"/>
    <w:rsid w:val="001870D6"/>
    <w:rsid w:val="00187AB2"/>
    <w:rsid w:val="00187B36"/>
    <w:rsid w:val="0019061A"/>
    <w:rsid w:val="001907D2"/>
    <w:rsid w:val="00190D55"/>
    <w:rsid w:val="001913EE"/>
    <w:rsid w:val="00191572"/>
    <w:rsid w:val="00191AA6"/>
    <w:rsid w:val="00191D35"/>
    <w:rsid w:val="00192A16"/>
    <w:rsid w:val="00192C27"/>
    <w:rsid w:val="00192EF7"/>
    <w:rsid w:val="00193554"/>
    <w:rsid w:val="00193716"/>
    <w:rsid w:val="0019389B"/>
    <w:rsid w:val="00193B47"/>
    <w:rsid w:val="00194E75"/>
    <w:rsid w:val="001952D2"/>
    <w:rsid w:val="001963C5"/>
    <w:rsid w:val="00196414"/>
    <w:rsid w:val="00196923"/>
    <w:rsid w:val="001973B6"/>
    <w:rsid w:val="00197D6A"/>
    <w:rsid w:val="001A0740"/>
    <w:rsid w:val="001A092A"/>
    <w:rsid w:val="001A0C9C"/>
    <w:rsid w:val="001A0F76"/>
    <w:rsid w:val="001A1D37"/>
    <w:rsid w:val="001A2464"/>
    <w:rsid w:val="001A35C5"/>
    <w:rsid w:val="001A3E24"/>
    <w:rsid w:val="001A4170"/>
    <w:rsid w:val="001A4674"/>
    <w:rsid w:val="001A48A2"/>
    <w:rsid w:val="001A5332"/>
    <w:rsid w:val="001A572B"/>
    <w:rsid w:val="001A65A1"/>
    <w:rsid w:val="001A6AD2"/>
    <w:rsid w:val="001A772D"/>
    <w:rsid w:val="001A7FF9"/>
    <w:rsid w:val="001B01E9"/>
    <w:rsid w:val="001B0472"/>
    <w:rsid w:val="001B05F3"/>
    <w:rsid w:val="001B071E"/>
    <w:rsid w:val="001B1543"/>
    <w:rsid w:val="001B16F5"/>
    <w:rsid w:val="001B1ED0"/>
    <w:rsid w:val="001B243C"/>
    <w:rsid w:val="001B297B"/>
    <w:rsid w:val="001B2F0E"/>
    <w:rsid w:val="001B2F5A"/>
    <w:rsid w:val="001B338F"/>
    <w:rsid w:val="001B3C39"/>
    <w:rsid w:val="001B3E64"/>
    <w:rsid w:val="001B41A9"/>
    <w:rsid w:val="001B47F0"/>
    <w:rsid w:val="001B4A0C"/>
    <w:rsid w:val="001B51A2"/>
    <w:rsid w:val="001B55D9"/>
    <w:rsid w:val="001B57C4"/>
    <w:rsid w:val="001B5C36"/>
    <w:rsid w:val="001B5FAB"/>
    <w:rsid w:val="001B73AE"/>
    <w:rsid w:val="001C00C4"/>
    <w:rsid w:val="001C0D8D"/>
    <w:rsid w:val="001C1091"/>
    <w:rsid w:val="001C10F8"/>
    <w:rsid w:val="001C1787"/>
    <w:rsid w:val="001C1FCD"/>
    <w:rsid w:val="001C24F5"/>
    <w:rsid w:val="001C2A41"/>
    <w:rsid w:val="001C2EE7"/>
    <w:rsid w:val="001C37B8"/>
    <w:rsid w:val="001C38F4"/>
    <w:rsid w:val="001C39C6"/>
    <w:rsid w:val="001C3C72"/>
    <w:rsid w:val="001C3E13"/>
    <w:rsid w:val="001C49D0"/>
    <w:rsid w:val="001C4E3A"/>
    <w:rsid w:val="001C52FF"/>
    <w:rsid w:val="001C534A"/>
    <w:rsid w:val="001C5543"/>
    <w:rsid w:val="001C599D"/>
    <w:rsid w:val="001C6A9B"/>
    <w:rsid w:val="001C73C5"/>
    <w:rsid w:val="001C7EC6"/>
    <w:rsid w:val="001D0572"/>
    <w:rsid w:val="001D06A5"/>
    <w:rsid w:val="001D08F3"/>
    <w:rsid w:val="001D0F92"/>
    <w:rsid w:val="001D166E"/>
    <w:rsid w:val="001D1B72"/>
    <w:rsid w:val="001D1E93"/>
    <w:rsid w:val="001D27C1"/>
    <w:rsid w:val="001D280F"/>
    <w:rsid w:val="001D2B7D"/>
    <w:rsid w:val="001D32E8"/>
    <w:rsid w:val="001D3A08"/>
    <w:rsid w:val="001D4685"/>
    <w:rsid w:val="001D55A4"/>
    <w:rsid w:val="001D5C3B"/>
    <w:rsid w:val="001D7695"/>
    <w:rsid w:val="001D7BED"/>
    <w:rsid w:val="001D7E15"/>
    <w:rsid w:val="001E055C"/>
    <w:rsid w:val="001E0772"/>
    <w:rsid w:val="001E10F3"/>
    <w:rsid w:val="001E149F"/>
    <w:rsid w:val="001E2D2C"/>
    <w:rsid w:val="001E4BD4"/>
    <w:rsid w:val="001E4DD4"/>
    <w:rsid w:val="001E620C"/>
    <w:rsid w:val="001E6C73"/>
    <w:rsid w:val="001E6E2C"/>
    <w:rsid w:val="001E78B2"/>
    <w:rsid w:val="001F0644"/>
    <w:rsid w:val="001F1493"/>
    <w:rsid w:val="001F14C8"/>
    <w:rsid w:val="001F1596"/>
    <w:rsid w:val="001F1835"/>
    <w:rsid w:val="001F1D36"/>
    <w:rsid w:val="001F347C"/>
    <w:rsid w:val="001F3492"/>
    <w:rsid w:val="001F39CA"/>
    <w:rsid w:val="001F4CEB"/>
    <w:rsid w:val="001F5463"/>
    <w:rsid w:val="001F5741"/>
    <w:rsid w:val="001F5773"/>
    <w:rsid w:val="001F5D94"/>
    <w:rsid w:val="001F62A0"/>
    <w:rsid w:val="001F6D66"/>
    <w:rsid w:val="001F7AC8"/>
    <w:rsid w:val="001F7EF5"/>
    <w:rsid w:val="0020059B"/>
    <w:rsid w:val="00200850"/>
    <w:rsid w:val="00200F47"/>
    <w:rsid w:val="00201A82"/>
    <w:rsid w:val="00201C00"/>
    <w:rsid w:val="00201C6C"/>
    <w:rsid w:val="00201E17"/>
    <w:rsid w:val="00202B7F"/>
    <w:rsid w:val="002035A2"/>
    <w:rsid w:val="002038AA"/>
    <w:rsid w:val="00204366"/>
    <w:rsid w:val="00204791"/>
    <w:rsid w:val="0020520D"/>
    <w:rsid w:val="00205707"/>
    <w:rsid w:val="00205911"/>
    <w:rsid w:val="00205C38"/>
    <w:rsid w:val="002060DC"/>
    <w:rsid w:val="00206676"/>
    <w:rsid w:val="00206E19"/>
    <w:rsid w:val="0020729D"/>
    <w:rsid w:val="002073F1"/>
    <w:rsid w:val="0020798B"/>
    <w:rsid w:val="00207B6E"/>
    <w:rsid w:val="00211862"/>
    <w:rsid w:val="00212133"/>
    <w:rsid w:val="00212AE0"/>
    <w:rsid w:val="00212C77"/>
    <w:rsid w:val="002141CA"/>
    <w:rsid w:val="002151DD"/>
    <w:rsid w:val="00215434"/>
    <w:rsid w:val="0021574A"/>
    <w:rsid w:val="002159DB"/>
    <w:rsid w:val="00215BB0"/>
    <w:rsid w:val="002169C6"/>
    <w:rsid w:val="0022062E"/>
    <w:rsid w:val="00220F1D"/>
    <w:rsid w:val="00221417"/>
    <w:rsid w:val="002214E1"/>
    <w:rsid w:val="002216EF"/>
    <w:rsid w:val="00221C3F"/>
    <w:rsid w:val="00221ED8"/>
    <w:rsid w:val="00223920"/>
    <w:rsid w:val="00223961"/>
    <w:rsid w:val="002241CA"/>
    <w:rsid w:val="002241F6"/>
    <w:rsid w:val="00224F92"/>
    <w:rsid w:val="00225DC9"/>
    <w:rsid w:val="002267E4"/>
    <w:rsid w:val="00227049"/>
    <w:rsid w:val="00227440"/>
    <w:rsid w:val="00227E4C"/>
    <w:rsid w:val="00230871"/>
    <w:rsid w:val="00230C75"/>
    <w:rsid w:val="00230D84"/>
    <w:rsid w:val="0023137D"/>
    <w:rsid w:val="0023140F"/>
    <w:rsid w:val="0023183F"/>
    <w:rsid w:val="00231C28"/>
    <w:rsid w:val="00232128"/>
    <w:rsid w:val="002327CB"/>
    <w:rsid w:val="00232A3D"/>
    <w:rsid w:val="0023317C"/>
    <w:rsid w:val="0023354E"/>
    <w:rsid w:val="00234312"/>
    <w:rsid w:val="00234449"/>
    <w:rsid w:val="00235E50"/>
    <w:rsid w:val="00235F4C"/>
    <w:rsid w:val="00235F63"/>
    <w:rsid w:val="00237B2D"/>
    <w:rsid w:val="00237EFE"/>
    <w:rsid w:val="00237FA6"/>
    <w:rsid w:val="0024024F"/>
    <w:rsid w:val="002406AD"/>
    <w:rsid w:val="00240AD2"/>
    <w:rsid w:val="00241647"/>
    <w:rsid w:val="00241798"/>
    <w:rsid w:val="00241FBD"/>
    <w:rsid w:val="002428B5"/>
    <w:rsid w:val="00242CFC"/>
    <w:rsid w:val="002437B7"/>
    <w:rsid w:val="00243F7F"/>
    <w:rsid w:val="002440AE"/>
    <w:rsid w:val="002441F3"/>
    <w:rsid w:val="00244748"/>
    <w:rsid w:val="002449A1"/>
    <w:rsid w:val="00244B80"/>
    <w:rsid w:val="00245379"/>
    <w:rsid w:val="00245690"/>
    <w:rsid w:val="00245A2B"/>
    <w:rsid w:val="00245CFB"/>
    <w:rsid w:val="002466E1"/>
    <w:rsid w:val="0024685A"/>
    <w:rsid w:val="00246E0F"/>
    <w:rsid w:val="002471DC"/>
    <w:rsid w:val="00247236"/>
    <w:rsid w:val="00247549"/>
    <w:rsid w:val="00247F86"/>
    <w:rsid w:val="00250B1D"/>
    <w:rsid w:val="00250B73"/>
    <w:rsid w:val="002516B5"/>
    <w:rsid w:val="0025178D"/>
    <w:rsid w:val="002518C8"/>
    <w:rsid w:val="00252519"/>
    <w:rsid w:val="00252EB0"/>
    <w:rsid w:val="0025489C"/>
    <w:rsid w:val="00254ADD"/>
    <w:rsid w:val="002559DB"/>
    <w:rsid w:val="00256483"/>
    <w:rsid w:val="00257C1A"/>
    <w:rsid w:val="00257E41"/>
    <w:rsid w:val="00257F7C"/>
    <w:rsid w:val="00260628"/>
    <w:rsid w:val="00260786"/>
    <w:rsid w:val="00262507"/>
    <w:rsid w:val="00262763"/>
    <w:rsid w:val="00262F08"/>
    <w:rsid w:val="00265387"/>
    <w:rsid w:val="002654F4"/>
    <w:rsid w:val="00265FCF"/>
    <w:rsid w:val="00265FEA"/>
    <w:rsid w:val="00266048"/>
    <w:rsid w:val="0026664C"/>
    <w:rsid w:val="002667A8"/>
    <w:rsid w:val="00266965"/>
    <w:rsid w:val="00266D06"/>
    <w:rsid w:val="00266D2A"/>
    <w:rsid w:val="00267133"/>
    <w:rsid w:val="002703BA"/>
    <w:rsid w:val="002706EF"/>
    <w:rsid w:val="002707DA"/>
    <w:rsid w:val="002717EB"/>
    <w:rsid w:val="00271BCB"/>
    <w:rsid w:val="00271E6C"/>
    <w:rsid w:val="00272CD1"/>
    <w:rsid w:val="002731DE"/>
    <w:rsid w:val="0027352A"/>
    <w:rsid w:val="00273E0F"/>
    <w:rsid w:val="00274502"/>
    <w:rsid w:val="0027459B"/>
    <w:rsid w:val="002748AF"/>
    <w:rsid w:val="00274CA5"/>
    <w:rsid w:val="002750C6"/>
    <w:rsid w:val="0027550E"/>
    <w:rsid w:val="00275C3E"/>
    <w:rsid w:val="00275E57"/>
    <w:rsid w:val="00276228"/>
    <w:rsid w:val="002764DD"/>
    <w:rsid w:val="0027656D"/>
    <w:rsid w:val="00277655"/>
    <w:rsid w:val="00281BAC"/>
    <w:rsid w:val="002820B3"/>
    <w:rsid w:val="00282820"/>
    <w:rsid w:val="00282FA3"/>
    <w:rsid w:val="00283FA3"/>
    <w:rsid w:val="00283FDD"/>
    <w:rsid w:val="002847B6"/>
    <w:rsid w:val="002856E2"/>
    <w:rsid w:val="00285960"/>
    <w:rsid w:val="0028708A"/>
    <w:rsid w:val="00287C7D"/>
    <w:rsid w:val="00290B8B"/>
    <w:rsid w:val="00291FE8"/>
    <w:rsid w:val="002920CF"/>
    <w:rsid w:val="0029382E"/>
    <w:rsid w:val="00293974"/>
    <w:rsid w:val="00293A96"/>
    <w:rsid w:val="00293D36"/>
    <w:rsid w:val="00293D50"/>
    <w:rsid w:val="00293D54"/>
    <w:rsid w:val="00293D98"/>
    <w:rsid w:val="002941DD"/>
    <w:rsid w:val="002942D7"/>
    <w:rsid w:val="0029513B"/>
    <w:rsid w:val="0029526A"/>
    <w:rsid w:val="0029542D"/>
    <w:rsid w:val="00297AFB"/>
    <w:rsid w:val="00297FB3"/>
    <w:rsid w:val="002A028F"/>
    <w:rsid w:val="002A03F8"/>
    <w:rsid w:val="002A04EB"/>
    <w:rsid w:val="002A17DA"/>
    <w:rsid w:val="002A1B9B"/>
    <w:rsid w:val="002A297A"/>
    <w:rsid w:val="002A36E3"/>
    <w:rsid w:val="002A4347"/>
    <w:rsid w:val="002A443A"/>
    <w:rsid w:val="002A57BF"/>
    <w:rsid w:val="002A5C32"/>
    <w:rsid w:val="002A5F41"/>
    <w:rsid w:val="002A5FB6"/>
    <w:rsid w:val="002A63D5"/>
    <w:rsid w:val="002A6546"/>
    <w:rsid w:val="002A673B"/>
    <w:rsid w:val="002A687F"/>
    <w:rsid w:val="002A7B3B"/>
    <w:rsid w:val="002B07AE"/>
    <w:rsid w:val="002B09F4"/>
    <w:rsid w:val="002B11B2"/>
    <w:rsid w:val="002B139F"/>
    <w:rsid w:val="002B143E"/>
    <w:rsid w:val="002B155C"/>
    <w:rsid w:val="002B1D99"/>
    <w:rsid w:val="002B20C2"/>
    <w:rsid w:val="002B2318"/>
    <w:rsid w:val="002B25FA"/>
    <w:rsid w:val="002B28F4"/>
    <w:rsid w:val="002B338C"/>
    <w:rsid w:val="002B3509"/>
    <w:rsid w:val="002B3651"/>
    <w:rsid w:val="002B3E4C"/>
    <w:rsid w:val="002B4C70"/>
    <w:rsid w:val="002B4D45"/>
    <w:rsid w:val="002B4E4E"/>
    <w:rsid w:val="002B4F98"/>
    <w:rsid w:val="002B539D"/>
    <w:rsid w:val="002B5818"/>
    <w:rsid w:val="002B59F8"/>
    <w:rsid w:val="002B5D36"/>
    <w:rsid w:val="002B60E9"/>
    <w:rsid w:val="002B6271"/>
    <w:rsid w:val="002B6C6A"/>
    <w:rsid w:val="002B7243"/>
    <w:rsid w:val="002B74AF"/>
    <w:rsid w:val="002B7DA8"/>
    <w:rsid w:val="002C03D5"/>
    <w:rsid w:val="002C0417"/>
    <w:rsid w:val="002C0519"/>
    <w:rsid w:val="002C0650"/>
    <w:rsid w:val="002C076C"/>
    <w:rsid w:val="002C1A00"/>
    <w:rsid w:val="002C201E"/>
    <w:rsid w:val="002C2A32"/>
    <w:rsid w:val="002C3493"/>
    <w:rsid w:val="002C3566"/>
    <w:rsid w:val="002C3671"/>
    <w:rsid w:val="002C36C1"/>
    <w:rsid w:val="002C3D42"/>
    <w:rsid w:val="002C3D5D"/>
    <w:rsid w:val="002C4205"/>
    <w:rsid w:val="002C435E"/>
    <w:rsid w:val="002C43E8"/>
    <w:rsid w:val="002C4C6B"/>
    <w:rsid w:val="002C573B"/>
    <w:rsid w:val="002C6550"/>
    <w:rsid w:val="002C689E"/>
    <w:rsid w:val="002C6F32"/>
    <w:rsid w:val="002C74DC"/>
    <w:rsid w:val="002C75AE"/>
    <w:rsid w:val="002D07FF"/>
    <w:rsid w:val="002D085F"/>
    <w:rsid w:val="002D1505"/>
    <w:rsid w:val="002D1E18"/>
    <w:rsid w:val="002D1F01"/>
    <w:rsid w:val="002D2E97"/>
    <w:rsid w:val="002D33E3"/>
    <w:rsid w:val="002D3AD7"/>
    <w:rsid w:val="002D4472"/>
    <w:rsid w:val="002D537B"/>
    <w:rsid w:val="002D5632"/>
    <w:rsid w:val="002D61DB"/>
    <w:rsid w:val="002D64C3"/>
    <w:rsid w:val="002D6E1F"/>
    <w:rsid w:val="002D71FD"/>
    <w:rsid w:val="002D73B0"/>
    <w:rsid w:val="002E018D"/>
    <w:rsid w:val="002E050E"/>
    <w:rsid w:val="002E0ED2"/>
    <w:rsid w:val="002E10C7"/>
    <w:rsid w:val="002E1CD5"/>
    <w:rsid w:val="002E2B26"/>
    <w:rsid w:val="002E2D3F"/>
    <w:rsid w:val="002E3192"/>
    <w:rsid w:val="002E33DE"/>
    <w:rsid w:val="002E3C28"/>
    <w:rsid w:val="002E3D47"/>
    <w:rsid w:val="002E4345"/>
    <w:rsid w:val="002E4C70"/>
    <w:rsid w:val="002E4D43"/>
    <w:rsid w:val="002E6163"/>
    <w:rsid w:val="002E6AD0"/>
    <w:rsid w:val="002E6EAB"/>
    <w:rsid w:val="002F0062"/>
    <w:rsid w:val="002F10BA"/>
    <w:rsid w:val="002F1A70"/>
    <w:rsid w:val="002F2FBF"/>
    <w:rsid w:val="002F3137"/>
    <w:rsid w:val="002F37E2"/>
    <w:rsid w:val="002F3817"/>
    <w:rsid w:val="002F3C75"/>
    <w:rsid w:val="002F4F90"/>
    <w:rsid w:val="002F5537"/>
    <w:rsid w:val="002F5957"/>
    <w:rsid w:val="002F633F"/>
    <w:rsid w:val="002F69F7"/>
    <w:rsid w:val="002F6C4B"/>
    <w:rsid w:val="002F6CC2"/>
    <w:rsid w:val="002F6EF9"/>
    <w:rsid w:val="002F6F41"/>
    <w:rsid w:val="002F73B3"/>
    <w:rsid w:val="002F760A"/>
    <w:rsid w:val="002F79B0"/>
    <w:rsid w:val="00300989"/>
    <w:rsid w:val="00300C47"/>
    <w:rsid w:val="00300C54"/>
    <w:rsid w:val="00300D0A"/>
    <w:rsid w:val="003011B5"/>
    <w:rsid w:val="003012FA"/>
    <w:rsid w:val="0030155E"/>
    <w:rsid w:val="00301DCA"/>
    <w:rsid w:val="003028D6"/>
    <w:rsid w:val="003029D4"/>
    <w:rsid w:val="00302A34"/>
    <w:rsid w:val="00302D9F"/>
    <w:rsid w:val="00302FBB"/>
    <w:rsid w:val="0030327F"/>
    <w:rsid w:val="003034F6"/>
    <w:rsid w:val="003035A0"/>
    <w:rsid w:val="003043C9"/>
    <w:rsid w:val="0030475B"/>
    <w:rsid w:val="00305033"/>
    <w:rsid w:val="00305866"/>
    <w:rsid w:val="00305883"/>
    <w:rsid w:val="00305C15"/>
    <w:rsid w:val="00305EF1"/>
    <w:rsid w:val="00307563"/>
    <w:rsid w:val="00307DEF"/>
    <w:rsid w:val="00310650"/>
    <w:rsid w:val="003111E2"/>
    <w:rsid w:val="00311AFC"/>
    <w:rsid w:val="00311E1E"/>
    <w:rsid w:val="00311F9A"/>
    <w:rsid w:val="003122CB"/>
    <w:rsid w:val="0031233C"/>
    <w:rsid w:val="003137A5"/>
    <w:rsid w:val="003137ED"/>
    <w:rsid w:val="00313C56"/>
    <w:rsid w:val="003143A9"/>
    <w:rsid w:val="0031448E"/>
    <w:rsid w:val="003147C9"/>
    <w:rsid w:val="00314DD0"/>
    <w:rsid w:val="0031535D"/>
    <w:rsid w:val="003154C2"/>
    <w:rsid w:val="00315A4A"/>
    <w:rsid w:val="00315D9C"/>
    <w:rsid w:val="00316231"/>
    <w:rsid w:val="0031639B"/>
    <w:rsid w:val="003177E0"/>
    <w:rsid w:val="00317830"/>
    <w:rsid w:val="00317B3D"/>
    <w:rsid w:val="00320A0B"/>
    <w:rsid w:val="00320DD4"/>
    <w:rsid w:val="00320F47"/>
    <w:rsid w:val="0032145B"/>
    <w:rsid w:val="00321855"/>
    <w:rsid w:val="00321BFA"/>
    <w:rsid w:val="00321C3C"/>
    <w:rsid w:val="00322E06"/>
    <w:rsid w:val="0032324A"/>
    <w:rsid w:val="003233E9"/>
    <w:rsid w:val="00323EE4"/>
    <w:rsid w:val="00324633"/>
    <w:rsid w:val="00324AFC"/>
    <w:rsid w:val="00324C9A"/>
    <w:rsid w:val="00324E9A"/>
    <w:rsid w:val="003257CE"/>
    <w:rsid w:val="00326325"/>
    <w:rsid w:val="0032741F"/>
    <w:rsid w:val="003278F4"/>
    <w:rsid w:val="00327C11"/>
    <w:rsid w:val="00327D43"/>
    <w:rsid w:val="0033068B"/>
    <w:rsid w:val="00330AD5"/>
    <w:rsid w:val="00330B10"/>
    <w:rsid w:val="00330BCA"/>
    <w:rsid w:val="00330FE7"/>
    <w:rsid w:val="00331880"/>
    <w:rsid w:val="00331FA7"/>
    <w:rsid w:val="0033283B"/>
    <w:rsid w:val="00333872"/>
    <w:rsid w:val="00333AB0"/>
    <w:rsid w:val="003341A1"/>
    <w:rsid w:val="00334735"/>
    <w:rsid w:val="00335285"/>
    <w:rsid w:val="00335438"/>
    <w:rsid w:val="00335EF6"/>
    <w:rsid w:val="0033600B"/>
    <w:rsid w:val="0033637C"/>
    <w:rsid w:val="0033641A"/>
    <w:rsid w:val="0033655E"/>
    <w:rsid w:val="00336AAC"/>
    <w:rsid w:val="00336C9B"/>
    <w:rsid w:val="003377C7"/>
    <w:rsid w:val="00337821"/>
    <w:rsid w:val="0033790C"/>
    <w:rsid w:val="00337D1A"/>
    <w:rsid w:val="00337FA5"/>
    <w:rsid w:val="003403B8"/>
    <w:rsid w:val="00340C26"/>
    <w:rsid w:val="00341583"/>
    <w:rsid w:val="00341B95"/>
    <w:rsid w:val="00341DFB"/>
    <w:rsid w:val="003424DF"/>
    <w:rsid w:val="00342561"/>
    <w:rsid w:val="00342E1E"/>
    <w:rsid w:val="00343960"/>
    <w:rsid w:val="00343DB0"/>
    <w:rsid w:val="003444DE"/>
    <w:rsid w:val="00344944"/>
    <w:rsid w:val="00344B25"/>
    <w:rsid w:val="00344E26"/>
    <w:rsid w:val="003450C9"/>
    <w:rsid w:val="00345A1C"/>
    <w:rsid w:val="00346244"/>
    <w:rsid w:val="00346533"/>
    <w:rsid w:val="003473F2"/>
    <w:rsid w:val="003475A2"/>
    <w:rsid w:val="00347655"/>
    <w:rsid w:val="00347931"/>
    <w:rsid w:val="00347FF2"/>
    <w:rsid w:val="0035024A"/>
    <w:rsid w:val="003504CB"/>
    <w:rsid w:val="00350DF3"/>
    <w:rsid w:val="00350EA9"/>
    <w:rsid w:val="00350EAB"/>
    <w:rsid w:val="003510FE"/>
    <w:rsid w:val="003511E9"/>
    <w:rsid w:val="0035138A"/>
    <w:rsid w:val="003520AB"/>
    <w:rsid w:val="0035255E"/>
    <w:rsid w:val="00353190"/>
    <w:rsid w:val="003533C9"/>
    <w:rsid w:val="00353642"/>
    <w:rsid w:val="00354215"/>
    <w:rsid w:val="0035428A"/>
    <w:rsid w:val="003543CB"/>
    <w:rsid w:val="00354608"/>
    <w:rsid w:val="0035485B"/>
    <w:rsid w:val="003551EC"/>
    <w:rsid w:val="00355A46"/>
    <w:rsid w:val="00356E3C"/>
    <w:rsid w:val="00356E79"/>
    <w:rsid w:val="00360427"/>
    <w:rsid w:val="0036052A"/>
    <w:rsid w:val="0036061D"/>
    <w:rsid w:val="00360CBA"/>
    <w:rsid w:val="00360DC8"/>
    <w:rsid w:val="00360E97"/>
    <w:rsid w:val="00360F68"/>
    <w:rsid w:val="00361280"/>
    <w:rsid w:val="00362152"/>
    <w:rsid w:val="00363433"/>
    <w:rsid w:val="00363939"/>
    <w:rsid w:val="0036402A"/>
    <w:rsid w:val="003641FC"/>
    <w:rsid w:val="0036442E"/>
    <w:rsid w:val="00364692"/>
    <w:rsid w:val="00364E84"/>
    <w:rsid w:val="00366511"/>
    <w:rsid w:val="00366527"/>
    <w:rsid w:val="00366B74"/>
    <w:rsid w:val="00366B7B"/>
    <w:rsid w:val="00366C32"/>
    <w:rsid w:val="003670C6"/>
    <w:rsid w:val="00367420"/>
    <w:rsid w:val="0037024D"/>
    <w:rsid w:val="003707AA"/>
    <w:rsid w:val="003708C7"/>
    <w:rsid w:val="00371A9A"/>
    <w:rsid w:val="003723E1"/>
    <w:rsid w:val="00372629"/>
    <w:rsid w:val="0037292B"/>
    <w:rsid w:val="0037327E"/>
    <w:rsid w:val="003737FB"/>
    <w:rsid w:val="003741E3"/>
    <w:rsid w:val="00374520"/>
    <w:rsid w:val="003746AA"/>
    <w:rsid w:val="00374AA3"/>
    <w:rsid w:val="00374B16"/>
    <w:rsid w:val="00375720"/>
    <w:rsid w:val="003772FF"/>
    <w:rsid w:val="00377434"/>
    <w:rsid w:val="003776A6"/>
    <w:rsid w:val="00380C78"/>
    <w:rsid w:val="00380E60"/>
    <w:rsid w:val="0038194D"/>
    <w:rsid w:val="00381C70"/>
    <w:rsid w:val="00381D04"/>
    <w:rsid w:val="00382235"/>
    <w:rsid w:val="003825B9"/>
    <w:rsid w:val="003827E6"/>
    <w:rsid w:val="003829D0"/>
    <w:rsid w:val="00382BDA"/>
    <w:rsid w:val="00383200"/>
    <w:rsid w:val="003834B7"/>
    <w:rsid w:val="0038412F"/>
    <w:rsid w:val="0038480F"/>
    <w:rsid w:val="00384BDF"/>
    <w:rsid w:val="00384E02"/>
    <w:rsid w:val="003853E5"/>
    <w:rsid w:val="003860A6"/>
    <w:rsid w:val="00386186"/>
    <w:rsid w:val="00386547"/>
    <w:rsid w:val="00386D26"/>
    <w:rsid w:val="00386E57"/>
    <w:rsid w:val="003873FB"/>
    <w:rsid w:val="003905AB"/>
    <w:rsid w:val="003906DC"/>
    <w:rsid w:val="00390C39"/>
    <w:rsid w:val="00391390"/>
    <w:rsid w:val="003914E3"/>
    <w:rsid w:val="00391865"/>
    <w:rsid w:val="00391B54"/>
    <w:rsid w:val="00391BDD"/>
    <w:rsid w:val="0039245D"/>
    <w:rsid w:val="00392D0B"/>
    <w:rsid w:val="0039321D"/>
    <w:rsid w:val="00393234"/>
    <w:rsid w:val="0039450C"/>
    <w:rsid w:val="003948A4"/>
    <w:rsid w:val="00394BCE"/>
    <w:rsid w:val="00394C81"/>
    <w:rsid w:val="00394F1A"/>
    <w:rsid w:val="003957BD"/>
    <w:rsid w:val="0039622E"/>
    <w:rsid w:val="003966D3"/>
    <w:rsid w:val="00396D33"/>
    <w:rsid w:val="00396EF3"/>
    <w:rsid w:val="00397C79"/>
    <w:rsid w:val="00397DBD"/>
    <w:rsid w:val="00397F3B"/>
    <w:rsid w:val="003A0AC6"/>
    <w:rsid w:val="003A0CDF"/>
    <w:rsid w:val="003A13E5"/>
    <w:rsid w:val="003A1528"/>
    <w:rsid w:val="003A1A1A"/>
    <w:rsid w:val="003A1BB3"/>
    <w:rsid w:val="003A206E"/>
    <w:rsid w:val="003A2417"/>
    <w:rsid w:val="003A24D5"/>
    <w:rsid w:val="003A2773"/>
    <w:rsid w:val="003A3768"/>
    <w:rsid w:val="003A412C"/>
    <w:rsid w:val="003A61FE"/>
    <w:rsid w:val="003A6275"/>
    <w:rsid w:val="003A6986"/>
    <w:rsid w:val="003A7138"/>
    <w:rsid w:val="003A75ED"/>
    <w:rsid w:val="003A77CB"/>
    <w:rsid w:val="003A7C0B"/>
    <w:rsid w:val="003A7D1F"/>
    <w:rsid w:val="003B1B3A"/>
    <w:rsid w:val="003B1FC6"/>
    <w:rsid w:val="003B21DD"/>
    <w:rsid w:val="003B312A"/>
    <w:rsid w:val="003B3689"/>
    <w:rsid w:val="003B3910"/>
    <w:rsid w:val="003B3E68"/>
    <w:rsid w:val="003B3F24"/>
    <w:rsid w:val="003B4B99"/>
    <w:rsid w:val="003B602E"/>
    <w:rsid w:val="003B71C3"/>
    <w:rsid w:val="003B7B60"/>
    <w:rsid w:val="003C0AB6"/>
    <w:rsid w:val="003C0BE6"/>
    <w:rsid w:val="003C11D8"/>
    <w:rsid w:val="003C1432"/>
    <w:rsid w:val="003C15E6"/>
    <w:rsid w:val="003C1BBD"/>
    <w:rsid w:val="003C3451"/>
    <w:rsid w:val="003C3C30"/>
    <w:rsid w:val="003C4345"/>
    <w:rsid w:val="003C531F"/>
    <w:rsid w:val="003C556A"/>
    <w:rsid w:val="003C5621"/>
    <w:rsid w:val="003C696D"/>
    <w:rsid w:val="003C6A55"/>
    <w:rsid w:val="003C6D57"/>
    <w:rsid w:val="003C70F4"/>
    <w:rsid w:val="003D1F91"/>
    <w:rsid w:val="003D2D61"/>
    <w:rsid w:val="003D34D0"/>
    <w:rsid w:val="003D35DC"/>
    <w:rsid w:val="003D4498"/>
    <w:rsid w:val="003D4FB6"/>
    <w:rsid w:val="003D522B"/>
    <w:rsid w:val="003D58D0"/>
    <w:rsid w:val="003D5A61"/>
    <w:rsid w:val="003D5BD5"/>
    <w:rsid w:val="003D64A8"/>
    <w:rsid w:val="003D64EE"/>
    <w:rsid w:val="003D69C8"/>
    <w:rsid w:val="003D6A20"/>
    <w:rsid w:val="003D6D7D"/>
    <w:rsid w:val="003D71FE"/>
    <w:rsid w:val="003D734D"/>
    <w:rsid w:val="003D7ADD"/>
    <w:rsid w:val="003D7C12"/>
    <w:rsid w:val="003E0091"/>
    <w:rsid w:val="003E0381"/>
    <w:rsid w:val="003E04D9"/>
    <w:rsid w:val="003E08BD"/>
    <w:rsid w:val="003E1BCA"/>
    <w:rsid w:val="003E2449"/>
    <w:rsid w:val="003E2F45"/>
    <w:rsid w:val="003E36EB"/>
    <w:rsid w:val="003E445F"/>
    <w:rsid w:val="003E452E"/>
    <w:rsid w:val="003E5012"/>
    <w:rsid w:val="003E51E5"/>
    <w:rsid w:val="003E53AC"/>
    <w:rsid w:val="003E585D"/>
    <w:rsid w:val="003E5BBC"/>
    <w:rsid w:val="003E6065"/>
    <w:rsid w:val="003E6527"/>
    <w:rsid w:val="003E6A82"/>
    <w:rsid w:val="003F0018"/>
    <w:rsid w:val="003F0A9A"/>
    <w:rsid w:val="003F0B27"/>
    <w:rsid w:val="003F160A"/>
    <w:rsid w:val="003F29D2"/>
    <w:rsid w:val="003F2A20"/>
    <w:rsid w:val="003F2CFE"/>
    <w:rsid w:val="003F3BAA"/>
    <w:rsid w:val="003F3F9F"/>
    <w:rsid w:val="003F4596"/>
    <w:rsid w:val="003F4AEA"/>
    <w:rsid w:val="003F5AE8"/>
    <w:rsid w:val="003F5CA1"/>
    <w:rsid w:val="003F5F98"/>
    <w:rsid w:val="003F6869"/>
    <w:rsid w:val="003F6E5D"/>
    <w:rsid w:val="003F6F05"/>
    <w:rsid w:val="003F7215"/>
    <w:rsid w:val="003F7D72"/>
    <w:rsid w:val="00400010"/>
    <w:rsid w:val="004000D2"/>
    <w:rsid w:val="004007EF"/>
    <w:rsid w:val="004008C4"/>
    <w:rsid w:val="00401088"/>
    <w:rsid w:val="004011FD"/>
    <w:rsid w:val="004015D5"/>
    <w:rsid w:val="00401890"/>
    <w:rsid w:val="004025E1"/>
    <w:rsid w:val="00402886"/>
    <w:rsid w:val="00402C83"/>
    <w:rsid w:val="004031E2"/>
    <w:rsid w:val="004037C0"/>
    <w:rsid w:val="00403A06"/>
    <w:rsid w:val="00403A56"/>
    <w:rsid w:val="00403A58"/>
    <w:rsid w:val="00403C1C"/>
    <w:rsid w:val="004047E9"/>
    <w:rsid w:val="0040499B"/>
    <w:rsid w:val="00404AA0"/>
    <w:rsid w:val="004051B8"/>
    <w:rsid w:val="00407358"/>
    <w:rsid w:val="004073AC"/>
    <w:rsid w:val="00410DE4"/>
    <w:rsid w:val="00411450"/>
    <w:rsid w:val="0041320A"/>
    <w:rsid w:val="00413B36"/>
    <w:rsid w:val="00413CB4"/>
    <w:rsid w:val="00414AFC"/>
    <w:rsid w:val="00415A9D"/>
    <w:rsid w:val="00416C30"/>
    <w:rsid w:val="004170C3"/>
    <w:rsid w:val="00417118"/>
    <w:rsid w:val="0041772D"/>
    <w:rsid w:val="00420162"/>
    <w:rsid w:val="00420211"/>
    <w:rsid w:val="00420466"/>
    <w:rsid w:val="00420568"/>
    <w:rsid w:val="004205A3"/>
    <w:rsid w:val="00420666"/>
    <w:rsid w:val="0042144E"/>
    <w:rsid w:val="0042169E"/>
    <w:rsid w:val="0042181E"/>
    <w:rsid w:val="004224BC"/>
    <w:rsid w:val="00422F75"/>
    <w:rsid w:val="0042328C"/>
    <w:rsid w:val="00423F98"/>
    <w:rsid w:val="0042427D"/>
    <w:rsid w:val="00426ADC"/>
    <w:rsid w:val="00426E33"/>
    <w:rsid w:val="0042769F"/>
    <w:rsid w:val="004278FE"/>
    <w:rsid w:val="004303BE"/>
    <w:rsid w:val="00430462"/>
    <w:rsid w:val="00430870"/>
    <w:rsid w:val="00430935"/>
    <w:rsid w:val="00430DC4"/>
    <w:rsid w:val="004312F5"/>
    <w:rsid w:val="00432052"/>
    <w:rsid w:val="004321D9"/>
    <w:rsid w:val="004323A6"/>
    <w:rsid w:val="004325D5"/>
    <w:rsid w:val="00432A06"/>
    <w:rsid w:val="00432D0F"/>
    <w:rsid w:val="0043330B"/>
    <w:rsid w:val="00433324"/>
    <w:rsid w:val="00433F3C"/>
    <w:rsid w:val="00434009"/>
    <w:rsid w:val="0043499A"/>
    <w:rsid w:val="00434C29"/>
    <w:rsid w:val="0043598C"/>
    <w:rsid w:val="00436168"/>
    <w:rsid w:val="004368B0"/>
    <w:rsid w:val="00436AD9"/>
    <w:rsid w:val="00436D45"/>
    <w:rsid w:val="00437066"/>
    <w:rsid w:val="004377D1"/>
    <w:rsid w:val="0043793E"/>
    <w:rsid w:val="00440A34"/>
    <w:rsid w:val="00440A7E"/>
    <w:rsid w:val="00442D53"/>
    <w:rsid w:val="004430D8"/>
    <w:rsid w:val="00443AC0"/>
    <w:rsid w:val="00443C7B"/>
    <w:rsid w:val="004444C9"/>
    <w:rsid w:val="00444511"/>
    <w:rsid w:val="0044458B"/>
    <w:rsid w:val="00444602"/>
    <w:rsid w:val="004448D4"/>
    <w:rsid w:val="00444D0F"/>
    <w:rsid w:val="004454DB"/>
    <w:rsid w:val="004456C8"/>
    <w:rsid w:val="0044648C"/>
    <w:rsid w:val="00447097"/>
    <w:rsid w:val="00447902"/>
    <w:rsid w:val="00447AE2"/>
    <w:rsid w:val="00447CCC"/>
    <w:rsid w:val="00447CEB"/>
    <w:rsid w:val="00450E75"/>
    <w:rsid w:val="00451972"/>
    <w:rsid w:val="004524D1"/>
    <w:rsid w:val="00453029"/>
    <w:rsid w:val="0045422D"/>
    <w:rsid w:val="004544F3"/>
    <w:rsid w:val="00454630"/>
    <w:rsid w:val="00454FBB"/>
    <w:rsid w:val="0045524E"/>
    <w:rsid w:val="004559CA"/>
    <w:rsid w:val="00456425"/>
    <w:rsid w:val="0045652A"/>
    <w:rsid w:val="0045653E"/>
    <w:rsid w:val="00456DBD"/>
    <w:rsid w:val="00457176"/>
    <w:rsid w:val="00457654"/>
    <w:rsid w:val="00457939"/>
    <w:rsid w:val="004619D7"/>
    <w:rsid w:val="00461A07"/>
    <w:rsid w:val="00461CB8"/>
    <w:rsid w:val="00461F08"/>
    <w:rsid w:val="0046318A"/>
    <w:rsid w:val="004649A7"/>
    <w:rsid w:val="00464A42"/>
    <w:rsid w:val="00464A99"/>
    <w:rsid w:val="00465073"/>
    <w:rsid w:val="004656F4"/>
    <w:rsid w:val="00465DAE"/>
    <w:rsid w:val="00470037"/>
    <w:rsid w:val="0047186E"/>
    <w:rsid w:val="00471B14"/>
    <w:rsid w:val="00471D43"/>
    <w:rsid w:val="0047248E"/>
    <w:rsid w:val="00472654"/>
    <w:rsid w:val="00472E22"/>
    <w:rsid w:val="00473525"/>
    <w:rsid w:val="00473FF9"/>
    <w:rsid w:val="00475180"/>
    <w:rsid w:val="00475375"/>
    <w:rsid w:val="004758EB"/>
    <w:rsid w:val="0047682A"/>
    <w:rsid w:val="0047712C"/>
    <w:rsid w:val="00477534"/>
    <w:rsid w:val="004777E4"/>
    <w:rsid w:val="00477ADE"/>
    <w:rsid w:val="00477B4C"/>
    <w:rsid w:val="004806AE"/>
    <w:rsid w:val="00481114"/>
    <w:rsid w:val="00481382"/>
    <w:rsid w:val="00481B21"/>
    <w:rsid w:val="00481FC2"/>
    <w:rsid w:val="004828E2"/>
    <w:rsid w:val="00482D02"/>
    <w:rsid w:val="00483DC0"/>
    <w:rsid w:val="00484DCB"/>
    <w:rsid w:val="004852E3"/>
    <w:rsid w:val="00486103"/>
    <w:rsid w:val="004875E6"/>
    <w:rsid w:val="00487654"/>
    <w:rsid w:val="00487CD4"/>
    <w:rsid w:val="00487FAB"/>
    <w:rsid w:val="00490B49"/>
    <w:rsid w:val="004911CA"/>
    <w:rsid w:val="00491431"/>
    <w:rsid w:val="0049165A"/>
    <w:rsid w:val="00491E78"/>
    <w:rsid w:val="00491E98"/>
    <w:rsid w:val="00493BF6"/>
    <w:rsid w:val="00494630"/>
    <w:rsid w:val="004946EA"/>
    <w:rsid w:val="00494D09"/>
    <w:rsid w:val="004954B3"/>
    <w:rsid w:val="00495E12"/>
    <w:rsid w:val="00497090"/>
    <w:rsid w:val="004979B6"/>
    <w:rsid w:val="00497AEB"/>
    <w:rsid w:val="004A03AD"/>
    <w:rsid w:val="004A0607"/>
    <w:rsid w:val="004A0912"/>
    <w:rsid w:val="004A0EC7"/>
    <w:rsid w:val="004A175D"/>
    <w:rsid w:val="004A1B4B"/>
    <w:rsid w:val="004A249E"/>
    <w:rsid w:val="004A2F01"/>
    <w:rsid w:val="004A44E4"/>
    <w:rsid w:val="004A45B7"/>
    <w:rsid w:val="004A4A47"/>
    <w:rsid w:val="004A4CF4"/>
    <w:rsid w:val="004A53E2"/>
    <w:rsid w:val="004A5975"/>
    <w:rsid w:val="004A65C9"/>
    <w:rsid w:val="004A7F26"/>
    <w:rsid w:val="004B05D5"/>
    <w:rsid w:val="004B0874"/>
    <w:rsid w:val="004B0BFB"/>
    <w:rsid w:val="004B2610"/>
    <w:rsid w:val="004B3908"/>
    <w:rsid w:val="004B3CB6"/>
    <w:rsid w:val="004B40D4"/>
    <w:rsid w:val="004B43A1"/>
    <w:rsid w:val="004B4AC1"/>
    <w:rsid w:val="004B4C06"/>
    <w:rsid w:val="004B5557"/>
    <w:rsid w:val="004B660F"/>
    <w:rsid w:val="004B7562"/>
    <w:rsid w:val="004B76F8"/>
    <w:rsid w:val="004C0482"/>
    <w:rsid w:val="004C069D"/>
    <w:rsid w:val="004C15B0"/>
    <w:rsid w:val="004C18F1"/>
    <w:rsid w:val="004C1E77"/>
    <w:rsid w:val="004C242A"/>
    <w:rsid w:val="004C277B"/>
    <w:rsid w:val="004C2957"/>
    <w:rsid w:val="004C33C6"/>
    <w:rsid w:val="004C3F77"/>
    <w:rsid w:val="004C59E4"/>
    <w:rsid w:val="004C5B96"/>
    <w:rsid w:val="004C60B3"/>
    <w:rsid w:val="004C67D7"/>
    <w:rsid w:val="004C6C56"/>
    <w:rsid w:val="004C6C8F"/>
    <w:rsid w:val="004C7236"/>
    <w:rsid w:val="004C7534"/>
    <w:rsid w:val="004C7BC8"/>
    <w:rsid w:val="004C7E71"/>
    <w:rsid w:val="004D038F"/>
    <w:rsid w:val="004D051B"/>
    <w:rsid w:val="004D09AB"/>
    <w:rsid w:val="004D09BB"/>
    <w:rsid w:val="004D0B1E"/>
    <w:rsid w:val="004D0FBC"/>
    <w:rsid w:val="004D13C6"/>
    <w:rsid w:val="004D1CD5"/>
    <w:rsid w:val="004D1E58"/>
    <w:rsid w:val="004D25C7"/>
    <w:rsid w:val="004D294C"/>
    <w:rsid w:val="004D364D"/>
    <w:rsid w:val="004D4916"/>
    <w:rsid w:val="004D530E"/>
    <w:rsid w:val="004D573A"/>
    <w:rsid w:val="004D585F"/>
    <w:rsid w:val="004D65C0"/>
    <w:rsid w:val="004D6ACE"/>
    <w:rsid w:val="004D7033"/>
    <w:rsid w:val="004D7269"/>
    <w:rsid w:val="004D7EC4"/>
    <w:rsid w:val="004E0BC5"/>
    <w:rsid w:val="004E119B"/>
    <w:rsid w:val="004E21B8"/>
    <w:rsid w:val="004E2DE2"/>
    <w:rsid w:val="004E3137"/>
    <w:rsid w:val="004E3B0A"/>
    <w:rsid w:val="004E40B6"/>
    <w:rsid w:val="004E41B7"/>
    <w:rsid w:val="004E5723"/>
    <w:rsid w:val="004E5996"/>
    <w:rsid w:val="004E5C76"/>
    <w:rsid w:val="004E5EDC"/>
    <w:rsid w:val="004E60F2"/>
    <w:rsid w:val="004E6385"/>
    <w:rsid w:val="004E66B7"/>
    <w:rsid w:val="004E6877"/>
    <w:rsid w:val="004E6D7D"/>
    <w:rsid w:val="004E6F38"/>
    <w:rsid w:val="004E7E0F"/>
    <w:rsid w:val="004F0299"/>
    <w:rsid w:val="004F15D7"/>
    <w:rsid w:val="004F19DE"/>
    <w:rsid w:val="004F2556"/>
    <w:rsid w:val="004F2906"/>
    <w:rsid w:val="004F2936"/>
    <w:rsid w:val="004F2BF1"/>
    <w:rsid w:val="004F2DE8"/>
    <w:rsid w:val="004F394C"/>
    <w:rsid w:val="004F47CE"/>
    <w:rsid w:val="004F5407"/>
    <w:rsid w:val="004F644B"/>
    <w:rsid w:val="004F6516"/>
    <w:rsid w:val="004F6599"/>
    <w:rsid w:val="004F684A"/>
    <w:rsid w:val="004F6E50"/>
    <w:rsid w:val="004F7CBA"/>
    <w:rsid w:val="004F7FB2"/>
    <w:rsid w:val="005001AE"/>
    <w:rsid w:val="00500D87"/>
    <w:rsid w:val="005013B0"/>
    <w:rsid w:val="00501882"/>
    <w:rsid w:val="00501B49"/>
    <w:rsid w:val="005029F4"/>
    <w:rsid w:val="00502A5B"/>
    <w:rsid w:val="00503465"/>
    <w:rsid w:val="0050365C"/>
    <w:rsid w:val="00503CFD"/>
    <w:rsid w:val="00503DDE"/>
    <w:rsid w:val="0050422E"/>
    <w:rsid w:val="005044C6"/>
    <w:rsid w:val="00505A92"/>
    <w:rsid w:val="00505B19"/>
    <w:rsid w:val="00506CB3"/>
    <w:rsid w:val="005075F9"/>
    <w:rsid w:val="00507D72"/>
    <w:rsid w:val="00510098"/>
    <w:rsid w:val="00510911"/>
    <w:rsid w:val="00510C3C"/>
    <w:rsid w:val="00510F17"/>
    <w:rsid w:val="005113A6"/>
    <w:rsid w:val="005115C5"/>
    <w:rsid w:val="00511D45"/>
    <w:rsid w:val="005125DB"/>
    <w:rsid w:val="005146BA"/>
    <w:rsid w:val="005148C1"/>
    <w:rsid w:val="00514F89"/>
    <w:rsid w:val="00515060"/>
    <w:rsid w:val="00515112"/>
    <w:rsid w:val="00515A32"/>
    <w:rsid w:val="00515DA6"/>
    <w:rsid w:val="005162B2"/>
    <w:rsid w:val="00516340"/>
    <w:rsid w:val="005169D3"/>
    <w:rsid w:val="00517DCF"/>
    <w:rsid w:val="00520124"/>
    <w:rsid w:val="00520239"/>
    <w:rsid w:val="00521679"/>
    <w:rsid w:val="005218DD"/>
    <w:rsid w:val="00521951"/>
    <w:rsid w:val="005223DA"/>
    <w:rsid w:val="0052246D"/>
    <w:rsid w:val="00522556"/>
    <w:rsid w:val="00522DCD"/>
    <w:rsid w:val="00522E97"/>
    <w:rsid w:val="00522F84"/>
    <w:rsid w:val="00523382"/>
    <w:rsid w:val="00523394"/>
    <w:rsid w:val="00523AFE"/>
    <w:rsid w:val="00523B4F"/>
    <w:rsid w:val="005242FD"/>
    <w:rsid w:val="00524352"/>
    <w:rsid w:val="00524A7C"/>
    <w:rsid w:val="00524F2B"/>
    <w:rsid w:val="005250BD"/>
    <w:rsid w:val="0052513B"/>
    <w:rsid w:val="005251D7"/>
    <w:rsid w:val="00525A18"/>
    <w:rsid w:val="00525D41"/>
    <w:rsid w:val="00527C20"/>
    <w:rsid w:val="005303DF"/>
    <w:rsid w:val="005305F0"/>
    <w:rsid w:val="00530F2B"/>
    <w:rsid w:val="0053166B"/>
    <w:rsid w:val="00531A6D"/>
    <w:rsid w:val="00532394"/>
    <w:rsid w:val="0053272A"/>
    <w:rsid w:val="00532C70"/>
    <w:rsid w:val="00532D4F"/>
    <w:rsid w:val="00532DAE"/>
    <w:rsid w:val="00532DC7"/>
    <w:rsid w:val="00533034"/>
    <w:rsid w:val="005330C0"/>
    <w:rsid w:val="0053329D"/>
    <w:rsid w:val="00534101"/>
    <w:rsid w:val="00535B08"/>
    <w:rsid w:val="005363BD"/>
    <w:rsid w:val="005364C7"/>
    <w:rsid w:val="005367E1"/>
    <w:rsid w:val="005374A8"/>
    <w:rsid w:val="00537716"/>
    <w:rsid w:val="00537A1C"/>
    <w:rsid w:val="00537A80"/>
    <w:rsid w:val="00540CED"/>
    <w:rsid w:val="0054136A"/>
    <w:rsid w:val="00541441"/>
    <w:rsid w:val="00541E8B"/>
    <w:rsid w:val="00542862"/>
    <w:rsid w:val="00542C57"/>
    <w:rsid w:val="00542E03"/>
    <w:rsid w:val="005437A1"/>
    <w:rsid w:val="005437A5"/>
    <w:rsid w:val="00543A3C"/>
    <w:rsid w:val="00544B2C"/>
    <w:rsid w:val="00544C4D"/>
    <w:rsid w:val="00545860"/>
    <w:rsid w:val="00545DFF"/>
    <w:rsid w:val="005463DE"/>
    <w:rsid w:val="005466A2"/>
    <w:rsid w:val="00546E2D"/>
    <w:rsid w:val="00547CCF"/>
    <w:rsid w:val="00547D02"/>
    <w:rsid w:val="00550972"/>
    <w:rsid w:val="00551065"/>
    <w:rsid w:val="005513C0"/>
    <w:rsid w:val="00551EEF"/>
    <w:rsid w:val="0055216E"/>
    <w:rsid w:val="0055276B"/>
    <w:rsid w:val="005527C6"/>
    <w:rsid w:val="005527E7"/>
    <w:rsid w:val="00554565"/>
    <w:rsid w:val="00554810"/>
    <w:rsid w:val="00555331"/>
    <w:rsid w:val="0055576D"/>
    <w:rsid w:val="00555B09"/>
    <w:rsid w:val="00555F1E"/>
    <w:rsid w:val="00555F4B"/>
    <w:rsid w:val="005561E6"/>
    <w:rsid w:val="00556612"/>
    <w:rsid w:val="005567FF"/>
    <w:rsid w:val="00556AB5"/>
    <w:rsid w:val="00557170"/>
    <w:rsid w:val="005572E2"/>
    <w:rsid w:val="00557CF2"/>
    <w:rsid w:val="005600F4"/>
    <w:rsid w:val="005604AA"/>
    <w:rsid w:val="005608CF"/>
    <w:rsid w:val="0056115F"/>
    <w:rsid w:val="00561388"/>
    <w:rsid w:val="0056198C"/>
    <w:rsid w:val="0056204E"/>
    <w:rsid w:val="0056230D"/>
    <w:rsid w:val="00563607"/>
    <w:rsid w:val="00563BCF"/>
    <w:rsid w:val="00563C19"/>
    <w:rsid w:val="00563D85"/>
    <w:rsid w:val="0056418B"/>
    <w:rsid w:val="0056461C"/>
    <w:rsid w:val="00565E10"/>
    <w:rsid w:val="00566101"/>
    <w:rsid w:val="00567A1F"/>
    <w:rsid w:val="00570279"/>
    <w:rsid w:val="0057061F"/>
    <w:rsid w:val="00570C85"/>
    <w:rsid w:val="00570FFD"/>
    <w:rsid w:val="00571517"/>
    <w:rsid w:val="0057194C"/>
    <w:rsid w:val="00571B88"/>
    <w:rsid w:val="00571E9E"/>
    <w:rsid w:val="00571EC6"/>
    <w:rsid w:val="00572095"/>
    <w:rsid w:val="00572155"/>
    <w:rsid w:val="005728F1"/>
    <w:rsid w:val="00572D23"/>
    <w:rsid w:val="00573184"/>
    <w:rsid w:val="00573B2B"/>
    <w:rsid w:val="00573E94"/>
    <w:rsid w:val="00573FD3"/>
    <w:rsid w:val="0057488E"/>
    <w:rsid w:val="005749EE"/>
    <w:rsid w:val="00574C0B"/>
    <w:rsid w:val="00575004"/>
    <w:rsid w:val="00575074"/>
    <w:rsid w:val="005759D7"/>
    <w:rsid w:val="00575A38"/>
    <w:rsid w:val="0057618C"/>
    <w:rsid w:val="0057694F"/>
    <w:rsid w:val="0057711C"/>
    <w:rsid w:val="00577710"/>
    <w:rsid w:val="00581344"/>
    <w:rsid w:val="00581795"/>
    <w:rsid w:val="00581E68"/>
    <w:rsid w:val="00581F0D"/>
    <w:rsid w:val="00582597"/>
    <w:rsid w:val="005825BA"/>
    <w:rsid w:val="005838E4"/>
    <w:rsid w:val="00583B62"/>
    <w:rsid w:val="005844CB"/>
    <w:rsid w:val="005846C0"/>
    <w:rsid w:val="00584BE2"/>
    <w:rsid w:val="00584D8F"/>
    <w:rsid w:val="005852BB"/>
    <w:rsid w:val="005854B5"/>
    <w:rsid w:val="00586AE3"/>
    <w:rsid w:val="005872C0"/>
    <w:rsid w:val="00587E9E"/>
    <w:rsid w:val="00590276"/>
    <w:rsid w:val="00591404"/>
    <w:rsid w:val="00592781"/>
    <w:rsid w:val="005939A1"/>
    <w:rsid w:val="00593AD1"/>
    <w:rsid w:val="005943DD"/>
    <w:rsid w:val="00594463"/>
    <w:rsid w:val="005945F7"/>
    <w:rsid w:val="00595451"/>
    <w:rsid w:val="00595EFA"/>
    <w:rsid w:val="00596160"/>
    <w:rsid w:val="00596C55"/>
    <w:rsid w:val="00596EA4"/>
    <w:rsid w:val="00597346"/>
    <w:rsid w:val="005A0FB8"/>
    <w:rsid w:val="005A14B9"/>
    <w:rsid w:val="005A18B1"/>
    <w:rsid w:val="005A2CC0"/>
    <w:rsid w:val="005A2FAA"/>
    <w:rsid w:val="005A3CCD"/>
    <w:rsid w:val="005A4110"/>
    <w:rsid w:val="005A467C"/>
    <w:rsid w:val="005A4DA3"/>
    <w:rsid w:val="005A4FEB"/>
    <w:rsid w:val="005A6CD4"/>
    <w:rsid w:val="005A6D3A"/>
    <w:rsid w:val="005A73F8"/>
    <w:rsid w:val="005B1049"/>
    <w:rsid w:val="005B1433"/>
    <w:rsid w:val="005B27F6"/>
    <w:rsid w:val="005B2911"/>
    <w:rsid w:val="005B2BC6"/>
    <w:rsid w:val="005B2C77"/>
    <w:rsid w:val="005B315B"/>
    <w:rsid w:val="005B3815"/>
    <w:rsid w:val="005B3991"/>
    <w:rsid w:val="005B3B5D"/>
    <w:rsid w:val="005B3E09"/>
    <w:rsid w:val="005B569C"/>
    <w:rsid w:val="005B5A89"/>
    <w:rsid w:val="005B5CBF"/>
    <w:rsid w:val="005B5F42"/>
    <w:rsid w:val="005B6120"/>
    <w:rsid w:val="005B64F9"/>
    <w:rsid w:val="005B6AC0"/>
    <w:rsid w:val="005B6BB6"/>
    <w:rsid w:val="005B7C16"/>
    <w:rsid w:val="005C08EB"/>
    <w:rsid w:val="005C0A73"/>
    <w:rsid w:val="005C0C48"/>
    <w:rsid w:val="005C0DED"/>
    <w:rsid w:val="005C12DA"/>
    <w:rsid w:val="005C1C00"/>
    <w:rsid w:val="005C22FE"/>
    <w:rsid w:val="005C249B"/>
    <w:rsid w:val="005C255E"/>
    <w:rsid w:val="005C2CDD"/>
    <w:rsid w:val="005C2DC9"/>
    <w:rsid w:val="005C467B"/>
    <w:rsid w:val="005C4B36"/>
    <w:rsid w:val="005C4BC2"/>
    <w:rsid w:val="005C4FAD"/>
    <w:rsid w:val="005C6043"/>
    <w:rsid w:val="005C66A5"/>
    <w:rsid w:val="005C6D0C"/>
    <w:rsid w:val="005C7242"/>
    <w:rsid w:val="005C7B26"/>
    <w:rsid w:val="005C7C34"/>
    <w:rsid w:val="005C7DAF"/>
    <w:rsid w:val="005C7F2A"/>
    <w:rsid w:val="005C7F7A"/>
    <w:rsid w:val="005D090D"/>
    <w:rsid w:val="005D1150"/>
    <w:rsid w:val="005D11E9"/>
    <w:rsid w:val="005D3259"/>
    <w:rsid w:val="005D3401"/>
    <w:rsid w:val="005D3D01"/>
    <w:rsid w:val="005D428E"/>
    <w:rsid w:val="005D485C"/>
    <w:rsid w:val="005D4948"/>
    <w:rsid w:val="005D52B2"/>
    <w:rsid w:val="005D546A"/>
    <w:rsid w:val="005D65E2"/>
    <w:rsid w:val="005D6C24"/>
    <w:rsid w:val="005D6D92"/>
    <w:rsid w:val="005D71C6"/>
    <w:rsid w:val="005D7366"/>
    <w:rsid w:val="005D75F4"/>
    <w:rsid w:val="005E015A"/>
    <w:rsid w:val="005E046B"/>
    <w:rsid w:val="005E0546"/>
    <w:rsid w:val="005E24DE"/>
    <w:rsid w:val="005E27B8"/>
    <w:rsid w:val="005E2DC3"/>
    <w:rsid w:val="005E2E16"/>
    <w:rsid w:val="005E3D98"/>
    <w:rsid w:val="005E3EFC"/>
    <w:rsid w:val="005E3F83"/>
    <w:rsid w:val="005E40B5"/>
    <w:rsid w:val="005E472C"/>
    <w:rsid w:val="005E520C"/>
    <w:rsid w:val="005E531C"/>
    <w:rsid w:val="005E5F2A"/>
    <w:rsid w:val="005E5FE5"/>
    <w:rsid w:val="005E6184"/>
    <w:rsid w:val="005E675A"/>
    <w:rsid w:val="005E6939"/>
    <w:rsid w:val="005E6E05"/>
    <w:rsid w:val="005E7051"/>
    <w:rsid w:val="005E7282"/>
    <w:rsid w:val="005E7581"/>
    <w:rsid w:val="005E762E"/>
    <w:rsid w:val="005E7A4C"/>
    <w:rsid w:val="005E7AD0"/>
    <w:rsid w:val="005F0CBD"/>
    <w:rsid w:val="005F0EDD"/>
    <w:rsid w:val="005F1555"/>
    <w:rsid w:val="005F1731"/>
    <w:rsid w:val="005F180B"/>
    <w:rsid w:val="005F1FE0"/>
    <w:rsid w:val="005F29AF"/>
    <w:rsid w:val="005F37D6"/>
    <w:rsid w:val="005F3946"/>
    <w:rsid w:val="005F3A7F"/>
    <w:rsid w:val="005F4159"/>
    <w:rsid w:val="005F4907"/>
    <w:rsid w:val="005F5490"/>
    <w:rsid w:val="005F646C"/>
    <w:rsid w:val="005F64A2"/>
    <w:rsid w:val="00600E3A"/>
    <w:rsid w:val="0060151E"/>
    <w:rsid w:val="00601E2C"/>
    <w:rsid w:val="00601E98"/>
    <w:rsid w:val="006025A9"/>
    <w:rsid w:val="00602E70"/>
    <w:rsid w:val="00604248"/>
    <w:rsid w:val="00605B36"/>
    <w:rsid w:val="0060611B"/>
    <w:rsid w:val="006063F3"/>
    <w:rsid w:val="00606682"/>
    <w:rsid w:val="00606716"/>
    <w:rsid w:val="0060671E"/>
    <w:rsid w:val="0061033C"/>
    <w:rsid w:val="00610F98"/>
    <w:rsid w:val="0061175B"/>
    <w:rsid w:val="00611BEB"/>
    <w:rsid w:val="00612894"/>
    <w:rsid w:val="00612C67"/>
    <w:rsid w:val="00612D63"/>
    <w:rsid w:val="00614BE2"/>
    <w:rsid w:val="00614E18"/>
    <w:rsid w:val="00615299"/>
    <w:rsid w:val="00615E01"/>
    <w:rsid w:val="006167FA"/>
    <w:rsid w:val="00617234"/>
    <w:rsid w:val="00617CBD"/>
    <w:rsid w:val="00617DFD"/>
    <w:rsid w:val="00617E04"/>
    <w:rsid w:val="00620105"/>
    <w:rsid w:val="006202F4"/>
    <w:rsid w:val="00620A48"/>
    <w:rsid w:val="00621824"/>
    <w:rsid w:val="00621A15"/>
    <w:rsid w:val="006224CF"/>
    <w:rsid w:val="0062294E"/>
    <w:rsid w:val="00622DBB"/>
    <w:rsid w:val="00624043"/>
    <w:rsid w:val="00624653"/>
    <w:rsid w:val="006248EB"/>
    <w:rsid w:val="0062515E"/>
    <w:rsid w:val="0062596D"/>
    <w:rsid w:val="00625B35"/>
    <w:rsid w:val="00626353"/>
    <w:rsid w:val="00626626"/>
    <w:rsid w:val="00626A91"/>
    <w:rsid w:val="00627AFD"/>
    <w:rsid w:val="00627BC6"/>
    <w:rsid w:val="00627D71"/>
    <w:rsid w:val="00627E73"/>
    <w:rsid w:val="0063036B"/>
    <w:rsid w:val="0063095A"/>
    <w:rsid w:val="00630D34"/>
    <w:rsid w:val="0063105D"/>
    <w:rsid w:val="006315BE"/>
    <w:rsid w:val="00631DC3"/>
    <w:rsid w:val="00631F3C"/>
    <w:rsid w:val="00632A3C"/>
    <w:rsid w:val="00633465"/>
    <w:rsid w:val="0063381F"/>
    <w:rsid w:val="0063465F"/>
    <w:rsid w:val="00634A64"/>
    <w:rsid w:val="006350B3"/>
    <w:rsid w:val="00635169"/>
    <w:rsid w:val="00635BDF"/>
    <w:rsid w:val="00635E9B"/>
    <w:rsid w:val="00636658"/>
    <w:rsid w:val="00636C4F"/>
    <w:rsid w:val="006373A6"/>
    <w:rsid w:val="006376ED"/>
    <w:rsid w:val="00637A44"/>
    <w:rsid w:val="00637AB8"/>
    <w:rsid w:val="00637CA7"/>
    <w:rsid w:val="00637DB1"/>
    <w:rsid w:val="00641536"/>
    <w:rsid w:val="00641995"/>
    <w:rsid w:val="00641A21"/>
    <w:rsid w:val="00641ABA"/>
    <w:rsid w:val="00641B0F"/>
    <w:rsid w:val="00642021"/>
    <w:rsid w:val="006431A7"/>
    <w:rsid w:val="00643594"/>
    <w:rsid w:val="0064373D"/>
    <w:rsid w:val="00643955"/>
    <w:rsid w:val="00643FFA"/>
    <w:rsid w:val="00644543"/>
    <w:rsid w:val="006449EF"/>
    <w:rsid w:val="00645240"/>
    <w:rsid w:val="006454D2"/>
    <w:rsid w:val="006456E4"/>
    <w:rsid w:val="00645A8A"/>
    <w:rsid w:val="00645E78"/>
    <w:rsid w:val="006467EA"/>
    <w:rsid w:val="00646954"/>
    <w:rsid w:val="0064753E"/>
    <w:rsid w:val="00647795"/>
    <w:rsid w:val="00647963"/>
    <w:rsid w:val="00647B72"/>
    <w:rsid w:val="00650130"/>
    <w:rsid w:val="0065024F"/>
    <w:rsid w:val="00650430"/>
    <w:rsid w:val="00650F60"/>
    <w:rsid w:val="006516BC"/>
    <w:rsid w:val="00651B26"/>
    <w:rsid w:val="00651BC9"/>
    <w:rsid w:val="00651EAC"/>
    <w:rsid w:val="00652237"/>
    <w:rsid w:val="00652465"/>
    <w:rsid w:val="00652B04"/>
    <w:rsid w:val="0065303E"/>
    <w:rsid w:val="006532E1"/>
    <w:rsid w:val="00653880"/>
    <w:rsid w:val="00654EF2"/>
    <w:rsid w:val="006551C2"/>
    <w:rsid w:val="00655742"/>
    <w:rsid w:val="0066014D"/>
    <w:rsid w:val="00660566"/>
    <w:rsid w:val="006611AB"/>
    <w:rsid w:val="00661E31"/>
    <w:rsid w:val="00661EFB"/>
    <w:rsid w:val="00662316"/>
    <w:rsid w:val="00662522"/>
    <w:rsid w:val="00662CE5"/>
    <w:rsid w:val="00663355"/>
    <w:rsid w:val="00663E87"/>
    <w:rsid w:val="0066476C"/>
    <w:rsid w:val="0066479E"/>
    <w:rsid w:val="00665234"/>
    <w:rsid w:val="00665AF6"/>
    <w:rsid w:val="00665BDF"/>
    <w:rsid w:val="00665CE3"/>
    <w:rsid w:val="00666476"/>
    <w:rsid w:val="00666A21"/>
    <w:rsid w:val="0067072C"/>
    <w:rsid w:val="00670C8E"/>
    <w:rsid w:val="0067180E"/>
    <w:rsid w:val="00671F4B"/>
    <w:rsid w:val="006723F9"/>
    <w:rsid w:val="00672598"/>
    <w:rsid w:val="00673941"/>
    <w:rsid w:val="00673D69"/>
    <w:rsid w:val="00673FA5"/>
    <w:rsid w:val="00674310"/>
    <w:rsid w:val="00674442"/>
    <w:rsid w:val="00674D07"/>
    <w:rsid w:val="00674D35"/>
    <w:rsid w:val="0067579F"/>
    <w:rsid w:val="00675D42"/>
    <w:rsid w:val="0067684C"/>
    <w:rsid w:val="00676DD6"/>
    <w:rsid w:val="0067785B"/>
    <w:rsid w:val="00680875"/>
    <w:rsid w:val="00680F01"/>
    <w:rsid w:val="00681320"/>
    <w:rsid w:val="006817F5"/>
    <w:rsid w:val="00681CD2"/>
    <w:rsid w:val="00682112"/>
    <w:rsid w:val="006827B9"/>
    <w:rsid w:val="0068326D"/>
    <w:rsid w:val="00683316"/>
    <w:rsid w:val="00683BA0"/>
    <w:rsid w:val="00683EA5"/>
    <w:rsid w:val="0068423C"/>
    <w:rsid w:val="00684361"/>
    <w:rsid w:val="006846C0"/>
    <w:rsid w:val="00684EDD"/>
    <w:rsid w:val="006856FF"/>
    <w:rsid w:val="00685AE5"/>
    <w:rsid w:val="00686AB3"/>
    <w:rsid w:val="006907FA"/>
    <w:rsid w:val="00690AD6"/>
    <w:rsid w:val="006921CB"/>
    <w:rsid w:val="00692F2E"/>
    <w:rsid w:val="00693232"/>
    <w:rsid w:val="00693255"/>
    <w:rsid w:val="006932F0"/>
    <w:rsid w:val="00693374"/>
    <w:rsid w:val="006934A6"/>
    <w:rsid w:val="006936FE"/>
    <w:rsid w:val="0069401B"/>
    <w:rsid w:val="00694359"/>
    <w:rsid w:val="00694472"/>
    <w:rsid w:val="00694488"/>
    <w:rsid w:val="00694579"/>
    <w:rsid w:val="006950E2"/>
    <w:rsid w:val="00695482"/>
    <w:rsid w:val="0069613B"/>
    <w:rsid w:val="0069635B"/>
    <w:rsid w:val="00697DFC"/>
    <w:rsid w:val="006A052F"/>
    <w:rsid w:val="006A067E"/>
    <w:rsid w:val="006A0800"/>
    <w:rsid w:val="006A1AAF"/>
    <w:rsid w:val="006A21AC"/>
    <w:rsid w:val="006A235E"/>
    <w:rsid w:val="006A2B01"/>
    <w:rsid w:val="006A3DF6"/>
    <w:rsid w:val="006A4523"/>
    <w:rsid w:val="006A4868"/>
    <w:rsid w:val="006A48D3"/>
    <w:rsid w:val="006A4A96"/>
    <w:rsid w:val="006A4C65"/>
    <w:rsid w:val="006A5062"/>
    <w:rsid w:val="006A520D"/>
    <w:rsid w:val="006A5404"/>
    <w:rsid w:val="006A5D3F"/>
    <w:rsid w:val="006A6087"/>
    <w:rsid w:val="006A619C"/>
    <w:rsid w:val="006A63A6"/>
    <w:rsid w:val="006A6614"/>
    <w:rsid w:val="006A670C"/>
    <w:rsid w:val="006A70AB"/>
    <w:rsid w:val="006A72FF"/>
    <w:rsid w:val="006B0E51"/>
    <w:rsid w:val="006B1247"/>
    <w:rsid w:val="006B18D3"/>
    <w:rsid w:val="006B2F96"/>
    <w:rsid w:val="006B40A3"/>
    <w:rsid w:val="006B4B73"/>
    <w:rsid w:val="006B4FFE"/>
    <w:rsid w:val="006B50C2"/>
    <w:rsid w:val="006B567B"/>
    <w:rsid w:val="006B6CA6"/>
    <w:rsid w:val="006B7836"/>
    <w:rsid w:val="006C00B1"/>
    <w:rsid w:val="006C0216"/>
    <w:rsid w:val="006C0DCF"/>
    <w:rsid w:val="006C13CE"/>
    <w:rsid w:val="006C162C"/>
    <w:rsid w:val="006C18C1"/>
    <w:rsid w:val="006C1E9B"/>
    <w:rsid w:val="006C2245"/>
    <w:rsid w:val="006C25D5"/>
    <w:rsid w:val="006C279A"/>
    <w:rsid w:val="006C2877"/>
    <w:rsid w:val="006C36F3"/>
    <w:rsid w:val="006C3AB7"/>
    <w:rsid w:val="006C5325"/>
    <w:rsid w:val="006C54C0"/>
    <w:rsid w:val="006C5EBE"/>
    <w:rsid w:val="006C76B1"/>
    <w:rsid w:val="006D0405"/>
    <w:rsid w:val="006D0D3C"/>
    <w:rsid w:val="006D1520"/>
    <w:rsid w:val="006D1B6E"/>
    <w:rsid w:val="006D250F"/>
    <w:rsid w:val="006D26AC"/>
    <w:rsid w:val="006D30D2"/>
    <w:rsid w:val="006D333B"/>
    <w:rsid w:val="006D3A7C"/>
    <w:rsid w:val="006D3F09"/>
    <w:rsid w:val="006D4508"/>
    <w:rsid w:val="006D4843"/>
    <w:rsid w:val="006D4A74"/>
    <w:rsid w:val="006D4C41"/>
    <w:rsid w:val="006D5050"/>
    <w:rsid w:val="006D544D"/>
    <w:rsid w:val="006D5686"/>
    <w:rsid w:val="006D63D7"/>
    <w:rsid w:val="006D6414"/>
    <w:rsid w:val="006D7049"/>
    <w:rsid w:val="006D7693"/>
    <w:rsid w:val="006D7C79"/>
    <w:rsid w:val="006E0C13"/>
    <w:rsid w:val="006E115A"/>
    <w:rsid w:val="006E13A4"/>
    <w:rsid w:val="006E1B20"/>
    <w:rsid w:val="006E1FF5"/>
    <w:rsid w:val="006E28AF"/>
    <w:rsid w:val="006E2B70"/>
    <w:rsid w:val="006E2E07"/>
    <w:rsid w:val="006E376C"/>
    <w:rsid w:val="006E3860"/>
    <w:rsid w:val="006E3917"/>
    <w:rsid w:val="006E4024"/>
    <w:rsid w:val="006E4956"/>
    <w:rsid w:val="006E57BC"/>
    <w:rsid w:val="006E5D76"/>
    <w:rsid w:val="006E6336"/>
    <w:rsid w:val="006E6FE3"/>
    <w:rsid w:val="006E7418"/>
    <w:rsid w:val="006E76D0"/>
    <w:rsid w:val="006E778E"/>
    <w:rsid w:val="006E7B37"/>
    <w:rsid w:val="006E7D00"/>
    <w:rsid w:val="006F00D8"/>
    <w:rsid w:val="006F08DC"/>
    <w:rsid w:val="006F1569"/>
    <w:rsid w:val="006F2707"/>
    <w:rsid w:val="006F388D"/>
    <w:rsid w:val="006F3F9D"/>
    <w:rsid w:val="006F4434"/>
    <w:rsid w:val="006F49AC"/>
    <w:rsid w:val="006F4B2F"/>
    <w:rsid w:val="006F5AEE"/>
    <w:rsid w:val="006F66A9"/>
    <w:rsid w:val="006F7766"/>
    <w:rsid w:val="006F77D7"/>
    <w:rsid w:val="006F7C41"/>
    <w:rsid w:val="006F7E06"/>
    <w:rsid w:val="00700168"/>
    <w:rsid w:val="00700D0F"/>
    <w:rsid w:val="00701133"/>
    <w:rsid w:val="00701454"/>
    <w:rsid w:val="00701FF5"/>
    <w:rsid w:val="007022EE"/>
    <w:rsid w:val="00702C39"/>
    <w:rsid w:val="0070337D"/>
    <w:rsid w:val="007033C7"/>
    <w:rsid w:val="00704676"/>
    <w:rsid w:val="00704BCC"/>
    <w:rsid w:val="00704C64"/>
    <w:rsid w:val="007054D9"/>
    <w:rsid w:val="00706956"/>
    <w:rsid w:val="00706BF5"/>
    <w:rsid w:val="00706E40"/>
    <w:rsid w:val="00706EE6"/>
    <w:rsid w:val="00706FB6"/>
    <w:rsid w:val="00707029"/>
    <w:rsid w:val="0070709A"/>
    <w:rsid w:val="0070744B"/>
    <w:rsid w:val="00710498"/>
    <w:rsid w:val="00710B20"/>
    <w:rsid w:val="007112FB"/>
    <w:rsid w:val="00712101"/>
    <w:rsid w:val="007125EC"/>
    <w:rsid w:val="00712934"/>
    <w:rsid w:val="00712C0D"/>
    <w:rsid w:val="00712F88"/>
    <w:rsid w:val="00713446"/>
    <w:rsid w:val="00713672"/>
    <w:rsid w:val="00713B48"/>
    <w:rsid w:val="00713C24"/>
    <w:rsid w:val="00714093"/>
    <w:rsid w:val="00714304"/>
    <w:rsid w:val="0071435B"/>
    <w:rsid w:val="00714820"/>
    <w:rsid w:val="007150B3"/>
    <w:rsid w:val="0071530B"/>
    <w:rsid w:val="007157C4"/>
    <w:rsid w:val="00715958"/>
    <w:rsid w:val="00717292"/>
    <w:rsid w:val="00717611"/>
    <w:rsid w:val="007205C8"/>
    <w:rsid w:val="007206DE"/>
    <w:rsid w:val="00720953"/>
    <w:rsid w:val="007209FB"/>
    <w:rsid w:val="00720E67"/>
    <w:rsid w:val="007214EB"/>
    <w:rsid w:val="00721EB2"/>
    <w:rsid w:val="00722176"/>
    <w:rsid w:val="007223BE"/>
    <w:rsid w:val="0072278A"/>
    <w:rsid w:val="00722B70"/>
    <w:rsid w:val="00723196"/>
    <w:rsid w:val="00723306"/>
    <w:rsid w:val="00723308"/>
    <w:rsid w:val="00723557"/>
    <w:rsid w:val="007236FF"/>
    <w:rsid w:val="00723961"/>
    <w:rsid w:val="007239EA"/>
    <w:rsid w:val="00723DD2"/>
    <w:rsid w:val="00724079"/>
    <w:rsid w:val="00724626"/>
    <w:rsid w:val="00724EDF"/>
    <w:rsid w:val="007253AD"/>
    <w:rsid w:val="00725644"/>
    <w:rsid w:val="007258ED"/>
    <w:rsid w:val="007264C2"/>
    <w:rsid w:val="00726D2A"/>
    <w:rsid w:val="00726FD0"/>
    <w:rsid w:val="00727898"/>
    <w:rsid w:val="00730948"/>
    <w:rsid w:val="0073271C"/>
    <w:rsid w:val="00732D4C"/>
    <w:rsid w:val="00732F7F"/>
    <w:rsid w:val="00733F6D"/>
    <w:rsid w:val="00734299"/>
    <w:rsid w:val="007349B2"/>
    <w:rsid w:val="00734D6A"/>
    <w:rsid w:val="0073508B"/>
    <w:rsid w:val="0073604C"/>
    <w:rsid w:val="0073626E"/>
    <w:rsid w:val="0073628C"/>
    <w:rsid w:val="00736314"/>
    <w:rsid w:val="0073673E"/>
    <w:rsid w:val="00740508"/>
    <w:rsid w:val="00740A6F"/>
    <w:rsid w:val="00741391"/>
    <w:rsid w:val="007415C2"/>
    <w:rsid w:val="0074170D"/>
    <w:rsid w:val="007418B3"/>
    <w:rsid w:val="00741AA8"/>
    <w:rsid w:val="00742376"/>
    <w:rsid w:val="00742AEF"/>
    <w:rsid w:val="00742B7D"/>
    <w:rsid w:val="00742ECC"/>
    <w:rsid w:val="00742F75"/>
    <w:rsid w:val="007430BB"/>
    <w:rsid w:val="007431BE"/>
    <w:rsid w:val="0074422E"/>
    <w:rsid w:val="00744AD2"/>
    <w:rsid w:val="0074558B"/>
    <w:rsid w:val="00745623"/>
    <w:rsid w:val="00745791"/>
    <w:rsid w:val="0074641B"/>
    <w:rsid w:val="007476EF"/>
    <w:rsid w:val="00747A8A"/>
    <w:rsid w:val="0075051D"/>
    <w:rsid w:val="0075065B"/>
    <w:rsid w:val="007506C1"/>
    <w:rsid w:val="00750B1A"/>
    <w:rsid w:val="00750F7E"/>
    <w:rsid w:val="00751198"/>
    <w:rsid w:val="0075162D"/>
    <w:rsid w:val="00751E68"/>
    <w:rsid w:val="00751EDF"/>
    <w:rsid w:val="00751EE9"/>
    <w:rsid w:val="007522FD"/>
    <w:rsid w:val="00752AE3"/>
    <w:rsid w:val="00752C80"/>
    <w:rsid w:val="00752CFD"/>
    <w:rsid w:val="00753268"/>
    <w:rsid w:val="00754053"/>
    <w:rsid w:val="00754092"/>
    <w:rsid w:val="0075422C"/>
    <w:rsid w:val="00754425"/>
    <w:rsid w:val="00754C03"/>
    <w:rsid w:val="00754D0B"/>
    <w:rsid w:val="00755CF6"/>
    <w:rsid w:val="00755EE8"/>
    <w:rsid w:val="007567EF"/>
    <w:rsid w:val="00757C8D"/>
    <w:rsid w:val="007600DC"/>
    <w:rsid w:val="007601F2"/>
    <w:rsid w:val="00760F55"/>
    <w:rsid w:val="00760FA1"/>
    <w:rsid w:val="00761714"/>
    <w:rsid w:val="0076196D"/>
    <w:rsid w:val="00761E8E"/>
    <w:rsid w:val="00762A9A"/>
    <w:rsid w:val="00762C09"/>
    <w:rsid w:val="00762C45"/>
    <w:rsid w:val="0076344C"/>
    <w:rsid w:val="00764300"/>
    <w:rsid w:val="0076509C"/>
    <w:rsid w:val="00765478"/>
    <w:rsid w:val="00766486"/>
    <w:rsid w:val="007665C3"/>
    <w:rsid w:val="00766C80"/>
    <w:rsid w:val="007678B8"/>
    <w:rsid w:val="0077039F"/>
    <w:rsid w:val="00770691"/>
    <w:rsid w:val="00770B39"/>
    <w:rsid w:val="007714D8"/>
    <w:rsid w:val="00771E65"/>
    <w:rsid w:val="00772A83"/>
    <w:rsid w:val="007732E1"/>
    <w:rsid w:val="007735D9"/>
    <w:rsid w:val="007739B9"/>
    <w:rsid w:val="00773F12"/>
    <w:rsid w:val="0077415B"/>
    <w:rsid w:val="0077580B"/>
    <w:rsid w:val="00776468"/>
    <w:rsid w:val="00776551"/>
    <w:rsid w:val="007769B3"/>
    <w:rsid w:val="00776BA6"/>
    <w:rsid w:val="00776D2A"/>
    <w:rsid w:val="0077725F"/>
    <w:rsid w:val="00777285"/>
    <w:rsid w:val="007779B4"/>
    <w:rsid w:val="00777CCB"/>
    <w:rsid w:val="00777D2F"/>
    <w:rsid w:val="00777ECF"/>
    <w:rsid w:val="0078006F"/>
    <w:rsid w:val="00780574"/>
    <w:rsid w:val="007817E1"/>
    <w:rsid w:val="00782306"/>
    <w:rsid w:val="007828DA"/>
    <w:rsid w:val="00782914"/>
    <w:rsid w:val="00783009"/>
    <w:rsid w:val="007842AA"/>
    <w:rsid w:val="007844A3"/>
    <w:rsid w:val="0078484E"/>
    <w:rsid w:val="00784C39"/>
    <w:rsid w:val="00785583"/>
    <w:rsid w:val="00785649"/>
    <w:rsid w:val="00787989"/>
    <w:rsid w:val="0079040B"/>
    <w:rsid w:val="007914AA"/>
    <w:rsid w:val="00791542"/>
    <w:rsid w:val="00792673"/>
    <w:rsid w:val="00792A5C"/>
    <w:rsid w:val="00792E90"/>
    <w:rsid w:val="00792F92"/>
    <w:rsid w:val="00793705"/>
    <w:rsid w:val="007939E5"/>
    <w:rsid w:val="007944DE"/>
    <w:rsid w:val="00794C9B"/>
    <w:rsid w:val="00794E5D"/>
    <w:rsid w:val="0079512F"/>
    <w:rsid w:val="007954B3"/>
    <w:rsid w:val="0079600E"/>
    <w:rsid w:val="0079628A"/>
    <w:rsid w:val="00796822"/>
    <w:rsid w:val="00796874"/>
    <w:rsid w:val="00797001"/>
    <w:rsid w:val="007971C5"/>
    <w:rsid w:val="007977A4"/>
    <w:rsid w:val="00797BD9"/>
    <w:rsid w:val="00797DEF"/>
    <w:rsid w:val="007A04F5"/>
    <w:rsid w:val="007A07BB"/>
    <w:rsid w:val="007A145F"/>
    <w:rsid w:val="007A19CE"/>
    <w:rsid w:val="007A2375"/>
    <w:rsid w:val="007A2482"/>
    <w:rsid w:val="007A261F"/>
    <w:rsid w:val="007A3137"/>
    <w:rsid w:val="007A3887"/>
    <w:rsid w:val="007A3B14"/>
    <w:rsid w:val="007A3D4E"/>
    <w:rsid w:val="007A45BD"/>
    <w:rsid w:val="007A52F5"/>
    <w:rsid w:val="007A5725"/>
    <w:rsid w:val="007A5A87"/>
    <w:rsid w:val="007A5EE2"/>
    <w:rsid w:val="007A6D88"/>
    <w:rsid w:val="007B06C4"/>
    <w:rsid w:val="007B079C"/>
    <w:rsid w:val="007B0AB5"/>
    <w:rsid w:val="007B0C63"/>
    <w:rsid w:val="007B0CAC"/>
    <w:rsid w:val="007B1123"/>
    <w:rsid w:val="007B1479"/>
    <w:rsid w:val="007B21FC"/>
    <w:rsid w:val="007B22D0"/>
    <w:rsid w:val="007B25BE"/>
    <w:rsid w:val="007B2667"/>
    <w:rsid w:val="007B3335"/>
    <w:rsid w:val="007B3641"/>
    <w:rsid w:val="007B3AEA"/>
    <w:rsid w:val="007B419A"/>
    <w:rsid w:val="007B48C8"/>
    <w:rsid w:val="007B4BC9"/>
    <w:rsid w:val="007B4FC9"/>
    <w:rsid w:val="007B6727"/>
    <w:rsid w:val="007B6DC7"/>
    <w:rsid w:val="007B6F00"/>
    <w:rsid w:val="007B70B6"/>
    <w:rsid w:val="007B7A15"/>
    <w:rsid w:val="007C0621"/>
    <w:rsid w:val="007C09C1"/>
    <w:rsid w:val="007C0E52"/>
    <w:rsid w:val="007C0F77"/>
    <w:rsid w:val="007C1212"/>
    <w:rsid w:val="007C12BB"/>
    <w:rsid w:val="007C252F"/>
    <w:rsid w:val="007C301F"/>
    <w:rsid w:val="007C3E6E"/>
    <w:rsid w:val="007C40E6"/>
    <w:rsid w:val="007C4348"/>
    <w:rsid w:val="007C4F1E"/>
    <w:rsid w:val="007C4FDC"/>
    <w:rsid w:val="007C5ABD"/>
    <w:rsid w:val="007C6A04"/>
    <w:rsid w:val="007C74D8"/>
    <w:rsid w:val="007C7B97"/>
    <w:rsid w:val="007D0080"/>
    <w:rsid w:val="007D0340"/>
    <w:rsid w:val="007D0552"/>
    <w:rsid w:val="007D142A"/>
    <w:rsid w:val="007D1588"/>
    <w:rsid w:val="007D17C6"/>
    <w:rsid w:val="007D1A50"/>
    <w:rsid w:val="007D36AB"/>
    <w:rsid w:val="007D3CDF"/>
    <w:rsid w:val="007D4900"/>
    <w:rsid w:val="007D4D67"/>
    <w:rsid w:val="007D567E"/>
    <w:rsid w:val="007D6703"/>
    <w:rsid w:val="007D6D68"/>
    <w:rsid w:val="007D7651"/>
    <w:rsid w:val="007D7922"/>
    <w:rsid w:val="007D7B80"/>
    <w:rsid w:val="007E020D"/>
    <w:rsid w:val="007E0418"/>
    <w:rsid w:val="007E07E7"/>
    <w:rsid w:val="007E0E39"/>
    <w:rsid w:val="007E1122"/>
    <w:rsid w:val="007E1554"/>
    <w:rsid w:val="007E2508"/>
    <w:rsid w:val="007E29FC"/>
    <w:rsid w:val="007E2CDF"/>
    <w:rsid w:val="007E3AD1"/>
    <w:rsid w:val="007E3CBD"/>
    <w:rsid w:val="007E4555"/>
    <w:rsid w:val="007E4AF8"/>
    <w:rsid w:val="007E4F6C"/>
    <w:rsid w:val="007E50B9"/>
    <w:rsid w:val="007E532B"/>
    <w:rsid w:val="007E534F"/>
    <w:rsid w:val="007E5D21"/>
    <w:rsid w:val="007E5FC9"/>
    <w:rsid w:val="007E62D1"/>
    <w:rsid w:val="007E6764"/>
    <w:rsid w:val="007E680A"/>
    <w:rsid w:val="007E6AF9"/>
    <w:rsid w:val="007E7D08"/>
    <w:rsid w:val="007E7E87"/>
    <w:rsid w:val="007E7F88"/>
    <w:rsid w:val="007F01B1"/>
    <w:rsid w:val="007F0A32"/>
    <w:rsid w:val="007F0A72"/>
    <w:rsid w:val="007F128B"/>
    <w:rsid w:val="007F19F2"/>
    <w:rsid w:val="007F1F58"/>
    <w:rsid w:val="007F2255"/>
    <w:rsid w:val="007F2373"/>
    <w:rsid w:val="007F2D3B"/>
    <w:rsid w:val="007F3450"/>
    <w:rsid w:val="007F3A55"/>
    <w:rsid w:val="007F3FF8"/>
    <w:rsid w:val="007F4453"/>
    <w:rsid w:val="007F4DD2"/>
    <w:rsid w:val="007F4E84"/>
    <w:rsid w:val="007F5877"/>
    <w:rsid w:val="007F60E4"/>
    <w:rsid w:val="007F6147"/>
    <w:rsid w:val="007F6D88"/>
    <w:rsid w:val="007F6F5D"/>
    <w:rsid w:val="007F7AD3"/>
    <w:rsid w:val="007F7D6E"/>
    <w:rsid w:val="007F7E26"/>
    <w:rsid w:val="007F7F06"/>
    <w:rsid w:val="007F7FFD"/>
    <w:rsid w:val="008007D6"/>
    <w:rsid w:val="00800B5B"/>
    <w:rsid w:val="00800C36"/>
    <w:rsid w:val="00800E4C"/>
    <w:rsid w:val="008017E2"/>
    <w:rsid w:val="008019EF"/>
    <w:rsid w:val="00801EF1"/>
    <w:rsid w:val="008023F5"/>
    <w:rsid w:val="00802644"/>
    <w:rsid w:val="00802932"/>
    <w:rsid w:val="008029E8"/>
    <w:rsid w:val="00802B58"/>
    <w:rsid w:val="00803120"/>
    <w:rsid w:val="00803EA5"/>
    <w:rsid w:val="00803F00"/>
    <w:rsid w:val="00804BD6"/>
    <w:rsid w:val="00804F7B"/>
    <w:rsid w:val="00805021"/>
    <w:rsid w:val="00805545"/>
    <w:rsid w:val="0080593E"/>
    <w:rsid w:val="00805A8B"/>
    <w:rsid w:val="00806AA2"/>
    <w:rsid w:val="008074BA"/>
    <w:rsid w:val="00807F43"/>
    <w:rsid w:val="00810909"/>
    <w:rsid w:val="00810AE2"/>
    <w:rsid w:val="00810CCE"/>
    <w:rsid w:val="008112E1"/>
    <w:rsid w:val="0081134C"/>
    <w:rsid w:val="008115CF"/>
    <w:rsid w:val="00811985"/>
    <w:rsid w:val="00811AB7"/>
    <w:rsid w:val="008124BA"/>
    <w:rsid w:val="00812A6E"/>
    <w:rsid w:val="008132CA"/>
    <w:rsid w:val="00813A4B"/>
    <w:rsid w:val="008140F1"/>
    <w:rsid w:val="008149CC"/>
    <w:rsid w:val="00814CFD"/>
    <w:rsid w:val="00815402"/>
    <w:rsid w:val="00815A38"/>
    <w:rsid w:val="00816BFB"/>
    <w:rsid w:val="0081766B"/>
    <w:rsid w:val="00817A87"/>
    <w:rsid w:val="00817F74"/>
    <w:rsid w:val="008200F3"/>
    <w:rsid w:val="0082054B"/>
    <w:rsid w:val="008206A7"/>
    <w:rsid w:val="00820A8E"/>
    <w:rsid w:val="00820ACE"/>
    <w:rsid w:val="00820C5F"/>
    <w:rsid w:val="00821840"/>
    <w:rsid w:val="00822042"/>
    <w:rsid w:val="0082205D"/>
    <w:rsid w:val="008221EF"/>
    <w:rsid w:val="00822681"/>
    <w:rsid w:val="00822A5B"/>
    <w:rsid w:val="00822CB3"/>
    <w:rsid w:val="00822D2A"/>
    <w:rsid w:val="00822D4A"/>
    <w:rsid w:val="00823889"/>
    <w:rsid w:val="00823A61"/>
    <w:rsid w:val="00823BD5"/>
    <w:rsid w:val="008244E5"/>
    <w:rsid w:val="008247CE"/>
    <w:rsid w:val="00824FFD"/>
    <w:rsid w:val="0082520B"/>
    <w:rsid w:val="0082522C"/>
    <w:rsid w:val="00825365"/>
    <w:rsid w:val="00825C3A"/>
    <w:rsid w:val="00825DC5"/>
    <w:rsid w:val="008266CA"/>
    <w:rsid w:val="00826754"/>
    <w:rsid w:val="00826EF5"/>
    <w:rsid w:val="00826F1F"/>
    <w:rsid w:val="00827325"/>
    <w:rsid w:val="008273F9"/>
    <w:rsid w:val="0082793B"/>
    <w:rsid w:val="00827D52"/>
    <w:rsid w:val="00830C97"/>
    <w:rsid w:val="00830F41"/>
    <w:rsid w:val="008322FA"/>
    <w:rsid w:val="00833D24"/>
    <w:rsid w:val="00833E7C"/>
    <w:rsid w:val="00834B71"/>
    <w:rsid w:val="00835646"/>
    <w:rsid w:val="00836115"/>
    <w:rsid w:val="00836299"/>
    <w:rsid w:val="0083642E"/>
    <w:rsid w:val="00836628"/>
    <w:rsid w:val="008371AC"/>
    <w:rsid w:val="00840164"/>
    <w:rsid w:val="00840C65"/>
    <w:rsid w:val="008412B2"/>
    <w:rsid w:val="00841770"/>
    <w:rsid w:val="00841DC0"/>
    <w:rsid w:val="0084223B"/>
    <w:rsid w:val="00842665"/>
    <w:rsid w:val="00842A54"/>
    <w:rsid w:val="00842AB4"/>
    <w:rsid w:val="008438FC"/>
    <w:rsid w:val="00843A67"/>
    <w:rsid w:val="00843CEF"/>
    <w:rsid w:val="00843F6F"/>
    <w:rsid w:val="00845B78"/>
    <w:rsid w:val="00845C17"/>
    <w:rsid w:val="00846446"/>
    <w:rsid w:val="00846487"/>
    <w:rsid w:val="0084687B"/>
    <w:rsid w:val="00846970"/>
    <w:rsid w:val="00846CD0"/>
    <w:rsid w:val="008473AE"/>
    <w:rsid w:val="00850910"/>
    <w:rsid w:val="00850E89"/>
    <w:rsid w:val="00851269"/>
    <w:rsid w:val="0085174F"/>
    <w:rsid w:val="008521D5"/>
    <w:rsid w:val="008536E8"/>
    <w:rsid w:val="00854E86"/>
    <w:rsid w:val="00855B1A"/>
    <w:rsid w:val="00855B7B"/>
    <w:rsid w:val="008566A1"/>
    <w:rsid w:val="0085772F"/>
    <w:rsid w:val="00857CC6"/>
    <w:rsid w:val="008607B1"/>
    <w:rsid w:val="00860D0A"/>
    <w:rsid w:val="008613F3"/>
    <w:rsid w:val="00861EC8"/>
    <w:rsid w:val="008624D5"/>
    <w:rsid w:val="00863378"/>
    <w:rsid w:val="00864CDC"/>
    <w:rsid w:val="00864EA6"/>
    <w:rsid w:val="00865C31"/>
    <w:rsid w:val="0086637F"/>
    <w:rsid w:val="00866E62"/>
    <w:rsid w:val="00867785"/>
    <w:rsid w:val="00870056"/>
    <w:rsid w:val="00870253"/>
    <w:rsid w:val="00870820"/>
    <w:rsid w:val="00870D25"/>
    <w:rsid w:val="008713DF"/>
    <w:rsid w:val="0087158D"/>
    <w:rsid w:val="008716D0"/>
    <w:rsid w:val="00871BA3"/>
    <w:rsid w:val="00872566"/>
    <w:rsid w:val="0087266B"/>
    <w:rsid w:val="008728E8"/>
    <w:rsid w:val="00873052"/>
    <w:rsid w:val="008736B1"/>
    <w:rsid w:val="00873DFF"/>
    <w:rsid w:val="00874715"/>
    <w:rsid w:val="00874794"/>
    <w:rsid w:val="0087540F"/>
    <w:rsid w:val="008757C6"/>
    <w:rsid w:val="008765AB"/>
    <w:rsid w:val="0087689D"/>
    <w:rsid w:val="0087703A"/>
    <w:rsid w:val="00880527"/>
    <w:rsid w:val="0088060B"/>
    <w:rsid w:val="00880EC8"/>
    <w:rsid w:val="00881522"/>
    <w:rsid w:val="008817A7"/>
    <w:rsid w:val="00881A50"/>
    <w:rsid w:val="008821C2"/>
    <w:rsid w:val="008825D5"/>
    <w:rsid w:val="008827F1"/>
    <w:rsid w:val="00883E1D"/>
    <w:rsid w:val="00884528"/>
    <w:rsid w:val="00884EEA"/>
    <w:rsid w:val="008856F7"/>
    <w:rsid w:val="00886418"/>
    <w:rsid w:val="008866BE"/>
    <w:rsid w:val="00886EFD"/>
    <w:rsid w:val="008876A6"/>
    <w:rsid w:val="0088787F"/>
    <w:rsid w:val="0088798D"/>
    <w:rsid w:val="00887DA8"/>
    <w:rsid w:val="0089007A"/>
    <w:rsid w:val="0089089B"/>
    <w:rsid w:val="008912F8"/>
    <w:rsid w:val="00891DD6"/>
    <w:rsid w:val="008920C1"/>
    <w:rsid w:val="00892D60"/>
    <w:rsid w:val="00893222"/>
    <w:rsid w:val="00893AA9"/>
    <w:rsid w:val="008940E2"/>
    <w:rsid w:val="008943F2"/>
    <w:rsid w:val="00894463"/>
    <w:rsid w:val="00894664"/>
    <w:rsid w:val="008947B8"/>
    <w:rsid w:val="00894860"/>
    <w:rsid w:val="0089490F"/>
    <w:rsid w:val="00894C1B"/>
    <w:rsid w:val="00894D68"/>
    <w:rsid w:val="0089601D"/>
    <w:rsid w:val="00896857"/>
    <w:rsid w:val="008969F1"/>
    <w:rsid w:val="008973D9"/>
    <w:rsid w:val="00897DB1"/>
    <w:rsid w:val="008A0077"/>
    <w:rsid w:val="008A0696"/>
    <w:rsid w:val="008A0DC5"/>
    <w:rsid w:val="008A147C"/>
    <w:rsid w:val="008A23C5"/>
    <w:rsid w:val="008A264E"/>
    <w:rsid w:val="008A3708"/>
    <w:rsid w:val="008A4E68"/>
    <w:rsid w:val="008A4E84"/>
    <w:rsid w:val="008A607F"/>
    <w:rsid w:val="008A6DB9"/>
    <w:rsid w:val="008A6F33"/>
    <w:rsid w:val="008A78CB"/>
    <w:rsid w:val="008A7F99"/>
    <w:rsid w:val="008B03EE"/>
    <w:rsid w:val="008B0920"/>
    <w:rsid w:val="008B0991"/>
    <w:rsid w:val="008B0AE9"/>
    <w:rsid w:val="008B0D88"/>
    <w:rsid w:val="008B14D4"/>
    <w:rsid w:val="008B161D"/>
    <w:rsid w:val="008B250D"/>
    <w:rsid w:val="008B2B3D"/>
    <w:rsid w:val="008B2B81"/>
    <w:rsid w:val="008B4059"/>
    <w:rsid w:val="008B428B"/>
    <w:rsid w:val="008B439F"/>
    <w:rsid w:val="008B43BD"/>
    <w:rsid w:val="008B443E"/>
    <w:rsid w:val="008B4D9D"/>
    <w:rsid w:val="008B4E36"/>
    <w:rsid w:val="008B5079"/>
    <w:rsid w:val="008B5705"/>
    <w:rsid w:val="008B5B0C"/>
    <w:rsid w:val="008B5BE6"/>
    <w:rsid w:val="008B5D56"/>
    <w:rsid w:val="008B5E2E"/>
    <w:rsid w:val="008B6EF2"/>
    <w:rsid w:val="008B7B5D"/>
    <w:rsid w:val="008C0712"/>
    <w:rsid w:val="008C0D30"/>
    <w:rsid w:val="008C0E4F"/>
    <w:rsid w:val="008C1156"/>
    <w:rsid w:val="008C18EE"/>
    <w:rsid w:val="008C28CC"/>
    <w:rsid w:val="008C329A"/>
    <w:rsid w:val="008C33EB"/>
    <w:rsid w:val="008C3B49"/>
    <w:rsid w:val="008C3D02"/>
    <w:rsid w:val="008C4309"/>
    <w:rsid w:val="008C490A"/>
    <w:rsid w:val="008C5038"/>
    <w:rsid w:val="008C50B8"/>
    <w:rsid w:val="008C5136"/>
    <w:rsid w:val="008C52FA"/>
    <w:rsid w:val="008C5632"/>
    <w:rsid w:val="008C61C2"/>
    <w:rsid w:val="008C6C6D"/>
    <w:rsid w:val="008C6E09"/>
    <w:rsid w:val="008C7F11"/>
    <w:rsid w:val="008D026F"/>
    <w:rsid w:val="008D02E6"/>
    <w:rsid w:val="008D0E7E"/>
    <w:rsid w:val="008D1023"/>
    <w:rsid w:val="008D10C0"/>
    <w:rsid w:val="008D110B"/>
    <w:rsid w:val="008D243C"/>
    <w:rsid w:val="008D273F"/>
    <w:rsid w:val="008D290A"/>
    <w:rsid w:val="008D2DF4"/>
    <w:rsid w:val="008D397B"/>
    <w:rsid w:val="008D45A0"/>
    <w:rsid w:val="008D5959"/>
    <w:rsid w:val="008D5B03"/>
    <w:rsid w:val="008D5D19"/>
    <w:rsid w:val="008D6614"/>
    <w:rsid w:val="008D6819"/>
    <w:rsid w:val="008D6BBF"/>
    <w:rsid w:val="008D6C67"/>
    <w:rsid w:val="008D7655"/>
    <w:rsid w:val="008E0C36"/>
    <w:rsid w:val="008E0D88"/>
    <w:rsid w:val="008E0DE4"/>
    <w:rsid w:val="008E0F25"/>
    <w:rsid w:val="008E13FD"/>
    <w:rsid w:val="008E15BF"/>
    <w:rsid w:val="008E1C8D"/>
    <w:rsid w:val="008E1FEA"/>
    <w:rsid w:val="008E213D"/>
    <w:rsid w:val="008E2DED"/>
    <w:rsid w:val="008E2F4B"/>
    <w:rsid w:val="008E3867"/>
    <w:rsid w:val="008E3C77"/>
    <w:rsid w:val="008E540A"/>
    <w:rsid w:val="008E5DD1"/>
    <w:rsid w:val="008E6072"/>
    <w:rsid w:val="008E61A5"/>
    <w:rsid w:val="008E6783"/>
    <w:rsid w:val="008E6ADD"/>
    <w:rsid w:val="008E6B96"/>
    <w:rsid w:val="008E736A"/>
    <w:rsid w:val="008E76D9"/>
    <w:rsid w:val="008F1D53"/>
    <w:rsid w:val="008F290F"/>
    <w:rsid w:val="008F29D1"/>
    <w:rsid w:val="008F329B"/>
    <w:rsid w:val="008F36E6"/>
    <w:rsid w:val="008F4E83"/>
    <w:rsid w:val="008F5011"/>
    <w:rsid w:val="008F592C"/>
    <w:rsid w:val="008F688F"/>
    <w:rsid w:val="008F6A95"/>
    <w:rsid w:val="008F7623"/>
    <w:rsid w:val="008F79A1"/>
    <w:rsid w:val="0090016D"/>
    <w:rsid w:val="009001DA"/>
    <w:rsid w:val="0090043F"/>
    <w:rsid w:val="009009FF"/>
    <w:rsid w:val="00901579"/>
    <w:rsid w:val="00902E8C"/>
    <w:rsid w:val="00902F8A"/>
    <w:rsid w:val="00903496"/>
    <w:rsid w:val="00903E32"/>
    <w:rsid w:val="009041BD"/>
    <w:rsid w:val="0090444C"/>
    <w:rsid w:val="009044AC"/>
    <w:rsid w:val="009044E7"/>
    <w:rsid w:val="0090503F"/>
    <w:rsid w:val="009050F7"/>
    <w:rsid w:val="00905236"/>
    <w:rsid w:val="0090551F"/>
    <w:rsid w:val="00905A52"/>
    <w:rsid w:val="00905F71"/>
    <w:rsid w:val="009060D0"/>
    <w:rsid w:val="00906A76"/>
    <w:rsid w:val="00907022"/>
    <w:rsid w:val="009071B9"/>
    <w:rsid w:val="009074C5"/>
    <w:rsid w:val="00907984"/>
    <w:rsid w:val="00910067"/>
    <w:rsid w:val="00910731"/>
    <w:rsid w:val="00910CF0"/>
    <w:rsid w:val="00911CC0"/>
    <w:rsid w:val="0091309D"/>
    <w:rsid w:val="00913260"/>
    <w:rsid w:val="00913BD2"/>
    <w:rsid w:val="00913E3F"/>
    <w:rsid w:val="00914070"/>
    <w:rsid w:val="0091487C"/>
    <w:rsid w:val="009149E0"/>
    <w:rsid w:val="00914B86"/>
    <w:rsid w:val="00915485"/>
    <w:rsid w:val="00915507"/>
    <w:rsid w:val="00915E29"/>
    <w:rsid w:val="00915F04"/>
    <w:rsid w:val="00916485"/>
    <w:rsid w:val="009164AD"/>
    <w:rsid w:val="0091688A"/>
    <w:rsid w:val="00916D7E"/>
    <w:rsid w:val="0092067D"/>
    <w:rsid w:val="00920AD0"/>
    <w:rsid w:val="00920D3E"/>
    <w:rsid w:val="00921146"/>
    <w:rsid w:val="0092158A"/>
    <w:rsid w:val="009217A5"/>
    <w:rsid w:val="00921871"/>
    <w:rsid w:val="009223BC"/>
    <w:rsid w:val="00922E93"/>
    <w:rsid w:val="0092359B"/>
    <w:rsid w:val="00923E1B"/>
    <w:rsid w:val="00924246"/>
    <w:rsid w:val="00925623"/>
    <w:rsid w:val="00925810"/>
    <w:rsid w:val="0092585E"/>
    <w:rsid w:val="00927466"/>
    <w:rsid w:val="0092798A"/>
    <w:rsid w:val="00927E67"/>
    <w:rsid w:val="009301B4"/>
    <w:rsid w:val="009307DA"/>
    <w:rsid w:val="00931252"/>
    <w:rsid w:val="00931E77"/>
    <w:rsid w:val="00933532"/>
    <w:rsid w:val="00933606"/>
    <w:rsid w:val="0093367B"/>
    <w:rsid w:val="0093383B"/>
    <w:rsid w:val="00933BBA"/>
    <w:rsid w:val="00935195"/>
    <w:rsid w:val="00935B9F"/>
    <w:rsid w:val="00935D6E"/>
    <w:rsid w:val="00936EA5"/>
    <w:rsid w:val="00937514"/>
    <w:rsid w:val="0093757A"/>
    <w:rsid w:val="009376E3"/>
    <w:rsid w:val="00940B7B"/>
    <w:rsid w:val="009410E1"/>
    <w:rsid w:val="00941250"/>
    <w:rsid w:val="009413D2"/>
    <w:rsid w:val="009417B8"/>
    <w:rsid w:val="009422B5"/>
    <w:rsid w:val="00942343"/>
    <w:rsid w:val="00942692"/>
    <w:rsid w:val="009435BE"/>
    <w:rsid w:val="00943FF4"/>
    <w:rsid w:val="00944573"/>
    <w:rsid w:val="00944690"/>
    <w:rsid w:val="009446E0"/>
    <w:rsid w:val="009450D0"/>
    <w:rsid w:val="0094536C"/>
    <w:rsid w:val="00945686"/>
    <w:rsid w:val="00945B93"/>
    <w:rsid w:val="009462DC"/>
    <w:rsid w:val="00946470"/>
    <w:rsid w:val="00947081"/>
    <w:rsid w:val="009472E9"/>
    <w:rsid w:val="00947BF5"/>
    <w:rsid w:val="00947D12"/>
    <w:rsid w:val="0095040F"/>
    <w:rsid w:val="00950483"/>
    <w:rsid w:val="00950D88"/>
    <w:rsid w:val="00950F18"/>
    <w:rsid w:val="00951595"/>
    <w:rsid w:val="00951B9E"/>
    <w:rsid w:val="0095252F"/>
    <w:rsid w:val="00952B95"/>
    <w:rsid w:val="00952DDE"/>
    <w:rsid w:val="00952FBA"/>
    <w:rsid w:val="00953132"/>
    <w:rsid w:val="00955275"/>
    <w:rsid w:val="00955824"/>
    <w:rsid w:val="00955A4F"/>
    <w:rsid w:val="00955FC6"/>
    <w:rsid w:val="0095610E"/>
    <w:rsid w:val="0095692D"/>
    <w:rsid w:val="00960E2A"/>
    <w:rsid w:val="00960EDA"/>
    <w:rsid w:val="00960F29"/>
    <w:rsid w:val="009618B6"/>
    <w:rsid w:val="00961B06"/>
    <w:rsid w:val="009627E8"/>
    <w:rsid w:val="00962DCA"/>
    <w:rsid w:val="009635FF"/>
    <w:rsid w:val="0096458E"/>
    <w:rsid w:val="00964FFC"/>
    <w:rsid w:val="0096516D"/>
    <w:rsid w:val="0096549D"/>
    <w:rsid w:val="00966209"/>
    <w:rsid w:val="00966348"/>
    <w:rsid w:val="009667C9"/>
    <w:rsid w:val="00966BD9"/>
    <w:rsid w:val="00966EF3"/>
    <w:rsid w:val="009676A9"/>
    <w:rsid w:val="009677D0"/>
    <w:rsid w:val="00970232"/>
    <w:rsid w:val="00970DE7"/>
    <w:rsid w:val="0097125F"/>
    <w:rsid w:val="009714E3"/>
    <w:rsid w:val="00971523"/>
    <w:rsid w:val="0097167F"/>
    <w:rsid w:val="0097181C"/>
    <w:rsid w:val="009726B3"/>
    <w:rsid w:val="00972798"/>
    <w:rsid w:val="009727D9"/>
    <w:rsid w:val="00973BF3"/>
    <w:rsid w:val="00973E02"/>
    <w:rsid w:val="009746AD"/>
    <w:rsid w:val="00975EFB"/>
    <w:rsid w:val="009760AD"/>
    <w:rsid w:val="00976ACB"/>
    <w:rsid w:val="00976CAF"/>
    <w:rsid w:val="00976CBA"/>
    <w:rsid w:val="009779F1"/>
    <w:rsid w:val="009800C1"/>
    <w:rsid w:val="0098063A"/>
    <w:rsid w:val="009807B4"/>
    <w:rsid w:val="009807BA"/>
    <w:rsid w:val="00980956"/>
    <w:rsid w:val="00981B71"/>
    <w:rsid w:val="00982069"/>
    <w:rsid w:val="009820A3"/>
    <w:rsid w:val="0098228D"/>
    <w:rsid w:val="00982434"/>
    <w:rsid w:val="009831A7"/>
    <w:rsid w:val="00983324"/>
    <w:rsid w:val="00983656"/>
    <w:rsid w:val="00984162"/>
    <w:rsid w:val="0098426B"/>
    <w:rsid w:val="00984D15"/>
    <w:rsid w:val="00985487"/>
    <w:rsid w:val="009855FC"/>
    <w:rsid w:val="00985770"/>
    <w:rsid w:val="00985B1E"/>
    <w:rsid w:val="00985D1F"/>
    <w:rsid w:val="00986F93"/>
    <w:rsid w:val="00987275"/>
    <w:rsid w:val="009874BB"/>
    <w:rsid w:val="00987843"/>
    <w:rsid w:val="00987BE2"/>
    <w:rsid w:val="00987E7A"/>
    <w:rsid w:val="00987F8A"/>
    <w:rsid w:val="009901B5"/>
    <w:rsid w:val="00990953"/>
    <w:rsid w:val="00990EBA"/>
    <w:rsid w:val="00991181"/>
    <w:rsid w:val="0099127C"/>
    <w:rsid w:val="00991937"/>
    <w:rsid w:val="00991B41"/>
    <w:rsid w:val="0099244B"/>
    <w:rsid w:val="00992874"/>
    <w:rsid w:val="0099290D"/>
    <w:rsid w:val="00992F47"/>
    <w:rsid w:val="00993AD2"/>
    <w:rsid w:val="00993F94"/>
    <w:rsid w:val="009944F6"/>
    <w:rsid w:val="00994DA2"/>
    <w:rsid w:val="00995498"/>
    <w:rsid w:val="009955AA"/>
    <w:rsid w:val="00995897"/>
    <w:rsid w:val="00996B46"/>
    <w:rsid w:val="00996DD4"/>
    <w:rsid w:val="0099701D"/>
    <w:rsid w:val="00997105"/>
    <w:rsid w:val="009972F3"/>
    <w:rsid w:val="00997FE1"/>
    <w:rsid w:val="009A14E7"/>
    <w:rsid w:val="009A1BAE"/>
    <w:rsid w:val="009A21A5"/>
    <w:rsid w:val="009A2A61"/>
    <w:rsid w:val="009A3CEE"/>
    <w:rsid w:val="009A3EF2"/>
    <w:rsid w:val="009A4126"/>
    <w:rsid w:val="009A4A45"/>
    <w:rsid w:val="009A4AB4"/>
    <w:rsid w:val="009A4E0B"/>
    <w:rsid w:val="009A517D"/>
    <w:rsid w:val="009A5459"/>
    <w:rsid w:val="009A552A"/>
    <w:rsid w:val="009A5580"/>
    <w:rsid w:val="009A5D7D"/>
    <w:rsid w:val="009A6206"/>
    <w:rsid w:val="009A623F"/>
    <w:rsid w:val="009A66BE"/>
    <w:rsid w:val="009A79CF"/>
    <w:rsid w:val="009B1AF4"/>
    <w:rsid w:val="009B242A"/>
    <w:rsid w:val="009B4618"/>
    <w:rsid w:val="009B482B"/>
    <w:rsid w:val="009B4895"/>
    <w:rsid w:val="009B4B71"/>
    <w:rsid w:val="009B4C97"/>
    <w:rsid w:val="009B6E34"/>
    <w:rsid w:val="009B7B0D"/>
    <w:rsid w:val="009C049B"/>
    <w:rsid w:val="009C0B30"/>
    <w:rsid w:val="009C12D5"/>
    <w:rsid w:val="009C13CD"/>
    <w:rsid w:val="009C1575"/>
    <w:rsid w:val="009C21BE"/>
    <w:rsid w:val="009C2D97"/>
    <w:rsid w:val="009C37DA"/>
    <w:rsid w:val="009C393C"/>
    <w:rsid w:val="009C3B97"/>
    <w:rsid w:val="009C43DD"/>
    <w:rsid w:val="009C5BD1"/>
    <w:rsid w:val="009C6495"/>
    <w:rsid w:val="009C6E4C"/>
    <w:rsid w:val="009C7B6B"/>
    <w:rsid w:val="009C7B7C"/>
    <w:rsid w:val="009C7DB2"/>
    <w:rsid w:val="009D0408"/>
    <w:rsid w:val="009D041F"/>
    <w:rsid w:val="009D0716"/>
    <w:rsid w:val="009D0C47"/>
    <w:rsid w:val="009D139E"/>
    <w:rsid w:val="009D19D4"/>
    <w:rsid w:val="009D1A4F"/>
    <w:rsid w:val="009D1AF5"/>
    <w:rsid w:val="009D249B"/>
    <w:rsid w:val="009D25F6"/>
    <w:rsid w:val="009D30F0"/>
    <w:rsid w:val="009D4E8F"/>
    <w:rsid w:val="009D5099"/>
    <w:rsid w:val="009D6D42"/>
    <w:rsid w:val="009D6EBF"/>
    <w:rsid w:val="009D718E"/>
    <w:rsid w:val="009D7912"/>
    <w:rsid w:val="009E02FD"/>
    <w:rsid w:val="009E116E"/>
    <w:rsid w:val="009E19B0"/>
    <w:rsid w:val="009E21E2"/>
    <w:rsid w:val="009E2300"/>
    <w:rsid w:val="009E26C5"/>
    <w:rsid w:val="009E2BD1"/>
    <w:rsid w:val="009E31C6"/>
    <w:rsid w:val="009E3D1B"/>
    <w:rsid w:val="009E4310"/>
    <w:rsid w:val="009E45A5"/>
    <w:rsid w:val="009E5B65"/>
    <w:rsid w:val="009E7035"/>
    <w:rsid w:val="009E7A70"/>
    <w:rsid w:val="009E7BF7"/>
    <w:rsid w:val="009F040E"/>
    <w:rsid w:val="009F0C8D"/>
    <w:rsid w:val="009F1AD9"/>
    <w:rsid w:val="009F203E"/>
    <w:rsid w:val="009F273D"/>
    <w:rsid w:val="009F2BC6"/>
    <w:rsid w:val="009F331A"/>
    <w:rsid w:val="009F3F8D"/>
    <w:rsid w:val="009F4368"/>
    <w:rsid w:val="009F4F8C"/>
    <w:rsid w:val="009F7643"/>
    <w:rsid w:val="009F7B74"/>
    <w:rsid w:val="009F7C97"/>
    <w:rsid w:val="00A0093B"/>
    <w:rsid w:val="00A01018"/>
    <w:rsid w:val="00A01341"/>
    <w:rsid w:val="00A01533"/>
    <w:rsid w:val="00A0172B"/>
    <w:rsid w:val="00A018A0"/>
    <w:rsid w:val="00A018D0"/>
    <w:rsid w:val="00A019D8"/>
    <w:rsid w:val="00A01DB3"/>
    <w:rsid w:val="00A02202"/>
    <w:rsid w:val="00A02DCE"/>
    <w:rsid w:val="00A0308D"/>
    <w:rsid w:val="00A03186"/>
    <w:rsid w:val="00A03616"/>
    <w:rsid w:val="00A036F6"/>
    <w:rsid w:val="00A05457"/>
    <w:rsid w:val="00A05AA8"/>
    <w:rsid w:val="00A061E1"/>
    <w:rsid w:val="00A06283"/>
    <w:rsid w:val="00A0671B"/>
    <w:rsid w:val="00A069C4"/>
    <w:rsid w:val="00A07238"/>
    <w:rsid w:val="00A07491"/>
    <w:rsid w:val="00A074AF"/>
    <w:rsid w:val="00A07F49"/>
    <w:rsid w:val="00A1062F"/>
    <w:rsid w:val="00A1118C"/>
    <w:rsid w:val="00A114C9"/>
    <w:rsid w:val="00A12021"/>
    <w:rsid w:val="00A1212D"/>
    <w:rsid w:val="00A128AA"/>
    <w:rsid w:val="00A13500"/>
    <w:rsid w:val="00A13969"/>
    <w:rsid w:val="00A13A47"/>
    <w:rsid w:val="00A13B83"/>
    <w:rsid w:val="00A13E6E"/>
    <w:rsid w:val="00A15069"/>
    <w:rsid w:val="00A156E3"/>
    <w:rsid w:val="00A16BA3"/>
    <w:rsid w:val="00A16D48"/>
    <w:rsid w:val="00A17021"/>
    <w:rsid w:val="00A170D6"/>
    <w:rsid w:val="00A17920"/>
    <w:rsid w:val="00A17B45"/>
    <w:rsid w:val="00A17FC9"/>
    <w:rsid w:val="00A20D77"/>
    <w:rsid w:val="00A21543"/>
    <w:rsid w:val="00A21775"/>
    <w:rsid w:val="00A21BBD"/>
    <w:rsid w:val="00A22F5C"/>
    <w:rsid w:val="00A23187"/>
    <w:rsid w:val="00A2411C"/>
    <w:rsid w:val="00A24FFD"/>
    <w:rsid w:val="00A253E2"/>
    <w:rsid w:val="00A25F0B"/>
    <w:rsid w:val="00A262D5"/>
    <w:rsid w:val="00A2716C"/>
    <w:rsid w:val="00A275EB"/>
    <w:rsid w:val="00A27686"/>
    <w:rsid w:val="00A27EE8"/>
    <w:rsid w:val="00A302F7"/>
    <w:rsid w:val="00A30479"/>
    <w:rsid w:val="00A3084B"/>
    <w:rsid w:val="00A31537"/>
    <w:rsid w:val="00A31D81"/>
    <w:rsid w:val="00A328D2"/>
    <w:rsid w:val="00A32911"/>
    <w:rsid w:val="00A330FC"/>
    <w:rsid w:val="00A338CD"/>
    <w:rsid w:val="00A33C7F"/>
    <w:rsid w:val="00A33FB3"/>
    <w:rsid w:val="00A34894"/>
    <w:rsid w:val="00A34C1A"/>
    <w:rsid w:val="00A354D6"/>
    <w:rsid w:val="00A35996"/>
    <w:rsid w:val="00A373FB"/>
    <w:rsid w:val="00A375E7"/>
    <w:rsid w:val="00A37782"/>
    <w:rsid w:val="00A3781C"/>
    <w:rsid w:val="00A37AB1"/>
    <w:rsid w:val="00A401C7"/>
    <w:rsid w:val="00A402D8"/>
    <w:rsid w:val="00A40491"/>
    <w:rsid w:val="00A41287"/>
    <w:rsid w:val="00A41319"/>
    <w:rsid w:val="00A41396"/>
    <w:rsid w:val="00A41F16"/>
    <w:rsid w:val="00A426E1"/>
    <w:rsid w:val="00A44AA1"/>
    <w:rsid w:val="00A44B94"/>
    <w:rsid w:val="00A44CC0"/>
    <w:rsid w:val="00A44F34"/>
    <w:rsid w:val="00A45D57"/>
    <w:rsid w:val="00A45E09"/>
    <w:rsid w:val="00A47792"/>
    <w:rsid w:val="00A47E43"/>
    <w:rsid w:val="00A47F2B"/>
    <w:rsid w:val="00A506B9"/>
    <w:rsid w:val="00A512DA"/>
    <w:rsid w:val="00A5173A"/>
    <w:rsid w:val="00A523F3"/>
    <w:rsid w:val="00A54716"/>
    <w:rsid w:val="00A54A8A"/>
    <w:rsid w:val="00A553B0"/>
    <w:rsid w:val="00A55465"/>
    <w:rsid w:val="00A55D22"/>
    <w:rsid w:val="00A55D56"/>
    <w:rsid w:val="00A56040"/>
    <w:rsid w:val="00A56098"/>
    <w:rsid w:val="00A57241"/>
    <w:rsid w:val="00A5744C"/>
    <w:rsid w:val="00A601BE"/>
    <w:rsid w:val="00A60348"/>
    <w:rsid w:val="00A60955"/>
    <w:rsid w:val="00A60A3F"/>
    <w:rsid w:val="00A6339E"/>
    <w:rsid w:val="00A64380"/>
    <w:rsid w:val="00A64454"/>
    <w:rsid w:val="00A6494A"/>
    <w:rsid w:val="00A64D91"/>
    <w:rsid w:val="00A656F0"/>
    <w:rsid w:val="00A65F05"/>
    <w:rsid w:val="00A67722"/>
    <w:rsid w:val="00A70757"/>
    <w:rsid w:val="00A712C8"/>
    <w:rsid w:val="00A71635"/>
    <w:rsid w:val="00A7193D"/>
    <w:rsid w:val="00A719C8"/>
    <w:rsid w:val="00A71B14"/>
    <w:rsid w:val="00A7219E"/>
    <w:rsid w:val="00A72E77"/>
    <w:rsid w:val="00A73AC3"/>
    <w:rsid w:val="00A73B68"/>
    <w:rsid w:val="00A73BE0"/>
    <w:rsid w:val="00A73C85"/>
    <w:rsid w:val="00A73CD1"/>
    <w:rsid w:val="00A74367"/>
    <w:rsid w:val="00A74F5A"/>
    <w:rsid w:val="00A75D26"/>
    <w:rsid w:val="00A75DDC"/>
    <w:rsid w:val="00A7660E"/>
    <w:rsid w:val="00A76686"/>
    <w:rsid w:val="00A76988"/>
    <w:rsid w:val="00A76C0B"/>
    <w:rsid w:val="00A76F8C"/>
    <w:rsid w:val="00A80464"/>
    <w:rsid w:val="00A8066D"/>
    <w:rsid w:val="00A808EA"/>
    <w:rsid w:val="00A80E03"/>
    <w:rsid w:val="00A81E49"/>
    <w:rsid w:val="00A81EFC"/>
    <w:rsid w:val="00A81F7D"/>
    <w:rsid w:val="00A82C06"/>
    <w:rsid w:val="00A82C35"/>
    <w:rsid w:val="00A82D2F"/>
    <w:rsid w:val="00A82DEF"/>
    <w:rsid w:val="00A83F9F"/>
    <w:rsid w:val="00A8476C"/>
    <w:rsid w:val="00A8503D"/>
    <w:rsid w:val="00A85806"/>
    <w:rsid w:val="00A85FFD"/>
    <w:rsid w:val="00A86643"/>
    <w:rsid w:val="00A870D0"/>
    <w:rsid w:val="00A87389"/>
    <w:rsid w:val="00A87550"/>
    <w:rsid w:val="00A87900"/>
    <w:rsid w:val="00A87DC4"/>
    <w:rsid w:val="00A912B8"/>
    <w:rsid w:val="00A93DDD"/>
    <w:rsid w:val="00A94854"/>
    <w:rsid w:val="00A9494A"/>
    <w:rsid w:val="00A94B9F"/>
    <w:rsid w:val="00A95BC4"/>
    <w:rsid w:val="00A95D2F"/>
    <w:rsid w:val="00A95E85"/>
    <w:rsid w:val="00A96183"/>
    <w:rsid w:val="00A96265"/>
    <w:rsid w:val="00A96575"/>
    <w:rsid w:val="00A9659C"/>
    <w:rsid w:val="00A96C92"/>
    <w:rsid w:val="00A971F2"/>
    <w:rsid w:val="00AA04BA"/>
    <w:rsid w:val="00AA08C4"/>
    <w:rsid w:val="00AA1039"/>
    <w:rsid w:val="00AA184B"/>
    <w:rsid w:val="00AA1A4F"/>
    <w:rsid w:val="00AA26E3"/>
    <w:rsid w:val="00AA2C59"/>
    <w:rsid w:val="00AA3DC2"/>
    <w:rsid w:val="00AA4262"/>
    <w:rsid w:val="00AA43B4"/>
    <w:rsid w:val="00AA43C2"/>
    <w:rsid w:val="00AA4506"/>
    <w:rsid w:val="00AA4909"/>
    <w:rsid w:val="00AA5103"/>
    <w:rsid w:val="00AA51B4"/>
    <w:rsid w:val="00AA54D4"/>
    <w:rsid w:val="00AA5A22"/>
    <w:rsid w:val="00AA5F4D"/>
    <w:rsid w:val="00AA61E8"/>
    <w:rsid w:val="00AA648A"/>
    <w:rsid w:val="00AA7AFC"/>
    <w:rsid w:val="00AB0279"/>
    <w:rsid w:val="00AB0BF3"/>
    <w:rsid w:val="00AB1B91"/>
    <w:rsid w:val="00AB2C57"/>
    <w:rsid w:val="00AB3425"/>
    <w:rsid w:val="00AB3937"/>
    <w:rsid w:val="00AB4FE9"/>
    <w:rsid w:val="00AB5013"/>
    <w:rsid w:val="00AB589B"/>
    <w:rsid w:val="00AB59E1"/>
    <w:rsid w:val="00AB5A96"/>
    <w:rsid w:val="00AB5EB8"/>
    <w:rsid w:val="00AB6AA4"/>
    <w:rsid w:val="00AB6F77"/>
    <w:rsid w:val="00AB714A"/>
    <w:rsid w:val="00AB72AA"/>
    <w:rsid w:val="00AB72B3"/>
    <w:rsid w:val="00AB7B99"/>
    <w:rsid w:val="00AC1002"/>
    <w:rsid w:val="00AC11EC"/>
    <w:rsid w:val="00AC30D3"/>
    <w:rsid w:val="00AC3284"/>
    <w:rsid w:val="00AC37BC"/>
    <w:rsid w:val="00AC3D46"/>
    <w:rsid w:val="00AC3DD8"/>
    <w:rsid w:val="00AC45F5"/>
    <w:rsid w:val="00AC46AA"/>
    <w:rsid w:val="00AC4AE3"/>
    <w:rsid w:val="00AC4F17"/>
    <w:rsid w:val="00AC5A7D"/>
    <w:rsid w:val="00AC5C39"/>
    <w:rsid w:val="00AC6393"/>
    <w:rsid w:val="00AC70EA"/>
    <w:rsid w:val="00AC7D8C"/>
    <w:rsid w:val="00AD081C"/>
    <w:rsid w:val="00AD0980"/>
    <w:rsid w:val="00AD0E07"/>
    <w:rsid w:val="00AD0EC6"/>
    <w:rsid w:val="00AD1698"/>
    <w:rsid w:val="00AD1DD4"/>
    <w:rsid w:val="00AD247C"/>
    <w:rsid w:val="00AD25F7"/>
    <w:rsid w:val="00AD26B4"/>
    <w:rsid w:val="00AD33A5"/>
    <w:rsid w:val="00AD3D79"/>
    <w:rsid w:val="00AD42EE"/>
    <w:rsid w:val="00AD469E"/>
    <w:rsid w:val="00AD4C8C"/>
    <w:rsid w:val="00AD4D9A"/>
    <w:rsid w:val="00AD4FF5"/>
    <w:rsid w:val="00AD517D"/>
    <w:rsid w:val="00AD52EA"/>
    <w:rsid w:val="00AD544A"/>
    <w:rsid w:val="00AD5469"/>
    <w:rsid w:val="00AD5A03"/>
    <w:rsid w:val="00AD5F6F"/>
    <w:rsid w:val="00AD6369"/>
    <w:rsid w:val="00AD68FD"/>
    <w:rsid w:val="00AD7699"/>
    <w:rsid w:val="00AD79CB"/>
    <w:rsid w:val="00AE04D8"/>
    <w:rsid w:val="00AE0596"/>
    <w:rsid w:val="00AE13E0"/>
    <w:rsid w:val="00AE1E64"/>
    <w:rsid w:val="00AE24A6"/>
    <w:rsid w:val="00AE2D00"/>
    <w:rsid w:val="00AE349A"/>
    <w:rsid w:val="00AE3685"/>
    <w:rsid w:val="00AE371B"/>
    <w:rsid w:val="00AE37FE"/>
    <w:rsid w:val="00AE4C20"/>
    <w:rsid w:val="00AE4D62"/>
    <w:rsid w:val="00AE4FFD"/>
    <w:rsid w:val="00AE512A"/>
    <w:rsid w:val="00AE56B4"/>
    <w:rsid w:val="00AE68AE"/>
    <w:rsid w:val="00AE6A00"/>
    <w:rsid w:val="00AE6B78"/>
    <w:rsid w:val="00AE7AAC"/>
    <w:rsid w:val="00AE7DA8"/>
    <w:rsid w:val="00AF02DD"/>
    <w:rsid w:val="00AF082B"/>
    <w:rsid w:val="00AF087B"/>
    <w:rsid w:val="00AF093D"/>
    <w:rsid w:val="00AF0B48"/>
    <w:rsid w:val="00AF1CF2"/>
    <w:rsid w:val="00AF227F"/>
    <w:rsid w:val="00AF22F6"/>
    <w:rsid w:val="00AF352C"/>
    <w:rsid w:val="00AF3816"/>
    <w:rsid w:val="00AF3BA8"/>
    <w:rsid w:val="00AF40A3"/>
    <w:rsid w:val="00AF4256"/>
    <w:rsid w:val="00AF45B9"/>
    <w:rsid w:val="00AF45E5"/>
    <w:rsid w:val="00AF4F08"/>
    <w:rsid w:val="00AF5883"/>
    <w:rsid w:val="00AF6437"/>
    <w:rsid w:val="00AF6482"/>
    <w:rsid w:val="00AF64D4"/>
    <w:rsid w:val="00AF6815"/>
    <w:rsid w:val="00AF6B53"/>
    <w:rsid w:val="00B01A03"/>
    <w:rsid w:val="00B02A66"/>
    <w:rsid w:val="00B03244"/>
    <w:rsid w:val="00B034DB"/>
    <w:rsid w:val="00B037FC"/>
    <w:rsid w:val="00B04EF7"/>
    <w:rsid w:val="00B0538C"/>
    <w:rsid w:val="00B0598F"/>
    <w:rsid w:val="00B05998"/>
    <w:rsid w:val="00B05A65"/>
    <w:rsid w:val="00B064BE"/>
    <w:rsid w:val="00B0653E"/>
    <w:rsid w:val="00B065E8"/>
    <w:rsid w:val="00B0693A"/>
    <w:rsid w:val="00B06D61"/>
    <w:rsid w:val="00B07449"/>
    <w:rsid w:val="00B07487"/>
    <w:rsid w:val="00B07CC3"/>
    <w:rsid w:val="00B1000D"/>
    <w:rsid w:val="00B10130"/>
    <w:rsid w:val="00B10140"/>
    <w:rsid w:val="00B10A04"/>
    <w:rsid w:val="00B10A81"/>
    <w:rsid w:val="00B10F54"/>
    <w:rsid w:val="00B116E2"/>
    <w:rsid w:val="00B118B8"/>
    <w:rsid w:val="00B11E69"/>
    <w:rsid w:val="00B1283A"/>
    <w:rsid w:val="00B1307C"/>
    <w:rsid w:val="00B13A2F"/>
    <w:rsid w:val="00B14656"/>
    <w:rsid w:val="00B153E7"/>
    <w:rsid w:val="00B169C8"/>
    <w:rsid w:val="00B16E1E"/>
    <w:rsid w:val="00B176F7"/>
    <w:rsid w:val="00B17877"/>
    <w:rsid w:val="00B2014A"/>
    <w:rsid w:val="00B20317"/>
    <w:rsid w:val="00B209B0"/>
    <w:rsid w:val="00B21061"/>
    <w:rsid w:val="00B21236"/>
    <w:rsid w:val="00B21B81"/>
    <w:rsid w:val="00B21FA0"/>
    <w:rsid w:val="00B22319"/>
    <w:rsid w:val="00B224F7"/>
    <w:rsid w:val="00B226BF"/>
    <w:rsid w:val="00B22C2F"/>
    <w:rsid w:val="00B22D28"/>
    <w:rsid w:val="00B2308F"/>
    <w:rsid w:val="00B234DD"/>
    <w:rsid w:val="00B23B05"/>
    <w:rsid w:val="00B23B2B"/>
    <w:rsid w:val="00B23B9E"/>
    <w:rsid w:val="00B23D19"/>
    <w:rsid w:val="00B23E0C"/>
    <w:rsid w:val="00B244AF"/>
    <w:rsid w:val="00B24A92"/>
    <w:rsid w:val="00B250F0"/>
    <w:rsid w:val="00B25220"/>
    <w:rsid w:val="00B25339"/>
    <w:rsid w:val="00B25CA3"/>
    <w:rsid w:val="00B25CD6"/>
    <w:rsid w:val="00B263B2"/>
    <w:rsid w:val="00B26588"/>
    <w:rsid w:val="00B2798D"/>
    <w:rsid w:val="00B27C64"/>
    <w:rsid w:val="00B3045A"/>
    <w:rsid w:val="00B30DF9"/>
    <w:rsid w:val="00B31302"/>
    <w:rsid w:val="00B330C0"/>
    <w:rsid w:val="00B33547"/>
    <w:rsid w:val="00B3359E"/>
    <w:rsid w:val="00B33712"/>
    <w:rsid w:val="00B33B54"/>
    <w:rsid w:val="00B33B57"/>
    <w:rsid w:val="00B34AFC"/>
    <w:rsid w:val="00B34E1C"/>
    <w:rsid w:val="00B352BB"/>
    <w:rsid w:val="00B35674"/>
    <w:rsid w:val="00B35C9D"/>
    <w:rsid w:val="00B35E37"/>
    <w:rsid w:val="00B3617C"/>
    <w:rsid w:val="00B36BE7"/>
    <w:rsid w:val="00B36E06"/>
    <w:rsid w:val="00B37AB3"/>
    <w:rsid w:val="00B37C59"/>
    <w:rsid w:val="00B4061F"/>
    <w:rsid w:val="00B4091C"/>
    <w:rsid w:val="00B40A43"/>
    <w:rsid w:val="00B41027"/>
    <w:rsid w:val="00B419DD"/>
    <w:rsid w:val="00B428FD"/>
    <w:rsid w:val="00B43754"/>
    <w:rsid w:val="00B4381F"/>
    <w:rsid w:val="00B43EF4"/>
    <w:rsid w:val="00B44A94"/>
    <w:rsid w:val="00B44ECB"/>
    <w:rsid w:val="00B4507F"/>
    <w:rsid w:val="00B4524E"/>
    <w:rsid w:val="00B45D57"/>
    <w:rsid w:val="00B46239"/>
    <w:rsid w:val="00B46D42"/>
    <w:rsid w:val="00B46F68"/>
    <w:rsid w:val="00B47BB0"/>
    <w:rsid w:val="00B47C4C"/>
    <w:rsid w:val="00B501C0"/>
    <w:rsid w:val="00B504F9"/>
    <w:rsid w:val="00B50DBF"/>
    <w:rsid w:val="00B50DE8"/>
    <w:rsid w:val="00B5176C"/>
    <w:rsid w:val="00B51C0B"/>
    <w:rsid w:val="00B5321C"/>
    <w:rsid w:val="00B5399D"/>
    <w:rsid w:val="00B53B4D"/>
    <w:rsid w:val="00B543D6"/>
    <w:rsid w:val="00B5440B"/>
    <w:rsid w:val="00B54817"/>
    <w:rsid w:val="00B5494B"/>
    <w:rsid w:val="00B54FFE"/>
    <w:rsid w:val="00B55470"/>
    <w:rsid w:val="00B55729"/>
    <w:rsid w:val="00B55A26"/>
    <w:rsid w:val="00B56571"/>
    <w:rsid w:val="00B56920"/>
    <w:rsid w:val="00B56C36"/>
    <w:rsid w:val="00B576A2"/>
    <w:rsid w:val="00B5777C"/>
    <w:rsid w:val="00B5789C"/>
    <w:rsid w:val="00B578A6"/>
    <w:rsid w:val="00B61509"/>
    <w:rsid w:val="00B61926"/>
    <w:rsid w:val="00B61EE3"/>
    <w:rsid w:val="00B6200F"/>
    <w:rsid w:val="00B6206A"/>
    <w:rsid w:val="00B6367C"/>
    <w:rsid w:val="00B639E1"/>
    <w:rsid w:val="00B63A96"/>
    <w:rsid w:val="00B63FFD"/>
    <w:rsid w:val="00B64742"/>
    <w:rsid w:val="00B64907"/>
    <w:rsid w:val="00B64B51"/>
    <w:rsid w:val="00B6587E"/>
    <w:rsid w:val="00B65C30"/>
    <w:rsid w:val="00B6647B"/>
    <w:rsid w:val="00B666E8"/>
    <w:rsid w:val="00B66931"/>
    <w:rsid w:val="00B66C42"/>
    <w:rsid w:val="00B66F81"/>
    <w:rsid w:val="00B678B5"/>
    <w:rsid w:val="00B678F8"/>
    <w:rsid w:val="00B67D86"/>
    <w:rsid w:val="00B717F5"/>
    <w:rsid w:val="00B7265D"/>
    <w:rsid w:val="00B730EB"/>
    <w:rsid w:val="00B747DA"/>
    <w:rsid w:val="00B74CE4"/>
    <w:rsid w:val="00B750F4"/>
    <w:rsid w:val="00B755A6"/>
    <w:rsid w:val="00B75A29"/>
    <w:rsid w:val="00B75E57"/>
    <w:rsid w:val="00B76B75"/>
    <w:rsid w:val="00B76FC4"/>
    <w:rsid w:val="00B773C1"/>
    <w:rsid w:val="00B77D8B"/>
    <w:rsid w:val="00B77F57"/>
    <w:rsid w:val="00B80880"/>
    <w:rsid w:val="00B80A44"/>
    <w:rsid w:val="00B81068"/>
    <w:rsid w:val="00B8278B"/>
    <w:rsid w:val="00B8317A"/>
    <w:rsid w:val="00B8506A"/>
    <w:rsid w:val="00B85792"/>
    <w:rsid w:val="00B85D05"/>
    <w:rsid w:val="00B86040"/>
    <w:rsid w:val="00B8648B"/>
    <w:rsid w:val="00B865F8"/>
    <w:rsid w:val="00B87261"/>
    <w:rsid w:val="00B8736B"/>
    <w:rsid w:val="00B87E02"/>
    <w:rsid w:val="00B87E57"/>
    <w:rsid w:val="00B9043D"/>
    <w:rsid w:val="00B91020"/>
    <w:rsid w:val="00B915FE"/>
    <w:rsid w:val="00B91A05"/>
    <w:rsid w:val="00B91BBF"/>
    <w:rsid w:val="00B91FD4"/>
    <w:rsid w:val="00B926C4"/>
    <w:rsid w:val="00B92E32"/>
    <w:rsid w:val="00B934AB"/>
    <w:rsid w:val="00B935C6"/>
    <w:rsid w:val="00B93958"/>
    <w:rsid w:val="00B94245"/>
    <w:rsid w:val="00B946C2"/>
    <w:rsid w:val="00B95128"/>
    <w:rsid w:val="00B954F5"/>
    <w:rsid w:val="00B95BB3"/>
    <w:rsid w:val="00B96C2D"/>
    <w:rsid w:val="00B96C95"/>
    <w:rsid w:val="00B96D2F"/>
    <w:rsid w:val="00B96F71"/>
    <w:rsid w:val="00B97926"/>
    <w:rsid w:val="00B9799E"/>
    <w:rsid w:val="00B97C21"/>
    <w:rsid w:val="00BA00B7"/>
    <w:rsid w:val="00BA027B"/>
    <w:rsid w:val="00BA03CA"/>
    <w:rsid w:val="00BA078D"/>
    <w:rsid w:val="00BA0DE8"/>
    <w:rsid w:val="00BA1029"/>
    <w:rsid w:val="00BA10BE"/>
    <w:rsid w:val="00BA233A"/>
    <w:rsid w:val="00BA2577"/>
    <w:rsid w:val="00BA32BF"/>
    <w:rsid w:val="00BA38F5"/>
    <w:rsid w:val="00BA3C4E"/>
    <w:rsid w:val="00BA492E"/>
    <w:rsid w:val="00BA5DDA"/>
    <w:rsid w:val="00BA61CE"/>
    <w:rsid w:val="00BA6652"/>
    <w:rsid w:val="00BA6AC0"/>
    <w:rsid w:val="00BA6F38"/>
    <w:rsid w:val="00BA7041"/>
    <w:rsid w:val="00BA73B1"/>
    <w:rsid w:val="00BB03F5"/>
    <w:rsid w:val="00BB0926"/>
    <w:rsid w:val="00BB0EF2"/>
    <w:rsid w:val="00BB11B1"/>
    <w:rsid w:val="00BB1583"/>
    <w:rsid w:val="00BB30D4"/>
    <w:rsid w:val="00BB30EB"/>
    <w:rsid w:val="00BB334D"/>
    <w:rsid w:val="00BB3BA5"/>
    <w:rsid w:val="00BB4B0D"/>
    <w:rsid w:val="00BB4CF3"/>
    <w:rsid w:val="00BB5026"/>
    <w:rsid w:val="00BB53A4"/>
    <w:rsid w:val="00BB5CE3"/>
    <w:rsid w:val="00BB65B4"/>
    <w:rsid w:val="00BB6922"/>
    <w:rsid w:val="00BB6F07"/>
    <w:rsid w:val="00BC072B"/>
    <w:rsid w:val="00BC19B5"/>
    <w:rsid w:val="00BC2572"/>
    <w:rsid w:val="00BC2BB0"/>
    <w:rsid w:val="00BC2FE1"/>
    <w:rsid w:val="00BC358B"/>
    <w:rsid w:val="00BC4382"/>
    <w:rsid w:val="00BC4668"/>
    <w:rsid w:val="00BC4F87"/>
    <w:rsid w:val="00BC5889"/>
    <w:rsid w:val="00BC5BA5"/>
    <w:rsid w:val="00BC6117"/>
    <w:rsid w:val="00BC6755"/>
    <w:rsid w:val="00BC76A7"/>
    <w:rsid w:val="00BC7913"/>
    <w:rsid w:val="00BD03E9"/>
    <w:rsid w:val="00BD04D1"/>
    <w:rsid w:val="00BD10E2"/>
    <w:rsid w:val="00BD14D8"/>
    <w:rsid w:val="00BD1C74"/>
    <w:rsid w:val="00BD25F2"/>
    <w:rsid w:val="00BD2E4C"/>
    <w:rsid w:val="00BD2F3D"/>
    <w:rsid w:val="00BD3C36"/>
    <w:rsid w:val="00BD3D08"/>
    <w:rsid w:val="00BD3F6B"/>
    <w:rsid w:val="00BD42ED"/>
    <w:rsid w:val="00BD56B8"/>
    <w:rsid w:val="00BD596B"/>
    <w:rsid w:val="00BD5A2F"/>
    <w:rsid w:val="00BD5CF1"/>
    <w:rsid w:val="00BD6B18"/>
    <w:rsid w:val="00BD72FB"/>
    <w:rsid w:val="00BE0528"/>
    <w:rsid w:val="00BE0575"/>
    <w:rsid w:val="00BE08F5"/>
    <w:rsid w:val="00BE0980"/>
    <w:rsid w:val="00BE0986"/>
    <w:rsid w:val="00BE0EFA"/>
    <w:rsid w:val="00BE124D"/>
    <w:rsid w:val="00BE160D"/>
    <w:rsid w:val="00BE24C4"/>
    <w:rsid w:val="00BE2624"/>
    <w:rsid w:val="00BE26EB"/>
    <w:rsid w:val="00BE2B8E"/>
    <w:rsid w:val="00BE3092"/>
    <w:rsid w:val="00BE457A"/>
    <w:rsid w:val="00BE4FEF"/>
    <w:rsid w:val="00BE4FF3"/>
    <w:rsid w:val="00BE5089"/>
    <w:rsid w:val="00BE543B"/>
    <w:rsid w:val="00BE5950"/>
    <w:rsid w:val="00BE5A46"/>
    <w:rsid w:val="00BE6349"/>
    <w:rsid w:val="00BE6983"/>
    <w:rsid w:val="00BE7059"/>
    <w:rsid w:val="00BE7260"/>
    <w:rsid w:val="00BE735A"/>
    <w:rsid w:val="00BE7A62"/>
    <w:rsid w:val="00BF008A"/>
    <w:rsid w:val="00BF0657"/>
    <w:rsid w:val="00BF1262"/>
    <w:rsid w:val="00BF199F"/>
    <w:rsid w:val="00BF1D5D"/>
    <w:rsid w:val="00BF1F6C"/>
    <w:rsid w:val="00BF1FDE"/>
    <w:rsid w:val="00BF28BF"/>
    <w:rsid w:val="00BF2CA5"/>
    <w:rsid w:val="00BF2F74"/>
    <w:rsid w:val="00BF2FBD"/>
    <w:rsid w:val="00BF3023"/>
    <w:rsid w:val="00BF416B"/>
    <w:rsid w:val="00BF41DD"/>
    <w:rsid w:val="00BF46D7"/>
    <w:rsid w:val="00BF4BAC"/>
    <w:rsid w:val="00BF5436"/>
    <w:rsid w:val="00BF55B7"/>
    <w:rsid w:val="00BF55CE"/>
    <w:rsid w:val="00BF565F"/>
    <w:rsid w:val="00BF56DA"/>
    <w:rsid w:val="00BF5A5F"/>
    <w:rsid w:val="00BF5EDB"/>
    <w:rsid w:val="00BF5F74"/>
    <w:rsid w:val="00BF60A2"/>
    <w:rsid w:val="00BF6199"/>
    <w:rsid w:val="00BF63D1"/>
    <w:rsid w:val="00BF7042"/>
    <w:rsid w:val="00BF73FA"/>
    <w:rsid w:val="00BF7AC0"/>
    <w:rsid w:val="00BF7DA5"/>
    <w:rsid w:val="00BF7ED6"/>
    <w:rsid w:val="00C00CD4"/>
    <w:rsid w:val="00C01A57"/>
    <w:rsid w:val="00C02106"/>
    <w:rsid w:val="00C0233A"/>
    <w:rsid w:val="00C02F46"/>
    <w:rsid w:val="00C030C5"/>
    <w:rsid w:val="00C031CA"/>
    <w:rsid w:val="00C034AB"/>
    <w:rsid w:val="00C03FBE"/>
    <w:rsid w:val="00C04560"/>
    <w:rsid w:val="00C047C7"/>
    <w:rsid w:val="00C04D6D"/>
    <w:rsid w:val="00C05E7B"/>
    <w:rsid w:val="00C05F71"/>
    <w:rsid w:val="00C06518"/>
    <w:rsid w:val="00C0674C"/>
    <w:rsid w:val="00C0702D"/>
    <w:rsid w:val="00C0738E"/>
    <w:rsid w:val="00C073AA"/>
    <w:rsid w:val="00C074A4"/>
    <w:rsid w:val="00C0757D"/>
    <w:rsid w:val="00C0770C"/>
    <w:rsid w:val="00C07D7F"/>
    <w:rsid w:val="00C07DE6"/>
    <w:rsid w:val="00C07E24"/>
    <w:rsid w:val="00C10256"/>
    <w:rsid w:val="00C105A4"/>
    <w:rsid w:val="00C10F97"/>
    <w:rsid w:val="00C11188"/>
    <w:rsid w:val="00C12EDC"/>
    <w:rsid w:val="00C12F4D"/>
    <w:rsid w:val="00C132C6"/>
    <w:rsid w:val="00C1347F"/>
    <w:rsid w:val="00C1395F"/>
    <w:rsid w:val="00C13BE1"/>
    <w:rsid w:val="00C13C8E"/>
    <w:rsid w:val="00C1486B"/>
    <w:rsid w:val="00C14B34"/>
    <w:rsid w:val="00C15309"/>
    <w:rsid w:val="00C153AB"/>
    <w:rsid w:val="00C1667E"/>
    <w:rsid w:val="00C16DA9"/>
    <w:rsid w:val="00C16FED"/>
    <w:rsid w:val="00C172C7"/>
    <w:rsid w:val="00C178CE"/>
    <w:rsid w:val="00C204A8"/>
    <w:rsid w:val="00C209A4"/>
    <w:rsid w:val="00C20AE2"/>
    <w:rsid w:val="00C20C97"/>
    <w:rsid w:val="00C20E7B"/>
    <w:rsid w:val="00C20FAE"/>
    <w:rsid w:val="00C257A4"/>
    <w:rsid w:val="00C26DF5"/>
    <w:rsid w:val="00C27153"/>
    <w:rsid w:val="00C27240"/>
    <w:rsid w:val="00C27BA4"/>
    <w:rsid w:val="00C30FE5"/>
    <w:rsid w:val="00C31CD8"/>
    <w:rsid w:val="00C325E5"/>
    <w:rsid w:val="00C32BBE"/>
    <w:rsid w:val="00C32BF6"/>
    <w:rsid w:val="00C33489"/>
    <w:rsid w:val="00C33961"/>
    <w:rsid w:val="00C33B29"/>
    <w:rsid w:val="00C33C0B"/>
    <w:rsid w:val="00C34C10"/>
    <w:rsid w:val="00C36008"/>
    <w:rsid w:val="00C37308"/>
    <w:rsid w:val="00C376FB"/>
    <w:rsid w:val="00C402FE"/>
    <w:rsid w:val="00C40F36"/>
    <w:rsid w:val="00C413C5"/>
    <w:rsid w:val="00C425C3"/>
    <w:rsid w:val="00C42CEB"/>
    <w:rsid w:val="00C442DC"/>
    <w:rsid w:val="00C44B61"/>
    <w:rsid w:val="00C45030"/>
    <w:rsid w:val="00C456BF"/>
    <w:rsid w:val="00C457F3"/>
    <w:rsid w:val="00C464F3"/>
    <w:rsid w:val="00C46B04"/>
    <w:rsid w:val="00C46C75"/>
    <w:rsid w:val="00C46E43"/>
    <w:rsid w:val="00C473F5"/>
    <w:rsid w:val="00C47579"/>
    <w:rsid w:val="00C51380"/>
    <w:rsid w:val="00C51846"/>
    <w:rsid w:val="00C51C64"/>
    <w:rsid w:val="00C52520"/>
    <w:rsid w:val="00C53775"/>
    <w:rsid w:val="00C5381B"/>
    <w:rsid w:val="00C53BC8"/>
    <w:rsid w:val="00C53C63"/>
    <w:rsid w:val="00C5482C"/>
    <w:rsid w:val="00C5490F"/>
    <w:rsid w:val="00C54AF2"/>
    <w:rsid w:val="00C54F19"/>
    <w:rsid w:val="00C551D9"/>
    <w:rsid w:val="00C55E1F"/>
    <w:rsid w:val="00C55FAB"/>
    <w:rsid w:val="00C57290"/>
    <w:rsid w:val="00C57B44"/>
    <w:rsid w:val="00C57BA0"/>
    <w:rsid w:val="00C57E31"/>
    <w:rsid w:val="00C60389"/>
    <w:rsid w:val="00C6068A"/>
    <w:rsid w:val="00C60872"/>
    <w:rsid w:val="00C60A7C"/>
    <w:rsid w:val="00C60DCA"/>
    <w:rsid w:val="00C6122E"/>
    <w:rsid w:val="00C6139A"/>
    <w:rsid w:val="00C6224A"/>
    <w:rsid w:val="00C63569"/>
    <w:rsid w:val="00C6364C"/>
    <w:rsid w:val="00C63730"/>
    <w:rsid w:val="00C63A35"/>
    <w:rsid w:val="00C64C6B"/>
    <w:rsid w:val="00C6542E"/>
    <w:rsid w:val="00C65541"/>
    <w:rsid w:val="00C65543"/>
    <w:rsid w:val="00C658DF"/>
    <w:rsid w:val="00C660CE"/>
    <w:rsid w:val="00C661D6"/>
    <w:rsid w:val="00C66280"/>
    <w:rsid w:val="00C662E5"/>
    <w:rsid w:val="00C6665C"/>
    <w:rsid w:val="00C6677E"/>
    <w:rsid w:val="00C67100"/>
    <w:rsid w:val="00C67126"/>
    <w:rsid w:val="00C70078"/>
    <w:rsid w:val="00C70235"/>
    <w:rsid w:val="00C70BD8"/>
    <w:rsid w:val="00C70E16"/>
    <w:rsid w:val="00C7148E"/>
    <w:rsid w:val="00C7158E"/>
    <w:rsid w:val="00C7177D"/>
    <w:rsid w:val="00C718DE"/>
    <w:rsid w:val="00C71E97"/>
    <w:rsid w:val="00C71EDA"/>
    <w:rsid w:val="00C72023"/>
    <w:rsid w:val="00C72128"/>
    <w:rsid w:val="00C721B4"/>
    <w:rsid w:val="00C72270"/>
    <w:rsid w:val="00C723F4"/>
    <w:rsid w:val="00C727B9"/>
    <w:rsid w:val="00C7296C"/>
    <w:rsid w:val="00C72DED"/>
    <w:rsid w:val="00C738B5"/>
    <w:rsid w:val="00C73A10"/>
    <w:rsid w:val="00C7489C"/>
    <w:rsid w:val="00C74C50"/>
    <w:rsid w:val="00C7530C"/>
    <w:rsid w:val="00C75D35"/>
    <w:rsid w:val="00C769D8"/>
    <w:rsid w:val="00C76BB9"/>
    <w:rsid w:val="00C76D59"/>
    <w:rsid w:val="00C779DD"/>
    <w:rsid w:val="00C77BBC"/>
    <w:rsid w:val="00C77DE5"/>
    <w:rsid w:val="00C80092"/>
    <w:rsid w:val="00C80205"/>
    <w:rsid w:val="00C8026E"/>
    <w:rsid w:val="00C80BDB"/>
    <w:rsid w:val="00C8147B"/>
    <w:rsid w:val="00C81F6F"/>
    <w:rsid w:val="00C82017"/>
    <w:rsid w:val="00C821F6"/>
    <w:rsid w:val="00C82362"/>
    <w:rsid w:val="00C82B25"/>
    <w:rsid w:val="00C82FCB"/>
    <w:rsid w:val="00C83ED9"/>
    <w:rsid w:val="00C8454A"/>
    <w:rsid w:val="00C84C79"/>
    <w:rsid w:val="00C84D77"/>
    <w:rsid w:val="00C84E62"/>
    <w:rsid w:val="00C85247"/>
    <w:rsid w:val="00C85429"/>
    <w:rsid w:val="00C85D98"/>
    <w:rsid w:val="00C86808"/>
    <w:rsid w:val="00C877E1"/>
    <w:rsid w:val="00C87CCB"/>
    <w:rsid w:val="00C87D90"/>
    <w:rsid w:val="00C87DC8"/>
    <w:rsid w:val="00C87E12"/>
    <w:rsid w:val="00C91264"/>
    <w:rsid w:val="00C914D2"/>
    <w:rsid w:val="00C916AA"/>
    <w:rsid w:val="00C91A24"/>
    <w:rsid w:val="00C92B11"/>
    <w:rsid w:val="00C92B3D"/>
    <w:rsid w:val="00C92C97"/>
    <w:rsid w:val="00C937DC"/>
    <w:rsid w:val="00C93B45"/>
    <w:rsid w:val="00C94750"/>
    <w:rsid w:val="00C9487D"/>
    <w:rsid w:val="00C94EA7"/>
    <w:rsid w:val="00C95118"/>
    <w:rsid w:val="00C96FB2"/>
    <w:rsid w:val="00C9736D"/>
    <w:rsid w:val="00C9742F"/>
    <w:rsid w:val="00C976EC"/>
    <w:rsid w:val="00C97EFF"/>
    <w:rsid w:val="00CA0659"/>
    <w:rsid w:val="00CA0744"/>
    <w:rsid w:val="00CA0E61"/>
    <w:rsid w:val="00CA15C0"/>
    <w:rsid w:val="00CA1E85"/>
    <w:rsid w:val="00CA2C87"/>
    <w:rsid w:val="00CA2F4F"/>
    <w:rsid w:val="00CA2FB8"/>
    <w:rsid w:val="00CA34C7"/>
    <w:rsid w:val="00CA401E"/>
    <w:rsid w:val="00CA43A8"/>
    <w:rsid w:val="00CA4A17"/>
    <w:rsid w:val="00CA4AC1"/>
    <w:rsid w:val="00CA6713"/>
    <w:rsid w:val="00CA6D65"/>
    <w:rsid w:val="00CA7097"/>
    <w:rsid w:val="00CA72A9"/>
    <w:rsid w:val="00CA79A9"/>
    <w:rsid w:val="00CB0156"/>
    <w:rsid w:val="00CB03A6"/>
    <w:rsid w:val="00CB047E"/>
    <w:rsid w:val="00CB0D2A"/>
    <w:rsid w:val="00CB0EA5"/>
    <w:rsid w:val="00CB1115"/>
    <w:rsid w:val="00CB16C9"/>
    <w:rsid w:val="00CB22EE"/>
    <w:rsid w:val="00CB2772"/>
    <w:rsid w:val="00CB2C2C"/>
    <w:rsid w:val="00CB34D8"/>
    <w:rsid w:val="00CB39DE"/>
    <w:rsid w:val="00CB4B50"/>
    <w:rsid w:val="00CB4B93"/>
    <w:rsid w:val="00CB4D44"/>
    <w:rsid w:val="00CB4DB2"/>
    <w:rsid w:val="00CB51E7"/>
    <w:rsid w:val="00CB59B6"/>
    <w:rsid w:val="00CB5A9E"/>
    <w:rsid w:val="00CB629A"/>
    <w:rsid w:val="00CB67B8"/>
    <w:rsid w:val="00CB73BB"/>
    <w:rsid w:val="00CB7657"/>
    <w:rsid w:val="00CB7F59"/>
    <w:rsid w:val="00CC0D27"/>
    <w:rsid w:val="00CC1336"/>
    <w:rsid w:val="00CC14D7"/>
    <w:rsid w:val="00CC158D"/>
    <w:rsid w:val="00CC174A"/>
    <w:rsid w:val="00CC1EB9"/>
    <w:rsid w:val="00CC256B"/>
    <w:rsid w:val="00CC26BA"/>
    <w:rsid w:val="00CC38F1"/>
    <w:rsid w:val="00CC3AF1"/>
    <w:rsid w:val="00CC3C78"/>
    <w:rsid w:val="00CC3CE6"/>
    <w:rsid w:val="00CC4DED"/>
    <w:rsid w:val="00CC4F5B"/>
    <w:rsid w:val="00CC6FB6"/>
    <w:rsid w:val="00CC7BE9"/>
    <w:rsid w:val="00CC7D21"/>
    <w:rsid w:val="00CC7DA1"/>
    <w:rsid w:val="00CD02EA"/>
    <w:rsid w:val="00CD05E3"/>
    <w:rsid w:val="00CD1D0C"/>
    <w:rsid w:val="00CD1F14"/>
    <w:rsid w:val="00CD2051"/>
    <w:rsid w:val="00CD21FF"/>
    <w:rsid w:val="00CD263A"/>
    <w:rsid w:val="00CD31EB"/>
    <w:rsid w:val="00CD3586"/>
    <w:rsid w:val="00CD3808"/>
    <w:rsid w:val="00CD3E9F"/>
    <w:rsid w:val="00CD3EC9"/>
    <w:rsid w:val="00CD4AA6"/>
    <w:rsid w:val="00CD61F5"/>
    <w:rsid w:val="00CD63B4"/>
    <w:rsid w:val="00CD66EF"/>
    <w:rsid w:val="00CD6F94"/>
    <w:rsid w:val="00CE1815"/>
    <w:rsid w:val="00CE1C1E"/>
    <w:rsid w:val="00CE2328"/>
    <w:rsid w:val="00CE2A69"/>
    <w:rsid w:val="00CE2FD5"/>
    <w:rsid w:val="00CE36DE"/>
    <w:rsid w:val="00CE382D"/>
    <w:rsid w:val="00CE387A"/>
    <w:rsid w:val="00CE38ED"/>
    <w:rsid w:val="00CE4A4F"/>
    <w:rsid w:val="00CE5964"/>
    <w:rsid w:val="00CE6584"/>
    <w:rsid w:val="00CE7F4F"/>
    <w:rsid w:val="00CE7F59"/>
    <w:rsid w:val="00CF05AB"/>
    <w:rsid w:val="00CF060B"/>
    <w:rsid w:val="00CF0673"/>
    <w:rsid w:val="00CF1417"/>
    <w:rsid w:val="00CF1A96"/>
    <w:rsid w:val="00CF1B15"/>
    <w:rsid w:val="00CF21E6"/>
    <w:rsid w:val="00CF392A"/>
    <w:rsid w:val="00CF54C6"/>
    <w:rsid w:val="00CF559F"/>
    <w:rsid w:val="00CF5656"/>
    <w:rsid w:val="00CF66E1"/>
    <w:rsid w:val="00CF6FCF"/>
    <w:rsid w:val="00CF7033"/>
    <w:rsid w:val="00CF7916"/>
    <w:rsid w:val="00D00521"/>
    <w:rsid w:val="00D011AD"/>
    <w:rsid w:val="00D01276"/>
    <w:rsid w:val="00D014FA"/>
    <w:rsid w:val="00D01683"/>
    <w:rsid w:val="00D01C6A"/>
    <w:rsid w:val="00D01EB5"/>
    <w:rsid w:val="00D0339A"/>
    <w:rsid w:val="00D03936"/>
    <w:rsid w:val="00D03AEA"/>
    <w:rsid w:val="00D043BA"/>
    <w:rsid w:val="00D04E3A"/>
    <w:rsid w:val="00D0509A"/>
    <w:rsid w:val="00D05193"/>
    <w:rsid w:val="00D054FE"/>
    <w:rsid w:val="00D05E2D"/>
    <w:rsid w:val="00D06008"/>
    <w:rsid w:val="00D060F0"/>
    <w:rsid w:val="00D06359"/>
    <w:rsid w:val="00D06B26"/>
    <w:rsid w:val="00D0701C"/>
    <w:rsid w:val="00D07139"/>
    <w:rsid w:val="00D07209"/>
    <w:rsid w:val="00D07C27"/>
    <w:rsid w:val="00D07F87"/>
    <w:rsid w:val="00D101DC"/>
    <w:rsid w:val="00D1055F"/>
    <w:rsid w:val="00D10CD7"/>
    <w:rsid w:val="00D11210"/>
    <w:rsid w:val="00D11401"/>
    <w:rsid w:val="00D115E8"/>
    <w:rsid w:val="00D11772"/>
    <w:rsid w:val="00D117CC"/>
    <w:rsid w:val="00D119F8"/>
    <w:rsid w:val="00D11E27"/>
    <w:rsid w:val="00D11F4F"/>
    <w:rsid w:val="00D13144"/>
    <w:rsid w:val="00D13223"/>
    <w:rsid w:val="00D13283"/>
    <w:rsid w:val="00D1336B"/>
    <w:rsid w:val="00D13436"/>
    <w:rsid w:val="00D13887"/>
    <w:rsid w:val="00D138CC"/>
    <w:rsid w:val="00D13DE1"/>
    <w:rsid w:val="00D13FF7"/>
    <w:rsid w:val="00D14348"/>
    <w:rsid w:val="00D1529A"/>
    <w:rsid w:val="00D158A9"/>
    <w:rsid w:val="00D15EA7"/>
    <w:rsid w:val="00D16DD1"/>
    <w:rsid w:val="00D176C9"/>
    <w:rsid w:val="00D177DB"/>
    <w:rsid w:val="00D20183"/>
    <w:rsid w:val="00D20237"/>
    <w:rsid w:val="00D20AC6"/>
    <w:rsid w:val="00D20CB1"/>
    <w:rsid w:val="00D20E2E"/>
    <w:rsid w:val="00D2107E"/>
    <w:rsid w:val="00D21880"/>
    <w:rsid w:val="00D21CEC"/>
    <w:rsid w:val="00D21DF1"/>
    <w:rsid w:val="00D22878"/>
    <w:rsid w:val="00D22914"/>
    <w:rsid w:val="00D230DF"/>
    <w:rsid w:val="00D242BC"/>
    <w:rsid w:val="00D24E38"/>
    <w:rsid w:val="00D24F58"/>
    <w:rsid w:val="00D25593"/>
    <w:rsid w:val="00D2615B"/>
    <w:rsid w:val="00D2684A"/>
    <w:rsid w:val="00D268C3"/>
    <w:rsid w:val="00D2699C"/>
    <w:rsid w:val="00D26E9E"/>
    <w:rsid w:val="00D271E6"/>
    <w:rsid w:val="00D303DF"/>
    <w:rsid w:val="00D3128E"/>
    <w:rsid w:val="00D313C2"/>
    <w:rsid w:val="00D32267"/>
    <w:rsid w:val="00D32411"/>
    <w:rsid w:val="00D327EA"/>
    <w:rsid w:val="00D32C4F"/>
    <w:rsid w:val="00D32FF7"/>
    <w:rsid w:val="00D3355D"/>
    <w:rsid w:val="00D34B79"/>
    <w:rsid w:val="00D34D48"/>
    <w:rsid w:val="00D358EB"/>
    <w:rsid w:val="00D36E32"/>
    <w:rsid w:val="00D37397"/>
    <w:rsid w:val="00D4042C"/>
    <w:rsid w:val="00D40C05"/>
    <w:rsid w:val="00D4117F"/>
    <w:rsid w:val="00D434F6"/>
    <w:rsid w:val="00D43BF6"/>
    <w:rsid w:val="00D440A8"/>
    <w:rsid w:val="00D446D5"/>
    <w:rsid w:val="00D44B5F"/>
    <w:rsid w:val="00D457B7"/>
    <w:rsid w:val="00D458A0"/>
    <w:rsid w:val="00D4680A"/>
    <w:rsid w:val="00D46B2B"/>
    <w:rsid w:val="00D46E1D"/>
    <w:rsid w:val="00D4775A"/>
    <w:rsid w:val="00D50A20"/>
    <w:rsid w:val="00D51468"/>
    <w:rsid w:val="00D524CE"/>
    <w:rsid w:val="00D52AEA"/>
    <w:rsid w:val="00D52F8D"/>
    <w:rsid w:val="00D52FA5"/>
    <w:rsid w:val="00D53256"/>
    <w:rsid w:val="00D53770"/>
    <w:rsid w:val="00D53A22"/>
    <w:rsid w:val="00D53FB8"/>
    <w:rsid w:val="00D542DD"/>
    <w:rsid w:val="00D557BD"/>
    <w:rsid w:val="00D55ED2"/>
    <w:rsid w:val="00D56244"/>
    <w:rsid w:val="00D56770"/>
    <w:rsid w:val="00D56D5C"/>
    <w:rsid w:val="00D56F03"/>
    <w:rsid w:val="00D60D73"/>
    <w:rsid w:val="00D60FF8"/>
    <w:rsid w:val="00D611B2"/>
    <w:rsid w:val="00D612B9"/>
    <w:rsid w:val="00D61CE9"/>
    <w:rsid w:val="00D62BC3"/>
    <w:rsid w:val="00D63235"/>
    <w:rsid w:val="00D63560"/>
    <w:rsid w:val="00D635B9"/>
    <w:rsid w:val="00D63983"/>
    <w:rsid w:val="00D6497C"/>
    <w:rsid w:val="00D649ED"/>
    <w:rsid w:val="00D64F46"/>
    <w:rsid w:val="00D6543B"/>
    <w:rsid w:val="00D65C37"/>
    <w:rsid w:val="00D66425"/>
    <w:rsid w:val="00D66889"/>
    <w:rsid w:val="00D671A6"/>
    <w:rsid w:val="00D67725"/>
    <w:rsid w:val="00D701EA"/>
    <w:rsid w:val="00D7054B"/>
    <w:rsid w:val="00D705D0"/>
    <w:rsid w:val="00D706CD"/>
    <w:rsid w:val="00D71750"/>
    <w:rsid w:val="00D71915"/>
    <w:rsid w:val="00D729AC"/>
    <w:rsid w:val="00D72DC6"/>
    <w:rsid w:val="00D7310B"/>
    <w:rsid w:val="00D74237"/>
    <w:rsid w:val="00D7447B"/>
    <w:rsid w:val="00D745E4"/>
    <w:rsid w:val="00D74D84"/>
    <w:rsid w:val="00D753D9"/>
    <w:rsid w:val="00D7554B"/>
    <w:rsid w:val="00D75F46"/>
    <w:rsid w:val="00D76507"/>
    <w:rsid w:val="00D7692C"/>
    <w:rsid w:val="00D76EFD"/>
    <w:rsid w:val="00D76FDD"/>
    <w:rsid w:val="00D779AC"/>
    <w:rsid w:val="00D77F0B"/>
    <w:rsid w:val="00D8008C"/>
    <w:rsid w:val="00D80620"/>
    <w:rsid w:val="00D808A5"/>
    <w:rsid w:val="00D80B1D"/>
    <w:rsid w:val="00D80DF2"/>
    <w:rsid w:val="00D80FB0"/>
    <w:rsid w:val="00D8138A"/>
    <w:rsid w:val="00D81F33"/>
    <w:rsid w:val="00D82DAA"/>
    <w:rsid w:val="00D83029"/>
    <w:rsid w:val="00D8310B"/>
    <w:rsid w:val="00D83C80"/>
    <w:rsid w:val="00D843D2"/>
    <w:rsid w:val="00D845D6"/>
    <w:rsid w:val="00D85F0D"/>
    <w:rsid w:val="00D85F21"/>
    <w:rsid w:val="00D865B8"/>
    <w:rsid w:val="00D8664B"/>
    <w:rsid w:val="00D870E4"/>
    <w:rsid w:val="00D8744E"/>
    <w:rsid w:val="00D90179"/>
    <w:rsid w:val="00D90C9D"/>
    <w:rsid w:val="00D90E0B"/>
    <w:rsid w:val="00D91854"/>
    <w:rsid w:val="00D91891"/>
    <w:rsid w:val="00D91DEC"/>
    <w:rsid w:val="00D91EBE"/>
    <w:rsid w:val="00D92576"/>
    <w:rsid w:val="00D9289A"/>
    <w:rsid w:val="00D9327F"/>
    <w:rsid w:val="00D934FC"/>
    <w:rsid w:val="00D938AA"/>
    <w:rsid w:val="00D939FD"/>
    <w:rsid w:val="00D93B3B"/>
    <w:rsid w:val="00D93D4E"/>
    <w:rsid w:val="00D93EA4"/>
    <w:rsid w:val="00D94681"/>
    <w:rsid w:val="00D94B58"/>
    <w:rsid w:val="00D94C6E"/>
    <w:rsid w:val="00D958E1"/>
    <w:rsid w:val="00D96E3F"/>
    <w:rsid w:val="00D9728C"/>
    <w:rsid w:val="00D97E3B"/>
    <w:rsid w:val="00DA005C"/>
    <w:rsid w:val="00DA072E"/>
    <w:rsid w:val="00DA0DC5"/>
    <w:rsid w:val="00DA0FF3"/>
    <w:rsid w:val="00DA228E"/>
    <w:rsid w:val="00DA28DD"/>
    <w:rsid w:val="00DA29BF"/>
    <w:rsid w:val="00DA2C36"/>
    <w:rsid w:val="00DA3709"/>
    <w:rsid w:val="00DA3A46"/>
    <w:rsid w:val="00DA3AEE"/>
    <w:rsid w:val="00DA3F3F"/>
    <w:rsid w:val="00DA4122"/>
    <w:rsid w:val="00DA4702"/>
    <w:rsid w:val="00DA476E"/>
    <w:rsid w:val="00DA4A09"/>
    <w:rsid w:val="00DA4C56"/>
    <w:rsid w:val="00DA4DD0"/>
    <w:rsid w:val="00DA5DCA"/>
    <w:rsid w:val="00DA613B"/>
    <w:rsid w:val="00DA69D9"/>
    <w:rsid w:val="00DA728C"/>
    <w:rsid w:val="00DA7712"/>
    <w:rsid w:val="00DA772E"/>
    <w:rsid w:val="00DB0321"/>
    <w:rsid w:val="00DB067F"/>
    <w:rsid w:val="00DB06E6"/>
    <w:rsid w:val="00DB0C9E"/>
    <w:rsid w:val="00DB278D"/>
    <w:rsid w:val="00DB2FEE"/>
    <w:rsid w:val="00DB311C"/>
    <w:rsid w:val="00DB4B6F"/>
    <w:rsid w:val="00DB4BC2"/>
    <w:rsid w:val="00DB4D65"/>
    <w:rsid w:val="00DB5049"/>
    <w:rsid w:val="00DB57D6"/>
    <w:rsid w:val="00DB5A96"/>
    <w:rsid w:val="00DB5CC9"/>
    <w:rsid w:val="00DB6187"/>
    <w:rsid w:val="00DB64C8"/>
    <w:rsid w:val="00DB68BE"/>
    <w:rsid w:val="00DB6E58"/>
    <w:rsid w:val="00DB7B17"/>
    <w:rsid w:val="00DC0D2F"/>
    <w:rsid w:val="00DC12BD"/>
    <w:rsid w:val="00DC1AA5"/>
    <w:rsid w:val="00DC24C4"/>
    <w:rsid w:val="00DC256B"/>
    <w:rsid w:val="00DC394F"/>
    <w:rsid w:val="00DC3EEE"/>
    <w:rsid w:val="00DC416E"/>
    <w:rsid w:val="00DC4615"/>
    <w:rsid w:val="00DC57FC"/>
    <w:rsid w:val="00DC5A08"/>
    <w:rsid w:val="00DC5B7D"/>
    <w:rsid w:val="00DC5F8D"/>
    <w:rsid w:val="00DC604C"/>
    <w:rsid w:val="00DC6176"/>
    <w:rsid w:val="00DC6611"/>
    <w:rsid w:val="00DC6CA8"/>
    <w:rsid w:val="00DC6F93"/>
    <w:rsid w:val="00DC70C5"/>
    <w:rsid w:val="00DC71DF"/>
    <w:rsid w:val="00DC75B9"/>
    <w:rsid w:val="00DC7692"/>
    <w:rsid w:val="00DD04F6"/>
    <w:rsid w:val="00DD0924"/>
    <w:rsid w:val="00DD0C89"/>
    <w:rsid w:val="00DD0E7E"/>
    <w:rsid w:val="00DD13A1"/>
    <w:rsid w:val="00DD340B"/>
    <w:rsid w:val="00DD340D"/>
    <w:rsid w:val="00DD3F2D"/>
    <w:rsid w:val="00DD466D"/>
    <w:rsid w:val="00DD4AC9"/>
    <w:rsid w:val="00DD529F"/>
    <w:rsid w:val="00DD5428"/>
    <w:rsid w:val="00DD5CCF"/>
    <w:rsid w:val="00DD5E50"/>
    <w:rsid w:val="00DD6944"/>
    <w:rsid w:val="00DD6EE4"/>
    <w:rsid w:val="00DD7629"/>
    <w:rsid w:val="00DD799A"/>
    <w:rsid w:val="00DD7B8C"/>
    <w:rsid w:val="00DE1C88"/>
    <w:rsid w:val="00DE1F53"/>
    <w:rsid w:val="00DE2959"/>
    <w:rsid w:val="00DE3E5E"/>
    <w:rsid w:val="00DE4291"/>
    <w:rsid w:val="00DE42C6"/>
    <w:rsid w:val="00DE539F"/>
    <w:rsid w:val="00DE5735"/>
    <w:rsid w:val="00DE60D5"/>
    <w:rsid w:val="00DE6534"/>
    <w:rsid w:val="00DE6B01"/>
    <w:rsid w:val="00DE6F59"/>
    <w:rsid w:val="00DE76AA"/>
    <w:rsid w:val="00DF058A"/>
    <w:rsid w:val="00DF0603"/>
    <w:rsid w:val="00DF0891"/>
    <w:rsid w:val="00DF08E6"/>
    <w:rsid w:val="00DF18D3"/>
    <w:rsid w:val="00DF1D00"/>
    <w:rsid w:val="00DF2026"/>
    <w:rsid w:val="00DF28DB"/>
    <w:rsid w:val="00DF2A00"/>
    <w:rsid w:val="00DF2AFA"/>
    <w:rsid w:val="00DF2D62"/>
    <w:rsid w:val="00DF3077"/>
    <w:rsid w:val="00DF30E5"/>
    <w:rsid w:val="00DF3333"/>
    <w:rsid w:val="00DF42C4"/>
    <w:rsid w:val="00DF552D"/>
    <w:rsid w:val="00DF5DC5"/>
    <w:rsid w:val="00DF5E13"/>
    <w:rsid w:val="00DF7AEE"/>
    <w:rsid w:val="00DF7FBB"/>
    <w:rsid w:val="00E006BD"/>
    <w:rsid w:val="00E007F5"/>
    <w:rsid w:val="00E01149"/>
    <w:rsid w:val="00E011D1"/>
    <w:rsid w:val="00E014D7"/>
    <w:rsid w:val="00E01F16"/>
    <w:rsid w:val="00E02D7D"/>
    <w:rsid w:val="00E02FBB"/>
    <w:rsid w:val="00E030D6"/>
    <w:rsid w:val="00E032B0"/>
    <w:rsid w:val="00E0347E"/>
    <w:rsid w:val="00E0409A"/>
    <w:rsid w:val="00E044EE"/>
    <w:rsid w:val="00E048A3"/>
    <w:rsid w:val="00E049D6"/>
    <w:rsid w:val="00E04A14"/>
    <w:rsid w:val="00E04C88"/>
    <w:rsid w:val="00E04F75"/>
    <w:rsid w:val="00E062F1"/>
    <w:rsid w:val="00E06F03"/>
    <w:rsid w:val="00E06F53"/>
    <w:rsid w:val="00E071E0"/>
    <w:rsid w:val="00E0744F"/>
    <w:rsid w:val="00E10C96"/>
    <w:rsid w:val="00E11102"/>
    <w:rsid w:val="00E12064"/>
    <w:rsid w:val="00E1217C"/>
    <w:rsid w:val="00E12989"/>
    <w:rsid w:val="00E12EC2"/>
    <w:rsid w:val="00E12F77"/>
    <w:rsid w:val="00E132DD"/>
    <w:rsid w:val="00E134B6"/>
    <w:rsid w:val="00E13706"/>
    <w:rsid w:val="00E13B3A"/>
    <w:rsid w:val="00E1557A"/>
    <w:rsid w:val="00E165C1"/>
    <w:rsid w:val="00E168F5"/>
    <w:rsid w:val="00E17634"/>
    <w:rsid w:val="00E17757"/>
    <w:rsid w:val="00E200DA"/>
    <w:rsid w:val="00E20C37"/>
    <w:rsid w:val="00E21D19"/>
    <w:rsid w:val="00E2282F"/>
    <w:rsid w:val="00E22DC9"/>
    <w:rsid w:val="00E22E5A"/>
    <w:rsid w:val="00E241B6"/>
    <w:rsid w:val="00E2434B"/>
    <w:rsid w:val="00E2474D"/>
    <w:rsid w:val="00E24C4F"/>
    <w:rsid w:val="00E2622B"/>
    <w:rsid w:val="00E263BF"/>
    <w:rsid w:val="00E270CD"/>
    <w:rsid w:val="00E2718E"/>
    <w:rsid w:val="00E2724E"/>
    <w:rsid w:val="00E27712"/>
    <w:rsid w:val="00E277CA"/>
    <w:rsid w:val="00E30145"/>
    <w:rsid w:val="00E303F7"/>
    <w:rsid w:val="00E30524"/>
    <w:rsid w:val="00E319F0"/>
    <w:rsid w:val="00E31A05"/>
    <w:rsid w:val="00E3206F"/>
    <w:rsid w:val="00E3243F"/>
    <w:rsid w:val="00E328A7"/>
    <w:rsid w:val="00E32A21"/>
    <w:rsid w:val="00E32DE9"/>
    <w:rsid w:val="00E32F8D"/>
    <w:rsid w:val="00E32F98"/>
    <w:rsid w:val="00E3319E"/>
    <w:rsid w:val="00E334CC"/>
    <w:rsid w:val="00E33C53"/>
    <w:rsid w:val="00E33D5D"/>
    <w:rsid w:val="00E346CA"/>
    <w:rsid w:val="00E34B2C"/>
    <w:rsid w:val="00E365CD"/>
    <w:rsid w:val="00E3686E"/>
    <w:rsid w:val="00E3790F"/>
    <w:rsid w:val="00E404D4"/>
    <w:rsid w:val="00E40D79"/>
    <w:rsid w:val="00E41034"/>
    <w:rsid w:val="00E41451"/>
    <w:rsid w:val="00E41487"/>
    <w:rsid w:val="00E4160E"/>
    <w:rsid w:val="00E41BC2"/>
    <w:rsid w:val="00E41E1A"/>
    <w:rsid w:val="00E428C9"/>
    <w:rsid w:val="00E42AF1"/>
    <w:rsid w:val="00E42CAE"/>
    <w:rsid w:val="00E43419"/>
    <w:rsid w:val="00E44879"/>
    <w:rsid w:val="00E450C5"/>
    <w:rsid w:val="00E4557C"/>
    <w:rsid w:val="00E457A9"/>
    <w:rsid w:val="00E45D72"/>
    <w:rsid w:val="00E46814"/>
    <w:rsid w:val="00E46BD6"/>
    <w:rsid w:val="00E47334"/>
    <w:rsid w:val="00E47C76"/>
    <w:rsid w:val="00E50ADE"/>
    <w:rsid w:val="00E5124F"/>
    <w:rsid w:val="00E51EF2"/>
    <w:rsid w:val="00E51F22"/>
    <w:rsid w:val="00E5223B"/>
    <w:rsid w:val="00E52817"/>
    <w:rsid w:val="00E537E4"/>
    <w:rsid w:val="00E54A37"/>
    <w:rsid w:val="00E54BBE"/>
    <w:rsid w:val="00E54D10"/>
    <w:rsid w:val="00E555C3"/>
    <w:rsid w:val="00E55B78"/>
    <w:rsid w:val="00E55D78"/>
    <w:rsid w:val="00E56ECC"/>
    <w:rsid w:val="00E579EC"/>
    <w:rsid w:val="00E60C83"/>
    <w:rsid w:val="00E613D0"/>
    <w:rsid w:val="00E6197D"/>
    <w:rsid w:val="00E61B88"/>
    <w:rsid w:val="00E62CD1"/>
    <w:rsid w:val="00E62E2A"/>
    <w:rsid w:val="00E640B9"/>
    <w:rsid w:val="00E6452D"/>
    <w:rsid w:val="00E64958"/>
    <w:rsid w:val="00E64B50"/>
    <w:rsid w:val="00E654C7"/>
    <w:rsid w:val="00E65D1E"/>
    <w:rsid w:val="00E660E5"/>
    <w:rsid w:val="00E66413"/>
    <w:rsid w:val="00E666A6"/>
    <w:rsid w:val="00E668B8"/>
    <w:rsid w:val="00E66EEA"/>
    <w:rsid w:val="00E67423"/>
    <w:rsid w:val="00E67714"/>
    <w:rsid w:val="00E70395"/>
    <w:rsid w:val="00E703E8"/>
    <w:rsid w:val="00E709FE"/>
    <w:rsid w:val="00E70EAD"/>
    <w:rsid w:val="00E713C3"/>
    <w:rsid w:val="00E71716"/>
    <w:rsid w:val="00E71795"/>
    <w:rsid w:val="00E72405"/>
    <w:rsid w:val="00E7299D"/>
    <w:rsid w:val="00E72A27"/>
    <w:rsid w:val="00E72A49"/>
    <w:rsid w:val="00E72FAB"/>
    <w:rsid w:val="00E735B6"/>
    <w:rsid w:val="00E73770"/>
    <w:rsid w:val="00E74676"/>
    <w:rsid w:val="00E74DAD"/>
    <w:rsid w:val="00E75350"/>
    <w:rsid w:val="00E75BCE"/>
    <w:rsid w:val="00E75BD7"/>
    <w:rsid w:val="00E7694F"/>
    <w:rsid w:val="00E76AA4"/>
    <w:rsid w:val="00E76B81"/>
    <w:rsid w:val="00E76DE6"/>
    <w:rsid w:val="00E76FE4"/>
    <w:rsid w:val="00E77442"/>
    <w:rsid w:val="00E77923"/>
    <w:rsid w:val="00E779A7"/>
    <w:rsid w:val="00E77A94"/>
    <w:rsid w:val="00E801FD"/>
    <w:rsid w:val="00E81A54"/>
    <w:rsid w:val="00E82229"/>
    <w:rsid w:val="00E82679"/>
    <w:rsid w:val="00E827EB"/>
    <w:rsid w:val="00E8301B"/>
    <w:rsid w:val="00E836FA"/>
    <w:rsid w:val="00E83C66"/>
    <w:rsid w:val="00E84306"/>
    <w:rsid w:val="00E84812"/>
    <w:rsid w:val="00E84D3B"/>
    <w:rsid w:val="00E85C44"/>
    <w:rsid w:val="00E85EEA"/>
    <w:rsid w:val="00E863B6"/>
    <w:rsid w:val="00E8686E"/>
    <w:rsid w:val="00E87483"/>
    <w:rsid w:val="00E87DE7"/>
    <w:rsid w:val="00E90A66"/>
    <w:rsid w:val="00E90C40"/>
    <w:rsid w:val="00E91243"/>
    <w:rsid w:val="00E91507"/>
    <w:rsid w:val="00E91B1A"/>
    <w:rsid w:val="00E92A33"/>
    <w:rsid w:val="00E932C1"/>
    <w:rsid w:val="00E93CD5"/>
    <w:rsid w:val="00E945EA"/>
    <w:rsid w:val="00E94D41"/>
    <w:rsid w:val="00E94EBE"/>
    <w:rsid w:val="00E95401"/>
    <w:rsid w:val="00E95888"/>
    <w:rsid w:val="00E95A3D"/>
    <w:rsid w:val="00E95E75"/>
    <w:rsid w:val="00E965D9"/>
    <w:rsid w:val="00E97114"/>
    <w:rsid w:val="00E976E3"/>
    <w:rsid w:val="00E978CC"/>
    <w:rsid w:val="00EA114A"/>
    <w:rsid w:val="00EA126B"/>
    <w:rsid w:val="00EA214B"/>
    <w:rsid w:val="00EA2299"/>
    <w:rsid w:val="00EA2311"/>
    <w:rsid w:val="00EA2387"/>
    <w:rsid w:val="00EA2885"/>
    <w:rsid w:val="00EA2D90"/>
    <w:rsid w:val="00EA3A4F"/>
    <w:rsid w:val="00EA3F67"/>
    <w:rsid w:val="00EA45CE"/>
    <w:rsid w:val="00EA4862"/>
    <w:rsid w:val="00EA4AD7"/>
    <w:rsid w:val="00EA4CAA"/>
    <w:rsid w:val="00EA4E60"/>
    <w:rsid w:val="00EA4ED5"/>
    <w:rsid w:val="00EA52B3"/>
    <w:rsid w:val="00EA61FA"/>
    <w:rsid w:val="00EA69D4"/>
    <w:rsid w:val="00EA6A5E"/>
    <w:rsid w:val="00EA6C50"/>
    <w:rsid w:val="00EA7225"/>
    <w:rsid w:val="00EA7F08"/>
    <w:rsid w:val="00EB0596"/>
    <w:rsid w:val="00EB05A2"/>
    <w:rsid w:val="00EB0BDF"/>
    <w:rsid w:val="00EB0FCC"/>
    <w:rsid w:val="00EB108B"/>
    <w:rsid w:val="00EB1241"/>
    <w:rsid w:val="00EB14C6"/>
    <w:rsid w:val="00EB1AFF"/>
    <w:rsid w:val="00EB1E59"/>
    <w:rsid w:val="00EB2558"/>
    <w:rsid w:val="00EB2B0A"/>
    <w:rsid w:val="00EB302C"/>
    <w:rsid w:val="00EB36F6"/>
    <w:rsid w:val="00EB3A1F"/>
    <w:rsid w:val="00EB3A2E"/>
    <w:rsid w:val="00EB40D8"/>
    <w:rsid w:val="00EB4495"/>
    <w:rsid w:val="00EB46F4"/>
    <w:rsid w:val="00EB4703"/>
    <w:rsid w:val="00EB52B2"/>
    <w:rsid w:val="00EB549A"/>
    <w:rsid w:val="00EB6347"/>
    <w:rsid w:val="00EB6946"/>
    <w:rsid w:val="00EB6AEC"/>
    <w:rsid w:val="00EB6D5C"/>
    <w:rsid w:val="00EB7718"/>
    <w:rsid w:val="00EB7D08"/>
    <w:rsid w:val="00EB7F0C"/>
    <w:rsid w:val="00EC0206"/>
    <w:rsid w:val="00EC0BBE"/>
    <w:rsid w:val="00EC1A3E"/>
    <w:rsid w:val="00EC1A47"/>
    <w:rsid w:val="00EC28E8"/>
    <w:rsid w:val="00EC2B05"/>
    <w:rsid w:val="00EC2CAC"/>
    <w:rsid w:val="00EC329E"/>
    <w:rsid w:val="00EC3592"/>
    <w:rsid w:val="00EC3D10"/>
    <w:rsid w:val="00EC4676"/>
    <w:rsid w:val="00EC46D0"/>
    <w:rsid w:val="00EC4960"/>
    <w:rsid w:val="00EC5031"/>
    <w:rsid w:val="00EC5971"/>
    <w:rsid w:val="00EC5B0F"/>
    <w:rsid w:val="00EC5E94"/>
    <w:rsid w:val="00EC5FF7"/>
    <w:rsid w:val="00EC62A0"/>
    <w:rsid w:val="00EC6344"/>
    <w:rsid w:val="00EC686E"/>
    <w:rsid w:val="00EC692F"/>
    <w:rsid w:val="00EC6AA3"/>
    <w:rsid w:val="00EC6BD4"/>
    <w:rsid w:val="00EC7221"/>
    <w:rsid w:val="00EC7725"/>
    <w:rsid w:val="00EC7758"/>
    <w:rsid w:val="00EC7E63"/>
    <w:rsid w:val="00ED0BE9"/>
    <w:rsid w:val="00ED1575"/>
    <w:rsid w:val="00ED17B1"/>
    <w:rsid w:val="00ED2178"/>
    <w:rsid w:val="00ED22FC"/>
    <w:rsid w:val="00ED25F3"/>
    <w:rsid w:val="00ED26EA"/>
    <w:rsid w:val="00ED27B2"/>
    <w:rsid w:val="00ED3297"/>
    <w:rsid w:val="00ED333D"/>
    <w:rsid w:val="00ED3510"/>
    <w:rsid w:val="00ED3B79"/>
    <w:rsid w:val="00ED3BF3"/>
    <w:rsid w:val="00ED42A5"/>
    <w:rsid w:val="00ED457F"/>
    <w:rsid w:val="00ED4FF4"/>
    <w:rsid w:val="00ED5553"/>
    <w:rsid w:val="00ED5759"/>
    <w:rsid w:val="00ED58C6"/>
    <w:rsid w:val="00ED5FB2"/>
    <w:rsid w:val="00ED72B4"/>
    <w:rsid w:val="00ED7A42"/>
    <w:rsid w:val="00EE090F"/>
    <w:rsid w:val="00EE0A7C"/>
    <w:rsid w:val="00EE101A"/>
    <w:rsid w:val="00EE1207"/>
    <w:rsid w:val="00EE172E"/>
    <w:rsid w:val="00EE178D"/>
    <w:rsid w:val="00EE23A0"/>
    <w:rsid w:val="00EE29C8"/>
    <w:rsid w:val="00EE3022"/>
    <w:rsid w:val="00EE393E"/>
    <w:rsid w:val="00EE3A3C"/>
    <w:rsid w:val="00EE40B0"/>
    <w:rsid w:val="00EE4320"/>
    <w:rsid w:val="00EE48E5"/>
    <w:rsid w:val="00EE4951"/>
    <w:rsid w:val="00EE4C7D"/>
    <w:rsid w:val="00EE4D62"/>
    <w:rsid w:val="00EE4DD9"/>
    <w:rsid w:val="00EE52D6"/>
    <w:rsid w:val="00EE61AD"/>
    <w:rsid w:val="00EE7954"/>
    <w:rsid w:val="00EE7DE3"/>
    <w:rsid w:val="00EF0203"/>
    <w:rsid w:val="00EF0BDB"/>
    <w:rsid w:val="00EF182D"/>
    <w:rsid w:val="00EF1940"/>
    <w:rsid w:val="00EF1E89"/>
    <w:rsid w:val="00EF202C"/>
    <w:rsid w:val="00EF2427"/>
    <w:rsid w:val="00EF24A4"/>
    <w:rsid w:val="00EF2D28"/>
    <w:rsid w:val="00EF2F1D"/>
    <w:rsid w:val="00EF3D00"/>
    <w:rsid w:val="00EF3EE9"/>
    <w:rsid w:val="00EF46E5"/>
    <w:rsid w:val="00EF4AA5"/>
    <w:rsid w:val="00EF4C8A"/>
    <w:rsid w:val="00EF5A02"/>
    <w:rsid w:val="00EF5FFE"/>
    <w:rsid w:val="00EF6030"/>
    <w:rsid w:val="00EF6739"/>
    <w:rsid w:val="00EF70AD"/>
    <w:rsid w:val="00EF7309"/>
    <w:rsid w:val="00EF7DAF"/>
    <w:rsid w:val="00EF7E0A"/>
    <w:rsid w:val="00F00856"/>
    <w:rsid w:val="00F0153D"/>
    <w:rsid w:val="00F01644"/>
    <w:rsid w:val="00F01A4B"/>
    <w:rsid w:val="00F02759"/>
    <w:rsid w:val="00F02CDB"/>
    <w:rsid w:val="00F02D90"/>
    <w:rsid w:val="00F03114"/>
    <w:rsid w:val="00F03D47"/>
    <w:rsid w:val="00F03E75"/>
    <w:rsid w:val="00F0424E"/>
    <w:rsid w:val="00F04536"/>
    <w:rsid w:val="00F051E2"/>
    <w:rsid w:val="00F05C1B"/>
    <w:rsid w:val="00F060E1"/>
    <w:rsid w:val="00F06CF3"/>
    <w:rsid w:val="00F06EEA"/>
    <w:rsid w:val="00F0713C"/>
    <w:rsid w:val="00F071C8"/>
    <w:rsid w:val="00F115CA"/>
    <w:rsid w:val="00F11AB0"/>
    <w:rsid w:val="00F1233F"/>
    <w:rsid w:val="00F12953"/>
    <w:rsid w:val="00F12ABD"/>
    <w:rsid w:val="00F137E9"/>
    <w:rsid w:val="00F13E6D"/>
    <w:rsid w:val="00F14265"/>
    <w:rsid w:val="00F1551F"/>
    <w:rsid w:val="00F15C34"/>
    <w:rsid w:val="00F15C70"/>
    <w:rsid w:val="00F15FC2"/>
    <w:rsid w:val="00F15FE1"/>
    <w:rsid w:val="00F1750A"/>
    <w:rsid w:val="00F2003C"/>
    <w:rsid w:val="00F20C16"/>
    <w:rsid w:val="00F20EF4"/>
    <w:rsid w:val="00F216E9"/>
    <w:rsid w:val="00F21898"/>
    <w:rsid w:val="00F21DA9"/>
    <w:rsid w:val="00F226CE"/>
    <w:rsid w:val="00F22BEA"/>
    <w:rsid w:val="00F23225"/>
    <w:rsid w:val="00F238D3"/>
    <w:rsid w:val="00F23968"/>
    <w:rsid w:val="00F239D2"/>
    <w:rsid w:val="00F239E7"/>
    <w:rsid w:val="00F243B7"/>
    <w:rsid w:val="00F248BB"/>
    <w:rsid w:val="00F2491B"/>
    <w:rsid w:val="00F24BC9"/>
    <w:rsid w:val="00F24BD0"/>
    <w:rsid w:val="00F25861"/>
    <w:rsid w:val="00F25C18"/>
    <w:rsid w:val="00F26202"/>
    <w:rsid w:val="00F26C91"/>
    <w:rsid w:val="00F26D2D"/>
    <w:rsid w:val="00F26D78"/>
    <w:rsid w:val="00F273B1"/>
    <w:rsid w:val="00F275BC"/>
    <w:rsid w:val="00F27DF5"/>
    <w:rsid w:val="00F27ED3"/>
    <w:rsid w:val="00F30959"/>
    <w:rsid w:val="00F30D65"/>
    <w:rsid w:val="00F30F95"/>
    <w:rsid w:val="00F31631"/>
    <w:rsid w:val="00F32298"/>
    <w:rsid w:val="00F3259A"/>
    <w:rsid w:val="00F32B40"/>
    <w:rsid w:val="00F3371A"/>
    <w:rsid w:val="00F33AB9"/>
    <w:rsid w:val="00F34856"/>
    <w:rsid w:val="00F35056"/>
    <w:rsid w:val="00F350A1"/>
    <w:rsid w:val="00F3522B"/>
    <w:rsid w:val="00F35373"/>
    <w:rsid w:val="00F355D3"/>
    <w:rsid w:val="00F356C5"/>
    <w:rsid w:val="00F35B8F"/>
    <w:rsid w:val="00F35E9B"/>
    <w:rsid w:val="00F36D9F"/>
    <w:rsid w:val="00F370E5"/>
    <w:rsid w:val="00F37E18"/>
    <w:rsid w:val="00F40469"/>
    <w:rsid w:val="00F406AA"/>
    <w:rsid w:val="00F4074B"/>
    <w:rsid w:val="00F40A61"/>
    <w:rsid w:val="00F40A88"/>
    <w:rsid w:val="00F40FF3"/>
    <w:rsid w:val="00F418DA"/>
    <w:rsid w:val="00F4210C"/>
    <w:rsid w:val="00F42501"/>
    <w:rsid w:val="00F43352"/>
    <w:rsid w:val="00F437C2"/>
    <w:rsid w:val="00F43B47"/>
    <w:rsid w:val="00F442B6"/>
    <w:rsid w:val="00F44F86"/>
    <w:rsid w:val="00F45594"/>
    <w:rsid w:val="00F46813"/>
    <w:rsid w:val="00F46E33"/>
    <w:rsid w:val="00F4703F"/>
    <w:rsid w:val="00F4704A"/>
    <w:rsid w:val="00F47091"/>
    <w:rsid w:val="00F47162"/>
    <w:rsid w:val="00F474BC"/>
    <w:rsid w:val="00F47F49"/>
    <w:rsid w:val="00F5054C"/>
    <w:rsid w:val="00F509DD"/>
    <w:rsid w:val="00F50C7D"/>
    <w:rsid w:val="00F50E56"/>
    <w:rsid w:val="00F51BF5"/>
    <w:rsid w:val="00F52211"/>
    <w:rsid w:val="00F5229B"/>
    <w:rsid w:val="00F523D2"/>
    <w:rsid w:val="00F52EAC"/>
    <w:rsid w:val="00F54592"/>
    <w:rsid w:val="00F54801"/>
    <w:rsid w:val="00F549C1"/>
    <w:rsid w:val="00F5536F"/>
    <w:rsid w:val="00F55423"/>
    <w:rsid w:val="00F561E7"/>
    <w:rsid w:val="00F56291"/>
    <w:rsid w:val="00F5636A"/>
    <w:rsid w:val="00F56399"/>
    <w:rsid w:val="00F564F6"/>
    <w:rsid w:val="00F566F9"/>
    <w:rsid w:val="00F56C71"/>
    <w:rsid w:val="00F5726F"/>
    <w:rsid w:val="00F57279"/>
    <w:rsid w:val="00F57869"/>
    <w:rsid w:val="00F60C31"/>
    <w:rsid w:val="00F619D2"/>
    <w:rsid w:val="00F61D91"/>
    <w:rsid w:val="00F61E4B"/>
    <w:rsid w:val="00F626DE"/>
    <w:rsid w:val="00F62888"/>
    <w:rsid w:val="00F62ADF"/>
    <w:rsid w:val="00F62B88"/>
    <w:rsid w:val="00F63825"/>
    <w:rsid w:val="00F6406D"/>
    <w:rsid w:val="00F64180"/>
    <w:rsid w:val="00F6468E"/>
    <w:rsid w:val="00F656D6"/>
    <w:rsid w:val="00F65756"/>
    <w:rsid w:val="00F665D3"/>
    <w:rsid w:val="00F665DA"/>
    <w:rsid w:val="00F66747"/>
    <w:rsid w:val="00F66D7C"/>
    <w:rsid w:val="00F6702E"/>
    <w:rsid w:val="00F67521"/>
    <w:rsid w:val="00F679A4"/>
    <w:rsid w:val="00F70282"/>
    <w:rsid w:val="00F706D6"/>
    <w:rsid w:val="00F70D8E"/>
    <w:rsid w:val="00F713EE"/>
    <w:rsid w:val="00F71965"/>
    <w:rsid w:val="00F71993"/>
    <w:rsid w:val="00F71F6C"/>
    <w:rsid w:val="00F71FC3"/>
    <w:rsid w:val="00F731A6"/>
    <w:rsid w:val="00F73BD1"/>
    <w:rsid w:val="00F74010"/>
    <w:rsid w:val="00F7428E"/>
    <w:rsid w:val="00F7478A"/>
    <w:rsid w:val="00F75174"/>
    <w:rsid w:val="00F75D38"/>
    <w:rsid w:val="00F76034"/>
    <w:rsid w:val="00F762FC"/>
    <w:rsid w:val="00F76BB8"/>
    <w:rsid w:val="00F77763"/>
    <w:rsid w:val="00F778A1"/>
    <w:rsid w:val="00F77A58"/>
    <w:rsid w:val="00F827F5"/>
    <w:rsid w:val="00F82F81"/>
    <w:rsid w:val="00F831ED"/>
    <w:rsid w:val="00F836D7"/>
    <w:rsid w:val="00F839B6"/>
    <w:rsid w:val="00F83CE6"/>
    <w:rsid w:val="00F8462E"/>
    <w:rsid w:val="00F84D13"/>
    <w:rsid w:val="00F85290"/>
    <w:rsid w:val="00F857CA"/>
    <w:rsid w:val="00F860AF"/>
    <w:rsid w:val="00F876B9"/>
    <w:rsid w:val="00F87A15"/>
    <w:rsid w:val="00F90841"/>
    <w:rsid w:val="00F90A5B"/>
    <w:rsid w:val="00F9261E"/>
    <w:rsid w:val="00F93E61"/>
    <w:rsid w:val="00F93F34"/>
    <w:rsid w:val="00F9412E"/>
    <w:rsid w:val="00F94341"/>
    <w:rsid w:val="00F9485D"/>
    <w:rsid w:val="00F9492A"/>
    <w:rsid w:val="00F951A1"/>
    <w:rsid w:val="00F955B0"/>
    <w:rsid w:val="00F9594D"/>
    <w:rsid w:val="00F95CBB"/>
    <w:rsid w:val="00F96D75"/>
    <w:rsid w:val="00F96E4A"/>
    <w:rsid w:val="00F96FF7"/>
    <w:rsid w:val="00F9757B"/>
    <w:rsid w:val="00F97AF9"/>
    <w:rsid w:val="00F97CEC"/>
    <w:rsid w:val="00FA001D"/>
    <w:rsid w:val="00FA056E"/>
    <w:rsid w:val="00FA0B61"/>
    <w:rsid w:val="00FA1721"/>
    <w:rsid w:val="00FA1C94"/>
    <w:rsid w:val="00FA27DD"/>
    <w:rsid w:val="00FA2C67"/>
    <w:rsid w:val="00FA308E"/>
    <w:rsid w:val="00FA3410"/>
    <w:rsid w:val="00FA35DF"/>
    <w:rsid w:val="00FA3A50"/>
    <w:rsid w:val="00FA40C8"/>
    <w:rsid w:val="00FA4989"/>
    <w:rsid w:val="00FA4E75"/>
    <w:rsid w:val="00FA4FF1"/>
    <w:rsid w:val="00FA6514"/>
    <w:rsid w:val="00FA6797"/>
    <w:rsid w:val="00FA6B6D"/>
    <w:rsid w:val="00FA720F"/>
    <w:rsid w:val="00FA7452"/>
    <w:rsid w:val="00FA795F"/>
    <w:rsid w:val="00FB0D0E"/>
    <w:rsid w:val="00FB0F92"/>
    <w:rsid w:val="00FB12E3"/>
    <w:rsid w:val="00FB15B3"/>
    <w:rsid w:val="00FB1D96"/>
    <w:rsid w:val="00FB1DB6"/>
    <w:rsid w:val="00FB2124"/>
    <w:rsid w:val="00FB2636"/>
    <w:rsid w:val="00FB2BD0"/>
    <w:rsid w:val="00FB2D50"/>
    <w:rsid w:val="00FB2E43"/>
    <w:rsid w:val="00FB33BF"/>
    <w:rsid w:val="00FB367D"/>
    <w:rsid w:val="00FB4A6E"/>
    <w:rsid w:val="00FB4D8F"/>
    <w:rsid w:val="00FB5821"/>
    <w:rsid w:val="00FB58CD"/>
    <w:rsid w:val="00FB5F9C"/>
    <w:rsid w:val="00FB6268"/>
    <w:rsid w:val="00FB74B5"/>
    <w:rsid w:val="00FB78E3"/>
    <w:rsid w:val="00FB7E3C"/>
    <w:rsid w:val="00FC0C10"/>
    <w:rsid w:val="00FC0CBD"/>
    <w:rsid w:val="00FC0DA5"/>
    <w:rsid w:val="00FC0F9B"/>
    <w:rsid w:val="00FC16CF"/>
    <w:rsid w:val="00FC2275"/>
    <w:rsid w:val="00FC23FC"/>
    <w:rsid w:val="00FC3084"/>
    <w:rsid w:val="00FC3AD5"/>
    <w:rsid w:val="00FC43C6"/>
    <w:rsid w:val="00FC4D9F"/>
    <w:rsid w:val="00FC63C9"/>
    <w:rsid w:val="00FC6FF6"/>
    <w:rsid w:val="00FC754E"/>
    <w:rsid w:val="00FC7AF8"/>
    <w:rsid w:val="00FD04FA"/>
    <w:rsid w:val="00FD19E6"/>
    <w:rsid w:val="00FD2014"/>
    <w:rsid w:val="00FD2932"/>
    <w:rsid w:val="00FD30B7"/>
    <w:rsid w:val="00FD38FB"/>
    <w:rsid w:val="00FD4837"/>
    <w:rsid w:val="00FD55C7"/>
    <w:rsid w:val="00FD57A0"/>
    <w:rsid w:val="00FD6E70"/>
    <w:rsid w:val="00FD7259"/>
    <w:rsid w:val="00FD7BC1"/>
    <w:rsid w:val="00FD7D3B"/>
    <w:rsid w:val="00FE0702"/>
    <w:rsid w:val="00FE086F"/>
    <w:rsid w:val="00FE0F2E"/>
    <w:rsid w:val="00FE1318"/>
    <w:rsid w:val="00FE13A2"/>
    <w:rsid w:val="00FE165F"/>
    <w:rsid w:val="00FE1B11"/>
    <w:rsid w:val="00FE2198"/>
    <w:rsid w:val="00FE2356"/>
    <w:rsid w:val="00FE2369"/>
    <w:rsid w:val="00FE30E5"/>
    <w:rsid w:val="00FE3255"/>
    <w:rsid w:val="00FE3EF2"/>
    <w:rsid w:val="00FE4388"/>
    <w:rsid w:val="00FE4739"/>
    <w:rsid w:val="00FE47FF"/>
    <w:rsid w:val="00FE4BC2"/>
    <w:rsid w:val="00FE4CBA"/>
    <w:rsid w:val="00FE57BA"/>
    <w:rsid w:val="00FE5B32"/>
    <w:rsid w:val="00FE5F77"/>
    <w:rsid w:val="00FE677C"/>
    <w:rsid w:val="00FF0054"/>
    <w:rsid w:val="00FF1346"/>
    <w:rsid w:val="00FF13E3"/>
    <w:rsid w:val="00FF2237"/>
    <w:rsid w:val="00FF22B8"/>
    <w:rsid w:val="00FF2433"/>
    <w:rsid w:val="00FF25B0"/>
    <w:rsid w:val="00FF2CE7"/>
    <w:rsid w:val="00FF2E87"/>
    <w:rsid w:val="00FF37DC"/>
    <w:rsid w:val="00FF3B93"/>
    <w:rsid w:val="00FF3EED"/>
    <w:rsid w:val="00FF3FAF"/>
    <w:rsid w:val="00FF49E4"/>
    <w:rsid w:val="00FF4BAA"/>
    <w:rsid w:val="00FF515D"/>
    <w:rsid w:val="00FF5370"/>
    <w:rsid w:val="00FF550D"/>
    <w:rsid w:val="00FF57F3"/>
    <w:rsid w:val="00FF613C"/>
    <w:rsid w:val="00FF68D3"/>
    <w:rsid w:val="00FF7445"/>
    <w:rsid w:val="00FF783E"/>
    <w:rsid w:val="00FF7B6D"/>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3682"/>
  <w15:chartTrackingRefBased/>
  <w15:docId w15:val="{1C39B01C-2755-4F99-BA4D-16DC5F1D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427"/>
    <w:rPr>
      <w:rFonts w:eastAsiaTheme="majorEastAsia" w:cstheme="majorBidi"/>
      <w:color w:val="272727" w:themeColor="text1" w:themeTint="D8"/>
    </w:rPr>
  </w:style>
  <w:style w:type="paragraph" w:styleId="Title">
    <w:name w:val="Title"/>
    <w:basedOn w:val="Normal"/>
    <w:next w:val="Normal"/>
    <w:link w:val="TitleChar"/>
    <w:uiPriority w:val="10"/>
    <w:qFormat/>
    <w:rsid w:val="00EF2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427"/>
    <w:pPr>
      <w:spacing w:before="160"/>
      <w:jc w:val="center"/>
    </w:pPr>
    <w:rPr>
      <w:i/>
      <w:iCs/>
      <w:color w:val="404040" w:themeColor="text1" w:themeTint="BF"/>
    </w:rPr>
  </w:style>
  <w:style w:type="character" w:customStyle="1" w:styleId="QuoteChar">
    <w:name w:val="Quote Char"/>
    <w:basedOn w:val="DefaultParagraphFont"/>
    <w:link w:val="Quote"/>
    <w:uiPriority w:val="29"/>
    <w:rsid w:val="00EF2427"/>
    <w:rPr>
      <w:i/>
      <w:iCs/>
      <w:color w:val="404040" w:themeColor="text1" w:themeTint="BF"/>
    </w:rPr>
  </w:style>
  <w:style w:type="paragraph" w:styleId="ListParagraph">
    <w:name w:val="List Paragraph"/>
    <w:basedOn w:val="Normal"/>
    <w:uiPriority w:val="34"/>
    <w:qFormat/>
    <w:rsid w:val="00EF2427"/>
    <w:pPr>
      <w:ind w:left="720"/>
      <w:contextualSpacing/>
    </w:pPr>
  </w:style>
  <w:style w:type="character" w:styleId="IntenseEmphasis">
    <w:name w:val="Intense Emphasis"/>
    <w:basedOn w:val="DefaultParagraphFont"/>
    <w:uiPriority w:val="21"/>
    <w:qFormat/>
    <w:rsid w:val="00EF2427"/>
    <w:rPr>
      <w:i/>
      <w:iCs/>
      <w:color w:val="0F4761" w:themeColor="accent1" w:themeShade="BF"/>
    </w:rPr>
  </w:style>
  <w:style w:type="paragraph" w:styleId="IntenseQuote">
    <w:name w:val="Intense Quote"/>
    <w:basedOn w:val="Normal"/>
    <w:next w:val="Normal"/>
    <w:link w:val="IntenseQuoteChar"/>
    <w:uiPriority w:val="30"/>
    <w:qFormat/>
    <w:rsid w:val="00EF2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427"/>
    <w:rPr>
      <w:i/>
      <w:iCs/>
      <w:color w:val="0F4761" w:themeColor="accent1" w:themeShade="BF"/>
    </w:rPr>
  </w:style>
  <w:style w:type="character" w:styleId="IntenseReference">
    <w:name w:val="Intense Reference"/>
    <w:basedOn w:val="DefaultParagraphFont"/>
    <w:uiPriority w:val="32"/>
    <w:qFormat/>
    <w:rsid w:val="00EF2427"/>
    <w:rPr>
      <w:b/>
      <w:bCs/>
      <w:smallCaps/>
      <w:color w:val="0F4761" w:themeColor="accent1" w:themeShade="BF"/>
      <w:spacing w:val="5"/>
    </w:rPr>
  </w:style>
  <w:style w:type="character" w:styleId="CommentReference">
    <w:name w:val="annotation reference"/>
    <w:basedOn w:val="DefaultParagraphFont"/>
    <w:uiPriority w:val="99"/>
    <w:semiHidden/>
    <w:unhideWhenUsed/>
    <w:rsid w:val="00DB5A96"/>
    <w:rPr>
      <w:sz w:val="16"/>
      <w:szCs w:val="16"/>
    </w:rPr>
  </w:style>
  <w:style w:type="paragraph" w:styleId="CommentText">
    <w:name w:val="annotation text"/>
    <w:basedOn w:val="Normal"/>
    <w:link w:val="CommentTextChar"/>
    <w:uiPriority w:val="99"/>
    <w:unhideWhenUsed/>
    <w:rsid w:val="00DB5A96"/>
    <w:pPr>
      <w:spacing w:line="240" w:lineRule="auto"/>
    </w:pPr>
    <w:rPr>
      <w:sz w:val="20"/>
      <w:szCs w:val="20"/>
    </w:rPr>
  </w:style>
  <w:style w:type="character" w:customStyle="1" w:styleId="CommentTextChar">
    <w:name w:val="Comment Text Char"/>
    <w:basedOn w:val="DefaultParagraphFont"/>
    <w:link w:val="CommentText"/>
    <w:uiPriority w:val="99"/>
    <w:rsid w:val="00DB5A96"/>
    <w:rPr>
      <w:sz w:val="20"/>
      <w:szCs w:val="20"/>
    </w:rPr>
  </w:style>
  <w:style w:type="paragraph" w:styleId="CommentSubject">
    <w:name w:val="annotation subject"/>
    <w:basedOn w:val="CommentText"/>
    <w:next w:val="CommentText"/>
    <w:link w:val="CommentSubjectChar"/>
    <w:uiPriority w:val="99"/>
    <w:semiHidden/>
    <w:unhideWhenUsed/>
    <w:rsid w:val="00DB5A96"/>
    <w:rPr>
      <w:b/>
      <w:bCs/>
    </w:rPr>
  </w:style>
  <w:style w:type="character" w:customStyle="1" w:styleId="CommentSubjectChar">
    <w:name w:val="Comment Subject Char"/>
    <w:basedOn w:val="CommentTextChar"/>
    <w:link w:val="CommentSubject"/>
    <w:uiPriority w:val="99"/>
    <w:semiHidden/>
    <w:rsid w:val="00DB5A96"/>
    <w:rPr>
      <w:b/>
      <w:bCs/>
      <w:sz w:val="20"/>
      <w:szCs w:val="20"/>
    </w:rPr>
  </w:style>
  <w:style w:type="character" w:customStyle="1" w:styleId="chapternum">
    <w:name w:val="chapternum"/>
    <w:basedOn w:val="DefaultParagraphFont"/>
    <w:rsid w:val="005E5FE5"/>
  </w:style>
  <w:style w:type="character" w:customStyle="1" w:styleId="small-caps">
    <w:name w:val="small-caps"/>
    <w:basedOn w:val="DefaultParagraphFont"/>
    <w:rsid w:val="005E5FE5"/>
  </w:style>
  <w:style w:type="paragraph" w:styleId="Header">
    <w:name w:val="header"/>
    <w:basedOn w:val="Normal"/>
    <w:link w:val="HeaderChar"/>
    <w:uiPriority w:val="99"/>
    <w:unhideWhenUsed/>
    <w:rsid w:val="00301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DCA"/>
  </w:style>
  <w:style w:type="paragraph" w:styleId="Footer">
    <w:name w:val="footer"/>
    <w:basedOn w:val="Normal"/>
    <w:link w:val="FooterChar"/>
    <w:uiPriority w:val="99"/>
    <w:unhideWhenUsed/>
    <w:rsid w:val="00301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DCA"/>
  </w:style>
  <w:style w:type="paragraph" w:styleId="Revision">
    <w:name w:val="Revision"/>
    <w:hidden/>
    <w:uiPriority w:val="99"/>
    <w:semiHidden/>
    <w:rsid w:val="00F25C18"/>
    <w:pPr>
      <w:spacing w:after="0" w:line="240" w:lineRule="auto"/>
    </w:pPr>
  </w:style>
  <w:style w:type="character" w:customStyle="1" w:styleId="cf01">
    <w:name w:val="cf01"/>
    <w:basedOn w:val="DefaultParagraphFont"/>
    <w:rsid w:val="00321BFA"/>
    <w:rPr>
      <w:rFonts w:ascii="Segoe UI" w:hAnsi="Segoe UI" w:cs="Segoe UI" w:hint="default"/>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33276">
      <w:bodyDiv w:val="1"/>
      <w:marLeft w:val="0"/>
      <w:marRight w:val="0"/>
      <w:marTop w:val="0"/>
      <w:marBottom w:val="0"/>
      <w:divBdr>
        <w:top w:val="none" w:sz="0" w:space="0" w:color="auto"/>
        <w:left w:val="none" w:sz="0" w:space="0" w:color="auto"/>
        <w:bottom w:val="none" w:sz="0" w:space="0" w:color="auto"/>
        <w:right w:val="none" w:sz="0" w:space="0" w:color="auto"/>
      </w:divBdr>
    </w:div>
    <w:div w:id="439028508">
      <w:bodyDiv w:val="1"/>
      <w:marLeft w:val="0"/>
      <w:marRight w:val="0"/>
      <w:marTop w:val="0"/>
      <w:marBottom w:val="0"/>
      <w:divBdr>
        <w:top w:val="none" w:sz="0" w:space="0" w:color="auto"/>
        <w:left w:val="none" w:sz="0" w:space="0" w:color="auto"/>
        <w:bottom w:val="none" w:sz="0" w:space="0" w:color="auto"/>
        <w:right w:val="none" w:sz="0" w:space="0" w:color="auto"/>
      </w:divBdr>
      <w:divsChild>
        <w:div w:id="323706005">
          <w:marLeft w:val="0"/>
          <w:marRight w:val="0"/>
          <w:marTop w:val="0"/>
          <w:marBottom w:val="0"/>
          <w:divBdr>
            <w:top w:val="none" w:sz="0" w:space="0" w:color="auto"/>
            <w:left w:val="none" w:sz="0" w:space="0" w:color="auto"/>
            <w:bottom w:val="none" w:sz="0" w:space="0" w:color="auto"/>
            <w:right w:val="none" w:sz="0" w:space="0" w:color="auto"/>
          </w:divBdr>
        </w:div>
        <w:div w:id="380835792">
          <w:marLeft w:val="0"/>
          <w:marRight w:val="0"/>
          <w:marTop w:val="0"/>
          <w:marBottom w:val="0"/>
          <w:divBdr>
            <w:top w:val="none" w:sz="0" w:space="0" w:color="auto"/>
            <w:left w:val="none" w:sz="0" w:space="0" w:color="auto"/>
            <w:bottom w:val="none" w:sz="0" w:space="0" w:color="auto"/>
            <w:right w:val="none" w:sz="0" w:space="0" w:color="auto"/>
          </w:divBdr>
        </w:div>
        <w:div w:id="494611668">
          <w:marLeft w:val="0"/>
          <w:marRight w:val="0"/>
          <w:marTop w:val="0"/>
          <w:marBottom w:val="0"/>
          <w:divBdr>
            <w:top w:val="none" w:sz="0" w:space="0" w:color="auto"/>
            <w:left w:val="none" w:sz="0" w:space="0" w:color="auto"/>
            <w:bottom w:val="none" w:sz="0" w:space="0" w:color="auto"/>
            <w:right w:val="none" w:sz="0" w:space="0" w:color="auto"/>
          </w:divBdr>
        </w:div>
        <w:div w:id="748356193">
          <w:marLeft w:val="0"/>
          <w:marRight w:val="0"/>
          <w:marTop w:val="0"/>
          <w:marBottom w:val="0"/>
          <w:divBdr>
            <w:top w:val="none" w:sz="0" w:space="0" w:color="auto"/>
            <w:left w:val="none" w:sz="0" w:space="0" w:color="auto"/>
            <w:bottom w:val="none" w:sz="0" w:space="0" w:color="auto"/>
            <w:right w:val="none" w:sz="0" w:space="0" w:color="auto"/>
          </w:divBdr>
        </w:div>
        <w:div w:id="1132019418">
          <w:marLeft w:val="0"/>
          <w:marRight w:val="0"/>
          <w:marTop w:val="0"/>
          <w:marBottom w:val="0"/>
          <w:divBdr>
            <w:top w:val="none" w:sz="0" w:space="0" w:color="auto"/>
            <w:left w:val="none" w:sz="0" w:space="0" w:color="auto"/>
            <w:bottom w:val="none" w:sz="0" w:space="0" w:color="auto"/>
            <w:right w:val="none" w:sz="0" w:space="0" w:color="auto"/>
          </w:divBdr>
        </w:div>
        <w:div w:id="1364791408">
          <w:marLeft w:val="0"/>
          <w:marRight w:val="0"/>
          <w:marTop w:val="0"/>
          <w:marBottom w:val="0"/>
          <w:divBdr>
            <w:top w:val="none" w:sz="0" w:space="0" w:color="auto"/>
            <w:left w:val="none" w:sz="0" w:space="0" w:color="auto"/>
            <w:bottom w:val="none" w:sz="0" w:space="0" w:color="auto"/>
            <w:right w:val="none" w:sz="0" w:space="0" w:color="auto"/>
          </w:divBdr>
        </w:div>
        <w:div w:id="1365181148">
          <w:marLeft w:val="0"/>
          <w:marRight w:val="0"/>
          <w:marTop w:val="0"/>
          <w:marBottom w:val="0"/>
          <w:divBdr>
            <w:top w:val="none" w:sz="0" w:space="0" w:color="auto"/>
            <w:left w:val="none" w:sz="0" w:space="0" w:color="auto"/>
            <w:bottom w:val="none" w:sz="0" w:space="0" w:color="auto"/>
            <w:right w:val="none" w:sz="0" w:space="0" w:color="auto"/>
          </w:divBdr>
        </w:div>
        <w:div w:id="1367678017">
          <w:marLeft w:val="0"/>
          <w:marRight w:val="0"/>
          <w:marTop w:val="0"/>
          <w:marBottom w:val="0"/>
          <w:divBdr>
            <w:top w:val="none" w:sz="0" w:space="0" w:color="auto"/>
            <w:left w:val="none" w:sz="0" w:space="0" w:color="auto"/>
            <w:bottom w:val="none" w:sz="0" w:space="0" w:color="auto"/>
            <w:right w:val="none" w:sz="0" w:space="0" w:color="auto"/>
          </w:divBdr>
        </w:div>
        <w:div w:id="1395615482">
          <w:marLeft w:val="0"/>
          <w:marRight w:val="0"/>
          <w:marTop w:val="0"/>
          <w:marBottom w:val="0"/>
          <w:divBdr>
            <w:top w:val="none" w:sz="0" w:space="0" w:color="auto"/>
            <w:left w:val="none" w:sz="0" w:space="0" w:color="auto"/>
            <w:bottom w:val="none" w:sz="0" w:space="0" w:color="auto"/>
            <w:right w:val="none" w:sz="0" w:space="0" w:color="auto"/>
          </w:divBdr>
        </w:div>
        <w:div w:id="1410691749">
          <w:marLeft w:val="0"/>
          <w:marRight w:val="0"/>
          <w:marTop w:val="0"/>
          <w:marBottom w:val="0"/>
          <w:divBdr>
            <w:top w:val="none" w:sz="0" w:space="0" w:color="auto"/>
            <w:left w:val="none" w:sz="0" w:space="0" w:color="auto"/>
            <w:bottom w:val="none" w:sz="0" w:space="0" w:color="auto"/>
            <w:right w:val="none" w:sz="0" w:space="0" w:color="auto"/>
          </w:divBdr>
        </w:div>
        <w:div w:id="1508716024">
          <w:marLeft w:val="0"/>
          <w:marRight w:val="0"/>
          <w:marTop w:val="0"/>
          <w:marBottom w:val="0"/>
          <w:divBdr>
            <w:top w:val="none" w:sz="0" w:space="0" w:color="auto"/>
            <w:left w:val="none" w:sz="0" w:space="0" w:color="auto"/>
            <w:bottom w:val="none" w:sz="0" w:space="0" w:color="auto"/>
            <w:right w:val="none" w:sz="0" w:space="0" w:color="auto"/>
          </w:divBdr>
        </w:div>
        <w:div w:id="1970551879">
          <w:marLeft w:val="0"/>
          <w:marRight w:val="0"/>
          <w:marTop w:val="0"/>
          <w:marBottom w:val="0"/>
          <w:divBdr>
            <w:top w:val="none" w:sz="0" w:space="0" w:color="auto"/>
            <w:left w:val="none" w:sz="0" w:space="0" w:color="auto"/>
            <w:bottom w:val="none" w:sz="0" w:space="0" w:color="auto"/>
            <w:right w:val="none" w:sz="0" w:space="0" w:color="auto"/>
          </w:divBdr>
        </w:div>
      </w:divsChild>
    </w:div>
    <w:div w:id="609317375">
      <w:bodyDiv w:val="1"/>
      <w:marLeft w:val="0"/>
      <w:marRight w:val="0"/>
      <w:marTop w:val="0"/>
      <w:marBottom w:val="0"/>
      <w:divBdr>
        <w:top w:val="none" w:sz="0" w:space="0" w:color="auto"/>
        <w:left w:val="none" w:sz="0" w:space="0" w:color="auto"/>
        <w:bottom w:val="none" w:sz="0" w:space="0" w:color="auto"/>
        <w:right w:val="none" w:sz="0" w:space="0" w:color="auto"/>
      </w:divBdr>
    </w:div>
    <w:div w:id="842628076">
      <w:bodyDiv w:val="1"/>
      <w:marLeft w:val="0"/>
      <w:marRight w:val="0"/>
      <w:marTop w:val="0"/>
      <w:marBottom w:val="0"/>
      <w:divBdr>
        <w:top w:val="none" w:sz="0" w:space="0" w:color="auto"/>
        <w:left w:val="none" w:sz="0" w:space="0" w:color="auto"/>
        <w:bottom w:val="none" w:sz="0" w:space="0" w:color="auto"/>
        <w:right w:val="none" w:sz="0" w:space="0" w:color="auto"/>
      </w:divBdr>
    </w:div>
    <w:div w:id="1319308504">
      <w:bodyDiv w:val="1"/>
      <w:marLeft w:val="0"/>
      <w:marRight w:val="0"/>
      <w:marTop w:val="0"/>
      <w:marBottom w:val="0"/>
      <w:divBdr>
        <w:top w:val="none" w:sz="0" w:space="0" w:color="auto"/>
        <w:left w:val="none" w:sz="0" w:space="0" w:color="auto"/>
        <w:bottom w:val="none" w:sz="0" w:space="0" w:color="auto"/>
        <w:right w:val="none" w:sz="0" w:space="0" w:color="auto"/>
      </w:divBdr>
    </w:div>
    <w:div w:id="1701586678">
      <w:bodyDiv w:val="1"/>
      <w:marLeft w:val="0"/>
      <w:marRight w:val="0"/>
      <w:marTop w:val="0"/>
      <w:marBottom w:val="0"/>
      <w:divBdr>
        <w:top w:val="none" w:sz="0" w:space="0" w:color="auto"/>
        <w:left w:val="none" w:sz="0" w:space="0" w:color="auto"/>
        <w:bottom w:val="none" w:sz="0" w:space="0" w:color="auto"/>
        <w:right w:val="none" w:sz="0" w:space="0" w:color="auto"/>
      </w:divBdr>
    </w:div>
    <w:div w:id="2016375166">
      <w:bodyDiv w:val="1"/>
      <w:marLeft w:val="0"/>
      <w:marRight w:val="0"/>
      <w:marTop w:val="0"/>
      <w:marBottom w:val="0"/>
      <w:divBdr>
        <w:top w:val="none" w:sz="0" w:space="0" w:color="auto"/>
        <w:left w:val="none" w:sz="0" w:space="0" w:color="auto"/>
        <w:bottom w:val="none" w:sz="0" w:space="0" w:color="auto"/>
        <w:right w:val="none" w:sz="0" w:space="0" w:color="auto"/>
      </w:divBdr>
    </w:div>
    <w:div w:id="203588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F1B31E539C4E7AAC881A37BD4A8C41"/>
        <w:category>
          <w:name w:val="General"/>
          <w:gallery w:val="placeholder"/>
        </w:category>
        <w:types>
          <w:type w:val="bbPlcHdr"/>
        </w:types>
        <w:behaviors>
          <w:behavior w:val="content"/>
        </w:behaviors>
        <w:guid w:val="{21DCA91D-C037-41AA-AD29-B7A405060281}"/>
      </w:docPartPr>
      <w:docPartBody>
        <w:p w:rsidR="002D1AF5" w:rsidRDefault="005D4107" w:rsidP="005D4107">
          <w:pPr>
            <w:pStyle w:val="EDF1B31E539C4E7AAC881A37BD4A8C41"/>
          </w:pPr>
          <w:r>
            <w:rPr>
              <w:color w:val="7F7F7F" w:themeColor="text1" w:themeTint="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92"/>
    <w:rsid w:val="000C6B88"/>
    <w:rsid w:val="00145015"/>
    <w:rsid w:val="001A3992"/>
    <w:rsid w:val="001C24F5"/>
    <w:rsid w:val="002D1AF5"/>
    <w:rsid w:val="002E69A7"/>
    <w:rsid w:val="003F29D2"/>
    <w:rsid w:val="00442DD1"/>
    <w:rsid w:val="004456C8"/>
    <w:rsid w:val="004B7E26"/>
    <w:rsid w:val="005D4107"/>
    <w:rsid w:val="00651013"/>
    <w:rsid w:val="006827B9"/>
    <w:rsid w:val="00704C64"/>
    <w:rsid w:val="00835646"/>
    <w:rsid w:val="008C6C6D"/>
    <w:rsid w:val="0092751A"/>
    <w:rsid w:val="00987275"/>
    <w:rsid w:val="009C2873"/>
    <w:rsid w:val="009E26C0"/>
    <w:rsid w:val="00AB5013"/>
    <w:rsid w:val="00AD52EA"/>
    <w:rsid w:val="00AF4F08"/>
    <w:rsid w:val="00B03C9B"/>
    <w:rsid w:val="00BD1F39"/>
    <w:rsid w:val="00BE3092"/>
    <w:rsid w:val="00C17481"/>
    <w:rsid w:val="00C52520"/>
    <w:rsid w:val="00C761F0"/>
    <w:rsid w:val="00D03936"/>
    <w:rsid w:val="00D52F2D"/>
    <w:rsid w:val="00E47C76"/>
    <w:rsid w:val="00EF5A02"/>
    <w:rsid w:val="00F14294"/>
    <w:rsid w:val="00F15FE1"/>
    <w:rsid w:val="00F371CA"/>
    <w:rsid w:val="00F425D0"/>
    <w:rsid w:val="00F62B88"/>
    <w:rsid w:val="00F86B60"/>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F1B31E539C4E7AAC881A37BD4A8C41">
    <w:name w:val="EDF1B31E539C4E7AAC881A37BD4A8C41"/>
    <w:rsid w:val="005D41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23359-3D3F-4793-88A0-06ECE8F49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4797</TotalTime>
  <Pages>64</Pages>
  <Words>20946</Words>
  <Characters>119397</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Conditions For Restoration of Blessings</vt:lpstr>
    </vt:vector>
  </TitlesOfParts>
  <Company/>
  <LinksUpToDate>false</LinksUpToDate>
  <CharactersWithSpaces>140063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For Restoration of Blessings</dc:title>
  <dc:subject/>
  <dc:creator>emerly chigova</dc:creator>
  <cp:keywords/>
  <dc:description/>
  <cp:lastModifiedBy>emerly chigova</cp:lastModifiedBy>
  <cp:revision>3303</cp:revision>
  <dcterms:created xsi:type="dcterms:W3CDTF">2024-12-17T23:35:00Z</dcterms:created>
  <dcterms:modified xsi:type="dcterms:W3CDTF">2025-05-05T09:40:00Z</dcterms:modified>
</cp:coreProperties>
</file>